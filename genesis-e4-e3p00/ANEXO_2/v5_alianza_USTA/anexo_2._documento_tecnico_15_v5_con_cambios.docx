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er6.xml.rels" ContentType="application/vnd.openxmlformats-package.relationships+xml"/>
  <Override PartName="/word/_rels/header4.xml.rels" ContentType="application/vnd.openxmlformats-package.relationships+xml"/>
  <Override PartName="/word/_rels/header6.xml.rels" ContentType="application/vnd.openxmlformats-package.relationships+xml"/>
  <Override PartName="/word/_rels/document.xml.rels" ContentType="application/vnd.openxmlformats-package.relationships+xml"/>
  <Override PartName="/word/_rels/footer2.xml.rels" ContentType="application/vnd.openxmlformats-package.relationships+xml"/>
  <Override PartName="/word/_rels/header2.xml.rels" ContentType="application/vnd.openxmlformats-package.relationships+xml"/>
  <Override PartName="/word/_rels/footer4.xml.rels" ContentType="application/vnd.openxmlformats-package.relationships+xml"/>
  <Override PartName="/word/_rels/footer3.xml.rels" ContentType="application/vnd.openxmlformats-package.relationships+xml"/>
  <Override PartName="/word/_rels/header3.xml.rels" ContentType="application/vnd.openxmlformats-package.relationships+xml"/>
  <Override PartName="/word/footer5.xml" ContentType="application/vnd.openxmlformats-officedocument.wordprocessingml.footer+xml"/>
  <Override PartName="/word/media/image29.png" ContentType="image/png"/>
  <Override PartName="/word/media/image28.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12.png" ContentType="image/png"/>
  <Override PartName="/word/media/image3.png" ContentType="image/png"/>
  <Override PartName="/word/media/image18.png" ContentType="image/png"/>
  <Override PartName="/word/media/image20.png" ContentType="image/png"/>
  <Override PartName="/word/media/image9.png" ContentType="image/png"/>
  <Override PartName="/word/media/image4.png" ContentType="image/png"/>
  <Override PartName="/word/media/image13.png" ContentType="image/png"/>
  <Override PartName="/word/media/image30.png" ContentType="image/png"/>
  <Override PartName="/word/media/image31.png" ContentType="image/png"/>
  <Override PartName="/word/media/image7.png" ContentType="image/png"/>
  <Override PartName="/word/media/image16.png" ContentType="image/png"/>
  <Override PartName="/word/media/image10.png" ContentType="image/png"/>
  <Override PartName="/word/media/image1.png" ContentType="image/png"/>
  <Override PartName="/word/media/image6.png" ContentType="image/png"/>
  <Override PartName="/word/media/image15.png" ContentType="image/png"/>
  <Override PartName="/word/media/image5.png" ContentType="image/png"/>
  <Override PartName="/word/media/image14.png" ContentType="image/png"/>
  <Override PartName="/word/media/image19.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header4.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footer7.xml" ContentType="application/vnd.openxmlformats-officedocument.wordprocessingml.footer+xml"/>
  <Override PartName="/word/header6.xml" ContentType="application/vnd.openxmlformats-officedocument.wordprocessingml.header+xml"/>
  <Override PartName="/word/numbering.xml" ContentType="application/vnd.openxmlformats-officedocument.wordprocessingml.numbering+xml"/>
  <Override PartName="/word/footer6.xml" ContentType="application/vnd.openxmlformats-officedocument.wordprocessingml.footer+xml"/>
  <Override PartName="/word/header5.xml" ContentType="application/vnd.openxmlformats-officedocument.wordprocessingml.head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standalone="yes"?>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w:body><w:p><w:pPr><w:pStyle w:val="Title"/><w:rPr></w:rPr></w:pPr><w:r><w:rPr></w:rPr><w:t>CONVOCATORIA DE EMERGENCIA PARA LA RECUPERACIÓN Y GENERACIÓN DE CAPACIDADES TRANSFORMADORAS, EN EL MARCO DEL DECRETO 1414 DE 17 DE SEPTIEMBRE DE 2026.</w:t></w:r></w:p><w:p><w:pPr><w:pStyle w:val="Subtitle"/><w:rPr></w:rPr></w:pPr><w:r><w:rPr></w:rPr><w:t>ANEXO 2. DOCUMENTO TÉCNICO</w:t></w:r></w:p><w:p><w:pPr><w:pStyle w:val="Normal"/><w:spacing w:lineRule="auto" w:line="276" w:before="80" w:after="200"/><w:ind w:hanging="0"/><w:jc w:val="center"/><w:rPr></w:rPr></w:pPr><w:r><w:rPr><w:b w:val="false"/><w:i w:val="false"/><w:sz w:val="22"/></w:rPr><w:t xml:space="preserve">Nombre del proyecto: Implementación de una red IoT híbrida Edge-Cloud y </w:t></w:r><w:del w:id="0" w:author="Unknown Author" w:date="2026-10-30T04:17:53Z"><w:r><w:rPr><w:b w:val="false"/><w:i w:val="false"/><w:sz w:val="22"/></w:rPr><w:delText xml:space="preserve">de un </w:delText></w:r></w:del><w:r><w:rPr><w:b w:val="false"/><w:i w:val="false"/><w:sz w:val="22"/></w:rPr><w:t xml:space="preserve">gemelo digital </w:t></w:r><w:del w:id="1" w:author="Unknown Author" w:date="2026-10-30T04:17:53Z"><w:r><w:rPr><w:b w:val="false"/><w:i w:val="false"/><w:sz w:val="22"/></w:rPr><w:delText xml:space="preserve">predictivo de demolición </w:delText></w:r></w:del><w:r><w:rPr><w:b w:val="false"/><w:i w:val="false"/><w:sz w:val="22"/></w:rPr><w:t>para la gestión anticipada del riesgo por material particulado posterremoto</w:t></w:r><w:del w:id="2" w:author="Unknown Author" w:date="2026-10-30T04:17:53Z"><w:r><w:rPr><w:b w:val="false"/><w:i w:val="false"/><w:sz w:val="22"/></w:rPr><w:delText xml:space="preserve"> en Caldas, Cundinamarca y Valle del Cauca</w:delText></w:r></w:del></w:p><w:sdt><w:sdtPr><w:docPartObj><w:docPartGallery w:val="Table of Contents"/><w:docPartUnique w:val="true"/></w:docPartObj></w:sdtPr><w:sdtContent><w:p><w:pPr><w:pStyle w:val="TOCHeading"/><w:rPr></w:rPr></w:pPr><w:r><w:rPr></w:rPr><w:t>CONTENIDO</w:t></w:r></w:p><w:p><w:pPr><w:pStyle w:val="TOC1"/><w:tabs><w:tab w:val="clear" w:pos="720"/><w:tab w:val="right" w:pos="9974" w:leader="dot"/></w:tabs><w:rPr></w:rPr></w:pPr><w:r><w:fldChar w:fldCharType="begin"></w:fldChar></w:r><w:r><w:rPr><w:webHidden/><w:rStyle w:val="IndexLink"/></w:rPr><w:instrText xml:space="preserve"> TOC \z \o &quot;1-2&quot; \u \h</w:instrText></w:r><w:r><w:rPr><w:webHidden/><w:rStyle w:val="IndexLink"/></w:rPr><w:fldChar w:fldCharType="separate"/></w:r><w:hyperlink w:anchor="identificación-del-proyecto"><w:r><w:rPr><w:webHidden/><w:rStyle w:val="IndexLink"/></w:rPr><w:t>1. IDENTIFICACIÓN DEL PROYECTO</w:t><w:tab/><w:t>12</w:t></w:r></w:hyperlink></w:p><w:p><w:pPr><w:pStyle w:val="TOC1"/><w:tabs><w:tab w:val="clear" w:pos="720"/><w:tab w:val="right" w:pos="9974" w:leader="dot"/></w:tabs><w:rPr></w:rPr></w:pPr><w:hyperlink w:anchor="resumen-ejecutivo"><w:r><w:rPr><w:webHidden/><w:rStyle w:val="IndexLink"/></w:rPr><w:t>2. RESUMEN EJECUTIVO</w:t><w:tab/><w:t>16</w:t></w:r></w:hyperlink></w:p><w:p><w:pPr><w:pStyle w:val="TOC1"/><w:tabs><w:tab w:val="clear" w:pos="720"/><w:tab w:val="right" w:pos="9974" w:leader="dot"/></w:tabs><w:rPr></w:rPr></w:pPr><w:hyperlink w:anchor="palabras-clave"><w:r><w:rPr><w:webHidden/><w:rStyle w:val="IndexLink"/></w:rPr><w:t>3. PALABRAS CLAVE</w:t><w:tab/><w:t>20</w:t></w:r></w:hyperlink></w:p><w:p><w:pPr><w:pStyle w:val="TOC1"/><w:tabs><w:tab w:val="clear" w:pos="720"/><w:tab w:val="right" w:pos="9974" w:leader="dot"/></w:tabs><w:rPr></w:rPr></w:pPr><w:hyperlink w:anchor="alineación-con-la-política-pública"><w:r><w:rPr><w:webHidden/><w:rStyle w:val="IndexLink"/></w:rPr><w:t>4. ALINEACIÓN CON LA POLÍTICA PÚBLICA</w:t><w:tab/><w:t>20</w:t></w:r></w:hyperlink></w:p><w:p><w:pPr><w:pStyle w:val="TOC2"/><w:tabs><w:tab w:val="clear" w:pos="720"/><w:tab w:val="right" w:pos="9974" w:leader="dot"/></w:tabs><w:rPr></w:rPr></w:pPr><w:hyperlink w:anchor="afectación-y-relación-con-la-emergencia"><w:r><w:rPr><w:webHidden/><w:rStyle w:val="IndexLink"/></w:rPr><w:t>4.1. Afectación y relación con la emergencia</w:t><w:tab/><w:t>21</w:t></w:r></w:hyperlink></w:p><w:p><w:pPr><w:pStyle w:val="TOC1"/><w:tabs><w:tab w:val="clear" w:pos="720"/><w:tab w:val="right" w:pos="9974" w:leader="dot"/></w:tabs><w:rPr></w:rPr></w:pPr><w:hyperlink w:anchor="X31a2408ea8cacdb89bff4f1e7ca489b0dd1157b"><w:r><w:rPr><w:webHidden/><w:rStyle w:val="IndexLink"/></w:rPr><w:t>5. IDENTIFICACIÓN Y DESCRIPCIÓN DEL PROBLEMA</w:t><w:tab/><w:t>27</w:t></w:r></w:hyperlink></w:p><w:p><w:pPr><w:pStyle w:val="TOC2"/><w:tabs><w:tab w:val="clear" w:pos="720"/><w:tab w:val="right" w:pos="9974" w:leader="dot"/></w:tabs><w:rPr></w:rPr></w:pPr><w:hyperlink w:anchor="problema-central"><w:r><w:rPr><w:webHidden/><w:rStyle w:val="IndexLink"/></w:rPr><w:t>5.1. Problema central</w:t><w:tab/><w:t>27</w:t></w:r></w:hyperlink></w:p><w:p><w:pPr><w:pStyle w:val="TOC2"/><w:tabs><w:tab w:val="clear" w:pos="720"/><w:tab w:val="right" w:pos="9974" w:leader="dot"/></w:tabs><w:rPr></w:rPr></w:pPr><w:hyperlink w:anchor="Xe225b43b89a3b13b27d4d049bfa9fc760f51d58"><w:r><w:rPr><w:webHidden/><w:rStyle w:val="IndexLink"/></w:rPr><w:t>5.2. Descripción del problema y la situación existente</w:t><w:tab/><w:t>28</w:t></w:r></w:hyperlink></w:p><w:p><w:pPr><w:pStyle w:val="TOC2"/><w:tabs><w:tab w:val="clear" w:pos="720"/><w:tab w:val="right" w:pos="9974" w:leader="dot"/></w:tabs><w:rPr></w:rPr></w:pPr><w:hyperlink w:anchor="Xfd9b0dd781f06cb39371e90fa21920317466ebe"><w:r><w:rPr><w:webHidden/><w:rStyle w:val="IndexLink"/></w:rPr><w:t>5.3. Magnitud actual del problema indicadores de referencia</w:t><w:tab/><w:t>36</w:t></w:r></w:hyperlink></w:p><w:p><w:pPr><w:pStyle w:val="TOC2"/><w:tabs><w:tab w:val="clear" w:pos="720"/><w:tab w:val="right" w:pos="9974" w:leader="dot"/></w:tabs><w:rPr></w:rPr></w:pPr><w:hyperlink w:anchor="árbol-de-problemas"><w:r><w:rPr><w:webHidden/><w:rStyle w:val="IndexLink"/></w:rPr><w:t>5.4. Árbol de problemas</w:t><w:tab/><w:t>41</w:t></w:r></w:hyperlink></w:p><w:p><w:pPr><w:pStyle w:val="TOC1"/><w:tabs><w:tab w:val="clear" w:pos="720"/><w:tab w:val="right" w:pos="9974" w:leader="dot"/></w:tabs><w:rPr></w:rPr></w:pPr><w:hyperlink w:anchor="antecedentes"><w:r><w:rPr><w:webHidden/><w:rStyle w:val="IndexLink"/></w:rPr><w:t>6. ANTECEDENTES</w:t><w:tab/><w:t>43</w:t></w:r></w:hyperlink></w:p><w:p><w:pPr><w:pStyle w:val="TOC2"/><w:tabs><w:tab w:val="clear" w:pos="720"/><w:tab w:val="right" w:pos="9974" w:leader="dot"/></w:tabs><w:rPr></w:rPr></w:pPr><w:hyperlink w:anchor="antecedentes-internacionales"><w:r><w:rPr><w:webHidden/><w:rStyle w:val="IndexLink"/></w:rPr><w:t>6.1 Antecedentes internacionales</w:t><w:tab/><w:t>44</w:t></w:r></w:hyperlink></w:p><w:p><w:pPr><w:pStyle w:val="TOC2"/><w:tabs><w:tab w:val="clear" w:pos="720"/><w:tab w:val="right" w:pos="9974" w:leader="dot"/></w:tabs><w:rPr></w:rPr></w:pPr><w:hyperlink w:anchor="antecedentes-nacionales"><w:r><w:rPr><w:webHidden/><w:rStyle w:val="IndexLink"/></w:rPr><w:t>6.2 Antecedentes nacionales</w:t><w:tab/><w:t>47</w:t></w:r></w:hyperlink></w:p><w:p><w:pPr><w:pStyle w:val="TOC2"/><w:tabs><w:tab w:val="clear" w:pos="720"/><w:tab w:val="right" w:pos="9974" w:leader="dot"/></w:tabs><w:rPr></w:rPr></w:pPr><w:hyperlink w:anchor="X5851cc63fcb830046299ebe0e402364fe4e8416"><w:r><w:rPr><w:webHidden/><w:rStyle w:val="IndexLink"/></w:rPr><w:t>6.3 Antecedentes departamentales y municipales</w:t><w:tab/><w:t>49</w:t></w:r></w:hyperlink></w:p><w:p><w:pPr><w:pStyle w:val="TOC2"/><w:tabs><w:tab w:val="clear" w:pos="720"/><w:tab w:val="right" w:pos="9974" w:leader="dot"/></w:tabs><w:rPr></w:rPr></w:pPr><w:hyperlink w:anchor="X2cbd1e947b58f3f6951b41b7a48a135d89aad23"><w:r><w:rPr><w:webHidden/><w:rStyle w:val="IndexLink"/></w:rPr><w:t>6.4 Evolución en el tiempo y madurez de los antecedentes</w:t><w:tab/><w:t>51</w:t></w:r></w:hyperlink></w:p><w:p><w:pPr><w:pStyle w:val="TOC2"/><w:tabs><w:tab w:val="clear" w:pos="720"/><w:tab w:val="right" w:pos="9974" w:leader="dot"/></w:tabs><w:rPr></w:rPr></w:pPr><w:hyperlink w:anchor="Xa084d7e7f726e5966f52975fc0600edea0a6cad"><w:r><w:rPr><w:webHidden/><w:rStyle w:val="IndexLink"/></w:rPr><w:t>6.5 Lecciones de los antecedentes y pertinencia del proyecto</w:t><w:tab/><w:t>55</w:t></w:r></w:hyperlink></w:p><w:p><w:pPr><w:pStyle w:val="TOC1"/><w:tabs><w:tab w:val="clear" w:pos="720"/><w:tab w:val="right" w:pos="9974" w:leader="dot"/></w:tabs><w:rPr></w:rPr></w:pPr><w:hyperlink w:anchor="justificación"><w:r><w:rPr><w:webHidden/><w:rStyle w:val="IndexLink"/></w:rPr><w:t>7. JUSTIFICACIÓN</w:t><w:tab/><w:t>56</w:t></w:r></w:hyperlink></w:p><w:p><w:pPr><w:pStyle w:val="TOC2"/><w:tabs><w:tab w:val="clear" w:pos="720"/><w:tab w:val="right" w:pos="9974" w:leader="dot"/></w:tabs><w:rPr></w:rPr></w:pPr><w:hyperlink w:anchor="necesidad-que-justifica-el-proyecto"><w:r><w:rPr><w:webHidden/><w:rStyle w:val="IndexLink"/></w:rPr><w:t>7.1. Necesidad que justifica el proyecto</w:t><w:tab/><w:t>56</w:t></w:r></w:hyperlink></w:p><w:p><w:pPr><w:pStyle w:val="TOC2"/><w:tabs><w:tab w:val="clear" w:pos="720"/><w:tab w:val="right" w:pos="9974" w:leader="dot"/></w:tabs><w:rPr></w:rPr></w:pPr><w:hyperlink w:anchor="viabilidad-del-proyecto"><w:r><w:rPr><w:webHidden/><w:rStyle w:val="IndexLink"/></w:rPr><w:t>7.2. Viabilidad del proyecto</w:t><w:tab/><w:t>58</w:t></w:r></w:hyperlink></w:p><w:p><w:pPr><w:pStyle w:val="TOC2"/><w:tabs><w:tab w:val="clear" w:pos="720"/><w:tab w:val="right" w:pos="9974" w:leader="dot"/></w:tabs><w:rPr></w:rPr></w:pPr><w:hyperlink w:anchor="Xd6b94880311ac8afeb8bf2360f16188f19b0b7c"><w:r><w:rPr><w:webHidden/><w:rStyle w:val="IndexLink"/></w:rPr><w:t>7.3. Pertinencia para el territorio en el corto, el mediano y el largo plazo</w:t><w:tab/><w:t>60</w:t></w:r></w:hyperlink></w:p><w:p><w:pPr><w:pStyle w:val="TOC2"/><w:tabs><w:tab w:val="clear" w:pos="720"/><w:tab w:val="right" w:pos="9974" w:leader="dot"/></w:tabs><w:rPr></w:rPr></w:pPr><w:hyperlink w:anchor="Xeb550796b66ed06b65752641ebb16e26ad1f07c"><w:r><w:rPr><w:webHidden/><w:rStyle w:val="IndexLink"/></w:rPr><w:t>7.4. Equipos, infraestructura y software que se adquieren</w:t><w:tab/><w:t>61</w:t></w:r></w:hyperlink></w:p><w:p><w:pPr><w:pStyle w:val="TOC1"/><w:tabs><w:tab w:val="clear" w:pos="720"/><w:tab w:val="right" w:pos="9974" w:leader="dot"/></w:tabs><w:rPr></w:rPr></w:pPr><w:hyperlink w:anchor="Xf66d44cffa3bba1f7c78cf005002cc170c88363"><w:r><w:rPr><w:webHidden/><w:rStyle w:val="IndexLink"/></w:rPr><w:t>8. ARTICULACIÓN DEL PROYECTO EN RESPUESTA A LOS RETOS ESTRATÉGICOS Y DEMANDAS TERRITORIALES, A PARTIR DE LOS ALCANCES TEMÁTICOS</w:t><w:tab/><w:t>65</w:t></w:r></w:hyperlink></w:p><w:p><w:pPr><w:pStyle w:val="TOC2"/><w:tabs><w:tab w:val="clear" w:pos="720"/><w:tab w:val="right" w:pos="9974" w:leader="dot"/></w:tabs><w:rPr></w:rPr></w:pPr><w:hyperlink w:anchor="X47d9a994338d5efae1691e4596212dc34497a37"><w:r><w:rPr><w:webHidden/><w:rStyle w:val="IndexLink"/></w:rPr><w:t>8.1. Reto estratégico y comprensión de la alianza</w:t><w:tab/><w:t>65</w:t></w:r></w:hyperlink></w:p><w:p><w:pPr><w:pStyle w:val="TOC2"/><w:tabs><w:tab w:val="clear" w:pos="720"/><w:tab w:val="right" w:pos="9974" w:leader="dot"/></w:tabs><w:rPr></w:rPr></w:pPr><w:hyperlink w:anchor="X9561550d61d095894b27208bc551dfe1b6b9ca0"><w:r><w:rPr><w:webHidden/><w:rStyle w:val="IndexLink"/></w:rPr><w:t>8.2. Respuesta desde los alcances temáticos de la línea 5.1</w:t><w:tab/><w:t>66</w:t></w:r></w:hyperlink></w:p><w:p><w:pPr><w:pStyle w:val="TOC2"/><w:tabs><w:tab w:val="clear" w:pos="720"/><w:tab w:val="right" w:pos="9974" w:leader="dot"/></w:tabs><w:rPr></w:rPr></w:pPr><w:hyperlink w:anchor="Xe842d08b497d78c4ce7ffff6c38e6d0c182a454"><w:r><w:rPr><w:webHidden/><w:rStyle w:val="IndexLink"/></w:rPr><w:t>8.3. Demandas territoriales que atiende el proyecto</w:t><w:tab/><w:t>67</w:t></w:r></w:hyperlink></w:p><w:p><w:pPr><w:pStyle w:val="TOC2"/><w:tabs><w:tab w:val="clear" w:pos="720"/><w:tab w:val="right" w:pos="9974" w:leader="dot"/></w:tabs><w:rPr></w:rPr></w:pPr><w:hyperlink w:anchor="X3ad2da1bf3b79e62dbb523670ab68475100a736"><w:r><w:rPr><w:webHidden/><w:rStyle w:val="IndexLink"/></w:rPr><w:t>8.4. Articulación territorial y atención con la ejecución del proyecto</w:t><w:tab/><w:t>70</w:t></w:r></w:hyperlink></w:p><w:p><w:pPr><w:pStyle w:val="TOC1"/><w:tabs><w:tab w:val="clear" w:pos="720"/><w:tab w:val="right" w:pos="9974" w:leader="dot"/></w:tabs><w:rPr></w:rPr></w:pPr><w:hyperlink w:anchor="marco-conceptual"><w:r><w:rPr><w:webHidden/><w:rStyle w:val="IndexLink"/></w:rPr><w:t>9. MARCO CONCEPTUAL</w:t><w:tab/><w:t>71</w:t></w:r></w:hyperlink></w:p><w:p><w:pPr><w:pStyle w:val="TOC2"/><w:tabs><w:tab w:val="clear" w:pos="720"/><w:tab w:val="right" w:pos="9974" w:leader="dot"/></w:tabs><w:rPr></w:rPr></w:pPr><w:hyperlink w:anchor="fundamentos-teóricos"><w:r><w:rPr><w:webHidden/><w:rStyle w:val="IndexLink"/></w:rPr><w:t>9.1 Fundamentos teóricos</w:t><w:tab/><w:t>71</w:t></w:r></w:hyperlink></w:p><w:p><w:pPr><w:pStyle w:val="TOC2"/><w:tabs><w:tab w:val="clear" w:pos="720"/><w:tab w:val="right" w:pos="9974" w:leader="dot"/></w:tabs><w:rPr></w:rPr></w:pPr><w:hyperlink w:anchor="conceptos-operativos"><w:r><w:rPr><w:webHidden/><w:rStyle w:val="IndexLink"/></w:rPr><w:t>9.2 Conceptos operativos</w:t><w:tab/><w:t>78</w:t></w:r></w:hyperlink></w:p><w:p><w:pPr><w:pStyle w:val="TOC2"/><w:tabs><w:tab w:val="clear" w:pos="720"/><w:tab w:val="right" w:pos="9974" w:leader="dot"/></w:tabs><w:rPr></w:rPr></w:pPr><w:hyperlink w:anchor="modelo-de-decisión-del-proyecto"><w:r><w:rPr><w:webHidden/><w:rStyle w:val="IndexLink"/></w:rPr><w:t>9.3 Modelo de decisión del proyecto</w:t><w:tab/><w:t>80</w:t></w:r></w:hyperlink></w:p><w:p><w:pPr><w:pStyle w:val="TOC2"/><w:tabs><w:tab w:val="clear" w:pos="720"/><w:tab w:val="right" w:pos="9974" w:leader="dot"/></w:tabs><w:rPr></w:rPr></w:pPr><w:hyperlink w:anchor="marco-de-política-pública"><w:r><w:rPr><w:webHidden/><w:rStyle w:val="IndexLink"/></w:rPr><w:t>9.4 Marco de política pública</w:t><w:tab/><w:t>82</w:t></w:r></w:hyperlink></w:p><w:p><w:pPr><w:pStyle w:val="TOC2"/><w:tabs><w:tab w:val="clear" w:pos="720"/><w:tab w:val="right" w:pos="9974" w:leader="dot"/></w:tabs><w:rPr></w:rPr></w:pPr><w:hyperlink w:anchor="marco-normativo"><w:r><w:rPr><w:webHidden/><w:rStyle w:val="IndexLink"/></w:rPr><w:t>9.5 Marco normativo</w:t><w:tab/><w:t>83</w:t></w:r></w:hyperlink></w:p><w:p><w:pPr><w:pStyle w:val="TOC1"/><w:tabs><w:tab w:val="clear" w:pos="720"/><w:tab w:val="right" w:pos="9974" w:leader="dot"/></w:tabs><w:rPr></w:rPr></w:pPr><w:hyperlink w:anchor="análisis-de-participantes"><w:r><w:rPr><w:webHidden/><w:rStyle w:val="IndexLink"/></w:rPr><w:t>10. ANÁLISIS DE PARTICIPANTES</w:t><w:tab/><w:t>86</w:t></w:r></w:hyperlink></w:p><w:p><w:pPr><w:pStyle w:val="TOC2"/><w:tabs><w:tab w:val="clear" w:pos="720"/><w:tab w:val="right" w:pos="9974" w:leader="dot"/></w:tabs><w:rPr></w:rPr></w:pPr><w:hyperlink w:anchor="Xf548d75448c161e915a6e4145eb907e4eb8279c"><w:r><w:rPr><w:webHidden/><w:rStyle w:val="IndexLink"/></w:rPr><w:t>10.1. Participantes, posiciones y contribuciones</w:t><w:tab/><w:t>86</w:t></w:r></w:hyperlink></w:p><w:p><w:pPr><w:pStyle w:val="TOC2"/><w:tabs><w:tab w:val="clear" w:pos="720"/><w:tab w:val="right" w:pos="9974" w:leader="dot"/></w:tabs><w:rPr></w:rPr></w:pPr><w:hyperlink w:anchor="Xedff5b0bf24f9f7f7f3449ef5777e4bdb2dcf3e"><w:r><w:rPr><w:webHidden/><w:rStyle w:val="IndexLink"/></w:rPr><w:t>10.2. Posiciones de oposición y de perjuicio inferidas</w:t><w:tab/><w:t>93</w:t></w:r></w:hyperlink></w:p><w:p><w:pPr><w:pStyle w:val="TOC2"/><w:tabs><w:tab w:val="clear" w:pos="720"/><w:tab w:val="right" w:pos="9974" w:leader="dot"/></w:tabs><w:rPr></w:rPr></w:pPr><w:hyperlink w:anchor="poder-interés-y-estrategia-de-gestión"><w:r><w:rPr><w:webHidden/><w:rStyle w:val="IndexLink"/></w:rPr><w:t>10.3. Poder, interés y estrategia de gestión</w:t><w:tab/><w:t>95</w:t></w:r></w:hyperlink></w:p><w:p><w:pPr><w:pStyle w:val="TOC1"/><w:tabs><w:tab w:val="clear" w:pos="720"/><w:tab w:val="right" w:pos="9974" w:leader="dot"/></w:tabs><w:rPr></w:rPr></w:pPr><w:hyperlink w:anchor="población"><w:r><w:rPr><w:webHidden/><w:rStyle w:val="IndexLink"/></w:rPr><w:t>11. POBLACIÓN</w:t><w:tab/><w:t>99</w:t></w:r></w:hyperlink></w:p><w:p><w:pPr><w:pStyle w:val="TOC2"/><w:tabs><w:tab w:val="clear" w:pos="720"/><w:tab w:val="right" w:pos="9974" w:leader="dot"/></w:tabs><w:rPr></w:rPr></w:pPr><w:hyperlink w:anchor="población-afectada"><w:r><w:rPr><w:webHidden/><w:rStyle w:val="IndexLink"/></w:rPr><w:t>11.1. Población afectada</w:t><w:tab/><w:t>100</w:t></w:r></w:hyperlink></w:p><w:p><w:pPr><w:pStyle w:val="TOC2"/><w:tabs><w:tab w:val="clear" w:pos="720"/><w:tab w:val="right" w:pos="9974" w:leader="dot"/></w:tabs><w:rPr></w:rPr></w:pPr><w:hyperlink w:anchor="población-objetivo"><w:r><w:rPr><w:webHidden/><w:rStyle w:val="IndexLink"/></w:rPr><w:t>11.2. Población objetivo</w:t><w:tab/><w:t>101</w:t></w:r></w:hyperlink></w:p><w:p><w:pPr><w:pStyle w:val="TOC2"/><w:tabs><w:tab w:val="clear" w:pos="720"/><w:tab w:val="right" w:pos="9974" w:leader="dot"/></w:tabs><w:rPr></w:rPr></w:pPr><w:hyperlink w:anchor="Xc216d4e4d5e1279a47eb3e538c8a258c8fbccf2"><w:r><w:rPr><w:webHidden/><w:rStyle w:val="IndexLink"/></w:rPr><w:t>11.3. Características demográficas de la población objetivo</w:t><w:tab/><w:t>103</w:t></w:r></w:hyperlink></w:p><w:p><w:pPr><w:pStyle w:val="TOC2"/><w:tabs><w:tab w:val="clear" w:pos="720"/><w:tab w:val="right" w:pos="9974" w:leader="dot"/></w:tabs><w:rPr></w:rPr></w:pPr><w:hyperlink w:anchor="X74bb63e11433ed9a2100a644c723e52be388e36"><w:r><w:rPr><w:webHidden/><w:rStyle w:val="IndexLink"/></w:rPr><w:t>11.4. Porcentaje de población con enfoque diferencial a vincular al proyecto:</w:t><w:tab/><w:t>108</w:t></w:r></w:hyperlink></w:p><w:p><w:pPr><w:pStyle w:val="TOC1"/><w:tabs><w:tab w:val="clear" w:pos="720"/><w:tab w:val="right" w:pos="9974" w:leader="dot"/></w:tabs><w:rPr></w:rPr></w:pPr><w:hyperlink w:anchor="objetivos"><w:r><w:rPr><w:webHidden/><w:rStyle w:val="IndexLink"/></w:rPr><w:t>12. OBJETIVOS</w:t><w:tab/><w:t>109</w:t></w:r></w:hyperlink></w:p><w:p><w:pPr><w:pStyle w:val="TOC2"/><w:tabs><w:tab w:val="clear" w:pos="720"/><w:tab w:val="right" w:pos="9974" w:leader="dot"/></w:tabs><w:rPr></w:rPr></w:pPr><w:hyperlink w:anchor="objetivo-general"><w:r><w:rPr><w:webHidden/><w:rStyle w:val="IndexLink"/></w:rPr><w:t>12.1. Objetivo General</w:t><w:tab/><w:t>109</w:t></w:r></w:hyperlink></w:p><w:p><w:pPr><w:pStyle w:val="TOC2"/><w:tabs><w:tab w:val="clear" w:pos="720"/><w:tab w:val="right" w:pos="9974" w:leader="dot"/></w:tabs><w:rPr></w:rPr></w:pPr><w:hyperlink w:anchor="objetivos-específicos"><w:r><w:rPr><w:webHidden/><w:rStyle w:val="IndexLink"/></w:rPr><w:t>12.2. Objetivos específicos</w:t><w:tab/><w:t>111</w:t></w:r></w:hyperlink></w:p><w:p><w:pPr><w:pStyle w:val="TOC2"/><w:tabs><w:tab w:val="clear" w:pos="720"/><w:tab w:val="right" w:pos="9974" w:leader="dot"/></w:tabs><w:rPr></w:rPr></w:pPr><w:hyperlink w:anchor="árbol-de-objetivos"><w:r><w:rPr><w:webHidden/><w:rStyle w:val="IndexLink"/></w:rPr><w:t>12.3. Árbol de objetivos</w:t><w:tab/><w:t>113</w:t></w:r></w:hyperlink></w:p><w:p><w:pPr><w:pStyle w:val="TOC1"/><w:tabs><w:tab w:val="clear" w:pos="720"/><w:tab w:val="right" w:pos="9974" w:leader="dot"/></w:tabs><w:rPr></w:rPr></w:pPr><w:hyperlink w:anchor="análisis-de-las-alternativas"><w:r><w:rPr><w:webHidden/><w:rStyle w:val="IndexLink"/></w:rPr><w:t>13. ANÁLISIS DE LAS ALTERNATIVAS</w:t><w:tab/><w:t>118</w:t></w:r></w:hyperlink></w:p><w:p><w:pPr><w:pStyle w:val="TOC2"/><w:tabs><w:tab w:val="clear" w:pos="720"/><w:tab w:val="right" w:pos="9974" w:leader="dot"/></w:tabs><w:rPr></w:rPr></w:pPr><w:hyperlink w:anchor="X50d2af8ce102570bcd65e9ec7447b91a89d1b96"><w:r><w:rPr><w:webHidden/><w:rStyle w:val="IndexLink"/></w:rPr><w:t>13.1. Análisis técnico de la alternativa seleccionada</w:t><w:tab/><w:t>118</w:t></w:r></w:hyperlink></w:p><w:p><w:pPr><w:pStyle w:val="TOC2"/><w:tabs><w:tab w:val="clear" w:pos="720"/><w:tab w:val="right" w:pos="9974" w:leader="dot"/></w:tabs><w:rPr></w:rPr></w:pPr><w:hyperlink w:anchor="X1a52b11524ca980d54f4cb0f353ea6a83f4c125"><w:r><w:rPr><w:webHidden/><w:rStyle w:val="IndexLink"/></w:rPr><w:t>13.2 Estado de desarrollo y madurez tecnológica</w:t><w:tab/><w:t>123</w:t></w:r></w:hyperlink></w:p><w:p><w:pPr><w:pStyle w:val="TOC2"/><w:tabs><w:tab w:val="clear" w:pos="720"/><w:tab w:val="right" w:pos="9974" w:leader="dot"/></w:tabs><w:rPr></w:rPr></w:pPr><w:hyperlink w:anchor="Xb568668995b092ac8559ea23820492086de1c75"><w:r><w:rPr><w:webHidden/><w:rStyle w:val="IndexLink"/></w:rPr><w:t>13.3 Alternativas para el componente predictivo</w:t><w:tab/><w:t>126</w:t></w:r></w:hyperlink></w:p><w:p><w:pPr><w:pStyle w:val="TOC1"/><w:tabs><w:tab w:val="clear" w:pos="720"/><w:tab w:val="right" w:pos="9974" w:leader="dot"/></w:tabs><w:rPr></w:rPr></w:pPr><w:hyperlink w:anchor="Xf39ac899f991f00da5bcef87a9dca810689bdb6"><w:r><w:rPr><w:webHidden/><w:rStyle w:val="IndexLink"/></w:rPr><w:t>14. METODOLOGÍA PARA DESARROLLAR LA ALTERNATIVA SELECCIONADA</w:t><w:tab/><w:t>127</w:t></w:r></w:hyperlink></w:p><w:p><w:pPr><w:pStyle w:val="TOC2"/><w:tabs><w:tab w:val="clear" w:pos="720"/><w:tab w:val="right" w:pos="9974" w:leader="dot"/></w:tabs><w:rPr></w:rPr></w:pPr><w:hyperlink w:anchor="estructura-de-la-metodología"><w:r><w:rPr><w:webHidden/><w:rStyle w:val="IndexLink"/></w:rPr><w:t>14.1. Estructura de la metodología</w:t><w:tab/><w:t>127</w:t></w:r></w:hyperlink></w:p><w:p><w:pPr><w:pStyle w:val="TOC2"/><w:tabs><w:tab w:val="clear" w:pos="720"/><w:tab w:val="right" w:pos="9974" w:leader="dot"/></w:tabs><w:rPr></w:rPr></w:pPr><w:hyperlink w:anchor="X227d7324b00705c243ed05dfdb36cb6a20f71a7"><w:r><w:rPr><w:webHidden/><w:rStyle w:val="IndexLink"/></w:rPr><w:t>14.2. Técnicas, datos y validación del modelo de corrección</w:t><w:tab/><w:t>136</w:t></w:r></w:hyperlink></w:p><w:p><w:pPr><w:pStyle w:val="TOC2"/><w:tabs><w:tab w:val="clear" w:pos="720"/><w:tab w:val="right" w:pos="9974" w:leader="dot"/></w:tabs><w:rPr></w:rPr></w:pPr><w:hyperlink w:anchor="X23195bc754c7b59a57da4fb8114b9c8060d84ff"><w:r><w:rPr><w:webHidden/><w:rStyle w:val="IndexLink"/></w:rPr><w:t>14.3. Metodología para el logro del objetivo específico 1</w:t><w:tab/><w:t>139</w:t></w:r></w:hyperlink></w:p><w:p><w:pPr><w:pStyle w:val="TOC2"/><w:tabs><w:tab w:val="clear" w:pos="720"/><w:tab w:val="right" w:pos="9974" w:leader="dot"/></w:tabs><w:rPr></w:rPr></w:pPr><w:hyperlink w:anchor="X8c6cd6e3b4648d1635b907ce1bc19a932882788"><w:r><w:rPr><w:webHidden/><w:rStyle w:val="IndexLink"/></w:rPr><w:t>14.4. Metodología para el logro del objetivo específico 2</w:t><w:tab/><w:t>142</w:t></w:r></w:hyperlink></w:p><w:p><w:pPr><w:pStyle w:val="TOC2"/><w:tabs><w:tab w:val="clear" w:pos="720"/><w:tab w:val="right" w:pos="9974" w:leader="dot"/></w:tabs><w:rPr></w:rPr></w:pPr><w:hyperlink w:anchor="X613255600d4dde93c9e892b702bb2408aed4a67"><w:r><w:rPr><w:webHidden/><w:rStyle w:val="IndexLink"/></w:rPr><w:t>14.5. Metodología para el logro del objetivo específico 3</w:t><w:tab/><w:t>145</w:t></w:r></w:hyperlink></w:p><w:p><w:pPr><w:pStyle w:val="TOC2"/><w:tabs><w:tab w:val="clear" w:pos="720"/><w:tab w:val="right" w:pos="9974" w:leader="dot"/></w:tabs><w:rPr></w:rPr></w:pPr><w:hyperlink w:anchor="X7066f5677759c818f8069fc2d69cc19d73c2c3c"><w:r><w:rPr><w:webHidden/><w:rStyle w:val="IndexLink"/></w:rPr><w:t>14.6. Método del laboratorio de modelación predictiva</w:t><w:tab/><w:t>147</w:t></w:r></w:hyperlink></w:p><w:p><w:pPr><w:pStyle w:val="TOC1"/><w:tabs><w:tab w:val="clear" w:pos="720"/><w:tab w:val="right" w:pos="9974" w:leader="dot"/></w:tabs><w:rPr></w:rPr></w:pPr><w:hyperlink w:anchor="cadena-de-valor"><w:r><w:rPr><w:webHidden/><w:rStyle w:val="IndexLink"/></w:rPr><w:t>15. CADENA DE VALOR</w:t><w:tab/><w:t>150</w:t></w:r></w:hyperlink></w:p><w:p><w:pPr><w:pStyle w:val="TOC1"/><w:tabs><w:tab w:val="clear" w:pos="720"/><w:tab w:val="right" w:pos="9974" w:leader="dot"/></w:tabs><w:rPr></w:rPr></w:pPr><w:hyperlink w:anchor="X6eda6f26400c0ebfb01e1eb3fcfc7622a70617e"><w:r><w:rPr><w:webHidden/><w:rStyle w:val="IndexLink"/></w:rPr><w:t>16. SOSTENIBILIDAD SOCIAL Y AMBIENTAL DEL PROYECTO</w:t><w:tab/><w:t>156</w:t></w:r></w:hyperlink></w:p><w:p><w:pPr><w:pStyle w:val="TOC2"/><w:tabs><w:tab w:val="clear" w:pos="720"/><w:tab w:val="right" w:pos="9974" w:leader="dot"/></w:tabs><w:rPr></w:rPr></w:pPr><w:hyperlink w:anchor="X8d62603f617b32b27e3ad99b0afb2660ce61327"><w:r><w:rPr><w:webHidden/><w:rStyle w:val="IndexLink"/></w:rPr><w:t>16.1. Contribución a los Objetivos de Desarrollo Sostenible</w:t><w:tab/><w:t>156</w:t></w:r></w:hyperlink></w:p><w:p><w:pPr><w:pStyle w:val="TOC2"/><w:tabs><w:tab w:val="clear" w:pos="720"/><w:tab w:val="right" w:pos="9974" w:leader="dot"/></w:tabs><w:rPr></w:rPr></w:pPr><w:hyperlink w:anchor="X41f2514bf501735594dce97c3842610d5513d28"><w:r><w:rPr><w:webHidden/><w:rStyle w:val="IndexLink"/></w:rPr><w:t>16.2. Alineación con el Plan Nacional de Desarrollo y con las capacidades científicas y tecnológicas</w:t><w:tab/><w:t>158</w:t></w:r></w:hyperlink></w:p><w:p><w:pPr><w:pStyle w:val="TOC2"/><w:tabs><w:tab w:val="clear" w:pos="720"/><w:tab w:val="right" w:pos="9974" w:leader="dot"/></w:tabs><w:rPr></w:rPr></w:pPr><w:hyperlink w:anchor="X9bc330e2864d81f737b4d2ae75666de5fa9edfd"><w:r><w:rPr><w:webHidden/><w:rStyle w:val="IndexLink"/></w:rPr><w:t>16.3. Estrategias de sostenibilidad: custodia, convenios y plan de sostenibilidad</w:t><w:tab/><w:t>159</w:t></w:r></w:hyperlink></w:p><w:p><w:pPr><w:pStyle w:val="TOC2"/><w:tabs><w:tab w:val="clear" w:pos="720"/><w:tab w:val="right" w:pos="9974" w:leader="dot"/></w:tabs><w:rPr></w:rPr></w:pPr><w:hyperlink w:anchor="sostenibilidad-ambiental"><w:r><w:rPr><w:webHidden/><w:rStyle w:val="IndexLink"/></w:rPr><w:t>16.4. Sostenibilidad ambiental</w:t><w:tab/><w:t>164</w:t></w:r></w:hyperlink></w:p><w:p><w:pPr><w:pStyle w:val="TOC2"/><w:tabs><w:tab w:val="clear" w:pos="720"/><w:tab w:val="right" w:pos="9974" w:leader="dot"/></w:tabs><w:rPr></w:rPr></w:pPr><w:hyperlink w:anchor="sostenibilidad-social"><w:r><w:rPr><w:webHidden/><w:rStyle w:val="IndexLink"/></w:rPr><w:t>16.5. Sostenibilidad social</w:t><w:tab/><w:t>166</w:t></w:r></w:hyperlink></w:p><w:p><w:pPr><w:pStyle w:val="TOC2"/><w:tabs><w:tab w:val="clear" w:pos="720"/><w:tab w:val="right" w:pos="9974" w:leader="dot"/></w:tabs><w:rPr></w:rPr></w:pPr><w:hyperlink w:anchor="sostenibilidad-financiera"><w:r><w:rPr><w:webHidden/><w:rStyle w:val="IndexLink"/></w:rPr><w:t>16.6. Sostenibilidad financiera</w:t><w:tab/><w:t>166</w:t></w:r></w:hyperlink></w:p><w:p><w:pPr><w:pStyle w:val="TOC1"/><w:tabs><w:tab w:val="clear" w:pos="720"/><w:tab w:val="right" w:pos="9974" w:leader="dot"/></w:tabs><w:rPr></w:rPr></w:pPr><w:hyperlink w:anchor="Xac2dc2fefbd7bdd6ca7fd63789903adb0a5e1fb"><w:r><w:rPr><w:webHidden/><w:rStyle w:val="IndexLink"/></w:rPr><w:t>17. RESULTADOS E IMPACTOS PARA EL DEPARTAMENTO OBJETO DEL PROYECTO</w:t><w:tab/><w:t>168</w:t></w:r></w:hyperlink></w:p><w:p><w:pPr><w:pStyle w:val="TOC2"/><w:tabs><w:tab w:val="clear" w:pos="720"/><w:tab w:val="right" w:pos="9974" w:leader="dot"/></w:tabs><w:rPr></w:rPr></w:pPr><w:hyperlink w:anchor="resultados-medibles-y-cuantificables"><w:r><w:rPr><w:webHidden/><w:rStyle w:val="IndexLink"/></w:rPr><w:t>17.1. Resultados medibles y cuantificables</w:t><w:tab/><w:t>169</w:t></w:r></w:hyperlink></w:p><w:p><w:pPr><w:pStyle w:val="TOC2"/><w:tabs><w:tab w:val="clear" w:pos="720"/><w:tab w:val="right" w:pos="9974" w:leader="dot"/></w:tabs><w:rPr></w:rPr></w:pPr><w:hyperlink w:anchor="X09148970c0b5b5190922bf4c7da53125d238ba2"><w:r><w:rPr><w:webHidden/><w:rStyle w:val="IndexLink"/></w:rPr><w:t>17.2. Impactos a corto, mediano y largo plazo en Manizales y en Calarcá</w:t><w:tab/><w:t>172</w:t></w:r></w:hyperlink></w:p><w:p><w:pPr><w:pStyle w:val="TOC2"/><w:tabs><w:tab w:val="clear" w:pos="720"/><w:tab w:val="right" w:pos="9974" w:leader="dot"/></w:tabs><w:rPr></w:rPr></w:pPr><w:hyperlink w:anchor="X911fec0b76bcae3fc700e75f381281b25cfabd9"><w:r><w:rPr><w:webHidden/><w:rStyle w:val="IndexLink"/></w:rPr><w:t>17.3. Efectos sobre el medio ambiente y la salud humana</w:t><w:tab/><w:t>177</w:t></w:r></w:hyperlink></w:p><w:p><w:pPr><w:pStyle w:val="TOC1"/><w:tabs><w:tab w:val="clear" w:pos="720"/><w:tab w:val="right" w:pos="9974" w:leader="dot"/></w:tabs><w:rPr></w:rPr></w:pPr><w:hyperlink w:anchor="X092cdebf599a2ce8b8d7568980c1eae9820d072"><w:r><w:rPr><w:webHidden/><w:rStyle w:val="IndexLink"/></w:rPr><w:t>18. COMPONENTE TRANSVERSAL DE TRANSFERENCIA, ADOPCIÓN Y VALORACIÓN TECNOLÓGICA DEL CONOCIMIENTO</w:t><w:tab/><w:t>179</w:t></w:r></w:hyperlink></w:p><w:p><w:pPr><w:pStyle w:val="TOC2"/><w:tabs><w:tab w:val="clear" w:pos="720"/><w:tab w:val="right" w:pos="9974" w:leader="dot"/></w:tabs><w:rPr></w:rPr></w:pPr><w:hyperlink w:anchor="actividades-de-transferencia-previstas"><w:r><w:rPr><w:webHidden/><w:rStyle w:val="IndexLink"/></w:rPr><w:t>Actividades de transferencia previstas</w:t><w:tab/><w:t>180</w:t></w:r></w:hyperlink></w:p><w:p><w:pPr><w:pStyle w:val="TOC2"/><w:tabs><w:tab w:val="clear" w:pos="720"/><w:tab w:val="right" w:pos="9974" w:leader="dot"/></w:tabs><w:rPr></w:rPr></w:pPr><w:hyperlink w:anchor="Xebc480b37e73dee809dc9a95cb07b402b924b61"><w:r><w:rPr><w:webHidden/><w:rStyle w:val="IndexLink"/></w:rPr><w:t>18. 1 PLAN DE TRANSFERENCIA, ADOPCIÓN Y VALORACIÓN TECNOLÓGICA DEL CONOCIMIENTO</w:t><w:tab/><w:t>182</w:t></w:r></w:hyperlink></w:p><w:p><w:pPr><w:pStyle w:val="TOC2"/><w:tabs><w:tab w:val="clear" w:pos="720"/><w:tab w:val="right" w:pos="9974" w:leader="dot"/></w:tabs><w:rPr></w:rPr></w:pPr><w:hyperlink w:anchor="X978ab04e45886d249db09f89c42a4bd7172612c"><w:r><w:rPr><w:webHidden/><w:rStyle w:val="IndexLink"/></w:rPr><w:t>18. 2 RESULTADOS, USUARIOS Y OPORTUNIDADES DE TRANSFERENCIA</w:t><w:tab/><w:t>184</w:t></w:r></w:hyperlink></w:p><w:p><w:pPr><w:pStyle w:val="TOC2"/><w:tabs><w:tab w:val="clear" w:pos="720"/><w:tab w:val="right" w:pos="9974" w:leader="dot"/></w:tabs><w:rPr></w:rPr></w:pPr><w:hyperlink w:anchor="X46b9e6e59775374799528e5c61982811a8bab94"><w:r><w:rPr><w:webHidden/><w:rStyle w:val="IndexLink"/></w:rPr><w:t>18.3 . ESTRATEGIA O RUTA DE TRANSFERENCIA, ADOPCIÓN Y VALORACIÓN TECNOLÓGICA</w:t><w:tab/><w:t>187</w:t></w:r></w:hyperlink></w:p><w:p><w:pPr><w:pStyle w:val="TOC2"/><w:tabs><w:tab w:val="clear" w:pos="720"/><w:tab w:val="right" w:pos="9974" w:leader="dot"/></w:tabs><w:rPr></w:rPr></w:pPr><w:hyperlink w:anchor="X9c768653d2e6080d16a153ef3ee65972a881feb"><w:r><w:rPr><w:webHidden/><w:rStyle w:val="IndexLink"/></w:rPr><w:t>18.4. ACTIVIDADES, PRODUCTOS, INDICADORES Y PRESUPUESTO</w:t><w:tab/><w:t>190</w:t></w:r></w:hyperlink></w:p><w:p><w:pPr><w:pStyle w:val="TOC2"/><w:tabs><w:tab w:val="clear" w:pos="720"/><w:tab w:val="right" w:pos="9974" w:leader="dot"/></w:tabs><w:rPr></w:rPr></w:pPr><w:hyperlink w:anchor="continuidad-del-proceso"><w:r><w:rPr><w:webHidden/><w:rStyle w:val="IndexLink"/></w:rPr><w:t>18. 5. CONTINUIDAD DEL PROCESO</w:t><w:tab/><w:t>193</w:t></w:r></w:hyperlink></w:p><w:p><w:pPr><w:pStyle w:val="TOC1"/><w:tabs><w:tab w:val="clear" w:pos="720"/><w:tab w:val="right" w:pos="9974" w:leader="dot"/></w:tabs><w:rPr></w:rPr></w:pPr><w:hyperlink w:anchor="X9797c94a4ceeeaa8a66ba037cbfb98da391a11b"><w:r><w:rPr><w:webHidden/><w:rStyle w:val="IndexLink"/></w:rPr><w:t>19. COMPONENTE TRANSVERSAL DE APROPIACIÓN SOCIAL DEL CONOCIMIENTO (ASC)</w:t><w:tab/><w:t>195</w:t></w:r></w:hyperlink></w:p><w:p><w:pPr><w:pStyle w:val="TOC2"/><w:tabs><w:tab w:val="clear" w:pos="720"/><w:tab w:val="right" w:pos="9974" w:leader="dot"/></w:tabs><w:rPr></w:rPr></w:pPr><w:hyperlink w:anchor="Xee4ee6937537342bdcbc549c09593d4f7f39741"><w:r><w:rPr><w:webHidden/><w:rStyle w:val="IndexLink"/></w:rPr><w:t>19.1 ESTRATEGIA DE APROPIACIÓN SOCIAL DEL CONOCIMIENTO</w:t><w:tab/><w:t>195</w:t></w:r></w:hyperlink></w:p><w:p><w:pPr><w:pStyle w:val="TOC2"/><w:tabs><w:tab w:val="clear" w:pos="720"/><w:tab w:val="right" w:pos="9974" w:leader="dot"/></w:tabs><w:rPr></w:rPr></w:pPr><w:hyperlink w:anchor="X02491b75dde5d161c506ff8f0c1bf34068be858"><w:r><w:rPr><w:webHidden/><w:rStyle w:val="IndexLink"/></w:rPr><w:t>19.2 Producto de apropiación social, indicadores, metas y evidencias</w:t><w:tab/><w:t>205</w:t></w:r></w:hyperlink></w:p><w:p><w:pPr><w:pStyle w:val="TOC2"/><w:tabs><w:tab w:val="clear" w:pos="720"/><w:tab w:val="right" w:pos="9974" w:leader="dot"/></w:tabs><w:rPr></w:rPr></w:pPr><w:hyperlink w:anchor="X12132d4cfea0da2f3de1959b3511c73633c3970"><w:r><w:rPr><w:webHidden/><w:rStyle w:val="IndexLink"/></w:rPr><w:t>19.3 Articulación con la línea temática 5.1 y con el presupuesto</w:t><w:tab/><w:t>206</w:t></w:r></w:hyperlink></w:p><w:p><w:pPr><w:pStyle w:val="TOC2"/><w:tabs><w:tab w:val="clear" w:pos="720"/><w:tab w:val="right" w:pos="9974" w:leader="dot"/></w:tabs><w:rPr></w:rPr></w:pPr><w:hyperlink w:anchor="Xc0fdd3acead4ab88237beeaab16fb5ab35f5b88"><w:r><w:rPr><w:webHidden/><w:rStyle w:val="IndexLink"/></w:rPr><w:t>19.4 Escalera de Apropiación Social del Conocimiento</w:t><w:tab/><w:t>208</w:t></w:r></w:hyperlink></w:p><w:p><w:pPr><w:pStyle w:val="TOC1"/><w:tabs><w:tab w:val="clear" w:pos="720"/><w:tab w:val="right" w:pos="9974" w:leader="dot"/></w:tabs><w:rPr></w:rPr></w:pPr><w:hyperlink w:anchor="productos-esperados"><w:r><w:rPr><w:webHidden/><w:rStyle w:val="IndexLink"/></w:rPr><w:t>20. PRODUCTOS ESPERADOS</w:t><w:tab/><w:t>209</w:t></w:r></w:hyperlink></w:p><w:p><w:pPr><w:pStyle w:val="TOC1"/><w:tabs><w:tab w:val="clear" w:pos="720"/><w:tab w:val="right" w:pos="9974" w:leader="dot"/></w:tabs><w:rPr></w:rPr></w:pPr><w:hyperlink w:anchor="cronograma"><w:r><w:rPr><w:webHidden/><w:rStyle w:val="IndexLink"/></w:rPr><w:t>21. CRONOGRAMA</w:t><w:tab/><w:t>213</w:t></w:r></w:hyperlink></w:p><w:p><w:pPr><w:pStyle w:val="TOC1"/><w:tabs><w:tab w:val="clear" w:pos="720"/><w:tab w:val="right" w:pos="9974" w:leader="dot"/></w:tabs><w:rPr></w:rPr></w:pPr><w:hyperlink w:anchor="análisis-de-riesgos"><w:r><w:rPr><w:webHidden/><w:rStyle w:val="IndexLink"/></w:rPr><w:t>22. ANÁLISIS DE RIESGOS</w:t><w:tab/><w:t>219</w:t></w:r></w:hyperlink></w:p><w:p><w:pPr><w:pStyle w:val="TOC1"/><w:tabs><w:tab w:val="clear" w:pos="720"/><w:tab w:val="right" w:pos="9974" w:leader="dot"/></w:tabs><w:rPr></w:rPr></w:pPr><w:hyperlink w:anchor="indicadores-de-gestión"><w:r><w:rPr><w:webHidden/><w:rStyle w:val="IndexLink"/></w:rPr><w:t>23. INDICADORES DE GESTIÓN</w:t><w:tab/><w:t>227</w:t></w:r></w:hyperlink></w:p><w:p><w:pPr><w:pStyle w:val="TOC1"/><w:tabs><w:tab w:val="clear" w:pos="720"/><w:tab w:val="right" w:pos="9974" w:leader="dot"/></w:tabs><w:rPr></w:rPr></w:pPr><w:hyperlink w:anchor="indicadores-de-producto"><w:r><w:rPr><w:webHidden/><w:rStyle w:val="IndexLink"/></w:rPr><w:t>24. INDICADORES DE PRODUCTO</w:t><w:tab/><w:t>228</w:t></w:r></w:hyperlink></w:p><w:p><w:pPr><w:pStyle w:val="TOC1"/><w:tabs><w:tab w:val="clear" w:pos="720"/><w:tab w:val="right" w:pos="9974" w:leader="dot"/></w:tabs><w:rPr></w:rPr></w:pPr><w:hyperlink w:anchor="aspectos-éticos"><w:r><w:rPr><w:webHidden/><w:rStyle w:val="IndexLink"/></w:rPr><w:t>25. ASPECTOS ÉTICOS</w:t><w:tab/><w:t>231</w:t></w:r></w:hyperlink></w:p><w:p><w:pPr><w:pStyle w:val="TOC2"/><w:tabs><w:tab w:val="clear" w:pos="720"/><w:tab w:val="right" w:pos="9974" w:leader="dot"/></w:tabs><w:rPr></w:rPr></w:pPr><w:hyperlink w:anchor="X49f8d38bc9c69053af8be2a34aa630a7ad86bd0"><w:r><w:rPr><w:webHidden/><w:rStyle w:val="IndexLink"/></w:rPr><w:t>25.1 Datos personales y consentimiento informado</w:t><w:tab/><w:t>231</w:t></w:r></w:hyperlink></w:p><w:p><w:pPr><w:pStyle w:val="TOC2"/><w:tabs><w:tab w:val="clear" w:pos="720"/><w:tab w:val="right" w:pos="9974" w:leader="dot"/></w:tabs><w:rPr></w:rPr></w:pPr><w:hyperlink w:anchor="Xa0a1bcac4d532c6aede458b6e751875033d2e9d"><w:r><w:rPr><w:webHidden/><w:rStyle w:val="IndexLink"/></w:rPr><w:t>25.2 Participación comunitaria y diálogo de saberes</w:t><w:tab/><w:t>233</w:t></w:r></w:hyperlink></w:p><w:p><w:pPr><w:pStyle w:val="TOC2"/><w:tabs><w:tab w:val="clear" w:pos="720"/><w:tab w:val="right" w:pos="9974" w:leader="dot"/></w:tabs><w:rPr></w:rPr></w:pPr><w:hyperlink w:anchor="seguridad-y-salud-del-personal-de-campo"><w:r><w:rPr><w:webHidden/><w:rStyle w:val="IndexLink"/></w:rPr><w:t>25.3 Seguridad y salud del personal de campo</w:t><w:tab/><w:t>234</w:t></w:r></w:hyperlink></w:p><w:p><w:pPr><w:pStyle w:val="TOC2"/><w:tabs><w:tab w:val="clear" w:pos="720"/><w:tab w:val="right" w:pos="9974" w:leader="dot"/></w:tabs><w:rPr></w:rPr></w:pPr><w:hyperlink w:anchor="X5d812947b611243cd9ba13a590bc0a536fa1b5f"><w:r><w:rPr><w:webHidden/><w:rStyle w:val="IndexLink"/></w:rPr><w:t>25.4 Ética de datos y de inteligencia artificial</w:t><w:tab/><w:t>234</w:t></w:r></w:hyperlink></w:p><w:p><w:pPr><w:pStyle w:val="TOC2"/><w:tabs><w:tab w:val="clear" w:pos="720"/><w:tab w:val="right" w:pos="9974" w:leader="dot"/></w:tabs><w:rPr></w:rPr></w:pPr><w:hyperlink w:anchor="ciencia-abierta"><w:r><w:rPr><w:webHidden/><w:rStyle w:val="IndexLink"/></w:rPr><w:t>25.5 Ciencia abierta</w:t><w:tab/><w:t>237</w:t></w:r></w:hyperlink></w:p><w:p><w:pPr><w:pStyle w:val="TOC2"/><w:tabs><w:tab w:val="clear" w:pos="720"/><w:tab w:val="right" w:pos="9974" w:leader="dot"/></w:tabs><w:rPr></w:rPr></w:pPr><w:hyperlink w:anchor="residuos-electrónicos"><w:r><w:rPr><w:webHidden/><w:rStyle w:val="IndexLink"/></w:rPr><w:t>25.6 Residuos electrónicos</w:t><w:tab/><w:t>238</w:t></w:r></w:hyperlink></w:p><w:p><w:pPr><w:pStyle w:val="TOC2"/><w:tabs><w:tab w:val="clear" w:pos="720"/><w:tab w:val="right" w:pos="9974" w:leader="dot"/></w:tabs><w:rPr></w:rPr></w:pPr><w:hyperlink w:anchor="aval-del-comité-de-ética"><w:r><w:rPr><w:webHidden/><w:rStyle w:val="IndexLink"/></w:rPr><w:t>25.7 Aval del comité de ética</w:t><w:tab/><w:t>238</w:t></w:r></w:hyperlink></w:p><w:p><w:pPr><w:pStyle w:val="TOC1"/><w:tabs><w:tab w:val="clear" w:pos="720"/><w:tab w:val="right" w:pos="9974" w:leader="dot"/></w:tabs><w:rPr></w:rPr></w:pPr><w:hyperlink w:anchor="X5fd263d41ce508b94d9d1994bbc9bc82074d724"><w:r><w:rPr><w:webHidden/><w:rStyle w:val="IndexLink"/></w:rPr><w:t>26. IDONEIDAD Y TRAYECTORIA DE LA ENTIDAD PROPONENTE Y DEMÁS PARTICIPANTES</w:t><w:tab/><w:t>239</w:t></w:r></w:hyperlink></w:p><w:p><w:pPr><w:pStyle w:val="TOC2"/><w:tabs><w:tab w:val="clear" w:pos="720"/><w:tab w:val="right" w:pos="9974" w:leader="dot"/></w:tabs><w:rPr></w:rPr></w:pPr><w:hyperlink w:anchor="X45a015265b80566a3455de4fd8b6c41f234d8da"><w:r><w:rPr><w:webHidden/><w:rStyle w:val="IndexLink"/></w:rPr><w:t>26.1 Aportes individuales de los integrantes de la alianza</w:t><w:tab/><w:t>239</w:t></w:r></w:hyperlink></w:p><w:p><w:pPr><w:pStyle w:val="TOC2"/><w:tabs><w:tab w:val="clear" w:pos="720"/><w:tab w:val="right" w:pos="9974" w:leader="dot"/></w:tabs><w:rPr></w:rPr></w:pPr><w:hyperlink w:anchor="X16b95614c003f14d2be6e8ff28c2bb09d8f243f"><w:r><w:rPr><w:webHidden/><w:rStyle w:val="IndexLink"/></w:rPr><w:t>26.2 Capacidades requeridas frente a la evidencia que se adjunta</w:t><w:tab/><w:t>242</w:t></w:r></w:hyperlink></w:p><w:p><w:pPr><w:pStyle w:val="TOC2"/><w:tabs><w:tab w:val="clear" w:pos="720"/><w:tab w:val="right" w:pos="9974" w:leader="dot"/></w:tabs><w:rPr></w:rPr></w:pPr><w:hyperlink w:anchor="Xa952ddab5307dcd9e984e17fefeb0fa82a26aaa"><w:r><w:rPr><w:webHidden/><w:rStyle w:val="IndexLink"/></w:rPr><w:t>26.3 Responsable institucional, roles y actividades de cada integrante</w:t><w:tab/><w:t>244</w:t></w:r></w:hyperlink></w:p><w:p><w:pPr><w:pStyle w:val="TOC2"/><w:tabs><w:tab w:val="clear" w:pos="720"/><w:tab w:val="right" w:pos="9974" w:leader="dot"/></w:tabs><w:rPr></w:rPr></w:pPr><w:hyperlink w:anchor="mecanismos-de-articulación"><w:r><w:rPr><w:webHidden/><w:rStyle w:val="IndexLink"/></w:rPr><w:t>26.4 Mecanismos de articulación</w:t><w:tab/><w:t>249</w:t></w:r></w:hyperlink></w:p><w:p><w:pPr><w:pStyle w:val="TOC1"/><w:tabs><w:tab w:val="clear" w:pos="720"/><w:tab w:val="right" w:pos="9974" w:leader="dot"/></w:tabs><w:rPr></w:rPr></w:pPr><w:hyperlink w:anchor="análisis-de-licencias-y-permisos"><w:r><w:rPr><w:webHidden/><w:rStyle w:val="IndexLink"/></w:rPr><w:t>27. ANÁLISIS DE LICENCIAS Y PERMISOS</w:t><w:tab/><w:t>251</w:t></w:r></w:hyperlink></w:p><w:p><w:pPr><w:pStyle w:val="TOC2"/><w:tabs><w:tab w:val="clear" w:pos="720"/><w:tab w:val="right" w:pos="9974" w:leader="dot"/></w:tabs><w:rPr></w:rPr></w:pPr><w:hyperlink w:anchor="criterio-de-análisis"><w:r><w:rPr><w:webHidden/><w:rStyle w:val="IndexLink"/></w:rPr><w:t>27.1 Criterio de análisis</w:t><w:tab/><w:t>251</w:t></w:r></w:hyperlink></w:p><w:p><w:pPr><w:pStyle w:val="TOC2"/><w:tabs><w:tab w:val="clear" w:pos="720"/><w:tab w:val="right" w:pos="9974" w:leader="dot"/></w:tabs><w:rPr></w:rPr></w:pPr><w:hyperlink w:anchor="X3378ab54133c144e9ff3850dbefdf98f2f76a53"><w:r><w:rPr><w:webHidden/><w:rStyle w:val="IndexLink"/></w:rPr><w:t>27.2 Permisos, licencias, autorizaciones y avales</w:t><w:tab/><w:t>252</w:t></w:r></w:hyperlink></w:p><w:p><w:pPr><w:pStyle w:val="TOC2"/><w:tabs><w:tab w:val="clear" w:pos="720"/><w:tab w:val="right" w:pos="9974" w:leader="dot"/></w:tabs><w:rPr></w:rPr></w:pPr><w:hyperlink w:anchor="análisis-por-familia-de-requisitos"><w:r><w:rPr><w:webHidden/><w:rStyle w:val="IndexLink"/></w:rPr><w:t>27.3 Análisis por familia de requisitos</w:t><w:tab/><w:t>255</w:t></w:r></w:hyperlink></w:p><w:p><w:pPr><w:pStyle w:val="TOC2"/><w:tabs><w:tab w:val="clear" w:pos="720"/><w:tab w:val="right" w:pos="9974" w:leader="dot"/></w:tabs><w:rPr></w:rPr></w:pPr><w:hyperlink w:anchor="requisitos-que-no-aplican"><w:r><w:rPr><w:webHidden/><w:rStyle w:val="IndexLink"/></w:rPr><w:t>27.4 Requisitos que no aplican</w:t><w:tab/><w:t>256</w:t></w:r></w:hyperlink></w:p><w:p><w:pPr><w:pStyle w:val="TOC1"/><w:tabs><w:tab w:val="clear" w:pos="720"/><w:tab w:val="right" w:pos="9974" w:leader="dot"/></w:tabs><w:rPr></w:rPr></w:pPr><w:hyperlink w:anchor="resumen-de-fuentes-de-financiación"><w:r><w:rPr><w:webHidden/><w:rStyle w:val="IndexLink"/></w:rPr><w:t>28. RESUMEN DE FUENTES DE FINANCIACIÓN</w:t><w:tab/><w:t>259</w:t></w:r></w:hyperlink></w:p><w:p><w:pPr><w:pStyle w:val="TOC2"/><w:tabs><w:tab w:val="clear" w:pos="720"/><w:tab w:val="right" w:pos="9974" w:leader="dot"/></w:tabs><w:rPr></w:rPr></w:pPr><w:hyperlink w:anchor="presupuesto-por-rubro"><w:r><w:rPr><w:webHidden/><w:rStyle w:val="IndexLink"/></w:rPr><w:t>28.1. Presupuesto por rubro</w:t><w:tab/><w:t>259</w:t></w:r></w:hyperlink></w:p><w:p><w:pPr><w:pStyle w:val="TOC2"/><w:tabs><w:tab w:val="clear" w:pos="720"/><w:tab w:val="right" w:pos="9974" w:leader="dot"/></w:tabs><w:rPr></w:rPr></w:pPr><w:hyperlink w:anchor="X2cd3a1cc069708744a1d10f4ae8995f31568e55"><w:r><w:rPr><w:webHidden/><w:rStyle w:val="IndexLink"/></w:rPr><w:t>28.2. Presupuesto por objetivo, por municipio y por semestre</w:t><w:tab/><w:t>263</w:t></w:r></w:hyperlink></w:p><w:p><w:pPr><w:pStyle w:val="TOC2"/><w:tabs><w:tab w:val="clear" w:pos="720"/><w:tab w:val="right" w:pos="9974" w:leader="dot"/></w:tabs><w:rPr></w:rPr></w:pPr><w:hyperlink w:anchor="X10d273b53fa23e0208093438f0f621522164516"><w:r><w:rPr><w:webHidden/><w:rStyle w:val="IndexLink"/></w:rPr><w:t>28.3. Contrapartida y cumplimiento de las condiciones de los términos de referencia</w:t><w:tab/><w:t>266</w:t></w:r></w:hyperlink></w:p><w:p><w:pPr><w:pStyle w:val="TOC1"/><w:tabs><w:tab w:val="clear" w:pos="720"/><w:tab w:val="right" w:pos="9974" w:leader="dot"/></w:tabs><w:rPr></w:rPr></w:pPr><w:hyperlink w:anchor="bibliografía"><w:r><w:rPr><w:webHidden/><w:rStyle w:val="IndexLink"/></w:rPr><w:t>29. BIBLIOGRAFÍA</w:t><w:tab/><w:t>268</w:t></w:r></w:hyperlink></w:p><w:p><w:pPr><w:pStyle w:val="TOC1"/><w:tabs><w:tab w:val="clear" w:pos="720"/><w:tab w:val="right" w:pos="9974" w:leader="dot"/></w:tabs><w:rPr></w:rPr></w:pPr><w:hyperlink w:anchor="Xd958fa616c41c652de23b0765985de9be1ed84f"><w:r><w:rPr><w:webHidden/><w:rStyle w:val="IndexLink"/></w:rPr><w:t>30. ANEXOS REQUISITOS SECTORIALES QUE LE SEAN APLICABLES.</w:t><w:tab/><w:t>277</w:t></w:r></w:hyperlink></w:p><w:p><w:pPr><w:pStyle w:val="TOC2"/><w:tabs><w:tab w:val="clear" w:pos="720"/><w:tab w:val="right" w:pos="9974" w:leader="dot"/></w:tabs><w:rPr></w:rPr></w:pPr><w:hyperlink w:anchor="X1d3a129c7c9631d44d7d21eb166a17b2a0a7e77"><w:r><w:rPr><w:webHidden/><w:rStyle w:val="IndexLink"/></w:rPr><w:t>30.1. Anexos de la convocatoria y soportes que se cargan en la plataforma</w:t><w:tab/><w:t>277</w:t></w:r></w:hyperlink></w:p><w:p><w:pPr><w:pStyle w:val="TOC2"/><w:tabs><w:tab w:val="clear" w:pos="720"/><w:tab w:val="right" w:pos="9974" w:leader="dot"/></w:tabs><w:rPr></w:rPr></w:pPr><w:hyperlink w:anchor="Xa5ed3c7bfa1ad7a2d8dacefcc6c258f407bd9da"><w:r><w:rPr><w:webHidden/><w:rStyle w:val="IndexLink"/></w:rPr><w:t>30.2. Matriz de respuesta a los criterios de evaluación</w:t><w:tab/><w:t>280</w:t></w:r></w:hyperlink></w:p><w:p><w:pPr><w:pStyle w:val="TOC2"/><w:tabs><w:tab w:val="clear" w:pos="720"/><w:tab w:val="right" w:pos="9974" w:leader="dot"/></w:tabs><w:rPr></w:rPr></w:pPr><w:hyperlink w:anchor="líneas-del-presupuesto-solicitado-al-sgr"><w:r><w:rPr><w:webHidden/><w:rStyle w:val="IndexLink"/></w:rPr><w:t>30.3. Líneas del presupuesto solicitado al SGR</w:t><w:tab/><w:t>280</w:t></w:r></w:hyperlink></w:p><w:p><w:pPr><w:pStyle w:val="Normal"/><w:rPr></w:rPr></w:pPr><w:r><w:rPr></w:rPr></w:r><w:r><w:rPr></w:rPr><w:fldChar w:fldCharType="end"/></w:r></w:p></w:sdtContent></w:sdt><w:p><w:pPr><w:pStyle w:val="FrontTitulo"/><w:rPr></w:rPr></w:pPr><w:r><w:rPr></w:rPr><w:t>Índice de tablas</w:t></w:r></w:p><w:p><w:pPr><w:pStyle w:val="Indice"/><w:tabs><w:tab w:val="clear" w:pos="720"/><w:tab w:val="right" w:pos="9974" w:leader="dot"/></w:tabs><w:spacing w:before="40" w:after="40"/><w:ind w:hanging="1134" w:left="1134"/><w:rPr></w:rPr></w:pPr><w:hyperlink w:anchor="rot_Tabla_1_1"><w:r><w:rPr><w:rStyle w:val="ListLabel1"/></w:rPr><w:t xml:space="preserve">Tabla 1.1. Distribución territorial del proyecto por </w:t></w:r><w:ins w:id="3" w:author="Unknown Author" w:date="2026-10-30T04:17:53Z"><w:r><w:rPr><w:rStyle w:val="ListLabel1"/></w:rPr><w:t>municipio</w:t></w:r></w:ins></w:hyperlink><w:hyperlink w:anchor="rot_Tabla_1_1"><w:del w:id="4" w:author="Unknown Author" w:date="2026-10-30T04:17:53Z"><w:r><w:rPr><w:rStyle w:val="ListLabel1"/></w:rPr><w:delText>departamento</w:delText></w:r></w:del></w:hyperlink><w:hyperlink w:anchor="rot_Tabla_1_1"><w:r><w:rPr><w:rStyle w:val="ListLabel1"/></w:rPr><w:tab/></w:r></w:hyperlink><w:r><w:rPr><w:rStyle w:val="ListLabel1"/></w:rPr><w:fldChar w:fldCharType="begin"></w:fldChar></w:r><w:r><w:rPr><w:rStyle w:val="ListLabel1"/></w:rPr><w:instrText xml:space="preserve"> PAGEREF rot_Tabla_1_1 \h </w:instrText></w:r><w:r><w:rPr><w:rStyle w:val="ListLabel1"/></w:rPr><w:fldChar w:fldCharType="separate"/></w:r><w:r><w:rPr><w:rStyle w:val="ListLabel1"/></w:rPr><w:t>15</w:t></w:r><w:r><w:rPr><w:rStyle w:val="ListLabel1"/></w:rPr><w:fldChar w:fldCharType="end"/></w:r></w:p><w:p><w:pPr><w:pStyle w:val="Indice"/><w:tabs><w:tab w:val="clear" w:pos="720"/><w:tab w:val="right" w:pos="9974" w:leader="dot"/></w:tabs><w:spacing w:before="40" w:after="40"/><w:ind w:hanging="1134" w:left="1134"/><w:rPr></w:rPr></w:pPr><w:hyperlink w:anchor="rot_Tabla_1_2"><w:r><w:rPr><w:rStyle w:val="ListLabel1"/></w:rPr><w:t>Tabla 1.2. Grupo de investigación vinculado al proyecto</w:t><w:tab/></w:r><w:r><w:rPr><w:rStyle w:val="ListLabel1"/></w:rPr><w:fldChar w:fldCharType="begin"></w:fldChar></w:r><w:r><w:rPr><w:rStyle w:val="ListLabel1"/></w:rPr><w:instrText xml:space="preserve"> PAGEREF rot_Tabla_1_2 \h </w:instrText></w:r><w:r><w:rPr><w:rStyle w:val="ListLabel1"/></w:rPr><w:fldChar w:fldCharType="separate"/></w:r><w:r><w:rPr><w:rStyle w:val="ListLabel1"/></w:rPr><w:t>16</w:t></w:r><w:r><w:rPr><w:rStyle w:val="ListLabel1"/></w:rPr><w:fldChar w:fldCharType="end"/></w:r></w:hyperlink></w:p><w:p><w:pPr><w:pStyle w:val="Indice"/><w:tabs><w:tab w:val="clear" w:pos="720"/><w:tab w:val="right" w:pos="9974" w:leader="dot"/></w:tabs><w:spacing w:before="40" w:after="40"/><w:ind w:hanging="1134" w:left="1134"/><w:rPr></w:rPr></w:pPr><w:hyperlink w:anchor="rot_Tabla_4_1"><w:r><w:rPr><w:rStyle w:val="ListLabel1"/></w:rPr><w:t>Tabla 4.1. Instrumentos de política con los que se alinea el proyecto</w:t><w:tab/></w:r><w:r><w:rPr><w:rStyle w:val="ListLabel1"/></w:rPr><w:fldChar w:fldCharType="begin"></w:fldChar></w:r><w:r><w:rPr><w:rStyle w:val="ListLabel1"/></w:rPr><w:instrText xml:space="preserve"> PAGEREF rot_Tabla_4_1 \h </w:instrText></w:r><w:r><w:rPr><w:rStyle w:val="ListLabel1"/></w:rPr><w:fldChar w:fldCharType="separate"/></w:r><w:r><w:rPr><w:rStyle w:val="ListLabel1"/></w:rPr><w:t>22</w:t></w:r><w:r><w:rPr><w:rStyle w:val="ListLabel1"/></w:rPr><w:fldChar w:fldCharType="end"/></w:r></w:hyperlink></w:p><w:p><w:pPr><w:pStyle w:val="Indice"/><w:tabs><w:tab w:val="clear" w:pos="720"/><w:tab w:val="right" w:pos="9974" w:leader="dot"/></w:tabs><w:spacing w:before="40" w:after="40"/><w:ind w:hanging="1134" w:left="1134"/><w:rPr></w:rPr></w:pPr><w:hyperlink w:anchor="rot_Tabla_4_2"><w:r><w:rPr><w:rStyle w:val="ListLabel1"/></w:rPr><w:t>Tabla 4.2. Trazabilidad entre el terremoto, la brecha de CTeI, las actividades y los resultados</w:t><w:tab/></w:r><w:r><w:rPr><w:rStyle w:val="ListLabel1"/></w:rPr><w:fldChar w:fldCharType="begin"></w:fldChar></w:r><w:r><w:rPr><w:rStyle w:val="ListLabel1"/></w:rPr><w:instrText xml:space="preserve"> PAGEREF rot_Tabla_4_2 \h </w:instrText></w:r><w:r><w:rPr><w:rStyle w:val="ListLabel1"/></w:rPr><w:fldChar w:fldCharType="separate"/></w:r><w:r><w:rPr><w:rStyle w:val="ListLabel1"/></w:rPr><w:t>25</w:t></w:r><w:r><w:rPr><w:rStyle w:val="ListLabel1"/></w:rPr><w:fldChar w:fldCharType="end"/></w:r></w:hyperlink></w:p><w:p><w:pPr><w:pStyle w:val="Indice"/><w:tabs><w:tab w:val="clear" w:pos="720"/><w:tab w:val="right" w:pos="9974" w:leader="dot"/></w:tabs><w:spacing w:before="40" w:after="40"/><w:ind w:hanging="1134" w:left="1134"/><w:rPr></w:rPr></w:pPr><w:hyperlink w:anchor="rot_Tabla_4_3"><w:r><w:rPr><w:rStyle w:val="ListLabel1"/></w:rPr><w:t>Tabla 4.3. Evidencias oficiales de afectación por adjuntar</w:t><w:tab/></w:r><w:r><w:rPr><w:rStyle w:val="ListLabel1"/></w:rPr><w:fldChar w:fldCharType="begin"></w:fldChar></w:r><w:r><w:rPr><w:rStyle w:val="ListLabel1"/></w:rPr><w:instrText xml:space="preserve"> PAGEREF rot_Tabla_4_3 \h </w:instrText></w:r><w:r><w:rPr><w:rStyle w:val="ListLabel1"/></w:rPr><w:fldChar w:fldCharType="separate"/></w:r><w:r><w:rPr><w:rStyle w:val="ListLabel1"/></w:rPr><w:t>27</w:t></w:r><w:r><w:rPr><w:rStyle w:val="ListLabel1"/></w:rPr><w:fldChar w:fldCharType="end"/></w:r></w:hyperlink></w:p><w:p><w:pPr><w:pStyle w:val="Indice"/><w:tabs><w:tab w:val="clear" w:pos="720"/><w:tab w:val="right" w:pos="9974" w:leader="dot"/></w:tabs><w:spacing w:before="40" w:after="40"/><w:ind w:hanging="1134" w:left="1134"/><w:rPr></w:rPr></w:pPr><w:hyperlink w:anchor="rot_Tabla_4_4"><w:r><w:rPr><w:rStyle w:val="ListLabel1"/></w:rPr><w:t>Tabla 4.4. Soportes que cada lugar de ejecución reúne al radicar</w:t><w:tab/></w:r><w:r><w:rPr><w:rStyle w:val="ListLabel1"/></w:rPr><w:fldChar w:fldCharType="begin"></w:fldChar></w:r><w:r><w:rPr><w:rStyle w:val="ListLabel1"/></w:rPr><w:instrText xml:space="preserve"> PAGEREF rot_Tabla_4_4 \h </w:instrText></w:r><w:r><w:rPr><w:rStyle w:val="ListLabel1"/></w:rPr><w:fldChar w:fldCharType="separate"/></w:r><w:r><w:rPr><w:rStyle w:val="ListLabel1"/></w:rPr><w:t>28</w:t></w:r><w:r><w:rPr><w:rStyle w:val="ListLabel1"/></w:rPr><w:fldChar w:fldCharType="end"/></w:r></w:hyperlink></w:p><w:p><w:pPr><w:pStyle w:val="Indice"/><w:tabs><w:tab w:val="clear" w:pos="720"/><w:tab w:val="right" w:pos="9974" w:leader="dot"/></w:tabs><w:spacing w:before="40" w:after="40"/><w:ind w:hanging="1134" w:left="1134"/><w:rPr></w:rPr></w:pPr><w:hyperlink w:anchor="rot_Tabla_5_1"><w:r><w:rPr><w:rStyle w:val="ListLabel1"/></w:rPr><w:t xml:space="preserve">Tabla 5.1. Zona de estudio, nodos de medición y datos pendientes por </w:t></w:r><w:ins w:id="5" w:author="Unknown Author" w:date="2026-10-30T04:17:53Z"><w:r><w:rPr><w:rStyle w:val="ListLabel1"/></w:rPr><w:t>municipio</w:t></w:r></w:ins></w:hyperlink><w:hyperlink w:anchor="rot_Tabla_5_1"><w:del w:id="6" w:author="Unknown Author" w:date="2026-10-30T04:17:53Z"><w:r><w:rPr><w:rStyle w:val="ListLabel1"/></w:rPr><w:delText>departamento</w:delText></w:r></w:del></w:hyperlink><w:hyperlink w:anchor="rot_Tabla_5_1"><w:r><w:rPr><w:rStyle w:val="ListLabel1"/></w:rPr><w:tab/></w:r></w:hyperlink><w:r><w:rPr><w:rStyle w:val="ListLabel1"/></w:rPr><w:fldChar w:fldCharType="begin"></w:fldChar></w:r><w:r><w:rPr><w:rStyle w:val="ListLabel1"/></w:rPr><w:instrText xml:space="preserve"> PAGEREF rot_Tabla_5_1 \h </w:instrText></w:r><w:r><w:rPr><w:rStyle w:val="ListLabel1"/></w:rPr><w:fldChar w:fldCharType="separate"/></w:r><w:r><w:rPr><w:rStyle w:val="ListLabel1"/></w:rPr><w:t>32</w:t></w:r><w:r><w:rPr><w:rStyle w:val="ListLabel1"/></w:rPr><w:fldChar w:fldCharType="end"/></w:r></w:p><w:p><w:pPr><w:pStyle w:val="Indice"/><w:tabs><w:tab w:val="clear" w:pos="720"/><w:tab w:val="right" w:pos="9974" w:leader="dot"/></w:tabs><w:spacing w:before="40" w:after="40"/><w:ind w:hanging="1134" w:left="1134"/><w:rPr></w:rPr></w:pPr><w:hyperlink w:anchor="rot_Tabla_5_2"><w:r><w:rPr><w:rStyle w:val="ListLabel1"/></w:rPr><w:t>Tabla 5.2. Relaciones entre los componentes del problema, soporte y explicación rival</w:t><w:tab/></w:r><w:r><w:rPr><w:rStyle w:val="ListLabel1"/></w:rPr><w:fldChar w:fldCharType="begin"></w:fldChar></w:r><w:r><w:rPr><w:rStyle w:val="ListLabel1"/></w:rPr><w:instrText xml:space="preserve"> PAGEREF rot_Tabla_5_2 \h </w:instrText></w:r><w:r><w:rPr><w:rStyle w:val="ListLabel1"/></w:rPr><w:fldChar w:fldCharType="separate"/></w:r><w:r><w:rPr><w:rStyle w:val="ListLabel1"/></w:rPr><w:t>35</w:t></w:r><w:r><w:rPr><w:rStyle w:val="ListLabel1"/></w:rPr><w:fldChar w:fldCharType="end"/></w:r></w:hyperlink></w:p><w:p><w:pPr><w:pStyle w:val="Indice"/><w:tabs><w:tab w:val="clear" w:pos="720"/><w:tab w:val="right" w:pos="9974" w:leader="dot"/></w:tabs><w:spacing w:before="40" w:after="40"/><w:ind w:hanging="1134" w:left="1134"/><w:rPr></w:rPr></w:pPr><w:hyperlink w:anchor="rot_Tabla_5_3"><w:r><w:rPr><w:rStyle w:val="ListLabel1"/></w:rPr><w:t>Tabla 5.3. Relación entre el terremoto, la remoción de escombros, la brecha de medición y la respuesta del proyecto</w:t><w:tab/></w:r><w:r><w:rPr><w:rStyle w:val="ListLabel1"/></w:rPr><w:fldChar w:fldCharType="begin"></w:fldChar></w:r><w:r><w:rPr><w:rStyle w:val="ListLabel1"/></w:rPr><w:instrText xml:space="preserve"> PAGEREF rot_Tabla_5_3 \h </w:instrText></w:r><w:r><w:rPr><w:rStyle w:val="ListLabel1"/></w:rPr><w:fldChar w:fldCharType="separate"/></w:r><w:r><w:rPr><w:rStyle w:val="ListLabel1"/></w:rPr><w:t>38</w:t></w:r><w:r><w:rPr><w:rStyle w:val="ListLabel1"/></w:rPr><w:fldChar w:fldCharType="end"/></w:r></w:hyperlink></w:p><w:p><w:pPr><w:pStyle w:val="Indice"/><w:tabs><w:tab w:val="clear" w:pos="720"/><w:tab w:val="right" w:pos="9974" w:leader="dot"/></w:tabs><w:spacing w:before="40" w:after="40"/><w:ind w:hanging="1134" w:left="1134"/><w:rPr></w:rPr></w:pPr><w:hyperlink w:anchor="rot_Tabla_5_4"><w:r><w:rPr><w:rStyle w:val="ListLabel1"/></w:rPr><w:t>Tabla 5.4. Indicadores de referencia documentados sobre la vigilancia del material particulado</w:t><w:tab/></w:r><w:r><w:rPr><w:rStyle w:val="ListLabel1"/></w:rPr><w:fldChar w:fldCharType="begin"></w:fldChar></w:r><w:r><w:rPr><w:rStyle w:val="ListLabel1"/></w:rPr><w:instrText xml:space="preserve"> PAGEREF rot_Tabla_5_4 \h </w:instrText></w:r><w:r><w:rPr><w:rStyle w:val="ListLabel1"/></w:rPr><w:fldChar w:fldCharType="separate"/></w:r><w:r><w:rPr><w:rStyle w:val="ListLabel1"/></w:rPr><w:t>41</w:t></w:r><w:r><w:rPr><w:rStyle w:val="ListLabel1"/></w:rPr><w:fldChar w:fldCharType="end"/></w:r></w:hyperlink></w:p><w:p><w:pPr><w:pStyle w:val="Indice"/><w:tabs><w:tab w:val="clear" w:pos="720"/><w:tab w:val="right" w:pos="9974" w:leader="dot"/></w:tabs><w:spacing w:before="40" w:after="40"/><w:ind w:hanging="1134" w:left="1134"/><w:rPr></w:rPr></w:pPr><w:hyperlink w:anchor="rot_Tabla_5_5"><w:r><w:rPr><w:rStyle w:val="ListLabel1"/></w:rPr><w:t>Tabla 5.5. Línea base propia, meta y fuente de verificación de los indicadores de resultado e impacto</w:t><w:tab/></w:r><w:r><w:rPr><w:rStyle w:val="ListLabel1"/></w:rPr><w:fldChar w:fldCharType="begin"></w:fldChar></w:r><w:r><w:rPr><w:rStyle w:val="ListLabel1"/></w:rPr><w:instrText xml:space="preserve"> PAGEREF rot_Tabla_5_5 \h </w:instrText></w:r><w:r><w:rPr><w:rStyle w:val="ListLabel1"/></w:rPr><w:fldChar w:fldCharType="separate"/></w:r><w:r><w:rPr><w:rStyle w:val="ListLabel1"/></w:rPr><w:t>44</w:t></w:r><w:r><w:rPr><w:rStyle w:val="ListLabel1"/></w:rPr><w:fldChar w:fldCharType="end"/></w:r></w:hyperlink></w:p><w:p><w:pPr><w:pStyle w:val="Indice"/><w:tabs><w:tab w:val="clear" w:pos="720"/><w:tab w:val="right" w:pos="9974" w:leader="dot"/></w:tabs><w:spacing w:before="40" w:after="40"/><w:ind w:hanging="1134" w:left="1134"/><w:rPr></w:rPr></w:pPr><w:hyperlink w:anchor="rot_Tabla_5_6"><w:r><w:rPr><w:rStyle w:val="ListLabel1"/></w:rPr><w:t>Tabla 5.6. Árbol de problemas del error de medición sin verificar</w:t></w:r><w:ins w:id="7" w:author="Unknown Author" w:date="2026-10-30T04:17:53Z"><w:r><w:rPr><w:rStyle w:val="ListLabel1"/></w:rPr><w:t>, en tres ramas</w:t></w:r></w:ins><w:r><w:rPr><w:rStyle w:val="ListLabel1"/></w:rPr><w:tab/></w:r><w:r><w:rPr><w:rStyle w:val="ListLabel1"/></w:rPr><w:fldChar w:fldCharType="begin"></w:fldChar></w:r><w:r><w:rPr><w:rStyle w:val="ListLabel1"/></w:rPr><w:instrText xml:space="preserve"> PAGEREF rot_Tabla_5_6 \h </w:instrText></w:r><w:r><w:rPr><w:rStyle w:val="ListLabel1"/></w:rPr><w:fldChar w:fldCharType="separate"/></w:r><w:r><w:rPr><w:rStyle w:val="ListLabel1"/></w:rPr><w:t>46</w:t></w:r><w:r><w:rPr><w:rStyle w:val="ListLabel1"/></w:rPr><w:fldChar w:fldCharType="end"/></w:r></w:hyperlink></w:p><w:p><w:pPr><w:pStyle w:val="Indice"/><w:tabs><w:tab w:val="clear" w:pos="720"/><w:tab w:val="right" w:pos="9974" w:leader="dot"/></w:tabs><w:spacing w:before="40" w:after="40"/><w:ind w:hanging="1134" w:left="1134"/><w:rPr></w:rPr></w:pPr><w:hyperlink w:anchor="rot_Tabla_6_1"><w:r><w:rPr><w:rStyle w:val="ListLabel1"/></w:rPr><w:t>Tabla 6.1. Antecedentes internacionales, resultado documentado y lección para el proyecto</w:t><w:tab/></w:r><w:r><w:rPr><w:rStyle w:val="ListLabel1"/></w:rPr><w:fldChar w:fldCharType="begin"></w:fldChar></w:r><w:r><w:rPr><w:rStyle w:val="ListLabel1"/></w:rPr><w:instrText xml:space="preserve"> PAGEREF rot_Tabla_6_1 \h </w:instrText></w:r><w:r><w:rPr><w:rStyle w:val="ListLabel1"/></w:rPr><w:fldChar w:fldCharType="separate"/></w:r><w:r><w:rPr><w:rStyle w:val="ListLabel1"/></w:rPr><w:t>51</w:t></w:r><w:r><w:rPr><w:rStyle w:val="ListLabel1"/></w:rPr><w:fldChar w:fldCharType="end"/></w:r></w:hyperlink></w:p><w:p><w:pPr><w:pStyle w:val="Indice"/><w:tabs><w:tab w:val="clear" w:pos="720"/><w:tab w:val="right" w:pos="9974" w:leader="dot"/></w:tabs><w:spacing w:before="40" w:after="40"/><w:ind w:hanging="1134" w:left="1134"/><w:rPr></w:rPr></w:pPr><w:hyperlink w:anchor="rot_Tabla_6_2"><w:r><w:rPr><w:rStyle w:val="ListLabel1"/></w:rPr><w:t>Tabla 6.2. Antecedentes nacionales, departamentales y municipales y estado de documentación</w:t><w:tab/></w:r><w:r><w:rPr><w:rStyle w:val="ListLabel1"/></w:rPr><w:fldChar w:fldCharType="begin"></w:fldChar></w:r><w:r><w:rPr><w:rStyle w:val="ListLabel1"/></w:rPr><w:instrText xml:space="preserve"> PAGEREF rot_Tabla_6_2 \h </w:instrText></w:r><w:r><w:rPr><w:rStyle w:val="ListLabel1"/></w:rPr><w:fldChar w:fldCharType="separate"/></w:r><w:r><w:rPr><w:rStyle w:val="ListLabel1"/></w:rPr><w:t>55</w:t></w:r><w:r><w:rPr><w:rStyle w:val="ListLabel1"/></w:rPr><w:fldChar w:fldCharType="end"/></w:r></w:hyperlink></w:p><w:p><w:pPr><w:pStyle w:val="Indice"/><w:tabs><w:tab w:val="clear" w:pos="720"/><w:tab w:val="right" w:pos="9974" w:leader="dot"/></w:tabs><w:spacing w:before="40" w:after="40"/><w:ind w:hanging="1134" w:left="1134"/><w:rPr></w:rPr></w:pPr><w:hyperlink w:anchor="rot_Tabla_6_3"><w:r><w:rPr><w:rStyle w:val="ListLabel1"/></w:rPr><w:t>Tabla 6.3. Lecciones de los antecedentes, decisión del proyecto y evidencia que se producirá</w:t><w:tab/></w:r><w:r><w:rPr><w:rStyle w:val="ListLabel1"/></w:rPr><w:fldChar w:fldCharType="begin"></w:fldChar></w:r><w:r><w:rPr><w:rStyle w:val="ListLabel1"/></w:rPr><w:instrText xml:space="preserve"> PAGEREF rot_Tabla_6_3 \h </w:instrText></w:r><w:r><w:rPr><w:rStyle w:val="ListLabel1"/></w:rPr><w:fldChar w:fldCharType="separate"/></w:r><w:r><w:rPr><w:rStyle w:val="ListLabel1"/></w:rPr><w:t>60</w:t></w:r><w:r><w:rPr><w:rStyle w:val="ListLabel1"/></w:rPr><w:fldChar w:fldCharType="end"/></w:r></w:hyperlink></w:p><w:p><w:pPr><w:pStyle w:val="Indice"/><w:tabs><w:tab w:val="clear" w:pos="720"/><w:tab w:val="right" w:pos="9974" w:leader="dot"/></w:tabs><w:spacing w:before="40" w:after="40"/><w:ind w:hanging="1134" w:left="1134"/><w:rPr></w:rPr></w:pPr><w:hyperlink w:anchor="rot_Tabla_7_1"><w:r><w:rPr><w:rStyle w:val="ListLabel1"/></w:rPr><w:t>Tabla 7.1. Consideraciones que justifican el proyecto y su consecuencia en el diseño</w:t><w:tab/></w:r><w:r><w:rPr><w:rStyle w:val="ListLabel1"/></w:rPr><w:fldChar w:fldCharType="begin"></w:fldChar></w:r><w:r><w:rPr><w:rStyle w:val="ListLabel1"/></w:rPr><w:instrText xml:space="preserve"> PAGEREF rot_Tabla_7_1 \h </w:instrText></w:r><w:r><w:rPr><w:rStyle w:val="ListLabel1"/></w:rPr><w:fldChar w:fldCharType="separate"/></w:r><w:r><w:rPr><w:rStyle w:val="ListLabel1"/></w:rPr><w:t>63</w:t></w:r><w:r><w:rPr><w:rStyle w:val="ListLabel1"/></w:rPr><w:fldChar w:fldCharType="end"/></w:r></w:hyperlink></w:p><w:p><w:pPr><w:pStyle w:val="Indice"/><w:tabs><w:tab w:val="clear" w:pos="720"/><w:tab w:val="right" w:pos="9974" w:leader="dot"/></w:tabs><w:spacing w:before="40" w:after="40"/><w:ind w:hanging="1134" w:left="1134"/><w:rPr></w:rPr></w:pPr><w:hyperlink w:anchor="rot_Tabla_7_2"><w:r><w:rPr><w:rStyle w:val="ListLabel1"/></w:rPr><w:t>Tabla 7.2. Viabilidad del proyecto por dimensión, evidencia y control</w:t><w:tab/></w:r><w:r><w:rPr><w:rStyle w:val="ListLabel1"/></w:rPr><w:fldChar w:fldCharType="begin"></w:fldChar></w:r><w:r><w:rPr><w:rStyle w:val="ListLabel1"/></w:rPr><w:instrText xml:space="preserve"> PAGEREF rot_Tabla_7_2 \h </w:instrText></w:r><w:r><w:rPr><w:rStyle w:val="ListLabel1"/></w:rPr><w:fldChar w:fldCharType="separate"/></w:r><w:r><w:rPr><w:rStyle w:val="ListLabel1"/></w:rPr><w:t>65</w:t></w:r><w:r><w:rPr><w:rStyle w:val="ListLabel1"/></w:rPr><w:fldChar w:fldCharType="end"/></w:r></w:hyperlink></w:p><w:p><w:pPr><w:pStyle w:val="Indice"/><w:tabs><w:tab w:val="clear" w:pos="720"/><w:tab w:val="right" w:pos="9974" w:leader="dot"/></w:tabs><w:spacing w:before="40" w:after="40"/><w:ind w:hanging="1134" w:left="1134"/><w:rPr></w:rPr></w:pPr><w:hyperlink w:anchor="rot_Tabla_7_3"><w:r><w:rPr><w:rStyle w:val="ListLabel1"/></w:rPr><w:t>Tabla 7.3. Pertinencia para el territorio por horizonte de tiempo</w:t><w:tab/></w:r><w:r><w:rPr><w:rStyle w:val="ListLabel1"/></w:rPr><w:fldChar w:fldCharType="begin"></w:fldChar></w:r><w:r><w:rPr><w:rStyle w:val="ListLabel1"/></w:rPr><w:instrText xml:space="preserve"> PAGEREF rot_Tabla_7_3 \h </w:instrText></w:r><w:r><w:rPr><w:rStyle w:val="ListLabel1"/></w:rPr><w:fldChar w:fldCharType="separate"/></w:r><w:r><w:rPr><w:rStyle w:val="ListLabel1"/></w:rPr><w:t>66</w:t></w:r><w:r><w:rPr><w:rStyle w:val="ListLabel1"/></w:rPr><w:fldChar w:fldCharType="end"/></w:r></w:hyperlink></w:p><w:p><w:pPr><w:pStyle w:val="Indice"/><w:tabs><w:tab w:val="clear" w:pos="720"/><w:tab w:val="right" w:pos="9974" w:leader="dot"/></w:tabs><w:spacing w:before="40" w:after="40"/><w:ind w:hanging="1134" w:left="1134"/><w:rPr></w:rPr></w:pPr><w:hyperlink w:anchor="rot_Tabla_7_4"><w:r><w:rPr><w:rStyle w:val="ListLabel1"/></w:rPr><w:t xml:space="preserve">Tabla 7.4. </w:t></w:r><w:ins w:id="8" w:author="Unknown Author" w:date="2026-10-30T04:17:53Z"><w:r><w:rPr><w:rStyle w:val="ListLabel1"/></w:rPr><w:t xml:space="preserve">Equipos, software e infraestructura </w:t></w:r></w:ins></w:hyperlink><w:hyperlink w:anchor="rot_Tabla_7_4"><w:del w:id="9" w:author="Unknown Author" w:date="2026-10-30T04:17:53Z"><w:r><w:rPr><w:rStyle w:val="ListLabel1"/></w:rPr><w:delText xml:space="preserve">Justificación de los equipos, la infraestructura y el software </w:delText></w:r></w:del></w:hyperlink><w:hyperlink w:anchor="rot_Tabla_7_4"><w:r><w:rPr><w:rStyle w:val="ListLabel1"/></w:rPr><w:t>que se adquieren</w:t></w:r></w:hyperlink><w:ins w:id="10" w:author="Unknown Author" w:date="2026-10-30T04:17:53Z"><w:r><w:rPr><w:rStyle w:val="ListLabel1"/></w:rPr><w:t xml:space="preserve"> con recursos del SGR</w:t></w:r></w:ins><w:r><w:rPr><w:rStyle w:val="ListLabel1"/></w:rPr><w:tab/></w:r><w:r><w:rPr><w:rStyle w:val="ListLabel1"/></w:rPr><w:fldChar w:fldCharType="begin"></w:fldChar></w:r><w:r><w:rPr><w:rStyle w:val="ListLabel1"/></w:rPr><w:instrText xml:space="preserve"> PAGEREF rot_Tabla_7_4 \h </w:instrText></w:r><w:r><w:rPr><w:rStyle w:val="ListLabel1"/></w:rPr><w:fldChar w:fldCharType="separate"/></w:r><w:r><w:rPr><w:rStyle w:val="ListLabel1"/></w:rPr><w:t>69</w:t></w:r><w:r><w:rPr><w:rStyle w:val="ListLabel1"/></w:rPr><w:fldChar w:fldCharType="end"/></w:r></w:p><w:p><w:pPr><w:pStyle w:val="Indice"/><w:tabs><w:tab w:val="clear" w:pos="720"/><w:tab w:val="right" w:pos="9974" w:leader="dot"/></w:tabs><w:spacing w:before="40" w:after="40"/><w:ind w:hanging="1134" w:left="1134"/><w:rPr></w:rPr></w:pPr><w:hyperlink w:anchor="rot_Tabla_8_1"><w:r><w:rPr><w:rStyle w:val="ListLabel1"/></w:rPr><w:t>Tabla 8.1. Respuesta del proyecto a los alcances temáticos 5.1.1 y 5.1.2 de los términos de referencia</w:t><w:tab/></w:r><w:r><w:rPr><w:rStyle w:val="ListLabel1"/></w:rPr><w:fldChar w:fldCharType="begin"></w:fldChar></w:r><w:r><w:rPr><w:rStyle w:val="ListLabel1"/></w:rPr><w:instrText xml:space="preserve"> PAGEREF rot_Tabla_8_1 \h </w:instrText></w:r><w:r><w:rPr><w:rStyle w:val="ListLabel1"/></w:rPr><w:fldChar w:fldCharType="separate"/></w:r><w:r><w:rPr><w:rStyle w:val="ListLabel1"/></w:rPr><w:t>75</w:t></w:r><w:r><w:rPr><w:rStyle w:val="ListLabel1"/></w:rPr><w:fldChar w:fldCharType="end"/></w:r></w:hyperlink></w:p><w:p><w:pPr><w:pStyle w:val="Indice"/><w:tabs><w:tab w:val="clear" w:pos="720"/><w:tab w:val="right" w:pos="9974" w:leader="dot"/></w:tabs><w:spacing w:before="40" w:after="40"/><w:ind w:hanging="1134" w:left="1134"/><w:rPr></w:rPr></w:pPr><w:hyperlink w:anchor="rot_Tabla_8_2"><w:r><w:rPr><w:rStyle w:val="ListLabel1"/></w:rPr><w:t xml:space="preserve">Tabla 8.2. Articulación de cada </w:t></w:r><w:ins w:id="11" w:author="Unknown Author" w:date="2026-10-30T04:17:53Z"><w:r><w:rPr><w:rStyle w:val="ListLabel1"/></w:rPr><w:t>municipio</w:t></w:r></w:ins></w:hyperlink><w:hyperlink w:anchor="rot_Tabla_8_2"><w:del w:id="12" w:author="Unknown Author" w:date="2026-10-30T04:17:53Z"><w:r><w:rPr><w:rStyle w:val="ListLabel1"/></w:rPr><w:delText>departamento</w:delText></w:r></w:del></w:hyperlink><w:hyperlink w:anchor="rot_Tabla_8_2"><w:r><w:rPr><w:rStyle w:val="ListLabel1"/></w:rPr><w:t xml:space="preserve"> con la demanda territorial y el proyecto</w:t><w:tab/></w:r></w:hyperlink><w:r><w:rPr><w:rStyle w:val="ListLabel1"/></w:rPr><w:fldChar w:fldCharType="begin"></w:fldChar></w:r><w:r><w:rPr><w:rStyle w:val="ListLabel1"/></w:rPr><w:instrText xml:space="preserve"> PAGEREF rot_Tabla_8_2 \h </w:instrText></w:r><w:r><w:rPr><w:rStyle w:val="ListLabel1"/></w:rPr><w:fldChar w:fldCharType="separate"/></w:r><w:r><w:rPr><w:rStyle w:val="ListLabel1"/></w:rPr><w:t>78</w:t></w:r><w:r><w:rPr><w:rStyle w:val="ListLabel1"/></w:rPr><w:fldChar w:fldCharType="end"/></w:r></w:p><w:p><w:pPr><w:pStyle w:val="Indice"/><w:tabs><w:tab w:val="clear" w:pos="720"/><w:tab w:val="right" w:pos="9974" w:leader="dot"/></w:tabs><w:spacing w:before="40" w:after="40"/><w:ind w:hanging="1134" w:left="1134"/><w:rPr></w:rPr></w:pPr><w:hyperlink w:anchor="rot_Tabla_8_3"><w:r><w:rPr><w:rStyle w:val="ListLabel1"/></w:rPr><w:t xml:space="preserve">Tabla 8.3. Matriz de trazabilidad territorial por </w:t></w:r><w:ins w:id="13" w:author="Unknown Author" w:date="2026-10-30T04:17:53Z"><w:r><w:rPr><w:rStyle w:val="ListLabel1"/></w:rPr><w:t>municipio</w:t></w:r></w:ins></w:hyperlink><w:hyperlink w:anchor="rot_Tabla_8_3"><w:del w:id="14" w:author="Unknown Author" w:date="2026-10-30T04:17:53Z"><w:r><w:rPr><w:rStyle w:val="ListLabel1"/></w:rPr><w:delText>departamento</w:delText></w:r></w:del></w:hyperlink><w:hyperlink w:anchor="rot_Tabla_8_3"><w:r><w:rPr><w:rStyle w:val="ListLabel1"/></w:rPr><w:tab/></w:r></w:hyperlink><w:r><w:rPr><w:rStyle w:val="ListLabel1"/></w:rPr><w:fldChar w:fldCharType="begin"></w:fldChar></w:r><w:r><w:rPr><w:rStyle w:val="ListLabel1"/></w:rPr><w:instrText xml:space="preserve"> PAGEREF rot_Tabla_8_3 \h </w:instrText></w:r><w:r><w:rPr><w:rStyle w:val="ListLabel1"/></w:rPr><w:fldChar w:fldCharType="separate"/></w:r><w:r><w:rPr><w:rStyle w:val="ListLabel1"/></w:rPr><w:t>80</w:t></w:r><w:r><w:rPr><w:rStyle w:val="ListLabel1"/></w:rPr><w:fldChar w:fldCharType="end"/></w:r></w:p><w:p><w:pPr><w:pStyle w:val="Indice"/><w:tabs><w:tab w:val="clear" w:pos="720"/><w:tab w:val="right" w:pos="9974" w:leader="dot"/></w:tabs><w:spacing w:before="40" w:after="40"/><w:ind w:hanging="1134" w:left="1134"/><w:rPr></w:rPr></w:pPr><w:hyperlink w:anchor="rot_Tabla_9_1"><w:r><w:rPr><w:rStyle w:val="ListLabel1"/></w:rPr><w:t>Tabla 9.1. Síntesis de las teorías aplicables al proyecto y de las decisiones de diseño que originan</w:t><w:tab/></w:r><w:r><w:rPr><w:rStyle w:val="ListLabel1"/></w:rPr><w:fldChar w:fldCharType="begin"></w:fldChar></w:r><w:r><w:rPr><w:rStyle w:val="ListLabel1"/></w:rPr><w:instrText xml:space="preserve"> PAGEREF rot_Tabla_9_1 \h </w:instrText></w:r><w:r><w:rPr><w:rStyle w:val="ListLabel1"/></w:rPr><w:fldChar w:fldCharType="separate"/></w:r><w:r><w:rPr><w:rStyle w:val="ListLabel1"/></w:rPr><w:t>88</w:t></w:r><w:r><w:rPr><w:rStyle w:val="ListLabel1"/></w:rPr><w:fldChar w:fldCharType="end"/></w:r></w:hyperlink></w:p><w:p><w:pPr><w:pStyle w:val="Indice"/><w:tabs><w:tab w:val="clear" w:pos="720"/><w:tab w:val="right" w:pos="9974" w:leader="dot"/></w:tabs><w:spacing w:before="40" w:after="40"/><w:ind w:hanging="1134" w:left="1134"/><w:rPr></w:rPr></w:pPr><w:hyperlink w:anchor="rot_Tabla_9_2"><w:r><w:rPr><w:rStyle w:val="ListLabel1"/></w:rPr><w:t>Tabla 9.2. Conceptos operativos del proyecto, definición y fuente</w:t><w:tab/></w:r><w:r><w:rPr><w:rStyle w:val="ListLabel1"/></w:rPr><w:fldChar w:fldCharType="begin"></w:fldChar></w:r><w:r><w:rPr><w:rStyle w:val="ListLabel1"/></w:rPr><w:instrText xml:space="preserve"> PAGEREF rot_Tabla_9_2 \h </w:instrText></w:r><w:r><w:rPr><w:rStyle w:val="ListLabel1"/></w:rPr><w:fldChar w:fldCharType="separate"/></w:r><w:r><w:rPr><w:rStyle w:val="ListLabel1"/></w:rPr><w:t>91</w:t></w:r><w:r><w:rPr><w:rStyle w:val="ListLabel1"/></w:rPr><w:fldChar w:fldCharType="end"/></w:r></w:hyperlink></w:p><w:p><w:pPr><w:pStyle w:val="Indice"/><w:tabs><w:tab w:val="clear" w:pos="720"/><w:tab w:val="right" w:pos="9974" w:leader="dot"/></w:tabs><w:spacing w:before="40" w:after="40"/><w:ind w:hanging="1134" w:left="1134"/><w:rPr></w:rPr></w:pPr><w:hyperlink w:anchor="rot_Tabla_9_3"><w:r><w:rPr><w:rStyle w:val="ListLabel1"/></w:rPr><w:t>Tabla 9.3. Reglas de decisión de las compuertas del proyecto</w:t><w:tab/></w:r><w:r><w:rPr><w:rStyle w:val="ListLabel1"/></w:rPr><w:fldChar w:fldCharType="begin"></w:fldChar></w:r><w:r><w:rPr><w:rStyle w:val="ListLabel1"/></w:rPr><w:instrText xml:space="preserve"> PAGEREF rot_Tabla_9_3 \h </w:instrText></w:r><w:r><w:rPr><w:rStyle w:val="ListLabel1"/></w:rPr><w:fldChar w:fldCharType="separate"/></w:r><w:r><w:rPr><w:rStyle w:val="ListLabel1"/></w:rPr><w:t>93</w:t></w:r><w:r><w:rPr><w:rStyle w:val="ListLabel1"/></w:rPr><w:fldChar w:fldCharType="end"/></w:r></w:hyperlink></w:p><w:p><w:pPr><w:pStyle w:val="Indice"/><w:tabs><w:tab w:val="clear" w:pos="720"/><w:tab w:val="right" w:pos="9974" w:leader="dot"/></w:tabs><w:spacing w:before="40" w:after="40"/><w:ind w:hanging="1134" w:left="1134"/><w:rPr></w:rPr></w:pPr><w:hyperlink w:anchor="rot_Tabla_9_4"><w:r><w:rPr><w:rStyle w:val="ListLabel1"/></w:rPr><w:t>Tabla 9.4. Marco normativo aplicable al proyecto, función y dato pendiente</w:t><w:tab/></w:r><w:r><w:rPr><w:rStyle w:val="ListLabel1"/></w:rPr><w:fldChar w:fldCharType="begin"></w:fldChar></w:r><w:r><w:rPr><w:rStyle w:val="ListLabel1"/></w:rPr><w:instrText xml:space="preserve"> PAGEREF rot_Tabla_9_4 \h </w:instrText></w:r><w:r><w:rPr><w:rStyle w:val="ListLabel1"/></w:rPr><w:fldChar w:fldCharType="separate"/></w:r><w:r><w:rPr><w:rStyle w:val="ListLabel1"/></w:rPr><w:t>97</w:t></w:r><w:r><w:rPr><w:rStyle w:val="ListLabel1"/></w:rPr><w:fldChar w:fldCharType="end"/></w:r></w:hyperlink></w:p><w:p><w:pPr><w:pStyle w:val="Indice"/><w:tabs><w:tab w:val="clear" w:pos="720"/><w:tab w:val="right" w:pos="9974" w:leader="dot"/></w:tabs><w:spacing w:before="40" w:after="40"/><w:ind w:hanging="1134" w:left="1134"/><w:rPr></w:rPr></w:pPr><w:hyperlink w:anchor="rot_Tabla_10_1"><w:r><w:rPr><w:rStyle w:val="ListLabel1"/></w:rPr><w:t>Tabla 10.1. Rol, contrapartida y beneficio de cada integrante de la alianza</w:t><w:tab/></w:r><w:r><w:rPr><w:rStyle w:val="ListLabel1"/></w:rPr><w:fldChar w:fldCharType="begin"></w:fldChar></w:r><w:r><w:rPr><w:rStyle w:val="ListLabel1"/></w:rPr><w:instrText xml:space="preserve"> PAGEREF rot_Tabla_10_1 \h </w:instrText></w:r><w:r><w:rPr><w:rStyle w:val="ListLabel1"/></w:rPr><w:fldChar w:fldCharType="separate"/></w:r><w:r><w:rPr><w:rStyle w:val="ListLabel1"/></w:rPr><w:t>101</w:t></w:r><w:r><w:rPr><w:rStyle w:val="ListLabel1"/></w:rPr><w:fldChar w:fldCharType="end"/></w:r></w:hyperlink></w:p><w:p><w:pPr><w:pStyle w:val="Indice"/><w:tabs><w:tab w:val="clear" w:pos="720"/><w:tab w:val="right" w:pos="9974" w:leader="dot"/></w:tabs><w:spacing w:before="40" w:after="40"/><w:ind w:hanging="1134" w:left="1134"/><w:rPr></w:rPr></w:pPr><w:hyperlink w:anchor="rot_Tabla_10_2"><w:r><w:rPr><w:rStyle w:val="ListLabel1"/></w:rPr><w:t>Tabla 10.2. Participantes del proyecto con su posición, sus intereses y su contribución</w:t><w:tab/></w:r><w:r><w:rPr><w:rStyle w:val="ListLabel1"/></w:rPr><w:fldChar w:fldCharType="begin"></w:fldChar></w:r><w:r><w:rPr><w:rStyle w:val="ListLabel1"/></w:rPr><w:instrText xml:space="preserve"> PAGEREF rot_Tabla_10_2 \h </w:instrText></w:r><w:r><w:rPr><w:rStyle w:val="ListLabel1"/></w:rPr><w:fldChar w:fldCharType="separate"/></w:r><w:r><w:rPr><w:rStyle w:val="ListLabel1"/></w:rPr><w:t>105</w:t></w:r><w:r><w:rPr><w:rStyle w:val="ListLabel1"/></w:rPr><w:fldChar w:fldCharType="end"/></w:r></w:hyperlink></w:p><w:p><w:pPr><w:pStyle w:val="Indice"/><w:tabs><w:tab w:val="clear" w:pos="720"/><w:tab w:val="right" w:pos="9974" w:leader="dot"/></w:tabs><w:spacing w:before="40" w:after="40"/><w:ind w:hanging="1134" w:left="1134"/><w:rPr></w:rPr></w:pPr><w:hyperlink w:anchor="rot_Tabla_10_3"><w:r><w:rPr><w:rStyle w:val="ListLabel1"/></w:rPr><w:t>Tabla 10.3. Posiciones de oposición y de perjuicio inferidas, con su fundamento y su gestión</w:t><w:tab/></w:r><w:r><w:rPr><w:rStyle w:val="ListLabel1"/></w:rPr><w:fldChar w:fldCharType="begin"></w:fldChar></w:r><w:r><w:rPr><w:rStyle w:val="ListLabel1"/></w:rPr><w:instrText xml:space="preserve"> PAGEREF rot_Tabla_10_3 \h </w:instrText></w:r><w:r><w:rPr><w:rStyle w:val="ListLabel1"/></w:rPr><w:fldChar w:fldCharType="separate"/></w:r><w:r><w:rPr><w:rStyle w:val="ListLabel1"/></w:rPr><w:t>113</w:t></w:r><w:r><w:rPr><w:rStyle w:val="ListLabel1"/></w:rPr><w:fldChar w:fldCharType="end"/></w:r></w:hyperlink></w:p><w:p><w:pPr><w:pStyle w:val="Indice"/><w:tabs><w:tab w:val="clear" w:pos="720"/><w:tab w:val="right" w:pos="9974" w:leader="dot"/></w:tabs><w:spacing w:before="40" w:after="40"/><w:ind w:hanging="1134" w:left="1134"/><w:rPr></w:rPr></w:pPr><w:hyperlink w:anchor="rot_Tabla_10_4"><w:r><w:rPr><w:rStyle w:val="ListLabel1"/></w:rPr><w:t>Tabla 10.4. Poder, interés y cuadrante de los 19 interesados del proyecto</w:t><w:tab/></w:r><w:r><w:rPr><w:rStyle w:val="ListLabel1"/></w:rPr><w:fldChar w:fldCharType="begin"></w:fldChar></w:r><w:r><w:rPr><w:rStyle w:val="ListLabel1"/></w:rPr><w:instrText xml:space="preserve"> PAGEREF rot_Tabla_10_4 \h </w:instrText></w:r><w:r><w:rPr><w:rStyle w:val="ListLabel1"/></w:rPr><w:fldChar w:fldCharType="separate"/></w:r><w:r><w:rPr><w:rStyle w:val="ListLabel1"/></w:rPr><w:t>115</w:t></w:r><w:r><w:rPr><w:rStyle w:val="ListLabel1"/></w:rPr><w:fldChar w:fldCharType="end"/></w:r></w:hyperlink></w:p><w:p><w:pPr><w:pStyle w:val="Indice"/><w:tabs><w:tab w:val="clear" w:pos="720"/><w:tab w:val="right" w:pos="9974" w:leader="dot"/></w:tabs><w:spacing w:before="40" w:after="40"/><w:ind w:hanging="1134" w:left="1134"/><w:rPr></w:rPr></w:pPr><w:hyperlink w:anchor="rot_Tabla_10_5"><w:r><w:rPr><w:rStyle w:val="ListLabel1"/></w:rPr><w:t>Tabla 10.5. Estrategia de gestión por cuadrante, con canal, frecuencia y responsable</w:t><w:tab/></w:r><w:r><w:rPr><w:rStyle w:val="ListLabel1"/></w:rPr><w:fldChar w:fldCharType="begin"></w:fldChar></w:r><w:r><w:rPr><w:rStyle w:val="ListLabel1"/></w:rPr><w:instrText xml:space="preserve"> PAGEREF rot_Tabla_10_5 \h </w:instrText></w:r><w:r><w:rPr><w:rStyle w:val="ListLabel1"/></w:rPr><w:fldChar w:fldCharType="separate"/></w:r><w:r><w:rPr><w:rStyle w:val="ListLabel1"/></w:rPr><w:t>119</w:t></w:r><w:r><w:rPr><w:rStyle w:val="ListLabel1"/></w:rPr><w:fldChar w:fldCharType="end"/></w:r></w:hyperlink></w:p><w:p><w:pPr><w:pStyle w:val="Indice"/><w:tabs><w:tab w:val="clear" w:pos="720"/><w:tab w:val="right" w:pos="9974" w:leader="dot"/></w:tabs><w:spacing w:before="40" w:after="40"/><w:ind w:hanging="1134" w:left="1134"/><w:rPr></w:rPr></w:pPr><w:hyperlink w:anchor="rot_Tabla_11_1"><w:r><w:rPr><w:rStyle w:val="ListLabel1"/></w:rPr><w:t>Tabla 11.1. Variables de la población afectada, fuente de validación y estado del dato</w:t><w:tab/></w:r><w:r><w:rPr><w:rStyle w:val="ListLabel1"/></w:rPr><w:fldChar w:fldCharType="begin"></w:fldChar></w:r><w:r><w:rPr><w:rStyle w:val="ListLabel1"/></w:rPr><w:instrText xml:space="preserve"> PAGEREF rot_Tabla_11_1 \h </w:instrText></w:r><w:r><w:rPr><w:rStyle w:val="ListLabel1"/></w:rPr><w:fldChar w:fldCharType="separate"/></w:r><w:r><w:rPr><w:rStyle w:val="ListLabel1"/></w:rPr><w:t>121</w:t></w:r><w:r><w:rPr><w:rStyle w:val="ListLabel1"/></w:rPr><w:fldChar w:fldCharType="end"/></w:r></w:hyperlink></w:p><w:p><w:pPr><w:pStyle w:val="Indice"/><w:tabs><w:tab w:val="clear" w:pos="720"/><w:tab w:val="right" w:pos="9974" w:leader="dot"/></w:tabs><w:spacing w:before="40" w:after="40"/><w:ind w:hanging="1134" w:left="1134"/><w:rPr></w:rPr></w:pPr><w:hyperlink w:anchor="rot_Tabla_11_2"><w:r><w:rPr><w:rStyle w:val="ListLabel1"/></w:rPr><w:t>Tabla 11.2. Población objetivo por grupo, cantidad, naturaleza del dato y actividad que la atiende</w:t><w:tab/></w:r><w:r><w:rPr><w:rStyle w:val="ListLabel1"/></w:rPr><w:fldChar w:fldCharType="begin"></w:fldChar></w:r><w:r><w:rPr><w:rStyle w:val="ListLabel1"/></w:rPr><w:instrText xml:space="preserve"> PAGEREF rot_Tabla_11_2 \h </w:instrText></w:r><w:r><w:rPr><w:rStyle w:val="ListLabel1"/></w:rPr><w:fldChar w:fldCharType="separate"/></w:r><w:r><w:rPr><w:rStyle w:val="ListLabel1"/></w:rPr><w:t>124</w:t></w:r><w:r><w:rPr><w:rStyle w:val="ListLabel1"/></w:rPr><w:fldChar w:fldCharType="end"/></w:r></w:hyperlink></w:p><w:p><w:pPr><w:pStyle w:val="Indice"/><w:tabs><w:tab w:val="clear" w:pos="720"/><w:tab w:val="right" w:pos="9974" w:leader="dot"/></w:tabs><w:spacing w:before="40" w:after="40"/><w:ind w:hanging="1134" w:left="1134"/><w:rPr></w:rPr></w:pPr><w:hyperlink w:anchor="rot_Tabla_11_3"><w:r><w:rPr><w:rStyle w:val="ListLabel1"/></w:rPr><w:t>Tabla 11.3. Actores diferenciales para el cambio, actividad en la cadena de valor, valor de la actividad y participación</w:t><w:tab/></w:r><w:r><w:rPr><w:rStyle w:val="ListLabel1"/></w:rPr><w:fldChar w:fldCharType="begin"></w:fldChar></w:r><w:r><w:rPr><w:rStyle w:val="ListLabel1"/></w:rPr><w:instrText xml:space="preserve"> PAGEREF rot_Tabla_11_3 \h </w:instrText></w:r><w:r><w:rPr><w:rStyle w:val="ListLabel1"/></w:rPr><w:fldChar w:fldCharType="separate"/></w:r><w:r><w:rPr><w:rStyle w:val="ListLabel1"/></w:rPr><w:t>127</w:t></w:r><w:r><w:rPr><w:rStyle w:val="ListLabel1"/></w:rPr><w:fldChar w:fldCharType="end"/></w:r></w:hyperlink></w:p><w:p><w:pPr><w:pStyle w:val="Indice"/><w:tabs><w:tab w:val="clear" w:pos="720"/><w:tab w:val="right" w:pos="9974" w:leader="dot"/></w:tabs><w:spacing w:before="40" w:after="40"/><w:ind w:hanging="1134" w:left="1134"/><w:rPr></w:rPr></w:pPr><w:hyperlink w:anchor="rot_Tabla_11_4"><w:r><w:rPr><w:rStyle w:val="ListLabel1"/></w:rPr><w:t>Tabla 11.4. Medidas afirmativas de selección del equipo, con aplicación, responsable y evidencia</w:t><w:tab/></w:r><w:r><w:rPr><w:rStyle w:val="ListLabel1"/></w:rPr><w:fldChar w:fldCharType="begin"></w:fldChar></w:r><w:r><w:rPr><w:rStyle w:val="ListLabel1"/></w:rPr><w:instrText xml:space="preserve"> PAGEREF rot_Tabla_11_4 \h </w:instrText></w:r><w:r><w:rPr><w:rStyle w:val="ListLabel1"/></w:rPr><w:fldChar w:fldCharType="separate"/></w:r><w:r><w:rPr><w:rStyle w:val="ListLabel1"/></w:rPr><w:t>133</w:t></w:r><w:r><w:rPr><w:rStyle w:val="ListLabel1"/></w:rPr><w:fldChar w:fldCharType="end"/></w:r></w:hyperlink></w:p><w:p><w:pPr><w:pStyle w:val="Indice"/><w:tabs><w:tab w:val="clear" w:pos="720"/><w:tab w:val="right" w:pos="9974" w:leader="dot"/></w:tabs><w:spacing w:before="40" w:after="40"/><w:ind w:hanging="1134" w:left="1134"/><w:rPr></w:rPr></w:pPr><w:hyperlink w:anchor="rot_Tabla_12_1"><w:r><w:rPr><w:rStyle w:val="ListLabel1"/></w:rPr><w:t>Tabla 12.1. Indicadores que miden el cumplimiento del objetivo general</w:t><w:tab/></w:r><w:r><w:rPr><w:rStyle w:val="ListLabel1"/></w:rPr><w:fldChar w:fldCharType="begin"></w:fldChar></w:r><w:r><w:rPr><w:rStyle w:val="ListLabel1"/></w:rPr><w:instrText xml:space="preserve"> PAGEREF rot_Tabla_12_1 \h </w:instrText></w:r><w:r><w:rPr><w:rStyle w:val="ListLabel1"/></w:rPr><w:fldChar w:fldCharType="separate"/></w:r><w:r><w:rPr><w:rStyle w:val="ListLabel1"/></w:rPr><w:t>135</w:t></w:r><w:r><w:rPr><w:rStyle w:val="ListLabel1"/></w:rPr><w:fldChar w:fldCharType="end"/></w:r></w:hyperlink></w:p><w:p><w:pPr><w:pStyle w:val="Indice"/><w:tabs><w:tab w:val="clear" w:pos="720"/><w:tab w:val="right" w:pos="9974" w:leader="dot"/></w:tabs><w:spacing w:before="40" w:after="40"/><w:ind w:hanging="1134" w:left="1134"/><w:rPr></w:rPr></w:pPr><w:hyperlink w:anchor="rot_Tabla_12_2"><w:r><w:rPr><w:rStyle w:val="ListLabel1"/></w:rPr><w:t>Tabla 12.2. Trazabilidad entre las causas del problema, los objetivos específicos y los indicadores</w:t><w:tab/></w:r><w:r><w:rPr><w:rStyle w:val="ListLabel1"/></w:rPr><w:fldChar w:fldCharType="begin"></w:fldChar></w:r><w:r><w:rPr><w:rStyle w:val="ListLabel1"/></w:rPr><w:instrText xml:space="preserve"> PAGEREF rot_Tabla_12_2 \h </w:instrText></w:r><w:r><w:rPr><w:rStyle w:val="ListLabel1"/></w:rPr><w:fldChar w:fldCharType="separate"/></w:r><w:r><w:rPr><w:rStyle w:val="ListLabel1"/></w:rPr><w:t>138</w:t></w:r><w:r><w:rPr><w:rStyle w:val="ListLabel1"/></w:rPr><w:fldChar w:fldCharType="end"/></w:r></w:hyperlink></w:p><w:p><w:pPr><w:pStyle w:val="Indice"/><w:tabs><w:tab w:val="clear" w:pos="720"/><w:tab w:val="right" w:pos="9974" w:leader="dot"/></w:tabs><w:spacing w:before="40" w:after="40"/><w:ind w:hanging="1134" w:left="1134"/><w:rPr></w:rPr></w:pPr><w:hyperlink w:anchor="rot_Tabla_12_3"><w:r><w:rPr><w:rStyle w:val="ListLabel1"/></w:rPr><w:t>Tabla 12.3. Árbol de objetivos del proyecto por niveles</w:t><w:tab/></w:r><w:r><w:rPr><w:rStyle w:val="ListLabel1"/></w:rPr><w:fldChar w:fldCharType="begin"></w:fldChar></w:r><w:r><w:rPr><w:rStyle w:val="ListLabel1"/></w:rPr><w:instrText xml:space="preserve"> PAGEREF rot_Tabla_12_3 \h </w:instrText></w:r><w:r><w:rPr><w:rStyle w:val="ListLabel1"/></w:rPr><w:fldChar w:fldCharType="separate"/></w:r><w:r><w:rPr><w:rStyle w:val="ListLabel1"/></w:rPr><w:t>140</w:t></w:r><w:r><w:rPr><w:rStyle w:val="ListLabel1"/></w:rPr><w:fldChar w:fldCharType="end"/></w:r></w:hyperlink></w:p><w:p><w:pPr><w:pStyle w:val="Indice"/><w:tabs><w:tab w:val="clear" w:pos="720"/><w:tab w:val="right" w:pos="9974" w:leader="dot"/></w:tabs><w:spacing w:before="40" w:after="40"/><w:ind w:hanging="1134" w:left="1134"/><w:rPr></w:rPr></w:pPr><w:hyperlink w:anchor="rot_Tabla_13_1"><w:r><w:rPr><w:rStyle w:val="ListLabel1"/></w:rPr><w:t>Tabla 13.1. Alternativas analizadas, evaluación de costo-eficiencia y justificación</w:t><w:tab/></w:r><w:r><w:rPr><w:rStyle w:val="ListLabel1"/></w:rPr><w:fldChar w:fldCharType="begin"></w:fldChar></w:r><w:r><w:rPr><w:rStyle w:val="ListLabel1"/></w:rPr><w:instrText xml:space="preserve"> PAGEREF rot_Tabla_13_1 \h </w:instrText></w:r><w:r><w:rPr><w:rStyle w:val="ListLabel1"/></w:rPr><w:fldChar w:fldCharType="separate"/></w:r><w:r><w:rPr><w:rStyle w:val="ListLabel1"/></w:rPr><w:t>145</w:t></w:r><w:r><w:rPr><w:rStyle w:val="ListLabel1"/></w:rPr><w:fldChar w:fldCharType="end"/></w:r></w:hyperlink></w:p><w:p><w:pPr><w:pStyle w:val="Indice"/><w:tabs><w:tab w:val="clear" w:pos="720"/><w:tab w:val="right" w:pos="9974" w:leader="dot"/></w:tabs><w:spacing w:before="40" w:after="40"/><w:ind w:hanging="1134" w:left="1134"/><w:rPr></w:rPr></w:pPr><w:hyperlink w:anchor="rot_Tabla_13_2"><w:r><w:rPr><w:rStyle w:val="ListLabel1"/></w:rPr><w:t>Tabla 13.2. Criterios de decisión, pesos y puntajes de las cuatro alternativas</w:t><w:tab/></w:r><w:r><w:rPr><w:rStyle w:val="ListLabel1"/></w:rPr><w:fldChar w:fldCharType="begin"></w:fldChar></w:r><w:r><w:rPr><w:rStyle w:val="ListLabel1"/></w:rPr><w:instrText xml:space="preserve"> PAGEREF rot_Tabla_13_2 \h </w:instrText></w:r><w:r><w:rPr><w:rStyle w:val="ListLabel1"/></w:rPr><w:fldChar w:fldCharType="separate"/></w:r><w:r><w:rPr><w:rStyle w:val="ListLabel1"/></w:rPr><w:t>146</w:t></w:r><w:r><w:rPr><w:rStyle w:val="ListLabel1"/></w:rPr><w:fldChar w:fldCharType="end"/></w:r></w:hyperlink></w:p><w:p><w:pPr><w:pStyle w:val="Indice"/><w:tabs><w:tab w:val="clear" w:pos="720"/><w:tab w:val="right" w:pos="9974" w:leader="dot"/></w:tabs><w:spacing w:before="40" w:after="40"/><w:ind w:hanging="1134" w:left="1134"/><w:rPr></w:rPr></w:pPr><w:hyperlink w:anchor="rot_Tabla_13_3"><w:r><w:rPr><w:rStyle w:val="ListLabel1"/></w:rPr><w:t>Tabla 13.3. Umbrales de desempeño que verifican la alternativa seleccionada</w:t><w:tab/></w:r><w:r><w:rPr><w:rStyle w:val="ListLabel1"/></w:rPr><w:fldChar w:fldCharType="begin"></w:fldChar></w:r><w:r><w:rPr><w:rStyle w:val="ListLabel1"/></w:rPr><w:instrText xml:space="preserve"> PAGEREF rot_Tabla_13_3 \h </w:instrText></w:r><w:r><w:rPr><w:rStyle w:val="ListLabel1"/></w:rPr><w:fldChar w:fldCharType="separate"/></w:r><w:r><w:rPr><w:rStyle w:val="ListLabel1"/></w:rPr><w:t>149</w:t></w:r><w:r><w:rPr><w:rStyle w:val="ListLabel1"/></w:rPr><w:fldChar w:fldCharType="end"/></w:r></w:hyperlink></w:p><w:p><w:pPr><w:pStyle w:val="Indice"/><w:tabs><w:tab w:val="clear" w:pos="720"/><w:tab w:val="right" w:pos="9974" w:leader="dot"/></w:tabs><w:spacing w:before="40" w:after="40"/><w:ind w:hanging="1134" w:left="1134"/><w:rPr></w:rPr></w:pPr><w:hyperlink w:anchor="rot_Tabla_13_4"><w:r><w:rPr><w:rStyle w:val="ListLabel1"/></w:rPr><w:t>Tabla 13.4. Evidencias técnicas del nivel de madurez de entrada (TRL 4)</w:t><w:tab/></w:r><w:r><w:rPr><w:rStyle w:val="ListLabel1"/></w:rPr><w:fldChar w:fldCharType="begin"></w:fldChar></w:r><w:r><w:rPr><w:rStyle w:val="ListLabel1"/></w:rPr><w:instrText xml:space="preserve"> PAGEREF rot_Tabla_13_4 \h </w:instrText></w:r><w:r><w:rPr><w:rStyle w:val="ListLabel1"/></w:rPr><w:fldChar w:fldCharType="separate"/></w:r><w:r><w:rPr><w:rStyle w:val="ListLabel1"/></w:rPr><w:t>151</w:t></w:r><w:r><w:rPr><w:rStyle w:val="ListLabel1"/></w:rPr><w:fldChar w:fldCharType="end"/></w:r></w:hyperlink></w:p><w:p><w:pPr><w:pStyle w:val="Indice"/><w:tabs><w:tab w:val="clear" w:pos="720"/><w:tab w:val="right" w:pos="9974" w:leader="dot"/></w:tabs><w:spacing w:before="40" w:after="40"/><w:ind w:hanging="1134" w:left="1134"/><w:rPr></w:rPr></w:pPr><w:hyperlink w:anchor="rot_Tabla_13_5"><w:r><w:rPr><w:rStyle w:val="ListLabel1"/></w:rPr><w:t>Tabla 13.5. Ruta de madurez tecnológica de TRL 4 a TRL 8</w:t><w:tab/></w:r><w:r><w:rPr><w:rStyle w:val="ListLabel1"/></w:rPr><w:fldChar w:fldCharType="begin"></w:fldChar></w:r><w:r><w:rPr><w:rStyle w:val="ListLabel1"/></w:rPr><w:instrText xml:space="preserve"> PAGEREF rot_Tabla_13_5 \h </w:instrText></w:r><w:r><w:rPr><w:rStyle w:val="ListLabel1"/></w:rPr><w:fldChar w:fldCharType="separate"/></w:r><w:r><w:rPr><w:rStyle w:val="ListLabel1"/></w:rPr><w:t>152</w:t></w:r><w:r><w:rPr><w:rStyle w:val="ListLabel1"/></w:rPr><w:fldChar w:fldCharType="end"/></w:r></w:hyperlink></w:p><w:p><w:pPr><w:pStyle w:val="Indice"/><w:tabs><w:tab w:val="clear" w:pos="720"/><w:tab w:val="right" w:pos="9974" w:leader="dot"/></w:tabs><w:spacing w:before="40" w:after="40"/><w:ind w:hanging="1134" w:left="1134"/><w:rPr></w:rPr></w:pPr><w:hyperlink w:anchor="rot_Tabla_13_6"><w:r><w:rPr><w:rStyle w:val="ListLabel1"/></w:rPr><w:t>Tabla 13.6. Ruta de madurez tecnológica del gemelo predictivo de demolición, de TRL 3 a TRL 6</w:t><w:tab/></w:r><w:r><w:rPr><w:rStyle w:val="ListLabel1"/></w:rPr><w:fldChar w:fldCharType="begin"></w:fldChar></w:r><w:r><w:rPr><w:rStyle w:val="ListLabel1"/></w:rPr><w:instrText xml:space="preserve"> PAGEREF rot_Tabla_13_6 \h </w:instrText></w:r><w:r><w:rPr><w:rStyle w:val="ListLabel1"/></w:rPr><w:fldChar w:fldCharType="separate"/></w:r><w:r><w:rPr><w:rStyle w:val="ListLabel1"/></w:rPr><w:t>154</w:t></w:r><w:r><w:rPr><w:rStyle w:val="ListLabel1"/></w:rPr><w:fldChar w:fldCharType="end"/></w:r></w:hyperlink></w:p><w:p><w:pPr><w:pStyle w:val="Indice"/><w:tabs><w:tab w:val="clear" w:pos="720"/><w:tab w:val="right" w:pos="9974" w:leader="dot"/></w:tabs><w:spacing w:before="40" w:after="40"/><w:ind w:hanging="1134" w:left="1134"/><w:rPr></w:rPr></w:pPr><w:hyperlink w:anchor="rot_Tabla_13_7"><w:r><w:rPr><w:rStyle w:val="ListLabel1"/></w:rPr><w:t>Tabla 13.7. Alternativas para estimar la exposición antes de una demolición</w:t><w:tab/></w:r><w:r><w:rPr><w:rStyle w:val="ListLabel1"/></w:rPr><w:fldChar w:fldCharType="begin"></w:fldChar></w:r><w:r><w:rPr><w:rStyle w:val="ListLabel1"/></w:rPr><w:instrText xml:space="preserve"> PAGEREF rot_Tabla_13_7 \h </w:instrText></w:r><w:r><w:rPr><w:rStyle w:val="ListLabel1"/></w:rPr><w:fldChar w:fldCharType="separate"/></w:r><w:r><w:rPr><w:rStyle w:val="ListLabel1"/></w:rPr><w:t>154</w:t></w:r><w:r><w:rPr><w:rStyle w:val="ListLabel1"/></w:rPr><w:fldChar w:fldCharType="end"/></w:r></w:hyperlink></w:p><w:p><w:pPr><w:pStyle w:val="Indice"/><w:tabs><w:tab w:val="clear" w:pos="720"/><w:tab w:val="right" w:pos="9974" w:leader="dot"/></w:tabs><w:spacing w:before="40" w:after="40"/><w:ind w:hanging="1134" w:left="1134"/><w:rPr></w:rPr></w:pPr><w:hyperlink w:anchor="rot_Tabla_14_1"><w:r><w:rPr><w:rStyle w:val="ListLabel1"/></w:rPr><w:t>Tabla 14.1. Componentes metodológicos obligatorios y su desarrollo en el proyecto</w:t><w:tab/></w:r><w:r><w:rPr><w:rStyle w:val="ListLabel1"/></w:rPr><w:fldChar w:fldCharType="begin"></w:fldChar></w:r><w:r><w:rPr><w:rStyle w:val="ListLabel1"/></w:rPr><w:instrText xml:space="preserve"> PAGEREF rot_Tabla_14_1 \h </w:instrText></w:r><w:r><w:rPr><w:rStyle w:val="ListLabel1"/></w:rPr><w:fldChar w:fldCharType="separate"/></w:r><w:r><w:rPr><w:rStyle w:val="ListLabel1"/></w:rPr><w:t>160</w:t></w:r><w:r><w:rPr><w:rStyle w:val="ListLabel1"/></w:rPr><w:fldChar w:fldCharType="end"/></w:r></w:hyperlink></w:p><w:p><w:pPr><w:pStyle w:val="Indice"/><w:tabs><w:tab w:val="clear" w:pos="720"/><w:tab w:val="right" w:pos="9974" w:leader="dot"/></w:tabs><w:spacing w:before="40" w:after="40"/><w:ind w:hanging="1134" w:left="1134"/><w:rPr></w:rPr></w:pPr><w:hyperlink w:anchor="rot_Tabla_14_2"><w:r><w:rPr><w:rStyle w:val="ListLabel1"/></w:rPr><w:t>Tabla 14.2. Integrantes de la alianza: naturaleza, objetivos, actividades, aporte y contrapartida</w:t><w:tab/></w:r><w:r><w:rPr><w:rStyle w:val="ListLabel1"/></w:rPr><w:fldChar w:fldCharType="begin"></w:fldChar></w:r><w:r><w:rPr><w:rStyle w:val="ListLabel1"/></w:rPr><w:instrText xml:space="preserve"> PAGEREF rot_Tabla_14_2 \h </w:instrText></w:r><w:r><w:rPr><w:rStyle w:val="ListLabel1"/></w:rPr><w:fldChar w:fldCharType="separate"/></w:r><w:r><w:rPr><w:rStyle w:val="ListLabel1"/></w:rPr><w:t>161</w:t></w:r><w:r><w:rPr><w:rStyle w:val="ListLabel1"/></w:rPr><w:fldChar w:fldCharType="end"/></w:r></w:hyperlink></w:p><w:p><w:pPr><w:pStyle w:val="Indice"/><w:tabs><w:tab w:val="clear" w:pos="720"/><w:tab w:val="right" w:pos="9974" w:leader="dot"/></w:tabs><w:spacing w:before="40" w:after="40"/><w:ind w:hanging="1134" w:left="1134"/><w:rPr></w:rPr></w:pPr><w:hyperlink w:anchor="rot_Tabla_14_3"><w:r><w:rPr><w:rStyle w:val="ListLabel1"/></w:rPr><w:t>Tabla 14.3. Roles de los integrantes de la alianza y de los actores de cambio por actividad</w:t><w:tab/></w:r><w:r><w:rPr><w:rStyle w:val="ListLabel1"/></w:rPr><w:fldChar w:fldCharType="begin"></w:fldChar></w:r><w:r><w:rPr><w:rStyle w:val="ListLabel1"/></w:rPr><w:instrText xml:space="preserve"> PAGEREF rot_Tabla_14_3 \h </w:instrText></w:r><w:r><w:rPr><w:rStyle w:val="ListLabel1"/></w:rPr><w:fldChar w:fldCharType="separate"/></w:r><w:r><w:rPr><w:rStyle w:val="ListLabel1"/></w:rPr><w:t>163</w:t></w:r><w:r><w:rPr><w:rStyle w:val="ListLabel1"/></w:rPr><w:fldChar w:fldCharType="end"/></w:r></w:hyperlink></w:p><w:p><w:pPr><w:pStyle w:val="Indice"/><w:tabs><w:tab w:val="clear" w:pos="720"/><w:tab w:val="right" w:pos="9974" w:leader="dot"/></w:tabs><w:spacing w:before="40" w:after="40"/><w:ind w:hanging="1134" w:left="1134"/><w:rPr></w:rPr></w:pPr><w:hyperlink w:anchor="rot_Tabla_14_4"><w:r><w:rPr><w:rStyle w:val="ListLabel1"/></w:rPr><w:t>Tabla 14.4. Modelos candidatos de corrección y criterio de parsimonia</w:t><w:tab/></w:r><w:r><w:rPr><w:rStyle w:val="ListLabel1"/></w:rPr><w:fldChar w:fldCharType="begin"></w:fldChar></w:r><w:r><w:rPr><w:rStyle w:val="ListLabel1"/></w:rPr><w:instrText xml:space="preserve"> PAGEREF rot_Tabla_14_4 \h </w:instrText></w:r><w:r><w:rPr><w:rStyle w:val="ListLabel1"/></w:rPr><w:fldChar w:fldCharType="separate"/></w:r><w:r><w:rPr><w:rStyle w:val="ListLabel1"/></w:rPr><w:t>169</w:t></w:r><w:r><w:rPr><w:rStyle w:val="ListLabel1"/></w:rPr><w:fldChar w:fldCharType="end"/></w:r></w:hyperlink></w:p><w:p><w:pPr><w:pStyle w:val="Indice"/><w:tabs><w:tab w:val="clear" w:pos="720"/><w:tab w:val="right" w:pos="9974" w:leader="dot"/></w:tabs><w:spacing w:before="40" w:after="40"/><w:ind w:hanging="1134" w:left="1134"/><w:rPr></w:rPr></w:pPr><w:hyperlink w:anchor="rot_Tabla_15_1"><w:r><w:rPr><w:rStyle w:val="ListLabel1"/></w:rPr><w:t>Tabla 15.1. Cadena de valor: objetivos específicos, productos, medición, meta y actividades asociadas</w:t><w:tab/></w:r><w:r><w:rPr><w:rStyle w:val="ListLabel1"/></w:rPr><w:fldChar w:fldCharType="begin"></w:fldChar></w:r><w:r><w:rPr><w:rStyle w:val="ListLabel1"/></w:rPr><w:instrText xml:space="preserve"> PAGEREF rot_Tabla_15_1 \h </w:instrText></w:r><w:r><w:rPr><w:rStyle w:val="ListLabel1"/></w:rPr><w:fldChar w:fldCharType="separate"/></w:r><w:r><w:rPr><w:rStyle w:val="ListLabel1"/></w:rPr><w:t>183</w:t></w:r><w:r><w:rPr><w:rStyle w:val="ListLabel1"/></w:rPr><w:fldChar w:fldCharType="end"/></w:r></w:hyperlink></w:p><w:p><w:pPr><w:pStyle w:val="Indice"/><w:tabs><w:tab w:val="clear" w:pos="720"/><w:tab w:val="right" w:pos="9974" w:leader="dot"/></w:tabs><w:spacing w:before="40" w:after="40"/><w:ind w:hanging="1134" w:left="1134"/><w:rPr></w:rPr></w:pPr><w:hyperlink w:anchor="rot_Tabla_15_2"><w:r><w:rPr><w:rStyle w:val="ListLabel1"/></w:rPr><w:t>Tabla 15.2. Actividades del proyecto, periodo y valor por fuente</w:t><w:tab/></w:r><w:r><w:rPr><w:rStyle w:val="ListLabel1"/></w:rPr><w:fldChar w:fldCharType="begin"></w:fldChar></w:r><w:r><w:rPr><w:rStyle w:val="ListLabel1"/></w:rPr><w:instrText xml:space="preserve"> PAGEREF rot_Tabla_15_2 \h </w:instrText></w:r><w:r><w:rPr><w:rStyle w:val="ListLabel1"/></w:rPr><w:fldChar w:fldCharType="separate"/></w:r><w:r><w:rPr><w:rStyle w:val="ListLabel1"/></w:rPr><w:t>187</w:t></w:r><w:r><w:rPr><w:rStyle w:val="ListLabel1"/></w:rPr><w:fldChar w:fldCharType="end"/></w:r></w:hyperlink></w:p><w:p><w:pPr><w:pStyle w:val="Indice"/><w:tabs><w:tab w:val="clear" w:pos="720"/><w:tab w:val="right" w:pos="9974" w:leader="dot"/></w:tabs><w:spacing w:before="40" w:after="40"/><w:ind w:hanging="1134" w:left="1134"/><w:rPr></w:rPr></w:pPr><w:hyperlink w:anchor="rot_Tabla_15_3"><w:r><w:rPr><w:rStyle w:val="ListLabel1"/></w:rPr><w:t xml:space="preserve">Tabla 15.3. Valor solicitado al SGR por rubro y </w:t></w:r><w:ins w:id="15" w:author="Unknown Author" w:date="2026-10-30T04:17:53Z"><w:r><w:rPr><w:rStyle w:val="ListLabel1"/></w:rPr><w:t>municipio, según la localización que declara el Anexo 3</w:t></w:r></w:ins></w:hyperlink><w:hyperlink w:anchor="rot_Tabla_15_3"><w:del w:id="16" w:author="Unknown Author" w:date="2026-10-30T04:17:53Z"><w:r><w:rPr><w:rStyle w:val="ListLabel1"/></w:rPr><w:delText>departamento</w:delText></w:r></w:del></w:hyperlink><w:hyperlink w:anchor="rot_Tabla_15_3"><w:r><w:rPr><w:rStyle w:val="ListLabel1"/></w:rPr><w:tab/></w:r></w:hyperlink><w:r><w:rPr><w:rStyle w:val="ListLabel1"/></w:rPr><w:fldChar w:fldCharType="begin"></w:fldChar></w:r><w:r><w:rPr><w:rStyle w:val="ListLabel1"/></w:rPr><w:instrText xml:space="preserve"> PAGEREF rot_Tabla_15_3 \h </w:instrText></w:r><w:r><w:rPr><w:rStyle w:val="ListLabel1"/></w:rPr><w:fldChar w:fldCharType="separate"/></w:r><w:r><w:rPr><w:rStyle w:val="ListLabel1"/></w:rPr><w:t>191</w:t></w:r><w:r><w:rPr><w:rStyle w:val="ListLabel1"/></w:rPr><w:fldChar w:fldCharType="end"/></w:r></w:p><w:p><w:pPr><w:pStyle w:val="Indice"/><w:tabs><w:tab w:val="clear" w:pos="720"/><w:tab w:val="right" w:pos="9974" w:leader="dot"/></w:tabs><w:spacing w:before="40" w:after="40"/><w:ind w:hanging="1134" w:left="1134"/><w:rPr></w:rPr></w:pPr><w:hyperlink w:anchor="rot_Tabla_16_1"><w:r><w:rPr><w:rStyle w:val="ListLabel1"/></w:rPr><w:t>Tabla 16.1. Contribución del proyecto a los Objetivos de Desarrollo Sostenible, por meta, objetivo específico e indicador</w:t><w:tab/></w:r><w:r><w:rPr><w:rStyle w:val="ListLabel1"/></w:rPr><w:fldChar w:fldCharType="begin"></w:fldChar></w:r><w:r><w:rPr><w:rStyle w:val="ListLabel1"/></w:rPr><w:instrText xml:space="preserve"> PAGEREF rot_Tabla_16_1 \h </w:instrText></w:r><w:r><w:rPr><w:rStyle w:val="ListLabel1"/></w:rPr><w:fldChar w:fldCharType="separate"/></w:r><w:r><w:rPr><w:rStyle w:val="ListLabel1"/></w:rPr><w:t>193</w:t></w:r><w:r><w:rPr><w:rStyle w:val="ListLabel1"/></w:rPr><w:fldChar w:fldCharType="end"/></w:r></w:hyperlink></w:p><w:p><w:pPr><w:pStyle w:val="Indice"/><w:tabs><w:tab w:val="clear" w:pos="720"/><w:tab w:val="right" w:pos="9974" w:leader="dot"/></w:tabs><w:spacing w:before="40" w:after="40"/><w:ind w:hanging="1134" w:left="1134"/><w:rPr></w:rPr></w:pPr><w:hyperlink w:anchor="rot_Tabla_16_2"><w:r><w:rPr><w:rStyle w:val="ListLabel1"/></w:rPr><w:t>Tabla 16.2. Capacidades que permanecen al cierre, cantidad y custodia prevista</w:t><w:tab/></w:r><w:r><w:rPr><w:rStyle w:val="ListLabel1"/></w:rPr><w:fldChar w:fldCharType="begin"></w:fldChar></w:r><w:r><w:rPr><w:rStyle w:val="ListLabel1"/></w:rPr><w:instrText xml:space="preserve"> PAGEREF rot_Tabla_16_2 \h </w:instrText></w:r><w:r><w:rPr><w:rStyle w:val="ListLabel1"/></w:rPr><w:fldChar w:fldCharType="separate"/></w:r><w:r><w:rPr><w:rStyle w:val="ListLabel1"/></w:rPr><w:t>196</w:t></w:r><w:r><w:rPr><w:rStyle w:val="ListLabel1"/></w:rPr><w:fldChar w:fldCharType="end"/></w:r></w:hyperlink></w:p><w:p><w:pPr><w:pStyle w:val="Indice"/><w:tabs><w:tab w:val="clear" w:pos="720"/><w:tab w:val="right" w:pos="9974" w:leader="dot"/></w:tabs><w:spacing w:before="40" w:after="40"/><w:ind w:hanging="1134" w:left="1134"/><w:rPr></w:rPr></w:pPr><w:hyperlink w:anchor="rot_Tabla_16_3"><w:r><w:rPr><w:rStyle w:val="ListLabel1"/></w:rPr><w:t>Tabla 16.3. Custodia distribuida por componente y por hito de transferencia, con su condición de recepción</w:t><w:tab/></w:r><w:r><w:rPr><w:rStyle w:val="ListLabel1"/></w:rPr><w:fldChar w:fldCharType="begin"></w:fldChar></w:r><w:r><w:rPr><w:rStyle w:val="ListLabel1"/></w:rPr><w:instrText xml:space="preserve"> PAGEREF rot_Tabla_16_3 \h </w:instrText></w:r><w:r><w:rPr><w:rStyle w:val="ListLabel1"/></w:rPr><w:fldChar w:fldCharType="separate"/></w:r><w:r><w:rPr><w:rStyle w:val="ListLabel1"/></w:rPr><w:t>198</w:t></w:r><w:r><w:rPr><w:rStyle w:val="ListLabel1"/></w:rPr><w:fldChar w:fldCharType="end"/></w:r></w:hyperlink></w:p><w:p><w:pPr><w:pStyle w:val="Indice"/><w:tabs><w:tab w:val="clear" w:pos="720"/><w:tab w:val="right" w:pos="9974" w:leader="dot"/></w:tabs><w:spacing w:before="40" w:after="40"/><w:ind w:hanging="1134" w:left="1134"/><w:rPr></w:rPr></w:pPr><w:hyperlink w:anchor="rot_Tabla_16_4"><w:r><w:rPr><w:rStyle w:val="ListLabel1"/></w:rPr><w:t>Tabla 16.4. Funciones, compromisos y beneficios de cada actor en la sostenibilidad</w:t><w:tab/></w:r><w:r><w:rPr><w:rStyle w:val="ListLabel1"/></w:rPr><w:fldChar w:fldCharType="begin"></w:fldChar></w:r><w:r><w:rPr><w:rStyle w:val="ListLabel1"/></w:rPr><w:instrText xml:space="preserve"> PAGEREF rot_Tabla_16_4 \h </w:instrText></w:r><w:r><w:rPr><w:rStyle w:val="ListLabel1"/></w:rPr><w:fldChar w:fldCharType="separate"/></w:r><w:r><w:rPr><w:rStyle w:val="ListLabel1"/></w:rPr><w:t>203</w:t></w:r><w:r><w:rPr><w:rStyle w:val="ListLabel1"/></w:rPr><w:fldChar w:fldCharType="end"/></w:r></w:hyperlink></w:p><w:p><w:pPr><w:pStyle w:val="Indice"/><w:tabs><w:tab w:val="clear" w:pos="720"/><w:tab w:val="right" w:pos="9974" w:leader="dot"/></w:tabs><w:spacing w:before="40" w:after="40"/><w:ind w:hanging="1134" w:left="1134"/><w:rPr></w:rPr></w:pPr><w:hyperlink w:anchor="rot_Tabla_16_5"><w:r><w:rPr><w:rStyle w:val="ListLabel1"/></w:rPr><w:t>Tabla 16.5. Componentes ambientales del proyecto: cantidad presupuestada, medida de gestión y evidencia</w:t><w:tab/></w:r><w:r><w:rPr><w:rStyle w:val="ListLabel1"/></w:rPr><w:fldChar w:fldCharType="begin"></w:fldChar></w:r><w:r><w:rPr><w:rStyle w:val="ListLabel1"/></w:rPr><w:instrText xml:space="preserve"> PAGEREF rot_Tabla_16_5 \h </w:instrText></w:r><w:r><w:rPr><w:rStyle w:val="ListLabel1"/></w:rPr><w:fldChar w:fldCharType="separate"/></w:r><w:r><w:rPr><w:rStyle w:val="ListLabel1"/></w:rPr><w:t>205</w:t></w:r><w:r><w:rPr><w:rStyle w:val="ListLabel1"/></w:rPr><w:fldChar w:fldCharType="end"/></w:r></w:hyperlink></w:p><w:p><w:pPr><w:pStyle w:val="Indice"/><w:tabs><w:tab w:val="clear" w:pos="720"/><w:tab w:val="right" w:pos="9974" w:leader="dot"/></w:tabs><w:spacing w:before="40" w:after="40"/><w:ind w:hanging="1134" w:left="1134"/><w:rPr></w:rPr></w:pPr><w:hyperlink w:anchor="rot_Tabla_16_6"><w:r><w:rPr><w:rStyle w:val="ListLabel1"/></w:rPr><w:t>Tabla 16.6. Costo recurrente estimable de la red con los precios del presupuesto del proyecto</w:t><w:tab/></w:r><w:r><w:rPr><w:rStyle w:val="ListLabel1"/></w:rPr><w:fldChar w:fldCharType="begin"></w:fldChar></w:r><w:r><w:rPr><w:rStyle w:val="ListLabel1"/></w:rPr><w:instrText xml:space="preserve"> PAGEREF rot_Tabla_16_6 \h </w:instrText></w:r><w:r><w:rPr><w:rStyle w:val="ListLabel1"/></w:rPr><w:fldChar w:fldCharType="separate"/></w:r><w:r><w:rPr><w:rStyle w:val="ListLabel1"/></w:rPr><w:t>208</w:t></w:r><w:r><w:rPr><w:rStyle w:val="ListLabel1"/></w:rPr><w:fldChar w:fldCharType="end"/></w:r></w:hyperlink></w:p><w:p><w:pPr><w:pStyle w:val="Indice"/><w:tabs><w:tab w:val="clear" w:pos="720"/><w:tab w:val="right" w:pos="9974" w:leader="dot"/></w:tabs><w:spacing w:before="40" w:after="40"/><w:ind w:hanging="1134" w:left="1134"/><w:rPr></w:rPr></w:pPr><w:hyperlink w:anchor="rot_Tabla_17_1"><w:r><w:rPr><w:rStyle w:val="ListLabel1"/></w:rPr><w:t>Tabla 17.1. Resultados medibles del proyecto con línea base, meta, fuente de verificación y mes</w:t><w:tab/></w:r><w:r><w:rPr><w:rStyle w:val="ListLabel1"/></w:rPr><w:fldChar w:fldCharType="begin"></w:fldChar></w:r><w:r><w:rPr><w:rStyle w:val="ListLabel1"/></w:rPr><w:instrText xml:space="preserve"> PAGEREF rot_Tabla_17_1 \h </w:instrText></w:r><w:r><w:rPr><w:rStyle w:val="ListLabel1"/></w:rPr><w:fldChar w:fldCharType="separate"/></w:r><w:r><w:rPr><w:rStyle w:val="ListLabel1"/></w:rPr><w:t>211</w:t></w:r><w:r><w:rPr><w:rStyle w:val="ListLabel1"/></w:rPr><w:fldChar w:fldCharType="end"/></w:r></w:hyperlink></w:p><w:p><w:pPr><w:pStyle w:val="Indice"/><w:tabs><w:tab w:val="clear" w:pos="720"/><w:tab w:val="right" w:pos="9974" w:leader="dot"/></w:tabs><w:spacing w:before="40" w:after="40"/><w:ind w:hanging="1134" w:left="1134"/><w:rPr></w:rPr></w:pPr><w:hyperlink w:anchor="rot_Tabla_17_2"><w:r><w:rPr><w:rStyle w:val="ListLabel1"/></w:rPr><w:t>Tabla 17.2. Secuencia de verificación de los resultados en las compuertas de decisión</w:t><w:tab/></w:r><w:r><w:rPr><w:rStyle w:val="ListLabel1"/></w:rPr><w:fldChar w:fldCharType="begin"></w:fldChar></w:r><w:r><w:rPr><w:rStyle w:val="ListLabel1"/></w:rPr><w:instrText xml:space="preserve"> PAGEREF rot_Tabla_17_2 \h </w:instrText></w:r><w:r><w:rPr><w:rStyle w:val="ListLabel1"/></w:rPr><w:fldChar w:fldCharType="separate"/></w:r><w:r><w:rPr><w:rStyle w:val="ListLabel1"/></w:rPr><w:t>214</w:t></w:r><w:r><w:rPr><w:rStyle w:val="ListLabel1"/></w:rPr><w:fldChar w:fldCharType="end"/></w:r></w:hyperlink></w:p><w:p><w:pPr><w:pStyle w:val="Indice"/><w:tabs><w:tab w:val="clear" w:pos="720"/><w:tab w:val="right" w:pos="9974" w:leader="dot"/></w:tabs><w:spacing w:before="40" w:after="40"/><w:ind w:hanging="1134" w:left="1134"/><w:rPr></w:rPr></w:pPr><w:hyperlink w:anchor="rot_Tabla_17_3"><w:r><w:rPr><w:rStyle w:val="ListLabel1"/></w:rPr><w:t>Tabla 17.3. Impactos del proyecto por plazo, con indicador, evidencia y alcance del compromiso</w:t><w:tab/></w:r><w:r><w:rPr><w:rStyle w:val="ListLabel1"/></w:rPr><w:fldChar w:fldCharType="begin"></w:fldChar></w:r><w:r><w:rPr><w:rStyle w:val="ListLabel1"/></w:rPr><w:instrText xml:space="preserve"> PAGEREF rot_Tabla_17_3 \h </w:instrText></w:r><w:r><w:rPr><w:rStyle w:val="ListLabel1"/></w:rPr><w:fldChar w:fldCharType="separate"/></w:r><w:r><w:rPr><w:rStyle w:val="ListLabel1"/></w:rPr><w:t>216</w:t></w:r><w:r><w:rPr><w:rStyle w:val="ListLabel1"/></w:rPr><w:fldChar w:fldCharType="end"/></w:r></w:hyperlink></w:p><w:p><w:pPr><w:pStyle w:val="Indice"/><w:tabs><w:tab w:val="clear" w:pos="720"/><w:tab w:val="right" w:pos="9974" w:leader="dot"/></w:tabs><w:spacing w:before="40" w:after="40"/><w:ind w:hanging="1134" w:left="1134"/><w:rPr></w:rPr></w:pPr><w:hyperlink w:anchor="rot_Tabla_17_4"><w:r><w:rPr><w:rStyle w:val="ListLabel1"/></w:rPr><w:t xml:space="preserve">Tabla 17.4. Impactos por </w:t></w:r><w:ins w:id="17" w:author="Unknown Author" w:date="2026-10-30T04:17:53Z"><w:r><w:rPr><w:rStyle w:val="ListLabel1"/></w:rPr><w:t>municipio</w:t></w:r></w:ins></w:hyperlink><w:hyperlink w:anchor="rot_Tabla_17_4"><w:del w:id="18" w:author="Unknown Author" w:date="2026-10-30T04:17:53Z"><w:r><w:rPr><w:rStyle w:val="ListLabel1"/></w:rPr><w:delText>departamento</w:delText></w:r></w:del></w:hyperlink><w:hyperlink w:anchor="rot_Tabla_17_4"><w:r><w:rPr><w:rStyle w:val="ListLabel1"/></w:rPr><w:t xml:space="preserve"> a los 12 meses del cierre: continuidad de la red y activación del protocolo</w:t><w:tab/></w:r></w:hyperlink><w:r><w:rPr><w:rStyle w:val="ListLabel1"/></w:rPr><w:fldChar w:fldCharType="begin"></w:fldChar></w:r><w:r><w:rPr><w:rStyle w:val="ListLabel1"/></w:rPr><w:instrText xml:space="preserve"> PAGEREF rot_Tabla_17_4 \h </w:instrText></w:r><w:r><w:rPr><w:rStyle w:val="ListLabel1"/></w:rPr><w:fldChar w:fldCharType="separate"/></w:r><w:r><w:rPr><w:rStyle w:val="ListLabel1"/></w:rPr><w:t>217</w:t></w:r><w:r><w:rPr><w:rStyle w:val="ListLabel1"/></w:rPr><w:fldChar w:fldCharType="end"/></w:r></w:p><w:p><w:pPr><w:pStyle w:val="Indice"/><w:tabs><w:tab w:val="clear" w:pos="720"/><w:tab w:val="right" w:pos="9974" w:leader="dot"/></w:tabs><w:spacing w:before="40" w:after="40"/><w:ind w:hanging="1134" w:left="1134"/><w:rPr></w:rPr></w:pPr><w:hyperlink w:anchor="rot_Tabla_17_5"><w:r><w:rPr><w:rStyle w:val="ListLabel1"/></w:rPr><w:t>Tabla 17.5. Cadena de los productos a los resultados y a los impactos, con mecanismo y supuesto</w:t><w:tab/></w:r><w:r><w:rPr><w:rStyle w:val="ListLabel1"/></w:rPr><w:fldChar w:fldCharType="begin"></w:fldChar></w:r><w:r><w:rPr><w:rStyle w:val="ListLabel1"/></w:rPr><w:instrText xml:space="preserve"> PAGEREF rot_Tabla_17_5 \h </w:instrText></w:r><w:r><w:rPr><w:rStyle w:val="ListLabel1"/></w:rPr><w:fldChar w:fldCharType="separate"/></w:r><w:r><w:rPr><w:rStyle w:val="ListLabel1"/></w:rPr><w:t>219</w:t></w:r><w:r><w:rPr><w:rStyle w:val="ListLabel1"/></w:rPr><w:fldChar w:fldCharType="end"/></w:r></w:hyperlink></w:p><w:p><w:pPr><w:pStyle w:val="Indice"/><w:tabs><w:tab w:val="clear" w:pos="720"/><w:tab w:val="right" w:pos="9974" w:leader="dot"/></w:tabs><w:spacing w:before="40" w:after="40"/><w:ind w:hanging="1134" w:left="1134"/><w:rPr></w:rPr></w:pPr><w:hyperlink w:anchor="rot_Tabla_17_6"><w:r><w:rPr><w:rStyle w:val="ListLabel1"/></w:rPr><w:t>Tabla 17.6. Efectos positivos y negativos de las actividades de ejecución sobre el medio ambiente y la salud humana</w:t><w:tab/></w:r><w:r><w:rPr><w:rStyle w:val="ListLabel1"/></w:rPr><w:fldChar w:fldCharType="begin"></w:fldChar></w:r><w:r><w:rPr><w:rStyle w:val="ListLabel1"/></w:rPr><w:instrText xml:space="preserve"> PAGEREF rot_Tabla_17_6 \h </w:instrText></w:r><w:r><w:rPr><w:rStyle w:val="ListLabel1"/></w:rPr><w:fldChar w:fldCharType="separate"/></w:r><w:r><w:rPr><w:rStyle w:val="ListLabel1"/></w:rPr><w:t>222</w:t></w:r><w:r><w:rPr><w:rStyle w:val="ListLabel1"/></w:rPr><w:fldChar w:fldCharType="end"/></w:r></w:hyperlink></w:p><w:p><w:pPr><w:pStyle w:val="Indice"/><w:tabs><w:tab w:val="clear" w:pos="720"/><w:tab w:val="right" w:pos="9974" w:leader="dot"/></w:tabs><w:spacing w:before="40" w:after="40"/><w:ind w:hanging="1134" w:left="1134"/><w:rPr></w:rPr></w:pPr><w:hyperlink w:anchor="rot_Tabla_18_1"><w:r><w:rPr><w:rStyle w:val="ListLabel1"/></w:rPr><w:t>Tabla 18.1. Actividades de transferencia previstas en los TdR y su tratamiento en el proyecto</w:t><w:tab/></w:r><w:r><w:rPr><w:rStyle w:val="ListLabel1"/></w:rPr><w:fldChar w:fldCharType="begin"></w:fldChar></w:r><w:r><w:rPr><w:rStyle w:val="ListLabel1"/></w:rPr><w:instrText xml:space="preserve"> PAGEREF rot_Tabla_18_1 \h </w:instrText></w:r><w:r><w:rPr><w:rStyle w:val="ListLabel1"/></w:rPr><w:fldChar w:fldCharType="separate"/></w:r><w:r><w:rPr><w:rStyle w:val="ListLabel1"/></w:rPr><w:t>227</w:t></w:r><w:r><w:rPr><w:rStyle w:val="ListLabel1"/></w:rPr><w:fldChar w:fldCharType="end"/></w:r></w:hyperlink></w:p><w:p><w:pPr><w:pStyle w:val="Indice"/><w:tabs><w:tab w:val="clear" w:pos="720"/><w:tab w:val="right" w:pos="9974" w:leader="dot"/></w:tabs><w:spacing w:before="40" w:after="40"/><w:ind w:hanging="1134" w:left="1134"/><w:rPr></w:rPr></w:pPr><w:hyperlink w:anchor="rot_Tabla_18_2"><w:r><w:rPr><w:rStyle w:val="ListLabel1"/></w:rPr><w:t>Tabla 18.2. Resultados con potencial de transferencia, usuarios, oportunidades y activos de propiedad intelectual</w:t><w:tab/></w:r><w:r><w:rPr><w:rStyle w:val="ListLabel1"/></w:rPr><w:fldChar w:fldCharType="begin"></w:fldChar></w:r><w:r><w:rPr><w:rStyle w:val="ListLabel1"/></w:rPr><w:instrText xml:space="preserve"> PAGEREF rot_Tabla_18_2 \h </w:instrText></w:r><w:r><w:rPr><w:rStyle w:val="ListLabel1"/></w:rPr><w:fldChar w:fldCharType="separate"/></w:r><w:r><w:rPr><w:rStyle w:val="ListLabel1"/></w:rPr><w:t>232</w:t></w:r><w:r><w:rPr><w:rStyle w:val="ListLabel1"/></w:rPr><w:fldChar w:fldCharType="end"/></w:r></w:hyperlink></w:p><w:p><w:pPr><w:pStyle w:val="Indice"/><w:tabs><w:tab w:val="clear" w:pos="720"/><w:tab w:val="right" w:pos="9974" w:leader="dot"/></w:tabs><w:spacing w:before="40" w:after="40"/><w:ind w:hanging="1134" w:left="1134"/><w:rPr></w:rPr></w:pPr><w:hyperlink w:anchor="rot_Tabla_18_3"><w:r><w:rPr><w:rStyle w:val="ListLabel1"/></w:rPr><w:t>Tabla 18.3. Ruta o estrategia propuesta y principales barreras o retos</w:t><w:tab/></w:r><w:r><w:rPr><w:rStyle w:val="ListLabel1"/></w:rPr><w:fldChar w:fldCharType="begin"></w:fldChar></w:r><w:r><w:rPr><w:rStyle w:val="ListLabel1"/></w:rPr><w:instrText xml:space="preserve"> PAGEREF rot_Tabla_18_3 \h </w:instrText></w:r><w:r><w:rPr><w:rStyle w:val="ListLabel1"/></w:rPr><w:fldChar w:fldCharType="separate"/></w:r><w:r><w:rPr><w:rStyle w:val="ListLabel1"/></w:rPr><w:t>237</w:t></w:r><w:r><w:rPr><w:rStyle w:val="ListLabel1"/></w:rPr><w:fldChar w:fldCharType="end"/></w:r></w:hyperlink></w:p><w:p><w:pPr><w:pStyle w:val="Indice"/><w:tabs><w:tab w:val="clear" w:pos="720"/><w:tab w:val="right" w:pos="9974" w:leader="dot"/></w:tabs><w:spacing w:before="40" w:after="40"/><w:ind w:hanging="1134" w:left="1134"/><w:rPr></w:rPr></w:pPr><w:hyperlink w:anchor="rot_Tabla_18_4"><w:r><w:rPr><w:rStyle w:val="ListLabel1"/></w:rPr><w:t>Tabla 18.4. Hitos de transferencia, componentes, entidad custodia y condición de recepción</w:t><w:tab/></w:r><w:r><w:rPr><w:rStyle w:val="ListLabel1"/></w:rPr><w:fldChar w:fldCharType="begin"></w:fldChar></w:r><w:r><w:rPr><w:rStyle w:val="ListLabel1"/></w:rPr><w:instrText xml:space="preserve"> PAGEREF rot_Tabla_18_4 \h </w:instrText></w:r><w:r><w:rPr><w:rStyle w:val="ListLabel1"/></w:rPr><w:fldChar w:fldCharType="separate"/></w:r><w:r><w:rPr><w:rStyle w:val="ListLabel1"/></w:rPr><w:t>240</w:t></w:r><w:r><w:rPr><w:rStyle w:val="ListLabel1"/></w:rPr><w:fldChar w:fldCharType="end"/></w:r></w:hyperlink></w:p><w:p><w:pPr><w:pStyle w:val="Indice"/><w:tabs><w:tab w:val="clear" w:pos="720"/><w:tab w:val="right" w:pos="9974" w:leader="dot"/></w:tabs><w:spacing w:before="40" w:after="40"/><w:ind w:hanging="1134" w:left="1134"/><w:rPr></w:rPr></w:pPr><w:hyperlink w:anchor="rot_Tabla_18_5"><w:r><w:rPr><w:rStyle w:val="ListLabel1"/></w:rPr><w:t>Tabla 18.5. Actividades, productos, indicadores y presupuesto del Plan de transferencia</w:t><w:tab/></w:r><w:r><w:rPr><w:rStyle w:val="ListLabel1"/></w:rPr><w:fldChar w:fldCharType="begin"></w:fldChar></w:r><w:r><w:rPr><w:rStyle w:val="ListLabel1"/></w:rPr><w:instrText xml:space="preserve"> PAGEREF rot_Tabla_18_5 \h </w:instrText></w:r><w:r><w:rPr><w:rStyle w:val="ListLabel1"/></w:rPr><w:fldChar w:fldCharType="separate"/></w:r><w:r><w:rPr><w:rStyle w:val="ListLabel1"/></w:rPr><w:t>241</w:t></w:r><w:r><w:rPr><w:rStyle w:val="ListLabel1"/></w:rPr><w:fldChar w:fldCharType="end"/></w:r></w:hyperlink></w:p><w:p><w:pPr><w:pStyle w:val="Indice"/><w:tabs><w:tab w:val="clear" w:pos="720"/><w:tab w:val="right" w:pos="9974" w:leader="dot"/></w:tabs><w:spacing w:before="40" w:after="40"/><w:ind w:hanging="1134" w:left="1134"/><w:rPr></w:rPr></w:pPr><w:hyperlink w:anchor="rot_Tabla_18_6"><w:r><w:rPr><w:rStyle w:val="ListLabel1"/></w:rPr><w:t>Tabla 18.6. Continuidad por componente: entidad custodia, instrumento y operación que se sostiene</w:t><w:tab/></w:r><w:r><w:rPr><w:rStyle w:val="ListLabel1"/></w:rPr><w:fldChar w:fldCharType="begin"></w:fldChar></w:r><w:r><w:rPr><w:rStyle w:val="ListLabel1"/></w:rPr><w:instrText xml:space="preserve"> PAGEREF rot_Tabla_18_6 \h </w:instrText></w:r><w:r><w:rPr><w:rStyle w:val="ListLabel1"/></w:rPr><w:fldChar w:fldCharType="separate"/></w:r><w:r><w:rPr><w:rStyle w:val="ListLabel1"/></w:rPr><w:t>245</w:t></w:r><w:r><w:rPr><w:rStyle w:val="ListLabel1"/></w:rPr><w:fldChar w:fldCharType="end"/></w:r></w:hyperlink></w:p><w:p><w:pPr><w:pStyle w:val="Indice"/><w:tabs><w:tab w:val="clear" w:pos="720"/><w:tab w:val="right" w:pos="9974" w:leader="dot"/></w:tabs><w:spacing w:before="40" w:after="40"/><w:ind w:hanging="1134" w:left="1134"/><w:rPr></w:rPr></w:pPr><w:hyperlink w:anchor="rot_Tabla_19_1"><w:r><w:rPr><w:rStyle w:val="ListLabel1"/></w:rPr><w:t>Tabla 19.1. Actores de la estrategia de apropiación social, rol y participación</w:t><w:tab/></w:r><w:r><w:rPr><w:rStyle w:val="ListLabel1"/></w:rPr><w:fldChar w:fldCharType="begin"></w:fldChar></w:r><w:r><w:rPr><w:rStyle w:val="ListLabel1"/></w:rPr><w:instrText xml:space="preserve"> PAGEREF rot_Tabla_19_1 \h </w:instrText></w:r><w:r><w:rPr><w:rStyle w:val="ListLabel1"/></w:rPr><w:fldChar w:fldCharType="separate"/></w:r><w:r><w:rPr><w:rStyle w:val="ListLabel1"/></w:rPr><w:t>251</w:t></w:r><w:r><w:rPr><w:rStyle w:val="ListLabel1"/></w:rPr><w:fldChar w:fldCharType="end"/></w:r></w:hyperlink></w:p><w:p><w:pPr><w:pStyle w:val="Indice"/><w:tabs><w:tab w:val="clear" w:pos="720"/><w:tab w:val="right" w:pos="9974" w:leader="dot"/></w:tabs><w:spacing w:before="40" w:after="40"/><w:ind w:hanging="1134" w:left="1134"/><w:rPr></w:rPr></w:pPr><w:hyperlink w:anchor="rot_Tabla_19_2"><w:r><w:rPr><w:rStyle w:val="ListLabel1"/></w:rPr><w:t>Tabla 19.2. Saberes, conocimientos y capacidades, y su incorporación al proyecto</w:t><w:tab/></w:r><w:r><w:rPr><w:rStyle w:val="ListLabel1"/></w:rPr><w:fldChar w:fldCharType="begin"></w:fldChar></w:r><w:r><w:rPr><w:rStyle w:val="ListLabel1"/></w:rPr><w:instrText xml:space="preserve"> PAGEREF rot_Tabla_19_2 \h </w:instrText></w:r><w:r><w:rPr><w:rStyle w:val="ListLabel1"/></w:rPr><w:fldChar w:fldCharType="separate"/></w:r><w:r><w:rPr><w:rStyle w:val="ListLabel1"/></w:rPr><w:t>254</w:t></w:r><w:r><w:rPr><w:rStyle w:val="ListLabel1"/></w:rPr><w:fldChar w:fldCharType="end"/></w:r></w:hyperlink></w:p><w:p><w:pPr><w:pStyle w:val="Indice"/><w:tabs><w:tab w:val="clear" w:pos="720"/><w:tab w:val="right" w:pos="9974" w:leader="dot"/></w:tabs><w:spacing w:before="40" w:after="40"/><w:ind w:hanging="1134" w:left="1134"/><w:rPr></w:rPr></w:pPr><w:hyperlink w:anchor="rot_Tabla_19_3"><w:r><w:rPr><w:rStyle w:val="ListLabel1"/></w:rPr><w:t>Tabla 19.3. Producto de apropiación social: indicadores, metas, evidencias y responsables</w:t><w:tab/></w:r><w:r><w:rPr><w:rStyle w:val="ListLabel1"/></w:rPr><w:fldChar w:fldCharType="begin"></w:fldChar></w:r><w:r><w:rPr><w:rStyle w:val="ListLabel1"/></w:rPr><w:instrText xml:space="preserve"> PAGEREF rot_Tabla_19_3 \h </w:instrText></w:r><w:r><w:rPr><w:rStyle w:val="ListLabel1"/></w:rPr><w:fldChar w:fldCharType="separate"/></w:r><w:r><w:rPr><w:rStyle w:val="ListLabel1"/></w:rPr><w:t>260</w:t></w:r><w:r><w:rPr><w:rStyle w:val="ListLabel1"/></w:rPr><w:fldChar w:fldCharType="end"/></w:r></w:hyperlink></w:p><w:p><w:pPr><w:pStyle w:val="Indice"/><w:tabs><w:tab w:val="clear" w:pos="720"/><w:tab w:val="right" w:pos="9974" w:leader="dot"/></w:tabs><w:spacing w:before="40" w:after="40"/><w:ind w:hanging="1134" w:left="1134"/><w:rPr></w:rPr></w:pPr><w:hyperlink w:anchor="rot_Tabla_19_4"><w:r><w:rPr><w:rStyle w:val="ListLabel1"/></w:rPr><w:t>Tabla 19.4. Actividades de apropiación social, periodo y valor por fuente</w:t><w:tab/></w:r><w:r><w:rPr><w:rStyle w:val="ListLabel1"/></w:rPr><w:fldChar w:fldCharType="begin"></w:fldChar></w:r><w:r><w:rPr><w:rStyle w:val="ListLabel1"/></w:rPr><w:instrText xml:space="preserve"> PAGEREF rot_Tabla_19_4 \h </w:instrText></w:r><w:r><w:rPr><w:rStyle w:val="ListLabel1"/></w:rPr><w:fldChar w:fldCharType="separate"/></w:r><w:r><w:rPr><w:rStyle w:val="ListLabel1"/></w:rPr><w:t>262</w:t></w:r><w:r><w:rPr><w:rStyle w:val="ListLabel1"/></w:rPr><w:fldChar w:fldCharType="end"/></w:r></w:hyperlink></w:p><w:p><w:pPr><w:pStyle w:val="Indice"/><w:tabs><w:tab w:val="clear" w:pos="720"/><w:tab w:val="right" w:pos="9974" w:leader="dot"/></w:tabs><w:spacing w:before="40" w:after="40"/><w:ind w:hanging="1134" w:left="1134"/><w:rPr></w:rPr></w:pPr><w:hyperlink w:anchor="rot_Tabla_19_5"><w:r><w:rPr><w:rStyle w:val="ListLabel1"/></w:rPr><w:t>Tabla 19.5. Escalera de Apropiación Social del Conocimiento: compromisos, evidencias y carácter</w:t><w:tab/></w:r><w:r><w:rPr><w:rStyle w:val="ListLabel1"/></w:rPr><w:fldChar w:fldCharType="begin"></w:fldChar></w:r><w:r><w:rPr><w:rStyle w:val="ListLabel1"/></w:rPr><w:instrText xml:space="preserve"> PAGEREF rot_Tabla_19_5 \h </w:instrText></w:r><w:r><w:rPr><w:rStyle w:val="ListLabel1"/></w:rPr><w:fldChar w:fldCharType="separate"/></w:r><w:r><w:rPr><w:rStyle w:val="ListLabel1"/></w:rPr><w:t>264</w:t></w:r><w:r><w:rPr><w:rStyle w:val="ListLabel1"/></w:rPr><w:fldChar w:fldCharType="end"/></w:r></w:hyperlink></w:p><w:p><w:pPr><w:pStyle w:val="Indice"/><w:tabs><w:tab w:val="clear" w:pos="720"/><w:tab w:val="right" w:pos="9974" w:leader="dot"/></w:tabs><w:spacing w:before="40" w:after="40"/><w:ind w:hanging="1134" w:left="1134"/><w:rPr></w:rPr></w:pPr><w:hyperlink w:anchor="rot_Tabla_20_1"><w:r><w:rPr><w:rStyle w:val="ListLabel1"/></w:rPr><w:t>Tabla 20.1. Productos esperados del programa 3906 con su medición, indicador y unidad</w:t><w:tab/></w:r><w:r><w:rPr><w:rStyle w:val="ListLabel1"/></w:rPr><w:fldChar w:fldCharType="begin"></w:fldChar></w:r><w:r><w:rPr><w:rStyle w:val="ListLabel1"/></w:rPr><w:instrText xml:space="preserve"> PAGEREF rot_Tabla_20_1 \h </w:instrText></w:r><w:r><w:rPr><w:rStyle w:val="ListLabel1"/></w:rPr><w:fldChar w:fldCharType="separate"/></w:r><w:r><w:rPr><w:rStyle w:val="ListLabel1"/></w:rPr><w:t>266</w:t></w:r><w:r><w:rPr><w:rStyle w:val="ListLabel1"/></w:rPr><w:fldChar w:fldCharType="end"/></w:r></w:hyperlink></w:p><w:p><w:pPr><w:pStyle w:val="Indice"/><w:tabs><w:tab w:val="clear" w:pos="720"/><w:tab w:val="right" w:pos="9974" w:leader="dot"/></w:tabs><w:spacing w:before="40" w:after="40"/><w:ind w:hanging="1134" w:left="1134"/><w:rPr></w:rPr></w:pPr><w:hyperlink w:anchor="rot_Tabla_20_2"><w:r><w:rPr><w:rStyle w:val="ListLabel1"/></w:rPr><w:t>Tabla 20.2. Meta, responsable, periodo, evidencia, territorio y población de cada producto</w:t><w:tab/></w:r><w:r><w:rPr><w:rStyle w:val="ListLabel1"/></w:rPr><w:fldChar w:fldCharType="begin"></w:fldChar></w:r><w:r><w:rPr><w:rStyle w:val="ListLabel1"/></w:rPr><w:instrText xml:space="preserve"> PAGEREF rot_Tabla_20_2 \h </w:instrText></w:r><w:r><w:rPr><w:rStyle w:val="ListLabel1"/></w:rPr><w:fldChar w:fldCharType="separate"/></w:r><w:r><w:rPr><w:rStyle w:val="ListLabel1"/></w:rPr><w:t>269</w:t></w:r><w:r><w:rPr><w:rStyle w:val="ListLabel1"/></w:rPr><w:fldChar w:fldCharType="end"/></w:r></w:hyperlink></w:p><w:p><w:pPr><w:pStyle w:val="Indice"/><w:tabs><w:tab w:val="clear" w:pos="720"/><w:tab w:val="right" w:pos="9974" w:leader="dot"/></w:tabs><w:spacing w:before="40" w:after="40"/><w:ind w:hanging="1134" w:left="1134"/><w:rPr></w:rPr></w:pPr><w:hyperlink w:anchor="rot_Tabla_21_1"><w:r><w:rPr><w:rStyle w:val="ListLabel1"/></w:rPr><w:t>Tabla 21.1. Cronograma de actividades por objetivo específico, en meses</w:t><w:tab/></w:r><w:r><w:rPr><w:rStyle w:val="ListLabel1"/></w:rPr><w:fldChar w:fldCharType="begin"></w:fldChar></w:r><w:r><w:rPr><w:rStyle w:val="ListLabel1"/></w:rPr><w:instrText xml:space="preserve"> PAGEREF rot_Tabla_21_1 \h </w:instrText></w:r><w:r><w:rPr><w:rStyle w:val="ListLabel1"/></w:rPr><w:fldChar w:fldCharType="separate"/></w:r><w:r><w:rPr><w:rStyle w:val="ListLabel1"/></w:rPr><w:t>273</w:t></w:r><w:r><w:rPr><w:rStyle w:val="ListLabel1"/></w:rPr><w:fldChar w:fldCharType="end"/></w:r></w:hyperlink></w:p><w:p><w:pPr><w:pStyle w:val="Indice"/><w:tabs><w:tab w:val="clear" w:pos="720"/><w:tab w:val="right" w:pos="9974" w:leader="dot"/></w:tabs><w:spacing w:before="40" w:after="40"/><w:ind w:hanging="1134" w:left="1134"/><w:rPr></w:rPr></w:pPr><w:hyperlink w:anchor="rot_Tabla_21_2"><w:r><w:rPr><w:rStyle w:val="ListLabel1"/></w:rPr><w:t>Tabla 21.2. Tramos de despliegue de la red</w:t><w:tab/></w:r><w:r><w:rPr><w:rStyle w:val="ListLabel1"/></w:rPr><w:fldChar w:fldCharType="begin"></w:fldChar></w:r><w:r><w:rPr><w:rStyle w:val="ListLabel1"/></w:rPr><w:instrText xml:space="preserve"> PAGEREF rot_Tabla_21_2 \h </w:instrText></w:r><w:r><w:rPr><w:rStyle w:val="ListLabel1"/></w:rPr><w:fldChar w:fldCharType="separate"/></w:r><w:r><w:rPr><w:rStyle w:val="ListLabel1"/></w:rPr><w:t>278</w:t></w:r><w:r><w:rPr><w:rStyle w:val="ListLabel1"/></w:rPr><w:fldChar w:fldCharType="end"/></w:r></w:hyperlink></w:p><w:p><w:pPr><w:pStyle w:val="Indice"/><w:tabs><w:tab w:val="clear" w:pos="720"/><w:tab w:val="right" w:pos="9974" w:leader="dot"/></w:tabs><w:spacing w:before="40" w:after="40"/><w:ind w:hanging="1134" w:left="1134"/><w:rPr></w:rPr></w:pPr><w:hyperlink w:anchor="rot_Tabla_21_3"><w:r><w:rPr><w:rStyle w:val="ListLabel1"/></w:rPr><w:t>Tabla 21.3. Hitos y compuertas del proyecto con su evidencia de verificación</w:t><w:tab/></w:r><w:r><w:rPr><w:rStyle w:val="ListLabel1"/></w:rPr><w:fldChar w:fldCharType="begin"></w:fldChar></w:r><w:r><w:rPr><w:rStyle w:val="ListLabel1"/></w:rPr><w:instrText xml:space="preserve"> PAGEREF rot_Tabla_21_3 \h </w:instrText></w:r><w:r><w:rPr><w:rStyle w:val="ListLabel1"/></w:rPr><w:fldChar w:fldCharType="separate"/></w:r><w:r><w:rPr><w:rStyle w:val="ListLabel1"/></w:rPr><w:t>279</w:t></w:r><w:r><w:rPr><w:rStyle w:val="ListLabel1"/></w:rPr><w:fldChar w:fldCharType="end"/></w:r></w:hyperlink></w:p><w:p><w:pPr><w:pStyle w:val="Indice"/><w:tabs><w:tab w:val="clear" w:pos="720"/><w:tab w:val="right" w:pos="9974" w:leader="dot"/></w:tabs><w:spacing w:before="40" w:after="40"/><w:ind w:hanging="1134" w:left="1134"/><w:rPr></w:rPr></w:pPr><w:hyperlink w:anchor="rot_Tabla_22_1"><w:r><w:rPr><w:rStyle w:val="ListLabel1"/></w:rPr><w:t>Tabla 22.1. Análisis de riesgos del proyecto</w:t><w:tab/></w:r><w:r><w:rPr><w:rStyle w:val="ListLabel1"/></w:rPr><w:fldChar w:fldCharType="begin"></w:fldChar></w:r><w:r><w:rPr><w:rStyle w:val="ListLabel1"/></w:rPr><w:instrText xml:space="preserve"> PAGEREF rot_Tabla_22_1 \h </w:instrText></w:r><w:r><w:rPr><w:rStyle w:val="ListLabel1"/></w:rPr><w:fldChar w:fldCharType="separate"/></w:r><w:r><w:rPr><w:rStyle w:val="ListLabel1"/></w:rPr><w:t>280</w:t></w:r><w:r><w:rPr><w:rStyle w:val="ListLabel1"/></w:rPr><w:fldChar w:fldCharType="end"/></w:r></w:hyperlink></w:p><w:p><w:pPr><w:pStyle w:val="Indice"/><w:tabs><w:tab w:val="clear" w:pos="720"/><w:tab w:val="right" w:pos="9974" w:leader="dot"/></w:tabs><w:spacing w:before="40" w:after="40"/><w:ind w:hanging="1134" w:left="1134"/><w:rPr></w:rPr></w:pPr><w:hyperlink w:anchor="rot_Tabla_22_2"><w:r><w:rPr><w:rStyle w:val="ListLabel1"/></w:rPr><w:t>Tabla 22.2. Riesgos críticos: responsable, señal de activación y medida de contingencia</w:t><w:tab/></w:r><w:r><w:rPr><w:rStyle w:val="ListLabel1"/></w:rPr><w:fldChar w:fldCharType="begin"></w:fldChar></w:r><w:r><w:rPr><w:rStyle w:val="ListLabel1"/></w:rPr><w:instrText xml:space="preserve"> PAGEREF rot_Tabla_22_2 \h </w:instrText></w:r><w:r><w:rPr><w:rStyle w:val="ListLabel1"/></w:rPr><w:fldChar w:fldCharType="separate"/></w:r><w:r><w:rPr><w:rStyle w:val="ListLabel1"/></w:rPr><w:t>287</w:t></w:r><w:r><w:rPr><w:rStyle w:val="ListLabel1"/></w:rPr><w:fldChar w:fldCharType="end"/></w:r></w:hyperlink></w:p><w:p><w:pPr><w:pStyle w:val="Indice"/><w:tabs><w:tab w:val="clear" w:pos="720"/><w:tab w:val="right" w:pos="9974" w:leader="dot"/></w:tabs><w:spacing w:before="40" w:after="40"/><w:ind w:hanging="1134" w:left="1134"/><w:rPr></w:rPr></w:pPr><w:hyperlink w:anchor="rot_Tabla_22_3"><w:r><w:rPr><w:rStyle w:val="ListLabel1"/></w:rPr><w:t>Tabla 22.3. Riesgos que el proyecto puede generar en su entorno y su mitigación</w:t><w:tab/></w:r><w:r><w:rPr><w:rStyle w:val="ListLabel1"/></w:rPr><w:fldChar w:fldCharType="begin"></w:fldChar></w:r><w:r><w:rPr><w:rStyle w:val="ListLabel1"/></w:rPr><w:instrText xml:space="preserve"> PAGEREF rot_Tabla_22_3 \h </w:instrText></w:r><w:r><w:rPr><w:rStyle w:val="ListLabel1"/></w:rPr><w:fldChar w:fldCharType="separate"/></w:r><w:r><w:rPr><w:rStyle w:val="ListLabel1"/></w:rPr><w:t>289</w:t></w:r><w:r><w:rPr><w:rStyle w:val="ListLabel1"/></w:rPr><w:fldChar w:fldCharType="end"/></w:r></w:hyperlink></w:p><w:p><w:pPr><w:pStyle w:val="Indice"/><w:tabs><w:tab w:val="clear" w:pos="720"/><w:tab w:val="right" w:pos="9974" w:leader="dot"/></w:tabs><w:spacing w:before="40" w:after="40"/><w:ind w:hanging="1134" w:left="1134"/><w:rPr></w:rPr></w:pPr><w:hyperlink w:anchor="rot_Tabla_23_1"><w:r><w:rPr><w:rStyle w:val="ListLabel1"/></w:rPr><w:t>Tabla 23.1. Indicadores de gestión del proyecto</w:t><w:tab/></w:r><w:r><w:rPr><w:rStyle w:val="ListLabel1"/></w:rPr><w:fldChar w:fldCharType="begin"></w:fldChar></w:r><w:r><w:rPr><w:rStyle w:val="ListLabel1"/></w:rPr><w:instrText xml:space="preserve"> PAGEREF rot_Tabla_23_1 \h </w:instrText></w:r><w:r><w:rPr><w:rStyle w:val="ListLabel1"/></w:rPr><w:fldChar w:fldCharType="separate"/></w:r><w:r><w:rPr><w:rStyle w:val="ListLabel1"/></w:rPr><w:t>290</w:t></w:r><w:r><w:rPr><w:rStyle w:val="ListLabel1"/></w:rPr><w:fldChar w:fldCharType="end"/></w:r></w:hyperlink></w:p><w:p><w:pPr><w:pStyle w:val="Indice"/><w:tabs><w:tab w:val="clear" w:pos="720"/><w:tab w:val="right" w:pos="9974" w:leader="dot"/></w:tabs><w:spacing w:before="40" w:after="40"/><w:ind w:hanging="1134" w:left="1134"/><w:rPr></w:rPr></w:pPr><w:hyperlink w:anchor="rot_Tabla_23_2"><w:r><w:rPr><w:rStyle w:val="ListLabel1"/></w:rPr><w:t>Tabla 23.2. Calendario y contenido central de los informes trimestrales</w:t><w:tab/></w:r><w:r><w:rPr><w:rStyle w:val="ListLabel1"/></w:rPr><w:fldChar w:fldCharType="begin"></w:fldChar></w:r><w:r><w:rPr><w:rStyle w:val="ListLabel1"/></w:rPr><w:instrText xml:space="preserve"> PAGEREF rot_Tabla_23_2 \h </w:instrText></w:r><w:r><w:rPr><w:rStyle w:val="ListLabel1"/></w:rPr><w:fldChar w:fldCharType="separate"/></w:r><w:r><w:rPr><w:rStyle w:val="ListLabel1"/></w:rPr><w:t>291</w:t></w:r><w:r><w:rPr><w:rStyle w:val="ListLabel1"/></w:rPr><w:fldChar w:fldCharType="end"/></w:r></w:hyperlink></w:p><w:p><w:pPr><w:pStyle w:val="Indice"/><w:tabs><w:tab w:val="clear" w:pos="720"/><w:tab w:val="right" w:pos="9974" w:leader="dot"/></w:tabs><w:spacing w:before="40" w:after="40"/><w:ind w:hanging="1134" w:left="1134"/><w:rPr></w:rPr></w:pPr><w:hyperlink w:anchor="rot_Tabla_24_1"><w:r><w:rPr><w:rStyle w:val="ListLabel1"/></w:rPr><w:t>Tabla 24.1. Indicadores de producto: fórmula, unidad, línea base, meta, avance y verificación</w:t><w:tab/></w:r><w:r><w:rPr><w:rStyle w:val="ListLabel1"/></w:rPr><w:fldChar w:fldCharType="begin"></w:fldChar></w:r><w:r><w:rPr><w:rStyle w:val="ListLabel1"/></w:rPr><w:instrText xml:space="preserve"> PAGEREF rot_Tabla_24_1 \h </w:instrText></w:r><w:r><w:rPr><w:rStyle w:val="ListLabel1"/></w:rPr><w:fldChar w:fldCharType="separate"/></w:r><w:r><w:rPr><w:rStyle w:val="ListLabel1"/></w:rPr><w:t>292</w:t></w:r><w:r><w:rPr><w:rStyle w:val="ListLabel1"/></w:rPr><w:fldChar w:fldCharType="end"/></w:r></w:hyperlink></w:p><w:p><w:pPr><w:pStyle w:val="Indice"/><w:tabs><w:tab w:val="clear" w:pos="720"/><w:tab w:val="right" w:pos="9974" w:leader="dot"/></w:tabs><w:spacing w:before="40" w:after="40"/><w:ind w:hanging="1134" w:left="1134"/><w:rPr></w:rPr></w:pPr><w:hyperlink w:anchor="rot_Tabla_24_2"><w:r><w:rPr><w:rStyle w:val="ListLabel1"/></w:rPr><w:t>Tabla 24.2. Relación entre los productos y los indicadores de resultado e impacto</w:t><w:tab/></w:r><w:r><w:rPr><w:rStyle w:val="ListLabel1"/></w:rPr><w:fldChar w:fldCharType="begin"></w:fldChar></w:r><w:r><w:rPr><w:rStyle w:val="ListLabel1"/></w:rPr><w:instrText xml:space="preserve"> PAGEREF rot_Tabla_24_2 \h </w:instrText></w:r><w:r><w:rPr><w:rStyle w:val="ListLabel1"/></w:rPr><w:fldChar w:fldCharType="separate"/></w:r><w:r><w:rPr><w:rStyle w:val="ListLabel1"/></w:rPr><w:t>295</w:t></w:r><w:r><w:rPr><w:rStyle w:val="ListLabel1"/></w:rPr><w:fldChar w:fldCharType="end"/></w:r></w:hyperlink></w:p><w:p><w:pPr><w:pStyle w:val="Indice"/><w:tabs><w:tab w:val="clear" w:pos="720"/><w:tab w:val="right" w:pos="9974" w:leader="dot"/></w:tabs><w:spacing w:before="40" w:after="40"/><w:ind w:hanging="1134" w:left="1134"/><w:rPr></w:rPr></w:pPr><w:hyperlink w:anchor="rot_Tabla_25_1"><w:r><w:rPr><w:rStyle w:val="ListLabel1"/></w:rPr><w:t>Tabla 25.1. Datos personales que trata el proyecto, finalidad, autorización y custodia</w:t><w:tab/></w:r><w:r><w:rPr><w:rStyle w:val="ListLabel1"/></w:rPr><w:fldChar w:fldCharType="begin"></w:fldChar></w:r><w:r><w:rPr><w:rStyle w:val="ListLabel1"/></w:rPr><w:instrText xml:space="preserve"> PAGEREF rot_Tabla_25_1 \h </w:instrText></w:r><w:r><w:rPr><w:rStyle w:val="ListLabel1"/></w:rPr><w:fldChar w:fldCharType="separate"/></w:r><w:r><w:rPr><w:rStyle w:val="ListLabel1"/></w:rPr><w:t>297</w:t></w:r><w:r><w:rPr><w:rStyle w:val="ListLabel1"/></w:rPr><w:fldChar w:fldCharType="end"/></w:r></w:hyperlink></w:p><w:p><w:pPr><w:pStyle w:val="Indice"/><w:tabs><w:tab w:val="clear" w:pos="720"/><w:tab w:val="right" w:pos="9974" w:leader="dot"/></w:tabs><w:spacing w:before="40" w:after="40"/><w:ind w:hanging="1134" w:left="1134"/><w:rPr></w:rPr></w:pPr><w:hyperlink w:anchor="rot_Tabla_25_2"><w:r><w:rPr><w:rStyle w:val="ListLabel1"/></w:rPr><w:t>Tabla 25.2. Requisitos del numeral 24 de los TdR para analítica avanzada y respuesta del proyecto</w:t><w:tab/></w:r><w:r><w:rPr><w:rStyle w:val="ListLabel1"/></w:rPr><w:fldChar w:fldCharType="begin"></w:fldChar></w:r><w:r><w:rPr><w:rStyle w:val="ListLabel1"/></w:rPr><w:instrText xml:space="preserve"> PAGEREF rot_Tabla_25_2 \h </w:instrText></w:r><w:r><w:rPr><w:rStyle w:val="ListLabel1"/></w:rPr><w:fldChar w:fldCharType="separate"/></w:r><w:r><w:rPr><w:rStyle w:val="ListLabel1"/></w:rPr><w:t>301</w:t></w:r><w:r><w:rPr><w:rStyle w:val="ListLabel1"/></w:rPr><w:fldChar w:fldCharType="end"/></w:r></w:hyperlink></w:p><w:p><w:pPr><w:pStyle w:val="Indice"/><w:tabs><w:tab w:val="clear" w:pos="720"/><w:tab w:val="right" w:pos="9974" w:leader="dot"/></w:tabs><w:spacing w:before="40" w:after="40"/><w:ind w:hanging="1134" w:left="1134"/><w:rPr></w:rPr></w:pPr><w:hyperlink w:anchor="rot_Tabla_25_3"><w:r><w:rPr><w:rStyle w:val="ListLabel1"/></w:rPr><w:t>Tabla 25.3. Condiciones de apertura por producto, reservas y responsables</w:t><w:tab/></w:r><w:r><w:rPr><w:rStyle w:val="ListLabel1"/></w:rPr><w:fldChar w:fldCharType="begin"></w:fldChar></w:r><w:r><w:rPr><w:rStyle w:val="ListLabel1"/></w:rPr><w:instrText xml:space="preserve"> PAGEREF rot_Tabla_25_3 \h </w:instrText></w:r><w:r><w:rPr><w:rStyle w:val="ListLabel1"/></w:rPr><w:fldChar w:fldCharType="separate"/></w:r><w:r><w:rPr><w:rStyle w:val="ListLabel1"/></w:rPr><w:t>304</w:t></w:r><w:r><w:rPr><w:rStyle w:val="ListLabel1"/></w:rPr><w:fldChar w:fldCharType="end"/></w:r></w:hyperlink></w:p><w:p><w:pPr><w:pStyle w:val="Indice"/><w:tabs><w:tab w:val="clear" w:pos="720"/><w:tab w:val="right" w:pos="9974" w:leader="dot"/></w:tabs><w:spacing w:before="40" w:after="40"/><w:ind w:hanging="1134" w:left="1134"/><w:rPr></w:rPr></w:pPr><w:hyperlink w:anchor="rot_Tabla_26_1"><w:r><w:rPr><w:rStyle w:val="ListLabel1"/></w:rPr><w:t>Tabla 26.1. Aportes financieros, técnicos o tecnológicos y de talento humano de cada integrante</w:t><w:tab/></w:r><w:r><w:rPr><w:rStyle w:val="ListLabel1"/></w:rPr><w:fldChar w:fldCharType="begin"></w:fldChar></w:r><w:r><w:rPr><w:rStyle w:val="ListLabel1"/></w:rPr><w:instrText xml:space="preserve"> PAGEREF rot_Tabla_26_1 \h </w:instrText></w:r><w:r><w:rPr><w:rStyle w:val="ListLabel1"/></w:rPr><w:fldChar w:fldCharType="separate"/></w:r><w:r><w:rPr><w:rStyle w:val="ListLabel1"/></w:rPr><w:t>308</w:t></w:r><w:r><w:rPr><w:rStyle w:val="ListLabel1"/></w:rPr><w:fldChar w:fldCharType="end"/></w:r></w:hyperlink></w:p><w:p><w:pPr><w:pStyle w:val="Indice"/><w:tabs><w:tab w:val="clear" w:pos="720"/><w:tab w:val="right" w:pos="9974" w:leader="dot"/></w:tabs><w:spacing w:before="40" w:after="40"/><w:ind w:hanging="1134" w:left="1134"/><w:rPr></w:rPr></w:pPr><w:hyperlink w:anchor="rot_Tabla_26_2"><w:r><w:rPr><w:rStyle w:val="ListLabel1"/></w:rPr><w:t>Tabla 26.2. Contrapartida por aportante, modalidad y actividad financiada</w:t><w:tab/></w:r><w:r><w:rPr><w:rStyle w:val="ListLabel1"/></w:rPr><w:fldChar w:fldCharType="begin"></w:fldChar></w:r><w:r><w:rPr><w:rStyle w:val="ListLabel1"/></w:rPr><w:instrText xml:space="preserve"> PAGEREF rot_Tabla_26_2 \h </w:instrText></w:r><w:r><w:rPr><w:rStyle w:val="ListLabel1"/></w:rPr><w:fldChar w:fldCharType="separate"/></w:r><w:r><w:rPr><w:rStyle w:val="ListLabel1"/></w:rPr><w:t>309</w:t></w:r><w:r><w:rPr><w:rStyle w:val="ListLabel1"/></w:rPr><w:fldChar w:fldCharType="end"/></w:r></w:hyperlink></w:p><w:p><w:pPr><w:pStyle w:val="Indice"/><w:tabs><w:tab w:val="clear" w:pos="720"/><w:tab w:val="right" w:pos="9974" w:leader="dot"/></w:tabs><w:spacing w:before="40" w:after="40"/><w:ind w:hanging="1134" w:left="1134"/><w:rPr></w:rPr></w:pPr><w:hyperlink w:anchor="rot_Tabla_26_3"><w:r><w:rPr><w:rStyle w:val="ListLabel1"/></w:rPr><w:t>Tabla 26.3. Capacidades requeridas, evidencia que se adjunta y datos por diligenciar</w:t><w:tab/></w:r><w:r><w:rPr><w:rStyle w:val="ListLabel1"/></w:rPr><w:fldChar w:fldCharType="begin"></w:fldChar></w:r><w:r><w:rPr><w:rStyle w:val="ListLabel1"/></w:rPr><w:instrText xml:space="preserve"> PAGEREF rot_Tabla_26_3 \h </w:instrText></w:r><w:r><w:rPr><w:rStyle w:val="ListLabel1"/></w:rPr><w:fldChar w:fldCharType="separate"/></w:r><w:r><w:rPr><w:rStyle w:val="ListLabel1"/></w:rPr><w:t>312</w:t></w:r><w:r><w:rPr><w:rStyle w:val="ListLabel1"/></w:rPr><w:fldChar w:fldCharType="end"/></w:r></w:hyperlink></w:p><w:p><w:pPr><w:pStyle w:val="Indice"/><w:tabs><w:tab w:val="clear" w:pos="720"/><w:tab w:val="right" w:pos="9974" w:leader="dot"/></w:tabs><w:spacing w:before="40" w:after="40"/><w:ind w:hanging="1134" w:left="1134"/><w:rPr></w:rPr></w:pPr><w:hyperlink w:anchor="rot_Tabla_26_4"><w:r><w:rPr><w:rStyle w:val="ListLabel1"/></w:rPr><w:t>Tabla 26.4. Integrantes de la alianza: naturaleza, objetivos, actividades, aporte y contrapartida</w:t><w:tab/></w:r><w:r><w:rPr><w:rStyle w:val="ListLabel1"/></w:rPr><w:fldChar w:fldCharType="begin"></w:fldChar></w:r><w:r><w:rPr><w:rStyle w:val="ListLabel1"/></w:rPr><w:instrText xml:space="preserve"> PAGEREF rot_Tabla_26_4 \h </w:instrText></w:r><w:r><w:rPr><w:rStyle w:val="ListLabel1"/></w:rPr><w:fldChar w:fldCharType="separate"/></w:r><w:r><w:rPr><w:rStyle w:val="ListLabel1"/></w:rPr><w:t>316</w:t></w:r><w:r><w:rPr><w:rStyle w:val="ListLabel1"/></w:rPr><w:fldChar w:fldCharType="end"/></w:r></w:hyperlink></w:p><w:p><w:pPr><w:pStyle w:val="Indice"/><w:tabs><w:tab w:val="clear" w:pos="720"/><w:tab w:val="right" w:pos="9974" w:leader="dot"/></w:tabs><w:spacing w:before="40" w:after="40"/><w:ind w:hanging="1134" w:left="1134"/><w:rPr></w:rPr></w:pPr><w:hyperlink w:anchor="rot_Tabla_26_5"><w:r><w:rPr><w:rStyle w:val="ListLabel1"/></w:rPr><w:t>Tabla 26.5. Qué recibe cada integrante y cada grupo de usuarios del proyecto</w:t><w:tab/></w:r><w:r><w:rPr><w:rStyle w:val="ListLabel1"/></w:rPr><w:fldChar w:fldCharType="begin"></w:fldChar></w:r><w:r><w:rPr><w:rStyle w:val="ListLabel1"/></w:rPr><w:instrText xml:space="preserve"> PAGEREF rot_Tabla_26_5 \h </w:instrText></w:r><w:r><w:rPr><w:rStyle w:val="ListLabel1"/></w:rPr><w:fldChar w:fldCharType="separate"/></w:r><w:r><w:rPr><w:rStyle w:val="ListLabel1"/></w:rPr><w:t>318</w:t></w:r><w:r><w:rPr><w:rStyle w:val="ListLabel1"/></w:rPr><w:fldChar w:fldCharType="end"/></w:r></w:hyperlink></w:p><w:p><w:pPr><w:pStyle w:val="Indice"/><w:tabs><w:tab w:val="clear" w:pos="720"/><w:tab w:val="right" w:pos="9974" w:leader="dot"/></w:tabs><w:spacing w:before="40" w:after="40"/><w:ind w:hanging="1134" w:left="1134"/><w:rPr></w:rPr></w:pPr><w:hyperlink w:anchor="rot_Tabla_26_6"><w:r><w:rPr><w:rStyle w:val="ListLabel1"/></w:rPr><w:t>Tabla 26.6. Responsable institucional de cada integrante y representación en el comité directivo</w:t><w:tab/></w:r><w:r><w:rPr><w:rStyle w:val="ListLabel1"/></w:rPr><w:fldChar w:fldCharType="begin"></w:fldChar></w:r><w:r><w:rPr><w:rStyle w:val="ListLabel1"/></w:rPr><w:instrText xml:space="preserve"> PAGEREF rot_Tabla_26_6 \h </w:instrText></w:r><w:r><w:rPr><w:rStyle w:val="ListLabel1"/></w:rPr><w:fldChar w:fldCharType="separate"/></w:r><w:r><w:rPr><w:rStyle w:val="ListLabel1"/></w:rPr><w:t>323</w:t></w:r><w:r><w:rPr><w:rStyle w:val="ListLabel1"/></w:rPr><w:fldChar w:fldCharType="end"/></w:r></w:hyperlink></w:p><w:p><w:pPr><w:pStyle w:val="Indice"/><w:tabs><w:tab w:val="clear" w:pos="720"/><w:tab w:val="right" w:pos="9974" w:leader="dot"/></w:tabs><w:spacing w:before="40" w:after="40"/><w:ind w:hanging="1134" w:left="1134"/><w:rPr></w:rPr></w:pPr><w:hyperlink w:anchor="rot_Tabla_26_7"><w:r><w:rPr><w:rStyle w:val="ListLabel1"/></w:rPr><w:t>Tabla 26.7. Instancias de articulación de la alianza, funciones y evidencia</w:t><w:tab/></w:r><w:r><w:rPr><w:rStyle w:val="ListLabel1"/></w:rPr><w:fldChar w:fldCharType="begin"></w:fldChar></w:r><w:r><w:rPr><w:rStyle w:val="ListLabel1"/></w:rPr><w:instrText xml:space="preserve"> PAGEREF rot_Tabla_26_7 \h </w:instrText></w:r><w:r><w:rPr><w:rStyle w:val="ListLabel1"/></w:rPr><w:fldChar w:fldCharType="separate"/></w:r><w:r><w:rPr><w:rStyle w:val="ListLabel1"/></w:rPr><w:t>324</w:t></w:r><w:r><w:rPr><w:rStyle w:val="ListLabel1"/></w:rPr><w:fldChar w:fldCharType="end"/></w:r></w:hyperlink></w:p><w:p><w:pPr><w:pStyle w:val="Indice"/><w:tabs><w:tab w:val="clear" w:pos="720"/><w:tab w:val="right" w:pos="9974" w:leader="dot"/></w:tabs><w:spacing w:before="40" w:after="40"/><w:ind w:hanging="1134" w:left="1134"/><w:rPr></w:rPr></w:pPr><w:hyperlink w:anchor="rot_Tabla_27_1"><w:r><w:rPr><w:rStyle w:val="ListLabel1"/></w:rPr><w:t>Tabla 27.1. Permisos, licencias, autorizaciones y avales del proyecto con las exigencias del numeral 20 de los TdR</w:t><w:tab/></w:r><w:r><w:rPr><w:rStyle w:val="ListLabel1"/></w:rPr><w:fldChar w:fldCharType="begin"></w:fldChar></w:r><w:r><w:rPr><w:rStyle w:val="ListLabel1"/></w:rPr><w:instrText xml:space="preserve"> PAGEREF rot_Tabla_27_1 \h </w:instrText></w:r><w:r><w:rPr><w:rStyle w:val="ListLabel1"/></w:rPr><w:fldChar w:fldCharType="separate"/></w:r><w:r><w:rPr><w:rStyle w:val="ListLabel1"/></w:rPr><w:t>327</w:t></w:r><w:r><w:rPr><w:rStyle w:val="ListLabel1"/></w:rPr><w:fldChar w:fldCharType="end"/></w:r></w:hyperlink></w:p><w:p><w:pPr><w:pStyle w:val="Indice"/><w:tabs><w:tab w:val="clear" w:pos="720"/><w:tab w:val="right" w:pos="9974" w:leader="dot"/></w:tabs><w:spacing w:before="40" w:after="40"/><w:ind w:hanging="1134" w:left="1134"/><w:rPr></w:rPr></w:pPr><w:hyperlink w:anchor="rot_Tabla_27_2"><w:r><w:rPr><w:rStyle w:val="ListLabel1"/></w:rPr><w:t>Tabla 27.2. Gestión de los requisitos por momento de exigibilidad</w:t><w:tab/></w:r><w:r><w:rPr><w:rStyle w:val="ListLabel1"/></w:rPr><w:fldChar w:fldCharType="begin"></w:fldChar></w:r><w:r><w:rPr><w:rStyle w:val="ListLabel1"/></w:rPr><w:instrText xml:space="preserve"> PAGEREF rot_Tabla_27_2 \h </w:instrText></w:r><w:r><w:rPr><w:rStyle w:val="ListLabel1"/></w:rPr><w:fldChar w:fldCharType="separate"/></w:r><w:r><w:rPr><w:rStyle w:val="ListLabel1"/></w:rPr><w:t>335</w:t></w:r><w:r><w:rPr><w:rStyle w:val="ListLabel1"/></w:rPr><w:fldChar w:fldCharType="end"/></w:r></w:hyperlink></w:p><w:p><w:pPr><w:pStyle w:val="Indice"/><w:tabs><w:tab w:val="clear" w:pos="720"/><w:tab w:val="right" w:pos="9974" w:leader="dot"/></w:tabs><w:spacing w:before="40" w:after="40"/><w:ind w:hanging="1134" w:left="1134"/><w:rPr></w:rPr></w:pPr><w:hyperlink w:anchor="rot_Tabla_28_1"><w:r><w:rPr><w:rStyle w:val="ListLabel1"/></w:rPr><w:t>Tabla 28.1. Resumen de las fuentes de financiación</w:t><w:tab/></w:r><w:r><w:rPr><w:rStyle w:val="ListLabel1"/></w:rPr><w:fldChar w:fldCharType="begin"></w:fldChar></w:r><w:r><w:rPr><w:rStyle w:val="ListLabel1"/></w:rPr><w:instrText xml:space="preserve"> PAGEREF rot_Tabla_28_1 \h </w:instrText></w:r><w:r><w:rPr><w:rStyle w:val="ListLabel1"/></w:rPr><w:fldChar w:fldCharType="separate"/></w:r><w:r><w:rPr><w:rStyle w:val="ListLabel1"/></w:rPr><w:t>338</w:t></w:r><w:r><w:rPr><w:rStyle w:val="ListLabel1"/></w:rPr><w:fldChar w:fldCharType="end"/></w:r></w:hyperlink></w:p><w:p><w:pPr><w:pStyle w:val="Indice"/><w:tabs><w:tab w:val="clear" w:pos="720"/><w:tab w:val="right" w:pos="9974" w:leader="dot"/></w:tabs><w:spacing w:before="40" w:after="40"/><w:ind w:hanging="1134" w:left="1134"/><w:rPr></w:rPr></w:pPr><w:hyperlink w:anchor="rot_Tabla_28_2"><w:r><w:rPr><w:rStyle w:val="ListLabel1"/></w:rPr><w:t>Tabla 28.2. Valor solicitado al SGR por rubro del componente presupuestal</w:t><w:tab/></w:r><w:r><w:rPr><w:rStyle w:val="ListLabel1"/></w:rPr><w:fldChar w:fldCharType="begin"></w:fldChar></w:r><w:r><w:rPr><w:rStyle w:val="ListLabel1"/></w:rPr><w:instrText xml:space="preserve"> PAGEREF rot_Tabla_28_2 \h </w:instrText></w:r><w:r><w:rPr><w:rStyle w:val="ListLabel1"/></w:rPr><w:fldChar w:fldCharType="separate"/></w:r><w:r><w:rPr><w:rStyle w:val="ListLabel1"/></w:rPr><w:t>339</w:t></w:r><w:r><w:rPr><w:rStyle w:val="ListLabel1"/></w:rPr><w:fldChar w:fldCharType="end"/></w:r></w:hyperlink></w:p><w:p><w:pPr><w:pStyle w:val="Indice"/><w:tabs><w:tab w:val="clear" w:pos="720"/><w:tab w:val="right" w:pos="9974" w:leader="dot"/></w:tabs><w:spacing w:before="40" w:after="40"/><w:ind w:hanging="1134" w:left="1134"/><w:rPr></w:rPr></w:pPr><w:hyperlink w:anchor="rot_Tabla_28_3"><w:r><w:rPr><w:rStyle w:val="ListLabel1"/></w:rPr><w:t>Tabla 28.3. Justificación de cada rubro por los objetivos y las actividades del proyecto</w:t><w:tab/></w:r><w:r><w:rPr><w:rStyle w:val="ListLabel1"/></w:rPr><w:fldChar w:fldCharType="begin"></w:fldChar></w:r><w:r><w:rPr><w:rStyle w:val="ListLabel1"/></w:rPr><w:instrText xml:space="preserve"> PAGEREF rot_Tabla_28_3 \h </w:instrText></w:r><w:r><w:rPr><w:rStyle w:val="ListLabel1"/></w:rPr><w:fldChar w:fldCharType="separate"/></w:r><w:r><w:rPr><w:rStyle w:val="ListLabel1"/></w:rPr><w:t>341</w:t></w:r><w:r><w:rPr><w:rStyle w:val="ListLabel1"/></w:rPr><w:fldChar w:fldCharType="end"/></w:r></w:hyperlink></w:p><w:p><w:pPr><w:pStyle w:val="Indice"/><w:tabs><w:tab w:val="clear" w:pos="720"/><w:tab w:val="right" w:pos="9974" w:leader="dot"/></w:tabs><w:spacing w:before="40" w:after="40"/><w:ind w:hanging="1134" w:left="1134"/><w:rPr></w:rPr></w:pPr><w:hyperlink w:anchor="rot_Tabla_28_4"><w:r><w:rPr><w:rStyle w:val="ListLabel1"/></w:rPr><w:t>Tabla 28.4. Valor del proyecto por objetivo específico</w:t><w:tab/></w:r><w:r><w:rPr><w:rStyle w:val="ListLabel1"/></w:rPr><w:fldChar w:fldCharType="begin"></w:fldChar></w:r><w:r><w:rPr><w:rStyle w:val="ListLabel1"/></w:rPr><w:instrText xml:space="preserve"> PAGEREF rot_Tabla_28_4 \h </w:instrText></w:r><w:r><w:rPr><w:rStyle w:val="ListLabel1"/></w:rPr><w:fldChar w:fldCharType="separate"/></w:r><w:r><w:rPr><w:rStyle w:val="ListLabel1"/></w:rPr><w:t>344</w:t></w:r><w:r><w:rPr><w:rStyle w:val="ListLabel1"/></w:rPr><w:fldChar w:fldCharType="end"/></w:r></w:hyperlink></w:p><w:p><w:pPr><w:pStyle w:val="Indice"/><w:tabs><w:tab w:val="clear" w:pos="720"/><w:tab w:val="right" w:pos="9974" w:leader="dot"/></w:tabs><w:spacing w:before="40" w:after="40"/><w:ind w:hanging="1134" w:left="1134"/><w:rPr></w:rPr></w:pPr><w:hyperlink w:anchor="rot_Tabla_28_5"><w:r><w:rPr><w:rStyle w:val="ListLabel1"/></w:rPr><w:t xml:space="preserve">Tabla 28.5. Valor solicitado al SGR por rubro y </w:t></w:r><w:ins w:id="19" w:author="Unknown Author" w:date="2026-10-30T04:17:53Z"><w:r><w:rPr><w:rStyle w:val="ListLabel1"/></w:rPr><w:t>municipio, según la localización que declara el Anexo 3</w:t></w:r></w:ins></w:hyperlink><w:hyperlink w:anchor="rot_Tabla_28_5"><w:del w:id="20" w:author="Unknown Author" w:date="2026-10-30T04:17:53Z"><w:r><w:rPr><w:rStyle w:val="ListLabel1"/></w:rPr><w:delText>departamento</w:delText></w:r></w:del></w:hyperlink><w:hyperlink w:anchor="rot_Tabla_28_5"><w:r><w:rPr><w:rStyle w:val="ListLabel1"/></w:rPr><w:tab/></w:r></w:hyperlink><w:r><w:rPr><w:rStyle w:val="ListLabel1"/></w:rPr><w:fldChar w:fldCharType="begin"></w:fldChar></w:r><w:r><w:rPr><w:rStyle w:val="ListLabel1"/></w:rPr><w:instrText xml:space="preserve"> PAGEREF rot_Tabla_28_5 \h </w:instrText></w:r><w:r><w:rPr><w:rStyle w:val="ListLabel1"/></w:rPr><w:fldChar w:fldCharType="separate"/></w:r><w:r><w:rPr><w:rStyle w:val="ListLabel1"/></w:rPr><w:t>344</w:t></w:r><w:r><w:rPr><w:rStyle w:val="ListLabel1"/></w:rPr><w:fldChar w:fldCharType="end"/></w:r></w:p><w:p><w:pPr><w:pStyle w:val="Indice"/><w:tabs><w:tab w:val="clear" w:pos="720"/><w:tab w:val="right" w:pos="9974" w:leader="dot"/></w:tabs><w:spacing w:before="40" w:after="40"/><w:ind w:hanging="1134" w:left="1134"/><w:rPr></w:rPr></w:pPr><w:hyperlink w:anchor="rot_Tabla_28_6"><w:r><w:rPr><w:rStyle w:val="ListLabel1"/></w:rPr><w:t>Tabla 28.6. Programación semestral de los recursos</w:t><w:tab/></w:r><w:r><w:rPr><w:rStyle w:val="ListLabel1"/></w:rPr><w:fldChar w:fldCharType="begin"></w:fldChar></w:r><w:r><w:rPr><w:rStyle w:val="ListLabel1"/></w:rPr><w:instrText xml:space="preserve"> PAGEREF rot_Tabla_28_6 \h </w:instrText></w:r><w:r><w:rPr><w:rStyle w:val="ListLabel1"/></w:rPr><w:fldChar w:fldCharType="separate"/></w:r><w:r><w:rPr><w:rStyle w:val="ListLabel1"/></w:rPr><w:t>346</w:t></w:r><w:r><w:rPr><w:rStyle w:val="ListLabel1"/></w:rPr><w:fldChar w:fldCharType="end"/></w:r></w:hyperlink></w:p><w:p><w:pPr><w:pStyle w:val="Indice"/><w:tabs><w:tab w:val="clear" w:pos="720"/><w:tab w:val="right" w:pos="9974" w:leader="dot"/></w:tabs><w:spacing w:before="40" w:after="40"/><w:ind w:hanging="1134" w:left="1134"/><w:rPr></w:rPr></w:pPr><w:hyperlink w:anchor="rot_Tabla_28_7"><w:r><w:rPr><w:rStyle w:val="ListLabel1"/></w:rPr><w:t>Tabla 28.7. Contrapartida por aportante, modalidad y actividad financiada</w:t><w:tab/></w:r><w:r><w:rPr><w:rStyle w:val="ListLabel1"/></w:rPr><w:fldChar w:fldCharType="begin"></w:fldChar></w:r><w:r><w:rPr><w:rStyle w:val="ListLabel1"/></w:rPr><w:instrText xml:space="preserve"> PAGEREF rot_Tabla_28_7 \h </w:instrText></w:r><w:r><w:rPr><w:rStyle w:val="ListLabel1"/></w:rPr><w:fldChar w:fldCharType="separate"/></w:r><w:r><w:rPr><w:rStyle w:val="ListLabel1"/></w:rPr><w:t>348</w:t></w:r><w:r><w:rPr><w:rStyle w:val="ListLabel1"/></w:rPr><w:fldChar w:fldCharType="end"/></w:r></w:hyperlink></w:p><w:p><w:pPr><w:pStyle w:val="Indice"/><w:tabs><w:tab w:val="clear" w:pos="720"/><w:tab w:val="right" w:pos="9974" w:leader="dot"/></w:tabs><w:spacing w:before="40" w:after="40"/><w:ind w:hanging="1134" w:left="1134"/><w:rPr></w:rPr></w:pPr><w:hyperlink w:anchor="rot_Tabla_28_8"><w:r><w:rPr><w:rStyle w:val="ListLabel1"/></w:rPr><w:t>Tabla 28.8. Verificación de las condiciones financieras de los términos de referencia</w:t><w:tab/></w:r><w:r><w:rPr><w:rStyle w:val="ListLabel1"/></w:rPr><w:fldChar w:fldCharType="begin"></w:fldChar></w:r><w:r><w:rPr><w:rStyle w:val="ListLabel1"/></w:rPr><w:instrText xml:space="preserve"> PAGEREF rot_Tabla_28_8 \h </w:instrText></w:r><w:r><w:rPr><w:rStyle w:val="ListLabel1"/></w:rPr><w:fldChar w:fldCharType="separate"/></w:r><w:r><w:rPr><w:rStyle w:val="ListLabel1"/></w:rPr><w:t>349</w:t></w:r><w:r><w:rPr><w:rStyle w:val="ListLabel1"/></w:rPr><w:fldChar w:fldCharType="end"/></w:r></w:hyperlink></w:p><w:p><w:pPr><w:pStyle w:val="Indice"/><w:tabs><w:tab w:val="clear" w:pos="720"/><w:tab w:val="right" w:pos="9974" w:leader="dot"/></w:tabs><w:spacing w:before="40" w:after="40"/><w:ind w:hanging="1134" w:left="1134"/><w:rPr></w:rPr></w:pPr><w:hyperlink w:anchor="rot_Tabla_30_1"><w:r><w:rPr><w:rStyle w:val="ListLabel1"/></w:rPr><w:t>Tabla 30.1. Anexos y soportes de la convocatoria, contenido y responsable</w:t><w:tab/></w:r><w:r><w:rPr><w:rStyle w:val="ListLabel1"/></w:rPr><w:fldChar w:fldCharType="begin"></w:fldChar></w:r><w:r><w:rPr><w:rStyle w:val="ListLabel1"/></w:rPr><w:instrText xml:space="preserve"> PAGEREF rot_Tabla_30_1 \h </w:instrText></w:r><w:r><w:rPr><w:rStyle w:val="ListLabel1"/></w:rPr><w:fldChar w:fldCharType="separate"/></w:r><w:r><w:rPr><w:rStyle w:val="ListLabel1"/></w:rPr><w:t>361</w:t></w:r><w:r><w:rPr><w:rStyle w:val="ListLabel1"/></w:rPr><w:fldChar w:fldCharType="end"/></w:r></w:hyperlink></w:p><w:p><w:pPr><w:pStyle w:val="Indice"/><w:tabs><w:tab w:val="clear" w:pos="720"/><w:tab w:val="right" w:pos="9974" w:leader="dot"/></w:tabs><w:spacing w:before="40" w:after="40"/><w:ind w:hanging="1134" w:left="1134"/><w:rPr></w:rPr></w:pPr><w:hyperlink w:anchor="rot_Tabla_30_2"><w:r><w:rPr><w:rStyle w:val="ListLabel1"/></w:rPr><w:t>Tabla 30.2. Criterios de evaluación, puntaje máximo y secciones que los responden</w:t><w:tab/></w:r><w:r><w:rPr><w:rStyle w:val="ListLabel1"/></w:rPr><w:fldChar w:fldCharType="begin"></w:fldChar></w:r><w:r><w:rPr><w:rStyle w:val="ListLabel1"/></w:rPr><w:instrText xml:space="preserve"> PAGEREF rot_Tabla_30_2 \h </w:instrText></w:r><w:r><w:rPr><w:rStyle w:val="ListLabel1"/></w:rPr><w:fldChar w:fldCharType="separate"/></w:r><w:r><w:rPr><w:rStyle w:val="ListLabel1"/></w:rPr><w:t>365</w:t></w:r><w:r><w:rPr><w:rStyle w:val="ListLabel1"/></w:rPr><w:fldChar w:fldCharType="end"/></w:r></w:hyperlink></w:p><w:p><w:pPr><w:pStyle w:val="Indice"/><w:tabs><w:tab w:val="clear" w:pos="720"/><w:tab w:val="right" w:pos="9974" w:leader="dot"/></w:tabs><w:spacing w:before="40" w:after="40"/><w:ind w:hanging="1134" w:left="1134"/><w:rPr></w:rPr></w:pPr><w:hyperlink w:anchor="rot_Tabla_30_3"><w:r><w:rPr><w:rStyle w:val="ListLabel1"/></w:rPr><w:t>Tabla 30.3. Líneas del presupuesto solicitado al SGR con unidad, cantidad, costo unitario</w:t></w:r><w:ins w:id="21" w:author="Unknown Author" w:date="2026-10-30T04:17:53Z"><w:r><w:rPr><w:rStyle w:val="ListLabel1"/></w:rPr><w:t>, actividad principal y periodo</w:t></w:r></w:ins></w:hyperlink><w:hyperlink w:anchor="rot_Tabla_30_3"><w:del w:id="22" w:author="Unknown Author" w:date="2026-10-30T04:17:53Z"><w:r><w:rPr><w:rStyle w:val="ListLabel1"/></w:rPr><w:delText xml:space="preserve"> y actividades</w:delText></w:r></w:del></w:hyperlink><w:hyperlink w:anchor="rot_Tabla_30_3"><w:r><w:rPr><w:rStyle w:val="ListLabel1"/></w:rPr><w:tab/></w:r></w:hyperlink><w:r><w:rPr><w:rStyle w:val="ListLabel1"/></w:rPr><w:fldChar w:fldCharType="begin"></w:fldChar></w:r><w:r><w:rPr><w:rStyle w:val="ListLabel1"/></w:rPr><w:instrText xml:space="preserve"> PAGEREF rot_Tabla_30_3 \h </w:instrText></w:r><w:r><w:rPr><w:rStyle w:val="ListLabel1"/></w:rPr><w:fldChar w:fldCharType="separate"/></w:r><w:r><w:rPr><w:rStyle w:val="ListLabel1"/></w:rPr><w:t>366</w:t></w:r><w:r><w:rPr><w:rStyle w:val="ListLabel1"/></w:rPr><w:fldChar w:fldCharType="end"/></w:r></w:p><w:p><w:pPr><w:pStyle w:val="FrontTitulo"/><w:rPr></w:rPr></w:pPr><w:r><w:rPr></w:rPr><w:t>Índice de figuras</w:t></w:r></w:p><w:p><w:pPr><w:pStyle w:val="Indice"/><w:tabs><w:tab w:val="clear" w:pos="720"/><w:tab w:val="right" w:pos="9974" w:leader="dot"/></w:tabs><w:spacing w:before="40" w:after="40"/><w:ind w:hanging="1134" w:left="1134"/><w:rPr></w:rPr></w:pPr><w:hyperlink w:anchor="rot_Figura_1_1"><w:r><w:rPr><w:rStyle w:val="ListLabel1"/></w:rPr><w:t xml:space="preserve">Figura 1.1. </w:t></w:r><w:ins w:id="23" w:author="Unknown Author" w:date="2026-10-30T04:17:53Z"><w:r><w:rPr><w:rStyle w:val="ListLabel1"/></w:rPr><w:t>Dos municipios de dos departamentos reciben 100 nodos</w:t></w:r></w:ins></w:hyperlink><w:hyperlink w:anchor="rot_Figura_1_1"><w:del w:id="24" w:author="Unknown Author" w:date="2026-10-30T04:17:53Z"><w:r><w:rPr><w:rStyle w:val="ListLabel1"/></w:rPr><w:delText>Tres departamentos, 12 municipios y 100 nodos distribuidos</w:delText></w:r></w:del></w:hyperlink><w:hyperlink w:anchor="rot_Figura_1_1"><w:r><w:rPr><w:rStyle w:val="ListLabel1"/></w:rPr><w:t xml:space="preserve"> en tres tramos</w:t><w:tab/></w:r></w:hyperlink><w:r><w:rPr><w:rStyle w:val="ListLabel1"/></w:rPr><w:fldChar w:fldCharType="begin"></w:fldChar></w:r><w:r><w:rPr><w:rStyle w:val="ListLabel1"/></w:rPr><w:instrText xml:space="preserve"> PAGEREF rot_Figura_1_1 \h </w:instrText></w:r><w:r><w:rPr><w:rStyle w:val="ListLabel1"/></w:rPr><w:fldChar w:fldCharType="separate"/></w:r><w:r><w:rPr><w:rStyle w:val="ListLabel1"/></w:rPr><w:t>17</w:t></w:r><w:r><w:rPr><w:rStyle w:val="ListLabel1"/></w:rPr><w:fldChar w:fldCharType="end"/></w:r></w:p><w:p><w:pPr><w:pStyle w:val="Indice"/><w:tabs><w:tab w:val="clear" w:pos="720"/><w:tab w:val="right" w:pos="9974" w:leader="dot"/></w:tabs><w:spacing w:before="40" w:after="40"/><w:ind w:hanging="1134" w:left="1134"/><w:rPr><w:ins w:id="27" w:author="Unknown Author" w:date="2026-10-30T04:17:53Z"></w:ins></w:rPr></w:pPr><w:hyperlink w:anchor="rot_Figura_2_1"><w:ins w:id="25" w:author="Unknown Author" w:date="2026-10-30T04:17:53Z"><w:r><w:rPr><w:rStyle w:val="ListLabel1"/></w:rPr><w:t>Figura 2.1. El polvo de las demoliciones posterremoto se mide con error conocido, se anticipa y se usa para decidir</w:t><w:tab/></w:r></w:ins><w:ins w:id="26" w:author="Unknown Author" w:date="2026-10-30T04:17:53Z"><w:r><w:rPr><w:rStyle w:val="ListLabel1"/></w:rPr><w:fldChar w:fldCharType="begin"></w:fldChar></w:r><w:r><w:rPr><w:rStyle w:val="ListLabel1"/></w:rPr><w:instrText xml:space="preserve"> PAGEREF rot_Figura_2_1 \h </w:instrText></w:r><w:r><w:rPr><w:rStyle w:val="ListLabel1"/></w:rPr><w:fldChar w:fldCharType="separate"/></w:r><w:r><w:rPr><w:rStyle w:val="ListLabel1"/></w:rPr><w:t>19</w:t></w:r><w:r><w:rPr><w:rStyle w:val="ListLabel1"/></w:rPr><w:fldChar w:fldCharType="end"/></w:r></w:hyperlink></w:ins></w:p><w:p><w:pPr><w:pStyle w:val="Indice"/><w:tabs><w:tab w:val="clear" w:pos="720"/><w:tab w:val="right" w:pos="9974" w:leader="dot"/></w:tabs><w:spacing w:before="40" w:after="40"/><w:ind w:hanging="1134" w:left="1134"/><w:rPr></w:rPr></w:pPr><w:hyperlink w:anchor="rot_Figura_4_1"><w:r><w:rPr><w:rStyle w:val="ListLabel1"/></w:rPr><w:t>Figura 4.1. La emergencia genera una brecha de medición que el proyecto cierra con productos verificables</w:t><w:tab/></w:r><w:r><w:rPr><w:rStyle w:val="ListLabel1"/></w:rPr><w:fldChar w:fldCharType="begin"></w:fldChar></w:r><w:r><w:rPr><w:rStyle w:val="ListLabel1"/></w:rPr><w:instrText xml:space="preserve"> PAGEREF rot_Figura_4_1 \h </w:instrText></w:r><w:r><w:rPr><w:rStyle w:val="ListLabel1"/></w:rPr><w:fldChar w:fldCharType="separate"/></w:r><w:r><w:rPr><w:rStyle w:val="ListLabel1"/></w:rPr><w:t>26</w:t></w:r><w:r><w:rPr><w:rStyle w:val="ListLabel1"/></w:rPr><w:fldChar w:fldCharType="end"/></w:r></w:hyperlink></w:p><w:p><w:pPr><w:pStyle w:val="Indice"/><w:tabs><w:tab w:val="clear" w:pos="720"/><w:tab w:val="right" w:pos="9974" w:leader="dot"/></w:tabs><w:spacing w:before="40" w:after="40"/><w:ind w:hanging="1134" w:left="1134"/><w:rPr></w:rPr></w:pPr><w:hyperlink w:anchor="rot_Figura_5_1"><w:r><w:rPr><w:rStyle w:val="ListLabel1"/></w:rPr><w:t>Figura 5.1. Solo 28 de 1.122 municipios cuentan con estaciones utilizables</w:t><w:tab/></w:r><w:r><w:rPr><w:rStyle w:val="ListLabel1"/></w:rPr><w:fldChar w:fldCharType="begin"></w:fldChar></w:r><w:r><w:rPr><w:rStyle w:val="ListLabel1"/></w:rPr><w:instrText xml:space="preserve"> PAGEREF rot_Figura_5_1 \h </w:instrText></w:r><w:r><w:rPr><w:rStyle w:val="ListLabel1"/></w:rPr><w:fldChar w:fldCharType="separate"/></w:r><w:r><w:rPr><w:rStyle w:val="ListLabel1"/></w:rPr><w:t>43</w:t></w:r><w:r><w:rPr><w:rStyle w:val="ListLabel1"/></w:rPr><w:fldChar w:fldCharType="end"/></w:r></w:hyperlink></w:p><w:p><w:pPr><w:pStyle w:val="Indice"/><w:tabs><w:tab w:val="clear" w:pos="720"/><w:tab w:val="right" w:pos="9974" w:leader="dot"/></w:tabs><w:spacing w:before="40" w:after="40"/><w:ind w:hanging="1134" w:left="1134"/><w:rPr></w:rPr></w:pPr><w:hyperlink w:anchor="rot_Figura_5_2"><w:r><w:rPr><w:rStyle w:val="ListLabel1"/></w:rPr><w:t>Figura 5.2. El error de medición sin verificar es el problema central: tiene cuatro causas directas y dos efectos directos</w:t><w:tab/></w:r><w:r><w:rPr><w:rStyle w:val="ListLabel1"/></w:rPr><w:fldChar w:fldCharType="begin"></w:fldChar></w:r><w:r><w:rPr><w:rStyle w:val="ListLabel1"/></w:rPr><w:instrText xml:space="preserve"> PAGEREF rot_Figura_5_2 \h </w:instrText></w:r><w:r><w:rPr><w:rStyle w:val="ListLabel1"/></w:rPr><w:fldChar w:fldCharType="separate"/></w:r><w:r><w:rPr><w:rStyle w:val="ListLabel1"/></w:rPr><w:t>47</w:t></w:r><w:r><w:rPr><w:rStyle w:val="ListLabel1"/></w:rPr><w:fldChar w:fldCharType="end"/></w:r></w:hyperlink></w:p><w:p><w:pPr><w:pStyle w:val="Indice"/><w:tabs><w:tab w:val="clear" w:pos="720"/><w:tab w:val="right" w:pos="9974" w:leader="dot"/></w:tabs><w:spacing w:before="40" w:after="40"/><w:ind w:hanging="1134" w:left="1134"/><w:rPr></w:rPr></w:pPr><w:hyperlink w:anchor="rot_Figura_6_1"><w:r><w:rPr><w:rStyle w:val="ListLabel1"/></w:rPr><w:t>Figura 6.1. Los antecedentes de red y de calibración se concentran entre 2015 y 2026, después del marco metrológico de 2012 a 2021</w:t><w:tab/></w:r><w:r><w:rPr><w:rStyle w:val="ListLabel1"/></w:rPr><w:fldChar w:fldCharType="begin"></w:fldChar></w:r><w:r><w:rPr><w:rStyle w:val="ListLabel1"/></w:rPr><w:instrText xml:space="preserve"> PAGEREF rot_Figura_6_1 \h </w:instrText></w:r><w:r><w:rPr><w:rStyle w:val="ListLabel1"/></w:rPr><w:fldChar w:fldCharType="separate"/></w:r><w:r><w:rPr><w:rStyle w:val="ListLabel1"/></w:rPr><w:t>57</w:t></w:r><w:r><w:rPr><w:rStyle w:val="ListLabel1"/></w:rPr><w:fldChar w:fldCharType="end"/></w:r></w:hyperlink></w:p><w:p><w:pPr><w:pStyle w:val="Indice"/><w:tabs><w:tab w:val="clear" w:pos="720"/><w:tab w:val="right" w:pos="9974" w:leader="dot"/></w:tabs><w:spacing w:before="40" w:after="40"/><w:ind w:hanging="1134" w:left="1134"/><w:rPr></w:rPr></w:pPr><w:hyperlink w:anchor="rot_Figura_6_2"><w:r><w:rPr><w:rStyle w:val="ListLabel1"/></w:rPr><w:t>Figura 6.2. De 41 documentos del corpus, 34 están en TRL 4 o menos y solo dos alcanzan el TRL 7</w:t><w:tab/></w:r><w:r><w:rPr><w:rStyle w:val="ListLabel1"/></w:rPr><w:fldChar w:fldCharType="begin"></w:fldChar></w:r><w:r><w:rPr><w:rStyle w:val="ListLabel1"/></w:rPr><w:instrText xml:space="preserve"> PAGEREF rot_Figura_6_2 \h </w:instrText></w:r><w:r><w:rPr><w:rStyle w:val="ListLabel1"/></w:rPr><w:fldChar w:fldCharType="separate"/></w:r><w:r><w:rPr><w:rStyle w:val="ListLabel1"/></w:rPr><w:t>59</w:t></w:r><w:r><w:rPr><w:rStyle w:val="ListLabel1"/></w:rPr><w:fldChar w:fldCharType="end"/></w:r></w:hyperlink></w:p><w:p><w:pPr><w:pStyle w:val="Indice"/><w:tabs><w:tab w:val="clear" w:pos="720"/><w:tab w:val="right" w:pos="9974" w:leader="dot"/></w:tabs><w:spacing w:before="40" w:after="40"/><w:ind w:hanging="1134" w:left="1134"/><w:rPr></w:rPr></w:pPr><w:hyperlink w:anchor="rot_Figura_8_1"><w:r><w:rPr><w:rStyle w:val="ListLabel1"/></w:rPr><w:t xml:space="preserve">Figura 8.1. Cada </w:t></w:r><w:ins w:id="28" w:author="Unknown Author" w:date="2026-10-30T04:17:53Z"><w:r><w:rPr><w:rStyle w:val="ListLabel1"/></w:rPr><w:t>municipio</w:t></w:r></w:ins></w:hyperlink><w:hyperlink w:anchor="rot_Figura_8_1"><w:del w:id="29" w:author="Unknown Author" w:date="2026-10-30T04:17:53Z"><w:r><w:rPr><w:rStyle w:val="ListLabel1"/></w:rPr><w:delText>departamento</w:delText></w:r></w:del></w:hyperlink><w:hyperlink w:anchor="rot_Figura_8_1"><w:r><w:rPr><w:rStyle w:val="ListLabel1"/></w:rPr><w:t xml:space="preserve"> conecta una demanda territorial con nodos, </w:t></w:r></w:hyperlink><w:ins w:id="30" w:author="Unknown Author" w:date="2026-10-30T04:17:53Z"><w:r><w:rPr><w:rStyle w:val="ListLabel1"/></w:rPr><w:t>consejos y planes</w:t></w:r></w:ins><w:hyperlink w:anchor="rot_Figura_8_1"><w:del w:id="31" w:author="Unknown Author" w:date="2026-10-30T04:17:53Z"><w:r><w:rPr><w:rStyle w:val="ListLabel1"/></w:rPr><w:delText>comités y plan</w:delText></w:r></w:del></w:hyperlink><w:hyperlink w:anchor="rot_Figura_8_1"><w:r><w:rPr><w:rStyle w:val="ListLabel1"/></w:rPr><w:t xml:space="preserve"> de desarrollo</w:t><w:tab/></w:r></w:hyperlink><w:r><w:rPr><w:rStyle w:val="ListLabel1"/></w:rPr><w:fldChar w:fldCharType="begin"></w:fldChar></w:r><w:r><w:rPr><w:rStyle w:val="ListLabel1"/></w:rPr><w:instrText xml:space="preserve"> PAGEREF rot_Figura_8_1 \h </w:instrText></w:r><w:r><w:rPr><w:rStyle w:val="ListLabel1"/></w:rPr><w:fldChar w:fldCharType="separate"/></w:r><w:r><w:rPr><w:rStyle w:val="ListLabel1"/></w:rPr><w:t>79</w:t></w:r><w:r><w:rPr><w:rStyle w:val="ListLabel1"/></w:rPr><w:fldChar w:fldCharType="end"/></w:r></w:p><w:p><w:pPr><w:pStyle w:val="Indice"/><w:tabs><w:tab w:val="clear" w:pos="720"/><w:tab w:val="right" w:pos="9974" w:leader="dot"/></w:tabs><w:spacing w:before="40" w:after="40"/><w:ind w:hanging="1134" w:left="1134"/><w:rPr></w:rPr></w:pPr><w:hyperlink w:anchor="rot_Figura_9_1"><w:r><w:rPr><w:rStyle w:val="ListLabel1"/></w:rPr><w:t>Figura 9.1. Siete teorías sostienen la cadena de la medición verificada a la continuidad</w:t><w:tab/></w:r><w:r><w:rPr><w:rStyle w:val="ListLabel1"/></w:rPr><w:fldChar w:fldCharType="begin"></w:fldChar></w:r><w:r><w:rPr><w:rStyle w:val="ListLabel1"/></w:rPr><w:instrText xml:space="preserve"> PAGEREF rot_Figura_9_1 \h </w:instrText></w:r><w:r><w:rPr><w:rStyle w:val="ListLabel1"/></w:rPr><w:fldChar w:fldCharType="separate"/></w:r><w:r><w:rPr><w:rStyle w:val="ListLabel1"/></w:rPr><w:t>90</w:t></w:r><w:r><w:rPr><w:rStyle w:val="ListLabel1"/></w:rPr><w:fldChar w:fldCharType="end"/></w:r></w:hyperlink></w:p><w:p><w:pPr><w:pStyle w:val="Indice"/><w:tabs><w:tab w:val="clear" w:pos="720"/><w:tab w:val="right" w:pos="9974" w:leader="dot"/></w:tabs><w:spacing w:before="40" w:after="40"/><w:ind w:hanging="1134" w:left="1134"/><w:rPr></w:rPr></w:pPr><w:hyperlink w:anchor="rot_Figura_10_1"><w:r><w:rPr><w:rStyle w:val="ListLabel1"/></w:rPr><w:t xml:space="preserve">Figura 10.1. </w:t></w:r><w:ins w:id="32" w:author="Unknown Author" w:date="2026-10-30T04:17:53Z"><w:r><w:rPr><w:rStyle w:val="ListLabel1"/></w:rPr><w:t>Ocho</w:t></w:r></w:ins></w:hyperlink><w:hyperlink w:anchor="rot_Figura_10_1"><w:del w:id="33" w:author="Unknown Author" w:date="2026-10-30T04:17:53Z"><w:r><w:rPr><w:rStyle w:val="ListLabel1"/></w:rPr><w:delText>Nueve</w:delText></w:r></w:del></w:hyperlink><w:hyperlink w:anchor="rot_Figura_10_1"><w:r><w:rPr><w:rStyle w:val="ListLabel1"/></w:rPr><w:t xml:space="preserve"> de diecinueve interesados exigen gestión cercana por su poder y su interés</w:t><w:tab/></w:r></w:hyperlink><w:r><w:rPr><w:rStyle w:val="ListLabel1"/></w:rPr><w:fldChar w:fldCharType="begin"></w:fldChar></w:r><w:r><w:rPr><w:rStyle w:val="ListLabel1"/></w:rPr><w:instrText xml:space="preserve"> PAGEREF rot_Figura_10_1 \h </w:instrText></w:r><w:r><w:rPr><w:rStyle w:val="ListLabel1"/></w:rPr><w:fldChar w:fldCharType="separate"/></w:r><w:r><w:rPr><w:rStyle w:val="ListLabel1"/></w:rPr><w:t>117</w:t></w:r><w:r><w:rPr><w:rStyle w:val="ListLabel1"/></w:rPr><w:fldChar w:fldCharType="end"/></w:r></w:p><w:p><w:pPr><w:pStyle w:val="Indice"/><w:tabs><w:tab w:val="clear" w:pos="720"/><w:tab w:val="right" w:pos="9974" w:leader="dot"/></w:tabs><w:spacing w:before="40" w:after="40"/><w:ind w:hanging="1134" w:left="1134"/><w:rPr></w:rPr></w:pPr><w:hyperlink w:anchor="rot_Figura_12_1"><w:r><w:rPr><w:rStyle w:val="ListLabel1"/></w:rPr><w:t>Figura 12.1. Los tres objetivos específicos convierten las causas priorizadas en medios verificables</w:t><w:tab/></w:r><w:r><w:rPr><w:rStyle w:val="ListLabel1"/></w:rPr><w:fldChar w:fldCharType="begin"></w:fldChar></w:r><w:r><w:rPr><w:rStyle w:val="ListLabel1"/></w:rPr><w:instrText xml:space="preserve"> PAGEREF rot_Figura_12_1 \h </w:instrText></w:r><w:r><w:rPr><w:rStyle w:val="ListLabel1"/></w:rPr><w:fldChar w:fldCharType="separate"/></w:r><w:r><w:rPr><w:rStyle w:val="ListLabel1"/></w:rPr><w:t>142</w:t></w:r><w:r><w:rPr><w:rStyle w:val="ListLabel1"/></w:rPr><w:fldChar w:fldCharType="end"/></w:r></w:hyperlink></w:p><w:p><w:pPr><w:pStyle w:val="Indice"/><w:tabs><w:tab w:val="clear" w:pos="720"/><w:tab w:val="right" w:pos="9974" w:leader="dot"/></w:tabs><w:spacing w:before="40" w:after="40"/><w:ind w:hanging="1134" w:left="1134"/><w:rPr></w:rPr></w:pPr><w:hyperlink w:anchor="rot_Figura_12_2"><w:r><w:rPr><w:rStyle w:val="ListLabel1"/></w:rPr><w:t>Figura 12.2. Los objetivos específicos contribuyen a cuatro Objetivos de Desarrollo Sostenible</w:t><w:tab/></w:r><w:r><w:rPr><w:rStyle w:val="ListLabel1"/></w:rPr><w:fldChar w:fldCharType="begin"></w:fldChar></w:r><w:r><w:rPr><w:rStyle w:val="ListLabel1"/></w:rPr><w:instrText xml:space="preserve"> PAGEREF rot_Figura_12_2 \h </w:instrText></w:r><w:r><w:rPr><w:rStyle w:val="ListLabel1"/></w:rPr><w:fldChar w:fldCharType="separate"/></w:r><w:r><w:rPr><w:rStyle w:val="ListLabel1"/></w:rPr><w:t>144</w:t></w:r><w:r><w:rPr><w:rStyle w:val="ListLabel1"/></w:rPr><w:fldChar w:fldCharType="end"/></w:r></w:hyperlink></w:p><w:p><w:pPr><w:pStyle w:val="Indice"/><w:tabs><w:tab w:val="clear" w:pos="720"/><w:tab w:val="right" w:pos="9974" w:leader="dot"/></w:tabs><w:spacing w:before="40" w:after="40"/><w:ind w:hanging="1134" w:left="1134"/><w:rPr></w:rPr></w:pPr><w:hyperlink w:anchor="rot_Figura_13_1"><w:r><w:rPr><w:rStyle w:val="ListLabel1"/></w:rPr><w:t>Figura 13.1. La red híbrida por tramos obtiene el mayor puntaje entre cuatro alternativas</w:t><w:tab/></w:r><w:r><w:rPr><w:rStyle w:val="ListLabel1"/></w:rPr><w:fldChar w:fldCharType="begin"></w:fldChar></w:r><w:r><w:rPr><w:rStyle w:val="ListLabel1"/></w:rPr><w:instrText xml:space="preserve"> PAGEREF rot_Figura_13_1 \h </w:instrText></w:r><w:r><w:rPr><w:rStyle w:val="ListLabel1"/></w:rPr><w:fldChar w:fldCharType="separate"/></w:r><w:r><w:rPr><w:rStyle w:val="ListLabel1"/></w:rPr><w:t>148</w:t></w:r><w:r><w:rPr><w:rStyle w:val="ListLabel1"/></w:rPr><w:fldChar w:fldCharType="end"/></w:r></w:hyperlink></w:p><w:p><w:pPr><w:pStyle w:val="Indice"/><w:tabs><w:tab w:val="clear" w:pos="720"/><w:tab w:val="right" w:pos="9974" w:leader="dot"/></w:tabs><w:spacing w:before="40" w:after="40"/><w:ind w:hanging="1134" w:left="1134"/><w:rPr></w:rPr></w:pPr><w:hyperlink w:anchor="rot_Figura_13_2"><w:r><w:rPr><w:rStyle w:val="ListLabel1"/></w:rPr><w:t xml:space="preserve">Figura 13.2. La corrección se aplica en 10 gateways y las mediciones llegan a </w:t></w:r><w:ins w:id="34" w:author="Unknown Author" w:date="2026-10-30T04:17:53Z"><w:r><w:rPr><w:rStyle w:val="ListLabel1"/></w:rPr><w:t>cuatro consejos</w:t></w:r></w:ins></w:hyperlink><w:hyperlink w:anchor="rot_Figura_13_2"><w:del w:id="35" w:author="Unknown Author" w:date="2026-10-30T04:17:53Z"><w:r><w:rPr><w:rStyle w:val="ListLabel1"/></w:rPr><w:delText>15 comités</w:delText></w:r></w:del></w:hyperlink><w:hyperlink w:anchor="rot_Figura_13_2"><w:r><w:rPr><w:rStyle w:val="ListLabel1"/></w:rPr><w:tab/></w:r></w:hyperlink><w:r><w:rPr><w:rStyle w:val="ListLabel1"/></w:rPr><w:fldChar w:fldCharType="begin"></w:fldChar></w:r><w:r><w:rPr><w:rStyle w:val="ListLabel1"/></w:rPr><w:instrText xml:space="preserve"> PAGEREF rot_Figura_13_2 \h </w:instrText></w:r><w:r><w:rPr><w:rStyle w:val="ListLabel1"/></w:rPr><w:fldChar w:fldCharType="separate"/></w:r><w:r><w:rPr><w:rStyle w:val="ListLabel1"/></w:rPr><w:t>150</w:t></w:r><w:r><w:rPr><w:rStyle w:val="ListLabel1"/></w:rPr><w:fldChar w:fldCharType="end"/></w:r></w:p><w:p><w:pPr><w:pStyle w:val="Indice"/><w:tabs><w:tab w:val="clear" w:pos="720"/><w:tab w:val="right" w:pos="9974" w:leader="dot"/></w:tabs><w:spacing w:before="40" w:after="40"/><w:ind w:hanging="1134" w:left="1134"/><w:rPr></w:rPr></w:pPr><w:hyperlink w:anchor="rot_Figura_13_3"><w:r><w:rPr><w:rStyle w:val="ListLabel1"/></w:rPr><w:t>Figura 13.3. El TRL sube de 4 a 8 en 24 meses con verificaciones en los meses 10, 12, 19 y 23</w:t><w:tab/></w:r><w:r><w:rPr><w:rStyle w:val="ListLabel1"/></w:rPr><w:fldChar w:fldCharType="begin"></w:fldChar></w:r><w:r><w:rPr><w:rStyle w:val="ListLabel1"/></w:rPr><w:instrText xml:space="preserve"> PAGEREF rot_Figura_13_3 \h </w:instrText></w:r><w:r><w:rPr><w:rStyle w:val="ListLabel1"/></w:rPr><w:fldChar w:fldCharType="separate"/></w:r><w:r><w:rPr><w:rStyle w:val="ListLabel1"/></w:rPr><w:t>153</w:t></w:r><w:r><w:rPr><w:rStyle w:val="ListLabel1"/></w:rPr><w:fldChar w:fldCharType="end"/></w:r></w:hyperlink></w:p><w:p><w:pPr><w:pStyle w:val="Indice"/><w:tabs><w:tab w:val="clear" w:pos="720"/><w:tab w:val="right" w:pos="9974" w:leader="dot"/></w:tabs><w:spacing w:before="40" w:after="40"/><w:ind w:hanging="1134" w:left="1134"/><w:rPr></w:rPr></w:pPr><w:hyperlink w:anchor="rot_Figura_14_1"><w:r><w:rPr><w:rStyle w:val="ListLabel1"/></w:rPr><w:t>Figura 14.1. Cinco fases en tres tramos ordenan el trabajo y cada compuerta libera la compra siguiente</w:t><w:tab/></w:r><w:r><w:rPr><w:rStyle w:val="ListLabel1"/></w:rPr><w:fldChar w:fldCharType="begin"></w:fldChar></w:r><w:r><w:rPr><w:rStyle w:val="ListLabel1"/></w:rPr><w:instrText xml:space="preserve"> PAGEREF rot_Figura_14_1 \h </w:instrText></w:r><w:r><w:rPr><w:rStyle w:val="ListLabel1"/></w:rPr><w:fldChar w:fldCharType="separate"/></w:r><w:r><w:rPr><w:rStyle w:val="ListLabel1"/></w:rPr><w:t>157</w:t></w:r><w:r><w:rPr><w:rStyle w:val="ListLabel1"/></w:rPr><w:fldChar w:fldCharType="end"/></w:r></w:hyperlink></w:p><w:p><w:pPr><w:pStyle w:val="Indice"/><w:tabs><w:tab w:val="clear" w:pos="720"/><w:tab w:val="right" w:pos="9974" w:leader="dot"/></w:tabs><w:spacing w:before="40" w:after="40"/><w:ind w:hanging="1134" w:left="1134"/><w:rPr></w:rPr></w:pPr><w:hyperlink w:anchor="rot_Figura_14_2"><w:r><w:rPr><w:rStyle w:val="ListLabel1"/></w:rPr><w:t>Figura 14.2. En cada compuerta se aplican tres criterios y un ciclo de corrección antes de liberar la compra</w:t><w:tab/></w:r><w:r><w:rPr><w:rStyle w:val="ListLabel1"/></w:rPr><w:fldChar w:fldCharType="begin"></w:fldChar></w:r><w:r><w:rPr><w:rStyle w:val="ListLabel1"/></w:rPr><w:instrText xml:space="preserve"> PAGEREF rot_Figura_14_2 \h </w:instrText></w:r><w:r><w:rPr><w:rStyle w:val="ListLabel1"/></w:rPr><w:fldChar w:fldCharType="separate"/></w:r><w:r><w:rPr><w:rStyle w:val="ListLabel1"/></w:rPr><w:t>159</w:t></w:r><w:r><w:rPr><w:rStyle w:val="ListLabel1"/></w:rPr><w:fldChar w:fldCharType="end"/></w:r></w:hyperlink></w:p><w:p><w:pPr><w:pStyle w:val="Indice"/><w:tabs><w:tab w:val="clear" w:pos="720"/><w:tab w:val="right" w:pos="9974" w:leader="dot"/></w:tabs><w:spacing w:before="40" w:after="40"/><w:ind w:hanging="1134" w:left="1134"/><w:rPr></w:rPr></w:pPr><w:hyperlink w:anchor="rot_Figura_14_3"><w:r><w:rPr><w:rStyle w:val="ListLabel1"/></w:rPr><w:t>Figura 14.3. La cadena de modelación combina inventario, emisión, dispersión y evaluación previa, y se valida con mediciones en eventos reales</w:t><w:tab/></w:r><w:r><w:rPr><w:rStyle w:val="ListLabel1"/></w:rPr><w:fldChar w:fldCharType="begin"></w:fldChar></w:r><w:r><w:rPr><w:rStyle w:val="ListLabel1"/></w:rPr><w:instrText xml:space="preserve"> PAGEREF rot_Figura_14_3 \h </w:instrText></w:r><w:r><w:rPr><w:rStyle w:val="ListLabel1"/></w:rPr><w:fldChar w:fldCharType="separate"/></w:r><w:r><w:rPr><w:rStyle w:val="ListLabel1"/></w:rPr><w:t>181</w:t></w:r><w:r><w:rPr><w:rStyle w:val="ListLabel1"/></w:rPr><w:fldChar w:fldCharType="end"/></w:r></w:hyperlink></w:p><w:p><w:pPr><w:pStyle w:val="Indice"/><w:tabs><w:tab w:val="clear" w:pos="720"/><w:tab w:val="right" w:pos="9974" w:leader="dot"/></w:tabs><w:spacing w:before="40" w:after="40"/><w:ind w:hanging="1134" w:left="1134"/><w:rPr></w:rPr></w:pPr><w:hyperlink w:anchor="rot_Figura_15_1"><w:r><w:rPr><w:rStyle w:val="ListLabel1"/></w:rPr><w:t xml:space="preserve">Figura 15.1. Tres objetivos específicos, nueve productos y 22 actividades se financian con </w:t></w:r><w:ins w:id="36" w:author="Unknown Author" w:date="2026-10-30T04:17:53Z"><w:r><w:rPr><w:rStyle w:val="ListLabel1"/></w:rPr><w:t>13.999</w:t></w:r></w:ins></w:hyperlink><w:hyperlink w:anchor="rot_Figura_15_1"><w:del w:id="37" w:author="Unknown Author" w:date="2026-10-30T04:17:53Z"><w:r><w:rPr><w:rStyle w:val="ListLabel1"/></w:rPr><w:delText>10.023</w:delText></w:r></w:del></w:hyperlink><w:hyperlink w:anchor="rot_Figura_15_1"><w:r><w:rPr><w:rStyle w:val="ListLabel1"/></w:rPr><w:t xml:space="preserve"> millones del SGR</w:t><w:tab/></w:r></w:hyperlink><w:r><w:rPr><w:rStyle w:val="ListLabel1"/></w:rPr><w:fldChar w:fldCharType="begin"></w:fldChar></w:r><w:r><w:rPr><w:rStyle w:val="ListLabel1"/></w:rPr><w:instrText xml:space="preserve"> PAGEREF rot_Figura_15_1 \h </w:instrText></w:r><w:r><w:rPr><w:rStyle w:val="ListLabel1"/></w:rPr><w:fldChar w:fldCharType="separate"/></w:r><w:r><w:rPr><w:rStyle w:val="ListLabel1"/></w:rPr><w:t>186</w:t></w:r><w:r><w:rPr><w:rStyle w:val="ListLabel1"/></w:rPr><w:fldChar w:fldCharType="end"/></w:r></w:p><w:p><w:pPr><w:pStyle w:val="Indice"/><w:tabs><w:tab w:val="clear" w:pos="720"/><w:tab w:val="right" w:pos="9974" w:leader="dot"/></w:tabs><w:spacing w:before="40" w:after="40"/><w:ind w:hanging="1134" w:left="1134"/><w:rPr></w:rPr></w:pPr><w:hyperlink w:anchor="rot_Figura_16_1"><w:r><w:rPr><w:rStyle w:val="ListLabel1"/></w:rPr><w:t>Figura 16.1. Cada componente de la red pasa a un custodio con una condición de recepción</w:t><w:tab/></w:r><w:r><w:rPr><w:rStyle w:val="ListLabel1"/></w:rPr><w:fldChar w:fldCharType="begin"></w:fldChar></w:r><w:r><w:rPr><w:rStyle w:val="ListLabel1"/></w:rPr><w:instrText xml:space="preserve"> PAGEREF rot_Figura_16_1 \h </w:instrText></w:r><w:r><w:rPr><w:rStyle w:val="ListLabel1"/></w:rPr><w:fldChar w:fldCharType="separate"/></w:r><w:r><w:rPr><w:rStyle w:val="ListLabel1"/></w:rPr><w:t>201</w:t></w:r><w:r><w:rPr><w:rStyle w:val="ListLabel1"/></w:rPr><w:fldChar w:fldCharType="end"/></w:r></w:hyperlink></w:p><w:p><w:pPr><w:pStyle w:val="Indice"/><w:tabs><w:tab w:val="clear" w:pos="720"/><w:tab w:val="right" w:pos="9974" w:leader="dot"/></w:tabs><w:spacing w:before="40" w:after="40"/><w:ind w:hanging="1134" w:left="1134"/><w:rPr></w:rPr></w:pPr><w:hyperlink w:anchor="rot_Figura_17_1"><w:r><w:rPr><w:rStyle w:val="ListLabel1"/></w:rPr><w:t>Figura 17.1. Nueve productos sostienen siete resultados y dos impactos que se miden después del cierre</w:t><w:tab/></w:r><w:r><w:rPr><w:rStyle w:val="ListLabel1"/></w:rPr><w:fldChar w:fldCharType="begin"></w:fldChar></w:r><w:r><w:rPr><w:rStyle w:val="ListLabel1"/></w:rPr><w:instrText xml:space="preserve"> PAGEREF rot_Figura_17_1 \h </w:instrText></w:r><w:r><w:rPr><w:rStyle w:val="ListLabel1"/></w:rPr><w:fldChar w:fldCharType="separate"/></w:r><w:r><w:rPr><w:rStyle w:val="ListLabel1"/></w:rPr><w:t>221</w:t></w:r><w:r><w:rPr><w:rStyle w:val="ListLabel1"/></w:rPr><w:fldChar w:fldCharType="end"/></w:r></w:hyperlink></w:p><w:p><w:pPr><w:pStyle w:val="Indice"/><w:tabs><w:tab w:val="clear" w:pos="720"/><w:tab w:val="right" w:pos="9974" w:leader="dot"/></w:tabs><w:spacing w:before="40" w:after="40"/><w:ind w:hanging="1134" w:left="1134"/><w:rPr></w:rPr></w:pPr><w:hyperlink w:anchor="rot_Figura_18_1"><w:r><w:rPr><w:rStyle w:val="ListLabel1"/></w:rPr><w:t>Figura 18.1. La transferencia avanza por cuatro hitos desde el acuerdo marco hasta la operación con custodia</w:t><w:tab/></w:r><w:r><w:rPr><w:rStyle w:val="ListLabel1"/></w:rPr><w:fldChar w:fldCharType="begin"></w:fldChar></w:r><w:r><w:rPr><w:rStyle w:val="ListLabel1"/></w:rPr><w:instrText xml:space="preserve"> PAGEREF rot_Figura_18_1 \h </w:instrText></w:r><w:r><w:rPr><w:rStyle w:val="ListLabel1"/></w:rPr><w:fldChar w:fldCharType="separate"/></w:r><w:r><w:rPr><w:rStyle w:val="ListLabel1"/></w:rPr><w:t>239</w:t></w:r><w:r><w:rPr><w:rStyle w:val="ListLabel1"/></w:rPr><w:fldChar w:fldCharType="end"/></w:r></w:hyperlink></w:p><w:p><w:pPr><w:pStyle w:val="Indice"/><w:tabs><w:tab w:val="clear" w:pos="720"/><w:tab w:val="right" w:pos="9974" w:leader="dot"/></w:tabs><w:spacing w:before="40" w:after="40"/><w:ind w:hanging="1134" w:left="1134"/><w:rPr></w:rPr></w:pPr><w:hyperlink w:anchor="rot_Figura_19_1"><w:r><w:rPr><w:rStyle w:val="ListLabel1"/></w:rPr><w:t>Figura 19.1. Cuatro niveles de apropiación social llevan a la comunidad de la información a la co-creación</w:t><w:tab/></w:r><w:r><w:rPr><w:rStyle w:val="ListLabel1"/></w:rPr><w:fldChar w:fldCharType="begin"></w:fldChar></w:r><w:r><w:rPr><w:rStyle w:val="ListLabel1"/></w:rPr><w:instrText xml:space="preserve"> PAGEREF rot_Figura_19_1 \h </w:instrText></w:r><w:r><w:rPr><w:rStyle w:val="ListLabel1"/></w:rPr><w:fldChar w:fldCharType="separate"/></w:r><w:r><w:rPr><w:rStyle w:val="ListLabel1"/></w:rPr><w:t>249</w:t></w:r><w:r><w:rPr><w:rStyle w:val="ListLabel1"/></w:rPr><w:fldChar w:fldCharType="end"/></w:r></w:hyperlink></w:p><w:p><w:pPr><w:pStyle w:val="Indice"/><w:tabs><w:tab w:val="clear" w:pos="720"/><w:tab w:val="right" w:pos="9974" w:leader="dot"/></w:tabs><w:spacing w:before="40" w:after="40"/><w:ind w:hanging="1134" w:left="1134"/><w:rPr></w:rPr></w:pPr><w:hyperlink w:anchor="rot_Figura_19_2"><w:r><w:rPr><w:rStyle w:val="ListLabel1"/></w:rPr><w:t>Figura 19.2. Las siete etapas de la estrategia de apropiación social se articulan con los tres tramos</w:t><w:tab/></w:r><w:r><w:rPr><w:rStyle w:val="ListLabel1"/></w:rPr><w:fldChar w:fldCharType="begin"></w:fldChar></w:r><w:r><w:rPr><w:rStyle w:val="ListLabel1"/></w:rPr><w:instrText xml:space="preserve"> PAGEREF rot_Figura_19_2 \h </w:instrText></w:r><w:r><w:rPr><w:rStyle w:val="ListLabel1"/></w:rPr><w:fldChar w:fldCharType="separate"/></w:r><w:r><w:rPr><w:rStyle w:val="ListLabel1"/></w:rPr><w:t>258</w:t></w:r><w:r><w:rPr><w:rStyle w:val="ListLabel1"/></w:rPr><w:fldChar w:fldCharType="end"/></w:r></w:hyperlink></w:p><w:p><w:pPr><w:pStyle w:val="Indice"/><w:tabs><w:tab w:val="clear" w:pos="720"/><w:tab w:val="right" w:pos="9974" w:leader="dot"/></w:tabs><w:spacing w:before="40" w:after="40"/><w:ind w:hanging="1134" w:left="1134"/><w:rPr></w:rPr></w:pPr><w:hyperlink w:anchor="rot_Figura_21_1"><w:r><w:rPr><w:rStyle w:val="ListLabel1"/></w:rPr><w:t>Figura 21.1. Veintidós actividades ocupan 24 meses y tres compuertas ordenan los hitos</w:t><w:tab/></w:r><w:r><w:rPr><w:rStyle w:val="ListLabel1"/></w:rPr><w:fldChar w:fldCharType="begin"></w:fldChar></w:r><w:r><w:rPr><w:rStyle w:val="ListLabel1"/></w:rPr><w:instrText xml:space="preserve"> PAGEREF rot_Figura_21_1 \h </w:instrText></w:r><w:r><w:rPr><w:rStyle w:val="ListLabel1"/></w:rPr><w:fldChar w:fldCharType="separate"/></w:r><w:r><w:rPr><w:rStyle w:val="ListLabel1"/></w:rPr><w:t>277</w:t></w:r><w:r><w:rPr><w:rStyle w:val="ListLabel1"/></w:rPr><w:fldChar w:fldCharType="end"/></w:r></w:hyperlink></w:p><w:p><w:pPr><w:pStyle w:val="Indice"/><w:tabs><w:tab w:val="clear" w:pos="720"/><w:tab w:val="right" w:pos="9974" w:leader="dot"/></w:tabs><w:spacing w:before="40" w:after="40"/><w:ind w:hanging="1134" w:left="1134"/><w:rPr></w:rPr></w:pPr><w:hyperlink w:anchor="rot_Figura_22_1"><w:r><w:rPr><w:rStyle w:val="ListLabel1"/></w:rPr><w:t xml:space="preserve">Figura 22.1. Ocho de </w:t></w:r><w:ins w:id="38" w:author="Unknown Author" w:date="2026-10-30T04:17:53Z"><w:r><w:rPr><w:rStyle w:val="ListLabel1"/></w:rPr><w:t>veintiuno</w:t></w:r></w:ins></w:hyperlink><w:hyperlink w:anchor="rot_Figura_22_1"><w:del w:id="39" w:author="Unknown Author" w:date="2026-10-30T04:17:53Z"><w:r><w:rPr><w:rStyle w:val="ListLabel1"/></w:rPr><w:delText>diecinueve</w:delText></w:r></w:del></w:hyperlink><w:hyperlink w:anchor="rot_Figura_22_1"><w:r><w:rPr><w:rStyle w:val="ListLabel1"/></w:rPr><w:t xml:space="preserve"> riesgos son probables y </w:t></w:r></w:hyperlink><w:ins w:id="40" w:author="Unknown Author" w:date="2026-10-30T04:17:53Z"><w:r><w:rPr><w:rStyle w:val="ListLabel1"/></w:rPr><w:t>diecisiete</w:t></w:r></w:ins><w:hyperlink w:anchor="rot_Figura_22_1"><w:del w:id="41" w:author="Unknown Author" w:date="2026-10-30T04:17:53Z"><w:r><w:rPr><w:rStyle w:val="ListLabel1"/></w:rPr><w:delText>quince</w:delText></w:r></w:del></w:hyperlink><w:hyperlink w:anchor="rot_Figura_22_1"><w:r><w:rPr><w:rStyle w:val="ListLabel1"/></w:rPr><w:t xml:space="preserve"> tienen impacto mayor, y cada uno tiene una respuesta asignada</w:t><w:tab/></w:r></w:hyperlink><w:r><w:rPr><w:rStyle w:val="ListLabel1"/></w:rPr><w:fldChar w:fldCharType="begin"></w:fldChar></w:r><w:r><w:rPr><w:rStyle w:val="ListLabel1"/></w:rPr><w:instrText xml:space="preserve"> PAGEREF rot_Figura_22_1 \h </w:instrText></w:r><w:r><w:rPr><w:rStyle w:val="ListLabel1"/></w:rPr><w:fldChar w:fldCharType="separate"/></w:r><w:r><w:rPr><w:rStyle w:val="ListLabel1"/></w:rPr><w:t>286</w:t></w:r><w:r><w:rPr><w:rStyle w:val="ListLabel1"/></w:rPr><w:fldChar w:fldCharType="end"/></w:r></w:p><w:p><w:pPr><w:pStyle w:val="Indice"/><w:tabs><w:tab w:val="clear" w:pos="720"/><w:tab w:val="right" w:pos="9974" w:leader="dot"/></w:tabs><w:spacing w:before="40" w:after="40"/><w:ind w:hanging="1134" w:left="1134"/><w:rPr></w:rPr></w:pPr><w:hyperlink w:anchor="rot_Figura_26_1"><w:r><w:rPr><w:rStyle w:val="ListLabel1"/></w:rPr><w:t xml:space="preserve">Figura 26.1. La alianza reparte capacidades entre cuatro integrantes y </w:t></w:r><w:ins w:id="42" w:author="Unknown Author" w:date="2026-10-30T04:17:53Z"><w:r><w:rPr><w:rStyle w:val="ListLabel1"/></w:rPr><w:t>ocho</w:t></w:r></w:ins></w:hyperlink><w:hyperlink w:anchor="rot_Figura_26_1"><w:del w:id="43" w:author="Unknown Author" w:date="2026-10-30T04:17:53Z"><w:r><w:rPr><w:rStyle w:val="ListLabel1"/></w:rPr><w:delText>nueve</w:delText></w:r></w:del></w:hyperlink><w:hyperlink w:anchor="rot_Figura_26_1"><w:r><w:rPr><w:rStyle w:val="ListLabel1"/></w:rPr><w:t xml:space="preserve"> aportes de contrapartida</w:t><w:tab/></w:r></w:hyperlink><w:r><w:rPr><w:rStyle w:val="ListLabel1"/></w:rPr><w:fldChar w:fldCharType="begin"></w:fldChar></w:r><w:r><w:rPr><w:rStyle w:val="ListLabel1"/></w:rPr><w:instrText xml:space="preserve"> PAGEREF rot_Figura_26_1 \h </w:instrText></w:r><w:r><w:rPr><w:rStyle w:val="ListLabel1"/></w:rPr><w:fldChar w:fldCharType="separate"/></w:r><w:r><w:rPr><w:rStyle w:val="ListLabel1"/></w:rPr><w:t>322</w:t></w:r><w:r><w:rPr><w:rStyle w:val="ListLabel1"/></w:rPr><w:fldChar w:fldCharType="end"/></w:r></w:p><w:p><w:pPr><w:pStyle w:val="Indice"/><w:tabs><w:tab w:val="clear" w:pos="720"/><w:tab w:val="right" w:pos="9974" w:leader="dot"/></w:tabs><w:spacing w:before="40" w:after="40"/><w:ind w:hanging="1134" w:left="1134"/><w:rPr></w:rPr></w:pPr><w:hyperlink w:anchor="rot_Figura_28_1"><w:r><w:rPr><w:rStyle w:val="ListLabel1"/></w:rPr><w:t xml:space="preserve">Figura 28.1. El talento humano y los equipos suman </w:t></w:r><w:ins w:id="44" w:author="Unknown Author" w:date="2026-10-30T04:17:53Z"><w:r><w:rPr><w:rStyle w:val="ListLabel1"/></w:rPr><w:t>más de</w:t></w:r></w:ins></w:hyperlink><w:hyperlink w:anchor="rot_Figura_28_1"><w:del w:id="45" w:author="Unknown Author" w:date="2026-10-30T04:17:53Z"><w:r><w:rPr><w:rStyle w:val="ListLabel1"/></w:rPr><w:delText>casi</w:delText></w:r></w:del></w:hyperlink><w:hyperlink w:anchor="rot_Figura_28_1"><w:r><w:rPr><w:rStyle w:val="ListLabel1"/></w:rPr><w:t xml:space="preserve"> tres cuartas partes del valor solicitado al SGR</w:t><w:tab/></w:r></w:hyperlink><w:r><w:rPr><w:rStyle w:val="ListLabel1"/></w:rPr><w:fldChar w:fldCharType="begin"></w:fldChar></w:r><w:r><w:rPr><w:rStyle w:val="ListLabel1"/></w:rPr><w:instrText xml:space="preserve"> PAGEREF rot_Figura_28_1 \h </w:instrText></w:r><w:r><w:rPr><w:rStyle w:val="ListLabel1"/></w:rPr><w:fldChar w:fldCharType="separate"/></w:r><w:r><w:rPr><w:rStyle w:val="ListLabel1"/></w:rPr><w:t>340</w:t></w:r><w:r><w:rPr><w:rStyle w:val="ListLabel1"/></w:rPr><w:fldChar w:fldCharType="end"/></w:r></w:p><w:p><w:pPr><w:pStyle w:val="Indice"/><w:tabs><w:tab w:val="clear" w:pos="720"/><w:tab w:val="right" w:pos="9974" w:leader="dot"/></w:tabs><w:spacing w:before="40" w:after="40"/><w:ind w:hanging="1134" w:left="1134"/><w:rPr></w:rPr></w:pPr><w:hyperlink w:anchor="rot_Figura_28_2"><w:r><w:rPr><w:rStyle w:val="ListLabel1"/></w:rPr><w:t>Figura 28.2. La ejecución del SGR se programa por semestres con picos en las compras de los tramos</w:t><w:tab/></w:r><w:r><w:rPr><w:rStyle w:val="ListLabel1"/></w:rPr><w:fldChar w:fldCharType="begin"></w:fldChar></w:r><w:r><w:rPr><w:rStyle w:val="ListLabel1"/></w:rPr><w:instrText xml:space="preserve"> PAGEREF rot_Figura_28_2 \h </w:instrText></w:r><w:r><w:rPr><w:rStyle w:val="ListLabel1"/></w:rPr><w:fldChar w:fldCharType="separate"/></w:r><w:r><w:rPr><w:rStyle w:val="ListLabel1"/></w:rPr><w:t>347</w:t></w:r><w:r><w:rPr><w:rStyle w:val="ListLabel1"/></w:rPr><w:fldChar w:fldCharType="end"/></w:r></w:hyperlink></w:p><w:p><w:pPr><w:pStyle w:val="FrontTitulo"/><w:rPr></w:rPr></w:pPr><w:r><w:rPr></w:rPr><w:t>Lista de siglas</w:t></w:r></w:p><w:p><w:pPr><w:pStyle w:val="Referencia"/><w:rPr></w:rPr></w:pPr><w:r><w:rPr><w:b/><w:bCs/></w:rPr><w:t>ASC.</w:t></w:r><w:r><w:rPr></w:rPr><w:t xml:space="preserve"> Apropiación social del conocimiento.</w:t></w:r></w:p><w:p><w:pPr><w:pStyle w:val="Referencia"/><w:rPr></w:rPr></w:pPr><w:r><w:rPr><w:b/><w:bCs/></w:rPr><w:t>CTeI.</w:t></w:r><w:r><w:rPr></w:rPr><w:t xml:space="preserve"> Ciencia, tecnología e innovación.</w:t></w:r></w:p><w:p><w:pPr><w:pStyle w:val="Referencia"/><w:rPr></w:rPr></w:pPr><w:r><w:rPr><w:b/><w:bCs/></w:rPr><w:t>DANE.</w:t></w:r><w:r><w:rPr></w:rPr><w:t xml:space="preserve"> Departamento Administrativo Nacional de Estadística.</w:t></w:r></w:p><w:p><w:pPr><w:pStyle w:val="Referencia"/><w:rPr></w:rPr></w:pPr><w:r><w:rPr><w:b/><w:bCs/></w:rPr><w:t>DNP.</w:t></w:r><w:r><w:rPr></w:rPr><w:t xml:space="preserve"> Departamento Nacional de Planeación.</w:t></w:r></w:p><w:p><w:pPr><w:pStyle w:val="Referencia"/><w:rPr></w:rPr></w:pPr><w:r><w:rPr><w:b/><w:bCs/></w:rPr><w:t>EPA.</w:t></w:r><w:r><w:rPr></w:rPr><w:t xml:space="preserve"> Agencia de Protección Ambiental de Estados Unidos.</w:t></w:r></w:p><w:p><w:pPr><w:pStyle w:val="Referencia"/><w:rPr></w:rPr></w:pPr><w:r><w:rPr><w:b/><w:bCs/></w:rPr><w:t>IES.</w:t></w:r><w:r><w:rPr></w:rPr><w:t xml:space="preserve"> Institución de educación superior.</w:t></w:r></w:p><w:p><w:pPr><w:pStyle w:val="Referencia"/><w:rPr></w:rPr></w:pPr><w:r><w:rPr><w:b/><w:bCs/></w:rPr><w:t>IoT.</w:t></w:r><w:r><w:rPr></w:rPr><w:t xml:space="preserve"> Internet de las cosas.</w:t></w:r></w:p><w:p><w:pPr><w:pStyle w:val="Referencia"/><w:rPr></w:rPr></w:pPr><w:r><w:rPr><w:b/><w:bCs/></w:rPr><w:t>LoRa.</w:t></w:r><w:r><w:rPr></w:rPr><w:t xml:space="preserve"> Tecnología de radio de largo alcance y bajo consumo.</w:t></w:r></w:p><w:p><w:pPr><w:pStyle w:val="Referencia"/><w:rPr></w:rPr></w:pPr><w:r><w:rPr><w:b/><w:bCs/></w:rPr><w:t>MGA.</w:t></w:r><w:r><w:rPr></w:rPr><w:t xml:space="preserve"> Metodología General Ajustada.</w:t></w:r></w:p><w:p><w:pPr><w:pStyle w:val="Referencia"/><w:rPr></w:rPr></w:pPr><w:r><w:rPr><w:b/><w:bCs/></w:rPr><w:t>MinCiencias.</w:t></w:r><w:r><w:rPr></w:rPr><w:t xml:space="preserve"> Ministerio de Ciencia, Tecnología e Innovación.</w:t></w:r></w:p><w:p><w:pPr><w:pStyle w:val="Referencia"/><w:rPr></w:rPr></w:pPr><w:r><w:rPr><w:b/><w:bCs/></w:rPr><w:t>NMAE.</w:t></w:r><w:r><w:rPr></w:rPr><w:t xml:space="preserve"> Error absoluto medio normalizado.</w:t></w:r></w:p><w:p><w:pPr><w:pStyle w:val="Referencia"/><w:rPr></w:rPr></w:pPr><w:r><w:rPr><w:b/><w:bCs/></w:rPr><w:t>NRMSE.</w:t></w:r><w:r><w:rPr></w:rPr><w:t xml:space="preserve"> Error cuadrático medio normalizado.</w:t></w:r></w:p><w:p><w:pPr><w:pStyle w:val="Referencia"/><w:rPr></w:rPr></w:pPr><w:r><w:rPr><w:b/><w:bCs/></w:rPr><w:t>OCDE.</w:t></w:r><w:r><w:rPr></w:rPr><w:t xml:space="preserve"> Organización para la Cooperación y el Desarrollo Económicos.</w:t></w:r></w:p><w:p><w:pPr><w:pStyle w:val="Referencia"/><w:rPr></w:rPr></w:pPr><w:r><w:rPr><w:b/><w:bCs/></w:rPr><w:t>OMS.</w:t></w:r><w:r><w:rPr></w:rPr><w:t xml:space="preserve"> Organización Mundial de la Salud.</w:t></w:r></w:p><w:p><w:pPr><w:pStyle w:val="Referencia"/><w:rPr></w:rPr></w:pPr><w:r><w:rPr><w:b/><w:bCs/></w:rPr><w:t>PM2,5 y PM10.</w:t></w:r><w:r><w:rPr></w:rPr><w:t xml:space="preserve"> Material particulado de hasta 2,5 y 10 micrómetros.</w:t></w:r></w:p><w:p><w:pPr><w:pStyle w:val="Referencia"/><w:rPr></w:rPr></w:pPr><w:r><w:rPr><w:b/><w:bCs/></w:rPr><w:t>R².</w:t></w:r><w:r><w:rPr></w:rPr><w:t xml:space="preserve"> Coeficiente de determinación.</w:t></w:r></w:p><w:p><w:pPr><w:pStyle w:val="Referencia"/><w:rPr></w:rPr></w:pPr><w:r><w:rPr><w:b/><w:bCs/></w:rPr><w:t>SGR.</w:t></w:r><w:r><w:rPr></w:rPr><w:t xml:space="preserve"> Sistema General de Regalías.</w:t></w:r></w:p><w:p><w:pPr><w:pStyle w:val="Referencia"/><w:rPr></w:rPr></w:pPr><w:r><w:rPr><w:b/><w:bCs/></w:rPr><w:t>SIGP.</w:t></w:r><w:r><w:rPr></w:rPr><w:t xml:space="preserve"> Sistema Integrado de Gestión de Proyectos.</w:t></w:r></w:p><w:p><w:pPr><w:pStyle w:val="Referencia"/><w:rPr></w:rPr></w:pPr><w:r><w:rPr><w:b/><w:bCs/></w:rPr><w:t>SNCTI.</w:t></w:r><w:r><w:rPr></w:rPr><w:t xml:space="preserve"> Sistema Nacional de Ciencia, Tecnología e Innovación.</w:t></w:r></w:p><w:p><w:pPr><w:pStyle w:val="Referencia"/><w:rPr></w:rPr></w:pPr><w:r><w:rPr><w:b/><w:bCs/></w:rPr><w:t>TdR.</w:t></w:r><w:r><w:rPr></w:rPr><w:t xml:space="preserve"> Términos de referencia.</w:t></w:r></w:p><w:p><w:pPr><w:pStyle w:val="Referencia"/><w:rPr></w:rPr></w:pPr><w:r><w:rPr><w:b/><w:bCs/></w:rPr><w:t>TRL.</w:t></w:r><w:r><w:rPr></w:rPr><w:t xml:space="preserve"> Nivel de madurez tecnológica.</w:t></w:r></w:p><w:p><w:pPr><w:pStyle w:val="Referencia"/><w:rPr></w:rPr></w:pPr><w:r><w:rPr><w:b/><w:bCs/></w:rPr><w:t>UNGRD.</w:t></w:r><w:r><w:rPr></w:rPr><w:t xml:space="preserve"> Unidad Nacional para la Gestión del Riesgo de Desastres.</w:t></w:r><w:r><w:br w:type="page"/></w:r></w:p><w:p><w:pPr><w:pStyle w:val="Heading1"/><w:rPr></w:rPr></w:pPr><w:bookmarkStart w:id="0" w:name="identificación-del-proyecto"/><w:r><w:rPr></w:rPr><w:t>1. IDENTIFICACIÓN DEL PROYECTO</w:t></w:r></w:p><w:p><w:pPr><w:pStyle w:val="FirstParagraph"/><w:rPr></w:rPr></w:pPr><w:r><w:rPr></w:rPr><w:t xml:space="preserve">Esta sección identifica el proyecto, la alianza que lo ejecuta, su localización y la línea temática en la que se inscribe. Los datos que solo las entidades de la alianza pueden aportar llevan la marca </w:t></w:r><w:r><w:rPr><w:color w:val="00B050"/></w:rPr><w:t>[Diligenciar: descripción del dato]</w:t></w:r><w:r><w:rPr></w:rPr><w:t>. Se completan antes de radicar. El resto de la información procede de la formulación del proyecto y de los términos de referencia (TdR) de la Convocatoria 56 (Ministerio de Ciencia, Tecnología e Innovación [MinCiencias], 2026).</w:t></w:r></w:p><w:p><w:pPr><w:pStyle w:val="Compact"/><w:numPr><w:ilvl w:val="0"/><w:numId w:val="1"/></w:numPr><w:rPr></w:rPr></w:pPr><w:r><w:rPr><w:b/><w:bCs/></w:rPr><w:t>Nombre del proyecto:</w:t></w:r><w:r><w:rPr></w:rPr><w:t xml:space="preserve"> Implementación de una red IoT híbrida Edge-Cloud y </w:t></w:r><w:del w:id="46" w:author="Unknown Author" w:date="2026-10-30T04:17:53Z"><w:r><w:rPr></w:rPr><w:delText xml:space="preserve">de un </w:delText></w:r></w:del><w:r><w:rPr></w:rPr><w:t xml:space="preserve">gemelo digital </w:t></w:r><w:moveFrom w:id="47" w:author="Unknown Author" w:date="2026-10-30T04:17:53Z"><w:r><w:rPr></w:rPr><w:t xml:space="preserve">predictivo de demolición </w:t></w:r></w:moveFrom><w:r><w:rPr></w:rPr><w:t>para la gestión anticipada del riesgo por material particulado posterremoto</w:t></w:r><w:del w:id="48" w:author="Unknown Author" w:date="2026-10-30T04:17:53Z"><w:r><w:rPr></w:rPr><w:delText xml:space="preserve"> en Caldas, Cundinamarca y Valle del Cauca</w:delText></w:r></w:del><w:r><w:rPr></w:rPr><w:t>.</w:t></w:r></w:p><w:p><w:pPr><w:pStyle w:val="FirstParagraph"/><w:rPr></w:rPr></w:pPr><w:r><w:rPr></w:rPr><w:t xml:space="preserve">El nombre tiene </w:t></w:r><w:ins w:id="49" w:author="Unknown Author" w:date="2026-10-30T04:17:53Z"><w:r><w:rPr></w:rPr><w:t>141</w:t></w:r></w:ins><w:del w:id="50" w:author="Unknown Author" w:date="2026-10-30T04:17:53Z"><w:r><w:rPr></w:rPr><w:delText>214</w:delText></w:r></w:del><w:r><w:rPr></w:rPr><w:t xml:space="preserve"> caracteres con espacios, dentro del máximo recomendado de 256 para el registro en la Metodología General Ajustada (MGA). </w:t></w:r><w:ins w:id="51" w:author="Unknown Author" w:date="2026-10-30T04:17:53Z"><w:r><w:rPr></w:rPr><w:t>Es el mismo nombre registrado en el SIGP y en el Anexo 3</w:t></w:r></w:ins><w:del w:id="52" w:author="Unknown Author" w:date="2026-10-30T04:17:53Z"><w:r><w:rPr></w:rPr><w:delText>Sigue la estructura sugerida</w:delText></w:r></w:del><w:r><w:rPr></w:rPr><w:t xml:space="preserve">. El proceso es «Implementación». El objeto es una red IoT híbrida Edge-Cloud con un gemelo digital </w:t></w:r><w:del w:id="53" w:author="Unknown Author" w:date="2026-10-30T04:17:53Z"><w:r><w:rPr></w:rPr><w:delText xml:space="preserve">predictivo de demolición </w:delText></w:r></w:del><w:r><w:rPr></w:rPr><w:t xml:space="preserve">para la gestión anticipada del riesgo por material particulado posterremoto. La localización </w:t></w:r><w:ins w:id="54" w:author="Unknown Author" w:date="2026-10-30T04:17:53Z"><w:r><w:rPr></w:rPr><w:t>son los municipios de Manizales, en Caldas, y Calarcá, en Quindío</w:t></w:r></w:ins><w:del w:id="55" w:author="Unknown Author" w:date="2026-10-30T04:17:53Z"><w:r><w:rPr></w:rPr><w:delText>es Caldas, Cundinamarca y Valle del Cauca</w:delText></w:r></w:del><w:r><w:rPr></w:rPr><w:t>.</w:t></w:r></w:p><w:p><w:pPr><w:pStyle w:val="Compact"/><w:numPr><w:ilvl w:val="0"/><w:numId w:val="34"/></w:numPr><w:rPr></w:rPr></w:pPr><w:r><w:rPr><w:b/><w:bCs/></w:rPr><w:t>Nombre de la entidad proponente y demás entidades aliadas.</w:t></w:r><w:r><w:rPr></w:rPr><w:t xml:space="preserve"> La alianza reúne cuatro entidades. El </w:t></w:r><w:del w:id="56" w:author="Unknown Author" w:date="2026-10-30T04:17:53Z"><w:r><w:rPr></w:rPr><w:delText xml:space="preserve">mínimo que exige el </w:delText></w:r></w:del><w:r><w:rPr></w:rPr><w:t xml:space="preserve">numeral 3 de los TdR </w:t></w:r><w:ins w:id="57" w:author="Unknown Author" w:date="2026-10-30T04:17:53Z"><w:r><w:rPr></w:rPr><w:t>exige como mínimo tres: una IES, una entidad territorial y un actor del SNCTI o productivo. Cada integrante asume actividades propias</w:t></w:r></w:ins><w:del w:id="58" w:author="Unknown Author" w:date="2026-10-30T04:17:53Z"><w:r><w:rPr></w:rPr><w:delText>es de tres. Cada una asume una actividad o una contribución directa a un producto</w:delText></w:r></w:del><w:r><w:rPr></w:rPr><w:t>, designa un responsable institucional y aporta una contrapartida cuantificada. Los roles de cada integrante, por objetivo y por actividad, se detallan en las secciones 14 y 26.</w:t></w:r></w:p><w:p><w:pPr><w:pStyle w:val="Compact"/><w:numPr><w:ilvl w:val="1"/><w:numId w:val="35"/></w:numPr><w:rPr><w:ins w:id="65" w:author="Unknown Author" w:date="2026-10-30T04:17:53Z"></w:ins></w:rPr></w:pPr><w:ins w:id="59" w:author="Unknown Author" w:date="2026-10-30T04:17:53Z"><w:r><w:rPr><w:b/><w:bCs/></w:rPr><w:t>Nombre entidad proponente:</w:t></w:r></w:ins><w:ins w:id="60" w:author="Unknown Author" w:date="2026-10-30T04:17:53Z"><w:r><w:rPr></w:rPr><w:t xml:space="preserve"> Universidad Santo Tomás, sede Villavicencio </w:t></w:r></w:ins><w:ins w:id="61" w:author="Unknown Author" w:date="2026-10-30T04:17:53Z"><w:r><w:rPr><w:color w:val="00B050"/></w:rPr><w:t>[Diligenciar: NIT y representante legal]</w:t></w:r></w:ins><w:ins w:id="62" w:author="Unknown Author" w:date="2026-10-30T04:17:53Z"><w:r><w:rPr></w:rPr><w:t xml:space="preserve">. Es una institución de educación superior (IES) y actúa como entidad ejecutora. Lidera los objetivos específicos 1 y 2, valida el laboratorio de modelación y vincula a las nueve personas en formación. El laboratorio se ubica en Manizales o en Calarcá, porque los equipos se financian solo en municipios afectados </w:t></w:r></w:ins><w:ins w:id="63" w:author="Unknown Author" w:date="2026-10-30T04:17:53Z"><w:r><w:rPr><w:color w:val="00B050"/></w:rPr><w:t>[Diligenciar: sede del laboratorio]</w:t></w:r></w:ins><w:ins w:id="64" w:author="Unknown Author" w:date="2026-10-30T04:17:53Z"><w:r><w:rPr></w:rPr><w:t>.</w:t></w:r></w:ins></w:p><w:p><w:pPr><w:pStyle w:val="Compact"/><w:numPr><w:ilvl w:val="1"/><w:numId w:val="36"/></w:numPr><w:rPr><w:ins w:id="68" w:author="Unknown Author" w:date="2026-10-30T04:17:53Z"></w:ins></w:rPr></w:pPr><w:ins w:id="66" w:author="Unknown Author" w:date="2026-10-30T04:17:53Z"><w:r><w:rPr><w:b/><w:bCs/></w:rPr><w:t>Nombre de la entidad aliada No. 1:</w:t></w:r></w:ins><w:ins w:id="67" w:author="Unknown Author" w:date="2026-10-30T04:17:53Z"><w:r><w:rPr></w:rPr><w:t xml:space="preserve"> Municipio de Manizales (Caldas). Es lugar de ejecución y asume la responsabilidad territorial en su jurisdicción. Facilita el acceso a los sitios de remoción y a las demoliciones. Convoca a su consejo de gestión del riesgo y adopta los protocolos del objetivo específico 3.</w:t></w:r></w:ins></w:p><w:p><w:pPr><w:pStyle w:val="Compact"/><w:numPr><w:ilvl w:val="1"/><w:numId w:val="37"/></w:numPr><w:rPr><w:del w:id="75" w:author="Unknown Author" w:date="2026-10-30T04:17:53Z"></w:del></w:rPr></w:pPr><w:del w:id="69" w:author="Unknown Author" w:date="2026-10-30T04:17:53Z"><w:r><w:rPr><w:b/><w:bCs/></w:rPr><w:delText>Nombre entidad proponente:</w:delText></w:r></w:del><w:del w:id="70" w:author="Unknown Author" w:date="2026-10-30T04:17:53Z"><w:r><w:rPr></w:rPr><w:delText xml:space="preserve"> </w:delText></w:r></w:del><w:del w:id="71" w:author="Unknown Author" w:date="2026-10-30T04:17:53Z"><w:r><w:rPr><w:color w:val="00B050"/></w:rPr><w:delText>[Diligenciar: nombre de la universidad ejecutora]</w:delText></w:r></w:del><w:del w:id="72" w:author="Unknown Author" w:date="2026-10-30T04:17:53Z"><w:r><w:rPr></w:rPr><w:delText xml:space="preserve">. Es una institución de educación superior (IES), actúa como entidad ejecutora, lidera el objetivo específico 1 y valida el laboratorio de modelación. El laboratorio se ubica en un municipio afectado que es lugar de ejecución </w:delText></w:r></w:del><w:del w:id="73" w:author="Unknown Author" w:date="2026-10-30T04:17:53Z"><w:r><w:rPr><w:color w:val="00B050"/></w:rPr><w:delText>[Diligenciar: sede del laboratorio, en un municipio afectado]</w:delText></w:r></w:del><w:del w:id="74" w:author="Unknown Author" w:date="2026-10-30T04:17:53Z"><w:r><w:rPr></w:rPr><w:delText>.</w:delText></w:r></w:del></w:p><w:p><w:pPr><w:pStyle w:val="Compact"/><w:numPr><w:ilvl w:val="1"/><w:numId w:val="38"/></w:numPr><w:rPr><w:del w:id="82" w:author="Unknown Author" w:date="2026-10-30T04:17:53Z"></w:del></w:rPr></w:pPr><w:del w:id="76" w:author="Unknown Author" w:date="2026-10-30T04:17:53Z"><w:r><w:rPr><w:b/><w:bCs/></w:rPr><w:delText>Nombre de la entidad aliada No. 1:</w:delText></w:r></w:del><w:del w:id="77" w:author="Unknown Author" w:date="2026-10-30T04:17:53Z"><w:r><w:rPr></w:rPr><w:delText xml:space="preserve"> </w:delText></w:r></w:del><w:del w:id="78" w:author="Unknown Author" w:date="2026-10-30T04:17:53Z"><w:r><w:rPr><w:color w:val="00B050"/></w:rPr><w:delText>[Diligenciar: nombre del municipio aliado]</w:delText></w:r></w:del><w:del w:id="79" w:author="Unknown Author" w:date="2026-10-30T04:17:53Z"><w:r><w:rPr></w:rPr><w:delText xml:space="preserve">. Es uno de los municipios de intervención, ubicado en Caldas, Cundinamarca o Valle del Cauca </w:delText></w:r></w:del><w:del w:id="80" w:author="Unknown Author" w:date="2026-10-30T04:17:53Z"><w:r><w:rPr><w:color w:val="00B050"/></w:rPr><w:delText>[Diligenciar: confirmar el departamento del municipio aliado]</w:delText></w:r></w:del><w:del w:id="81" w:author="Unknown Author" w:date="2026-10-30T04:17:53Z"><w:r><w:rPr></w:rPr><w:delText>. Lidera el uso institucional del objetivo específico 3.</w:delText></w:r></w:del></w:p><w:p><w:pPr><w:pStyle w:val="Compact"/><w:numPr><w:ilvl w:val="1"/><w:numId w:val="39"/></w:numPr><w:rPr></w:rPr></w:pPr><w:r><w:rPr><w:b/><w:bCs/></w:rPr><w:t>Aspa a la que pertenece la entidad:</w:t></w:r><w:r><w:rPr></w:rPr><w:t xml:space="preserve"> entidad territorial del Sistema General de Regalías, según el numeral 3 de los TdR.</w:t></w:r></w:p><w:p><w:pPr><w:pStyle w:val="Compact"/><w:numPr><w:ilvl w:val="1"/><w:numId w:val="40"/></w:numPr><w:rPr><w:ins w:id="85" w:author="Unknown Author" w:date="2026-10-30T04:17:53Z"></w:ins></w:rPr></w:pPr><w:ins w:id="83" w:author="Unknown Author" w:date="2026-10-30T04:17:53Z"><w:r><w:rPr><w:b/><w:bCs/></w:rPr><w:t>Nombre de la entidad aliada No. 2:</w:t></w:r></w:ins><w:ins w:id="84" w:author="Unknown Author" w:date="2026-10-30T04:17:53Z"><w:r><w:rPr></w:rPr><w:t xml:space="preserve"> Municipio de Calarcá (Quindío). Cumple en su jurisdicción las mismas funciones territoriales que el municipio de Manizales.</w:t></w:r></w:ins></w:p><w:p><w:pPr><w:pStyle w:val="Compact"/><w:numPr><w:ilvl w:val="1"/><w:numId w:val="41"/></w:numPr><w:rPr><w:ins w:id="88" w:author="Unknown Author" w:date="2026-10-30T04:17:53Z"></w:ins></w:rPr></w:pPr><w:ins w:id="86" w:author="Unknown Author" w:date="2026-10-30T04:17:53Z"><w:r><w:rPr><w:b/><w:bCs/></w:rPr><w:t>Aspa a la que pertenece la entidad:</w:t></w:r></w:ins><w:ins w:id="87" w:author="Unknown Author" w:date="2026-10-30T04:17:53Z"><w:r><w:rPr></w:rPr><w:t xml:space="preserve"> entidad territorial del Sistema General de Regalías, según el numeral 3 de los TdR.</w:t></w:r></w:ins></w:p><w:p><w:pPr><w:pStyle w:val="Compact"/><w:numPr><w:ilvl w:val="1"/><w:numId w:val="42"/></w:numPr><w:rPr></w:rPr></w:pPr><w:r><w:rPr><w:b/><w:bCs/></w:rPr><w:t xml:space="preserve">Nombre de la entidad aliada No. </w:t></w:r><w:ins w:id="89" w:author="Unknown Author" w:date="2026-10-30T04:17:53Z"><w:r><w:rPr><w:b/><w:bCs/></w:rPr><w:t>3:</w:t></w:r></w:ins><w:ins w:id="90" w:author="Unknown Author" w:date="2026-10-30T04:17:53Z"><w:r><w:rPr></w:rPr><w:t xml:space="preserve"> Avanciencia </w:t></w:r></w:ins><w:del w:id="91" w:author="Unknown Author" w:date="2026-10-30T04:17:53Z"><w:r><w:rPr><w:b/><w:bCs/></w:rPr><w:delText>2:</w:delText></w:r></w:del><w:del w:id="92" w:author="Unknown Author" w:date="2026-10-30T04:17:53Z"><w:r><w:rPr></w:rPr><w:delText xml:space="preserve"> </w:delText></w:r></w:del><w:r><w:rPr><w:color w:val="00B050"/></w:rPr><w:t xml:space="preserve">[Diligenciar: </w:t></w:r><w:ins w:id="93" w:author="Unknown Author" w:date="2026-10-30T04:17:53Z"><w:r><w:rPr><w:color w:val="00B050"/></w:rPr><w:t>razón social y NIT</w:t></w:r></w:ins><w:del w:id="94" w:author="Unknown Author" w:date="2026-10-30T04:17:53Z"><w:r><w:rPr><w:color w:val="00B050"/></w:rPr><w:delText>nombre del actor del SNCTI aliado</w:delText></w:r></w:del><w:r><w:rPr><w:color w:val="00B050"/></w:rPr><w:t>]</w:t></w:r><w:r><w:rPr></w:rPr><w:t xml:space="preserve">. Es </w:t></w:r><w:ins w:id="95" w:author="Unknown Author" w:date="2026-10-30T04:17:53Z"><w:r><w:rPr></w:rPr><w:t xml:space="preserve">una oficina de transferencia de resultados de investigación (OTRI). Es </w:t></w:r></w:ins><w:del w:id="96" w:author="Unknown Author" w:date="2026-10-30T04:17:53Z"><w:r><w:rPr></w:rPr><w:delText xml:space="preserve">un </w:delText></w:r></w:del><w:r><w:rPr></w:rPr><w:t xml:space="preserve">actor del Sistema Nacional de Ciencia, Tecnología e Innovación (SNCTI) con reconocimiento </w:t></w:r><w:del w:id="97" w:author="Unknown Author" w:date="2026-10-30T04:17:53Z"><w:r><w:rPr></w:rPr><w:delText xml:space="preserve">vigente </w:delText></w:r></w:del><w:r><w:rPr></w:rPr><w:t xml:space="preserve">de MinCiencias </w:t></w:r><w:r><w:rPr><w:color w:val="00B050"/></w:rPr><w:t xml:space="preserve">[Diligenciar: </w:t></w:r><w:ins w:id="98" w:author="Unknown Author" w:date="2026-10-30T04:17:53Z"><w:r><w:rPr><w:color w:val="00B050"/></w:rPr><w:t xml:space="preserve">resolución de </w:t></w:r></w:ins><w:del w:id="99" w:author="Unknown Author" w:date="2026-10-30T04:17:53Z"><w:r><w:rPr><w:color w:val="00B050"/></w:rPr><w:delText xml:space="preserve">número y fecha del </w:delText></w:r></w:del><w:r><w:rPr><w:color w:val="00B050"/></w:rPr><w:t>reconocimiento]</w:t></w:r><w:r><w:rPr></w:rPr><w:t xml:space="preserve">. </w:t></w:r><w:ins w:id="100" w:author="Unknown Author" w:date="2026-10-30T04:17:53Z"><w:r><w:rPr></w:rPr><w:t xml:space="preserve">Lidera el componente de transferencia, la valoración </w:t></w:r></w:ins><w:del w:id="101" w:author="Unknown Author" w:date="2026-10-30T04:17:53Z"><w:r><w:rPr></w:rPr><w:delText xml:space="preserve">Participa en la validación metrológica, incluida la </w:delText></w:r></w:del><w:r><w:rPr></w:rPr><w:t xml:space="preserve">de los </w:t></w:r><w:ins w:id="102" w:author="Unknown Author" w:date="2026-10-30T04:17:53Z"><w:r><w:rPr></w:rPr><w:t>resultados y los convenios de transferencia y custodia</w:t></w:r></w:ins><w:del w:id="103" w:author="Unknown Author" w:date="2026-10-30T04:17:53Z"><w:r><w:rPr></w:rPr><w:delText>monitores portátiles del laboratorio. Participa también en la formación de custodios y en la custodia científica de los datos</w:delText></w:r></w:del><w:r><w:rPr></w:rPr><w:t>.</w:t></w:r></w:p><w:p><w:pPr><w:pStyle w:val="Compact"/><w:numPr><w:ilvl w:val="1"/><w:numId w:val="43"/></w:numPr><w:rPr></w:rPr></w:pPr><w:r><w:rPr><w:b/><w:bCs/></w:rPr><w:t>Aspa a la que pertenece la entidad:</w:t></w:r><w:r><w:rPr></w:rPr><w:t xml:space="preserve"> </w:t></w:r><w:r><w:rPr><w:color w:val="00B050"/></w:rPr><w:t xml:space="preserve">[Diligenciar: </w:t></w:r><w:ins w:id="104" w:author="Unknown Author" w:date="2026-10-30T04:17:53Z"><w:r><w:rPr><w:color w:val="00B050"/></w:rPr><w:t>categoría del formulario que corresponde a la OTRI</w:t></w:r></w:ins><w:del w:id="105" w:author="Unknown Author" w:date="2026-10-30T04:17:53Z"><w:r><w:rPr><w:color w:val="00B050"/></w:rPr><w:delText>centro o instituto de CTeI, instituto del SINA u otra categoría del formulario</w:delText></w:r></w:del><w:r><w:rPr><w:color w:val="00B050"/></w:rPr><w:t>]</w:t></w:r><w:r><w:rPr></w:rPr><w:t>.</w:t></w:r></w:p><w:p><w:pPr><w:pStyle w:val="Compact"/><w:numPr><w:ilvl w:val="1"/><w:numId w:val="44"/></w:numPr><w:rPr><w:ins w:id="110" w:author="Unknown Author" w:date="2026-10-30T04:17:53Z"></w:ins></w:rPr></w:pPr><w:ins w:id="106" w:author="Unknown Author" w:date="2026-10-30T04:17:53Z"><w:r><w:rPr><w:b/><w:bCs/></w:rPr><w:t>Actor técnico externo a la alianza:</w:t></w:r></w:ins><w:ins w:id="107" w:author="Unknown Author" w:date="2026-10-30T04:17:53Z"><w:r><w:rPr></w:rPr><w:t xml:space="preserve"> Gestión y Medio Ambiente, empresa con domicilio en Manizales que presta servicios de calidad del aire </w:t></w:r></w:ins><w:ins w:id="108" w:author="Unknown Author" w:date="2026-10-30T04:17:53Z"><w:r><w:rPr><w:color w:val="00B050"/></w:rPr><w:t>[Diligenciar: razón social y NIT]</w:t></w:r></w:ins><w:ins w:id="109" w:author="Unknown Author" w:date="2026-10-30T04:17:53Z"><w:r><w:rPr></w:rPr><w:t>. Participa como actor técnico en el diagnóstico de calidad del aire, en la colocalización y en la verificación final. No integra la alianza, no aporta contrapartida y no forma parte de la gobernanza.</w:t></w:r></w:ins></w:p><w:p><w:pPr><w:pStyle w:val="Compact"/><w:numPr><w:ilvl w:val="0"/><w:numId w:val="45"/></w:numPr><w:rPr><w:ins w:id="113" w:author="Unknown Author" w:date="2026-10-30T04:17:53Z"></w:ins></w:rPr></w:pPr><w:ins w:id="111" w:author="Unknown Author" w:date="2026-10-30T04:17:53Z"><w:r><w:rPr><w:b/><w:bCs/></w:rPr><w:t>Código SIGP:</w:t></w:r></w:ins><w:ins w:id="112" w:author="Unknown Author" w:date="2026-10-30T04:17:53Z"><w:r><w:rPr></w:rPr><w:t xml:space="preserve"> 143329.</w:t></w:r></w:ins></w:p><w:p><w:pPr><w:pStyle w:val="Compact"/><w:numPr><w:ilvl w:val="1"/><w:numId w:val="46"/></w:numPr><w:rPr><w:del w:id="118" w:author="Unknown Author" w:date="2026-10-30T04:17:53Z"></w:del></w:rPr></w:pPr><w:del w:id="114" w:author="Unknown Author" w:date="2026-10-30T04:17:53Z"><w:r><w:rPr><w:b/><w:bCs/></w:rPr><w:delText>Nombre de la entidad aliada No. 3:</w:delText></w:r></w:del><w:del w:id="115" w:author="Unknown Author" w:date="2026-10-30T04:17:53Z"><w:r><w:rPr></w:rPr><w:delText xml:space="preserve"> </w:delText></w:r></w:del><w:del w:id="116" w:author="Unknown Author" w:date="2026-10-30T04:17:53Z"><w:r><w:rPr><w:color w:val="00B050"/></w:rPr><w:delText>[Diligenciar: nombre de la empresa tecnológica aliada]</w:delText></w:r></w:del><w:del w:id="117" w:author="Unknown Author" w:date="2026-10-30T04:17:53Z"><w:r><w:rPr></w:rPr><w:delText>. Es un actor del sector productivo con domicilio en un departamento afectado. Lidera el objetivo específico 2 en la red y en la plataforma, e integra a esa plataforma el gemelo predictivo del laboratorio.</w:delText></w:r></w:del></w:p><w:p><w:pPr><w:pStyle w:val="Compact"/><w:numPr><w:ilvl w:val="1"/><w:numId w:val="47"/></w:numPr><w:rPr><w:del w:id="121" w:author="Unknown Author" w:date="2026-10-30T04:17:53Z"></w:del></w:rPr></w:pPr><w:del w:id="119" w:author="Unknown Author" w:date="2026-10-30T04:17:53Z"><w:r><w:rPr><w:b/><w:bCs/></w:rPr><w:delText>Aspa a la que pertenece la entidad:</w:delText></w:r></w:del><w:del w:id="120" w:author="Unknown Author" w:date="2026-10-30T04:17:53Z"><w:r><w:rPr></w:rPr><w:delText xml:space="preserve"> actor del sector productivo (empresa). La categoría no figura entre las del formulario anterior. Esas categorías son IES, centro o instituto de CTeI, instituto del SINA, corporación autónoma regional y sociedad civil organizada. Esta entidad se rige por el numeral 3 de los TdR. Una misma entidad no puede ser actor productivo y actor del SNCTI.</w:delText></w:r></w:del></w:p><w:p><w:pPr><w:pStyle w:val="Compact"/><w:numPr><w:ilvl w:val="0"/><w:numId w:val="48"/></w:numPr><w:rPr><w:del w:id="126" w:author="Unknown Author" w:date="2026-10-30T04:17:53Z"></w:del></w:rPr></w:pPr><w:del w:id="122" w:author="Unknown Author" w:date="2026-10-30T04:17:53Z"><w:r><w:rPr><w:b/><w:bCs/></w:rPr><w:delText>Código SIGP:</w:delText></w:r></w:del><w:del w:id="123" w:author="Unknown Author" w:date="2026-10-30T04:17:53Z"><w:r><w:rPr></w:rPr><w:delText xml:space="preserve"> </w:delText></w:r></w:del><w:del w:id="124" w:author="Unknown Author" w:date="2026-10-30T04:17:53Z"><w:r><w:rPr><w:color w:val="00B050"/></w:rPr><w:delText>[Diligenciar: código asignado por la plataforma SIGP]</w:delText></w:r></w:del><w:del w:id="125" w:author="Unknown Author" w:date="2026-10-30T04:17:53Z"><w:r><w:rPr></w:rPr><w:delText>.</w:delText></w:r></w:del></w:p><w:p><w:pPr><w:pStyle w:val="Compact"/><w:numPr><w:ilvl w:val="0"/><w:numId w:val="49"/></w:numPr><w:rPr></w:rPr></w:pPr><w:r><w:rPr><w:b/><w:bCs/></w:rPr><w:t>Tiempo de ejecución en meses:</w:t></w:r><w:r><w:rPr></w:rPr><w:t xml:space="preserve"> 24 meses, equivalentes a 104 semanas.</w:t></w:r></w:p><w:p><w:pPr><w:pStyle w:val="Compact"/><w:numPr><w:ilvl w:val="0"/><w:numId w:val="50"/></w:numPr><w:rPr></w:rPr></w:pPr><w:r><w:rPr><w:b/><w:bCs/></w:rPr><w:t>Localización del proyecto:</w:t></w:r><w:r><w:rPr></w:rPr><w:t xml:space="preserve"> el proyecto se ejecuta en </w:t></w:r><w:ins w:id="127" w:author="Unknown Author" w:date="2026-10-30T04:17:53Z"><w:r><w:rPr></w:rPr><w:t xml:space="preserve">dos </w:t></w:r></w:ins><w:del w:id="128" w:author="Unknown Author" w:date="2026-10-30T04:17:53Z"><w:r><w:rPr></w:rPr><w:delText xml:space="preserve">tres departamentos, en doce </w:delText></w:r></w:del><w:r><w:rPr></w:rPr><w:t xml:space="preserve">municipios de </w:t></w:r><w:ins w:id="129" w:author="Unknown Author" w:date="2026-10-30T04:17:53Z"><w:r><w:rPr></w:rPr><w:t>dos departamentos afectados</w:t></w:r></w:ins><w:del w:id="130" w:author="Unknown Author" w:date="2026-10-30T04:17:53Z"><w:r><w:rPr></w:rPr><w:delText>intervención directa</w:delText></w:r></w:del><w:r><w:rPr></w:rPr><w:t>, con la distribución de la Tabla 1.1 y la Figura 1.1.</w:t></w:r></w:p><w:p><w:pPr><w:pStyle w:val="Compact"/><w:numPr><w:ilvl w:val="1"/><w:numId w:val="51"/></w:numPr><w:rPr></w:rPr></w:pPr><w:r><w:rPr><w:b/><w:bCs/></w:rPr><w:t>Región:</w:t></w:r><w:r><w:rPr></w:rPr><w:t xml:space="preserve"> Eje Cafetero</w:t></w:r><w:ins w:id="131" w:author="Unknown Author" w:date="2026-10-30T04:17:53Z"><w:r><w:rPr></w:rPr><w:t>, para los dos departamentos</w:t></w:r></w:ins><w:del w:id="132" w:author="Unknown Author" w:date="2026-10-30T04:17:53Z"><w:r><w:rPr></w:rPr><w:delText xml:space="preserve"> (Caldas), Centro Oriente (Cundinamarca) y Pacífico (Valle del Cauca)</w:delText></w:r></w:del><w:r><w:rPr></w:rPr><w:t xml:space="preserve">. La Ley 2056 de 2020 (artículo 45) define las regiones </w:t></w:r><w:r><w:rPr><w:color w:val="00B050"/></w:rPr><w:t>[Diligenciar: confirmar la región con el Anexo 8]</w:t></w:r><w:del w:id="133" w:author="Unknown Author" w:date="2026-10-30T04:17:53Z"><w:r><w:rPr><w:color w:val="00B050"/></w:rPr><w:delText>. La plantilla pide dos regiones. El proyecto abarca tres porque cada departamento pertenece a una región distinta</w:delText></w:r></w:del><w:r><w:rPr></w:rPr><w:t>.</w:t></w:r></w:p><w:p><w:pPr><w:pStyle w:val="Compact"/><w:numPr><w:ilvl w:val="1"/><w:numId w:val="52"/></w:numPr><w:rPr></w:rPr></w:pPr><w:r><w:rPr><w:b/><w:bCs/></w:rPr><w:t>Departamento(s):</w:t></w:r><w:r><w:rPr></w:rPr><w:t xml:space="preserve"> Caldas</w:t></w:r><w:ins w:id="134" w:author="Unknown Author" w:date="2026-10-30T04:17:53Z"><w:r><w:rPr></w:rPr><w:t xml:space="preserve"> y Quindío</w:t></w:r></w:ins><w:del w:id="135" w:author="Unknown Author" w:date="2026-10-30T04:17:53Z"><w:r><w:rPr></w:rPr><w:delText>, Cundinamarca y Valle del Cauca</w:delText></w:r></w:del><w:r><w:rPr></w:rPr><w:t xml:space="preserve">. Los </w:t></w:r><w:ins w:id="136" w:author="Unknown Author" w:date="2026-10-30T04:17:53Z"><w:r><w:rPr></w:rPr><w:t>dos</w:t></w:r></w:ins><w:del w:id="137" w:author="Unknown Author" w:date="2026-10-30T04:17:53Z"><w:r><w:rPr></w:rPr><w:delText>tres</w:delText></w:r></w:del><w:r><w:rPr></w:rPr><w:t xml:space="preserve"> están entre los dieciséis departamentos del ámbito de aplicación de la emergencia (Decreto 1261 de 2026, modificado por el Decreto 1348 de 2026).</w:t></w:r></w:p><w:p><w:pPr><w:pStyle w:val="Compact"/><w:numPr><w:ilvl w:val="1"/><w:numId w:val="53"/></w:numPr><w:rPr></w:rPr></w:pPr><w:r><w:rPr><w:b/><w:bCs/></w:rPr><w:t>Municipio(s):</w:t></w:r><w:r><w:rPr></w:rPr><w:t xml:space="preserve"> </w:t></w:r><w:ins w:id="138" w:author="Unknown Author" w:date="2026-10-30T04:17:53Z"><w:r><w:rPr></w:rPr><w:t>Manizales y Calarcá</w:t></w:r></w:ins><w:del w:id="139" w:author="Unknown Author" w:date="2026-10-30T04:17:53Z"><w:r><w:rPr></w:rPr><w:delText xml:space="preserve">doce, a razón de cuatro por departamento </w:delText></w:r></w:del><w:del w:id="140" w:author="Unknown Author" w:date="2026-10-30T04:17:53Z"><w:r><w:rPr><w:color w:val="00B050"/></w:rPr><w:delText>[Diligenciar: nombre de los 12 municipios afectados por la emergencia]</w:delText></w:r></w:del><w:r><w:rPr></w:rPr><w:t xml:space="preserve">. Cada </w:t></w:r><w:ins w:id="141" w:author="Unknown Author" w:date="2026-10-30T04:17:53Z"><w:r><w:rPr></w:rPr><w:t>uno se registra como lugar</w:t></w:r></w:ins><w:del w:id="142" w:author="Unknown Author" w:date="2026-10-30T04:17:53Z"><w:r><w:rPr></w:rPr><w:delText>municipio debe ser un municipio afectado por la emergencia, con afectación acreditada con reportes oficiales. Se registran como lugares</w:delText></w:r></w:del><w:r><w:rPr></w:rPr><w:t xml:space="preserve"> de ejecución </w:t></w:r><w:ins w:id="143" w:author="Unknown Author" w:date="2026-10-30T04:17:53Z"><w:r><w:rPr></w:rPr><w:t xml:space="preserve">con los </w:t></w:r></w:ins><w:del w:id="144" w:author="Unknown Author" w:date="2026-10-30T04:17:53Z"><w:r><w:rPr></w:rPr><w:delText xml:space="preserve">solo los municipios que reúnen los </w:delText></w:r></w:del><w:r><w:rPr></w:rPr><w:t>soportes de la subsección 4.1.5</w:t></w:r><w:ins w:id="145" w:author="Unknown Author" w:date="2026-10-30T04:17:53Z"><w:r><w:rPr></w:rPr><w:t xml:space="preserve"> </w:t></w:r></w:ins><w:ins w:id="146" w:author="Unknown Author" w:date="2026-10-30T04:17:53Z"><w:r><w:rPr><w:color w:val="00B050"/></w:rPr><w:t>[Diligenciar: soportes de cada municipio]</w:t></w:r></w:ins><w:r><w:rPr></w:rPr><w:t xml:space="preserve">. En ellos se instalan los nodos y operan los </w:t></w:r><w:ins w:id="147" w:author="Unknown Author" w:date="2026-10-30T04:17:53Z"><w:r><w:rPr></w:rPr><w:t>consejos</w:t></w:r></w:ins><w:del w:id="148" w:author="Unknown Author" w:date="2026-10-30T04:17:53Z"><w:r><w:rPr></w:rPr><w:delText>comités</w:delText></w:r></w:del><w:r><w:rPr></w:rPr><w:t xml:space="preserve"> de gestión del riesgo.</w:t></w:r></w:p><w:p><w:pPr><w:pStyle w:val="Compact"/><w:numPr><w:ilvl w:val="1"/><w:numId w:val="54"/></w:numPr><w:rPr></w:rPr></w:pPr><w:r><w:rPr><w:b/><w:bCs/></w:rPr><w:t>Centro poblado:</w:t></w:r><w:r><w:rPr></w:rPr><w:t xml:space="preserve"> </w:t></w:r><w:ins w:id="149" w:author="Unknown Author" w:date="2026-10-30T04:17:53Z"><w:r><w:rPr></w:rPr><w:t xml:space="preserve">cabecera municipal y sus periferias </w:t></w:r></w:ins><w:del w:id="150" w:author="Unknown Author" w:date="2026-10-30T04:17:53Z"><w:r><w:rPr></w:rPr><w:delText xml:space="preserve">urbano y rural </w:delText></w:r></w:del><w:r><w:rPr><w:color w:val="00B050"/></w:rPr><w:t xml:space="preserve">[Diligenciar: centro poblado de cada </w:t></w:r><w:ins w:id="151" w:author="Unknown Author" w:date="2026-10-30T04:17:53Z"><w:r><w:rPr><w:color w:val="00B050"/></w:rPr><w:t>sitio de remoción</w:t></w:r></w:ins><w:del w:id="152" w:author="Unknown Author" w:date="2026-10-30T04:17:53Z"><w:r><w:rPr><w:color w:val="00B050"/></w:rPr><w:delText>municipio</w:delText></w:r></w:del><w:r><w:rPr><w:color w:val="00B050"/></w:rPr><w:t>]</w:t></w:r><w:r><w:rPr></w:rPr><w:t xml:space="preserve">. Los sitios de remoción se ubican en </w:t></w:r><w:ins w:id="153" w:author="Unknown Author" w:date="2026-10-30T04:17:53Z"><w:r><w:rPr></w:rPr><w:t xml:space="preserve">las </w:t></w:r></w:ins><w:r><w:rPr></w:rPr><w:t xml:space="preserve">áreas urbanas </w:t></w:r><w:ins w:id="154" w:author="Unknown Author" w:date="2026-10-30T04:17:53Z"><w:r><w:rPr></w:rPr><w:t>afectadas</w:t></w:r></w:ins><w:del w:id="155" w:author="Unknown Author" w:date="2026-10-30T04:17:53Z"><w:r><w:rPr></w:rPr><w:delText>y en sus periferias</w:delText></w:r></w:del><w:r><w:rPr></w:rPr><w:t>.</w:t></w:r></w:p><w:p><w:pPr><w:pStyle w:val="Compact"/><w:numPr><w:ilvl w:val="1"/><w:numId w:val="55"/></w:numPr><w:rPr></w:rPr></w:pPr><w:r><w:rPr><w:b/><w:bCs/></w:rPr><w:t>Resguardo:</w:t></w:r><w:r><w:rPr></w:rPr><w:t xml:space="preserve"> no aplica </w:t></w:r><w:r><w:rPr><w:color w:val="00B050"/></w:rPr><w:t>[Diligenciar: confirmar que ningún sitio se encuentra en un resguardo indígena]</w:t></w:r><w:r><w:rPr></w:rPr><w:t>.</w:t></w:r></w:p><w:p><w:pPr><w:pStyle w:val="Compact"/><w:numPr><w:ilvl w:val="0"/><w:numId w:val="56"/></w:numPr><w:rPr></w:rPr></w:pPr><w:r><w:rPr><w:b/><w:bCs/></w:rPr><w:t>Demanda(s) territorial(es) asociadas al proyecto:</w:t></w:r><w:r><w:rPr></w:rPr><w:t xml:space="preserve"> </w:t></w:r><w:r><w:rPr><w:color w:val="00B050"/></w:rPr><w:t>[Diligenciar: código y nombre de la demanda del Anexo 4 que atiende el proyecto]</w:t></w:r><w:r><w:rPr></w:rPr><w:t xml:space="preserve">. La demanda corresponde a una brecha de capacidad de CTeI que produce el terremoto en los sitios de remoción de escombros. No existen mediciones de material particulado con error conocido ni un protocolo local que las use para alertar. Si ninguna demanda del Anexo 4 describe esa brecha, el proyecto la presenta como una nueva demanda derivada de la emergencia. Esa demanda se sustenta con reportes oficiales de afectación y diagnósticos técnicos sectoriales </w:t></w:r><w:r><w:rPr><w:color w:val="00B050"/></w:rPr><w:t>[Diligenciar: reportes oficiales que se adjuntan]</w:t></w:r><w:r><w:rPr></w:rPr><w:t>.</w:t></w:r></w:p><w:p><w:pPr><w:pStyle w:val="Compact"/><w:numPr><w:ilvl w:val="0"/><w:numId w:val="57"/></w:numPr><w:rPr></w:rPr></w:pPr><w:r><w:rPr><w:b/><w:bCs/></w:rPr><w:t>Línea temática principal:</w:t></w:r><w:r><w:rPr></w:rPr><w:t xml:space="preserve"> 5.1. Ciencia, tecnología e innovación para la gestión anticipada del riesgo y la seguridad de las regiones. El resultado principal del proyecto es una red de vigilancia de material particulado verificada y en uso. Un laboratorio la completa y estima la exposición esperada antes de una demolición. La red corresponde al subnumeral 5.1.1, monitoreo inteligente, observación territorial y alerta temprana. El gemelo predictivo corresponde al subnumeral 5.1.2, modelación avanzada, gemelos digitales y analítica predictiva. </w:t></w:r><w:ins w:id="156" w:author="Unknown Author" w:date="2026-10-30T04:17:53Z"><w:r><w:rPr></w:rPr><w:t xml:space="preserve">Los dos municipios </w:t></w:r></w:ins><w:del w:id="157" w:author="Unknown Author" w:date="2026-10-30T04:17:53Z"><w:r><w:rPr></w:rPr><w:delText xml:space="preserve">La línea conecta las tres regiones porque los tres departamentos </w:delText></w:r></w:del><w:r><w:rPr></w:rPr><w:t>comparten la misma brecha de medici</w:t></w:r><w:ins w:id="158" w:author="Unknown Author" w:date="2026-10-30T04:17:53Z"><w:r><w:rPr></w:rPr><w:t>ón en sus sitios de remoci</w:t></w:r></w:ins><w:r><w:rPr></w:rPr><w:t>ón.</w:t></w:r></w:p><w:p><w:pPr><w:pStyle w:val="Compact"/><w:numPr><w:ilvl w:val="0"/><w:numId w:val="58"/></w:numPr><w:rPr></w:rPr></w:pPr><w:r><w:rPr><w:b/><w:bCs/></w:rPr><w:t>Línea temática secundaria:</w:t></w:r><w:r><w:rPr></w:rPr><w:t xml:space="preserve"> no aplica. El proyecto se mantiene en la línea 5.1. No modifica su resultado principal, su alcance territorial ni sus productos para atender otra línea (numeral 5, notas 2 a 5, de los TdR).</w:t></w:r></w:p><w:p><w:pPr><w:pStyle w:val="Compact"/><w:numPr><w:ilvl w:val="0"/><w:numId w:val="59"/></w:numPr><w:rPr></w:rPr></w:pPr><w:r><w:rPr><w:b/><w:bCs/></w:rPr><w:t>Grupo(s) de investigación vinculado(s) al proyecto:</w:t></w:r><w:r><w:rPr></w:rPr><w:t xml:space="preserve"> la Tabla 1.2 registra el grupo que aporta la </w:t></w:r><w:ins w:id="159" w:author="Unknown Author" w:date="2026-10-30T04:17:53Z"><w:r><w:rPr></w:rPr><w:t>Universidad Santo Tomás</w:t></w:r></w:ins><w:del w:id="160" w:author="Unknown Author" w:date="2026-10-30T04:17:53Z"><w:r><w:rPr></w:rPr><w:delText>IES ejecutora</w:delText></w:r></w:del><w:r><w:rPr></w:rPr><w:t>. El numeral 3 exige que un integrante de la alianza tenga un grupo en categoría A1, A, B o C a la fecha de cierre.</w:t></w:r></w:p><w:p><w:pPr><w:pStyle w:val="FirstParagraph"/><w:rPr></w:rPr></w:pPr><w:r><w:rPr></w:rPr><w:t xml:space="preserve">El grupo de investigación participa en las tres líneas de trabajo del proyecto. En medición verificada, formula el diseño de colocalización y el modelo de corrección. En red y plataforma, valida el firmware y el gemelo digital, y construye el laboratorio de modelación con su gemelo predictivo. En uso institucional, acompaña el co-diseño del protocolo de alerta con los </w:t></w:r><w:ins w:id="161" w:author="Unknown Author" w:date="2026-10-30T04:17:53Z"><w:r><w:rPr></w:rPr><w:t>consejos de gestión del riesgo</w:t></w:r></w:ins><w:del w:id="162" w:author="Unknown Author" w:date="2026-10-30T04:17:53Z"><w:r><w:rPr></w:rPr><w:delText>comités</w:delText></w:r></w:del><w:r><w:rPr></w:rPr><w:t xml:space="preserve">. Las nueve personas </w:t></w:r><w:ins w:id="163" w:author="Unknown Author" w:date="2026-10-30T04:17:53Z"><w:r><w:rPr></w:rPr><w:t>en</w:t></w:r></w:ins><w:del w:id="164" w:author="Unknown Author" w:date="2026-10-30T04:17:53Z"><w:r><w:rPr></w:rPr><w:delText>de</w:delText></w:r></w:del><w:r><w:rPr></w:rPr><w:t xml:space="preserve"> formación de los numerales 9 y 14 de los TdR se vinculan a través de este grupo. Son seis jóvenes investigadores, dos estudiantes de maestría y un posdoctor.</w:t></w:r></w:p><w:p><w:pPr><w:pStyle w:val="TablaRotulo"/><w:rPr></w:rPr></w:pPr><w:bookmarkStart w:id="1" w:name="rot_Tabla_1_1"/><w:r><w:rPr><w:b/><w:bCs/></w:rPr><w:t>Tabla 1.1</w:t></w:r><w:bookmarkEnd w:id="1"/></w:p><w:p><w:pPr><w:pStyle w:val="TablaTitulo"/><w:rPr></w:rPr></w:pPr><w:r><w:rPr><w:i/><w:iCs/></w:rPr><w:t xml:space="preserve">Distribución territorial del proyecto por </w:t></w:r><w:ins w:id="165" w:author="Unknown Author" w:date="2026-10-30T04:17:53Z"><w:r><w:rPr><w:i/><w:iCs/></w:rPr><w:t>municipio</w:t></w:r></w:ins><w:del w:id="166" w:author="Unknown Author" w:date="2026-10-30T04:17:53Z"><w:r><w:rPr><w:i/><w:iCs/></w:rPr><w:delText>departamento</w:delText></w:r></w:del></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505"/><w:gridCol w:w="1088"/><w:gridCol w:w="1170"/><w:gridCol w:w="1255"/><w:gridCol w:w="1338"/><w:gridCol w:w="1339"/><w:gridCol w:w="2258"/></w:tblGrid><w:tr><w:trPr><w:tblHeader w:val="true"/><w:ins w:id="167" w:author="Unknown Author" w:date="2026-10-30T04:17:53Z"/><w:cantSplit w:val="true"/></w:trPr><w:tc><w:tcPr><w:tcW w:w="1505"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69" w:author="Unknown Author" w:date="2026-10-30T04:17:53Z"></w:ins></w:rPr></w:pPr><w:ins w:id="168" w:author="Unknown Author" w:date="2026-10-30T04:17:53Z"><w:r><w:rPr><w:b/><w:kern w:val="0"/><w:szCs w:val="24"/><w:lang w:val="es-CO" w:eastAsia="en-US" w:bidi="ar-SA"/></w:rPr><w:t>Departamento</w:t></w:r></w:ins></w:p></w:tc><w:tc><w:tcPr><w:tcW w:w="1088"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71" w:author="Unknown Author" w:date="2026-10-30T04:17:53Z"></w:ins></w:rPr></w:pPr><w:ins w:id="170" w:author="Unknown Author" w:date="2026-10-30T04:17:53Z"><w:r><w:rPr><w:b/><w:kern w:val="0"/><w:szCs w:val="24"/><w:lang w:val="es-CO" w:eastAsia="en-US" w:bidi="ar-SA"/></w:rPr><w:t>Región</w:t></w:r></w:ins></w:p></w:tc><w:tc><w:tcPr><w:tcW w:w="1170"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73" w:author="Unknown Author" w:date="2026-10-30T04:17:53Z"></w:ins></w:rPr></w:pPr><w:ins w:id="172" w:author="Unknown Author" w:date="2026-10-30T04:17:53Z"><w:r><w:rPr><w:b/><w:kern w:val="0"/><w:szCs w:val="24"/><w:lang w:val="es-CO" w:eastAsia="en-US" w:bidi="ar-SA"/></w:rPr><w:t>Municipio</w:t></w:r></w:ins></w:p></w:tc><w:tc><w:tcPr><w:tcW w:w="1255"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75" w:author="Unknown Author" w:date="2026-10-30T04:17:53Z"></w:ins></w:rPr></w:pPr><w:ins w:id="174" w:author="Unknown Author" w:date="2026-10-30T04:17:53Z"><w:r><w:rPr><w:b/><w:kern w:val="0"/><w:szCs w:val="24"/><w:lang w:val="es-CO" w:eastAsia="en-US" w:bidi="ar-SA"/></w:rPr><w:t>Nodos operativos</w:t></w:r></w:ins></w:p></w:tc><w:tc><w:tcPr><w:tcW w:w="1338"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77" w:author="Unknown Author" w:date="2026-10-30T04:17:53Z"></w:ins></w:rPr></w:pPr><w:ins w:id="176" w:author="Unknown Author" w:date="2026-10-30T04:17:53Z"><w:r><w:rPr><w:b/><w:kern w:val="0"/><w:szCs w:val="24"/><w:lang w:val="es-CO" w:eastAsia="en-US" w:bidi="ar-SA"/></w:rPr><w:t>Gateways operativos</w:t></w:r></w:ins></w:p></w:tc><w:tc><w:tcPr><w:tcW w:w="1339"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79" w:author="Unknown Author" w:date="2026-10-30T04:17:53Z"></w:ins></w:rPr></w:pPr><w:ins w:id="178" w:author="Unknown Author" w:date="2026-10-30T04:17:53Z"><w:r><w:rPr><w:b/><w:kern w:val="0"/><w:szCs w:val="24"/><w:lang w:val="es-CO" w:eastAsia="en-US" w:bidi="ar-SA"/></w:rPr><w:t>Referencia</w:t></w:r></w:ins></w:p></w:tc><w:tc><w:tcPr><w:tcW w:w="2258"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81" w:author="Unknown Author" w:date="2026-10-30T04:17:53Z"></w:ins></w:rPr></w:pPr><w:ins w:id="180" w:author="Unknown Author" w:date="2026-10-30T04:17:53Z"><w:r><w:rPr><w:b/><w:kern w:val="0"/><w:szCs w:val="24"/><w:lang w:val="es-CO" w:eastAsia="en-US" w:bidi="ar-SA"/></w:rPr><w:t>Consejos de gestión del riesgo</w:t></w:r></w:ins></w:p></w:tc></w:tr><w:tr><w:trPr><w:ins w:id="182" w:author="Unknown Author" w:date="2026-10-30T04:17:53Z"/><w:cantSplit w:val="true"/></w:trPr><w:tc><w:tcPr><w:tcW w:w="1505" w:type="dxa"/><w:tcBorders></w:tcBorders></w:tcPr><w:p><w:pPr><w:pStyle w:val="Tabla8"/><w:widowControl/><w:jc w:val="left"/><w:rPr><w:kern w:val="0"/><w:szCs w:val="24"/><w:lang w:val="es-CO" w:eastAsia="en-US" w:bidi="ar-SA"/><w:ins w:id="184" w:author="Unknown Author" w:date="2026-10-30T04:17:53Z"></w:ins></w:rPr></w:pPr><w:ins w:id="183" w:author="Unknown Author" w:date="2026-10-30T04:17:53Z"><w:r><w:rPr><w:kern w:val="0"/><w:szCs w:val="24"/><w:lang w:val="es-CO" w:eastAsia="en-US" w:bidi="ar-SA"/></w:rPr><w:t>Caldas</w:t></w:r></w:ins></w:p></w:tc><w:tc><w:tcPr><w:tcW w:w="1088" w:type="dxa"/><w:tcBorders></w:tcBorders></w:tcPr><w:p><w:pPr><w:pStyle w:val="Tabla8"/><w:widowControl/><w:jc w:val="left"/><w:rPr><w:kern w:val="0"/><w:szCs w:val="24"/><w:lang w:val="es-CO" w:eastAsia="en-US" w:bidi="ar-SA"/><w:ins w:id="186" w:author="Unknown Author" w:date="2026-10-30T04:17:53Z"></w:ins></w:rPr></w:pPr><w:ins w:id="185" w:author="Unknown Author" w:date="2026-10-30T04:17:53Z"><w:r><w:rPr><w:kern w:val="0"/><w:szCs w:val="24"/><w:lang w:val="es-CO" w:eastAsia="en-US" w:bidi="ar-SA"/></w:rPr><w:t>Eje Cafetero</w:t></w:r></w:ins></w:p></w:tc><w:tc><w:tcPr><w:tcW w:w="1170" w:type="dxa"/><w:tcBorders></w:tcBorders></w:tcPr><w:p><w:pPr><w:pStyle w:val="Tabla8"/><w:widowControl/><w:jc w:val="left"/><w:rPr><w:kern w:val="0"/><w:szCs w:val="24"/><w:lang w:val="es-CO" w:eastAsia="en-US" w:bidi="ar-SA"/><w:ins w:id="188" w:author="Unknown Author" w:date="2026-10-30T04:17:53Z"></w:ins></w:rPr></w:pPr><w:ins w:id="187" w:author="Unknown Author" w:date="2026-10-30T04:17:53Z"><w:r><w:rPr><w:kern w:val="0"/><w:szCs w:val="24"/><w:lang w:val="es-CO" w:eastAsia="en-US" w:bidi="ar-SA"/></w:rPr><w:t>Manizales</w:t></w:r></w:ins></w:p></w:tc><w:tc><w:tcPr><w:tcW w:w="1255" w:type="dxa"/><w:tcBorders></w:tcBorders></w:tcPr><w:p><w:pPr><w:pStyle w:val="Tabla8"/><w:widowControl/><w:jc w:val="left"/><w:rPr><w:kern w:val="0"/><w:szCs w:val="24"/><w:lang w:val="es-CO" w:eastAsia="en-US" w:bidi="ar-SA"/><w:ins w:id="190" w:author="Unknown Author" w:date="2026-10-30T04:17:53Z"></w:ins></w:rPr></w:pPr><w:ins w:id="189" w:author="Unknown Author" w:date="2026-10-30T04:17:53Z"><w:r><w:rPr><w:kern w:val="0"/><w:szCs w:val="24"/><w:lang w:val="es-CO" w:eastAsia="en-US" w:bidi="ar-SA"/></w:rPr><w:t>50</w:t></w:r></w:ins></w:p></w:tc><w:tc><w:tcPr><w:tcW w:w="1338" w:type="dxa"/><w:tcBorders></w:tcBorders></w:tcPr><w:p><w:pPr><w:pStyle w:val="Tabla8"/><w:widowControl/><w:jc w:val="left"/><w:rPr><w:kern w:val="0"/><w:szCs w:val="24"/><w:lang w:val="es-CO" w:eastAsia="en-US" w:bidi="ar-SA"/><w:ins w:id="192" w:author="Unknown Author" w:date="2026-10-30T04:17:53Z"></w:ins></w:rPr></w:pPr><w:ins w:id="191" w:author="Unknown Author" w:date="2026-10-30T04:17:53Z"><w:r><w:rPr><w:kern w:val="0"/><w:szCs w:val="24"/><w:lang w:val="es-CO" w:eastAsia="en-US" w:bidi="ar-SA"/></w:rPr><w:t>5</w:t></w:r></w:ins></w:p></w:tc><w:tc><w:tcPr><w:tcW w:w="1339" w:type="dxa"/><w:tcBorders></w:tcBorders></w:tcPr><w:p><w:pPr><w:pStyle w:val="Tabla8"/><w:widowControl/><w:jc w:val="left"/><w:rPr><w:kern w:val="0"/><w:szCs w:val="24"/><w:lang w:val="es-CO" w:eastAsia="en-US" w:bidi="ar-SA"/><w:ins w:id="194" w:author="Unknown Author" w:date="2026-10-30T04:17:53Z"></w:ins></w:rPr></w:pPr><w:ins w:id="193" w:author="Unknown Author" w:date="2026-10-30T04:17:53Z"><w:r><w:rPr><w:kern w:val="0"/><w:szCs w:val="24"/><w:lang w:val="es-CO" w:eastAsia="en-US" w:bidi="ar-SA"/></w:rPr><w:t>Conjunto rotativo</w:t></w:r></w:ins></w:p></w:tc><w:tc><w:tcPr><w:tcW w:w="2258" w:type="dxa"/><w:tcBorders></w:tcBorders></w:tcPr><w:p><w:pPr><w:pStyle w:val="Tabla8"/><w:widowControl/><w:jc w:val="left"/><w:rPr><w:kern w:val="0"/><w:szCs w:val="24"/><w:lang w:val="es-CO" w:eastAsia="en-US" w:bidi="ar-SA"/><w:ins w:id="196" w:author="Unknown Author" w:date="2026-10-30T04:17:53Z"></w:ins></w:rPr></w:pPr><w:ins w:id="195" w:author="Unknown Author" w:date="2026-10-30T04:17:53Z"><w:r><w:rPr><w:kern w:val="0"/><w:szCs w:val="24"/><w:lang w:val="es-CO" w:eastAsia="en-US" w:bidi="ar-SA"/></w:rPr><w:t>Consejo municipal de Manizales y consejo departamental de Caldas</w:t></w:r></w:ins></w:p></w:tc></w:tr><w:tr><w:trPr><w:ins w:id="197" w:author="Unknown Author" w:date="2026-10-30T04:17:53Z"/><w:cantSplit w:val="true"/></w:trPr><w:tc><w:tcPr><w:tcW w:w="1505" w:type="dxa"/><w:tcBorders></w:tcBorders><w:shd w:color="auto" w:fill="F7F7F7" w:val="clear"/></w:tcPr><w:p><w:pPr><w:pStyle w:val="Tabla8"/><w:widowControl/><w:jc w:val="left"/><w:rPr><w:kern w:val="0"/><w:szCs w:val="24"/><w:lang w:val="es-CO" w:eastAsia="en-US" w:bidi="ar-SA"/><w:ins w:id="199" w:author="Unknown Author" w:date="2026-10-30T04:17:53Z"></w:ins></w:rPr></w:pPr><w:ins w:id="198" w:author="Unknown Author" w:date="2026-10-30T04:17:53Z"><w:r><w:rPr><w:kern w:val="0"/><w:szCs w:val="24"/><w:lang w:val="es-CO" w:eastAsia="en-US" w:bidi="ar-SA"/></w:rPr><w:t>Quindío</w:t></w:r></w:ins></w:p></w:tc><w:tc><w:tcPr><w:tcW w:w="1088" w:type="dxa"/><w:tcBorders></w:tcBorders><w:shd w:color="auto" w:fill="F7F7F7" w:val="clear"/></w:tcPr><w:p><w:pPr><w:pStyle w:val="Tabla8"/><w:widowControl/><w:jc w:val="left"/><w:rPr><w:kern w:val="0"/><w:szCs w:val="24"/><w:lang w:val="es-CO" w:eastAsia="en-US" w:bidi="ar-SA"/><w:ins w:id="201" w:author="Unknown Author" w:date="2026-10-30T04:17:53Z"></w:ins></w:rPr></w:pPr><w:ins w:id="200" w:author="Unknown Author" w:date="2026-10-30T04:17:53Z"><w:r><w:rPr><w:kern w:val="0"/><w:szCs w:val="24"/><w:lang w:val="es-CO" w:eastAsia="en-US" w:bidi="ar-SA"/></w:rPr><w:t>Eje Cafetero</w:t></w:r></w:ins></w:p></w:tc><w:tc><w:tcPr><w:tcW w:w="1170" w:type="dxa"/><w:tcBorders></w:tcBorders><w:shd w:color="auto" w:fill="F7F7F7" w:val="clear"/></w:tcPr><w:p><w:pPr><w:pStyle w:val="Tabla8"/><w:widowControl/><w:jc w:val="left"/><w:rPr><w:kern w:val="0"/><w:szCs w:val="24"/><w:lang w:val="es-CO" w:eastAsia="en-US" w:bidi="ar-SA"/><w:ins w:id="203" w:author="Unknown Author" w:date="2026-10-30T04:17:53Z"></w:ins></w:rPr></w:pPr><w:ins w:id="202" w:author="Unknown Author" w:date="2026-10-30T04:17:53Z"><w:r><w:rPr><w:kern w:val="0"/><w:szCs w:val="24"/><w:lang w:val="es-CO" w:eastAsia="en-US" w:bidi="ar-SA"/></w:rPr><w:t>Calarcá</w:t></w:r></w:ins></w:p></w:tc><w:tc><w:tcPr><w:tcW w:w="1255" w:type="dxa"/><w:tcBorders></w:tcBorders><w:shd w:color="auto" w:fill="F7F7F7" w:val="clear"/></w:tcPr><w:p><w:pPr><w:pStyle w:val="Tabla8"/><w:widowControl/><w:jc w:val="left"/><w:rPr><w:kern w:val="0"/><w:szCs w:val="24"/><w:lang w:val="es-CO" w:eastAsia="en-US" w:bidi="ar-SA"/><w:ins w:id="205" w:author="Unknown Author" w:date="2026-10-30T04:17:53Z"></w:ins></w:rPr></w:pPr><w:ins w:id="204" w:author="Unknown Author" w:date="2026-10-30T04:17:53Z"><w:r><w:rPr><w:kern w:val="0"/><w:szCs w:val="24"/><w:lang w:val="es-CO" w:eastAsia="en-US" w:bidi="ar-SA"/></w:rPr><w:t>50</w:t></w:r></w:ins></w:p></w:tc><w:tc><w:tcPr><w:tcW w:w="1338" w:type="dxa"/><w:tcBorders></w:tcBorders><w:shd w:color="auto" w:fill="F7F7F7" w:val="clear"/></w:tcPr><w:p><w:pPr><w:pStyle w:val="Tabla8"/><w:widowControl/><w:jc w:val="left"/><w:rPr><w:kern w:val="0"/><w:szCs w:val="24"/><w:lang w:val="es-CO" w:eastAsia="en-US" w:bidi="ar-SA"/><w:ins w:id="207" w:author="Unknown Author" w:date="2026-10-30T04:17:53Z"></w:ins></w:rPr></w:pPr><w:ins w:id="206" w:author="Unknown Author" w:date="2026-10-30T04:17:53Z"><w:r><w:rPr><w:kern w:val="0"/><w:szCs w:val="24"/><w:lang w:val="es-CO" w:eastAsia="en-US" w:bidi="ar-SA"/></w:rPr><w:t>5</w:t></w:r></w:ins></w:p></w:tc><w:tc><w:tcPr><w:tcW w:w="1339" w:type="dxa"/><w:tcBorders></w:tcBorders><w:shd w:color="auto" w:fill="F7F7F7" w:val="clear"/></w:tcPr><w:p><w:pPr><w:pStyle w:val="Tabla8"/><w:widowControl/><w:jc w:val="left"/><w:rPr><w:kern w:val="0"/><w:szCs w:val="24"/><w:lang w:val="es-CO" w:eastAsia="en-US" w:bidi="ar-SA"/><w:ins w:id="209" w:author="Unknown Author" w:date="2026-10-30T04:17:53Z"></w:ins></w:rPr></w:pPr><w:ins w:id="208" w:author="Unknown Author" w:date="2026-10-30T04:17:53Z"><w:r><w:rPr><w:kern w:val="0"/><w:szCs w:val="24"/><w:lang w:val="es-CO" w:eastAsia="en-US" w:bidi="ar-SA"/></w:rPr><w:t>Conjunto rotativo</w:t></w:r></w:ins></w:p></w:tc><w:tc><w:tcPr><w:tcW w:w="2258" w:type="dxa"/><w:tcBorders></w:tcBorders><w:shd w:color="auto" w:fill="F7F7F7" w:val="clear"/></w:tcPr><w:p><w:pPr><w:pStyle w:val="Tabla8"/><w:widowControl/><w:jc w:val="left"/><w:rPr><w:kern w:val="0"/><w:szCs w:val="24"/><w:lang w:val="es-CO" w:eastAsia="en-US" w:bidi="ar-SA"/><w:ins w:id="211" w:author="Unknown Author" w:date="2026-10-30T04:17:53Z"></w:ins></w:rPr></w:pPr><w:ins w:id="210" w:author="Unknown Author" w:date="2026-10-30T04:17:53Z"><w:r><w:rPr><w:kern w:val="0"/><w:szCs w:val="24"/><w:lang w:val="es-CO" w:eastAsia="en-US" w:bidi="ar-SA"/></w:rPr><w:t>Consejo municipal de Calarcá y consejo departamental de Quindío</w:t></w:r></w:ins></w:p></w:tc></w:tr><w:tr><w:trPr><w:ins w:id="212" w:author="Unknown Author" w:date="2026-10-30T04:17:53Z"/><w:cantSplit w:val="true"/></w:trPr><w:tc><w:tcPr><w:tcW w:w="1505" w:type="dxa"/><w:tcBorders><w:bottom w:val="single" w:sz="12" w:space="0" w:color="2A3439"/></w:tcBorders></w:tcPr><w:p><w:pPr><w:pStyle w:val="Tabla8"/><w:keepNext w:val="true"/><w:widowControl/><w:jc w:val="left"/><w:rPr><w:kern w:val="0"/><w:szCs w:val="24"/><w:lang w:val="es-CO" w:eastAsia="en-US" w:bidi="ar-SA"/><w:ins w:id="214" w:author="Unknown Author" w:date="2026-10-30T04:17:53Z"></w:ins></w:rPr></w:pPr><w:ins w:id="213" w:author="Unknown Author" w:date="2026-10-30T04:17:53Z"><w:r><w:rPr><w:b/><w:bCs/><w:kern w:val="0"/><w:szCs w:val="24"/><w:lang w:val="es-CO" w:eastAsia="en-US" w:bidi="ar-SA"/></w:rPr><w:t>Total</w:t></w:r></w:ins></w:p></w:tc><w:tc><w:tcPr><w:tcW w:w="1088" w:type="dxa"/><w:tcBorders><w:bottom w:val="single" w:sz="12" w:space="0" w:color="2A3439"/></w:tcBorders></w:tcPr><w:p><w:pPr><w:pStyle w:val="Tabla8"/><w:keepNext w:val="true"/><w:widowControl/><w:jc w:val="left"/><w:rPr><w:kern w:val="0"/><w:szCs w:val="24"/><w:lang w:val="es-CO" w:eastAsia="en-US" w:bidi="ar-SA"/><w:ins w:id="216" w:author="Unknown Author" w:date="2026-10-30T04:17:53Z"></w:ins></w:rPr></w:pPr><w:ins w:id="215" w:author="Unknown Author" w:date="2026-10-30T04:17:53Z"><w:r><w:rPr><w:kern w:val="0"/><w:szCs w:val="24"/><w:lang w:val="es-CO" w:eastAsia="en-US" w:bidi="ar-SA"/></w:rPr><w:t>Una región</w:t></w:r></w:ins></w:p></w:tc><w:tc><w:tcPr><w:tcW w:w="1170" w:type="dxa"/><w:tcBorders><w:bottom w:val="single" w:sz="12" w:space="0" w:color="2A3439"/></w:tcBorders></w:tcPr><w:p><w:pPr><w:pStyle w:val="Tabla8"/><w:keepNext w:val="true"/><w:widowControl/><w:jc w:val="left"/><w:rPr><w:kern w:val="0"/><w:szCs w:val="24"/><w:lang w:val="es-CO" w:eastAsia="en-US" w:bidi="ar-SA"/><w:ins w:id="218" w:author="Unknown Author" w:date="2026-10-30T04:17:53Z"></w:ins></w:rPr></w:pPr><w:ins w:id="217" w:author="Unknown Author" w:date="2026-10-30T04:17:53Z"><w:r><w:rPr><w:b/><w:bCs/><w:kern w:val="0"/><w:szCs w:val="24"/><w:lang w:val="es-CO" w:eastAsia="en-US" w:bidi="ar-SA"/></w:rPr><w:t>2</w:t></w:r></w:ins></w:p></w:tc><w:tc><w:tcPr><w:tcW w:w="1255" w:type="dxa"/><w:tcBorders><w:bottom w:val="single" w:sz="12" w:space="0" w:color="2A3439"/></w:tcBorders></w:tcPr><w:p><w:pPr><w:pStyle w:val="Tabla8"/><w:keepNext w:val="true"/><w:widowControl/><w:jc w:val="left"/><w:rPr><w:kern w:val="0"/><w:szCs w:val="24"/><w:lang w:val="es-CO" w:eastAsia="en-US" w:bidi="ar-SA"/><w:ins w:id="220" w:author="Unknown Author" w:date="2026-10-30T04:17:53Z"></w:ins></w:rPr></w:pPr><w:ins w:id="219" w:author="Unknown Author" w:date="2026-10-30T04:17:53Z"><w:r><w:rPr><w:b/><w:bCs/><w:kern w:val="0"/><w:szCs w:val="24"/><w:lang w:val="es-CO" w:eastAsia="en-US" w:bidi="ar-SA"/></w:rPr><w:t>100</w:t></w:r></w:ins></w:p></w:tc><w:tc><w:tcPr><w:tcW w:w="1338" w:type="dxa"/><w:tcBorders><w:bottom w:val="single" w:sz="12" w:space="0" w:color="2A3439"/></w:tcBorders></w:tcPr><w:p><w:pPr><w:pStyle w:val="Tabla8"/><w:keepNext w:val="true"/><w:widowControl/><w:jc w:val="left"/><w:rPr><w:kern w:val="0"/><w:szCs w:val="24"/><w:lang w:val="es-CO" w:eastAsia="en-US" w:bidi="ar-SA"/><w:ins w:id="222" w:author="Unknown Author" w:date="2026-10-30T04:17:53Z"></w:ins></w:rPr></w:pPr><w:ins w:id="221" w:author="Unknown Author" w:date="2026-10-30T04:17:53Z"><w:r><w:rPr><w:b/><w:bCs/><w:kern w:val="0"/><w:szCs w:val="24"/><w:lang w:val="es-CO" w:eastAsia="en-US" w:bidi="ar-SA"/></w:rPr><w:t>10</w:t></w:r></w:ins></w:p></w:tc><w:tc><w:tcPr><w:tcW w:w="1339" w:type="dxa"/><w:tcBorders><w:bottom w:val="single" w:sz="12" w:space="0" w:color="2A3439"/></w:tcBorders></w:tcPr><w:p><w:pPr><w:pStyle w:val="Tabla8"/><w:keepNext w:val="true"/><w:widowControl/><w:jc w:val="left"/><w:rPr><w:kern w:val="0"/><w:szCs w:val="24"/><w:lang w:val="es-CO" w:eastAsia="en-US" w:bidi="ar-SA"/><w:ins w:id="224" w:author="Unknown Author" w:date="2026-10-30T04:17:53Z"></w:ins></w:rPr></w:pPr><w:ins w:id="223" w:author="Unknown Author" w:date="2026-10-30T04:17:53Z"><w:r><w:rPr><w:b/><w:bCs/><w:kern w:val="0"/><w:szCs w:val="24"/><w:lang w:val="es-CO" w:eastAsia="en-US" w:bidi="ar-SA"/></w:rPr><w:t>1 conjunto</w:t></w:r></w:ins></w:p></w:tc><w:tc><w:tcPr><w:tcW w:w="2258" w:type="dxa"/><w:tcBorders><w:bottom w:val="single" w:sz="12" w:space="0" w:color="2A3439"/></w:tcBorders></w:tcPr><w:p><w:pPr><w:pStyle w:val="Tabla8"/><w:keepNext w:val="true"/><w:widowControl/><w:jc w:val="left"/><w:rPr><w:kern w:val="0"/><w:szCs w:val="24"/><w:lang w:val="es-CO" w:eastAsia="en-US" w:bidi="ar-SA"/><w:ins w:id="226" w:author="Unknown Author" w:date="2026-10-30T04:17:53Z"></w:ins></w:rPr></w:pPr><w:ins w:id="225" w:author="Unknown Author" w:date="2026-10-30T04:17:53Z"><w:r><w:rPr><w:b/><w:bCs/><w:kern w:val="0"/><w:szCs w:val="24"/><w:lang w:val="es-CO" w:eastAsia="en-US" w:bidi="ar-SA"/></w:rPr><w:t>2 municipales y 2 departamentales</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673"/><w:gridCol w:w="1255"/><w:gridCol w:w="1839"/><w:gridCol w:w="1423"/><w:gridCol w:w="1421"/><w:gridCol w:w="2342"/></w:tblGrid><w:tr><w:trPr><w:tblHeader w:val="true"/><w:del w:id="227" w:author="Unknown Author" w:date="2026-10-30T04:17:53Z"/><w:cantSplit w:val="true"/></w:trPr><w:tc><w:tcPr><w:tcW w:w="167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29" w:author="Unknown Author" w:date="2026-10-30T04:17:53Z"></w:del></w:rPr></w:pPr><w:del w:id="228" w:author="Unknown Author" w:date="2026-10-30T04:17:53Z"><w:r><w:rPr><w:b/><w:kern w:val="0"/><w:szCs w:val="24"/><w:lang w:val="es-CO" w:eastAsia="en-US" w:bidi="ar-SA"/></w:rPr><w:delText>Departamento</w:delText></w:r></w:del></w:p></w:tc><w:tc><w:tcPr><w:tcW w:w="125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31" w:author="Unknown Author" w:date="2026-10-30T04:17:53Z"></w:del></w:rPr></w:pPr><w:del w:id="230" w:author="Unknown Author" w:date="2026-10-30T04:17:53Z"><w:r><w:rPr><w:b/><w:kern w:val="0"/><w:szCs w:val="24"/><w:lang w:val="es-CO" w:eastAsia="en-US" w:bidi="ar-SA"/></w:rPr><w:delText>Región</w:delText></w:r></w:del></w:p></w:tc><w:tc><w:tcPr><w:tcW w:w="183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33" w:author="Unknown Author" w:date="2026-10-30T04:17:53Z"></w:del></w:rPr></w:pPr><w:del w:id="232" w:author="Unknown Author" w:date="2026-10-30T04:17:53Z"><w:r><w:rPr><w:b/><w:kern w:val="0"/><w:szCs w:val="24"/><w:lang w:val="es-CO" w:eastAsia="en-US" w:bidi="ar-SA"/></w:rPr><w:delText>Municipios</w:delText></w:r></w:del></w:p></w:tc><w:tc><w:tcPr><w:tcW w:w="142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35" w:author="Unknown Author" w:date="2026-10-30T04:17:53Z"></w:del></w:rPr></w:pPr><w:del w:id="234" w:author="Unknown Author" w:date="2026-10-30T04:17:53Z"><w:r><w:rPr><w:b/><w:kern w:val="0"/><w:szCs w:val="24"/><w:lang w:val="es-CO" w:eastAsia="en-US" w:bidi="ar-SA"/></w:rPr><w:delText>Nodos operativos</w:delText></w:r></w:del></w:p></w:tc><w:tc><w:tcPr><w:tcW w:w="142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37" w:author="Unknown Author" w:date="2026-10-30T04:17:53Z"></w:del></w:rPr></w:pPr><w:del w:id="236" w:author="Unknown Author" w:date="2026-10-30T04:17:53Z"><w:r><w:rPr><w:b/><w:kern w:val="0"/><w:szCs w:val="24"/><w:lang w:val="es-CO" w:eastAsia="en-US" w:bidi="ar-SA"/></w:rPr><w:delText>Monitor de referencia</w:delText></w:r></w:del></w:p></w:tc><w:tc><w:tcPr><w:tcW w:w="234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39" w:author="Unknown Author" w:date="2026-10-30T04:17:53Z"></w:del></w:rPr></w:pPr><w:del w:id="238" w:author="Unknown Author" w:date="2026-10-30T04:17:53Z"><w:r><w:rPr><w:b/><w:kern w:val="0"/><w:szCs w:val="24"/><w:lang w:val="es-CO" w:eastAsia="en-US" w:bidi="ar-SA"/></w:rPr><w:delText>Comités de gestión del riesgo</w:delText></w:r></w:del></w:p></w:tc></w:tr><w:tr><w:trPr><w:del w:id="240" w:author="Unknown Author" w:date="2026-10-30T04:17:53Z"/><w:cantSplit w:val="true"/></w:trPr><w:tc><w:tcPr><w:tcW w:w="1673" w:type="dxa"/><w:tcBorders></w:tcBorders></w:tcPr><w:p><w:pPr><w:pStyle w:val="Tabla9"/><w:widowControl/><w:jc w:val="left"/><w:rPr><w:kern w:val="0"/><w:szCs w:val="24"/><w:lang w:val="es-CO" w:eastAsia="en-US" w:bidi="ar-SA"/><w:del w:id="242" w:author="Unknown Author" w:date="2026-10-30T04:17:53Z"></w:del></w:rPr></w:pPr><w:del w:id="241" w:author="Unknown Author" w:date="2026-10-30T04:17:53Z"><w:r><w:rPr><w:kern w:val="0"/><w:szCs w:val="24"/><w:lang w:val="es-CO" w:eastAsia="en-US" w:bidi="ar-SA"/></w:rPr><w:delText>Caldas</w:delText></w:r></w:del></w:p></w:tc><w:tc><w:tcPr><w:tcW w:w="1255" w:type="dxa"/><w:tcBorders></w:tcBorders></w:tcPr><w:p><w:pPr><w:pStyle w:val="Tabla9"/><w:widowControl/><w:jc w:val="left"/><w:rPr><w:kern w:val="0"/><w:szCs w:val="24"/><w:lang w:val="es-CO" w:eastAsia="en-US" w:bidi="ar-SA"/><w:del w:id="244" w:author="Unknown Author" w:date="2026-10-30T04:17:53Z"></w:del></w:rPr></w:pPr><w:del w:id="243" w:author="Unknown Author" w:date="2026-10-30T04:17:53Z"><w:r><w:rPr><w:kern w:val="0"/><w:szCs w:val="24"/><w:lang w:val="es-CO" w:eastAsia="en-US" w:bidi="ar-SA"/></w:rPr><w:delText>Eje Cafetero</w:delText></w:r></w:del></w:p></w:tc><w:tc><w:tcPr><w:tcW w:w="1839" w:type="dxa"/><w:tcBorders></w:tcBorders></w:tcPr><w:p><w:pPr><w:pStyle w:val="Tabla9"/><w:widowControl/><w:jc w:val="left"/><w:rPr><w:kern w:val="0"/><w:szCs w:val="24"/><w:lang w:val="es-CO" w:eastAsia="en-US" w:bidi="ar-SA"/><w:del w:id="247" w:author="Unknown Author" w:date="2026-10-30T04:17:53Z"></w:del></w:rPr></w:pPr><w:del w:id="245" w:author="Unknown Author" w:date="2026-10-30T04:17:53Z"><w:r><w:rPr><w:kern w:val="0"/><w:szCs w:val="24"/><w:lang w:val="es-CO" w:eastAsia="en-US" w:bidi="ar-SA"/></w:rPr><w:delText xml:space="preserve">4 </w:delText></w:r></w:del><w:del w:id="246" w:author="Unknown Author" w:date="2026-10-30T04:17:53Z"><w:r><w:rPr><w:color w:val="00B050"/><w:kern w:val="0"/><w:szCs w:val="24"/><w:lang w:val="es-CO" w:eastAsia="en-US" w:bidi="ar-SA"/></w:rPr><w:delText>[Diligenciar: nombres]</w:delText></w:r></w:del></w:p></w:tc><w:tc><w:tcPr><w:tcW w:w="1423" w:type="dxa"/><w:tcBorders></w:tcBorders></w:tcPr><w:p><w:pPr><w:pStyle w:val="Tabla9"/><w:widowControl/><w:jc w:val="left"/><w:rPr><w:kern w:val="0"/><w:szCs w:val="24"/><w:lang w:val="es-CO" w:eastAsia="en-US" w:bidi="ar-SA"/><w:del w:id="249" w:author="Unknown Author" w:date="2026-10-30T04:17:53Z"></w:del></w:rPr></w:pPr><w:del w:id="248" w:author="Unknown Author" w:date="2026-10-30T04:17:53Z"><w:r><w:rPr><w:kern w:val="0"/><w:szCs w:val="24"/><w:lang w:val="es-CO" w:eastAsia="en-US" w:bidi="ar-SA"/></w:rPr><w:delText>33</w:delText></w:r></w:del></w:p></w:tc><w:tc><w:tcPr><w:tcW w:w="1421" w:type="dxa"/><w:tcBorders></w:tcBorders></w:tcPr><w:p><w:pPr><w:pStyle w:val="Tabla9"/><w:widowControl/><w:jc w:val="left"/><w:rPr><w:kern w:val="0"/><w:szCs w:val="24"/><w:lang w:val="es-CO" w:eastAsia="en-US" w:bidi="ar-SA"/><w:del w:id="251" w:author="Unknown Author" w:date="2026-10-30T04:17:53Z"></w:del></w:rPr></w:pPr><w:del w:id="250" w:author="Unknown Author" w:date="2026-10-30T04:17:53Z"><w:r><w:rPr><w:kern w:val="0"/><w:szCs w:val="24"/><w:lang w:val="es-CO" w:eastAsia="en-US" w:bidi="ar-SA"/></w:rPr><w:delText>1</w:delText></w:r></w:del></w:p></w:tc><w:tc><w:tcPr><w:tcW w:w="2342" w:type="dxa"/><w:tcBorders></w:tcBorders></w:tcPr><w:p><w:pPr><w:pStyle w:val="Tabla9"/><w:widowControl/><w:jc w:val="left"/><w:rPr><w:kern w:val="0"/><w:szCs w:val="24"/><w:lang w:val="es-CO" w:eastAsia="en-US" w:bidi="ar-SA"/><w:del w:id="253" w:author="Unknown Author" w:date="2026-10-30T04:17:53Z"></w:del></w:rPr></w:pPr><w:del w:id="252" w:author="Unknown Author" w:date="2026-10-30T04:17:53Z"><w:r><w:rPr><w:kern w:val="0"/><w:szCs w:val="24"/><w:lang w:val="es-CO" w:eastAsia="en-US" w:bidi="ar-SA"/></w:rPr><w:delText>4 municipales y 1 departamental</w:delText></w:r></w:del></w:p></w:tc></w:tr><w:tr><w:trPr><w:del w:id="254" w:author="Unknown Author" w:date="2026-10-30T04:17:53Z"/><w:cantSplit w:val="true"/></w:trPr><w:tc><w:tcPr><w:tcW w:w="1673" w:type="dxa"/><w:tcBorders></w:tcBorders><w:shd w:color="auto" w:fill="F7F7F7" w:val="clear"/></w:tcPr><w:p><w:pPr><w:pStyle w:val="Tabla9"/><w:widowControl/><w:jc w:val="left"/><w:rPr><w:kern w:val="0"/><w:szCs w:val="24"/><w:lang w:val="es-CO" w:eastAsia="en-US" w:bidi="ar-SA"/><w:del w:id="256" w:author="Unknown Author" w:date="2026-10-30T04:17:53Z"></w:del></w:rPr></w:pPr><w:del w:id="255" w:author="Unknown Author" w:date="2026-10-30T04:17:53Z"><w:r><w:rPr><w:kern w:val="0"/><w:szCs w:val="24"/><w:lang w:val="es-CO" w:eastAsia="en-US" w:bidi="ar-SA"/></w:rPr><w:delText>Cundinamarca</w:delText></w:r></w:del></w:p></w:tc><w:tc><w:tcPr><w:tcW w:w="1255" w:type="dxa"/><w:tcBorders></w:tcBorders><w:shd w:color="auto" w:fill="F7F7F7" w:val="clear"/></w:tcPr><w:p><w:pPr><w:pStyle w:val="Tabla9"/><w:widowControl/><w:jc w:val="left"/><w:rPr><w:kern w:val="0"/><w:szCs w:val="24"/><w:lang w:val="es-CO" w:eastAsia="en-US" w:bidi="ar-SA"/><w:del w:id="258" w:author="Unknown Author" w:date="2026-10-30T04:17:53Z"></w:del></w:rPr></w:pPr><w:del w:id="257" w:author="Unknown Author" w:date="2026-10-30T04:17:53Z"><w:r><w:rPr><w:kern w:val="0"/><w:szCs w:val="24"/><w:lang w:val="es-CO" w:eastAsia="en-US" w:bidi="ar-SA"/></w:rPr><w:delText>Centro Oriente</w:delText></w:r></w:del></w:p></w:tc><w:tc><w:tcPr><w:tcW w:w="1839" w:type="dxa"/><w:tcBorders></w:tcBorders><w:shd w:color="auto" w:fill="F7F7F7" w:val="clear"/></w:tcPr><w:p><w:pPr><w:pStyle w:val="Tabla9"/><w:widowControl/><w:jc w:val="left"/><w:rPr><w:kern w:val="0"/><w:szCs w:val="24"/><w:lang w:val="es-CO" w:eastAsia="en-US" w:bidi="ar-SA"/><w:del w:id="261" w:author="Unknown Author" w:date="2026-10-30T04:17:53Z"></w:del></w:rPr></w:pPr><w:del w:id="259" w:author="Unknown Author" w:date="2026-10-30T04:17:53Z"><w:r><w:rPr><w:kern w:val="0"/><w:szCs w:val="24"/><w:lang w:val="es-CO" w:eastAsia="en-US" w:bidi="ar-SA"/></w:rPr><w:delText xml:space="preserve">4 </w:delText></w:r></w:del><w:del w:id="260" w:author="Unknown Author" w:date="2026-10-30T04:17:53Z"><w:r><w:rPr><w:color w:val="00B050"/><w:kern w:val="0"/><w:szCs w:val="24"/><w:lang w:val="es-CO" w:eastAsia="en-US" w:bidi="ar-SA"/></w:rPr><w:delText>[Diligenciar: nombres]</w:delText></w:r></w:del></w:p></w:tc><w:tc><w:tcPr><w:tcW w:w="1423" w:type="dxa"/><w:tcBorders></w:tcBorders><w:shd w:color="auto" w:fill="F7F7F7" w:val="clear"/></w:tcPr><w:p><w:pPr><w:pStyle w:val="Tabla9"/><w:widowControl/><w:jc w:val="left"/><w:rPr><w:kern w:val="0"/><w:szCs w:val="24"/><w:lang w:val="es-CO" w:eastAsia="en-US" w:bidi="ar-SA"/><w:del w:id="263" w:author="Unknown Author" w:date="2026-10-30T04:17:53Z"></w:del></w:rPr></w:pPr><w:del w:id="262" w:author="Unknown Author" w:date="2026-10-30T04:17:53Z"><w:r><w:rPr><w:kern w:val="0"/><w:szCs w:val="24"/><w:lang w:val="es-CO" w:eastAsia="en-US" w:bidi="ar-SA"/></w:rPr><w:delText>34</w:delText></w:r></w:del></w:p></w:tc><w:tc><w:tcPr><w:tcW w:w="1421" w:type="dxa"/><w:tcBorders></w:tcBorders><w:shd w:color="auto" w:fill="F7F7F7" w:val="clear"/></w:tcPr><w:p><w:pPr><w:pStyle w:val="Tabla9"/><w:widowControl/><w:jc w:val="left"/><w:rPr><w:kern w:val="0"/><w:szCs w:val="24"/><w:lang w:val="es-CO" w:eastAsia="en-US" w:bidi="ar-SA"/><w:del w:id="265" w:author="Unknown Author" w:date="2026-10-30T04:17:53Z"></w:del></w:rPr></w:pPr><w:del w:id="264" w:author="Unknown Author" w:date="2026-10-30T04:17:53Z"><w:r><w:rPr><w:kern w:val="0"/><w:szCs w:val="24"/><w:lang w:val="es-CO" w:eastAsia="en-US" w:bidi="ar-SA"/></w:rPr><w:delText>1</w:delText></w:r></w:del></w:p></w:tc><w:tc><w:tcPr><w:tcW w:w="2342" w:type="dxa"/><w:tcBorders></w:tcBorders><w:shd w:color="auto" w:fill="F7F7F7" w:val="clear"/></w:tcPr><w:p><w:pPr><w:pStyle w:val="Tabla9"/><w:widowControl/><w:jc w:val="left"/><w:rPr><w:kern w:val="0"/><w:szCs w:val="24"/><w:lang w:val="es-CO" w:eastAsia="en-US" w:bidi="ar-SA"/><w:del w:id="267" w:author="Unknown Author" w:date="2026-10-30T04:17:53Z"></w:del></w:rPr></w:pPr><w:del w:id="266" w:author="Unknown Author" w:date="2026-10-30T04:17:53Z"><w:r><w:rPr><w:kern w:val="0"/><w:szCs w:val="24"/><w:lang w:val="es-CO" w:eastAsia="en-US" w:bidi="ar-SA"/></w:rPr><w:delText>4 municipales y 1 departamental</w:delText></w:r></w:del></w:p></w:tc></w:tr><w:tr><w:trPr><w:del w:id="268" w:author="Unknown Author" w:date="2026-10-30T04:17:53Z"/><w:cantSplit w:val="true"/></w:trPr><w:tc><w:tcPr><w:tcW w:w="1673" w:type="dxa"/><w:tcBorders></w:tcBorders></w:tcPr><w:p><w:pPr><w:pStyle w:val="Tabla9"/><w:widowControl/><w:jc w:val="left"/><w:rPr><w:kern w:val="0"/><w:szCs w:val="24"/><w:lang w:val="es-CO" w:eastAsia="en-US" w:bidi="ar-SA"/><w:del w:id="270" w:author="Unknown Author" w:date="2026-10-30T04:17:53Z"></w:del></w:rPr></w:pPr><w:del w:id="269" w:author="Unknown Author" w:date="2026-10-30T04:17:53Z"><w:r><w:rPr><w:kern w:val="0"/><w:szCs w:val="24"/><w:lang w:val="es-CO" w:eastAsia="en-US" w:bidi="ar-SA"/></w:rPr><w:delText>Valle del Cauca</w:delText></w:r></w:del></w:p></w:tc><w:tc><w:tcPr><w:tcW w:w="1255" w:type="dxa"/><w:tcBorders></w:tcBorders></w:tcPr><w:p><w:pPr><w:pStyle w:val="Tabla9"/><w:widowControl/><w:jc w:val="left"/><w:rPr><w:kern w:val="0"/><w:szCs w:val="24"/><w:lang w:val="es-CO" w:eastAsia="en-US" w:bidi="ar-SA"/><w:del w:id="272" w:author="Unknown Author" w:date="2026-10-30T04:17:53Z"></w:del></w:rPr></w:pPr><w:del w:id="271" w:author="Unknown Author" w:date="2026-10-30T04:17:53Z"><w:r><w:rPr><w:kern w:val="0"/><w:szCs w:val="24"/><w:lang w:val="es-CO" w:eastAsia="en-US" w:bidi="ar-SA"/></w:rPr><w:delText>Pacífico</w:delText></w:r></w:del></w:p></w:tc><w:tc><w:tcPr><w:tcW w:w="1839" w:type="dxa"/><w:tcBorders></w:tcBorders></w:tcPr><w:p><w:pPr><w:pStyle w:val="Tabla9"/><w:widowControl/><w:jc w:val="left"/><w:rPr><w:kern w:val="0"/><w:szCs w:val="24"/><w:lang w:val="es-CO" w:eastAsia="en-US" w:bidi="ar-SA"/><w:del w:id="275" w:author="Unknown Author" w:date="2026-10-30T04:17:53Z"></w:del></w:rPr></w:pPr><w:del w:id="273" w:author="Unknown Author" w:date="2026-10-30T04:17:53Z"><w:r><w:rPr><w:kern w:val="0"/><w:szCs w:val="24"/><w:lang w:val="es-CO" w:eastAsia="en-US" w:bidi="ar-SA"/></w:rPr><w:delText xml:space="preserve">4 </w:delText></w:r></w:del><w:del w:id="274" w:author="Unknown Author" w:date="2026-10-30T04:17:53Z"><w:r><w:rPr><w:color w:val="00B050"/><w:kern w:val="0"/><w:szCs w:val="24"/><w:lang w:val="es-CO" w:eastAsia="en-US" w:bidi="ar-SA"/></w:rPr><w:delText>[Diligenciar: nombres]</w:delText></w:r></w:del></w:p></w:tc><w:tc><w:tcPr><w:tcW w:w="1423" w:type="dxa"/><w:tcBorders></w:tcBorders></w:tcPr><w:p><w:pPr><w:pStyle w:val="Tabla9"/><w:widowControl/><w:jc w:val="left"/><w:rPr><w:kern w:val="0"/><w:szCs w:val="24"/><w:lang w:val="es-CO" w:eastAsia="en-US" w:bidi="ar-SA"/><w:del w:id="277" w:author="Unknown Author" w:date="2026-10-30T04:17:53Z"></w:del></w:rPr></w:pPr><w:del w:id="276" w:author="Unknown Author" w:date="2026-10-30T04:17:53Z"><w:r><w:rPr><w:kern w:val="0"/><w:szCs w:val="24"/><w:lang w:val="es-CO" w:eastAsia="en-US" w:bidi="ar-SA"/></w:rPr><w:delText>33</w:delText></w:r></w:del></w:p></w:tc><w:tc><w:tcPr><w:tcW w:w="1421" w:type="dxa"/><w:tcBorders></w:tcBorders></w:tcPr><w:p><w:pPr><w:pStyle w:val="Tabla9"/><w:widowControl/><w:jc w:val="left"/><w:rPr><w:kern w:val="0"/><w:szCs w:val="24"/><w:lang w:val="es-CO" w:eastAsia="en-US" w:bidi="ar-SA"/><w:del w:id="279" w:author="Unknown Author" w:date="2026-10-30T04:17:53Z"></w:del></w:rPr></w:pPr><w:del w:id="278" w:author="Unknown Author" w:date="2026-10-30T04:17:53Z"><w:r><w:rPr><w:kern w:val="0"/><w:szCs w:val="24"/><w:lang w:val="es-CO" w:eastAsia="en-US" w:bidi="ar-SA"/></w:rPr><w:delText>1</w:delText></w:r></w:del></w:p></w:tc><w:tc><w:tcPr><w:tcW w:w="2342" w:type="dxa"/><w:tcBorders></w:tcBorders></w:tcPr><w:p><w:pPr><w:pStyle w:val="Tabla9"/><w:widowControl/><w:jc w:val="left"/><w:rPr><w:kern w:val="0"/><w:szCs w:val="24"/><w:lang w:val="es-CO" w:eastAsia="en-US" w:bidi="ar-SA"/><w:del w:id="281" w:author="Unknown Author" w:date="2026-10-30T04:17:53Z"></w:del></w:rPr></w:pPr><w:del w:id="280" w:author="Unknown Author" w:date="2026-10-30T04:17:53Z"><w:r><w:rPr><w:kern w:val="0"/><w:szCs w:val="24"/><w:lang w:val="es-CO" w:eastAsia="en-US" w:bidi="ar-SA"/></w:rPr><w:delText>4 municipales y 1 departamental</w:delText></w:r></w:del></w:p></w:tc></w:tr><w:tr><w:trPr><w:del w:id="282" w:author="Unknown Author" w:date="2026-10-30T04:17:53Z"/><w:cantSplit w:val="true"/></w:trPr><w:tc><w:tcPr><w:tcW w:w="1673" w:type="dxa"/><w:tcBorders><w:bottom w:val="single" w:sz="12" w:space="0" w:color="2A3439"/></w:tcBorders><w:shd w:color="auto" w:fill="F7F7F7" w:val="clear"/></w:tcPr><w:p><w:pPr><w:pStyle w:val="Tabla9"/><w:keepNext w:val="true"/><w:widowControl/><w:jc w:val="left"/><w:rPr><w:kern w:val="0"/><w:szCs w:val="24"/><w:lang w:val="es-CO" w:eastAsia="en-US" w:bidi="ar-SA"/><w:del w:id="284" w:author="Unknown Author" w:date="2026-10-30T04:17:53Z"></w:del></w:rPr></w:pPr><w:del w:id="283" w:author="Unknown Author" w:date="2026-10-30T04:17:53Z"><w:r><w:rPr><w:b/><w:bCs/><w:kern w:val="0"/><w:szCs w:val="24"/><w:lang w:val="es-CO" w:eastAsia="en-US" w:bidi="ar-SA"/></w:rPr><w:delText>Total</w:delText></w:r></w:del></w:p></w:tc><w:tc><w:tcPr><w:tcW w:w="1255" w:type="dxa"/><w:tcBorders><w:bottom w:val="single" w:sz="12" w:space="0" w:color="2A3439"/></w:tcBorders><w:shd w:color="auto" w:fill="F7F7F7" w:val="clear"/></w:tcPr><w:p><w:pPr><w:pStyle w:val="Tabla9"/><w:keepNext w:val="true"/><w:widowControl/><w:jc w:val="left"/><w:rPr><w:kern w:val="0"/><w:szCs w:val="24"/><w:lang w:val="es-CO" w:eastAsia="en-US" w:bidi="ar-SA"/><w:del w:id="286" w:author="Unknown Author" w:date="2026-10-30T04:17:53Z"></w:del></w:rPr></w:pPr><w:del w:id="285" w:author="Unknown Author" w:date="2026-10-30T04:17:53Z"><w:r><w:rPr><w:kern w:val="0"/><w:szCs w:val="24"/><w:lang w:val="es-CO" w:eastAsia="en-US" w:bidi="ar-SA"/></w:rPr><w:delText>Tres regiones</w:delText></w:r></w:del></w:p></w:tc><w:tc><w:tcPr><w:tcW w:w="1839" w:type="dxa"/><w:tcBorders><w:bottom w:val="single" w:sz="12" w:space="0" w:color="2A3439"/></w:tcBorders><w:shd w:color="auto" w:fill="F7F7F7" w:val="clear"/></w:tcPr><w:p><w:pPr><w:pStyle w:val="Tabla9"/><w:keepNext w:val="true"/><w:widowControl/><w:jc w:val="left"/><w:rPr><w:kern w:val="0"/><w:szCs w:val="24"/><w:lang w:val="es-CO" w:eastAsia="en-US" w:bidi="ar-SA"/><w:del w:id="288" w:author="Unknown Author" w:date="2026-10-30T04:17:53Z"></w:del></w:rPr></w:pPr><w:del w:id="287" w:author="Unknown Author" w:date="2026-10-30T04:17:53Z"><w:r><w:rPr><w:b/><w:bCs/><w:kern w:val="0"/><w:szCs w:val="24"/><w:lang w:val="es-CO" w:eastAsia="en-US" w:bidi="ar-SA"/></w:rPr><w:delText>12</w:delText></w:r></w:del></w:p></w:tc><w:tc><w:tcPr><w:tcW w:w="1423" w:type="dxa"/><w:tcBorders><w:bottom w:val="single" w:sz="12" w:space="0" w:color="2A3439"/></w:tcBorders><w:shd w:color="auto" w:fill="F7F7F7" w:val="clear"/></w:tcPr><w:p><w:pPr><w:pStyle w:val="Tabla9"/><w:keepNext w:val="true"/><w:widowControl/><w:jc w:val="left"/><w:rPr><w:kern w:val="0"/><w:szCs w:val="24"/><w:lang w:val="es-CO" w:eastAsia="en-US" w:bidi="ar-SA"/><w:del w:id="290" w:author="Unknown Author" w:date="2026-10-30T04:17:53Z"></w:del></w:rPr></w:pPr><w:del w:id="289" w:author="Unknown Author" w:date="2026-10-30T04:17:53Z"><w:r><w:rPr><w:b/><w:bCs/><w:kern w:val="0"/><w:szCs w:val="24"/><w:lang w:val="es-CO" w:eastAsia="en-US" w:bidi="ar-SA"/></w:rPr><w:delText>100</w:delText></w:r></w:del></w:p></w:tc><w:tc><w:tcPr><w:tcW w:w="1421" w:type="dxa"/><w:tcBorders><w:bottom w:val="single" w:sz="12" w:space="0" w:color="2A3439"/></w:tcBorders><w:shd w:color="auto" w:fill="F7F7F7" w:val="clear"/></w:tcPr><w:p><w:pPr><w:pStyle w:val="Tabla9"/><w:keepNext w:val="true"/><w:widowControl/><w:jc w:val="left"/><w:rPr><w:kern w:val="0"/><w:szCs w:val="24"/><w:lang w:val="es-CO" w:eastAsia="en-US" w:bidi="ar-SA"/><w:del w:id="292" w:author="Unknown Author" w:date="2026-10-30T04:17:53Z"></w:del></w:rPr></w:pPr><w:del w:id="291" w:author="Unknown Author" w:date="2026-10-30T04:17:53Z"><w:r><w:rPr><w:b/><w:bCs/><w:kern w:val="0"/><w:szCs w:val="24"/><w:lang w:val="es-CO" w:eastAsia="en-US" w:bidi="ar-SA"/></w:rPr><w:delText>3</w:delText></w:r></w:del></w:p></w:tc><w:tc><w:tcPr><w:tcW w:w="2342" w:type="dxa"/><w:tcBorders><w:bottom w:val="single" w:sz="12" w:space="0" w:color="2A3439"/></w:tcBorders><w:shd w:color="auto" w:fill="F7F7F7" w:val="clear"/></w:tcPr><w:p><w:pPr><w:pStyle w:val="Tabla9"/><w:keepNext w:val="true"/><w:widowControl/><w:jc w:val="left"/><w:rPr><w:kern w:val="0"/><w:szCs w:val="24"/><w:lang w:val="es-CO" w:eastAsia="en-US" w:bidi="ar-SA"/><w:del w:id="294" w:author="Unknown Author" w:date="2026-10-30T04:17:53Z"></w:del></w:rPr></w:pPr><w:del w:id="293" w:author="Unknown Author" w:date="2026-10-30T04:17:53Z"><w:r><w:rPr><w:b/><w:bCs/><w:kern w:val="0"/><w:szCs w:val="24"/><w:lang w:val="es-CO" w:eastAsia="en-US" w:bidi="ar-SA"/></w:rPr><w:delText>12 municipales y 3 departamentales</w:delText></w:r></w:del></w:p></w:tc></w:tr></w:tbl><w:p><w:pPr><w:pStyle w:val="TablaNota"/><w:rPr></w:rPr></w:pPr><w:r><w:rPr><w:i/><w:iCs/></w:rPr><w:t>Nota.</w:t></w:r><w:r><w:rPr></w:rPr><w:t xml:space="preserve"> Elaboración propia con la formulación del proyecto</w:t></w:r><w:ins w:id="295" w:author="Unknown Author" w:date="2026-10-30T04:17:53Z"><w:r><w:rPr></w:rPr><w:t xml:space="preserve"> y el Anexo 3. La distribución de </w:t></w:r></w:ins><w:del w:id="296" w:author="Unknown Author" w:date="2026-10-30T04:17:53Z"><w:r><w:rPr></w:rPr><w:delText xml:space="preserve">. El proyecto instala además 20 </w:delText></w:r></w:del><w:r><w:rPr></w:rPr><w:t xml:space="preserve">nodos y </w:t></w:r><w:ins w:id="297" w:author="Unknown Author" w:date="2026-10-30T04:17:53Z"><w:r><w:rPr></w:rPr><w:t>gateways entre los municipios es una propuesta de formulación y se ajusta con el número de sitios de remoción que acrediten los reportes de afectación. El conjunto de referencia (gravimétrico, beta y óptico) rota entre los dos municipios. El proyecto adquiere además 20 nodos y 1 gateway de reserva</w:t></w:r></w:ins><w:del w:id="298" w:author="Unknown Author" w:date="2026-10-30T04:17:53Z"><w:r><w:rPr></w:rPr><w:delText>1 gateway de reserva, que reponen pérdidas y no cuentan como nodos operativos</w:delText></w:r></w:del><w:r><w:rPr></w:rPr><w:t>. Región según el artículo 45 de la Ley 2056 de 2020, por confirmar con el Anexo 8.</w:t></w:r></w:p><w:p><w:pPr><w:pStyle w:val="TablaRotulo"/><w:rPr></w:rPr></w:pPr><w:bookmarkStart w:id="2" w:name="rot_Tabla_1_2"/><w:r><w:rPr><w:b/><w:bCs/></w:rPr><w:t>Tabla 1.2</w:t></w:r><w:bookmarkEnd w:id="2"/></w:p><w:p><w:pPr><w:pStyle w:val="TablaTitulo"/><w:rPr></w:rPr></w:pPr><w:r><w:rPr><w:i/><w:iCs/></w:rPr><w:t>Grupo de investigación vinculado al proyecto</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588"/><w:gridCol w:w="1590"/><w:gridCol w:w="1588"/><w:gridCol w:w="1674"/><w:gridCol w:w="1758"/><w:gridCol w:w="1755"/></w:tblGrid><w:tr><w:trPr><w:tblHeader w:val="true"/><w:ins w:id="299" w:author="Unknown Author" w:date="2026-10-30T04:17:53Z"/><w:cantSplit w:val="true"/></w:trPr><w:tc><w:tcPr><w:tcW w:w="158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301" w:author="Unknown Author" w:date="2026-10-30T04:17:53Z"></w:ins></w:rPr></w:pPr><w:ins w:id="300" w:author="Unknown Author" w:date="2026-10-30T04:17:53Z"><w:r><w:rPr><w:b/><w:kern w:val="0"/><w:szCs w:val="24"/><w:lang w:val="es-CO" w:eastAsia="en-US" w:bidi="ar-SA"/></w:rPr><w:t>Nombre del Grupo</w:t></w:r></w:ins></w:p></w:tc><w:tc><w:tcPr><w:tcW w:w="159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303" w:author="Unknown Author" w:date="2026-10-30T04:17:53Z"></w:ins></w:rPr></w:pPr><w:ins w:id="302" w:author="Unknown Author" w:date="2026-10-30T04:17:53Z"><w:r><w:rPr><w:b/><w:kern w:val="0"/><w:szCs w:val="24"/><w:lang w:val="es-CO" w:eastAsia="en-US" w:bidi="ar-SA"/></w:rPr><w:t>Entidad a la que pertenece el grupo</w:t></w:r></w:ins></w:p></w:tc><w:tc><w:tcPr><w:tcW w:w="158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305" w:author="Unknown Author" w:date="2026-10-30T04:17:53Z"></w:ins></w:rPr></w:pPr><w:ins w:id="304" w:author="Unknown Author" w:date="2026-10-30T04:17:53Z"><w:r><w:rPr><w:b/><w:kern w:val="0"/><w:szCs w:val="24"/><w:lang w:val="es-CO" w:eastAsia="en-US" w:bidi="ar-SA"/></w:rPr><w:t>Líneas de Investigación a las que se encuentra vinculado</w:t></w:r></w:ins></w:p></w:tc><w:tc><w:tcPr><w:tcW w:w="167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307" w:author="Unknown Author" w:date="2026-10-30T04:17:53Z"></w:ins></w:rPr></w:pPr><w:ins w:id="306" w:author="Unknown Author" w:date="2026-10-30T04:17:53Z"><w:r><w:rPr><w:b/><w:kern w:val="0"/><w:szCs w:val="24"/><w:lang w:val="es-CO" w:eastAsia="en-US" w:bidi="ar-SA"/></w:rPr><w:t>Investigadores vinculados y nivel de formación</w:t></w:r></w:ins></w:p></w:tc><w:tc><w:tcPr><w:tcW w:w="175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309" w:author="Unknown Author" w:date="2026-10-30T04:17:53Z"></w:ins></w:rPr></w:pPr><w:ins w:id="308" w:author="Unknown Author" w:date="2026-10-30T04:17:53Z"><w:r><w:rPr><w:b/><w:kern w:val="0"/><w:szCs w:val="24"/><w:lang w:val="es-CO" w:eastAsia="en-US" w:bidi="ar-SA"/></w:rPr><w:t>Estudiantes que puede vincular</w:t></w:r></w:ins></w:p></w:tc><w:tc><w:tcPr><w:tcW w:w="175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311" w:author="Unknown Author" w:date="2026-10-30T04:17:53Z"></w:ins></w:rPr></w:pPr><w:ins w:id="310" w:author="Unknown Author" w:date="2026-10-30T04:17:53Z"><w:r><w:rPr><w:b/><w:kern w:val="0"/><w:szCs w:val="24"/><w:lang w:val="es-CO" w:eastAsia="en-US" w:bidi="ar-SA"/></w:rPr><w:t>Contribución de la línea a las demandas territoriales y a los alcances temáticos</w:t></w:r></w:ins></w:p></w:tc></w:tr><w:tr><w:trPr><w:ins w:id="312" w:author="Unknown Author" w:date="2026-10-30T04:17:53Z"/><w:cantSplit w:val="true"/></w:trPr><w:tc><w:tcPr><w:tcW w:w="1588" w:type="dxa"/><w:tcBorders><w:bottom w:val="single" w:sz="12" w:space="0" w:color="2A3439"/></w:tcBorders></w:tcPr><w:p><w:pPr><w:pStyle w:val="Tabla9"/><w:keepNext w:val="true"/><w:widowControl/><w:jc w:val="left"/><w:rPr><w:kern w:val="0"/><w:szCs w:val="24"/><w:lang w:val="es-CO" w:eastAsia="en-US" w:bidi="ar-SA"/><w:ins w:id="314" w:author="Unknown Author" w:date="2026-10-30T04:17:53Z"></w:ins></w:rPr></w:pPr><w:ins w:id="313" w:author="Unknown Author" w:date="2026-10-30T04:17:53Z"><w:r><w:rPr><w:color w:val="00B050"/><w:kern w:val="0"/><w:szCs w:val="24"/><w:lang w:val="es-CO" w:eastAsia="en-US" w:bidi="ar-SA"/></w:rPr><w:t>[Diligenciar: nombre del grupo, categoría A1, A, B o C]</w:t></w:r></w:ins></w:p></w:tc><w:tc><w:tcPr><w:tcW w:w="1590" w:type="dxa"/><w:tcBorders><w:bottom w:val="single" w:sz="12" w:space="0" w:color="2A3439"/></w:tcBorders></w:tcPr><w:p><w:pPr><w:pStyle w:val="Tabla9"/><w:keepNext w:val="true"/><w:widowControl/><w:jc w:val="left"/><w:rPr><w:kern w:val="0"/><w:szCs w:val="24"/><w:lang w:val="es-CO" w:eastAsia="en-US" w:bidi="ar-SA"/><w:ins w:id="316" w:author="Unknown Author" w:date="2026-10-30T04:17:53Z"></w:ins></w:rPr></w:pPr><w:ins w:id="315" w:author="Unknown Author" w:date="2026-10-30T04:17:53Z"><w:r><w:rPr><w:kern w:val="0"/><w:szCs w:val="24"/><w:lang w:val="es-CO" w:eastAsia="en-US" w:bidi="ar-SA"/></w:rPr><w:t>Universidad Santo Tomás, sede Villavicencio</w:t></w:r></w:ins></w:p></w:tc><w:tc><w:tcPr><w:tcW w:w="1588" w:type="dxa"/><w:tcBorders><w:bottom w:val="single" w:sz="12" w:space="0" w:color="2A3439"/></w:tcBorders></w:tcPr><w:p><w:pPr><w:pStyle w:val="Tabla9"/><w:keepNext w:val="true"/><w:widowControl/><w:jc w:val="left"/><w:rPr><w:kern w:val="0"/><w:szCs w:val="24"/><w:lang w:val="es-CO" w:eastAsia="en-US" w:bidi="ar-SA"/><w:ins w:id="318" w:author="Unknown Author" w:date="2026-10-30T04:17:53Z"></w:ins></w:rPr></w:pPr><w:ins w:id="317" w:author="Unknown Author" w:date="2026-10-30T04:17:53Z"><w:r><w:rPr><w:color w:val="00B050"/><w:kern w:val="0"/><w:szCs w:val="24"/><w:lang w:val="es-CO" w:eastAsia="en-US" w:bidi="ar-SA"/></w:rPr><w:t>[Diligenciar: líneas del grupo en calidad del aire, IoT, modelación atmosférica o gestión del riesgo]</w:t></w:r></w:ins></w:p></w:tc><w:tc><w:tcPr><w:tcW w:w="1674" w:type="dxa"/><w:tcBorders><w:bottom w:val="single" w:sz="12" w:space="0" w:color="2A3439"/></w:tcBorders></w:tcPr><w:p><w:pPr><w:pStyle w:val="Tabla9"/><w:keepNext w:val="true"/><w:widowControl/><w:jc w:val="left"/><w:rPr><w:kern w:val="0"/><w:szCs w:val="24"/><w:lang w:val="es-CO" w:eastAsia="en-US" w:bidi="ar-SA"/><w:ins w:id="320" w:author="Unknown Author" w:date="2026-10-30T04:17:53Z"></w:ins></w:rPr></w:pPr><w:ins w:id="319" w:author="Unknown Author" w:date="2026-10-30T04:17:53Z"><w:r><w:rPr><w:color w:val="00B050"/><w:kern w:val="0"/><w:szCs w:val="24"/><w:lang w:val="es-CO" w:eastAsia="en-US" w:bidi="ar-SA"/></w:rPr><w:t>[Diligenciar: número de investigadores y nivel de formación]</w:t></w:r></w:ins></w:p></w:tc><w:tc><w:tcPr><w:tcW w:w="1758" w:type="dxa"/><w:tcBorders><w:bottom w:val="single" w:sz="12" w:space="0" w:color="2A3439"/></w:tcBorders></w:tcPr><w:p><w:pPr><w:pStyle w:val="Tabla9"/><w:keepNext w:val="true"/><w:widowControl/><w:jc w:val="left"/><w:rPr><w:kern w:val="0"/><w:szCs w:val="24"/><w:lang w:val="es-CO" w:eastAsia="en-US" w:bidi="ar-SA"/><w:ins w:id="322" w:author="Unknown Author" w:date="2026-10-30T04:17:53Z"></w:ins></w:rPr></w:pPr><w:ins w:id="321" w:author="Unknown Author" w:date="2026-10-30T04:17:53Z"><w:r><w:rPr><w:kern w:val="0"/><w:szCs w:val="24"/><w:lang w:val="es-CO" w:eastAsia="en-US" w:bidi="ar-SA"/></w:rPr><w:t>9 estudiantes y jóvenes de formación (6 jóvenes investigadores, 2 de maestría y 1 posdoctor)</w:t></w:r></w:ins></w:p></w:tc><w:tc><w:tcPr><w:tcW w:w="1755" w:type="dxa"/><w:tcBorders><w:bottom w:val="single" w:sz="12" w:space="0" w:color="2A3439"/></w:tcBorders></w:tcPr><w:p><w:pPr><w:pStyle w:val="Tabla9"/><w:keepNext w:val="true"/><w:widowControl/><w:jc w:val="left"/><w:rPr><w:kern w:val="0"/><w:szCs w:val="24"/><w:lang w:val="es-CO" w:eastAsia="en-US" w:bidi="ar-SA"/><w:ins w:id="324" w:author="Unknown Author" w:date="2026-10-30T04:17:53Z"></w:ins></w:rPr></w:pPr><w:ins w:id="323" w:author="Unknown Author" w:date="2026-10-30T04:17:53Z"><w:r><w:rPr><w:kern w:val="0"/><w:szCs w:val="24"/><w:lang w:val="es-CO" w:eastAsia="en-US" w:bidi="ar-SA"/></w:rPr><w:t>Aporta el diseño de la colocalización, el modelo de corrección, el análisis de datos y la modelación de la emisión y la dispersión de polvo de la línea 5.1; contribuye a la demanda de medición verificada en los sitios de remoción</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588"/><w:gridCol w:w="1590"/><w:gridCol w:w="1588"/><w:gridCol w:w="1674"/><w:gridCol w:w="1758"/><w:gridCol w:w="1755"/></w:tblGrid><w:tr><w:trPr><w:tblHeader w:val="true"/><w:del w:id="325" w:author="Unknown Author" w:date="2026-10-30T04:17:53Z"/><w:cantSplit w:val="true"/></w:trPr><w:tc><w:tcPr><w:tcW w:w="158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327" w:author="Unknown Author" w:date="2026-10-30T04:17:53Z"></w:del></w:rPr></w:pPr><w:del w:id="326" w:author="Unknown Author" w:date="2026-10-30T04:17:53Z"><w:r><w:rPr><w:b/><w:kern w:val="0"/><w:szCs w:val="24"/><w:lang w:val="es-CO" w:eastAsia="en-US" w:bidi="ar-SA"/></w:rPr><w:delText>Nombre del Grupo</w:delText></w:r></w:del></w:p></w:tc><w:tc><w:tcPr><w:tcW w:w="159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329" w:author="Unknown Author" w:date="2026-10-30T04:17:53Z"></w:del></w:rPr></w:pPr><w:del w:id="328" w:author="Unknown Author" w:date="2026-10-30T04:17:53Z"><w:r><w:rPr><w:b/><w:kern w:val="0"/><w:szCs w:val="24"/><w:lang w:val="es-CO" w:eastAsia="en-US" w:bidi="ar-SA"/></w:rPr><w:delText>Entidad a la que pertenece el grupo</w:delText></w:r></w:del></w:p></w:tc><w:tc><w:tcPr><w:tcW w:w="158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331" w:author="Unknown Author" w:date="2026-10-30T04:17:53Z"></w:del></w:rPr></w:pPr><w:del w:id="330" w:author="Unknown Author" w:date="2026-10-30T04:17:53Z"><w:r><w:rPr><w:b/><w:kern w:val="0"/><w:szCs w:val="24"/><w:lang w:val="es-CO" w:eastAsia="en-US" w:bidi="ar-SA"/></w:rPr><w:delText>Líneas de Investigación a las que se encuentra vinculado</w:delText></w:r></w:del></w:p></w:tc><w:tc><w:tcPr><w:tcW w:w="167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333" w:author="Unknown Author" w:date="2026-10-30T04:17:53Z"></w:del></w:rPr></w:pPr><w:del w:id="332" w:author="Unknown Author" w:date="2026-10-30T04:17:53Z"><w:r><w:rPr><w:b/><w:kern w:val="0"/><w:szCs w:val="24"/><w:lang w:val="es-CO" w:eastAsia="en-US" w:bidi="ar-SA"/></w:rPr><w:delText>Investigadores vinculados y nivel de formación</w:delText></w:r></w:del></w:p></w:tc><w:tc><w:tcPr><w:tcW w:w="175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335" w:author="Unknown Author" w:date="2026-10-30T04:17:53Z"></w:del></w:rPr></w:pPr><w:del w:id="334" w:author="Unknown Author" w:date="2026-10-30T04:17:53Z"><w:r><w:rPr><w:b/><w:kern w:val="0"/><w:szCs w:val="24"/><w:lang w:val="es-CO" w:eastAsia="en-US" w:bidi="ar-SA"/></w:rPr><w:delText>Estudiantes que puede vincular</w:delText></w:r></w:del></w:p></w:tc><w:tc><w:tcPr><w:tcW w:w="175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337" w:author="Unknown Author" w:date="2026-10-30T04:17:53Z"></w:del></w:rPr></w:pPr><w:del w:id="336" w:author="Unknown Author" w:date="2026-10-30T04:17:53Z"><w:r><w:rPr><w:b/><w:kern w:val="0"/><w:szCs w:val="24"/><w:lang w:val="es-CO" w:eastAsia="en-US" w:bidi="ar-SA"/></w:rPr><w:delText>Contribución de la línea a las demandas territoriales y a los alcances temáticos</w:delText></w:r></w:del></w:p></w:tc></w:tr><w:tr><w:trPr><w:del w:id="338" w:author="Unknown Author" w:date="2026-10-30T04:17:53Z"/><w:cantSplit w:val="true"/></w:trPr><w:tc><w:tcPr><w:tcW w:w="1588" w:type="dxa"/><w:tcBorders><w:bottom w:val="single" w:sz="12" w:space="0" w:color="2A3439"/></w:tcBorders></w:tcPr><w:p><w:pPr><w:pStyle w:val="Tabla9"/><w:keepNext w:val="true"/><w:widowControl/><w:jc w:val="left"/><w:rPr><w:kern w:val="0"/><w:szCs w:val="24"/><w:lang w:val="es-CO" w:eastAsia="en-US" w:bidi="ar-SA"/><w:del w:id="340" w:author="Unknown Author" w:date="2026-10-30T04:17:53Z"></w:del></w:rPr></w:pPr><w:del w:id="339" w:author="Unknown Author" w:date="2026-10-30T04:17:53Z"><w:r><w:rPr><w:color w:val="00B050"/><w:kern w:val="0"/><w:szCs w:val="24"/><w:lang w:val="es-CO" w:eastAsia="en-US" w:bidi="ar-SA"/></w:rPr><w:delText>[Diligenciar: nombre del grupo, categoría A1, A, B o C]</w:delText></w:r></w:del></w:p></w:tc><w:tc><w:tcPr><w:tcW w:w="1590" w:type="dxa"/><w:tcBorders><w:bottom w:val="single" w:sz="12" w:space="0" w:color="2A3439"/></w:tcBorders></w:tcPr><w:p><w:pPr><w:pStyle w:val="Tabla9"/><w:keepNext w:val="true"/><w:widowControl/><w:jc w:val="left"/><w:rPr><w:kern w:val="0"/><w:szCs w:val="24"/><w:lang w:val="es-CO" w:eastAsia="en-US" w:bidi="ar-SA"/><w:del w:id="342" w:author="Unknown Author" w:date="2026-10-30T04:17:53Z"></w:del></w:rPr></w:pPr><w:del w:id="341" w:author="Unknown Author" w:date="2026-10-30T04:17:53Z"><w:r><w:rPr><w:color w:val="00B050"/><w:kern w:val="0"/><w:szCs w:val="24"/><w:lang w:val="es-CO" w:eastAsia="en-US" w:bidi="ar-SA"/></w:rPr><w:delText>[Diligenciar: IES ejecutora]</w:delText></w:r></w:del></w:p></w:tc><w:tc><w:tcPr><w:tcW w:w="1588" w:type="dxa"/><w:tcBorders><w:bottom w:val="single" w:sz="12" w:space="0" w:color="2A3439"/></w:tcBorders></w:tcPr><w:p><w:pPr><w:pStyle w:val="Tabla9"/><w:keepNext w:val="true"/><w:widowControl/><w:jc w:val="left"/><w:rPr><w:kern w:val="0"/><w:szCs w:val="24"/><w:lang w:val="es-CO" w:eastAsia="en-US" w:bidi="ar-SA"/><w:del w:id="344" w:author="Unknown Author" w:date="2026-10-30T04:17:53Z"></w:del></w:rPr></w:pPr><w:del w:id="343" w:author="Unknown Author" w:date="2026-10-30T04:17:53Z"><w:r><w:rPr><w:color w:val="00B050"/><w:kern w:val="0"/><w:szCs w:val="24"/><w:lang w:val="es-CO" w:eastAsia="en-US" w:bidi="ar-SA"/></w:rPr><w:delText>[Diligenciar: líneas del grupo en calidad del aire, IoT, modelación atmosférica o gestión del riesgo]</w:delText></w:r></w:del></w:p></w:tc><w:tc><w:tcPr><w:tcW w:w="1674" w:type="dxa"/><w:tcBorders><w:bottom w:val="single" w:sz="12" w:space="0" w:color="2A3439"/></w:tcBorders></w:tcPr><w:p><w:pPr><w:pStyle w:val="Tabla9"/><w:keepNext w:val="true"/><w:widowControl/><w:jc w:val="left"/><w:rPr><w:kern w:val="0"/><w:szCs w:val="24"/><w:lang w:val="es-CO" w:eastAsia="en-US" w:bidi="ar-SA"/><w:del w:id="346" w:author="Unknown Author" w:date="2026-10-30T04:17:53Z"></w:del></w:rPr></w:pPr><w:del w:id="345" w:author="Unknown Author" w:date="2026-10-30T04:17:53Z"><w:r><w:rPr><w:color w:val="00B050"/><w:kern w:val="0"/><w:szCs w:val="24"/><w:lang w:val="es-CO" w:eastAsia="en-US" w:bidi="ar-SA"/></w:rPr><w:delText>[Diligenciar: número de investigadores y nivel de formación]</w:delText></w:r></w:del></w:p></w:tc><w:tc><w:tcPr><w:tcW w:w="1758" w:type="dxa"/><w:tcBorders><w:bottom w:val="single" w:sz="12" w:space="0" w:color="2A3439"/></w:tcBorders></w:tcPr><w:p><w:pPr><w:pStyle w:val="Tabla9"/><w:keepNext w:val="true"/><w:widowControl/><w:jc w:val="left"/><w:rPr><w:kern w:val="0"/><w:szCs w:val="24"/><w:lang w:val="es-CO" w:eastAsia="en-US" w:bidi="ar-SA"/><w:del w:id="348" w:author="Unknown Author" w:date="2026-10-30T04:17:53Z"></w:del></w:rPr></w:pPr><w:del w:id="347" w:author="Unknown Author" w:date="2026-10-30T04:17:53Z"><w:r><w:rPr><w:kern w:val="0"/><w:szCs w:val="24"/><w:lang w:val="es-CO" w:eastAsia="en-US" w:bidi="ar-SA"/></w:rPr><w:delText>9 estudiantes y jóvenes de formación (6 jóvenes investigadores, 2 de maestría y 1 posdoctor)</w:delText></w:r></w:del></w:p></w:tc><w:tc><w:tcPr><w:tcW w:w="1755" w:type="dxa"/><w:tcBorders><w:bottom w:val="single" w:sz="12" w:space="0" w:color="2A3439"/></w:tcBorders></w:tcPr><w:p><w:pPr><w:pStyle w:val="Tabla9"/><w:keepNext w:val="true"/><w:widowControl/><w:jc w:val="left"/><w:rPr><w:kern w:val="0"/><w:szCs w:val="24"/><w:lang w:val="es-CO" w:eastAsia="en-US" w:bidi="ar-SA"/><w:del w:id="350" w:author="Unknown Author" w:date="2026-10-30T04:17:53Z"></w:del></w:rPr></w:pPr><w:del w:id="349" w:author="Unknown Author" w:date="2026-10-30T04:17:53Z"><w:r><w:rPr><w:kern w:val="0"/><w:szCs w:val="24"/><w:lang w:val="es-CO" w:eastAsia="en-US" w:bidi="ar-SA"/></w:rPr><w:delText>Aporta el diseño de la colocalización, el modelo de corrección, el análisis de datos y la modelación de la emisión y la dispersión de polvo de la línea 5.1; contribuye a la demanda de medición verificada en los sitios de remoción</w:delText></w:r></w:del></w:p></w:tc></w:tr></w:tbl><w:p><w:pPr><w:pStyle w:val="TablaNota"/><w:rPr></w:rPr></w:pPr><w:r><w:rPr><w:i/><w:iCs/></w:rPr><w:t>Nota.</w:t></w:r><w:r><w:rPr></w:rPr><w:t xml:space="preserve"> Elaboración propia. La categoría del grupo se verifica con la clasificación vigente de MinCiencias registrada en el SIGP. Se incluye una fila por cada grupo adicional que la alianza vincule.</w:t></w:r></w:p><w:p><w:pPr><w:pStyle w:val="FiguraRotulo"/><w:rPr></w:rPr></w:pPr><w:bookmarkStart w:id="3" w:name="rot_Figura_1_1"/><w:r><w:rPr><w:b/><w:bCs/></w:rPr><w:t>Figura 1.1</w:t></w:r><w:bookmarkEnd w:id="3"/></w:p><w:p><w:pPr><w:pStyle w:val="FiguraTitulo"/><w:rPr></w:rPr></w:pPr><w:ins w:id="351" w:author="Unknown Author" w:date="2026-10-30T04:17:53Z"><w:r><w:rPr><w:i/><w:iCs/></w:rPr><w:t>Dos municipios de dos departamentos reciben 100 nodos</w:t></w:r></w:ins><w:del w:id="352" w:author="Unknown Author" w:date="2026-10-30T04:17:53Z"><w:r><w:rPr><w:i/><w:iCs/></w:rPr><w:delText>Tres departamentos, 12 municipios y 100 nodos distribuidos</w:delText></w:r></w:del><w:r><w:rPr><w:i/><w:iCs/></w:rPr><w:t xml:space="preserve"> en tres tramos</w:t></w:r></w:p><w:p><w:pPr><w:pStyle w:val="BodyText"/><w:rPr></w:rPr></w:pPr><w:r><w:rPr></w:rPr><w:drawing><wp:inline distT="0" distB="0" distL="0" distR="0"><wp:extent cx="5579745" cy="4361815"/><wp:effectExtent l="0" t="0" r="0" b="0"/><wp:docPr id="1" name="Picture"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ture" descr=""></pic:cNvPr><pic:cNvPicPr><a:picLocks noChangeAspect="1" noChangeArrowheads="1"/></pic:cNvPicPr></pic:nvPicPr><pic:blipFill><a:blip r:embed="rId2"></a:blip><a:stretch><a:fillRect/></a:stretch></pic:blipFill><pic:spPr bwMode="auto"><a:xfrm><a:off x="0" y="0"/><a:ext cx="5579745" cy="4361815"/></a:xfrm><a:prstGeom prst="rect"><a:avLst/></a:prstGeom></pic:spPr></pic:pic></a:graphicData></a:graphic></wp:inline></w:drawing></w:r></w:p><w:p><w:pPr><w:pStyle w:val="FiguraNota"/><w:rPr></w:rPr></w:pPr><w:r><w:rPr><w:i/><w:iCs/></w:rPr><w:t>Nota.</w:t></w:r><w:r><w:rPr></w:rPr><w:t xml:space="preserve"> Elaboración propia con la formulación del proyecto. Esquema sin escala geográfica. Los nodos se despliegan por tramos: 30 y 3 gateways en los meses 1 a 12, 40 y 4 en los meses 13 a 17, y 30 y 3 en los meses 18 a 24</w:t></w:r><w:ins w:id="353" w:author="Unknown Author" w:date="2026-10-30T04:17:53Z"><w:r><w:rPr></w:rPr><w:t>, repartidos por igual entre Manizales y Calarcá</w:t></w:r></w:ins><w:r><w:rPr></w:rPr><w:t>. Software: Python 3 y matplotlib.</w:t></w:r><w:bookmarkEnd w:id="0"/></w:p><w:p><w:pPr><w:pStyle w:val="Heading1"/><w:rPr></w:rPr></w:pPr><w:bookmarkStart w:id="4" w:name="resumen-ejecutivo"/><w:r><w:rPr></w:rPr><w:t>2. RESUMEN EJECUTIVO</w:t></w:r></w:p><w:p><w:pPr><w:pStyle w:val="FirstParagraph"/><w:rPr><w:ins w:id="355" w:author="Unknown Author" w:date="2026-10-30T04:17:53Z"></w:ins></w:rPr></w:pPr><w:ins w:id="354" w:author="Unknown Author" w:date="2026-10-30T04:17:53Z"><w:r><w:rPr></w:rPr><w:t>El terremoto del 10 de agosto de 2026 dejó en Manizales y Calarcá demoliciones y remoción de escombros que levantan polvo. El proyecto mide ese polvo con error conocido. Anticipa además la exposición de cada demolición y lleva esa información a las decisiones de los consejos de gestión del riesgo.</w:t></w:r></w:ins></w:p><w:p><w:pPr><w:pStyle w:val="BodyText"/><w:rPr><w:ins w:id="357" w:author="Unknown Author" w:date="2026-10-30T04:17:53Z"></w:ins></w:rPr></w:pPr><w:ins w:id="356" w:author="Unknown Author" w:date="2026-10-30T04:17:53Z"><w:r><w:rPr><w:b/><w:bCs/></w:rPr><w:t>Puntos clave.</w:t></w:r></w:ins></w:p><w:p><w:pPr><w:pStyle w:val="Compact"/><w:numPr><w:ilvl w:val="0"/><w:numId w:val="60"/></w:numPr><w:rPr><w:ins w:id="359" w:author="Unknown Author" w:date="2026-10-30T04:17:53Z"></w:ins></w:rPr></w:pPr><w:ins w:id="358" w:author="Unknown Author" w:date="2026-10-30T04:17:53Z"><w:r><w:rPr></w:rPr><w:t>Una red de 100 nodos de bajo costo y 10 gateways corrige en el borde la interferencia de la humedad y del polvo grueso.</w:t></w:r></w:ins></w:p><w:p><w:pPr><w:pStyle w:val="Compact"/><w:numPr><w:ilvl w:val="0"/><w:numId w:val="61"/></w:numPr><w:rPr><w:ins w:id="361" w:author="Unknown Author" w:date="2026-10-30T04:17:53Z"></w:ins></w:rPr></w:pPr><w:ins w:id="360" w:author="Unknown Author" w:date="2026-10-30T04:17:53Z"><w:r><w:rPr></w:rPr><w:t>Un conjunto de referencia rotativo y un banco de calibración con cámara climática verifican el error de cada nodo antes y durante su uso.</w:t></w:r></w:ins></w:p><w:p><w:pPr><w:pStyle w:val="FirstParagraph"/><w:rPr><w:del w:id="363" w:author="Unknown Author" w:date="2026-10-30T04:17:53Z"></w:del></w:rPr></w:pPr><w:del w:id="362" w:author="Unknown Author" w:date="2026-10-30T04:17:53Z"><w:r><w:rPr></w:rPr><w:delText>El terremoto del 10 de agosto de 2026 originó la emergencia del Decreto 1261 de 2026. Dejó edificaciones colapsadas o dañadas, que se demuelen, y escombros que deben removerse dentro de los centros urbanos de los departamentos afectados. La demolición y la remoción resuspenden material particulado y exponen a operarios y a población vecina. Los comités de gestión del riesgo deben decidir alertas y protecciones. Sin embargo, no disponen en esos sitios de mediciones de PM2,5 y PM10 con error conocido. Tampoco cuentan con una estimación previa del polvo de cada demolición. Los sensores ópticos de bajo costo sí existen, aunque pierden exactitud con la humedad y con la fracción gruesa de las partículas. Además, 90,8 % de las estaciones de la red nacional propuesta serían sensores sin plan de calibración (Murad Pedraza et al., 2026, pp. 10-11 y 13). Esa brecha de capacidad de CTeI es la que atiende el proyecto.</w:delText></w:r></w:del></w:p><w:p><w:pPr><w:pStyle w:val="FirstParagraph"/><w:numPr><w:ilvl w:val="0"/><w:numId w:val="62"/></w:numPr><w:rPr><w:ins w:id="365" w:author="Unknown Author" w:date="2026-10-30T04:17:53Z"></w:ins></w:rPr></w:pPr><w:ins w:id="364" w:author="Unknown Author" w:date="2026-10-30T04:17:53Z"><w:r><w:rPr></w:rPr><w:t>Un laboratorio de modelación estima, antes de cada demolición, la emisión, la dispersión y la exposición esperada de polvo.</w:t></w:r></w:ins></w:p><w:p><w:pPr><w:pStyle w:val="BodyText"/><w:rPr><w:del w:id="367" w:author="Unknown Author" w:date="2026-10-30T04:17:53Z"></w:del></w:rPr></w:pPr><w:del w:id="366" w:author="Unknown Author" w:date="2026-10-30T04:17:53Z"><w:r><w:rPr></w:rPr><w:delText>El proyecto responde con tres acciones. Mide el polvo en los sitios con sensores cuyo error se conoce y se corrige. Entrega a los comités un tablero y un protocolo de alerta que ellos co-diseñan. Calcula, antes de cada demolición, cuánto polvo saldrá y hacia dónde se desplazará.</w:delText></w:r></w:del></w:p><w:p><w:pPr><w:pStyle w:val="BodyText"/><w:numPr><w:ilvl w:val="0"/><w:numId w:val="63"/></w:numPr><w:rPr><w:ins w:id="369" w:author="Unknown Author" w:date="2026-10-30T04:17:53Z"></w:ins></w:rPr></w:pPr><w:ins w:id="368" w:author="Unknown Author" w:date="2026-10-30T04:17:53Z"><w:r><w:rPr></w:rPr><w:t>Una plataforma geoespacial entrega a los consejos un índice local de calidad del aire y un protocolo de alerta co-diseñado.</w:t></w:r></w:ins></w:p><w:p><w:pPr><w:pStyle w:val="Compact"/><w:numPr><w:ilvl w:val="0"/><w:numId w:val="64"/></w:numPr><w:rPr><w:ins w:id="371" w:author="Unknown Author" w:date="2026-10-30T04:17:53Z"></w:ins></w:rPr></w:pPr><w:ins w:id="370" w:author="Unknown Author" w:date="2026-10-30T04:17:53Z"><w:r><w:rPr></w:rPr><w:t>La red pasa de TRL 4 a TRL 8 y el gemelo predictivo de TRL 3 a TRL 6, con custodia local al cierre.</w:t></w:r></w:ins></w:p><w:p><w:pPr><w:pStyle w:val="FirstParagraph"/><w:rPr><w:ins w:id="374" w:author="Unknown Author" w:date="2026-10-30T04:17:53Z"></w:ins></w:rPr></w:pPr><w:ins w:id="372" w:author="Unknown Author" w:date="2026-10-30T04:17:53Z"><w:r><w:rPr><w:b/><w:bCs/></w:rPr><w:t>Resumen gráfico.</w:t></w:r></w:ins><w:ins w:id="373" w:author="Unknown Author" w:date="2026-10-30T04:17:53Z"><w:r><w:rPr></w:rPr><w:t xml:space="preserve"> La Figura 2.1 resume el problema y la solución tecnológica. A la izquierda muestra la cadena que va del terremoto a una decisión sin datos. A la derecha muestra las tres piezas de la respuesta y, abajo, el resultado esperado al mes 24.</w:t></w:r></w:ins></w:p><w:p><w:pPr><w:pStyle w:val="FiguraRotulo"/><w:rPr><w:ins w:id="376" w:author="Unknown Author" w:date="2026-10-30T04:17:53Z"></w:ins></w:rPr></w:pPr><w:ins w:id="375" w:author="Unknown Author" w:date="2026-10-30T04:17:53Z"><w:bookmarkStart w:id="5" w:name="rot_Figura_2_1"/><w:r><w:rPr><w:b/><w:bCs/></w:rPr><w:t>Figura 2.1</w:t></w:r></w:ins><w:bookmarkEnd w:id="5"/></w:p><w:p><w:pPr><w:pStyle w:val="FiguraTitulo"/><w:rPr><w:ins w:id="378" w:author="Unknown Author" w:date="2026-10-30T04:17:53Z"></w:ins></w:rPr></w:pPr><w:ins w:id="377" w:author="Unknown Author" w:date="2026-10-30T04:17:53Z"><w:r><w:rPr><w:i/><w:iCs/></w:rPr><w:t>El polvo de las demoliciones posterremoto se mide con error conocido, se anticipa y se usa para decidir</w:t></w:r></w:ins></w:p><w:p><w:pPr><w:pStyle w:val="BodyText"/><w:rPr><w:ins w:id="380" w:author="Unknown Author" w:date="2026-10-30T04:17:53Z"></w:ins></w:rPr></w:pPr><w:ins w:id="379" w:author="Unknown Author" w:date="2026-10-30T04:17:53Z"><w:r><w:rPr></w:rPr><w:drawing><wp:inline distT="0" distB="0" distL="0" distR="0"><wp:extent cx="5579745" cy="4354830"/><wp:effectExtent l="0" t="0" r="0" b="0"/><wp:docPr id="2" name="Image2"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2" name="Image2" descr=""></pic:cNvPr><pic:cNvPicPr><a:picLocks noChangeAspect="1" noChangeArrowheads="1"/></pic:cNvPicPr></pic:nvPicPr><pic:blipFill><a:blip r:embed="rId3"></a:blip><a:stretch><a:fillRect/></a:stretch></pic:blipFill><pic:spPr bwMode="auto"><a:xfrm><a:off x="0" y="0"/><a:ext cx="5579745" cy="4354830"/></a:xfrm><a:prstGeom prst="rect"><a:avLst/></a:prstGeom></pic:spPr></pic:pic></a:graphicData></a:graphic></wp:inline></w:drawing></w:r></w:ins></w:p><w:p><w:pPr><w:pStyle w:val="FiguraNota"/><w:rPr><w:ins w:id="383" w:author="Unknown Author" w:date="2026-10-30T04:17:53Z"></w:ins></w:rPr></w:pPr><w:ins w:id="381" w:author="Unknown Author" w:date="2026-10-30T04:17:53Z"><w:r><w:rPr><w:i/><w:iCs/></w:rPr><w:t>Nota.</w:t></w:r></w:ins><w:ins w:id="382" w:author="Unknown Author" w:date="2026-10-30T04:17:53Z"><w:r><w:rPr></w:rPr><w:t xml:space="preserve"> Elaboración propia con la formulación del proyecto. Resumen gráfico del problema (izquierda) y de la solución tecnológica (derecha). Software: Python 3 y matplotlib.</w:t></w:r></w:ins></w:p><w:p><w:pPr><w:pStyle w:val="BodyText"/><w:rPr><w:ins w:id="386" w:author="Unknown Author" w:date="2026-10-30T04:17:53Z"></w:ins></w:rPr></w:pPr><w:ins w:id="384" w:author="Unknown Author" w:date="2026-10-30T04:17:53Z"><w:r><w:rPr><w:b/><w:bCs/></w:rPr><w:t>Resumen.</w:t></w:r></w:ins><w:ins w:id="385" w:author="Unknown Author" w:date="2026-10-30T04:17:53Z"><w:r><w:rPr></w:rPr><w:t xml:space="preserve"> El terremoto del 10 de agosto de 2026 originó la emergencia del Decreto 1261 de 2026. Dejó edificaciones colapsadas o dañadas, que se demuelen, y escombros que deben removerse dentro de los centros urbanos. La demolición y la remoción resuspenden material particulado y exponen a operarios y a población vecina. Los consejos municipales y departamentales de gestión del riesgo deben decidir alertas y protecciones. Sin embargo, no disponen en esos sitios de mediciones de PM2,5 y PM10 con error conocido. Tampoco cuentan con una estimación previa del polvo de cada demolición. Los sensores ópticos de bajo costo sí existen, aunque pierden exactitud con la humedad y con la fracción gruesa de las partículas. Además, 90,8 % de las estaciones de la red nacional propuesta serían sensores sin plan de calibración (Murad Pedraza et al., 2026, pp. 10-11 y 13). Esa brecha de capacidad de CTeI es la que atiende el proyecto.</w:t></w:r></w:ins></w:p><w:p><w:pPr><w:pStyle w:val="BodyText"/><w:rPr><w:ins w:id="388" w:author="Unknown Author" w:date="2026-10-30T04:17:53Z"></w:ins></w:rPr></w:pPr><w:ins w:id="387" w:author="Unknown Author" w:date="2026-10-30T04:17:53Z"><w:r><w:rPr></w:rPr><w:t>La solución es una red híbrida Edge-Cloud en Manizales (Caldas) y Calarcá (Quindío). Los nodos miden PM2,5, PM10, temperatura y humedad y transmiten por LoRa a los gateways. Cada gateway aplica un modelo de corrección entrenado frente a un conjunto de referencia gravimétrico, beta y óptico que rota entre los dos municipios. Un banco de calibración con impactador eléctrico, generadores de aerosol y cámara climática caracteriza cada lote de nodos antes de instalarlo. Una plataforma geoespacial integra los datos con un gemelo digital urbano, el tablero de los consejos y el protocolo de alerta. Un laboratorio de modelación, ubicado en uno de los dos municipios, estima antes de cada demolición la emisión, la dispersión y la exposición. La Universidad Santo Tomás lo valida, y su resultado entra al tablero como un escenario de apoyo a la decisión.</w:t></w:r></w:ins></w:p><w:p><w:pPr><w:pStyle w:val="BodyText"/><w:rPr><w:del w:id="390" w:author="Unknown Author" w:date="2026-10-30T04:17:53Z"></w:del></w:rPr></w:pPr><w:del w:id="389" w:author="Unknown Author" w:date="2026-10-30T04:17:53Z"><w:r><w:rPr></w:rPr><w:delText>El propósito del proyecto es doble. Reduce el error de medición de una red de 100 nodos de bajo costo en Caldas, Cundinamarca y Valle del Cauca. Asegura además que los comités la usen para decidir. La solución es una red híbrida Edge-Cloud. Los nodos miden PM2,5, PM10, temperatura y humedad y transmiten por LoRa a 10 gateways. Cada gateway aplica un modelo de corrección entrenado frente a 3 monitores gravimétricos de referencia colocalizados. Luego reenvía los datos a una nube con gemelo digital y tablero. El tablero entrega un índice local de calidad del aire y un protocolo de alerta co-diseñado con los comités. Un laboratorio de modelación, ubicado en un municipio afectado, estima antes de cada demolición la emisión, la dispersión y la exposición esperada de polvo. La universidad lo valida. Su resultado entra al mismo tablero como un escenario de apoyo a la decisión.</w:delText></w:r></w:del></w:p><w:p><w:pPr><w:pStyle w:val="BodyText"/><w:rPr></w:rPr></w:pPr><w:r><w:rPr></w:rPr><w:t xml:space="preserve">El desarrollo metodológico combina tres tramos de despliegue, de 30, 40 y 30 nodos, con compuertas de decisión en los meses 12, 17 y 24. Cada compuerta verifica un coeficiente de determinación (R²) de 0,70 o más frente a la referencia. Verifica también un error cuadrático medio normalizado (NRMSE) de 30 % o menos. Verifica </w:t></w:r><w:ins w:id="391" w:author="Unknown Author" w:date="2026-10-30T04:17:53Z"><w:r><w:rPr></w:rPr><w:t>además</w:t></w:r></w:ins><w:del w:id="392" w:author="Unknown Author" w:date="2026-10-30T04:17:53Z"><w:r><w:rPr></w:rPr><w:delText>también</w:delText></w:r></w:del><w:r><w:rPr></w:rPr><w:t xml:space="preserve"> la disponibilidad de la red, el uso del tablero y los convenios de custodia. Tres componentes obligatorios estructuran el trabajo. El primero desarrolla, valida y transfiere la solución. El segundo es una estrategia de apropiación social con 29 actividades, 20 de ellas </w:t></w:r><w:ins w:id="393" w:author="Unknown Author" w:date="2026-10-30T04:17:53Z"><w:r><w:rPr></w:rPr><w:t xml:space="preserve">laboratorios ciudadanos </w:t></w:r></w:ins><w:del w:id="394" w:author="Unknown Author" w:date="2026-10-30T04:17:53Z"><w:r><w:rPr></w:rPr><w:delText xml:space="preserve">talleres </w:delText></w:r></w:del><w:r><w:rPr></w:rPr><w:t>de co-diseño. El tercero define nueve productos con indicadores, metas, responsables y evidencias. El gemelo predictivo se calibra con polvo del territorio y se valida con al menos seis demoliciones o remociones reales</w:t></w:r><w:del w:id="395" w:author="Unknown Author" w:date="2026-10-30T04:17:53Z"><w:r><w:rPr></w:rPr><w:delText>. La meta es que al menos la mitad de los pares estimado-medido quede dentro de un factor de dos (FAC2)</w:delText></w:r></w:del><w:r><w:rPr></w:rPr><w:t>.</w:t></w:r></w:p><w:p><w:pPr><w:pStyle w:val="BodyText"/><w:rPr></w:rPr></w:pPr><w:r><w:rPr></w:rPr><w:t>Al mes 24 se espera una red de 100 nodos y 10 gateways validada en condiciones reales</w:t></w:r><w:ins w:id="396" w:author="Unknown Author" w:date="2026-10-30T04:17:53Z"><w:r><w:rPr></w:rPr><w:t xml:space="preserve">, en el </w:t></w:r></w:ins><w:del w:id="397" w:author="Unknown Author" w:date="2026-10-30T04:17:53Z"><w:r><w:rPr></w:rPr><w:delText xml:space="preserve">. Su </w:delText></w:r></w:del><w:r><w:rPr></w:rPr><w:t xml:space="preserve">nivel de madurez tecnológica (TRL) </w:t></w:r><w:ins w:id="398" w:author="Unknown Author" w:date="2026-10-30T04:17:53Z"><w:r><w:rPr></w:rPr><w:t xml:space="preserve">8. </w:t></w:r></w:ins><w:del w:id="399" w:author="Unknown Author" w:date="2026-10-30T04:17:53Z"><w:r><w:rPr></w:rPr><w:delText xml:space="preserve">pasa de 4 a 8. El gemelo predictivo de demolición pasa de TRL 3 a TRL 6. </w:delText></w:r></w:del><w:r><w:rPr></w:rPr><w:t>Se esperan además un modelo de corrección verificado por un ensayo independiente</w:t></w:r><w:ins w:id="400" w:author="Unknown Author" w:date="2026-10-30T04:17:53Z"><w:r><w:rPr></w:rPr><w:t xml:space="preserve">, </w:t></w:r></w:ins><w:del w:id="401" w:author="Unknown Author" w:date="2026-10-30T04:17:53Z"><w:r><w:rPr></w:rPr><w:delText xml:space="preserve"> y </w:delText></w:r></w:del><w:r><w:rPr></w:rPr><w:t>nueve documentos de investigación</w:t></w:r><w:ins w:id="402" w:author="Unknown Author" w:date="2026-10-30T04:17:53Z"><w:r><w:rPr></w:rPr><w:t xml:space="preserve"> y </w:t></w:r></w:ins><w:moveFrom w:id="403" w:author="Unknown Author" w:date="2026-10-30T04:17:53Z"><w:r><w:rPr></w:rPr><w:t xml:space="preserve">. Se esperan también </w:t></w:r></w:moveFrom><w:r><w:rPr></w:rPr><w:t>12 evaluaciones previas de demolición</w:t></w:r><w:moveTo w:id="404" w:author="Unknown Author" w:date="2026-10-30T04:17:53Z"><w:r><w:rPr></w:rPr><w:t xml:space="preserve">. Se esperan también </w:t></w:r></w:moveTo><w:del w:id="405" w:author="Unknown Author" w:date="2026-10-30T04:17:53Z"><w:r><w:rPr></w:rPr><w:delText xml:space="preserve"> entregadas y </w:delText></w:r></w:del><w:r><w:rPr></w:rPr><w:t xml:space="preserve">60 personas certificadas en el uso y la custodia de la red. </w:t></w:r><w:ins w:id="406" w:author="Unknown Author" w:date="2026-10-30T04:17:53Z"><w:r><w:rPr></w:rPr><w:t xml:space="preserve">La meta de uso es </w:t></w:r></w:ins><w:del w:id="407" w:author="Unknown Author" w:date="2026-10-30T04:17:53Z"><w:r><w:rPr></w:rPr><w:delText xml:space="preserve">Se espera </w:delText></w:r></w:del><w:r><w:rPr></w:rPr><w:t xml:space="preserve">que al menos </w:t></w:r><w:ins w:id="408" w:author="Unknown Author" w:date="2026-10-30T04:17:53Z"><w:r><w:rPr></w:rPr><w:t xml:space="preserve">tres </w:t></w:r></w:ins><w:del w:id="409" w:author="Unknown Author" w:date="2026-10-30T04:17:53Z"><w:r><w:rPr></w:rPr><w:delText xml:space="preserve">75 % </w:delText></w:r></w:del><w:r><w:rPr></w:rPr><w:t xml:space="preserve">de los </w:t></w:r><w:ins w:id="410" w:author="Unknown Author" w:date="2026-10-30T04:17:53Z"><w:r><w:rPr></w:rPr><w:t xml:space="preserve">4 consejos de gestión del riesgo usen </w:t></w:r></w:ins><w:del w:id="411" w:author="Unknown Author" w:date="2026-10-30T04:17:53Z"><w:r><w:rPr></w:rPr><w:delText xml:space="preserve">15 comités focalizados use </w:delText></w:r></w:del><w:r><w:rPr></w:rPr><w:t xml:space="preserve">el tablero en decisiones documentadas. El proyecto forma a seis jóvenes investigadores, dos estudiantes de maestría y un doctor en estancia posdoctoral. Al cierre, la red pasa a custodios designados mediante convenios, </w:t></w:r><w:ins w:id="412" w:author="Unknown Author" w:date="2026-10-30T04:17:53Z"><w:r><w:rPr></w:rPr><w:t>sin depender de</w:t></w:r></w:ins><w:del w:id="413" w:author="Unknown Author" w:date="2026-10-30T04:17:53Z"><w:r><w:rPr></w:rPr><w:delText>de modo que la operación continúa sin</w:delText></w:r></w:del><w:r><w:rPr></w:rPr><w:t xml:space="preserve"> una fase posterior de financiación.</w:t></w:r></w:p><w:p><w:pPr><w:pStyle w:val="BodyText"/><w:rPr></w:rPr></w:pPr><w:r><w:rPr></w:rPr><w:t xml:space="preserve">La </w:t></w:r><w:ins w:id="414" w:author="Unknown Author" w:date="2026-10-30T04:17:53Z"><w:r><w:rPr></w:rPr><w:t xml:space="preserve">alianza reúne cuatro integrantes. La Universidad Santo Tomás, sede Villavicencio, es la entidad proponente y ejecutora. Los municipios de Manizales y de Calarcá asumen la responsabilidad territorial. Avanciencia lidera la transferencia. Gestión y Medio Ambiente, empresa de Manizales con servicios de calidad del aire, participa como actor técnico externo a la alianza. La </w:t></w:r></w:ins><w:r><w:rPr></w:rPr><w:t xml:space="preserve">solicitud al Sistema General de Regalías es de $ </w:t></w:r><w:ins w:id="415" w:author="Unknown Author" w:date="2026-10-30T04:17:53Z"><w:r><w:rPr></w:rPr><w:t>13.999.405.215</w:t></w:r></w:ins><w:del w:id="416" w:author="Unknown Author" w:date="2026-10-30T04:17:53Z"><w:r><w:rPr></w:rPr><w:delText>10.022.840.000</w:delText></w:r></w:del><w:r><w:rPr></w:rPr><w:t xml:space="preserve">, equivalente a </w:t></w:r><w:ins w:id="417" w:author="Unknown Author" w:date="2026-10-30T04:17:53Z"><w:r><w:rPr></w:rPr><w:t>99,996</w:t></w:r></w:ins><w:del w:id="418" w:author="Unknown Author" w:date="2026-10-30T04:17:53Z"><w:r><w:rPr></w:rPr><w:delText>71,6</w:delText></w:r></w:del><w:r><w:rPr></w:rPr><w:t xml:space="preserve"> % del tope de la convocatoria. La contrapartida de la alianza suma $ </w:t></w:r><w:ins w:id="419" w:author="Unknown Author" w:date="2026-10-30T04:17:53Z"><w:r><w:rPr></w:rPr><w:t>1.514</w:t></w:r></w:ins><w:del w:id="420" w:author="Unknown Author" w:date="2026-10-30T04:17:53Z"><w:r><w:rPr></w:rPr><w:delText>2.374</w:delText></w:r></w:del><w:r><w:rPr></w:rPr><w:t xml:space="preserve">.000.000, </w:t></w:r><w:ins w:id="421" w:author="Unknown Author" w:date="2026-10-30T04:17:53Z"><w:r><w:rPr></w:rPr><w:t>toda en especie</w:t></w:r></w:ins><w:del w:id="422" w:author="Unknown Author" w:date="2026-10-30T04:17:53Z"><w:r><w:rPr></w:rPr><w:delText>de los cuales $ 210.000.000 son en efectivo</w:delText></w:r></w:del><w:r><w:rPr></w:rPr><w:t xml:space="preserve">, y el valor total del proyecto es de $ </w:t></w:r><w:ins w:id="423" w:author="Unknown Author" w:date="2026-10-30T04:17:53Z"><w:r><w:rPr></w:rPr><w:t>15.513.405.215</w:t></w:r></w:ins><w:del w:id="424" w:author="Unknown Author" w:date="2026-10-30T04:17:53Z"><w:r><w:rPr></w:rPr><w:delText>12.396.840.000</w:delText></w:r></w:del><w:r><w:rPr></w:rPr><w:t>. La duración es de 24 meses y 104 semanas.</w:t></w:r><w:bookmarkEnd w:id="4"/></w:p><w:p><w:pPr><w:pStyle w:val="Heading1"/><w:rPr></w:rPr></w:pPr><w:bookmarkStart w:id="6" w:name="palabras-clave"/><w:r><w:rPr></w:rPr><w:t>3. PALABRAS CLAVE</w:t></w:r></w:p><w:p><w:pPr><w:pStyle w:val="FirstParagraph"/><w:rPr></w:rPr></w:pPr><w:r><w:rPr></w:rPr><w:t xml:space="preserve">Material particulado; redes IoT de bajo costo; gemelo digital; gemelo predictivo de demolición; calibración colocalizada; modelación de dispersión; </w:t></w:r><w:ins w:id="425" w:author="Unknown Author" w:date="2026-10-30T04:17:53Z"><w:r><w:rPr></w:rPr><w:t xml:space="preserve">plataforma geoespacial; </w:t></w:r></w:ins><w:r><w:rPr></w:rPr><w:t>gestión anticipada del riesgo</w:t></w:r><w:del w:id="426" w:author="Unknown Author" w:date="2026-10-30T04:17:53Z"><w:r><w:rPr></w:rPr><w:delText>; alerta temprana</w:delText></w:r></w:del><w:r><w:rPr></w:rPr><w:t>.</w:t></w:r><w:bookmarkEnd w:id="6"/></w:p><w:p><w:pPr><w:pStyle w:val="Heading1"/><w:rPr></w:rPr></w:pPr><w:bookmarkStart w:id="7" w:name="alineación-con-la-política-pública"/><w:r><w:rPr></w:rPr><w:t>4. ALINEACIÓN CON LA POLÍTICA PÚBLICA</w:t></w:r></w:p><w:p><w:pPr><w:pStyle w:val="FirstParagraph"/><w:rPr></w:rPr></w:pPr><w:r><w:rPr></w:rPr><w:t xml:space="preserve">El proyecto se alinea con el Plan Nacional de Desarrollo y con los planes de </w:t></w:r><w:ins w:id="427" w:author="Unknown Author" w:date="2026-10-30T04:17:53Z"><w:r><w:rPr></w:rPr><w:t>Caldas y de Quindío, y de Manizales y de Calarcá</w:t></w:r></w:ins><w:del w:id="428" w:author="Unknown Author" w:date="2026-10-30T04:17:53Z"><w:r><w:rPr></w:rPr><w:delText>los tres departamentos</w:delText></w:r></w:del><w:r><w:rPr></w:rPr><w:t>. Se alinea también con los instrumentos de política de gestión del riesgo y de CTeI. La Tabla 4.1 resume cada instrumento y la contribución del proyecto. Los planes municipales y los artículos de los planes departamentales no constan en los archivos de formulación. Se marcan para completarlos antes de radicar.</w:t></w:r></w:p><w:p><w:pPr><w:pStyle w:val="Compact"/><w:numPr><w:ilvl w:val="0"/><w:numId w:val="65"/></w:numPr><w:rPr></w:rPr></w:pPr><w:r><w:rPr><w:b/><w:bCs/></w:rPr><w:t>Plan Nacional de Desarrollo:</w:t></w:r><w:r><w:rPr></w:rPr><w:t xml:space="preserve"> bases del Plan 2022-2026 «Colombia Potencia Mundial de la Vida», adoptado por la Ley 2294 de 2023.</w:t></w:r></w:p><w:p><w:pPr><w:pStyle w:val="Compact"/><w:numPr><w:ilvl w:val="1"/><w:numId w:val="66"/></w:numPr><w:rPr></w:rPr></w:pPr><w:r><w:rPr><w:b/><w:bCs/></w:rPr><w:t>Estrategia transversal:</w:t></w:r><w:r><w:rPr></w:rPr><w:t xml:space="preserve"> la ciencia, la tecnología y la innovación como eje transversal del Plan. La Ley 2294 de 2023 orienta la política de CTeI hacia el enfoque de misiones para resolver desafíos sociales, económicos y ambientales.</w:t></w:r></w:p><w:p><w:pPr><w:pStyle w:val="Compact"/><w:numPr><w:ilvl w:val="1"/><w:numId w:val="67"/></w:numPr><w:rPr></w:rPr></w:pPr><w:r><w:rPr><w:b/><w:bCs/></w:rPr><w:t>Transformación:</w:t></w:r><w:r><w:rPr></w:rPr><w:t xml:space="preserve"> ordenamiento del territorio alrededor del agua y justicia ambiental. Esta transformación incorpora la gestión del riesgo como condición del ordenamiento y de la resiliencia territorial.</w:t></w:r></w:p><w:p><w:pPr><w:pStyle w:val="Compact"/><w:numPr><w:ilvl w:val="1"/><w:numId w:val="68"/></w:numPr><w:rPr></w:rPr></w:pPr><w:r><w:rPr><w:b/><w:bCs/></w:rPr><w:t>Pilar:</w:t></w:r><w:r><w:rPr></w:rPr><w:t xml:space="preserve"> </w:t></w:r><w:r><w:rPr><w:color w:val="00B050"/></w:rPr><w:t>[Diligenciar: pilar de las Bases del Plan Nacional de Desarrollo]</w:t></w:r><w:r><w:rPr></w:rPr><w:t>.</w:t></w:r></w:p><w:p><w:pPr><w:pStyle w:val="Compact"/><w:numPr><w:ilvl w:val="1"/><w:numId w:val="69"/></w:numPr><w:rPr></w:rPr></w:pPr><w:r><w:rPr><w:b/><w:bCs/></w:rPr><w:t>Catalizador:</w:t></w:r><w:r><w:rPr></w:rPr><w:t xml:space="preserve"> </w:t></w:r><w:r><w:rPr><w:color w:val="00B050"/></w:rPr><w:t>[Diligenciar: catalizador de las Bases del Plan Nacional de Desarrollo]</w:t></w:r><w:r><w:rPr></w:rPr><w:t>.</w:t></w:r></w:p><w:p><w:pPr><w:pStyle w:val="Compact"/><w:numPr><w:ilvl w:val="1"/><w:numId w:val="70"/></w:numPr><w:rPr></w:rPr></w:pPr><w:r><w:rPr><w:b/><w:bCs/></w:rPr><w:t>Programa:</w:t></w:r><w:r><w:rPr></w:rPr><w:t xml:space="preserve"> </w:t></w:r><w:r><w:rPr><w:color w:val="00B050"/></w:rPr><w:t>[Diligenciar: programa del Plan Nacional de Desarrollo]</w:t></w:r><w:r><w:rPr></w:rPr><w:t>.</w:t></w:r></w:p><w:p><w:pPr><w:pStyle w:val="Compact"/><w:numPr><w:ilvl w:val="0"/><w:numId w:val="71"/></w:numPr><w:rPr></w:rPr></w:pPr><w:r><w:rPr><w:b/><w:bCs/></w:rPr><w:t>Plan Departamental de Desarrollo:</w:t></w:r><w:r><w:rPr></w:rPr><w:t xml:space="preserve"> Caldas, «Caldas 2024-2027» (Ordenanza 974 de 2024); </w:t></w:r><w:ins w:id="429" w:author="Unknown Author" w:date="2026-10-30T04:17:53Z"><w:r><w:rPr></w:rPr><w:t xml:space="preserve">Quindío, </w:t></w:r></w:ins><w:ins w:id="430" w:author="Unknown Author" w:date="2026-10-30T04:17:53Z"><w:r><w:rPr><w:color w:val="00B050"/></w:rPr><w:t>[Diligenciar: nombre y ordenanza del Plan de Desarrollo Departamental del Quindío 2024-2027]</w:t></w:r></w:ins><w:del w:id="431" w:author="Unknown Author" w:date="2026-10-30T04:17:53Z"><w:r><w:rPr><w:color w:val="00B050"/></w:rPr><w:delText>Cundinamarca, «Gobernando: Más que un Plan» 2024-2028 (Ordenanza 001 de 2024); Valle del Cauca, «Liderazgo que Transforma» 2024-2027 (Ordenanza 655 de 2024)</w:delText></w:r></w:del><w:r><w:rPr></w:rPr><w:t>.</w:t></w:r></w:p><w:p><w:pPr><w:pStyle w:val="Compact"/><w:numPr><w:ilvl w:val="0"/><w:numId w:val="72"/></w:numPr><w:rPr></w:rPr></w:pPr><w:r><w:rPr><w:b/><w:bCs/></w:rPr><w:t>Estrategia del Plan de Desarrollo Departamental:</w:t></w:r><w:r><w:rPr></w:rPr><w:t xml:space="preserve"> </w:t></w:r><w:r><w:rPr><w:color w:val="00B050"/></w:rPr><w:t>[Diligenciar: estrategia de cada plan departamental con la que se alinea el proyecto]</w:t></w:r><w:r><w:rPr></w:rPr><w:t>. La estrategia debe corresponder a gestión del riesgo, ambiente o CTeI.</w:t></w:r></w:p><w:p><w:pPr><w:pStyle w:val="Compact"/><w:numPr><w:ilvl w:val="0"/><w:numId w:val="73"/></w:numPr><w:rPr></w:rPr></w:pPr><w:r><w:rPr><w:b/><w:bCs/></w:rPr><w:t>Plan Municipal de Desarrollo:</w:t></w:r><w:r><w:rPr></w:rPr><w:t xml:space="preserve"> </w:t></w:r><w:r><w:rPr><w:color w:val="00B050"/></w:rPr><w:t xml:space="preserve">[Diligenciar: nombre </w:t></w:r><w:ins w:id="432" w:author="Unknown Author" w:date="2026-10-30T04:17:53Z"><w:r><w:rPr><w:color w:val="00B050"/></w:rPr><w:t xml:space="preserve">y acuerdo </w:t></w:r></w:ins><w:r><w:rPr><w:color w:val="00B050"/></w:rPr><w:t xml:space="preserve">de los planes </w:t></w:r><w:ins w:id="433" w:author="Unknown Author" w:date="2026-10-30T04:17:53Z"><w:r><w:rPr><w:color w:val="00B050"/></w:rPr><w:t>de desarrollo 2024-2027 de Manizales y de Calarcá</w:t></w:r></w:ins><w:del w:id="434" w:author="Unknown Author" w:date="2026-10-30T04:17:53Z"><w:r><w:rPr><w:color w:val="00B050"/></w:rPr><w:delText>municipales vigentes de los 12 municipios</w:delText></w:r></w:del><w:r><w:rPr><w:color w:val="00B050"/></w:rPr><w:t>]</w:t></w:r><w:r><w:rPr></w:rPr><w:t>.</w:t></w:r></w:p><w:p><w:pPr><w:pStyle w:val="Compact"/><w:numPr><w:ilvl w:val="0"/><w:numId w:val="74"/></w:numPr><w:rPr></w:rPr></w:pPr><w:r><w:rPr><w:b/><w:bCs/></w:rPr><w:t>Estrategia del Plan de Desarrollo Municipal:</w:t></w:r><w:r><w:rPr></w:rPr><w:t xml:space="preserve"> </w:t></w:r><w:r><w:rPr><w:color w:val="00B050"/></w:rPr><w:t>[Diligenciar: estrategia municipal con la que se alinea el proyecto]</w:t></w:r><w:r><w:rPr></w:rPr><w:t>.</w:t></w:r></w:p><w:p><w:pPr><w:pStyle w:val="Compact"/><w:numPr><w:ilvl w:val="0"/><w:numId w:val="75"/></w:numPr><w:rPr></w:rPr></w:pPr><w:r><w:rPr><w:b/><w:bCs/></w:rPr><w:t>Programa del Plan de Desarrollo Departamental:</w:t></w:r><w:r><w:rPr></w:rPr><w:t xml:space="preserve"> </w:t></w:r><w:r><w:rPr><w:color w:val="00B050"/></w:rPr><w:t>[Diligenciar: programa departamental con el que se alinea el proyecto]</w:t></w:r><w:r><w:rPr></w:rPr><w:t>.</w:t></w:r></w:p><w:p><w:pPr><w:pStyle w:val="FirstParagraph"/><w:rPr></w:rPr></w:pPr><w:r><w:rPr></w:rPr><w:t xml:space="preserve">Cada plan departamental fija una meta de gestión del riesgo o de ciencia y tecnología a la que el proyecto aporta con un indicador propio. Las entidades territoriales certifican esa correspondencia en la carta unificada de aval, compromiso institucional y modelo de gobernanza (Anexo 1). El proyecto no sustituye la meta del plan: aporta una capacidad de medición verificada que los </w:t></w:r><w:ins w:id="435" w:author="Unknown Author" w:date="2026-10-30T04:17:53Z"><w:r><w:rPr></w:rPr><w:t>consejos</w:t></w:r></w:ins><w:del w:id="436" w:author="Unknown Author" w:date="2026-10-30T04:17:53Z"><w:r><w:rPr></w:rPr><w:delText>comités</w:delText></w:r></w:del><w:r><w:rPr></w:rPr><w:t xml:space="preserve"> usan para cumplirla.</w:t></w:r></w:p><w:p><w:pPr><w:pStyle w:val="TablaRotulo"/><w:rPr></w:rPr></w:pPr><w:bookmarkStart w:id="8" w:name="rot_Tabla_4_1"/><w:r><w:rPr><w:b/><w:bCs/></w:rPr><w:t>Tabla 4.1</w:t></w:r><w:bookmarkEnd w:id="8"/></w:p><w:p><w:pPr><w:pStyle w:val="TablaTitulo"/><w:rPr></w:rPr></w:pPr><w:r><w:rPr><w:i/><w:iCs/></w:rPr><w:t>Instrumentos de política con los que se alinea el proyecto</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902"/><w:gridCol w:w="3568"/><w:gridCol w:w="3484"/></w:tblGrid><w:tr><w:trPr><w:tblHeader w:val="true"/><w:ins w:id="437" w:author="Unknown Author" w:date="2026-10-30T04:17:53Z"/><w:cantSplit w:val="true"/></w:trPr><w:tc><w:tcPr><w:tcW w:w="290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439" w:author="Unknown Author" w:date="2026-10-30T04:17:53Z"></w:ins></w:rPr></w:pPr><w:ins w:id="438" w:author="Unknown Author" w:date="2026-10-30T04:17:53Z"><w:r><w:rPr><w:b/><w:kern w:val="0"/><w:szCs w:val="24"/><w:lang w:val="es-CO" w:eastAsia="en-US" w:bidi="ar-SA"/></w:rPr><w:t>Instrumento</w:t></w:r></w:ins></w:p></w:tc><w:tc><w:tcPr><w:tcW w:w="356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441" w:author="Unknown Author" w:date="2026-10-30T04:17:53Z"></w:ins></w:rPr></w:pPr><w:ins w:id="440" w:author="Unknown Author" w:date="2026-10-30T04:17:53Z"><w:r><w:rPr><w:b/><w:kern w:val="0"/><w:szCs w:val="24"/><w:lang w:val="es-CO" w:eastAsia="en-US" w:bidi="ar-SA"/></w:rPr><w:t>Contenido pertinente</w:t></w:r></w:ins></w:p></w:tc><w:tc><w:tcPr><w:tcW w:w="348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443" w:author="Unknown Author" w:date="2026-10-30T04:17:53Z"></w:ins></w:rPr></w:pPr><w:ins w:id="442" w:author="Unknown Author" w:date="2026-10-30T04:17:53Z"><w:r><w:rPr><w:b/><w:kern w:val="0"/><w:szCs w:val="24"/><w:lang w:val="es-CO" w:eastAsia="en-US" w:bidi="ar-SA"/></w:rPr><w:t>Contribución del proyecto</w:t></w:r></w:ins></w:p></w:tc></w:tr><w:tr><w:trPr><w:ins w:id="444" w:author="Unknown Author" w:date="2026-10-30T04:17:53Z"/><w:cantSplit w:val="true"/></w:trPr><w:tc><w:tcPr><w:tcW w:w="2902" w:type="dxa"/><w:tcBorders></w:tcBorders></w:tcPr><w:p><w:pPr><w:pStyle w:val="Tabla9"/><w:widowControl/><w:jc w:val="left"/><w:rPr><w:kern w:val="0"/><w:szCs w:val="24"/><w:lang w:val="es-CO" w:eastAsia="en-US" w:bidi="ar-SA"/><w:ins w:id="446" w:author="Unknown Author" w:date="2026-10-30T04:17:53Z"></w:ins></w:rPr></w:pPr><w:ins w:id="445" w:author="Unknown Author" w:date="2026-10-30T04:17:53Z"><w:r><w:rPr><w:kern w:val="0"/><w:szCs w:val="24"/><w:lang w:val="es-CO" w:eastAsia="en-US" w:bidi="ar-SA"/></w:rPr><w:t>Ley 1523 de 2012</w:t></w:r></w:ins></w:p></w:tc><w:tc><w:tcPr><w:tcW w:w="3568" w:type="dxa"/><w:tcBorders></w:tcBorders></w:tcPr><w:p><w:pPr><w:pStyle w:val="Tabla9"/><w:widowControl/><w:jc w:val="left"/><w:rPr><w:kern w:val="0"/><w:szCs w:val="24"/><w:lang w:val="es-CO" w:eastAsia="en-US" w:bidi="ar-SA"/><w:ins w:id="448" w:author="Unknown Author" w:date="2026-10-30T04:17:53Z"></w:ins></w:rPr></w:pPr><w:ins w:id="447" w:author="Unknown Author" w:date="2026-10-30T04:17:53Z"><w:r><w:rPr><w:kern w:val="0"/><w:szCs w:val="24"/><w:lang w:val="es-CO" w:eastAsia="en-US" w:bidi="ar-SA"/></w:rPr><w:t>Política nacional de gestión del riesgo de desastres; conocimiento del riesgo, reducción y manejo del desastre</w:t></w:r></w:ins></w:p></w:tc><w:tc><w:tcPr><w:tcW w:w="3484" w:type="dxa"/><w:tcBorders></w:tcBorders></w:tcPr><w:p><w:pPr><w:pStyle w:val="Tabla9"/><w:widowControl/><w:jc w:val="left"/><w:rPr><w:kern w:val="0"/><w:szCs w:val="24"/><w:lang w:val="es-CO" w:eastAsia="en-US" w:bidi="ar-SA"/><w:ins w:id="450" w:author="Unknown Author" w:date="2026-10-30T04:17:53Z"></w:ins></w:rPr></w:pPr><w:ins w:id="449" w:author="Unknown Author" w:date="2026-10-30T04:17:53Z"><w:r><w:rPr><w:kern w:val="0"/><w:szCs w:val="24"/><w:lang w:val="es-CO" w:eastAsia="en-US" w:bidi="ar-SA"/></w:rPr><w:t>Entrega a los consejos mediciones verificadas para conocer el riesgo y decidir alertas</w:t></w:r></w:ins></w:p></w:tc></w:tr><w:tr><w:trPr><w:ins w:id="451" w:author="Unknown Author" w:date="2026-10-30T04:17:53Z"/><w:cantSplit w:val="true"/></w:trPr><w:tc><w:tcPr><w:tcW w:w="2902" w:type="dxa"/><w:tcBorders></w:tcBorders><w:shd w:color="auto" w:fill="F7F7F7" w:val="clear"/></w:tcPr><w:p><w:pPr><w:pStyle w:val="Tabla9"/><w:widowControl/><w:jc w:val="left"/><w:rPr><w:kern w:val="0"/><w:szCs w:val="24"/><w:lang w:val="es-CO" w:eastAsia="en-US" w:bidi="ar-SA"/><w:ins w:id="453" w:author="Unknown Author" w:date="2026-10-30T04:17:53Z"></w:ins></w:rPr></w:pPr><w:ins w:id="452" w:author="Unknown Author" w:date="2026-10-30T04:17:53Z"><w:r><w:rPr><w:kern w:val="0"/><w:szCs w:val="24"/><w:lang w:val="es-CO" w:eastAsia="en-US" w:bidi="ar-SA"/></w:rPr><w:t>Ley 2294 de 2023</w:t></w:r></w:ins></w:p></w:tc><w:tc><w:tcPr><w:tcW w:w="3568" w:type="dxa"/><w:tcBorders></w:tcBorders><w:shd w:color="auto" w:fill="F7F7F7" w:val="clear"/></w:tcPr><w:p><w:pPr><w:pStyle w:val="Tabla9"/><w:widowControl/><w:jc w:val="left"/><w:rPr><w:kern w:val="0"/><w:szCs w:val="24"/><w:lang w:val="es-CO" w:eastAsia="en-US" w:bidi="ar-SA"/><w:ins w:id="455" w:author="Unknown Author" w:date="2026-10-30T04:17:53Z"></w:ins></w:rPr></w:pPr><w:ins w:id="454" w:author="Unknown Author" w:date="2026-10-30T04:17:53Z"><w:r><w:rPr><w:kern w:val="0"/><w:szCs w:val="24"/><w:lang w:val="es-CO" w:eastAsia="en-US" w:bidi="ar-SA"/></w:rPr><w:t>Plan Nacional de Desarrollo 2022-2026; CTeI como eje transversal y política por misiones</w:t></w:r></w:ins></w:p></w:tc><w:tc><w:tcPr><w:tcW w:w="3484" w:type="dxa"/><w:tcBorders></w:tcBorders><w:shd w:color="auto" w:fill="F7F7F7" w:val="clear"/></w:tcPr><w:p><w:pPr><w:pStyle w:val="Tabla9"/><w:widowControl/><w:jc w:val="left"/><w:rPr><w:kern w:val="0"/><w:szCs w:val="24"/><w:lang w:val="es-CO" w:eastAsia="en-US" w:bidi="ar-SA"/><w:ins w:id="457" w:author="Unknown Author" w:date="2026-10-30T04:17:53Z"></w:ins></w:rPr></w:pPr><w:ins w:id="456" w:author="Unknown Author" w:date="2026-10-30T04:17:53Z"><w:r><w:rPr><w:kern w:val="0"/><w:szCs w:val="24"/><w:lang w:val="es-CO" w:eastAsia="en-US" w:bidi="ar-SA"/></w:rPr><w:t>Produce capacidad de CTeI aplicada a un desafío territorial</w:t></w:r></w:ins></w:p></w:tc></w:tr><w:tr><w:trPr><w:ins w:id="458" w:author="Unknown Author" w:date="2026-10-30T04:17:53Z"/><w:cantSplit w:val="true"/></w:trPr><w:tc><w:tcPr><w:tcW w:w="2902" w:type="dxa"/><w:tcBorders></w:tcBorders></w:tcPr><w:p><w:pPr><w:pStyle w:val="Tabla9"/><w:widowControl/><w:jc w:val="left"/><w:rPr><w:kern w:val="0"/><w:szCs w:val="24"/><w:lang w:val="es-CO" w:eastAsia="en-US" w:bidi="ar-SA"/><w:ins w:id="460" w:author="Unknown Author" w:date="2026-10-30T04:17:53Z"></w:ins></w:rPr></w:pPr><w:ins w:id="459" w:author="Unknown Author" w:date="2026-10-30T04:17:53Z"><w:r><w:rPr><w:kern w:val="0"/><w:szCs w:val="24"/><w:lang w:val="es-CO" w:eastAsia="en-US" w:bidi="ar-SA"/></w:rPr><w:t>Ley 2056 de 2020</w:t></w:r></w:ins></w:p></w:tc><w:tc><w:tcPr><w:tcW w:w="3568" w:type="dxa"/><w:tcBorders></w:tcBorders></w:tcPr><w:p><w:pPr><w:pStyle w:val="Tabla9"/><w:widowControl/><w:jc w:val="left"/><w:rPr><w:kern w:val="0"/><w:szCs w:val="24"/><w:lang w:val="es-CO" w:eastAsia="en-US" w:bidi="ar-SA"/><w:ins w:id="462" w:author="Unknown Author" w:date="2026-10-30T04:17:53Z"></w:ins></w:rPr></w:pPr><w:ins w:id="461" w:author="Unknown Author" w:date="2026-10-30T04:17:53Z"><w:r><w:rPr><w:kern w:val="0"/><w:szCs w:val="24"/><w:lang w:val="es-CO" w:eastAsia="en-US" w:bidi="ar-SA"/></w:rPr><w:t>Regulación del Sistema General de Regalías y de la Asignación para CTeI</w:t></w:r></w:ins></w:p></w:tc><w:tc><w:tcPr><w:tcW w:w="3484" w:type="dxa"/><w:tcBorders></w:tcBorders></w:tcPr><w:p><w:pPr><w:pStyle w:val="Tabla9"/><w:widowControl/><w:jc w:val="left"/><w:rPr><w:kern w:val="0"/><w:szCs w:val="24"/><w:lang w:val="es-CO" w:eastAsia="en-US" w:bidi="ar-SA"/><w:ins w:id="464" w:author="Unknown Author" w:date="2026-10-30T04:17:53Z"></w:ins></w:rPr></w:pPr><w:ins w:id="463" w:author="Unknown Author" w:date="2026-10-30T04:17:53Z"><w:r><w:rPr><w:kern w:val="0"/><w:szCs w:val="24"/><w:lang w:val="es-CO" w:eastAsia="en-US" w:bidi="ar-SA"/></w:rPr><w:t>Cumple las reglas de alianza, contrapartida y ejecución del Sistema</w:t></w:r></w:ins></w:p></w:tc></w:tr><w:tr><w:trPr><w:ins w:id="465" w:author="Unknown Author" w:date="2026-10-30T04:17:53Z"/><w:cantSplit w:val="true"/></w:trPr><w:tc><w:tcPr><w:tcW w:w="2902" w:type="dxa"/><w:tcBorders></w:tcBorders><w:shd w:color="auto" w:fill="F7F7F7" w:val="clear"/></w:tcPr><w:p><w:pPr><w:pStyle w:val="Tabla9"/><w:widowControl/><w:jc w:val="left"/><w:rPr><w:kern w:val="0"/><w:szCs w:val="24"/><w:lang w:val="es-CO" w:eastAsia="en-US" w:bidi="ar-SA"/><w:ins w:id="467" w:author="Unknown Author" w:date="2026-10-30T04:17:53Z"></w:ins></w:rPr></w:pPr><w:ins w:id="466" w:author="Unknown Author" w:date="2026-10-30T04:17:53Z"><w:r><w:rPr><w:kern w:val="0"/><w:szCs w:val="24"/><w:lang w:val="es-CO" w:eastAsia="en-US" w:bidi="ar-SA"/></w:rPr><w:t>Decreto Legislativo 1414 de 2026</w:t></w:r></w:ins></w:p></w:tc><w:tc><w:tcPr><w:tcW w:w="3568" w:type="dxa"/><w:tcBorders></w:tcBorders><w:shd w:color="auto" w:fill="F7F7F7" w:val="clear"/></w:tcPr><w:p><w:pPr><w:pStyle w:val="Tabla9"/><w:widowControl/><w:jc w:val="left"/><w:rPr><w:kern w:val="0"/><w:szCs w:val="24"/><w:lang w:val="es-CO" w:eastAsia="en-US" w:bidi="ar-SA"/><w:ins w:id="469" w:author="Unknown Author" w:date="2026-10-30T04:17:53Z"></w:ins></w:rPr></w:pPr><w:ins w:id="468" w:author="Unknown Author" w:date="2026-10-30T04:17:53Z"><w:r><w:rPr><w:kern w:val="0"/><w:szCs w:val="24"/><w:lang w:val="es-CO" w:eastAsia="en-US" w:bidi="ar-SA"/></w:rPr><w:t>Medidas transitorias para proyectos del Sistema General de Regalías en la emergencia</w:t></w:r></w:ins></w:p></w:tc><w:tc><w:tcPr><w:tcW w:w="3484" w:type="dxa"/><w:tcBorders></w:tcBorders><w:shd w:color="auto" w:fill="F7F7F7" w:val="clear"/></w:tcPr><w:p><w:pPr><w:pStyle w:val="Tabla9"/><w:widowControl/><w:jc w:val="left"/><w:rPr><w:kern w:val="0"/><w:szCs w:val="24"/><w:lang w:val="es-CO" w:eastAsia="en-US" w:bidi="ar-SA"/><w:ins w:id="471" w:author="Unknown Author" w:date="2026-10-30T04:17:53Z"></w:ins></w:rPr></w:pPr><w:ins w:id="470" w:author="Unknown Author" w:date="2026-10-30T04:17:53Z"><w:r><w:rPr><w:kern w:val="0"/><w:szCs w:val="24"/><w:lang w:val="es-CO" w:eastAsia="en-US" w:bidi="ar-SA"/></w:rPr><w:t>Responde a una brecha de CTeI producida o agravada por el terremoto</w:t></w:r></w:ins></w:p></w:tc></w:tr><w:tr><w:trPr><w:ins w:id="472" w:author="Unknown Author" w:date="2026-10-30T04:17:53Z"/><w:cantSplit w:val="true"/></w:trPr><w:tc><w:tcPr><w:tcW w:w="2902" w:type="dxa"/><w:tcBorders></w:tcBorders></w:tcPr><w:p><w:pPr><w:pStyle w:val="Tabla9"/><w:widowControl/><w:jc w:val="left"/><w:rPr><w:kern w:val="0"/><w:szCs w:val="24"/><w:lang w:val="es-CO" w:eastAsia="en-US" w:bidi="ar-SA"/><w:ins w:id="474" w:author="Unknown Author" w:date="2026-10-30T04:17:53Z"></w:ins></w:rPr></w:pPr><w:ins w:id="473" w:author="Unknown Author" w:date="2026-10-30T04:17:53Z"><w:r><w:rPr><w:kern w:val="0"/><w:szCs w:val="24"/><w:lang w:val="es-CO" w:eastAsia="en-US" w:bidi="ar-SA"/></w:rPr><w:t>Política nacional de CTeI (CONPES 4069)</w:t></w:r></w:ins></w:p></w:tc><w:tc><w:tcPr><w:tcW w:w="3568" w:type="dxa"/><w:tcBorders></w:tcBorders></w:tcPr><w:p><w:pPr><w:pStyle w:val="Tabla9"/><w:widowControl/><w:jc w:val="left"/><w:rPr><w:kern w:val="0"/><w:szCs w:val="24"/><w:lang w:val="es-CO" w:eastAsia="en-US" w:bidi="ar-SA"/><w:ins w:id="476" w:author="Unknown Author" w:date="2026-10-30T04:17:53Z"></w:ins></w:rPr></w:pPr><w:ins w:id="475" w:author="Unknown Author" w:date="2026-10-30T04:17:53Z"><w:r><w:rPr><w:kern w:val="0"/><w:szCs w:val="24"/><w:lang w:val="es-CO" w:eastAsia="en-US" w:bidi="ar-SA"/></w:rPr><w:t>Capacidades, transferencia y apropiación social del conocimiento</w:t></w:r></w:ins></w:p></w:tc><w:tc><w:tcPr><w:tcW w:w="3484" w:type="dxa"/><w:tcBorders></w:tcBorders></w:tcPr><w:p><w:pPr><w:pStyle w:val="Tabla9"/><w:widowControl/><w:jc w:val="left"/><w:rPr><w:kern w:val="0"/><w:szCs w:val="24"/><w:lang w:val="es-CO" w:eastAsia="en-US" w:bidi="ar-SA"/><w:ins w:id="478" w:author="Unknown Author" w:date="2026-10-30T04:17:53Z"></w:ins></w:rPr></w:pPr><w:ins w:id="477" w:author="Unknown Author" w:date="2026-10-30T04:17:53Z"><w:r><w:rPr><w:kern w:val="0"/><w:szCs w:val="24"/><w:lang w:val="es-CO" w:eastAsia="en-US" w:bidi="ar-SA"/></w:rPr><w:t>Transfiere la red a custodios y apropia el conocimiento con las comunidades</w:t></w:r></w:ins></w:p></w:tc></w:tr><w:tr><w:trPr><w:ins w:id="479" w:author="Unknown Author" w:date="2026-10-30T04:17:53Z"/><w:cantSplit w:val="true"/></w:trPr><w:tc><w:tcPr><w:tcW w:w="2902" w:type="dxa"/><w:tcBorders></w:tcBorders><w:shd w:color="auto" w:fill="F7F7F7" w:val="clear"/></w:tcPr><w:p><w:pPr><w:pStyle w:val="Tabla9"/><w:widowControl/><w:jc w:val="left"/><w:rPr><w:kern w:val="0"/><w:szCs w:val="24"/><w:lang w:val="es-CO" w:eastAsia="en-US" w:bidi="ar-SA"/><w:ins w:id="481" w:author="Unknown Author" w:date="2026-10-30T04:17:53Z"></w:ins></w:rPr></w:pPr><w:ins w:id="480" w:author="Unknown Author" w:date="2026-10-30T04:17:53Z"><w:r><w:rPr><w:kern w:val="0"/><w:szCs w:val="24"/><w:lang w:val="es-CO" w:eastAsia="en-US" w:bidi="ar-SA"/></w:rPr><w:t>Política de calidad del aire (CONPES 3943 y Resolución 2254 de 2017)</w:t></w:r></w:ins></w:p></w:tc><w:tc><w:tcPr><w:tcW w:w="3568" w:type="dxa"/><w:tcBorders></w:tcBorders><w:shd w:color="auto" w:fill="F7F7F7" w:val="clear"/></w:tcPr><w:p><w:pPr><w:pStyle w:val="Tabla9"/><w:widowControl/><w:jc w:val="left"/><w:rPr><w:kern w:val="0"/><w:szCs w:val="24"/><w:lang w:val="es-CO" w:eastAsia="en-US" w:bidi="ar-SA"/><w:ins w:id="483" w:author="Unknown Author" w:date="2026-10-30T04:17:53Z"></w:ins></w:rPr></w:pPr><w:ins w:id="482" w:author="Unknown Author" w:date="2026-10-30T04:17:53Z"><w:r><w:rPr><w:kern w:val="0"/><w:szCs w:val="24"/><w:lang w:val="es-CO" w:eastAsia="en-US" w:bidi="ar-SA"/></w:rPr><w:t>Vigilancia y evaluación de la calidad del aire con datos de calidad conocida</w:t></w:r></w:ins></w:p></w:tc><w:tc><w:tcPr><w:tcW w:w="3484" w:type="dxa"/><w:tcBorders></w:tcBorders><w:shd w:color="auto" w:fill="F7F7F7" w:val="clear"/></w:tcPr><w:p><w:pPr><w:pStyle w:val="Tabla9"/><w:widowControl/><w:jc w:val="left"/><w:rPr><w:kern w:val="0"/><w:szCs w:val="24"/><w:lang w:val="es-CO" w:eastAsia="en-US" w:bidi="ar-SA"/><w:ins w:id="485" w:author="Unknown Author" w:date="2026-10-30T04:17:53Z"></w:ins></w:rPr></w:pPr><w:ins w:id="484" w:author="Unknown Author" w:date="2026-10-30T04:17:53Z"><w:r><w:rPr><w:kern w:val="0"/><w:szCs w:val="24"/><w:lang w:val="es-CO" w:eastAsia="en-US" w:bidi="ar-SA"/></w:rPr><w:t>Aporta mediciones con error conocido en sitios sin cobertura</w:t></w:r></w:ins></w:p></w:tc></w:tr><w:tr><w:trPr><w:ins w:id="486" w:author="Unknown Author" w:date="2026-10-30T04:17:53Z"/><w:cantSplit w:val="true"/></w:trPr><w:tc><w:tcPr><w:tcW w:w="2902" w:type="dxa"/><w:tcBorders><w:bottom w:val="single" w:sz="12" w:space="0" w:color="2A3439"/></w:tcBorders></w:tcPr><w:p><w:pPr><w:pStyle w:val="Tabla9"/><w:keepNext w:val="true"/><w:widowControl/><w:jc w:val="left"/><w:rPr><w:kern w:val="0"/><w:szCs w:val="24"/><w:lang w:val="es-CO" w:eastAsia="en-US" w:bidi="ar-SA"/><w:ins w:id="488" w:author="Unknown Author" w:date="2026-10-30T04:17:53Z"></w:ins></w:rPr></w:pPr><w:ins w:id="487" w:author="Unknown Author" w:date="2026-10-30T04:17:53Z"><w:r><w:rPr><w:kern w:val="0"/><w:szCs w:val="24"/><w:lang w:val="es-CO" w:eastAsia="en-US" w:bidi="ar-SA"/></w:rPr><w:t>Marco de Sendái para la reducción del riesgo de desastres 2015-2030</w:t></w:r></w:ins></w:p></w:tc><w:tc><w:tcPr><w:tcW w:w="3568" w:type="dxa"/><w:tcBorders><w:bottom w:val="single" w:sz="12" w:space="0" w:color="2A3439"/></w:tcBorders></w:tcPr><w:p><w:pPr><w:pStyle w:val="Tabla9"/><w:keepNext w:val="true"/><w:widowControl/><w:jc w:val="left"/><w:rPr><w:kern w:val="0"/><w:szCs w:val="24"/><w:lang w:val="es-CO" w:eastAsia="en-US" w:bidi="ar-SA"/><w:ins w:id="490" w:author="Unknown Author" w:date="2026-10-30T04:17:53Z"></w:ins></w:rPr></w:pPr><w:ins w:id="489" w:author="Unknown Author" w:date="2026-10-30T04:17:53Z"><w:r><w:rPr><w:kern w:val="0"/><w:szCs w:val="24"/><w:lang w:val="es-CO" w:eastAsia="en-US" w:bidi="ar-SA"/></w:rPr><w:t>Comprender el riesgo y ampliar el acceso a sistemas de alerta temprana</w:t></w:r></w:ins></w:p></w:tc><w:tc><w:tcPr><w:tcW w:w="3484" w:type="dxa"/><w:tcBorders><w:bottom w:val="single" w:sz="12" w:space="0" w:color="2A3439"/></w:tcBorders></w:tcPr><w:p><w:pPr><w:pStyle w:val="Tabla9"/><w:keepNext w:val="true"/><w:widowControl/><w:jc w:val="left"/><w:rPr><w:kern w:val="0"/><w:szCs w:val="24"/><w:lang w:val="es-CO" w:eastAsia="en-US" w:bidi="ar-SA"/><w:ins w:id="492" w:author="Unknown Author" w:date="2026-10-30T04:17:53Z"></w:ins></w:rPr></w:pPr><w:ins w:id="491" w:author="Unknown Author" w:date="2026-10-30T04:17:53Z"><w:r><w:rPr><w:kern w:val="0"/><w:szCs w:val="24"/><w:lang w:val="es-CO" w:eastAsia="en-US" w:bidi="ar-SA"/></w:rPr><w:t>Habilita alertas locales con datos verificados</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902"/><w:gridCol w:w="3568"/><w:gridCol w:w="3484"/></w:tblGrid><w:tr><w:trPr><w:tblHeader w:val="true"/><w:del w:id="493" w:author="Unknown Author" w:date="2026-10-30T04:17:53Z"/><w:cantSplit w:val="true"/></w:trPr><w:tc><w:tcPr><w:tcW w:w="290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495" w:author="Unknown Author" w:date="2026-10-30T04:17:53Z"></w:del></w:rPr></w:pPr><w:del w:id="494" w:author="Unknown Author" w:date="2026-10-30T04:17:53Z"><w:r><w:rPr><w:b/><w:kern w:val="0"/><w:szCs w:val="24"/><w:lang w:val="es-CO" w:eastAsia="en-US" w:bidi="ar-SA"/></w:rPr><w:delText>Instrumento</w:delText></w:r></w:del></w:p></w:tc><w:tc><w:tcPr><w:tcW w:w="356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497" w:author="Unknown Author" w:date="2026-10-30T04:17:53Z"></w:del></w:rPr></w:pPr><w:del w:id="496" w:author="Unknown Author" w:date="2026-10-30T04:17:53Z"><w:r><w:rPr><w:b/><w:kern w:val="0"/><w:szCs w:val="24"/><w:lang w:val="es-CO" w:eastAsia="en-US" w:bidi="ar-SA"/></w:rPr><w:delText>Contenido pertinente</w:delText></w:r></w:del></w:p></w:tc><w:tc><w:tcPr><w:tcW w:w="348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499" w:author="Unknown Author" w:date="2026-10-30T04:17:53Z"></w:del></w:rPr></w:pPr><w:del w:id="498" w:author="Unknown Author" w:date="2026-10-30T04:17:53Z"><w:r><w:rPr><w:b/><w:kern w:val="0"/><w:szCs w:val="24"/><w:lang w:val="es-CO" w:eastAsia="en-US" w:bidi="ar-SA"/></w:rPr><w:delText>Contribución del proyecto</w:delText></w:r></w:del></w:p></w:tc></w:tr><w:tr><w:trPr><w:del w:id="500" w:author="Unknown Author" w:date="2026-10-30T04:17:53Z"/><w:cantSplit w:val="true"/></w:trPr><w:tc><w:tcPr><w:tcW w:w="2902" w:type="dxa"/><w:tcBorders></w:tcBorders></w:tcPr><w:p><w:pPr><w:pStyle w:val="Tabla9"/><w:widowControl/><w:jc w:val="left"/><w:rPr><w:kern w:val="0"/><w:szCs w:val="24"/><w:lang w:val="es-CO" w:eastAsia="en-US" w:bidi="ar-SA"/><w:del w:id="502" w:author="Unknown Author" w:date="2026-10-30T04:17:53Z"></w:del></w:rPr></w:pPr><w:del w:id="501" w:author="Unknown Author" w:date="2026-10-30T04:17:53Z"><w:r><w:rPr><w:kern w:val="0"/><w:szCs w:val="24"/><w:lang w:val="es-CO" w:eastAsia="en-US" w:bidi="ar-SA"/></w:rPr><w:delText>Ley 1523 de 2012</w:delText></w:r></w:del></w:p></w:tc><w:tc><w:tcPr><w:tcW w:w="3568" w:type="dxa"/><w:tcBorders></w:tcBorders></w:tcPr><w:p><w:pPr><w:pStyle w:val="Tabla9"/><w:widowControl/><w:jc w:val="left"/><w:rPr><w:kern w:val="0"/><w:szCs w:val="24"/><w:lang w:val="es-CO" w:eastAsia="en-US" w:bidi="ar-SA"/><w:del w:id="504" w:author="Unknown Author" w:date="2026-10-30T04:17:53Z"></w:del></w:rPr></w:pPr><w:del w:id="503" w:author="Unknown Author" w:date="2026-10-30T04:17:53Z"><w:r><w:rPr><w:kern w:val="0"/><w:szCs w:val="24"/><w:lang w:val="es-CO" w:eastAsia="en-US" w:bidi="ar-SA"/></w:rPr><w:delText>Política nacional de gestión del riesgo de desastres; conocimiento del riesgo, reducción y manejo del desastre</w:delText></w:r></w:del></w:p></w:tc><w:tc><w:tcPr><w:tcW w:w="3484" w:type="dxa"/><w:tcBorders></w:tcBorders></w:tcPr><w:p><w:pPr><w:pStyle w:val="Tabla9"/><w:widowControl/><w:jc w:val="left"/><w:rPr><w:kern w:val="0"/><w:szCs w:val="24"/><w:lang w:val="es-CO" w:eastAsia="en-US" w:bidi="ar-SA"/><w:del w:id="506" w:author="Unknown Author" w:date="2026-10-30T04:17:53Z"></w:del></w:rPr></w:pPr><w:del w:id="505" w:author="Unknown Author" w:date="2026-10-30T04:17:53Z"><w:r><w:rPr><w:kern w:val="0"/><w:szCs w:val="24"/><w:lang w:val="es-CO" w:eastAsia="en-US" w:bidi="ar-SA"/></w:rPr><w:delText>Entrega a los comités mediciones verificadas para conocer el riesgo y decidir alertas</w:delText></w:r></w:del></w:p></w:tc></w:tr><w:tr><w:trPr><w:del w:id="507" w:author="Unknown Author" w:date="2026-10-30T04:17:53Z"/><w:cantSplit w:val="true"/></w:trPr><w:tc><w:tcPr><w:tcW w:w="2902" w:type="dxa"/><w:tcBorders></w:tcBorders><w:shd w:color="auto" w:fill="F7F7F7" w:val="clear"/></w:tcPr><w:p><w:pPr><w:pStyle w:val="Tabla9"/><w:widowControl/><w:jc w:val="left"/><w:rPr><w:kern w:val="0"/><w:szCs w:val="24"/><w:lang w:val="es-CO" w:eastAsia="en-US" w:bidi="ar-SA"/><w:del w:id="509" w:author="Unknown Author" w:date="2026-10-30T04:17:53Z"></w:del></w:rPr></w:pPr><w:del w:id="508" w:author="Unknown Author" w:date="2026-10-30T04:17:53Z"><w:r><w:rPr><w:kern w:val="0"/><w:szCs w:val="24"/><w:lang w:val="es-CO" w:eastAsia="en-US" w:bidi="ar-SA"/></w:rPr><w:delText>Ley 2294 de 2023</w:delText></w:r></w:del></w:p></w:tc><w:tc><w:tcPr><w:tcW w:w="3568" w:type="dxa"/><w:tcBorders></w:tcBorders><w:shd w:color="auto" w:fill="F7F7F7" w:val="clear"/></w:tcPr><w:p><w:pPr><w:pStyle w:val="Tabla9"/><w:widowControl/><w:jc w:val="left"/><w:rPr><w:kern w:val="0"/><w:szCs w:val="24"/><w:lang w:val="es-CO" w:eastAsia="en-US" w:bidi="ar-SA"/><w:del w:id="511" w:author="Unknown Author" w:date="2026-10-30T04:17:53Z"></w:del></w:rPr></w:pPr><w:del w:id="510" w:author="Unknown Author" w:date="2026-10-30T04:17:53Z"><w:r><w:rPr><w:kern w:val="0"/><w:szCs w:val="24"/><w:lang w:val="es-CO" w:eastAsia="en-US" w:bidi="ar-SA"/></w:rPr><w:delText>Plan Nacional de Desarrollo 2022-2026; CTeI como eje transversal y política por misiones</w:delText></w:r></w:del></w:p></w:tc><w:tc><w:tcPr><w:tcW w:w="3484" w:type="dxa"/><w:tcBorders></w:tcBorders><w:shd w:color="auto" w:fill="F7F7F7" w:val="clear"/></w:tcPr><w:p><w:pPr><w:pStyle w:val="Tabla9"/><w:widowControl/><w:jc w:val="left"/><w:rPr><w:kern w:val="0"/><w:szCs w:val="24"/><w:lang w:val="es-CO" w:eastAsia="en-US" w:bidi="ar-SA"/><w:del w:id="513" w:author="Unknown Author" w:date="2026-10-30T04:17:53Z"></w:del></w:rPr></w:pPr><w:del w:id="512" w:author="Unknown Author" w:date="2026-10-30T04:17:53Z"><w:r><w:rPr><w:kern w:val="0"/><w:szCs w:val="24"/><w:lang w:val="es-CO" w:eastAsia="en-US" w:bidi="ar-SA"/></w:rPr><w:delText>Produce capacidad de CTeI aplicada a un desafío territorial</w:delText></w:r></w:del></w:p></w:tc></w:tr><w:tr><w:trPr><w:del w:id="514" w:author="Unknown Author" w:date="2026-10-30T04:17:53Z"/><w:cantSplit w:val="true"/></w:trPr><w:tc><w:tcPr><w:tcW w:w="2902" w:type="dxa"/><w:tcBorders></w:tcBorders></w:tcPr><w:p><w:pPr><w:pStyle w:val="Tabla9"/><w:widowControl/><w:jc w:val="left"/><w:rPr><w:kern w:val="0"/><w:szCs w:val="24"/><w:lang w:val="es-CO" w:eastAsia="en-US" w:bidi="ar-SA"/><w:del w:id="516" w:author="Unknown Author" w:date="2026-10-30T04:17:53Z"></w:del></w:rPr></w:pPr><w:del w:id="515" w:author="Unknown Author" w:date="2026-10-30T04:17:53Z"><w:r><w:rPr><w:kern w:val="0"/><w:szCs w:val="24"/><w:lang w:val="es-CO" w:eastAsia="en-US" w:bidi="ar-SA"/></w:rPr><w:delText>Ley 2056 de 2020</w:delText></w:r></w:del></w:p></w:tc><w:tc><w:tcPr><w:tcW w:w="3568" w:type="dxa"/><w:tcBorders></w:tcBorders></w:tcPr><w:p><w:pPr><w:pStyle w:val="Tabla9"/><w:widowControl/><w:jc w:val="left"/><w:rPr><w:kern w:val="0"/><w:szCs w:val="24"/><w:lang w:val="es-CO" w:eastAsia="en-US" w:bidi="ar-SA"/><w:del w:id="518" w:author="Unknown Author" w:date="2026-10-30T04:17:53Z"></w:del></w:rPr></w:pPr><w:del w:id="517" w:author="Unknown Author" w:date="2026-10-30T04:17:53Z"><w:r><w:rPr><w:kern w:val="0"/><w:szCs w:val="24"/><w:lang w:val="es-CO" w:eastAsia="en-US" w:bidi="ar-SA"/></w:rPr><w:delText>Regulación del Sistema General de Regalías y de la Asignación para CTeI</w:delText></w:r></w:del></w:p></w:tc><w:tc><w:tcPr><w:tcW w:w="3484" w:type="dxa"/><w:tcBorders></w:tcBorders></w:tcPr><w:p><w:pPr><w:pStyle w:val="Tabla9"/><w:widowControl/><w:jc w:val="left"/><w:rPr><w:kern w:val="0"/><w:szCs w:val="24"/><w:lang w:val="es-CO" w:eastAsia="en-US" w:bidi="ar-SA"/><w:del w:id="520" w:author="Unknown Author" w:date="2026-10-30T04:17:53Z"></w:del></w:rPr></w:pPr><w:del w:id="519" w:author="Unknown Author" w:date="2026-10-30T04:17:53Z"><w:r><w:rPr><w:kern w:val="0"/><w:szCs w:val="24"/><w:lang w:val="es-CO" w:eastAsia="en-US" w:bidi="ar-SA"/></w:rPr><w:delText>Cumple las reglas de alianza, contrapartida y ejecución del Sistema</w:delText></w:r></w:del></w:p></w:tc></w:tr><w:tr><w:trPr><w:del w:id="521" w:author="Unknown Author" w:date="2026-10-30T04:17:53Z"/><w:cantSplit w:val="true"/></w:trPr><w:tc><w:tcPr><w:tcW w:w="2902" w:type="dxa"/><w:tcBorders></w:tcBorders><w:shd w:color="auto" w:fill="F7F7F7" w:val="clear"/></w:tcPr><w:p><w:pPr><w:pStyle w:val="Tabla9"/><w:widowControl/><w:jc w:val="left"/><w:rPr><w:kern w:val="0"/><w:szCs w:val="24"/><w:lang w:val="es-CO" w:eastAsia="en-US" w:bidi="ar-SA"/><w:del w:id="523" w:author="Unknown Author" w:date="2026-10-30T04:17:53Z"></w:del></w:rPr></w:pPr><w:del w:id="522" w:author="Unknown Author" w:date="2026-10-30T04:17:53Z"><w:r><w:rPr><w:kern w:val="0"/><w:szCs w:val="24"/><w:lang w:val="es-CO" w:eastAsia="en-US" w:bidi="ar-SA"/></w:rPr><w:delText>Decreto Legislativo 1414 de 2026</w:delText></w:r></w:del></w:p></w:tc><w:tc><w:tcPr><w:tcW w:w="3568" w:type="dxa"/><w:tcBorders></w:tcBorders><w:shd w:color="auto" w:fill="F7F7F7" w:val="clear"/></w:tcPr><w:p><w:pPr><w:pStyle w:val="Tabla9"/><w:widowControl/><w:jc w:val="left"/><w:rPr><w:kern w:val="0"/><w:szCs w:val="24"/><w:lang w:val="es-CO" w:eastAsia="en-US" w:bidi="ar-SA"/><w:del w:id="525" w:author="Unknown Author" w:date="2026-10-30T04:17:53Z"></w:del></w:rPr></w:pPr><w:del w:id="524" w:author="Unknown Author" w:date="2026-10-30T04:17:53Z"><w:r><w:rPr><w:kern w:val="0"/><w:szCs w:val="24"/><w:lang w:val="es-CO" w:eastAsia="en-US" w:bidi="ar-SA"/></w:rPr><w:delText>Medidas transitorias para proyectos del Sistema General de Regalías en la emergencia</w:delText></w:r></w:del></w:p></w:tc><w:tc><w:tcPr><w:tcW w:w="3484" w:type="dxa"/><w:tcBorders></w:tcBorders><w:shd w:color="auto" w:fill="F7F7F7" w:val="clear"/></w:tcPr><w:p><w:pPr><w:pStyle w:val="Tabla9"/><w:widowControl/><w:jc w:val="left"/><w:rPr><w:kern w:val="0"/><w:szCs w:val="24"/><w:lang w:val="es-CO" w:eastAsia="en-US" w:bidi="ar-SA"/><w:del w:id="527" w:author="Unknown Author" w:date="2026-10-30T04:17:53Z"></w:del></w:rPr></w:pPr><w:del w:id="526" w:author="Unknown Author" w:date="2026-10-30T04:17:53Z"><w:r><w:rPr><w:kern w:val="0"/><w:szCs w:val="24"/><w:lang w:val="es-CO" w:eastAsia="en-US" w:bidi="ar-SA"/></w:rPr><w:delText>Responde a una brecha de CTeI producida o agravada por el terremoto</w:delText></w:r></w:del></w:p></w:tc></w:tr><w:tr><w:trPr><w:del w:id="528" w:author="Unknown Author" w:date="2026-10-30T04:17:53Z"/><w:cantSplit w:val="true"/></w:trPr><w:tc><w:tcPr><w:tcW w:w="2902" w:type="dxa"/><w:tcBorders></w:tcBorders></w:tcPr><w:p><w:pPr><w:pStyle w:val="Tabla9"/><w:widowControl/><w:jc w:val="left"/><w:rPr><w:kern w:val="0"/><w:szCs w:val="24"/><w:lang w:val="es-CO" w:eastAsia="en-US" w:bidi="ar-SA"/><w:del w:id="530" w:author="Unknown Author" w:date="2026-10-30T04:17:53Z"></w:del></w:rPr></w:pPr><w:del w:id="529" w:author="Unknown Author" w:date="2026-10-30T04:17:53Z"><w:r><w:rPr><w:kern w:val="0"/><w:szCs w:val="24"/><w:lang w:val="es-CO" w:eastAsia="en-US" w:bidi="ar-SA"/></w:rPr><w:delText>Política nacional de CTeI (CONPES 4069)</w:delText></w:r></w:del></w:p></w:tc><w:tc><w:tcPr><w:tcW w:w="3568" w:type="dxa"/><w:tcBorders></w:tcBorders></w:tcPr><w:p><w:pPr><w:pStyle w:val="Tabla9"/><w:widowControl/><w:jc w:val="left"/><w:rPr><w:kern w:val="0"/><w:szCs w:val="24"/><w:lang w:val="es-CO" w:eastAsia="en-US" w:bidi="ar-SA"/><w:del w:id="532" w:author="Unknown Author" w:date="2026-10-30T04:17:53Z"></w:del></w:rPr></w:pPr><w:del w:id="531" w:author="Unknown Author" w:date="2026-10-30T04:17:53Z"><w:r><w:rPr><w:kern w:val="0"/><w:szCs w:val="24"/><w:lang w:val="es-CO" w:eastAsia="en-US" w:bidi="ar-SA"/></w:rPr><w:delText>Capacidades, transferencia y apropiación social del conocimiento</w:delText></w:r></w:del></w:p></w:tc><w:tc><w:tcPr><w:tcW w:w="3484" w:type="dxa"/><w:tcBorders></w:tcBorders></w:tcPr><w:p><w:pPr><w:pStyle w:val="Tabla9"/><w:widowControl/><w:jc w:val="left"/><w:rPr><w:kern w:val="0"/><w:szCs w:val="24"/><w:lang w:val="es-CO" w:eastAsia="en-US" w:bidi="ar-SA"/><w:del w:id="534" w:author="Unknown Author" w:date="2026-10-30T04:17:53Z"></w:del></w:rPr></w:pPr><w:del w:id="533" w:author="Unknown Author" w:date="2026-10-30T04:17:53Z"><w:r><w:rPr><w:kern w:val="0"/><w:szCs w:val="24"/><w:lang w:val="es-CO" w:eastAsia="en-US" w:bidi="ar-SA"/></w:rPr><w:delText>Transfiere la red a custodios y apropia el conocimiento con las comunidades</w:delText></w:r></w:del></w:p></w:tc></w:tr><w:tr><w:trPr><w:del w:id="535" w:author="Unknown Author" w:date="2026-10-30T04:17:53Z"/><w:cantSplit w:val="true"/></w:trPr><w:tc><w:tcPr><w:tcW w:w="2902" w:type="dxa"/><w:tcBorders></w:tcBorders><w:shd w:color="auto" w:fill="F7F7F7" w:val="clear"/></w:tcPr><w:p><w:pPr><w:pStyle w:val="Tabla9"/><w:widowControl/><w:jc w:val="left"/><w:rPr><w:kern w:val="0"/><w:szCs w:val="24"/><w:lang w:val="es-CO" w:eastAsia="en-US" w:bidi="ar-SA"/><w:del w:id="537" w:author="Unknown Author" w:date="2026-10-30T04:17:53Z"></w:del></w:rPr></w:pPr><w:del w:id="536" w:author="Unknown Author" w:date="2026-10-30T04:17:53Z"><w:r><w:rPr><w:kern w:val="0"/><w:szCs w:val="24"/><w:lang w:val="es-CO" w:eastAsia="en-US" w:bidi="ar-SA"/></w:rPr><w:delText>Política de calidad del aire (CONPES 3943 y Resolución 2254 de 2017)</w:delText></w:r></w:del></w:p></w:tc><w:tc><w:tcPr><w:tcW w:w="3568" w:type="dxa"/><w:tcBorders></w:tcBorders><w:shd w:color="auto" w:fill="F7F7F7" w:val="clear"/></w:tcPr><w:p><w:pPr><w:pStyle w:val="Tabla9"/><w:widowControl/><w:jc w:val="left"/><w:rPr><w:kern w:val="0"/><w:szCs w:val="24"/><w:lang w:val="es-CO" w:eastAsia="en-US" w:bidi="ar-SA"/><w:del w:id="539" w:author="Unknown Author" w:date="2026-10-30T04:17:53Z"></w:del></w:rPr></w:pPr><w:del w:id="538" w:author="Unknown Author" w:date="2026-10-30T04:17:53Z"><w:r><w:rPr><w:kern w:val="0"/><w:szCs w:val="24"/><w:lang w:val="es-CO" w:eastAsia="en-US" w:bidi="ar-SA"/></w:rPr><w:delText>Vigilancia y evaluación de la calidad del aire con datos de calidad conocida</w:delText></w:r></w:del></w:p></w:tc><w:tc><w:tcPr><w:tcW w:w="3484" w:type="dxa"/><w:tcBorders></w:tcBorders><w:shd w:color="auto" w:fill="F7F7F7" w:val="clear"/></w:tcPr><w:p><w:pPr><w:pStyle w:val="Tabla9"/><w:widowControl/><w:jc w:val="left"/><w:rPr><w:kern w:val="0"/><w:szCs w:val="24"/><w:lang w:val="es-CO" w:eastAsia="en-US" w:bidi="ar-SA"/><w:del w:id="541" w:author="Unknown Author" w:date="2026-10-30T04:17:53Z"></w:del></w:rPr></w:pPr><w:del w:id="540" w:author="Unknown Author" w:date="2026-10-30T04:17:53Z"><w:r><w:rPr><w:kern w:val="0"/><w:szCs w:val="24"/><w:lang w:val="es-CO" w:eastAsia="en-US" w:bidi="ar-SA"/></w:rPr><w:delText>Aporta mediciones con error conocido en sitios sin cobertura</w:delText></w:r></w:del></w:p></w:tc></w:tr><w:tr><w:trPr><w:del w:id="542" w:author="Unknown Author" w:date="2026-10-30T04:17:53Z"/><w:cantSplit w:val="true"/></w:trPr><w:tc><w:tcPr><w:tcW w:w="2902" w:type="dxa"/><w:tcBorders><w:bottom w:val="single" w:sz="12" w:space="0" w:color="2A3439"/></w:tcBorders></w:tcPr><w:p><w:pPr><w:pStyle w:val="Tabla9"/><w:keepNext w:val="true"/><w:widowControl/><w:jc w:val="left"/><w:rPr><w:kern w:val="0"/><w:szCs w:val="24"/><w:lang w:val="es-CO" w:eastAsia="en-US" w:bidi="ar-SA"/><w:del w:id="544" w:author="Unknown Author" w:date="2026-10-30T04:17:53Z"></w:del></w:rPr></w:pPr><w:del w:id="543" w:author="Unknown Author" w:date="2026-10-30T04:17:53Z"><w:r><w:rPr><w:kern w:val="0"/><w:szCs w:val="24"/><w:lang w:val="es-CO" w:eastAsia="en-US" w:bidi="ar-SA"/></w:rPr><w:delText>Marco de Sendái para la reducción del riesgo de desastres 2015-2030</w:delText></w:r></w:del></w:p></w:tc><w:tc><w:tcPr><w:tcW w:w="3568" w:type="dxa"/><w:tcBorders><w:bottom w:val="single" w:sz="12" w:space="0" w:color="2A3439"/></w:tcBorders></w:tcPr><w:p><w:pPr><w:pStyle w:val="Tabla9"/><w:keepNext w:val="true"/><w:widowControl/><w:jc w:val="left"/><w:rPr><w:kern w:val="0"/><w:szCs w:val="24"/><w:lang w:val="es-CO" w:eastAsia="en-US" w:bidi="ar-SA"/><w:del w:id="546" w:author="Unknown Author" w:date="2026-10-30T04:17:53Z"></w:del></w:rPr></w:pPr><w:del w:id="545" w:author="Unknown Author" w:date="2026-10-30T04:17:53Z"><w:r><w:rPr><w:kern w:val="0"/><w:szCs w:val="24"/><w:lang w:val="es-CO" w:eastAsia="en-US" w:bidi="ar-SA"/></w:rPr><w:delText>Comprender el riesgo y ampliar el acceso a sistemas de alerta temprana</w:delText></w:r></w:del></w:p></w:tc><w:tc><w:tcPr><w:tcW w:w="3484" w:type="dxa"/><w:tcBorders><w:bottom w:val="single" w:sz="12" w:space="0" w:color="2A3439"/></w:tcBorders></w:tcPr><w:p><w:pPr><w:pStyle w:val="Tabla9"/><w:keepNext w:val="true"/><w:widowControl/><w:jc w:val="left"/><w:rPr><w:kern w:val="0"/><w:szCs w:val="24"/><w:lang w:val="es-CO" w:eastAsia="en-US" w:bidi="ar-SA"/><w:del w:id="548" w:author="Unknown Author" w:date="2026-10-30T04:17:53Z"></w:del></w:rPr></w:pPr><w:del w:id="547" w:author="Unknown Author" w:date="2026-10-30T04:17:53Z"><w:r><w:rPr><w:kern w:val="0"/><w:szCs w:val="24"/><w:lang w:val="es-CO" w:eastAsia="en-US" w:bidi="ar-SA"/></w:rPr><w:delText>Habilita alertas locales con datos verificados</w:delText></w:r></w:del></w:p></w:tc></w:tr></w:tbl><w:p><w:pPr><w:pStyle w:val="TablaNota"/><w:rPr></w:rPr></w:pPr><w:r><w:rPr><w:i/><w:iCs/></w:rPr><w:t>Nota.</w:t></w:r><w:r><w:rPr></w:rPr><w:t xml:space="preserve"> Elaboración propia con base en las normas y documentos citados. Los números de artículo se verifican en la carta unificada de aval, compromiso institucional y modelo de gobernanza (Anexo 1).</w:t></w:r></w:p><w:p><w:pPr><w:pStyle w:val="Heading2"/><w:rPr></w:rPr></w:pPr><w:bookmarkStart w:id="9" w:name="afectación-y-relación-con-la-emergencia"/><w:r><w:rPr></w:rPr><w:t>4.1. Afectación y relación con la emergencia</w:t></w:r></w:p><w:p><w:pPr><w:pStyle w:val="FirstParagraph"/><w:rPr></w:rPr></w:pPr><w:r><w:rPr></w:rPr><w:t>El numeral 12.1 de los TdR exige identificar la afectación producida o agravada por la emergencia. Exige también demostrar su relación directa y específica con la brecha de CTeI que el proyecto atiende (Ministerio de Ciencia, Tecnología e Innovación [MinCiencias], 2026). Esta sección lo cumple en cuatro pasos. Describe la afectación y formula la brecha. Traza la relación con las actividades y los productos. Lista las evidencias oficiales que se adjuntan.</w:t></w:r></w:p><w:p><w:pPr><w:pStyle w:val="Heading3"/><w:rPr></w:rPr></w:pPr><w:bookmarkStart w:id="10" w:name="X6e825ac79791d2721580b47895c6ed6cee15ba0"/><w:r><w:rPr></w:rPr><w:t>4.1.1 Afectación producida o agravada por el terremoto</w:t></w:r></w:p><w:p><w:pPr><w:pStyle w:val="FirstParagraph"/><w:rPr></w:rPr></w:pPr><w:r><w:rPr></w:rPr><w:t>El terremoto del 10 de agosto de 2026 motivó la declaratoria del Estado de Emergencia Económica, Social y Ecológica por grave calamidad pública. El Decreto 1261 de 2026 la declaró y el Decreto 1348 de 2026 lo modificó. La declaratoria comprende dieciséis departamentos, entre ellos Caldas</w:t></w:r><w:ins w:id="549" w:author="Unknown Author" w:date="2026-10-30T04:17:53Z"><w:r><w:rPr></w:rPr><w:t xml:space="preserve"> y Quindío</w:t></w:r></w:ins><w:moveFrom w:id="550" w:author="Unknown Author" w:date="2026-10-30T04:17:53Z"><w:r><w:rPr></w:rPr><w:t>, Cundinamarca y Valle del Cauca</w:t></w:r></w:moveFrom><w:r><w:rPr></w:rPr><w:t>. El colapso y la demolición de edificaciones generan escombros que deben removerse y transportarse dentro de los centros urbanos. La actividad de remoción resuspende polvo y material particulado fino, y expone a operarios y a población vecina durante semanas o meses. Landrigan et al. (2004) documentaron esa exposición tras el colapso de las Torres Gemelas en 2001. Describieron un polvo con partículas finas y gruesas y consecuencias respiratorias en trabajadores y residentes.</w:t></w:r></w:p><w:p><w:pPr><w:pStyle w:val="BodyText"/><w:rPr></w:rPr></w:pPr><w:r><w:rPr></w:rPr><w:t xml:space="preserve">La afectación específica que atiende el proyecto es esa exposición en los sitios de remoción de escombros. Incluye la exposición durante la demolición de las edificaciones dañadas. Esa demolición ocurre antes de la remoción, y ningún </w:t></w:r><w:ins w:id="551" w:author="Unknown Author" w:date="2026-10-30T04:17:53Z"><w:r><w:rPr></w:rPr><w:t>consejo</w:t></w:r></w:ins><w:del w:id="552" w:author="Unknown Author" w:date="2026-10-30T04:17:53Z"><w:r><w:rPr></w:rPr><w:delText>comité</w:delText></w:r></w:del><w:r><w:rPr></w:rPr><w:t xml:space="preserve"> puede estimarla de antemano con la información actual. No es la destrucción de infraestructura ni la pérdida de bienes, que otras convocatorias y proyectos atienden. El proyecto actúa sobre una consecuencia de la reconstrucción. Las decisiones de protección dependen de mediciones de material particulado. Esas mediciones no tienen calidad conocida. La relación con el terremoto es de origen y de causalidad temporal. Sin terremoto no habría remoción masiva, y sin remoción no existiría el desafío de medición en esos sitios.</w:t></w:r><w:bookmarkEnd w:id="10"/></w:p><w:p><w:pPr><w:pStyle w:val="Heading3"/><w:rPr></w:rPr></w:pPr><w:bookmarkStart w:id="11" w:name="demanda-o-brecha-de-ctei"/><w:r><w:rPr></w:rPr><w:t>4.1.2 Demanda o brecha de CTeI</w:t></w:r></w:p><w:p><w:pPr><w:pStyle w:val="FirstParagraph"/><w:rPr></w:rPr></w:pPr><w:r><w:rPr></w:rPr><w:t xml:space="preserve">La brecha es de capacidad y de conocimiento aplicado. Los </w:t></w:r><w:ins w:id="553" w:author="Unknown Author" w:date="2026-10-30T04:17:53Z"><w:r><w:rPr></w:rPr><w:t>consejos</w:t></w:r></w:ins><w:del w:id="554" w:author="Unknown Author" w:date="2026-10-30T04:17:53Z"><w:r><w:rPr></w:rPr><w:delText>comités</w:delText></w:r></w:del><w:r><w:rPr></w:rPr><w:t xml:space="preserve"> de gestión del riesgo, las autoridades ambientales y los operarios carecen de mediciones de PM2,5 y PM10 con error conocido. La referencia de comparación no existe en los sitios de remoción. Los sensores ópticos de bajo costo permiten cobertura densa. Su respuesta cambia con la humedad relativa y con la fracción gruesa (Jayaratne et al., 2018; Crilley et al., 2018). Además, 90,8 % de las estaciones de la red nacional propuesta serían sensores sin plan de calibración (Murad Pedraza et al., 2026, pp. 10-11 y 13). Apenas 28 de 1.122 municipios cuentan con estaciones utilizables para estimar la carga de enfermedad (Rodríguez-Villamizar et al., 2022, pp. 3 y 6).</w:t></w:r></w:p><w:p><w:pPr><w:pStyle w:val="BodyText"/><w:rPr></w:rPr></w:pPr><w:r><w:rPr></w:rPr><w:t xml:space="preserve">Existe además una brecha de predicción. Antes de demoler una edificación, los </w:t></w:r><w:ins w:id="555" w:author="Unknown Author" w:date="2026-10-30T04:17:53Z"><w:r><w:rPr></w:rPr><w:t>consejos</w:t></w:r></w:ins><w:del w:id="556" w:author="Unknown Author" w:date="2026-10-30T04:17:53Z"><w:r><w:rPr></w:rPr><w:delText>comités</w:delText></w:r></w:del><w:r><w:rPr></w:rPr><w:t xml:space="preserve"> no cuentan con una estimación de cuánto polvo se emitirá ni de dónde se acumulará.</w:t></w:r></w:p><w:p><w:pPr><w:pStyle w:val="BodyText"/><w:rPr></w:rPr></w:pPr><w:r><w:rPr></w:rPr><w:t xml:space="preserve">La demanda se formula como un problema de CTeI y no como un problema de equipamiento. Requiere cuatro capacidades. La primera es un modelo de corrección validado en el sitio. La segunda es una red que mantenga su disponibilidad ante polvo y fallas de energía y enlace. La tercera es un protocolo de alerta que los </w:t></w:r><w:ins w:id="557" w:author="Unknown Author" w:date="2026-10-30T04:17:53Z"><w:r><w:rPr></w:rPr><w:t>consejos</w:t></w:r></w:ins><w:del w:id="558" w:author="Unknown Author" w:date="2026-10-30T04:17:53Z"><w:r><w:rPr></w:rPr><w:delText>comités</w:delText></w:r></w:del><w:r><w:rPr></w:rPr><w:t xml:space="preserve"> adopten. La cuarta es un modelo predictivo que estime la exposición esperada antes de una demolición. El numeral 4 de los TdR autoriza presentar una nueva demanda derivada de la emergencia cuando el Anexo 4 no la contiene. En ese caso la demanda se sustenta con los reportes oficiales y diagnósticos técnicos de la subsección 4.1.4.</w:t></w:r><w:bookmarkEnd w:id="11"/></w:p><w:p><w:pPr><w:pStyle w:val="Heading3"/><w:rPr></w:rPr></w:pPr><w:bookmarkStart w:id="12" w:name="relación-directa-y-específica"/><w:r><w:rPr></w:rPr><w:t>4.1.3 Relación directa y específica</w:t></w:r></w:p><w:p><w:pPr><w:pStyle w:val="FirstParagraph"/><w:rPr></w:rPr></w:pPr><w:r><w:rPr></w:rPr><w:t>La Tabla 4.2 traza la relación en cinco eslabones, desde el efecto del terremoto hasta el resultado verificable. La Figura 4.1 la representa de forma gráfica. Cada fila identifica la actividad del proyecto, el producto y el indicador que permiten verificarla. La relación no se funda en la localización de los nodos en un territorio afectado. Se funda en que el producto del proyecto responde a la consecuencia del terremoto aquí descrita. Ese producto es una medición verificada con un protocolo de alerta en uso, y una estimación previa de la exposición antes de cada demolición.</w:t></w:r></w:p><w:p><w:pPr><w:pStyle w:val="TablaRotulo"/><w:rPr></w:rPr></w:pPr><w:bookmarkStart w:id="13" w:name="rot_Tabla_4_2"/><w:r><w:rPr><w:b/><w:bCs/></w:rPr><w:t>Tabla 4.2</w:t></w:r><w:bookmarkEnd w:id="13"/></w:p><w:p><w:pPr><w:pStyle w:val="TablaTitulo"/><w:rPr></w:rPr></w:pPr><w:r><w:rPr><w:i/><w:iCs/></w:rPr><w:t>Trazabilidad entre el terremoto, la brecha de CTeI, las actividades y los resultados</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908"/><w:gridCol w:w="2821"/><w:gridCol w:w="2571"/><w:gridCol w:w="2653"/></w:tblGrid><w:tr><w:trPr><w:tblHeader w:val="true"/><w:ins w:id="559" w:author="Unknown Author" w:date="2026-10-30T04:17:53Z"/><w:cantSplit w:val="true"/></w:trPr><w:tc><w:tcPr><w:tcW w:w="190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561" w:author="Unknown Author" w:date="2026-10-30T04:17:53Z"></w:ins></w:rPr></w:pPr><w:ins w:id="560" w:author="Unknown Author" w:date="2026-10-30T04:17:53Z"><w:r><w:rPr><w:b/><w:kern w:val="0"/><w:szCs w:val="24"/><w:lang w:val="es-CO" w:eastAsia="en-US" w:bidi="ar-SA"/></w:rPr><w:t>Eslabón</w:t></w:r></w:ins></w:p></w:tc><w:tc><w:tcPr><w:tcW w:w="282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563" w:author="Unknown Author" w:date="2026-10-30T04:17:53Z"></w:ins></w:rPr></w:pPr><w:ins w:id="562" w:author="Unknown Author" w:date="2026-10-30T04:17:53Z"><w:r><w:rPr><w:b/><w:kern w:val="0"/><w:szCs w:val="24"/><w:lang w:val="es-CO" w:eastAsia="en-US" w:bidi="ar-SA"/></w:rPr><w:t>Contenido</w:t></w:r></w:ins></w:p></w:tc><w:tc><w:tcPr><w:tcW w:w="257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565" w:author="Unknown Author" w:date="2026-10-30T04:17:53Z"></w:ins></w:rPr></w:pPr><w:ins w:id="564" w:author="Unknown Author" w:date="2026-10-30T04:17:53Z"><w:r><w:rPr><w:b/><w:kern w:val="0"/><w:szCs w:val="24"/><w:lang w:val="es-CO" w:eastAsia="en-US" w:bidi="ar-SA"/></w:rPr><w:t>Actividades y productos</w:t></w:r></w:ins></w:p></w:tc><w:tc><w:tcPr><w:tcW w:w="265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567" w:author="Unknown Author" w:date="2026-10-30T04:17:53Z"></w:ins></w:rPr></w:pPr><w:ins w:id="566" w:author="Unknown Author" w:date="2026-10-30T04:17:53Z"><w:r><w:rPr><w:b/><w:kern w:val="0"/><w:szCs w:val="24"/><w:lang w:val="es-CO" w:eastAsia="en-US" w:bidi="ar-SA"/></w:rPr><w:t>Verificación</w:t></w:r></w:ins></w:p></w:tc></w:tr><w:tr><w:trPr><w:ins w:id="568" w:author="Unknown Author" w:date="2026-10-30T04:17:53Z"/><w:cantSplit w:val="true"/></w:trPr><w:tc><w:tcPr><w:tcW w:w="1908" w:type="dxa"/><w:tcBorders></w:tcBorders></w:tcPr><w:p><w:pPr><w:pStyle w:val="Tabla9"/><w:widowControl/><w:jc w:val="left"/><w:rPr><w:kern w:val="0"/><w:szCs w:val="24"/><w:lang w:val="es-CO" w:eastAsia="en-US" w:bidi="ar-SA"/><w:ins w:id="570" w:author="Unknown Author" w:date="2026-10-30T04:17:53Z"></w:ins></w:rPr></w:pPr><w:ins w:id="569" w:author="Unknown Author" w:date="2026-10-30T04:17:53Z"><w:r><w:rPr><w:kern w:val="0"/><w:szCs w:val="24"/><w:lang w:val="es-CO" w:eastAsia="en-US" w:bidi="ar-SA"/></w:rPr><w:t>Efecto del terremoto</w:t></w:r></w:ins></w:p></w:tc><w:tc><w:tcPr><w:tcW w:w="2821" w:type="dxa"/><w:tcBorders></w:tcBorders></w:tcPr><w:p><w:pPr><w:pStyle w:val="Tabla9"/><w:widowControl/><w:jc w:val="left"/><w:rPr><w:kern w:val="0"/><w:szCs w:val="24"/><w:lang w:val="es-CO" w:eastAsia="en-US" w:bidi="ar-SA"/><w:ins w:id="572" w:author="Unknown Author" w:date="2026-10-30T04:17:53Z"></w:ins></w:rPr></w:pPr><w:ins w:id="571" w:author="Unknown Author" w:date="2026-10-30T04:17:53Z"><w:r><w:rPr><w:kern w:val="0"/><w:szCs w:val="24"/><w:lang w:val="es-CO" w:eastAsia="en-US" w:bidi="ar-SA"/></w:rPr><w:t>Remoción de escombros en los centros urbanos de Manizales y de Calarcá</w:t></w:r></w:ins></w:p></w:tc><w:tc><w:tcPr><w:tcW w:w="2571" w:type="dxa"/><w:tcBorders></w:tcBorders></w:tcPr><w:p><w:pPr><w:pStyle w:val="Tabla9"/><w:widowControl/><w:jc w:val="left"/><w:rPr><w:kern w:val="0"/><w:szCs w:val="24"/><w:lang w:val="es-CO" w:eastAsia="en-US" w:bidi="ar-SA"/><w:ins w:id="574" w:author="Unknown Author" w:date="2026-10-30T04:17:53Z"></w:ins></w:rPr></w:pPr><w:ins w:id="573" w:author="Unknown Author" w:date="2026-10-30T04:17:53Z"><w:r><w:rPr><w:kern w:val="0"/><w:szCs w:val="24"/><w:lang w:val="es-CO" w:eastAsia="en-US" w:bidi="ar-SA"/></w:rPr><w:t>No es una actividad del proyecto; es la condición de partida</w:t></w:r></w:ins></w:p></w:tc><w:tc><w:tcPr><w:tcW w:w="2653" w:type="dxa"/><w:tcBorders></w:tcBorders></w:tcPr><w:p><w:pPr><w:pStyle w:val="Tabla9"/><w:widowControl/><w:jc w:val="left"/><w:rPr><w:kern w:val="0"/><w:szCs w:val="24"/><w:lang w:val="es-CO" w:eastAsia="en-US" w:bidi="ar-SA"/><w:ins w:id="576" w:author="Unknown Author" w:date="2026-10-30T04:17:53Z"></w:ins></w:rPr></w:pPr><w:ins w:id="575" w:author="Unknown Author" w:date="2026-10-30T04:17:53Z"><w:r><w:rPr><w:kern w:val="0"/><w:szCs w:val="24"/><w:lang w:val="es-CO" w:eastAsia="en-US" w:bidi="ar-SA"/></w:rPr><w:t>Reportes oficiales de afectación (subsección 4.1.4)</w:t></w:r></w:ins></w:p></w:tc></w:tr><w:tr><w:trPr><w:ins w:id="577" w:author="Unknown Author" w:date="2026-10-30T04:17:53Z"/><w:cantSplit w:val="true"/></w:trPr><w:tc><w:tcPr><w:tcW w:w="1908" w:type="dxa"/><w:tcBorders></w:tcBorders><w:shd w:color="auto" w:fill="F7F7F7" w:val="clear"/></w:tcPr><w:p><w:pPr><w:pStyle w:val="Tabla9"/><w:widowControl/><w:jc w:val="left"/><w:rPr><w:kern w:val="0"/><w:szCs w:val="24"/><w:lang w:val="es-CO" w:eastAsia="en-US" w:bidi="ar-SA"/><w:ins w:id="579" w:author="Unknown Author" w:date="2026-10-30T04:17:53Z"></w:ins></w:rPr></w:pPr><w:ins w:id="578" w:author="Unknown Author" w:date="2026-10-30T04:17:53Z"><w:r><w:rPr><w:kern w:val="0"/><w:szCs w:val="24"/><w:lang w:val="es-CO" w:eastAsia="en-US" w:bidi="ar-SA"/></w:rPr><w:t>Consecuencia</w:t></w:r></w:ins></w:p></w:tc><w:tc><w:tcPr><w:tcW w:w="2821" w:type="dxa"/><w:tcBorders></w:tcBorders><w:shd w:color="auto" w:fill="F7F7F7" w:val="clear"/></w:tcPr><w:p><w:pPr><w:pStyle w:val="Tabla9"/><w:widowControl/><w:jc w:val="left"/><w:rPr><w:kern w:val="0"/><w:szCs w:val="24"/><w:lang w:val="es-CO" w:eastAsia="en-US" w:bidi="ar-SA"/><w:ins w:id="581" w:author="Unknown Author" w:date="2026-10-30T04:17:53Z"></w:ins></w:rPr></w:pPr><w:ins w:id="580" w:author="Unknown Author" w:date="2026-10-30T04:17:53Z"><w:r><w:rPr><w:kern w:val="0"/><w:szCs w:val="24"/><w:lang w:val="es-CO" w:eastAsia="en-US" w:bidi="ar-SA"/></w:rPr><w:t>Exposición a material particulado resuspendido sin mediciones de error conocido</w:t></w:r></w:ins></w:p></w:tc><w:tc><w:tcPr><w:tcW w:w="2571" w:type="dxa"/><w:tcBorders></w:tcBorders><w:shd w:color="auto" w:fill="F7F7F7" w:val="clear"/></w:tcPr><w:p><w:pPr><w:pStyle w:val="Tabla9"/><w:widowControl/><w:jc w:val="left"/><w:rPr><w:kern w:val="0"/><w:szCs w:val="24"/><w:lang w:val="es-CO" w:eastAsia="en-US" w:bidi="ar-SA"/><w:ins w:id="583" w:author="Unknown Author" w:date="2026-10-30T04:17:53Z"></w:ins></w:rPr></w:pPr><w:ins w:id="582" w:author="Unknown Author" w:date="2026-10-30T04:17:53Z"><w:r><w:rPr><w:kern w:val="0"/><w:szCs w:val="24"/><w:lang w:val="es-CO" w:eastAsia="en-US" w:bidi="ar-SA"/></w:rPr><w:t>Selección de los sitios de remoción en los dos municipios registrados (actividad 1.1)</w:t></w:r></w:ins></w:p></w:tc><w:tc><w:tcPr><w:tcW w:w="2653" w:type="dxa"/><w:tcBorders></w:tcBorders><w:shd w:color="auto" w:fill="F7F7F7" w:val="clear"/></w:tcPr><w:p><w:pPr><w:pStyle w:val="Tabla9"/><w:widowControl/><w:jc w:val="left"/><w:rPr><w:kern w:val="0"/><w:szCs w:val="24"/><w:lang w:val="es-CO" w:eastAsia="en-US" w:bidi="ar-SA"/><w:ins w:id="585" w:author="Unknown Author" w:date="2026-10-30T04:17:53Z"></w:ins></w:rPr></w:pPr><w:ins w:id="584" w:author="Unknown Author" w:date="2026-10-30T04:17:53Z"><w:r><w:rPr><w:kern w:val="0"/><w:szCs w:val="24"/><w:lang w:val="es-CO" w:eastAsia="en-US" w:bidi="ar-SA"/></w:rPr><w:t>Informe de sitios y línea base de error del tramo 1</w:t></w:r></w:ins></w:p></w:tc></w:tr><w:tr><w:trPr><w:ins w:id="586" w:author="Unknown Author" w:date="2026-10-30T04:17:53Z"/><w:cantSplit w:val="true"/></w:trPr><w:tc><w:tcPr><w:tcW w:w="1908" w:type="dxa"/><w:tcBorders></w:tcBorders></w:tcPr><w:p><w:pPr><w:pStyle w:val="Tabla9"/><w:widowControl/><w:jc w:val="left"/><w:rPr><w:kern w:val="0"/><w:szCs w:val="24"/><w:lang w:val="es-CO" w:eastAsia="en-US" w:bidi="ar-SA"/><w:ins w:id="588" w:author="Unknown Author" w:date="2026-10-30T04:17:53Z"></w:ins></w:rPr></w:pPr><w:ins w:id="587" w:author="Unknown Author" w:date="2026-10-30T04:17:53Z"><w:r><w:rPr><w:kern w:val="0"/><w:szCs w:val="24"/><w:lang w:val="es-CO" w:eastAsia="en-US" w:bidi="ar-SA"/></w:rPr><w:t>Brecha de CTeI</w:t></w:r></w:ins></w:p></w:tc><w:tc><w:tcPr><w:tcW w:w="2821" w:type="dxa"/><w:tcBorders></w:tcBorders></w:tcPr><w:p><w:pPr><w:pStyle w:val="Tabla9"/><w:widowControl/><w:jc w:val="left"/><w:rPr><w:kern w:val="0"/><w:szCs w:val="24"/><w:lang w:val="es-CO" w:eastAsia="en-US" w:bidi="ar-SA"/><w:ins w:id="590" w:author="Unknown Author" w:date="2026-10-30T04:17:53Z"></w:ins></w:rPr></w:pPr><w:ins w:id="589" w:author="Unknown Author" w:date="2026-10-30T04:17:53Z"><w:r><w:rPr><w:kern w:val="0"/><w:szCs w:val="24"/><w:lang w:val="es-CO" w:eastAsia="en-US" w:bidi="ar-SA"/></w:rPr><w:t>Sin referencia colocalizada, sin corrección local, sin protocolo de alerta en uso y sin estimación previa de la exposición en demoliciones</w:t></w:r></w:ins></w:p></w:tc><w:tc><w:tcPr><w:tcW w:w="2571" w:type="dxa"/><w:tcBorders></w:tcBorders></w:tcPr><w:p><w:pPr><w:pStyle w:val="Tabla9"/><w:widowControl/><w:jc w:val="left"/><w:rPr><w:kern w:val="0"/><w:szCs w:val="24"/><w:lang w:val="es-CO" w:eastAsia="en-US" w:bidi="ar-SA"/><w:ins w:id="592" w:author="Unknown Author" w:date="2026-10-30T04:17:53Z"></w:ins></w:rPr></w:pPr><w:ins w:id="591" w:author="Unknown Author" w:date="2026-10-30T04:17:53Z"><w:r><w:rPr><w:kern w:val="0"/><w:szCs w:val="24"/><w:lang w:val="es-CO" w:eastAsia="en-US" w:bidi="ar-SA"/></w:rPr><w:t>Modelo de corrección validado, red de 100 nodos con 10 gateways y gemelo predictivo de demolición validado (actividades 1.2 a 1.7 y 2.1 a 2.7)</w:t></w:r></w:ins></w:p></w:tc><w:tc><w:tcPr><w:tcW w:w="2653" w:type="dxa"/><w:tcBorders></w:tcBorders></w:tcPr><w:p><w:pPr><w:pStyle w:val="Tabla9"/><w:widowControl/><w:jc w:val="left"/><w:rPr><w:kern w:val="0"/><w:szCs w:val="24"/><w:lang w:val="es-CO" w:eastAsia="en-US" w:bidi="ar-SA"/><w:ins w:id="594" w:author="Unknown Author" w:date="2026-10-30T04:17:53Z"></w:ins></w:rPr></w:pPr><w:ins w:id="593" w:author="Unknown Author" w:date="2026-10-30T04:17:53Z"><w:r><w:rPr><w:kern w:val="0"/><w:szCs w:val="24"/><w:lang w:val="es-CO" w:eastAsia="en-US" w:bidi="ar-SA"/></w:rPr><w:t>R² ≥ 0,70 y NRMSE ≤ 30 % frente a la referencia en los dos municipios; FAC2 ≥ 0,5 y sesgo fraccional absoluto ≤ 0,3 del gemelo en seis eventos</w:t></w:r></w:ins></w:p></w:tc></w:tr><w:tr><w:trPr><w:ins w:id="595" w:author="Unknown Author" w:date="2026-10-30T04:17:53Z"/><w:cantSplit w:val="true"/></w:trPr><w:tc><w:tcPr><w:tcW w:w="1908" w:type="dxa"/><w:tcBorders></w:tcBorders><w:shd w:color="auto" w:fill="F7F7F7" w:val="clear"/></w:tcPr><w:p><w:pPr><w:pStyle w:val="Tabla9"/><w:widowControl/><w:jc w:val="left"/><w:rPr><w:kern w:val="0"/><w:szCs w:val="24"/><w:lang w:val="es-CO" w:eastAsia="en-US" w:bidi="ar-SA"/><w:ins w:id="597" w:author="Unknown Author" w:date="2026-10-30T04:17:53Z"></w:ins></w:rPr></w:pPr><w:ins w:id="596" w:author="Unknown Author" w:date="2026-10-30T04:17:53Z"><w:r><w:rPr><w:kern w:val="0"/><w:szCs w:val="24"/><w:lang w:val="es-CO" w:eastAsia="en-US" w:bidi="ar-SA"/></w:rPr><w:t>Solución</w:t></w:r></w:ins></w:p></w:tc><w:tc><w:tcPr><w:tcW w:w="2821" w:type="dxa"/><w:tcBorders></w:tcBorders><w:shd w:color="auto" w:fill="F7F7F7" w:val="clear"/></w:tcPr><w:p><w:pPr><w:pStyle w:val="Tabla9"/><w:widowControl/><w:jc w:val="left"/><w:rPr><w:kern w:val="0"/><w:szCs w:val="24"/><w:lang w:val="es-CO" w:eastAsia="en-US" w:bidi="ar-SA"/><w:ins w:id="599" w:author="Unknown Author" w:date="2026-10-30T04:17:53Z"></w:ins></w:rPr></w:pPr><w:ins w:id="598" w:author="Unknown Author" w:date="2026-10-30T04:17:53Z"><w:r><w:rPr><w:kern w:val="0"/><w:szCs w:val="24"/><w:lang w:val="es-CO" w:eastAsia="en-US" w:bidi="ar-SA"/></w:rPr><w:t>Medición verificada, disponibilidad de la red, estimación previa de la exposición y custodia</w:t></w:r></w:ins></w:p></w:tc><w:tc><w:tcPr><w:tcW w:w="2571" w:type="dxa"/><w:tcBorders></w:tcBorders><w:shd w:color="auto" w:fill="F7F7F7" w:val="clear"/></w:tcPr><w:p><w:pPr><w:pStyle w:val="Tabla9"/><w:widowControl/><w:jc w:val="left"/><w:rPr><w:kern w:val="0"/><w:szCs w:val="24"/><w:lang w:val="es-CO" w:eastAsia="en-US" w:bidi="ar-SA"/><w:ins w:id="601" w:author="Unknown Author" w:date="2026-10-30T04:17:53Z"></w:ins></w:rPr></w:pPr><w:ins w:id="600" w:author="Unknown Author" w:date="2026-10-30T04:17:53Z"><w:r><w:rPr><w:kern w:val="0"/><w:szCs w:val="24"/><w:lang w:val="es-CO" w:eastAsia="en-US" w:bidi="ar-SA"/></w:rPr><w:t>Protocolo de alerta, tablero, protocolo de evaluación previa de demolición, formación y convenios de custodia (actividades 3.1 a 3.5)</w:t></w:r></w:ins></w:p></w:tc><w:tc><w:tcPr><w:tcW w:w="2653" w:type="dxa"/><w:tcBorders></w:tcBorders><w:shd w:color="auto" w:fill="F7F7F7" w:val="clear"/></w:tcPr><w:p><w:pPr><w:pStyle w:val="Tabla9"/><w:widowControl/><w:jc w:val="left"/><w:rPr><w:kern w:val="0"/><w:szCs w:val="24"/><w:lang w:val="es-CO" w:eastAsia="en-US" w:bidi="ar-SA"/><w:ins w:id="603" w:author="Unknown Author" w:date="2026-10-30T04:17:53Z"></w:ins></w:rPr></w:pPr><w:ins w:id="602" w:author="Unknown Author" w:date="2026-10-30T04:17:53Z"><w:r><w:rPr><w:kern w:val="0"/><w:szCs w:val="24"/><w:lang w:val="es-CO" w:eastAsia="en-US" w:bidi="ar-SA"/></w:rPr><w:t>Actas de uso del consejo, protocolo de evaluación previa adoptado y convenios de custodia firmados</w:t></w:r></w:ins></w:p></w:tc></w:tr><w:tr><w:trPr><w:ins w:id="604" w:author="Unknown Author" w:date="2026-10-30T04:17:53Z"/><w:cantSplit w:val="true"/></w:trPr><w:tc><w:tcPr><w:tcW w:w="1908" w:type="dxa"/><w:tcBorders><w:bottom w:val="single" w:sz="12" w:space="0" w:color="2A3439"/></w:tcBorders></w:tcPr><w:p><w:pPr><w:pStyle w:val="Tabla9"/><w:keepNext w:val="true"/><w:widowControl/><w:jc w:val="left"/><w:rPr><w:kern w:val="0"/><w:szCs w:val="24"/><w:lang w:val="es-CO" w:eastAsia="en-US" w:bidi="ar-SA"/><w:ins w:id="606" w:author="Unknown Author" w:date="2026-10-30T04:17:53Z"></w:ins></w:rPr></w:pPr><w:ins w:id="605" w:author="Unknown Author" w:date="2026-10-30T04:17:53Z"><w:r><w:rPr><w:kern w:val="0"/><w:szCs w:val="24"/><w:lang w:val="es-CO" w:eastAsia="en-US" w:bidi="ar-SA"/></w:rPr><w:t>Resultado</w:t></w:r></w:ins></w:p></w:tc><w:tc><w:tcPr><w:tcW w:w="2821" w:type="dxa"/><w:tcBorders><w:bottom w:val="single" w:sz="12" w:space="0" w:color="2A3439"/></w:tcBorders></w:tcPr><w:p><w:pPr><w:pStyle w:val="Tabla9"/><w:keepNext w:val="true"/><w:widowControl/><w:jc w:val="left"/><w:rPr><w:kern w:val="0"/><w:szCs w:val="24"/><w:lang w:val="es-CO" w:eastAsia="en-US" w:bidi="ar-SA"/><w:ins w:id="608" w:author="Unknown Author" w:date="2026-10-30T04:17:53Z"></w:ins></w:rPr></w:pPr><w:ins w:id="607" w:author="Unknown Author" w:date="2026-10-30T04:17:53Z"><w:r><w:rPr><w:kern w:val="0"/><w:szCs w:val="24"/><w:lang w:val="es-CO" w:eastAsia="en-US" w:bidi="ar-SA"/></w:rPr><w:t>Decisiones de alerta y protección con datos de error conocido y con estimación previa de la exposición</w:t></w:r></w:ins></w:p></w:tc><w:tc><w:tcPr><w:tcW w:w="2571" w:type="dxa"/><w:tcBorders><w:bottom w:val="single" w:sz="12" w:space="0" w:color="2A3439"/></w:tcBorders></w:tcPr><w:p><w:pPr><w:pStyle w:val="Tabla9"/><w:keepNext w:val="true"/><w:widowControl/><w:jc w:val="left"/><w:rPr><w:kern w:val="0"/><w:szCs w:val="24"/><w:lang w:val="es-CO" w:eastAsia="en-US" w:bidi="ar-SA"/><w:ins w:id="610" w:author="Unknown Author" w:date="2026-10-30T04:17:53Z"></w:ins></w:rPr></w:pPr><w:ins w:id="609" w:author="Unknown Author" w:date="2026-10-30T04:17:53Z"><w:r><w:rPr><w:kern w:val="0"/><w:szCs w:val="24"/><w:lang w:val="es-CO" w:eastAsia="en-US" w:bidi="ar-SA"/></w:rPr><w:t>Uso del tablero en al menos tres de los cuatro consejos (75 %) al mes 24 y 12 evaluaciones previas de demolición entregadas</w:t></w:r></w:ins></w:p></w:tc><w:tc><w:tcPr><w:tcW w:w="2653" w:type="dxa"/><w:tcBorders><w:bottom w:val="single" w:sz="12" w:space="0" w:color="2A3439"/></w:tcBorders></w:tcPr><w:p><w:pPr><w:pStyle w:val="Tabla9"/><w:keepNext w:val="true"/><w:widowControl/><w:jc w:val="left"/><w:rPr><w:kern w:val="0"/><w:szCs w:val="24"/><w:lang w:val="es-CO" w:eastAsia="en-US" w:bidi="ar-SA"/><w:ins w:id="612" w:author="Unknown Author" w:date="2026-10-30T04:17:53Z"></w:ins></w:rPr></w:pPr><w:ins w:id="611" w:author="Unknown Author" w:date="2026-10-30T04:17:53Z"><w:r><w:rPr><w:kern w:val="0"/><w:szCs w:val="24"/><w:lang w:val="es-CO" w:eastAsia="en-US" w:bidi="ar-SA"/></w:rPr><w:t>Registro de decisiones, informes de evaluación previa y evaluación externa</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840"/><w:gridCol w:w="2760"/><w:gridCol w:w="2593"/><w:gridCol w:w="2760"/></w:tblGrid><w:tr><w:trPr><w:tblHeader w:val="true"/><w:del w:id="613" w:author="Unknown Author" w:date="2026-10-30T04:17:53Z"/><w:cantSplit w:val="true"/></w:trPr><w:tc><w:tcPr><w:tcW w:w="184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615" w:author="Unknown Author" w:date="2026-10-30T04:17:53Z"></w:del></w:rPr></w:pPr><w:del w:id="614" w:author="Unknown Author" w:date="2026-10-30T04:17:53Z"><w:r><w:rPr><w:b/><w:kern w:val="0"/><w:szCs w:val="24"/><w:lang w:val="es-CO" w:eastAsia="en-US" w:bidi="ar-SA"/></w:rPr><w:delText>Eslabón</w:delText></w:r></w:del></w:p></w:tc><w:tc><w:tcPr><w:tcW w:w="276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617" w:author="Unknown Author" w:date="2026-10-30T04:17:53Z"></w:del></w:rPr></w:pPr><w:del w:id="616" w:author="Unknown Author" w:date="2026-10-30T04:17:53Z"><w:r><w:rPr><w:b/><w:kern w:val="0"/><w:szCs w:val="24"/><w:lang w:val="es-CO" w:eastAsia="en-US" w:bidi="ar-SA"/></w:rPr><w:delText>Contenido</w:delText></w:r></w:del></w:p></w:tc><w:tc><w:tcPr><w:tcW w:w="259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619" w:author="Unknown Author" w:date="2026-10-30T04:17:53Z"></w:del></w:rPr></w:pPr><w:del w:id="618" w:author="Unknown Author" w:date="2026-10-30T04:17:53Z"><w:r><w:rPr><w:b/><w:kern w:val="0"/><w:szCs w:val="24"/><w:lang w:val="es-CO" w:eastAsia="en-US" w:bidi="ar-SA"/></w:rPr><w:delText>Actividades y productos</w:delText></w:r></w:del></w:p></w:tc><w:tc><w:tcPr><w:tcW w:w="276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621" w:author="Unknown Author" w:date="2026-10-30T04:17:53Z"></w:del></w:rPr></w:pPr><w:del w:id="620" w:author="Unknown Author" w:date="2026-10-30T04:17:53Z"><w:r><w:rPr><w:b/><w:kern w:val="0"/><w:szCs w:val="24"/><w:lang w:val="es-CO" w:eastAsia="en-US" w:bidi="ar-SA"/></w:rPr><w:delText>Verificación</w:delText></w:r></w:del></w:p></w:tc></w:tr><w:tr><w:trPr><w:del w:id="622" w:author="Unknown Author" w:date="2026-10-30T04:17:53Z"/><w:cantSplit w:val="true"/></w:trPr><w:tc><w:tcPr><w:tcW w:w="1840" w:type="dxa"/><w:tcBorders></w:tcBorders></w:tcPr><w:p><w:pPr><w:pStyle w:val="Tabla9"/><w:widowControl/><w:jc w:val="left"/><w:rPr><w:kern w:val="0"/><w:szCs w:val="24"/><w:lang w:val="es-CO" w:eastAsia="en-US" w:bidi="ar-SA"/><w:del w:id="624" w:author="Unknown Author" w:date="2026-10-30T04:17:53Z"></w:del></w:rPr></w:pPr><w:del w:id="623" w:author="Unknown Author" w:date="2026-10-30T04:17:53Z"><w:r><w:rPr><w:kern w:val="0"/><w:szCs w:val="24"/><w:lang w:val="es-CO" w:eastAsia="en-US" w:bidi="ar-SA"/></w:rPr><w:delText>Efecto del terremoto</w:delText></w:r></w:del></w:p></w:tc><w:tc><w:tcPr><w:tcW w:w="2760" w:type="dxa"/><w:tcBorders></w:tcBorders></w:tcPr><w:p><w:pPr><w:pStyle w:val="Tabla9"/><w:widowControl/><w:jc w:val="left"/><w:rPr><w:kern w:val="0"/><w:szCs w:val="24"/><w:lang w:val="es-CO" w:eastAsia="en-US" w:bidi="ar-SA"/><w:del w:id="626" w:author="Unknown Author" w:date="2026-10-30T04:17:53Z"></w:del></w:rPr></w:pPr><w:del w:id="625" w:author="Unknown Author" w:date="2026-10-30T04:17:53Z"><w:r><w:rPr><w:kern w:val="0"/><w:szCs w:val="24"/><w:lang w:val="es-CO" w:eastAsia="en-US" w:bidi="ar-SA"/></w:rPr><w:delText>Remoción de escombros en centros urbanos de los tres departamentos</w:delText></w:r></w:del></w:p></w:tc><w:tc><w:tcPr><w:tcW w:w="2593" w:type="dxa"/><w:tcBorders></w:tcBorders></w:tcPr><w:p><w:pPr><w:pStyle w:val="Tabla9"/><w:widowControl/><w:jc w:val="left"/><w:rPr><w:kern w:val="0"/><w:szCs w:val="24"/><w:lang w:val="es-CO" w:eastAsia="en-US" w:bidi="ar-SA"/><w:del w:id="628" w:author="Unknown Author" w:date="2026-10-30T04:17:53Z"></w:del></w:rPr></w:pPr><w:del w:id="627" w:author="Unknown Author" w:date="2026-10-30T04:17:53Z"><w:r><w:rPr><w:kern w:val="0"/><w:szCs w:val="24"/><w:lang w:val="es-CO" w:eastAsia="en-US" w:bidi="ar-SA"/></w:rPr><w:delText>No es una actividad del proyecto; es la condición de partida</w:delText></w:r></w:del></w:p></w:tc><w:tc><w:tcPr><w:tcW w:w="2760" w:type="dxa"/><w:tcBorders></w:tcBorders></w:tcPr><w:p><w:pPr><w:pStyle w:val="Tabla9"/><w:widowControl/><w:jc w:val="left"/><w:rPr><w:kern w:val="0"/><w:szCs w:val="24"/><w:lang w:val="es-CO" w:eastAsia="en-US" w:bidi="ar-SA"/><w:del w:id="630" w:author="Unknown Author" w:date="2026-10-30T04:17:53Z"></w:del></w:rPr></w:pPr><w:del w:id="629" w:author="Unknown Author" w:date="2026-10-30T04:17:53Z"><w:r><w:rPr><w:kern w:val="0"/><w:szCs w:val="24"/><w:lang w:val="es-CO" w:eastAsia="en-US" w:bidi="ar-SA"/></w:rPr><w:delText>Reportes oficiales de afectación (subsección 4.1.4)</w:delText></w:r></w:del></w:p></w:tc></w:tr><w:tr><w:trPr><w:del w:id="631" w:author="Unknown Author" w:date="2026-10-30T04:17:53Z"/><w:cantSplit w:val="true"/></w:trPr><w:tc><w:tcPr><w:tcW w:w="1840" w:type="dxa"/><w:tcBorders></w:tcBorders><w:shd w:color="auto" w:fill="F7F7F7" w:val="clear"/></w:tcPr><w:p><w:pPr><w:pStyle w:val="Tabla9"/><w:widowControl/><w:jc w:val="left"/><w:rPr><w:kern w:val="0"/><w:szCs w:val="24"/><w:lang w:val="es-CO" w:eastAsia="en-US" w:bidi="ar-SA"/><w:del w:id="633" w:author="Unknown Author" w:date="2026-10-30T04:17:53Z"></w:del></w:rPr></w:pPr><w:del w:id="632" w:author="Unknown Author" w:date="2026-10-30T04:17:53Z"><w:r><w:rPr><w:kern w:val="0"/><w:szCs w:val="24"/><w:lang w:val="es-CO" w:eastAsia="en-US" w:bidi="ar-SA"/></w:rPr><w:delText>Consecuencia</w:delText></w:r></w:del></w:p></w:tc><w:tc><w:tcPr><w:tcW w:w="2760" w:type="dxa"/><w:tcBorders></w:tcBorders><w:shd w:color="auto" w:fill="F7F7F7" w:val="clear"/></w:tcPr><w:p><w:pPr><w:pStyle w:val="Tabla9"/><w:widowControl/><w:jc w:val="left"/><w:rPr><w:kern w:val="0"/><w:szCs w:val="24"/><w:lang w:val="es-CO" w:eastAsia="en-US" w:bidi="ar-SA"/><w:del w:id="635" w:author="Unknown Author" w:date="2026-10-30T04:17:53Z"></w:del></w:rPr></w:pPr><w:del w:id="634" w:author="Unknown Author" w:date="2026-10-30T04:17:53Z"><w:r><w:rPr><w:kern w:val="0"/><w:szCs w:val="24"/><w:lang w:val="es-CO" w:eastAsia="en-US" w:bidi="ar-SA"/></w:rPr><w:delText>Exposición a material particulado resuspendido sin mediciones de error conocido</w:delText></w:r></w:del></w:p></w:tc><w:tc><w:tcPr><w:tcW w:w="2593" w:type="dxa"/><w:tcBorders></w:tcBorders><w:shd w:color="auto" w:fill="F7F7F7" w:val="clear"/></w:tcPr><w:p><w:pPr><w:pStyle w:val="Tabla9"/><w:widowControl/><w:jc w:val="left"/><w:rPr><w:kern w:val="0"/><w:szCs w:val="24"/><w:lang w:val="es-CO" w:eastAsia="en-US" w:bidi="ar-SA"/><w:del w:id="637" w:author="Unknown Author" w:date="2026-10-30T04:17:53Z"></w:del></w:rPr></w:pPr><w:del w:id="636" w:author="Unknown Author" w:date="2026-10-30T04:17:53Z"><w:r><w:rPr><w:kern w:val="0"/><w:szCs w:val="24"/><w:lang w:val="es-CO" w:eastAsia="en-US" w:bidi="ar-SA"/></w:rPr><w:delText>Selección de los sitios de remoción en los 12 municipios registrados (actividad 1.1)</w:delText></w:r></w:del></w:p></w:tc><w:tc><w:tcPr><w:tcW w:w="2760" w:type="dxa"/><w:tcBorders></w:tcBorders><w:shd w:color="auto" w:fill="F7F7F7" w:val="clear"/></w:tcPr><w:p><w:pPr><w:pStyle w:val="Tabla9"/><w:widowControl/><w:jc w:val="left"/><w:rPr><w:kern w:val="0"/><w:szCs w:val="24"/><w:lang w:val="es-CO" w:eastAsia="en-US" w:bidi="ar-SA"/><w:del w:id="639" w:author="Unknown Author" w:date="2026-10-30T04:17:53Z"></w:del></w:rPr></w:pPr><w:del w:id="638" w:author="Unknown Author" w:date="2026-10-30T04:17:53Z"><w:r><w:rPr><w:kern w:val="0"/><w:szCs w:val="24"/><w:lang w:val="es-CO" w:eastAsia="en-US" w:bidi="ar-SA"/></w:rPr><w:delText>Informe de sitios y línea base de error del tramo 1</w:delText></w:r></w:del></w:p></w:tc></w:tr><w:tr><w:trPr><w:del w:id="640" w:author="Unknown Author" w:date="2026-10-30T04:17:53Z"/><w:cantSplit w:val="true"/></w:trPr><w:tc><w:tcPr><w:tcW w:w="1840" w:type="dxa"/><w:tcBorders></w:tcBorders></w:tcPr><w:p><w:pPr><w:pStyle w:val="Tabla9"/><w:widowControl/><w:jc w:val="left"/><w:rPr><w:kern w:val="0"/><w:szCs w:val="24"/><w:lang w:val="es-CO" w:eastAsia="en-US" w:bidi="ar-SA"/><w:del w:id="642" w:author="Unknown Author" w:date="2026-10-30T04:17:53Z"></w:del></w:rPr></w:pPr><w:del w:id="641" w:author="Unknown Author" w:date="2026-10-30T04:17:53Z"><w:r><w:rPr><w:kern w:val="0"/><w:szCs w:val="24"/><w:lang w:val="es-CO" w:eastAsia="en-US" w:bidi="ar-SA"/></w:rPr><w:delText>Brecha de CTeI</w:delText></w:r></w:del></w:p></w:tc><w:tc><w:tcPr><w:tcW w:w="2760" w:type="dxa"/><w:tcBorders></w:tcBorders></w:tcPr><w:p><w:pPr><w:pStyle w:val="Tabla9"/><w:widowControl/><w:jc w:val="left"/><w:rPr><w:kern w:val="0"/><w:szCs w:val="24"/><w:lang w:val="es-CO" w:eastAsia="en-US" w:bidi="ar-SA"/><w:del w:id="644" w:author="Unknown Author" w:date="2026-10-30T04:17:53Z"></w:del></w:rPr></w:pPr><w:del w:id="643" w:author="Unknown Author" w:date="2026-10-30T04:17:53Z"><w:r><w:rPr><w:kern w:val="0"/><w:szCs w:val="24"/><w:lang w:val="es-CO" w:eastAsia="en-US" w:bidi="ar-SA"/></w:rPr><w:delText>Sin referencia colocalizada, sin corrección local, sin protocolo de alerta en uso y sin estimación previa de la exposición en demoliciones</w:delText></w:r></w:del></w:p></w:tc><w:tc><w:tcPr><w:tcW w:w="2593" w:type="dxa"/><w:tcBorders></w:tcBorders></w:tcPr><w:p><w:pPr><w:pStyle w:val="Tabla9"/><w:widowControl/><w:jc w:val="left"/><w:rPr><w:kern w:val="0"/><w:szCs w:val="24"/><w:lang w:val="es-CO" w:eastAsia="en-US" w:bidi="ar-SA"/><w:del w:id="646" w:author="Unknown Author" w:date="2026-10-30T04:17:53Z"></w:del></w:rPr></w:pPr><w:del w:id="645" w:author="Unknown Author" w:date="2026-10-30T04:17:53Z"><w:r><w:rPr><w:kern w:val="0"/><w:szCs w:val="24"/><w:lang w:val="es-CO" w:eastAsia="en-US" w:bidi="ar-SA"/></w:rPr><w:delText>Modelo de corrección validado, red de 100 nodos con 10 gateways y gemelo predictivo de demolición validado (actividades 1.2 a 1.7 y 2.1 a 2.7)</w:delText></w:r></w:del></w:p></w:tc><w:tc><w:tcPr><w:tcW w:w="2760" w:type="dxa"/><w:tcBorders></w:tcBorders></w:tcPr><w:p><w:pPr><w:pStyle w:val="Tabla9"/><w:widowControl/><w:jc w:val="left"/><w:rPr><w:kern w:val="0"/><w:szCs w:val="24"/><w:lang w:val="es-CO" w:eastAsia="en-US" w:bidi="ar-SA"/><w:del w:id="648" w:author="Unknown Author" w:date="2026-10-30T04:17:53Z"></w:del></w:rPr></w:pPr><w:del w:id="647" w:author="Unknown Author" w:date="2026-10-30T04:17:53Z"><w:r><w:rPr><w:kern w:val="0"/><w:szCs w:val="24"/><w:lang w:val="es-CO" w:eastAsia="en-US" w:bidi="ar-SA"/></w:rPr><w:delText>R² ≥ 0,70 y NRMSE ≤ 30 % frente a la referencia en los tres departamentos; FAC2 ≥ 0,5 y sesgo fraccional absoluto ≤ 0,3 del gemelo en seis eventos</w:delText></w:r></w:del></w:p></w:tc></w:tr><w:tr><w:trPr><w:del w:id="649" w:author="Unknown Author" w:date="2026-10-30T04:17:53Z"/><w:cantSplit w:val="true"/></w:trPr><w:tc><w:tcPr><w:tcW w:w="1840" w:type="dxa"/><w:tcBorders></w:tcBorders><w:shd w:color="auto" w:fill="F7F7F7" w:val="clear"/></w:tcPr><w:p><w:pPr><w:pStyle w:val="Tabla9"/><w:widowControl/><w:jc w:val="left"/><w:rPr><w:kern w:val="0"/><w:szCs w:val="24"/><w:lang w:val="es-CO" w:eastAsia="en-US" w:bidi="ar-SA"/><w:del w:id="651" w:author="Unknown Author" w:date="2026-10-30T04:17:53Z"></w:del></w:rPr></w:pPr><w:del w:id="650" w:author="Unknown Author" w:date="2026-10-30T04:17:53Z"><w:r><w:rPr><w:kern w:val="0"/><w:szCs w:val="24"/><w:lang w:val="es-CO" w:eastAsia="en-US" w:bidi="ar-SA"/></w:rPr><w:delText>Solución</w:delText></w:r></w:del></w:p></w:tc><w:tc><w:tcPr><w:tcW w:w="2760" w:type="dxa"/><w:tcBorders></w:tcBorders><w:shd w:color="auto" w:fill="F7F7F7" w:val="clear"/></w:tcPr><w:p><w:pPr><w:pStyle w:val="Tabla9"/><w:widowControl/><w:jc w:val="left"/><w:rPr><w:kern w:val="0"/><w:szCs w:val="24"/><w:lang w:val="es-CO" w:eastAsia="en-US" w:bidi="ar-SA"/><w:del w:id="653" w:author="Unknown Author" w:date="2026-10-30T04:17:53Z"></w:del></w:rPr></w:pPr><w:del w:id="652" w:author="Unknown Author" w:date="2026-10-30T04:17:53Z"><w:r><w:rPr><w:kern w:val="0"/><w:szCs w:val="24"/><w:lang w:val="es-CO" w:eastAsia="en-US" w:bidi="ar-SA"/></w:rPr><w:delText>Medición verificada, disponibilidad de la red, estimación previa de la exposición y custodia</w:delText></w:r></w:del></w:p></w:tc><w:tc><w:tcPr><w:tcW w:w="2593" w:type="dxa"/><w:tcBorders></w:tcBorders><w:shd w:color="auto" w:fill="F7F7F7" w:val="clear"/></w:tcPr><w:p><w:pPr><w:pStyle w:val="Tabla9"/><w:widowControl/><w:jc w:val="left"/><w:rPr><w:kern w:val="0"/><w:szCs w:val="24"/><w:lang w:val="es-CO" w:eastAsia="en-US" w:bidi="ar-SA"/><w:del w:id="655" w:author="Unknown Author" w:date="2026-10-30T04:17:53Z"></w:del></w:rPr></w:pPr><w:del w:id="654" w:author="Unknown Author" w:date="2026-10-30T04:17:53Z"><w:r><w:rPr><w:kern w:val="0"/><w:szCs w:val="24"/><w:lang w:val="es-CO" w:eastAsia="en-US" w:bidi="ar-SA"/></w:rPr><w:delText>Protocolo de alerta, tablero, protocolo de evaluación previa de demolición, formación y convenios de custodia (actividades 3.1 a 3.5)</w:delText></w:r></w:del></w:p></w:tc><w:tc><w:tcPr><w:tcW w:w="2760" w:type="dxa"/><w:tcBorders></w:tcBorders><w:shd w:color="auto" w:fill="F7F7F7" w:val="clear"/></w:tcPr><w:p><w:pPr><w:pStyle w:val="Tabla9"/><w:widowControl/><w:jc w:val="left"/><w:rPr><w:kern w:val="0"/><w:szCs w:val="24"/><w:lang w:val="es-CO" w:eastAsia="en-US" w:bidi="ar-SA"/><w:del w:id="657" w:author="Unknown Author" w:date="2026-10-30T04:17:53Z"></w:del></w:rPr></w:pPr><w:del w:id="656" w:author="Unknown Author" w:date="2026-10-30T04:17:53Z"><w:r><w:rPr><w:kern w:val="0"/><w:szCs w:val="24"/><w:lang w:val="es-CO" w:eastAsia="en-US" w:bidi="ar-SA"/></w:rPr><w:delText>Actas de uso del comité, protocolo de evaluación previa adoptado y convenios de custodia firmados</w:delText></w:r></w:del></w:p></w:tc></w:tr><w:tr><w:trPr><w:del w:id="658" w:author="Unknown Author" w:date="2026-10-30T04:17:53Z"/><w:cantSplit w:val="true"/></w:trPr><w:tc><w:tcPr><w:tcW w:w="1840" w:type="dxa"/><w:tcBorders><w:bottom w:val="single" w:sz="12" w:space="0" w:color="2A3439"/></w:tcBorders></w:tcPr><w:p><w:pPr><w:pStyle w:val="Tabla9"/><w:keepNext w:val="true"/><w:widowControl/><w:jc w:val="left"/><w:rPr><w:kern w:val="0"/><w:szCs w:val="24"/><w:lang w:val="es-CO" w:eastAsia="en-US" w:bidi="ar-SA"/><w:del w:id="660" w:author="Unknown Author" w:date="2026-10-30T04:17:53Z"></w:del></w:rPr></w:pPr><w:del w:id="659" w:author="Unknown Author" w:date="2026-10-30T04:17:53Z"><w:r><w:rPr><w:kern w:val="0"/><w:szCs w:val="24"/><w:lang w:val="es-CO" w:eastAsia="en-US" w:bidi="ar-SA"/></w:rPr><w:delText>Resultado</w:delText></w:r></w:del></w:p></w:tc><w:tc><w:tcPr><w:tcW w:w="2760" w:type="dxa"/><w:tcBorders><w:bottom w:val="single" w:sz="12" w:space="0" w:color="2A3439"/></w:tcBorders></w:tcPr><w:p><w:pPr><w:pStyle w:val="Tabla9"/><w:keepNext w:val="true"/><w:widowControl/><w:jc w:val="left"/><w:rPr><w:kern w:val="0"/><w:szCs w:val="24"/><w:lang w:val="es-CO" w:eastAsia="en-US" w:bidi="ar-SA"/><w:del w:id="662" w:author="Unknown Author" w:date="2026-10-30T04:17:53Z"></w:del></w:rPr></w:pPr><w:del w:id="661" w:author="Unknown Author" w:date="2026-10-30T04:17:53Z"><w:r><w:rPr><w:kern w:val="0"/><w:szCs w:val="24"/><w:lang w:val="es-CO" w:eastAsia="en-US" w:bidi="ar-SA"/></w:rPr><w:delText>Decisiones de alerta y protección con datos de error conocido y con estimación previa de la exposición</w:delText></w:r></w:del></w:p></w:tc><w:tc><w:tcPr><w:tcW w:w="2593" w:type="dxa"/><w:tcBorders><w:bottom w:val="single" w:sz="12" w:space="0" w:color="2A3439"/></w:tcBorders></w:tcPr><w:p><w:pPr><w:pStyle w:val="Tabla9"/><w:keepNext w:val="true"/><w:widowControl/><w:jc w:val="left"/><w:rPr><w:kern w:val="0"/><w:szCs w:val="24"/><w:lang w:val="es-CO" w:eastAsia="en-US" w:bidi="ar-SA"/><w:del w:id="664" w:author="Unknown Author" w:date="2026-10-30T04:17:53Z"></w:del></w:rPr></w:pPr><w:del w:id="663" w:author="Unknown Author" w:date="2026-10-30T04:17:53Z"><w:r><w:rPr><w:kern w:val="0"/><w:szCs w:val="24"/><w:lang w:val="es-CO" w:eastAsia="en-US" w:bidi="ar-SA"/></w:rPr><w:delText>Uso del tablero en al menos 75 % de los 15 comités al mes 24 y 12 evaluaciones previas de demolición entregadas</w:delText></w:r></w:del></w:p></w:tc><w:tc><w:tcPr><w:tcW w:w="2760" w:type="dxa"/><w:tcBorders><w:bottom w:val="single" w:sz="12" w:space="0" w:color="2A3439"/></w:tcBorders></w:tcPr><w:p><w:pPr><w:pStyle w:val="Tabla9"/><w:keepNext w:val="true"/><w:widowControl/><w:jc w:val="left"/><w:rPr><w:kern w:val="0"/><w:szCs w:val="24"/><w:lang w:val="es-CO" w:eastAsia="en-US" w:bidi="ar-SA"/><w:del w:id="666" w:author="Unknown Author" w:date="2026-10-30T04:17:53Z"></w:del></w:rPr></w:pPr><w:del w:id="665" w:author="Unknown Author" w:date="2026-10-30T04:17:53Z"><w:r><w:rPr><w:kern w:val="0"/><w:szCs w:val="24"/><w:lang w:val="es-CO" w:eastAsia="en-US" w:bidi="ar-SA"/></w:rPr><w:delText>Registro de decisiones, informes de evaluación previa y evaluación externa</w:delText></w:r></w:del></w:p></w:tc></w:tr></w:tbl><w:p><w:pPr><w:pStyle w:val="TablaNota"/><w:rPr></w:rPr></w:pPr><w:r><w:rPr><w:i/><w:iCs/></w:rPr><w:t>Nota.</w:t></w:r><w:r><w:rPr></w:rPr><w:t xml:space="preserve"> Elaboración propia con la formulación del proyecto. Las actividades se numeran como en las secciones 14 y 21.</w:t></w:r></w:p><w:p><w:pPr><w:pStyle w:val="FiguraRotulo"/><w:rPr></w:rPr></w:pPr><w:bookmarkStart w:id="14" w:name="rot_Figura_4_1"/><w:r><w:rPr><w:b/><w:bCs/></w:rPr><w:t>Figura 4.1</w:t></w:r><w:bookmarkEnd w:id="14"/></w:p><w:p><w:pPr><w:pStyle w:val="FiguraTitulo"/><w:rPr></w:rPr></w:pPr><w:r><w:rPr><w:i/><w:iCs/></w:rPr><w:t>La emergencia genera una brecha de medición que el proyecto cierra con productos verificables</w:t></w:r></w:p><w:p><w:pPr><w:pStyle w:val="BodyText"/><w:rPr></w:rPr></w:pPr><w:r><w:rPr></w:rPr><w:drawing><wp:inline distT="0" distB="0" distL="0" distR="0"><wp:extent cx="5579745" cy="3505835"/><wp:effectExtent l="0" t="0" r="0" b="0"/><wp:docPr id="3" name="Image3"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3" name="Image3" descr=""></pic:cNvPr><pic:cNvPicPr><a:picLocks noChangeAspect="1" noChangeArrowheads="1"/></pic:cNvPicPr></pic:nvPicPr><pic:blipFill><a:blip r:embed="rId4"></a:blip><a:stretch><a:fillRect/></a:stretch></pic:blipFill><pic:spPr bwMode="auto"><a:xfrm><a:off x="0" y="0"/><a:ext cx="5579745" cy="3505835"/></a:xfrm><a:prstGeom prst="rect"><a:avLst/></a:prstGeom></pic:spPr></pic:pic></a:graphicData></a:graphic></wp:inline></w:drawing></w:r></w:p><w:p><w:pPr><w:pStyle w:val="FiguraNota"/><w:rPr></w:rPr></w:pPr><w:r><w:rPr><w:i/><w:iCs/></w:rPr><w:t>Nota.</w:t></w:r><w:r><w:rPr></w:rPr><w:t xml:space="preserve"> Elaboración propia con la formulación del proyecto y el Decreto 1261 de 2026. Software: Python 3 y matplotlib.</w:t></w:r><w:bookmarkEnd w:id="12"/></w:p><w:p><w:pPr><w:pStyle w:val="Heading3"/><w:rPr></w:rPr></w:pPr><w:bookmarkStart w:id="15" w:name="X99c304700a8d47d43230c977f9032cceee2e837"/><w:r><w:rPr></w:rPr><w:t>4.1.4 Evidencias oficiales de afectación que se adjuntan</w:t></w:r></w:p><w:p><w:pPr><w:pStyle w:val="FirstParagraph"/><w:rPr></w:rPr></w:pPr><w:r><w:rPr></w:rPr><w:t>Los TdR exigen sustentar la afectación en reportes oficiales de afectación, diagnósticos técnicos sectoriales u otros documentos oficiales. Los archivos de formulación no incluyen esos reportes. El proyecto los lista para adjuntarlos al radicar y no los sustituye con estimaciones. Los reportes de la Unidad Nacional para la Gestión del Riesgo de Desastres (UNGRD) sobre el terremoto son documentos oficiales válidos. Sustentan la afectación de un municipio del ámbito de la emergencia (Secretaría Técnica de la Convocatoria 56, 2026). La Tabla 4.3 indica el documento, la entidad que lo expide y el dato que sustenta.</w:t></w:r></w:p><w:p><w:pPr><w:pStyle w:val="TablaRotulo"/><w:rPr></w:rPr></w:pPr><w:bookmarkStart w:id="16" w:name="rot_Tabla_4_3"/><w:r><w:rPr><w:b/><w:bCs/></w:rPr><w:t>Tabla 4.3</w:t></w:r><w:bookmarkEnd w:id="16"/></w:p><w:p><w:pPr><w:pStyle w:val="TablaTitulo"/><w:rPr></w:rPr></w:pPr><w:r><w:rPr><w:i/><w:iCs/></w:rPr><w:t>Evidencias oficiales de afectación por adjuntar</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3483"/><w:gridCol w:w="3069"/><w:gridCol w:w="3402"/></w:tblGrid><w:tr><w:trPr><w:tblHeader w:val="true"/><w:cantSplit w:val="true"/></w:trPr><w:tc><w:tcPr><w:tcW w:w="348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Evidencia</w:t></w:r></w:p></w:tc><w:tc><w:tcPr><w:tcW w:w="306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Entidad que la expide</w:t></w:r></w:p></w:tc><w:tc><w:tcPr><w:tcW w:w="340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Dato que sustenta</w:t></w:r></w:p></w:tc></w:tr><w:tr><w:trPr><w:cantSplit w:val="true"/></w:trPr><w:tc><w:tcPr><w:tcW w:w="3483" w:type="dxa"/><w:tcBorders></w:tcBorders></w:tcPr><w:p><w:pPr><w:pStyle w:val="Tabla9"/><w:widowControl/><w:jc w:val="left"/><w:rPr><w:kern w:val="0"/><w:szCs w:val="24"/><w:lang w:val="es-CO" w:eastAsia="en-US" w:bidi="ar-SA"/></w:rPr></w:pPr><w:r><w:rPr><w:kern w:val="0"/><w:szCs w:val="24"/><w:lang w:val="es-CO" w:eastAsia="en-US" w:bidi="ar-SA"/></w:rPr><w:t>Decreto 1261 de 2026, modificado por el Decreto 1348 de 2026</w:t></w:r></w:p></w:tc><w:tc><w:tcPr><w:tcW w:w="3069" w:type="dxa"/><w:tcBorders></w:tcBorders></w:tcPr><w:p><w:pPr><w:pStyle w:val="Tabla9"/><w:widowControl/><w:jc w:val="left"/><w:rPr><w:kern w:val="0"/><w:szCs w:val="24"/><w:lang w:val="es-CO" w:eastAsia="en-US" w:bidi="ar-SA"/></w:rPr></w:pPr><w:r><w:rPr><w:kern w:val="0"/><w:szCs w:val="24"/><w:lang w:val="es-CO" w:eastAsia="en-US" w:bidi="ar-SA"/></w:rPr><w:t>Gobierno nacional</w:t></w:r></w:p></w:tc><w:tc><w:tcPr><w:tcW w:w="3402" w:type="dxa"/><w:tcBorders></w:tcBorders></w:tcPr><w:p><w:pPr><w:pStyle w:val="Tabla9"/><w:widowControl/><w:jc w:val="left"/><w:rPr><w:kern w:val="0"/><w:szCs w:val="24"/><w:lang w:val="es-CO" w:eastAsia="en-US" w:bidi="ar-SA"/></w:rPr></w:pPr><w:r><w:rPr><w:kern w:val="0"/><w:szCs w:val="24"/><w:lang w:val="es-CO" w:eastAsia="en-US" w:bidi="ar-SA"/></w:rPr><w:t>Declaratoria de emergencia y departamentos afectados</w:t></w:r></w:p></w:tc></w:tr><w:tr><w:trPr><w:cantSplit w:val="true"/></w:trPr><w:tc><w:tcPr><w:tcW w:w="3483" w:type="dxa"/><w:tcBorders></w:tcBorders><w:shd w:color="auto" w:fill="F7F7F7" w:val="clear"/></w:tcPr><w:p><w:pPr><w:pStyle w:val="Tabla9"/><w:widowControl/><w:jc w:val="left"/><w:rPr><w:kern w:val="0"/><w:szCs w:val="24"/><w:lang w:val="es-CO" w:eastAsia="en-US" w:bidi="ar-SA"/></w:rPr></w:pPr><w:r><w:rPr><w:kern w:val="0"/><w:szCs w:val="24"/><w:lang w:val="es-CO" w:eastAsia="en-US" w:bidi="ar-SA"/></w:rPr><w:t>Decreto 1171 de 2026</w:t></w:r></w:p></w:tc><w:tc><w:tcPr><w:tcW w:w="3069" w:type="dxa"/><w:tcBorders></w:tcBorders><w:shd w:color="auto" w:fill="F7F7F7" w:val="clear"/></w:tcPr><w:p><w:pPr><w:pStyle w:val="Tabla9"/><w:widowControl/><w:jc w:val="left"/><w:rPr><w:kern w:val="0"/><w:szCs w:val="24"/><w:lang w:val="es-CO" w:eastAsia="en-US" w:bidi="ar-SA"/></w:rPr></w:pPr><w:r><w:rPr><w:kern w:val="0"/><w:szCs w:val="24"/><w:lang w:val="es-CO" w:eastAsia="en-US" w:bidi="ar-SA"/></w:rPr><w:t>Gobierno nacional</w:t></w:r></w:p></w:tc><w:tc><w:tcPr><w:tcW w:w="3402" w:type="dxa"/><w:tcBorders></w:tcBorders><w:shd w:color="auto" w:fill="F7F7F7" w:val="clear"/></w:tcPr><w:p><w:pPr><w:pStyle w:val="Tabla9"/><w:widowControl/><w:jc w:val="left"/><w:rPr><w:kern w:val="0"/><w:szCs w:val="24"/><w:lang w:val="es-CO" w:eastAsia="en-US" w:bidi="ar-SA"/></w:rPr></w:pPr><w:r><w:rPr><w:kern w:val="0"/><w:szCs w:val="24"/><w:lang w:val="es-CO" w:eastAsia="en-US" w:bidi="ar-SA"/></w:rPr><w:t>Declaratoria de la situación de desastre de carácter nacional; sustenta el numeral 10.20 en los municipios que comprende</w:t></w:r></w:p></w:tc></w:tr><w:tr><w:trPr><w:cantSplit w:val="true"/></w:trPr><w:tc><w:tcPr><w:tcW w:w="3483" w:type="dxa"/><w:tcBorders></w:tcBorders></w:tcPr><w:p><w:pPr><w:pStyle w:val="Tabla9"/><w:widowControl/><w:jc w:val="left"/><w:rPr><w:kern w:val="0"/><w:szCs w:val="24"/><w:lang w:val="es-CO" w:eastAsia="en-US" w:bidi="ar-SA"/></w:rPr></w:pPr><w:r><w:rPr><w:kern w:val="0"/><w:szCs w:val="24"/><w:lang w:val="es-CO" w:eastAsia="en-US" w:bidi="ar-SA"/></w:rPr><w:t>Reporte oficial de afectación del terremoto en los municipios de intervención</w:t></w:r></w:p></w:tc><w:tc><w:tcPr><w:tcW w:w="3069" w:type="dxa"/><w:tcBorders></w:tcBorders></w:tcPr><w:p><w:pPr><w:pStyle w:val="Tabla9"/><w:widowControl/><w:jc w:val="left"/><w:rPr><w:kern w:val="0"/><w:szCs w:val="24"/><w:lang w:val="es-CO" w:eastAsia="en-US" w:bidi="ar-SA"/></w:rPr></w:pPr><w:r><w:rPr><w:color w:val="00B050"/><w:kern w:val="0"/><w:szCs w:val="24"/><w:lang w:val="es-CO" w:eastAsia="en-US" w:bidi="ar-SA"/></w:rPr><w:t>[Diligenciar: entidad de gestión del riesgo que lo expide]</w:t></w:r></w:p></w:tc><w:tc><w:tcPr><w:tcW w:w="3402" w:type="dxa"/><w:tcBorders></w:tcBorders></w:tcPr><w:p><w:pPr><w:pStyle w:val="Tabla9"/><w:widowControl/><w:jc w:val="left"/><w:rPr><w:kern w:val="0"/><w:szCs w:val="24"/><w:lang w:val="es-CO" w:eastAsia="en-US" w:bidi="ar-SA"/></w:rPr></w:pPr><w:r><w:rPr><w:kern w:val="0"/><w:szCs w:val="24"/><w:lang w:val="es-CO" w:eastAsia="en-US" w:bidi="ar-SA"/></w:rPr><w:t>Viviendas y edificaciones colapsadas o demolidas y volumen de escombros por municipio</w:t></w:r></w:p></w:tc></w:tr><w:tr><w:trPr><w:cantSplit w:val="true"/></w:trPr><w:tc><w:tcPr><w:tcW w:w="3483" w:type="dxa"/><w:tcBorders></w:tcBorders><w:shd w:color="auto" w:fill="F7F7F7" w:val="clear"/></w:tcPr><w:p><w:pPr><w:pStyle w:val="Tabla9"/><w:widowControl/><w:jc w:val="left"/><w:rPr><w:kern w:val="0"/><w:szCs w:val="24"/><w:lang w:val="es-CO" w:eastAsia="en-US" w:bidi="ar-SA"/></w:rPr></w:pPr><w:r><w:rPr><w:kern w:val="0"/><w:szCs w:val="24"/><w:lang w:val="es-CO" w:eastAsia="en-US" w:bidi="ar-SA"/></w:rPr><w:t>Acto departamental o municipal de desastre o calamidad pública, solo para el lugar de ejecución que el Decreto 1171 de 2026 no comprenda</w:t></w:r></w:p></w:tc><w:tc><w:tcPr><w:tcW w:w="3069" w:type="dxa"/><w:tcBorders></w:tcBorders><w:shd w:color="auto" w:fill="F7F7F7" w:val="clear"/></w:tcPr><w:p><w:pPr><w:pStyle w:val="Tabla9"/><w:widowControl/><w:jc w:val="left"/><w:rPr><w:kern w:val="0"/><w:szCs w:val="24"/><w:lang w:val="es-CO" w:eastAsia="en-US" w:bidi="ar-SA"/></w:rPr></w:pPr><w:r><w:rPr><w:color w:val="00B050"/><w:kern w:val="0"/><w:szCs w:val="24"/><w:lang w:val="es-CO" w:eastAsia="en-US" w:bidi="ar-SA"/></w:rPr><w:t>[Diligenciar: gobernación o alcaldía]</w:t></w:r></w:p></w:tc><w:tc><w:tcPr><w:tcW w:w="3402" w:type="dxa"/><w:tcBorders></w:tcBorders><w:shd w:color="auto" w:fill="F7F7F7" w:val="clear"/></w:tcPr><w:p><w:pPr><w:pStyle w:val="Tabla9"/><w:widowControl/><w:jc w:val="left"/><w:rPr><w:kern w:val="0"/><w:szCs w:val="24"/><w:lang w:val="es-CO" w:eastAsia="en-US" w:bidi="ar-SA"/></w:rPr></w:pPr><w:r><w:rPr><w:kern w:val="0"/><w:szCs w:val="24"/><w:lang w:val="es-CO" w:eastAsia="en-US" w:bidi="ar-SA"/></w:rPr><w:t>Declaratoria vigente en ese lugar de ejecución (numeral 10.20 de los TdR)</w:t></w:r></w:p></w:tc></w:tr><w:tr><w:trPr><w:cantSplit w:val="true"/></w:trPr><w:tc><w:tcPr><w:tcW w:w="3483" w:type="dxa"/><w:tcBorders></w:tcBorders></w:tcPr><w:p><w:pPr><w:pStyle w:val="Tabla9"/><w:widowControl/><w:jc w:val="left"/><w:rPr><w:kern w:val="0"/><w:szCs w:val="24"/><w:lang w:val="es-CO" w:eastAsia="en-US" w:bidi="ar-SA"/></w:rPr></w:pPr><w:r><w:rPr><w:kern w:val="0"/><w:szCs w:val="24"/><w:lang w:val="es-CO" w:eastAsia="en-US" w:bidi="ar-SA"/></w:rPr><w:t>Listado de demoliciones programadas por las entidades territoriales</w:t></w:r></w:p></w:tc><w:tc><w:tcPr><w:tcW w:w="3069" w:type="dxa"/><w:tcBorders></w:tcBorders></w:tcPr><w:p><w:pPr><w:pStyle w:val="Tabla9"/><w:widowControl/><w:jc w:val="left"/><w:rPr><w:kern w:val="0"/><w:szCs w:val="24"/><w:lang w:val="es-CO" w:eastAsia="en-US" w:bidi="ar-SA"/></w:rPr></w:pPr><w:r><w:rPr><w:color w:val="00B050"/><w:kern w:val="0"/><w:szCs w:val="24"/><w:lang w:val="es-CO" w:eastAsia="en-US" w:bidi="ar-SA"/></w:rPr><w:t>[Diligenciar: gobernación o alcaldía que lo expide]</w:t></w:r></w:p></w:tc><w:tc><w:tcPr><w:tcW w:w="3402" w:type="dxa"/><w:tcBorders></w:tcBorders></w:tcPr><w:p><w:pPr><w:pStyle w:val="Tabla9"/><w:widowControl/><w:jc w:val="left"/><w:rPr><w:kern w:val="0"/><w:szCs w:val="24"/><w:lang w:val="es-CO" w:eastAsia="en-US" w:bidi="ar-SA"/></w:rPr></w:pPr><w:r><w:rPr><w:kern w:val="0"/><w:szCs w:val="24"/><w:lang w:val="es-CO" w:eastAsia="en-US" w:bidi="ar-SA"/></w:rPr><w:t>Eventos disponibles para validar el gemelo predictivo y sitios donde aplicar la evaluación previa</w:t></w:r></w:p></w:tc></w:tr><w:tr><w:trPr><w:cantSplit w:val="true"/></w:trPr><w:tc><w:tcPr><w:tcW w:w="3483" w:type="dxa"/><w:tcBorders></w:tcBorders><w:shd w:color="auto" w:fill="F7F7F7" w:val="clear"/></w:tcPr><w:p><w:pPr><w:pStyle w:val="Tabla9"/><w:widowControl/><w:jc w:val="left"/><w:rPr><w:kern w:val="0"/><w:szCs w:val="24"/><w:lang w:val="es-CO" w:eastAsia="en-US" w:bidi="ar-SA"/></w:rPr></w:pPr><w:r><w:rPr><w:kern w:val="0"/><w:szCs w:val="24"/><w:lang w:val="es-CO" w:eastAsia="en-US" w:bidi="ar-SA"/></w:rPr><w:t>Diagnóstico técnico sectorial de la remoción de escombros</w:t></w:r></w:p></w:tc><w:tc><w:tcPr><w:tcW w:w="3069" w:type="dxa"/><w:tcBorders></w:tcBorders><w:shd w:color="auto" w:fill="F7F7F7" w:val="clear"/></w:tcPr><w:p><w:pPr><w:pStyle w:val="Tabla9"/><w:widowControl/><w:jc w:val="left"/><w:rPr><w:kern w:val="0"/><w:szCs w:val="24"/><w:lang w:val="es-CO" w:eastAsia="en-US" w:bidi="ar-SA"/></w:rPr></w:pPr><w:r><w:rPr><w:color w:val="00B050"/><w:kern w:val="0"/><w:szCs w:val="24"/><w:lang w:val="es-CO" w:eastAsia="en-US" w:bidi="ar-SA"/></w:rPr><w:t>[Diligenciar: autoridad ambiental o entidad sectorial]</w:t></w:r></w:p></w:tc><w:tc><w:tcPr><w:tcW w:w="3402" w:type="dxa"/><w:tcBorders></w:tcBorders><w:shd w:color="auto" w:fill="F7F7F7" w:val="clear"/></w:tcPr><w:p><w:pPr><w:pStyle w:val="Tabla9"/><w:widowControl/><w:jc w:val="left"/><w:rPr><w:kern w:val="0"/><w:szCs w:val="24"/><w:lang w:val="es-CO" w:eastAsia="en-US" w:bidi="ar-SA"/></w:rPr></w:pPr><w:r><w:rPr><w:kern w:val="0"/><w:szCs w:val="24"/><w:lang w:val="es-CO" w:eastAsia="en-US" w:bidi="ar-SA"/></w:rPr><w:t>Sitios de remoción y disposición, y calidad del aire en ellos</w:t></w:r></w:p></w:tc></w:tr><w:tr><w:trPr><w:cantSplit w:val="true"/></w:trPr><w:tc><w:tcPr><w:tcW w:w="3483" w:type="dxa"/><w:tcBorders><w:bottom w:val="single" w:sz="12" w:space="0" w:color="2A3439"/></w:tcBorders></w:tcPr><w:p><w:pPr><w:pStyle w:val="Tabla9"/><w:keepNext w:val="true"/><w:widowControl/><w:jc w:val="left"/><w:rPr><w:kern w:val="0"/><w:szCs w:val="24"/><w:lang w:val="es-CO" w:eastAsia="en-US" w:bidi="ar-SA"/></w:rPr></w:pPr><w:r><w:rPr><w:kern w:val="0"/><w:szCs w:val="24"/><w:lang w:val="es-CO" w:eastAsia="en-US" w:bidi="ar-SA"/></w:rPr><w:t>Certificado del representante legal de quien suscribió el plan de acción específico para la rehabilitación y reconstrucción</w:t></w:r></w:p></w:tc><w:tc><w:tcPr><w:tcW w:w="3069" w:type="dxa"/><w:tcBorders><w:bottom w:val="single" w:sz="12" w:space="0" w:color="2A3439"/></w:tcBorders></w:tcPr><w:p><w:pPr><w:pStyle w:val="Tabla9"/><w:keepNext w:val="true"/><w:widowControl/><w:jc w:val="left"/><w:rPr><w:kern w:val="0"/><w:szCs w:val="24"/><w:lang w:val="es-CO" w:eastAsia="en-US" w:bidi="ar-SA"/></w:rPr></w:pPr><w:r><w:rPr><w:color w:val="00B050"/><w:kern w:val="0"/><w:szCs w:val="24"/><w:lang w:val="es-CO" w:eastAsia="en-US" w:bidi="ar-SA"/></w:rPr><w:t>[Diligenciar: gobernación o alcaldía que suscribió el plan de acción]</w:t></w:r></w:p></w:tc><w:tc><w:tcPr><w:tcW w:w="3402" w:type="dxa"/><w:tcBorders><w:bottom w:val="single" w:sz="12" w:space="0" w:color="2A3439"/></w:tcBorders></w:tcPr><w:p><w:pPr><w:pStyle w:val="Tabla9"/><w:keepNext w:val="true"/><w:widowControl/><w:jc w:val="left"/><w:rPr><w:kern w:val="0"/><w:szCs w:val="24"/><w:lang w:val="es-CO" w:eastAsia="en-US" w:bidi="ar-SA"/></w:rPr></w:pPr><w:r><w:rPr><w:kern w:val="0"/><w:szCs w:val="24"/><w:lang w:val="es-CO" w:eastAsia="en-US" w:bidi="ar-SA"/></w:rPr><w:t>Concordancia del proyecto con el plan y acciones para no reactivar el riesgo preexistente (numeral 10.21 de los TdR)</w:t></w:r></w:p></w:tc></w:tr></w:tbl><w:p><w:pPr><w:pStyle w:val="TablaNota"/><w:rPr></w:rPr></w:pPr><w:r><w:rPr><w:i/><w:iCs/></w:rPr><w:t>Nota.</w:t></w:r><w:r><w:rPr></w:rPr><w:t xml:space="preserve"> Elaboración propia con los numerales 4, 10.20 y 10.21 de los términos de referencia y con las respuestas de la Secretaría Técnica de la Convocatoria 56 (2026). Cada soporte se carga en el SIGP como documento independiente. SIGP: Sistema Integrado de Gestión de Proyectos.</w:t></w:r></w:p><w:p><w:pPr><w:pStyle w:val="BodyText"/><w:rPr></w:rPr></w:pPr><w:bookmarkStart w:id="17" w:name="X99c304700a8d47d43230c977f9032cceee2e837"/><w:r><w:rPr></w:rPr><w:t>Con esas evidencias, la relación entre el terremoto, la brecha y la intervención es verificable por el evaluador. El proyecto no atribuye a la emergencia un efecto que los reportes oficiales no respalden. Si un municipio carece de reporte de afectación por remoción de escombros, el proyecto no lo registra como lugar de ejecución. La subsección 4.1.5 fija esa regla.</w:t></w:r><w:bookmarkEnd w:id="17"/></w:p><w:p><w:pPr><w:pStyle w:val="Heading3"/><w:rPr></w:rPr></w:pPr><w:bookmarkStart w:id="18" w:name="cobertura-de-los-lugares-de-ejecución"/><w:r><w:rPr></w:rPr><w:t>4.1.5 Cobertura de los lugares de ejecución</w:t></w:r></w:p><w:p><w:pPr><w:pStyle w:val="FirstParagraph"/><w:rPr></w:rPr></w:pPr><w:r><w:rPr></w:rPr><w:t>Las respuestas de la Secretaría Técnica a las observaciones fijan reglas para los lugares de ejecución (Secretaría Técnica de la Convocatoria 56, 2026). Un lugar de ejecución es un municipio con afectación acreditada con reportes oficiales. Los soportes de los numerales 10.20 y 10.21 deben cubrir todos los lugares que se registren en el SIGP. Se cargan al radicar y no se subsanan. Si falta el soporte de un lugar, el requisito no se cumple y el proyecto no continúa.</w:t></w:r></w:p><w:p><w:pPr><w:pStyle w:val="BodyText"/><w:rPr></w:rPr></w:pPr><w:r><w:rPr></w:rPr><w:t>El proyecto aplica esas reglas. Registra como lugar de ejecución solo el municipio que reúne los soportes de la Tabla 4.4. No agrega ni cambia lugares después del cierre. La actividad 1.1 selecciona los sitios de remoción dentro de los municipios registrados y no los municipios.</w:t></w:r></w:p><w:p><w:pPr><w:pStyle w:val="BodyText"/><w:rPr></w:rPr></w:pPr><w:r><w:rPr></w:rPr><w:t>El Decreto 1171 de 2026 declaró la situación de desastre de carácter nacional. Sirve como soporte del numeral 10.20 en cada municipio que comprende (Secretaría Técnica de la Convocatoria 56, 2026). El numeral 10.21 pide un certificado del representante legal de quien suscribió el plan de acción específico. Un certificado departamental cubre los municipios que el plan departamental incluya de forma expresa. Si un municipio tiene plan propio, lo certifica su alcalde.</w:t></w:r></w:p><w:p><w:pPr><w:pStyle w:val="BodyText"/><w:rPr></w:rPr></w:pPr><w:r><w:rPr></w:rPr><w:t>Cada certificado afirma que el proyecto concuerda con el plan y que integra las acciones para no reactivar el riesgo preexistente. El proyecto aporta esas acciones desde el diseño. No demuele ni construye obras. Instala nodos y gateways en sitios existentes con autorización del propietario. No instala en zonas que la entidad territorial declare de alto riesgo no mitigable. El personal trabaja fuera de la zona de exclusión que fija el responsable de obra, según la sección 25.3.</w:t></w:r></w:p><w:p><w:pPr><w:pStyle w:val="TablaRotulo"/><w:rPr></w:rPr></w:pPr><w:bookmarkStart w:id="19" w:name="rot_Tabla_4_4"/><w:r><w:rPr><w:b/><w:bCs/></w:rPr><w:t>Tabla 4.4</w:t></w:r><w:bookmarkEnd w:id="19"/></w:p><w:p><w:pPr><w:pStyle w:val="TablaTitulo"/><w:rPr></w:rPr></w:pPr><w:r><w:rPr><w:i/><w:iCs/></w:rPr><w:t>Soportes que cada lugar de ejecución reúne al radicar</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157"/><w:gridCol w:w="1160"/><w:gridCol w:w="2322"/><w:gridCol w:w="2240"/><w:gridCol w:w="2075"/></w:tblGrid><w:tr><w:trPr><w:tblHeader w:val="true"/><w:ins w:id="667" w:author="Unknown Author" w:date="2026-10-30T04:17:53Z"/><w:cantSplit w:val="true"/></w:trPr><w:tc><w:tcPr><w:tcW w:w="215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669" w:author="Unknown Author" w:date="2026-10-30T04:17:53Z"></w:ins></w:rPr></w:pPr><w:ins w:id="668" w:author="Unknown Author" w:date="2026-10-30T04:17:53Z"><w:r><w:rPr><w:b/><w:kern w:val="0"/><w:szCs w:val="24"/><w:lang w:val="es-CO" w:eastAsia="en-US" w:bidi="ar-SA"/></w:rPr><w:t>Soporte por lugar de ejecución</w:t></w:r></w:ins></w:p></w:tc><w:tc><w:tcPr><w:tcW w:w="116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671" w:author="Unknown Author" w:date="2026-10-30T04:17:53Z"></w:ins></w:rPr></w:pPr><w:ins w:id="670" w:author="Unknown Author" w:date="2026-10-30T04:17:53Z"><w:r><w:rPr><w:b/><w:kern w:val="0"/><w:szCs w:val="24"/><w:lang w:val="es-CO" w:eastAsia="en-US" w:bidi="ar-SA"/></w:rPr><w:t>Numeral</w:t></w:r></w:ins></w:p></w:tc><w:tc><w:tcPr><w:tcW w:w="232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673" w:author="Unknown Author" w:date="2026-10-30T04:17:53Z"></w:ins></w:rPr></w:pPr><w:ins w:id="672" w:author="Unknown Author" w:date="2026-10-30T04:17:53Z"><w:r><w:rPr><w:b/><w:kern w:val="0"/><w:szCs w:val="24"/><w:lang w:val="es-CO" w:eastAsia="en-US" w:bidi="ar-SA"/></w:rPr><w:t>Entidad que lo expide</w:t></w:r></w:ins></w:p></w:tc><w:tc><w:tcPr><w:tcW w:w="224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675" w:author="Unknown Author" w:date="2026-10-30T04:17:53Z"></w:ins></w:rPr></w:pPr><w:ins w:id="674" w:author="Unknown Author" w:date="2026-10-30T04:17:53Z"><w:r><w:rPr><w:b/><w:kern w:val="0"/><w:szCs w:val="24"/><w:lang w:val="es-CO" w:eastAsia="en-US" w:bidi="ar-SA"/></w:rPr><w:t>Qué acredita</w:t></w:r></w:ins></w:p></w:tc><w:tc><w:tcPr><w:tcW w:w="207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677" w:author="Unknown Author" w:date="2026-10-30T04:17:53Z"></w:ins></w:rPr></w:pPr><w:ins w:id="676" w:author="Unknown Author" w:date="2026-10-30T04:17:53Z"><w:r><w:rPr><w:b/><w:kern w:val="0"/><w:szCs w:val="24"/><w:lang w:val="es-CO" w:eastAsia="en-US" w:bidi="ar-SA"/></w:rPr><w:t>Si falta al radicar</w:t></w:r></w:ins></w:p></w:tc></w:tr><w:tr><w:trPr><w:ins w:id="678" w:author="Unknown Author" w:date="2026-10-30T04:17:53Z"/><w:cantSplit w:val="true"/></w:trPr><w:tc><w:tcPr><w:tcW w:w="2157" w:type="dxa"/><w:tcBorders></w:tcBorders></w:tcPr><w:p><w:pPr><w:pStyle w:val="Tabla9"/><w:widowControl/><w:jc w:val="left"/><w:rPr><w:kern w:val="0"/><w:szCs w:val="24"/><w:lang w:val="es-CO" w:eastAsia="en-US" w:bidi="ar-SA"/><w:ins w:id="680" w:author="Unknown Author" w:date="2026-10-30T04:17:53Z"></w:ins></w:rPr></w:pPr><w:ins w:id="679" w:author="Unknown Author" w:date="2026-10-30T04:17:53Z"><w:r><w:rPr><w:kern w:val="0"/><w:szCs w:val="24"/><w:lang w:val="es-CO" w:eastAsia="en-US" w:bidi="ar-SA"/></w:rPr><w:t>Reporte oficial de afectación del municipio</w:t></w:r></w:ins></w:p></w:tc><w:tc><w:tcPr><w:tcW w:w="1160" w:type="dxa"/><w:tcBorders></w:tcBorders></w:tcPr><w:p><w:pPr><w:pStyle w:val="Tabla9"/><w:widowControl/><w:jc w:val="left"/><w:rPr><w:kern w:val="0"/><w:szCs w:val="24"/><w:lang w:val="es-CO" w:eastAsia="en-US" w:bidi="ar-SA"/><w:ins w:id="682" w:author="Unknown Author" w:date="2026-10-30T04:17:53Z"></w:ins></w:rPr></w:pPr><w:ins w:id="681" w:author="Unknown Author" w:date="2026-10-30T04:17:53Z"><w:r><w:rPr><w:kern w:val="0"/><w:szCs w:val="24"/><w:lang w:val="es-CO" w:eastAsia="en-US" w:bidi="ar-SA"/></w:rPr><w:t>12.1</w:t></w:r></w:ins></w:p></w:tc><w:tc><w:tcPr><w:tcW w:w="2322" w:type="dxa"/><w:tcBorders></w:tcBorders></w:tcPr><w:p><w:pPr><w:pStyle w:val="Tabla9"/><w:widowControl/><w:jc w:val="left"/><w:rPr><w:kern w:val="0"/><w:szCs w:val="24"/><w:lang w:val="es-CO" w:eastAsia="en-US" w:bidi="ar-SA"/><w:ins w:id="684" w:author="Unknown Author" w:date="2026-10-30T04:17:53Z"></w:ins></w:rPr></w:pPr><w:ins w:id="683" w:author="Unknown Author" w:date="2026-10-30T04:17:53Z"><w:r><w:rPr><w:kern w:val="0"/><w:szCs w:val="24"/><w:lang w:val="es-CO" w:eastAsia="en-US" w:bidi="ar-SA"/></w:rPr><w:t>UNGRD, consejo de gestión del riesgo, entidad territorial o entidad sectorial</w:t></w:r></w:ins></w:p></w:tc><w:tc><w:tcPr><w:tcW w:w="2240" w:type="dxa"/><w:tcBorders></w:tcBorders></w:tcPr><w:p><w:pPr><w:pStyle w:val="Tabla9"/><w:widowControl/><w:jc w:val="left"/><w:rPr><w:kern w:val="0"/><w:szCs w:val="24"/><w:lang w:val="es-CO" w:eastAsia="en-US" w:bidi="ar-SA"/><w:ins w:id="686" w:author="Unknown Author" w:date="2026-10-30T04:17:53Z"></w:ins></w:rPr></w:pPr><w:ins w:id="685" w:author="Unknown Author" w:date="2026-10-30T04:17:53Z"><w:r><w:rPr><w:kern w:val="0"/><w:szCs w:val="24"/><w:lang w:val="es-CO" w:eastAsia="en-US" w:bidi="ar-SA"/></w:rPr><w:t>Afectación producida o agravada por el terremoto</w:t></w:r></w:ins></w:p></w:tc><w:tc><w:tcPr><w:tcW w:w="2075" w:type="dxa"/><w:tcBorders></w:tcBorders></w:tcPr><w:p><w:pPr><w:pStyle w:val="Tabla9"/><w:widowControl/><w:jc w:val="left"/><w:rPr><w:kern w:val="0"/><w:szCs w:val="24"/><w:lang w:val="es-CO" w:eastAsia="en-US" w:bidi="ar-SA"/><w:ins w:id="688" w:author="Unknown Author" w:date="2026-10-30T04:17:53Z"></w:ins></w:rPr></w:pPr><w:ins w:id="687" w:author="Unknown Author" w:date="2026-10-30T04:17:53Z"><w:r><w:rPr><w:kern w:val="0"/><w:szCs w:val="24"/><w:lang w:val="es-CO" w:eastAsia="en-US" w:bidi="ar-SA"/></w:rPr><w:t>El municipio no se registra como lugar de ejecución</w:t></w:r></w:ins></w:p></w:tc></w:tr><w:tr><w:trPr><w:ins w:id="689" w:author="Unknown Author" w:date="2026-10-30T04:17:53Z"/><w:cantSplit w:val="true"/></w:trPr><w:tc><w:tcPr><w:tcW w:w="2157" w:type="dxa"/><w:tcBorders></w:tcBorders><w:shd w:color="auto" w:fill="F7F7F7" w:val="clear"/></w:tcPr><w:p><w:pPr><w:pStyle w:val="Tabla9"/><w:widowControl/><w:jc w:val="left"/><w:rPr><w:kern w:val="0"/><w:szCs w:val="24"/><w:lang w:val="es-CO" w:eastAsia="en-US" w:bidi="ar-SA"/><w:ins w:id="691" w:author="Unknown Author" w:date="2026-10-30T04:17:53Z"></w:ins></w:rPr></w:pPr><w:ins w:id="690" w:author="Unknown Author" w:date="2026-10-30T04:17:53Z"><w:r><w:rPr><w:kern w:val="0"/><w:szCs w:val="24"/><w:lang w:val="es-CO" w:eastAsia="en-US" w:bidi="ar-SA"/></w:rPr><w:t>Acto de declaratoria de desastre o calamidad pública que comprenda el municipio</w:t></w:r></w:ins></w:p></w:tc><w:tc><w:tcPr><w:tcW w:w="1160" w:type="dxa"/><w:tcBorders></w:tcBorders><w:shd w:color="auto" w:fill="F7F7F7" w:val="clear"/></w:tcPr><w:p><w:pPr><w:pStyle w:val="Tabla9"/><w:widowControl/><w:jc w:val="left"/><w:rPr><w:kern w:val="0"/><w:szCs w:val="24"/><w:lang w:val="es-CO" w:eastAsia="en-US" w:bidi="ar-SA"/><w:ins w:id="693" w:author="Unknown Author" w:date="2026-10-30T04:17:53Z"></w:ins></w:rPr></w:pPr><w:ins w:id="692" w:author="Unknown Author" w:date="2026-10-30T04:17:53Z"><w:r><w:rPr><w:kern w:val="0"/><w:szCs w:val="24"/><w:lang w:val="es-CO" w:eastAsia="en-US" w:bidi="ar-SA"/></w:rPr><w:t>10.20</w:t></w:r></w:ins></w:p></w:tc><w:tc><w:tcPr><w:tcW w:w="2322" w:type="dxa"/><w:tcBorders></w:tcBorders><w:shd w:color="auto" w:fill="F7F7F7" w:val="clear"/></w:tcPr><w:p><w:pPr><w:pStyle w:val="Tabla9"/><w:widowControl/><w:jc w:val="left"/><w:rPr><w:kern w:val="0"/><w:szCs w:val="24"/><w:lang w:val="es-CO" w:eastAsia="en-US" w:bidi="ar-SA"/><w:ins w:id="695" w:author="Unknown Author" w:date="2026-10-30T04:17:53Z"></w:ins></w:rPr></w:pPr><w:ins w:id="694" w:author="Unknown Author" w:date="2026-10-30T04:17:53Z"><w:r><w:rPr><w:kern w:val="0"/><w:szCs w:val="24"/><w:lang w:val="es-CO" w:eastAsia="en-US" w:bidi="ar-SA"/></w:rPr><w:t>Gobierno nacional (Decreto 1171 de 2026), gobernación o alcaldía</w:t></w:r></w:ins></w:p></w:tc><w:tc><w:tcPr><w:tcW w:w="2240" w:type="dxa"/><w:tcBorders></w:tcBorders><w:shd w:color="auto" w:fill="F7F7F7" w:val="clear"/></w:tcPr><w:p><w:pPr><w:pStyle w:val="Tabla9"/><w:widowControl/><w:jc w:val="left"/><w:rPr><w:kern w:val="0"/><w:szCs w:val="24"/><w:lang w:val="es-CO" w:eastAsia="en-US" w:bidi="ar-SA"/><w:ins w:id="697" w:author="Unknown Author" w:date="2026-10-30T04:17:53Z"></w:ins></w:rPr></w:pPr><w:ins w:id="696" w:author="Unknown Author" w:date="2026-10-30T04:17:53Z"><w:r><w:rPr><w:kern w:val="0"/><w:szCs w:val="24"/><w:lang w:val="es-CO" w:eastAsia="en-US" w:bidi="ar-SA"/></w:rPr><w:t>Declaratoria vigente según el parágrafo del artículo 64 de la Ley 1523 de 2012</w:t></w:r></w:ins></w:p></w:tc><w:tc><w:tcPr><w:tcW w:w="2075" w:type="dxa"/><w:tcBorders></w:tcBorders><w:shd w:color="auto" w:fill="F7F7F7" w:val="clear"/></w:tcPr><w:p><w:pPr><w:pStyle w:val="Tabla9"/><w:widowControl/><w:jc w:val="left"/><w:rPr><w:kern w:val="0"/><w:szCs w:val="24"/><w:lang w:val="es-CO" w:eastAsia="en-US" w:bidi="ar-SA"/><w:ins w:id="699" w:author="Unknown Author" w:date="2026-10-30T04:17:53Z"></w:ins></w:rPr></w:pPr><w:ins w:id="698" w:author="Unknown Author" w:date="2026-10-30T04:17:53Z"><w:r><w:rPr><w:kern w:val="0"/><w:szCs w:val="24"/><w:lang w:val="es-CO" w:eastAsia="en-US" w:bidi="ar-SA"/></w:rPr><w:t>Requisito no subsanable; el proyecto no continúa</w:t></w:r></w:ins></w:p></w:tc></w:tr><w:tr><w:trPr><w:ins w:id="700" w:author="Unknown Author" w:date="2026-10-30T04:17:53Z"/><w:cantSplit w:val="true"/></w:trPr><w:tc><w:tcPr><w:tcW w:w="2157" w:type="dxa"/><w:tcBorders></w:tcBorders></w:tcPr><w:p><w:pPr><w:pStyle w:val="Tabla9"/><w:widowControl/><w:jc w:val="left"/><w:rPr><w:kern w:val="0"/><w:szCs w:val="24"/><w:lang w:val="es-CO" w:eastAsia="en-US" w:bidi="ar-SA"/><w:ins w:id="702" w:author="Unknown Author" w:date="2026-10-30T04:17:53Z"></w:ins></w:rPr></w:pPr><w:ins w:id="701" w:author="Unknown Author" w:date="2026-10-30T04:17:53Z"><w:r><w:rPr><w:kern w:val="0"/><w:szCs w:val="24"/><w:lang w:val="es-CO" w:eastAsia="en-US" w:bidi="ar-SA"/></w:rPr><w:t>Certificado de concordancia con el plan de acción específico</w:t></w:r></w:ins></w:p></w:tc><w:tc><w:tcPr><w:tcW w:w="1160" w:type="dxa"/><w:tcBorders></w:tcBorders></w:tcPr><w:p><w:pPr><w:pStyle w:val="Tabla9"/><w:widowControl/><w:jc w:val="left"/><w:rPr><w:kern w:val="0"/><w:szCs w:val="24"/><w:lang w:val="es-CO" w:eastAsia="en-US" w:bidi="ar-SA"/><w:ins w:id="704" w:author="Unknown Author" w:date="2026-10-30T04:17:53Z"></w:ins></w:rPr></w:pPr><w:ins w:id="703" w:author="Unknown Author" w:date="2026-10-30T04:17:53Z"><w:r><w:rPr><w:kern w:val="0"/><w:szCs w:val="24"/><w:lang w:val="es-CO" w:eastAsia="en-US" w:bidi="ar-SA"/></w:rPr><w:t>10.21</w:t></w:r></w:ins></w:p></w:tc><w:tc><w:tcPr><w:tcW w:w="2322" w:type="dxa"/><w:tcBorders></w:tcBorders></w:tcPr><w:p><w:pPr><w:pStyle w:val="Tabla9"/><w:widowControl/><w:jc w:val="left"/><w:rPr><w:kern w:val="0"/><w:szCs w:val="24"/><w:lang w:val="es-CO" w:eastAsia="en-US" w:bidi="ar-SA"/><w:ins w:id="706" w:author="Unknown Author" w:date="2026-10-30T04:17:53Z"></w:ins></w:rPr></w:pPr><w:ins w:id="705" w:author="Unknown Author" w:date="2026-10-30T04:17:53Z"><w:r><w:rPr><w:kern w:val="0"/><w:szCs w:val="24"/><w:lang w:val="es-CO" w:eastAsia="en-US" w:bidi="ar-SA"/></w:rPr><w:t>Representante legal de quien suscribió el plan: gobernación o alcaldía</w:t></w:r></w:ins></w:p></w:tc><w:tc><w:tcPr><w:tcW w:w="2240" w:type="dxa"/><w:tcBorders></w:tcBorders></w:tcPr><w:p><w:pPr><w:pStyle w:val="Tabla9"/><w:widowControl/><w:jc w:val="left"/><w:rPr><w:kern w:val="0"/><w:szCs w:val="24"/><w:lang w:val="es-CO" w:eastAsia="en-US" w:bidi="ar-SA"/><w:ins w:id="708" w:author="Unknown Author" w:date="2026-10-30T04:17:53Z"></w:ins></w:rPr></w:pPr><w:ins w:id="707" w:author="Unknown Author" w:date="2026-10-30T04:17:53Z"><w:r><w:rPr><w:kern w:val="0"/><w:szCs w:val="24"/><w:lang w:val="es-CO" w:eastAsia="en-US" w:bidi="ar-SA"/></w:rPr><w:t>Concordancia del proyecto y acciones para no reactivar el riesgo preexistente</w:t></w:r></w:ins></w:p></w:tc><w:tc><w:tcPr><w:tcW w:w="2075" w:type="dxa"/><w:tcBorders></w:tcBorders></w:tcPr><w:p><w:pPr><w:pStyle w:val="Tabla9"/><w:widowControl/><w:jc w:val="left"/><w:rPr><w:kern w:val="0"/><w:szCs w:val="24"/><w:lang w:val="es-CO" w:eastAsia="en-US" w:bidi="ar-SA"/><w:ins w:id="710" w:author="Unknown Author" w:date="2026-10-30T04:17:53Z"></w:ins></w:rPr></w:pPr><w:ins w:id="709" w:author="Unknown Author" w:date="2026-10-30T04:17:53Z"><w:r><w:rPr><w:kern w:val="0"/><w:szCs w:val="24"/><w:lang w:val="es-CO" w:eastAsia="en-US" w:bidi="ar-SA"/></w:rPr><w:t>Requisito no subsanable; el proyecto no continúa</w:t></w:r></w:ins></w:p></w:tc></w:tr><w:tr><w:trPr><w:ins w:id="711" w:author="Unknown Author" w:date="2026-10-30T04:17:53Z"/><w:cantSplit w:val="true"/></w:trPr><w:tc><w:tcPr><w:tcW w:w="2157" w:type="dxa"/><w:tcBorders><w:bottom w:val="single" w:sz="12" w:space="0" w:color="2A3439"/></w:tcBorders><w:shd w:color="auto" w:fill="F7F7F7" w:val="clear"/></w:tcPr><w:p><w:pPr><w:pStyle w:val="Tabla9"/><w:keepNext w:val="true"/><w:widowControl/><w:jc w:val="left"/><w:rPr><w:kern w:val="0"/><w:szCs w:val="24"/><w:lang w:val="es-CO" w:eastAsia="en-US" w:bidi="ar-SA"/><w:ins w:id="713" w:author="Unknown Author" w:date="2026-10-30T04:17:53Z"></w:ins></w:rPr></w:pPr><w:ins w:id="712" w:author="Unknown Author" w:date="2026-10-30T04:17:53Z"><w:r><w:rPr><w:kern w:val="0"/><w:szCs w:val="24"/><w:lang w:val="es-CO" w:eastAsia="en-US" w:bidi="ar-SA"/></w:rPr><w:t>Compromiso de uso o adopción del consejo de gestión del riesgo</w:t></w:r></w:ins></w:p></w:tc><w:tc><w:tcPr><w:tcW w:w="1160" w:type="dxa"/><w:tcBorders><w:bottom w:val="single" w:sz="12" w:space="0" w:color="2A3439"/></w:tcBorders><w:shd w:color="auto" w:fill="F7F7F7" w:val="clear"/></w:tcPr><w:p><w:pPr><w:pStyle w:val="Tabla9"/><w:keepNext w:val="true"/><w:widowControl/><w:jc w:val="left"/><w:rPr><w:kern w:val="0"/><w:szCs w:val="24"/><w:lang w:val="es-CO" w:eastAsia="en-US" w:bidi="ar-SA"/><w:ins w:id="715" w:author="Unknown Author" w:date="2026-10-30T04:17:53Z"></w:ins></w:rPr></w:pPr><w:ins w:id="714" w:author="Unknown Author" w:date="2026-10-30T04:17:53Z"><w:r><w:rPr><w:kern w:val="0"/><w:szCs w:val="24"/><w:lang w:val="es-CO" w:eastAsia="en-US" w:bidi="ar-SA"/></w:rPr><w:t>10.6 y Anexo 14</w:t></w:r></w:ins></w:p></w:tc><w:tc><w:tcPr><w:tcW w:w="2322" w:type="dxa"/><w:tcBorders><w:bottom w:val="single" w:sz="12" w:space="0" w:color="2A3439"/></w:tcBorders><w:shd w:color="auto" w:fill="F7F7F7" w:val="clear"/></w:tcPr><w:p><w:pPr><w:pStyle w:val="Tabla9"/><w:keepNext w:val="true"/><w:widowControl/><w:jc w:val="left"/><w:rPr><w:kern w:val="0"/><w:szCs w:val="24"/><w:lang w:val="es-CO" w:eastAsia="en-US" w:bidi="ar-SA"/><w:ins w:id="717" w:author="Unknown Author" w:date="2026-10-30T04:17:53Z"></w:ins></w:rPr></w:pPr><w:ins w:id="716" w:author="Unknown Author" w:date="2026-10-30T04:17:53Z"><w:r><w:rPr><w:kern w:val="0"/><w:szCs w:val="24"/><w:lang w:val="es-CO" w:eastAsia="en-US" w:bidi="ar-SA"/></w:rPr><w:t>Alcaldía o gobernación responsable del consejo</w:t></w:r></w:ins></w:p></w:tc><w:tc><w:tcPr><w:tcW w:w="2240" w:type="dxa"/><w:tcBorders><w:bottom w:val="single" w:sz="12" w:space="0" w:color="2A3439"/></w:tcBorders><w:shd w:color="auto" w:fill="F7F7F7" w:val="clear"/></w:tcPr><w:p><w:pPr><w:pStyle w:val="Tabla9"/><w:keepNext w:val="true"/><w:widowControl/><w:jc w:val="left"/><w:rPr><w:kern w:val="0"/><w:szCs w:val="24"/><w:lang w:val="es-CO" w:eastAsia="en-US" w:bidi="ar-SA"/><w:ins w:id="719" w:author="Unknown Author" w:date="2026-10-30T04:17:53Z"></w:ins></w:rPr></w:pPr><w:ins w:id="718" w:author="Unknown Author" w:date="2026-10-30T04:17:53Z"><w:r><w:rPr><w:kern w:val="0"/><w:szCs w:val="24"/><w:lang w:val="es-CO" w:eastAsia="en-US" w:bidi="ar-SA"/></w:rPr><w:t>Uso del tablero y del protocolo de alerta en las decisiones del consejo</w:t></w:r></w:ins></w:p></w:tc><w:tc><w:tcPr><w:tcW w:w="2075" w:type="dxa"/><w:tcBorders><w:bottom w:val="single" w:sz="12" w:space="0" w:color="2A3439"/></w:tcBorders><w:shd w:color="auto" w:fill="F7F7F7" w:val="clear"/></w:tcPr><w:p><w:pPr><w:pStyle w:val="Tabla9"/><w:keepNext w:val="true"/><w:widowControl/><w:jc w:val="left"/><w:rPr><w:kern w:val="0"/><w:szCs w:val="24"/><w:lang w:val="es-CO" w:eastAsia="en-US" w:bidi="ar-SA"/><w:ins w:id="721" w:author="Unknown Author" w:date="2026-10-30T04:17:53Z"></w:ins></w:rPr></w:pPr><w:ins w:id="720" w:author="Unknown Author" w:date="2026-10-30T04:17:53Z"><w:r><w:rPr><w:kern w:val="0"/><w:szCs w:val="24"/><w:lang w:val="es-CO" w:eastAsia="en-US" w:bidi="ar-SA"/></w:rPr><w:t>No se incorpora después del cierre; el consejo no cuenta en la meta de uso</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157"/><w:gridCol w:w="1160"/><w:gridCol w:w="2322"/><w:gridCol w:w="2240"/><w:gridCol w:w="2075"/></w:tblGrid><w:tr><w:trPr><w:tblHeader w:val="true"/><w:del w:id="722" w:author="Unknown Author" w:date="2026-10-30T04:17:53Z"/><w:cantSplit w:val="true"/></w:trPr><w:tc><w:tcPr><w:tcW w:w="215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724" w:author="Unknown Author" w:date="2026-10-30T04:17:53Z"></w:del></w:rPr></w:pPr><w:del w:id="723" w:author="Unknown Author" w:date="2026-10-30T04:17:53Z"><w:r><w:rPr><w:b/><w:kern w:val="0"/><w:szCs w:val="24"/><w:lang w:val="es-CO" w:eastAsia="en-US" w:bidi="ar-SA"/></w:rPr><w:delText>Soporte por lugar de ejecución</w:delText></w:r></w:del></w:p></w:tc><w:tc><w:tcPr><w:tcW w:w="116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726" w:author="Unknown Author" w:date="2026-10-30T04:17:53Z"></w:del></w:rPr></w:pPr><w:del w:id="725" w:author="Unknown Author" w:date="2026-10-30T04:17:53Z"><w:r><w:rPr><w:b/><w:kern w:val="0"/><w:szCs w:val="24"/><w:lang w:val="es-CO" w:eastAsia="en-US" w:bidi="ar-SA"/></w:rPr><w:delText>Numeral</w:delText></w:r></w:del></w:p></w:tc><w:tc><w:tcPr><w:tcW w:w="232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728" w:author="Unknown Author" w:date="2026-10-30T04:17:53Z"></w:del></w:rPr></w:pPr><w:del w:id="727" w:author="Unknown Author" w:date="2026-10-30T04:17:53Z"><w:r><w:rPr><w:b/><w:kern w:val="0"/><w:szCs w:val="24"/><w:lang w:val="es-CO" w:eastAsia="en-US" w:bidi="ar-SA"/></w:rPr><w:delText>Entidad que lo expide</w:delText></w:r></w:del></w:p></w:tc><w:tc><w:tcPr><w:tcW w:w="224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730" w:author="Unknown Author" w:date="2026-10-30T04:17:53Z"></w:del></w:rPr></w:pPr><w:del w:id="729" w:author="Unknown Author" w:date="2026-10-30T04:17:53Z"><w:r><w:rPr><w:b/><w:kern w:val="0"/><w:szCs w:val="24"/><w:lang w:val="es-CO" w:eastAsia="en-US" w:bidi="ar-SA"/></w:rPr><w:delText>Qué acredita</w:delText></w:r></w:del></w:p></w:tc><w:tc><w:tcPr><w:tcW w:w="207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732" w:author="Unknown Author" w:date="2026-10-30T04:17:53Z"></w:del></w:rPr></w:pPr><w:del w:id="731" w:author="Unknown Author" w:date="2026-10-30T04:17:53Z"><w:r><w:rPr><w:b/><w:kern w:val="0"/><w:szCs w:val="24"/><w:lang w:val="es-CO" w:eastAsia="en-US" w:bidi="ar-SA"/></w:rPr><w:delText>Si falta al radicar</w:delText></w:r></w:del></w:p></w:tc></w:tr><w:tr><w:trPr><w:del w:id="733" w:author="Unknown Author" w:date="2026-10-30T04:17:53Z"/><w:cantSplit w:val="true"/></w:trPr><w:tc><w:tcPr><w:tcW w:w="2157" w:type="dxa"/><w:tcBorders></w:tcBorders></w:tcPr><w:p><w:pPr><w:pStyle w:val="Tabla9"/><w:widowControl/><w:jc w:val="left"/><w:rPr><w:kern w:val="0"/><w:szCs w:val="24"/><w:lang w:val="es-CO" w:eastAsia="en-US" w:bidi="ar-SA"/><w:del w:id="735" w:author="Unknown Author" w:date="2026-10-30T04:17:53Z"></w:del></w:rPr></w:pPr><w:del w:id="734" w:author="Unknown Author" w:date="2026-10-30T04:17:53Z"><w:r><w:rPr><w:kern w:val="0"/><w:szCs w:val="24"/><w:lang w:val="es-CO" w:eastAsia="en-US" w:bidi="ar-SA"/></w:rPr><w:delText>Reporte oficial de afectación del municipio</w:delText></w:r></w:del></w:p></w:tc><w:tc><w:tcPr><w:tcW w:w="1160" w:type="dxa"/><w:tcBorders></w:tcBorders></w:tcPr><w:p><w:pPr><w:pStyle w:val="Tabla9"/><w:widowControl/><w:jc w:val="left"/><w:rPr><w:kern w:val="0"/><w:szCs w:val="24"/><w:lang w:val="es-CO" w:eastAsia="en-US" w:bidi="ar-SA"/><w:del w:id="737" w:author="Unknown Author" w:date="2026-10-30T04:17:53Z"></w:del></w:rPr></w:pPr><w:del w:id="736" w:author="Unknown Author" w:date="2026-10-30T04:17:53Z"><w:r><w:rPr><w:kern w:val="0"/><w:szCs w:val="24"/><w:lang w:val="es-CO" w:eastAsia="en-US" w:bidi="ar-SA"/></w:rPr><w:delText>12.1</w:delText></w:r></w:del></w:p></w:tc><w:tc><w:tcPr><w:tcW w:w="2322" w:type="dxa"/><w:tcBorders></w:tcBorders></w:tcPr><w:p><w:pPr><w:pStyle w:val="Tabla9"/><w:widowControl/><w:jc w:val="left"/><w:rPr><w:kern w:val="0"/><w:szCs w:val="24"/><w:lang w:val="es-CO" w:eastAsia="en-US" w:bidi="ar-SA"/><w:del w:id="739" w:author="Unknown Author" w:date="2026-10-30T04:17:53Z"></w:del></w:rPr></w:pPr><w:del w:id="738" w:author="Unknown Author" w:date="2026-10-30T04:17:53Z"><w:r><w:rPr><w:kern w:val="0"/><w:szCs w:val="24"/><w:lang w:val="es-CO" w:eastAsia="en-US" w:bidi="ar-SA"/></w:rPr><w:delText>UNGRD, consejo de gestión del riesgo, entidad territorial o entidad sectorial</w:delText></w:r></w:del></w:p></w:tc><w:tc><w:tcPr><w:tcW w:w="2240" w:type="dxa"/><w:tcBorders></w:tcBorders></w:tcPr><w:p><w:pPr><w:pStyle w:val="Tabla9"/><w:widowControl/><w:jc w:val="left"/><w:rPr><w:kern w:val="0"/><w:szCs w:val="24"/><w:lang w:val="es-CO" w:eastAsia="en-US" w:bidi="ar-SA"/><w:del w:id="741" w:author="Unknown Author" w:date="2026-10-30T04:17:53Z"></w:del></w:rPr></w:pPr><w:del w:id="740" w:author="Unknown Author" w:date="2026-10-30T04:17:53Z"><w:r><w:rPr><w:kern w:val="0"/><w:szCs w:val="24"/><w:lang w:val="es-CO" w:eastAsia="en-US" w:bidi="ar-SA"/></w:rPr><w:delText>Afectación producida o agravada por el terremoto</w:delText></w:r></w:del></w:p></w:tc><w:tc><w:tcPr><w:tcW w:w="2075" w:type="dxa"/><w:tcBorders></w:tcBorders></w:tcPr><w:p><w:pPr><w:pStyle w:val="Tabla9"/><w:widowControl/><w:jc w:val="left"/><w:rPr><w:kern w:val="0"/><w:szCs w:val="24"/><w:lang w:val="es-CO" w:eastAsia="en-US" w:bidi="ar-SA"/><w:del w:id="743" w:author="Unknown Author" w:date="2026-10-30T04:17:53Z"></w:del></w:rPr></w:pPr><w:del w:id="742" w:author="Unknown Author" w:date="2026-10-30T04:17:53Z"><w:r><w:rPr><w:kern w:val="0"/><w:szCs w:val="24"/><w:lang w:val="es-CO" w:eastAsia="en-US" w:bidi="ar-SA"/></w:rPr><w:delText>El municipio no se registra como lugar de ejecución</w:delText></w:r></w:del></w:p></w:tc></w:tr><w:tr><w:trPr><w:del w:id="744" w:author="Unknown Author" w:date="2026-10-30T04:17:53Z"/><w:cantSplit w:val="true"/></w:trPr><w:tc><w:tcPr><w:tcW w:w="2157" w:type="dxa"/><w:tcBorders></w:tcBorders><w:shd w:color="auto" w:fill="F7F7F7" w:val="clear"/></w:tcPr><w:p><w:pPr><w:pStyle w:val="Tabla9"/><w:widowControl/><w:jc w:val="left"/><w:rPr><w:kern w:val="0"/><w:szCs w:val="24"/><w:lang w:val="es-CO" w:eastAsia="en-US" w:bidi="ar-SA"/><w:del w:id="746" w:author="Unknown Author" w:date="2026-10-30T04:17:53Z"></w:del></w:rPr></w:pPr><w:del w:id="745" w:author="Unknown Author" w:date="2026-10-30T04:17:53Z"><w:r><w:rPr><w:kern w:val="0"/><w:szCs w:val="24"/><w:lang w:val="es-CO" w:eastAsia="en-US" w:bidi="ar-SA"/></w:rPr><w:delText>Acto de declaratoria de desastre o calamidad pública que comprenda el municipio</w:delText></w:r></w:del></w:p></w:tc><w:tc><w:tcPr><w:tcW w:w="1160" w:type="dxa"/><w:tcBorders></w:tcBorders><w:shd w:color="auto" w:fill="F7F7F7" w:val="clear"/></w:tcPr><w:p><w:pPr><w:pStyle w:val="Tabla9"/><w:widowControl/><w:jc w:val="left"/><w:rPr><w:kern w:val="0"/><w:szCs w:val="24"/><w:lang w:val="es-CO" w:eastAsia="en-US" w:bidi="ar-SA"/><w:del w:id="748" w:author="Unknown Author" w:date="2026-10-30T04:17:53Z"></w:del></w:rPr></w:pPr><w:del w:id="747" w:author="Unknown Author" w:date="2026-10-30T04:17:53Z"><w:r><w:rPr><w:kern w:val="0"/><w:szCs w:val="24"/><w:lang w:val="es-CO" w:eastAsia="en-US" w:bidi="ar-SA"/></w:rPr><w:delText>10.20</w:delText></w:r></w:del></w:p></w:tc><w:tc><w:tcPr><w:tcW w:w="2322" w:type="dxa"/><w:tcBorders></w:tcBorders><w:shd w:color="auto" w:fill="F7F7F7" w:val="clear"/></w:tcPr><w:p><w:pPr><w:pStyle w:val="Tabla9"/><w:widowControl/><w:jc w:val="left"/><w:rPr><w:kern w:val="0"/><w:szCs w:val="24"/><w:lang w:val="es-CO" w:eastAsia="en-US" w:bidi="ar-SA"/><w:del w:id="750" w:author="Unknown Author" w:date="2026-10-30T04:17:53Z"></w:del></w:rPr></w:pPr><w:del w:id="749" w:author="Unknown Author" w:date="2026-10-30T04:17:53Z"><w:r><w:rPr><w:kern w:val="0"/><w:szCs w:val="24"/><w:lang w:val="es-CO" w:eastAsia="en-US" w:bidi="ar-SA"/></w:rPr><w:delText>Gobierno nacional (Decreto 1171 de 2026), gobernación o alcaldía</w:delText></w:r></w:del></w:p></w:tc><w:tc><w:tcPr><w:tcW w:w="2240" w:type="dxa"/><w:tcBorders></w:tcBorders><w:shd w:color="auto" w:fill="F7F7F7" w:val="clear"/></w:tcPr><w:p><w:pPr><w:pStyle w:val="Tabla9"/><w:widowControl/><w:jc w:val="left"/><w:rPr><w:kern w:val="0"/><w:szCs w:val="24"/><w:lang w:val="es-CO" w:eastAsia="en-US" w:bidi="ar-SA"/><w:del w:id="752" w:author="Unknown Author" w:date="2026-10-30T04:17:53Z"></w:del></w:rPr></w:pPr><w:del w:id="751" w:author="Unknown Author" w:date="2026-10-30T04:17:53Z"><w:r><w:rPr><w:kern w:val="0"/><w:szCs w:val="24"/><w:lang w:val="es-CO" w:eastAsia="en-US" w:bidi="ar-SA"/></w:rPr><w:delText>Declaratoria vigente según el parágrafo del artículo 64 de la Ley 1523 de 2012</w:delText></w:r></w:del></w:p></w:tc><w:tc><w:tcPr><w:tcW w:w="2075" w:type="dxa"/><w:tcBorders></w:tcBorders><w:shd w:color="auto" w:fill="F7F7F7" w:val="clear"/></w:tcPr><w:p><w:pPr><w:pStyle w:val="Tabla9"/><w:widowControl/><w:jc w:val="left"/><w:rPr><w:kern w:val="0"/><w:szCs w:val="24"/><w:lang w:val="es-CO" w:eastAsia="en-US" w:bidi="ar-SA"/><w:del w:id="754" w:author="Unknown Author" w:date="2026-10-30T04:17:53Z"></w:del></w:rPr></w:pPr><w:del w:id="753" w:author="Unknown Author" w:date="2026-10-30T04:17:53Z"><w:r><w:rPr><w:kern w:val="0"/><w:szCs w:val="24"/><w:lang w:val="es-CO" w:eastAsia="en-US" w:bidi="ar-SA"/></w:rPr><w:delText>Requisito no subsanable; el proyecto no continúa</w:delText></w:r></w:del></w:p></w:tc></w:tr><w:tr><w:trPr><w:del w:id="755" w:author="Unknown Author" w:date="2026-10-30T04:17:53Z"/><w:cantSplit w:val="true"/></w:trPr><w:tc><w:tcPr><w:tcW w:w="2157" w:type="dxa"/><w:tcBorders></w:tcBorders></w:tcPr><w:p><w:pPr><w:pStyle w:val="Tabla9"/><w:widowControl/><w:jc w:val="left"/><w:rPr><w:kern w:val="0"/><w:szCs w:val="24"/><w:lang w:val="es-CO" w:eastAsia="en-US" w:bidi="ar-SA"/><w:del w:id="757" w:author="Unknown Author" w:date="2026-10-30T04:17:53Z"></w:del></w:rPr></w:pPr><w:del w:id="756" w:author="Unknown Author" w:date="2026-10-30T04:17:53Z"><w:r><w:rPr><w:kern w:val="0"/><w:szCs w:val="24"/><w:lang w:val="es-CO" w:eastAsia="en-US" w:bidi="ar-SA"/></w:rPr><w:delText>Certificado de concordancia con el plan de acción específico</w:delText></w:r></w:del></w:p></w:tc><w:tc><w:tcPr><w:tcW w:w="1160" w:type="dxa"/><w:tcBorders></w:tcBorders></w:tcPr><w:p><w:pPr><w:pStyle w:val="Tabla9"/><w:widowControl/><w:jc w:val="left"/><w:rPr><w:kern w:val="0"/><w:szCs w:val="24"/><w:lang w:val="es-CO" w:eastAsia="en-US" w:bidi="ar-SA"/><w:del w:id="759" w:author="Unknown Author" w:date="2026-10-30T04:17:53Z"></w:del></w:rPr></w:pPr><w:del w:id="758" w:author="Unknown Author" w:date="2026-10-30T04:17:53Z"><w:r><w:rPr><w:kern w:val="0"/><w:szCs w:val="24"/><w:lang w:val="es-CO" w:eastAsia="en-US" w:bidi="ar-SA"/></w:rPr><w:delText>10.21</w:delText></w:r></w:del></w:p></w:tc><w:tc><w:tcPr><w:tcW w:w="2322" w:type="dxa"/><w:tcBorders></w:tcBorders></w:tcPr><w:p><w:pPr><w:pStyle w:val="Tabla9"/><w:widowControl/><w:jc w:val="left"/><w:rPr><w:kern w:val="0"/><w:szCs w:val="24"/><w:lang w:val="es-CO" w:eastAsia="en-US" w:bidi="ar-SA"/><w:del w:id="761" w:author="Unknown Author" w:date="2026-10-30T04:17:53Z"></w:del></w:rPr></w:pPr><w:del w:id="760" w:author="Unknown Author" w:date="2026-10-30T04:17:53Z"><w:r><w:rPr><w:kern w:val="0"/><w:szCs w:val="24"/><w:lang w:val="es-CO" w:eastAsia="en-US" w:bidi="ar-SA"/></w:rPr><w:delText>Representante legal de quien suscribió el plan: gobernación o alcaldía</w:delText></w:r></w:del></w:p></w:tc><w:tc><w:tcPr><w:tcW w:w="2240" w:type="dxa"/><w:tcBorders></w:tcBorders></w:tcPr><w:p><w:pPr><w:pStyle w:val="Tabla9"/><w:widowControl/><w:jc w:val="left"/><w:rPr><w:kern w:val="0"/><w:szCs w:val="24"/><w:lang w:val="es-CO" w:eastAsia="en-US" w:bidi="ar-SA"/><w:del w:id="763" w:author="Unknown Author" w:date="2026-10-30T04:17:53Z"></w:del></w:rPr></w:pPr><w:del w:id="762" w:author="Unknown Author" w:date="2026-10-30T04:17:53Z"><w:r><w:rPr><w:kern w:val="0"/><w:szCs w:val="24"/><w:lang w:val="es-CO" w:eastAsia="en-US" w:bidi="ar-SA"/></w:rPr><w:delText>Concordancia del proyecto y acciones para no reactivar el riesgo preexistente</w:delText></w:r></w:del></w:p></w:tc><w:tc><w:tcPr><w:tcW w:w="2075" w:type="dxa"/><w:tcBorders></w:tcBorders></w:tcPr><w:p><w:pPr><w:pStyle w:val="Tabla9"/><w:widowControl/><w:jc w:val="left"/><w:rPr><w:kern w:val="0"/><w:szCs w:val="24"/><w:lang w:val="es-CO" w:eastAsia="en-US" w:bidi="ar-SA"/><w:del w:id="765" w:author="Unknown Author" w:date="2026-10-30T04:17:53Z"></w:del></w:rPr></w:pPr><w:del w:id="764" w:author="Unknown Author" w:date="2026-10-30T04:17:53Z"><w:r><w:rPr><w:kern w:val="0"/><w:szCs w:val="24"/><w:lang w:val="es-CO" w:eastAsia="en-US" w:bidi="ar-SA"/></w:rPr><w:delText>Requisito no subsanable; el proyecto no continúa</w:delText></w:r></w:del></w:p></w:tc></w:tr><w:tr><w:trPr><w:del w:id="766" w:author="Unknown Author" w:date="2026-10-30T04:17:53Z"/><w:cantSplit w:val="true"/></w:trPr><w:tc><w:tcPr><w:tcW w:w="2157" w:type="dxa"/><w:tcBorders><w:bottom w:val="single" w:sz="12" w:space="0" w:color="2A3439"/></w:tcBorders><w:shd w:color="auto" w:fill="F7F7F7" w:val="clear"/></w:tcPr><w:p><w:pPr><w:pStyle w:val="Tabla9"/><w:keepNext w:val="true"/><w:widowControl/><w:jc w:val="left"/><w:rPr><w:kern w:val="0"/><w:szCs w:val="24"/><w:lang w:val="es-CO" w:eastAsia="en-US" w:bidi="ar-SA"/><w:del w:id="768" w:author="Unknown Author" w:date="2026-10-30T04:17:53Z"></w:del></w:rPr></w:pPr><w:del w:id="767" w:author="Unknown Author" w:date="2026-10-30T04:17:53Z"><w:r><w:rPr><w:kern w:val="0"/><w:szCs w:val="24"/><w:lang w:val="es-CO" w:eastAsia="en-US" w:bidi="ar-SA"/></w:rPr><w:delText>Compromiso de uso o adopción del comité de gestión del riesgo</w:delText></w:r></w:del></w:p></w:tc><w:tc><w:tcPr><w:tcW w:w="1160" w:type="dxa"/><w:tcBorders><w:bottom w:val="single" w:sz="12" w:space="0" w:color="2A3439"/></w:tcBorders><w:shd w:color="auto" w:fill="F7F7F7" w:val="clear"/></w:tcPr><w:p><w:pPr><w:pStyle w:val="Tabla9"/><w:keepNext w:val="true"/><w:widowControl/><w:jc w:val="left"/><w:rPr><w:kern w:val="0"/><w:szCs w:val="24"/><w:lang w:val="es-CO" w:eastAsia="en-US" w:bidi="ar-SA"/><w:del w:id="770" w:author="Unknown Author" w:date="2026-10-30T04:17:53Z"></w:del></w:rPr></w:pPr><w:del w:id="769" w:author="Unknown Author" w:date="2026-10-30T04:17:53Z"><w:r><w:rPr><w:kern w:val="0"/><w:szCs w:val="24"/><w:lang w:val="es-CO" w:eastAsia="en-US" w:bidi="ar-SA"/></w:rPr><w:delText>10.6 y Anexo 14</w:delText></w:r></w:del></w:p></w:tc><w:tc><w:tcPr><w:tcW w:w="2322" w:type="dxa"/><w:tcBorders><w:bottom w:val="single" w:sz="12" w:space="0" w:color="2A3439"/></w:tcBorders><w:shd w:color="auto" w:fill="F7F7F7" w:val="clear"/></w:tcPr><w:p><w:pPr><w:pStyle w:val="Tabla9"/><w:keepNext w:val="true"/><w:widowControl/><w:jc w:val="left"/><w:rPr><w:kern w:val="0"/><w:szCs w:val="24"/><w:lang w:val="es-CO" w:eastAsia="en-US" w:bidi="ar-SA"/><w:del w:id="772" w:author="Unknown Author" w:date="2026-10-30T04:17:53Z"></w:del></w:rPr></w:pPr><w:del w:id="771" w:author="Unknown Author" w:date="2026-10-30T04:17:53Z"><w:r><w:rPr><w:kern w:val="0"/><w:szCs w:val="24"/><w:lang w:val="es-CO" w:eastAsia="en-US" w:bidi="ar-SA"/></w:rPr><w:delText>Alcaldía o gobernación responsable del comité</w:delText></w:r></w:del></w:p></w:tc><w:tc><w:tcPr><w:tcW w:w="2240" w:type="dxa"/><w:tcBorders><w:bottom w:val="single" w:sz="12" w:space="0" w:color="2A3439"/></w:tcBorders><w:shd w:color="auto" w:fill="F7F7F7" w:val="clear"/></w:tcPr><w:p><w:pPr><w:pStyle w:val="Tabla9"/><w:keepNext w:val="true"/><w:widowControl/><w:jc w:val="left"/><w:rPr><w:kern w:val="0"/><w:szCs w:val="24"/><w:lang w:val="es-CO" w:eastAsia="en-US" w:bidi="ar-SA"/><w:del w:id="774" w:author="Unknown Author" w:date="2026-10-30T04:17:53Z"></w:del></w:rPr></w:pPr><w:del w:id="773" w:author="Unknown Author" w:date="2026-10-30T04:17:53Z"><w:r><w:rPr><w:kern w:val="0"/><w:szCs w:val="24"/><w:lang w:val="es-CO" w:eastAsia="en-US" w:bidi="ar-SA"/></w:rPr><w:delText>Uso del tablero y del protocolo de alerta en las decisiones del comité</w:delText></w:r></w:del></w:p></w:tc><w:tc><w:tcPr><w:tcW w:w="2075" w:type="dxa"/><w:tcBorders><w:bottom w:val="single" w:sz="12" w:space="0" w:color="2A3439"/></w:tcBorders><w:shd w:color="auto" w:fill="F7F7F7" w:val="clear"/></w:tcPr><w:p><w:pPr><w:pStyle w:val="Tabla9"/><w:keepNext w:val="true"/><w:widowControl/><w:jc w:val="left"/><w:rPr><w:kern w:val="0"/><w:szCs w:val="24"/><w:lang w:val="es-CO" w:eastAsia="en-US" w:bidi="ar-SA"/><w:del w:id="776" w:author="Unknown Author" w:date="2026-10-30T04:17:53Z"></w:del></w:rPr></w:pPr><w:del w:id="775" w:author="Unknown Author" w:date="2026-10-30T04:17:53Z"><w:r><w:rPr><w:kern w:val="0"/><w:szCs w:val="24"/><w:lang w:val="es-CO" w:eastAsia="en-US" w:bidi="ar-SA"/></w:rPr><w:delText>No se incorpora después del cierre; el comité no cuenta en la meta de uso</w:delText></w:r></w:del></w:p></w:tc></w:tr></w:tbl><w:p><w:pPr><w:pStyle w:val="TablaNota"/><w:rPr></w:rPr></w:pPr><w:r><w:rPr><w:i/><w:iCs/></w:rPr><w:t>Nota.</w:t></w:r><w:r><w:rPr></w:rPr><w:t xml:space="preserve"> Elaboración propia con los numerales 10.6, 10.20, 10.21 y 12.1 de los términos de referencia y con las respuestas de la Secretaría Técnica de la Convocatoria 56 (2026). UNGRD: Unidad Nacional para la Gestión del Riesgo de Desastres.</w:t></w:r></w:p><w:p><w:pPr><w:pStyle w:val="BodyText"/><w:rPr></w:rPr></w:pPr><w:bookmarkStart w:id="20" w:name="alineación-con-la-política-pública"/><w:bookmarkStart w:id="21" w:name="afectación-y-relación-con-la-emergencia"/><w:bookmarkStart w:id="22" w:name="cobertura-de-los-lugares-de-ejecución"/><w:r><w:rPr></w:rPr><w:t>Las respuestas de la Secretaría Técnica también exigen que los equipos se ubiquen y permanezcan en municipios afectados. La subsección 7.4 aplica esa regla a la sede del laboratorio de modelación.</w:t></w:r><w:bookmarkEnd w:id="20"/><w:bookmarkEnd w:id="21"/><w:bookmarkEnd w:id="22"/></w:p><w:p><w:pPr><w:pStyle w:val="Heading1"/><w:rPr></w:rPr></w:pPr><w:bookmarkStart w:id="23" w:name="X31a2408ea8cacdb89bff4f1e7ca489b0dd1157b"/><w:r><w:rPr></w:rPr><w:t>5. IDENTIFICACIÓN Y DESCRIPCIÓN DEL PROBLEMA</w:t></w:r></w:p><w:p><w:pPr><w:pStyle w:val="Heading2"/><w:rPr></w:rPr></w:pPr><w:bookmarkStart w:id="24" w:name="problema-central"/><w:r><w:rPr></w:rPr><w:t>5.1. Problema central</w:t></w:r></w:p><w:p><w:pPr><w:pStyle w:val="FirstParagraph"/><w:rPr></w:rPr></w:pPr><w:r><w:rPr></w:rPr><w:t xml:space="preserve">El proyecto se ubica en </w:t></w:r><w:ins w:id="777" w:author="Unknown Author" w:date="2026-10-30T04:17:53Z"><w:r><w:rPr></w:rPr><w:t xml:space="preserve">Manizales (Caldas) y Calarcá (Quindío), dos municipios de </w:t></w:r></w:ins><w:del w:id="778" w:author="Unknown Author" w:date="2026-10-30T04:17:53Z"><w:r><w:rPr></w:rPr><w:delText xml:space="preserve">Caldas, Cundinamarca y Valle del Cauca, tres </w:delText></w:r></w:del><w:r><w:rPr></w:rPr><w:t xml:space="preserve">departamentos del ámbito de la emergencia. Allí, los </w:t></w:r><w:ins w:id="779" w:author="Unknown Author" w:date="2026-10-30T04:17:53Z"><w:r><w:rPr></w:rPr><w:t>consejos</w:t></w:r></w:ins><w:del w:id="780" w:author="Unknown Author" w:date="2026-10-30T04:17:53Z"><w:r><w:rPr></w:rPr><w:delText>comités</w:delText></w:r></w:del><w:r><w:rPr></w:rPr><w:t xml:space="preserve"> de gestión del riesgo carecen de mediciones de PM2,5 y PM10 con error conocido en los sitios de remoción de escombros posterremoto. PM2,5 designa las partículas con diámetro aerodinámico menor o igual a 2,5 micrómetros. PM10 designa las de diámetro menor o igual a 10 micrómetros. Un </w:t></w:r><w:ins w:id="781" w:author="Unknown Author" w:date="2026-10-30T04:17:53Z"><w:r><w:rPr></w:rPr><w:t>consejo</w:t></w:r></w:ins><w:del w:id="782" w:author="Unknown Author" w:date="2026-10-30T04:17:53Z"><w:r><w:rPr></w:rPr><w:delText>comité</w:delText></w:r></w:del><w:r><w:rPr></w:rPr><w:t xml:space="preserve"> de gestión del riesgo es la instancia territorial que orienta las alertas y la protección del personal. La Ley 1523 de 2012 organiza estas instancias</w:t></w:r><w:ins w:id="783" w:author="Unknown Author" w:date="2026-10-30T04:17:53Z"><w:r><w:rPr></w:rPr><w:t xml:space="preserve"> en los niveles municipal y departamental</w:t></w:r></w:ins><w:del w:id="784" w:author="Unknown Author" w:date="2026-10-30T04:17:53Z"><w:r><w:rPr></w:rPr><w:delText>, y su identificación municipio por municipio es un supuesto de trabajo</w:delText></w:r></w:del><w:r><w:rPr></w:rPr><w:t>. El error conocido es la diferencia cuantificada entre la lectura de un sensor y la de un monitor de referencia ubicado en el mismo sitio.</w:t></w:r></w:p><w:p><w:pPr><w:pStyle w:val="BodyText"/><w:rPr></w:rPr></w:pPr><w:r><w:rPr></w:rPr><w:t>La brecha es de ciencia, tecnología e innovación (CTeI) y no solo de gestión. Los sensores ópticos de bajo costo densifican la vigilancia. Su lectura sirve para decidir solo si se conoce su error (Kumar et al., 2015; Giordano et al., 2021). El informe de vigilancia tecnológica del proyecto analizó 42 documentos. No registra ningún estudio de material particulado en sitios de remoción de escombros posterremoto (Equipo formulador, 2026, pp. 48-50). Esa ausencia es una lectura del equipo formulador sobre el corpus, y no una afirmación sobre toda la literatura. Además, 37 de los 42 documentos (88,1 %) señalan cobertura ausente o parcial de Colombia, América Latina, el trópico o los Andes (Equipo formulador, 2026, pp. 48-50).</w:t></w:r></w:p><w:p><w:pPr><w:pStyle w:val="BodyText"/><w:rPr></w:rPr></w:pPr><w:r><w:rPr></w:rPr><w:t>El enunciado excluye dos lecturas cercanas. La primera es la ejecución del control de la fuente de polvo, que corresponde a la gestión de la obra y a las autoridades ambientales. El proyecto estima el efecto esperado de las medidas de control antes de una demolición, pero no las aplica. La segunda es la estimación de efectos en salud. La literatura asocia la exposición a PM2,5 con mortalidad y morbilidad cardiopulmonar (Pope y Dockery, 2006). Un colapso de edificaciones puede alterar la magnitud de la exposición (Landrigan et al., 2004). Esas asociaciones justifican medir con rigor. No identifican efectos causales de este proyecto, que promete mediciones verificadas, uso institucional y continuidad.</w:t></w:r></w:p><w:p><w:pPr><w:pStyle w:val="BodyText"/><w:rPr></w:rPr></w:pPr><w:r><w:rPr></w:rPr><w:t>El encuadre de la medición es una elección de formulación. Schön y Rein (1994) sostienen que cada parte interesada encuadra una misma situación de manera distinta, y Bacchi (2009) propone preguntar cómo cada política representa el problema. Un encuadre rival tomaría la exposición como problema central y la emisión de polvo en obra como causa. El proyecto incorpora una parte de ese encuadre con un gemelo predictivo que estima la exposición antes de una demolición. Conserva la medición como problema central porque es condición previa de la estimación y de su validación. La elección no refuta el encuadre rival. El árbol de problemas de la sección 5.4 registra un límite: reducir la emisión en obra no es una actividad del proyecto.</w:t></w:r></w:p><w:p><w:pPr><w:pStyle w:val="BodyText"/><w:rPr></w:rPr></w:pPr><w:r><w:rPr></w:rPr><w:t xml:space="preserve">La formulación responde al numeral 4 de los términos de referencia (TdR). Ese numeral exige traducir la afectación en una demanda o brecha de CTeI con productos y resultados verificables (MinCiencias, 2026, numeral 4). La brecha presenta cuatro componentes. El primero es validar la medición frente a una referencia en sitios de remoción. El segundo es sostener la red ante polvo, humedad y fallas de energía y de enlace. El tercero es lograr que los </w:t></w:r><w:ins w:id="785" w:author="Unknown Author" w:date="2026-10-30T04:17:53Z"><w:r><w:rPr></w:rPr><w:t>consejos</w:t></w:r></w:ins><w:del w:id="786" w:author="Unknown Author" w:date="2026-10-30T04:17:53Z"><w:r><w:rPr></w:rPr><w:delText>comités</w:delText></w:r></w:del><w:r><w:rPr></w:rPr><w:t xml:space="preserve"> usen el dato y que una entidad custodie la red. El cuarto es estimar la exposición esperada antes de una demolición con un gemelo predictivo validado con mediciones de eventos reales. El proyecto llega hasta esa solución dentro de 24 meses y no depende de fases posteriores. La demanda territorial queda por registrar </w:t></w:r><w:r><w:rPr><w:color w:val="00B050"/></w:rPr><w:t>[Diligenciar: código de la demanda en el Anexo 4]</w:t></w:r><w:r><w:rPr></w:rPr><w:t xml:space="preserve">. El reporte de afectación que sustenta el problema también queda por registrar </w:t></w:r><w:r><w:rPr><w:color w:val="00B050"/></w:rPr><w:t>[Diligenciar: reporte oficial de afectación del sismo]</w:t></w:r><w:r><w:rPr></w:rPr><w:t>.</w:t></w:r><w:bookmarkEnd w:id="24"/></w:p><w:p><w:pPr><w:pStyle w:val="Heading2"/><w:rPr></w:rPr></w:pPr><w:bookmarkStart w:id="25" w:name="Xe225b43b89a3b13b27d4d049bfa9fc760f51d58"/><w:r><w:rPr></w:rPr><w:t>5.2. Descripción del problema y la situación existente</w:t></w:r></w:p><w:p><w:pPr><w:pStyle w:val="FirstParagraph"/><w:rPr></w:rPr></w:pPr><w:r><w:rPr></w:rPr><w:t>Esta descripción distingue lo documentado, lo declarado, lo calculado, lo inferido y lo supuesto. Los datos documentados provienen del informe de vigilancia tecnológica, que analizó 26 artículos, 15 patentes y un informe institucional (Equipo formulador, 2026, pp. 19-21). El equipo no consultó de nuevo las fuentes primarias que el informe cita. Por eso las cifras de terceros se reproducen como el informe las registra, con su página, y su verificación independiente queda pendiente. La ocurrencia de remoción de escombros en cada sitio es una premisa de formulación que el reporte oficial de afectación debe confirmar.</w:t></w:r></w:p><w:p><w:pPr><w:pStyle w:val="Heading3"/><w:rPr></w:rPr></w:pPr><w:bookmarkStart w:id="26" w:name="características-de-la-zona-de-estudio"/><w:r><w:rPr></w:rPr><w:t>5.2.1 Características de la zona de estudio</w:t></w:r></w:p><w:p><w:pPr><w:pStyle w:val="FirstParagraph"/><w:rPr></w:rPr></w:pPr><w:r><w:rPr></w:rPr><w:t xml:space="preserve">La zona de estudio comprende </w:t></w:r><w:ins w:id="787" w:author="Unknown Author" w:date="2026-10-30T04:17:53Z"><w:r><w:rPr></w:rPr><w:t xml:space="preserve">dos municipios de dos </w:t></w:r></w:ins><w:del w:id="788" w:author="Unknown Author" w:date="2026-10-30T04:17:53Z"><w:r><w:rPr></w:rPr><w:delText xml:space="preserve">tres </w:delText></w:r></w:del><w:r><w:rPr></w:rPr><w:t>departamentos del ámbito de la emergencia. Los TdR incluyen a Caldas</w:t></w:r><w:ins w:id="789" w:author="Unknown Author" w:date="2026-10-30T04:17:53Z"><w:r><w:rPr></w:rPr><w:t xml:space="preserve"> y a Quindío </w:t></w:r></w:ins><w:del w:id="790" w:author="Unknown Author" w:date="2026-10-30T04:17:53Z"><w:r><w:rPr></w:rPr><w:delText xml:space="preserve">, Cundinamarca y Valle del Cauca </w:delText></w:r></w:del><w:r><w:rPr></w:rPr><w:t xml:space="preserve">entre los 16 departamentos del ámbito de la emergencia (MinCiencias, 2026, numeral 1). </w:t></w:r><w:ins w:id="791" w:author="Unknown Author" w:date="2026-10-30T04:17:53Z"><w:r><w:rPr></w:rPr><w:t xml:space="preserve">Manizales es la capital de Caldas y Calarcá </w:t></w:r></w:ins><w:del w:id="792" w:author="Unknown Author" w:date="2026-10-30T04:17:53Z"><w:r><w:rPr></w:rPr><w:delText xml:space="preserve">La delimitación de los tres como territorio de ejecución </w:delText></w:r></w:del><w:r><w:rPr></w:rPr><w:t xml:space="preserve">es un </w:t></w:r><w:ins w:id="793" w:author="Unknown Author" w:date="2026-10-30T04:17:53Z"><w:r><w:rPr></w:rPr><w:t>municipio del Quindío</w:t></w:r></w:ins><w:del w:id="794" w:author="Unknown Author" w:date="2026-10-30T04:17:53Z"><w:r><w:rPr></w:rPr><w:delText>supuesto de trabajo de la alianza</w:delText></w:r></w:del><w:r><w:rPr></w:rPr><w:t xml:space="preserve">. Los </w:t></w:r><w:ins w:id="795" w:author="Unknown Author" w:date="2026-10-30T04:17:53Z"><w:r><w:rPr></w:rPr><w:t>dos</w:t></w:r></w:ins><w:del w:id="796" w:author="Unknown Author" w:date="2026-10-30T04:17:53Z"><w:r><w:rPr></w:rPr><w:delText>departamentos</w:delText></w:r></w:del><w:r><w:rPr></w:rPr><w:t xml:space="preserve"> pertenecen a </w:t></w:r><w:ins w:id="797" w:author="Unknown Author" w:date="2026-10-30T04:17:53Z"><w:r><w:rPr></w:rPr><w:t xml:space="preserve">la región </w:t></w:r></w:ins><w:del w:id="798" w:author="Unknown Author" w:date="2026-10-30T04:17:53Z"><w:r><w:rPr></w:rPr><w:delText xml:space="preserve">tres regiones distintas: </w:delText></w:r></w:del><w:r><w:rPr></w:rPr><w:t xml:space="preserve">Eje Cafetero, </w:t></w:r><w:del w:id="799" w:author="Unknown Author" w:date="2026-10-30T04:17:53Z"><w:r><w:rPr></w:rPr><w:delText xml:space="preserve">Centro Oriente y Pacífico. La </w:delText></w:r></w:del><w:r><w:rPr></w:rPr><w:t xml:space="preserve">asignación </w:t></w:r><w:ins w:id="800" w:author="Unknown Author" w:date="2026-10-30T04:17:53Z"><w:r><w:rPr></w:rPr><w:t>que</w:t></w:r></w:ins><w:del w:id="801" w:author="Unknown Author" w:date="2026-10-30T04:17:53Z"><w:r><w:rPr></w:rPr><w:delText>regional</w:delText></w:r></w:del><w:r><w:rPr></w:rPr><w:t xml:space="preserve"> se verificará con el Anexo 8 de los TdR. </w:t></w:r><w:ins w:id="802" w:author="Unknown Author" w:date="2026-10-30T04:17:53Z"><w:r><w:rPr></w:rPr><w:t xml:space="preserve">La diferencia de escala entre una capital y un municipio intermedio </w:t></w:r></w:ins><w:del w:id="803" w:author="Unknown Author" w:date="2026-10-30T04:17:53Z"><w:r><w:rPr></w:rPr><w:delText xml:space="preserve">Esa diversidad </w:delText></w:r></w:del><w:r><w:rPr></w:rPr><w:t>permite probar si el modelo de corrección generaliza</w:t></w:r><w:ins w:id="804" w:author="Unknown Author" w:date="2026-10-30T04:17:53Z"><w:r><w:rPr></w:rPr><w:t xml:space="preserve">. Esa posibilidad </w:t></w:r></w:ins><w:del w:id="805" w:author="Unknown Author" w:date="2026-10-30T04:17:53Z"><w:r><w:rPr></w:rPr><w:delText xml:space="preserve"> entre contextos locales distintos, lo cual </w:delText></w:r></w:del><w:r><w:rPr></w:rPr><w:t xml:space="preserve">es una inferencia de diseño. </w:t></w:r><w:ins w:id="806" w:author="Unknown Author" w:date="2026-10-30T04:17:53Z"><w:r><w:rPr></w:rPr><w:t>La ejecución en</w:t></w:r></w:ins><w:del w:id="807" w:author="Unknown Author" w:date="2026-10-30T04:17:53Z"><w:r><w:rPr></w:rPr><w:delText>También sustenta la articulación entre</w:delText></w:r></w:del><w:r><w:rPr></w:rPr><w:t xml:space="preserve"> entidades territoriales de </w:t></w:r><w:ins w:id="808" w:author="Unknown Author" w:date="2026-10-30T04:17:53Z"><w:r><w:rPr></w:rPr><w:t>dos departamentos sustenta además la articulación territorial</w:t></w:r></w:ins><w:del w:id="809" w:author="Unknown Author" w:date="2026-10-30T04:17:53Z"><w:r><w:rPr></w:rPr><w:delText>departamentos diferentes</w:delText></w:r></w:del><w:r><w:rPr></w:rPr><w:t>.</w:t></w:r></w:p><w:p><w:pPr><w:pStyle w:val="BodyText"/><w:rPr></w:rPr></w:pPr><w:r><w:rPr></w:rPr><w:t xml:space="preserve">La </w:t></w:r><w:del w:id="810" w:author="Unknown Author" w:date="2026-10-30T04:17:53Z"><w:r><w:rPr></w:rPr><w:delText xml:space="preserve">focalización abarca 12 municipios, cuatro por departamento. Sus nombres y centros poblados quedan por completar </w:delText></w:r></w:del><w:del w:id="811" w:author="Unknown Author" w:date="2026-10-30T04:17:53Z"><w:r><w:rPr><w:color w:val="00B050"/></w:rPr><w:delText>[Diligenciar: nombres de los 12 municipios y centros poblados]</w:delText></w:r></w:del><w:del w:id="812" w:author="Unknown Author" w:date="2026-10-30T04:17:53Z"><w:r><w:rPr></w:rPr><w:delText xml:space="preserve">. La </w:delText></w:r></w:del><w:r><w:rPr></w:rPr><w:t>red proyecta 100 nodos operativos</w:t></w:r><w:ins w:id="813" w:author="Unknown Author" w:date="2026-10-30T04:17:53Z"><w:r><w:rPr></w:rPr><w:t>, 50 en cada municipio, como propuesta de formulación. Un conjunto de referencia gravimétrico, beta y óptico rota entre los dos municipios</w:t></w:r></w:ins><w:del w:id="814" w:author="Unknown Author" w:date="2026-10-30T04:17:53Z"><w:r><w:rPr></w:rPr><w:delText>: 33 en Caldas, 34 en Cundinamarca y 33 en Valle del Cauca. Cada departamento aloja un monitor gravimétrico de referencia</w:delText></w:r></w:del><w:r><w:rPr></w:rPr><w:t xml:space="preserve"> para colocalizar los nodos. El proyecto focaliza además </w:t></w:r><w:ins w:id="815" w:author="Unknown Author" w:date="2026-10-30T04:17:53Z"><w:r><w:rPr></w:rPr><w:t>cuatro consejos</w:t></w:r></w:ins><w:del w:id="816" w:author="Unknown Author" w:date="2026-10-30T04:17:53Z"><w:r><w:rPr></w:rPr><w:delText>15 comités</w:delText></w:r></w:del><w:r><w:rPr></w:rPr><w:t xml:space="preserve"> de gestión del riesgo</w:t></w:r><w:ins w:id="817" w:author="Unknown Author" w:date="2026-10-30T04:17:53Z"><w:r><w:rPr></w:rPr><w:t>: los municipales de Manizales y de Calarcá y los departamentales de Caldas y de Quindío</w:t></w:r></w:ins><w:del w:id="818" w:author="Unknown Author" w:date="2026-10-30T04:17:53Z"><w:r><w:rPr></w:rPr><w:delText>, 12 municipales y tres departamentales</w:delText></w:r></w:del><w:r><w:rPr></w:rPr><w:t>. La Tabla 5.1 resume esta distribución y los datos que faltan.</w:t></w:r></w:p><w:p><w:pPr><w:pStyle w:val="TablaRotulo"/><w:rPr></w:rPr></w:pPr><w:bookmarkStart w:id="27" w:name="rot_Tabla_5_1"/><w:r><w:rPr><w:b/><w:bCs/></w:rPr><w:t>Tabla 5.1</w:t></w:r><w:bookmarkEnd w:id="27"/></w:p><w:p><w:pPr><w:pStyle w:val="TablaTitulo"/><w:rPr></w:rPr></w:pPr><w:r><w:rPr><w:i/><w:iCs/></w:rPr><w:t xml:space="preserve">Zona de estudio, nodos de medición y datos pendientes por </w:t></w:r><w:ins w:id="819" w:author="Unknown Author" w:date="2026-10-30T04:17:53Z"><w:r><w:rPr><w:i/><w:iCs/></w:rPr><w:t>municipio</w:t></w:r></w:ins><w:del w:id="820" w:author="Unknown Author" w:date="2026-10-30T04:17:53Z"><w:r><w:rPr><w:i/><w:iCs/></w:rPr><w:delText>departamento</w:delText></w:r></w:del></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728"/><w:gridCol w:w="1315"/><w:gridCol w:w="1399"/><w:gridCol w:w="1480"/><w:gridCol w:w="1564"/><w:gridCol w:w="2467"/></w:tblGrid><w:tr><w:trPr><w:tblHeader w:val="true"/><w:ins w:id="821" w:author="Unknown Author" w:date="2026-10-30T04:17:53Z"/><w:cantSplit w:val="true"/></w:trPr><w:tc><w:tcPr><w:tcW w:w="172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823" w:author="Unknown Author" w:date="2026-10-30T04:17:53Z"></w:ins></w:rPr></w:pPr><w:ins w:id="822" w:author="Unknown Author" w:date="2026-10-30T04:17:53Z"><w:r><w:rPr><w:b/><w:kern w:val="0"/><w:szCs w:val="24"/><w:lang w:val="es-CO" w:eastAsia="en-US" w:bidi="ar-SA"/></w:rPr><w:t>Departamento</w:t></w:r></w:ins></w:p></w:tc><w:tc><w:tcPr><w:tcW w:w="131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825" w:author="Unknown Author" w:date="2026-10-30T04:17:53Z"></w:ins></w:rPr></w:pPr><w:ins w:id="824" w:author="Unknown Author" w:date="2026-10-30T04:17:53Z"><w:r><w:rPr><w:b/><w:kern w:val="0"/><w:szCs w:val="24"/><w:lang w:val="es-CO" w:eastAsia="en-US" w:bidi="ar-SA"/></w:rPr><w:t>Región</w:t></w:r></w:ins></w:p></w:tc><w:tc><w:tcPr><w:tcW w:w="139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827" w:author="Unknown Author" w:date="2026-10-30T04:17:53Z"></w:ins></w:rPr></w:pPr><w:ins w:id="826" w:author="Unknown Author" w:date="2026-10-30T04:17:53Z"><w:r><w:rPr><w:b/><w:kern w:val="0"/><w:szCs w:val="24"/><w:lang w:val="es-CO" w:eastAsia="en-US" w:bidi="ar-SA"/></w:rPr><w:t>Municipio</w:t></w:r></w:ins></w:p></w:tc><w:tc><w:tcPr><w:tcW w:w="148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829" w:author="Unknown Author" w:date="2026-10-30T04:17:53Z"></w:ins></w:rPr></w:pPr><w:ins w:id="828" w:author="Unknown Author" w:date="2026-10-30T04:17:53Z"><w:r><w:rPr><w:b/><w:kern w:val="0"/><w:szCs w:val="24"/><w:lang w:val="es-CO" w:eastAsia="en-US" w:bidi="ar-SA"/></w:rPr><w:t>Nodos operativos</w:t></w:r></w:ins></w:p></w:tc><w:tc><w:tcPr><w:tcW w:w="156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831" w:author="Unknown Author" w:date="2026-10-30T04:17:53Z"></w:ins></w:rPr></w:pPr><w:ins w:id="830" w:author="Unknown Author" w:date="2026-10-30T04:17:53Z"><w:r><w:rPr><w:b/><w:kern w:val="0"/><w:szCs w:val="24"/><w:lang w:val="es-CO" w:eastAsia="en-US" w:bidi="ar-SA"/></w:rPr><w:t>Referencia</w:t></w:r></w:ins></w:p></w:tc><w:tc><w:tcPr><w:tcW w:w="246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833" w:author="Unknown Author" w:date="2026-10-30T04:17:53Z"></w:ins></w:rPr></w:pPr><w:ins w:id="832" w:author="Unknown Author" w:date="2026-10-30T04:17:53Z"><w:r><w:rPr><w:b/><w:kern w:val="0"/><w:szCs w:val="24"/><w:lang w:val="es-CO" w:eastAsia="en-US" w:bidi="ar-SA"/></w:rPr><w:t>Dato pendiente</w:t></w:r></w:ins></w:p></w:tc></w:tr><w:tr><w:trPr><w:ins w:id="834" w:author="Unknown Author" w:date="2026-10-30T04:17:53Z"/><w:cantSplit w:val="true"/></w:trPr><w:tc><w:tcPr><w:tcW w:w="1728" w:type="dxa"/><w:tcBorders></w:tcBorders></w:tcPr><w:p><w:pPr><w:pStyle w:val="Tabla9"/><w:widowControl/><w:jc w:val="left"/><w:rPr><w:kern w:val="0"/><w:szCs w:val="24"/><w:lang w:val="es-CO" w:eastAsia="en-US" w:bidi="ar-SA"/><w:ins w:id="836" w:author="Unknown Author" w:date="2026-10-30T04:17:53Z"></w:ins></w:rPr></w:pPr><w:ins w:id="835" w:author="Unknown Author" w:date="2026-10-30T04:17:53Z"><w:r><w:rPr><w:kern w:val="0"/><w:szCs w:val="24"/><w:lang w:val="es-CO" w:eastAsia="en-US" w:bidi="ar-SA"/></w:rPr><w:t>Caldas</w:t></w:r></w:ins></w:p></w:tc><w:tc><w:tcPr><w:tcW w:w="1315" w:type="dxa"/><w:tcBorders></w:tcBorders></w:tcPr><w:p><w:pPr><w:pStyle w:val="Tabla9"/><w:widowControl/><w:jc w:val="left"/><w:rPr><w:kern w:val="0"/><w:szCs w:val="24"/><w:lang w:val="es-CO" w:eastAsia="en-US" w:bidi="ar-SA"/><w:ins w:id="838" w:author="Unknown Author" w:date="2026-10-30T04:17:53Z"></w:ins></w:rPr></w:pPr><w:ins w:id="837" w:author="Unknown Author" w:date="2026-10-30T04:17:53Z"><w:r><w:rPr><w:kern w:val="0"/><w:szCs w:val="24"/><w:lang w:val="es-CO" w:eastAsia="en-US" w:bidi="ar-SA"/></w:rPr><w:t>Eje Cafetero</w:t></w:r></w:ins></w:p></w:tc><w:tc><w:tcPr><w:tcW w:w="1399" w:type="dxa"/><w:tcBorders></w:tcBorders></w:tcPr><w:p><w:pPr><w:pStyle w:val="Tabla9"/><w:widowControl/><w:jc w:val="left"/><w:rPr><w:kern w:val="0"/><w:szCs w:val="24"/><w:lang w:val="es-CO" w:eastAsia="en-US" w:bidi="ar-SA"/><w:ins w:id="840" w:author="Unknown Author" w:date="2026-10-30T04:17:53Z"></w:ins></w:rPr></w:pPr><w:ins w:id="839" w:author="Unknown Author" w:date="2026-10-30T04:17:53Z"><w:r><w:rPr><w:kern w:val="0"/><w:szCs w:val="24"/><w:lang w:val="es-CO" w:eastAsia="en-US" w:bidi="ar-SA"/></w:rPr><w:t>Manizales</w:t></w:r></w:ins></w:p></w:tc><w:tc><w:tcPr><w:tcW w:w="1480" w:type="dxa"/><w:tcBorders></w:tcBorders></w:tcPr><w:p><w:pPr><w:pStyle w:val="Tabla9"/><w:widowControl/><w:jc w:val="left"/><w:rPr><w:kern w:val="0"/><w:szCs w:val="24"/><w:lang w:val="es-CO" w:eastAsia="en-US" w:bidi="ar-SA"/><w:ins w:id="842" w:author="Unknown Author" w:date="2026-10-30T04:17:53Z"></w:ins></w:rPr></w:pPr><w:ins w:id="841" w:author="Unknown Author" w:date="2026-10-30T04:17:53Z"><w:r><w:rPr><w:kern w:val="0"/><w:szCs w:val="24"/><w:lang w:val="es-CO" w:eastAsia="en-US" w:bidi="ar-SA"/></w:rPr><w:t>50</w:t></w:r></w:ins></w:p></w:tc><w:tc><w:tcPr><w:tcW w:w="1564" w:type="dxa"/><w:tcBorders></w:tcBorders></w:tcPr><w:p><w:pPr><w:pStyle w:val="Tabla9"/><w:widowControl/><w:jc w:val="left"/><w:rPr><w:kern w:val="0"/><w:szCs w:val="24"/><w:lang w:val="es-CO" w:eastAsia="en-US" w:bidi="ar-SA"/><w:ins w:id="844" w:author="Unknown Author" w:date="2026-10-30T04:17:53Z"></w:ins></w:rPr></w:pPr><w:ins w:id="843" w:author="Unknown Author" w:date="2026-10-30T04:17:53Z"><w:r><w:rPr><w:kern w:val="0"/><w:szCs w:val="24"/><w:lang w:val="es-CO" w:eastAsia="en-US" w:bidi="ar-SA"/></w:rPr><w:t>Conjunto rotativo</w:t></w:r></w:ins></w:p></w:tc><w:tc><w:tcPr><w:tcW w:w="2467" w:type="dxa"/><w:tcBorders></w:tcBorders></w:tcPr><w:p><w:pPr><w:pStyle w:val="Tabla9"/><w:widowControl/><w:jc w:val="left"/><w:rPr><w:kern w:val="0"/><w:szCs w:val="24"/><w:lang w:val="es-CO" w:eastAsia="en-US" w:bidi="ar-SA"/><w:ins w:id="846" w:author="Unknown Author" w:date="2026-10-30T04:17:53Z"></w:ins></w:rPr></w:pPr><w:ins w:id="845" w:author="Unknown Author" w:date="2026-10-30T04:17:53Z"><w:r><w:rPr><w:color w:val="00B050"/><w:kern w:val="0"/><w:szCs w:val="24"/><w:lang w:val="es-CO" w:eastAsia="en-US" w:bidi="ar-SA"/></w:rPr><w:t>[Diligenciar: sitios de remoción y demoliciones de Manizales, con fuente oficial]</w:t></w:r></w:ins></w:p></w:tc></w:tr><w:tr><w:trPr><w:ins w:id="847" w:author="Unknown Author" w:date="2026-10-30T04:17:53Z"/><w:cantSplit w:val="true"/></w:trPr><w:tc><w:tcPr><w:tcW w:w="1728" w:type="dxa"/><w:tcBorders></w:tcBorders><w:shd w:color="auto" w:fill="F7F7F7" w:val="clear"/></w:tcPr><w:p><w:pPr><w:pStyle w:val="Tabla9"/><w:widowControl/><w:jc w:val="left"/><w:rPr><w:kern w:val="0"/><w:szCs w:val="24"/><w:lang w:val="es-CO" w:eastAsia="en-US" w:bidi="ar-SA"/><w:ins w:id="849" w:author="Unknown Author" w:date="2026-10-30T04:17:53Z"></w:ins></w:rPr></w:pPr><w:ins w:id="848" w:author="Unknown Author" w:date="2026-10-30T04:17:53Z"><w:r><w:rPr><w:kern w:val="0"/><w:szCs w:val="24"/><w:lang w:val="es-CO" w:eastAsia="en-US" w:bidi="ar-SA"/></w:rPr><w:t>Quindío</w:t></w:r></w:ins></w:p></w:tc><w:tc><w:tcPr><w:tcW w:w="1315" w:type="dxa"/><w:tcBorders></w:tcBorders><w:shd w:color="auto" w:fill="F7F7F7" w:val="clear"/></w:tcPr><w:p><w:pPr><w:pStyle w:val="Tabla9"/><w:widowControl/><w:jc w:val="left"/><w:rPr><w:kern w:val="0"/><w:szCs w:val="24"/><w:lang w:val="es-CO" w:eastAsia="en-US" w:bidi="ar-SA"/><w:ins w:id="851" w:author="Unknown Author" w:date="2026-10-30T04:17:53Z"></w:ins></w:rPr></w:pPr><w:ins w:id="850" w:author="Unknown Author" w:date="2026-10-30T04:17:53Z"><w:r><w:rPr><w:kern w:val="0"/><w:szCs w:val="24"/><w:lang w:val="es-CO" w:eastAsia="en-US" w:bidi="ar-SA"/></w:rPr><w:t>Eje Cafetero</w:t></w:r></w:ins></w:p></w:tc><w:tc><w:tcPr><w:tcW w:w="1399" w:type="dxa"/><w:tcBorders></w:tcBorders><w:shd w:color="auto" w:fill="F7F7F7" w:val="clear"/></w:tcPr><w:p><w:pPr><w:pStyle w:val="Tabla9"/><w:widowControl/><w:jc w:val="left"/><w:rPr><w:kern w:val="0"/><w:szCs w:val="24"/><w:lang w:val="es-CO" w:eastAsia="en-US" w:bidi="ar-SA"/><w:ins w:id="853" w:author="Unknown Author" w:date="2026-10-30T04:17:53Z"></w:ins></w:rPr></w:pPr><w:ins w:id="852" w:author="Unknown Author" w:date="2026-10-30T04:17:53Z"><w:r><w:rPr><w:kern w:val="0"/><w:szCs w:val="24"/><w:lang w:val="es-CO" w:eastAsia="en-US" w:bidi="ar-SA"/></w:rPr><w:t>Calarcá</w:t></w:r></w:ins></w:p></w:tc><w:tc><w:tcPr><w:tcW w:w="1480" w:type="dxa"/><w:tcBorders></w:tcBorders><w:shd w:color="auto" w:fill="F7F7F7" w:val="clear"/></w:tcPr><w:p><w:pPr><w:pStyle w:val="Tabla9"/><w:widowControl/><w:jc w:val="left"/><w:rPr><w:kern w:val="0"/><w:szCs w:val="24"/><w:lang w:val="es-CO" w:eastAsia="en-US" w:bidi="ar-SA"/><w:ins w:id="855" w:author="Unknown Author" w:date="2026-10-30T04:17:53Z"></w:ins></w:rPr></w:pPr><w:ins w:id="854" w:author="Unknown Author" w:date="2026-10-30T04:17:53Z"><w:r><w:rPr><w:kern w:val="0"/><w:szCs w:val="24"/><w:lang w:val="es-CO" w:eastAsia="en-US" w:bidi="ar-SA"/></w:rPr><w:t>50</w:t></w:r></w:ins></w:p></w:tc><w:tc><w:tcPr><w:tcW w:w="1564" w:type="dxa"/><w:tcBorders></w:tcBorders><w:shd w:color="auto" w:fill="F7F7F7" w:val="clear"/></w:tcPr><w:p><w:pPr><w:pStyle w:val="Tabla9"/><w:widowControl/><w:jc w:val="left"/><w:rPr><w:kern w:val="0"/><w:szCs w:val="24"/><w:lang w:val="es-CO" w:eastAsia="en-US" w:bidi="ar-SA"/><w:ins w:id="857" w:author="Unknown Author" w:date="2026-10-30T04:17:53Z"></w:ins></w:rPr></w:pPr><w:ins w:id="856" w:author="Unknown Author" w:date="2026-10-30T04:17:53Z"><w:r><w:rPr><w:kern w:val="0"/><w:szCs w:val="24"/><w:lang w:val="es-CO" w:eastAsia="en-US" w:bidi="ar-SA"/></w:rPr><w:t>Conjunto rotativo</w:t></w:r></w:ins></w:p></w:tc><w:tc><w:tcPr><w:tcW w:w="2467" w:type="dxa"/><w:tcBorders></w:tcBorders><w:shd w:color="auto" w:fill="F7F7F7" w:val="clear"/></w:tcPr><w:p><w:pPr><w:pStyle w:val="Tabla9"/><w:widowControl/><w:jc w:val="left"/><w:rPr><w:kern w:val="0"/><w:szCs w:val="24"/><w:lang w:val="es-CO" w:eastAsia="en-US" w:bidi="ar-SA"/><w:ins w:id="859" w:author="Unknown Author" w:date="2026-10-30T04:17:53Z"></w:ins></w:rPr></w:pPr><w:ins w:id="858" w:author="Unknown Author" w:date="2026-10-30T04:17:53Z"><w:r><w:rPr><w:color w:val="00B050"/><w:kern w:val="0"/><w:szCs w:val="24"/><w:lang w:val="es-CO" w:eastAsia="en-US" w:bidi="ar-SA"/></w:rPr><w:t>[Diligenciar: sitios de remoción y demoliciones de Calarcá, con fuente oficial]</w:t></w:r></w:ins></w:p></w:tc></w:tr><w:tr><w:trPr><w:ins w:id="860" w:author="Unknown Author" w:date="2026-10-30T04:17:53Z"/><w:cantSplit w:val="true"/></w:trPr><w:tc><w:tcPr><w:tcW w:w="1728" w:type="dxa"/><w:tcBorders><w:bottom w:val="single" w:sz="12" w:space="0" w:color="2A3439"/></w:tcBorders></w:tcPr><w:p><w:pPr><w:pStyle w:val="Tabla9"/><w:keepNext w:val="true"/><w:widowControl/><w:jc w:val="left"/><w:rPr><w:kern w:val="0"/><w:szCs w:val="24"/><w:lang w:val="es-CO" w:eastAsia="en-US" w:bidi="ar-SA"/><w:ins w:id="862" w:author="Unknown Author" w:date="2026-10-30T04:17:53Z"></w:ins></w:rPr></w:pPr><w:ins w:id="861" w:author="Unknown Author" w:date="2026-10-30T04:17:53Z"><w:r><w:rPr><w:b/><w:bCs/><w:kern w:val="0"/><w:szCs w:val="24"/><w:lang w:val="es-CO" w:eastAsia="en-US" w:bidi="ar-SA"/></w:rPr><w:t>Total</w:t></w:r></w:ins></w:p></w:tc><w:tc><w:tcPr><w:tcW w:w="1315" w:type="dxa"/><w:tcBorders><w:bottom w:val="single" w:sz="12" w:space="0" w:color="2A3439"/></w:tcBorders></w:tcPr><w:p><w:pPr><w:pStyle w:val="Tabla9"/><w:keepNext w:val="true"/><w:widowControl/><w:jc w:val="left"/><w:rPr><w:kern w:val="0"/><w:szCs w:val="24"/><w:lang w:val="es-CO" w:eastAsia="en-US" w:bidi="ar-SA"/><w:ins w:id="864" w:author="Unknown Author" w:date="2026-10-30T04:17:53Z"></w:ins></w:rPr></w:pPr><w:ins w:id="863" w:author="Unknown Author" w:date="2026-10-30T04:17:53Z"><w:r><w:rPr><w:kern w:val="0"/><w:szCs w:val="24"/><w:lang w:val="es-CO" w:eastAsia="en-US" w:bidi="ar-SA"/></w:rPr><w:t>Una región</w:t></w:r></w:ins></w:p></w:tc><w:tc><w:tcPr><w:tcW w:w="1399" w:type="dxa"/><w:tcBorders><w:bottom w:val="single" w:sz="12" w:space="0" w:color="2A3439"/></w:tcBorders></w:tcPr><w:p><w:pPr><w:pStyle w:val="Tabla9"/><w:keepNext w:val="true"/><w:widowControl/><w:jc w:val="left"/><w:rPr><w:kern w:val="0"/><w:szCs w:val="24"/><w:lang w:val="es-CO" w:eastAsia="en-US" w:bidi="ar-SA"/><w:ins w:id="866" w:author="Unknown Author" w:date="2026-10-30T04:17:53Z"></w:ins></w:rPr></w:pPr><w:ins w:id="865" w:author="Unknown Author" w:date="2026-10-30T04:17:53Z"><w:r><w:rPr><w:b/><w:bCs/><w:kern w:val="0"/><w:szCs w:val="24"/><w:lang w:val="es-CO" w:eastAsia="en-US" w:bidi="ar-SA"/></w:rPr><w:t>2</w:t></w:r></w:ins></w:p></w:tc><w:tc><w:tcPr><w:tcW w:w="1480" w:type="dxa"/><w:tcBorders><w:bottom w:val="single" w:sz="12" w:space="0" w:color="2A3439"/></w:tcBorders></w:tcPr><w:p><w:pPr><w:pStyle w:val="Tabla9"/><w:keepNext w:val="true"/><w:widowControl/><w:jc w:val="left"/><w:rPr><w:kern w:val="0"/><w:szCs w:val="24"/><w:lang w:val="es-CO" w:eastAsia="en-US" w:bidi="ar-SA"/><w:ins w:id="868" w:author="Unknown Author" w:date="2026-10-30T04:17:53Z"></w:ins></w:rPr></w:pPr><w:ins w:id="867" w:author="Unknown Author" w:date="2026-10-30T04:17:53Z"><w:r><w:rPr><w:b/><w:bCs/><w:kern w:val="0"/><w:szCs w:val="24"/><w:lang w:val="es-CO" w:eastAsia="en-US" w:bidi="ar-SA"/></w:rPr><w:t>100</w:t></w:r></w:ins></w:p></w:tc><w:tc><w:tcPr><w:tcW w:w="1564" w:type="dxa"/><w:tcBorders><w:bottom w:val="single" w:sz="12" w:space="0" w:color="2A3439"/></w:tcBorders></w:tcPr><w:p><w:pPr><w:pStyle w:val="Tabla9"/><w:keepNext w:val="true"/><w:widowControl/><w:jc w:val="left"/><w:rPr><w:kern w:val="0"/><w:szCs w:val="24"/><w:lang w:val="es-CO" w:eastAsia="en-US" w:bidi="ar-SA"/><w:ins w:id="870" w:author="Unknown Author" w:date="2026-10-30T04:17:53Z"></w:ins></w:rPr></w:pPr><w:ins w:id="869" w:author="Unknown Author" w:date="2026-10-30T04:17:53Z"><w:r><w:rPr><w:b/><w:bCs/><w:kern w:val="0"/><w:szCs w:val="24"/><w:lang w:val="es-CO" w:eastAsia="en-US" w:bidi="ar-SA"/></w:rPr><w:t>1 conjunto</w:t></w:r></w:ins></w:p></w:tc><w:tc><w:tcPr><w:tcW w:w="2467" w:type="dxa"/><w:tcBorders><w:bottom w:val="single" w:sz="12" w:space="0" w:color="2A3439"/></w:tcBorders></w:tcPr><w:p><w:pPr><w:pStyle w:val="Tabla9"/><w:keepNext w:val="true"/><w:widowControl/><w:jc w:val="left"/><w:rPr><w:kern w:val="0"/><w:szCs w:val="24"/><w:lang w:val="es-CO" w:eastAsia="en-US" w:bidi="ar-SA"/><w:ins w:id="872" w:author="Unknown Author" w:date="2026-10-30T04:17:53Z"></w:ins></w:rPr></w:pPr><w:ins w:id="871" w:author="Unknown Author" w:date="2026-10-30T04:17:53Z"><w:r><w:rPr><w:color w:val="00B050"/><w:kern w:val="0"/><w:szCs w:val="24"/><w:lang w:val="es-CO" w:eastAsia="en-US" w:bidi="ar-SA"/></w:rPr><w:t>[Diligenciar: población afectada por municipio, con fuente oficial]</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741"/><w:gridCol w:w="1245"/><w:gridCol w:w="1575"/><w:gridCol w:w="1411"/><w:gridCol w:w="1742"/><w:gridCol w:w="2239"/></w:tblGrid><w:tr><w:trPr><w:tblHeader w:val="true"/><w:del w:id="873" w:author="Unknown Author" w:date="2026-10-30T04:17:53Z"/><w:cantSplit w:val="true"/></w:trPr><w:tc><w:tcPr><w:tcW w:w="174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875" w:author="Unknown Author" w:date="2026-10-30T04:17:53Z"></w:del></w:rPr></w:pPr><w:del w:id="874" w:author="Unknown Author" w:date="2026-10-30T04:17:53Z"><w:r><w:rPr><w:b/><w:kern w:val="0"/><w:szCs w:val="24"/><w:lang w:val="es-CO" w:eastAsia="en-US" w:bidi="ar-SA"/></w:rPr><w:delText>Departamento</w:delText></w:r></w:del></w:p></w:tc><w:tc><w:tcPr><w:tcW w:w="124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877" w:author="Unknown Author" w:date="2026-10-30T04:17:53Z"></w:del></w:rPr></w:pPr><w:del w:id="876" w:author="Unknown Author" w:date="2026-10-30T04:17:53Z"><w:r><w:rPr><w:b/><w:kern w:val="0"/><w:szCs w:val="24"/><w:lang w:val="es-CO" w:eastAsia="en-US" w:bidi="ar-SA"/></w:rPr><w:delText>Región</w:delText></w:r></w:del></w:p></w:tc><w:tc><w:tcPr><w:tcW w:w="157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879" w:author="Unknown Author" w:date="2026-10-30T04:17:53Z"></w:del></w:rPr></w:pPr><w:del w:id="878" w:author="Unknown Author" w:date="2026-10-30T04:17:53Z"><w:r><w:rPr><w:b/><w:kern w:val="0"/><w:szCs w:val="24"/><w:lang w:val="es-CO" w:eastAsia="en-US" w:bidi="ar-SA"/></w:rPr><w:delText>Municipios focalizados</w:delText></w:r></w:del></w:p></w:tc><w:tc><w:tcPr><w:tcW w:w="141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881" w:author="Unknown Author" w:date="2026-10-30T04:17:53Z"></w:del></w:rPr></w:pPr><w:del w:id="880" w:author="Unknown Author" w:date="2026-10-30T04:17:53Z"><w:r><w:rPr><w:b/><w:kern w:val="0"/><w:szCs w:val="24"/><w:lang w:val="es-CO" w:eastAsia="en-US" w:bidi="ar-SA"/></w:rPr><w:delText>Nodos operativos</w:delText></w:r></w:del></w:p></w:tc><w:tc><w:tcPr><w:tcW w:w="174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883" w:author="Unknown Author" w:date="2026-10-30T04:17:53Z"></w:del></w:rPr></w:pPr><w:del w:id="882" w:author="Unknown Author" w:date="2026-10-30T04:17:53Z"><w:r><w:rPr><w:b/><w:kern w:val="0"/><w:szCs w:val="24"/><w:lang w:val="es-CO" w:eastAsia="en-US" w:bidi="ar-SA"/></w:rPr><w:delText>Referencia gravimétrica</w:delText></w:r></w:del></w:p></w:tc><w:tc><w:tcPr><w:tcW w:w="223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885" w:author="Unknown Author" w:date="2026-10-30T04:17:53Z"></w:del></w:rPr></w:pPr><w:del w:id="884" w:author="Unknown Author" w:date="2026-10-30T04:17:53Z"><w:r><w:rPr><w:b/><w:kern w:val="0"/><w:szCs w:val="24"/><w:lang w:val="es-CO" w:eastAsia="en-US" w:bidi="ar-SA"/></w:rPr><w:delText>Dato pendiente</w:delText></w:r></w:del></w:p></w:tc></w:tr><w:tr><w:trPr><w:del w:id="886" w:author="Unknown Author" w:date="2026-10-30T04:17:53Z"/><w:cantSplit w:val="true"/></w:trPr><w:tc><w:tcPr><w:tcW w:w="1741" w:type="dxa"/><w:tcBorders></w:tcBorders></w:tcPr><w:p><w:pPr><w:pStyle w:val="Tabla9"/><w:widowControl/><w:jc w:val="left"/><w:rPr><w:kern w:val="0"/><w:szCs w:val="24"/><w:lang w:val="es-CO" w:eastAsia="en-US" w:bidi="ar-SA"/><w:del w:id="888" w:author="Unknown Author" w:date="2026-10-30T04:17:53Z"></w:del></w:rPr></w:pPr><w:del w:id="887" w:author="Unknown Author" w:date="2026-10-30T04:17:53Z"><w:r><w:rPr><w:kern w:val="0"/><w:szCs w:val="24"/><w:lang w:val="es-CO" w:eastAsia="en-US" w:bidi="ar-SA"/></w:rPr><w:delText>Caldas</w:delText></w:r></w:del></w:p></w:tc><w:tc><w:tcPr><w:tcW w:w="1245" w:type="dxa"/><w:tcBorders></w:tcBorders></w:tcPr><w:p><w:pPr><w:pStyle w:val="Tabla9"/><w:widowControl/><w:jc w:val="left"/><w:rPr><w:kern w:val="0"/><w:szCs w:val="24"/><w:lang w:val="es-CO" w:eastAsia="en-US" w:bidi="ar-SA"/><w:del w:id="890" w:author="Unknown Author" w:date="2026-10-30T04:17:53Z"></w:del></w:rPr></w:pPr><w:del w:id="889" w:author="Unknown Author" w:date="2026-10-30T04:17:53Z"><w:r><w:rPr><w:kern w:val="0"/><w:szCs w:val="24"/><w:lang w:val="es-CO" w:eastAsia="en-US" w:bidi="ar-SA"/></w:rPr><w:delText>Eje Cafetero</w:delText></w:r></w:del></w:p></w:tc><w:tc><w:tcPr><w:tcW w:w="1575" w:type="dxa"/><w:tcBorders></w:tcBorders></w:tcPr><w:p><w:pPr><w:pStyle w:val="Tabla9"/><w:widowControl/><w:jc w:val="left"/><w:rPr><w:kern w:val="0"/><w:szCs w:val="24"/><w:lang w:val="es-CO" w:eastAsia="en-US" w:bidi="ar-SA"/><w:del w:id="892" w:author="Unknown Author" w:date="2026-10-30T04:17:53Z"></w:del></w:rPr></w:pPr><w:del w:id="891" w:author="Unknown Author" w:date="2026-10-30T04:17:53Z"><w:r><w:rPr><w:kern w:val="0"/><w:szCs w:val="24"/><w:lang w:val="es-CO" w:eastAsia="en-US" w:bidi="ar-SA"/></w:rPr><w:delText>4</w:delText></w:r></w:del></w:p></w:tc><w:tc><w:tcPr><w:tcW w:w="1411" w:type="dxa"/><w:tcBorders></w:tcBorders></w:tcPr><w:p><w:pPr><w:pStyle w:val="Tabla9"/><w:widowControl/><w:jc w:val="left"/><w:rPr><w:kern w:val="0"/><w:szCs w:val="24"/><w:lang w:val="es-CO" w:eastAsia="en-US" w:bidi="ar-SA"/><w:del w:id="894" w:author="Unknown Author" w:date="2026-10-30T04:17:53Z"></w:del></w:rPr></w:pPr><w:del w:id="893" w:author="Unknown Author" w:date="2026-10-30T04:17:53Z"><w:r><w:rPr><w:kern w:val="0"/><w:szCs w:val="24"/><w:lang w:val="es-CO" w:eastAsia="en-US" w:bidi="ar-SA"/></w:rPr><w:delText>33</w:delText></w:r></w:del></w:p></w:tc><w:tc><w:tcPr><w:tcW w:w="1742" w:type="dxa"/><w:tcBorders></w:tcBorders></w:tcPr><w:p><w:pPr><w:pStyle w:val="Tabla9"/><w:widowControl/><w:jc w:val="left"/><w:rPr><w:kern w:val="0"/><w:szCs w:val="24"/><w:lang w:val="es-CO" w:eastAsia="en-US" w:bidi="ar-SA"/><w:del w:id="896" w:author="Unknown Author" w:date="2026-10-30T04:17:53Z"></w:del></w:rPr></w:pPr><w:del w:id="895" w:author="Unknown Author" w:date="2026-10-30T04:17:53Z"><w:r><w:rPr><w:kern w:val="0"/><w:szCs w:val="24"/><w:lang w:val="es-CO" w:eastAsia="en-US" w:bidi="ar-SA"/></w:rPr><w:delText>1</w:delText></w:r></w:del></w:p></w:tc><w:tc><w:tcPr><w:tcW w:w="2239" w:type="dxa"/><w:tcBorders></w:tcBorders></w:tcPr><w:p><w:pPr><w:pStyle w:val="Tabla9"/><w:widowControl/><w:jc w:val="left"/><w:rPr><w:kern w:val="0"/><w:szCs w:val="24"/><w:lang w:val="es-CO" w:eastAsia="en-US" w:bidi="ar-SA"/><w:del w:id="898" w:author="Unknown Author" w:date="2026-10-30T04:17:53Z"></w:del></w:rPr></w:pPr><w:del w:id="897" w:author="Unknown Author" w:date="2026-10-30T04:17:53Z"><w:r><w:rPr><w:color w:val="00B050"/><w:kern w:val="0"/><w:szCs w:val="24"/><w:lang w:val="es-CO" w:eastAsia="en-US" w:bidi="ar-SA"/></w:rPr><w:delText>[Diligenciar: municipios y centros poblados de Caldas]</w:delText></w:r></w:del></w:p></w:tc></w:tr><w:tr><w:trPr><w:del w:id="899" w:author="Unknown Author" w:date="2026-10-30T04:17:53Z"/><w:cantSplit w:val="true"/></w:trPr><w:tc><w:tcPr><w:tcW w:w="1741" w:type="dxa"/><w:tcBorders></w:tcBorders><w:shd w:color="auto" w:fill="F7F7F7" w:val="clear"/></w:tcPr><w:p><w:pPr><w:pStyle w:val="Tabla9"/><w:widowControl/><w:jc w:val="left"/><w:rPr><w:kern w:val="0"/><w:szCs w:val="24"/><w:lang w:val="es-CO" w:eastAsia="en-US" w:bidi="ar-SA"/><w:del w:id="901" w:author="Unknown Author" w:date="2026-10-30T04:17:53Z"></w:del></w:rPr></w:pPr><w:del w:id="900" w:author="Unknown Author" w:date="2026-10-30T04:17:53Z"><w:r><w:rPr><w:kern w:val="0"/><w:szCs w:val="24"/><w:lang w:val="es-CO" w:eastAsia="en-US" w:bidi="ar-SA"/></w:rPr><w:delText>Cundinamarca</w:delText></w:r></w:del></w:p></w:tc><w:tc><w:tcPr><w:tcW w:w="1245" w:type="dxa"/><w:tcBorders></w:tcBorders><w:shd w:color="auto" w:fill="F7F7F7" w:val="clear"/></w:tcPr><w:p><w:pPr><w:pStyle w:val="Tabla9"/><w:widowControl/><w:jc w:val="left"/><w:rPr><w:kern w:val="0"/><w:szCs w:val="24"/><w:lang w:val="es-CO" w:eastAsia="en-US" w:bidi="ar-SA"/><w:del w:id="903" w:author="Unknown Author" w:date="2026-10-30T04:17:53Z"></w:del></w:rPr></w:pPr><w:del w:id="902" w:author="Unknown Author" w:date="2026-10-30T04:17:53Z"><w:r><w:rPr><w:kern w:val="0"/><w:szCs w:val="24"/><w:lang w:val="es-CO" w:eastAsia="en-US" w:bidi="ar-SA"/></w:rPr><w:delText>Centro Oriente</w:delText></w:r></w:del></w:p></w:tc><w:tc><w:tcPr><w:tcW w:w="1575" w:type="dxa"/><w:tcBorders></w:tcBorders><w:shd w:color="auto" w:fill="F7F7F7" w:val="clear"/></w:tcPr><w:p><w:pPr><w:pStyle w:val="Tabla9"/><w:widowControl/><w:jc w:val="left"/><w:rPr><w:kern w:val="0"/><w:szCs w:val="24"/><w:lang w:val="es-CO" w:eastAsia="en-US" w:bidi="ar-SA"/><w:del w:id="905" w:author="Unknown Author" w:date="2026-10-30T04:17:53Z"></w:del></w:rPr></w:pPr><w:del w:id="904" w:author="Unknown Author" w:date="2026-10-30T04:17:53Z"><w:r><w:rPr><w:kern w:val="0"/><w:szCs w:val="24"/><w:lang w:val="es-CO" w:eastAsia="en-US" w:bidi="ar-SA"/></w:rPr><w:delText>4</w:delText></w:r></w:del></w:p></w:tc><w:tc><w:tcPr><w:tcW w:w="1411" w:type="dxa"/><w:tcBorders></w:tcBorders><w:shd w:color="auto" w:fill="F7F7F7" w:val="clear"/></w:tcPr><w:p><w:pPr><w:pStyle w:val="Tabla9"/><w:widowControl/><w:jc w:val="left"/><w:rPr><w:kern w:val="0"/><w:szCs w:val="24"/><w:lang w:val="es-CO" w:eastAsia="en-US" w:bidi="ar-SA"/><w:del w:id="907" w:author="Unknown Author" w:date="2026-10-30T04:17:53Z"></w:del></w:rPr></w:pPr><w:del w:id="906" w:author="Unknown Author" w:date="2026-10-30T04:17:53Z"><w:r><w:rPr><w:kern w:val="0"/><w:szCs w:val="24"/><w:lang w:val="es-CO" w:eastAsia="en-US" w:bidi="ar-SA"/></w:rPr><w:delText>34</w:delText></w:r></w:del></w:p></w:tc><w:tc><w:tcPr><w:tcW w:w="1742" w:type="dxa"/><w:tcBorders></w:tcBorders><w:shd w:color="auto" w:fill="F7F7F7" w:val="clear"/></w:tcPr><w:p><w:pPr><w:pStyle w:val="Tabla9"/><w:widowControl/><w:jc w:val="left"/><w:rPr><w:kern w:val="0"/><w:szCs w:val="24"/><w:lang w:val="es-CO" w:eastAsia="en-US" w:bidi="ar-SA"/><w:del w:id="909" w:author="Unknown Author" w:date="2026-10-30T04:17:53Z"></w:del></w:rPr></w:pPr><w:del w:id="908" w:author="Unknown Author" w:date="2026-10-30T04:17:53Z"><w:r><w:rPr><w:kern w:val="0"/><w:szCs w:val="24"/><w:lang w:val="es-CO" w:eastAsia="en-US" w:bidi="ar-SA"/></w:rPr><w:delText>1</w:delText></w:r></w:del></w:p></w:tc><w:tc><w:tcPr><w:tcW w:w="2239" w:type="dxa"/><w:tcBorders></w:tcBorders><w:shd w:color="auto" w:fill="F7F7F7" w:val="clear"/></w:tcPr><w:p><w:pPr><w:pStyle w:val="Tabla9"/><w:widowControl/><w:jc w:val="left"/><w:rPr><w:kern w:val="0"/><w:szCs w:val="24"/><w:lang w:val="es-CO" w:eastAsia="en-US" w:bidi="ar-SA"/><w:del w:id="911" w:author="Unknown Author" w:date="2026-10-30T04:17:53Z"></w:del></w:rPr></w:pPr><w:del w:id="910" w:author="Unknown Author" w:date="2026-10-30T04:17:53Z"><w:r><w:rPr><w:color w:val="00B050"/><w:kern w:val="0"/><w:szCs w:val="24"/><w:lang w:val="es-CO" w:eastAsia="en-US" w:bidi="ar-SA"/></w:rPr><w:delText>[Diligenciar: municipios y centros poblados de Cundinamarca]</w:delText></w:r></w:del></w:p></w:tc></w:tr><w:tr><w:trPr><w:del w:id="912" w:author="Unknown Author" w:date="2026-10-30T04:17:53Z"/><w:cantSplit w:val="true"/></w:trPr><w:tc><w:tcPr><w:tcW w:w="1741" w:type="dxa"/><w:tcBorders></w:tcBorders></w:tcPr><w:p><w:pPr><w:pStyle w:val="Tabla9"/><w:widowControl/><w:jc w:val="left"/><w:rPr><w:kern w:val="0"/><w:szCs w:val="24"/><w:lang w:val="es-CO" w:eastAsia="en-US" w:bidi="ar-SA"/><w:del w:id="914" w:author="Unknown Author" w:date="2026-10-30T04:17:53Z"></w:del></w:rPr></w:pPr><w:del w:id="913" w:author="Unknown Author" w:date="2026-10-30T04:17:53Z"><w:r><w:rPr><w:kern w:val="0"/><w:szCs w:val="24"/><w:lang w:val="es-CO" w:eastAsia="en-US" w:bidi="ar-SA"/></w:rPr><w:delText>Valle del Cauca</w:delText></w:r></w:del></w:p></w:tc><w:tc><w:tcPr><w:tcW w:w="1245" w:type="dxa"/><w:tcBorders></w:tcBorders></w:tcPr><w:p><w:pPr><w:pStyle w:val="Tabla9"/><w:widowControl/><w:jc w:val="left"/><w:rPr><w:kern w:val="0"/><w:szCs w:val="24"/><w:lang w:val="es-CO" w:eastAsia="en-US" w:bidi="ar-SA"/><w:del w:id="916" w:author="Unknown Author" w:date="2026-10-30T04:17:53Z"></w:del></w:rPr></w:pPr><w:del w:id="915" w:author="Unknown Author" w:date="2026-10-30T04:17:53Z"><w:r><w:rPr><w:kern w:val="0"/><w:szCs w:val="24"/><w:lang w:val="es-CO" w:eastAsia="en-US" w:bidi="ar-SA"/></w:rPr><w:delText>Pacífico</w:delText></w:r></w:del></w:p></w:tc><w:tc><w:tcPr><w:tcW w:w="1575" w:type="dxa"/><w:tcBorders></w:tcBorders></w:tcPr><w:p><w:pPr><w:pStyle w:val="Tabla9"/><w:widowControl/><w:jc w:val="left"/><w:rPr><w:kern w:val="0"/><w:szCs w:val="24"/><w:lang w:val="es-CO" w:eastAsia="en-US" w:bidi="ar-SA"/><w:del w:id="918" w:author="Unknown Author" w:date="2026-10-30T04:17:53Z"></w:del></w:rPr></w:pPr><w:del w:id="917" w:author="Unknown Author" w:date="2026-10-30T04:17:53Z"><w:r><w:rPr><w:kern w:val="0"/><w:szCs w:val="24"/><w:lang w:val="es-CO" w:eastAsia="en-US" w:bidi="ar-SA"/></w:rPr><w:delText>4</w:delText></w:r></w:del></w:p></w:tc><w:tc><w:tcPr><w:tcW w:w="1411" w:type="dxa"/><w:tcBorders></w:tcBorders></w:tcPr><w:p><w:pPr><w:pStyle w:val="Tabla9"/><w:widowControl/><w:jc w:val="left"/><w:rPr><w:kern w:val="0"/><w:szCs w:val="24"/><w:lang w:val="es-CO" w:eastAsia="en-US" w:bidi="ar-SA"/><w:del w:id="920" w:author="Unknown Author" w:date="2026-10-30T04:17:53Z"></w:del></w:rPr></w:pPr><w:del w:id="919" w:author="Unknown Author" w:date="2026-10-30T04:17:53Z"><w:r><w:rPr><w:kern w:val="0"/><w:szCs w:val="24"/><w:lang w:val="es-CO" w:eastAsia="en-US" w:bidi="ar-SA"/></w:rPr><w:delText>33</w:delText></w:r></w:del></w:p></w:tc><w:tc><w:tcPr><w:tcW w:w="1742" w:type="dxa"/><w:tcBorders></w:tcBorders></w:tcPr><w:p><w:pPr><w:pStyle w:val="Tabla9"/><w:widowControl/><w:jc w:val="left"/><w:rPr><w:kern w:val="0"/><w:szCs w:val="24"/><w:lang w:val="es-CO" w:eastAsia="en-US" w:bidi="ar-SA"/><w:del w:id="922" w:author="Unknown Author" w:date="2026-10-30T04:17:53Z"></w:del></w:rPr></w:pPr><w:del w:id="921" w:author="Unknown Author" w:date="2026-10-30T04:17:53Z"><w:r><w:rPr><w:kern w:val="0"/><w:szCs w:val="24"/><w:lang w:val="es-CO" w:eastAsia="en-US" w:bidi="ar-SA"/></w:rPr><w:delText>1</w:delText></w:r></w:del></w:p></w:tc><w:tc><w:tcPr><w:tcW w:w="2239" w:type="dxa"/><w:tcBorders></w:tcBorders></w:tcPr><w:p><w:pPr><w:pStyle w:val="Tabla9"/><w:widowControl/><w:jc w:val="left"/><w:rPr><w:kern w:val="0"/><w:szCs w:val="24"/><w:lang w:val="es-CO" w:eastAsia="en-US" w:bidi="ar-SA"/><w:del w:id="924" w:author="Unknown Author" w:date="2026-10-30T04:17:53Z"></w:del></w:rPr></w:pPr><w:del w:id="923" w:author="Unknown Author" w:date="2026-10-30T04:17:53Z"><w:r><w:rPr><w:color w:val="00B050"/><w:kern w:val="0"/><w:szCs w:val="24"/><w:lang w:val="es-CO" w:eastAsia="en-US" w:bidi="ar-SA"/></w:rPr><w:delText>[Diligenciar: municipios y centros poblados del Valle del Cauca]</w:delText></w:r></w:del></w:p></w:tc></w:tr><w:tr><w:trPr><w:del w:id="925" w:author="Unknown Author" w:date="2026-10-30T04:17:53Z"/><w:cantSplit w:val="true"/></w:trPr><w:tc><w:tcPr><w:tcW w:w="1741" w:type="dxa"/><w:tcBorders><w:bottom w:val="single" w:sz="12" w:space="0" w:color="2A3439"/></w:tcBorders><w:shd w:color="auto" w:fill="F7F7F7" w:val="clear"/></w:tcPr><w:p><w:pPr><w:pStyle w:val="Tabla9"/><w:keepNext w:val="true"/><w:widowControl/><w:jc w:val="left"/><w:rPr><w:kern w:val="0"/><w:szCs w:val="24"/><w:lang w:val="es-CO" w:eastAsia="en-US" w:bidi="ar-SA"/><w:del w:id="927" w:author="Unknown Author" w:date="2026-10-30T04:17:53Z"></w:del></w:rPr></w:pPr><w:del w:id="926" w:author="Unknown Author" w:date="2026-10-30T04:17:53Z"><w:r><w:rPr><w:b/><w:bCs/><w:kern w:val="0"/><w:szCs w:val="24"/><w:lang w:val="es-CO" w:eastAsia="en-US" w:bidi="ar-SA"/></w:rPr><w:delText>Total</w:delText></w:r></w:del></w:p></w:tc><w:tc><w:tcPr><w:tcW w:w="1245" w:type="dxa"/><w:tcBorders><w:bottom w:val="single" w:sz="12" w:space="0" w:color="2A3439"/></w:tcBorders><w:shd w:color="auto" w:fill="F7F7F7" w:val="clear"/></w:tcPr><w:p><w:pPr><w:pStyle w:val="Tabla9"/><w:keepNext w:val="true"/><w:widowControl/><w:jc w:val="left"/><w:rPr><w:kern w:val="0"/><w:szCs w:val="24"/><w:lang w:val="es-CO" w:eastAsia="en-US" w:bidi="ar-SA"/><w:del w:id="929" w:author="Unknown Author" w:date="2026-10-30T04:17:53Z"></w:del></w:rPr></w:pPr><w:del w:id="928" w:author="Unknown Author" w:date="2026-10-30T04:17:53Z"><w:r><w:rPr><w:kern w:val="0"/><w:szCs w:val="24"/><w:lang w:val="es-CO" w:eastAsia="en-US" w:bidi="ar-SA"/></w:rPr><w:delText>Tres regiones</w:delText></w:r></w:del></w:p></w:tc><w:tc><w:tcPr><w:tcW w:w="1575" w:type="dxa"/><w:tcBorders><w:bottom w:val="single" w:sz="12" w:space="0" w:color="2A3439"/></w:tcBorders><w:shd w:color="auto" w:fill="F7F7F7" w:val="clear"/></w:tcPr><w:p><w:pPr><w:pStyle w:val="Tabla9"/><w:keepNext w:val="true"/><w:widowControl/><w:jc w:val="left"/><w:rPr><w:kern w:val="0"/><w:szCs w:val="24"/><w:lang w:val="es-CO" w:eastAsia="en-US" w:bidi="ar-SA"/><w:del w:id="931" w:author="Unknown Author" w:date="2026-10-30T04:17:53Z"></w:del></w:rPr></w:pPr><w:del w:id="930" w:author="Unknown Author" w:date="2026-10-30T04:17:53Z"><w:r><w:rPr><w:b/><w:bCs/><w:kern w:val="0"/><w:szCs w:val="24"/><w:lang w:val="es-CO" w:eastAsia="en-US" w:bidi="ar-SA"/></w:rPr><w:delText>12</w:delText></w:r></w:del></w:p></w:tc><w:tc><w:tcPr><w:tcW w:w="1411" w:type="dxa"/><w:tcBorders><w:bottom w:val="single" w:sz="12" w:space="0" w:color="2A3439"/></w:tcBorders><w:shd w:color="auto" w:fill="F7F7F7" w:val="clear"/></w:tcPr><w:p><w:pPr><w:pStyle w:val="Tabla9"/><w:keepNext w:val="true"/><w:widowControl/><w:jc w:val="left"/><w:rPr><w:kern w:val="0"/><w:szCs w:val="24"/><w:lang w:val="es-CO" w:eastAsia="en-US" w:bidi="ar-SA"/><w:del w:id="933" w:author="Unknown Author" w:date="2026-10-30T04:17:53Z"></w:del></w:rPr></w:pPr><w:del w:id="932" w:author="Unknown Author" w:date="2026-10-30T04:17:53Z"><w:r><w:rPr><w:b/><w:bCs/><w:kern w:val="0"/><w:szCs w:val="24"/><w:lang w:val="es-CO" w:eastAsia="en-US" w:bidi="ar-SA"/></w:rPr><w:delText>100</w:delText></w:r></w:del></w:p></w:tc><w:tc><w:tcPr><w:tcW w:w="1742" w:type="dxa"/><w:tcBorders><w:bottom w:val="single" w:sz="12" w:space="0" w:color="2A3439"/></w:tcBorders><w:shd w:color="auto" w:fill="F7F7F7" w:val="clear"/></w:tcPr><w:p><w:pPr><w:pStyle w:val="Tabla9"/><w:keepNext w:val="true"/><w:widowControl/><w:jc w:val="left"/><w:rPr><w:kern w:val="0"/><w:szCs w:val="24"/><w:lang w:val="es-CO" w:eastAsia="en-US" w:bidi="ar-SA"/><w:del w:id="935" w:author="Unknown Author" w:date="2026-10-30T04:17:53Z"></w:del></w:rPr></w:pPr><w:del w:id="934" w:author="Unknown Author" w:date="2026-10-30T04:17:53Z"><w:r><w:rPr><w:b/><w:bCs/><w:kern w:val="0"/><w:szCs w:val="24"/><w:lang w:val="es-CO" w:eastAsia="en-US" w:bidi="ar-SA"/></w:rPr><w:delText>3</w:delText></w:r></w:del></w:p></w:tc><w:tc><w:tcPr><w:tcW w:w="2239" w:type="dxa"/><w:tcBorders><w:bottom w:val="single" w:sz="12" w:space="0" w:color="2A3439"/></w:tcBorders><w:shd w:color="auto" w:fill="F7F7F7" w:val="clear"/></w:tcPr><w:p><w:pPr><w:pStyle w:val="Tabla9"/><w:keepNext w:val="true"/><w:widowControl/><w:jc w:val="left"/><w:rPr><w:kern w:val="0"/><w:szCs w:val="24"/><w:lang w:val="es-CO" w:eastAsia="en-US" w:bidi="ar-SA"/><w:del w:id="937" w:author="Unknown Author" w:date="2026-10-30T04:17:53Z"></w:del></w:rPr></w:pPr><w:del w:id="936" w:author="Unknown Author" w:date="2026-10-30T04:17:53Z"><w:r><w:rPr><w:color w:val="00B050"/><w:kern w:val="0"/><w:szCs w:val="24"/><w:lang w:val="es-CO" w:eastAsia="en-US" w:bidi="ar-SA"/></w:rPr><w:delText>[Diligenciar: población afectada por municipio, con fuente oficial]</w:delText></w:r></w:del></w:p></w:tc></w:tr></w:tbl><w:p><w:pPr><w:pStyle w:val="TablaNota"/><w:rPr></w:rPr></w:pPr><w:r><w:rPr><w:i/><w:iCs/></w:rPr><w:t>Nota.</w:t></w:r><w:r><w:rPr></w:rPr><w:t xml:space="preserve"> Elaboración propia con datos del proyecto</w:t></w:r><w:ins w:id="938" w:author="Unknown Author" w:date="2026-10-30T04:17:53Z"><w:r><w:rPr></w:rPr><w:t xml:space="preserve"> y el Anexo 3</w:t></w:r></w:ins><w:r><w:rPr></w:rPr><w:t xml:space="preserve">. Las regiones se verificarán con el Anexo 8 de los TdR. Se compran 120 nodos para operar 100, con 20 de reserva. </w:t></w:r><w:ins w:id="939" w:author="Unknown Author" w:date="2026-10-30T04:17:53Z"><w:r><w:rPr></w:rPr><w:t>El reparto de nodos entre los municipios se ajusta con el número de sitios que acrediten los reportes de afectación</w:t></w:r></w:ins><w:del w:id="940" w:author="Unknown Author" w:date="2026-10-30T04:17:53Z"><w:r><w:rPr></w:rPr><w:delText>Los 15 comités de gestión del riesgo, 12 municipales y tres departamentales, son un supuesto de trabajo</w:delText></w:r></w:del><w:r><w:rPr></w:rPr><w:t>.</w:t></w:r></w:p><w:p><w:pPr><w:pStyle w:val="BodyText"/><w:rPr></w:rPr></w:pPr><w:r><w:rPr></w:rPr><w:t xml:space="preserve">La Tabla 5.1 muestra una focalización simétrica en </w:t></w:r><w:del w:id="941" w:author="Unknown Author" w:date="2026-10-30T04:17:53Z"><w:r><w:rPr></w:rPr><w:delText xml:space="preserve">municipios y casi simétrica en </w:delText></w:r></w:del><w:r><w:rPr></w:rPr><w:t xml:space="preserve">nodos. El proyecto aún no dispone de datos de población, de afectación ni de estaciones existentes por municipio. Esos datos condicionan la verificación de la relación con la emergencia. Las autoridades ambientales y el reporte oficial deben aportarlos </w:t></w:r><w:r><w:rPr><w:color w:val="00B050"/></w:rPr><w:t xml:space="preserve">[Diligenciar: estaciones de aire existentes en </w:t></w:r><w:ins w:id="942" w:author="Unknown Author" w:date="2026-10-30T04:17:53Z"><w:r><w:rPr><w:color w:val="00B050"/></w:rPr><w:t>Manizales y en Calarcá</w:t></w:r></w:ins><w:moveFrom w:id="943" w:author="Unknown Author" w:date="2026-10-30T04:17:53Z"><w:r><w:rPr><w:color w:val="00B050"/></w:rPr><w:t>los 12 municipios</w:t></w:r></w:moveFrom><w:r><w:rPr><w:color w:val="00B050"/></w:rPr><w:t>]</w:t></w:r><w:r><w:rPr></w:rPr><w:t>.</w:t></w:r></w:p><w:p><w:pPr><w:pStyle w:val="BodyText"/><w:rPr></w:rPr></w:pPr><w:r><w:rPr></w:rPr><w:t xml:space="preserve">Las condiciones locales de humedad, polvo, energía y enlace de comunicación no cuentan con serie medida en el material del proyecto. El estudio de cobertura y de enlace de </w:t></w:r><w:ins w:id="944" w:author="Unknown Author" w:date="2026-10-30T04:17:53Z"><w:r><w:rPr></w:rPr><w:t>cada municipio</w:t></w:r></w:ins><w:del w:id="945" w:author="Unknown Author" w:date="2026-10-30T04:17:53Z"><w:r><w:rPr></w:rPr><w:delText>los tres departamentos</w:delText></w:r></w:del><w:r><w:rPr></w:rPr><w:t xml:space="preserve">, que el presupuesto incluye, y la colocalización del primer tramo las miden. Mientras tanto, la descripción de los sitios es una hipótesis de trabajo. Se infiere que los sitios de remoción son espacios acotados y temporales, con maquinaria y personal concentrados. Se supone también que la infraestructura de energía y de telecomunicaciones puede estar deteriorada por el sismo. El número de personas expuestas por sitio es un dato que solo el reporte oficial puede aportar </w:t></w:r><w:r><w:rPr><w:color w:val="00B050"/></w:rPr><w:t>[Diligenciar: número de personas expuestas por sitio]</w:t></w:r><w:r><w:rPr></w:rPr><w:t>.</w:t></w:r><w:bookmarkEnd w:id="26"/></w:p><w:p><w:pPr><w:pStyle w:val="Heading3"/><w:rPr></w:rPr></w:pPr><w:bookmarkStart w:id="28" w:name="X66f97df5ede0ca941983bae68ac15795a50f6e3"/><w:r><w:rPr></w:rPr><w:t>5.2.2 Análisis de los componentes del problema y de sus relaciones</w:t></w:r></w:p><w:p><w:pPr><w:pStyle w:val="FirstParagraph"/><w:rPr></w:rPr></w:pPr><w:r><w:rPr></w:rPr><w:t>El problema central recibe influencia de cuatro causas directas y una indirecta. Sus efectos llegan a un índice local y a un protocolo de alerta. Esta subsección examina cada componente con la evidencia disponible. Las relaciones entre componentes son hipótesis de influencia y no efectos estimados. El primer tramo del proyecto contrasta las que dependen de datos locales. La Tabla 5.2 resume cada relación, su soporte, la explicación rival y su naturaleza.</w:t></w:r></w:p><w:p><w:pPr><w:pStyle w:val="BodyText"/><w:rPr></w:rPr></w:pPr><w:r><w:rPr><w:b/><w:bCs/></w:rPr><w:t>Humedad relativa.</w:t></w:r><w:r><w:rPr></w:rPr><w:t xml:space="preserve"> La humedad altera la respuesta de los sensores ópticos de bajo costo. Jayaratne et al. (2018) evaluaron un sensor de masa bajo humedad variable y niebla, y hallaron que su lectura aumenta cuando la humedad es alta. El banco de referencias documenta la dirección del efecto y no su magnitud. Suresh et al. (2025, p. 30) informan una correlación de 0,73 entre partículas y humedad en una mina de carbón a cielo abierto, con un sensor sin corregir (Equipo formulador, 2026, pp. 19-21). Una correlación no prueba un efecto causal, porque la covariación estacional ofrece una explicación rival. Barkjohn et al. (2021) incorporaron la humedad relativa como covariable de una corrección para un sensor comercial en Estados Unidos. La humedad de los sitios focalizados no cuenta con serie medida.</w:t></w:r></w:p><w:p><w:pPr><w:pStyle w:val="BodyText"/><w:rPr></w:rPr></w:pPr><w:r><w:rPr><w:b/><w:bCs/></w:rPr><w:t>Fracción gruesa de PM10.</w:t></w:r><w:r><w:rPr></w:rPr><w:t xml:space="preserve"> La fracción gruesa es la masa de partículas entre 2,5 y 10 micrómetros, y se calcula como PM10 menos PM2,5. La remoción de escombros resuspende polvo grueso, según una inferencia de diseño. El desempeño de los sensores ópticos varía entre equipos y condiciones de evaluación (Karagulian et al., 2019). La mina de carbón presentó un cociente PM2,5/PM10 de 0,88 (Suresh et al., 2025, p. 22), que indica predominio de masa fina en ese sitio. Ese cociente no se transfiere a los escombros sin medición. El protocolo de la Agencia de Protección Ambiental de Estados Unidos (EPA) cubre PM2,5 en sitios fijos con uso informativo (EPA, 2021). Su extensión a PM10 es una decisión del proyecto.</w:t></w:r></w:p><w:p><w:pPr><w:pStyle w:val="BodyText"/><w:rPr></w:rPr></w:pPr><w:r><w:rPr><w:b/><w:bCs/></w:rPr><w:t>PM2,5 sin referencia colocalizada.</w:t></w:r><w:r><w:rPr></w:rPr><w:t xml:space="preserve"> Sin un monitor de referencia en el mismo sitio, el error de un nodo no se puede cuantificar. La colocalización es la práctica de calibración que recomienda la literatura (Giordano et al., 2021; Malings et al., 2020). Magi et al. (2020) contrastaron un contador óptico con un monitor de atenuación beta equivalente. La referencia gravimétrica pesa filtros y sirve de patrón de contraste. Los monitores de referencia son costosos: el presupuesto asigna </w:t></w:r><w:ins w:id="946" w:author="Unknown Author" w:date="2026-10-30T04:17:53Z"><w:r><w:rPr></w:rPr><w:t xml:space="preserve">772.909.266 </w:t></w:r></w:ins><w:del w:id="947" w:author="Unknown Author" w:date="2026-10-30T04:17:53Z"><w:r><w:rPr></w:rPr><w:delText xml:space="preserve">85 millones de </w:delText></w:r></w:del><w:r><w:rPr></w:rPr><w:t xml:space="preserve">pesos colombianos (COP) a </w:t></w:r><w:ins w:id="948" w:author="Unknown Author" w:date="2026-10-30T04:17:53Z"><w:r><w:rPr></w:rPr><w:t>un conjunto gravimétrico, beta y óptico</w:t></w:r></w:ins><w:del w:id="949" w:author="Unknown Author" w:date="2026-10-30T04:17:53Z"><w:r><w:rPr></w:rPr><w:delText>cada uno de los tres previstos</w:delText></w:r></w:del><w:r><w:rPr></w:rPr><w:t>. Ese costo explica por qué la vigilancia recurre a sensores de bajo costo y por qué su error queda sin cuantificar (inferido).</w:t></w:r></w:p><w:p><w:pPr><w:pStyle w:val="BodyText"/><w:rPr></w:rPr></w:pPr><w:r><w:rPr><w:b/><w:bCs/></w:rPr><w:t>Calibración baja o nula.</w:t></w:r><w:r><w:rPr></w:rPr><w:t xml:space="preserve"> La expansión reciente de las redes avanza con calibración baja o nula. Según el informe, 90,8 % de las 5.076 estaciones propuestas para la red nacional serían sensores sin plan de calibración (Murad Pedraza et al., 2026, pp. 10-11 y 13). Es un cálculo del analista del informe sobre las cifras del documento fuente (Equipo formulador, 2026, pp. 10-11). En Seúl, una corrección con la estación cercana y 35 minutos de desfase mejoró el ajuste frente a la referencia. El coeficiente de determinación (R²) pasó de menos de 0,2 a 0,81 (Bang et al., 2026, pp. 6-8). El caso corresponde a un evento de fuegos artificiales en una ciudad con red densa. No es una línea base ni una predicción para el territorio. Dos explicaciones compiten: la frecuencia de calibración o el método y la distancia a la referencia (inferido).</w:t></w:r></w:p><w:p><w:pPr><w:pStyle w:val="BodyText"/><w:rPr></w:rPr></w:pPr><w:r><w:rPr><w:b/><w:bCs/></w:rPr><w:t>Remoción de escombros en curso.</w:t></w:r><w:r><w:rPr></w:rPr><w:t xml:space="preserve"> La remoción es la fuente que convierte el sismo en exposición. Landrigan et al. (2004) revisaron las consecuencias ambientales y sanitarias del colapso del World Trade Center, un antecedente de exposición a polvo tras un colapso de edificaciones. El informe de vigilancia no incluye estudios del polvo de escombros posterremoto en Colombia. El análogo más cercano es la mina de carbón, con un PM2,5 medio de 159,11 µg/m³ (Suresh et al., 2025, p. 10). Ese valor describe una mina y no un sitio de escombros. La remoción también degrada la disponibilidad de los nodos. El registro de riesgos del proyecto incluye cabezales saturados por polvo, vías bloqueadas por deslizamientos o réplicas y robo de nodos en los sitios.</w:t></w:r></w:p><w:p><w:pPr><w:pStyle w:val="BodyText"/><w:rPr></w:rPr></w:pPr><w:r><w:rPr><w:b/><w:bCs/></w:rPr><w:t>Brecha complementaria: demolición sin estimación previa de la exposición.</w:t></w:r><w:r><w:rPr></w:rPr><w:t xml:space="preserve"> La demolición de una edificación emite polvo en pocas horas, y la emisión depende del material, del método y de la altura. Dorevitch et al. (2006) midieron PM10 antes y durante la demolición de edificios de vivienda pública en Chicago. Hallaron concentraciones sotavento entre 4 y 9 veces mayores que las de barlovento, con promedios de 6 horas a 42 metros. El efecto dependió de la distancia, del viento y del tiempo de promedio. La Agencia de Protección Ambiental de Estados Unidos ofrece un factor de emisión por área y por mes de actividad para operaciones de construcción pesada. Ese factor se refiere a partículas suspendidas totales y proviene de un solo conjunto de estudios de campo (EPA, 1995). Por eso el proyecto no lo transfiere a los materiales ni a los métodos del territorio sin caracterización local. Esta brecha no integra el árbol de problemas de la sección 5.4, porque no altera el error de medición. El laboratorio de modelación la atiende.</w:t></w:r></w:p><w:p><w:pPr><w:pStyle w:val="BodyText"/><w:rPr></w:rPr></w:pPr><w:r><w:rPr><w:b/><w:bCs/></w:rPr><w:t>Aportes ajenos a la remoción.</w:t></w:r><w:r><w:rPr></w:rPr><w:t xml:space="preserve"> Un exceso de partículas en un sitio puede deberse a la obra o a un episodio regional que coincide con ella. El episodio de febrero y marzo de 2022 elevó el PM2,5 en siete estaciones de cuatro departamentos y Bogotá (Ayala-Parra et al., 2026, pp. 7-10). La causa fue el transporte regional de humo (Equipo formulador, 2026, pp. 104-113). El proyecto evita atribuir la fuente de las partículas. Su variable de resultado es el error frente a una referencia colocalizada, y ese error no depende de dónde provienen las partículas.</w:t></w:r></w:p><w:p><w:pPr><w:pStyle w:val="BodyText"/><w:rPr></w:rPr></w:pPr><w:r><w:rPr><w:b/><w:bCs/></w:rPr><w:t>Efectos directos.</w:t></w:r><w:r><w:rPr></w:rPr><w:t xml:space="preserve"> El error de medición se propaga a dos productos de información. El primero es un índice local de calidad del aire y salud, sin fórmula validada y con error de entrada. Stieb et al. (2008) propusieron el índice de calidad del aire y salud (AQHI, por su sigla en inglés) a partir de asociaciones de series de tiempo. Liao et al. (2026, pp. 6 y 8) revisaron 53 estudios de índices: 88,7 % es de China, ninguno de América Latina y solo 9,4 % validó con partición de datos. El segundo producto es la tasa de falsas alarmas, que ningún sistema de la muestra reporta. Una falsa alarma es una alerta emitida sin superación real del umbral. Ninguno de los cinco documentos de alerta del corpus informa detección, falsas alarmas ni anticipación (Equipo formulador, 2026, pp. 10-11).</w:t></w:r></w:p><w:p><w:pPr><w:pStyle w:val="BodyText"/><w:rPr></w:rPr></w:pPr><w:r><w:rPr><w:b/><w:bCs/></w:rPr><w:t>Efectos indirectos.</w:t></w:r><w:r><w:rPr></w:rPr><w:t xml:space="preserve"> Las falsas alarmas sin medir y el índice sin validar deterioran la confianza en la alerta, según una inferencia del proyecto. La baja adopción institucional del tablero es el primer efecto indirecto. Davis (1989) y Venkatesh et al. (2003) explican la aceptación de una tecnología por la utilidad percibida, la facilidad de uso y las condiciones facilitadoras. Lipsky (1980) añade que el personal de primera línea adapta las herramientas a sus recursos limitados. La población y el personal de remoción sin protección efectiva ante alertas poco confiables son el segundo efecto indirecto. El proyecto no mide la protección de las personas ni efectos en salud.</w:t></w:r></w:p><w:p><w:pPr><w:pStyle w:val="TablaRotulo"/><w:rPr></w:rPr></w:pPr><w:bookmarkStart w:id="29" w:name="rot_Tabla_5_2"/><w:r><w:rPr><w:b/><w:bCs/></w:rPr><w:t>Tabla 5.2</w:t></w:r><w:bookmarkEnd w:id="29"/></w:p><w:p><w:pPr><w:pStyle w:val="TablaTitulo"/><w:rPr></w:rPr></w:pPr><w:r><w:rPr><w:i/><w:iCs/></w:rPr><w:t>Relaciones entre los componentes del problema, soporte y explicación rival</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488"/><w:gridCol w:w="2821"/><w:gridCol w:w="2654"/><w:gridCol w:w="1990"/></w:tblGrid><w:tr><w:trPr><w:tblHeader w:val="true"/><w:cantSplit w:val="true"/></w:trPr><w:tc><w:tcPr><w:tcW w:w="248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Relación</w:t></w:r></w:p></w:tc><w:tc><w:tcPr><w:tcW w:w="282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Soporte documentado</w:t></w:r></w:p></w:tc><w:tc><w:tcPr><w:tcW w:w="265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Explicación rival</w:t></w:r></w:p></w:tc><w:tc><w:tcPr><w:tcW w:w="199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Naturaleza</w:t></w:r></w:p></w:tc></w:tr><w:tr><w:trPr><w:cantSplit w:val="true"/></w:trPr><w:tc><w:tcPr><w:tcW w:w="2488" w:type="dxa"/><w:tcBorders></w:tcBorders></w:tcPr><w:p><w:pPr><w:pStyle w:val="Tabla9"/><w:widowControl/><w:jc w:val="left"/><w:rPr><w:kern w:val="0"/><w:szCs w:val="24"/><w:lang w:val="es-CO" w:eastAsia="en-US" w:bidi="ar-SA"/></w:rPr></w:pPr><w:r><w:rPr><w:kern w:val="0"/><w:szCs w:val="24"/><w:lang w:val="es-CO" w:eastAsia="en-US" w:bidi="ar-SA"/></w:rPr><w:t>Remoción de escombros hacia fracción gruesa de PM10</w:t></w:r></w:p></w:tc><w:tc><w:tcPr><w:tcW w:w="2821" w:type="dxa"/><w:tcBorders></w:tcBorders></w:tcPr><w:p><w:pPr><w:pStyle w:val="Tabla9"/><w:widowControl/><w:jc w:val="left"/><w:rPr><w:kern w:val="0"/><w:szCs w:val="24"/><w:lang w:val="es-CO" w:eastAsia="en-US" w:bidi="ar-SA"/></w:rPr></w:pPr><w:r><w:rPr><w:kern w:val="0"/><w:szCs w:val="24"/><w:lang w:val="es-CO" w:eastAsia="en-US" w:bidi="ar-SA"/></w:rPr><w:t>Sin estudio de escombros posterremoto en el corpus; análogo minero con cociente PM2,5/PM10 de 0,88 (Suresh et al., 2025, p. 22)</w:t></w:r></w:p></w:tc><w:tc><w:tcPr><w:tcW w:w="2654" w:type="dxa"/><w:tcBorders></w:tcBorders></w:tcPr><w:p><w:pPr><w:pStyle w:val="Tabla9"/><w:widowControl/><w:jc w:val="left"/><w:rPr><w:kern w:val="0"/><w:szCs w:val="24"/><w:lang w:val="es-CO" w:eastAsia="en-US" w:bidi="ar-SA"/></w:rPr></w:pPr><w:r><w:rPr><w:kern w:val="0"/><w:szCs w:val="24"/><w:lang w:val="es-CO" w:eastAsia="en-US" w:bidi="ar-SA"/></w:rPr><w:t>El rociado de agua y los cerramientos actúan sobre la remoción y no sobre la relación</w:t></w:r></w:p></w:tc><w:tc><w:tcPr><w:tcW w:w="1990" w:type="dxa"/><w:tcBorders></w:tcBorders></w:tcPr><w:p><w:pPr><w:pStyle w:val="Tabla9"/><w:widowControl/><w:jc w:val="left"/><w:rPr><w:kern w:val="0"/><w:szCs w:val="24"/><w:lang w:val="es-CO" w:eastAsia="en-US" w:bidi="ar-SA"/></w:rPr></w:pPr><w:r><w:rPr><w:kern w:val="0"/><w:szCs w:val="24"/><w:lang w:val="es-CO" w:eastAsia="en-US" w:bidi="ar-SA"/></w:rPr><w:t>Inferido</w:t></w:r></w:p></w:tc></w:tr><w:tr><w:trPr><w:cantSplit w:val="true"/></w:trPr><w:tc><w:tcPr><w:tcW w:w="2488" w:type="dxa"/><w:tcBorders></w:tcBorders><w:shd w:color="auto" w:fill="F7F7F7" w:val="clear"/></w:tcPr><w:p><w:pPr><w:pStyle w:val="Tabla9"/><w:widowControl/><w:jc w:val="left"/><w:rPr><w:kern w:val="0"/><w:szCs w:val="24"/><w:lang w:val="es-CO" w:eastAsia="en-US" w:bidi="ar-SA"/></w:rPr></w:pPr><w:r><w:rPr><w:kern w:val="0"/><w:szCs w:val="24"/><w:lang w:val="es-CO" w:eastAsia="en-US" w:bidi="ar-SA"/></w:rPr><w:t>Humedad relativa hacia error de medición</w:t></w:r></w:p></w:tc><w:tc><w:tcPr><w:tcW w:w="2821" w:type="dxa"/><w:tcBorders></w:tcBorders><w:shd w:color="auto" w:fill="F7F7F7" w:val="clear"/></w:tcPr><w:p><w:pPr><w:pStyle w:val="Tabla9"/><w:widowControl/><w:jc w:val="left"/><w:rPr><w:kern w:val="0"/><w:szCs w:val="24"/><w:lang w:val="es-CO" w:eastAsia="en-US" w:bidi="ar-SA"/></w:rPr></w:pPr><w:r><w:rPr><w:kern w:val="0"/><w:szCs w:val="24"/><w:lang w:val="es-CO" w:eastAsia="en-US" w:bidi="ar-SA"/></w:rPr><w:t>Correlación de 0,73 en una mina (Suresh et al., 2025, p. 30); efecto de la humedad y la niebla (Jayaratne et al., 2018)</w:t></w:r></w:p></w:tc><w:tc><w:tcPr><w:tcW w:w="2654" w:type="dxa"/><w:tcBorders></w:tcBorders><w:shd w:color="auto" w:fill="F7F7F7" w:val="clear"/></w:tcPr><w:p><w:pPr><w:pStyle w:val="Tabla9"/><w:widowControl/><w:jc w:val="left"/><w:rPr><w:kern w:val="0"/><w:szCs w:val="24"/><w:lang w:val="es-CO" w:eastAsia="en-US" w:bidi="ar-SA"/></w:rPr></w:pPr><w:r><w:rPr><w:kern w:val="0"/><w:szCs w:val="24"/><w:lang w:val="es-CO" w:eastAsia="en-US" w:bidi="ar-SA"/></w:rPr><w:t>Covariación estacional; el territorio no cuenta con serie medida</w:t></w:r></w:p></w:tc><w:tc><w:tcPr><w:tcW w:w="1990" w:type="dxa"/><w:tcBorders></w:tcBorders><w:shd w:color="auto" w:fill="F7F7F7" w:val="clear"/></w:tcPr><w:p><w:pPr><w:pStyle w:val="Tabla9"/><w:widowControl/><w:jc w:val="left"/><w:rPr><w:kern w:val="0"/><w:szCs w:val="24"/><w:lang w:val="es-CO" w:eastAsia="en-US" w:bidi="ar-SA"/></w:rPr></w:pPr><w:r><w:rPr><w:kern w:val="0"/><w:szCs w:val="24"/><w:lang w:val="es-CO" w:eastAsia="en-US" w:bidi="ar-SA"/></w:rPr><w:t>Documentado en otros contextos</w:t></w:r></w:p></w:tc></w:tr><w:tr><w:trPr><w:cantSplit w:val="true"/></w:trPr><w:tc><w:tcPr><w:tcW w:w="2488" w:type="dxa"/><w:tcBorders></w:tcBorders></w:tcPr><w:p><w:pPr><w:pStyle w:val="Tabla9"/><w:widowControl/><w:jc w:val="left"/><w:rPr><w:kern w:val="0"/><w:szCs w:val="24"/><w:lang w:val="es-CO" w:eastAsia="en-US" w:bidi="ar-SA"/></w:rPr></w:pPr><w:r><w:rPr><w:kern w:val="0"/><w:szCs w:val="24"/><w:lang w:val="es-CO" w:eastAsia="en-US" w:bidi="ar-SA"/></w:rPr><w:t>Fracción gruesa hacia error de medición</w:t></w:r></w:p></w:tc><w:tc><w:tcPr><w:tcW w:w="2821" w:type="dxa"/><w:tcBorders></w:tcBorders></w:tcPr><w:p><w:pPr><w:pStyle w:val="Tabla9"/><w:widowControl/><w:jc w:val="left"/><w:rPr><w:kern w:val="0"/><w:szCs w:val="24"/><w:lang w:val="es-CO" w:eastAsia="en-US" w:bidi="ar-SA"/></w:rPr></w:pPr><w:r><w:rPr><w:kern w:val="0"/><w:szCs w:val="24"/><w:lang w:val="es-CO" w:eastAsia="en-US" w:bidi="ar-SA"/></w:rPr><w:t>Desempeño heterogéneo entre sensores y condiciones (Karagulian et al., 2019); el protocolo de la EPA cubre PM2,5 (EPA, 2021)</w:t></w:r></w:p></w:tc><w:tc><w:tcPr><w:tcW w:w="2654" w:type="dxa"/><w:tcBorders></w:tcBorders></w:tcPr><w:p><w:pPr><w:pStyle w:val="Tabla9"/><w:widowControl/><w:jc w:val="left"/><w:rPr><w:kern w:val="0"/><w:szCs w:val="24"/><w:lang w:val="es-CO" w:eastAsia="en-US" w:bidi="ar-SA"/></w:rPr></w:pPr><w:r><w:rPr><w:kern w:val="0"/><w:szCs w:val="24"/><w:lang w:val="es-CO" w:eastAsia="en-US" w:bidi="ar-SA"/></w:rPr><w:t>La limpieza programada y la entrada de aire protegida reducen el efecto</w:t></w:r></w:p></w:tc><w:tc><w:tcPr><w:tcW w:w="1990" w:type="dxa"/><w:tcBorders></w:tcBorders></w:tcPr><w:p><w:pPr><w:pStyle w:val="Tabla9"/><w:widowControl/><w:jc w:val="left"/><w:rPr><w:kern w:val="0"/><w:szCs w:val="24"/><w:lang w:val="es-CO" w:eastAsia="en-US" w:bidi="ar-SA"/></w:rPr></w:pPr><w:r><w:rPr><w:kern w:val="0"/><w:szCs w:val="24"/><w:lang w:val="es-CO" w:eastAsia="en-US" w:bidi="ar-SA"/></w:rPr><w:t>Inferido</w:t></w:r></w:p></w:tc></w:tr><w:tr><w:trPr><w:cantSplit w:val="true"/></w:trPr><w:tc><w:tcPr><w:tcW w:w="2488" w:type="dxa"/><w:tcBorders></w:tcBorders><w:shd w:color="auto" w:fill="F7F7F7" w:val="clear"/></w:tcPr><w:p><w:pPr><w:pStyle w:val="Tabla9"/><w:widowControl/><w:jc w:val="left"/><w:rPr><w:kern w:val="0"/><w:szCs w:val="24"/><w:lang w:val="es-CO" w:eastAsia="en-US" w:bidi="ar-SA"/></w:rPr></w:pPr><w:r><w:rPr><w:kern w:val="0"/><w:szCs w:val="24"/><w:lang w:val="es-CO" w:eastAsia="en-US" w:bidi="ar-SA"/></w:rPr><w:t>Calibración baja o nula hacia error de medición</w:t></w:r></w:p></w:tc><w:tc><w:tcPr><w:tcW w:w="2821" w:type="dxa"/><w:tcBorders></w:tcBorders><w:shd w:color="auto" w:fill="F7F7F7" w:val="clear"/></w:tcPr><w:p><w:pPr><w:pStyle w:val="Tabla9"/><w:widowControl/><w:jc w:val="left"/><w:rPr><w:kern w:val="0"/><w:szCs w:val="24"/><w:lang w:val="es-CO" w:eastAsia="en-US" w:bidi="ar-SA"/></w:rPr></w:pPr><w:r><w:rPr><w:kern w:val="0"/><w:szCs w:val="24"/><w:lang w:val="es-CO" w:eastAsia="en-US" w:bidi="ar-SA"/></w:rPr><w:t>90,8 % de 5.076 estaciones sin plan (Murad Pedraza et al., 2026, pp. 10-11 y 13); R² de menos de 0,2 a 0,81 con corrección (Bang et al., 2026, pp. 6-8)</w:t></w:r></w:p></w:tc><w:tc><w:tcPr><w:tcW w:w="2654" w:type="dxa"/><w:tcBorders></w:tcBorders><w:shd w:color="auto" w:fill="F7F7F7" w:val="clear"/></w:tcPr><w:p><w:pPr><w:pStyle w:val="Tabla9"/><w:widowControl/><w:jc w:val="left"/><w:rPr><w:kern w:val="0"/><w:szCs w:val="24"/><w:lang w:val="es-CO" w:eastAsia="en-US" w:bidi="ar-SA"/></w:rPr></w:pPr><w:r><w:rPr><w:kern w:val="0"/><w:szCs w:val="24"/><w:lang w:val="es-CO" w:eastAsia="en-US" w:bidi="ar-SA"/></w:rPr><w:t>El método y la distancia a la referencia explican más que la frecuencia de calibración</w:t></w:r></w:p></w:tc><w:tc><w:tcPr><w:tcW w:w="1990" w:type="dxa"/><w:tcBorders></w:tcBorders><w:shd w:color="auto" w:fill="F7F7F7" w:val="clear"/></w:tcPr><w:p><w:pPr><w:pStyle w:val="Tabla9"/><w:widowControl/><w:jc w:val="left"/><w:rPr><w:kern w:val="0"/><w:szCs w:val="24"/><w:lang w:val="es-CO" w:eastAsia="en-US" w:bidi="ar-SA"/></w:rPr></w:pPr><w:r><w:rPr><w:kern w:val="0"/><w:szCs w:val="24"/><w:lang w:val="es-CO" w:eastAsia="en-US" w:bidi="ar-SA"/></w:rPr><w:t>Documentado en parte; inferido para el territorio</w:t></w:r></w:p></w:tc></w:tr><w:tr><w:trPr><w:cantSplit w:val="true"/></w:trPr><w:tc><w:tcPr><w:tcW w:w="2488" w:type="dxa"/><w:tcBorders></w:tcBorders></w:tcPr><w:p><w:pPr><w:pStyle w:val="Tabla9"/><w:widowControl/><w:jc w:val="left"/><w:rPr><w:kern w:val="0"/><w:szCs w:val="24"/><w:lang w:val="es-CO" w:eastAsia="en-US" w:bidi="ar-SA"/></w:rPr></w:pPr><w:r><w:rPr><w:kern w:val="0"/><w:szCs w:val="24"/><w:lang w:val="es-CO" w:eastAsia="en-US" w:bidi="ar-SA"/></w:rPr><w:t>Falta de referencia colocalizada hacia error no cuantificable</w:t></w:r></w:p></w:tc><w:tc><w:tcPr><w:tcW w:w="2821" w:type="dxa"/><w:tcBorders></w:tcBorders></w:tcPr><w:p><w:pPr><w:pStyle w:val="Tabla9"/><w:widowControl/><w:jc w:val="left"/><w:rPr><w:kern w:val="0"/><w:szCs w:val="24"/><w:lang w:val="es-CO" w:eastAsia="en-US" w:bidi="ar-SA"/></w:rPr></w:pPr><w:r><w:rPr><w:kern w:val="0"/><w:szCs w:val="24"/><w:lang w:val="es-CO" w:eastAsia="en-US" w:bidi="ar-SA"/></w:rPr><w:t>Colocalización como práctica recomendada (Giordano et al., 2021; Malings et al., 2020)</w:t></w:r></w:p></w:tc><w:tc><w:tcPr><w:tcW w:w="2654" w:type="dxa"/><w:tcBorders></w:tcBorders></w:tcPr><w:p><w:pPr><w:pStyle w:val="Tabla9"/><w:widowControl/><w:jc w:val="left"/><w:rPr><w:kern w:val="0"/><w:szCs w:val="24"/><w:lang w:val="es-CO" w:eastAsia="en-US" w:bidi="ar-SA"/></w:rPr></w:pPr><w:r><w:rPr><w:kern w:val="0"/><w:szCs w:val="24"/><w:lang w:val="es-CO" w:eastAsia="en-US" w:bidi="ar-SA"/></w:rPr><w:t>Ninguna: sin referencia el error no se estima</w:t></w:r></w:p></w:tc><w:tc><w:tcPr><w:tcW w:w="1990" w:type="dxa"/><w:tcBorders></w:tcBorders></w:tcPr><w:p><w:pPr><w:pStyle w:val="Tabla9"/><w:widowControl/><w:jc w:val="left"/><w:rPr><w:kern w:val="0"/><w:szCs w:val="24"/><w:lang w:val="es-CO" w:eastAsia="en-US" w:bidi="ar-SA"/></w:rPr></w:pPr><w:r><w:rPr><w:kern w:val="0"/><w:szCs w:val="24"/><w:lang w:val="es-CO" w:eastAsia="en-US" w:bidi="ar-SA"/></w:rPr><w:t>Documentado</w:t></w:r></w:p></w:tc></w:tr><w:tr><w:trPr><w:cantSplit w:val="true"/></w:trPr><w:tc><w:tcPr><w:tcW w:w="2488" w:type="dxa"/><w:tcBorders></w:tcBorders><w:shd w:color="auto" w:fill="F7F7F7" w:val="clear"/></w:tcPr><w:p><w:pPr><w:pStyle w:val="Tabla9"/><w:widowControl/><w:jc w:val="left"/><w:rPr><w:kern w:val="0"/><w:szCs w:val="24"/><w:lang w:val="es-CO" w:eastAsia="en-US" w:bidi="ar-SA"/></w:rPr></w:pPr><w:r><w:rPr><w:kern w:val="0"/><w:szCs w:val="24"/><w:lang w:val="es-CO" w:eastAsia="en-US" w:bidi="ar-SA"/></w:rPr><w:t>Error de medición hacia índice con error de entrada</w:t></w:r></w:p></w:tc><w:tc><w:tcPr><w:tcW w:w="2821" w:type="dxa"/><w:tcBorders></w:tcBorders><w:shd w:color="auto" w:fill="F7F7F7" w:val="clear"/></w:tcPr><w:p><w:pPr><w:pStyle w:val="Tabla9"/><w:widowControl/><w:jc w:val="left"/><w:rPr><w:kern w:val="0"/><w:szCs w:val="24"/><w:lang w:val="es-CO" w:eastAsia="en-US" w:bidi="ar-SA"/></w:rPr></w:pPr><w:r><w:rPr><w:kern w:val="0"/><w:szCs w:val="24"/><w:lang w:val="es-CO" w:eastAsia="en-US" w:bidi="ar-SA"/></w:rPr><w:t>9,4 % de 53 estudios validó con partición de datos (Liao et al., 2026, pp. 6 y 8)</w:t></w:r></w:p></w:tc><w:tc><w:tcPr><w:tcW w:w="2654" w:type="dxa"/><w:tcBorders></w:tcBorders><w:shd w:color="auto" w:fill="F7F7F7" w:val="clear"/></w:tcPr><w:p><w:pPr><w:pStyle w:val="Tabla9"/><w:widowControl/><w:jc w:val="left"/><w:rPr><w:kern w:val="0"/><w:szCs w:val="24"/><w:lang w:val="es-CO" w:eastAsia="en-US" w:bidi="ar-SA"/></w:rPr></w:pPr><w:r><w:rPr><w:kern w:val="0"/><w:szCs w:val="24"/><w:lang w:val="es-CO" w:eastAsia="en-US" w:bidi="ar-SA"/></w:rPr><w:t>Los filtros de calidad de dato amortiguarían la propagación</w:t></w:r></w:p></w:tc><w:tc><w:tcPr><w:tcW w:w="1990" w:type="dxa"/><w:tcBorders></w:tcBorders><w:shd w:color="auto" w:fill="F7F7F7" w:val="clear"/></w:tcPr><w:p><w:pPr><w:pStyle w:val="Tabla9"/><w:widowControl/><w:jc w:val="left"/><w:rPr><w:kern w:val="0"/><w:szCs w:val="24"/><w:lang w:val="es-CO" w:eastAsia="en-US" w:bidi="ar-SA"/></w:rPr></w:pPr><w:r><w:rPr><w:kern w:val="0"/><w:szCs w:val="24"/><w:lang w:val="es-CO" w:eastAsia="en-US" w:bidi="ar-SA"/></w:rPr><w:t>Inferido</w:t></w:r></w:p></w:tc></w:tr><w:tr><w:trPr><w:cantSplit w:val="true"/></w:trPr><w:tc><w:tcPr><w:tcW w:w="2488" w:type="dxa"/><w:tcBorders></w:tcBorders></w:tcPr><w:p><w:pPr><w:pStyle w:val="Tabla9"/><w:widowControl/><w:jc w:val="left"/><w:rPr><w:kern w:val="0"/><w:szCs w:val="24"/><w:lang w:val="es-CO" w:eastAsia="en-US" w:bidi="ar-SA"/></w:rPr></w:pPr><w:r><w:rPr><w:kern w:val="0"/><w:szCs w:val="24"/><w:lang w:val="es-CO" w:eastAsia="en-US" w:bidi="ar-SA"/></w:rPr><w:t>Error de medición hacia falsas alarmas sin medir</w:t></w:r></w:p></w:tc><w:tc><w:tcPr><w:tcW w:w="2821" w:type="dxa"/><w:tcBorders></w:tcBorders></w:tcPr><w:p><w:pPr><w:pStyle w:val="Tabla9"/><w:widowControl/><w:jc w:val="left"/><w:rPr><w:kern w:val="0"/><w:szCs w:val="24"/><w:lang w:val="es-CO" w:eastAsia="en-US" w:bidi="ar-SA"/></w:rPr></w:pPr><w:r><w:rPr><w:kern w:val="0"/><w:szCs w:val="24"/><w:lang w:val="es-CO" w:eastAsia="en-US" w:bidi="ar-SA"/></w:rPr><w:t>Cero de cinco documentos de alerta reporta falsas alarmas (Equipo formulador, 2026, pp. 10-11)</w:t></w:r></w:p></w:tc><w:tc><w:tcPr><w:tcW w:w="2654" w:type="dxa"/><w:tcBorders></w:tcBorders></w:tcPr><w:p><w:pPr><w:pStyle w:val="Tabla9"/><w:widowControl/><w:jc w:val="left"/><w:rPr><w:kern w:val="0"/><w:szCs w:val="24"/><w:lang w:val="es-CO" w:eastAsia="en-US" w:bidi="ar-SA"/></w:rPr></w:pPr><w:r><w:rPr><w:kern w:val="0"/><w:szCs w:val="24"/><w:lang w:val="es-CO" w:eastAsia="en-US" w:bidi="ar-SA"/></w:rPr><w:t>Si la alerta parte de un índice agregado, el vínculo directo sería menor</w:t></w:r></w:p></w:tc><w:tc><w:tcPr><w:tcW w:w="1990" w:type="dxa"/><w:tcBorders></w:tcBorders></w:tcPr><w:p><w:pPr><w:pStyle w:val="Tabla9"/><w:widowControl/><w:jc w:val="left"/><w:rPr><w:kern w:val="0"/><w:szCs w:val="24"/><w:lang w:val="es-CO" w:eastAsia="en-US" w:bidi="ar-SA"/></w:rPr></w:pPr><w:r><w:rPr><w:kern w:val="0"/><w:szCs w:val="24"/><w:lang w:val="es-CO" w:eastAsia="en-US" w:bidi="ar-SA"/></w:rPr><w:t>Inferido</w:t></w:r></w:p></w:tc></w:tr><w:tr><w:trPr><w:cantSplit w:val="true"/></w:trPr><w:tc><w:tcPr><w:tcW w:w="2488" w:type="dxa"/><w:tcBorders></w:tcBorders><w:shd w:color="auto" w:fill="F7F7F7" w:val="clear"/></w:tcPr><w:p><w:pPr><w:pStyle w:val="Tabla9"/><w:widowControl/><w:jc w:val="left"/><w:rPr><w:kern w:val="0"/><w:szCs w:val="24"/><w:lang w:val="es-CO" w:eastAsia="en-US" w:bidi="ar-SA"/></w:rPr></w:pPr><w:r><w:rPr><w:kern w:val="0"/><w:szCs w:val="24"/><w:lang w:val="es-CO" w:eastAsia="en-US" w:bidi="ar-SA"/></w:rPr><w:t>Falsas alarmas hacia baja adopción institucional</w:t></w:r></w:p></w:tc><w:tc><w:tcPr><w:tcW w:w="2821" w:type="dxa"/><w:tcBorders></w:tcBorders><w:shd w:color="auto" w:fill="F7F7F7" w:val="clear"/></w:tcPr><w:p><w:pPr><w:pStyle w:val="Tabla9"/><w:widowControl/><w:jc w:val="left"/><w:rPr><w:kern w:val="0"/><w:szCs w:val="24"/><w:lang w:val="es-CO" w:eastAsia="en-US" w:bidi="ar-SA"/></w:rPr></w:pPr><w:r><w:rPr><w:kern w:val="0"/><w:szCs w:val="24"/><w:lang w:val="es-CO" w:eastAsia="en-US" w:bidi="ar-SA"/></w:rPr><w:t>Aceptación explicada por utilidad percibida y facilidad de uso (Davis, 1989; Venkatesh et al., 2003)</w:t></w:r></w:p></w:tc><w:tc><w:tcPr><w:tcW w:w="2654" w:type="dxa"/><w:tcBorders></w:tcBorders><w:shd w:color="auto" w:fill="F7F7F7" w:val="clear"/></w:tcPr><w:p><w:pPr><w:pStyle w:val="Tabla9"/><w:widowControl/><w:jc w:val="left"/><w:rPr><w:kern w:val="0"/><w:szCs w:val="24"/><w:lang w:val="es-CO" w:eastAsia="en-US" w:bidi="ar-SA"/></w:rPr></w:pPr><w:r><w:rPr><w:kern w:val="0"/><w:szCs w:val="24"/><w:lang w:val="es-CO" w:eastAsia="en-US" w:bidi="ar-SA"/></w:rPr><w:t>Las condiciones del cargo y los recursos del personal (Lipsky, 1980)</w:t></w:r></w:p></w:tc><w:tc><w:tcPr><w:tcW w:w="1990" w:type="dxa"/><w:tcBorders></w:tcBorders><w:shd w:color="auto" w:fill="F7F7F7" w:val="clear"/></w:tcPr><w:p><w:pPr><w:pStyle w:val="Tabla9"/><w:widowControl/><w:jc w:val="left"/><w:rPr><w:kern w:val="0"/><w:szCs w:val="24"/><w:lang w:val="es-CO" w:eastAsia="en-US" w:bidi="ar-SA"/></w:rPr></w:pPr><w:r><w:rPr><w:kern w:val="0"/><w:szCs w:val="24"/><w:lang w:val="es-CO" w:eastAsia="en-US" w:bidi="ar-SA"/></w:rPr><w:t>Inferido</w:t></w:r></w:p></w:tc></w:tr><w:tr><w:trPr><w:cantSplit w:val="true"/></w:trPr><w:tc><w:tcPr><w:tcW w:w="2488" w:type="dxa"/><w:tcBorders><w:bottom w:val="single" w:sz="12" w:space="0" w:color="2A3439"/></w:tcBorders></w:tcPr><w:p><w:pPr><w:pStyle w:val="Tabla9"/><w:keepNext w:val="true"/><w:widowControl/><w:jc w:val="left"/><w:rPr><w:kern w:val="0"/><w:szCs w:val="24"/><w:lang w:val="es-CO" w:eastAsia="en-US" w:bidi="ar-SA"/></w:rPr></w:pPr><w:r><w:rPr><w:kern w:val="0"/><w:szCs w:val="24"/><w:lang w:val="es-CO" w:eastAsia="en-US" w:bidi="ar-SA"/></w:rPr><w:t>Índice con error hacia población sin protección efectiva</w:t></w:r></w:p></w:tc><w:tc><w:tcPr><w:tcW w:w="2821" w:type="dxa"/><w:tcBorders><w:bottom w:val="single" w:sz="12" w:space="0" w:color="2A3439"/></w:tcBorders></w:tcPr><w:p><w:pPr><w:pStyle w:val="Tabla9"/><w:keepNext w:val="true"/><w:widowControl/><w:jc w:val="left"/><w:rPr><w:kern w:val="0"/><w:szCs w:val="24"/><w:lang w:val="es-CO" w:eastAsia="en-US" w:bidi="ar-SA"/></w:rPr></w:pPr><w:r><w:rPr><w:kern w:val="0"/><w:szCs w:val="24"/><w:lang w:val="es-CO" w:eastAsia="en-US" w:bidi="ar-SA"/></w:rPr><w:t>Sin indicador ni línea base en el corpus</w:t></w:r></w:p></w:tc><w:tc><w:tcPr><w:tcW w:w="2654" w:type="dxa"/><w:tcBorders><w:bottom w:val="single" w:sz="12" w:space="0" w:color="2A3439"/></w:tcBorders></w:tcPr><w:p><w:pPr><w:pStyle w:val="Tabla9"/><w:keepNext w:val="true"/><w:widowControl/><w:jc w:val="left"/><w:rPr><w:kern w:val="0"/><w:szCs w:val="24"/><w:lang w:val="es-CO" w:eastAsia="en-US" w:bidi="ar-SA"/></w:rPr></w:pPr><w:r><w:rPr><w:kern w:val="0"/><w:szCs w:val="24"/><w:lang w:val="es-CO" w:eastAsia="en-US" w:bidi="ar-SA"/></w:rPr><w:t>Un protocolo con medidas automáticas reforzaría el vínculo</w:t></w:r></w:p></w:tc><w:tc><w:tcPr><w:tcW w:w="1990" w:type="dxa"/><w:tcBorders><w:bottom w:val="single" w:sz="12" w:space="0" w:color="2A3439"/></w:tcBorders></w:tcPr><w:p><w:pPr><w:pStyle w:val="Tabla9"/><w:keepNext w:val="true"/><w:widowControl/><w:jc w:val="left"/><w:rPr><w:kern w:val="0"/><w:szCs w:val="24"/><w:lang w:val="es-CO" w:eastAsia="en-US" w:bidi="ar-SA"/></w:rPr></w:pPr><w:r><w:rPr><w:kern w:val="0"/><w:szCs w:val="24"/><w:lang w:val="es-CO" w:eastAsia="en-US" w:bidi="ar-SA"/></w:rPr><w:t>Inferido</w:t></w:r></w:p></w:tc></w:tr></w:tbl><w:p><w:pPr><w:pStyle w:val="TablaNota"/><w:rPr></w:rPr></w:pPr><w:r><w:rPr><w:i/><w:iCs/></w:rPr><w:t>Nota.</w:t></w:r><w:r><w:rPr></w:rPr><w:t xml:space="preserve"> Elaboración propia con datos del informe de vigilancia tecnológica del proyecto (Equipo formulador, 2026) y con obras del banco de referencias. Las relaciones son hipótesis de influencia y no efectos estimados. Decimales con coma.</w:t></w:r></w:p><w:p><w:pPr><w:pStyle w:val="BodyText"/><w:rPr></w:rPr></w:pPr><w:bookmarkStart w:id="30" w:name="X66f97df5ede0ca941983bae68ac15795a50f6e3"/><w:r><w:rPr></w:rPr><w:t>La Tabla 5.2 muestra que solo dos relaciones cuentan con soporte documentado directo, aunque en otros contextos. Las demás son inferencias que el primer tramo contrasta con datos propios. Las relaciones de humedad y de fracción gruesa con el error son las de mayor prioridad de contraste, porque orientan el modelo de corrección. Ninguna relación se presenta como efecto estimado.</w:t></w:r><w:bookmarkEnd w:id="30"/></w:p><w:p><w:pPr><w:pStyle w:val="Heading3"/><w:rPr></w:rPr></w:pPr><w:bookmarkStart w:id="31" w:name="Xfe752f87ed591880f176818e529af16e008f64a"/><w:r><w:rPr></w:rPr><w:t>5.2.3 Evolución reciente de la situación negativa</w:t></w:r></w:p><w:p><w:pPr><w:pStyle w:val="FirstParagraph"/><w:rPr></w:rPr></w:pPr><w:r><w:rPr></w:rPr><w:t>La situación negativa evoluciona en dos planos. El primero es la expansión de las redes de bajo costo, que avanza más rápido que su verificación. El segundo es el evento que agrava la brecha. En Colombia, hasta 2016 las redes se organizaban con el marco regulatorio de 2010 y con operadores por contrato (Equipo formulador, 2026, pp. 124-129). En agosto de 2016, la red de aire de Medellín pasó al Sistema de Alerta Temprana de Medellín y el Valle de Aburrá (SIATA). El programa Ciudadano Científico de SIATA desplegaba sensores de bajo costo desde 2015 (Equipo formulador, 2026, pp. 124-129). En 2023, el Instituto de Hidrología, Meteorología y Estudios Ambientales (IDEAM) acreditó la red oficial de SIATA (Equipo formulador, 2026, pp. 124-129). Ese año, el informe nacional registró 23 sistemas y 209 estaciones. Ambos sucesos marcan la transición de redes por contrato a un sistema acreditado.</w:t></w:r></w:p><w:p><w:pPr><w:pStyle w:val="BodyText"/><w:rPr></w:rPr></w:pPr><w:r><w:rPr></w:rPr><w:t>En 2026, el diseño nacional propone 5.076 estaciones, de ellas 4.608 sensores (Murad Pedraza et al., 2026, p. 13). En Brasil, entre 2022 y 2024, los monitores de bajo costo pasaron de 37 a 194. Los de referencia se mantuvieron entre 358 y 359 (Tavella et al., 2026, p. 6). En 2024, 96 de 570 estaciones brasileñas figuraban inactivas o sin estado (16,8 %). La literatura crece al mismo ritmo: 26 de los 42 documentos del informe son de 2025 y 2026, y 17 son de 2026 (Equipo formulador, 2026, pp. 9 y 34). El nivel de madurez tecnológica (TRL, por su sigla en inglés) medio por año oscila entre 3,0 y 4,3 sin tendencia sostenida. El volumen aumenta, y la verificación del desempeño no crece al mismo ritmo.</w:t></w:r></w:p><w:p><w:pPr><w:pStyle w:val="BodyText"/><w:rPr></w:rPr></w:pPr><w:r><w:rPr></w:rPr><w:t xml:space="preserve">El evento agrega un segundo plano. El Decreto 1261 de 2026, modificado por el Decreto 1348 de 2026, declaró el Estado de Emergencia Económica, Social y Ecológica. El Decreto 1414 de 17 de septiembre de 2026 adoptó las medidas transitorias que sustentan la convocatoria (MinCiencias, 2026, numeral 1). El sismo ocurrió el 10 de agosto de 2026. No consta el cronograma de remoción por municipio </w:t></w:r><w:r><w:rPr><w:color w:val="00B050"/></w:rPr><w:t>[Diligenciar: cronograma de remoción de escombros por municipio]</w:t></w:r><w:r><w:rPr></w:rPr><w:t>. La remoción se supone activa durante la ventana de ejecución, y esa premisa se confirma con el reporte oficial.</w:t></w:r></w:p><w:p><w:pPr><w:pStyle w:val="BodyText"/><w:rPr></w:rPr></w:pPr><w:bookmarkStart w:id="32" w:name="Xfe752f87ed591880f176818e529af16e008f64a"/><w:r><w:rPr></w:rPr><w:t>Sin intervención, las lecturas de bajo costo seguirían sin error conocido y las decisiones de alerta continuarían apoyándose en ellas. La falta de línea base impediría saber si la situación mejora o empeora. El informe de vigilancia recomienda una fase inicial de 12 meses (Equipo formulador, 2026, pp. 12 y 104-113). Esa fase valida la calibración antes de la compra masiva de sensores de la capa indicativa nacional. Collingridge (1980) describe un dilema de control. Si una tecnología se puede modificar, falta información sobre sus efectos. Si la información existe, el cambio resulta costoso. El primer tramo de 12 meses responde a esa recomendación. La proyección sin intervención es cualitativa, porque ninguna probabilidad ni costo cuenta con fuente.</w:t></w:r><w:bookmarkEnd w:id="32"/></w:p><w:p><w:pPr><w:pStyle w:val="Heading3"/><w:rPr></w:rPr></w:pPr><w:bookmarkStart w:id="33" w:name="X77941ef08034616e943f1b16a839e088d4f4a75"/><w:r><w:rPr></w:rPr><w:t>5.2.4 Intervenciones previas distintas de la propuesta</w:t></w:r></w:p><w:p><w:pPr><w:pStyle w:val="FirstParagraph"/><w:rPr></w:rPr></w:pPr><w:r><w:rPr></w:rPr><w:t>Las intervenciones previas se agrupan en redes oficiales, sistemas regionales de alerta y estudios internacionales de calibración. La sección 6 las desarrolla con sus resultados. Aquí se resume su límite frente al problema. SIATA opera una red de dos capas con 65 equipos acreditados y 450 sensores de bajo costo (Ruiz-Carrascal et al., 2026, p. 8). Su inversión es de 1,63 dólares por habitante y año (Ruiz-Carrascal et al., 2026, p. 3). Integra 59 sistemas comunitarios de alerta (Ruiz-Carrascal et al., 2026, p. 7). No publica métricas del desempeño de su pronóstico ni evalúa sus alertas con un contrafactual (Ruiz-Carrascal et al., 2026, pp. 2, 5, 7 y 10).</w:t></w:r></w:p><w:p><w:pPr><w:pStyle w:val="BodyText"/><w:rPr></w:rPr></w:pPr><w:r><w:rPr></w:rPr><w:t>La red oficial reporta 209 estaciones, y 154 se integran a un sistema de vigilancia (Murad Pedraza et al., 2026, pp. 5-6). Solo 42 de los 102 municipios obligados cumplen los mínimos de vigilancia (Murad Pedraza et al., 2026, pp. 7 y 17). En el plano internacional, la red S-Dot de Seúl corrige con una estación cercana (Bang et al., 2026, pp. 4 y 6-8). El sistema de monitoreo de lahares del volcán Misti alcanza el TRL 7 (Espinoza et al., 2026). Ninguna de estas intervenciones opera en sitios de remoción de escombros posterremoto. Ninguna valida un sensor óptico frente a una referencia gravimétrica en ese contexto, según una lectura del corpus.</w:t></w:r></w:p><w:p><w:pPr><w:pStyle w:val="BodyText"/><w:rPr></w:rPr></w:pPr><w:r><w:rPr></w:rPr><w:t xml:space="preserve">Las intervenciones previas en </w:t></w:r><w:ins w:id="950" w:author="Unknown Author" w:date="2026-10-30T04:17:53Z"><w:r><w:rPr></w:rPr><w:t>Manizales y en Calarcá</w:t></w:r></w:ins><w:del w:id="951" w:author="Unknown Author" w:date="2026-10-30T04:17:53Z"><w:r><w:rPr></w:rPr><w:delText>los 12 municipios focalizados</w:delText></w:r></w:del><w:r><w:rPr></w:rPr><w:t xml:space="preserve"> no constan en el material del proyecto </w:t></w:r><w:r><w:rPr><w:color w:val="00B050"/></w:rPr><w:t xml:space="preserve">[Diligenciar: monitoreo previo de aire en los </w:t></w:r><w:ins w:id="952" w:author="Unknown Author" w:date="2026-10-30T04:17:53Z"><w:r><w:rPr><w:color w:val="00B050"/></w:rPr><w:t>dos municipios</w:t></w:r></w:ins><w:del w:id="953" w:author="Unknown Author" w:date="2026-10-30T04:17:53Z"><w:r><w:rPr><w:color w:val="00B050"/></w:rPr><w:delText>municipios focalizados</w:delText></w:r></w:del><w:r><w:rPr><w:color w:val="00B050"/></w:rPr><w:t>]</w:t></w:r><w:r><w:rPr></w:rPr><w:t xml:space="preserve">. El informe identifica a las autoridades de Cundinamarca y de Bogotá como posibles operadoras de pilotos de red indicativa (Equipo formulador, 2026, pp. 61-63). No registra actores de Caldas ni del </w:t></w:r><w:ins w:id="954" w:author="Unknown Author" w:date="2026-10-30T04:17:53Z"><w:r><w:rPr></w:rPr><w:t>Quindío</w:t></w:r></w:ins><w:del w:id="955" w:author="Unknown Author" w:date="2026-10-30T04:17:53Z"><w:r><w:rPr></w:rPr><w:delText>Valle del Cauca</w:delText></w:r></w:del><w:r><w:rPr></w:rPr><w:t>. La propuesta se diferencia en tres puntos. Colocaliza con referencia gravimétrica en sitios de remoción. Corrige en el gateway y mantiene la red con energía y enlace redundantes. Transfiere la custodia por convenio al cierre.</w:t></w:r><w:bookmarkEnd w:id="33"/></w:p><w:p><w:pPr><w:pStyle w:val="Heading3"/><w:rPr></w:rPr></w:pPr><w:bookmarkStart w:id="34" w:name="Xc812ca6c815d0e55e74670e04fc730f23abbd3b"/><w:r><w:rPr></w:rPr><w:t>5.2.5 Relación directa entre el terremoto, la remoción de escombros y la brecha de medición</w:t></w:r></w:p><w:p><w:pPr><w:pStyle w:val="FirstParagraph"/><w:rPr></w:rPr></w:pPr><w:r><w:rPr></w:rPr><w:t>Los TdR exigen una relación directa, específica y verificable entre la afectación, la brecha de CTeI, las actividades, los productos y los resultados (MinCiencias, 2026, numeral 15, criterio 2.1). La ubicación en un departamento afectado no basta. La Tabla 5.3 ordena la relación en ocho eslabones y distingue en cada uno la naturaleza del dato. Los cuatro primeros describen cómo el sismo produce una necesidad de medición. Los cuatro últimos describen la brecha de CTeI y la respuesta del proyecto.</w:t></w:r></w:p><w:p><w:pPr><w:pStyle w:val="TablaRotulo"/><w:rPr></w:rPr></w:pPr><w:bookmarkStart w:id="35" w:name="rot_Tabla_5_3"/><w:r><w:rPr><w:b/><w:bCs/></w:rPr><w:t>Tabla 5.3</w:t></w:r><w:bookmarkEnd w:id="35"/></w:p><w:p><w:pPr><w:pStyle w:val="TablaTitulo"/><w:rPr></w:rPr></w:pPr><w:r><w:rPr><w:i/><w:iCs/></w:rPr><w:t>Relación entre el terremoto, la remoción de escombros, la brecha de medición y la respuesta del proyecto</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824"/><w:gridCol w:w="2323"/><w:gridCol w:w="3319"/><w:gridCol w:w="2487"/></w:tblGrid><w:tr><w:trPr><w:tblHeader w:val="true"/><w:ins w:id="956" w:author="Unknown Author" w:date="2026-10-30T04:17:53Z"/><w:cantSplit w:val="true"/></w:trPr><w:tc><w:tcPr><w:tcW w:w="182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958" w:author="Unknown Author" w:date="2026-10-30T04:17:53Z"></w:ins></w:rPr></w:pPr><w:ins w:id="957" w:author="Unknown Author" w:date="2026-10-30T04:17:53Z"><w:r><w:rPr><w:b/><w:kern w:val="0"/><w:szCs w:val="24"/><w:lang w:val="es-CO" w:eastAsia="en-US" w:bidi="ar-SA"/></w:rPr><w:t>Eslabón</w:t></w:r></w:ins></w:p></w:tc><w:tc><w:tcPr><w:tcW w:w="232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960" w:author="Unknown Author" w:date="2026-10-30T04:17:53Z"></w:ins></w:rPr></w:pPr><w:ins w:id="959" w:author="Unknown Author" w:date="2026-10-30T04:17:53Z"><w:r><w:rPr><w:b/><w:kern w:val="0"/><w:szCs w:val="24"/><w:lang w:val="es-CO" w:eastAsia="en-US" w:bidi="ar-SA"/></w:rPr><w:t>Afirmación</w:t></w:r></w:ins></w:p></w:tc><w:tc><w:tcPr><w:tcW w:w="331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962" w:author="Unknown Author" w:date="2026-10-30T04:17:53Z"></w:ins></w:rPr></w:pPr><w:ins w:id="961" w:author="Unknown Author" w:date="2026-10-30T04:17:53Z"><w:r><w:rPr><w:b/><w:kern w:val="0"/><w:szCs w:val="24"/><w:lang w:val="es-CO" w:eastAsia="en-US" w:bidi="ar-SA"/></w:rPr><w:t>Naturaleza y soporte</w:t></w:r></w:ins></w:p></w:tc><w:tc><w:tcPr><w:tcW w:w="248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964" w:author="Unknown Author" w:date="2026-10-30T04:17:53Z"></w:ins></w:rPr></w:pPr><w:ins w:id="963" w:author="Unknown Author" w:date="2026-10-30T04:17:53Z"><w:r><w:rPr><w:b/><w:kern w:val="0"/><w:szCs w:val="24"/><w:lang w:val="es-CO" w:eastAsia="en-US" w:bidi="ar-SA"/></w:rPr><w:t>Respuesta del proyecto</w:t></w:r></w:ins></w:p></w:tc></w:tr><w:tr><w:trPr><w:ins w:id="965" w:author="Unknown Author" w:date="2026-10-30T04:17:53Z"/><w:cantSplit w:val="true"/></w:trPr><w:tc><w:tcPr><w:tcW w:w="1824" w:type="dxa"/><w:tcBorders></w:tcBorders></w:tcPr><w:p><w:pPr><w:pStyle w:val="Tabla9"/><w:widowControl/><w:jc w:val="left"/><w:rPr><w:kern w:val="0"/><w:szCs w:val="24"/><w:lang w:val="es-CO" w:eastAsia="en-US" w:bidi="ar-SA"/><w:ins w:id="967" w:author="Unknown Author" w:date="2026-10-30T04:17:53Z"></w:ins></w:rPr></w:pPr><w:ins w:id="966" w:author="Unknown Author" w:date="2026-10-30T04:17:53Z"><w:r><w:rPr><w:kern w:val="0"/><w:szCs w:val="24"/><w:lang w:val="es-CO" w:eastAsia="en-US" w:bidi="ar-SA"/></w:rPr><w:t>1. Terremoto</w:t></w:r></w:ins></w:p></w:tc><w:tc><w:tcPr><w:tcW w:w="2323" w:type="dxa"/><w:tcBorders></w:tcBorders></w:tcPr><w:p><w:pPr><w:pStyle w:val="Tabla9"/><w:widowControl/><w:jc w:val="left"/><w:rPr><w:kern w:val="0"/><w:szCs w:val="24"/><w:lang w:val="es-CO" w:eastAsia="en-US" w:bidi="ar-SA"/><w:ins w:id="969" w:author="Unknown Author" w:date="2026-10-30T04:17:53Z"></w:ins></w:rPr></w:pPr><w:ins w:id="968" w:author="Unknown Author" w:date="2026-10-30T04:17:53Z"><w:r><w:rPr><w:kern w:val="0"/><w:szCs w:val="24"/><w:lang w:val="es-CO" w:eastAsia="en-US" w:bidi="ar-SA"/></w:rPr><w:t>El sismo motivó el Estado de Emergencia cuyo ámbito incluye a Caldas y a Quindío</w:t></w:r></w:ins></w:p></w:tc><w:tc><w:tcPr><w:tcW w:w="3319" w:type="dxa"/><w:tcBorders></w:tcBorders></w:tcPr><w:p><w:pPr><w:pStyle w:val="Tabla9"/><w:widowControl/><w:jc w:val="left"/><w:rPr><w:kern w:val="0"/><w:szCs w:val="24"/><w:lang w:val="es-CO" w:eastAsia="en-US" w:bidi="ar-SA"/><w:ins w:id="972" w:author="Unknown Author" w:date="2026-10-30T04:17:53Z"></w:ins></w:rPr></w:pPr><w:ins w:id="970" w:author="Unknown Author" w:date="2026-10-30T04:17:53Z"><w:r><w:rPr><w:kern w:val="0"/><w:szCs w:val="24"/><w:lang w:val="es-CO" w:eastAsia="en-US" w:bidi="ar-SA"/></w:rPr><w:t xml:space="preserve">Documentado: Decreto 1261 de 2026 y TdR (MinCiencias, 2026, numeral 1); </w:t></w:r></w:ins><w:ins w:id="971" w:author="Unknown Author" w:date="2026-10-30T04:17:53Z"><w:r><w:rPr><w:color w:val="00B050"/><w:kern w:val="0"/><w:szCs w:val="24"/><w:lang w:val="es-CO" w:eastAsia="en-US" w:bidi="ar-SA"/></w:rPr><w:t>[Diligenciar: reporte oficial de afectación del sismo]</w:t></w:r></w:ins></w:p></w:tc><w:tc><w:tcPr><w:tcW w:w="2487" w:type="dxa"/><w:tcBorders></w:tcBorders></w:tcPr><w:p><w:pPr><w:pStyle w:val="Tabla9"/><w:widowControl/><w:jc w:val="left"/><w:rPr><w:kern w:val="0"/><w:szCs w:val="24"/><w:lang w:val="es-CO" w:eastAsia="en-US" w:bidi="ar-SA"/><w:ins w:id="974" w:author="Unknown Author" w:date="2026-10-30T04:17:53Z"></w:ins></w:rPr></w:pPr><w:ins w:id="973" w:author="Unknown Author" w:date="2026-10-30T04:17:53Z"><w:r><w:rPr><w:kern w:val="0"/><w:szCs w:val="24"/><w:lang w:val="es-CO" w:eastAsia="en-US" w:bidi="ar-SA"/></w:rPr><w:t>Territorio de ejecución en Manizales y Calarcá</w:t></w:r></w:ins></w:p></w:tc></w:tr><w:tr><w:trPr><w:ins w:id="975" w:author="Unknown Author" w:date="2026-10-30T04:17:53Z"/><w:cantSplit w:val="true"/></w:trPr><w:tc><w:tcPr><w:tcW w:w="1824" w:type="dxa"/><w:tcBorders></w:tcBorders><w:shd w:color="auto" w:fill="F7F7F7" w:val="clear"/></w:tcPr><w:p><w:pPr><w:pStyle w:val="Tabla9"/><w:widowControl/><w:jc w:val="left"/><w:rPr><w:kern w:val="0"/><w:szCs w:val="24"/><w:lang w:val="es-CO" w:eastAsia="en-US" w:bidi="ar-SA"/><w:ins w:id="977" w:author="Unknown Author" w:date="2026-10-30T04:17:53Z"></w:ins></w:rPr></w:pPr><w:ins w:id="976" w:author="Unknown Author" w:date="2026-10-30T04:17:53Z"><w:r><w:rPr><w:kern w:val="0"/><w:szCs w:val="24"/><w:lang w:val="es-CO" w:eastAsia="en-US" w:bidi="ar-SA"/></w:rPr><w:t>2. Escombros</w:t></w:r></w:ins></w:p></w:tc><w:tc><w:tcPr><w:tcW w:w="2323" w:type="dxa"/><w:tcBorders></w:tcBorders><w:shd w:color="auto" w:fill="F7F7F7" w:val="clear"/></w:tcPr><w:p><w:pPr><w:pStyle w:val="Tabla9"/><w:widowControl/><w:jc w:val="left"/><w:rPr><w:kern w:val="0"/><w:szCs w:val="24"/><w:lang w:val="es-CO" w:eastAsia="en-US" w:bidi="ar-SA"/><w:ins w:id="979" w:author="Unknown Author" w:date="2026-10-30T04:17:53Z"></w:ins></w:rPr></w:pPr><w:ins w:id="978" w:author="Unknown Author" w:date="2026-10-30T04:17:53Z"><w:r><w:rPr><w:kern w:val="0"/><w:szCs w:val="24"/><w:lang w:val="es-CO" w:eastAsia="en-US" w:bidi="ar-SA"/></w:rPr><w:t>Las edificaciones dañadas generan escombros que se remueven en sitios acotados</w:t></w:r></w:ins></w:p></w:tc><w:tc><w:tcPr><w:tcW w:w="3319" w:type="dxa"/><w:tcBorders></w:tcBorders><w:shd w:color="auto" w:fill="F7F7F7" w:val="clear"/></w:tcPr><w:p><w:pPr><w:pStyle w:val="Tabla9"/><w:widowControl/><w:jc w:val="left"/><w:rPr><w:kern w:val="0"/><w:szCs w:val="24"/><w:lang w:val="es-CO" w:eastAsia="en-US" w:bidi="ar-SA"/><w:ins w:id="981" w:author="Unknown Author" w:date="2026-10-30T04:17:53Z"></w:ins></w:rPr></w:pPr><w:ins w:id="980" w:author="Unknown Author" w:date="2026-10-30T04:17:53Z"><w:r><w:rPr><w:kern w:val="0"/><w:szCs w:val="24"/><w:lang w:val="es-CO" w:eastAsia="en-US" w:bidi="ar-SA"/></w:rPr><w:t>Supuesto de trabajo; antecedente análogo en el World Trade Center (Landrigan et al., 2004)</w:t></w:r></w:ins></w:p></w:tc><w:tc><w:tcPr><w:tcW w:w="2487" w:type="dxa"/><w:tcBorders></w:tcBorders><w:shd w:color="auto" w:fill="F7F7F7" w:val="clear"/></w:tcPr><w:p><w:pPr><w:pStyle w:val="Tabla9"/><w:widowControl/><w:jc w:val="left"/><w:rPr><w:kern w:val="0"/><w:szCs w:val="24"/><w:lang w:val="es-CO" w:eastAsia="en-US" w:bidi="ar-SA"/><w:ins w:id="983" w:author="Unknown Author" w:date="2026-10-30T04:17:53Z"></w:ins></w:rPr></w:pPr><w:ins w:id="982" w:author="Unknown Author" w:date="2026-10-30T04:17:53Z"><w:r><w:rPr><w:kern w:val="0"/><w:szCs w:val="24"/><w:lang w:val="es-CO" w:eastAsia="en-US" w:bidi="ar-SA"/></w:rPr><w:t>Selección de sitios de colocalización (actividad 1.1)</w:t></w:r></w:ins></w:p></w:tc></w:tr><w:tr><w:trPr><w:ins w:id="984" w:author="Unknown Author" w:date="2026-10-30T04:17:53Z"/><w:cantSplit w:val="true"/></w:trPr><w:tc><w:tcPr><w:tcW w:w="1824" w:type="dxa"/><w:tcBorders></w:tcBorders></w:tcPr><w:p><w:pPr><w:pStyle w:val="Tabla9"/><w:widowControl/><w:jc w:val="left"/><w:rPr><w:kern w:val="0"/><w:szCs w:val="24"/><w:lang w:val="es-CO" w:eastAsia="en-US" w:bidi="ar-SA"/><w:ins w:id="986" w:author="Unknown Author" w:date="2026-10-30T04:17:53Z"></w:ins></w:rPr></w:pPr><w:ins w:id="985" w:author="Unknown Author" w:date="2026-10-30T04:17:53Z"><w:r><w:rPr><w:kern w:val="0"/><w:szCs w:val="24"/><w:lang w:val="es-CO" w:eastAsia="en-US" w:bidi="ar-SA"/></w:rPr><w:t>3. Polvo en los sitios</w:t></w:r></w:ins></w:p></w:tc><w:tc><w:tcPr><w:tcW w:w="2323" w:type="dxa"/><w:tcBorders></w:tcBorders></w:tcPr><w:p><w:pPr><w:pStyle w:val="Tabla9"/><w:widowControl/><w:jc w:val="left"/><w:rPr><w:kern w:val="0"/><w:szCs w:val="24"/><w:lang w:val="es-CO" w:eastAsia="en-US" w:bidi="ar-SA"/><w:ins w:id="988" w:author="Unknown Author" w:date="2026-10-30T04:17:53Z"></w:ins></w:rPr></w:pPr><w:ins w:id="987" w:author="Unknown Author" w:date="2026-10-30T04:17:53Z"><w:r><w:rPr><w:kern w:val="0"/><w:szCs w:val="24"/><w:lang w:val="es-CO" w:eastAsia="en-US" w:bidi="ar-SA"/></w:rPr><w:t>La remoción resuspende polvo y concentra maquinaria y personal</w:t></w:r></w:ins></w:p></w:tc><w:tc><w:tcPr><w:tcW w:w="3319" w:type="dxa"/><w:tcBorders></w:tcBorders></w:tcPr><w:p><w:pPr><w:pStyle w:val="Tabla9"/><w:widowControl/><w:jc w:val="left"/><w:rPr><w:kern w:val="0"/><w:szCs w:val="24"/><w:lang w:val="es-CO" w:eastAsia="en-US" w:bidi="ar-SA"/><w:ins w:id="990" w:author="Unknown Author" w:date="2026-10-30T04:17:53Z"></w:ins></w:rPr></w:pPr><w:ins w:id="989" w:author="Unknown Author" w:date="2026-10-30T04:17:53Z"><w:r><w:rPr><w:kern w:val="0"/><w:szCs w:val="24"/><w:lang w:val="es-CO" w:eastAsia="en-US" w:bidi="ar-SA"/></w:rPr><w:t>Inferido; análogo minero con PM2,5 medio de 159,11 µg/m³ (Suresh et al., 2025, p. 10)</w:t></w:r></w:ins></w:p></w:tc><w:tc><w:tcPr><w:tcW w:w="2487" w:type="dxa"/><w:tcBorders></w:tcBorders></w:tcPr><w:p><w:pPr><w:pStyle w:val="Tabla9"/><w:widowControl/><w:jc w:val="left"/><w:rPr><w:kern w:val="0"/><w:szCs w:val="24"/><w:lang w:val="es-CO" w:eastAsia="en-US" w:bidi="ar-SA"/><w:ins w:id="992" w:author="Unknown Author" w:date="2026-10-30T04:17:53Z"></w:ins></w:rPr></w:pPr><w:ins w:id="991" w:author="Unknown Author" w:date="2026-10-30T04:17:53Z"><w:r><w:rPr><w:kern w:val="0"/><w:szCs w:val="24"/><w:lang w:val="es-CO" w:eastAsia="en-US" w:bidi="ar-SA"/></w:rPr><w:t>Medición propia del cociente PM2,5/PM10 en el primer tramo</w:t></w:r></w:ins></w:p></w:tc></w:tr><w:tr><w:trPr><w:ins w:id="993" w:author="Unknown Author" w:date="2026-10-30T04:17:53Z"/><w:cantSplit w:val="true"/></w:trPr><w:tc><w:tcPr><w:tcW w:w="1824" w:type="dxa"/><w:tcBorders></w:tcBorders><w:shd w:color="auto" w:fill="F7F7F7" w:val="clear"/></w:tcPr><w:p><w:pPr><w:pStyle w:val="Tabla9"/><w:widowControl/><w:jc w:val="left"/><w:rPr><w:kern w:val="0"/><w:szCs w:val="24"/><w:lang w:val="es-CO" w:eastAsia="en-US" w:bidi="ar-SA"/><w:ins w:id="995" w:author="Unknown Author" w:date="2026-10-30T04:17:53Z"></w:ins></w:rPr></w:pPr><w:ins w:id="994" w:author="Unknown Author" w:date="2026-10-30T04:17:53Z"><w:r><w:rPr><w:kern w:val="0"/><w:szCs w:val="24"/><w:lang w:val="es-CO" w:eastAsia="en-US" w:bidi="ar-SA"/></w:rPr><w:t>4. Vigilancia insuficiente</w:t></w:r></w:ins></w:p></w:tc><w:tc><w:tcPr><w:tcW w:w="2323" w:type="dxa"/><w:tcBorders></w:tcBorders><w:shd w:color="auto" w:fill="F7F7F7" w:val="clear"/></w:tcPr><w:p><w:pPr><w:pStyle w:val="Tabla9"/><w:widowControl/><w:jc w:val="left"/><w:rPr><w:kern w:val="0"/><w:szCs w:val="24"/><w:lang w:val="es-CO" w:eastAsia="en-US" w:bidi="ar-SA"/><w:ins w:id="997" w:author="Unknown Author" w:date="2026-10-30T04:17:53Z"></w:ins></w:rPr></w:pPr><w:ins w:id="996" w:author="Unknown Author" w:date="2026-10-30T04:17:53Z"><w:r><w:rPr><w:kern w:val="0"/><w:szCs w:val="24"/><w:lang w:val="es-CO" w:eastAsia="en-US" w:bidi="ar-SA"/></w:rPr><w:t>La vigilancia oficial no cubre estos sitios: 28 de 1.122 municipios cuentan con estaciones utilizables</w:t></w:r></w:ins></w:p></w:tc><w:tc><w:tcPr><w:tcW w:w="3319" w:type="dxa"/><w:tcBorders></w:tcBorders><w:shd w:color="auto" w:fill="F7F7F7" w:val="clear"/></w:tcPr><w:p><w:pPr><w:pStyle w:val="Tabla9"/><w:widowControl/><w:jc w:val="left"/><w:rPr><w:kern w:val="0"/><w:szCs w:val="24"/><w:lang w:val="es-CO" w:eastAsia="en-US" w:bidi="ar-SA"/><w:ins w:id="1000" w:author="Unknown Author" w:date="2026-10-30T04:17:53Z"></w:ins></w:rPr></w:pPr><w:ins w:id="998" w:author="Unknown Author" w:date="2026-10-30T04:17:53Z"><w:r><w:rPr><w:kern w:val="0"/><w:szCs w:val="24"/><w:lang w:val="es-CO" w:eastAsia="en-US" w:bidi="ar-SA"/></w:rPr><w:t xml:space="preserve">Documentado en el informe (Rodríguez-Villamizar et al., 2022, pp. 3 y 6); </w:t></w:r></w:ins><w:ins w:id="999" w:author="Unknown Author" w:date="2026-10-30T04:17:53Z"><w:r><w:rPr><w:color w:val="00B050"/><w:kern w:val="0"/><w:szCs w:val="24"/><w:lang w:val="es-CO" w:eastAsia="en-US" w:bidi="ar-SA"/></w:rPr><w:t>[Diligenciar: estaciones existentes en los dos municipios]</w:t></w:r></w:ins></w:p></w:tc><w:tc><w:tcPr><w:tcW w:w="2487" w:type="dxa"/><w:tcBorders></w:tcBorders><w:shd w:color="auto" w:fill="F7F7F7" w:val="clear"/></w:tcPr><w:p><w:pPr><w:pStyle w:val="Tabla9"/><w:widowControl/><w:jc w:val="left"/><w:rPr><w:kern w:val="0"/><w:szCs w:val="24"/><w:lang w:val="es-CO" w:eastAsia="en-US" w:bidi="ar-SA"/><w:ins w:id="1002" w:author="Unknown Author" w:date="2026-10-30T04:17:53Z"></w:ins></w:rPr></w:pPr><w:ins w:id="1001" w:author="Unknown Author" w:date="2026-10-30T04:17:53Z"><w:r><w:rPr><w:kern w:val="0"/><w:szCs w:val="24"/><w:lang w:val="es-CO" w:eastAsia="en-US" w:bidi="ar-SA"/></w:rPr><w:t>Red de 100 nodos y 10 gateways en dos municipios (actividades 2.1 a 2.4)</w:t></w:r></w:ins></w:p></w:tc></w:tr><w:tr><w:trPr><w:ins w:id="1003" w:author="Unknown Author" w:date="2026-10-30T04:17:53Z"/><w:cantSplit w:val="true"/></w:trPr><w:tc><w:tcPr><w:tcW w:w="1824" w:type="dxa"/><w:tcBorders></w:tcBorders></w:tcPr><w:p><w:pPr><w:pStyle w:val="Tabla9"/><w:widowControl/><w:jc w:val="left"/><w:rPr><w:kern w:val="0"/><w:szCs w:val="24"/><w:lang w:val="es-CO" w:eastAsia="en-US" w:bidi="ar-SA"/><w:ins w:id="1005" w:author="Unknown Author" w:date="2026-10-30T04:17:53Z"></w:ins></w:rPr></w:pPr><w:ins w:id="1004" w:author="Unknown Author" w:date="2026-10-30T04:17:53Z"><w:r><w:rPr><w:kern w:val="0"/><w:szCs w:val="24"/><w:lang w:val="es-CO" w:eastAsia="en-US" w:bidi="ar-SA"/></w:rPr><w:t>5. Sensores sin error conocido</w:t></w:r></w:ins></w:p></w:tc><w:tc><w:tcPr><w:tcW w:w="2323" w:type="dxa"/><w:tcBorders></w:tcBorders></w:tcPr><w:p><w:pPr><w:pStyle w:val="Tabla9"/><w:widowControl/><w:jc w:val="left"/><w:rPr><w:kern w:val="0"/><w:szCs w:val="24"/><w:lang w:val="es-CO" w:eastAsia="en-US" w:bidi="ar-SA"/><w:ins w:id="1007" w:author="Unknown Author" w:date="2026-10-30T04:17:53Z"></w:ins></w:rPr></w:pPr><w:ins w:id="1006" w:author="Unknown Author" w:date="2026-10-30T04:17:53Z"><w:r><w:rPr><w:kern w:val="0"/><w:szCs w:val="24"/><w:lang w:val="es-CO" w:eastAsia="en-US" w:bidi="ar-SA"/></w:rPr><w:t>Densificar con sensores de bajo costo exige conocer su error; 90,8 % de las estaciones propuestas no tendría plan de calibración</w:t></w:r></w:ins></w:p></w:tc><w:tc><w:tcPr><w:tcW w:w="3319" w:type="dxa"/><w:tcBorders></w:tcBorders></w:tcPr><w:p><w:pPr><w:pStyle w:val="Tabla9"/><w:widowControl/><w:jc w:val="left"/><w:rPr><w:kern w:val="0"/><w:szCs w:val="24"/><w:lang w:val="es-CO" w:eastAsia="en-US" w:bidi="ar-SA"/><w:ins w:id="1009" w:author="Unknown Author" w:date="2026-10-30T04:17:53Z"></w:ins></w:rPr></w:pPr><w:ins w:id="1008" w:author="Unknown Author" w:date="2026-10-30T04:17:53Z"><w:r><w:rPr><w:kern w:val="0"/><w:szCs w:val="24"/><w:lang w:val="es-CO" w:eastAsia="en-US" w:bidi="ar-SA"/></w:rPr><w:t>Calculado por el analista del informe (Murad Pedraza et al., 2026, pp. 10-11 y 13)</w:t></w:r></w:ins></w:p></w:tc><w:tc><w:tcPr><w:tcW w:w="2487" w:type="dxa"/><w:tcBorders></w:tcBorders></w:tcPr><w:p><w:pPr><w:pStyle w:val="Tabla9"/><w:widowControl/><w:jc w:val="left"/><w:rPr><w:kern w:val="0"/><w:szCs w:val="24"/><w:lang w:val="es-CO" w:eastAsia="en-US" w:bidi="ar-SA"/><w:ins w:id="1011" w:author="Unknown Author" w:date="2026-10-30T04:17:53Z"></w:ins></w:rPr></w:pPr><w:ins w:id="1010" w:author="Unknown Author" w:date="2026-10-30T04:17:53Z"><w:r><w:rPr><w:kern w:val="0"/><w:szCs w:val="24"/><w:lang w:val="es-CO" w:eastAsia="en-US" w:bidi="ar-SA"/></w:rPr><w:t>Colocalización con un conjunto de referencia rotativo, banco de calibración y modelo de corrección (actividades 1.2 a 1.4)</w:t></w:r></w:ins></w:p></w:tc></w:tr><w:tr><w:trPr><w:ins w:id="1012" w:author="Unknown Author" w:date="2026-10-30T04:17:53Z"/><w:cantSplit w:val="true"/></w:trPr><w:tc><w:tcPr><w:tcW w:w="1824" w:type="dxa"/><w:tcBorders></w:tcBorders><w:shd w:color="auto" w:fill="F7F7F7" w:val="clear"/></w:tcPr><w:p><w:pPr><w:pStyle w:val="Tabla9"/><w:widowControl/><w:jc w:val="left"/><w:rPr><w:kern w:val="0"/><w:szCs w:val="24"/><w:lang w:val="es-CO" w:eastAsia="en-US" w:bidi="ar-SA"/><w:ins w:id="1014" w:author="Unknown Author" w:date="2026-10-30T04:17:53Z"></w:ins></w:rPr></w:pPr><w:ins w:id="1013" w:author="Unknown Author" w:date="2026-10-30T04:17:53Z"><w:r><w:rPr><w:kern w:val="0"/><w:szCs w:val="24"/><w:lang w:val="es-CO" w:eastAsia="en-US" w:bidi="ar-SA"/></w:rPr><w:t>6. Brecha de CTeI</w:t></w:r></w:ins></w:p></w:tc><w:tc><w:tcPr><w:tcW w:w="2323" w:type="dxa"/><w:tcBorders></w:tcBorders><w:shd w:color="auto" w:fill="F7F7F7" w:val="clear"/></w:tcPr><w:p><w:pPr><w:pStyle w:val="Tabla9"/><w:widowControl/><w:jc w:val="left"/><w:rPr><w:kern w:val="0"/><w:szCs w:val="24"/><w:lang w:val="es-CO" w:eastAsia="en-US" w:bidi="ar-SA"/><w:ins w:id="1016" w:author="Unknown Author" w:date="2026-10-30T04:17:53Z"></w:ins></w:rPr></w:pPr><w:ins w:id="1015" w:author="Unknown Author" w:date="2026-10-30T04:17:53Z"><w:r><w:rPr><w:kern w:val="0"/><w:szCs w:val="24"/><w:lang w:val="es-CO" w:eastAsia="en-US" w:bidi="ar-SA"/></w:rPr><w:t>Ningún documento valida sensores ópticos frente a referencia gravimétrica en sitios de remoción</w:t></w:r></w:ins></w:p></w:tc><w:tc><w:tcPr><w:tcW w:w="3319" w:type="dxa"/><w:tcBorders></w:tcBorders><w:shd w:color="auto" w:fill="F7F7F7" w:val="clear"/></w:tcPr><w:p><w:pPr><w:pStyle w:val="Tabla9"/><w:widowControl/><w:jc w:val="left"/><w:rPr><w:kern w:val="0"/><w:szCs w:val="24"/><w:lang w:val="es-CO" w:eastAsia="en-US" w:bidi="ar-SA"/><w:ins w:id="1018" w:author="Unknown Author" w:date="2026-10-30T04:17:53Z"></w:ins></w:rPr></w:pPr><w:ins w:id="1017" w:author="Unknown Author" w:date="2026-10-30T04:17:53Z"><w:r><w:rPr><w:kern w:val="0"/><w:szCs w:val="24"/><w:lang w:val="es-CO" w:eastAsia="en-US" w:bidi="ar-SA"/></w:rPr><w:t>Inferido del corpus de 42 documentos (Equipo formulador, 2026, pp. 48-50)</w:t></w:r></w:ins></w:p></w:tc><w:tc><w:tcPr><w:tcW w:w="2487" w:type="dxa"/><w:tcBorders></w:tcBorders><w:shd w:color="auto" w:fill="F7F7F7" w:val="clear"/></w:tcPr><w:p><w:pPr><w:pStyle w:val="Tabla9"/><w:widowControl/><w:jc w:val="left"/><w:rPr><w:kern w:val="0"/><w:szCs w:val="24"/><w:lang w:val="es-CO" w:eastAsia="en-US" w:bidi="ar-SA"/><w:ins w:id="1020" w:author="Unknown Author" w:date="2026-10-30T04:17:53Z"></w:ins></w:rPr></w:pPr><w:ins w:id="1019" w:author="Unknown Author" w:date="2026-10-30T04:17:53Z"><w:r><w:rPr><w:kern w:val="0"/><w:szCs w:val="24"/><w:lang w:val="es-CO" w:eastAsia="en-US" w:bidi="ar-SA"/></w:rPr><w:t>Prototipo validado y nueve documentos de investigación (productos 1 y 2)</w:t></w:r></w:ins></w:p></w:tc></w:tr><w:tr><w:trPr><w:ins w:id="1021" w:author="Unknown Author" w:date="2026-10-30T04:17:53Z"/><w:cantSplit w:val="true"/></w:trPr><w:tc><w:tcPr><w:tcW w:w="1824" w:type="dxa"/><w:tcBorders></w:tcBorders></w:tcPr><w:p><w:pPr><w:pStyle w:val="Tabla9"/><w:widowControl/><w:jc w:val="left"/><w:rPr><w:kern w:val="0"/><w:szCs w:val="24"/><w:lang w:val="es-CO" w:eastAsia="en-US" w:bidi="ar-SA"/><w:ins w:id="1023" w:author="Unknown Author" w:date="2026-10-30T04:17:53Z"></w:ins></w:rPr></w:pPr><w:ins w:id="1022" w:author="Unknown Author" w:date="2026-10-30T04:17:53Z"><w:r><w:rPr><w:kern w:val="0"/><w:szCs w:val="24"/><w:lang w:val="es-CO" w:eastAsia="en-US" w:bidi="ar-SA"/></w:rPr><w:t>7. Decisión sin base verificable</w:t></w:r></w:ins></w:p></w:tc><w:tc><w:tcPr><w:tcW w:w="2323" w:type="dxa"/><w:tcBorders></w:tcBorders></w:tcPr><w:p><w:pPr><w:pStyle w:val="Tabla9"/><w:widowControl/><w:jc w:val="left"/><w:rPr><w:kern w:val="0"/><w:szCs w:val="24"/><w:lang w:val="es-CO" w:eastAsia="en-US" w:bidi="ar-SA"/><w:ins w:id="1025" w:author="Unknown Author" w:date="2026-10-30T04:17:53Z"></w:ins></w:rPr></w:pPr><w:ins w:id="1024" w:author="Unknown Author" w:date="2026-10-30T04:17:53Z"><w:r><w:rPr><w:kern w:val="0"/><w:szCs w:val="24"/><w:lang w:val="es-CO" w:eastAsia="en-US" w:bidi="ar-SA"/></w:rPr><w:t>Los consejos deciden alertas con datos de error desconocido y sin tasa de falsas alarmas, y no estiman de antemano la exposición de una demolición</w:t></w:r></w:ins></w:p></w:tc><w:tc><w:tcPr><w:tcW w:w="3319" w:type="dxa"/><w:tcBorders></w:tcBorders></w:tcPr><w:p><w:pPr><w:pStyle w:val="Tabla9"/><w:widowControl/><w:jc w:val="left"/><w:rPr><w:kern w:val="0"/><w:szCs w:val="24"/><w:lang w:val="es-CO" w:eastAsia="en-US" w:bidi="ar-SA"/><w:ins w:id="1027" w:author="Unknown Author" w:date="2026-10-30T04:17:53Z"></w:ins></w:rPr></w:pPr><w:ins w:id="1026" w:author="Unknown Author" w:date="2026-10-30T04:17:53Z"><w:r><w:rPr><w:kern w:val="0"/><w:szCs w:val="24"/><w:lang w:val="es-CO" w:eastAsia="en-US" w:bidi="ar-SA"/></w:rPr><w:t>Documentado el vacío: cero de cinco documentos de alerta reportan falsas alarmas (Equipo formulador, 2026, pp. 10-11); la emisión de una demolición varía con la distancia y el viento (Dorevitch et al., 2006) y el factor genérico de la EPA no es local (EPA, 1995)</w:t></w:r></w:ins></w:p></w:tc><w:tc><w:tcPr><w:tcW w:w="2487" w:type="dxa"/><w:tcBorders></w:tcBorders></w:tcPr><w:p><w:pPr><w:pStyle w:val="Tabla9"/><w:widowControl/><w:jc w:val="left"/><w:rPr><w:kern w:val="0"/><w:szCs w:val="24"/><w:lang w:val="es-CO" w:eastAsia="en-US" w:bidi="ar-SA"/><w:ins w:id="1029" w:author="Unknown Author" w:date="2026-10-30T04:17:53Z"></w:ins></w:rPr></w:pPr><w:ins w:id="1028" w:author="Unknown Author" w:date="2026-10-30T04:17:53Z"><w:r><w:rPr><w:kern w:val="0"/><w:szCs w:val="24"/><w:lang w:val="es-CO" w:eastAsia="en-US" w:bidi="ar-SA"/></w:rPr><w:t>Protocolo de alerta y tablero co-diseñados con los consejos (actividades 3.1 y 3.2); gemelo predictivo validado y protocolo de evaluación previa (actividades 1.7, 2.7 y 3.5)</w:t></w:r></w:ins></w:p></w:tc></w:tr><w:tr><w:trPr><w:ins w:id="1030" w:author="Unknown Author" w:date="2026-10-30T04:17:53Z"/><w:cantSplit w:val="true"/></w:trPr><w:tc><w:tcPr><w:tcW w:w="1824" w:type="dxa"/><w:tcBorders><w:bottom w:val="single" w:sz="12" w:space="0" w:color="2A3439"/></w:tcBorders><w:shd w:color="auto" w:fill="F7F7F7" w:val="clear"/></w:tcPr><w:p><w:pPr><w:pStyle w:val="Tabla9"/><w:keepNext w:val="true"/><w:widowControl/><w:jc w:val="left"/><w:rPr><w:kern w:val="0"/><w:szCs w:val="24"/><w:lang w:val="es-CO" w:eastAsia="en-US" w:bidi="ar-SA"/><w:ins w:id="1032" w:author="Unknown Author" w:date="2026-10-30T04:17:53Z"></w:ins></w:rPr></w:pPr><w:ins w:id="1031" w:author="Unknown Author" w:date="2026-10-30T04:17:53Z"><w:r><w:rPr><w:kern w:val="0"/><w:szCs w:val="24"/><w:lang w:val="es-CO" w:eastAsia="en-US" w:bidi="ar-SA"/></w:rPr><w:t>8. Continuidad</w:t></w:r></w:ins></w:p></w:tc><w:tc><w:tcPr><w:tcW w:w="2323" w:type="dxa"/><w:tcBorders><w:bottom w:val="single" w:sz="12" w:space="0" w:color="2A3439"/></w:tcBorders><w:shd w:color="auto" w:fill="F7F7F7" w:val="clear"/></w:tcPr><w:p><w:pPr><w:pStyle w:val="Tabla9"/><w:keepNext w:val="true"/><w:widowControl/><w:jc w:val="left"/><w:rPr><w:kern w:val="0"/><w:szCs w:val="24"/><w:lang w:val="es-CO" w:eastAsia="en-US" w:bidi="ar-SA"/><w:ins w:id="1034" w:author="Unknown Author" w:date="2026-10-30T04:17:53Z"></w:ins></w:rPr></w:pPr><w:ins w:id="1033" w:author="Unknown Author" w:date="2026-10-30T04:17:53Z"><w:r><w:rPr><w:kern w:val="0"/><w:szCs w:val="24"/><w:lang w:val="es-CO" w:eastAsia="en-US" w:bidi="ar-SA"/></w:rPr><w:t>Sin custodia, la red se detiene al cierre del proyecto</w:t></w:r></w:ins></w:p></w:tc><w:tc><w:tcPr><w:tcW w:w="3319" w:type="dxa"/><w:tcBorders><w:bottom w:val="single" w:sz="12" w:space="0" w:color="2A3439"/></w:tcBorders><w:shd w:color="auto" w:fill="F7F7F7" w:val="clear"/></w:tcPr><w:p><w:pPr><w:pStyle w:val="Tabla9"/><w:keepNext w:val="true"/><w:widowControl/><w:jc w:val="left"/><w:rPr><w:kern w:val="0"/><w:szCs w:val="24"/><w:lang w:val="es-CO" w:eastAsia="en-US" w:bidi="ar-SA"/><w:ins w:id="1036" w:author="Unknown Author" w:date="2026-10-30T04:17:53Z"></w:ins></w:rPr></w:pPr><w:ins w:id="1035" w:author="Unknown Author" w:date="2026-10-30T04:17:53Z"><w:r><w:rPr><w:kern w:val="0"/><w:szCs w:val="24"/><w:lang w:val="es-CO" w:eastAsia="en-US" w:bidi="ar-SA"/></w:rPr><w:t>Inferido; 96 de 570 estaciones brasileñas inactivas o sin estado (Tavella et al., 2026, p. 6)</w:t></w:r></w:ins></w:p></w:tc><w:tc><w:tcPr><w:tcW w:w="2487" w:type="dxa"/><w:tcBorders><w:bottom w:val="single" w:sz="12" w:space="0" w:color="2A3439"/></w:tcBorders><w:shd w:color="auto" w:fill="F7F7F7" w:val="clear"/></w:tcPr><w:p><w:pPr><w:pStyle w:val="Tabla9"/><w:keepNext w:val="true"/><w:widowControl/><w:jc w:val="left"/><w:rPr><w:kern w:val="0"/><w:szCs w:val="24"/><w:lang w:val="es-CO" w:eastAsia="en-US" w:bidi="ar-SA"/><w:ins w:id="1038" w:author="Unknown Author" w:date="2026-10-30T04:17:53Z"></w:ins></w:rPr></w:pPr><w:ins w:id="1037" w:author="Unknown Author" w:date="2026-10-30T04:17:53Z"><w:r><w:rPr><w:kern w:val="0"/><w:szCs w:val="24"/><w:lang w:val="es-CO" w:eastAsia="en-US" w:bidi="ar-SA"/></w:rPr><w:t>Convenios de custodia y 60 personas certificadas (actividad 3.3)</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824"/><w:gridCol w:w="2323"/><w:gridCol w:w="3319"/><w:gridCol w:w="2487"/></w:tblGrid><w:tr><w:trPr><w:tblHeader w:val="true"/><w:del w:id="1039" w:author="Unknown Author" w:date="2026-10-30T04:17:53Z"/><w:cantSplit w:val="true"/></w:trPr><w:tc><w:tcPr><w:tcW w:w="182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041" w:author="Unknown Author" w:date="2026-10-30T04:17:53Z"></w:del></w:rPr></w:pPr><w:del w:id="1040" w:author="Unknown Author" w:date="2026-10-30T04:17:53Z"><w:r><w:rPr><w:b/><w:kern w:val="0"/><w:szCs w:val="24"/><w:lang w:val="es-CO" w:eastAsia="en-US" w:bidi="ar-SA"/></w:rPr><w:delText>Eslabón</w:delText></w:r></w:del></w:p></w:tc><w:tc><w:tcPr><w:tcW w:w="232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043" w:author="Unknown Author" w:date="2026-10-30T04:17:53Z"></w:del></w:rPr></w:pPr><w:del w:id="1042" w:author="Unknown Author" w:date="2026-10-30T04:17:53Z"><w:r><w:rPr><w:b/><w:kern w:val="0"/><w:szCs w:val="24"/><w:lang w:val="es-CO" w:eastAsia="en-US" w:bidi="ar-SA"/></w:rPr><w:delText>Afirmación</w:delText></w:r></w:del></w:p></w:tc><w:tc><w:tcPr><w:tcW w:w="331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045" w:author="Unknown Author" w:date="2026-10-30T04:17:53Z"></w:del></w:rPr></w:pPr><w:del w:id="1044" w:author="Unknown Author" w:date="2026-10-30T04:17:53Z"><w:r><w:rPr><w:b/><w:kern w:val="0"/><w:szCs w:val="24"/><w:lang w:val="es-CO" w:eastAsia="en-US" w:bidi="ar-SA"/></w:rPr><w:delText>Naturaleza y soporte</w:delText></w:r></w:del></w:p></w:tc><w:tc><w:tcPr><w:tcW w:w="248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047" w:author="Unknown Author" w:date="2026-10-30T04:17:53Z"></w:del></w:rPr></w:pPr><w:del w:id="1046" w:author="Unknown Author" w:date="2026-10-30T04:17:53Z"><w:r><w:rPr><w:b/><w:kern w:val="0"/><w:szCs w:val="24"/><w:lang w:val="es-CO" w:eastAsia="en-US" w:bidi="ar-SA"/></w:rPr><w:delText>Respuesta del proyecto</w:delText></w:r></w:del></w:p></w:tc></w:tr><w:tr><w:trPr><w:del w:id="1048" w:author="Unknown Author" w:date="2026-10-30T04:17:53Z"/><w:cantSplit w:val="true"/></w:trPr><w:tc><w:tcPr><w:tcW w:w="1824" w:type="dxa"/><w:tcBorders></w:tcBorders></w:tcPr><w:p><w:pPr><w:pStyle w:val="Tabla9"/><w:widowControl/><w:jc w:val="left"/><w:rPr><w:kern w:val="0"/><w:szCs w:val="24"/><w:lang w:val="es-CO" w:eastAsia="en-US" w:bidi="ar-SA"/><w:del w:id="1050" w:author="Unknown Author" w:date="2026-10-30T04:17:53Z"></w:del></w:rPr></w:pPr><w:del w:id="1049" w:author="Unknown Author" w:date="2026-10-30T04:17:53Z"><w:r><w:rPr><w:kern w:val="0"/><w:szCs w:val="24"/><w:lang w:val="es-CO" w:eastAsia="en-US" w:bidi="ar-SA"/></w:rPr><w:delText>1. Terremoto</w:delText></w:r></w:del></w:p></w:tc><w:tc><w:tcPr><w:tcW w:w="2323" w:type="dxa"/><w:tcBorders></w:tcBorders></w:tcPr><w:p><w:pPr><w:pStyle w:val="Tabla9"/><w:widowControl/><w:jc w:val="left"/><w:rPr><w:kern w:val="0"/><w:szCs w:val="24"/><w:lang w:val="es-CO" w:eastAsia="en-US" w:bidi="ar-SA"/><w:del w:id="1052" w:author="Unknown Author" w:date="2026-10-30T04:17:53Z"></w:del></w:rPr></w:pPr><w:del w:id="1051" w:author="Unknown Author" w:date="2026-10-30T04:17:53Z"><w:r><w:rPr><w:kern w:val="0"/><w:szCs w:val="24"/><w:lang w:val="es-CO" w:eastAsia="en-US" w:bidi="ar-SA"/></w:rPr><w:delText>El sismo motivó el Estado de Emergencia cuyo ámbito incluye a Caldas, Cundinamarca y Valle del Cauca</w:delText></w:r></w:del></w:p></w:tc><w:tc><w:tcPr><w:tcW w:w="3319" w:type="dxa"/><w:tcBorders></w:tcBorders></w:tcPr><w:p><w:pPr><w:pStyle w:val="Tabla9"/><w:widowControl/><w:jc w:val="left"/><w:rPr><w:kern w:val="0"/><w:szCs w:val="24"/><w:lang w:val="es-CO" w:eastAsia="en-US" w:bidi="ar-SA"/><w:del w:id="1055" w:author="Unknown Author" w:date="2026-10-30T04:17:53Z"></w:del></w:rPr></w:pPr><w:del w:id="1053" w:author="Unknown Author" w:date="2026-10-30T04:17:53Z"><w:r><w:rPr><w:kern w:val="0"/><w:szCs w:val="24"/><w:lang w:val="es-CO" w:eastAsia="en-US" w:bidi="ar-SA"/></w:rPr><w:delText xml:space="preserve">Documentado: Decreto 1261 de 2026 y TdR (MinCiencias, 2026, numeral 1); </w:delText></w:r></w:del><w:del w:id="1054" w:author="Unknown Author" w:date="2026-10-30T04:17:53Z"><w:r><w:rPr><w:color w:val="00B050"/><w:kern w:val="0"/><w:szCs w:val="24"/><w:lang w:val="es-CO" w:eastAsia="en-US" w:bidi="ar-SA"/></w:rPr><w:delText>[Diligenciar: reporte oficial de afectación del sismo]</w:delText></w:r></w:del></w:p></w:tc><w:tc><w:tcPr><w:tcW w:w="2487" w:type="dxa"/><w:tcBorders></w:tcBorders></w:tcPr><w:p><w:pPr><w:pStyle w:val="Tabla9"/><w:widowControl/><w:jc w:val="left"/><w:rPr><w:kern w:val="0"/><w:szCs w:val="24"/><w:lang w:val="es-CO" w:eastAsia="en-US" w:bidi="ar-SA"/><w:del w:id="1057" w:author="Unknown Author" w:date="2026-10-30T04:17:53Z"></w:del></w:rPr></w:pPr><w:del w:id="1056" w:author="Unknown Author" w:date="2026-10-30T04:17:53Z"><w:r><w:rPr><w:kern w:val="0"/><w:szCs w:val="24"/><w:lang w:val="es-CO" w:eastAsia="en-US" w:bidi="ar-SA"/></w:rPr><w:delText>Territorio de ejecución en tres departamentos</w:delText></w:r></w:del></w:p></w:tc></w:tr><w:tr><w:trPr><w:del w:id="1058" w:author="Unknown Author" w:date="2026-10-30T04:17:53Z"/><w:cantSplit w:val="true"/></w:trPr><w:tc><w:tcPr><w:tcW w:w="1824" w:type="dxa"/><w:tcBorders></w:tcBorders><w:shd w:color="auto" w:fill="F7F7F7" w:val="clear"/></w:tcPr><w:p><w:pPr><w:pStyle w:val="Tabla9"/><w:widowControl/><w:jc w:val="left"/><w:rPr><w:kern w:val="0"/><w:szCs w:val="24"/><w:lang w:val="es-CO" w:eastAsia="en-US" w:bidi="ar-SA"/><w:del w:id="1060" w:author="Unknown Author" w:date="2026-10-30T04:17:53Z"></w:del></w:rPr></w:pPr><w:del w:id="1059" w:author="Unknown Author" w:date="2026-10-30T04:17:53Z"><w:r><w:rPr><w:kern w:val="0"/><w:szCs w:val="24"/><w:lang w:val="es-CO" w:eastAsia="en-US" w:bidi="ar-SA"/></w:rPr><w:delText>2. Escombros</w:delText></w:r></w:del></w:p></w:tc><w:tc><w:tcPr><w:tcW w:w="2323" w:type="dxa"/><w:tcBorders></w:tcBorders><w:shd w:color="auto" w:fill="F7F7F7" w:val="clear"/></w:tcPr><w:p><w:pPr><w:pStyle w:val="Tabla9"/><w:widowControl/><w:jc w:val="left"/><w:rPr><w:kern w:val="0"/><w:szCs w:val="24"/><w:lang w:val="es-CO" w:eastAsia="en-US" w:bidi="ar-SA"/><w:del w:id="1062" w:author="Unknown Author" w:date="2026-10-30T04:17:53Z"></w:del></w:rPr></w:pPr><w:del w:id="1061" w:author="Unknown Author" w:date="2026-10-30T04:17:53Z"><w:r><w:rPr><w:kern w:val="0"/><w:szCs w:val="24"/><w:lang w:val="es-CO" w:eastAsia="en-US" w:bidi="ar-SA"/></w:rPr><w:delText>Las edificaciones dañadas generan escombros que se remueven en sitios acotados</w:delText></w:r></w:del></w:p></w:tc><w:tc><w:tcPr><w:tcW w:w="3319" w:type="dxa"/><w:tcBorders></w:tcBorders><w:shd w:color="auto" w:fill="F7F7F7" w:val="clear"/></w:tcPr><w:p><w:pPr><w:pStyle w:val="Tabla9"/><w:widowControl/><w:jc w:val="left"/><w:rPr><w:kern w:val="0"/><w:szCs w:val="24"/><w:lang w:val="es-CO" w:eastAsia="en-US" w:bidi="ar-SA"/><w:del w:id="1064" w:author="Unknown Author" w:date="2026-10-30T04:17:53Z"></w:del></w:rPr></w:pPr><w:del w:id="1063" w:author="Unknown Author" w:date="2026-10-30T04:17:53Z"><w:r><w:rPr><w:kern w:val="0"/><w:szCs w:val="24"/><w:lang w:val="es-CO" w:eastAsia="en-US" w:bidi="ar-SA"/></w:rPr><w:delText>Supuesto de trabajo; antecedente análogo en el World Trade Center (Landrigan et al., 2004)</w:delText></w:r></w:del></w:p></w:tc><w:tc><w:tcPr><w:tcW w:w="2487" w:type="dxa"/><w:tcBorders></w:tcBorders><w:shd w:color="auto" w:fill="F7F7F7" w:val="clear"/></w:tcPr><w:p><w:pPr><w:pStyle w:val="Tabla9"/><w:widowControl/><w:jc w:val="left"/><w:rPr><w:kern w:val="0"/><w:szCs w:val="24"/><w:lang w:val="es-CO" w:eastAsia="en-US" w:bidi="ar-SA"/><w:del w:id="1066" w:author="Unknown Author" w:date="2026-10-30T04:17:53Z"></w:del></w:rPr></w:pPr><w:del w:id="1065" w:author="Unknown Author" w:date="2026-10-30T04:17:53Z"><w:r><w:rPr><w:kern w:val="0"/><w:szCs w:val="24"/><w:lang w:val="es-CO" w:eastAsia="en-US" w:bidi="ar-SA"/></w:rPr><w:delText>Selección de sitios de colocalización (actividad 1.1)</w:delText></w:r></w:del></w:p></w:tc></w:tr><w:tr><w:trPr><w:del w:id="1067" w:author="Unknown Author" w:date="2026-10-30T04:17:53Z"/><w:cantSplit w:val="true"/></w:trPr><w:tc><w:tcPr><w:tcW w:w="1824" w:type="dxa"/><w:tcBorders></w:tcBorders></w:tcPr><w:p><w:pPr><w:pStyle w:val="Tabla9"/><w:widowControl/><w:jc w:val="left"/><w:rPr><w:kern w:val="0"/><w:szCs w:val="24"/><w:lang w:val="es-CO" w:eastAsia="en-US" w:bidi="ar-SA"/><w:del w:id="1069" w:author="Unknown Author" w:date="2026-10-30T04:17:53Z"></w:del></w:rPr></w:pPr><w:del w:id="1068" w:author="Unknown Author" w:date="2026-10-30T04:17:53Z"><w:r><w:rPr><w:kern w:val="0"/><w:szCs w:val="24"/><w:lang w:val="es-CO" w:eastAsia="en-US" w:bidi="ar-SA"/></w:rPr><w:delText>3. Polvo en los sitios</w:delText></w:r></w:del></w:p></w:tc><w:tc><w:tcPr><w:tcW w:w="2323" w:type="dxa"/><w:tcBorders></w:tcBorders></w:tcPr><w:p><w:pPr><w:pStyle w:val="Tabla9"/><w:widowControl/><w:jc w:val="left"/><w:rPr><w:kern w:val="0"/><w:szCs w:val="24"/><w:lang w:val="es-CO" w:eastAsia="en-US" w:bidi="ar-SA"/><w:del w:id="1071" w:author="Unknown Author" w:date="2026-10-30T04:17:53Z"></w:del></w:rPr></w:pPr><w:del w:id="1070" w:author="Unknown Author" w:date="2026-10-30T04:17:53Z"><w:r><w:rPr><w:kern w:val="0"/><w:szCs w:val="24"/><w:lang w:val="es-CO" w:eastAsia="en-US" w:bidi="ar-SA"/></w:rPr><w:delText>La remoción resuspende polvo y concentra maquinaria y personal</w:delText></w:r></w:del></w:p></w:tc><w:tc><w:tcPr><w:tcW w:w="3319" w:type="dxa"/><w:tcBorders></w:tcBorders></w:tcPr><w:p><w:pPr><w:pStyle w:val="Tabla9"/><w:widowControl/><w:jc w:val="left"/><w:rPr><w:kern w:val="0"/><w:szCs w:val="24"/><w:lang w:val="es-CO" w:eastAsia="en-US" w:bidi="ar-SA"/><w:del w:id="1073" w:author="Unknown Author" w:date="2026-10-30T04:17:53Z"></w:del></w:rPr></w:pPr><w:del w:id="1072" w:author="Unknown Author" w:date="2026-10-30T04:17:53Z"><w:r><w:rPr><w:kern w:val="0"/><w:szCs w:val="24"/><w:lang w:val="es-CO" w:eastAsia="en-US" w:bidi="ar-SA"/></w:rPr><w:delText>Inferido; análogo minero con PM2,5 medio de 159,11 µg/m³ (Suresh et al., 2025, p. 10)</w:delText></w:r></w:del></w:p></w:tc><w:tc><w:tcPr><w:tcW w:w="2487" w:type="dxa"/><w:tcBorders></w:tcBorders></w:tcPr><w:p><w:pPr><w:pStyle w:val="Tabla9"/><w:widowControl/><w:jc w:val="left"/><w:rPr><w:kern w:val="0"/><w:szCs w:val="24"/><w:lang w:val="es-CO" w:eastAsia="en-US" w:bidi="ar-SA"/><w:del w:id="1075" w:author="Unknown Author" w:date="2026-10-30T04:17:53Z"></w:del></w:rPr></w:pPr><w:del w:id="1074" w:author="Unknown Author" w:date="2026-10-30T04:17:53Z"><w:r><w:rPr><w:kern w:val="0"/><w:szCs w:val="24"/><w:lang w:val="es-CO" w:eastAsia="en-US" w:bidi="ar-SA"/></w:rPr><w:delText>Medición propia del cociente PM2,5/PM10 en el primer tramo</w:delText></w:r></w:del></w:p></w:tc></w:tr><w:tr><w:trPr><w:del w:id="1076" w:author="Unknown Author" w:date="2026-10-30T04:17:53Z"/><w:cantSplit w:val="true"/></w:trPr><w:tc><w:tcPr><w:tcW w:w="1824" w:type="dxa"/><w:tcBorders></w:tcBorders><w:shd w:color="auto" w:fill="F7F7F7" w:val="clear"/></w:tcPr><w:p><w:pPr><w:pStyle w:val="Tabla9"/><w:widowControl/><w:jc w:val="left"/><w:rPr><w:kern w:val="0"/><w:szCs w:val="24"/><w:lang w:val="es-CO" w:eastAsia="en-US" w:bidi="ar-SA"/><w:del w:id="1078" w:author="Unknown Author" w:date="2026-10-30T04:17:53Z"></w:del></w:rPr></w:pPr><w:del w:id="1077" w:author="Unknown Author" w:date="2026-10-30T04:17:53Z"><w:r><w:rPr><w:kern w:val="0"/><w:szCs w:val="24"/><w:lang w:val="es-CO" w:eastAsia="en-US" w:bidi="ar-SA"/></w:rPr><w:delText>4. Vigilancia insuficiente</w:delText></w:r></w:del></w:p></w:tc><w:tc><w:tcPr><w:tcW w:w="2323" w:type="dxa"/><w:tcBorders></w:tcBorders><w:shd w:color="auto" w:fill="F7F7F7" w:val="clear"/></w:tcPr><w:p><w:pPr><w:pStyle w:val="Tabla9"/><w:widowControl/><w:jc w:val="left"/><w:rPr><w:kern w:val="0"/><w:szCs w:val="24"/><w:lang w:val="es-CO" w:eastAsia="en-US" w:bidi="ar-SA"/><w:del w:id="1080" w:author="Unknown Author" w:date="2026-10-30T04:17:53Z"></w:del></w:rPr></w:pPr><w:del w:id="1079" w:author="Unknown Author" w:date="2026-10-30T04:17:53Z"><w:r><w:rPr><w:kern w:val="0"/><w:szCs w:val="24"/><w:lang w:val="es-CO" w:eastAsia="en-US" w:bidi="ar-SA"/></w:rPr><w:delText>La vigilancia oficial no cubre estos sitios: 28 de 1.122 municipios cuentan con estaciones utilizables</w:delText></w:r></w:del></w:p></w:tc><w:tc><w:tcPr><w:tcW w:w="3319" w:type="dxa"/><w:tcBorders></w:tcBorders><w:shd w:color="auto" w:fill="F7F7F7" w:val="clear"/></w:tcPr><w:p><w:pPr><w:pStyle w:val="Tabla9"/><w:widowControl/><w:jc w:val="left"/><w:rPr><w:kern w:val="0"/><w:szCs w:val="24"/><w:lang w:val="es-CO" w:eastAsia="en-US" w:bidi="ar-SA"/><w:del w:id="1083" w:author="Unknown Author" w:date="2026-10-30T04:17:53Z"></w:del></w:rPr></w:pPr><w:del w:id="1081" w:author="Unknown Author" w:date="2026-10-30T04:17:53Z"><w:r><w:rPr><w:kern w:val="0"/><w:szCs w:val="24"/><w:lang w:val="es-CO" w:eastAsia="en-US" w:bidi="ar-SA"/></w:rPr><w:delText xml:space="preserve">Documentado en el informe (Rodríguez-Villamizar et al., 2022, pp. 3 y 6); </w:delText></w:r></w:del><w:del w:id="1082" w:author="Unknown Author" w:date="2026-10-30T04:17:53Z"><w:r><w:rPr><w:color w:val="00B050"/><w:kern w:val="0"/><w:szCs w:val="24"/><w:lang w:val="es-CO" w:eastAsia="en-US" w:bidi="ar-SA"/></w:rPr><w:delText>[Diligenciar: estaciones existentes en los 12 municipios]</w:delText></w:r></w:del></w:p></w:tc><w:tc><w:tcPr><w:tcW w:w="2487" w:type="dxa"/><w:tcBorders></w:tcBorders><w:shd w:color="auto" w:fill="F7F7F7" w:val="clear"/></w:tcPr><w:p><w:pPr><w:pStyle w:val="Tabla9"/><w:widowControl/><w:jc w:val="left"/><w:rPr><w:kern w:val="0"/><w:szCs w:val="24"/><w:lang w:val="es-CO" w:eastAsia="en-US" w:bidi="ar-SA"/><w:del w:id="1085" w:author="Unknown Author" w:date="2026-10-30T04:17:53Z"></w:del></w:rPr></w:pPr><w:del w:id="1084" w:author="Unknown Author" w:date="2026-10-30T04:17:53Z"><w:r><w:rPr><w:kern w:val="0"/><w:szCs w:val="24"/><w:lang w:val="es-CO" w:eastAsia="en-US" w:bidi="ar-SA"/></w:rPr><w:delText>Red de 100 nodos y 10 gateways en 12 municipios (actividades 2.1 a 2.4)</w:delText></w:r></w:del></w:p></w:tc></w:tr><w:tr><w:trPr><w:del w:id="1086" w:author="Unknown Author" w:date="2026-10-30T04:17:53Z"/><w:cantSplit w:val="true"/></w:trPr><w:tc><w:tcPr><w:tcW w:w="1824" w:type="dxa"/><w:tcBorders></w:tcBorders></w:tcPr><w:p><w:pPr><w:pStyle w:val="Tabla9"/><w:widowControl/><w:jc w:val="left"/><w:rPr><w:kern w:val="0"/><w:szCs w:val="24"/><w:lang w:val="es-CO" w:eastAsia="en-US" w:bidi="ar-SA"/><w:del w:id="1088" w:author="Unknown Author" w:date="2026-10-30T04:17:53Z"></w:del></w:rPr></w:pPr><w:del w:id="1087" w:author="Unknown Author" w:date="2026-10-30T04:17:53Z"><w:r><w:rPr><w:kern w:val="0"/><w:szCs w:val="24"/><w:lang w:val="es-CO" w:eastAsia="en-US" w:bidi="ar-SA"/></w:rPr><w:delText>5. Sensores sin error conocido</w:delText></w:r></w:del></w:p></w:tc><w:tc><w:tcPr><w:tcW w:w="2323" w:type="dxa"/><w:tcBorders></w:tcBorders></w:tcPr><w:p><w:pPr><w:pStyle w:val="Tabla9"/><w:widowControl/><w:jc w:val="left"/><w:rPr><w:kern w:val="0"/><w:szCs w:val="24"/><w:lang w:val="es-CO" w:eastAsia="en-US" w:bidi="ar-SA"/><w:del w:id="1090" w:author="Unknown Author" w:date="2026-10-30T04:17:53Z"></w:del></w:rPr></w:pPr><w:del w:id="1089" w:author="Unknown Author" w:date="2026-10-30T04:17:53Z"><w:r><w:rPr><w:kern w:val="0"/><w:szCs w:val="24"/><w:lang w:val="es-CO" w:eastAsia="en-US" w:bidi="ar-SA"/></w:rPr><w:delText>Densificar con sensores de bajo costo exige conocer su error; 90,8 % de las estaciones propuestas no tendría plan de calibración</w:delText></w:r></w:del></w:p></w:tc><w:tc><w:tcPr><w:tcW w:w="3319" w:type="dxa"/><w:tcBorders></w:tcBorders></w:tcPr><w:p><w:pPr><w:pStyle w:val="Tabla9"/><w:widowControl/><w:jc w:val="left"/><w:rPr><w:kern w:val="0"/><w:szCs w:val="24"/><w:lang w:val="es-CO" w:eastAsia="en-US" w:bidi="ar-SA"/><w:del w:id="1092" w:author="Unknown Author" w:date="2026-10-30T04:17:53Z"></w:del></w:rPr></w:pPr><w:del w:id="1091" w:author="Unknown Author" w:date="2026-10-30T04:17:53Z"><w:r><w:rPr><w:kern w:val="0"/><w:szCs w:val="24"/><w:lang w:val="es-CO" w:eastAsia="en-US" w:bidi="ar-SA"/></w:rPr><w:delText>Calculado por el analista del informe (Murad Pedraza et al., 2026, pp. 10-11 y 13)</w:delText></w:r></w:del></w:p></w:tc><w:tc><w:tcPr><w:tcW w:w="2487" w:type="dxa"/><w:tcBorders></w:tcBorders></w:tcPr><w:p><w:pPr><w:pStyle w:val="Tabla9"/><w:widowControl/><w:jc w:val="left"/><w:rPr><w:kern w:val="0"/><w:szCs w:val="24"/><w:lang w:val="es-CO" w:eastAsia="en-US" w:bidi="ar-SA"/><w:del w:id="1094" w:author="Unknown Author" w:date="2026-10-30T04:17:53Z"></w:del></w:rPr></w:pPr><w:del w:id="1093" w:author="Unknown Author" w:date="2026-10-30T04:17:53Z"><w:r><w:rPr><w:kern w:val="0"/><w:szCs w:val="24"/><w:lang w:val="es-CO" w:eastAsia="en-US" w:bidi="ar-SA"/></w:rPr><w:delText>Colocalización con tres referencias y modelo de corrección (actividades 1.2 a 1.4)</w:delText></w:r></w:del></w:p></w:tc></w:tr><w:tr><w:trPr><w:del w:id="1095" w:author="Unknown Author" w:date="2026-10-30T04:17:53Z"/><w:cantSplit w:val="true"/></w:trPr><w:tc><w:tcPr><w:tcW w:w="1824" w:type="dxa"/><w:tcBorders></w:tcBorders><w:shd w:color="auto" w:fill="F7F7F7" w:val="clear"/></w:tcPr><w:p><w:pPr><w:pStyle w:val="Tabla9"/><w:widowControl/><w:jc w:val="left"/><w:rPr><w:kern w:val="0"/><w:szCs w:val="24"/><w:lang w:val="es-CO" w:eastAsia="en-US" w:bidi="ar-SA"/><w:del w:id="1097" w:author="Unknown Author" w:date="2026-10-30T04:17:53Z"></w:del></w:rPr></w:pPr><w:del w:id="1096" w:author="Unknown Author" w:date="2026-10-30T04:17:53Z"><w:r><w:rPr><w:kern w:val="0"/><w:szCs w:val="24"/><w:lang w:val="es-CO" w:eastAsia="en-US" w:bidi="ar-SA"/></w:rPr><w:delText>6. Brecha de CTeI</w:delText></w:r></w:del></w:p></w:tc><w:tc><w:tcPr><w:tcW w:w="2323" w:type="dxa"/><w:tcBorders></w:tcBorders><w:shd w:color="auto" w:fill="F7F7F7" w:val="clear"/></w:tcPr><w:p><w:pPr><w:pStyle w:val="Tabla9"/><w:widowControl/><w:jc w:val="left"/><w:rPr><w:kern w:val="0"/><w:szCs w:val="24"/><w:lang w:val="es-CO" w:eastAsia="en-US" w:bidi="ar-SA"/><w:del w:id="1099" w:author="Unknown Author" w:date="2026-10-30T04:17:53Z"></w:del></w:rPr></w:pPr><w:del w:id="1098" w:author="Unknown Author" w:date="2026-10-30T04:17:53Z"><w:r><w:rPr><w:kern w:val="0"/><w:szCs w:val="24"/><w:lang w:val="es-CO" w:eastAsia="en-US" w:bidi="ar-SA"/></w:rPr><w:delText>Ningún documento valida sensores ópticos frente a referencia gravimétrica en sitios de remoción</w:delText></w:r></w:del></w:p></w:tc><w:tc><w:tcPr><w:tcW w:w="3319" w:type="dxa"/><w:tcBorders></w:tcBorders><w:shd w:color="auto" w:fill="F7F7F7" w:val="clear"/></w:tcPr><w:p><w:pPr><w:pStyle w:val="Tabla9"/><w:widowControl/><w:jc w:val="left"/><w:rPr><w:kern w:val="0"/><w:szCs w:val="24"/><w:lang w:val="es-CO" w:eastAsia="en-US" w:bidi="ar-SA"/><w:del w:id="1101" w:author="Unknown Author" w:date="2026-10-30T04:17:53Z"></w:del></w:rPr></w:pPr><w:del w:id="1100" w:author="Unknown Author" w:date="2026-10-30T04:17:53Z"><w:r><w:rPr><w:kern w:val="0"/><w:szCs w:val="24"/><w:lang w:val="es-CO" w:eastAsia="en-US" w:bidi="ar-SA"/></w:rPr><w:delText>Inferido del corpus de 42 documentos (Equipo formulador, 2026, pp. 48-50)</w:delText></w:r></w:del></w:p></w:tc><w:tc><w:tcPr><w:tcW w:w="2487" w:type="dxa"/><w:tcBorders></w:tcBorders><w:shd w:color="auto" w:fill="F7F7F7" w:val="clear"/></w:tcPr><w:p><w:pPr><w:pStyle w:val="Tabla9"/><w:widowControl/><w:jc w:val="left"/><w:rPr><w:kern w:val="0"/><w:szCs w:val="24"/><w:lang w:val="es-CO" w:eastAsia="en-US" w:bidi="ar-SA"/><w:del w:id="1103" w:author="Unknown Author" w:date="2026-10-30T04:17:53Z"></w:del></w:rPr></w:pPr><w:del w:id="1102" w:author="Unknown Author" w:date="2026-10-30T04:17:53Z"><w:r><w:rPr><w:kern w:val="0"/><w:szCs w:val="24"/><w:lang w:val="es-CO" w:eastAsia="en-US" w:bidi="ar-SA"/></w:rPr><w:delText>Prototipo validado y nueve documentos de investigación (productos 1 y 2)</w:delText></w:r></w:del></w:p></w:tc></w:tr><w:tr><w:trPr><w:del w:id="1104" w:author="Unknown Author" w:date="2026-10-30T04:17:53Z"/><w:cantSplit w:val="true"/></w:trPr><w:tc><w:tcPr><w:tcW w:w="1824" w:type="dxa"/><w:tcBorders></w:tcBorders></w:tcPr><w:p><w:pPr><w:pStyle w:val="Tabla9"/><w:widowControl/><w:jc w:val="left"/><w:rPr><w:kern w:val="0"/><w:szCs w:val="24"/><w:lang w:val="es-CO" w:eastAsia="en-US" w:bidi="ar-SA"/><w:del w:id="1106" w:author="Unknown Author" w:date="2026-10-30T04:17:53Z"></w:del></w:rPr></w:pPr><w:del w:id="1105" w:author="Unknown Author" w:date="2026-10-30T04:17:53Z"><w:r><w:rPr><w:kern w:val="0"/><w:szCs w:val="24"/><w:lang w:val="es-CO" w:eastAsia="en-US" w:bidi="ar-SA"/></w:rPr><w:delText>7. Decisión sin base verificable</w:delText></w:r></w:del></w:p></w:tc><w:tc><w:tcPr><w:tcW w:w="2323" w:type="dxa"/><w:tcBorders></w:tcBorders></w:tcPr><w:p><w:pPr><w:pStyle w:val="Tabla9"/><w:widowControl/><w:jc w:val="left"/><w:rPr><w:kern w:val="0"/><w:szCs w:val="24"/><w:lang w:val="es-CO" w:eastAsia="en-US" w:bidi="ar-SA"/><w:del w:id="1108" w:author="Unknown Author" w:date="2026-10-30T04:17:53Z"></w:del></w:rPr></w:pPr><w:del w:id="1107" w:author="Unknown Author" w:date="2026-10-30T04:17:53Z"><w:r><w:rPr><w:kern w:val="0"/><w:szCs w:val="24"/><w:lang w:val="es-CO" w:eastAsia="en-US" w:bidi="ar-SA"/></w:rPr><w:delText>Los comités deciden alertas con datos de error desconocido y sin tasa de falsas alarmas, y no estiman de antemano la exposición de una demolición</w:delText></w:r></w:del></w:p></w:tc><w:tc><w:tcPr><w:tcW w:w="3319" w:type="dxa"/><w:tcBorders></w:tcBorders></w:tcPr><w:p><w:pPr><w:pStyle w:val="Tabla9"/><w:widowControl/><w:jc w:val="left"/><w:rPr><w:kern w:val="0"/><w:szCs w:val="24"/><w:lang w:val="es-CO" w:eastAsia="en-US" w:bidi="ar-SA"/><w:del w:id="1110" w:author="Unknown Author" w:date="2026-10-30T04:17:53Z"></w:del></w:rPr></w:pPr><w:del w:id="1109" w:author="Unknown Author" w:date="2026-10-30T04:17:53Z"><w:r><w:rPr><w:kern w:val="0"/><w:szCs w:val="24"/><w:lang w:val="es-CO" w:eastAsia="en-US" w:bidi="ar-SA"/></w:rPr><w:delText>Documentado el vacío: cero de cinco documentos de alerta reportan falsas alarmas (Equipo formulador, 2026, pp. 10-11); la emisión de una demolición varía con la distancia y el viento (Dorevitch et al., 2006) y el factor genérico de la EPA no es local (EPA, 1995)</w:delText></w:r></w:del></w:p></w:tc><w:tc><w:tcPr><w:tcW w:w="2487" w:type="dxa"/><w:tcBorders></w:tcBorders></w:tcPr><w:p><w:pPr><w:pStyle w:val="Tabla9"/><w:widowControl/><w:jc w:val="left"/><w:rPr><w:kern w:val="0"/><w:szCs w:val="24"/><w:lang w:val="es-CO" w:eastAsia="en-US" w:bidi="ar-SA"/><w:del w:id="1112" w:author="Unknown Author" w:date="2026-10-30T04:17:53Z"></w:del></w:rPr></w:pPr><w:del w:id="1111" w:author="Unknown Author" w:date="2026-10-30T04:17:53Z"><w:r><w:rPr><w:kern w:val="0"/><w:szCs w:val="24"/><w:lang w:val="es-CO" w:eastAsia="en-US" w:bidi="ar-SA"/></w:rPr><w:delText>Protocolo de alerta y tablero co-diseñados con los comités (actividades 3.1 y 3.2); gemelo predictivo validado y protocolo de evaluación previa (actividades 1.7, 2.7 y 3.5)</w:delText></w:r></w:del></w:p></w:tc></w:tr><w:tr><w:trPr><w:del w:id="1113" w:author="Unknown Author" w:date="2026-10-30T04:17:53Z"/><w:cantSplit w:val="true"/></w:trPr><w:tc><w:tcPr><w:tcW w:w="1824" w:type="dxa"/><w:tcBorders><w:bottom w:val="single" w:sz="12" w:space="0" w:color="2A3439"/></w:tcBorders><w:shd w:color="auto" w:fill="F7F7F7" w:val="clear"/></w:tcPr><w:p><w:pPr><w:pStyle w:val="Tabla9"/><w:keepNext w:val="true"/><w:widowControl/><w:jc w:val="left"/><w:rPr><w:kern w:val="0"/><w:szCs w:val="24"/><w:lang w:val="es-CO" w:eastAsia="en-US" w:bidi="ar-SA"/><w:del w:id="1115" w:author="Unknown Author" w:date="2026-10-30T04:17:53Z"></w:del></w:rPr></w:pPr><w:del w:id="1114" w:author="Unknown Author" w:date="2026-10-30T04:17:53Z"><w:r><w:rPr><w:kern w:val="0"/><w:szCs w:val="24"/><w:lang w:val="es-CO" w:eastAsia="en-US" w:bidi="ar-SA"/></w:rPr><w:delText>8. Continuidad</w:delText></w:r></w:del></w:p></w:tc><w:tc><w:tcPr><w:tcW w:w="2323" w:type="dxa"/><w:tcBorders><w:bottom w:val="single" w:sz="12" w:space="0" w:color="2A3439"/></w:tcBorders><w:shd w:color="auto" w:fill="F7F7F7" w:val="clear"/></w:tcPr><w:p><w:pPr><w:pStyle w:val="Tabla9"/><w:keepNext w:val="true"/><w:widowControl/><w:jc w:val="left"/><w:rPr><w:kern w:val="0"/><w:szCs w:val="24"/><w:lang w:val="es-CO" w:eastAsia="en-US" w:bidi="ar-SA"/><w:del w:id="1117" w:author="Unknown Author" w:date="2026-10-30T04:17:53Z"></w:del></w:rPr></w:pPr><w:del w:id="1116" w:author="Unknown Author" w:date="2026-10-30T04:17:53Z"><w:r><w:rPr><w:kern w:val="0"/><w:szCs w:val="24"/><w:lang w:val="es-CO" w:eastAsia="en-US" w:bidi="ar-SA"/></w:rPr><w:delText>Sin custodia, la red se detiene al cierre del proyecto</w:delText></w:r></w:del></w:p></w:tc><w:tc><w:tcPr><w:tcW w:w="3319" w:type="dxa"/><w:tcBorders><w:bottom w:val="single" w:sz="12" w:space="0" w:color="2A3439"/></w:tcBorders><w:shd w:color="auto" w:fill="F7F7F7" w:val="clear"/></w:tcPr><w:p><w:pPr><w:pStyle w:val="Tabla9"/><w:keepNext w:val="true"/><w:widowControl/><w:jc w:val="left"/><w:rPr><w:kern w:val="0"/><w:szCs w:val="24"/><w:lang w:val="es-CO" w:eastAsia="en-US" w:bidi="ar-SA"/><w:del w:id="1119" w:author="Unknown Author" w:date="2026-10-30T04:17:53Z"></w:del></w:rPr></w:pPr><w:del w:id="1118" w:author="Unknown Author" w:date="2026-10-30T04:17:53Z"><w:r><w:rPr><w:kern w:val="0"/><w:szCs w:val="24"/><w:lang w:val="es-CO" w:eastAsia="en-US" w:bidi="ar-SA"/></w:rPr><w:delText>Inferido; 96 de 570 estaciones brasileñas inactivas o sin estado (Tavella et al., 2026, p. 6)</w:delText></w:r></w:del></w:p></w:tc><w:tc><w:tcPr><w:tcW w:w="2487" w:type="dxa"/><w:tcBorders><w:bottom w:val="single" w:sz="12" w:space="0" w:color="2A3439"/></w:tcBorders><w:shd w:color="auto" w:fill="F7F7F7" w:val="clear"/></w:tcPr><w:p><w:pPr><w:pStyle w:val="Tabla9"/><w:keepNext w:val="true"/><w:widowControl/><w:jc w:val="left"/><w:rPr><w:kern w:val="0"/><w:szCs w:val="24"/><w:lang w:val="es-CO" w:eastAsia="en-US" w:bidi="ar-SA"/><w:del w:id="1121" w:author="Unknown Author" w:date="2026-10-30T04:17:53Z"></w:del></w:rPr></w:pPr><w:del w:id="1120" w:author="Unknown Author" w:date="2026-10-30T04:17:53Z"><w:r><w:rPr><w:kern w:val="0"/><w:szCs w:val="24"/><w:lang w:val="es-CO" w:eastAsia="en-US" w:bidi="ar-SA"/></w:rPr><w:delText>Convenios de custodia y 60 personas certificadas (actividad 3.3)</w:delText></w:r></w:del></w:p></w:tc></w:tr></w:tbl><w:p><w:pPr><w:pStyle w:val="TablaNota"/><w:rPr></w:rPr></w:pPr><w:r><w:rPr><w:i/><w:iCs/></w:rPr><w:t>Nota.</w:t></w:r><w:r><w:rPr></w:rPr><w:t xml:space="preserve"> Elaboración propia con los TdR, el informe de vigilancia tecnológica del proyecto y las obras citadas. Las actividades corresponden al cronograma del proyecto. Los productos corresponden a la lista de productos esperados.</w:t></w:r></w:p><w:p><w:pPr><w:pStyle w:val="BodyText"/><w:rPr></w:rPr></w:pPr><w:r><w:rPr></w:rPr><w:t>La Tabla 5.3 permite verificar la relación eslabón por eslabón. Cuatro eslabones se apoyan en datos documentados o calculados (1, 4, 5 y 7). Tres son inferencias (3, 6 y 8). Uno es un supuesto de trabajo (2). El eslabón 4 resume el argumento central: la emergencia no creó la brecha de verificación, pero la agravó. La brecha de cobertura y de calidad del dato existía antes del sismo, según el informe. El sismo crea sitios nuevos de exposición, acotados y temporales, donde probablemente no existe ninguna estación (inferido). Una red desplegable y verificada responde de manera específica a esa agravación.</w:t></w:r></w:p><w:p><w:pPr><w:pStyle w:val="BodyText"/><w:rPr></w:rPr></w:pPr><w:r><w:rPr></w:rPr><w:t xml:space="preserve">El vínculo con los productos y los resultados es verificable. Los dos prototipos validados son un sistema de 100 nodos y 10 gateways con modelo de corrección y un gemelo predictivo de demolición. El resultado de medición exige un R² de al menos 0,70 frente a la referencia. También exige un error cuadrático medio normalizado (NRMSE) de 30 % o menos en los </w:t></w:r><w:ins w:id="1122" w:author="Unknown Author" w:date="2026-10-30T04:17:53Z"><w:r><w:rPr></w:rPr><w:t>dos municipios</w:t></w:r></w:ins><w:del w:id="1123" w:author="Unknown Author" w:date="2026-10-30T04:17:53Z"><w:r><w:rPr></w:rPr><w:delText>tres departamentos</w:delText></w:r></w:del><w:r><w:rPr></w:rPr><w:t xml:space="preserve">. El resultado de uso exige que al menos </w:t></w:r><w:ins w:id="1124" w:author="Unknown Author" w:date="2026-10-30T04:17:53Z"><w:r><w:rPr></w:rPr><w:t xml:space="preserve">tres </w:t></w:r></w:ins><w:del w:id="1125" w:author="Unknown Author" w:date="2026-10-30T04:17:53Z"><w:r><w:rPr></w:rPr><w:delText xml:space="preserve">75 % </w:delText></w:r></w:del><w:r><w:rPr></w:rPr><w:t xml:space="preserve">de los </w:t></w:r><w:ins w:id="1126" w:author="Unknown Author" w:date="2026-10-30T04:17:53Z"><w:r><w:rPr></w:rPr><w:t>cuatro consejos focalizados documenten</w:t></w:r></w:ins><w:del w:id="1127" w:author="Unknown Author" w:date="2026-10-30T04:17:53Z"><w:r><w:rPr></w:rPr><w:delText>comités focalizados documente</w:delText></w:r></w:del><w:r><w:rPr></w:rPr><w:t xml:space="preserve"> decisiones con el tablero al mes 24. El resultado de predicción exige un FAC2 de 0,5 o más en al menos seis eventos reales al mes 22. El resultado de entrega exige 12 evaluaciones previas de demolición al mes 24. El resultado de continuidad se mide 12 meses después del cierre. El proyecto no depende de fases posteriores: al mes 24 la red opera y la custodia se transfiere por convenio.</w:t></w:r><w:bookmarkEnd w:id="25"/><w:bookmarkEnd w:id="34"/></w:p><w:p><w:pPr><w:pStyle w:val="Heading2"/><w:rPr></w:rPr></w:pPr><w:bookmarkStart w:id="36" w:name="Xfd9b0dd781f06cb39371e90fa21920317466ebe"/><w:r><w:rPr></w:rPr><w:t>5.3. Magnitud actual del problema indicadores de referencia</w:t></w:r></w:p><w:p><w:pPr><w:pStyle w:val="FirstParagraph"/><w:rPr></w:rPr></w:pPr><w:r><w:rPr></w:rPr><w:t>La magnitud del problema se describe con tres clases de indicador. La primera reúne indicadores documentados del contexto nacional. La segunda reúne casos internacionales de contraste. La tercera reúne las líneas base propias del proyecto, que se miden en el primer tramo. La Tabla 5.4 presenta las dos primeras clases con su fuente y su estado. Las cifras de terceros se reproducen como las registra el informe de vigilancia, con la página de la obra primaria y la del informe.</w:t></w:r></w:p><w:p><w:pPr><w:pStyle w:val="TablaRotulo"/><w:rPr></w:rPr></w:pPr><w:bookmarkStart w:id="37" w:name="rot_Tabla_5_4"/><w:r><w:rPr><w:b/><w:bCs/></w:rPr><w:t>Tabla 5.4</w:t></w:r><w:bookmarkEnd w:id="37"/></w:p><w:p><w:pPr><w:pStyle w:val="TablaTitulo"/><w:rPr></w:rPr></w:pPr><w:r><w:rPr><w:i/><w:iCs/></w:rPr><w:t>Indicadores de referencia documentados sobre la vigilancia del material particulado</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755"/><w:gridCol w:w="2008"/><w:gridCol w:w="1757"/><w:gridCol w:w="2760"/><w:gridCol w:w="1674"/></w:tblGrid><w:tr><w:trPr><w:tblHeader w:val="true"/><w:cantSplit w:val="true"/></w:trPr><w:tc><w:tcPr><w:tcW w:w="175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Indicador</w:t></w:r></w:p></w:tc><w:tc><w:tcPr><w:tcW w:w="200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Valor</w:t></w:r></w:p></w:tc><w:tc><w:tcPr><w:tcW w:w="175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Alcance</w:t></w:r></w:p></w:tc><w:tc><w:tcPr><w:tcW w:w="276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Fuente verificable</w:t></w:r></w:p></w:tc><w:tc><w:tcPr><w:tcW w:w="167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Estado</w:t></w:r></w:p></w:tc></w:tr><w:tr><w:trPr><w:cantSplit w:val="true"/></w:trPr><w:tc><w:tcPr><w:tcW w:w="1755" w:type="dxa"/><w:tcBorders></w:tcBorders></w:tcPr><w:p><w:pPr><w:pStyle w:val="Tabla9"/><w:widowControl/><w:jc w:val="left"/><w:rPr><w:kern w:val="0"/><w:szCs w:val="24"/><w:lang w:val="es-CO" w:eastAsia="en-US" w:bidi="ar-SA"/></w:rPr></w:pPr><w:r><w:rPr><w:kern w:val="0"/><w:szCs w:val="24"/><w:lang w:val="es-CO" w:eastAsia="en-US" w:bidi="ar-SA"/></w:rPr><w:t>Municipios que miden la calidad del aire</w:t></w:r></w:p></w:tc><w:tc><w:tcPr><w:tcW w:w="2008" w:type="dxa"/><w:tcBorders></w:tcBorders></w:tcPr><w:p><w:pPr><w:pStyle w:val="Tabla9"/><w:widowControl/><w:jc w:val="left"/><w:rPr><w:kern w:val="0"/><w:szCs w:val="24"/><w:lang w:val="es-CO" w:eastAsia="en-US" w:bidi="ar-SA"/></w:rPr></w:pPr><w:r><w:rPr><w:kern w:val="0"/><w:szCs w:val="24"/><w:lang w:val="es-CO" w:eastAsia="en-US" w:bidi="ar-SA"/></w:rPr><w:t>92 de 1.122 (8,2 %)</w:t></w:r></w:p></w:tc><w:tc><w:tcPr><w:tcW w:w="1757" w:type="dxa"/><w:tcBorders></w:tcBorders></w:tcPr><w:p><w:pPr><w:pStyle w:val="Tabla9"/><w:widowControl/><w:jc w:val="left"/><w:rPr><w:kern w:val="0"/><w:szCs w:val="24"/><w:lang w:val="es-CO" w:eastAsia="en-US" w:bidi="ar-SA"/></w:rPr></w:pPr><w:r><w:rPr><w:kern w:val="0"/><w:szCs w:val="24"/><w:lang w:val="es-CO" w:eastAsia="en-US" w:bidi="ar-SA"/></w:rPr><w:t>Colombia</w:t></w:r></w:p></w:tc><w:tc><w:tcPr><w:tcW w:w="2760" w:type="dxa"/><w:tcBorders></w:tcBorders></w:tcPr><w:p><w:pPr><w:pStyle w:val="Tabla9"/><w:widowControl/><w:jc w:val="left"/><w:rPr><w:kern w:val="0"/><w:szCs w:val="24"/><w:lang w:val="es-CO" w:eastAsia="en-US" w:bidi="ar-SA"/></w:rPr></w:pPr><w:r><w:rPr><w:kern w:val="0"/><w:szCs w:val="24"/><w:lang w:val="es-CO" w:eastAsia="en-US" w:bidi="ar-SA"/></w:rPr><w:t>Rodríguez-Villamizar et al. (2022, p. 3); Equipo formulador (2026, pp. 19-21)</w:t></w:r></w:p></w:tc><w:tc><w:tcPr><w:tcW w:w="1674" w:type="dxa"/><w:tcBorders></w:tcBorders></w:tcPr><w:p><w:pPr><w:pStyle w:val="Tabla9"/><w:widowControl/><w:jc w:val="left"/><w:rPr><w:kern w:val="0"/><w:szCs w:val="24"/><w:lang w:val="es-CO" w:eastAsia="en-US" w:bidi="ar-SA"/></w:rPr></w:pPr><w:r><w:rPr><w:kern w:val="0"/><w:szCs w:val="24"/><w:lang w:val="es-CO" w:eastAsia="en-US" w:bidi="ar-SA"/></w:rPr><w:t>Documentado en el informe; porcentaje calculado</w:t></w:r></w:p></w:tc></w:tr><w:tr><w:trPr><w:cantSplit w:val="true"/></w:trPr><w:tc><w:tcPr><w:tcW w:w="1755" w:type="dxa"/><w:tcBorders></w:tcBorders><w:shd w:color="auto" w:fill="F7F7F7" w:val="clear"/></w:tcPr><w:p><w:pPr><w:pStyle w:val="Tabla9"/><w:widowControl/><w:jc w:val="left"/><w:rPr><w:kern w:val="0"/><w:szCs w:val="24"/><w:lang w:val="es-CO" w:eastAsia="en-US" w:bidi="ar-SA"/></w:rPr></w:pPr><w:r><w:rPr><w:kern w:val="0"/><w:szCs w:val="24"/><w:lang w:val="es-CO" w:eastAsia="en-US" w:bidi="ar-SA"/></w:rPr><w:t>Municipios con estaciones utilizables para estimar la carga de enfermedad</w:t></w:r></w:p></w:tc><w:tc><w:tcPr><w:tcW w:w="2008" w:type="dxa"/><w:tcBorders></w:tcBorders><w:shd w:color="auto" w:fill="F7F7F7" w:val="clear"/></w:tcPr><w:p><w:pPr><w:pStyle w:val="Tabla9"/><w:widowControl/><w:jc w:val="left"/><w:rPr><w:kern w:val="0"/><w:szCs w:val="24"/><w:lang w:val="es-CO" w:eastAsia="en-US" w:bidi="ar-SA"/></w:rPr></w:pPr><w:r><w:rPr><w:kern w:val="0"/><w:szCs w:val="24"/><w:lang w:val="es-CO" w:eastAsia="en-US" w:bidi="ar-SA"/></w:rPr><w:t>28 de 1.122 (2,5 %)</w:t></w:r></w:p></w:tc><w:tc><w:tcPr><w:tcW w:w="1757" w:type="dxa"/><w:tcBorders></w:tcBorders><w:shd w:color="auto" w:fill="F7F7F7" w:val="clear"/></w:tcPr><w:p><w:pPr><w:pStyle w:val="Tabla9"/><w:widowControl/><w:jc w:val="left"/><w:rPr><w:kern w:val="0"/><w:szCs w:val="24"/><w:lang w:val="es-CO" w:eastAsia="en-US" w:bidi="ar-SA"/></w:rPr></w:pPr><w:r><w:rPr><w:kern w:val="0"/><w:szCs w:val="24"/><w:lang w:val="es-CO" w:eastAsia="en-US" w:bidi="ar-SA"/></w:rPr><w:t>Colombia</w:t></w:r></w:p></w:tc><w:tc><w:tcPr><w:tcW w:w="2760" w:type="dxa"/><w:tcBorders></w:tcBorders><w:shd w:color="auto" w:fill="F7F7F7" w:val="clear"/></w:tcPr><w:p><w:pPr><w:pStyle w:val="Tabla9"/><w:widowControl/><w:jc w:val="left"/><w:rPr><w:kern w:val="0"/><w:szCs w:val="24"/><w:lang w:val="es-CO" w:eastAsia="en-US" w:bidi="ar-SA"/></w:rPr></w:pPr><w:r><w:rPr><w:kern w:val="0"/><w:szCs w:val="24"/><w:lang w:val="es-CO" w:eastAsia="en-US" w:bidi="ar-SA"/></w:rPr><w:t>Rodríguez-Villamizar et al. (2022, pp. 3 y 6); Equipo formulador (2026, pp. 10-11)</w:t></w:r></w:p></w:tc><w:tc><w:tcPr><w:tcW w:w="1674" w:type="dxa"/><w:tcBorders></w:tcBorders><w:shd w:color="auto" w:fill="F7F7F7" w:val="clear"/></w:tcPr><w:p><w:pPr><w:pStyle w:val="Tabla9"/><w:widowControl/><w:jc w:val="left"/><w:rPr><w:kern w:val="0"/><w:szCs w:val="24"/><w:lang w:val="es-CO" w:eastAsia="en-US" w:bidi="ar-SA"/></w:rPr></w:pPr><w:r><w:rPr><w:kern w:val="0"/><w:szCs w:val="24"/><w:lang w:val="es-CO" w:eastAsia="en-US" w:bidi="ar-SA"/></w:rPr><w:t>Documentado en el informe</w:t></w:r></w:p></w:tc></w:tr><w:tr><w:trPr><w:cantSplit w:val="true"/></w:trPr><w:tc><w:tcPr><w:tcW w:w="1755" w:type="dxa"/><w:tcBorders></w:tcBorders></w:tcPr><w:p><w:pPr><w:pStyle w:val="Tabla9"/><w:widowControl/><w:jc w:val="left"/><w:rPr><w:kern w:val="0"/><w:szCs w:val="24"/><w:lang w:val="es-CO" w:eastAsia="en-US" w:bidi="ar-SA"/></w:rPr></w:pPr><w:r><w:rPr><w:kern w:val="0"/><w:szCs w:val="24"/><w:lang w:val="es-CO" w:eastAsia="en-US" w:bidi="ar-SA"/></w:rPr><w:t>Estaciones reportadas</w:t></w:r></w:p></w:tc><w:tc><w:tcPr><w:tcW w:w="2008" w:type="dxa"/><w:tcBorders></w:tcBorders></w:tcPr><w:p><w:pPr><w:pStyle w:val="Tabla9"/><w:widowControl/><w:jc w:val="left"/><w:rPr><w:kern w:val="0"/><w:szCs w:val="24"/><w:lang w:val="es-CO" w:eastAsia="en-US" w:bidi="ar-SA"/></w:rPr></w:pPr><w:r><w:rPr><w:kern w:val="0"/><w:szCs w:val="24"/><w:lang w:val="es-CO" w:eastAsia="en-US" w:bidi="ar-SA"/></w:rPr><w:t>209 (192 fijas y 17 indicativas)</w:t></w:r></w:p></w:tc><w:tc><w:tcPr><w:tcW w:w="1757" w:type="dxa"/><w:tcBorders></w:tcBorders></w:tcPr><w:p><w:pPr><w:pStyle w:val="Tabla9"/><w:widowControl/><w:jc w:val="left"/><w:rPr><w:kern w:val="0"/><w:szCs w:val="24"/><w:lang w:val="es-CO" w:eastAsia="en-US" w:bidi="ar-SA"/></w:rPr></w:pPr><w:r><w:rPr><w:kern w:val="0"/><w:szCs w:val="24"/><w:lang w:val="es-CO" w:eastAsia="en-US" w:bidi="ar-SA"/></w:rPr><w:t>Colombia</w:t></w:r></w:p></w:tc><w:tc><w:tcPr><w:tcW w:w="2760" w:type="dxa"/><w:tcBorders></w:tcBorders></w:tcPr><w:p><w:pPr><w:pStyle w:val="Tabla9"/><w:widowControl/><w:jc w:val="left"/><w:rPr><w:kern w:val="0"/><w:szCs w:val="24"/><w:lang w:val="es-CO" w:eastAsia="en-US" w:bidi="ar-SA"/></w:rPr></w:pPr><w:r><w:rPr><w:kern w:val="0"/><w:szCs w:val="24"/><w:lang w:val="es-CO" w:eastAsia="en-US" w:bidi="ar-SA"/></w:rPr><w:t>Murad Pedraza et al. (2026, pp. 5-6); Equipo formulador (2026, pp. 19-21)</w:t></w:r></w:p></w:tc><w:tc><w:tcPr><w:tcW w:w="1674" w:type="dxa"/><w:tcBorders></w:tcBorders></w:tcPr><w:p><w:pPr><w:pStyle w:val="Tabla9"/><w:widowControl/><w:jc w:val="left"/><w:rPr><w:kern w:val="0"/><w:szCs w:val="24"/><w:lang w:val="es-CO" w:eastAsia="en-US" w:bidi="ar-SA"/></w:rPr></w:pPr><w:r><w:rPr><w:kern w:val="0"/><w:szCs w:val="24"/><w:lang w:val="es-CO" w:eastAsia="en-US" w:bidi="ar-SA"/></w:rPr><w:t>Documentado en el informe</w:t></w:r></w:p></w:tc></w:tr><w:tr><w:trPr><w:cantSplit w:val="true"/></w:trPr><w:tc><w:tcPr><w:tcW w:w="1755" w:type="dxa"/><w:tcBorders></w:tcBorders><w:shd w:color="auto" w:fill="F7F7F7" w:val="clear"/></w:tcPr><w:p><w:pPr><w:pStyle w:val="Tabla9"/><w:widowControl/><w:jc w:val="left"/><w:rPr><w:kern w:val="0"/><w:szCs w:val="24"/><w:lang w:val="es-CO" w:eastAsia="en-US" w:bidi="ar-SA"/></w:rPr></w:pPr><w:r><w:rPr><w:kern w:val="0"/><w:szCs w:val="24"/><w:lang w:val="es-CO" w:eastAsia="en-US" w:bidi="ar-SA"/></w:rPr><w:t>Estaciones integradas a un sistema de vigilancia</w:t></w:r></w:p></w:tc><w:tc><w:tcPr><w:tcW w:w="2008" w:type="dxa"/><w:tcBorders></w:tcBorders><w:shd w:color="auto" w:fill="F7F7F7" w:val="clear"/></w:tcPr><w:p><w:pPr><w:pStyle w:val="Tabla9"/><w:widowControl/><w:jc w:val="left"/><w:rPr><w:kern w:val="0"/><w:szCs w:val="24"/><w:lang w:val="es-CO" w:eastAsia="en-US" w:bidi="ar-SA"/></w:rPr></w:pPr><w:r><w:rPr><w:kern w:val="0"/><w:szCs w:val="24"/><w:lang w:val="es-CO" w:eastAsia="en-US" w:bidi="ar-SA"/></w:rPr><w:t>154 de 209 (73,7 %)</w:t></w:r></w:p></w:tc><w:tc><w:tcPr><w:tcW w:w="1757" w:type="dxa"/><w:tcBorders></w:tcBorders><w:shd w:color="auto" w:fill="F7F7F7" w:val="clear"/></w:tcPr><w:p><w:pPr><w:pStyle w:val="Tabla9"/><w:widowControl/><w:jc w:val="left"/><w:rPr><w:kern w:val="0"/><w:szCs w:val="24"/><w:lang w:val="es-CO" w:eastAsia="en-US" w:bidi="ar-SA"/></w:rPr></w:pPr><w:r><w:rPr><w:kern w:val="0"/><w:szCs w:val="24"/><w:lang w:val="es-CO" w:eastAsia="en-US" w:bidi="ar-SA"/></w:rPr><w:t>Colombia</w:t></w:r></w:p></w:tc><w:tc><w:tcPr><w:tcW w:w="2760" w:type="dxa"/><w:tcBorders></w:tcBorders><w:shd w:color="auto" w:fill="F7F7F7" w:val="clear"/></w:tcPr><w:p><w:pPr><w:pStyle w:val="Tabla9"/><w:widowControl/><w:jc w:val="left"/><w:rPr><w:kern w:val="0"/><w:szCs w:val="24"/><w:lang w:val="es-CO" w:eastAsia="en-US" w:bidi="ar-SA"/></w:rPr></w:pPr><w:r><w:rPr><w:kern w:val="0"/><w:szCs w:val="24"/><w:lang w:val="es-CO" w:eastAsia="en-US" w:bidi="ar-SA"/></w:rPr><w:t>Murad Pedraza et al. (2026, pp. 5-6); Equipo formulador (2026, pp. 19-21)</w:t></w:r></w:p></w:tc><w:tc><w:tcPr><w:tcW w:w="1674" w:type="dxa"/><w:tcBorders></w:tcBorders><w:shd w:color="auto" w:fill="F7F7F7" w:val="clear"/></w:tcPr><w:p><w:pPr><w:pStyle w:val="Tabla9"/><w:widowControl/><w:jc w:val="left"/><w:rPr><w:kern w:val="0"/><w:szCs w:val="24"/><w:lang w:val="es-CO" w:eastAsia="en-US" w:bidi="ar-SA"/></w:rPr></w:pPr><w:r><w:rPr><w:kern w:val="0"/><w:szCs w:val="24"/><w:lang w:val="es-CO" w:eastAsia="en-US" w:bidi="ar-SA"/></w:rPr><w:t>Documentado en el informe; porcentaje calculado</w:t></w:r></w:p></w:tc></w:tr><w:tr><w:trPr><w:cantSplit w:val="true"/></w:trPr><w:tc><w:tcPr><w:tcW w:w="1755" w:type="dxa"/><w:tcBorders></w:tcBorders></w:tcPr><w:p><w:pPr><w:pStyle w:val="Tabla9"/><w:widowControl/><w:jc w:val="left"/><w:rPr><w:kern w:val="0"/><w:szCs w:val="24"/><w:lang w:val="es-CO" w:eastAsia="en-US" w:bidi="ar-SA"/></w:rPr></w:pPr><w:r><w:rPr><w:kern w:val="0"/><w:szCs w:val="24"/><w:lang w:val="es-CO" w:eastAsia="en-US" w:bidi="ar-SA"/></w:rPr><w:t>Municipios obligados que cumplen los mínimos de vigilancia</w:t></w:r></w:p></w:tc><w:tc><w:tcPr><w:tcW w:w="2008" w:type="dxa"/><w:tcBorders></w:tcBorders></w:tcPr><w:p><w:pPr><w:pStyle w:val="Tabla9"/><w:widowControl/><w:jc w:val="left"/><w:rPr><w:kern w:val="0"/><w:szCs w:val="24"/><w:lang w:val="es-CO" w:eastAsia="en-US" w:bidi="ar-SA"/></w:rPr></w:pPr><w:r><w:rPr><w:kern w:val="0"/><w:szCs w:val="24"/><w:lang w:val="es-CO" w:eastAsia="en-US" w:bidi="ar-SA"/></w:rPr><w:t>42 de 102 (41,2 %); 91 con infraestructura</w:t></w:r></w:p></w:tc><w:tc><w:tcPr><w:tcW w:w="1757" w:type="dxa"/><w:tcBorders></w:tcBorders></w:tcPr><w:p><w:pPr><w:pStyle w:val="Tabla9"/><w:widowControl/><w:jc w:val="left"/><w:rPr><w:kern w:val="0"/><w:szCs w:val="24"/><w:lang w:val="es-CO" w:eastAsia="en-US" w:bidi="ar-SA"/></w:rPr></w:pPr><w:r><w:rPr><w:kern w:val="0"/><w:szCs w:val="24"/><w:lang w:val="es-CO" w:eastAsia="en-US" w:bidi="ar-SA"/></w:rPr><w:t>Colombia</w:t></w:r></w:p></w:tc><w:tc><w:tcPr><w:tcW w:w="2760" w:type="dxa"/><w:tcBorders></w:tcBorders></w:tcPr><w:p><w:pPr><w:pStyle w:val="Tabla9"/><w:widowControl/><w:jc w:val="left"/><w:rPr><w:kern w:val="0"/><w:szCs w:val="24"/><w:lang w:val="es-CO" w:eastAsia="en-US" w:bidi="ar-SA"/></w:rPr></w:pPr><w:r><w:rPr><w:kern w:val="0"/><w:szCs w:val="24"/><w:lang w:val="es-CO" w:eastAsia="en-US" w:bidi="ar-SA"/></w:rPr><w:t>Murad Pedraza et al. (2026, pp. 7 y 17); Equipo formulador (2026, pp. 19-21)</w:t></w:r></w:p></w:tc><w:tc><w:tcPr><w:tcW w:w="1674" w:type="dxa"/><w:tcBorders></w:tcBorders></w:tcPr><w:p><w:pPr><w:pStyle w:val="Tabla9"/><w:widowControl/><w:jc w:val="left"/><w:rPr><w:kern w:val="0"/><w:szCs w:val="24"/><w:lang w:val="es-CO" w:eastAsia="en-US" w:bidi="ar-SA"/></w:rPr></w:pPr><w:r><w:rPr><w:kern w:val="0"/><w:szCs w:val="24"/><w:lang w:val="es-CO" w:eastAsia="en-US" w:bidi="ar-SA"/></w:rPr><w:t>Documentado en el informe; porcentaje calculado</w:t></w:r></w:p></w:tc></w:tr><w:tr><w:trPr><w:cantSplit w:val="true"/></w:trPr><w:tc><w:tcPr><w:tcW w:w="1755" w:type="dxa"/><w:tcBorders></w:tcBorders><w:shd w:color="auto" w:fill="F7F7F7" w:val="clear"/></w:tcPr><w:p><w:pPr><w:pStyle w:val="Tabla9"/><w:widowControl/><w:jc w:val="left"/><w:rPr><w:kern w:val="0"/><w:szCs w:val="24"/><w:lang w:val="es-CO" w:eastAsia="en-US" w:bidi="ar-SA"/></w:rPr></w:pPr><w:r><w:rPr><w:kern w:val="0"/><w:szCs w:val="24"/><w:lang w:val="es-CO" w:eastAsia="en-US" w:bidi="ar-SA"/></w:rPr><w:t>Estaciones propuestas sin plan de calibración</w:t></w:r></w:p></w:tc><w:tc><w:tcPr><w:tcW w:w="2008" w:type="dxa"/><w:tcBorders></w:tcBorders><w:shd w:color="auto" w:fill="F7F7F7" w:val="clear"/></w:tcPr><w:p><w:pPr><w:pStyle w:val="Tabla9"/><w:widowControl/><w:jc w:val="left"/><w:rPr><w:kern w:val="0"/><w:szCs w:val="24"/><w:lang w:val="es-CO" w:eastAsia="en-US" w:bidi="ar-SA"/></w:rPr></w:pPr><w:r><w:rPr><w:kern w:val="0"/><w:szCs w:val="24"/><w:lang w:val="es-CO" w:eastAsia="en-US" w:bidi="ar-SA"/></w:rPr><w:t>90,8 % de 5.076 (4.608 sensores)</w:t></w:r></w:p></w:tc><w:tc><w:tcPr><w:tcW w:w="1757" w:type="dxa"/><w:tcBorders></w:tcBorders><w:shd w:color="auto" w:fill="F7F7F7" w:val="clear"/></w:tcPr><w:p><w:pPr><w:pStyle w:val="Tabla9"/><w:widowControl/><w:jc w:val="left"/><w:rPr><w:kern w:val="0"/><w:szCs w:val="24"/><w:lang w:val="es-CO" w:eastAsia="en-US" w:bidi="ar-SA"/></w:rPr></w:pPr><w:r><w:rPr><w:kern w:val="0"/><w:szCs w:val="24"/><w:lang w:val="es-CO" w:eastAsia="en-US" w:bidi="ar-SA"/></w:rPr><w:t>Red nacional propuesta</w:t></w:r></w:p></w:tc><w:tc><w:tcPr><w:tcW w:w="2760" w:type="dxa"/><w:tcBorders></w:tcBorders><w:shd w:color="auto" w:fill="F7F7F7" w:val="clear"/></w:tcPr><w:p><w:pPr><w:pStyle w:val="Tabla9"/><w:widowControl/><w:jc w:val="left"/><w:rPr><w:kern w:val="0"/><w:szCs w:val="24"/><w:lang w:val="es-CO" w:eastAsia="en-US" w:bidi="ar-SA"/></w:rPr></w:pPr><w:r><w:rPr><w:kern w:val="0"/><w:szCs w:val="24"/><w:lang w:val="es-CO" w:eastAsia="en-US" w:bidi="ar-SA"/></w:rPr><w:t>Murad Pedraza et al. (2026, pp. 10-11 y 13); Equipo formulador (2026, pp. 10-11)</w:t></w:r></w:p></w:tc><w:tc><w:tcPr><w:tcW w:w="1674" w:type="dxa"/><w:tcBorders></w:tcBorders><w:shd w:color="auto" w:fill="F7F7F7" w:val="clear"/></w:tcPr><w:p><w:pPr><w:pStyle w:val="Tabla9"/><w:widowControl/><w:jc w:val="left"/><w:rPr><w:kern w:val="0"/><w:szCs w:val="24"/><w:lang w:val="es-CO" w:eastAsia="en-US" w:bidi="ar-SA"/></w:rPr></w:pPr><w:r><w:rPr><w:kern w:val="0"/><w:szCs w:val="24"/><w:lang w:val="es-CO" w:eastAsia="en-US" w:bidi="ar-SA"/></w:rPr><w:t>Calculado por el analista del informe</w:t></w:r></w:p></w:tc></w:tr><w:tr><w:trPr><w:cantSplit w:val="true"/></w:trPr><w:tc><w:tcPr><w:tcW w:w="1755" w:type="dxa"/><w:tcBorders></w:tcBorders></w:tcPr><w:p><w:pPr><w:pStyle w:val="Tabla9"/><w:widowControl/><w:jc w:val="left"/><w:rPr><w:kern w:val="0"/><w:szCs w:val="24"/><w:lang w:val="es-CO" w:eastAsia="en-US" w:bidi="ar-SA"/></w:rPr></w:pPr><w:r><w:rPr><w:kern w:val="0"/><w:szCs w:val="24"/><w:lang w:val="es-CO" w:eastAsia="en-US" w:bidi="ar-SA"/></w:rPr><w:t>Estaciones inactivas o sin estado</w:t></w:r></w:p></w:tc><w:tc><w:tcPr><w:tcW w:w="2008" w:type="dxa"/><w:tcBorders></w:tcBorders></w:tcPr><w:p><w:pPr><w:pStyle w:val="Tabla9"/><w:widowControl/><w:jc w:val="left"/><w:rPr><w:kern w:val="0"/><w:szCs w:val="24"/><w:lang w:val="es-CO" w:eastAsia="en-US" w:bidi="ar-SA"/></w:rPr></w:pPr><w:r><w:rPr><w:kern w:val="0"/><w:szCs w:val="24"/><w:lang w:val="es-CO" w:eastAsia="en-US" w:bidi="ar-SA"/></w:rPr><w:t>96 de 570 (16,8 %)</w:t></w:r></w:p></w:tc><w:tc><w:tcPr><w:tcW w:w="1757" w:type="dxa"/><w:tcBorders></w:tcBorders></w:tcPr><w:p><w:pPr><w:pStyle w:val="Tabla9"/><w:widowControl/><w:jc w:val="left"/><w:rPr><w:kern w:val="0"/><w:szCs w:val="24"/><w:lang w:val="es-CO" w:eastAsia="en-US" w:bidi="ar-SA"/></w:rPr></w:pPr><w:r><w:rPr><w:kern w:val="0"/><w:szCs w:val="24"/><w:lang w:val="es-CO" w:eastAsia="en-US" w:bidi="ar-SA"/></w:rPr><w:t>Brasil</w:t></w:r></w:p></w:tc><w:tc><w:tcPr><w:tcW w:w="2760" w:type="dxa"/><w:tcBorders></w:tcBorders></w:tcPr><w:p><w:pPr><w:pStyle w:val="Tabla9"/><w:widowControl/><w:jc w:val="left"/><w:rPr><w:kern w:val="0"/><w:szCs w:val="24"/><w:lang w:val="es-CO" w:eastAsia="en-US" w:bidi="ar-SA"/></w:rPr></w:pPr><w:r><w:rPr><w:kern w:val="0"/><w:szCs w:val="24"/><w:lang w:val="es-CO" w:eastAsia="en-US" w:bidi="ar-SA"/></w:rPr><w:t>Tavella et al. (2026, p. 6); Equipo formulador (2026, pp. 19-21)</w:t></w:r></w:p></w:tc><w:tc><w:tcPr><w:tcW w:w="1674" w:type="dxa"/><w:tcBorders></w:tcBorders></w:tcPr><w:p><w:pPr><w:pStyle w:val="Tabla9"/><w:widowControl/><w:jc w:val="left"/><w:rPr><w:kern w:val="0"/><w:szCs w:val="24"/><w:lang w:val="es-CO" w:eastAsia="en-US" w:bidi="ar-SA"/></w:rPr></w:pPr><w:r><w:rPr><w:kern w:val="0"/><w:szCs w:val="24"/><w:lang w:val="es-CO" w:eastAsia="en-US" w:bidi="ar-SA"/></w:rPr><w:t>Documentado en el informe</w:t></w:r></w:p></w:tc></w:tr><w:tr><w:trPr><w:cantSplit w:val="true"/></w:trPr><w:tc><w:tcPr><w:tcW w:w="1755" w:type="dxa"/><w:tcBorders></w:tcBorders><w:shd w:color="auto" w:fill="F7F7F7" w:val="clear"/></w:tcPr><w:p><w:pPr><w:pStyle w:val="Tabla9"/><w:widowControl/><w:jc w:val="left"/><w:rPr><w:kern w:val="0"/><w:szCs w:val="24"/><w:lang w:val="es-CO" w:eastAsia="en-US" w:bidi="ar-SA"/></w:rPr></w:pPr><w:r><w:rPr><w:kern w:val="0"/><w:szCs w:val="24"/><w:lang w:val="es-CO" w:eastAsia="en-US" w:bidi="ar-SA"/></w:rPr><w:t>Efecto de la corrección con la estación cercana</w:t></w:r></w:p></w:tc><w:tc><w:tcPr><w:tcW w:w="2008" w:type="dxa"/><w:tcBorders></w:tcBorders><w:shd w:color="auto" w:fill="F7F7F7" w:val="clear"/></w:tcPr><w:p><w:pPr><w:pStyle w:val="Tabla9"/><w:widowControl/><w:jc w:val="left"/><w:rPr><w:kern w:val="0"/><w:szCs w:val="24"/><w:lang w:val="es-CO" w:eastAsia="en-US" w:bidi="ar-SA"/></w:rPr></w:pPr><w:r><w:rPr><w:kern w:val="0"/><w:szCs w:val="24"/><w:lang w:val="es-CO" w:eastAsia="en-US" w:bidi="ar-SA"/></w:rPr><w:t>R² de menos de 0,2 a 0,81</w:t></w:r></w:p></w:tc><w:tc><w:tcPr><w:tcW w:w="1757" w:type="dxa"/><w:tcBorders></w:tcBorders><w:shd w:color="auto" w:fill="F7F7F7" w:val="clear"/></w:tcPr><w:p><w:pPr><w:pStyle w:val="Tabla9"/><w:widowControl/><w:jc w:val="left"/><w:rPr><w:kern w:val="0"/><w:szCs w:val="24"/><w:lang w:val="es-CO" w:eastAsia="en-US" w:bidi="ar-SA"/></w:rPr></w:pPr><w:r><w:rPr><w:kern w:val="0"/><w:szCs w:val="24"/><w:lang w:val="es-CO" w:eastAsia="en-US" w:bidi="ar-SA"/></w:rPr><w:t>Red S-Dot de Seúl, 1.138 sitios; un evento</w:t></w:r></w:p></w:tc><w:tc><w:tcPr><w:tcW w:w="2760" w:type="dxa"/><w:tcBorders></w:tcBorders><w:shd w:color="auto" w:fill="F7F7F7" w:val="clear"/></w:tcPr><w:p><w:pPr><w:pStyle w:val="Tabla9"/><w:widowControl/><w:jc w:val="left"/><w:rPr><w:kern w:val="0"/><w:szCs w:val="24"/><w:lang w:val="es-CO" w:eastAsia="en-US" w:bidi="ar-SA"/></w:rPr></w:pPr><w:r><w:rPr><w:kern w:val="0"/><w:szCs w:val="24"/><w:lang w:val="es-CO" w:eastAsia="en-US" w:bidi="ar-SA"/></w:rPr><w:t>Bang et al. (2026, pp. 4 y 6-8); Equipo formulador (2026, pp. 19-21)</w:t></w:r></w:p></w:tc><w:tc><w:tcPr><w:tcW w:w="1674" w:type="dxa"/><w:tcBorders></w:tcBorders><w:shd w:color="auto" w:fill="F7F7F7" w:val="clear"/></w:tcPr><w:p><w:pPr><w:pStyle w:val="Tabla9"/><w:widowControl/><w:jc w:val="left"/><w:rPr><w:kern w:val="0"/><w:szCs w:val="24"/><w:lang w:val="es-CO" w:eastAsia="en-US" w:bidi="ar-SA"/></w:rPr></w:pPr><w:r><w:rPr><w:kern w:val="0"/><w:szCs w:val="24"/><w:lang w:val="es-CO" w:eastAsia="en-US" w:bidi="ar-SA"/></w:rPr><w:t>Documentado en el informe</w:t></w:r></w:p></w:tc></w:tr><w:tr><w:trPr><w:cantSplit w:val="true"/></w:trPr><w:tc><w:tcPr><w:tcW w:w="1755" w:type="dxa"/><w:tcBorders></w:tcBorders></w:tcPr><w:p><w:pPr><w:pStyle w:val="Tabla9"/><w:widowControl/><w:jc w:val="left"/><w:rPr><w:kern w:val="0"/><w:szCs w:val="24"/><w:lang w:val="es-CO" w:eastAsia="en-US" w:bidi="ar-SA"/></w:rPr></w:pPr><w:r><w:rPr><w:kern w:val="0"/><w:szCs w:val="24"/><w:lang w:val="es-CO" w:eastAsia="en-US" w:bidi="ar-SA"/></w:rPr><w:t>Correlación entre partículas y humedad</w:t></w:r></w:p></w:tc><w:tc><w:tcPr><w:tcW w:w="2008" w:type="dxa"/><w:tcBorders></w:tcBorders></w:tcPr><w:p><w:pPr><w:pStyle w:val="Tabla9"/><w:widowControl/><w:jc w:val="left"/><w:rPr><w:kern w:val="0"/><w:szCs w:val="24"/><w:lang w:val="es-CO" w:eastAsia="en-US" w:bidi="ar-SA"/></w:rPr></w:pPr><w:r><w:rPr><w:kern w:val="0"/><w:szCs w:val="24"/><w:lang w:val="es-CO" w:eastAsia="en-US" w:bidi="ar-SA"/></w:rPr><w:t>0,73 en un sensor sin corregir</w:t></w:r></w:p></w:tc><w:tc><w:tcPr><w:tcW w:w="1757" w:type="dxa"/><w:tcBorders></w:tcBorders></w:tcPr><w:p><w:pPr><w:pStyle w:val="Tabla9"/><w:widowControl/><w:jc w:val="left"/><w:rPr><w:kern w:val="0"/><w:szCs w:val="24"/><w:lang w:val="es-CO" w:eastAsia="en-US" w:bidi="ar-SA"/></w:rPr></w:pPr><w:r><w:rPr><w:kern w:val="0"/><w:szCs w:val="24"/><w:lang w:val="es-CO" w:eastAsia="en-US" w:bidi="ar-SA"/></w:rPr><w:t>Mina de carbón a cielo abierto</w:t></w:r></w:p></w:tc><w:tc><w:tcPr><w:tcW w:w="2760" w:type="dxa"/><w:tcBorders></w:tcBorders></w:tcPr><w:p><w:pPr><w:pStyle w:val="Tabla9"/><w:widowControl/><w:jc w:val="left"/><w:rPr><w:kern w:val="0"/><w:szCs w:val="24"/><w:lang w:val="es-CO" w:eastAsia="en-US" w:bidi="ar-SA"/></w:rPr></w:pPr><w:r><w:rPr><w:kern w:val="0"/><w:szCs w:val="24"/><w:lang w:val="es-CO" w:eastAsia="en-US" w:bidi="ar-SA"/></w:rPr><w:t>Suresh et al. (2025, p. 30); Equipo formulador (2026, pp. 10-11)</w:t></w:r></w:p></w:tc><w:tc><w:tcPr><w:tcW w:w="1674" w:type="dxa"/><w:tcBorders></w:tcBorders></w:tcPr><w:p><w:pPr><w:pStyle w:val="Tabla9"/><w:widowControl/><w:jc w:val="left"/><w:rPr><w:kern w:val="0"/><w:szCs w:val="24"/><w:lang w:val="es-CO" w:eastAsia="en-US" w:bidi="ar-SA"/></w:rPr></w:pPr><w:r><w:rPr><w:kern w:val="0"/><w:szCs w:val="24"/><w:lang w:val="es-CO" w:eastAsia="en-US" w:bidi="ar-SA"/></w:rPr><w:t>Documentado en el informe</w:t></w:r></w:p></w:tc></w:tr><w:tr><w:trPr><w:cantSplit w:val="true"/></w:trPr><w:tc><w:tcPr><w:tcW w:w="1755" w:type="dxa"/><w:tcBorders></w:tcBorders><w:shd w:color="auto" w:fill="F7F7F7" w:val="clear"/></w:tcPr><w:p><w:pPr><w:pStyle w:val="Tabla9"/><w:widowControl/><w:jc w:val="left"/><w:rPr><w:kern w:val="0"/><w:szCs w:val="24"/><w:lang w:val="es-CO" w:eastAsia="en-US" w:bidi="ar-SA"/></w:rPr></w:pPr><w:r><w:rPr><w:kern w:val="0"/><w:szCs w:val="24"/><w:lang w:val="es-CO" w:eastAsia="en-US" w:bidi="ar-SA"/></w:rPr><w:t>Estudios de índices con validación por partición de datos</w:t></w:r></w:p></w:tc><w:tc><w:tcPr><w:tcW w:w="2008" w:type="dxa"/><w:tcBorders></w:tcBorders><w:shd w:color="auto" w:fill="F7F7F7" w:val="clear"/></w:tcPr><w:p><w:pPr><w:pStyle w:val="Tabla9"/><w:widowControl/><w:jc w:val="left"/><w:rPr><w:kern w:val="0"/><w:szCs w:val="24"/><w:lang w:val="es-CO" w:eastAsia="en-US" w:bidi="ar-SA"/></w:rPr></w:pPr><w:r><w:rPr><w:kern w:val="0"/><w:szCs w:val="24"/><w:lang w:val="es-CO" w:eastAsia="en-US" w:bidi="ar-SA"/></w:rPr><w:t>9,4 % de 53; ninguno de América Latina</w:t></w:r></w:p></w:tc><w:tc><w:tcPr><w:tcW w:w="1757" w:type="dxa"/><w:tcBorders></w:tcBorders><w:shd w:color="auto" w:fill="F7F7F7" w:val="clear"/></w:tcPr><w:p><w:pPr><w:pStyle w:val="Tabla9"/><w:widowControl/><w:jc w:val="left"/><w:rPr><w:kern w:val="0"/><w:szCs w:val="24"/><w:lang w:val="es-CO" w:eastAsia="en-US" w:bidi="ar-SA"/></w:rPr></w:pPr><w:r><w:rPr><w:kern w:val="0"/><w:szCs w:val="24"/><w:lang w:val="es-CO" w:eastAsia="en-US" w:bidi="ar-SA"/></w:rPr><w:t>Revisión internacional</w:t></w:r></w:p></w:tc><w:tc><w:tcPr><w:tcW w:w="2760" w:type="dxa"/><w:tcBorders></w:tcBorders><w:shd w:color="auto" w:fill="F7F7F7" w:val="clear"/></w:tcPr><w:p><w:pPr><w:pStyle w:val="Tabla9"/><w:widowControl/><w:jc w:val="left"/><w:rPr><w:kern w:val="0"/><w:szCs w:val="24"/><w:lang w:val="es-CO" w:eastAsia="en-US" w:bidi="ar-SA"/></w:rPr></w:pPr><w:r><w:rPr><w:kern w:val="0"/><w:szCs w:val="24"/><w:lang w:val="es-CO" w:eastAsia="en-US" w:bidi="ar-SA"/></w:rPr><w:t>Liao et al. (2026, pp. 6 y 8); Equipo formulador (2026, pp. 10-11)</w:t></w:r></w:p></w:tc><w:tc><w:tcPr><w:tcW w:w="1674" w:type="dxa"/><w:tcBorders></w:tcBorders><w:shd w:color="auto" w:fill="F7F7F7" w:val="clear"/></w:tcPr><w:p><w:pPr><w:pStyle w:val="Tabla9"/><w:widowControl/><w:jc w:val="left"/><w:rPr><w:kern w:val="0"/><w:szCs w:val="24"/><w:lang w:val="es-CO" w:eastAsia="en-US" w:bidi="ar-SA"/></w:rPr></w:pPr><w:r><w:rPr><w:kern w:val="0"/><w:szCs w:val="24"/><w:lang w:val="es-CO" w:eastAsia="en-US" w:bidi="ar-SA"/></w:rPr><w:t>Documentado en el informe</w:t></w:r></w:p></w:tc></w:tr><w:tr><w:trPr><w:cantSplit w:val="true"/></w:trPr><w:tc><w:tcPr><w:tcW w:w="1755" w:type="dxa"/><w:tcBorders><w:bottom w:val="single" w:sz="12" w:space="0" w:color="2A3439"/></w:tcBorders></w:tcPr><w:p><w:pPr><w:pStyle w:val="Tabla9"/><w:keepNext w:val="true"/><w:widowControl/><w:jc w:val="left"/><w:rPr><w:kern w:val="0"/><w:szCs w:val="24"/><w:lang w:val="es-CO" w:eastAsia="en-US" w:bidi="ar-SA"/></w:rPr></w:pPr><w:r><w:rPr><w:kern w:val="0"/><w:szCs w:val="24"/><w:lang w:val="es-CO" w:eastAsia="en-US" w:bidi="ar-SA"/></w:rPr><w:t>Documentos de alerta que reportan detección, falsas alarmas o anticipación</w:t></w:r></w:p></w:tc><w:tc><w:tcPr><w:tcW w:w="2008" w:type="dxa"/><w:tcBorders><w:bottom w:val="single" w:sz="12" w:space="0" w:color="2A3439"/></w:tcBorders></w:tcPr><w:p><w:pPr><w:pStyle w:val="Tabla9"/><w:keepNext w:val="true"/><w:widowControl/><w:jc w:val="left"/><w:rPr><w:kern w:val="0"/><w:szCs w:val="24"/><w:lang w:val="es-CO" w:eastAsia="en-US" w:bidi="ar-SA"/></w:rPr></w:pPr><w:r><w:rPr><w:kern w:val="0"/><w:szCs w:val="24"/><w:lang w:val="es-CO" w:eastAsia="en-US" w:bidi="ar-SA"/></w:rPr><w:t>0 de 5</w:t></w:r></w:p></w:tc><w:tc><w:tcPr><w:tcW w:w="1757" w:type="dxa"/><w:tcBorders><w:bottom w:val="single" w:sz="12" w:space="0" w:color="2A3439"/></w:tcBorders></w:tcPr><w:p><w:pPr><w:pStyle w:val="Tabla9"/><w:keepNext w:val="true"/><w:widowControl/><w:jc w:val="left"/><w:rPr><w:kern w:val="0"/><w:szCs w:val="24"/><w:lang w:val="es-CO" w:eastAsia="en-US" w:bidi="ar-SA"/></w:rPr></w:pPr><w:r><w:rPr><w:kern w:val="0"/><w:szCs w:val="24"/><w:lang w:val="es-CO" w:eastAsia="en-US" w:bidi="ar-SA"/></w:rPr><w:t>Corpus de 42 documentos</w:t></w:r></w:p></w:tc><w:tc><w:tcPr><w:tcW w:w="2760" w:type="dxa"/><w:tcBorders><w:bottom w:val="single" w:sz="12" w:space="0" w:color="2A3439"/></w:tcBorders></w:tcPr><w:p><w:pPr><w:pStyle w:val="Tabla9"/><w:keepNext w:val="true"/><w:widowControl/><w:jc w:val="left"/><w:rPr><w:kern w:val="0"/><w:szCs w:val="24"/><w:lang w:val="es-CO" w:eastAsia="en-US" w:bidi="ar-SA"/></w:rPr></w:pPr><w:r><w:rPr><w:kern w:val="0"/><w:szCs w:val="24"/><w:lang w:val="es-CO" w:eastAsia="en-US" w:bidi="ar-SA"/></w:rPr><w:t>Equipo formulador (2026, pp. 10-11)</w:t></w:r></w:p></w:tc><w:tc><w:tcPr><w:tcW w:w="1674" w:type="dxa"/><w:tcBorders><w:bottom w:val="single" w:sz="12" w:space="0" w:color="2A3439"/></w:tcBorders></w:tcPr><w:p><w:pPr><w:pStyle w:val="Tabla9"/><w:keepNext w:val="true"/><w:widowControl/><w:jc w:val="left"/><w:rPr><w:kern w:val="0"/><w:szCs w:val="24"/><w:lang w:val="es-CO" w:eastAsia="en-US" w:bidi="ar-SA"/></w:rPr></w:pPr><w:r><w:rPr><w:kern w:val="0"/><w:szCs w:val="24"/><w:lang w:val="es-CO" w:eastAsia="en-US" w:bidi="ar-SA"/></w:rPr><w:t>Documentado en el informe</w:t></w:r></w:p></w:tc></w:tr></w:tbl><w:p><w:pPr><w:pStyle w:val="TablaNota"/><w:rPr></w:rPr></w:pPr><w:r><w:rPr><w:i/><w:iCs/></w:rPr><w:t>Nota.</w:t></w:r><w:r><w:rPr></w:rPr><w:t xml:space="preserve"> Elaboración propia con el informe de vigilancia tecnológica del proyecto (Equipo formulador, 2026). Las fuentes primarias no se consultaron de nuevo y su verificación independiente está pendiente. Los porcentajes sin fuente son cálculo propio. Decimales con coma.</w:t></w:r></w:p><w:p><w:pPr><w:pStyle w:val="BodyText"/><w:rPr></w:rPr></w:pPr><w:r><w:rPr></w:rPr><w:t xml:space="preserve">La Tabla 5.4 describe un patrón sistémico. La cobertura es limitada. Solo 92 de 1.122 municipios miden la calidad del aire. Apenas 28 cuentan con estaciones utilizables para estimar la carga de enfermedad. La expansión prevista descansa en sensores, y casi todos carecerían de plan de calibración. Brasil muestra el riesgo de sumar estaciones sin sostenerlas, porque 16,8 % figura inactivo o sin estado. Los casos internacionales de contraste no son equivalentes entre sí por escala, evento y sensor. La tabla no contiene ninguna cifra medida en </w:t></w:r><w:ins w:id="1128" w:author="Unknown Author" w:date="2026-10-30T04:17:53Z"><w:r><w:rPr></w:rPr><w:t>Manizales ni en Calarcá</w:t></w:r></w:ins><w:del w:id="1129" w:author="Unknown Author" w:date="2026-10-30T04:17:53Z"><w:r><w:rPr></w:rPr><w:delText>Caldas, Cundinamarca o Valle del Cauca</w:delText></w:r></w:del><w:r><w:rPr></w:rPr><w:t xml:space="preserve">. Esa ausencia define el alcance de lo que el proyecto puede afirmar. La Figura 5.1 dimensiona el contexto nacional frente a los </w:t></w:r><w:ins w:id="1130" w:author="Unknown Author" w:date="2026-10-30T04:17:53Z"><w:r><w:rPr></w:rPr><w:t>dos</w:t></w:r></w:ins><w:del w:id="1131" w:author="Unknown Author" w:date="2026-10-30T04:17:53Z"><w:r><w:rPr></w:rPr><w:delText>12</w:delText></w:r></w:del><w:r><w:rPr></w:rPr><w:t xml:space="preserve"> municipios focalizados.</w:t></w:r></w:p><w:p><w:pPr><w:pStyle w:val="FiguraRotulo"/><w:rPr></w:rPr></w:pPr><w:bookmarkStart w:id="38" w:name="rot_Figura_5_1"/><w:r><w:rPr><w:b/><w:bCs/></w:rPr><w:t>Figura 5.1</w:t></w:r><w:bookmarkEnd w:id="38"/></w:p><w:p><w:pPr><w:pStyle w:val="FiguraTitulo"/><w:rPr></w:rPr></w:pPr><w:r><w:rPr><w:i/><w:iCs/></w:rPr><w:t>Solo 28 de 1.122 municipios cuentan con estaciones utilizables</w:t></w:r></w:p><w:p><w:pPr><w:pStyle w:val="BodyText"/><w:rPr></w:rPr></w:pPr><w:r><w:rPr></w:rPr><w:drawing><wp:inline distT="0" distB="0" distL="0" distR="0"><wp:extent cx="5579745" cy="4005580"/><wp:effectExtent l="0" t="0" r="0" b="0"/><wp:docPr id="4" name="Image4"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4" name="Image4" descr=""></pic:cNvPr><pic:cNvPicPr><a:picLocks noChangeAspect="1" noChangeArrowheads="1"/></pic:cNvPicPr></pic:nvPicPr><pic:blipFill><a:blip r:embed="rId5"></a:blip><a:stretch><a:fillRect/></a:stretch></pic:blipFill><pic:spPr bwMode="auto"><a:xfrm><a:off x="0" y="0"/><a:ext cx="5579745" cy="4005580"/></a:xfrm><a:prstGeom prst="rect"><a:avLst/></a:prstGeom></pic:spPr></pic:pic></a:graphicData></a:graphic></wp:inline></w:drawing></w:r></w:p><w:p><w:pPr><w:pStyle w:val="FiguraNota"/><w:rPr></w:rPr></w:pPr><w:r><w:rPr><w:i/><w:iCs/></w:rPr><w:t>Nota.</w:t></w:r><w:r><w:rPr></w:rPr><w:t xml:space="preserve"> Elaboración propia con datos del informe de vigilancia tecnológica del proyecto (Equipo formulador, 2026, pp. 10-11 y 19-21) y de Rodríguez-Villamizar et al. (2022, pp. 3 y 6). Los </w:t></w:r><w:ins w:id="1132" w:author="Unknown Author" w:date="2026-10-30T04:17:53Z"><w:r><w:rPr></w:rPr><w:t>dos</w:t></w:r></w:ins><w:del w:id="1133" w:author="Unknown Author" w:date="2026-10-30T04:17:53Z"><w:r><w:rPr></w:rPr><w:delText>12</w:delText></w:r></w:del><w:r><w:rPr></w:rPr><w:t xml:space="preserve"> municipios focalizados son </w:t></w:r><w:ins w:id="1134" w:author="Unknown Author" w:date="2026-10-30T04:17:53Z"><w:r><w:rPr></w:rPr><w:t>los lugares de ejecución del proyecto</w:t></w:r></w:ins><w:del w:id="1135" w:author="Unknown Author" w:date="2026-10-30T04:17:53Z"><w:r><w:rPr></w:rPr><w:delText>un supuesto de trabajo</w:delText></w:r></w:del><w:r><w:rPr></w:rPr><w:t>. Las cifras de terceros no se verificaron de forma independiente.</w:t></w:r></w:p><w:p><w:pPr><w:pStyle w:val="BodyText"/><w:rPr></w:rPr></w:pPr><w:r><w:rPr></w:rPr><w:t xml:space="preserve">La Figura 5.1 compara el total de municipios con los que miden, los que cuentan con estaciones utilizables y los </w:t></w:r><w:ins w:id="1136" w:author="Unknown Author" w:date="2026-10-30T04:17:53Z"><w:r><w:rPr></w:rPr><w:t>dos</w:t></w:r></w:ins><w:del w:id="1137" w:author="Unknown Author" w:date="2026-10-30T04:17:53Z"><w:r><w:rPr></w:rPr><w:delText>12</w:delText></w:r></w:del><w:r><w:rPr></w:rPr><w:t xml:space="preserve"> focalizados. Esa comparación dimensiona el contexto y no mide el problema del territorio. Dentro de las 209 estaciones reportadas, 154 se integran a un sistema de vigilancia. Falta saber cuántas de ellas están en </w:t></w:r><w:ins w:id="1138" w:author="Unknown Author" w:date="2026-10-30T04:17:53Z"><w:r><w:rPr></w:rPr><w:t>Manizales y en Calarcá</w:t></w:r></w:ins><w:del w:id="1139" w:author="Unknown Author" w:date="2026-10-30T04:17:53Z"><w:r><w:rPr></w:rPr><w:delText>los 12 municipios</w:delText></w:r></w:del><w:r><w:rPr></w:rPr><w:t>. La línea base propia se mide en el primer tramo con los instrumentos del proyecto. La Tabla 5.5 registra cada línea base, su meta y su fuente de verificación.</w:t></w:r></w:p><w:p><w:pPr><w:pStyle w:val="TablaRotulo"/><w:rPr></w:rPr></w:pPr><w:bookmarkStart w:id="39" w:name="rot_Tabla_5_5"/><w:r><w:rPr><w:b/><w:bCs/></w:rPr><w:t>Tabla 5.5</w:t></w:r><w:bookmarkEnd w:id="39"/></w:p><w:p><w:pPr><w:pStyle w:val="TablaTitulo"/><w:rPr></w:rPr></w:pPr><w:r><w:rPr><w:i/><w:iCs/></w:rPr><w:t>Línea base propia, meta y fuente de verificación de los indicadores de resultado e impacto</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174"/><w:gridCol w:w="2092"/><w:gridCol w:w="1924"/><w:gridCol w:w="2175"/><w:gridCol w:w="1589"/></w:tblGrid><w:tr><w:trPr><w:tblHeader w:val="true"/><w:ins w:id="1140" w:author="Unknown Author" w:date="2026-10-30T04:17:53Z"/><w:cantSplit w:val="true"/></w:trPr><w:tc><w:tcPr><w:tcW w:w="217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142" w:author="Unknown Author" w:date="2026-10-30T04:17:53Z"></w:ins></w:rPr></w:pPr><w:ins w:id="1141" w:author="Unknown Author" w:date="2026-10-30T04:17:53Z"><w:r><w:rPr><w:b/><w:kern w:val="0"/><w:szCs w:val="24"/><w:lang w:val="es-CO" w:eastAsia="en-US" w:bidi="ar-SA"/></w:rPr><w:t>Indicador</w:t></w:r></w:ins></w:p></w:tc><w:tc><w:tcPr><w:tcW w:w="209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144" w:author="Unknown Author" w:date="2026-10-30T04:17:53Z"></w:ins></w:rPr></w:pPr><w:ins w:id="1143" w:author="Unknown Author" w:date="2026-10-30T04:17:53Z"><w:r><w:rPr><w:b/><w:kern w:val="0"/><w:szCs w:val="24"/><w:lang w:val="es-CO" w:eastAsia="en-US" w:bidi="ar-SA"/></w:rPr><w:t>Línea base</w:t></w:r></w:ins></w:p></w:tc><w:tc><w:tcPr><w:tcW w:w="192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146" w:author="Unknown Author" w:date="2026-10-30T04:17:53Z"></w:ins></w:rPr></w:pPr><w:ins w:id="1145" w:author="Unknown Author" w:date="2026-10-30T04:17:53Z"><w:r><w:rPr><w:b/><w:kern w:val="0"/><w:szCs w:val="24"/><w:lang w:val="es-CO" w:eastAsia="en-US" w:bidi="ar-SA"/></w:rPr><w:t>Meta</w:t></w:r></w:ins></w:p></w:tc><w:tc><w:tcPr><w:tcW w:w="217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148" w:author="Unknown Author" w:date="2026-10-30T04:17:53Z"></w:ins></w:rPr></w:pPr><w:ins w:id="1147" w:author="Unknown Author" w:date="2026-10-30T04:17:53Z"><w:r><w:rPr><w:b/><w:kern w:val="0"/><w:szCs w:val="24"/><w:lang w:val="es-CO" w:eastAsia="en-US" w:bidi="ar-SA"/></w:rPr><w:t>Fuente de verificación</w:t></w:r></w:ins></w:p></w:tc><w:tc><w:tcPr><w:tcW w:w="158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150" w:author="Unknown Author" w:date="2026-10-30T04:17:53Z"></w:ins></w:rPr></w:pPr><w:ins w:id="1149" w:author="Unknown Author" w:date="2026-10-30T04:17:53Z"><w:r><w:rPr><w:b/><w:kern w:val="0"/><w:szCs w:val="24"/><w:lang w:val="es-CO" w:eastAsia="en-US" w:bidi="ar-SA"/></w:rPr><w:t>Estado</w:t></w:r></w:ins></w:p></w:tc></w:tr><w:tr><w:trPr><w:ins w:id="1151" w:author="Unknown Author" w:date="2026-10-30T04:17:53Z"/><w:cantSplit w:val="true"/></w:trPr><w:tc><w:tcPr><w:tcW w:w="2174" w:type="dxa"/><w:tcBorders></w:tcBorders></w:tcPr><w:p><w:pPr><w:pStyle w:val="Tabla9"/><w:widowControl/><w:jc w:val="left"/><w:rPr><w:kern w:val="0"/><w:szCs w:val="24"/><w:lang w:val="es-CO" w:eastAsia="en-US" w:bidi="ar-SA"/><w:ins w:id="1153" w:author="Unknown Author" w:date="2026-10-30T04:17:53Z"></w:ins></w:rPr></w:pPr><w:ins w:id="1152" w:author="Unknown Author" w:date="2026-10-30T04:17:53Z"><w:r><w:rPr><w:kern w:val="0"/><w:szCs w:val="24"/><w:lang w:val="es-CO" w:eastAsia="en-US" w:bidi="ar-SA"/></w:rPr><w:t>Error de los nodos frente a la referencia</w:t></w:r></w:ins></w:p></w:tc><w:tc><w:tcPr><w:tcW w:w="2092" w:type="dxa"/><w:tcBorders></w:tcBorders></w:tcPr><w:p><w:pPr><w:pStyle w:val="Tabla9"/><w:widowControl/><w:jc w:val="left"/><w:rPr><w:kern w:val="0"/><w:szCs w:val="24"/><w:lang w:val="es-CO" w:eastAsia="en-US" w:bidi="ar-SA"/><w:ins w:id="1155" w:author="Unknown Author" w:date="2026-10-30T04:17:53Z"></w:ins></w:rPr></w:pPr><w:ins w:id="1154" w:author="Unknown Author" w:date="2026-10-30T04:17:53Z"><w:r><w:rPr><w:kern w:val="0"/><w:szCs w:val="24"/><w:lang w:val="es-CO" w:eastAsia="en-US" w:bidi="ar-SA"/></w:rPr><w:t>Se mide en el tramo 1; la colocalización termina en el mes 10</w:t></w:r></w:ins></w:p></w:tc><w:tc><w:tcPr><w:tcW w:w="1924" w:type="dxa"/><w:tcBorders></w:tcBorders></w:tcPr><w:p><w:pPr><w:pStyle w:val="Tabla9"/><w:widowControl/><w:jc w:val="left"/><w:rPr><w:kern w:val="0"/><w:szCs w:val="24"/><w:lang w:val="es-CO" w:eastAsia="en-US" w:bidi="ar-SA"/><w:ins w:id="1157" w:author="Unknown Author" w:date="2026-10-30T04:17:53Z"></w:ins></w:rPr></w:pPr><w:ins w:id="1156" w:author="Unknown Author" w:date="2026-10-30T04:17:53Z"><w:r><w:rPr><w:kern w:val="0"/><w:szCs w:val="24"/><w:lang w:val="es-CO" w:eastAsia="en-US" w:bidi="ar-SA"/></w:rPr><w:t>R² ≥ 0,70 y NRMSE ≤ 30 % en 100 nodos al mes 24</w:t></w:r></w:ins></w:p></w:tc><w:tc><w:tcPr><w:tcW w:w="2175" w:type="dxa"/><w:tcBorders></w:tcBorders></w:tcPr><w:p><w:pPr><w:pStyle w:val="Tabla9"/><w:widowControl/><w:jc w:val="left"/><w:rPr><w:kern w:val="0"/><w:szCs w:val="24"/><w:lang w:val="es-CO" w:eastAsia="en-US" w:bidi="ar-SA"/><w:ins w:id="1159" w:author="Unknown Author" w:date="2026-10-30T04:17:53Z"></w:ins></w:rPr></w:pPr><w:ins w:id="1158" w:author="Unknown Author" w:date="2026-10-30T04:17:53Z"><w:r><w:rPr><w:kern w:val="0"/><w:szCs w:val="24"/><w:lang w:val="es-CO" w:eastAsia="en-US" w:bidi="ar-SA"/></w:rPr><w:t>Base de datos de colocalización y acta de la compuerta del mes 12</w:t></w:r></w:ins></w:p></w:tc><w:tc><w:tcPr><w:tcW w:w="1589" w:type="dxa"/><w:tcBorders></w:tcBorders></w:tcPr><w:p><w:pPr><w:pStyle w:val="Tabla9"/><w:widowControl/><w:jc w:val="left"/><w:rPr><w:kern w:val="0"/><w:szCs w:val="24"/><w:lang w:val="es-CO" w:eastAsia="en-US" w:bidi="ar-SA"/><w:ins w:id="1161" w:author="Unknown Author" w:date="2026-10-30T04:17:53Z"></w:ins></w:rPr></w:pPr><w:ins w:id="1160" w:author="Unknown Author" w:date="2026-10-30T04:17:53Z"><w:r><w:rPr><w:kern w:val="0"/><w:szCs w:val="24"/><w:lang w:val="es-CO" w:eastAsia="en-US" w:bidi="ar-SA"/></w:rPr><w:t>Por medir</w:t></w:r></w:ins></w:p></w:tc></w:tr><w:tr><w:trPr><w:ins w:id="1162" w:author="Unknown Author" w:date="2026-10-30T04:17:53Z"/><w:cantSplit w:val="true"/></w:trPr><w:tc><w:tcPr><w:tcW w:w="2174" w:type="dxa"/><w:tcBorders></w:tcBorders><w:shd w:color="auto" w:fill="F7F7F7" w:val="clear"/></w:tcPr><w:p><w:pPr><w:pStyle w:val="Tabla9"/><w:widowControl/><w:jc w:val="left"/><w:rPr><w:kern w:val="0"/><w:szCs w:val="24"/><w:lang w:val="es-CO" w:eastAsia="en-US" w:bidi="ar-SA"/><w:ins w:id="1164" w:author="Unknown Author" w:date="2026-10-30T04:17:53Z"></w:ins></w:rPr></w:pPr><w:ins w:id="1163" w:author="Unknown Author" w:date="2026-10-30T04:17:53Z"><w:r><w:rPr><w:kern w:val="0"/><w:szCs w:val="24"/><w:lang w:val="es-CO" w:eastAsia="en-US" w:bidi="ar-SA"/></w:rPr><w:t>Disponibilidad mensual de nodos</w:t></w:r></w:ins></w:p></w:tc><w:tc><w:tcPr><w:tcW w:w="2092" w:type="dxa"/><w:tcBorders></w:tcBorders><w:shd w:color="auto" w:fill="F7F7F7" w:val="clear"/></w:tcPr><w:p><w:pPr><w:pStyle w:val="Tabla9"/><w:widowControl/><w:jc w:val="left"/><w:rPr><w:kern w:val="0"/><w:szCs w:val="24"/><w:lang w:val="es-CO" w:eastAsia="en-US" w:bidi="ar-SA"/><w:ins w:id="1166" w:author="Unknown Author" w:date="2026-10-30T04:17:53Z"></w:ins></w:rPr></w:pPr><w:ins w:id="1165" w:author="Unknown Author" w:date="2026-10-30T04:17:53Z"><w:r><w:rPr><w:kern w:val="0"/><w:szCs w:val="24"/><w:lang w:val="es-CO" w:eastAsia="en-US" w:bidi="ar-SA"/></w:rPr><w:t>0 %</w:t></w:r></w:ins></w:p></w:tc><w:tc><w:tcPr><w:tcW w:w="1924" w:type="dxa"/><w:tcBorders></w:tcBorders><w:shd w:color="auto" w:fill="F7F7F7" w:val="clear"/></w:tcPr><w:p><w:pPr><w:pStyle w:val="Tabla9"/><w:widowControl/><w:jc w:val="left"/><w:rPr><w:kern w:val="0"/><w:szCs w:val="24"/><w:lang w:val="es-CO" w:eastAsia="en-US" w:bidi="ar-SA"/><w:ins w:id="1169" w:author="Unknown Author" w:date="2026-10-30T04:17:53Z"></w:ins></w:rPr></w:pPr><w:ins w:id="1167" w:author="Unknown Author" w:date="2026-10-30T04:17:53Z"><w:r><w:rPr><w:kern w:val="0"/><w:szCs w:val="24"/><w:lang w:val="es-CO" w:eastAsia="en-US" w:bidi="ar-SA"/></w:rPr><w:t xml:space="preserve">≥ </w:t></w:r></w:ins><w:ins w:id="1168" w:author="Unknown Author" w:date="2026-10-30T04:17:53Z"><w:r><w:rPr><w:kern w:val="0"/><w:szCs w:val="24"/><w:lang w:val="es-CO" w:eastAsia="en-US" w:bidi="ar-SA"/></w:rPr><w:t>90 % y pérdida de paquetes ≤ 10 % al mes 24</w:t></w:r></w:ins></w:p></w:tc><w:tc><w:tcPr><w:tcW w:w="2175" w:type="dxa"/><w:tcBorders></w:tcBorders><w:shd w:color="auto" w:fill="F7F7F7" w:val="clear"/></w:tcPr><w:p><w:pPr><w:pStyle w:val="Tabla9"/><w:widowControl/><w:jc w:val="left"/><w:rPr><w:kern w:val="0"/><w:szCs w:val="24"/><w:lang w:val="es-CO" w:eastAsia="en-US" w:bidi="ar-SA"/><w:ins w:id="1171" w:author="Unknown Author" w:date="2026-10-30T04:17:53Z"></w:ins></w:rPr></w:pPr><w:ins w:id="1170" w:author="Unknown Author" w:date="2026-10-30T04:17:53Z"><w:r><w:rPr><w:kern w:val="0"/><w:szCs w:val="24"/><w:lang w:val="es-CO" w:eastAsia="en-US" w:bidi="ar-SA"/></w:rPr><w:t>Registros de la plataforma</w:t></w:r></w:ins></w:p></w:tc><w:tc><w:tcPr><w:tcW w:w="1589" w:type="dxa"/><w:tcBorders></w:tcBorders><w:shd w:color="auto" w:fill="F7F7F7" w:val="clear"/></w:tcPr><w:p><w:pPr><w:pStyle w:val="Tabla9"/><w:widowControl/><w:jc w:val="left"/><w:rPr><w:kern w:val="0"/><w:szCs w:val="24"/><w:lang w:val="es-CO" w:eastAsia="en-US" w:bidi="ar-SA"/><w:ins w:id="1173" w:author="Unknown Author" w:date="2026-10-30T04:17:53Z"></w:ins></w:rPr></w:pPr><w:ins w:id="1172" w:author="Unknown Author" w:date="2026-10-30T04:17:53Z"><w:r><w:rPr><w:kern w:val="0"/><w:szCs w:val="24"/><w:lang w:val="es-CO" w:eastAsia="en-US" w:bidi="ar-SA"/></w:rPr><w:t>Sin red instalada</w:t></w:r></w:ins></w:p></w:tc></w:tr><w:tr><w:trPr><w:ins w:id="1174" w:author="Unknown Author" w:date="2026-10-30T04:17:53Z"/><w:cantSplit w:val="true"/></w:trPr><w:tc><w:tcPr><w:tcW w:w="2174" w:type="dxa"/><w:tcBorders></w:tcBorders></w:tcPr><w:p><w:pPr><w:pStyle w:val="Tabla9"/><w:widowControl/><w:jc w:val="left"/><w:rPr><w:kern w:val="0"/><w:szCs w:val="24"/><w:lang w:val="es-CO" w:eastAsia="en-US" w:bidi="ar-SA"/><w:ins w:id="1176" w:author="Unknown Author" w:date="2026-10-30T04:17:53Z"></w:ins></w:rPr></w:pPr><w:ins w:id="1175" w:author="Unknown Author" w:date="2026-10-30T04:17:53Z"><w:r><w:rPr><w:kern w:val="0"/><w:szCs w:val="24"/><w:lang w:val="es-CO" w:eastAsia="en-US" w:bidi="ar-SA"/></w:rPr><w:t>Uso institucional del tablero y del protocolo</w:t></w:r></w:ins></w:p></w:tc><w:tc><w:tcPr><w:tcW w:w="2092" w:type="dxa"/><w:tcBorders></w:tcBorders></w:tcPr><w:p><w:pPr><w:pStyle w:val="Tabla9"/><w:widowControl/><w:jc w:val="left"/><w:rPr><w:kern w:val="0"/><w:szCs w:val="24"/><w:lang w:val="es-CO" w:eastAsia="en-US" w:bidi="ar-SA"/><w:ins w:id="1178" w:author="Unknown Author" w:date="2026-10-30T04:17:53Z"></w:ins></w:rPr></w:pPr><w:ins w:id="1177" w:author="Unknown Author" w:date="2026-10-30T04:17:53Z"><w:r><w:rPr><w:kern w:val="0"/><w:szCs w:val="24"/><w:lang w:val="es-CO" w:eastAsia="en-US" w:bidi="ar-SA"/></w:rPr><w:t>Sin uso documentado</w:t></w:r></w:ins></w:p></w:tc><w:tc><w:tcPr><w:tcW w:w="1924" w:type="dxa"/><w:tcBorders></w:tcBorders></w:tcPr><w:p><w:pPr><w:pStyle w:val="Tabla9"/><w:widowControl/><w:jc w:val="left"/><w:rPr><w:kern w:val="0"/><w:szCs w:val="24"/><w:lang w:val="es-CO" w:eastAsia="en-US" w:bidi="ar-SA"/><w:ins w:id="1181" w:author="Unknown Author" w:date="2026-10-30T04:17:53Z"></w:ins></w:rPr></w:pPr><w:ins w:id="1179" w:author="Unknown Author" w:date="2026-10-30T04:17:53Z"><w:r><w:rPr><w:kern w:val="0"/><w:szCs w:val="24"/><w:lang w:val="es-CO" w:eastAsia="en-US" w:bidi="ar-SA"/></w:rPr><w:t xml:space="preserve">≥ </w:t></w:r></w:ins><w:ins w:id="1180" w:author="Unknown Author" w:date="2026-10-30T04:17:53Z"><w:r><w:rPr><w:kern w:val="0"/><w:szCs w:val="24"/><w:lang w:val="es-CO" w:eastAsia="en-US" w:bidi="ar-SA"/></w:rPr><w:t>3 de los 4 consejos focalizados (75 %) al mes 24</w:t></w:r></w:ins></w:p></w:tc><w:tc><w:tcPr><w:tcW w:w="2175" w:type="dxa"/><w:tcBorders></w:tcBorders></w:tcPr><w:p><w:pPr><w:pStyle w:val="Tabla9"/><w:widowControl/><w:jc w:val="left"/><w:rPr><w:kern w:val="0"/><w:szCs w:val="24"/><w:lang w:val="es-CO" w:eastAsia="en-US" w:bidi="ar-SA"/><w:ins w:id="1183" w:author="Unknown Author" w:date="2026-10-30T04:17:53Z"></w:ins></w:rPr></w:pPr><w:ins w:id="1182" w:author="Unknown Author" w:date="2026-10-30T04:17:53Z"><w:r><w:rPr><w:kern w:val="0"/><w:szCs w:val="24"/><w:lang w:val="es-CO" w:eastAsia="en-US" w:bidi="ar-SA"/></w:rPr><w:t>Actas de consejo y registro del tablero</w:t></w:r></w:ins></w:p></w:tc><w:tc><w:tcPr><w:tcW w:w="1589" w:type="dxa"/><w:tcBorders></w:tcBorders></w:tcPr><w:p><w:pPr><w:pStyle w:val="Tabla9"/><w:widowControl/><w:jc w:val="left"/><w:rPr><w:kern w:val="0"/><w:szCs w:val="24"/><w:lang w:val="es-CO" w:eastAsia="en-US" w:bidi="ar-SA"/><w:ins w:id="1185" w:author="Unknown Author" w:date="2026-10-30T04:17:53Z"></w:ins></w:rPr></w:pPr><w:ins w:id="1184" w:author="Unknown Author" w:date="2026-10-30T04:17:53Z"><w:r><w:rPr><w:kern w:val="0"/><w:szCs w:val="24"/><w:lang w:val="es-CO" w:eastAsia="en-US" w:bidi="ar-SA"/></w:rPr><w:t>Por medir</w:t></w:r></w:ins></w:p></w:tc></w:tr><w:tr><w:trPr><w:ins w:id="1186" w:author="Unknown Author" w:date="2026-10-30T04:17:53Z"/><w:cantSplit w:val="true"/></w:trPr><w:tc><w:tcPr><w:tcW w:w="2174" w:type="dxa"/><w:tcBorders></w:tcBorders><w:shd w:color="auto" w:fill="F7F7F7" w:val="clear"/></w:tcPr><w:p><w:pPr><w:pStyle w:val="Tabla9"/><w:widowControl/><w:jc w:val="left"/><w:rPr><w:kern w:val="0"/><w:szCs w:val="24"/><w:lang w:val="es-CO" w:eastAsia="en-US" w:bidi="ar-SA"/><w:ins w:id="1188" w:author="Unknown Author" w:date="2026-10-30T04:17:53Z"></w:ins></w:rPr></w:pPr><w:ins w:id="1187" w:author="Unknown Author" w:date="2026-10-30T04:17:53Z"><w:r><w:rPr><w:kern w:val="0"/><w:szCs w:val="24"/><w:lang w:val="es-CO" w:eastAsia="en-US" w:bidi="ar-SA"/></w:rPr><w:t>Reducción relativa de falsas alarmas</w:t></w:r></w:ins></w:p></w:tc><w:tc><w:tcPr><w:tcW w:w="2092" w:type="dxa"/><w:tcBorders></w:tcBorders><w:shd w:color="auto" w:fill="F7F7F7" w:val="clear"/></w:tcPr><w:p><w:pPr><w:pStyle w:val="Tabla9"/><w:widowControl/><w:jc w:val="left"/><w:rPr><w:kern w:val="0"/><w:szCs w:val="24"/><w:lang w:val="es-CO" w:eastAsia="en-US" w:bidi="ar-SA"/><w:ins w:id="1190" w:author="Unknown Author" w:date="2026-10-30T04:17:53Z"></w:ins></w:rPr></w:pPr><w:ins w:id="1189" w:author="Unknown Author" w:date="2026-10-30T04:17:53Z"><w:r><w:rPr><w:kern w:val="0"/><w:szCs w:val="24"/><w:lang w:val="es-CO" w:eastAsia="en-US" w:bidi="ar-SA"/></w:rPr><w:t>Se mide en el tramo 1</w:t></w:r></w:ins></w:p></w:tc><w:tc><w:tcPr><w:tcW w:w="1924" w:type="dxa"/><w:tcBorders></w:tcBorders><w:shd w:color="auto" w:fill="F7F7F7" w:val="clear"/></w:tcPr><w:p><w:pPr><w:pStyle w:val="Tabla9"/><w:widowControl/><w:jc w:val="left"/><w:rPr><w:kern w:val="0"/><w:szCs w:val="24"/><w:lang w:val="es-CO" w:eastAsia="en-US" w:bidi="ar-SA"/><w:ins w:id="1193" w:author="Unknown Author" w:date="2026-10-30T04:17:53Z"></w:ins></w:rPr></w:pPr><w:ins w:id="1191" w:author="Unknown Author" w:date="2026-10-30T04:17:53Z"><w:r><w:rPr><w:kern w:val="0"/><w:szCs w:val="24"/><w:lang w:val="es-CO" w:eastAsia="en-US" w:bidi="ar-SA"/></w:rPr><w:t xml:space="preserve">≥ </w:t></w:r></w:ins><w:ins w:id="1192" w:author="Unknown Author" w:date="2026-10-30T04:17:53Z"><w:r><w:rPr><w:kern w:val="0"/><w:szCs w:val="24"/><w:lang w:val="es-CO" w:eastAsia="en-US" w:bidi="ar-SA"/></w:rPr><w:t>30 % de reducción relativa</w:t></w:r></w:ins></w:p></w:tc><w:tc><w:tcPr><w:tcW w:w="2175" w:type="dxa"/><w:tcBorders></w:tcBorders><w:shd w:color="auto" w:fill="F7F7F7" w:val="clear"/></w:tcPr><w:p><w:pPr><w:pStyle w:val="Tabla9"/><w:widowControl/><w:jc w:val="left"/><w:rPr><w:kern w:val="0"/><w:szCs w:val="24"/><w:lang w:val="es-CO" w:eastAsia="en-US" w:bidi="ar-SA"/><w:ins w:id="1195" w:author="Unknown Author" w:date="2026-10-30T04:17:53Z"></w:ins></w:rPr></w:pPr><w:ins w:id="1194" w:author="Unknown Author" w:date="2026-10-30T04:17:53Z"><w:r><w:rPr><w:kern w:val="0"/><w:szCs w:val="24"/><w:lang w:val="es-CO" w:eastAsia="en-US" w:bidi="ar-SA"/></w:rPr><w:t>Registro de alertas y referencia colocalizada</w:t></w:r></w:ins></w:p></w:tc><w:tc><w:tcPr><w:tcW w:w="1589" w:type="dxa"/><w:tcBorders></w:tcBorders><w:shd w:color="auto" w:fill="F7F7F7" w:val="clear"/></w:tcPr><w:p><w:pPr><w:pStyle w:val="Tabla9"/><w:widowControl/><w:jc w:val="left"/><w:rPr><w:kern w:val="0"/><w:szCs w:val="24"/><w:lang w:val="es-CO" w:eastAsia="en-US" w:bidi="ar-SA"/><w:ins w:id="1197" w:author="Unknown Author" w:date="2026-10-30T04:17:53Z"></w:ins></w:rPr></w:pPr><w:ins w:id="1196" w:author="Unknown Author" w:date="2026-10-30T04:17:53Z"><w:r><w:rPr><w:kern w:val="0"/><w:szCs w:val="24"/><w:lang w:val="es-CO" w:eastAsia="en-US" w:bidi="ar-SA"/></w:rPr><w:t>Por medir</w:t></w:r></w:ins></w:p></w:tc></w:tr><w:tr><w:trPr><w:ins w:id="1198" w:author="Unknown Author" w:date="2026-10-30T04:17:53Z"/><w:cantSplit w:val="true"/></w:trPr><w:tc><w:tcPr><w:tcW w:w="2174" w:type="dxa"/><w:tcBorders></w:tcBorders></w:tcPr><w:p><w:pPr><w:pStyle w:val="Tabla9"/><w:widowControl/><w:jc w:val="left"/><w:rPr><w:kern w:val="0"/><w:szCs w:val="24"/><w:lang w:val="es-CO" w:eastAsia="en-US" w:bidi="ar-SA"/><w:ins w:id="1200" w:author="Unknown Author" w:date="2026-10-30T04:17:53Z"></w:ins></w:rPr></w:pPr><w:ins w:id="1199" w:author="Unknown Author" w:date="2026-10-30T04:17:53Z"><w:r><w:rPr><w:kern w:val="0"/><w:szCs w:val="24"/><w:lang w:val="es-CO" w:eastAsia="en-US" w:bidi="ar-SA"/></w:rPr><w:t>Capacidad instalada en custodios</w:t></w:r></w:ins></w:p></w:tc><w:tc><w:tcPr><w:tcW w:w="2092" w:type="dxa"/><w:tcBorders></w:tcBorders></w:tcPr><w:p><w:pPr><w:pStyle w:val="Tabla9"/><w:widowControl/><w:jc w:val="left"/><w:rPr><w:kern w:val="0"/><w:szCs w:val="24"/><w:lang w:val="es-CO" w:eastAsia="en-US" w:bidi="ar-SA"/><w:ins w:id="1202" w:author="Unknown Author" w:date="2026-10-30T04:17:53Z"></w:ins></w:rPr></w:pPr><w:ins w:id="1201" w:author="Unknown Author" w:date="2026-10-30T04:17:53Z"><w:r><w:rPr><w:kern w:val="0"/><w:szCs w:val="24"/><w:lang w:val="es-CO" w:eastAsia="en-US" w:bidi="ar-SA"/></w:rPr><w:t>0</w:t></w:r></w:ins></w:p></w:tc><w:tc><w:tcPr><w:tcW w:w="1924" w:type="dxa"/><w:tcBorders></w:tcBorders></w:tcPr><w:p><w:pPr><w:pStyle w:val="Tabla9"/><w:widowControl/><w:jc w:val="left"/><w:rPr><w:kern w:val="0"/><w:szCs w:val="24"/><w:lang w:val="es-CO" w:eastAsia="en-US" w:bidi="ar-SA"/><w:ins w:id="1205" w:author="Unknown Author" w:date="2026-10-30T04:17:53Z"></w:ins></w:rPr></w:pPr><w:ins w:id="1203" w:author="Unknown Author" w:date="2026-10-30T04:17:53Z"><w:r><w:rPr><w:kern w:val="0"/><w:szCs w:val="24"/><w:lang w:val="es-CO" w:eastAsia="en-US" w:bidi="ar-SA"/></w:rPr><w:t xml:space="preserve">≥ </w:t></w:r></w:ins><w:ins w:id="1204" w:author="Unknown Author" w:date="2026-10-30T04:17:53Z"><w:r><w:rPr><w:kern w:val="0"/><w:szCs w:val="24"/><w:lang w:val="es-CO" w:eastAsia="en-US" w:bidi="ar-SA"/></w:rPr><w:t>60 personas certificadas</w:t></w:r></w:ins></w:p></w:tc><w:tc><w:tcPr><w:tcW w:w="2175" w:type="dxa"/><w:tcBorders></w:tcBorders></w:tcPr><w:p><w:pPr><w:pStyle w:val="Tabla9"/><w:widowControl/><w:jc w:val="left"/><w:rPr><w:kern w:val="0"/><w:szCs w:val="24"/><w:lang w:val="es-CO" w:eastAsia="en-US" w:bidi="ar-SA"/><w:ins w:id="1207" w:author="Unknown Author" w:date="2026-10-30T04:17:53Z"></w:ins></w:rPr></w:pPr><w:ins w:id="1206" w:author="Unknown Author" w:date="2026-10-30T04:17:53Z"><w:r><w:rPr><w:kern w:val="0"/><w:szCs w:val="24"/><w:lang w:val="es-CO" w:eastAsia="en-US" w:bidi="ar-SA"/></w:rPr><w:t>Certificados de formación</w:t></w:r></w:ins></w:p></w:tc><w:tc><w:tcPr><w:tcW w:w="1589" w:type="dxa"/><w:tcBorders></w:tcBorders></w:tcPr><w:p><w:pPr><w:pStyle w:val="Tabla9"/><w:widowControl/><w:jc w:val="left"/><w:rPr><w:kern w:val="0"/><w:szCs w:val="24"/><w:lang w:val="es-CO" w:eastAsia="en-US" w:bidi="ar-SA"/><w:ins w:id="1209" w:author="Unknown Author" w:date="2026-10-30T04:17:53Z"></w:ins></w:rPr></w:pPr><w:ins w:id="1208" w:author="Unknown Author" w:date="2026-10-30T04:17:53Z"><w:r><w:rPr><w:kern w:val="0"/><w:szCs w:val="24"/><w:lang w:val="es-CO" w:eastAsia="en-US" w:bidi="ar-SA"/></w:rPr><w:t>Línea base cero</w:t></w:r></w:ins></w:p></w:tc></w:tr><w:tr><w:trPr><w:ins w:id="1210" w:author="Unknown Author" w:date="2026-10-30T04:17:53Z"/><w:cantSplit w:val="true"/></w:trPr><w:tc><w:tcPr><w:tcW w:w="2174" w:type="dxa"/><w:tcBorders></w:tcBorders><w:shd w:color="auto" w:fill="F7F7F7" w:val="clear"/></w:tcPr><w:p><w:pPr><w:pStyle w:val="Tabla9"/><w:widowControl/><w:jc w:val="left"/><w:rPr><w:kern w:val="0"/><w:szCs w:val="24"/><w:lang w:val="es-CO" w:eastAsia="en-US" w:bidi="ar-SA"/><w:ins w:id="1212" w:author="Unknown Author" w:date="2026-10-30T04:17:53Z"></w:ins></w:rPr></w:pPr><w:ins w:id="1211" w:author="Unknown Author" w:date="2026-10-30T04:17:53Z"><w:r><w:rPr><w:kern w:val="0"/><w:szCs w:val="24"/><w:lang w:val="es-CO" w:eastAsia="en-US" w:bidi="ar-SA"/></w:rPr><w:t>Desempeño del gemelo predictivo en demoliciones reales</w:t></w:r></w:ins></w:p></w:tc><w:tc><w:tcPr><w:tcW w:w="2092" w:type="dxa"/><w:tcBorders></w:tcBorders><w:shd w:color="auto" w:fill="F7F7F7" w:val="clear"/></w:tcPr><w:p><w:pPr><w:pStyle w:val="Tabla9"/><w:widowControl/><w:jc w:val="left"/><w:rPr><w:kern w:val="0"/><w:szCs w:val="24"/><w:lang w:val="es-CO" w:eastAsia="en-US" w:bidi="ar-SA"/><w:ins w:id="1214" w:author="Unknown Author" w:date="2026-10-30T04:17:53Z"></w:ins></w:rPr></w:pPr><w:ins w:id="1213" w:author="Unknown Author" w:date="2026-10-30T04:17:53Z"><w:r><w:rPr><w:kern w:val="0"/><w:szCs w:val="24"/><w:lang w:val="es-CO" w:eastAsia="en-US" w:bidi="ar-SA"/></w:rPr><w:t>Sin modelo predictivo</w:t></w:r></w:ins></w:p></w:tc><w:tc><w:tcPr><w:tcW w:w="1924" w:type="dxa"/><w:tcBorders></w:tcBorders><w:shd w:color="auto" w:fill="F7F7F7" w:val="clear"/></w:tcPr><w:p><w:pPr><w:pStyle w:val="Tabla9"/><w:widowControl/><w:jc w:val="left"/><w:rPr><w:kern w:val="0"/><w:szCs w:val="24"/><w:lang w:val="es-CO" w:eastAsia="en-US" w:bidi="ar-SA"/><w:ins w:id="1216" w:author="Unknown Author" w:date="2026-10-30T04:17:53Z"></w:ins></w:rPr></w:pPr><w:ins w:id="1215" w:author="Unknown Author" w:date="2026-10-30T04:17:53Z"><w:r><w:rPr><w:kern w:val="0"/><w:szCs w:val="24"/><w:lang w:val="es-CO" w:eastAsia="en-US" w:bidi="ar-SA"/></w:rPr><w:t>FAC2 ≥ 0,5 y sesgo fraccional absoluto ≤ 0,3 en al menos 6 eventos al mes 22</w:t></w:r></w:ins></w:p></w:tc><w:tc><w:tcPr><w:tcW w:w="2175" w:type="dxa"/><w:tcBorders></w:tcBorders><w:shd w:color="auto" w:fill="F7F7F7" w:val="clear"/></w:tcPr><w:p><w:pPr><w:pStyle w:val="Tabla9"/><w:widowControl/><w:jc w:val="left"/><w:rPr><w:kern w:val="0"/><w:szCs w:val="24"/><w:lang w:val="es-CO" w:eastAsia="en-US" w:bidi="ar-SA"/><w:ins w:id="1218" w:author="Unknown Author" w:date="2026-10-30T04:17:53Z"></w:ins></w:rPr></w:pPr><w:ins w:id="1217" w:author="Unknown Author" w:date="2026-10-30T04:17:53Z"><w:r><w:rPr><w:kern w:val="0"/><w:szCs w:val="24"/><w:lang w:val="es-CO" w:eastAsia="en-US" w:bidi="ar-SA"/></w:rPr><w:t>Informe de validación e informe del verificador independiente</w:t></w:r></w:ins></w:p></w:tc><w:tc><w:tcPr><w:tcW w:w="1589" w:type="dxa"/><w:tcBorders></w:tcBorders><w:shd w:color="auto" w:fill="F7F7F7" w:val="clear"/></w:tcPr><w:p><w:pPr><w:pStyle w:val="Tabla9"/><w:widowControl/><w:jc w:val="left"/><w:rPr><w:kern w:val="0"/><w:szCs w:val="24"/><w:lang w:val="es-CO" w:eastAsia="en-US" w:bidi="ar-SA"/><w:ins w:id="1220" w:author="Unknown Author" w:date="2026-10-30T04:17:53Z"></w:ins></w:rPr></w:pPr><w:ins w:id="1219" w:author="Unknown Author" w:date="2026-10-30T04:17:53Z"><w:r><w:rPr><w:kern w:val="0"/><w:szCs w:val="24"/><w:lang w:val="es-CO" w:eastAsia="en-US" w:bidi="ar-SA"/></w:rPr><w:t>Por medir</w:t></w:r></w:ins></w:p></w:tc></w:tr><w:tr><w:trPr><w:ins w:id="1221" w:author="Unknown Author" w:date="2026-10-30T04:17:53Z"/><w:cantSplit w:val="true"/></w:trPr><w:tc><w:tcPr><w:tcW w:w="2174" w:type="dxa"/><w:tcBorders></w:tcBorders></w:tcPr><w:p><w:pPr><w:pStyle w:val="Tabla9"/><w:widowControl/><w:jc w:val="left"/><w:rPr><w:kern w:val="0"/><w:szCs w:val="24"/><w:lang w:val="es-CO" w:eastAsia="en-US" w:bidi="ar-SA"/><w:ins w:id="1223" w:author="Unknown Author" w:date="2026-10-30T04:17:53Z"></w:ins></w:rPr></w:pPr><w:ins w:id="1222" w:author="Unknown Author" w:date="2026-10-30T04:17:53Z"><w:r><w:rPr><w:kern w:val="0"/><w:szCs w:val="24"/><w:lang w:val="es-CO" w:eastAsia="en-US" w:bidi="ar-SA"/></w:rPr><w:t>Evaluaciones previas de demolición entregadas</w:t></w:r></w:ins></w:p></w:tc><w:tc><w:tcPr><w:tcW w:w="2092" w:type="dxa"/><w:tcBorders></w:tcBorders></w:tcPr><w:p><w:pPr><w:pStyle w:val="Tabla9"/><w:widowControl/><w:jc w:val="left"/><w:rPr><w:kern w:val="0"/><w:szCs w:val="24"/><w:lang w:val="es-CO" w:eastAsia="en-US" w:bidi="ar-SA"/><w:ins w:id="1225" w:author="Unknown Author" w:date="2026-10-30T04:17:53Z"></w:ins></w:rPr></w:pPr><w:ins w:id="1224" w:author="Unknown Author" w:date="2026-10-30T04:17:53Z"><w:r><w:rPr><w:kern w:val="0"/><w:szCs w:val="24"/><w:lang w:val="es-CO" w:eastAsia="en-US" w:bidi="ar-SA"/></w:rPr><w:t>0</w:t></w:r></w:ins></w:p></w:tc><w:tc><w:tcPr><w:tcW w:w="1924" w:type="dxa"/><w:tcBorders></w:tcBorders></w:tcPr><w:p><w:pPr><w:pStyle w:val="Tabla9"/><w:widowControl/><w:jc w:val="left"/><w:rPr><w:kern w:val="0"/><w:szCs w:val="24"/><w:lang w:val="es-CO" w:eastAsia="en-US" w:bidi="ar-SA"/><w:ins w:id="1228" w:author="Unknown Author" w:date="2026-10-30T04:17:53Z"></w:ins></w:rPr></w:pPr><w:ins w:id="1226" w:author="Unknown Author" w:date="2026-10-30T04:17:53Z"><w:r><w:rPr><w:kern w:val="0"/><w:szCs w:val="24"/><w:lang w:val="es-CO" w:eastAsia="en-US" w:bidi="ar-SA"/></w:rPr><w:t xml:space="preserve">≥ </w:t></w:r></w:ins><w:ins w:id="1227" w:author="Unknown Author" w:date="2026-10-30T04:17:53Z"><w:r><w:rPr><w:kern w:val="0"/><w:szCs w:val="24"/><w:lang w:val="es-CO" w:eastAsia="en-US" w:bidi="ar-SA"/></w:rPr><w:t>12 informes, con al menos 3 por municipio, al mes 24</w:t></w:r></w:ins></w:p></w:tc><w:tc><w:tcPr><w:tcW w:w="2175" w:type="dxa"/><w:tcBorders></w:tcBorders></w:tcPr><w:p><w:pPr><w:pStyle w:val="Tabla9"/><w:widowControl/><w:jc w:val="left"/><w:rPr><w:kern w:val="0"/><w:szCs w:val="24"/><w:lang w:val="es-CO" w:eastAsia="en-US" w:bidi="ar-SA"/><w:ins w:id="1230" w:author="Unknown Author" w:date="2026-10-30T04:17:53Z"></w:ins></w:rPr></w:pPr><w:ins w:id="1229" w:author="Unknown Author" w:date="2026-10-30T04:17:53Z"><w:r><w:rPr><w:kern w:val="0"/><w:szCs w:val="24"/><w:lang w:val="es-CO" w:eastAsia="en-US" w:bidi="ar-SA"/></w:rPr><w:t>Informes firmados y constancia de recibo de la entidad territorial</w:t></w:r></w:ins></w:p></w:tc><w:tc><w:tcPr><w:tcW w:w="1589" w:type="dxa"/><w:tcBorders></w:tcBorders></w:tcPr><w:p><w:pPr><w:pStyle w:val="Tabla9"/><w:widowControl/><w:jc w:val="left"/><w:rPr><w:kern w:val="0"/><w:szCs w:val="24"/><w:lang w:val="es-CO" w:eastAsia="en-US" w:bidi="ar-SA"/><w:ins w:id="1232" w:author="Unknown Author" w:date="2026-10-30T04:17:53Z"></w:ins></w:rPr></w:pPr><w:ins w:id="1231" w:author="Unknown Author" w:date="2026-10-30T04:17:53Z"><w:r><w:rPr><w:kern w:val="0"/><w:szCs w:val="24"/><w:lang w:val="es-CO" w:eastAsia="en-US" w:bidi="ar-SA"/></w:rPr><w:t>Línea base cero</w:t></w:r></w:ins></w:p></w:tc></w:tr><w:tr><w:trPr><w:ins w:id="1233" w:author="Unknown Author" w:date="2026-10-30T04:17:53Z"/><w:cantSplit w:val="true"/></w:trPr><w:tc><w:tcPr><w:tcW w:w="2174" w:type="dxa"/><w:tcBorders></w:tcBorders><w:shd w:color="auto" w:fill="F7F7F7" w:val="clear"/></w:tcPr><w:p><w:pPr><w:pStyle w:val="Tabla9"/><w:widowControl/><w:jc w:val="left"/><w:rPr><w:kern w:val="0"/><w:szCs w:val="24"/><w:lang w:val="es-CO" w:eastAsia="en-US" w:bidi="ar-SA"/><w:ins w:id="1235" w:author="Unknown Author" w:date="2026-10-30T04:17:53Z"></w:ins></w:rPr></w:pPr><w:ins w:id="1234" w:author="Unknown Author" w:date="2026-10-30T04:17:53Z"><w:r><w:rPr><w:kern w:val="0"/><w:szCs w:val="24"/><w:lang w:val="es-CO" w:eastAsia="en-US" w:bidi="ar-SA"/></w:rPr><w:t>Activación del protocolo ante superación de umbral</w:t></w:r></w:ins></w:p></w:tc><w:tc><w:tcPr><w:tcW w:w="2092" w:type="dxa"/><w:tcBorders></w:tcBorders><w:shd w:color="auto" w:fill="F7F7F7" w:val="clear"/></w:tcPr><w:p><w:pPr><w:pStyle w:val="Tabla9"/><w:widowControl/><w:jc w:val="left"/><w:rPr><w:kern w:val="0"/><w:szCs w:val="24"/><w:lang w:val="es-CO" w:eastAsia="en-US" w:bidi="ar-SA"/><w:ins w:id="1237" w:author="Unknown Author" w:date="2026-10-30T04:17:53Z"></w:ins></w:rPr></w:pPr><w:ins w:id="1236" w:author="Unknown Author" w:date="2026-10-30T04:17:53Z"><w:r><w:rPr><w:kern w:val="0"/><w:szCs w:val="24"/><w:lang w:val="es-CO" w:eastAsia="en-US" w:bidi="ar-SA"/></w:rPr><w:t>Sin protocolo</w:t></w:r></w:ins></w:p></w:tc><w:tc><w:tcPr><w:tcW w:w="1924" w:type="dxa"/><w:tcBorders></w:tcBorders><w:shd w:color="auto" w:fill="F7F7F7" w:val="clear"/></w:tcPr><w:p><w:pPr><w:pStyle w:val="Tabla9"/><w:widowControl/><w:jc w:val="left"/><w:rPr><w:kern w:val="0"/><w:szCs w:val="24"/><w:lang w:val="es-CO" w:eastAsia="en-US" w:bidi="ar-SA"/><w:ins w:id="1240" w:author="Unknown Author" w:date="2026-10-30T04:17:53Z"></w:ins></w:rPr></w:pPr><w:ins w:id="1238" w:author="Unknown Author" w:date="2026-10-30T04:17:53Z"><w:r><w:rPr><w:kern w:val="0"/><w:szCs w:val="24"/><w:lang w:val="es-CO" w:eastAsia="en-US" w:bidi="ar-SA"/></w:rPr><w:t xml:space="preserve">≥ </w:t></w:r></w:ins><w:ins w:id="1239" w:author="Unknown Author" w:date="2026-10-30T04:17:53Z"><w:r><w:rPr><w:kern w:val="0"/><w:szCs w:val="24"/><w:lang w:val="es-CO" w:eastAsia="en-US" w:bidi="ar-SA"/></w:rPr><w:t>80 % a los 12 meses posteriores al cierre</w:t></w:r></w:ins></w:p></w:tc><w:tc><w:tcPr><w:tcW w:w="2175" w:type="dxa"/><w:tcBorders></w:tcBorders><w:shd w:color="auto" w:fill="F7F7F7" w:val="clear"/></w:tcPr><w:p><w:pPr><w:pStyle w:val="Tabla9"/><w:widowControl/><w:jc w:val="left"/><w:rPr><w:kern w:val="0"/><w:szCs w:val="24"/><w:lang w:val="es-CO" w:eastAsia="en-US" w:bidi="ar-SA"/><w:ins w:id="1242" w:author="Unknown Author" w:date="2026-10-30T04:17:53Z"></w:ins></w:rPr></w:pPr><w:ins w:id="1241" w:author="Unknown Author" w:date="2026-10-30T04:17:53Z"><w:r><w:rPr><w:kern w:val="0"/><w:szCs w:val="24"/><w:lang w:val="es-CO" w:eastAsia="en-US" w:bidi="ar-SA"/></w:rPr><w:t>Registro de activaciones</w:t></w:r></w:ins></w:p></w:tc><w:tc><w:tcPr><w:tcW w:w="1589" w:type="dxa"/><w:tcBorders></w:tcBorders><w:shd w:color="auto" w:fill="F7F7F7" w:val="clear"/></w:tcPr><w:p><w:pPr><w:pStyle w:val="Tabla9"/><w:widowControl/><w:jc w:val="left"/><w:rPr><w:kern w:val="0"/><w:szCs w:val="24"/><w:lang w:val="es-CO" w:eastAsia="en-US" w:bidi="ar-SA"/><w:ins w:id="1244" w:author="Unknown Author" w:date="2026-10-30T04:17:53Z"></w:ins></w:rPr></w:pPr><w:ins w:id="1243" w:author="Unknown Author" w:date="2026-10-30T04:17:53Z"><w:r><w:rPr><w:kern w:val="0"/><w:szCs w:val="24"/><w:lang w:val="es-CO" w:eastAsia="en-US" w:bidi="ar-SA"/></w:rPr><w:t>Se mide después del cierre</w:t></w:r></w:ins></w:p></w:tc></w:tr><w:tr><w:trPr><w:ins w:id="1245" w:author="Unknown Author" w:date="2026-10-30T04:17:53Z"/><w:cantSplit w:val="true"/></w:trPr><w:tc><w:tcPr><w:tcW w:w="2174" w:type="dxa"/><w:tcBorders></w:tcBorders></w:tcPr><w:p><w:pPr><w:pStyle w:val="Tabla9"/><w:widowControl/><w:jc w:val="left"/><w:rPr><w:kern w:val="0"/><w:szCs w:val="24"/><w:lang w:val="es-CO" w:eastAsia="en-US" w:bidi="ar-SA"/><w:ins w:id="1247" w:author="Unknown Author" w:date="2026-10-30T04:17:53Z"></w:ins></w:rPr></w:pPr><w:ins w:id="1246" w:author="Unknown Author" w:date="2026-10-30T04:17:53Z"><w:r><w:rPr><w:kern w:val="0"/><w:szCs w:val="24"/><w:lang w:val="es-CO" w:eastAsia="en-US" w:bidi="ar-SA"/></w:rPr><w:t>Continuidad de la red bajo custodia</w:t></w:r></w:ins></w:p></w:tc><w:tc><w:tcPr><w:tcW w:w="2092" w:type="dxa"/><w:tcBorders></w:tcBorders></w:tcPr><w:p><w:pPr><w:pStyle w:val="Tabla9"/><w:widowControl/><w:jc w:val="left"/><w:rPr><w:kern w:val="0"/><w:szCs w:val="24"/><w:lang w:val="es-CO" w:eastAsia="en-US" w:bidi="ar-SA"/><w:ins w:id="1249" w:author="Unknown Author" w:date="2026-10-30T04:17:53Z"></w:ins></w:rPr></w:pPr><w:ins w:id="1248" w:author="Unknown Author" w:date="2026-10-30T04:17:53Z"><w:r><w:rPr><w:kern w:val="0"/><w:szCs w:val="24"/><w:lang w:val="es-CO" w:eastAsia="en-US" w:bidi="ar-SA"/></w:rPr><w:t>0</w:t></w:r></w:ins></w:p></w:tc><w:tc><w:tcPr><w:tcW w:w="1924" w:type="dxa"/><w:tcBorders></w:tcBorders></w:tcPr><w:p><w:pPr><w:pStyle w:val="Tabla9"/><w:widowControl/><w:jc w:val="left"/><w:rPr><w:kern w:val="0"/><w:szCs w:val="24"/><w:lang w:val="es-CO" w:eastAsia="en-US" w:bidi="ar-SA"/><w:ins w:id="1252" w:author="Unknown Author" w:date="2026-10-30T04:17:53Z"></w:ins></w:rPr></w:pPr><w:ins w:id="1250" w:author="Unknown Author" w:date="2026-10-30T04:17:53Z"><w:r><w:rPr><w:kern w:val="0"/><w:szCs w:val="24"/><w:lang w:val="es-CO" w:eastAsia="en-US" w:bidi="ar-SA"/></w:rPr><w:t xml:space="preserve">≥ </w:t></w:r></w:ins><w:ins w:id="1251" w:author="Unknown Author" w:date="2026-10-30T04:17:53Z"><w:r><w:rPr><w:kern w:val="0"/><w:szCs w:val="24"/><w:lang w:val="es-CO" w:eastAsia="en-US" w:bidi="ar-SA"/></w:rPr><w:t>70 % a los 12 meses posteriores al cierre</w:t></w:r></w:ins></w:p></w:tc><w:tc><w:tcPr><w:tcW w:w="2175" w:type="dxa"/><w:tcBorders></w:tcBorders></w:tcPr><w:p><w:pPr><w:pStyle w:val="Tabla9"/><w:widowControl/><w:jc w:val="left"/><w:rPr><w:kern w:val="0"/><w:szCs w:val="24"/><w:lang w:val="es-CO" w:eastAsia="en-US" w:bidi="ar-SA"/><w:ins w:id="1254" w:author="Unknown Author" w:date="2026-10-30T04:17:53Z"></w:ins></w:rPr></w:pPr><w:ins w:id="1253" w:author="Unknown Author" w:date="2026-10-30T04:17:53Z"><w:r><w:rPr><w:kern w:val="0"/><w:szCs w:val="24"/><w:lang w:val="es-CO" w:eastAsia="en-US" w:bidi="ar-SA"/></w:rPr><w:t>Inventario de nodos operativos</w:t></w:r></w:ins></w:p></w:tc><w:tc><w:tcPr><w:tcW w:w="1589" w:type="dxa"/><w:tcBorders></w:tcBorders></w:tcPr><w:p><w:pPr><w:pStyle w:val="Tabla9"/><w:widowControl/><w:jc w:val="left"/><w:rPr><w:kern w:val="0"/><w:szCs w:val="24"/><w:lang w:val="es-CO" w:eastAsia="en-US" w:bidi="ar-SA"/><w:ins w:id="1256" w:author="Unknown Author" w:date="2026-10-30T04:17:53Z"></w:ins></w:rPr></w:pPr><w:ins w:id="1255" w:author="Unknown Author" w:date="2026-10-30T04:17:53Z"><w:r><w:rPr><w:kern w:val="0"/><w:szCs w:val="24"/><w:lang w:val="es-CO" w:eastAsia="en-US" w:bidi="ar-SA"/></w:rPr><w:t>Se mide después del cierre</w:t></w:r></w:ins></w:p></w:tc></w:tr><w:tr><w:trPr><w:ins w:id="1257" w:author="Unknown Author" w:date="2026-10-30T04:17:53Z"/><w:cantSplit w:val="true"/></w:trPr><w:tc><w:tcPr><w:tcW w:w="2174" w:type="dxa"/><w:tcBorders><w:bottom w:val="single" w:sz="12" w:space="0" w:color="2A3439"/></w:tcBorders><w:shd w:color="auto" w:fill="F7F7F7" w:val="clear"/></w:tcPr><w:p><w:pPr><w:pStyle w:val="Tabla9"/><w:keepNext w:val="true"/><w:widowControl/><w:jc w:val="left"/><w:rPr><w:kern w:val="0"/><w:szCs w:val="24"/><w:lang w:val="es-CO" w:eastAsia="en-US" w:bidi="ar-SA"/><w:ins w:id="1259" w:author="Unknown Author" w:date="2026-10-30T04:17:53Z"></w:ins></w:rPr></w:pPr><w:ins w:id="1258" w:author="Unknown Author" w:date="2026-10-30T04:17:53Z"><w:r><w:rPr><w:kern w:val="0"/><w:szCs w:val="24"/><w:lang w:val="es-CO" w:eastAsia="en-US" w:bidi="ar-SA"/></w:rPr><w:t>Personas expuestas en los sitios de remoción</w:t></w:r></w:ins></w:p></w:tc><w:tc><w:tcPr><w:tcW w:w="2092" w:type="dxa"/><w:tcBorders><w:bottom w:val="single" w:sz="12" w:space="0" w:color="2A3439"/></w:tcBorders><w:shd w:color="auto" w:fill="F7F7F7" w:val="clear"/></w:tcPr><w:p><w:pPr><w:pStyle w:val="Tabla9"/><w:keepNext w:val="true"/><w:widowControl/><w:jc w:val="left"/><w:rPr><w:kern w:val="0"/><w:szCs w:val="24"/><w:lang w:val="es-CO" w:eastAsia="en-US" w:bidi="ar-SA"/><w:ins w:id="1261" w:author="Unknown Author" w:date="2026-10-30T04:17:53Z"></w:ins></w:rPr></w:pPr><w:ins w:id="1260" w:author="Unknown Author" w:date="2026-10-30T04:17:53Z"><w:r><w:rPr><w:color w:val="00B050"/><w:kern w:val="0"/><w:szCs w:val="24"/><w:lang w:val="es-CO" w:eastAsia="en-US" w:bidi="ar-SA"/></w:rPr><w:t>[Diligenciar: número de personas expuestas por sitio]</w:t></w:r></w:ins></w:p></w:tc><w:tc><w:tcPr><w:tcW w:w="1924" w:type="dxa"/><w:tcBorders><w:bottom w:val="single" w:sz="12" w:space="0" w:color="2A3439"/></w:tcBorders><w:shd w:color="auto" w:fill="F7F7F7" w:val="clear"/></w:tcPr><w:p><w:pPr><w:pStyle w:val="Tabla9"/><w:keepNext w:val="true"/><w:widowControl/><w:jc w:val="left"/><w:rPr><w:kern w:val="0"/><w:szCs w:val="24"/><w:lang w:val="es-CO" w:eastAsia="en-US" w:bidi="ar-SA"/><w:ins w:id="1263" w:author="Unknown Author" w:date="2026-10-30T04:17:53Z"></w:ins></w:rPr></w:pPr><w:ins w:id="1262" w:author="Unknown Author" w:date="2026-10-30T04:17:53Z"><w:r><w:rPr><w:kern w:val="0"/><w:szCs w:val="24"/><w:lang w:val="es-CO" w:eastAsia="en-US" w:bidi="ar-SA"/></w:rPr><w:t>Sin meta propia</w:t></w:r></w:ins></w:p></w:tc><w:tc><w:tcPr><w:tcW w:w="2175" w:type="dxa"/><w:tcBorders><w:bottom w:val="single" w:sz="12" w:space="0" w:color="2A3439"/></w:tcBorders><w:shd w:color="auto" w:fill="F7F7F7" w:val="clear"/></w:tcPr><w:p><w:pPr><w:pStyle w:val="Tabla9"/><w:keepNext w:val="true"/><w:widowControl/><w:jc w:val="left"/><w:rPr><w:kern w:val="0"/><w:szCs w:val="24"/><w:lang w:val="es-CO" w:eastAsia="en-US" w:bidi="ar-SA"/><w:ins w:id="1265" w:author="Unknown Author" w:date="2026-10-30T04:17:53Z"></w:ins></w:rPr></w:pPr><w:ins w:id="1264" w:author="Unknown Author" w:date="2026-10-30T04:17:53Z"><w:r><w:rPr><w:kern w:val="0"/><w:szCs w:val="24"/><w:lang w:val="es-CO" w:eastAsia="en-US" w:bidi="ar-SA"/></w:rPr><w:t>Reporte oficial de afectación</w:t></w:r></w:ins></w:p></w:tc><w:tc><w:tcPr><w:tcW w:w="1589" w:type="dxa"/><w:tcBorders><w:bottom w:val="single" w:sz="12" w:space="0" w:color="2A3439"/></w:tcBorders><w:shd w:color="auto" w:fill="F7F7F7" w:val="clear"/></w:tcPr><w:p><w:pPr><w:pStyle w:val="Tabla9"/><w:keepNext w:val="true"/><w:widowControl/><w:jc w:val="left"/><w:rPr><w:kern w:val="0"/><w:szCs w:val="24"/><w:lang w:val="es-CO" w:eastAsia="en-US" w:bidi="ar-SA"/><w:ins w:id="1267" w:author="Unknown Author" w:date="2026-10-30T04:17:53Z"></w:ins></w:rPr></w:pPr><w:ins w:id="1266" w:author="Unknown Author" w:date="2026-10-30T04:17:53Z"><w:r><w:rPr><w:kern w:val="0"/><w:szCs w:val="24"/><w:lang w:val="es-CO" w:eastAsia="en-US" w:bidi="ar-SA"/></w:rPr><w:t>Por diligenciar</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156"/><w:gridCol w:w="2074"/><w:gridCol w:w="1991"/><w:gridCol w:w="2157"/><w:gridCol w:w="1576"/></w:tblGrid><w:tr><w:trPr><w:tblHeader w:val="true"/><w:del w:id="1268" w:author="Unknown Author" w:date="2026-10-30T04:17:53Z"/><w:cantSplit w:val="true"/></w:trPr><w:tc><w:tcPr><w:tcW w:w="2156"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270" w:author="Unknown Author" w:date="2026-10-30T04:17:53Z"></w:del></w:rPr></w:pPr><w:del w:id="1269" w:author="Unknown Author" w:date="2026-10-30T04:17:53Z"><w:r><w:rPr><w:b/><w:kern w:val="0"/><w:szCs w:val="24"/><w:lang w:val="es-CO" w:eastAsia="en-US" w:bidi="ar-SA"/></w:rPr><w:delText>Indicador</w:delText></w:r></w:del></w:p></w:tc><w:tc><w:tcPr><w:tcW w:w="207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272" w:author="Unknown Author" w:date="2026-10-30T04:17:53Z"></w:del></w:rPr></w:pPr><w:del w:id="1271" w:author="Unknown Author" w:date="2026-10-30T04:17:53Z"><w:r><w:rPr><w:b/><w:kern w:val="0"/><w:szCs w:val="24"/><w:lang w:val="es-CO" w:eastAsia="en-US" w:bidi="ar-SA"/></w:rPr><w:delText>Línea base</w:delText></w:r></w:del></w:p></w:tc><w:tc><w:tcPr><w:tcW w:w="199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274" w:author="Unknown Author" w:date="2026-10-30T04:17:53Z"></w:del></w:rPr></w:pPr><w:del w:id="1273" w:author="Unknown Author" w:date="2026-10-30T04:17:53Z"><w:r><w:rPr><w:b/><w:kern w:val="0"/><w:szCs w:val="24"/><w:lang w:val="es-CO" w:eastAsia="en-US" w:bidi="ar-SA"/></w:rPr><w:delText>Meta</w:delText></w:r></w:del></w:p></w:tc><w:tc><w:tcPr><w:tcW w:w="215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276" w:author="Unknown Author" w:date="2026-10-30T04:17:53Z"></w:del></w:rPr></w:pPr><w:del w:id="1275" w:author="Unknown Author" w:date="2026-10-30T04:17:53Z"><w:r><w:rPr><w:b/><w:kern w:val="0"/><w:szCs w:val="24"/><w:lang w:val="es-CO" w:eastAsia="en-US" w:bidi="ar-SA"/></w:rPr><w:delText>Fuente de verificación</w:delText></w:r></w:del></w:p></w:tc><w:tc><w:tcPr><w:tcW w:w="1576"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278" w:author="Unknown Author" w:date="2026-10-30T04:17:53Z"></w:del></w:rPr></w:pPr><w:del w:id="1277" w:author="Unknown Author" w:date="2026-10-30T04:17:53Z"><w:r><w:rPr><w:b/><w:kern w:val="0"/><w:szCs w:val="24"/><w:lang w:val="es-CO" w:eastAsia="en-US" w:bidi="ar-SA"/></w:rPr><w:delText>Estado</w:delText></w:r></w:del></w:p></w:tc></w:tr><w:tr><w:trPr><w:del w:id="1279" w:author="Unknown Author" w:date="2026-10-30T04:17:53Z"/><w:cantSplit w:val="true"/></w:trPr><w:tc><w:tcPr><w:tcW w:w="2156" w:type="dxa"/><w:tcBorders></w:tcBorders></w:tcPr><w:p><w:pPr><w:pStyle w:val="Tabla9"/><w:widowControl/><w:jc w:val="left"/><w:rPr><w:kern w:val="0"/><w:szCs w:val="24"/><w:lang w:val="es-CO" w:eastAsia="en-US" w:bidi="ar-SA"/><w:del w:id="1281" w:author="Unknown Author" w:date="2026-10-30T04:17:53Z"></w:del></w:rPr></w:pPr><w:del w:id="1280" w:author="Unknown Author" w:date="2026-10-30T04:17:53Z"><w:r><w:rPr><w:kern w:val="0"/><w:szCs w:val="24"/><w:lang w:val="es-CO" w:eastAsia="en-US" w:bidi="ar-SA"/></w:rPr><w:delText>Error de los nodos frente a la referencia</w:delText></w:r></w:del></w:p></w:tc><w:tc><w:tcPr><w:tcW w:w="2074" w:type="dxa"/><w:tcBorders></w:tcBorders></w:tcPr><w:p><w:pPr><w:pStyle w:val="Tabla9"/><w:widowControl/><w:jc w:val="left"/><w:rPr><w:kern w:val="0"/><w:szCs w:val="24"/><w:lang w:val="es-CO" w:eastAsia="en-US" w:bidi="ar-SA"/><w:del w:id="1283" w:author="Unknown Author" w:date="2026-10-30T04:17:53Z"></w:del></w:rPr></w:pPr><w:del w:id="1282" w:author="Unknown Author" w:date="2026-10-30T04:17:53Z"><w:r><w:rPr><w:kern w:val="0"/><w:szCs w:val="24"/><w:lang w:val="es-CO" w:eastAsia="en-US" w:bidi="ar-SA"/></w:rPr><w:delText>Se mide en el tramo 1; la colocalización termina en el mes 10</w:delText></w:r></w:del></w:p></w:tc><w:tc><w:tcPr><w:tcW w:w="1991" w:type="dxa"/><w:tcBorders></w:tcBorders></w:tcPr><w:p><w:pPr><w:pStyle w:val="Tabla9"/><w:widowControl/><w:jc w:val="left"/><w:rPr><w:kern w:val="0"/><w:szCs w:val="24"/><w:lang w:val="es-CO" w:eastAsia="en-US" w:bidi="ar-SA"/><w:del w:id="1285" w:author="Unknown Author" w:date="2026-10-30T04:17:53Z"></w:del></w:rPr></w:pPr><w:del w:id="1284" w:author="Unknown Author" w:date="2026-10-30T04:17:53Z"><w:r><w:rPr><w:kern w:val="0"/><w:szCs w:val="24"/><w:lang w:val="es-CO" w:eastAsia="en-US" w:bidi="ar-SA"/></w:rPr><w:delText>R² ≥ 0,70 y NRMSE ≤ 30 % en 100 nodos al mes 24</w:delText></w:r></w:del></w:p></w:tc><w:tc><w:tcPr><w:tcW w:w="2157" w:type="dxa"/><w:tcBorders></w:tcBorders></w:tcPr><w:p><w:pPr><w:pStyle w:val="Tabla9"/><w:widowControl/><w:jc w:val="left"/><w:rPr><w:kern w:val="0"/><w:szCs w:val="24"/><w:lang w:val="es-CO" w:eastAsia="en-US" w:bidi="ar-SA"/><w:del w:id="1287" w:author="Unknown Author" w:date="2026-10-30T04:17:53Z"></w:del></w:rPr></w:pPr><w:del w:id="1286" w:author="Unknown Author" w:date="2026-10-30T04:17:53Z"><w:r><w:rPr><w:kern w:val="0"/><w:szCs w:val="24"/><w:lang w:val="es-CO" w:eastAsia="en-US" w:bidi="ar-SA"/></w:rPr><w:delText>Base de datos de colocalización y acta de la compuerta del mes 12</w:delText></w:r></w:del></w:p></w:tc><w:tc><w:tcPr><w:tcW w:w="1576" w:type="dxa"/><w:tcBorders></w:tcBorders></w:tcPr><w:p><w:pPr><w:pStyle w:val="Tabla9"/><w:widowControl/><w:jc w:val="left"/><w:rPr><w:kern w:val="0"/><w:szCs w:val="24"/><w:lang w:val="es-CO" w:eastAsia="en-US" w:bidi="ar-SA"/><w:del w:id="1289" w:author="Unknown Author" w:date="2026-10-30T04:17:53Z"></w:del></w:rPr></w:pPr><w:del w:id="1288" w:author="Unknown Author" w:date="2026-10-30T04:17:53Z"><w:r><w:rPr><w:kern w:val="0"/><w:szCs w:val="24"/><w:lang w:val="es-CO" w:eastAsia="en-US" w:bidi="ar-SA"/></w:rPr><w:delText>Por medir</w:delText></w:r></w:del></w:p></w:tc></w:tr><w:tr><w:trPr><w:del w:id="1290" w:author="Unknown Author" w:date="2026-10-30T04:17:53Z"/><w:cantSplit w:val="true"/></w:trPr><w:tc><w:tcPr><w:tcW w:w="2156" w:type="dxa"/><w:tcBorders></w:tcBorders><w:shd w:color="auto" w:fill="F7F7F7" w:val="clear"/></w:tcPr><w:p><w:pPr><w:pStyle w:val="Tabla9"/><w:widowControl/><w:jc w:val="left"/><w:rPr><w:kern w:val="0"/><w:szCs w:val="24"/><w:lang w:val="es-CO" w:eastAsia="en-US" w:bidi="ar-SA"/><w:del w:id="1292" w:author="Unknown Author" w:date="2026-10-30T04:17:53Z"></w:del></w:rPr></w:pPr><w:del w:id="1291" w:author="Unknown Author" w:date="2026-10-30T04:17:53Z"><w:r><w:rPr><w:kern w:val="0"/><w:szCs w:val="24"/><w:lang w:val="es-CO" w:eastAsia="en-US" w:bidi="ar-SA"/></w:rPr><w:delText>Disponibilidad mensual de nodos</w:delText></w:r></w:del></w:p></w:tc><w:tc><w:tcPr><w:tcW w:w="2074" w:type="dxa"/><w:tcBorders></w:tcBorders><w:shd w:color="auto" w:fill="F7F7F7" w:val="clear"/></w:tcPr><w:p><w:pPr><w:pStyle w:val="Tabla9"/><w:widowControl/><w:jc w:val="left"/><w:rPr><w:kern w:val="0"/><w:szCs w:val="24"/><w:lang w:val="es-CO" w:eastAsia="en-US" w:bidi="ar-SA"/><w:del w:id="1294" w:author="Unknown Author" w:date="2026-10-30T04:17:53Z"></w:del></w:rPr></w:pPr><w:del w:id="1293" w:author="Unknown Author" w:date="2026-10-30T04:17:53Z"><w:r><w:rPr><w:kern w:val="0"/><w:szCs w:val="24"/><w:lang w:val="es-CO" w:eastAsia="en-US" w:bidi="ar-SA"/></w:rPr><w:delText>0 %</w:delText></w:r></w:del></w:p></w:tc><w:tc><w:tcPr><w:tcW w:w="1991" w:type="dxa"/><w:tcBorders></w:tcBorders><w:shd w:color="auto" w:fill="F7F7F7" w:val="clear"/></w:tcPr><w:p><w:pPr><w:pStyle w:val="Tabla9"/><w:widowControl/><w:jc w:val="left"/><w:rPr><w:kern w:val="0"/><w:szCs w:val="24"/><w:lang w:val="es-CO" w:eastAsia="en-US" w:bidi="ar-SA"/><w:del w:id="1297" w:author="Unknown Author" w:date="2026-10-30T04:17:53Z"></w:del></w:rPr></w:pPr><w:del w:id="1295" w:author="Unknown Author" w:date="2026-10-30T04:17:53Z"><w:r><w:rPr><w:kern w:val="0"/><w:szCs w:val="24"/><w:lang w:val="es-CO" w:eastAsia="en-US" w:bidi="ar-SA"/></w:rPr><w:delText xml:space="preserve">≥ </w:delText></w:r></w:del><w:del w:id="1296" w:author="Unknown Author" w:date="2026-10-30T04:17:53Z"><w:r><w:rPr><w:kern w:val="0"/><w:szCs w:val="24"/><w:lang w:val="es-CO" w:eastAsia="en-US" w:bidi="ar-SA"/></w:rPr><w:delText>90 % y pérdida de paquetes ≤ 10 % al mes 24</w:delText></w:r></w:del></w:p></w:tc><w:tc><w:tcPr><w:tcW w:w="2157" w:type="dxa"/><w:tcBorders></w:tcBorders><w:shd w:color="auto" w:fill="F7F7F7" w:val="clear"/></w:tcPr><w:p><w:pPr><w:pStyle w:val="Tabla9"/><w:widowControl/><w:jc w:val="left"/><w:rPr><w:kern w:val="0"/><w:szCs w:val="24"/><w:lang w:val="es-CO" w:eastAsia="en-US" w:bidi="ar-SA"/><w:del w:id="1299" w:author="Unknown Author" w:date="2026-10-30T04:17:53Z"></w:del></w:rPr></w:pPr><w:del w:id="1298" w:author="Unknown Author" w:date="2026-10-30T04:17:53Z"><w:r><w:rPr><w:kern w:val="0"/><w:szCs w:val="24"/><w:lang w:val="es-CO" w:eastAsia="en-US" w:bidi="ar-SA"/></w:rPr><w:delText>Registros de la plataforma</w:delText></w:r></w:del></w:p></w:tc><w:tc><w:tcPr><w:tcW w:w="1576" w:type="dxa"/><w:tcBorders></w:tcBorders><w:shd w:color="auto" w:fill="F7F7F7" w:val="clear"/></w:tcPr><w:p><w:pPr><w:pStyle w:val="Tabla9"/><w:widowControl/><w:jc w:val="left"/><w:rPr><w:kern w:val="0"/><w:szCs w:val="24"/><w:lang w:val="es-CO" w:eastAsia="en-US" w:bidi="ar-SA"/><w:del w:id="1301" w:author="Unknown Author" w:date="2026-10-30T04:17:53Z"></w:del></w:rPr></w:pPr><w:del w:id="1300" w:author="Unknown Author" w:date="2026-10-30T04:17:53Z"><w:r><w:rPr><w:kern w:val="0"/><w:szCs w:val="24"/><w:lang w:val="es-CO" w:eastAsia="en-US" w:bidi="ar-SA"/></w:rPr><w:delText>Sin red instalada</w:delText></w:r></w:del></w:p></w:tc></w:tr><w:tr><w:trPr><w:del w:id="1302" w:author="Unknown Author" w:date="2026-10-30T04:17:53Z"/><w:cantSplit w:val="true"/></w:trPr><w:tc><w:tcPr><w:tcW w:w="2156" w:type="dxa"/><w:tcBorders></w:tcBorders></w:tcPr><w:p><w:pPr><w:pStyle w:val="Tabla9"/><w:widowControl/><w:jc w:val="left"/><w:rPr><w:kern w:val="0"/><w:szCs w:val="24"/><w:lang w:val="es-CO" w:eastAsia="en-US" w:bidi="ar-SA"/><w:del w:id="1304" w:author="Unknown Author" w:date="2026-10-30T04:17:53Z"></w:del></w:rPr></w:pPr><w:del w:id="1303" w:author="Unknown Author" w:date="2026-10-30T04:17:53Z"><w:r><w:rPr><w:kern w:val="0"/><w:szCs w:val="24"/><w:lang w:val="es-CO" w:eastAsia="en-US" w:bidi="ar-SA"/></w:rPr><w:delText>Uso institucional del tablero y del protocolo</w:delText></w:r></w:del></w:p></w:tc><w:tc><w:tcPr><w:tcW w:w="2074" w:type="dxa"/><w:tcBorders></w:tcBorders></w:tcPr><w:p><w:pPr><w:pStyle w:val="Tabla9"/><w:widowControl/><w:jc w:val="left"/><w:rPr><w:kern w:val="0"/><w:szCs w:val="24"/><w:lang w:val="es-CO" w:eastAsia="en-US" w:bidi="ar-SA"/><w:del w:id="1306" w:author="Unknown Author" w:date="2026-10-30T04:17:53Z"></w:del></w:rPr></w:pPr><w:del w:id="1305" w:author="Unknown Author" w:date="2026-10-30T04:17:53Z"><w:r><w:rPr><w:kern w:val="0"/><w:szCs w:val="24"/><w:lang w:val="es-CO" w:eastAsia="en-US" w:bidi="ar-SA"/></w:rPr><w:delText>Sin uso documentado</w:delText></w:r></w:del></w:p></w:tc><w:tc><w:tcPr><w:tcW w:w="1991" w:type="dxa"/><w:tcBorders></w:tcBorders></w:tcPr><w:p><w:pPr><w:pStyle w:val="Tabla9"/><w:widowControl/><w:jc w:val="left"/><w:rPr><w:kern w:val="0"/><w:szCs w:val="24"/><w:lang w:val="es-CO" w:eastAsia="en-US" w:bidi="ar-SA"/><w:del w:id="1309" w:author="Unknown Author" w:date="2026-10-30T04:17:53Z"></w:del></w:rPr></w:pPr><w:del w:id="1307" w:author="Unknown Author" w:date="2026-10-30T04:17:53Z"><w:r><w:rPr><w:kern w:val="0"/><w:szCs w:val="24"/><w:lang w:val="es-CO" w:eastAsia="en-US" w:bidi="ar-SA"/></w:rPr><w:delText xml:space="preserve">≥ </w:delText></w:r></w:del><w:del w:id="1308" w:author="Unknown Author" w:date="2026-10-30T04:17:53Z"><w:r><w:rPr><w:kern w:val="0"/><w:szCs w:val="24"/><w:lang w:val="es-CO" w:eastAsia="en-US" w:bidi="ar-SA"/></w:rPr><w:delText>75 % de los comités focalizados al mes 24</w:delText></w:r></w:del></w:p></w:tc><w:tc><w:tcPr><w:tcW w:w="2157" w:type="dxa"/><w:tcBorders></w:tcBorders></w:tcPr><w:p><w:pPr><w:pStyle w:val="Tabla9"/><w:widowControl/><w:jc w:val="left"/><w:rPr><w:kern w:val="0"/><w:szCs w:val="24"/><w:lang w:val="es-CO" w:eastAsia="en-US" w:bidi="ar-SA"/><w:del w:id="1311" w:author="Unknown Author" w:date="2026-10-30T04:17:53Z"></w:del></w:rPr></w:pPr><w:del w:id="1310" w:author="Unknown Author" w:date="2026-10-30T04:17:53Z"><w:r><w:rPr><w:kern w:val="0"/><w:szCs w:val="24"/><w:lang w:val="es-CO" w:eastAsia="en-US" w:bidi="ar-SA"/></w:rPr><w:delText>Actas de comité y registro del tablero</w:delText></w:r></w:del></w:p></w:tc><w:tc><w:tcPr><w:tcW w:w="1576" w:type="dxa"/><w:tcBorders></w:tcBorders></w:tcPr><w:p><w:pPr><w:pStyle w:val="Tabla9"/><w:widowControl/><w:jc w:val="left"/><w:rPr><w:kern w:val="0"/><w:szCs w:val="24"/><w:lang w:val="es-CO" w:eastAsia="en-US" w:bidi="ar-SA"/><w:del w:id="1313" w:author="Unknown Author" w:date="2026-10-30T04:17:53Z"></w:del></w:rPr></w:pPr><w:del w:id="1312" w:author="Unknown Author" w:date="2026-10-30T04:17:53Z"><w:r><w:rPr><w:kern w:val="0"/><w:szCs w:val="24"/><w:lang w:val="es-CO" w:eastAsia="en-US" w:bidi="ar-SA"/></w:rPr><w:delText>Por medir</w:delText></w:r></w:del></w:p></w:tc></w:tr><w:tr><w:trPr><w:del w:id="1314" w:author="Unknown Author" w:date="2026-10-30T04:17:53Z"/><w:cantSplit w:val="true"/></w:trPr><w:tc><w:tcPr><w:tcW w:w="2156" w:type="dxa"/><w:tcBorders></w:tcBorders><w:shd w:color="auto" w:fill="F7F7F7" w:val="clear"/></w:tcPr><w:p><w:pPr><w:pStyle w:val="Tabla9"/><w:widowControl/><w:jc w:val="left"/><w:rPr><w:kern w:val="0"/><w:szCs w:val="24"/><w:lang w:val="es-CO" w:eastAsia="en-US" w:bidi="ar-SA"/><w:del w:id="1316" w:author="Unknown Author" w:date="2026-10-30T04:17:53Z"></w:del></w:rPr></w:pPr><w:del w:id="1315" w:author="Unknown Author" w:date="2026-10-30T04:17:53Z"><w:r><w:rPr><w:kern w:val="0"/><w:szCs w:val="24"/><w:lang w:val="es-CO" w:eastAsia="en-US" w:bidi="ar-SA"/></w:rPr><w:delText>Reducción relativa de falsas alarmas</w:delText></w:r></w:del></w:p></w:tc><w:tc><w:tcPr><w:tcW w:w="2074" w:type="dxa"/><w:tcBorders></w:tcBorders><w:shd w:color="auto" w:fill="F7F7F7" w:val="clear"/></w:tcPr><w:p><w:pPr><w:pStyle w:val="Tabla9"/><w:widowControl/><w:jc w:val="left"/><w:rPr><w:kern w:val="0"/><w:szCs w:val="24"/><w:lang w:val="es-CO" w:eastAsia="en-US" w:bidi="ar-SA"/><w:del w:id="1318" w:author="Unknown Author" w:date="2026-10-30T04:17:53Z"></w:del></w:rPr></w:pPr><w:del w:id="1317" w:author="Unknown Author" w:date="2026-10-30T04:17:53Z"><w:r><w:rPr><w:kern w:val="0"/><w:szCs w:val="24"/><w:lang w:val="es-CO" w:eastAsia="en-US" w:bidi="ar-SA"/></w:rPr><w:delText>Se mide en el tramo 1</w:delText></w:r></w:del></w:p></w:tc><w:tc><w:tcPr><w:tcW w:w="1991" w:type="dxa"/><w:tcBorders></w:tcBorders><w:shd w:color="auto" w:fill="F7F7F7" w:val="clear"/></w:tcPr><w:p><w:pPr><w:pStyle w:val="Tabla9"/><w:widowControl/><w:jc w:val="left"/><w:rPr><w:kern w:val="0"/><w:szCs w:val="24"/><w:lang w:val="es-CO" w:eastAsia="en-US" w:bidi="ar-SA"/><w:del w:id="1321" w:author="Unknown Author" w:date="2026-10-30T04:17:53Z"></w:del></w:rPr></w:pPr><w:del w:id="1319" w:author="Unknown Author" w:date="2026-10-30T04:17:53Z"><w:r><w:rPr><w:kern w:val="0"/><w:szCs w:val="24"/><w:lang w:val="es-CO" w:eastAsia="en-US" w:bidi="ar-SA"/></w:rPr><w:delText xml:space="preserve">≥ </w:delText></w:r></w:del><w:del w:id="1320" w:author="Unknown Author" w:date="2026-10-30T04:17:53Z"><w:r><w:rPr><w:kern w:val="0"/><w:szCs w:val="24"/><w:lang w:val="es-CO" w:eastAsia="en-US" w:bidi="ar-SA"/></w:rPr><w:delText>30 % de reducción relativa</w:delText></w:r></w:del></w:p></w:tc><w:tc><w:tcPr><w:tcW w:w="2157" w:type="dxa"/><w:tcBorders></w:tcBorders><w:shd w:color="auto" w:fill="F7F7F7" w:val="clear"/></w:tcPr><w:p><w:pPr><w:pStyle w:val="Tabla9"/><w:widowControl/><w:jc w:val="left"/><w:rPr><w:kern w:val="0"/><w:szCs w:val="24"/><w:lang w:val="es-CO" w:eastAsia="en-US" w:bidi="ar-SA"/><w:del w:id="1323" w:author="Unknown Author" w:date="2026-10-30T04:17:53Z"></w:del></w:rPr></w:pPr><w:del w:id="1322" w:author="Unknown Author" w:date="2026-10-30T04:17:53Z"><w:r><w:rPr><w:kern w:val="0"/><w:szCs w:val="24"/><w:lang w:val="es-CO" w:eastAsia="en-US" w:bidi="ar-SA"/></w:rPr><w:delText>Registro de alertas y referencia colocalizada</w:delText></w:r></w:del></w:p></w:tc><w:tc><w:tcPr><w:tcW w:w="1576" w:type="dxa"/><w:tcBorders></w:tcBorders><w:shd w:color="auto" w:fill="F7F7F7" w:val="clear"/></w:tcPr><w:p><w:pPr><w:pStyle w:val="Tabla9"/><w:widowControl/><w:jc w:val="left"/><w:rPr><w:kern w:val="0"/><w:szCs w:val="24"/><w:lang w:val="es-CO" w:eastAsia="en-US" w:bidi="ar-SA"/><w:del w:id="1325" w:author="Unknown Author" w:date="2026-10-30T04:17:53Z"></w:del></w:rPr></w:pPr><w:del w:id="1324" w:author="Unknown Author" w:date="2026-10-30T04:17:53Z"><w:r><w:rPr><w:kern w:val="0"/><w:szCs w:val="24"/><w:lang w:val="es-CO" w:eastAsia="en-US" w:bidi="ar-SA"/></w:rPr><w:delText>Por medir</w:delText></w:r></w:del></w:p></w:tc></w:tr><w:tr><w:trPr><w:del w:id="1326" w:author="Unknown Author" w:date="2026-10-30T04:17:53Z"/><w:cantSplit w:val="true"/></w:trPr><w:tc><w:tcPr><w:tcW w:w="2156" w:type="dxa"/><w:tcBorders></w:tcBorders></w:tcPr><w:p><w:pPr><w:pStyle w:val="Tabla9"/><w:widowControl/><w:jc w:val="left"/><w:rPr><w:kern w:val="0"/><w:szCs w:val="24"/><w:lang w:val="es-CO" w:eastAsia="en-US" w:bidi="ar-SA"/><w:del w:id="1328" w:author="Unknown Author" w:date="2026-10-30T04:17:53Z"></w:del></w:rPr></w:pPr><w:del w:id="1327" w:author="Unknown Author" w:date="2026-10-30T04:17:53Z"><w:r><w:rPr><w:kern w:val="0"/><w:szCs w:val="24"/><w:lang w:val="es-CO" w:eastAsia="en-US" w:bidi="ar-SA"/></w:rPr><w:delText>Capacidad instalada en custodios</w:delText></w:r></w:del></w:p></w:tc><w:tc><w:tcPr><w:tcW w:w="2074" w:type="dxa"/><w:tcBorders></w:tcBorders></w:tcPr><w:p><w:pPr><w:pStyle w:val="Tabla9"/><w:widowControl/><w:jc w:val="left"/><w:rPr><w:kern w:val="0"/><w:szCs w:val="24"/><w:lang w:val="es-CO" w:eastAsia="en-US" w:bidi="ar-SA"/><w:del w:id="1330" w:author="Unknown Author" w:date="2026-10-30T04:17:53Z"></w:del></w:rPr></w:pPr><w:del w:id="1329" w:author="Unknown Author" w:date="2026-10-30T04:17:53Z"><w:r><w:rPr><w:kern w:val="0"/><w:szCs w:val="24"/><w:lang w:val="es-CO" w:eastAsia="en-US" w:bidi="ar-SA"/></w:rPr><w:delText>0</w:delText></w:r></w:del></w:p></w:tc><w:tc><w:tcPr><w:tcW w:w="1991" w:type="dxa"/><w:tcBorders></w:tcBorders></w:tcPr><w:p><w:pPr><w:pStyle w:val="Tabla9"/><w:widowControl/><w:jc w:val="left"/><w:rPr><w:kern w:val="0"/><w:szCs w:val="24"/><w:lang w:val="es-CO" w:eastAsia="en-US" w:bidi="ar-SA"/><w:del w:id="1333" w:author="Unknown Author" w:date="2026-10-30T04:17:53Z"></w:del></w:rPr></w:pPr><w:del w:id="1331" w:author="Unknown Author" w:date="2026-10-30T04:17:53Z"><w:r><w:rPr><w:kern w:val="0"/><w:szCs w:val="24"/><w:lang w:val="es-CO" w:eastAsia="en-US" w:bidi="ar-SA"/></w:rPr><w:delText xml:space="preserve">≥ </w:delText></w:r></w:del><w:del w:id="1332" w:author="Unknown Author" w:date="2026-10-30T04:17:53Z"><w:r><w:rPr><w:kern w:val="0"/><w:szCs w:val="24"/><w:lang w:val="es-CO" w:eastAsia="en-US" w:bidi="ar-SA"/></w:rPr><w:delText>60 personas certificadas</w:delText></w:r></w:del></w:p></w:tc><w:tc><w:tcPr><w:tcW w:w="2157" w:type="dxa"/><w:tcBorders></w:tcBorders></w:tcPr><w:p><w:pPr><w:pStyle w:val="Tabla9"/><w:widowControl/><w:jc w:val="left"/><w:rPr><w:kern w:val="0"/><w:szCs w:val="24"/><w:lang w:val="es-CO" w:eastAsia="en-US" w:bidi="ar-SA"/><w:del w:id="1335" w:author="Unknown Author" w:date="2026-10-30T04:17:53Z"></w:del></w:rPr></w:pPr><w:del w:id="1334" w:author="Unknown Author" w:date="2026-10-30T04:17:53Z"><w:r><w:rPr><w:kern w:val="0"/><w:szCs w:val="24"/><w:lang w:val="es-CO" w:eastAsia="en-US" w:bidi="ar-SA"/></w:rPr><w:delText>Certificados de formación</w:delText></w:r></w:del></w:p></w:tc><w:tc><w:tcPr><w:tcW w:w="1576" w:type="dxa"/><w:tcBorders></w:tcBorders></w:tcPr><w:p><w:pPr><w:pStyle w:val="Tabla9"/><w:widowControl/><w:jc w:val="left"/><w:rPr><w:kern w:val="0"/><w:szCs w:val="24"/><w:lang w:val="es-CO" w:eastAsia="en-US" w:bidi="ar-SA"/><w:del w:id="1337" w:author="Unknown Author" w:date="2026-10-30T04:17:53Z"></w:del></w:rPr></w:pPr><w:del w:id="1336" w:author="Unknown Author" w:date="2026-10-30T04:17:53Z"><w:r><w:rPr><w:kern w:val="0"/><w:szCs w:val="24"/><w:lang w:val="es-CO" w:eastAsia="en-US" w:bidi="ar-SA"/></w:rPr><w:delText>Línea base cero</w:delText></w:r></w:del></w:p></w:tc></w:tr><w:tr><w:trPr><w:del w:id="1338" w:author="Unknown Author" w:date="2026-10-30T04:17:53Z"/><w:cantSplit w:val="true"/></w:trPr><w:tc><w:tcPr><w:tcW w:w="2156" w:type="dxa"/><w:tcBorders></w:tcBorders><w:shd w:color="auto" w:fill="F7F7F7" w:val="clear"/></w:tcPr><w:p><w:pPr><w:pStyle w:val="Tabla9"/><w:widowControl/><w:jc w:val="left"/><w:rPr><w:kern w:val="0"/><w:szCs w:val="24"/><w:lang w:val="es-CO" w:eastAsia="en-US" w:bidi="ar-SA"/><w:del w:id="1340" w:author="Unknown Author" w:date="2026-10-30T04:17:53Z"></w:del></w:rPr></w:pPr><w:del w:id="1339" w:author="Unknown Author" w:date="2026-10-30T04:17:53Z"><w:r><w:rPr><w:kern w:val="0"/><w:szCs w:val="24"/><w:lang w:val="es-CO" w:eastAsia="en-US" w:bidi="ar-SA"/></w:rPr><w:delText>Desempeño del gemelo predictivo en demoliciones reales</w:delText></w:r></w:del></w:p></w:tc><w:tc><w:tcPr><w:tcW w:w="2074" w:type="dxa"/><w:tcBorders></w:tcBorders><w:shd w:color="auto" w:fill="F7F7F7" w:val="clear"/></w:tcPr><w:p><w:pPr><w:pStyle w:val="Tabla9"/><w:widowControl/><w:jc w:val="left"/><w:rPr><w:kern w:val="0"/><w:szCs w:val="24"/><w:lang w:val="es-CO" w:eastAsia="en-US" w:bidi="ar-SA"/><w:del w:id="1342" w:author="Unknown Author" w:date="2026-10-30T04:17:53Z"></w:del></w:rPr></w:pPr><w:del w:id="1341" w:author="Unknown Author" w:date="2026-10-30T04:17:53Z"><w:r><w:rPr><w:kern w:val="0"/><w:szCs w:val="24"/><w:lang w:val="es-CO" w:eastAsia="en-US" w:bidi="ar-SA"/></w:rPr><w:delText>Sin modelo predictivo</w:delText></w:r></w:del></w:p></w:tc><w:tc><w:tcPr><w:tcW w:w="1991" w:type="dxa"/><w:tcBorders></w:tcBorders><w:shd w:color="auto" w:fill="F7F7F7" w:val="clear"/></w:tcPr><w:p><w:pPr><w:pStyle w:val="Tabla9"/><w:widowControl/><w:jc w:val="left"/><w:rPr><w:kern w:val="0"/><w:szCs w:val="24"/><w:lang w:val="es-CO" w:eastAsia="en-US" w:bidi="ar-SA"/><w:del w:id="1344" w:author="Unknown Author" w:date="2026-10-30T04:17:53Z"></w:del></w:rPr></w:pPr><w:del w:id="1343" w:author="Unknown Author" w:date="2026-10-30T04:17:53Z"><w:r><w:rPr><w:kern w:val="0"/><w:szCs w:val="24"/><w:lang w:val="es-CO" w:eastAsia="en-US" w:bidi="ar-SA"/></w:rPr><w:delText>FAC2 ≥ 0,5 y sesgo fraccional absoluto ≤ 0,3 en al menos 6 eventos al mes 22</w:delText></w:r></w:del></w:p></w:tc><w:tc><w:tcPr><w:tcW w:w="2157" w:type="dxa"/><w:tcBorders></w:tcBorders><w:shd w:color="auto" w:fill="F7F7F7" w:val="clear"/></w:tcPr><w:p><w:pPr><w:pStyle w:val="Tabla9"/><w:widowControl/><w:jc w:val="left"/><w:rPr><w:kern w:val="0"/><w:szCs w:val="24"/><w:lang w:val="es-CO" w:eastAsia="en-US" w:bidi="ar-SA"/><w:del w:id="1346" w:author="Unknown Author" w:date="2026-10-30T04:17:53Z"></w:del></w:rPr></w:pPr><w:del w:id="1345" w:author="Unknown Author" w:date="2026-10-30T04:17:53Z"><w:r><w:rPr><w:kern w:val="0"/><w:szCs w:val="24"/><w:lang w:val="es-CO" w:eastAsia="en-US" w:bidi="ar-SA"/></w:rPr><w:delText>Informe de validación e informe del verificador independiente</w:delText></w:r></w:del></w:p></w:tc><w:tc><w:tcPr><w:tcW w:w="1576" w:type="dxa"/><w:tcBorders></w:tcBorders><w:shd w:color="auto" w:fill="F7F7F7" w:val="clear"/></w:tcPr><w:p><w:pPr><w:pStyle w:val="Tabla9"/><w:widowControl/><w:jc w:val="left"/><w:rPr><w:kern w:val="0"/><w:szCs w:val="24"/><w:lang w:val="es-CO" w:eastAsia="en-US" w:bidi="ar-SA"/><w:del w:id="1348" w:author="Unknown Author" w:date="2026-10-30T04:17:53Z"></w:del></w:rPr></w:pPr><w:del w:id="1347" w:author="Unknown Author" w:date="2026-10-30T04:17:53Z"><w:r><w:rPr><w:kern w:val="0"/><w:szCs w:val="24"/><w:lang w:val="es-CO" w:eastAsia="en-US" w:bidi="ar-SA"/></w:rPr><w:delText>Por medir</w:delText></w:r></w:del></w:p></w:tc></w:tr><w:tr><w:trPr><w:del w:id="1349" w:author="Unknown Author" w:date="2026-10-30T04:17:53Z"/><w:cantSplit w:val="true"/></w:trPr><w:tc><w:tcPr><w:tcW w:w="2156" w:type="dxa"/><w:tcBorders></w:tcBorders></w:tcPr><w:p><w:pPr><w:pStyle w:val="Tabla9"/><w:widowControl/><w:jc w:val="left"/><w:rPr><w:kern w:val="0"/><w:szCs w:val="24"/><w:lang w:val="es-CO" w:eastAsia="en-US" w:bidi="ar-SA"/><w:del w:id="1351" w:author="Unknown Author" w:date="2026-10-30T04:17:53Z"></w:del></w:rPr></w:pPr><w:del w:id="1350" w:author="Unknown Author" w:date="2026-10-30T04:17:53Z"><w:r><w:rPr><w:kern w:val="0"/><w:szCs w:val="24"/><w:lang w:val="es-CO" w:eastAsia="en-US" w:bidi="ar-SA"/></w:rPr><w:delText>Evaluaciones previas de demolición entregadas</w:delText></w:r></w:del></w:p></w:tc><w:tc><w:tcPr><w:tcW w:w="2074" w:type="dxa"/><w:tcBorders></w:tcBorders></w:tcPr><w:p><w:pPr><w:pStyle w:val="Tabla9"/><w:widowControl/><w:jc w:val="left"/><w:rPr><w:kern w:val="0"/><w:szCs w:val="24"/><w:lang w:val="es-CO" w:eastAsia="en-US" w:bidi="ar-SA"/><w:del w:id="1353" w:author="Unknown Author" w:date="2026-10-30T04:17:53Z"></w:del></w:rPr></w:pPr><w:del w:id="1352" w:author="Unknown Author" w:date="2026-10-30T04:17:53Z"><w:r><w:rPr><w:kern w:val="0"/><w:szCs w:val="24"/><w:lang w:val="es-CO" w:eastAsia="en-US" w:bidi="ar-SA"/></w:rPr><w:delText>0</w:delText></w:r></w:del></w:p></w:tc><w:tc><w:tcPr><w:tcW w:w="1991" w:type="dxa"/><w:tcBorders></w:tcBorders></w:tcPr><w:p><w:pPr><w:pStyle w:val="Tabla9"/><w:widowControl/><w:jc w:val="left"/><w:rPr><w:kern w:val="0"/><w:szCs w:val="24"/><w:lang w:val="es-CO" w:eastAsia="en-US" w:bidi="ar-SA"/><w:del w:id="1356" w:author="Unknown Author" w:date="2026-10-30T04:17:53Z"></w:del></w:rPr></w:pPr><w:del w:id="1354" w:author="Unknown Author" w:date="2026-10-30T04:17:53Z"><w:r><w:rPr><w:kern w:val="0"/><w:szCs w:val="24"/><w:lang w:val="es-CO" w:eastAsia="en-US" w:bidi="ar-SA"/></w:rPr><w:delText xml:space="preserve">≥ </w:delText></w:r></w:del><w:del w:id="1355" w:author="Unknown Author" w:date="2026-10-30T04:17:53Z"><w:r><w:rPr><w:kern w:val="0"/><w:szCs w:val="24"/><w:lang w:val="es-CO" w:eastAsia="en-US" w:bidi="ar-SA"/></w:rPr><w:delText>12 informes, con al menos 3 por departamento, al mes 24</w:delText></w:r></w:del></w:p></w:tc><w:tc><w:tcPr><w:tcW w:w="2157" w:type="dxa"/><w:tcBorders></w:tcBorders></w:tcPr><w:p><w:pPr><w:pStyle w:val="Tabla9"/><w:widowControl/><w:jc w:val="left"/><w:rPr><w:kern w:val="0"/><w:szCs w:val="24"/><w:lang w:val="es-CO" w:eastAsia="en-US" w:bidi="ar-SA"/><w:del w:id="1358" w:author="Unknown Author" w:date="2026-10-30T04:17:53Z"></w:del></w:rPr></w:pPr><w:del w:id="1357" w:author="Unknown Author" w:date="2026-10-30T04:17:53Z"><w:r><w:rPr><w:kern w:val="0"/><w:szCs w:val="24"/><w:lang w:val="es-CO" w:eastAsia="en-US" w:bidi="ar-SA"/></w:rPr><w:delText>Informes firmados y constancia de recibo de la entidad territorial</w:delText></w:r></w:del></w:p></w:tc><w:tc><w:tcPr><w:tcW w:w="1576" w:type="dxa"/><w:tcBorders></w:tcBorders></w:tcPr><w:p><w:pPr><w:pStyle w:val="Tabla9"/><w:widowControl/><w:jc w:val="left"/><w:rPr><w:kern w:val="0"/><w:szCs w:val="24"/><w:lang w:val="es-CO" w:eastAsia="en-US" w:bidi="ar-SA"/><w:del w:id="1360" w:author="Unknown Author" w:date="2026-10-30T04:17:53Z"></w:del></w:rPr></w:pPr><w:del w:id="1359" w:author="Unknown Author" w:date="2026-10-30T04:17:53Z"><w:r><w:rPr><w:kern w:val="0"/><w:szCs w:val="24"/><w:lang w:val="es-CO" w:eastAsia="en-US" w:bidi="ar-SA"/></w:rPr><w:delText>Línea base cero</w:delText></w:r></w:del></w:p></w:tc></w:tr><w:tr><w:trPr><w:del w:id="1361" w:author="Unknown Author" w:date="2026-10-30T04:17:53Z"/><w:cantSplit w:val="true"/></w:trPr><w:tc><w:tcPr><w:tcW w:w="2156" w:type="dxa"/><w:tcBorders></w:tcBorders><w:shd w:color="auto" w:fill="F7F7F7" w:val="clear"/></w:tcPr><w:p><w:pPr><w:pStyle w:val="Tabla9"/><w:widowControl/><w:jc w:val="left"/><w:rPr><w:kern w:val="0"/><w:szCs w:val="24"/><w:lang w:val="es-CO" w:eastAsia="en-US" w:bidi="ar-SA"/><w:del w:id="1363" w:author="Unknown Author" w:date="2026-10-30T04:17:53Z"></w:del></w:rPr></w:pPr><w:del w:id="1362" w:author="Unknown Author" w:date="2026-10-30T04:17:53Z"><w:r><w:rPr><w:kern w:val="0"/><w:szCs w:val="24"/><w:lang w:val="es-CO" w:eastAsia="en-US" w:bidi="ar-SA"/></w:rPr><w:delText>Activación del protocolo ante superación de umbral</w:delText></w:r></w:del></w:p></w:tc><w:tc><w:tcPr><w:tcW w:w="2074" w:type="dxa"/><w:tcBorders></w:tcBorders><w:shd w:color="auto" w:fill="F7F7F7" w:val="clear"/></w:tcPr><w:p><w:pPr><w:pStyle w:val="Tabla9"/><w:widowControl/><w:jc w:val="left"/><w:rPr><w:kern w:val="0"/><w:szCs w:val="24"/><w:lang w:val="es-CO" w:eastAsia="en-US" w:bidi="ar-SA"/><w:del w:id="1365" w:author="Unknown Author" w:date="2026-10-30T04:17:53Z"></w:del></w:rPr></w:pPr><w:del w:id="1364" w:author="Unknown Author" w:date="2026-10-30T04:17:53Z"><w:r><w:rPr><w:kern w:val="0"/><w:szCs w:val="24"/><w:lang w:val="es-CO" w:eastAsia="en-US" w:bidi="ar-SA"/></w:rPr><w:delText>Sin protocolo</w:delText></w:r></w:del></w:p></w:tc><w:tc><w:tcPr><w:tcW w:w="1991" w:type="dxa"/><w:tcBorders></w:tcBorders><w:shd w:color="auto" w:fill="F7F7F7" w:val="clear"/></w:tcPr><w:p><w:pPr><w:pStyle w:val="Tabla9"/><w:widowControl/><w:jc w:val="left"/><w:rPr><w:kern w:val="0"/><w:szCs w:val="24"/><w:lang w:val="es-CO" w:eastAsia="en-US" w:bidi="ar-SA"/><w:del w:id="1368" w:author="Unknown Author" w:date="2026-10-30T04:17:53Z"></w:del></w:rPr></w:pPr><w:del w:id="1366" w:author="Unknown Author" w:date="2026-10-30T04:17:53Z"><w:r><w:rPr><w:kern w:val="0"/><w:szCs w:val="24"/><w:lang w:val="es-CO" w:eastAsia="en-US" w:bidi="ar-SA"/></w:rPr><w:delText xml:space="preserve">≥ </w:delText></w:r></w:del><w:del w:id="1367" w:author="Unknown Author" w:date="2026-10-30T04:17:53Z"><w:r><w:rPr><w:kern w:val="0"/><w:szCs w:val="24"/><w:lang w:val="es-CO" w:eastAsia="en-US" w:bidi="ar-SA"/></w:rPr><w:delText>80 % a los 12 meses posteriores al cierre</w:delText></w:r></w:del></w:p></w:tc><w:tc><w:tcPr><w:tcW w:w="2157" w:type="dxa"/><w:tcBorders></w:tcBorders><w:shd w:color="auto" w:fill="F7F7F7" w:val="clear"/></w:tcPr><w:p><w:pPr><w:pStyle w:val="Tabla9"/><w:widowControl/><w:jc w:val="left"/><w:rPr><w:kern w:val="0"/><w:szCs w:val="24"/><w:lang w:val="es-CO" w:eastAsia="en-US" w:bidi="ar-SA"/><w:del w:id="1370" w:author="Unknown Author" w:date="2026-10-30T04:17:53Z"></w:del></w:rPr></w:pPr><w:del w:id="1369" w:author="Unknown Author" w:date="2026-10-30T04:17:53Z"><w:r><w:rPr><w:kern w:val="0"/><w:szCs w:val="24"/><w:lang w:val="es-CO" w:eastAsia="en-US" w:bidi="ar-SA"/></w:rPr><w:delText>Registro de activaciones</w:delText></w:r></w:del></w:p></w:tc><w:tc><w:tcPr><w:tcW w:w="1576" w:type="dxa"/><w:tcBorders></w:tcBorders><w:shd w:color="auto" w:fill="F7F7F7" w:val="clear"/></w:tcPr><w:p><w:pPr><w:pStyle w:val="Tabla9"/><w:widowControl/><w:jc w:val="left"/><w:rPr><w:kern w:val="0"/><w:szCs w:val="24"/><w:lang w:val="es-CO" w:eastAsia="en-US" w:bidi="ar-SA"/><w:del w:id="1372" w:author="Unknown Author" w:date="2026-10-30T04:17:53Z"></w:del></w:rPr></w:pPr><w:del w:id="1371" w:author="Unknown Author" w:date="2026-10-30T04:17:53Z"><w:r><w:rPr><w:kern w:val="0"/><w:szCs w:val="24"/><w:lang w:val="es-CO" w:eastAsia="en-US" w:bidi="ar-SA"/></w:rPr><w:delText>Se mide después del cierre</w:delText></w:r></w:del></w:p></w:tc></w:tr><w:tr><w:trPr><w:del w:id="1373" w:author="Unknown Author" w:date="2026-10-30T04:17:53Z"/><w:cantSplit w:val="true"/></w:trPr><w:tc><w:tcPr><w:tcW w:w="2156" w:type="dxa"/><w:tcBorders></w:tcBorders></w:tcPr><w:p><w:pPr><w:pStyle w:val="Tabla9"/><w:widowControl/><w:jc w:val="left"/><w:rPr><w:kern w:val="0"/><w:szCs w:val="24"/><w:lang w:val="es-CO" w:eastAsia="en-US" w:bidi="ar-SA"/><w:del w:id="1375" w:author="Unknown Author" w:date="2026-10-30T04:17:53Z"></w:del></w:rPr></w:pPr><w:del w:id="1374" w:author="Unknown Author" w:date="2026-10-30T04:17:53Z"><w:r><w:rPr><w:kern w:val="0"/><w:szCs w:val="24"/><w:lang w:val="es-CO" w:eastAsia="en-US" w:bidi="ar-SA"/></w:rPr><w:delText>Continuidad de la red bajo custodia</w:delText></w:r></w:del></w:p></w:tc><w:tc><w:tcPr><w:tcW w:w="2074" w:type="dxa"/><w:tcBorders></w:tcBorders></w:tcPr><w:p><w:pPr><w:pStyle w:val="Tabla9"/><w:widowControl/><w:jc w:val="left"/><w:rPr><w:kern w:val="0"/><w:szCs w:val="24"/><w:lang w:val="es-CO" w:eastAsia="en-US" w:bidi="ar-SA"/><w:del w:id="1377" w:author="Unknown Author" w:date="2026-10-30T04:17:53Z"></w:del></w:rPr></w:pPr><w:del w:id="1376" w:author="Unknown Author" w:date="2026-10-30T04:17:53Z"><w:r><w:rPr><w:kern w:val="0"/><w:szCs w:val="24"/><w:lang w:val="es-CO" w:eastAsia="en-US" w:bidi="ar-SA"/></w:rPr><w:delText>0</w:delText></w:r></w:del></w:p></w:tc><w:tc><w:tcPr><w:tcW w:w="1991" w:type="dxa"/><w:tcBorders></w:tcBorders></w:tcPr><w:p><w:pPr><w:pStyle w:val="Tabla9"/><w:widowControl/><w:jc w:val="left"/><w:rPr><w:kern w:val="0"/><w:szCs w:val="24"/><w:lang w:val="es-CO" w:eastAsia="en-US" w:bidi="ar-SA"/><w:del w:id="1380" w:author="Unknown Author" w:date="2026-10-30T04:17:53Z"></w:del></w:rPr></w:pPr><w:del w:id="1378" w:author="Unknown Author" w:date="2026-10-30T04:17:53Z"><w:r><w:rPr><w:kern w:val="0"/><w:szCs w:val="24"/><w:lang w:val="es-CO" w:eastAsia="en-US" w:bidi="ar-SA"/></w:rPr><w:delText xml:space="preserve">≥ </w:delText></w:r></w:del><w:del w:id="1379" w:author="Unknown Author" w:date="2026-10-30T04:17:53Z"><w:r><w:rPr><w:kern w:val="0"/><w:szCs w:val="24"/><w:lang w:val="es-CO" w:eastAsia="en-US" w:bidi="ar-SA"/></w:rPr><w:delText>70 % a los 12 meses posteriores al cierre</w:delText></w:r></w:del></w:p></w:tc><w:tc><w:tcPr><w:tcW w:w="2157" w:type="dxa"/><w:tcBorders></w:tcBorders></w:tcPr><w:p><w:pPr><w:pStyle w:val="Tabla9"/><w:widowControl/><w:jc w:val="left"/><w:rPr><w:kern w:val="0"/><w:szCs w:val="24"/><w:lang w:val="es-CO" w:eastAsia="en-US" w:bidi="ar-SA"/><w:del w:id="1382" w:author="Unknown Author" w:date="2026-10-30T04:17:53Z"></w:del></w:rPr></w:pPr><w:del w:id="1381" w:author="Unknown Author" w:date="2026-10-30T04:17:53Z"><w:r><w:rPr><w:kern w:val="0"/><w:szCs w:val="24"/><w:lang w:val="es-CO" w:eastAsia="en-US" w:bidi="ar-SA"/></w:rPr><w:delText>Inventario de nodos operativos</w:delText></w:r></w:del></w:p></w:tc><w:tc><w:tcPr><w:tcW w:w="1576" w:type="dxa"/><w:tcBorders></w:tcBorders></w:tcPr><w:p><w:pPr><w:pStyle w:val="Tabla9"/><w:widowControl/><w:jc w:val="left"/><w:rPr><w:kern w:val="0"/><w:szCs w:val="24"/><w:lang w:val="es-CO" w:eastAsia="en-US" w:bidi="ar-SA"/><w:del w:id="1384" w:author="Unknown Author" w:date="2026-10-30T04:17:53Z"></w:del></w:rPr></w:pPr><w:del w:id="1383" w:author="Unknown Author" w:date="2026-10-30T04:17:53Z"><w:r><w:rPr><w:kern w:val="0"/><w:szCs w:val="24"/><w:lang w:val="es-CO" w:eastAsia="en-US" w:bidi="ar-SA"/></w:rPr><w:delText>Se mide después del cierre</w:delText></w:r></w:del></w:p></w:tc></w:tr><w:tr><w:trPr><w:del w:id="1385" w:author="Unknown Author" w:date="2026-10-30T04:17:53Z"/><w:cantSplit w:val="true"/></w:trPr><w:tc><w:tcPr><w:tcW w:w="2156" w:type="dxa"/><w:tcBorders><w:bottom w:val="single" w:sz="12" w:space="0" w:color="2A3439"/></w:tcBorders><w:shd w:color="auto" w:fill="F7F7F7" w:val="clear"/></w:tcPr><w:p><w:pPr><w:pStyle w:val="Tabla9"/><w:keepNext w:val="true"/><w:widowControl/><w:jc w:val="left"/><w:rPr><w:kern w:val="0"/><w:szCs w:val="24"/><w:lang w:val="es-CO" w:eastAsia="en-US" w:bidi="ar-SA"/><w:del w:id="1387" w:author="Unknown Author" w:date="2026-10-30T04:17:53Z"></w:del></w:rPr></w:pPr><w:del w:id="1386" w:author="Unknown Author" w:date="2026-10-30T04:17:53Z"><w:r><w:rPr><w:kern w:val="0"/><w:szCs w:val="24"/><w:lang w:val="es-CO" w:eastAsia="en-US" w:bidi="ar-SA"/></w:rPr><w:delText>Personas expuestas en los sitios de remoción</w:delText></w:r></w:del></w:p></w:tc><w:tc><w:tcPr><w:tcW w:w="2074" w:type="dxa"/><w:tcBorders><w:bottom w:val="single" w:sz="12" w:space="0" w:color="2A3439"/></w:tcBorders><w:shd w:color="auto" w:fill="F7F7F7" w:val="clear"/></w:tcPr><w:p><w:pPr><w:pStyle w:val="Tabla9"/><w:keepNext w:val="true"/><w:widowControl/><w:jc w:val="left"/><w:rPr><w:kern w:val="0"/><w:szCs w:val="24"/><w:lang w:val="es-CO" w:eastAsia="en-US" w:bidi="ar-SA"/><w:del w:id="1389" w:author="Unknown Author" w:date="2026-10-30T04:17:53Z"></w:del></w:rPr></w:pPr><w:del w:id="1388" w:author="Unknown Author" w:date="2026-10-30T04:17:53Z"><w:r><w:rPr><w:color w:val="00B050"/><w:kern w:val="0"/><w:szCs w:val="24"/><w:lang w:val="es-CO" w:eastAsia="en-US" w:bidi="ar-SA"/></w:rPr><w:delText>[Diligenciar: número de personas expuestas por sitio]</w:delText></w:r></w:del></w:p></w:tc><w:tc><w:tcPr><w:tcW w:w="1991" w:type="dxa"/><w:tcBorders><w:bottom w:val="single" w:sz="12" w:space="0" w:color="2A3439"/></w:tcBorders><w:shd w:color="auto" w:fill="F7F7F7" w:val="clear"/></w:tcPr><w:p><w:pPr><w:pStyle w:val="Tabla9"/><w:keepNext w:val="true"/><w:widowControl/><w:jc w:val="left"/><w:rPr><w:kern w:val="0"/><w:szCs w:val="24"/><w:lang w:val="es-CO" w:eastAsia="en-US" w:bidi="ar-SA"/><w:del w:id="1391" w:author="Unknown Author" w:date="2026-10-30T04:17:53Z"></w:del></w:rPr></w:pPr><w:del w:id="1390" w:author="Unknown Author" w:date="2026-10-30T04:17:53Z"><w:r><w:rPr><w:kern w:val="0"/><w:szCs w:val="24"/><w:lang w:val="es-CO" w:eastAsia="en-US" w:bidi="ar-SA"/></w:rPr><w:delText>Sin meta propia</w:delText></w:r></w:del></w:p></w:tc><w:tc><w:tcPr><w:tcW w:w="2157" w:type="dxa"/><w:tcBorders><w:bottom w:val="single" w:sz="12" w:space="0" w:color="2A3439"/></w:tcBorders><w:shd w:color="auto" w:fill="F7F7F7" w:val="clear"/></w:tcPr><w:p><w:pPr><w:pStyle w:val="Tabla9"/><w:keepNext w:val="true"/><w:widowControl/><w:jc w:val="left"/><w:rPr><w:kern w:val="0"/><w:szCs w:val="24"/><w:lang w:val="es-CO" w:eastAsia="en-US" w:bidi="ar-SA"/><w:del w:id="1393" w:author="Unknown Author" w:date="2026-10-30T04:17:53Z"></w:del></w:rPr></w:pPr><w:del w:id="1392" w:author="Unknown Author" w:date="2026-10-30T04:17:53Z"><w:r><w:rPr><w:kern w:val="0"/><w:szCs w:val="24"/><w:lang w:val="es-CO" w:eastAsia="en-US" w:bidi="ar-SA"/></w:rPr><w:delText>Reporte oficial de afectación</w:delText></w:r></w:del></w:p></w:tc><w:tc><w:tcPr><w:tcW w:w="1576" w:type="dxa"/><w:tcBorders><w:bottom w:val="single" w:sz="12" w:space="0" w:color="2A3439"/></w:tcBorders><w:shd w:color="auto" w:fill="F7F7F7" w:val="clear"/></w:tcPr><w:p><w:pPr><w:pStyle w:val="Tabla9"/><w:keepNext w:val="true"/><w:widowControl/><w:jc w:val="left"/><w:rPr><w:kern w:val="0"/><w:szCs w:val="24"/><w:lang w:val="es-CO" w:eastAsia="en-US" w:bidi="ar-SA"/><w:del w:id="1395" w:author="Unknown Author" w:date="2026-10-30T04:17:53Z"></w:del></w:rPr></w:pPr><w:del w:id="1394" w:author="Unknown Author" w:date="2026-10-30T04:17:53Z"><w:r><w:rPr><w:kern w:val="0"/><w:szCs w:val="24"/><w:lang w:val="es-CO" w:eastAsia="en-US" w:bidi="ar-SA"/></w:rPr><w:delText>Por diligenciar</w:delText></w:r></w:del></w:p></w:tc></w:tr></w:tbl><w:p><w:pPr><w:pStyle w:val="TablaNota"/><w:rPr></w:rPr></w:pPr><w:r><w:rPr><w:i/><w:iCs/></w:rPr><w:t>Nota.</w:t></w:r><w:r><w:rPr></w:rPr><w:t xml:space="preserve"> Elaboración propia con los indicadores de resultado e impacto del proyecto. NRMSE = error cuadrático medio normalizado. Los umbrales de R² y NRMSE se anclan en el protocolo de la EPA (2021) como referencia informativa. La pendiente entre 0,65 y 1,35 y el sesgo entre −5,0 y 5,0 µg/m³ complementan los umbrales. Los criterios FAC2 y sesgo fraccional siguen la práctica de evaluación de modelos de calidad del aire (Chang y Hanna, 2004).</w:t></w:r></w:p><w:p><w:pPr><w:pStyle w:val="BodyText"/><w:rPr></w:rPr></w:pPr><w:bookmarkStart w:id="40" w:name="Xfd9b0dd781f06cb39371e90fa21920317466ebe"/><w:r><w:rPr></w:rPr><w:t>La Tabla 5.5 deja claro qué se conoce y qué se medirá. Siete líneas base son cero o ausencia de uso, porque el proyecto crea la red, el tablero, el protocolo, la custodia y el gemelo predictivo. Dos líneas base, el error de los nodos y las falsas alarmas, se miden en el primer tramo. Las metas de R² y NRMSE se anclan en el protocolo de la EPA (EPA, 2021). Ese protocolo cubre sensores de PM2,5 en sitio fijo, con uso informativo y no regulatorio. La extensión a PM10 y a sitios de remoción es una decisión del proyecto, que un ensayo independiente verifica al mes 23. Una compuerta de decisión en el mes 12 compara el desempeño medido en el piloto con los umbrales antes de liberar el tramo siguiente.</w:t></w:r><w:bookmarkEnd w:id="40"/></w:p><w:p><w:pPr><w:pStyle w:val="Heading2"/><w:rPr></w:rPr></w:pPr><w:bookmarkStart w:id="41" w:name="árbol-de-problemas"/><w:r><w:rPr></w:rPr><w:t>5.4. Árbol de problemas</w:t></w:r></w:p><w:p><w:pPr><w:pStyle w:val="FirstParagraph"/><w:rPr></w:rPr></w:pPr><w:r><w:rPr></w:rPr><w:t>El árbol de problemas ordena el problema central, sus causas y sus efectos. La Tabla 5.6 lo presenta con el esquema de la plantilla</w:t></w:r><w:ins w:id="1396" w:author="Unknown Author" w:date="2026-10-30T04:17:53Z"><w:r><w:rPr></w:rPr><w:t>, en tres ramas que corresponden a los tres objetivos específicos. La Figura 5.2 dibuja la rama 1 con sus</w:t></w:r></w:ins><w:del w:id="1397" w:author="Unknown Author" w:date="2026-10-30T04:17:53Z"><w:r><w:rPr></w:rPr><w:delText xml:space="preserve"> y la Figura 5.2 lo dibuja con las relaciones de causa a efecto. El árbol contiene un problema central,</w:delText></w:r></w:del><w:r><w:rPr></w:rPr><w:t xml:space="preserve"> cuatro causas </w:t></w:r><w:ins w:id="1398" w:author="Unknown Author" w:date="2026-10-30T04:17:53Z"><w:r><w:rPr></w:rPr><w:t>detalladas y las relaciones de causa a efecto</w:t></w:r></w:ins><w:del w:id="1399" w:author="Unknown Author" w:date="2026-10-30T04:17:53Z"><w:r><w:rPr></w:rPr><w:delText>directas, una causa indirecta, dos efectos directos y dos efectos indirectos</w:delText></w:r></w:del><w:r><w:rPr></w:rPr><w:t>. Cada enunciado se formula como estado problemático, y las relaciones son hipótesis de influencia.</w:t></w:r></w:p><w:p><w:pPr><w:pStyle w:val="TablaRotulo"/><w:rPr></w:rPr></w:pPr><w:bookmarkStart w:id="42" w:name="rot_Tabla_5_6"/><w:r><w:rPr><w:b/><w:bCs/></w:rPr><w:t>Tabla 5.6</w:t></w:r><w:bookmarkEnd w:id="42"/></w:p><w:p><w:pPr><w:pStyle w:val="TablaTitulo"/><w:rPr><w:ins w:id="1401" w:author="Unknown Author" w:date="2026-10-30T04:17:53Z"></w:ins></w:rPr></w:pPr><w:r><w:rPr><w:i/><w:iCs/></w:rPr><w:t>Árbol de problemas del error de medición sin verificar</w:t></w:r><w:ins w:id="1400" w:author="Unknown Author" w:date="2026-10-30T04:17:53Z"><w:r><w:rPr><w:i/><w:iCs/></w:rPr><w:t>, en tres ramas</w:t></w:r></w:ins></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645"/><w:gridCol w:w="2632"/><w:gridCol w:w="2961"/><w:gridCol w:w="2715"/></w:tblGrid><w:tr><w:trPr><w:tblHeader w:val="true"/><w:ins w:id="1402" w:author="Unknown Author" w:date="2026-10-30T04:17:53Z"/><w:cantSplit w:val="true"/></w:trPr><w:tc><w:tcPr><w:tcW w:w="1645" w:type="dxa"/><w:tcBorders><w:top w:val="single" w:sz="12" w:space="0" w:color="2A3439"/><w:bottom w:val="single" w:sz="12" w:space="0" w:color="6699CC"/></w:tcBorders><w:shd w:color="auto" w:fill="E2EFDA" w:val="clear"/><w:vAlign w:val="bottom"/></w:tcPr><w:p><w:pPr><w:pStyle w:val="Tabla9"/><w:keepNext w:val="true"/><w:widowControl/><w:jc w:val="left"/><w:rPr><w:kern w:val="0"/><w:szCs w:val="24"/><w:lang w:val="es-CO" w:eastAsia="en-US" w:bidi="ar-SA"/><w:ins w:id="1404" w:author="Unknown Author" w:date="2026-10-30T04:17:53Z"></w:ins></w:rPr></w:pPr><w:ins w:id="1403" w:author="Unknown Author" w:date="2026-10-30T04:17:53Z"><w:r><w:rPr><w:b/><w:kern w:val="0"/><w:szCs w:val="24"/><w:lang w:val="es-CO" w:eastAsia="en-US" w:bidi="ar-SA"/></w:rPr><w:t>Efectos indirectos</w:t></w:r></w:ins></w:p></w:tc><w:tc><w:tcPr><w:tcW w:w="2632" w:type="dxa"/><w:tcBorders><w:top w:val="single" w:sz="12" w:space="0" w:color="2A3439"/><w:bottom w:val="single" w:sz="12" w:space="0" w:color="6699CC"/></w:tcBorders><w:shd w:color="auto" w:fill="E2EFDA" w:val="clear"/><w:vAlign w:val="bottom"/></w:tcPr><w:p><w:pPr><w:pStyle w:val="Tabla9"/><w:keepNext w:val="true"/><w:widowControl/><w:jc w:val="left"/><w:rPr><w:kern w:val="0"/><w:szCs w:val="24"/><w:lang w:val="es-CO" w:eastAsia="en-US" w:bidi="ar-SA"/><w:ins w:id="1406" w:author="Unknown Author" w:date="2026-10-30T04:17:53Z"></w:ins></w:rPr></w:pPr><w:ins w:id="1405" w:author="Unknown Author" w:date="2026-10-30T04:17:53Z"><w:r><w:rPr><w:b/><w:kern w:val="0"/><w:szCs w:val="24"/><w:lang w:val="es-CO" w:eastAsia="en-US" w:bidi="ar-SA"/></w:rPr><w:t>1.1. Población y operarios sin protección efectiva ante alertas poco confiables</w:t></w:r></w:ins></w:p></w:tc><w:tc><w:tcPr><w:tcW w:w="2961" w:type="dxa"/><w:tcBorders><w:top w:val="single" w:sz="12" w:space="0" w:color="2A3439"/><w:bottom w:val="single" w:sz="12" w:space="0" w:color="6699CC"/></w:tcBorders><w:shd w:color="auto" w:fill="E2EFDA" w:val="clear"/><w:vAlign w:val="bottom"/></w:tcPr><w:p><w:pPr><w:pStyle w:val="Tabla9"/><w:keepNext w:val="true"/><w:widowControl/><w:jc w:val="left"/><w:rPr><w:kern w:val="0"/><w:szCs w:val="24"/><w:lang w:val="es-CO" w:eastAsia="en-US" w:bidi="ar-SA"/><w:ins w:id="1408" w:author="Unknown Author" w:date="2026-10-30T04:17:53Z"></w:ins></w:rPr></w:pPr><w:ins w:id="1407" w:author="Unknown Author" w:date="2026-10-30T04:17:53Z"><w:r><w:rPr><w:b/><w:kern w:val="0"/><w:szCs w:val="24"/><w:lang w:val="es-CO" w:eastAsia="en-US" w:bidi="ar-SA"/></w:rPr><w:t>2.1. Exposición en demoliciones que se conoce cuando el polvo ya se emitió</w:t></w:r></w:ins></w:p></w:tc><w:tc><w:tcPr><w:tcW w:w="2715" w:type="dxa"/><w:tcBorders><w:top w:val="single" w:sz="12" w:space="0" w:color="2A3439"/><w:bottom w:val="single" w:sz="12" w:space="0" w:color="6699CC"/></w:tcBorders><w:shd w:color="auto" w:fill="E2EFDA" w:val="clear"/><w:vAlign w:val="bottom"/></w:tcPr><w:p><w:pPr><w:pStyle w:val="Tabla9"/><w:keepNext w:val="true"/><w:widowControl/><w:jc w:val="left"/><w:rPr><w:kern w:val="0"/><w:szCs w:val="24"/><w:lang w:val="es-CO" w:eastAsia="en-US" w:bidi="ar-SA"/><w:ins w:id="1410" w:author="Unknown Author" w:date="2026-10-30T04:17:53Z"></w:ins></w:rPr></w:pPr><w:ins w:id="1409" w:author="Unknown Author" w:date="2026-10-30T04:17:53Z"><w:r><w:rPr><w:b/><w:kern w:val="0"/><w:szCs w:val="24"/><w:lang w:val="es-CO" w:eastAsia="en-US" w:bidi="ar-SA"/></w:rPr><w:t>3.1. Baja adopción institucional del tablero y de las alertas</w:t></w:r></w:ins></w:p></w:tc></w:tr><w:tr><w:trPr><w:ins w:id="1411" w:author="Unknown Author" w:date="2026-10-30T04:17:53Z"/><w:cantSplit w:val="true"/></w:trPr><w:tc><w:tcPr><w:tcW w:w="1645" w:type="dxa"/><w:tcBorders></w:tcBorders><w:shd w:color="auto" w:fill="E2EFDA" w:val="clear"/></w:tcPr><w:p><w:pPr><w:pStyle w:val="Tabla9"/><w:widowControl/><w:jc w:val="left"/><w:rPr><w:kern w:val="0"/><w:szCs w:val="24"/><w:lang w:val="es-CO" w:eastAsia="en-US" w:bidi="ar-SA"/><w:ins w:id="1413" w:author="Unknown Author" w:date="2026-10-30T04:17:53Z"></w:ins></w:rPr></w:pPr><w:ins w:id="1412" w:author="Unknown Author" w:date="2026-10-30T04:17:53Z"><w:r><w:rPr><w:kern w:val="0"/><w:szCs w:val="24"/><w:lang w:val="es-CO" w:eastAsia="en-US" w:bidi="ar-SA"/></w:rPr><w:t>Efectos directos</w:t></w:r></w:ins></w:p></w:tc><w:tc><w:tcPr><w:tcW w:w="2632" w:type="dxa"/><w:tcBorders></w:tcBorders><w:shd w:color="auto" w:fill="E2EFDA" w:val="clear"/></w:tcPr><w:p><w:pPr><w:pStyle w:val="Tabla9"/><w:widowControl/><w:jc w:val="left"/><w:rPr><w:kern w:val="0"/><w:szCs w:val="24"/><w:lang w:val="es-CO" w:eastAsia="en-US" w:bidi="ar-SA"/><w:ins w:id="1415" w:author="Unknown Author" w:date="2026-10-30T04:17:53Z"></w:ins></w:rPr></w:pPr><w:ins w:id="1414" w:author="Unknown Author" w:date="2026-10-30T04:17:53Z"><w:r><w:rPr><w:kern w:val="0"/><w:szCs w:val="24"/><w:lang w:val="es-CO" w:eastAsia="en-US" w:bidi="ar-SA"/></w:rPr><w:t>1. Índice local de calidad del aire sin fórmula validada y con error de entrada</w:t></w:r></w:ins></w:p></w:tc><w:tc><w:tcPr><w:tcW w:w="2961" w:type="dxa"/><w:tcBorders></w:tcBorders><w:shd w:color="auto" w:fill="E2EFDA" w:val="clear"/></w:tcPr><w:p><w:pPr><w:pStyle w:val="Tabla9"/><w:widowControl/><w:jc w:val="left"/><w:rPr><w:kern w:val="0"/><w:szCs w:val="24"/><w:lang w:val="es-CO" w:eastAsia="en-US" w:bidi="ar-SA"/><w:ins w:id="1417" w:author="Unknown Author" w:date="2026-10-30T04:17:53Z"></w:ins></w:rPr></w:pPr><w:ins w:id="1416" w:author="Unknown Author" w:date="2026-10-30T04:17:53Z"><w:r><w:rPr><w:kern w:val="0"/><w:szCs w:val="24"/><w:lang w:val="es-CO" w:eastAsia="en-US" w:bidi="ar-SA"/></w:rPr><w:t>2. Series de datos interrumpidas y sin estimación previa de la exposición</w:t></w:r></w:ins></w:p></w:tc><w:tc><w:tcPr><w:tcW w:w="2715" w:type="dxa"/><w:tcBorders></w:tcBorders><w:shd w:color="auto" w:fill="E2EFDA" w:val="clear"/></w:tcPr><w:p><w:pPr><w:pStyle w:val="Tabla9"/><w:widowControl/><w:jc w:val="left"/><w:rPr><w:kern w:val="0"/><w:szCs w:val="24"/><w:lang w:val="es-CO" w:eastAsia="en-US" w:bidi="ar-SA"/><w:ins w:id="1419" w:author="Unknown Author" w:date="2026-10-30T04:17:53Z"></w:ins></w:rPr></w:pPr><w:ins w:id="1418" w:author="Unknown Author" w:date="2026-10-30T04:17:53Z"><w:r><w:rPr><w:kern w:val="0"/><w:szCs w:val="24"/><w:lang w:val="es-CO" w:eastAsia="en-US" w:bidi="ar-SA"/></w:rPr><w:t>3. Tasa de falsas alarmas sin medir y decisiones sin registro</w:t></w:r></w:ins></w:p></w:tc></w:tr><w:tr><w:trPr><w:ins w:id="1420" w:author="Unknown Author" w:date="2026-10-30T04:17:53Z"/><w:cantSplit w:val="true"/></w:trPr><w:tc><w:tcPr><w:tcW w:w="1645" w:type="dxa"/><w:tcBorders></w:tcBorders><w:shd w:color="auto" w:fill="F4CCCC" w:val="clear"/></w:tcPr><w:p><w:pPr><w:pStyle w:val="Tabla9"/><w:widowControl/><w:jc w:val="left"/><w:rPr><w:kern w:val="0"/><w:szCs w:val="24"/><w:lang w:val="es-CO" w:eastAsia="en-US" w:bidi="ar-SA"/><w:ins w:id="1422" w:author="Unknown Author" w:date="2026-10-30T04:17:53Z"></w:ins></w:rPr></w:pPr><w:ins w:id="1421" w:author="Unknown Author" w:date="2026-10-30T04:17:53Z"><w:r><w:rPr><w:kern w:val="0"/><w:szCs w:val="24"/><w:lang w:val="es-CO" w:eastAsia="en-US" w:bidi="ar-SA"/></w:rPr><w:t>Problema central</w:t></w:r></w:ins></w:p></w:tc><w:tc><w:tcPr><w:tcW w:w="8308" w:type="dxa"/><w:gridSpan w:val="3"/><w:tcBorders></w:tcBorders><w:shd w:color="auto" w:fill="F4CCCC" w:val="clear"/></w:tcPr><w:p><w:pPr><w:pStyle w:val="Tabla9"/><w:widowControl/><w:jc w:val="left"/><w:rPr><w:kern w:val="0"/><w:szCs w:val="24"/><w:lang w:val="es-CO" w:eastAsia="en-US" w:bidi="ar-SA"/><w:ins w:id="1424" w:author="Unknown Author" w:date="2026-10-30T04:17:53Z"></w:ins></w:rPr></w:pPr><w:ins w:id="1423" w:author="Unknown Author" w:date="2026-10-30T04:17:53Z"><w:r><w:rPr><w:kern w:val="0"/><w:szCs w:val="24"/><w:lang w:val="es-CO" w:eastAsia="en-US" w:bidi="ar-SA"/></w:rPr><w:t>Los consejos de gestión del riesgo no disponen de mediciones de PM2,5 y PM10 con error conocido en los sitios de remoción de escombros</w:t></w:r></w:ins></w:p></w:tc></w:tr><w:tr><w:trPr><w:ins w:id="1425" w:author="Unknown Author" w:date="2026-10-30T04:17:53Z"/><w:cantSplit w:val="true"/></w:trPr><w:tc><w:tcPr><w:tcW w:w="1645" w:type="dxa"/><w:tcBorders></w:tcBorders><w:shd w:color="auto" w:fill="FCE4D6" w:val="clear"/></w:tcPr><w:p><w:pPr><w:pStyle w:val="Tabla9"/><w:widowControl/><w:jc w:val="left"/><w:rPr><w:kern w:val="0"/><w:szCs w:val="24"/><w:lang w:val="es-CO" w:eastAsia="en-US" w:bidi="ar-SA"/><w:ins w:id="1427" w:author="Unknown Author" w:date="2026-10-30T04:17:53Z"></w:ins></w:rPr></w:pPr><w:ins w:id="1426" w:author="Unknown Author" w:date="2026-10-30T04:17:53Z"><w:r><w:rPr><w:kern w:val="0"/><w:szCs w:val="24"/><w:lang w:val="es-CO" w:eastAsia="en-US" w:bidi="ar-SA"/></w:rPr><w:t>Causas directas</w:t></w:r></w:ins></w:p></w:tc><w:tc><w:tcPr><w:tcW w:w="2632" w:type="dxa"/><w:tcBorders></w:tcBorders><w:shd w:color="auto" w:fill="FCE4D6" w:val="clear"/></w:tcPr><w:p><w:pPr><w:pStyle w:val="Tabla9"/><w:widowControl/><w:jc w:val="left"/><w:rPr><w:kern w:val="0"/><w:szCs w:val="24"/><w:lang w:val="es-CO" w:eastAsia="en-US" w:bidi="ar-SA"/><w:ins w:id="1429" w:author="Unknown Author" w:date="2026-10-30T04:17:53Z"></w:ins></w:rPr></w:pPr><w:ins w:id="1428" w:author="Unknown Author" w:date="2026-10-30T04:17:53Z"><w:r><w:rPr><w:kern w:val="0"/><w:szCs w:val="24"/><w:lang w:val="es-CO" w:eastAsia="en-US" w:bidi="ar-SA"/></w:rPr><w:t>1. Lecturas sin corrección: humedad alta y fracción gruesa de PM10 sin corregir, sin referencia colocalizada y con calibración baja o nula</w:t></w:r></w:ins></w:p></w:tc><w:tc><w:tcPr><w:tcW w:w="2961" w:type="dxa"/><w:tcBorders></w:tcBorders><w:shd w:color="auto" w:fill="FCE4D6" w:val="clear"/></w:tcPr><w:p><w:pPr><w:pStyle w:val="Tabla9"/><w:widowControl/><w:jc w:val="left"/><w:rPr><w:kern w:val="0"/><w:szCs w:val="24"/><w:lang w:val="es-CO" w:eastAsia="en-US" w:bidi="ar-SA"/><w:ins w:id="1431" w:author="Unknown Author" w:date="2026-10-30T04:17:53Z"></w:ins></w:rPr></w:pPr><w:ins w:id="1430" w:author="Unknown Author" w:date="2026-10-30T04:17:53Z"><w:r><w:rPr><w:kern w:val="0"/><w:szCs w:val="24"/><w:lang w:val="es-CO" w:eastAsia="en-US" w:bidi="ar-SA"/></w:rPr><w:t>2. Sitios sin infraestructura de medición ni de modelación: nodos sin autonomía ni enlace alterno y sin un modelo que estime el polvo antes de demoler</w:t></w:r></w:ins></w:p></w:tc><w:tc><w:tcPr><w:tcW w:w="2715" w:type="dxa"/><w:tcBorders></w:tcBorders><w:shd w:color="auto" w:fill="FCE4D6" w:val="clear"/></w:tcPr><w:p><w:pPr><w:pStyle w:val="Tabla9"/><w:widowControl/><w:jc w:val="left"/><w:rPr><w:kern w:val="0"/><w:szCs w:val="24"/><w:lang w:val="es-CO" w:eastAsia="en-US" w:bidi="ar-SA"/><w:ins w:id="1433" w:author="Unknown Author" w:date="2026-10-30T04:17:53Z"></w:ins></w:rPr></w:pPr><w:ins w:id="1432" w:author="Unknown Author" w:date="2026-10-30T04:17:53Z"><w:r><w:rPr><w:kern w:val="0"/><w:szCs w:val="24"/><w:lang w:val="es-CO" w:eastAsia="en-US" w:bidi="ar-SA"/></w:rPr><w:t>3. Uso sin reglas ni capacidades: sin umbrales co-diseñados, sin protocolo de alerta y sin custodios formados</w:t></w:r></w:ins></w:p></w:tc></w:tr><w:tr><w:trPr><w:ins w:id="1434" w:author="Unknown Author" w:date="2026-10-30T04:17:53Z"/><w:cantSplit w:val="true"/></w:trPr><w:tc><w:tcPr><w:tcW w:w="1645" w:type="dxa"/><w:tcBorders><w:bottom w:val="single" w:sz="12" w:space="0" w:color="2A3439"/></w:tcBorders><w:shd w:color="auto" w:fill="FCE4D6" w:val="clear"/></w:tcPr><w:p><w:pPr><w:pStyle w:val="Tabla9"/><w:keepNext w:val="true"/><w:widowControl/><w:jc w:val="left"/><w:rPr><w:kern w:val="0"/><w:szCs w:val="24"/><w:lang w:val="es-CO" w:eastAsia="en-US" w:bidi="ar-SA"/><w:ins w:id="1436" w:author="Unknown Author" w:date="2026-10-30T04:17:53Z"></w:ins></w:rPr></w:pPr><w:ins w:id="1435" w:author="Unknown Author" w:date="2026-10-30T04:17:53Z"><w:r><w:rPr><w:kern w:val="0"/><w:szCs w:val="24"/><w:lang w:val="es-CO" w:eastAsia="en-US" w:bidi="ar-SA"/></w:rPr><w:t>Causas indirectas</w:t></w:r></w:ins></w:p></w:tc><w:tc><w:tcPr><w:tcW w:w="2632" w:type="dxa"/><w:tcBorders><w:bottom w:val="single" w:sz="12" w:space="0" w:color="2A3439"/></w:tcBorders><w:shd w:color="auto" w:fill="FCE4D6" w:val="clear"/></w:tcPr><w:p><w:pPr><w:pStyle w:val="Tabla9"/><w:keepNext w:val="true"/><w:widowControl/><w:jc w:val="left"/><w:rPr><w:kern w:val="0"/><w:szCs w:val="24"/><w:lang w:val="es-CO" w:eastAsia="en-US" w:bidi="ar-SA"/><w:ins w:id="1438" w:author="Unknown Author" w:date="2026-10-30T04:17:53Z"></w:ins></w:rPr></w:pPr><w:ins w:id="1437" w:author="Unknown Author" w:date="2026-10-30T04:17:53Z"><w:r><w:rPr><w:kern w:val="0"/><w:szCs w:val="24"/><w:lang w:val="es-CO" w:eastAsia="en-US" w:bidi="ar-SA"/></w:rPr><w:t>1.1. Sensores ópticos de bajo costo sin calibración local</w:t></w:r></w:ins></w:p></w:tc><w:tc><w:tcPr><w:tcW w:w="2961" w:type="dxa"/><w:tcBorders><w:bottom w:val="single" w:sz="12" w:space="0" w:color="2A3439"/></w:tcBorders><w:shd w:color="auto" w:fill="FCE4D6" w:val="clear"/></w:tcPr><w:p><w:pPr><w:pStyle w:val="Tabla9"/><w:keepNext w:val="true"/><w:widowControl/><w:jc w:val="left"/><w:rPr><w:kern w:val="0"/><w:szCs w:val="24"/><w:lang w:val="es-CO" w:eastAsia="en-US" w:bidi="ar-SA"/><w:ins w:id="1440" w:author="Unknown Author" w:date="2026-10-30T04:17:53Z"></w:ins></w:rPr></w:pPr><w:ins w:id="1439" w:author="Unknown Author" w:date="2026-10-30T04:17:53Z"><w:r><w:rPr><w:kern w:val="0"/><w:szCs w:val="24"/><w:lang w:val="es-CO" w:eastAsia="en-US" w:bidi="ar-SA"/></w:rPr><w:t>2.1. Remoción de escombros y demoliciones en curso tras el terremoto, en sitios temporales con energía y enlace deteriorados</w:t></w:r></w:ins></w:p></w:tc><w:tc><w:tcPr><w:tcW w:w="2715" w:type="dxa"/><w:tcBorders><w:bottom w:val="single" w:sz="12" w:space="0" w:color="2A3439"/></w:tcBorders><w:shd w:color="auto" w:fill="FCE4D6" w:val="clear"/></w:tcPr><w:p><w:pPr><w:pStyle w:val="Tabla9"/><w:keepNext w:val="true"/><w:widowControl/><w:jc w:val="left"/><w:rPr><w:kern w:val="0"/><w:szCs w:val="24"/><w:lang w:val="es-CO" w:eastAsia="en-US" w:bidi="ar-SA"/><w:ins w:id="1442" w:author="Unknown Author" w:date="2026-10-30T04:17:53Z"></w:ins></w:rPr></w:pPr><w:ins w:id="1441" w:author="Unknown Author" w:date="2026-10-30T04:17:53Z"><w:r><w:rPr><w:kern w:val="0"/><w:szCs w:val="24"/><w:lang w:val="es-CO" w:eastAsia="en-US" w:bidi="ar-SA"/></w:rPr><w:t>3.1. Consejos sin experiencia previa en alertas por material particulado ni convenios de custodia</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819"/><w:gridCol w:w="7134"/></w:tblGrid><w:tr><w:trPr><w:tblHeader w:val="true"/><w:del w:id="1443" w:author="Unknown Author" w:date="2026-10-30T04:17:53Z"/><w:cantSplit w:val="true"/></w:trPr><w:tc><w:tcPr><w:tcW w:w="281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445" w:author="Unknown Author" w:date="2026-10-30T04:17:53Z"></w:del></w:rPr></w:pPr><w:del w:id="1444" w:author="Unknown Author" w:date="2026-10-30T04:17:53Z"><w:r><w:rPr><w:b/><w:kern w:val="0"/><w:szCs w:val="24"/><w:lang w:val="es-CO" w:eastAsia="en-US" w:bidi="ar-SA"/></w:rPr><w:delText>Nivel</w:delText></w:r></w:del></w:p></w:tc><w:tc><w:tcPr><w:tcW w:w="713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447" w:author="Unknown Author" w:date="2026-10-30T04:17:53Z"></w:del></w:rPr></w:pPr><w:del w:id="1446" w:author="Unknown Author" w:date="2026-10-30T04:17:53Z"><w:r><w:rPr><w:b/><w:kern w:val="0"/><w:szCs w:val="24"/><w:lang w:val="es-CO" w:eastAsia="en-US" w:bidi="ar-SA"/></w:rPr><w:delText>Enunciado</w:delText></w:r></w:del></w:p></w:tc></w:tr><w:tr><w:trPr><w:del w:id="1448" w:author="Unknown Author" w:date="2026-10-30T04:17:53Z"/><w:cantSplit w:val="true"/></w:trPr><w:tc><w:tcPr><w:tcW w:w="2819" w:type="dxa"/><w:tcBorders></w:tcBorders></w:tcPr><w:p><w:pPr><w:pStyle w:val="Tabla9"/><w:widowControl/><w:jc w:val="left"/><w:rPr><w:kern w:val="0"/><w:szCs w:val="24"/><w:lang w:val="es-CO" w:eastAsia="en-US" w:bidi="ar-SA"/><w:del w:id="1450" w:author="Unknown Author" w:date="2026-10-30T04:17:53Z"></w:del></w:rPr></w:pPr><w:del w:id="1449" w:author="Unknown Author" w:date="2026-10-30T04:17:53Z"><w:r><w:rPr><w:kern w:val="0"/><w:szCs w:val="24"/><w:lang w:val="es-CO" w:eastAsia="en-US" w:bidi="ar-SA"/></w:rPr><w:delText>Efectos indirectos</w:delText></w:r></w:del></w:p></w:tc><w:tc><w:tcPr><w:tcW w:w="7134" w:type="dxa"/><w:tcBorders></w:tcBorders></w:tcPr><w:p><w:pPr><w:pStyle w:val="Tabla9"/><w:widowControl/><w:jc w:val="left"/><w:rPr><w:kern w:val="0"/><w:szCs w:val="24"/><w:lang w:val="es-CO" w:eastAsia="en-US" w:bidi="ar-SA"/><w:del w:id="1452" w:author="Unknown Author" w:date="2026-10-30T04:17:53Z"></w:del></w:rPr></w:pPr><w:del w:id="1451" w:author="Unknown Author" w:date="2026-10-30T04:17:53Z"><w:r><w:rPr><w:kern w:val="0"/><w:szCs w:val="24"/><w:lang w:val="es-CO" w:eastAsia="en-US" w:bidi="ar-SA"/></w:rPr><w:delText>1.1. Población y personal de remoción sin protección efectiva ante alertas poco confiables. 1.2. Baja adopción institucional del tablero y de las alertas.</w:delText></w:r></w:del></w:p></w:tc></w:tr><w:tr><w:trPr><w:del w:id="1453" w:author="Unknown Author" w:date="2026-10-30T04:17:53Z"/><w:cantSplit w:val="true"/></w:trPr><w:tc><w:tcPr><w:tcW w:w="2819" w:type="dxa"/><w:tcBorders></w:tcBorders><w:shd w:color="auto" w:fill="F7F7F7" w:val="clear"/></w:tcPr><w:p><w:pPr><w:pStyle w:val="Tabla9"/><w:widowControl/><w:jc w:val="left"/><w:rPr><w:kern w:val="0"/><w:szCs w:val="24"/><w:lang w:val="es-CO" w:eastAsia="en-US" w:bidi="ar-SA"/><w:del w:id="1455" w:author="Unknown Author" w:date="2026-10-30T04:17:53Z"></w:del></w:rPr></w:pPr><w:del w:id="1454" w:author="Unknown Author" w:date="2026-10-30T04:17:53Z"><w:r><w:rPr><w:kern w:val="0"/><w:szCs w:val="24"/><w:lang w:val="es-CO" w:eastAsia="en-US" w:bidi="ar-SA"/></w:rPr><w:delText>Efectos directos</w:delText></w:r></w:del></w:p></w:tc><w:tc><w:tcPr><w:tcW w:w="7134" w:type="dxa"/><w:tcBorders></w:tcBorders><w:shd w:color="auto" w:fill="F7F7F7" w:val="clear"/></w:tcPr><w:p><w:pPr><w:pStyle w:val="Tabla9"/><w:widowControl/><w:jc w:val="left"/><w:rPr><w:kern w:val="0"/><w:szCs w:val="24"/><w:lang w:val="es-CO" w:eastAsia="en-US" w:bidi="ar-SA"/><w:del w:id="1457" w:author="Unknown Author" w:date="2026-10-30T04:17:53Z"></w:del></w:rPr></w:pPr><w:del w:id="1456" w:author="Unknown Author" w:date="2026-10-30T04:17:53Z"><w:r><w:rPr><w:kern w:val="0"/><w:szCs w:val="24"/><w:lang w:val="es-CO" w:eastAsia="en-US" w:bidi="ar-SA"/></w:rPr><w:delText>2.1. Índice local de calidad del aire sin fórmula validada y con error de entrada. 2.2. Tasa de falsas alarmas sin medir.</w:delText></w:r></w:del></w:p></w:tc></w:tr><w:tr><w:trPr><w:del w:id="1458" w:author="Unknown Author" w:date="2026-10-30T04:17:53Z"/><w:cantSplit w:val="true"/></w:trPr><w:tc><w:tcPr><w:tcW w:w="2819" w:type="dxa"/><w:tcBorders></w:tcBorders></w:tcPr><w:p><w:pPr><w:pStyle w:val="Tabla9"/><w:widowControl/><w:jc w:val="left"/><w:rPr><w:kern w:val="0"/><w:szCs w:val="24"/><w:lang w:val="es-CO" w:eastAsia="en-US" w:bidi="ar-SA"/><w:del w:id="1460" w:author="Unknown Author" w:date="2026-10-30T04:17:53Z"></w:del></w:rPr></w:pPr><w:del w:id="1459" w:author="Unknown Author" w:date="2026-10-30T04:17:53Z"><w:r><w:rPr><w:kern w:val="0"/><w:szCs w:val="24"/><w:lang w:val="es-CO" w:eastAsia="en-US" w:bidi="ar-SA"/></w:rPr><w:delText>Problema central</w:delText></w:r></w:del></w:p></w:tc><w:tc><w:tcPr><w:tcW w:w="7134" w:type="dxa"/><w:tcBorders></w:tcBorders></w:tcPr><w:p><w:pPr><w:pStyle w:val="Tabla9"/><w:widowControl/><w:jc w:val="left"/><w:rPr><w:kern w:val="0"/><w:szCs w:val="24"/><w:lang w:val="es-CO" w:eastAsia="en-US" w:bidi="ar-SA"/><w:del w:id="1462" w:author="Unknown Author" w:date="2026-10-30T04:17:53Z"></w:del></w:rPr></w:pPr><w:del w:id="1461" w:author="Unknown Author" w:date="2026-10-30T04:17:53Z"><w:r><w:rPr><w:kern w:val="0"/><w:szCs w:val="24"/><w:lang w:val="es-CO" w:eastAsia="en-US" w:bidi="ar-SA"/></w:rPr><w:delText>Los comités de gestión del riesgo no disponen de mediciones de PM2,5 y PM10 con error conocido en los sitios de remoción de escombros.</w:delText></w:r></w:del></w:p></w:tc></w:tr><w:tr><w:trPr><w:del w:id="1463" w:author="Unknown Author" w:date="2026-10-30T04:17:53Z"/><w:cantSplit w:val="true"/></w:trPr><w:tc><w:tcPr><w:tcW w:w="2819" w:type="dxa"/><w:tcBorders></w:tcBorders><w:shd w:color="auto" w:fill="F7F7F7" w:val="clear"/></w:tcPr><w:p><w:pPr><w:pStyle w:val="Tabla9"/><w:widowControl/><w:jc w:val="left"/><w:rPr><w:kern w:val="0"/><w:szCs w:val="24"/><w:lang w:val="es-CO" w:eastAsia="en-US" w:bidi="ar-SA"/><w:del w:id="1465" w:author="Unknown Author" w:date="2026-10-30T04:17:53Z"></w:del></w:rPr></w:pPr><w:del w:id="1464" w:author="Unknown Author" w:date="2026-10-30T04:17:53Z"><w:r><w:rPr><w:kern w:val="0"/><w:szCs w:val="24"/><w:lang w:val="es-CO" w:eastAsia="en-US" w:bidi="ar-SA"/></w:rPr><w:delText>Causas directas</w:delText></w:r></w:del></w:p></w:tc><w:tc><w:tcPr><w:tcW w:w="7134" w:type="dxa"/><w:tcBorders></w:tcBorders><w:shd w:color="auto" w:fill="F7F7F7" w:val="clear"/></w:tcPr><w:p><w:pPr><w:pStyle w:val="Tabla9"/><w:widowControl/><w:jc w:val="left"/><w:rPr><w:kern w:val="0"/><w:szCs w:val="24"/><w:lang w:val="es-CO" w:eastAsia="en-US" w:bidi="ar-SA"/><w:del w:id="1467" w:author="Unknown Author" w:date="2026-10-30T04:17:53Z"></w:del></w:rPr></w:pPr><w:del w:id="1466" w:author="Unknown Author" w:date="2026-10-30T04:17:53Z"><w:r><w:rPr><w:kern w:val="0"/><w:szCs w:val="24"/><w:lang w:val="es-CO" w:eastAsia="en-US" w:bidi="ar-SA"/></w:rPr><w:delText>3.1. Humedad relativa alta en los sitios. 3.2. Fracción gruesa de PM10 sin corrección. 3.3. PM2,5 sin referencia colocalizada. 3.4. Calibración baja o nula.</w:delText></w:r></w:del></w:p></w:tc></w:tr><w:tr><w:trPr><w:del w:id="1468" w:author="Unknown Author" w:date="2026-10-30T04:17:53Z"/><w:cantSplit w:val="true"/></w:trPr><w:tc><w:tcPr><w:tcW w:w="2819" w:type="dxa"/><w:tcBorders><w:bottom w:val="single" w:sz="12" w:space="0" w:color="2A3439"/></w:tcBorders></w:tcPr><w:p><w:pPr><w:pStyle w:val="Tabla9"/><w:keepNext w:val="true"/><w:widowControl/><w:jc w:val="left"/><w:rPr><w:kern w:val="0"/><w:szCs w:val="24"/><w:lang w:val="es-CO" w:eastAsia="en-US" w:bidi="ar-SA"/><w:del w:id="1470" w:author="Unknown Author" w:date="2026-10-30T04:17:53Z"></w:del></w:rPr></w:pPr><w:del w:id="1469" w:author="Unknown Author" w:date="2026-10-30T04:17:53Z"><w:r><w:rPr><w:kern w:val="0"/><w:szCs w:val="24"/><w:lang w:val="es-CO" w:eastAsia="en-US" w:bidi="ar-SA"/></w:rPr><w:delText>Causas indirectas</w:delText></w:r></w:del></w:p></w:tc><w:tc><w:tcPr><w:tcW w:w="7134" w:type="dxa"/><w:tcBorders><w:bottom w:val="single" w:sz="12" w:space="0" w:color="2A3439"/></w:tcBorders></w:tcPr><w:p><w:pPr><w:pStyle w:val="Tabla9"/><w:keepNext w:val="true"/><w:widowControl/><w:jc w:val="left"/><w:rPr><w:kern w:val="0"/><w:szCs w:val="24"/><w:lang w:val="es-CO" w:eastAsia="en-US" w:bidi="ar-SA"/><w:del w:id="1472" w:author="Unknown Author" w:date="2026-10-30T04:17:53Z"></w:del></w:rPr></w:pPr><w:del w:id="1471" w:author="Unknown Author" w:date="2026-10-30T04:17:53Z"><w:r><w:rPr><w:kern w:val="0"/><w:szCs w:val="24"/><w:lang w:val="es-CO" w:eastAsia="en-US" w:bidi="ar-SA"/></w:rPr><w:delText>4.1. Remoción de escombros en curso.</w:delText></w:r></w:del></w:p></w:tc></w:tr></w:tbl><w:p><w:pPr><w:pStyle w:val="TablaNota"/><w:rPr></w:rPr></w:pPr><w:r><w:rPr><w:i/><w:iCs/></w:rPr><w:t>Nota.</w:t></w:r><w:r><w:rPr></w:rPr><w:t xml:space="preserve"> Elaboración propia a partir del análisis de causas del proyecto</w:t></w:r><w:ins w:id="1473" w:author="Unknown Author" w:date="2026-10-30T04:17:53Z"><w:r><w:rPr></w:rPr><w:t>, con el esquema de la plantilla del Anexo 2. Cada columna es una rama: la 1 corresponde al objetivo específico 1, la 2 al objetivo específico 2 y la 3 al objetivo específico 3</w:t></w:r></w:ins><w:r><w:rPr></w:rPr><w:t>. Las relaciones entre niveles son hipótesis de influencia y no efectos estimados.</w:t></w:r></w:p><w:p><w:pPr><w:pStyle w:val="FiguraRotulo"/><w:rPr></w:rPr></w:pPr><w:bookmarkStart w:id="43" w:name="rot_Figura_5_2"/><w:r><w:rPr><w:b/><w:bCs/></w:rPr><w:t>Figura 5.2</w:t></w:r><w:bookmarkEnd w:id="43"/></w:p><w:p><w:pPr><w:pStyle w:val="FiguraTitulo"/><w:rPr></w:rPr></w:pPr><w:r><w:rPr><w:i/><w:iCs/></w:rPr><w:t>El error de medición sin verificar es el problema central: tiene cuatro causas directas y dos efectos directos</w:t></w:r></w:p><w:p><w:pPr><w:pStyle w:val="BodyText"/><w:rPr></w:rPr></w:pPr><w:r><w:rPr></w:rPr><w:drawing><wp:inline distT="0" distB="0" distL="0" distR="0"><wp:extent cx="5579745" cy="4929505"/><wp:effectExtent l="0" t="0" r="0" b="0"/><wp:docPr id="5" name="Image5"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5" name="Image5" descr=""></pic:cNvPr><pic:cNvPicPr><a:picLocks noChangeAspect="1" noChangeArrowheads="1"/></pic:cNvPicPr></pic:nvPicPr><pic:blipFill><a:blip r:embed="rId6"></a:blip><a:stretch><a:fillRect/></a:stretch></pic:blipFill><pic:spPr bwMode="auto"><a:xfrm><a:off x="0" y="0"/><a:ext cx="5579745" cy="4929505"/></a:xfrm><a:prstGeom prst="rect"><a:avLst/></a:prstGeom></pic:spPr></pic:pic></a:graphicData></a:graphic></wp:inline></w:drawing></w:r></w:p><w:p><w:pPr><w:pStyle w:val="FiguraNota"/><w:rPr></w:rPr></w:pPr><w:r><w:rPr><w:i/><w:iCs/></w:rPr><w:t>Nota.</w:t></w:r><w:r><w:rPr></w:rPr><w:t xml:space="preserve"> Elaboración propia. Las flechas indican la dirección de causa a efecto. Las relaciones son hipótesis de influencia, sin efecto estimado. Fuente: análisis de causas del proyecto con datos del informe de vigilancia tecnológica (Equipo formulador, 2026).</w:t></w:r></w:p><w:p><w:pPr><w:pStyle w:val="BodyText"/><w:rPr></w:rPr></w:pPr><w:r><w:rPr></w:rPr><w:t xml:space="preserve">La </w:t></w:r><w:del w:id="1474" w:author="Unknown Author" w:date="2026-10-30T04:17:53Z"><w:r><w:rPr></w:rPr><w:delText xml:space="preserve">Tabla 5.6 y la </w:delText></w:r></w:del><w:r><w:rPr></w:rPr><w:t xml:space="preserve">Figura 5.2 </w:t></w:r><w:ins w:id="1475" w:author="Unknown Author" w:date="2026-10-30T04:17:53Z"><w:r><w:rPr></w:rPr><w:t>muestra</w:t></w:r></w:ins><w:del w:id="1476" w:author="Unknown Author" w:date="2026-10-30T04:17:53Z"><w:r><w:rPr></w:rPr><w:delText>muestran</w:delText></w:r></w:del><w:r><w:rPr></w:rPr><w:t xml:space="preserve"> que las cuatro causas </w:t></w:r><w:ins w:id="1477" w:author="Unknown Author" w:date="2026-10-30T04:17:53Z"><w:r><w:rPr></w:rPr><w:t xml:space="preserve">de la rama 1 </w:t></w:r></w:ins><w:del w:id="1478" w:author="Unknown Author" w:date="2026-10-30T04:17:53Z"><w:r><w:rPr></w:rPr><w:delText xml:space="preserve">directas </w:delText></w:r></w:del><w:r><w:rPr></w:rPr><w:t xml:space="preserve">son de dos clases. Dos son condiciones del entorno: la humedad y la fracción gruesa. Dos son condiciones de método: la ausencia de referencia colocalizada y la calibración baja o nula. El proyecto mide y corrige las condiciones del entorno mediante el modelo de corrección. Actúa sobre las condiciones de método con la colocalización y la calibración repetida. La remoción de escombros alimenta la fracción gruesa y degrada la disponibilidad de la red. Por eso </w:t></w:r><w:ins w:id="1479" w:author="Unknown Author" w:date="2026-10-30T04:17:53Z"><w:r><w:rPr></w:rPr><w:t>es la</w:t></w:r></w:ins><w:del w:id="1480" w:author="Unknown Author" w:date="2026-10-30T04:17:53Z"><w:r><w:rPr></w:rPr><w:delText>figura como</w:delText></w:r></w:del><w:r><w:rPr></w:rPr><w:t xml:space="preserve"> causa indirecta</w:t></w:r><w:ins w:id="1481" w:author="Unknown Author" w:date="2026-10-30T04:17:53Z"><w:r><w:rPr></w:rPr><w:t xml:space="preserve"> de la rama 2. Esa rama reúne además la </w:t></w:r></w:ins><w:del w:id="1482" w:author="Unknown Author" w:date="2026-10-30T04:17:53Z"><w:r><w:rPr></w:rPr><w:delText xml:space="preserve">. La </w:delText></w:r></w:del><w:r><w:rPr></w:rPr><w:t>brecha de predicción de la sección 5.2.2</w:t></w:r><w:del w:id="1483" w:author="Unknown Author" w:date="2026-10-30T04:17:53Z"><w:r><w:rPr></w:rPr><w:delText xml:space="preserve"> queda fuera del árbol</w:delText></w:r></w:del><w:r><w:rPr></w:rPr><w:t xml:space="preserve">, porque </w:t></w:r><w:ins w:id="1484" w:author="Unknown Author" w:date="2026-10-30T04:17:53Z"><w:r><w:rPr></w:rPr><w:t xml:space="preserve">ambas dependen </w:t></w:r></w:ins><w:del w:id="1485" w:author="Unknown Author" w:date="2026-10-30T04:17:53Z"><w:r><w:rPr></w:rPr><w:delText xml:space="preserve">afecta la anticipación </w:delText></w:r></w:del><w:r><w:rPr></w:rPr><w:t xml:space="preserve">de la </w:t></w:r><w:ins w:id="1486" w:author="Unknown Author" w:date="2026-10-30T04:17:53Z"><w:r><w:rPr></w:rPr><w:t>infraestructura instalada en los sitios</w:t></w:r></w:ins><w:del w:id="1487" w:author="Unknown Author" w:date="2026-10-30T04:17:53Z"><w:r><w:rPr></w:rPr><w:delText>exposición y no el error de medición</w:delText></w:r></w:del><w:r><w:rPr></w:rPr><w:t>.</w:t></w:r></w:p><w:p><w:pPr><w:pStyle w:val="BodyText"/><w:rPr></w:rPr></w:pPr><w:r><w:rPr></w:rPr><w:t>Los efectos se ordenan en dos niveles. El índice sin fórmula validada y la tasa de falsas alarmas sin medir son efectos directos, porque dependen de la lectura del sensor. La baja adopción institucional y la falta de protección efectiva son efectos indirectos. Dependen de la confianza en la alerta y de decisiones de las personas. El árbol no dibuja bucles. Una baja confianza reduce el uso, y un menor uso reduce los recursos de sostenimiento de la red (inferido). El proyecto atiende ese bucle con co-diseño del tablero y convenios de custodia.</w:t></w:r></w:p><w:p><w:pPr><w:pStyle w:val="BodyText"/><w:rPr></w:rPr></w:pPr><w:r><w:rPr></w:rPr><w:t xml:space="preserve">El árbol presenta límites que condicionan su lectura. Las relaciones de humedad y de fracción gruesa con el error se contrastan con datos del primer tramo. Cuatro variables no entran al árbol y pueden alterar las relaciones. Son la distancia a la referencia, la edad del cabezal, los episodios regionales de humo y la precipitación. </w:t></w:r><w:ins w:id="1488" w:author="Unknown Author" w:date="2026-10-30T04:17:53Z"><w:r><w:rPr></w:rPr><w:t xml:space="preserve">La </w:t></w:r></w:ins><w:del w:id="1489" w:author="Unknown Author" w:date="2026-10-30T04:17:53Z"><w:r><w:rPr></w:rPr><w:delText xml:space="preserve">El encuadre de </w:delText></w:r></w:del><w:r><w:rPr></w:rPr><w:t xml:space="preserve">exposición </w:t></w:r><w:ins w:id="1490" w:author="Unknown Author" w:date="2026-10-30T04:17:53Z"><w:r><w:rPr></w:rPr><w:t>entra al árbol solo como anticipación de la rama 2, porque su análisis completo exigiría otro problema central</w:t></w:r></w:ins><w:del w:id="1491" w:author="Unknown Author" w:date="2026-10-30T04:17:53Z"><w:r><w:rPr></w:rPr><w:delText>no se representa en el árbol, porque exigiría otro problema central. El gemelo predictivo lo atiende como brecha complementaria (sección 5.2.2)</w:delText></w:r></w:del><w:r><w:rPr></w:rPr><w:t>. El árbol de objetivos de la sección 12 invierte estos enunciados. Las secciones 7 y 8 justifican la solución y su articulación con la demanda territorial. El Anexo A documenta el análisis estructural de las quince variables y el árbol con sus identificadores.</w:t></w:r><w:bookmarkEnd w:id="23"/><w:bookmarkEnd w:id="41"/></w:p><w:p><w:pPr><w:pStyle w:val="Heading1"/><w:rPr></w:rPr></w:pPr><w:bookmarkStart w:id="44" w:name="antecedentes"/><w:r><w:rPr></w:rPr><w:t>6. ANTECEDENTES</w:t></w:r></w:p><w:p><w:pPr><w:pStyle w:val="FirstParagraph"/><w:rPr></w:rPr></w:pPr><w:r><w:rPr></w:rPr><w:t>Esta sección reúne los antecedentes de la problemática en cuatro niveles: internacional, nacional, departamental y municipal. Su propósito es mostrar qué iniciativas previas existen, qué resultados documentaron y por qué esos resultados vuelven pertinente el proyecto. La problemática es la medición de material particulado fino (PM2,5) y grueso (PM10) con sensores de bajo costo en sitios de remoción de escombros posterremoto. La fuente principal es el informe de vigilancia tecnológica del proyecto, que analizó 26 artículos, 15 patentes y un informe institucional (Equipo formulador, 2026, pp. 19-21). La segunda fuente es la literatura de referencia sobre calibración y evaluación de sensores. El equipo no consultó de nuevo las fuentes primarias que el informe cita. Por eso las cifras de terceros se reproducen con su página y con la advertencia de que su verificación independiente está pendiente.</w:t></w:r></w:p><w:p><w:pPr><w:pStyle w:val="BodyText"/><w:rPr></w:rPr></w:pPr><w:r><w:rPr></w:rPr><w:t xml:space="preserve">Los antecedentes departamentales y municipales exigen una advertencia adicional. El material del proyecto no documenta iniciativas de monitoreo de aire en </w:t></w:r><w:ins w:id="1492" w:author="Unknown Author" w:date="2026-10-30T04:17:53Z"><w:r><w:rPr></w:rPr><w:t>Manizales ni en Calarcá</w:t></w:r></w:ins><w:del w:id="1493" w:author="Unknown Author" w:date="2026-10-30T04:17:53Z"><w:r><w:rPr></w:rPr><w:delText>los 12 municipios focalizados</w:delText></w:r></w:del><w:r><w:rPr></w:rPr><w:t>. Esos vacíos se marcan por diligenciar y no se rellenan con supuestos. En cada apartado se distingue lo documentado, lo calculado, lo inferido y lo supuesto.</w:t></w:r></w:p><w:p><w:pPr><w:pStyle w:val="Heading2"/><w:rPr></w:rPr></w:pPr><w:bookmarkStart w:id="45" w:name="antecedentes-internacionales"/><w:r><w:rPr></w:rPr><w:t>6.1 Antecedentes internacionales</w:t></w:r></w:p><w:p><w:pPr><w:pStyle w:val="FirstParagraph"/><w:rPr></w:rPr></w:pPr><w:r><w:rPr></w:rPr><w:t>Los antecedentes internacionales se agrupan en seis líneas. Son la evaluación de sensores, las redes en operación y la exposición tras un colapso. Son también la demolición y la dispersión urbana de polvo, la validación de índices y la modelación. La Tabla 6.1 resume los resultados y la lección que cada uno aporta al proyecto. Los párrafos siguientes desarrollan cada línea con su evidencia.</w:t></w:r></w:p><w:p><w:pPr><w:pStyle w:val="BodyText"/><w:rPr></w:rPr></w:pPr><w:r><w:rPr><w:b/><w:bCs/></w:rPr><w:t>Evaluación de sensores de bajo costo.</w:t></w:r><w:r><w:rPr></w:rPr><w:t xml:space="preserve"> La evaluación de sensores ópticos frente a referencias es la base metodológica del proyecto. Kumar et al. (2015) describieron la oportunidad de densificar la medición urbana con sensores de bajo costo. Morawska et al. (2018) examinaron los límites de esas aplicaciones según el propósito de uso. Castell et al. (2017) discutieron si las plataformas comerciales pueden aportar al monitoreo oficial. Karagulian et al. (2019) hallaron que el desempeño varía entre equipos y condiciones de evaluación. Crilley et al. (2018) evaluaron un contador óptico frente a instrumentos de referencia. Magi et al. (2020) lo contrastaron con un monitor de atenuación beta equivalente.</w:t></w:r></w:p><w:p><w:pPr><w:pStyle w:val="BodyText"/><w:rPr></w:rPr></w:pPr><w:r><w:rPr><w:b/><w:bCs/></w:rPr><w:t>Corrección y protocolos.</w:t></w:r><w:r><w:rPr></w:rPr><w:t xml:space="preserve"> La literatura posterior pasó de evaluar a corregir. Jayaratne et al. (2018) mostraron que la humedad y la niebla alteran la lectura de un sensor de masa. Malings et al. (2020) corrigieron sensores de PM2,5 y siguieron su desempeño a largo plazo. Barkjohn et al. (2021) desarrollaron una corrección con humedad relativa para un sensor comercial en todo Estados Unidos. Giordano et al. (2021) sintetizaron los desafíos y las buenas prácticas de calibración, entre ellas la colocalización. La Agencia de Protección Ambiental de Estados Unidos (EPA) fijó métricas y valores objetivo para sensores de PM2,5 en sitios fijos (EPA, 2021). Su uso es informativo. La Organización Mundial de la Salud (OMS) publicó en 2021 guías globales que incluyen PM2,5 y PM10 (OMS, 2021).</w:t></w:r></w:p><w:p><w:pPr><w:pStyle w:val="BodyText"/><w:rPr></w:rPr></w:pPr><w:r><w:rPr><w:b/><w:bCs/></w:rPr><w:t>Red S-Dot de Seúl.</w:t></w:r><w:r><w:rPr></w:rPr><w:t xml:space="preserve"> La red S-Dot de Seúl es el antecedente más cercano en método de corrección. Reúne 1.138 sitios (Bang et al., 2026, p. 4). Una corrección con la estación cercana y 35 minutos de desfase mejoró el ajuste frente a la referencia. El coeficiente de determinación (R²) pasó de menos de 0,2 a 0,81 (Bang et al., 2026, pp. 6-8). El estudio corresponde a un evento de fuegos artificiales de octubre de 2023 (Equipo formulador, 2026, pp. 124-129). Su protocolo de alerta se probó con un solo evento (Bang et al., 2026, p. 15), lo cual impide generalizar su desempeño. Los autores advierten que la variabilidad espacial del PM2,5 reduce la utilidad de la referencia con la distancia (Bang et al., 2026, p. 4). La corrección con referencia colocalizada reduce el error, y esa reducción debe verificarse en más de un evento y de un sitio.</w:t></w:r></w:p><w:p><w:pPr><w:pStyle w:val="BodyText"/><w:rPr></w:rPr></w:pPr><w:r><w:rPr><w:b/><w:bCs/></w:rPr><w:t>Monitoreo de Brasil.</w:t></w:r><w:r><w:rPr></w:rPr><w:t xml:space="preserve"> Brasil ilustra el costo de operar redes extensas. Entre 2022 y 2024, los monitores de bajo costo pasaron de 37 a 194. Los de referencia se mantuvieron entre 358 y 359 (Tavella et al., 2026, p. 6). La red suma 570 estaciones, y 96 de ellas, es decir 16,8 %, figuran como inactivas o sin estado. La misma agenda reconoce un riesgo compuesto de calor y humo, con 48.075 muertes por calor entre 2000 y 2018 en 14 áreas urbanas (Tavella et al., 2026, p. 8). El proyecto no aborda ese riesgo compuesto. Toma del caso brasileño una lección de mantenimiento: sumar estaciones no equivale a sumar datos utilizables.</w:t></w:r></w:p><w:p><w:pPr><w:pStyle w:val="BodyText"/><w:rPr></w:rPr></w:pPr><w:r><w:rPr><w:b/><w:bCs/></w:rPr><w:t>Mina de carbón a cielo abierto.</w:t></w:r><w:r><w:rPr></w:rPr><w:t xml:space="preserve"> Una mina de carbón de la India es el antecedente más cercano en tipo de sitio. Suresh et al. (2025) desplegaron un monitor óptico de bajo costo y midieron un PM2,5 medio de 159,11 µg/m³ (p. 10). El cociente PM2,5/PM10 fue de 0,88 (p. 22). La correlación de las partículas con la humedad fue de 0,73 en un sensor sin corregir (p. 30). El informe asigna al estudio un nivel de madurez tecnológica (TRL, por su sigla en inglés) de 6 (Equipo formulador, 2026, pp. 29-31). Su nivel de integración (IRL, por su sigla en inglés) es de 4. La mina comparte con un sitio de remoción la presencia de polvo y maquinaria. No comparte necesariamente su composición. Por eso el cociente de 0,88 no se transfiere a escombros sin medición.</w:t></w:r></w:p><w:p><w:pPr><w:pStyle w:val="BodyText"/><w:rPr></w:rPr></w:pPr><w:r><w:rPr><w:b/><w:bCs/></w:rPr><w:t>Monitoreo de lahares en Perú.</w:t></w:r><w:r><w:rPr></w:rPr><w:t xml:space="preserve"> El sistema automático de monitoreo de lahares del volcán Misti, en Arequipa, alcanza el TRL 7 y un IRL de 5 (Espinoza et al., 2026; Equipo formulador, 2026, pp. 29-31). Es uno de los dos únicos documentos del informe con TRL de 7 o más. El otro es el Sistema de Alerta Temprana de Medellín y el Valle de Aburrá (SIATA). El caso peruano muestra que un monitoreo ambiental puede operar en un contexto de amenaza. Su variable de interés son los lahares y no el material particulado, de modo que no valida sensores ópticos de aire.</w:t></w:r></w:p><w:p><w:pPr><w:pStyle w:val="BodyText"/><w:rPr></w:rPr></w:pPr><w:r><w:rPr><w:b/><w:bCs/></w:rPr><w:t>Exposición tras un colapso de edificaciones.</w:t></w:r><w:r><w:rPr></w:rPr><w:t xml:space="preserve"> La exposición a polvo tras un colapso cuenta con un antecedente documentado. Landrigan et al. (2004) revisaron las consecuencias ambientales y sanitarias del desastre del World Trade Center. Ese estudio establece asociación y no evalúa sensores. El informe de vigilancia no incluye estudios del polvo de escombros posterremoto en Colombia. La exposición asociada a la remoción de escombros es, por tanto, una inferencia de diseño que el primer tramo del proyecto mide.</w:t></w:r></w:p><w:p><w:pPr><w:pStyle w:val="BodyText"/><w:rPr></w:rPr></w:pPr><w:r><w:rPr><w:b/><w:bCs/></w:rPr><w:t>Demolición y dispersión urbana de polvo.</w:t></w:r><w:r><w:rPr></w:rPr><w:t xml:space="preserve"> La demolición de una edificación concentra la emisión en pocas horas. Dorevitch et al. (2006) midieron PM10 y PM2,5 antes y durante la demolición de edificios de vivienda pública en Chicago. El PM10 sotavento a 42 metros fue entre 4 y 9 veces mayor que el de barlovento, en promedios de 6 horas. El aumento dependió de la distancia al sitio, de la dirección del viento y del tiempo de promedio. El estudio mide la exposición y no ofrece un modelo predictivo. La modelación de la dispersión cuenta con AERMOD, el modelo regulatorio de la Agencia de Protección Ambiental de Estados Unidos que describen Cimorelli et al. (2005). Cerca de los edificios, la dispersión depende del flujo del viento a su alrededor. Lateb et al. (2016) revisaron la modelación numérica de ese flujo y los errores comunes que producen malos resultados. La Agencia ofrece además factores genéricos de emisión para construcción pesada (EPA, 1995). La evaluación de un modelo de calidad del aire exige métricas estadísticas de desempeño frente a mediciones, como las que revisan Chang y Hanna (2004). Las fuentes de este apartado no incluyen la evaluación de un modelo de dispersión de polvo de demolición en el trópico. Esa ausencia es una lectura de las fuentes consultadas y no una afirmación sobre toda la literatura.</w:t></w:r></w:p><w:p><w:pPr><w:pStyle w:val="BodyText"/><w:rPr></w:rPr></w:pPr><w:r><w:rPr><w:b/><w:bCs/></w:rPr><w:t>Validación de índices.</w:t></w:r><w:r><w:rPr></w:rPr><w:t xml:space="preserve"> La validación de índices de calidad del aire y salud muestra otra brecha. Stieb et al. (2008) propusieron un índice multicontaminante, sin umbral, basado en asociaciones de corto plazo. Liao et al. (2026, pp. 6 y 8) revisaron 53 estudios de índices. El 88,7 % procede de China, ninguno de América Latina y solo 9,4 % validó con partición de datos. Un índice importado exige validación local antes de servir como umbral de alerta.</w:t></w:r></w:p><w:p><w:pPr><w:pStyle w:val="BodyText"/><w:rPr></w:rPr></w:pPr><w:r><w:rPr><w:b/><w:bCs/></w:rPr><w:t>Modelación y gemelos digitales.</w:t></w:r><w:r><w:rPr></w:rPr><w:t xml:space="preserve"> Los modelos de estimación presentan desempeños que dependen de la línea base. Wei et al. (2026, pp. 12 y 32-33) informan un R² de 0,919 a 0,994 a una hora y de 0,085 para CO2 a seis horas. Chang et al. (2023, pp. 16-17) y Huang et al. (2025, p. 16) reportan reducciones del error de 26 % a 56 % y cercanas a 50 %. Cinco de los nueve documentos de pronóstico del informe carecen de línea base de persistencia (Equipo formulador, 2026, pp. 10-11). El ajuste cae con el horizonte. El proyecto reporta el desempeño de su gemelo digital por horizonte y por </w:t></w:r><w:ins w:id="1494" w:author="Unknown Author" w:date="2026-10-30T04:17:53Z"><w:r><w:rPr></w:rPr><w:t>municipio</w:t></w:r></w:ins><w:del w:id="1495" w:author="Unknown Author" w:date="2026-10-30T04:17:53Z"><w:r><w:rPr></w:rPr><w:delText>departamento</w:delText></w:r></w:del><w:r><w:rPr></w:rPr><w:t>.</w:t></w:r></w:p><w:p><w:pPr><w:pStyle w:val="BodyText"/><w:rPr></w:rPr></w:pPr><w:r><w:rPr><w:b/><w:bCs/></w:rPr><w:t>Patentes.</w:t></w:r><w:r><w:rPr></w:rPr><w:t xml:space="preserve"> Las patentes aportan ideas de diseño y no evidencia de desempeño. El corpus incluye 15 patentes, y ninguna reporta validación frente a una verdad de referencia (Equipo formulador, 2026, pp. 10-11). Diez solicitudes designan a Colombia y ninguna cuenta con solicitante colombiano (Equipo formulador, 2026, pp. 61-63). El presupuesto incluye 150 horas de consultoría jurídica en propiedad intelectual y libertad de operación.</w:t></w:r></w:p><w:p><w:pPr><w:pStyle w:val="TablaRotulo"/><w:rPr></w:rPr></w:pPr><w:bookmarkStart w:id="46" w:name="rot_Tabla_6_1"/><w:r><w:rPr><w:b/><w:bCs/></w:rPr><w:t>Tabla 6.1</w:t></w:r><w:bookmarkEnd w:id="46"/></w:p><w:p><w:pPr><w:pStyle w:val="TablaTitulo"/><w:rPr></w:rPr></w:pPr><w:r><w:rPr><w:i/><w:iCs/></w:rPr><w:t>Antecedentes internacionales, resultado documentado y lección para el proyecto</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653"/><w:gridCol w:w="3070"/><w:gridCol w:w="1411"/><w:gridCol w:w="2819"/></w:tblGrid><w:tr><w:trPr><w:tblHeader w:val="true"/><w:cantSplit w:val="true"/></w:trPr><w:tc><w:tcPr><w:tcW w:w="265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Antecedente</w:t></w:r></w:p></w:tc><w:tc><w:tcPr><w:tcW w:w="307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Resultado documentado</w:t></w:r></w:p></w:tc><w:tc><w:tcPr><w:tcW w:w="141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Madurez (TRL e IRL)</w:t></w:r></w:p></w:tc><w:tc><w:tcPr><w:tcW w:w="281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Lección para el proyecto</w:t></w:r></w:p></w:tc></w:tr><w:tr><w:trPr><w:cantSplit w:val="true"/></w:trPr><w:tc><w:tcPr><w:tcW w:w="2653" w:type="dxa"/><w:tcBorders></w:tcBorders></w:tcPr><w:p><w:pPr><w:pStyle w:val="Tabla9"/><w:widowControl/><w:jc w:val="left"/><w:rPr><w:kern w:val="0"/><w:szCs w:val="24"/><w:lang w:val="es-CO" w:eastAsia="en-US" w:bidi="ar-SA"/></w:rPr></w:pPr><w:r><w:rPr><w:kern w:val="0"/><w:szCs w:val="24"/><w:lang w:val="es-CO" w:eastAsia="en-US" w:bidi="ar-SA"/></w:rPr><w:t>Red S-Dot de Seúl (Bang et al., 2026)</w:t></w:r></w:p></w:tc><w:tc><w:tcPr><w:tcW w:w="3070" w:type="dxa"/><w:tcBorders></w:tcBorders></w:tcPr><w:p><w:pPr><w:pStyle w:val="Tabla9"/><w:widowControl/><w:jc w:val="left"/><w:rPr><w:kern w:val="0"/><w:szCs w:val="24"/><w:lang w:val="es-CO" w:eastAsia="en-US" w:bidi="ar-SA"/></w:rPr></w:pPr><w:r><w:rPr><w:kern w:val="0"/><w:szCs w:val="24"/><w:lang w:val="es-CO" w:eastAsia="en-US" w:bidi="ar-SA"/></w:rPr><w:t>1.138 sitios; R² de menos de 0,2 a 0,81 con la estación cercana y 35 minutos de desfase; un evento</w:t></w:r></w:p></w:tc><w:tc><w:tcPr><w:tcW w:w="1411" w:type="dxa"/><w:tcBorders></w:tcBorders></w:tcPr><w:p><w:pPr><w:pStyle w:val="Tabla9"/><w:widowControl/><w:jc w:val="left"/><w:rPr><w:kern w:val="0"/><w:szCs w:val="24"/><w:lang w:val="es-CO" w:eastAsia="en-US" w:bidi="ar-SA"/></w:rPr></w:pPr><w:r><w:rPr><w:kern w:val="0"/><w:szCs w:val="24"/><w:lang w:val="es-CO" w:eastAsia="en-US" w:bidi="ar-SA"/></w:rPr><w:t>TRL 4 e IRL 4</w:t></w:r></w:p></w:tc><w:tc><w:tcPr><w:tcW w:w="2819" w:type="dxa"/><w:tcBorders></w:tcBorders></w:tcPr><w:p><w:pPr><w:pStyle w:val="Tabla9"/><w:widowControl/><w:jc w:val="left"/><w:rPr><w:kern w:val="0"/><w:szCs w:val="24"/><w:lang w:val="es-CO" w:eastAsia="en-US" w:bidi="ar-SA"/></w:rPr></w:pPr><w:r><w:rPr><w:kern w:val="0"/><w:szCs w:val="24"/><w:lang w:val="es-CO" w:eastAsia="en-US" w:bidi="ar-SA"/></w:rPr><w:t>Corregir con referencia y desfase reduce el error; verificar en más de un evento</w:t></w:r></w:p></w:tc></w:tr><w:tr><w:trPr><w:cantSplit w:val="true"/></w:trPr><w:tc><w:tcPr><w:tcW w:w="2653" w:type="dxa"/><w:tcBorders></w:tcBorders><w:shd w:color="auto" w:fill="F7F7F7" w:val="clear"/></w:tcPr><w:p><w:pPr><w:pStyle w:val="Tabla9"/><w:widowControl/><w:jc w:val="left"/><w:rPr><w:kern w:val="0"/><w:szCs w:val="24"/><w:lang w:val="es-CO" w:eastAsia="en-US" w:bidi="ar-SA"/></w:rPr></w:pPr><w:r><w:rPr><w:kern w:val="0"/><w:szCs w:val="24"/><w:lang w:val="es-CO" w:eastAsia="en-US" w:bidi="ar-SA"/></w:rPr><w:t>Monitoreo de Brasil (Tavella et al., 2026)</w:t></w:r></w:p></w:tc><w:tc><w:tcPr><w:tcW w:w="3070" w:type="dxa"/><w:tcBorders></w:tcBorders><w:shd w:color="auto" w:fill="F7F7F7" w:val="clear"/></w:tcPr><w:p><w:pPr><w:pStyle w:val="Tabla9"/><w:widowControl/><w:jc w:val="left"/><w:rPr><w:kern w:val="0"/><w:szCs w:val="24"/><w:lang w:val="es-CO" w:eastAsia="en-US" w:bidi="ar-SA"/></w:rPr></w:pPr><w:r><w:rPr><w:kern w:val="0"/><w:szCs w:val="24"/><w:lang w:val="es-CO" w:eastAsia="en-US" w:bidi="ar-SA"/></w:rPr><w:t>Monitores de bajo costo de 37 a 194; 96 de 570 estaciones inactivas o sin estado (16,8 %)</w:t></w:r></w:p></w:tc><w:tc><w:tcPr><w:tcW w:w="1411" w:type="dxa"/><w:tcBorders></w:tcBorders><w:shd w:color="auto" w:fill="F7F7F7" w:val="clear"/></w:tcPr><w:p><w:pPr><w:pStyle w:val="Tabla9"/><w:widowControl/><w:jc w:val="left"/><w:rPr><w:kern w:val="0"/><w:szCs w:val="24"/><w:lang w:val="es-CO" w:eastAsia="en-US" w:bidi="ar-SA"/></w:rPr></w:pPr><w:r><w:rPr><w:kern w:val="0"/><w:szCs w:val="24"/><w:lang w:val="es-CO" w:eastAsia="en-US" w:bidi="ar-SA"/></w:rPr><w:t>TRL 3 e IRL 2</w:t></w:r></w:p></w:tc><w:tc><w:tcPr><w:tcW w:w="2819" w:type="dxa"/><w:tcBorders></w:tcBorders><w:shd w:color="auto" w:fill="F7F7F7" w:val="clear"/></w:tcPr><w:p><w:pPr><w:pStyle w:val="Tabla9"/><w:widowControl/><w:jc w:val="left"/><w:rPr><w:kern w:val="0"/><w:szCs w:val="24"/><w:lang w:val="es-CO" w:eastAsia="en-US" w:bidi="ar-SA"/></w:rPr></w:pPr><w:r><w:rPr><w:kern w:val="0"/><w:szCs w:val="24"/><w:lang w:val="es-CO" w:eastAsia="en-US" w:bidi="ar-SA"/></w:rPr><w:t>Densificar sin mantener deja estaciones sin uso</w:t></w:r></w:p></w:tc></w:tr><w:tr><w:trPr><w:cantSplit w:val="true"/></w:trPr><w:tc><w:tcPr><w:tcW w:w="2653" w:type="dxa"/><w:tcBorders></w:tcBorders></w:tcPr><w:p><w:pPr><w:pStyle w:val="Tabla9"/><w:widowControl/><w:jc w:val="left"/><w:rPr><w:kern w:val="0"/><w:szCs w:val="24"/><w:lang w:val="es-CO" w:eastAsia="en-US" w:bidi="ar-SA"/></w:rPr></w:pPr><w:r><w:rPr><w:kern w:val="0"/><w:szCs w:val="24"/><w:lang w:val="es-CO" w:eastAsia="en-US" w:bidi="ar-SA"/></w:rPr><w:t>Mina de carbón (Suresh et al., 2025)</w:t></w:r></w:p></w:tc><w:tc><w:tcPr><w:tcW w:w="3070" w:type="dxa"/><w:tcBorders></w:tcBorders></w:tcPr><w:p><w:pPr><w:pStyle w:val="Tabla9"/><w:widowControl/><w:jc w:val="left"/><w:rPr><w:kern w:val="0"/><w:szCs w:val="24"/><w:lang w:val="es-CO" w:eastAsia="en-US" w:bidi="ar-SA"/></w:rPr></w:pPr><w:r><w:rPr><w:kern w:val="0"/><w:szCs w:val="24"/><w:lang w:val="es-CO" w:eastAsia="en-US" w:bidi="ar-SA"/></w:rPr><w:t>PM2,5 medio de 159,11 µg/m³; cociente PM2,5/PM10 de 0,88; correlación con la humedad de 0,73</w:t></w:r></w:p></w:tc><w:tc><w:tcPr><w:tcW w:w="1411" w:type="dxa"/><w:tcBorders></w:tcBorders></w:tcPr><w:p><w:pPr><w:pStyle w:val="Tabla9"/><w:widowControl/><w:jc w:val="left"/><w:rPr><w:kern w:val="0"/><w:szCs w:val="24"/><w:lang w:val="es-CO" w:eastAsia="en-US" w:bidi="ar-SA"/></w:rPr></w:pPr><w:r><w:rPr><w:kern w:val="0"/><w:szCs w:val="24"/><w:lang w:val="es-CO" w:eastAsia="en-US" w:bidi="ar-SA"/></w:rPr><w:t>TRL 6 e IRL 4</w:t></w:r></w:p></w:tc><w:tc><w:tcPr><w:tcW w:w="2819" w:type="dxa"/><w:tcBorders></w:tcBorders></w:tcPr><w:p><w:pPr><w:pStyle w:val="Tabla9"/><w:widowControl/><w:jc w:val="left"/><w:rPr><w:kern w:val="0"/><w:szCs w:val="24"/><w:lang w:val="es-CO" w:eastAsia="en-US" w:bidi="ar-SA"/></w:rPr></w:pPr><w:r><w:rPr><w:kern w:val="0"/><w:szCs w:val="24"/><w:lang w:val="es-CO" w:eastAsia="en-US" w:bidi="ar-SA"/></w:rPr><w:t>La humedad sesga y el tipo de sitio condiciona la composición</w:t></w:r></w:p></w:tc></w:tr><w:tr><w:trPr><w:cantSplit w:val="true"/></w:trPr><w:tc><w:tcPr><w:tcW w:w="2653" w:type="dxa"/><w:tcBorders></w:tcBorders><w:shd w:color="auto" w:fill="F7F7F7" w:val="clear"/></w:tcPr><w:p><w:pPr><w:pStyle w:val="Tabla9"/><w:widowControl/><w:jc w:val="left"/><w:rPr><w:kern w:val="0"/><w:szCs w:val="24"/><w:lang w:val="es-CO" w:eastAsia="en-US" w:bidi="ar-SA"/></w:rPr></w:pPr><w:r><w:rPr><w:kern w:val="0"/><w:szCs w:val="24"/><w:lang w:val="es-CO" w:eastAsia="en-US" w:bidi="ar-SA"/></w:rPr><w:t>Lahares de Arequipa (Espinoza et al., 2026)</w:t></w:r></w:p></w:tc><w:tc><w:tcPr><w:tcW w:w="3070" w:type="dxa"/><w:tcBorders></w:tcBorders><w:shd w:color="auto" w:fill="F7F7F7" w:val="clear"/></w:tcPr><w:p><w:pPr><w:pStyle w:val="Tabla9"/><w:widowControl/><w:jc w:val="left"/><w:rPr><w:kern w:val="0"/><w:szCs w:val="24"/><w:lang w:val="es-CO" w:eastAsia="en-US" w:bidi="ar-SA"/></w:rPr></w:pPr><w:r><w:rPr><w:kern w:val="0"/><w:szCs w:val="24"/><w:lang w:val="es-CO" w:eastAsia="en-US" w:bidi="ar-SA"/></w:rPr><w:t>Sistema automático de monitoreo en operación</w:t></w:r></w:p></w:tc><w:tc><w:tcPr><w:tcW w:w="1411" w:type="dxa"/><w:tcBorders></w:tcBorders><w:shd w:color="auto" w:fill="F7F7F7" w:val="clear"/></w:tcPr><w:p><w:pPr><w:pStyle w:val="Tabla9"/><w:widowControl/><w:jc w:val="left"/><w:rPr><w:kern w:val="0"/><w:szCs w:val="24"/><w:lang w:val="es-CO" w:eastAsia="en-US" w:bidi="ar-SA"/></w:rPr></w:pPr><w:r><w:rPr><w:kern w:val="0"/><w:szCs w:val="24"/><w:lang w:val="es-CO" w:eastAsia="en-US" w:bidi="ar-SA"/></w:rPr><w:t>TRL 7 e IRL 5</w:t></w:r></w:p></w:tc><w:tc><w:tcPr><w:tcW w:w="2819" w:type="dxa"/><w:tcBorders></w:tcBorders><w:shd w:color="auto" w:fill="F7F7F7" w:val="clear"/></w:tcPr><w:p><w:pPr><w:pStyle w:val="Tabla9"/><w:widowControl/><w:jc w:val="left"/><w:rPr><w:kern w:val="0"/><w:szCs w:val="24"/><w:lang w:val="es-CO" w:eastAsia="en-US" w:bidi="ar-SA"/></w:rPr></w:pPr><w:r><w:rPr><w:kern w:val="0"/><w:szCs w:val="24"/><w:lang w:val="es-CO" w:eastAsia="en-US" w:bidi="ar-SA"/></w:rPr><w:t>Un monitoreo ambiental simple puede operar en contexto de amenaza</w:t></w:r></w:p></w:tc></w:tr><w:tr><w:trPr><w:cantSplit w:val="true"/></w:trPr><w:tc><w:tcPr><w:tcW w:w="2653" w:type="dxa"/><w:tcBorders></w:tcBorders></w:tcPr><w:p><w:pPr><w:pStyle w:val="Tabla9"/><w:widowControl/><w:jc w:val="left"/><w:rPr><w:kern w:val="0"/><w:szCs w:val="24"/><w:lang w:val="es-CO" w:eastAsia="en-US" w:bidi="ar-SA"/></w:rPr></w:pPr><w:r><w:rPr><w:kern w:val="0"/><w:szCs w:val="24"/><w:lang w:val="es-CO" w:eastAsia="en-US" w:bidi="ar-SA"/></w:rPr><w:t>Colapso del World Trade Center (Landrigan et al., 2004)</w:t></w:r></w:p></w:tc><w:tc><w:tcPr><w:tcW w:w="3070" w:type="dxa"/><w:tcBorders></w:tcBorders></w:tcPr><w:p><w:pPr><w:pStyle w:val="Tabla9"/><w:widowControl/><w:jc w:val="left"/><w:rPr><w:kern w:val="0"/><w:szCs w:val="24"/><w:lang w:val="es-CO" w:eastAsia="en-US" w:bidi="ar-SA"/></w:rPr></w:pPr><w:r><w:rPr><w:kern w:val="0"/><w:szCs w:val="24"/><w:lang w:val="es-CO" w:eastAsia="en-US" w:bidi="ar-SA"/></w:rPr><w:t>Consecuencias ambientales y sanitarias de un colapso de edificaciones</w:t></w:r></w:p></w:tc><w:tc><w:tcPr><w:tcW w:w="1411" w:type="dxa"/><w:tcBorders></w:tcBorders></w:tcPr><w:p><w:pPr><w:pStyle w:val="Tabla9"/><w:widowControl/><w:jc w:val="left"/><w:rPr><w:kern w:val="0"/><w:szCs w:val="24"/><w:lang w:val="es-CO" w:eastAsia="en-US" w:bidi="ar-SA"/></w:rPr></w:pPr><w:r><w:rPr><w:kern w:val="0"/><w:szCs w:val="24"/><w:lang w:val="es-CO" w:eastAsia="en-US" w:bidi="ar-SA"/></w:rPr><w:t>No aplica</w:t></w:r></w:p></w:tc><w:tc><w:tcPr><w:tcW w:w="2819" w:type="dxa"/><w:tcBorders></w:tcBorders></w:tcPr><w:p><w:pPr><w:pStyle w:val="Tabla9"/><w:widowControl/><w:jc w:val="left"/><w:rPr><w:kern w:val="0"/><w:szCs w:val="24"/><w:lang w:val="es-CO" w:eastAsia="en-US" w:bidi="ar-SA"/></w:rPr></w:pPr><w:r><w:rPr><w:kern w:val="0"/><w:szCs w:val="24"/><w:lang w:val="es-CO" w:eastAsia="en-US" w:bidi="ar-SA"/></w:rPr><w:t>Exposición a polvo tras un colapso: asociación documentada, sin evaluación de sensores</w:t></w:r></w:p></w:tc></w:tr><w:tr><w:trPr><w:cantSplit w:val="true"/></w:trPr><w:tc><w:tcPr><w:tcW w:w="2653" w:type="dxa"/><w:tcBorders></w:tcBorders><w:shd w:color="auto" w:fill="F7F7F7" w:val="clear"/></w:tcPr><w:p><w:pPr><w:pStyle w:val="Tabla9"/><w:widowControl/><w:jc w:val="left"/><w:rPr><w:kern w:val="0"/><w:szCs w:val="24"/><w:lang w:val="es-CO" w:eastAsia="en-US" w:bidi="ar-SA"/></w:rPr></w:pPr><w:r><w:rPr><w:kern w:val="0"/><w:szCs w:val="24"/><w:lang w:val="es-CO" w:eastAsia="en-US" w:bidi="ar-SA"/></w:rPr><w:t>Demolición de edificios de vivienda pública (Dorevitch et al., 2006)</w:t></w:r></w:p></w:tc><w:tc><w:tcPr><w:tcW w:w="3070" w:type="dxa"/><w:tcBorders></w:tcBorders><w:shd w:color="auto" w:fill="F7F7F7" w:val="clear"/></w:tcPr><w:p><w:pPr><w:pStyle w:val="Tabla9"/><w:widowControl/><w:jc w:val="left"/><w:rPr><w:kern w:val="0"/><w:szCs w:val="24"/><w:lang w:val="es-CO" w:eastAsia="en-US" w:bidi="ar-SA"/></w:rPr></w:pPr><w:r><w:rPr><w:kern w:val="0"/><w:szCs w:val="24"/><w:lang w:val="es-CO" w:eastAsia="en-US" w:bidi="ar-SA"/></w:rPr><w:t>PM10 sotavento a 42 m entre 4 y 9 veces el de barlovento, en promedios de 6 horas</w:t></w:r></w:p></w:tc><w:tc><w:tcPr><w:tcW w:w="1411" w:type="dxa"/><w:tcBorders></w:tcBorders><w:shd w:color="auto" w:fill="F7F7F7" w:val="clear"/></w:tcPr><w:p><w:pPr><w:pStyle w:val="Tabla9"/><w:widowControl/><w:jc w:val="left"/><w:rPr><w:kern w:val="0"/><w:szCs w:val="24"/><w:lang w:val="es-CO" w:eastAsia="en-US" w:bidi="ar-SA"/></w:rPr></w:pPr><w:r><w:rPr><w:kern w:val="0"/><w:szCs w:val="24"/><w:lang w:val="es-CO" w:eastAsia="en-US" w:bidi="ar-SA"/></w:rPr><w:t>No aplica</w:t></w:r></w:p></w:tc><w:tc><w:tcPr><w:tcW w:w="2819" w:type="dxa"/><w:tcBorders></w:tcBorders><w:shd w:color="auto" w:fill="F7F7F7" w:val="clear"/></w:tcPr><w:p><w:pPr><w:pStyle w:val="Tabla9"/><w:widowControl/><w:jc w:val="left"/><w:rPr><w:kern w:val="0"/><w:szCs w:val="24"/><w:lang w:val="es-CO" w:eastAsia="en-US" w:bidi="ar-SA"/></w:rPr></w:pPr><w:r><w:rPr><w:kern w:val="0"/><w:szCs w:val="24"/><w:lang w:val="es-CO" w:eastAsia="en-US" w:bidi="ar-SA"/></w:rPr><w:t>La exposición depende de la distancia y del viento; medir en eventos reales para validar un modelo</w:t></w:r></w:p></w:tc></w:tr><w:tr><w:trPr><w:cantSplit w:val="true"/></w:trPr><w:tc><w:tcPr><w:tcW w:w="2653" w:type="dxa"/><w:tcBorders></w:tcBorders></w:tcPr><w:p><w:pPr><w:pStyle w:val="Tabla9"/><w:widowControl/><w:jc w:val="left"/><w:rPr><w:kern w:val="0"/><w:szCs w:val="24"/><w:lang w:val="es-CO" w:eastAsia="en-US" w:bidi="ar-SA"/></w:rPr></w:pPr><w:r><w:rPr><w:kern w:val="0"/><w:szCs w:val="24"/><w:lang w:val="es-CO" w:eastAsia="en-US" w:bidi="ar-SA"/></w:rPr><w:t>Modelación de dispersión y su evaluación (Cimorelli et al., 2005; Lateb et al., 2016; Chang y Hanna, 2004)</w:t></w:r></w:p></w:tc><w:tc><w:tcPr><w:tcW w:w="3070" w:type="dxa"/><w:tcBorders></w:tcBorders></w:tcPr><w:p><w:pPr><w:pStyle w:val="Tabla9"/><w:widowControl/><w:jc w:val="left"/><w:rPr><w:kern w:val="0"/><w:szCs w:val="24"/><w:lang w:val="es-CO" w:eastAsia="en-US" w:bidi="ar-SA"/></w:rPr></w:pPr><w:r><w:rPr><w:kern w:val="0"/><w:szCs w:val="24"/><w:lang w:val="es-CO" w:eastAsia="en-US" w:bidi="ar-SA"/></w:rPr><w:t>Modelo regulatorio de dispersión, revisión de la modelación numérica cerca de edificios y métricas de desempeño</w:t></w:r></w:p></w:tc><w:tc><w:tcPr><w:tcW w:w="1411" w:type="dxa"/><w:tcBorders></w:tcBorders></w:tcPr><w:p><w:pPr><w:pStyle w:val="Tabla9"/><w:widowControl/><w:jc w:val="left"/><w:rPr><w:kern w:val="0"/><w:szCs w:val="24"/><w:lang w:val="es-CO" w:eastAsia="en-US" w:bidi="ar-SA"/></w:rPr></w:pPr><w:r><w:rPr><w:kern w:val="0"/><w:szCs w:val="24"/><w:lang w:val="es-CO" w:eastAsia="en-US" w:bidi="ar-SA"/></w:rPr><w:t>No aplica</w:t></w:r></w:p></w:tc><w:tc><w:tcPr><w:tcW w:w="2819" w:type="dxa"/><w:tcBorders></w:tcBorders></w:tcPr><w:p><w:pPr><w:pStyle w:val="Tabla9"/><w:widowControl/><w:jc w:val="left"/><w:rPr><w:kern w:val="0"/><w:szCs w:val="24"/><w:lang w:val="es-CO" w:eastAsia="en-US" w:bidi="ar-SA"/></w:rPr></w:pPr><w:r><w:rPr><w:kern w:val="0"/><w:szCs w:val="24"/><w:lang w:val="es-CO" w:eastAsia="en-US" w:bidi="ar-SA"/></w:rPr><w:t>Usar un modelo probado y evaluarlo con métricas estándar frente a mediciones de campo</w:t></w:r></w:p></w:tc></w:tr><w:tr><w:trPr><w:cantSplit w:val="true"/></w:trPr><w:tc><w:tcPr><w:tcW w:w="2653" w:type="dxa"/><w:tcBorders></w:tcBorders><w:shd w:color="auto" w:fill="F7F7F7" w:val="clear"/></w:tcPr><w:p><w:pPr><w:pStyle w:val="Tabla9"/><w:widowControl/><w:jc w:val="left"/><w:rPr><w:kern w:val="0"/><w:szCs w:val="24"/><w:lang w:val="es-CO" w:eastAsia="en-US" w:bidi="ar-SA"/></w:rPr></w:pPr><w:r><w:rPr><w:kern w:val="0"/><w:szCs w:val="24"/><w:lang w:val="es-CO" w:eastAsia="en-US" w:bidi="ar-SA"/></w:rPr><w:t>Índices de calidad del aire y salud (Liao et al., 2026)</w:t></w:r></w:p></w:tc><w:tc><w:tcPr><w:tcW w:w="3070" w:type="dxa"/><w:tcBorders></w:tcBorders><w:shd w:color="auto" w:fill="F7F7F7" w:val="clear"/></w:tcPr><w:p><w:pPr><w:pStyle w:val="Tabla9"/><w:widowControl/><w:jc w:val="left"/><w:rPr><w:kern w:val="0"/><w:szCs w:val="24"/><w:lang w:val="es-CO" w:eastAsia="en-US" w:bidi="ar-SA"/></w:rPr></w:pPr><w:r><w:rPr><w:kern w:val="0"/><w:szCs w:val="24"/><w:lang w:val="es-CO" w:eastAsia="en-US" w:bidi="ar-SA"/></w:rPr><w:t>53 estudios; 88,7 % de China; 9,4 % con partición de datos</w:t></w:r></w:p></w:tc><w:tc><w:tcPr><w:tcW w:w="1411" w:type="dxa"/><w:tcBorders></w:tcBorders><w:shd w:color="auto" w:fill="F7F7F7" w:val="clear"/></w:tcPr><w:p><w:pPr><w:pStyle w:val="Tabla9"/><w:widowControl/><w:jc w:val="left"/><w:rPr><w:kern w:val="0"/><w:szCs w:val="24"/><w:lang w:val="es-CO" w:eastAsia="en-US" w:bidi="ar-SA"/></w:rPr></w:pPr><w:r><w:rPr><w:kern w:val="0"/><w:szCs w:val="24"/><w:lang w:val="es-CO" w:eastAsia="en-US" w:bidi="ar-SA"/></w:rPr><w:t>TRL 5 e IRL 3</w:t></w:r></w:p></w:tc><w:tc><w:tcPr><w:tcW w:w="2819" w:type="dxa"/><w:tcBorders></w:tcBorders><w:shd w:color="auto" w:fill="F7F7F7" w:val="clear"/></w:tcPr><w:p><w:pPr><w:pStyle w:val="Tabla9"/><w:widowControl/><w:jc w:val="left"/><w:rPr><w:kern w:val="0"/><w:szCs w:val="24"/><w:lang w:val="es-CO" w:eastAsia="en-US" w:bidi="ar-SA"/></w:rPr></w:pPr><w:r><w:rPr><w:kern w:val="0"/><w:szCs w:val="24"/><w:lang w:val="es-CO" w:eastAsia="en-US" w:bidi="ar-SA"/></w:rPr><w:t>Validar los umbrales con datos locales</w:t></w:r></w:p></w:tc></w:tr><w:tr><w:trPr><w:cantSplit w:val="true"/></w:trPr><w:tc><w:tcPr><w:tcW w:w="2653" w:type="dxa"/><w:tcBorders></w:tcBorders></w:tcPr><w:p><w:pPr><w:pStyle w:val="Tabla9"/><w:widowControl/><w:jc w:val="left"/><w:rPr><w:kern w:val="0"/><w:szCs w:val="24"/><w:lang w:val="es-CO" w:eastAsia="en-US" w:bidi="ar-SA"/></w:rPr></w:pPr><w:r><w:rPr><w:kern w:val="0"/><w:szCs w:val="24"/><w:lang w:val="es-CO" w:eastAsia="en-US" w:bidi="ar-SA"/></w:rPr><w:t>Evaluación y corrección de sensores (Barkjohn et al., 2021; Giordano et al., 2021)</w:t></w:r></w:p></w:tc><w:tc><w:tcPr><w:tcW w:w="3070" w:type="dxa"/><w:tcBorders></w:tcBorders></w:tcPr><w:p><w:pPr><w:pStyle w:val="Tabla9"/><w:widowControl/><w:jc w:val="left"/><w:rPr><w:kern w:val="0"/><w:szCs w:val="24"/><w:lang w:val="es-CO" w:eastAsia="en-US" w:bidi="ar-SA"/></w:rPr></w:pPr><w:r><w:rPr><w:kern w:val="0"/><w:szCs w:val="24"/><w:lang w:val="es-CO" w:eastAsia="en-US" w:bidi="ar-SA"/></w:rPr><w:t>Corrección con humedad relativa; buenas prácticas de calibración con colocalización</w:t></w:r></w:p></w:tc><w:tc><w:tcPr><w:tcW w:w="1411" w:type="dxa"/><w:tcBorders></w:tcBorders></w:tcPr><w:p><w:pPr><w:pStyle w:val="Tabla9"/><w:widowControl/><w:jc w:val="left"/><w:rPr><w:kern w:val="0"/><w:szCs w:val="24"/><w:lang w:val="es-CO" w:eastAsia="en-US" w:bidi="ar-SA"/></w:rPr></w:pPr><w:r><w:rPr><w:kern w:val="0"/><w:szCs w:val="24"/><w:lang w:val="es-CO" w:eastAsia="en-US" w:bidi="ar-SA"/></w:rPr><w:t>No aplica</w:t></w:r></w:p></w:tc><w:tc><w:tcPr><w:tcW w:w="2819" w:type="dxa"/><w:tcBorders></w:tcBorders></w:tcPr><w:p><w:pPr><w:pStyle w:val="Tabla9"/><w:widowControl/><w:jc w:val="left"/><w:rPr><w:kern w:val="0"/><w:szCs w:val="24"/><w:lang w:val="es-CO" w:eastAsia="en-US" w:bidi="ar-SA"/></w:rPr></w:pPr><w:r><w:rPr><w:kern w:val="0"/><w:szCs w:val="24"/><w:lang w:val="es-CO" w:eastAsia="en-US" w:bidi="ar-SA"/></w:rPr><w:t>Modelo con humedad, entrenado con referencia colocalizada</w:t></w:r></w:p></w:tc></w:tr><w:tr><w:trPr><w:cantSplit w:val="true"/></w:trPr><w:tc><w:tcPr><w:tcW w:w="2653" w:type="dxa"/><w:tcBorders><w:bottom w:val="single" w:sz="12" w:space="0" w:color="2A3439"/></w:tcBorders><w:shd w:color="auto" w:fill="F7F7F7" w:val="clear"/></w:tcPr><w:p><w:pPr><w:pStyle w:val="Tabla9"/><w:keepNext w:val="true"/><w:widowControl/><w:jc w:val="left"/><w:rPr><w:kern w:val="0"/><w:szCs w:val="24"/><w:lang w:val="es-CO" w:eastAsia="en-US" w:bidi="ar-SA"/></w:rPr></w:pPr><w:r><w:rPr><w:kern w:val="0"/><w:szCs w:val="24"/><w:lang w:val="es-CO" w:eastAsia="en-US" w:bidi="ar-SA"/></w:rPr><w:t>Protocolo para sensores de PM2,5 (EPA, 2021)</w:t></w:r></w:p></w:tc><w:tc><w:tcPr><w:tcW w:w="3070" w:type="dxa"/><w:tcBorders><w:bottom w:val="single" w:sz="12" w:space="0" w:color="2A3439"/></w:tcBorders><w:shd w:color="auto" w:fill="F7F7F7" w:val="clear"/></w:tcPr><w:p><w:pPr><w:pStyle w:val="Tabla9"/><w:keepNext w:val="true"/><w:widowControl/><w:jc w:val="left"/><w:rPr><w:kern w:val="0"/><w:szCs w:val="24"/><w:lang w:val="es-CO" w:eastAsia="en-US" w:bidi="ar-SA"/></w:rPr></w:pPr><w:r><w:rPr><w:kern w:val="0"/><w:szCs w:val="24"/><w:lang w:val="es-CO" w:eastAsia="en-US" w:bidi="ar-SA"/></w:rPr><w:t>Métricas y valores objetivo para sitio fijo, con uso informativo</w:t></w:r></w:p></w:tc><w:tc><w:tcPr><w:tcW w:w="1411" w:type="dxa"/><w:tcBorders><w:bottom w:val="single" w:sz="12" w:space="0" w:color="2A3439"/></w:tcBorders><w:shd w:color="auto" w:fill="F7F7F7" w:val="clear"/></w:tcPr><w:p><w:pPr><w:pStyle w:val="Tabla9"/><w:keepNext w:val="true"/><w:widowControl/><w:jc w:val="left"/><w:rPr><w:kern w:val="0"/><w:szCs w:val="24"/><w:lang w:val="es-CO" w:eastAsia="en-US" w:bidi="ar-SA"/></w:rPr></w:pPr><w:r><w:rPr><w:kern w:val="0"/><w:szCs w:val="24"/><w:lang w:val="es-CO" w:eastAsia="en-US" w:bidi="ar-SA"/></w:rPr><w:t>No aplica</w:t></w:r></w:p></w:tc><w:tc><w:tcPr><w:tcW w:w="2819" w:type="dxa"/><w:tcBorders><w:bottom w:val="single" w:sz="12" w:space="0" w:color="2A3439"/></w:tcBorders><w:shd w:color="auto" w:fill="F7F7F7" w:val="clear"/></w:tcPr><w:p><w:pPr><w:pStyle w:val="Tabla9"/><w:keepNext w:val="true"/><w:widowControl/><w:jc w:val="left"/><w:rPr><w:kern w:val="0"/><w:szCs w:val="24"/><w:lang w:val="es-CO" w:eastAsia="en-US" w:bidi="ar-SA"/></w:rPr></w:pPr><w:r><w:rPr><w:kern w:val="0"/><w:szCs w:val="24"/><w:lang w:val="es-CO" w:eastAsia="en-US" w:bidi="ar-SA"/></w:rPr><w:t>Anclar las metas de desempeño; extender a PM10 es decisión propia</w:t></w:r></w:p></w:tc></w:tr></w:tbl><w:p><w:pPr><w:pStyle w:val="TablaNota"/><w:rPr></w:rPr></w:pPr><w:r><w:rPr><w:i/><w:iCs/></w:rPr><w:t>Nota.</w:t></w:r><w:r><w:rPr></w:rPr><w:t xml:space="preserve"> Elaboración propia con el informe de vigilancia tecnológica del proyecto (Equipo formulador, 2026, pp. 29-31) y con obras del banco de referencias. Las fuentes primarias no se consultaron de nuevo. Decimales con coma.</w:t></w:r></w:p><w:p><w:pPr><w:pStyle w:val="BodyText"/><w:rPr></w:rPr></w:pPr><w:bookmarkStart w:id="47" w:name="antecedentes-internacionales"/><w:r><w:rPr></w:rPr><w:t>La Tabla 6.1 muestra una asimetría entre la evaluación y la operación. Los estudios de evaluación y corrección proceden de ciudades y de sensores comerciales. Los casos operativos existen en alerta temprana, pero ninguno valida sensores ópticos de aire en sitios de escombros. Los casos internacionales de red presentan madurez baja, y el TRL máximo es 7. Esa distribución define el espacio que el proyecto ocupa. Lleva la corrección con referencia a un tipo de sitio que ningún antecedente cubre.</w:t></w:r><w:bookmarkEnd w:id="47"/></w:p><w:p><w:pPr><w:pStyle w:val="Heading2"/><w:rPr></w:rPr></w:pPr><w:bookmarkStart w:id="48" w:name="antecedentes-nacionales"/><w:r><w:rPr></w:rPr><w:t>6.2 Antecedentes nacionales</w:t></w:r></w:p><w:p><w:pPr><w:pStyle w:val="FirstParagraph"/><w:rPr></w:rPr></w:pPr><w:r><w:rPr></w:rPr><w:t>La vigilancia nacional de la calidad del aire combina una red oficial, sistemas regionales y un diseño de expansión en discusión. El país reporta 209 estaciones, 192 fijas y 17 indicativas, y 154 se integran a un sistema de vigilancia (Murad Pedraza et al., 2026, pp. 5-6). Solo 92 de 1.122 municipios miden la calidad del aire. Apenas 28 cuentan con estaciones utilizables para estimar la carga de enfermedad (Rodríguez-Villamizar et al., 2022, pp. 3 y 6). De 102 municipios obligados a vigilar, 91 disponen de infraestructura y 42 cumplen los mínimos (Murad Pedraza et al., 2026, pp. 7 y 17). Esas cifras están documentadas en el informe y no se contrastaron con la fuente primaria.</w:t></w:r></w:p><w:p><w:pPr><w:pStyle w:val="BodyText"/><w:rPr></w:rPr></w:pPr><w:r><w:rPr></w:rPr><w:t>El SIATA es el antecedente nacional de mayor madurez. Opera una red de dos capas con 65 equipos acreditados y 450 sensores de bajo costo (Ruiz-Carrascal et al., 2026, p. 8). Integra 59 sistemas comunitarios de alerta (Ruiz-Carrascal et al., 2026, p. 7). Su inversión entre 2017 y 2024 fue de 1,63 dólares por habitante y año (Ruiz-Carrascal et al., 2026, p. 3). Otro estudio del informe cuenta 300 sensores en lugar de 450 (Ayala-Parra et al., 2026; Equipo formulador, 2026, p. 197). El informe registra esa discrepancia. El sistema alcanza TRL 9 e IRL 8 (Equipo formulador, 2026, pp. 29-31). No publica métricas del desempeño de su pronóstico (Ruiz-Carrascal et al., 2026, p. 10) ni evalúa sus alertas con un contrafactual (Ruiz-Carrascal et al., 2026, pp. 2, 5 y 7).</w:t></w:r></w:p><w:p><w:pPr><w:pStyle w:val="BodyText"/><w:rPr></w:rPr></w:pPr><w:r><w:rPr></w:rPr><w:t>La efectividad de SIATA se apoya en una asociación ecológica: la ausencia de víctimas por eventos naturales frente a la inversión realizada (Ruiz-Carrascal et al., 2026, pp. 3 y 5). El informe no la lee como efecto causal. SIATA muestra, en cambio, que una arquitectura de referencia acreditada y sensores de bajo costo puede operar de forma continua. El proyecto toma de SIATA la arquitectura de dos capas y no su evidencia de efecto. Mide las falsas alarmas del protocolo con una línea base propia en el primer tramo.</w:t></w:r></w:p><w:p><w:pPr><w:pStyle w:val="BodyText"/><w:rPr></w:rPr></w:pPr><w:r><w:rPr></w:rPr><w:t>El diseño nacional de expansión contrasta con ese precedente. Prevé 5.076 estaciones, de ellas 4.608 sensores (Murad Pedraza et al., 2026, p. 13). Según el cálculo del informe, 90,8 % de las estaciones serían sensores sin plan de calibración (Equipo formulador, 2026, pp. 10-11). La adquisición costaría 719,7 mil millones de pesos colombianos (COP), y la operación cerca de 302 mil millones por año (Murad Pedraza et al., 2026, p. 15). Ambas cifras son un cálculo del analista del informe. El informe estima además unos 3,25 dólares por habitante y año de operación para el diseño nacional, frente a 1,63 de SIATA (Equipo formulador, 2026, pp. 102-104). Ninguno de los dos valores define sus rubros ni su denominador, y por eso el proyecto no los compara como costo de sostenimiento.</w:t></w:r></w:p><w:p><w:pPr><w:pStyle w:val="BodyText"/><w:rPr></w:rPr></w:pPr><w:r><w:rPr></w:rPr><w:t>La estimación de la carga de enfermedad muestra la sensibilidad del cálculo a la referencia. Rodríguez-Villamizar et al. (2022, pp. 6 y 8) estimaron entre 142 y 34.341 muertes evitables entre 2014 y 2019, según la concentración de referencia. Obtuvieron 142 con 25 µg/m³ y 34.341 con 15 µg/m³. El rango muestra que el resultado depende de una decisión metodológica. Una medición con error desconocido agrega otra fuente de incertidumbre a ese cálculo (inferido). El proyecto no replica la estimación ni afirma efectos en salud.</w:t></w:r></w:p><w:p><w:pPr><w:pStyle w:val="BodyText"/><w:rPr></w:rPr></w:pPr><w:r><w:rPr></w:rPr><w:t>El marco de política ofrece antecedentes institucionales que la sección 9 desarrolla. La Ley 1523 de 2012 adoptó la política nacional de gestión del riesgo de desastres. La Resolución 2254 de 2017 adoptó la norma de calidad del aire ambiente. El Documento CONPES 3943 de 2018, del Consejo Nacional de Política Económica y Social, estableció la política para el mejoramiento de la calidad del aire. El Documento CONPES 4069 de 2021 fijó la política nacional de ciencia, tecnología e innovación 2022-2031. Estos instrumentos sitúan el problema en dos agendas que rara vez se leen juntas: la calidad del aire y la capacidad científica.</w:t></w:r></w:p><w:p><w:pPr><w:pStyle w:val="BodyText"/><w:rPr></w:rPr></w:pPr><w:bookmarkStart w:id="49" w:name="antecedentes-nacionales"/><w:r><w:rPr></w:rPr><w:t>La Superintendencia de Industria y Comercio (SIC) aporta un antecedente de vigilancia tecnológica en el contexto posterremoto. Publicó en 2026 un reporte de patentes en dominio público sobre construcción antisísmica y reconstrucción posterior a sismos (SIC, 2026). Ese reporte aplica un procedimiento de consulta con dos ecuaciones, una de palabras clave y otra de clases de patentes (SIC, 2026, pp. 4-9). No trata la calidad del aire. Muestra que la entidad ya vigila la tecnología asociada a la reconstrucción. El proyecto usa el procedimiento de consulta para conocer el estado nacional de las 10 solicitudes que designan a Colombia (SIC, 2026, pp. 2, 7 y 9).</w:t></w:r><w:bookmarkEnd w:id="49"/></w:p><w:p><w:pPr><w:pStyle w:val="Heading2"/><w:rPr></w:rPr></w:pPr><w:bookmarkStart w:id="50" w:name="X5851cc63fcb830046299ebe0e402364fe4e8416"/><w:r><w:rPr></w:rPr><w:t>6.3 Antecedentes departamentales y municipales</w:t></w:r></w:p><w:p><w:pPr><w:pStyle w:val="FirstParagraph"/><w:rPr></w:rPr></w:pPr><w:r><w:rPr></w:rPr><w:t xml:space="preserve">El contexto regional del proyecto comprende </w:t></w:r><w:ins w:id="1496" w:author="Unknown Author" w:date="2026-10-30T04:17:53Z"><w:r><w:rPr></w:rPr><w:t>dos</w:t></w:r></w:ins><w:del w:id="1497" w:author="Unknown Author" w:date="2026-10-30T04:17:53Z"><w:r><w:rPr></w:rPr><w:delText>tres</w:delText></w:r></w:del><w:r><w:rPr></w:rPr><w:t xml:space="preserve"> departamentos del ámbito de la emergencia. Los términos de referencia (TdR) incluyen a Caldas</w:t></w:r><w:ins w:id="1498" w:author="Unknown Author" w:date="2026-10-30T04:17:53Z"><w:r><w:rPr></w:rPr><w:t xml:space="preserve"> y a Quindío </w:t></w:r></w:ins><w:del w:id="1499" w:author="Unknown Author" w:date="2026-10-30T04:17:53Z"><w:r><w:rPr></w:rPr><w:delText xml:space="preserve">, Cundinamarca y Valle del Cauca </w:delText></w:r></w:del><w:r><w:rPr></w:rPr><w:t xml:space="preserve">entre los 16 departamentos afectados (MinCiencias, 2026, numeral 1). </w:t></w:r><w:ins w:id="1500" w:author="Unknown Author" w:date="2026-10-30T04:17:53Z"><w:r><w:rPr></w:rPr><w:t xml:space="preserve">Los dos pertenecen </w:t></w:r></w:ins><w:del w:id="1501" w:author="Unknown Author" w:date="2026-10-30T04:17:53Z"><w:r><w:rPr></w:rPr><w:delText xml:space="preserve">Caldas pertenece </w:delText></w:r></w:del><w:r><w:rPr></w:rPr><w:t xml:space="preserve">al Eje Cafetero, </w:t></w:r><w:ins w:id="1502" w:author="Unknown Author" w:date="2026-10-30T04:17:53Z"><w:r><w:rPr></w:rPr><w:t xml:space="preserve">asignación que el </w:t></w:r></w:ins><w:del w:id="1503" w:author="Unknown Author" w:date="2026-10-30T04:17:53Z"><w:r><w:rPr></w:rPr><w:delText xml:space="preserve">Cundinamarca al Centro Oriente y el Valle del Cauca al Pacífico. El </w:delText></w:r></w:del><w:r><w:rPr></w:rPr><w:t>Anexo 8 de los TdR debe confirmar</w:t></w:r><w:ins w:id="1504" w:author="Unknown Author" w:date="2026-10-30T04:17:53Z"><w:r><w:rPr></w:rPr><w:t>. Ninguno</w:t></w:r></w:ins><w:del w:id="1505" w:author="Unknown Author" w:date="2026-10-30T04:17:53Z"><w:r><w:rPr></w:rPr><w:delText xml:space="preserve"> esa asignación. Ninguno de los tres</w:delText></w:r></w:del><w:r><w:rPr></w:rPr><w:t xml:space="preserve"> figura como sede de los sistemas operativos del informe. SIATA opera en Medellín y el Valle de Aburrá, en Antioquia, otro departamento del ámbito de la emergencia.</w:t></w:r></w:p><w:p><w:pPr><w:pStyle w:val="BodyText"/><w:rPr></w:rPr></w:pPr><w:ins w:id="1506" w:author="Unknown Author" w:date="2026-10-30T04:17:53Z"><w:r><w:rPr></w:rPr><w:t xml:space="preserve">Caldas cuenta </w:t></w:r></w:ins><w:del w:id="1507" w:author="Unknown Author" w:date="2026-10-30T04:17:53Z"><w:r><w:rPr></w:rPr><w:delText xml:space="preserve">Los tres departamentos cuentan </w:delText></w:r></w:del><w:r><w:rPr></w:rPr><w:t>con plan de desarrollo adoptado en 2024 (Gobernación de Caldas, 2024</w:t></w:r><w:ins w:id="1508" w:author="Unknown Author" w:date="2026-10-30T04:17:53Z"><w:r><w:rPr></w:rPr><w:t xml:space="preserve">). Los planes del Quindío, de Manizales y de Calarcá están por citar </w:t></w:r></w:ins><w:ins w:id="1509" w:author="Unknown Author" w:date="2026-10-30T04:17:53Z"><w:r><w:rPr><w:color w:val="00B050"/></w:rPr><w:t>[Diligenciar: planes de desarrollo de esas entidades]</w:t></w:r></w:ins><w:del w:id="1510" w:author="Unknown Author" w:date="2026-10-30T04:17:53Z"><w:r><w:rPr><w:color w:val="00B050"/></w:rPr><w:delText>; Gobernación de Cundinamarca, 2024; Gobernación del Valle del Cauca, 2024)</w:delText></w:r></w:del><w:r><w:rPr></w:rPr><w:t xml:space="preserve">. El equipo no dispone del articulado de esos planes. Por eso no afirma alineación específica con programas ni metas del plan </w:t></w:r><w:r><w:rPr><w:color w:val="00B050"/></w:rPr><w:t>[Diligenciar: artículo y programa de cada plan departamental]</w:t></w:r><w:r><w:rPr></w:rPr><w:t>. La verificación de los planes y su cita por artículo es una tarea pendiente de la alianza.</w:t></w:r></w:p><w:p><w:pPr><w:pStyle w:val="BodyText"/><w:rPr></w:rPr></w:pPr><w:r><w:rPr></w:rPr><w:t xml:space="preserve">El informe identifica a las autoridades de Cundinamarca y de Bogotá como posibles operadoras de pilotos de red indicativa (Equipo formulador, 2026, pp. 61-63). No registra actores de Caldas ni del </w:t></w:r><w:ins w:id="1511" w:author="Unknown Author" w:date="2026-10-30T04:17:53Z"><w:r><w:rPr></w:rPr><w:t>Quindío</w:t></w:r></w:ins><w:del w:id="1512" w:author="Unknown Author" w:date="2026-10-30T04:17:53Z"><w:r><w:rPr></w:rPr><w:delText>Valle del Cauca</w:delText></w:r></w:del><w:r><w:rPr></w:rPr><w:t xml:space="preserve">. Esa asimetría es una lectura del corpus y no un inventario de capacidades. Las capacidades de </w:t></w:r><w:ins w:id="1513" w:author="Unknown Author" w:date="2026-10-30T04:17:53Z"><w:r><w:rPr></w:rPr><w:t xml:space="preserve">Corpocaldas, de la Corporación Autónoma Regional del Quindío y de los consejos están </w:t></w:r></w:ins><w:del w:id="1514" w:author="Unknown Author" w:date="2026-10-30T04:17:53Z"><w:r><w:rPr></w:rPr><w:delText xml:space="preserve">las autoridades ambientales y de los comités de gestión del riesgo quedan </w:delText></w:r></w:del><w:r><w:rPr></w:rPr><w:t xml:space="preserve">por documentar </w:t></w:r><w:r><w:rPr><w:color w:val="00B050"/></w:rPr><w:t xml:space="preserve">[Diligenciar: </w:t></w:r><w:ins w:id="1515" w:author="Unknown Author" w:date="2026-10-30T04:17:53Z"><w:r><w:rPr><w:color w:val="00B050"/></w:rPr><w:t>redes de aire existentes]</w:t></w:r></w:ins><w:ins w:id="1516" w:author="Unknown Author" w:date="2026-10-30T04:17:53Z"><w:r><w:rPr></w:rPr><w:t>. En Manizales opera además Gestión y Medio Ambiente, empresa de servicios de calidad del aire que participa como actor técnico del proyecto</w:t></w:r></w:ins><w:del w:id="1517" w:author="Unknown Author" w:date="2026-10-30T04:17:53Z"><w:r><w:rPr><w:color w:val="00B050"/></w:rPr><w:delText>autoridades ambientales y redes por departamento]</w:delText></w:r></w:del><w:r><w:rPr></w:rPr><w:t>.</w:t></w:r></w:p><w:p><w:pPr><w:pStyle w:val="BodyText"/><w:rPr></w:rPr></w:pPr><w:r><w:rPr></w:rPr><w:t xml:space="preserve">A escala municipal, el material del proyecto no documenta iniciativas previas de monitoreo de material particulado. Tampoco documenta experiencias de remoción de escombros de eventos anteriores ni la respuesta de los </w:t></w:r><w:ins w:id="1518" w:author="Unknown Author" w:date="2026-10-30T04:17:53Z"><w:r><w:rPr></w:rPr><w:t>consejos</w:t></w:r></w:ins><w:del w:id="1519" w:author="Unknown Author" w:date="2026-10-30T04:17:53Z"><w:r><w:rPr></w:rPr><w:delText>comités</w:delText></w:r></w:del><w:r><w:rPr></w:rPr><w:t xml:space="preserve">. Esos antecedentes sustentan la relación del problema con cada municipio </w:t></w:r><w:r><w:rPr><w:color w:val="00B050"/></w:rPr><w:t>[Diligenciar: monitoreo y emergencias previas por municipio]</w:t></w:r><w:r><w:rPr></w:rPr><w:t>. La ausencia de antecedentes documentados no equivale a ausencia de iniciativas. Equivale a un dato que la alianza debe aportar.</w:t></w:r></w:p><w:p><w:pPr><w:pStyle w:val="BodyText"/><w:rPr></w:rPr></w:pPr><w:r><w:rPr></w:rPr><w:t xml:space="preserve">La relación entre estos antecedentes y el territorio se resume en tres puntos. Primero, los antecedentes operativos más maduros están fuera de los </w:t></w:r><w:ins w:id="1520" w:author="Unknown Author" w:date="2026-10-30T04:17:53Z"><w:r><w:rPr></w:rPr><w:t>dos</w:t></w:r></w:ins><w:del w:id="1521" w:author="Unknown Author" w:date="2026-10-30T04:17:53Z"><w:r><w:rPr></w:rPr><w:delText>tres</w:delText></w:r></w:del><w:r><w:rPr></w:rPr><w:t xml:space="preserve"> departamentos. Segundo, ningún antecedente documentado mide material particulado en sitios de remoción de escombros posterremoto, según el corpus. Tercero, los antecedentes territoriales por completar pueden ampliar la base de comparación, pero no sustituyen la medición propia del primer tramo. La Tabla 6.2 reúne los antecedentes nacionales, departamentales y municipales con su estado de documentación.</w:t></w:r></w:p><w:p><w:pPr><w:pStyle w:val="TablaRotulo"/><w:rPr></w:rPr></w:pPr><w:bookmarkStart w:id="51" w:name="rot_Tabla_6_2"/><w:r><w:rPr><w:b/><w:bCs/></w:rPr><w:t>Tabla 6.2</w:t></w:r><w:bookmarkEnd w:id="51"/></w:p><w:p><w:pPr><w:pStyle w:val="TablaTitulo"/><w:rPr></w:rPr></w:pPr><w:r><w:rPr><w:i/><w:iCs/></w:rPr><w:t>Antecedentes nacionales, departamentales y municipales y estado de documentación</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923"/><w:gridCol w:w="2425"/><w:gridCol w:w="2930"/><w:gridCol w:w="2675"/></w:tblGrid><w:tr><w:trPr><w:tblHeader w:val="true"/><w:ins w:id="1522" w:author="Unknown Author" w:date="2026-10-30T04:17:53Z"/><w:cantSplit w:val="true"/></w:trPr><w:tc><w:tcPr><w:tcW w:w="192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524" w:author="Unknown Author" w:date="2026-10-30T04:17:53Z"></w:ins></w:rPr></w:pPr><w:ins w:id="1523" w:author="Unknown Author" w:date="2026-10-30T04:17:53Z"><w:r><w:rPr><w:b/><w:kern w:val="0"/><w:szCs w:val="24"/><w:lang w:val="es-CO" w:eastAsia="en-US" w:bidi="ar-SA"/></w:rPr><w:t>Nivel</w:t></w:r></w:ins></w:p></w:tc><w:tc><w:tcPr><w:tcW w:w="242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526" w:author="Unknown Author" w:date="2026-10-30T04:17:53Z"></w:ins></w:rPr></w:pPr><w:ins w:id="1525" w:author="Unknown Author" w:date="2026-10-30T04:17:53Z"><w:r><w:rPr><w:b/><w:kern w:val="0"/><w:szCs w:val="24"/><w:lang w:val="es-CO" w:eastAsia="en-US" w:bidi="ar-SA"/></w:rPr><w:t>Antecedente</w:t></w:r></w:ins></w:p></w:tc><w:tc><w:tcPr><w:tcW w:w="293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528" w:author="Unknown Author" w:date="2026-10-30T04:17:53Z"></w:ins></w:rPr></w:pPr><w:ins w:id="1527" w:author="Unknown Author" w:date="2026-10-30T04:17:53Z"><w:r><w:rPr><w:b/><w:kern w:val="0"/><w:szCs w:val="24"/><w:lang w:val="es-CO" w:eastAsia="en-US" w:bidi="ar-SA"/></w:rPr><w:t>Resultado documentado o dato pendiente</w:t></w:r></w:ins></w:p></w:tc><w:tc><w:tcPr><w:tcW w:w="267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530" w:author="Unknown Author" w:date="2026-10-30T04:17:53Z"></w:ins></w:rPr></w:pPr><w:ins w:id="1529" w:author="Unknown Author" w:date="2026-10-30T04:17:53Z"><w:r><w:rPr><w:b/><w:kern w:val="0"/><w:szCs w:val="24"/><w:lang w:val="es-CO" w:eastAsia="en-US" w:bidi="ar-SA"/></w:rPr><w:t>Relación con el proyecto</w:t></w:r></w:ins></w:p></w:tc></w:tr><w:tr><w:trPr><w:ins w:id="1531" w:author="Unknown Author" w:date="2026-10-30T04:17:53Z"/><w:cantSplit w:val="true"/></w:trPr><w:tc><w:tcPr><w:tcW w:w="1923" w:type="dxa"/><w:tcBorders></w:tcBorders></w:tcPr><w:p><w:pPr><w:pStyle w:val="Tabla9"/><w:widowControl/><w:jc w:val="left"/><w:rPr><w:kern w:val="0"/><w:szCs w:val="24"/><w:lang w:val="es-CO" w:eastAsia="en-US" w:bidi="ar-SA"/><w:ins w:id="1533" w:author="Unknown Author" w:date="2026-10-30T04:17:53Z"></w:ins></w:rPr></w:pPr><w:ins w:id="1532" w:author="Unknown Author" w:date="2026-10-30T04:17:53Z"><w:r><w:rPr><w:kern w:val="0"/><w:szCs w:val="24"/><w:lang w:val="es-CO" w:eastAsia="en-US" w:bidi="ar-SA"/></w:rPr><w:t>Nacional</w:t></w:r></w:ins></w:p></w:tc><w:tc><w:tcPr><w:tcW w:w="2425" w:type="dxa"/><w:tcBorders></w:tcBorders></w:tcPr><w:p><w:pPr><w:pStyle w:val="Tabla9"/><w:widowControl/><w:jc w:val="left"/><w:rPr><w:kern w:val="0"/><w:szCs w:val="24"/><w:lang w:val="es-CO" w:eastAsia="en-US" w:bidi="ar-SA"/><w:ins w:id="1535" w:author="Unknown Author" w:date="2026-10-30T04:17:53Z"></w:ins></w:rPr></w:pPr><w:ins w:id="1534" w:author="Unknown Author" w:date="2026-10-30T04:17:53Z"><w:r><w:rPr><w:kern w:val="0"/><w:szCs w:val="24"/><w:lang w:val="es-CO" w:eastAsia="en-US" w:bidi="ar-SA"/></w:rPr><w:t>Red oficial de vigilancia</w:t></w:r></w:ins></w:p></w:tc><w:tc><w:tcPr><w:tcW w:w="2930" w:type="dxa"/><w:tcBorders></w:tcBorders></w:tcPr><w:p><w:pPr><w:pStyle w:val="Tabla9"/><w:widowControl/><w:jc w:val="left"/><w:rPr><w:kern w:val="0"/><w:szCs w:val="24"/><w:lang w:val="es-CO" w:eastAsia="en-US" w:bidi="ar-SA"/><w:ins w:id="1537" w:author="Unknown Author" w:date="2026-10-30T04:17:53Z"></w:ins></w:rPr></w:pPr><w:ins w:id="1536" w:author="Unknown Author" w:date="2026-10-30T04:17:53Z"><w:r><w:rPr><w:kern w:val="0"/><w:szCs w:val="24"/><w:lang w:val="es-CO" w:eastAsia="en-US" w:bidi="ar-SA"/></w:rPr><w:t>209 estaciones; 154 integradas; 92 de 1.122 municipios miden; 28 con estaciones utilizables</w:t></w:r></w:ins></w:p></w:tc><w:tc><w:tcPr><w:tcW w:w="2675" w:type="dxa"/><w:tcBorders></w:tcBorders></w:tcPr><w:p><w:pPr><w:pStyle w:val="Tabla9"/><w:widowControl/><w:jc w:val="left"/><w:rPr><w:kern w:val="0"/><w:szCs w:val="24"/><w:lang w:val="es-CO" w:eastAsia="en-US" w:bidi="ar-SA"/><w:ins w:id="1539" w:author="Unknown Author" w:date="2026-10-30T04:17:53Z"></w:ins></w:rPr></w:pPr><w:ins w:id="1538" w:author="Unknown Author" w:date="2026-10-30T04:17:53Z"><w:r><w:rPr><w:kern w:val="0"/><w:szCs w:val="24"/><w:lang w:val="es-CO" w:eastAsia="en-US" w:bidi="ar-SA"/></w:rPr><w:t>Documentado en el informe; base del contexto del problema</w:t></w:r></w:ins></w:p></w:tc></w:tr><w:tr><w:trPr><w:ins w:id="1540" w:author="Unknown Author" w:date="2026-10-30T04:17:53Z"/><w:cantSplit w:val="true"/></w:trPr><w:tc><w:tcPr><w:tcW w:w="1923" w:type="dxa"/><w:tcBorders></w:tcBorders><w:shd w:color="auto" w:fill="F7F7F7" w:val="clear"/></w:tcPr><w:p><w:pPr><w:pStyle w:val="Tabla9"/><w:widowControl/><w:jc w:val="left"/><w:rPr><w:kern w:val="0"/><w:szCs w:val="24"/><w:lang w:val="es-CO" w:eastAsia="en-US" w:bidi="ar-SA"/><w:ins w:id="1542" w:author="Unknown Author" w:date="2026-10-30T04:17:53Z"></w:ins></w:rPr></w:pPr><w:ins w:id="1541" w:author="Unknown Author" w:date="2026-10-30T04:17:53Z"><w:r><w:rPr><w:kern w:val="0"/><w:szCs w:val="24"/><w:lang w:val="es-CO" w:eastAsia="en-US" w:bidi="ar-SA"/></w:rPr><w:t>Nacional</w:t></w:r></w:ins></w:p></w:tc><w:tc><w:tcPr><w:tcW w:w="2425" w:type="dxa"/><w:tcBorders></w:tcBorders><w:shd w:color="auto" w:fill="F7F7F7" w:val="clear"/></w:tcPr><w:p><w:pPr><w:pStyle w:val="Tabla9"/><w:widowControl/><w:jc w:val="left"/><w:rPr><w:kern w:val="0"/><w:szCs w:val="24"/><w:lang w:val="es-CO" w:eastAsia="en-US" w:bidi="ar-SA"/><w:ins w:id="1544" w:author="Unknown Author" w:date="2026-10-30T04:17:53Z"></w:ins></w:rPr></w:pPr><w:ins w:id="1543" w:author="Unknown Author" w:date="2026-10-30T04:17:53Z"><w:r><w:rPr><w:kern w:val="0"/><w:szCs w:val="24"/><w:lang w:val="es-CO" w:eastAsia="en-US" w:bidi="ar-SA"/></w:rPr><w:t>SIATA</w:t></w:r></w:ins></w:p></w:tc><w:tc><w:tcPr><w:tcW w:w="2930" w:type="dxa"/><w:tcBorders></w:tcBorders><w:shd w:color="auto" w:fill="F7F7F7" w:val="clear"/></w:tcPr><w:p><w:pPr><w:pStyle w:val="Tabla9"/><w:widowControl/><w:jc w:val="left"/><w:rPr><w:kern w:val="0"/><w:szCs w:val="24"/><w:lang w:val="es-CO" w:eastAsia="en-US" w:bidi="ar-SA"/><w:ins w:id="1546" w:author="Unknown Author" w:date="2026-10-30T04:17:53Z"></w:ins></w:rPr></w:pPr><w:ins w:id="1545" w:author="Unknown Author" w:date="2026-10-30T04:17:53Z"><w:r><w:rPr><w:kern w:val="0"/><w:szCs w:val="24"/><w:lang w:val="es-CO" w:eastAsia="en-US" w:bidi="ar-SA"/></w:rPr><w:t>65 equipos acreditados y 450 sensores; 59 sistemas comunitarios; sin evaluación de alertas</w:t></w:r></w:ins></w:p></w:tc><w:tc><w:tcPr><w:tcW w:w="2675" w:type="dxa"/><w:tcBorders></w:tcBorders><w:shd w:color="auto" w:fill="F7F7F7" w:val="clear"/></w:tcPr><w:p><w:pPr><w:pStyle w:val="Tabla9"/><w:widowControl/><w:jc w:val="left"/><w:rPr><w:kern w:val="0"/><w:szCs w:val="24"/><w:lang w:val="es-CO" w:eastAsia="en-US" w:bidi="ar-SA"/><w:ins w:id="1548" w:author="Unknown Author" w:date="2026-10-30T04:17:53Z"></w:ins></w:rPr></w:pPr><w:ins w:id="1547" w:author="Unknown Author" w:date="2026-10-30T04:17:53Z"><w:r><w:rPr><w:kern w:val="0"/><w:szCs w:val="24"/><w:lang w:val="es-CO" w:eastAsia="en-US" w:bidi="ar-SA"/></w:rPr><w:t>Referente de arquitectura de dos capas; no de efecto</w:t></w:r></w:ins></w:p></w:tc></w:tr><w:tr><w:trPr><w:ins w:id="1549" w:author="Unknown Author" w:date="2026-10-30T04:17:53Z"/><w:cantSplit w:val="true"/></w:trPr><w:tc><w:tcPr><w:tcW w:w="1923" w:type="dxa"/><w:tcBorders></w:tcBorders></w:tcPr><w:p><w:pPr><w:pStyle w:val="Tabla9"/><w:widowControl/><w:jc w:val="left"/><w:rPr><w:kern w:val="0"/><w:szCs w:val="24"/><w:lang w:val="es-CO" w:eastAsia="en-US" w:bidi="ar-SA"/><w:ins w:id="1551" w:author="Unknown Author" w:date="2026-10-30T04:17:53Z"></w:ins></w:rPr></w:pPr><w:ins w:id="1550" w:author="Unknown Author" w:date="2026-10-30T04:17:53Z"><w:r><w:rPr><w:kern w:val="0"/><w:szCs w:val="24"/><w:lang w:val="es-CO" w:eastAsia="en-US" w:bidi="ar-SA"/></w:rPr><w:t>Nacional</w:t></w:r></w:ins></w:p></w:tc><w:tc><w:tcPr><w:tcW w:w="2425" w:type="dxa"/><w:tcBorders></w:tcBorders></w:tcPr><w:p><w:pPr><w:pStyle w:val="Tabla9"/><w:widowControl/><w:jc w:val="left"/><w:rPr><w:kern w:val="0"/><w:szCs w:val="24"/><w:lang w:val="es-CO" w:eastAsia="en-US" w:bidi="ar-SA"/><w:ins w:id="1553" w:author="Unknown Author" w:date="2026-10-30T04:17:53Z"></w:ins></w:rPr></w:pPr><w:ins w:id="1552" w:author="Unknown Author" w:date="2026-10-30T04:17:53Z"><w:r><w:rPr><w:kern w:val="0"/><w:szCs w:val="24"/><w:lang w:val="es-CO" w:eastAsia="en-US" w:bidi="ar-SA"/></w:rPr><w:t>Diseño nacional de expansión</w:t></w:r></w:ins></w:p></w:tc><w:tc><w:tcPr><w:tcW w:w="2930" w:type="dxa"/><w:tcBorders></w:tcBorders></w:tcPr><w:p><w:pPr><w:pStyle w:val="Tabla9"/><w:widowControl/><w:jc w:val="left"/><w:rPr><w:kern w:val="0"/><w:szCs w:val="24"/><w:lang w:val="es-CO" w:eastAsia="en-US" w:bidi="ar-SA"/><w:ins w:id="1555" w:author="Unknown Author" w:date="2026-10-30T04:17:53Z"></w:ins></w:rPr></w:pPr><w:ins w:id="1554" w:author="Unknown Author" w:date="2026-10-30T04:17:53Z"><w:r><w:rPr><w:kern w:val="0"/><w:szCs w:val="24"/><w:lang w:val="es-CO" w:eastAsia="en-US" w:bidi="ar-SA"/></w:rPr><w:t>5.076 estaciones; 4.608 sensores; 90,8 % sin plan de calibración (cálculo del informe)</w:t></w:r></w:ins></w:p></w:tc><w:tc><w:tcPr><w:tcW w:w="2675" w:type="dxa"/><w:tcBorders></w:tcBorders></w:tcPr><w:p><w:pPr><w:pStyle w:val="Tabla9"/><w:widowControl/><w:jc w:val="left"/><w:rPr><w:kern w:val="0"/><w:szCs w:val="24"/><w:lang w:val="es-CO" w:eastAsia="en-US" w:bidi="ar-SA"/><w:ins w:id="1557" w:author="Unknown Author" w:date="2026-10-30T04:17:53Z"></w:ins></w:rPr></w:pPr><w:ins w:id="1556" w:author="Unknown Author" w:date="2026-10-30T04:17:53Z"><w:r><w:rPr><w:kern w:val="0"/><w:szCs w:val="24"/><w:lang w:val="es-CO" w:eastAsia="en-US" w:bidi="ar-SA"/></w:rPr><w:t>Contraste: el proyecto compra por tramos y verifica antes de ampliar</w:t></w:r></w:ins></w:p></w:tc></w:tr><w:tr><w:trPr><w:ins w:id="1558" w:author="Unknown Author" w:date="2026-10-30T04:17:53Z"/><w:cantSplit w:val="true"/></w:trPr><w:tc><w:tcPr><w:tcW w:w="1923" w:type="dxa"/><w:tcBorders></w:tcBorders><w:shd w:color="auto" w:fill="F7F7F7" w:val="clear"/></w:tcPr><w:p><w:pPr><w:pStyle w:val="Tabla9"/><w:widowControl/><w:jc w:val="left"/><w:rPr><w:kern w:val="0"/><w:szCs w:val="24"/><w:lang w:val="es-CO" w:eastAsia="en-US" w:bidi="ar-SA"/><w:ins w:id="1560" w:author="Unknown Author" w:date="2026-10-30T04:17:53Z"></w:ins></w:rPr></w:pPr><w:ins w:id="1559" w:author="Unknown Author" w:date="2026-10-30T04:17:53Z"><w:r><w:rPr><w:kern w:val="0"/><w:szCs w:val="24"/><w:lang w:val="es-CO" w:eastAsia="en-US" w:bidi="ar-SA"/></w:rPr><w:t>Nacional</w:t></w:r></w:ins></w:p></w:tc><w:tc><w:tcPr><w:tcW w:w="2425" w:type="dxa"/><w:tcBorders></w:tcBorders><w:shd w:color="auto" w:fill="F7F7F7" w:val="clear"/></w:tcPr><w:p><w:pPr><w:pStyle w:val="Tabla9"/><w:widowControl/><w:jc w:val="left"/><w:rPr><w:kern w:val="0"/><w:szCs w:val="24"/><w:lang w:val="es-CO" w:eastAsia="en-US" w:bidi="ar-SA"/><w:ins w:id="1562" w:author="Unknown Author" w:date="2026-10-30T04:17:53Z"></w:ins></w:rPr></w:pPr><w:ins w:id="1561" w:author="Unknown Author" w:date="2026-10-30T04:17:53Z"><w:r><w:rPr><w:kern w:val="0"/><w:szCs w:val="24"/><w:lang w:val="es-CO" w:eastAsia="en-US" w:bidi="ar-SA"/></w:rPr><w:t>Reporte de patentes en dominio público (SIC, 2026)</w:t></w:r></w:ins></w:p></w:tc><w:tc><w:tcPr><w:tcW w:w="2930" w:type="dxa"/><w:tcBorders></w:tcBorders><w:shd w:color="auto" w:fill="F7F7F7" w:val="clear"/></w:tcPr><w:p><w:pPr><w:pStyle w:val="Tabla9"/><w:widowControl/><w:jc w:val="left"/><w:rPr><w:kern w:val="0"/><w:szCs w:val="24"/><w:lang w:val="es-CO" w:eastAsia="en-US" w:bidi="ar-SA"/><w:ins w:id="1564" w:author="Unknown Author" w:date="2026-10-30T04:17:53Z"></w:ins></w:rPr></w:pPr><w:ins w:id="1563" w:author="Unknown Author" w:date="2026-10-30T04:17:53Z"><w:r><w:rPr><w:kern w:val="0"/><w:szCs w:val="24"/><w:lang w:val="es-CO" w:eastAsia="en-US" w:bidi="ar-SA"/></w:rPr><w:t>Procedimiento de consulta con dos ecuaciones</w:t></w:r></w:ins></w:p></w:tc><w:tc><w:tcPr><w:tcW w:w="2675" w:type="dxa"/><w:tcBorders></w:tcBorders><w:shd w:color="auto" w:fill="F7F7F7" w:val="clear"/></w:tcPr><w:p><w:pPr><w:pStyle w:val="Tabla9"/><w:widowControl/><w:jc w:val="left"/><w:rPr><w:kern w:val="0"/><w:szCs w:val="24"/><w:lang w:val="es-CO" w:eastAsia="en-US" w:bidi="ar-SA"/><w:ins w:id="1566" w:author="Unknown Author" w:date="2026-10-30T04:17:53Z"></w:ins></w:rPr></w:pPr><w:ins w:id="1565" w:author="Unknown Author" w:date="2026-10-30T04:17:53Z"><w:r><w:rPr><w:kern w:val="0"/><w:szCs w:val="24"/><w:lang w:val="es-CO" w:eastAsia="en-US" w:bidi="ar-SA"/></w:rPr><w:t>Insumo de la consulta de libertad de operación</w:t></w:r></w:ins></w:p></w:tc></w:tr><w:tr><w:trPr><w:ins w:id="1567" w:author="Unknown Author" w:date="2026-10-30T04:17:53Z"/><w:cantSplit w:val="true"/></w:trPr><w:tc><w:tcPr><w:tcW w:w="1923" w:type="dxa"/><w:tcBorders></w:tcBorders></w:tcPr><w:p><w:pPr><w:pStyle w:val="Tabla9"/><w:widowControl/><w:jc w:val="left"/><w:rPr><w:kern w:val="0"/><w:szCs w:val="24"/><w:lang w:val="es-CO" w:eastAsia="en-US" w:bidi="ar-SA"/><w:ins w:id="1569" w:author="Unknown Author" w:date="2026-10-30T04:17:53Z"></w:ins></w:rPr></w:pPr><w:ins w:id="1568" w:author="Unknown Author" w:date="2026-10-30T04:17:53Z"><w:r><w:rPr><w:kern w:val="0"/><w:szCs w:val="24"/><w:lang w:val="es-CO" w:eastAsia="en-US" w:bidi="ar-SA"/></w:rPr><w:t>Departamental</w:t></w:r></w:ins></w:p></w:tc><w:tc><w:tcPr><w:tcW w:w="2425" w:type="dxa"/><w:tcBorders></w:tcBorders></w:tcPr><w:p><w:pPr><w:pStyle w:val="Tabla9"/><w:widowControl/><w:jc w:val="left"/><w:rPr><w:kern w:val="0"/><w:szCs w:val="24"/><w:lang w:val="es-CO" w:eastAsia="en-US" w:bidi="ar-SA"/><w:ins w:id="1571" w:author="Unknown Author" w:date="2026-10-30T04:17:53Z"></w:ins></w:rPr></w:pPr><w:ins w:id="1570" w:author="Unknown Author" w:date="2026-10-30T04:17:53Z"><w:r><w:rPr><w:kern w:val="0"/><w:szCs w:val="24"/><w:lang w:val="es-CO" w:eastAsia="en-US" w:bidi="ar-SA"/></w:rPr><w:t>Planes de desarrollo de Caldas y del Quindío</w:t></w:r></w:ins></w:p></w:tc><w:tc><w:tcPr><w:tcW w:w="2930" w:type="dxa"/><w:tcBorders></w:tcBorders></w:tcPr><w:p><w:pPr><w:pStyle w:val="Tabla9"/><w:widowControl/><w:jc w:val="left"/><w:rPr><w:kern w:val="0"/><w:szCs w:val="24"/><w:lang w:val="es-CO" w:eastAsia="en-US" w:bidi="ar-SA"/><w:ins w:id="1574" w:author="Unknown Author" w:date="2026-10-30T04:17:53Z"></w:ins></w:rPr></w:pPr><w:ins w:id="1572" w:author="Unknown Author" w:date="2026-10-30T04:17:53Z"><w:r><w:rPr><w:kern w:val="0"/><w:szCs w:val="24"/><w:lang w:val="es-CO" w:eastAsia="en-US" w:bidi="ar-SA"/></w:rPr><w:t xml:space="preserve">Plan de Caldas adoptado en 2024; </w:t></w:r></w:ins><w:ins w:id="1573" w:author="Unknown Author" w:date="2026-10-30T04:17:53Z"><w:r><w:rPr><w:color w:val="00B050"/><w:kern w:val="0"/><w:szCs w:val="24"/><w:lang w:val="es-CO" w:eastAsia="en-US" w:bidi="ar-SA"/></w:rPr><w:t>[Diligenciar: plan del Quindío y artículo y programa de cada plan]</w:t></w:r></w:ins></w:p></w:tc><w:tc><w:tcPr><w:tcW w:w="2675" w:type="dxa"/><w:tcBorders></w:tcBorders></w:tcPr><w:p><w:pPr><w:pStyle w:val="Tabla9"/><w:widowControl/><w:jc w:val="left"/><w:rPr><w:kern w:val="0"/><w:szCs w:val="24"/><w:lang w:val="es-CO" w:eastAsia="en-US" w:bidi="ar-SA"/><w:ins w:id="1576" w:author="Unknown Author" w:date="2026-10-30T04:17:53Z"></w:ins></w:rPr></w:pPr><w:ins w:id="1575" w:author="Unknown Author" w:date="2026-10-30T04:17:53Z"><w:r><w:rPr><w:kern w:val="0"/><w:szCs w:val="24"/><w:lang w:val="es-CO" w:eastAsia="en-US" w:bidi="ar-SA"/></w:rPr><w:t>Alineación específica por verificar</w:t></w:r></w:ins></w:p></w:tc></w:tr><w:tr><w:trPr><w:ins w:id="1577" w:author="Unknown Author" w:date="2026-10-30T04:17:53Z"/><w:cantSplit w:val="true"/></w:trPr><w:tc><w:tcPr><w:tcW w:w="1923" w:type="dxa"/><w:tcBorders></w:tcBorders><w:shd w:color="auto" w:fill="F7F7F7" w:val="clear"/></w:tcPr><w:p><w:pPr><w:pStyle w:val="Tabla9"/><w:widowControl/><w:jc w:val="left"/><w:rPr><w:kern w:val="0"/><w:szCs w:val="24"/><w:lang w:val="es-CO" w:eastAsia="en-US" w:bidi="ar-SA"/><w:ins w:id="1579" w:author="Unknown Author" w:date="2026-10-30T04:17:53Z"></w:ins></w:rPr></w:pPr><w:ins w:id="1578" w:author="Unknown Author" w:date="2026-10-30T04:17:53Z"><w:r><w:rPr><w:kern w:val="0"/><w:szCs w:val="24"/><w:lang w:val="es-CO" w:eastAsia="en-US" w:bidi="ar-SA"/></w:rPr><w:t>Departamental</w:t></w:r></w:ins></w:p></w:tc><w:tc><w:tcPr><w:tcW w:w="2425" w:type="dxa"/><w:tcBorders></w:tcBorders><w:shd w:color="auto" w:fill="F7F7F7" w:val="clear"/></w:tcPr><w:p><w:pPr><w:pStyle w:val="Tabla9"/><w:widowControl/><w:jc w:val="left"/><w:rPr><w:kern w:val="0"/><w:szCs w:val="24"/><w:lang w:val="es-CO" w:eastAsia="en-US" w:bidi="ar-SA"/><w:ins w:id="1581" w:author="Unknown Author" w:date="2026-10-30T04:17:53Z"></w:ins></w:rPr></w:pPr><w:ins w:id="1580" w:author="Unknown Author" w:date="2026-10-30T04:17:53Z"><w:r><w:rPr><w:kern w:val="0"/><w:szCs w:val="24"/><w:lang w:val="es-CO" w:eastAsia="en-US" w:bidi="ar-SA"/></w:rPr><w:t>Pilotos de red indicativa en Cundinamarca y Bogotá</w:t></w:r></w:ins></w:p></w:tc><w:tc><w:tcPr><w:tcW w:w="2930" w:type="dxa"/><w:tcBorders></w:tcBorders><w:shd w:color="auto" w:fill="F7F7F7" w:val="clear"/></w:tcPr><w:p><w:pPr><w:pStyle w:val="Tabla9"/><w:widowControl/><w:jc w:val="left"/><w:rPr><w:kern w:val="0"/><w:szCs w:val="24"/><w:lang w:val="es-CO" w:eastAsia="en-US" w:bidi="ar-SA"/><w:ins w:id="1583" w:author="Unknown Author" w:date="2026-10-30T04:17:53Z"></w:ins></w:rPr></w:pPr><w:ins w:id="1582" w:author="Unknown Author" w:date="2026-10-30T04:17:53Z"><w:r><w:rPr><w:kern w:val="0"/><w:szCs w:val="24"/><w:lang w:val="es-CO" w:eastAsia="en-US" w:bidi="ar-SA"/></w:rPr><w:t>Autoridades identificadas como posibles operadoras (Equipo formulador, 2026, pp. 61-63)</w:t></w:r></w:ins></w:p></w:tc><w:tc><w:tcPr><w:tcW w:w="2675" w:type="dxa"/><w:tcBorders></w:tcBorders><w:shd w:color="auto" w:fill="F7F7F7" w:val="clear"/></w:tcPr><w:p><w:pPr><w:pStyle w:val="Tabla9"/><w:widowControl/><w:jc w:val="left"/><w:rPr><w:kern w:val="0"/><w:szCs w:val="24"/><w:lang w:val="es-CO" w:eastAsia="en-US" w:bidi="ar-SA"/><w:ins w:id="1585" w:author="Unknown Author" w:date="2026-10-30T04:17:53Z"></w:ins></w:rPr></w:pPr><w:ins w:id="1584" w:author="Unknown Author" w:date="2026-10-30T04:17:53Z"><w:r><w:rPr><w:kern w:val="0"/><w:szCs w:val="24"/><w:lang w:val="es-CO" w:eastAsia="en-US" w:bidi="ar-SA"/></w:rPr><w:t>Posible articulación; sin registro en Caldas ni en el Quindío</w:t></w:r></w:ins></w:p></w:tc></w:tr><w:tr><w:trPr><w:ins w:id="1586" w:author="Unknown Author" w:date="2026-10-30T04:17:53Z"/><w:cantSplit w:val="true"/></w:trPr><w:tc><w:tcPr><w:tcW w:w="1923" w:type="dxa"/><w:tcBorders><w:bottom w:val="single" w:sz="12" w:space="0" w:color="2A3439"/></w:tcBorders></w:tcPr><w:p><w:pPr><w:pStyle w:val="Tabla9"/><w:keepNext w:val="true"/><w:widowControl/><w:jc w:val="left"/><w:rPr><w:kern w:val="0"/><w:szCs w:val="24"/><w:lang w:val="es-CO" w:eastAsia="en-US" w:bidi="ar-SA"/><w:ins w:id="1588" w:author="Unknown Author" w:date="2026-10-30T04:17:53Z"></w:ins></w:rPr></w:pPr><w:ins w:id="1587" w:author="Unknown Author" w:date="2026-10-30T04:17:53Z"><w:r><w:rPr><w:kern w:val="0"/><w:szCs w:val="24"/><w:lang w:val="es-CO" w:eastAsia="en-US" w:bidi="ar-SA"/></w:rPr><w:t>Municipal</w:t></w:r></w:ins></w:p></w:tc><w:tc><w:tcPr><w:tcW w:w="2425" w:type="dxa"/><w:tcBorders><w:bottom w:val="single" w:sz="12" w:space="0" w:color="2A3439"/></w:tcBorders></w:tcPr><w:p><w:pPr><w:pStyle w:val="Tabla9"/><w:keepNext w:val="true"/><w:widowControl/><w:jc w:val="left"/><w:rPr><w:kern w:val="0"/><w:szCs w:val="24"/><w:lang w:val="es-CO" w:eastAsia="en-US" w:bidi="ar-SA"/><w:ins w:id="1590" w:author="Unknown Author" w:date="2026-10-30T04:17:53Z"></w:ins></w:rPr></w:pPr><w:ins w:id="1589" w:author="Unknown Author" w:date="2026-10-30T04:17:53Z"><w:r><w:rPr><w:kern w:val="0"/><w:szCs w:val="24"/><w:lang w:val="es-CO" w:eastAsia="en-US" w:bidi="ar-SA"/></w:rPr><w:t>Monitoreo y emergencias previas en Manizales y en Calarcá</w:t></w:r></w:ins></w:p></w:tc><w:tc><w:tcPr><w:tcW w:w="2930" w:type="dxa"/><w:tcBorders><w:bottom w:val="single" w:sz="12" w:space="0" w:color="2A3439"/></w:tcBorders></w:tcPr><w:p><w:pPr><w:pStyle w:val="Tabla9"/><w:keepNext w:val="true"/><w:widowControl/><w:jc w:val="left"/><w:rPr><w:kern w:val="0"/><w:szCs w:val="24"/><w:lang w:val="es-CO" w:eastAsia="en-US" w:bidi="ar-SA"/><w:ins w:id="1592" w:author="Unknown Author" w:date="2026-10-30T04:17:53Z"></w:ins></w:rPr></w:pPr><w:ins w:id="1591" w:author="Unknown Author" w:date="2026-10-30T04:17:53Z"><w:r><w:rPr><w:color w:val="00B050"/><w:kern w:val="0"/><w:szCs w:val="24"/><w:lang w:val="es-CO" w:eastAsia="en-US" w:bidi="ar-SA"/></w:rPr><w:t>[Diligenciar: monitoreo y emergencias previas por municipio]</w:t></w:r></w:ins></w:p></w:tc><w:tc><w:tcPr><w:tcW w:w="2675" w:type="dxa"/><w:tcBorders><w:bottom w:val="single" w:sz="12" w:space="0" w:color="2A3439"/></w:tcBorders></w:tcPr><w:p><w:pPr><w:pStyle w:val="Tabla9"/><w:keepNext w:val="true"/><w:widowControl/><w:jc w:val="left"/><w:rPr><w:kern w:val="0"/><w:szCs w:val="24"/><w:lang w:val="es-CO" w:eastAsia="en-US" w:bidi="ar-SA"/><w:ins w:id="1594" w:author="Unknown Author" w:date="2026-10-30T04:17:53Z"></w:ins></w:rPr></w:pPr><w:ins w:id="1593" w:author="Unknown Author" w:date="2026-10-30T04:17:53Z"><w:r><w:rPr><w:kern w:val="0"/><w:szCs w:val="24"/><w:lang w:val="es-CO" w:eastAsia="en-US" w:bidi="ar-SA"/></w:rPr><w:t>Sustenta la relación del problema con cada municipio</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923"/><w:gridCol w:w="2425"/><w:gridCol w:w="2930"/><w:gridCol w:w="2675"/></w:tblGrid><w:tr><w:trPr><w:tblHeader w:val="true"/><w:del w:id="1595" w:author="Unknown Author" w:date="2026-10-30T04:17:53Z"/><w:cantSplit w:val="true"/></w:trPr><w:tc><w:tcPr><w:tcW w:w="192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597" w:author="Unknown Author" w:date="2026-10-30T04:17:53Z"></w:del></w:rPr></w:pPr><w:del w:id="1596" w:author="Unknown Author" w:date="2026-10-30T04:17:53Z"><w:r><w:rPr><w:b/><w:kern w:val="0"/><w:szCs w:val="24"/><w:lang w:val="es-CO" w:eastAsia="en-US" w:bidi="ar-SA"/></w:rPr><w:delText>Nivel</w:delText></w:r></w:del></w:p></w:tc><w:tc><w:tcPr><w:tcW w:w="242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599" w:author="Unknown Author" w:date="2026-10-30T04:17:53Z"></w:del></w:rPr></w:pPr><w:del w:id="1598" w:author="Unknown Author" w:date="2026-10-30T04:17:53Z"><w:r><w:rPr><w:b/><w:kern w:val="0"/><w:szCs w:val="24"/><w:lang w:val="es-CO" w:eastAsia="en-US" w:bidi="ar-SA"/></w:rPr><w:delText>Antecedente</w:delText></w:r></w:del></w:p></w:tc><w:tc><w:tcPr><w:tcW w:w="293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601" w:author="Unknown Author" w:date="2026-10-30T04:17:53Z"></w:del></w:rPr></w:pPr><w:del w:id="1600" w:author="Unknown Author" w:date="2026-10-30T04:17:53Z"><w:r><w:rPr><w:b/><w:kern w:val="0"/><w:szCs w:val="24"/><w:lang w:val="es-CO" w:eastAsia="en-US" w:bidi="ar-SA"/></w:rPr><w:delText>Resultado documentado o dato pendiente</w:delText></w:r></w:del></w:p></w:tc><w:tc><w:tcPr><w:tcW w:w="267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603" w:author="Unknown Author" w:date="2026-10-30T04:17:53Z"></w:del></w:rPr></w:pPr><w:del w:id="1602" w:author="Unknown Author" w:date="2026-10-30T04:17:53Z"><w:r><w:rPr><w:b/><w:kern w:val="0"/><w:szCs w:val="24"/><w:lang w:val="es-CO" w:eastAsia="en-US" w:bidi="ar-SA"/></w:rPr><w:delText>Relación con el proyecto</w:delText></w:r></w:del></w:p></w:tc></w:tr><w:tr><w:trPr><w:del w:id="1604" w:author="Unknown Author" w:date="2026-10-30T04:17:53Z"/><w:cantSplit w:val="true"/></w:trPr><w:tc><w:tcPr><w:tcW w:w="1923" w:type="dxa"/><w:tcBorders></w:tcBorders></w:tcPr><w:p><w:pPr><w:pStyle w:val="Tabla9"/><w:widowControl/><w:jc w:val="left"/><w:rPr><w:kern w:val="0"/><w:szCs w:val="24"/><w:lang w:val="es-CO" w:eastAsia="en-US" w:bidi="ar-SA"/><w:del w:id="1606" w:author="Unknown Author" w:date="2026-10-30T04:17:53Z"></w:del></w:rPr></w:pPr><w:del w:id="1605" w:author="Unknown Author" w:date="2026-10-30T04:17:53Z"><w:r><w:rPr><w:kern w:val="0"/><w:szCs w:val="24"/><w:lang w:val="es-CO" w:eastAsia="en-US" w:bidi="ar-SA"/></w:rPr><w:delText>Nacional</w:delText></w:r></w:del></w:p></w:tc><w:tc><w:tcPr><w:tcW w:w="2425" w:type="dxa"/><w:tcBorders></w:tcBorders></w:tcPr><w:p><w:pPr><w:pStyle w:val="Tabla9"/><w:widowControl/><w:jc w:val="left"/><w:rPr><w:kern w:val="0"/><w:szCs w:val="24"/><w:lang w:val="es-CO" w:eastAsia="en-US" w:bidi="ar-SA"/><w:del w:id="1608" w:author="Unknown Author" w:date="2026-10-30T04:17:53Z"></w:del></w:rPr></w:pPr><w:del w:id="1607" w:author="Unknown Author" w:date="2026-10-30T04:17:53Z"><w:r><w:rPr><w:kern w:val="0"/><w:szCs w:val="24"/><w:lang w:val="es-CO" w:eastAsia="en-US" w:bidi="ar-SA"/></w:rPr><w:delText>Red oficial de vigilancia</w:delText></w:r></w:del></w:p></w:tc><w:tc><w:tcPr><w:tcW w:w="2930" w:type="dxa"/><w:tcBorders></w:tcBorders></w:tcPr><w:p><w:pPr><w:pStyle w:val="Tabla9"/><w:widowControl/><w:jc w:val="left"/><w:rPr><w:kern w:val="0"/><w:szCs w:val="24"/><w:lang w:val="es-CO" w:eastAsia="en-US" w:bidi="ar-SA"/><w:del w:id="1610" w:author="Unknown Author" w:date="2026-10-30T04:17:53Z"></w:del></w:rPr></w:pPr><w:del w:id="1609" w:author="Unknown Author" w:date="2026-10-30T04:17:53Z"><w:r><w:rPr><w:kern w:val="0"/><w:szCs w:val="24"/><w:lang w:val="es-CO" w:eastAsia="en-US" w:bidi="ar-SA"/></w:rPr><w:delText>209 estaciones; 154 integradas; 92 de 1.122 municipios miden; 28 con estaciones utilizables</w:delText></w:r></w:del></w:p></w:tc><w:tc><w:tcPr><w:tcW w:w="2675" w:type="dxa"/><w:tcBorders></w:tcBorders></w:tcPr><w:p><w:pPr><w:pStyle w:val="Tabla9"/><w:widowControl/><w:jc w:val="left"/><w:rPr><w:kern w:val="0"/><w:szCs w:val="24"/><w:lang w:val="es-CO" w:eastAsia="en-US" w:bidi="ar-SA"/><w:del w:id="1612" w:author="Unknown Author" w:date="2026-10-30T04:17:53Z"></w:del></w:rPr></w:pPr><w:del w:id="1611" w:author="Unknown Author" w:date="2026-10-30T04:17:53Z"><w:r><w:rPr><w:kern w:val="0"/><w:szCs w:val="24"/><w:lang w:val="es-CO" w:eastAsia="en-US" w:bidi="ar-SA"/></w:rPr><w:delText>Documentado en el informe; base del contexto del problema</w:delText></w:r></w:del></w:p></w:tc></w:tr><w:tr><w:trPr><w:del w:id="1613" w:author="Unknown Author" w:date="2026-10-30T04:17:53Z"/><w:cantSplit w:val="true"/></w:trPr><w:tc><w:tcPr><w:tcW w:w="1923" w:type="dxa"/><w:tcBorders></w:tcBorders><w:shd w:color="auto" w:fill="F7F7F7" w:val="clear"/></w:tcPr><w:p><w:pPr><w:pStyle w:val="Tabla9"/><w:widowControl/><w:jc w:val="left"/><w:rPr><w:kern w:val="0"/><w:szCs w:val="24"/><w:lang w:val="es-CO" w:eastAsia="en-US" w:bidi="ar-SA"/><w:del w:id="1615" w:author="Unknown Author" w:date="2026-10-30T04:17:53Z"></w:del></w:rPr></w:pPr><w:del w:id="1614" w:author="Unknown Author" w:date="2026-10-30T04:17:53Z"><w:r><w:rPr><w:kern w:val="0"/><w:szCs w:val="24"/><w:lang w:val="es-CO" w:eastAsia="en-US" w:bidi="ar-SA"/></w:rPr><w:delText>Nacional</w:delText></w:r></w:del></w:p></w:tc><w:tc><w:tcPr><w:tcW w:w="2425" w:type="dxa"/><w:tcBorders></w:tcBorders><w:shd w:color="auto" w:fill="F7F7F7" w:val="clear"/></w:tcPr><w:p><w:pPr><w:pStyle w:val="Tabla9"/><w:widowControl/><w:jc w:val="left"/><w:rPr><w:kern w:val="0"/><w:szCs w:val="24"/><w:lang w:val="es-CO" w:eastAsia="en-US" w:bidi="ar-SA"/><w:del w:id="1617" w:author="Unknown Author" w:date="2026-10-30T04:17:53Z"></w:del></w:rPr></w:pPr><w:del w:id="1616" w:author="Unknown Author" w:date="2026-10-30T04:17:53Z"><w:r><w:rPr><w:kern w:val="0"/><w:szCs w:val="24"/><w:lang w:val="es-CO" w:eastAsia="en-US" w:bidi="ar-SA"/></w:rPr><w:delText>SIATA</w:delText></w:r></w:del></w:p></w:tc><w:tc><w:tcPr><w:tcW w:w="2930" w:type="dxa"/><w:tcBorders></w:tcBorders><w:shd w:color="auto" w:fill="F7F7F7" w:val="clear"/></w:tcPr><w:p><w:pPr><w:pStyle w:val="Tabla9"/><w:widowControl/><w:jc w:val="left"/><w:rPr><w:kern w:val="0"/><w:szCs w:val="24"/><w:lang w:val="es-CO" w:eastAsia="en-US" w:bidi="ar-SA"/><w:del w:id="1619" w:author="Unknown Author" w:date="2026-10-30T04:17:53Z"></w:del></w:rPr></w:pPr><w:del w:id="1618" w:author="Unknown Author" w:date="2026-10-30T04:17:53Z"><w:r><w:rPr><w:kern w:val="0"/><w:szCs w:val="24"/><w:lang w:val="es-CO" w:eastAsia="en-US" w:bidi="ar-SA"/></w:rPr><w:delText>65 equipos acreditados y 450 sensores; 59 sistemas comunitarios; sin evaluación de alertas</w:delText></w:r></w:del></w:p></w:tc><w:tc><w:tcPr><w:tcW w:w="2675" w:type="dxa"/><w:tcBorders></w:tcBorders><w:shd w:color="auto" w:fill="F7F7F7" w:val="clear"/></w:tcPr><w:p><w:pPr><w:pStyle w:val="Tabla9"/><w:widowControl/><w:jc w:val="left"/><w:rPr><w:kern w:val="0"/><w:szCs w:val="24"/><w:lang w:val="es-CO" w:eastAsia="en-US" w:bidi="ar-SA"/><w:del w:id="1621" w:author="Unknown Author" w:date="2026-10-30T04:17:53Z"></w:del></w:rPr></w:pPr><w:del w:id="1620" w:author="Unknown Author" w:date="2026-10-30T04:17:53Z"><w:r><w:rPr><w:kern w:val="0"/><w:szCs w:val="24"/><w:lang w:val="es-CO" w:eastAsia="en-US" w:bidi="ar-SA"/></w:rPr><w:delText>Referente de arquitectura de dos capas; no de efecto</w:delText></w:r></w:del></w:p></w:tc></w:tr><w:tr><w:trPr><w:del w:id="1622" w:author="Unknown Author" w:date="2026-10-30T04:17:53Z"/><w:cantSplit w:val="true"/></w:trPr><w:tc><w:tcPr><w:tcW w:w="1923" w:type="dxa"/><w:tcBorders></w:tcBorders></w:tcPr><w:p><w:pPr><w:pStyle w:val="Tabla9"/><w:widowControl/><w:jc w:val="left"/><w:rPr><w:kern w:val="0"/><w:szCs w:val="24"/><w:lang w:val="es-CO" w:eastAsia="en-US" w:bidi="ar-SA"/><w:del w:id="1624" w:author="Unknown Author" w:date="2026-10-30T04:17:53Z"></w:del></w:rPr></w:pPr><w:del w:id="1623" w:author="Unknown Author" w:date="2026-10-30T04:17:53Z"><w:r><w:rPr><w:kern w:val="0"/><w:szCs w:val="24"/><w:lang w:val="es-CO" w:eastAsia="en-US" w:bidi="ar-SA"/></w:rPr><w:delText>Nacional</w:delText></w:r></w:del></w:p></w:tc><w:tc><w:tcPr><w:tcW w:w="2425" w:type="dxa"/><w:tcBorders></w:tcBorders></w:tcPr><w:p><w:pPr><w:pStyle w:val="Tabla9"/><w:widowControl/><w:jc w:val="left"/><w:rPr><w:kern w:val="0"/><w:szCs w:val="24"/><w:lang w:val="es-CO" w:eastAsia="en-US" w:bidi="ar-SA"/><w:del w:id="1626" w:author="Unknown Author" w:date="2026-10-30T04:17:53Z"></w:del></w:rPr></w:pPr><w:del w:id="1625" w:author="Unknown Author" w:date="2026-10-30T04:17:53Z"><w:r><w:rPr><w:kern w:val="0"/><w:szCs w:val="24"/><w:lang w:val="es-CO" w:eastAsia="en-US" w:bidi="ar-SA"/></w:rPr><w:delText>Diseño nacional de expansión</w:delText></w:r></w:del></w:p></w:tc><w:tc><w:tcPr><w:tcW w:w="2930" w:type="dxa"/><w:tcBorders></w:tcBorders></w:tcPr><w:p><w:pPr><w:pStyle w:val="Tabla9"/><w:widowControl/><w:jc w:val="left"/><w:rPr><w:kern w:val="0"/><w:szCs w:val="24"/><w:lang w:val="es-CO" w:eastAsia="en-US" w:bidi="ar-SA"/><w:del w:id="1628" w:author="Unknown Author" w:date="2026-10-30T04:17:53Z"></w:del></w:rPr></w:pPr><w:del w:id="1627" w:author="Unknown Author" w:date="2026-10-30T04:17:53Z"><w:r><w:rPr><w:kern w:val="0"/><w:szCs w:val="24"/><w:lang w:val="es-CO" w:eastAsia="en-US" w:bidi="ar-SA"/></w:rPr><w:delText>5.076 estaciones; 4.608 sensores; 90,8 % sin plan de calibración (cálculo del informe)</w:delText></w:r></w:del></w:p></w:tc><w:tc><w:tcPr><w:tcW w:w="2675" w:type="dxa"/><w:tcBorders></w:tcBorders></w:tcPr><w:p><w:pPr><w:pStyle w:val="Tabla9"/><w:widowControl/><w:jc w:val="left"/><w:rPr><w:kern w:val="0"/><w:szCs w:val="24"/><w:lang w:val="es-CO" w:eastAsia="en-US" w:bidi="ar-SA"/><w:del w:id="1630" w:author="Unknown Author" w:date="2026-10-30T04:17:53Z"></w:del></w:rPr></w:pPr><w:del w:id="1629" w:author="Unknown Author" w:date="2026-10-30T04:17:53Z"><w:r><w:rPr><w:kern w:val="0"/><w:szCs w:val="24"/><w:lang w:val="es-CO" w:eastAsia="en-US" w:bidi="ar-SA"/></w:rPr><w:delText>Contraste: el proyecto compra por tramos y verifica antes de ampliar</w:delText></w:r></w:del></w:p></w:tc></w:tr><w:tr><w:trPr><w:del w:id="1631" w:author="Unknown Author" w:date="2026-10-30T04:17:53Z"/><w:cantSplit w:val="true"/></w:trPr><w:tc><w:tcPr><w:tcW w:w="1923" w:type="dxa"/><w:tcBorders></w:tcBorders><w:shd w:color="auto" w:fill="F7F7F7" w:val="clear"/></w:tcPr><w:p><w:pPr><w:pStyle w:val="Tabla9"/><w:widowControl/><w:jc w:val="left"/><w:rPr><w:kern w:val="0"/><w:szCs w:val="24"/><w:lang w:val="es-CO" w:eastAsia="en-US" w:bidi="ar-SA"/><w:del w:id="1633" w:author="Unknown Author" w:date="2026-10-30T04:17:53Z"></w:del></w:rPr></w:pPr><w:del w:id="1632" w:author="Unknown Author" w:date="2026-10-30T04:17:53Z"><w:r><w:rPr><w:kern w:val="0"/><w:szCs w:val="24"/><w:lang w:val="es-CO" w:eastAsia="en-US" w:bidi="ar-SA"/></w:rPr><w:delText>Nacional</w:delText></w:r></w:del></w:p></w:tc><w:tc><w:tcPr><w:tcW w:w="2425" w:type="dxa"/><w:tcBorders></w:tcBorders><w:shd w:color="auto" w:fill="F7F7F7" w:val="clear"/></w:tcPr><w:p><w:pPr><w:pStyle w:val="Tabla9"/><w:widowControl/><w:jc w:val="left"/><w:rPr><w:kern w:val="0"/><w:szCs w:val="24"/><w:lang w:val="es-CO" w:eastAsia="en-US" w:bidi="ar-SA"/><w:del w:id="1635" w:author="Unknown Author" w:date="2026-10-30T04:17:53Z"></w:del></w:rPr></w:pPr><w:del w:id="1634" w:author="Unknown Author" w:date="2026-10-30T04:17:53Z"><w:r><w:rPr><w:kern w:val="0"/><w:szCs w:val="24"/><w:lang w:val="es-CO" w:eastAsia="en-US" w:bidi="ar-SA"/></w:rPr><w:delText>Reporte de patentes en dominio público (SIC, 2026)</w:delText></w:r></w:del></w:p></w:tc><w:tc><w:tcPr><w:tcW w:w="2930" w:type="dxa"/><w:tcBorders></w:tcBorders><w:shd w:color="auto" w:fill="F7F7F7" w:val="clear"/></w:tcPr><w:p><w:pPr><w:pStyle w:val="Tabla9"/><w:widowControl/><w:jc w:val="left"/><w:rPr><w:kern w:val="0"/><w:szCs w:val="24"/><w:lang w:val="es-CO" w:eastAsia="en-US" w:bidi="ar-SA"/><w:del w:id="1637" w:author="Unknown Author" w:date="2026-10-30T04:17:53Z"></w:del></w:rPr></w:pPr><w:del w:id="1636" w:author="Unknown Author" w:date="2026-10-30T04:17:53Z"><w:r><w:rPr><w:kern w:val="0"/><w:szCs w:val="24"/><w:lang w:val="es-CO" w:eastAsia="en-US" w:bidi="ar-SA"/></w:rPr><w:delText>Procedimiento de consulta con dos ecuaciones</w:delText></w:r></w:del></w:p></w:tc><w:tc><w:tcPr><w:tcW w:w="2675" w:type="dxa"/><w:tcBorders></w:tcBorders><w:shd w:color="auto" w:fill="F7F7F7" w:val="clear"/></w:tcPr><w:p><w:pPr><w:pStyle w:val="Tabla9"/><w:widowControl/><w:jc w:val="left"/><w:rPr><w:kern w:val="0"/><w:szCs w:val="24"/><w:lang w:val="es-CO" w:eastAsia="en-US" w:bidi="ar-SA"/><w:del w:id="1639" w:author="Unknown Author" w:date="2026-10-30T04:17:53Z"></w:del></w:rPr></w:pPr><w:del w:id="1638" w:author="Unknown Author" w:date="2026-10-30T04:17:53Z"><w:r><w:rPr><w:kern w:val="0"/><w:szCs w:val="24"/><w:lang w:val="es-CO" w:eastAsia="en-US" w:bidi="ar-SA"/></w:rPr><w:delText>Insumo de la consulta de libertad de operación</w:delText></w:r></w:del></w:p></w:tc></w:tr><w:tr><w:trPr><w:del w:id="1640" w:author="Unknown Author" w:date="2026-10-30T04:17:53Z"/><w:cantSplit w:val="true"/></w:trPr><w:tc><w:tcPr><w:tcW w:w="1923" w:type="dxa"/><w:tcBorders></w:tcBorders></w:tcPr><w:p><w:pPr><w:pStyle w:val="Tabla9"/><w:widowControl/><w:jc w:val="left"/><w:rPr><w:kern w:val="0"/><w:szCs w:val="24"/><w:lang w:val="es-CO" w:eastAsia="en-US" w:bidi="ar-SA"/><w:del w:id="1642" w:author="Unknown Author" w:date="2026-10-30T04:17:53Z"></w:del></w:rPr></w:pPr><w:del w:id="1641" w:author="Unknown Author" w:date="2026-10-30T04:17:53Z"><w:r><w:rPr><w:kern w:val="0"/><w:szCs w:val="24"/><w:lang w:val="es-CO" w:eastAsia="en-US" w:bidi="ar-SA"/></w:rPr><w:delText>Departamental</w:delText></w:r></w:del></w:p></w:tc><w:tc><w:tcPr><w:tcW w:w="2425" w:type="dxa"/><w:tcBorders></w:tcBorders></w:tcPr><w:p><w:pPr><w:pStyle w:val="Tabla9"/><w:widowControl/><w:jc w:val="left"/><w:rPr><w:kern w:val="0"/><w:szCs w:val="24"/><w:lang w:val="es-CO" w:eastAsia="en-US" w:bidi="ar-SA"/><w:del w:id="1644" w:author="Unknown Author" w:date="2026-10-30T04:17:53Z"></w:del></w:rPr></w:pPr><w:del w:id="1643" w:author="Unknown Author" w:date="2026-10-30T04:17:53Z"><w:r><w:rPr><w:kern w:val="0"/><w:szCs w:val="24"/><w:lang w:val="es-CO" w:eastAsia="en-US" w:bidi="ar-SA"/></w:rPr><w:delText>Planes de desarrollo de Caldas, Cundinamarca y Valle del Cauca</w:delText></w:r></w:del></w:p></w:tc><w:tc><w:tcPr><w:tcW w:w="2930" w:type="dxa"/><w:tcBorders></w:tcBorders></w:tcPr><w:p><w:pPr><w:pStyle w:val="Tabla9"/><w:widowControl/><w:jc w:val="left"/><w:rPr><w:kern w:val="0"/><w:szCs w:val="24"/><w:lang w:val="es-CO" w:eastAsia="en-US" w:bidi="ar-SA"/><w:del w:id="1647" w:author="Unknown Author" w:date="2026-10-30T04:17:53Z"></w:del></w:rPr></w:pPr><w:del w:id="1645" w:author="Unknown Author" w:date="2026-10-30T04:17:53Z"><w:r><w:rPr><w:kern w:val="0"/><w:szCs w:val="24"/><w:lang w:val="es-CO" w:eastAsia="en-US" w:bidi="ar-SA"/></w:rPr><w:delText xml:space="preserve">Planes adoptados en 2024; </w:delText></w:r></w:del><w:del w:id="1646" w:author="Unknown Author" w:date="2026-10-30T04:17:53Z"><w:r><w:rPr><w:color w:val="00B050"/><w:kern w:val="0"/><w:szCs w:val="24"/><w:lang w:val="es-CO" w:eastAsia="en-US" w:bidi="ar-SA"/></w:rPr><w:delText>[Diligenciar: artículo y programa de cada plan departamental]</w:delText></w:r></w:del></w:p></w:tc><w:tc><w:tcPr><w:tcW w:w="2675" w:type="dxa"/><w:tcBorders></w:tcBorders></w:tcPr><w:p><w:pPr><w:pStyle w:val="Tabla9"/><w:widowControl/><w:jc w:val="left"/><w:rPr><w:kern w:val="0"/><w:szCs w:val="24"/><w:lang w:val="es-CO" w:eastAsia="en-US" w:bidi="ar-SA"/><w:del w:id="1649" w:author="Unknown Author" w:date="2026-10-30T04:17:53Z"></w:del></w:rPr></w:pPr><w:del w:id="1648" w:author="Unknown Author" w:date="2026-10-30T04:17:53Z"><w:r><w:rPr><w:kern w:val="0"/><w:szCs w:val="24"/><w:lang w:val="es-CO" w:eastAsia="en-US" w:bidi="ar-SA"/></w:rPr><w:delText>Alineación específica por verificar</w:delText></w:r></w:del></w:p></w:tc></w:tr><w:tr><w:trPr><w:del w:id="1650" w:author="Unknown Author" w:date="2026-10-30T04:17:53Z"/><w:cantSplit w:val="true"/></w:trPr><w:tc><w:tcPr><w:tcW w:w="1923" w:type="dxa"/><w:tcBorders></w:tcBorders><w:shd w:color="auto" w:fill="F7F7F7" w:val="clear"/></w:tcPr><w:p><w:pPr><w:pStyle w:val="Tabla9"/><w:widowControl/><w:jc w:val="left"/><w:rPr><w:kern w:val="0"/><w:szCs w:val="24"/><w:lang w:val="es-CO" w:eastAsia="en-US" w:bidi="ar-SA"/><w:del w:id="1652" w:author="Unknown Author" w:date="2026-10-30T04:17:53Z"></w:del></w:rPr></w:pPr><w:del w:id="1651" w:author="Unknown Author" w:date="2026-10-30T04:17:53Z"><w:r><w:rPr><w:kern w:val="0"/><w:szCs w:val="24"/><w:lang w:val="es-CO" w:eastAsia="en-US" w:bidi="ar-SA"/></w:rPr><w:delText>Departamental</w:delText></w:r></w:del></w:p></w:tc><w:tc><w:tcPr><w:tcW w:w="2425" w:type="dxa"/><w:tcBorders></w:tcBorders><w:shd w:color="auto" w:fill="F7F7F7" w:val="clear"/></w:tcPr><w:p><w:pPr><w:pStyle w:val="Tabla9"/><w:widowControl/><w:jc w:val="left"/><w:rPr><w:kern w:val="0"/><w:szCs w:val="24"/><w:lang w:val="es-CO" w:eastAsia="en-US" w:bidi="ar-SA"/><w:del w:id="1654" w:author="Unknown Author" w:date="2026-10-30T04:17:53Z"></w:del></w:rPr></w:pPr><w:del w:id="1653" w:author="Unknown Author" w:date="2026-10-30T04:17:53Z"><w:r><w:rPr><w:kern w:val="0"/><w:szCs w:val="24"/><w:lang w:val="es-CO" w:eastAsia="en-US" w:bidi="ar-SA"/></w:rPr><w:delText>Pilotos de red indicativa en Cundinamarca y Bogotá</w:delText></w:r></w:del></w:p></w:tc><w:tc><w:tcPr><w:tcW w:w="2930" w:type="dxa"/><w:tcBorders></w:tcBorders><w:shd w:color="auto" w:fill="F7F7F7" w:val="clear"/></w:tcPr><w:p><w:pPr><w:pStyle w:val="Tabla9"/><w:widowControl/><w:jc w:val="left"/><w:rPr><w:kern w:val="0"/><w:szCs w:val="24"/><w:lang w:val="es-CO" w:eastAsia="en-US" w:bidi="ar-SA"/><w:del w:id="1656" w:author="Unknown Author" w:date="2026-10-30T04:17:53Z"></w:del></w:rPr></w:pPr><w:del w:id="1655" w:author="Unknown Author" w:date="2026-10-30T04:17:53Z"><w:r><w:rPr><w:kern w:val="0"/><w:szCs w:val="24"/><w:lang w:val="es-CO" w:eastAsia="en-US" w:bidi="ar-SA"/></w:rPr><w:delText>Autoridades identificadas como posibles operadoras (Equipo formulador, 2026, pp. 61-63)</w:delText></w:r></w:del></w:p></w:tc><w:tc><w:tcPr><w:tcW w:w="2675" w:type="dxa"/><w:tcBorders></w:tcBorders><w:shd w:color="auto" w:fill="F7F7F7" w:val="clear"/></w:tcPr><w:p><w:pPr><w:pStyle w:val="Tabla9"/><w:widowControl/><w:jc w:val="left"/><w:rPr><w:kern w:val="0"/><w:szCs w:val="24"/><w:lang w:val="es-CO" w:eastAsia="en-US" w:bidi="ar-SA"/><w:del w:id="1658" w:author="Unknown Author" w:date="2026-10-30T04:17:53Z"></w:del></w:rPr></w:pPr><w:del w:id="1657" w:author="Unknown Author" w:date="2026-10-30T04:17:53Z"><w:r><w:rPr><w:kern w:val="0"/><w:szCs w:val="24"/><w:lang w:val="es-CO" w:eastAsia="en-US" w:bidi="ar-SA"/></w:rPr><w:delText>Posible articulación; sin registro en Caldas ni en Valle del Cauca</w:delText></w:r></w:del></w:p></w:tc></w:tr><w:tr><w:trPr><w:del w:id="1659" w:author="Unknown Author" w:date="2026-10-30T04:17:53Z"/><w:cantSplit w:val="true"/></w:trPr><w:tc><w:tcPr><w:tcW w:w="1923" w:type="dxa"/><w:tcBorders><w:bottom w:val="single" w:sz="12" w:space="0" w:color="2A3439"/></w:tcBorders></w:tcPr><w:p><w:pPr><w:pStyle w:val="Tabla9"/><w:keepNext w:val="true"/><w:widowControl/><w:jc w:val="left"/><w:rPr><w:kern w:val="0"/><w:szCs w:val="24"/><w:lang w:val="es-CO" w:eastAsia="en-US" w:bidi="ar-SA"/><w:del w:id="1661" w:author="Unknown Author" w:date="2026-10-30T04:17:53Z"></w:del></w:rPr></w:pPr><w:del w:id="1660" w:author="Unknown Author" w:date="2026-10-30T04:17:53Z"><w:r><w:rPr><w:kern w:val="0"/><w:szCs w:val="24"/><w:lang w:val="es-CO" w:eastAsia="en-US" w:bidi="ar-SA"/></w:rPr><w:delText>Municipal</w:delText></w:r></w:del></w:p></w:tc><w:tc><w:tcPr><w:tcW w:w="2425" w:type="dxa"/><w:tcBorders><w:bottom w:val="single" w:sz="12" w:space="0" w:color="2A3439"/></w:tcBorders></w:tcPr><w:p><w:pPr><w:pStyle w:val="Tabla9"/><w:keepNext w:val="true"/><w:widowControl/><w:jc w:val="left"/><w:rPr><w:kern w:val="0"/><w:szCs w:val="24"/><w:lang w:val="es-CO" w:eastAsia="en-US" w:bidi="ar-SA"/><w:del w:id="1663" w:author="Unknown Author" w:date="2026-10-30T04:17:53Z"></w:del></w:rPr></w:pPr><w:del w:id="1662" w:author="Unknown Author" w:date="2026-10-30T04:17:53Z"><w:r><w:rPr><w:kern w:val="0"/><w:szCs w:val="24"/><w:lang w:val="es-CO" w:eastAsia="en-US" w:bidi="ar-SA"/></w:rPr><w:delText>Monitoreo y emergencias previas en los 12 municipios</w:delText></w:r></w:del></w:p></w:tc><w:tc><w:tcPr><w:tcW w:w="2930" w:type="dxa"/><w:tcBorders><w:bottom w:val="single" w:sz="12" w:space="0" w:color="2A3439"/></w:tcBorders></w:tcPr><w:p><w:pPr><w:pStyle w:val="Tabla9"/><w:keepNext w:val="true"/><w:widowControl/><w:jc w:val="left"/><w:rPr><w:kern w:val="0"/><w:szCs w:val="24"/><w:lang w:val="es-CO" w:eastAsia="en-US" w:bidi="ar-SA"/><w:del w:id="1665" w:author="Unknown Author" w:date="2026-10-30T04:17:53Z"></w:del></w:rPr></w:pPr><w:del w:id="1664" w:author="Unknown Author" w:date="2026-10-30T04:17:53Z"><w:r><w:rPr><w:color w:val="00B050"/><w:kern w:val="0"/><w:szCs w:val="24"/><w:lang w:val="es-CO" w:eastAsia="en-US" w:bidi="ar-SA"/></w:rPr><w:delText>[Diligenciar: monitoreo y emergencias previas por municipio]</w:delText></w:r></w:del></w:p></w:tc><w:tc><w:tcPr><w:tcW w:w="2675" w:type="dxa"/><w:tcBorders><w:bottom w:val="single" w:sz="12" w:space="0" w:color="2A3439"/></w:tcBorders></w:tcPr><w:p><w:pPr><w:pStyle w:val="Tabla9"/><w:keepNext w:val="true"/><w:widowControl/><w:jc w:val="left"/><w:rPr><w:kern w:val="0"/><w:szCs w:val="24"/><w:lang w:val="es-CO" w:eastAsia="en-US" w:bidi="ar-SA"/><w:del w:id="1667" w:author="Unknown Author" w:date="2026-10-30T04:17:53Z"></w:del></w:rPr></w:pPr><w:del w:id="1666" w:author="Unknown Author" w:date="2026-10-30T04:17:53Z"><w:r><w:rPr><w:kern w:val="0"/><w:szCs w:val="24"/><w:lang w:val="es-CO" w:eastAsia="en-US" w:bidi="ar-SA"/></w:rPr><w:delText>Sustenta la relación del problema con cada municipio</w:delText></w:r></w:del></w:p></w:tc></w:tr></w:tbl><w:p><w:pPr><w:pStyle w:val="TablaNota"/><w:rPr></w:rPr></w:pPr><w:r><w:rPr><w:i/><w:iCs/></w:rPr><w:t>Nota.</w:t></w:r><w:r><w:rPr></w:rPr><w:t xml:space="preserve"> Elaboración propia con el informe de vigilancia tecnológica del proyecto y con obras del banco de referencias. Los datos departamentales y municipales que no constan en el material del proyecto se marcan por diligenciar.</w:t></w:r></w:p><w:p><w:pPr><w:pStyle w:val="BodyText"/><w:rPr></w:rPr></w:pPr><w:r><w:rPr></w:rPr><w:t xml:space="preserve">La Tabla 6.2 confirma que los antecedentes documentados se concentran en el nivel nacional y en el internacional. Los niveles departamental y municipal combinan </w:t></w:r><w:ins w:id="1668" w:author="Unknown Author" w:date="2026-10-30T04:17:53Z"><w:r><w:rPr></w:rPr><w:t>un plan</w:t></w:r></w:ins><w:del w:id="1669" w:author="Unknown Author" w:date="2026-10-30T04:17:53Z"><w:r><w:rPr></w:rPr><w:delText>dos planes</w:delText></w:r></w:del><w:r><w:rPr></w:rPr><w:t xml:space="preserve"> de desarrollo</w:t></w:r><w:ins w:id="1670" w:author="Unknown Author" w:date="2026-10-30T04:17:53Z"><w:r><w:rPr></w:rPr><w:t xml:space="preserve"> citado</w:t></w:r></w:ins><w:r><w:rPr></w:rPr><w:t xml:space="preserve">, una referencia indirecta a </w:t></w:r><w:ins w:id="1671" w:author="Unknown Author" w:date="2026-10-30T04:17:53Z"><w:r><w:rPr></w:rPr><w:t>otro departamento</w:t></w:r></w:ins><w:del w:id="1672" w:author="Unknown Author" w:date="2026-10-30T04:17:53Z"><w:r><w:rPr></w:rPr><w:delText>Cundinamarca</w:delText></w:r></w:del><w:r><w:rPr></w:rPr><w:t xml:space="preserve"> y vacíos por completar. Esa distribución no debilita la brecha de ciencia, tecnología e innovación (CTeI). Indica qué datos territoriales fortalecen la trazabilidad con la emergencia.</w:t></w:r><w:bookmarkEnd w:id="50"/></w:p><w:p><w:pPr><w:pStyle w:val="Heading2"/><w:rPr></w:rPr></w:pPr><w:bookmarkStart w:id="52" w:name="X2cbd1e947b58f3f6951b41b7a48a135d89aad23"/><w:r><w:rPr></w:rPr><w:t>6.4 Evolución en el tiempo y madurez de los antecedentes</w:t></w:r></w:p><w:p><w:pPr><w:pStyle w:val="FirstParagraph"/><w:rPr></w:rPr></w:pPr><w:r><w:rPr></w:rPr><w:t>La Figura 6.1 ordena los antecedentes en tres carriles entre 2012 y 2026. El primer carril reúne el marco normativo y de política. Incluye la Ley 1523 de 2012, la Resolución 2254 de 2017 y el Documento CONPES 3943 de 2018. Incluye también la Ley 2056 de 2020, el Documento CONPES 4069 de 2021 y la Ley 2294 de 2023. El segundo reúne la literatura metrológica, desde Kumar et al. (2015) hasta la guía de la EPA y la de la OMS de 2021. El tercero reúne las redes, los diseños y los casos, desde la integración de la red de Medellín en 2016 hasta los estudios de 2026.</w:t></w:r></w:p><w:p><w:pPr><w:pStyle w:val="FiguraRotulo"/><w:rPr></w:rPr></w:pPr><w:bookmarkStart w:id="53" w:name="rot_Figura_6_1"/><w:r><w:rPr><w:b/><w:bCs/></w:rPr><w:t>Figura 6.1</w:t></w:r><w:bookmarkEnd w:id="53"/></w:p><w:p><w:pPr><w:pStyle w:val="FiguraTitulo"/><w:rPr></w:rPr></w:pPr><w:r><w:rPr><w:i/><w:iCs/></w:rPr><w:t>Los antecedentes de red y de calibración se concentran entre 2015 y 2026, después del marco metrológico de 2012 a 2021</w:t></w:r></w:p><w:p><w:pPr><w:pStyle w:val="BodyText"/><w:rPr></w:rPr></w:pPr><w:r><w:rPr></w:rPr><w:drawing><wp:inline distT="0" distB="0" distL="0" distR="0"><wp:extent cx="5579745" cy="4600575"/><wp:effectExtent l="0" t="0" r="0" b="0"/><wp:docPr id="6" name="Image6"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6" name="Image6" descr=""></pic:cNvPr><pic:cNvPicPr><a:picLocks noChangeAspect="1" noChangeArrowheads="1"/></pic:cNvPicPr></pic:nvPicPr><pic:blipFill><a:blip r:embed="rId7"></a:blip><a:stretch><a:fillRect/></a:stretch></pic:blipFill><pic:spPr bwMode="auto"><a:xfrm><a:off x="0" y="0"/><a:ext cx="5579745" cy="4600575"/></a:xfrm><a:prstGeom prst="rect"><a:avLst/></a:prstGeom></pic:spPr></pic:pic></a:graphicData></a:graphic></wp:inline></w:drawing></w:r></w:p><w:p><w:pPr><w:pStyle w:val="FiguraNota"/><w:rPr></w:rPr></w:pPr><w:r><w:rPr><w:i/><w:iCs/></w:rPr><w:t>Nota.</w:t></w:r><w:r><w:rPr></w:rPr><w:t xml:space="preserve"> Elaboración propia con los años de expedición de las normas y de publicación de las obras del banco de referencias y del informe de vigilancia tecnológica del proyecto (Equipo formulador, 2026, pp. 124-129). Cada marcador representa una obra o un grupo de obras del mismo año.</w:t></w:r></w:p><w:p><w:pPr><w:pStyle w:val="BodyText"/><w:rPr></w:rPr></w:pPr><w:r><w:rPr></w:rPr><w:t>La Figura 6.1 muestra una secuencia. Los criterios de desempeño de sensores se consolidan entre 2015 y 2021. Los casos de red documentados se publican sobre todo en 2025 y 2026. En el informe, 17 de los 42 documentos son de 2026, y 26 son de 2025 y 2026 (Equipo formulador, 2026, pp. 9 y 34). Esa cercanía temporal sugiere por qué la evidencia de campo sobre calibración es escasa, según una inferencia del proyecto. También sugiere por qué los documentos de alerta no reportan falsas alarmas. El nivel de madurez medio por año oscila entre 3,0 y 4,3 sin tendencia sostenida (Equipo formulador, 2026, p. 34). El volumen de documentos crece, y la verificación del desempeño no crece al mismo ritmo.</w:t></w:r></w:p><w:p><w:pPr><w:pStyle w:val="BodyText"/><w:rPr></w:rPr></w:pPr><w:r><w:rPr></w:rPr><w:t>La Figura 6.2 ubica los documentos del informe según su madurez tecnológica y su integración. La escala de TRL proviene de la NASA (Mankins, 1995), y el informe la extiende a la integración, a la demanda y al sistema. De 41 documentos con TRL asignado, 34 están en TRL 4 o menos y solo dos llegan a 7 o más (Equipo formulador, 2026, pp. 10-11). Además, 33 de los 41 presentan IRL de 3 o menos. El TRL medio es 3,85 y el IRL medio es 2,88. El nivel de preparación de la demanda medio es 3,05. Los criterios de referencia son 7, 6 y 5.</w:t></w:r></w:p><w:p><w:pPr><w:pStyle w:val="FiguraRotulo"/><w:rPr></w:rPr></w:pPr><w:bookmarkStart w:id="54" w:name="rot_Figura_6_2"/><w:r><w:rPr><w:b/><w:bCs/></w:rPr><w:t>Figura 6.2</w:t></w:r><w:bookmarkEnd w:id="54"/></w:p><w:p><w:pPr><w:pStyle w:val="FiguraTitulo"/><w:rPr></w:rPr></w:pPr><w:r><w:rPr><w:i/><w:iCs/></w:rPr><w:t>De 41 documentos del corpus, 34 están en TRL 4 o menos y solo dos alcanzan el TRL 7</w:t></w:r></w:p><w:p><w:pPr><w:pStyle w:val="BodyText"/><w:rPr></w:rPr></w:pPr><w:r><w:rPr></w:rPr><w:drawing><wp:inline distT="0" distB="0" distL="0" distR="0"><wp:extent cx="5579745" cy="4834255"/><wp:effectExtent l="0" t="0" r="0" b="0"/><wp:docPr id="7" name="Image7"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7" name="Image7" descr=""></pic:cNvPr><pic:cNvPicPr><a:picLocks noChangeAspect="1" noChangeArrowheads="1"/></pic:cNvPicPr></pic:nvPicPr><pic:blipFill><a:blip r:embed="rId8"></a:blip><a:stretch><a:fillRect/></a:stretch></pic:blipFill><pic:spPr bwMode="auto"><a:xfrm><a:off x="0" y="0"/><a:ext cx="5579745" cy="4834255"/></a:xfrm><a:prstGeom prst="rect"><a:avLst/></a:prstGeom></pic:spPr></pic:pic></a:graphicData></a:graphic></wp:inline></w:drawing></w:r></w:p><w:p><w:pPr><w:pStyle w:val="FiguraNota"/><w:rPr></w:rPr></w:pPr><w:r><w:rPr><w:i/><w:iCs/></w:rPr><w:t>Nota.</w:t></w:r><w:r><w:rPr></w:rPr><w:t xml:space="preserve"> Elaboración propia con los niveles de madurez por documento del informe de vigilancia tecnológica (Equipo formulador, 2026, pp. 29-31). El tamaño del marcador indica el número de documentos; los artículos son círculos y las patentes son cuadrados. La banda del proyecto va de TRL 4 a TRL 8 y el criterio de TRL 7 se muestra punteado.</w:t></w:r></w:p><w:p><w:pPr><w:pStyle w:val="BodyText"/><w:rPr></w:rPr></w:pPr><w:bookmarkStart w:id="55" w:name="X2cbd1e947b58f3f6951b41b7a48a135d89aad23"/><w:r><w:rPr></w:rPr><w:t>La Figura 6.2 muestra que el valle de componentes sin integración reúne 13 documentos, con TRL de 4 o 5 e IRL de 3 o menos (Equipo formulador, 2026, pp. 38-40). Los dos documentos con TRL de 7 o más son SIATA y el sistema de lahares. SIATA presenta TRL 9 e IRL 8, y el sistema de lahares, TRL 7 e IRL 5. El proyecto parte de TRL 4 y compromete TRL 8 al cierre, con un piso de TRL 7 al mes 19. El gemelo predictivo de demolición parte de TRL 3 y compromete TRL 6 al mes 22, con validación en eventos reales. Esa banda supera la mayor madurez media de una línea tecnológica del informe, que es 5,75 en alerta temprana (Equipo formulador, 2026, p. 41). El TRL 8 se verifica con un ensayo independiente y una evaluación externa en el mes 23.</w:t></w:r><w:bookmarkEnd w:id="55"/></w:p><w:p><w:pPr><w:pStyle w:val="Heading2"/><w:rPr></w:rPr></w:pPr><w:bookmarkStart w:id="56" w:name="Xa084d7e7f726e5966f52975fc0600edea0a6cad"/><w:r><w:rPr></w:rPr><w:t>6.5 Lecciones de los antecedentes y pertinencia del proyecto</w:t></w:r></w:p><w:p><w:pPr><w:pStyle w:val="FirstParagraph"/><w:rPr></w:rPr></w:pPr><w:r><w:rPr></w:rPr><w:t>Los antecedentes convergen en siete lecciones, y cada una origina una decisión de diseño verificable. La Tabla 6.3 las ordena con el antecedente que la sustenta y la evidencia que el proyecto producirá. Las lecciones no son transferencias de resultados. Los antecedentes provienen de contextos distintos y sus cifras no se importan como línea base.</w:t></w:r></w:p><w:p><w:pPr><w:pStyle w:val="TablaRotulo"/><w:rPr></w:rPr></w:pPr><w:bookmarkStart w:id="57" w:name="rot_Tabla_6_3"/><w:r><w:rPr><w:b/><w:bCs/></w:rPr><w:t>Tabla 6.3</w:t></w:r><w:bookmarkEnd w:id="57"/></w:p><w:p><w:pPr><w:pStyle w:val="TablaTitulo"/><w:rPr></w:rPr></w:pPr><w:r><w:rPr><w:i/><w:iCs/></w:rPr><w:t>Lecciones de los antecedentes, decisión del proyecto y evidencia que se producirá</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973"/><w:gridCol w:w="2797"/><w:gridCol w:w="2632"/><w:gridCol w:w="2551"/></w:tblGrid><w:tr><w:trPr><w:tblHeader w:val="true"/><w:ins w:id="1673" w:author="Unknown Author" w:date="2026-10-30T04:17:53Z"/><w:cantSplit w:val="true"/></w:trPr><w:tc><w:tcPr><w:tcW w:w="197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675" w:author="Unknown Author" w:date="2026-10-30T04:17:53Z"></w:ins></w:rPr></w:pPr><w:ins w:id="1674" w:author="Unknown Author" w:date="2026-10-30T04:17:53Z"><w:r><w:rPr><w:b/><w:kern w:val="0"/><w:szCs w:val="24"/><w:lang w:val="es-CO" w:eastAsia="en-US" w:bidi="ar-SA"/></w:rPr><w:t>Lección</w:t></w:r></w:ins></w:p></w:tc><w:tc><w:tcPr><w:tcW w:w="279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677" w:author="Unknown Author" w:date="2026-10-30T04:17:53Z"></w:ins></w:rPr></w:pPr><w:ins w:id="1676" w:author="Unknown Author" w:date="2026-10-30T04:17:53Z"><w:r><w:rPr><w:b/><w:kern w:val="0"/><w:szCs w:val="24"/><w:lang w:val="es-CO" w:eastAsia="en-US" w:bidi="ar-SA"/></w:rPr><w:t>Antecedente que la sustenta</w:t></w:r></w:ins></w:p></w:tc><w:tc><w:tcPr><w:tcW w:w="263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679" w:author="Unknown Author" w:date="2026-10-30T04:17:53Z"></w:ins></w:rPr></w:pPr><w:ins w:id="1678" w:author="Unknown Author" w:date="2026-10-30T04:17:53Z"><w:r><w:rPr><w:b/><w:kern w:val="0"/><w:szCs w:val="24"/><w:lang w:val="es-CO" w:eastAsia="en-US" w:bidi="ar-SA"/></w:rPr><w:t>Decisión del proyecto</w:t></w:r></w:ins></w:p></w:tc><w:tc><w:tcPr><w:tcW w:w="255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681" w:author="Unknown Author" w:date="2026-10-30T04:17:53Z"></w:ins></w:rPr></w:pPr><w:ins w:id="1680" w:author="Unknown Author" w:date="2026-10-30T04:17:53Z"><w:r><w:rPr><w:b/><w:kern w:val="0"/><w:szCs w:val="24"/><w:lang w:val="es-CO" w:eastAsia="en-US" w:bidi="ar-SA"/></w:rPr><w:t>Evidencia que se producirá</w:t></w:r></w:ins></w:p></w:tc></w:tr><w:tr><w:trPr><w:ins w:id="1682" w:author="Unknown Author" w:date="2026-10-30T04:17:53Z"/><w:cantSplit w:val="true"/></w:trPr><w:tc><w:tcPr><w:tcW w:w="1973" w:type="dxa"/><w:tcBorders></w:tcBorders></w:tcPr><w:p><w:pPr><w:pStyle w:val="Tabla9"/><w:widowControl/><w:jc w:val="left"/><w:rPr><w:kern w:val="0"/><w:szCs w:val="24"/><w:lang w:val="es-CO" w:eastAsia="en-US" w:bidi="ar-SA"/><w:ins w:id="1684" w:author="Unknown Author" w:date="2026-10-30T04:17:53Z"></w:ins></w:rPr></w:pPr><w:ins w:id="1683" w:author="Unknown Author" w:date="2026-10-30T04:17:53Z"><w:r><w:rPr><w:kern w:val="0"/><w:szCs w:val="24"/><w:lang w:val="es-CO" w:eastAsia="en-US" w:bidi="ar-SA"/></w:rPr><w:t>Calibrar antes de escalar</w:t></w:r></w:ins></w:p></w:tc><w:tc><w:tcPr><w:tcW w:w="2797" w:type="dxa"/><w:tcBorders></w:tcBorders></w:tcPr><w:p><w:pPr><w:pStyle w:val="Tabla9"/><w:widowControl/><w:jc w:val="left"/><w:rPr><w:kern w:val="0"/><w:szCs w:val="24"/><w:lang w:val="es-CO" w:eastAsia="en-US" w:bidi="ar-SA"/><w:ins w:id="1686" w:author="Unknown Author" w:date="2026-10-30T04:17:53Z"></w:ins></w:rPr></w:pPr><w:ins w:id="1685" w:author="Unknown Author" w:date="2026-10-30T04:17:53Z"><w:r><w:rPr><w:kern w:val="0"/><w:szCs w:val="24"/><w:lang w:val="es-CO" w:eastAsia="en-US" w:bidi="ar-SA"/></w:rPr><w:t>Seúl (Bang et al., 2026); diseño nacional (Murad Pedraza et al., 2026)</w:t></w:r></w:ins></w:p></w:tc><w:tc><w:tcPr><w:tcW w:w="2632" w:type="dxa"/><w:tcBorders></w:tcBorders></w:tcPr><w:p><w:pPr><w:pStyle w:val="Tabla9"/><w:widowControl/><w:jc w:val="left"/><w:rPr><w:kern w:val="0"/><w:szCs w:val="24"/><w:lang w:val="es-CO" w:eastAsia="en-US" w:bidi="ar-SA"/><w:ins w:id="1688" w:author="Unknown Author" w:date="2026-10-30T04:17:53Z"></w:ins></w:rPr></w:pPr><w:ins w:id="1687" w:author="Unknown Author" w:date="2026-10-30T04:17:53Z"><w:r><w:rPr><w:kern w:val="0"/><w:szCs w:val="24"/><w:lang w:val="es-CO" w:eastAsia="en-US" w:bidi="ar-SA"/></w:rPr><w:t>Tramo 1 de 12 meses con un conjunto de referencia rotativo, banco de calibración y compuerta de decisión en el mes 12</w:t></w:r></w:ins></w:p></w:tc><w:tc><w:tcPr><w:tcW w:w="2551" w:type="dxa"/><w:tcBorders></w:tcBorders></w:tcPr><w:p><w:pPr><w:pStyle w:val="Tabla9"/><w:widowControl/><w:jc w:val="left"/><w:rPr><w:kern w:val="0"/><w:szCs w:val="24"/><w:lang w:val="es-CO" w:eastAsia="en-US" w:bidi="ar-SA"/><w:ins w:id="1690" w:author="Unknown Author" w:date="2026-10-30T04:17:53Z"></w:ins></w:rPr></w:pPr><w:ins w:id="1689" w:author="Unknown Author" w:date="2026-10-30T04:17:53Z"><w:r><w:rPr><w:kern w:val="0"/><w:szCs w:val="24"/><w:lang w:val="es-CO" w:eastAsia="en-US" w:bidi="ar-SA"/></w:rPr><w:t>R² y NRMSE frente a la referencia en 30 nodos</w:t></w:r></w:ins></w:p></w:tc></w:tr><w:tr><w:trPr><w:ins w:id="1691" w:author="Unknown Author" w:date="2026-10-30T04:17:53Z"/><w:cantSplit w:val="true"/></w:trPr><w:tc><w:tcPr><w:tcW w:w="1973" w:type="dxa"/><w:tcBorders></w:tcBorders><w:shd w:color="auto" w:fill="F7F7F7" w:val="clear"/></w:tcPr><w:p><w:pPr><w:pStyle w:val="Tabla9"/><w:widowControl/><w:jc w:val="left"/><w:rPr><w:kern w:val="0"/><w:szCs w:val="24"/><w:lang w:val="es-CO" w:eastAsia="en-US" w:bidi="ar-SA"/><w:ins w:id="1693" w:author="Unknown Author" w:date="2026-10-30T04:17:53Z"></w:ins></w:rPr></w:pPr><w:ins w:id="1692" w:author="Unknown Author" w:date="2026-10-30T04:17:53Z"><w:r><w:rPr><w:kern w:val="0"/><w:szCs w:val="24"/><w:lang w:val="es-CO" w:eastAsia="en-US" w:bidi="ar-SA"/></w:rPr><w:t>Mantener lo que se instala</w:t></w:r></w:ins></w:p></w:tc><w:tc><w:tcPr><w:tcW w:w="2797" w:type="dxa"/><w:tcBorders></w:tcBorders><w:shd w:color="auto" w:fill="F7F7F7" w:val="clear"/></w:tcPr><w:p><w:pPr><w:pStyle w:val="Tabla9"/><w:widowControl/><w:jc w:val="left"/><w:rPr><w:kern w:val="0"/><w:szCs w:val="24"/><w:lang w:val="es-CO" w:eastAsia="en-US" w:bidi="ar-SA"/><w:ins w:id="1695" w:author="Unknown Author" w:date="2026-10-30T04:17:53Z"></w:ins></w:rPr></w:pPr><w:ins w:id="1694" w:author="Unknown Author" w:date="2026-10-30T04:17:53Z"><w:r><w:rPr><w:kern w:val="0"/><w:szCs w:val="24"/><w:lang w:val="es-CO" w:eastAsia="en-US" w:bidi="ar-SA"/></w:rPr><w:t>Brasil (Tavella et al., 2026)</w:t></w:r></w:ins></w:p></w:tc><w:tc><w:tcPr><w:tcW w:w="2632" w:type="dxa"/><w:tcBorders></w:tcBorders><w:shd w:color="auto" w:fill="F7F7F7" w:val="clear"/></w:tcPr><w:p><w:pPr><w:pStyle w:val="Tabla9"/><w:widowControl/><w:jc w:val="left"/><w:rPr><w:kern w:val="0"/><w:szCs w:val="24"/><w:lang w:val="es-CO" w:eastAsia="en-US" w:bidi="ar-SA"/><w:ins w:id="1697" w:author="Unknown Author" w:date="2026-10-30T04:17:53Z"></w:ins></w:rPr></w:pPr><w:ins w:id="1696" w:author="Unknown Author" w:date="2026-10-30T04:17:53Z"><w:r><w:rPr><w:kern w:val="0"/><w:szCs w:val="24"/><w:lang w:val="es-CO" w:eastAsia="en-US" w:bidi="ar-SA"/></w:rPr><w:t>Energía y enlace redundantes; repuestos presupuestados</w:t></w:r></w:ins></w:p></w:tc><w:tc><w:tcPr><w:tcW w:w="2551" w:type="dxa"/><w:tcBorders></w:tcBorders><w:shd w:color="auto" w:fill="F7F7F7" w:val="clear"/></w:tcPr><w:p><w:pPr><w:pStyle w:val="Tabla9"/><w:widowControl/><w:jc w:val="left"/><w:rPr><w:kern w:val="0"/><w:szCs w:val="24"/><w:lang w:val="es-CO" w:eastAsia="en-US" w:bidi="ar-SA"/><w:ins w:id="1699" w:author="Unknown Author" w:date="2026-10-30T04:17:53Z"></w:ins></w:rPr></w:pPr><w:ins w:id="1698" w:author="Unknown Author" w:date="2026-10-30T04:17:53Z"><w:r><w:rPr><w:kern w:val="0"/><w:szCs w:val="24"/><w:lang w:val="es-CO" w:eastAsia="en-US" w:bidi="ar-SA"/></w:rPr><w:t>Disponibilidad mensual de nodos de al menos 90 %</w:t></w:r></w:ins></w:p></w:tc></w:tr><w:tr><w:trPr><w:ins w:id="1700" w:author="Unknown Author" w:date="2026-10-30T04:17:53Z"/><w:cantSplit w:val="true"/></w:trPr><w:tc><w:tcPr><w:tcW w:w="1973" w:type="dxa"/><w:tcBorders></w:tcBorders></w:tcPr><w:p><w:pPr><w:pStyle w:val="Tabla9"/><w:widowControl/><w:jc w:val="left"/><w:rPr><w:kern w:val="0"/><w:szCs w:val="24"/><w:lang w:val="es-CO" w:eastAsia="en-US" w:bidi="ar-SA"/><w:ins w:id="1702" w:author="Unknown Author" w:date="2026-10-30T04:17:53Z"></w:ins></w:rPr></w:pPr><w:ins w:id="1701" w:author="Unknown Author" w:date="2026-10-30T04:17:53Z"><w:r><w:rPr><w:kern w:val="0"/><w:szCs w:val="24"/><w:lang w:val="es-CO" w:eastAsia="en-US" w:bidi="ar-SA"/></w:rPr><w:t>Tratar la humedad y el sitio como fuentes de error local</w:t></w:r></w:ins></w:p></w:tc><w:tc><w:tcPr><w:tcW w:w="2797" w:type="dxa"/><w:tcBorders></w:tcBorders></w:tcPr><w:p><w:pPr><w:pStyle w:val="Tabla9"/><w:widowControl/><w:jc w:val="left"/><w:rPr><w:kern w:val="0"/><w:szCs w:val="24"/><w:lang w:val="es-CO" w:eastAsia="en-US" w:bidi="ar-SA"/><w:ins w:id="1704" w:author="Unknown Author" w:date="2026-10-30T04:17:53Z"></w:ins></w:rPr></w:pPr><w:ins w:id="1703" w:author="Unknown Author" w:date="2026-10-30T04:17:53Z"><w:r><w:rPr><w:kern w:val="0"/><w:szCs w:val="24"/><w:lang w:val="es-CO" w:eastAsia="en-US" w:bidi="ar-SA"/></w:rPr><w:t>Mina (Suresh et al., 2025); Jayaratne et al. (2018)</w:t></w:r></w:ins></w:p></w:tc><w:tc><w:tcPr><w:tcW w:w="2632" w:type="dxa"/><w:tcBorders></w:tcBorders></w:tcPr><w:p><w:pPr><w:pStyle w:val="Tabla9"/><w:widowControl/><w:jc w:val="left"/><w:rPr><w:kern w:val="0"/><w:szCs w:val="24"/><w:lang w:val="es-CO" w:eastAsia="en-US" w:bidi="ar-SA"/><w:ins w:id="1706" w:author="Unknown Author" w:date="2026-10-30T04:17:53Z"></w:ins></w:rPr></w:pPr><w:ins w:id="1705" w:author="Unknown Author" w:date="2026-10-30T04:17:53Z"><w:r><w:rPr><w:kern w:val="0"/><w:szCs w:val="24"/><w:lang w:val="es-CO" w:eastAsia="en-US" w:bidi="ar-SA"/></w:rPr><w:t>Modelo con humedad, temperatura y fracción gruesa, entrenado por municipio</w:t></w:r></w:ins></w:p></w:tc><w:tc><w:tcPr><w:tcW w:w="2551" w:type="dxa"/><w:tcBorders></w:tcBorders></w:tcPr><w:p><w:pPr><w:pStyle w:val="Tabla9"/><w:widowControl/><w:jc w:val="left"/><w:rPr><w:kern w:val="0"/><w:szCs w:val="24"/><w:lang w:val="es-CO" w:eastAsia="en-US" w:bidi="ar-SA"/><w:ins w:id="1708" w:author="Unknown Author" w:date="2026-10-30T04:17:53Z"></w:ins></w:rPr></w:pPr><w:ins w:id="1707" w:author="Unknown Author" w:date="2026-10-30T04:17:53Z"><w:r><w:rPr><w:kern w:val="0"/><w:szCs w:val="24"/><w:lang w:val="es-CO" w:eastAsia="en-US" w:bidi="ar-SA"/></w:rPr><w:t>Desempeño por municipio en la compuerta del mes 17</w:t></w:r></w:ins></w:p></w:tc></w:tr><w:tr><w:trPr><w:ins w:id="1709" w:author="Unknown Author" w:date="2026-10-30T04:17:53Z"/><w:cantSplit w:val="true"/></w:trPr><w:tc><w:tcPr><w:tcW w:w="1973" w:type="dxa"/><w:tcBorders></w:tcBorders><w:shd w:color="auto" w:fill="F7F7F7" w:val="clear"/></w:tcPr><w:p><w:pPr><w:pStyle w:val="Tabla9"/><w:widowControl/><w:jc w:val="left"/><w:rPr><w:kern w:val="0"/><w:szCs w:val="24"/><w:lang w:val="es-CO" w:eastAsia="en-US" w:bidi="ar-SA"/><w:ins w:id="1711" w:author="Unknown Author" w:date="2026-10-30T04:17:53Z"></w:ins></w:rPr></w:pPr><w:ins w:id="1710" w:author="Unknown Author" w:date="2026-10-30T04:17:53Z"><w:r><w:rPr><w:kern w:val="0"/><w:szCs w:val="24"/><w:lang w:val="es-CO" w:eastAsia="en-US" w:bidi="ar-SA"/></w:rPr><w:t>Evaluar las alertas con línea base</w:t></w:r></w:ins></w:p></w:tc><w:tc><w:tcPr><w:tcW w:w="2797" w:type="dxa"/><w:tcBorders></w:tcBorders><w:shd w:color="auto" w:fill="F7F7F7" w:val="clear"/></w:tcPr><w:p><w:pPr><w:pStyle w:val="Tabla9"/><w:widowControl/><w:jc w:val="left"/><w:rPr><w:kern w:val="0"/><w:szCs w:val="24"/><w:lang w:val="es-CO" w:eastAsia="en-US" w:bidi="ar-SA"/><w:ins w:id="1713" w:author="Unknown Author" w:date="2026-10-30T04:17:53Z"></w:ins></w:rPr></w:pPr><w:ins w:id="1712" w:author="Unknown Author" w:date="2026-10-30T04:17:53Z"><w:r><w:rPr><w:kern w:val="0"/><w:szCs w:val="24"/><w:lang w:val="es-CO" w:eastAsia="en-US" w:bidi="ar-SA"/></w:rPr><w:t>SIATA (Ruiz-Carrascal et al., 2026); Seúl (Bang et al., 2026)</w:t></w:r></w:ins></w:p></w:tc><w:tc><w:tcPr><w:tcW w:w="2632" w:type="dxa"/><w:tcBorders></w:tcBorders><w:shd w:color="auto" w:fill="F7F7F7" w:val="clear"/></w:tcPr><w:p><w:pPr><w:pStyle w:val="Tabla9"/><w:widowControl/><w:jc w:val="left"/><w:rPr><w:kern w:val="0"/><w:szCs w:val="24"/><w:lang w:val="es-CO" w:eastAsia="en-US" w:bidi="ar-SA"/><w:ins w:id="1715" w:author="Unknown Author" w:date="2026-10-30T04:17:53Z"></w:ins></w:rPr></w:pPr><w:ins w:id="1714" w:author="Unknown Author" w:date="2026-10-30T04:17:53Z"><w:r><w:rPr><w:kern w:val="0"/><w:szCs w:val="24"/><w:lang w:val="es-CO" w:eastAsia="en-US" w:bidi="ar-SA"/></w:rPr><w:t>Medición de falsas alarmas en el tramo 1</w:t></w:r></w:ins></w:p></w:tc><w:tc><w:tcPr><w:tcW w:w="2551" w:type="dxa"/><w:tcBorders></w:tcBorders><w:shd w:color="auto" w:fill="F7F7F7" w:val="clear"/></w:tcPr><w:p><w:pPr><w:pStyle w:val="Tabla9"/><w:widowControl/><w:jc w:val="left"/><w:rPr><w:kern w:val="0"/><w:szCs w:val="24"/><w:lang w:val="es-CO" w:eastAsia="en-US" w:bidi="ar-SA"/><w:ins w:id="1717" w:author="Unknown Author" w:date="2026-10-30T04:17:53Z"></w:ins></w:rPr></w:pPr><w:ins w:id="1716" w:author="Unknown Author" w:date="2026-10-30T04:17:53Z"><w:r><w:rPr><w:kern w:val="0"/><w:szCs w:val="24"/><w:lang w:val="es-CO" w:eastAsia="en-US" w:bidi="ar-SA"/></w:rPr><w:t>Reducción relativa de falsas alarmas de al menos 30 %</w:t></w:r></w:ins></w:p></w:tc></w:tr><w:tr><w:trPr><w:ins w:id="1718" w:author="Unknown Author" w:date="2026-10-30T04:17:53Z"/><w:cantSplit w:val="true"/></w:trPr><w:tc><w:tcPr><w:tcW w:w="1973" w:type="dxa"/><w:tcBorders></w:tcBorders></w:tcPr><w:p><w:pPr><w:pStyle w:val="Tabla9"/><w:widowControl/><w:jc w:val="left"/><w:rPr><w:kern w:val="0"/><w:szCs w:val="24"/><w:lang w:val="es-CO" w:eastAsia="en-US" w:bidi="ar-SA"/><w:ins w:id="1720" w:author="Unknown Author" w:date="2026-10-30T04:17:53Z"></w:ins></w:rPr></w:pPr><w:ins w:id="1719" w:author="Unknown Author" w:date="2026-10-30T04:17:53Z"><w:r><w:rPr><w:kern w:val="0"/><w:szCs w:val="24"/><w:lang w:val="es-CO" w:eastAsia="en-US" w:bidi="ar-SA"/></w:rPr><w:t>Validar los umbrales localmente</w:t></w:r></w:ins></w:p></w:tc><w:tc><w:tcPr><w:tcW w:w="2797" w:type="dxa"/><w:tcBorders></w:tcBorders></w:tcPr><w:p><w:pPr><w:pStyle w:val="Tabla9"/><w:widowControl/><w:jc w:val="left"/><w:rPr><w:kern w:val="0"/><w:szCs w:val="24"/><w:lang w:val="es-CO" w:eastAsia="en-US" w:bidi="ar-SA"/><w:ins w:id="1722" w:author="Unknown Author" w:date="2026-10-30T04:17:53Z"></w:ins></w:rPr></w:pPr><w:ins w:id="1721" w:author="Unknown Author" w:date="2026-10-30T04:17:53Z"><w:r><w:rPr><w:kern w:val="0"/><w:szCs w:val="24"/><w:lang w:val="es-CO" w:eastAsia="en-US" w:bidi="ar-SA"/></w:rPr><w:t>Índices de calidad del aire y salud (Liao et al., 2026)</w:t></w:r></w:ins></w:p></w:tc><w:tc><w:tcPr><w:tcW w:w="2632" w:type="dxa"/><w:tcBorders></w:tcBorders></w:tcPr><w:p><w:pPr><w:pStyle w:val="Tabla9"/><w:widowControl/><w:jc w:val="left"/><w:rPr><w:kern w:val="0"/><w:szCs w:val="24"/><w:lang w:val="es-CO" w:eastAsia="en-US" w:bidi="ar-SA"/><w:ins w:id="1724" w:author="Unknown Author" w:date="2026-10-30T04:17:53Z"></w:ins></w:rPr></w:pPr><w:ins w:id="1723" w:author="Unknown Author" w:date="2026-10-30T04:17:53Z"><w:r><w:rPr><w:kern w:val="0"/><w:szCs w:val="24"/><w:lang w:val="es-CO" w:eastAsia="en-US" w:bidi="ar-SA"/></w:rPr><w:t>Umbrales co-diseñados con los consejos y validados con datos locales</w:t></w:r></w:ins></w:p></w:tc><w:tc><w:tcPr><w:tcW w:w="2551" w:type="dxa"/><w:tcBorders></w:tcBorders></w:tcPr><w:p><w:pPr><w:pStyle w:val="Tabla9"/><w:widowControl/><w:jc w:val="left"/><w:rPr><w:kern w:val="0"/><w:szCs w:val="24"/><w:lang w:val="es-CO" w:eastAsia="en-US" w:bidi="ar-SA"/><w:ins w:id="1726" w:author="Unknown Author" w:date="2026-10-30T04:17:53Z"></w:ins></w:rPr></w:pPr><w:ins w:id="1725" w:author="Unknown Author" w:date="2026-10-30T04:17:53Z"><w:r><w:rPr><w:kern w:val="0"/><w:szCs w:val="24"/><w:lang w:val="es-CO" w:eastAsia="en-US" w:bidi="ar-SA"/></w:rPr><w:t>Actas de co-diseño y registro de decisiones</w:t></w:r></w:ins></w:p></w:tc></w:tr><w:tr><w:trPr><w:ins w:id="1727" w:author="Unknown Author" w:date="2026-10-30T04:17:53Z"/><w:cantSplit w:val="true"/></w:trPr><w:tc><w:tcPr><w:tcW w:w="1973" w:type="dxa"/><w:tcBorders></w:tcBorders><w:shd w:color="auto" w:fill="F7F7F7" w:val="clear"/></w:tcPr><w:p><w:pPr><w:pStyle w:val="Tabla9"/><w:widowControl/><w:jc w:val="left"/><w:rPr><w:kern w:val="0"/><w:szCs w:val="24"/><w:lang w:val="es-CO" w:eastAsia="en-US" w:bidi="ar-SA"/><w:ins w:id="1729" w:author="Unknown Author" w:date="2026-10-30T04:17:53Z"></w:ins></w:rPr></w:pPr><w:ins w:id="1728" w:author="Unknown Author" w:date="2026-10-30T04:17:53Z"><w:r><w:rPr><w:kern w:val="0"/><w:szCs w:val="24"/><w:lang w:val="es-CO" w:eastAsia="en-US" w:bidi="ar-SA"/></w:rPr><w:t>Predecir con un modelo validado con datos locales</w:t></w:r></w:ins></w:p></w:tc><w:tc><w:tcPr><w:tcW w:w="2797" w:type="dxa"/><w:tcBorders></w:tcBorders><w:shd w:color="auto" w:fill="F7F7F7" w:val="clear"/></w:tcPr><w:p><w:pPr><w:pStyle w:val="Tabla9"/><w:widowControl/><w:jc w:val="left"/><w:rPr><w:kern w:val="0"/><w:szCs w:val="24"/><w:lang w:val="es-CO" w:eastAsia="en-US" w:bidi="ar-SA"/><w:ins w:id="1731" w:author="Unknown Author" w:date="2026-10-30T04:17:53Z"></w:ins></w:rPr></w:pPr><w:ins w:id="1730" w:author="Unknown Author" w:date="2026-10-30T04:17:53Z"><w:r><w:rPr><w:kern w:val="0"/><w:szCs w:val="24"/><w:lang w:val="es-CO" w:eastAsia="en-US" w:bidi="ar-SA"/></w:rPr><w:t>Demolición (Dorevitch et al., 2006); factor genérico (EPA, 1995); evaluación de modelos (Chang y Hanna, 2004)</w:t></w:r></w:ins></w:p></w:tc><w:tc><w:tcPr><w:tcW w:w="2632" w:type="dxa"/><w:tcBorders></w:tcBorders><w:shd w:color="auto" w:fill="F7F7F7" w:val="clear"/></w:tcPr><w:p><w:pPr><w:pStyle w:val="Tabla9"/><w:widowControl/><w:jc w:val="left"/><w:rPr><w:kern w:val="0"/><w:szCs w:val="24"/><w:lang w:val="es-CO" w:eastAsia="en-US" w:bidi="ar-SA"/><w:ins w:id="1733" w:author="Unknown Author" w:date="2026-10-30T04:17:53Z"></w:ins></w:rPr></w:pPr><w:ins w:id="1732" w:author="Unknown Author" w:date="2026-10-30T04:17:53Z"><w:r><w:rPr><w:kern w:val="0"/><w:szCs w:val="24"/><w:lang w:val="es-CO" w:eastAsia="en-US" w:bidi="ar-SA"/></w:rPr><w:t>Gemelo predictivo calibrado con polvo del territorio y validado con eventos reales</w:t></w:r></w:ins></w:p></w:tc><w:tc><w:tcPr><w:tcW w:w="2551" w:type="dxa"/><w:tcBorders></w:tcBorders><w:shd w:color="auto" w:fill="F7F7F7" w:val="clear"/></w:tcPr><w:p><w:pPr><w:pStyle w:val="Tabla9"/><w:widowControl/><w:jc w:val="left"/><w:rPr><w:kern w:val="0"/><w:szCs w:val="24"/><w:lang w:val="es-CO" w:eastAsia="en-US" w:bidi="ar-SA"/><w:ins w:id="1735" w:author="Unknown Author" w:date="2026-10-30T04:17:53Z"></w:ins></w:rPr></w:pPr><w:ins w:id="1734" w:author="Unknown Author" w:date="2026-10-30T04:17:53Z"><w:r><w:rPr><w:kern w:val="0"/><w:szCs w:val="24"/><w:lang w:val="es-CO" w:eastAsia="en-US" w:bidi="ar-SA"/></w:rPr><w:t>FAC2 y sesgo fraccional en al menos seis eventos al mes 22</w:t></w:r></w:ins></w:p></w:tc></w:tr><w:tr><w:trPr><w:ins w:id="1736" w:author="Unknown Author" w:date="2026-10-30T04:17:53Z"/><w:cantSplit w:val="true"/></w:trPr><w:tc><w:tcPr><w:tcW w:w="1973" w:type="dxa"/><w:tcBorders><w:bottom w:val="single" w:sz="12" w:space="0" w:color="2A3439"/></w:tcBorders></w:tcPr><w:p><w:pPr><w:pStyle w:val="Tabla9"/><w:keepNext w:val="true"/><w:widowControl/><w:jc w:val="left"/><w:rPr><w:kern w:val="0"/><w:szCs w:val="24"/><w:lang w:val="es-CO" w:eastAsia="en-US" w:bidi="ar-SA"/><w:ins w:id="1738" w:author="Unknown Author" w:date="2026-10-30T04:17:53Z"></w:ins></w:rPr></w:pPr><w:ins w:id="1737" w:author="Unknown Author" w:date="2026-10-30T04:17:53Z"><w:r><w:rPr><w:kern w:val="0"/><w:szCs w:val="24"/><w:lang w:val="es-CO" w:eastAsia="en-US" w:bidi="ar-SA"/></w:rPr><w:t>Asegurar uso y custodia desde el inicio</w:t></w:r></w:ins></w:p></w:tc><w:tc><w:tcPr><w:tcW w:w="2797" w:type="dxa"/><w:tcBorders><w:bottom w:val="single" w:sz="12" w:space="0" w:color="2A3439"/></w:tcBorders></w:tcPr><w:p><w:pPr><w:pStyle w:val="Tabla9"/><w:keepNext w:val="true"/><w:widowControl/><w:jc w:val="left"/><w:rPr><w:kern w:val="0"/><w:szCs w:val="24"/><w:lang w:val="es-CO" w:eastAsia="en-US" w:bidi="ar-SA"/><w:ins w:id="1740" w:author="Unknown Author" w:date="2026-10-30T04:17:53Z"></w:ins></w:rPr></w:pPr><w:ins w:id="1739" w:author="Unknown Author" w:date="2026-10-30T04:17:53Z"><w:r><w:rPr><w:kern w:val="0"/><w:szCs w:val="24"/><w:lang w:val="es-CO" w:eastAsia="en-US" w:bidi="ar-SA"/></w:rPr><w:t>SIATA con sistemas comunitarios; informe de vigilancia</w:t></w:r></w:ins></w:p></w:tc><w:tc><w:tcPr><w:tcW w:w="2632" w:type="dxa"/><w:tcBorders><w:bottom w:val="single" w:sz="12" w:space="0" w:color="2A3439"/></w:tcBorders></w:tcPr><w:p><w:pPr><w:pStyle w:val="Tabla9"/><w:keepNext w:val="true"/><w:widowControl/><w:jc w:val="left"/><w:rPr><w:kern w:val="0"/><w:szCs w:val="24"/><w:lang w:val="es-CO" w:eastAsia="en-US" w:bidi="ar-SA"/><w:ins w:id="1742" w:author="Unknown Author" w:date="2026-10-30T04:17:53Z"></w:ins></w:rPr></w:pPr><w:ins w:id="1741" w:author="Unknown Author" w:date="2026-10-30T04:17:53Z"><w:r><w:rPr><w:kern w:val="0"/><w:szCs w:val="24"/><w:lang w:val="es-CO" w:eastAsia="en-US" w:bidi="ar-SA"/></w:rPr><w:t>Convenios de custodia por tramo y formación de custodios</w:t></w:r></w:ins></w:p></w:tc><w:tc><w:tcPr><w:tcW w:w="2551" w:type="dxa"/><w:tcBorders><w:bottom w:val="single" w:sz="12" w:space="0" w:color="2A3439"/></w:tcBorders></w:tcPr><w:p><w:pPr><w:pStyle w:val="Tabla9"/><w:keepNext w:val="true"/><w:widowControl/><w:jc w:val="left"/><w:rPr><w:kern w:val="0"/><w:szCs w:val="24"/><w:lang w:val="es-CO" w:eastAsia="en-US" w:bidi="ar-SA"/><w:ins w:id="1744" w:author="Unknown Author" w:date="2026-10-30T04:17:53Z"></w:ins></w:rPr></w:pPr><w:ins w:id="1743" w:author="Unknown Author" w:date="2026-10-30T04:17:53Z"><w:r><w:rPr><w:kern w:val="0"/><w:szCs w:val="24"/><w:lang w:val="es-CO" w:eastAsia="en-US" w:bidi="ar-SA"/></w:rPr><w:t>60 personas certificadas y convenios con partida</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973"/><w:gridCol w:w="2797"/><w:gridCol w:w="2632"/><w:gridCol w:w="2551"/></w:tblGrid><w:tr><w:trPr><w:tblHeader w:val="true"/><w:del w:id="1745" w:author="Unknown Author" w:date="2026-10-30T04:17:53Z"/><w:cantSplit w:val="true"/></w:trPr><w:tc><w:tcPr><w:tcW w:w="197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747" w:author="Unknown Author" w:date="2026-10-30T04:17:53Z"></w:del></w:rPr></w:pPr><w:del w:id="1746" w:author="Unknown Author" w:date="2026-10-30T04:17:53Z"><w:r><w:rPr><w:b/><w:kern w:val="0"/><w:szCs w:val="24"/><w:lang w:val="es-CO" w:eastAsia="en-US" w:bidi="ar-SA"/></w:rPr><w:delText>Lección</w:delText></w:r></w:del></w:p></w:tc><w:tc><w:tcPr><w:tcW w:w="279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749" w:author="Unknown Author" w:date="2026-10-30T04:17:53Z"></w:del></w:rPr></w:pPr><w:del w:id="1748" w:author="Unknown Author" w:date="2026-10-30T04:17:53Z"><w:r><w:rPr><w:b/><w:kern w:val="0"/><w:szCs w:val="24"/><w:lang w:val="es-CO" w:eastAsia="en-US" w:bidi="ar-SA"/></w:rPr><w:delText>Antecedente que la sustenta</w:delText></w:r></w:del></w:p></w:tc><w:tc><w:tcPr><w:tcW w:w="263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751" w:author="Unknown Author" w:date="2026-10-30T04:17:53Z"></w:del></w:rPr></w:pPr><w:del w:id="1750" w:author="Unknown Author" w:date="2026-10-30T04:17:53Z"><w:r><w:rPr><w:b/><w:kern w:val="0"/><w:szCs w:val="24"/><w:lang w:val="es-CO" w:eastAsia="en-US" w:bidi="ar-SA"/></w:rPr><w:delText>Decisión del proyecto</w:delText></w:r></w:del></w:p></w:tc><w:tc><w:tcPr><w:tcW w:w="255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753" w:author="Unknown Author" w:date="2026-10-30T04:17:53Z"></w:del></w:rPr></w:pPr><w:del w:id="1752" w:author="Unknown Author" w:date="2026-10-30T04:17:53Z"><w:r><w:rPr><w:b/><w:kern w:val="0"/><w:szCs w:val="24"/><w:lang w:val="es-CO" w:eastAsia="en-US" w:bidi="ar-SA"/></w:rPr><w:delText>Evidencia que se producirá</w:delText></w:r></w:del></w:p></w:tc></w:tr><w:tr><w:trPr><w:del w:id="1754" w:author="Unknown Author" w:date="2026-10-30T04:17:53Z"/><w:cantSplit w:val="true"/></w:trPr><w:tc><w:tcPr><w:tcW w:w="1973" w:type="dxa"/><w:tcBorders></w:tcBorders></w:tcPr><w:p><w:pPr><w:pStyle w:val="Tabla9"/><w:widowControl/><w:jc w:val="left"/><w:rPr><w:kern w:val="0"/><w:szCs w:val="24"/><w:lang w:val="es-CO" w:eastAsia="en-US" w:bidi="ar-SA"/><w:del w:id="1756" w:author="Unknown Author" w:date="2026-10-30T04:17:53Z"></w:del></w:rPr></w:pPr><w:del w:id="1755" w:author="Unknown Author" w:date="2026-10-30T04:17:53Z"><w:r><w:rPr><w:kern w:val="0"/><w:szCs w:val="24"/><w:lang w:val="es-CO" w:eastAsia="en-US" w:bidi="ar-SA"/></w:rPr><w:delText>Calibrar antes de escalar</w:delText></w:r></w:del></w:p></w:tc><w:tc><w:tcPr><w:tcW w:w="2797" w:type="dxa"/><w:tcBorders></w:tcBorders></w:tcPr><w:p><w:pPr><w:pStyle w:val="Tabla9"/><w:widowControl/><w:jc w:val="left"/><w:rPr><w:kern w:val="0"/><w:szCs w:val="24"/><w:lang w:val="es-CO" w:eastAsia="en-US" w:bidi="ar-SA"/><w:del w:id="1758" w:author="Unknown Author" w:date="2026-10-30T04:17:53Z"></w:del></w:rPr></w:pPr><w:del w:id="1757" w:author="Unknown Author" w:date="2026-10-30T04:17:53Z"><w:r><w:rPr><w:kern w:val="0"/><w:szCs w:val="24"/><w:lang w:val="es-CO" w:eastAsia="en-US" w:bidi="ar-SA"/></w:rPr><w:delText>Seúl (Bang et al., 2026); diseño nacional (Murad Pedraza et al., 2026)</w:delText></w:r></w:del></w:p></w:tc><w:tc><w:tcPr><w:tcW w:w="2632" w:type="dxa"/><w:tcBorders></w:tcBorders></w:tcPr><w:p><w:pPr><w:pStyle w:val="Tabla9"/><w:widowControl/><w:jc w:val="left"/><w:rPr><w:kern w:val="0"/><w:szCs w:val="24"/><w:lang w:val="es-CO" w:eastAsia="en-US" w:bidi="ar-SA"/><w:del w:id="1760" w:author="Unknown Author" w:date="2026-10-30T04:17:53Z"></w:del></w:rPr></w:pPr><w:del w:id="1759" w:author="Unknown Author" w:date="2026-10-30T04:17:53Z"><w:r><w:rPr><w:kern w:val="0"/><w:szCs w:val="24"/><w:lang w:val="es-CO" w:eastAsia="en-US" w:bidi="ar-SA"/></w:rPr><w:delText>Tramo 1 de 12 meses con tres referencias y compuerta de decisión en el mes 12</w:delText></w:r></w:del></w:p></w:tc><w:tc><w:tcPr><w:tcW w:w="2551" w:type="dxa"/><w:tcBorders></w:tcBorders></w:tcPr><w:p><w:pPr><w:pStyle w:val="Tabla9"/><w:widowControl/><w:jc w:val="left"/><w:rPr><w:kern w:val="0"/><w:szCs w:val="24"/><w:lang w:val="es-CO" w:eastAsia="en-US" w:bidi="ar-SA"/><w:del w:id="1762" w:author="Unknown Author" w:date="2026-10-30T04:17:53Z"></w:del></w:rPr></w:pPr><w:del w:id="1761" w:author="Unknown Author" w:date="2026-10-30T04:17:53Z"><w:r><w:rPr><w:kern w:val="0"/><w:szCs w:val="24"/><w:lang w:val="es-CO" w:eastAsia="en-US" w:bidi="ar-SA"/></w:rPr><w:delText>R² y NRMSE frente a la referencia en 30 nodos</w:delText></w:r></w:del></w:p></w:tc></w:tr><w:tr><w:trPr><w:del w:id="1763" w:author="Unknown Author" w:date="2026-10-30T04:17:53Z"/><w:cantSplit w:val="true"/></w:trPr><w:tc><w:tcPr><w:tcW w:w="1973" w:type="dxa"/><w:tcBorders></w:tcBorders><w:shd w:color="auto" w:fill="F7F7F7" w:val="clear"/></w:tcPr><w:p><w:pPr><w:pStyle w:val="Tabla9"/><w:widowControl/><w:jc w:val="left"/><w:rPr><w:kern w:val="0"/><w:szCs w:val="24"/><w:lang w:val="es-CO" w:eastAsia="en-US" w:bidi="ar-SA"/><w:del w:id="1765" w:author="Unknown Author" w:date="2026-10-30T04:17:53Z"></w:del></w:rPr></w:pPr><w:del w:id="1764" w:author="Unknown Author" w:date="2026-10-30T04:17:53Z"><w:r><w:rPr><w:kern w:val="0"/><w:szCs w:val="24"/><w:lang w:val="es-CO" w:eastAsia="en-US" w:bidi="ar-SA"/></w:rPr><w:delText>Mantener lo que se instala</w:delText></w:r></w:del></w:p></w:tc><w:tc><w:tcPr><w:tcW w:w="2797" w:type="dxa"/><w:tcBorders></w:tcBorders><w:shd w:color="auto" w:fill="F7F7F7" w:val="clear"/></w:tcPr><w:p><w:pPr><w:pStyle w:val="Tabla9"/><w:widowControl/><w:jc w:val="left"/><w:rPr><w:kern w:val="0"/><w:szCs w:val="24"/><w:lang w:val="es-CO" w:eastAsia="en-US" w:bidi="ar-SA"/><w:del w:id="1767" w:author="Unknown Author" w:date="2026-10-30T04:17:53Z"></w:del></w:rPr></w:pPr><w:del w:id="1766" w:author="Unknown Author" w:date="2026-10-30T04:17:53Z"><w:r><w:rPr><w:kern w:val="0"/><w:szCs w:val="24"/><w:lang w:val="es-CO" w:eastAsia="en-US" w:bidi="ar-SA"/></w:rPr><w:delText>Brasil (Tavella et al., 2026)</w:delText></w:r></w:del></w:p></w:tc><w:tc><w:tcPr><w:tcW w:w="2632" w:type="dxa"/><w:tcBorders></w:tcBorders><w:shd w:color="auto" w:fill="F7F7F7" w:val="clear"/></w:tcPr><w:p><w:pPr><w:pStyle w:val="Tabla9"/><w:widowControl/><w:jc w:val="left"/><w:rPr><w:kern w:val="0"/><w:szCs w:val="24"/><w:lang w:val="es-CO" w:eastAsia="en-US" w:bidi="ar-SA"/><w:del w:id="1769" w:author="Unknown Author" w:date="2026-10-30T04:17:53Z"></w:del></w:rPr></w:pPr><w:del w:id="1768" w:author="Unknown Author" w:date="2026-10-30T04:17:53Z"><w:r><w:rPr><w:kern w:val="0"/><w:szCs w:val="24"/><w:lang w:val="es-CO" w:eastAsia="en-US" w:bidi="ar-SA"/></w:rPr><w:delText>Energía y enlace redundantes; repuestos presupuestados</w:delText></w:r></w:del></w:p></w:tc><w:tc><w:tcPr><w:tcW w:w="2551" w:type="dxa"/><w:tcBorders></w:tcBorders><w:shd w:color="auto" w:fill="F7F7F7" w:val="clear"/></w:tcPr><w:p><w:pPr><w:pStyle w:val="Tabla9"/><w:widowControl/><w:jc w:val="left"/><w:rPr><w:kern w:val="0"/><w:szCs w:val="24"/><w:lang w:val="es-CO" w:eastAsia="en-US" w:bidi="ar-SA"/><w:del w:id="1771" w:author="Unknown Author" w:date="2026-10-30T04:17:53Z"></w:del></w:rPr></w:pPr><w:del w:id="1770" w:author="Unknown Author" w:date="2026-10-30T04:17:53Z"><w:r><w:rPr><w:kern w:val="0"/><w:szCs w:val="24"/><w:lang w:val="es-CO" w:eastAsia="en-US" w:bidi="ar-SA"/></w:rPr><w:delText>Disponibilidad mensual de nodos de al menos 90 %</w:delText></w:r></w:del></w:p></w:tc></w:tr><w:tr><w:trPr><w:del w:id="1772" w:author="Unknown Author" w:date="2026-10-30T04:17:53Z"/><w:cantSplit w:val="true"/></w:trPr><w:tc><w:tcPr><w:tcW w:w="1973" w:type="dxa"/><w:tcBorders></w:tcBorders></w:tcPr><w:p><w:pPr><w:pStyle w:val="Tabla9"/><w:widowControl/><w:jc w:val="left"/><w:rPr><w:kern w:val="0"/><w:szCs w:val="24"/><w:lang w:val="es-CO" w:eastAsia="en-US" w:bidi="ar-SA"/><w:del w:id="1774" w:author="Unknown Author" w:date="2026-10-30T04:17:53Z"></w:del></w:rPr></w:pPr><w:del w:id="1773" w:author="Unknown Author" w:date="2026-10-30T04:17:53Z"><w:r><w:rPr><w:kern w:val="0"/><w:szCs w:val="24"/><w:lang w:val="es-CO" w:eastAsia="en-US" w:bidi="ar-SA"/></w:rPr><w:delText>Tratar la humedad y el sitio como fuentes de error local</w:delText></w:r></w:del></w:p></w:tc><w:tc><w:tcPr><w:tcW w:w="2797" w:type="dxa"/><w:tcBorders></w:tcBorders></w:tcPr><w:p><w:pPr><w:pStyle w:val="Tabla9"/><w:widowControl/><w:jc w:val="left"/><w:rPr><w:kern w:val="0"/><w:szCs w:val="24"/><w:lang w:val="es-CO" w:eastAsia="en-US" w:bidi="ar-SA"/><w:del w:id="1776" w:author="Unknown Author" w:date="2026-10-30T04:17:53Z"></w:del></w:rPr></w:pPr><w:del w:id="1775" w:author="Unknown Author" w:date="2026-10-30T04:17:53Z"><w:r><w:rPr><w:kern w:val="0"/><w:szCs w:val="24"/><w:lang w:val="es-CO" w:eastAsia="en-US" w:bidi="ar-SA"/></w:rPr><w:delText>Mina (Suresh et al., 2025); Jayaratne et al. (2018)</w:delText></w:r></w:del></w:p></w:tc><w:tc><w:tcPr><w:tcW w:w="2632" w:type="dxa"/><w:tcBorders></w:tcBorders></w:tcPr><w:p><w:pPr><w:pStyle w:val="Tabla9"/><w:widowControl/><w:jc w:val="left"/><w:rPr><w:kern w:val="0"/><w:szCs w:val="24"/><w:lang w:val="es-CO" w:eastAsia="en-US" w:bidi="ar-SA"/><w:del w:id="1778" w:author="Unknown Author" w:date="2026-10-30T04:17:53Z"></w:del></w:rPr></w:pPr><w:del w:id="1777" w:author="Unknown Author" w:date="2026-10-30T04:17:53Z"><w:r><w:rPr><w:kern w:val="0"/><w:szCs w:val="24"/><w:lang w:val="es-CO" w:eastAsia="en-US" w:bidi="ar-SA"/></w:rPr><w:delText>Modelo con humedad, temperatura y fracción gruesa, entrenado por departamento</w:delText></w:r></w:del></w:p></w:tc><w:tc><w:tcPr><w:tcW w:w="2551" w:type="dxa"/><w:tcBorders></w:tcBorders></w:tcPr><w:p><w:pPr><w:pStyle w:val="Tabla9"/><w:widowControl/><w:jc w:val="left"/><w:rPr><w:kern w:val="0"/><w:szCs w:val="24"/><w:lang w:val="es-CO" w:eastAsia="en-US" w:bidi="ar-SA"/><w:del w:id="1780" w:author="Unknown Author" w:date="2026-10-30T04:17:53Z"></w:del></w:rPr></w:pPr><w:del w:id="1779" w:author="Unknown Author" w:date="2026-10-30T04:17:53Z"><w:r><w:rPr><w:kern w:val="0"/><w:szCs w:val="24"/><w:lang w:val="es-CO" w:eastAsia="en-US" w:bidi="ar-SA"/></w:rPr><w:delText>Desempeño por departamento en la compuerta del mes 17</w:delText></w:r></w:del></w:p></w:tc></w:tr><w:tr><w:trPr><w:del w:id="1781" w:author="Unknown Author" w:date="2026-10-30T04:17:53Z"/><w:cantSplit w:val="true"/></w:trPr><w:tc><w:tcPr><w:tcW w:w="1973" w:type="dxa"/><w:tcBorders></w:tcBorders><w:shd w:color="auto" w:fill="F7F7F7" w:val="clear"/></w:tcPr><w:p><w:pPr><w:pStyle w:val="Tabla9"/><w:widowControl/><w:jc w:val="left"/><w:rPr><w:kern w:val="0"/><w:szCs w:val="24"/><w:lang w:val="es-CO" w:eastAsia="en-US" w:bidi="ar-SA"/><w:del w:id="1783" w:author="Unknown Author" w:date="2026-10-30T04:17:53Z"></w:del></w:rPr></w:pPr><w:del w:id="1782" w:author="Unknown Author" w:date="2026-10-30T04:17:53Z"><w:r><w:rPr><w:kern w:val="0"/><w:szCs w:val="24"/><w:lang w:val="es-CO" w:eastAsia="en-US" w:bidi="ar-SA"/></w:rPr><w:delText>Evaluar las alertas con línea base</w:delText></w:r></w:del></w:p></w:tc><w:tc><w:tcPr><w:tcW w:w="2797" w:type="dxa"/><w:tcBorders></w:tcBorders><w:shd w:color="auto" w:fill="F7F7F7" w:val="clear"/></w:tcPr><w:p><w:pPr><w:pStyle w:val="Tabla9"/><w:widowControl/><w:jc w:val="left"/><w:rPr><w:kern w:val="0"/><w:szCs w:val="24"/><w:lang w:val="es-CO" w:eastAsia="en-US" w:bidi="ar-SA"/><w:del w:id="1785" w:author="Unknown Author" w:date="2026-10-30T04:17:53Z"></w:del></w:rPr></w:pPr><w:del w:id="1784" w:author="Unknown Author" w:date="2026-10-30T04:17:53Z"><w:r><w:rPr><w:kern w:val="0"/><w:szCs w:val="24"/><w:lang w:val="es-CO" w:eastAsia="en-US" w:bidi="ar-SA"/></w:rPr><w:delText>SIATA (Ruiz-Carrascal et al., 2026); Seúl (Bang et al., 2026)</w:delText></w:r></w:del></w:p></w:tc><w:tc><w:tcPr><w:tcW w:w="2632" w:type="dxa"/><w:tcBorders></w:tcBorders><w:shd w:color="auto" w:fill="F7F7F7" w:val="clear"/></w:tcPr><w:p><w:pPr><w:pStyle w:val="Tabla9"/><w:widowControl/><w:jc w:val="left"/><w:rPr><w:kern w:val="0"/><w:szCs w:val="24"/><w:lang w:val="es-CO" w:eastAsia="en-US" w:bidi="ar-SA"/><w:del w:id="1787" w:author="Unknown Author" w:date="2026-10-30T04:17:53Z"></w:del></w:rPr></w:pPr><w:del w:id="1786" w:author="Unknown Author" w:date="2026-10-30T04:17:53Z"><w:r><w:rPr><w:kern w:val="0"/><w:szCs w:val="24"/><w:lang w:val="es-CO" w:eastAsia="en-US" w:bidi="ar-SA"/></w:rPr><w:delText>Medición de falsas alarmas en el tramo 1</w:delText></w:r></w:del></w:p></w:tc><w:tc><w:tcPr><w:tcW w:w="2551" w:type="dxa"/><w:tcBorders></w:tcBorders><w:shd w:color="auto" w:fill="F7F7F7" w:val="clear"/></w:tcPr><w:p><w:pPr><w:pStyle w:val="Tabla9"/><w:widowControl/><w:jc w:val="left"/><w:rPr><w:kern w:val="0"/><w:szCs w:val="24"/><w:lang w:val="es-CO" w:eastAsia="en-US" w:bidi="ar-SA"/><w:del w:id="1789" w:author="Unknown Author" w:date="2026-10-30T04:17:53Z"></w:del></w:rPr></w:pPr><w:del w:id="1788" w:author="Unknown Author" w:date="2026-10-30T04:17:53Z"><w:r><w:rPr><w:kern w:val="0"/><w:szCs w:val="24"/><w:lang w:val="es-CO" w:eastAsia="en-US" w:bidi="ar-SA"/></w:rPr><w:delText>Reducción relativa de falsas alarmas de al menos 30 %</w:delText></w:r></w:del></w:p></w:tc></w:tr><w:tr><w:trPr><w:del w:id="1790" w:author="Unknown Author" w:date="2026-10-30T04:17:53Z"/><w:cantSplit w:val="true"/></w:trPr><w:tc><w:tcPr><w:tcW w:w="1973" w:type="dxa"/><w:tcBorders></w:tcBorders></w:tcPr><w:p><w:pPr><w:pStyle w:val="Tabla9"/><w:widowControl/><w:jc w:val="left"/><w:rPr><w:kern w:val="0"/><w:szCs w:val="24"/><w:lang w:val="es-CO" w:eastAsia="en-US" w:bidi="ar-SA"/><w:del w:id="1792" w:author="Unknown Author" w:date="2026-10-30T04:17:53Z"></w:del></w:rPr></w:pPr><w:del w:id="1791" w:author="Unknown Author" w:date="2026-10-30T04:17:53Z"><w:r><w:rPr><w:kern w:val="0"/><w:szCs w:val="24"/><w:lang w:val="es-CO" w:eastAsia="en-US" w:bidi="ar-SA"/></w:rPr><w:delText>Validar los umbrales localmente</w:delText></w:r></w:del></w:p></w:tc><w:tc><w:tcPr><w:tcW w:w="2797" w:type="dxa"/><w:tcBorders></w:tcBorders></w:tcPr><w:p><w:pPr><w:pStyle w:val="Tabla9"/><w:widowControl/><w:jc w:val="left"/><w:rPr><w:kern w:val="0"/><w:szCs w:val="24"/><w:lang w:val="es-CO" w:eastAsia="en-US" w:bidi="ar-SA"/><w:del w:id="1794" w:author="Unknown Author" w:date="2026-10-30T04:17:53Z"></w:del></w:rPr></w:pPr><w:del w:id="1793" w:author="Unknown Author" w:date="2026-10-30T04:17:53Z"><w:r><w:rPr><w:kern w:val="0"/><w:szCs w:val="24"/><w:lang w:val="es-CO" w:eastAsia="en-US" w:bidi="ar-SA"/></w:rPr><w:delText>Índices de calidad del aire y salud (Liao et al., 2026)</w:delText></w:r></w:del></w:p></w:tc><w:tc><w:tcPr><w:tcW w:w="2632" w:type="dxa"/><w:tcBorders></w:tcBorders></w:tcPr><w:p><w:pPr><w:pStyle w:val="Tabla9"/><w:widowControl/><w:jc w:val="left"/><w:rPr><w:kern w:val="0"/><w:szCs w:val="24"/><w:lang w:val="es-CO" w:eastAsia="en-US" w:bidi="ar-SA"/><w:del w:id="1796" w:author="Unknown Author" w:date="2026-10-30T04:17:53Z"></w:del></w:rPr></w:pPr><w:del w:id="1795" w:author="Unknown Author" w:date="2026-10-30T04:17:53Z"><w:r><w:rPr><w:kern w:val="0"/><w:szCs w:val="24"/><w:lang w:val="es-CO" w:eastAsia="en-US" w:bidi="ar-SA"/></w:rPr><w:delText>Umbrales co-diseñados con los comités y validados con datos locales</w:delText></w:r></w:del></w:p></w:tc><w:tc><w:tcPr><w:tcW w:w="2551" w:type="dxa"/><w:tcBorders></w:tcBorders></w:tcPr><w:p><w:pPr><w:pStyle w:val="Tabla9"/><w:widowControl/><w:jc w:val="left"/><w:rPr><w:kern w:val="0"/><w:szCs w:val="24"/><w:lang w:val="es-CO" w:eastAsia="en-US" w:bidi="ar-SA"/><w:del w:id="1798" w:author="Unknown Author" w:date="2026-10-30T04:17:53Z"></w:del></w:rPr></w:pPr><w:del w:id="1797" w:author="Unknown Author" w:date="2026-10-30T04:17:53Z"><w:r><w:rPr><w:kern w:val="0"/><w:szCs w:val="24"/><w:lang w:val="es-CO" w:eastAsia="en-US" w:bidi="ar-SA"/></w:rPr><w:delText>Actas de co-diseño y registro de decisiones</w:delText></w:r></w:del></w:p></w:tc></w:tr><w:tr><w:trPr><w:del w:id="1799" w:author="Unknown Author" w:date="2026-10-30T04:17:53Z"/><w:cantSplit w:val="true"/></w:trPr><w:tc><w:tcPr><w:tcW w:w="1973" w:type="dxa"/><w:tcBorders></w:tcBorders><w:shd w:color="auto" w:fill="F7F7F7" w:val="clear"/></w:tcPr><w:p><w:pPr><w:pStyle w:val="Tabla9"/><w:widowControl/><w:jc w:val="left"/><w:rPr><w:kern w:val="0"/><w:szCs w:val="24"/><w:lang w:val="es-CO" w:eastAsia="en-US" w:bidi="ar-SA"/><w:del w:id="1801" w:author="Unknown Author" w:date="2026-10-30T04:17:53Z"></w:del></w:rPr></w:pPr><w:del w:id="1800" w:author="Unknown Author" w:date="2026-10-30T04:17:53Z"><w:r><w:rPr><w:kern w:val="0"/><w:szCs w:val="24"/><w:lang w:val="es-CO" w:eastAsia="en-US" w:bidi="ar-SA"/></w:rPr><w:delText>Predecir con un modelo validado con datos locales</w:delText></w:r></w:del></w:p></w:tc><w:tc><w:tcPr><w:tcW w:w="2797" w:type="dxa"/><w:tcBorders></w:tcBorders><w:shd w:color="auto" w:fill="F7F7F7" w:val="clear"/></w:tcPr><w:p><w:pPr><w:pStyle w:val="Tabla9"/><w:widowControl/><w:jc w:val="left"/><w:rPr><w:kern w:val="0"/><w:szCs w:val="24"/><w:lang w:val="es-CO" w:eastAsia="en-US" w:bidi="ar-SA"/><w:del w:id="1803" w:author="Unknown Author" w:date="2026-10-30T04:17:53Z"></w:del></w:rPr></w:pPr><w:del w:id="1802" w:author="Unknown Author" w:date="2026-10-30T04:17:53Z"><w:r><w:rPr><w:kern w:val="0"/><w:szCs w:val="24"/><w:lang w:val="es-CO" w:eastAsia="en-US" w:bidi="ar-SA"/></w:rPr><w:delText>Demolición (Dorevitch et al., 2006); factor genérico (EPA, 1995); evaluación de modelos (Chang y Hanna, 2004)</w:delText></w:r></w:del></w:p></w:tc><w:tc><w:tcPr><w:tcW w:w="2632" w:type="dxa"/><w:tcBorders></w:tcBorders><w:shd w:color="auto" w:fill="F7F7F7" w:val="clear"/></w:tcPr><w:p><w:pPr><w:pStyle w:val="Tabla9"/><w:widowControl/><w:jc w:val="left"/><w:rPr><w:kern w:val="0"/><w:szCs w:val="24"/><w:lang w:val="es-CO" w:eastAsia="en-US" w:bidi="ar-SA"/><w:del w:id="1805" w:author="Unknown Author" w:date="2026-10-30T04:17:53Z"></w:del></w:rPr></w:pPr><w:del w:id="1804" w:author="Unknown Author" w:date="2026-10-30T04:17:53Z"><w:r><w:rPr><w:kern w:val="0"/><w:szCs w:val="24"/><w:lang w:val="es-CO" w:eastAsia="en-US" w:bidi="ar-SA"/></w:rPr><w:delText>Gemelo predictivo calibrado con polvo del territorio y validado con eventos reales</w:delText></w:r></w:del></w:p></w:tc><w:tc><w:tcPr><w:tcW w:w="2551" w:type="dxa"/><w:tcBorders></w:tcBorders><w:shd w:color="auto" w:fill="F7F7F7" w:val="clear"/></w:tcPr><w:p><w:pPr><w:pStyle w:val="Tabla9"/><w:widowControl/><w:jc w:val="left"/><w:rPr><w:kern w:val="0"/><w:szCs w:val="24"/><w:lang w:val="es-CO" w:eastAsia="en-US" w:bidi="ar-SA"/><w:del w:id="1807" w:author="Unknown Author" w:date="2026-10-30T04:17:53Z"></w:del></w:rPr></w:pPr><w:del w:id="1806" w:author="Unknown Author" w:date="2026-10-30T04:17:53Z"><w:r><w:rPr><w:kern w:val="0"/><w:szCs w:val="24"/><w:lang w:val="es-CO" w:eastAsia="en-US" w:bidi="ar-SA"/></w:rPr><w:delText>FAC2 y sesgo fraccional en al menos seis eventos al mes 22</w:delText></w:r></w:del></w:p></w:tc></w:tr><w:tr><w:trPr><w:del w:id="1808" w:author="Unknown Author" w:date="2026-10-30T04:17:53Z"/><w:cantSplit w:val="true"/></w:trPr><w:tc><w:tcPr><w:tcW w:w="1973" w:type="dxa"/><w:tcBorders><w:bottom w:val="single" w:sz="12" w:space="0" w:color="2A3439"/></w:tcBorders></w:tcPr><w:p><w:pPr><w:pStyle w:val="Tabla9"/><w:keepNext w:val="true"/><w:widowControl/><w:jc w:val="left"/><w:rPr><w:kern w:val="0"/><w:szCs w:val="24"/><w:lang w:val="es-CO" w:eastAsia="en-US" w:bidi="ar-SA"/><w:del w:id="1810" w:author="Unknown Author" w:date="2026-10-30T04:17:53Z"></w:del></w:rPr></w:pPr><w:del w:id="1809" w:author="Unknown Author" w:date="2026-10-30T04:17:53Z"><w:r><w:rPr><w:kern w:val="0"/><w:szCs w:val="24"/><w:lang w:val="es-CO" w:eastAsia="en-US" w:bidi="ar-SA"/></w:rPr><w:delText>Asegurar uso y custodia desde el inicio</w:delText></w:r></w:del></w:p></w:tc><w:tc><w:tcPr><w:tcW w:w="2797" w:type="dxa"/><w:tcBorders><w:bottom w:val="single" w:sz="12" w:space="0" w:color="2A3439"/></w:tcBorders></w:tcPr><w:p><w:pPr><w:pStyle w:val="Tabla9"/><w:keepNext w:val="true"/><w:widowControl/><w:jc w:val="left"/><w:rPr><w:kern w:val="0"/><w:szCs w:val="24"/><w:lang w:val="es-CO" w:eastAsia="en-US" w:bidi="ar-SA"/><w:del w:id="1812" w:author="Unknown Author" w:date="2026-10-30T04:17:53Z"></w:del></w:rPr></w:pPr><w:del w:id="1811" w:author="Unknown Author" w:date="2026-10-30T04:17:53Z"><w:r><w:rPr><w:kern w:val="0"/><w:szCs w:val="24"/><w:lang w:val="es-CO" w:eastAsia="en-US" w:bidi="ar-SA"/></w:rPr><w:delText>SIATA con sistemas comunitarios; informe de vigilancia</w:delText></w:r></w:del></w:p></w:tc><w:tc><w:tcPr><w:tcW w:w="2632" w:type="dxa"/><w:tcBorders><w:bottom w:val="single" w:sz="12" w:space="0" w:color="2A3439"/></w:tcBorders></w:tcPr><w:p><w:pPr><w:pStyle w:val="Tabla9"/><w:keepNext w:val="true"/><w:widowControl/><w:jc w:val="left"/><w:rPr><w:kern w:val="0"/><w:szCs w:val="24"/><w:lang w:val="es-CO" w:eastAsia="en-US" w:bidi="ar-SA"/><w:del w:id="1814" w:author="Unknown Author" w:date="2026-10-30T04:17:53Z"></w:del></w:rPr></w:pPr><w:del w:id="1813" w:author="Unknown Author" w:date="2026-10-30T04:17:53Z"><w:r><w:rPr><w:kern w:val="0"/><w:szCs w:val="24"/><w:lang w:val="es-CO" w:eastAsia="en-US" w:bidi="ar-SA"/></w:rPr><w:delText>Convenios de custodia por tramo y formación de custodios</w:delText></w:r></w:del></w:p></w:tc><w:tc><w:tcPr><w:tcW w:w="2551" w:type="dxa"/><w:tcBorders><w:bottom w:val="single" w:sz="12" w:space="0" w:color="2A3439"/></w:tcBorders></w:tcPr><w:p><w:pPr><w:pStyle w:val="Tabla9"/><w:keepNext w:val="true"/><w:widowControl/><w:jc w:val="left"/><w:rPr><w:kern w:val="0"/><w:szCs w:val="24"/><w:lang w:val="es-CO" w:eastAsia="en-US" w:bidi="ar-SA"/><w:del w:id="1816" w:author="Unknown Author" w:date="2026-10-30T04:17:53Z"></w:del></w:rPr></w:pPr><w:del w:id="1815" w:author="Unknown Author" w:date="2026-10-30T04:17:53Z"><w:r><w:rPr><w:kern w:val="0"/><w:szCs w:val="24"/><w:lang w:val="es-CO" w:eastAsia="en-US" w:bidi="ar-SA"/></w:rPr><w:delText>60 personas certificadas y convenios con partida</w:delText></w:r></w:del></w:p></w:tc></w:tr></w:tbl><w:p><w:pPr><w:pStyle w:val="TablaNota"/><w:rPr></w:rPr></w:pPr><w:r><w:rPr><w:i/><w:iCs/></w:rPr><w:t>Nota.</w:t></w:r><w:r><w:rPr></w:rPr><w:t xml:space="preserve"> Elaboración propia con los antecedentes de las secciones 6.1 a 6.3. R² = coeficiente de determinación; NRMSE = error cuadrático medio normalizado. Las decisiones del proyecto son propuestas de formulación.</w:t></w:r></w:p><w:p><w:pPr><w:pStyle w:val="BodyText"/><w:rPr></w:rPr></w:pPr><w:r><w:rPr></w:rPr><w:t>La Tabla 6.3 permite verificar que ninguna decisión del proyecto es arbitraria. Cada una responde a una lección documentada y cuenta con una evidencia que el proyecto produce. La necesidad de calibrar aparece en dos filas y orienta el primer objetivo específico. La necesidad de mantener respalda la meta de disponibilidad del segundo. Las filas de alertas, umbrales y custodia respaldan el tercero. La fila de predicción respalda la validación del objetivo 1, la construcción del objetivo 2 y la adopción del protocolo del objetivo 3. Esa trazabilidad responde al criterio de coherencia entre problema, objetivos y resultados que los TdR evalúan.</w:t></w:r></w:p><w:p><w:pPr><w:pStyle w:val="BodyText"/><w:rPr></w:rPr></w:pPr><w:r><w:rPr></w:rPr><w:t>La pertinencia del proyecto se apoya en tres antecedentes. El primero es una recomendación del informe de vigilancia. El informe asigna la prioridad más alta, de 10 sobre 10, a un protocolo de calibración colocalizada de sensores de bajo costo (Equipo formulador, 2026, p. 12). Ese protocolo se adopta con SIATA y con el Instituto de Hidrología, Meteorología y Estudios Ambientales (IDEAM). El segundo es la recomendación de una fase inicial de 12 meses antes de la compra masiva de sensores (Equipo formulador, 2026, pp. 12 y 104-113). El primer tramo del proyecto aplica esa recomendación a escala territorial. El tercero es un espacio vacío. Ningún competidor del corpus ocupa el de la validación regional de sensores y alertas con datos abiertos y protocolos públicos (Equipo formulador, 2026, p. 67).</w:t></w:r></w:p><w:p><w:pPr><w:pStyle w:val="BodyText"/><w:rPr></w:rPr></w:pPr><w:bookmarkStart w:id="58" w:name="antecedentes"/><w:bookmarkStart w:id="59" w:name="Xa084d7e7f726e5966f52975fc0600edea0a6cad"/><w:r><w:rPr></w:rPr><w:t>El proyecto responde a ese espacio con una cláusula de apertura que se firma al cierre, de modo que otros grupos puedan replicar la evaluación. Collingridge (1980) advierte que comprometer el gasto antes de conocer el error agrava el dilema de control de una tecnología. El despliegue por tramos con compuertas atenúa ese dilema, porque cada ampliación depende del desempeño medido. La afirmación de posicionamiento se limita a los 42 documentos del informe y a su fecha de corte. No declara novedad absoluta. Declara una brecha verificable: la corrección con referencia colocalizada, aplicada a sitios de remoción de escombros posterremoto, con uso institucional y custodia.</w:t></w:r><w:bookmarkEnd w:id="58"/><w:bookmarkEnd w:id="59"/></w:p><w:p><w:pPr><w:pStyle w:val="Heading1"/><w:rPr></w:rPr></w:pPr><w:bookmarkStart w:id="60" w:name="justificación"/><w:r><w:rPr></w:rPr><w:t>7. JUSTIFICACIÓN</w:t></w:r></w:p><w:p><w:pPr><w:pStyle w:val="FirstParagraph"/><w:rPr></w:rPr></w:pPr><w:r><w:rPr></w:rPr><w:t>Esta sección justifica el proyecto en tres planos. Describe la necesidad que lo origina y las consideraciones que lo sustentan. Sustenta su viabilidad técnica, financiera, institucional y de calendario. Valora su pertinencia para el territorio en el corto, el mediano y el largo plazo. Cierra con la justificación de los equipos, la infraestructura y el software que se adquieren. La nota 1 del numeral 5 de los TdR la exige (Ministerio de Ciencia, Tecnología e Innovación [MinCiencias], 2026).</w:t></w:r></w:p><w:p><w:pPr><w:pStyle w:val="Heading2"/><w:rPr></w:rPr></w:pPr><w:bookmarkStart w:id="61" w:name="necesidad-que-justifica-el-proyecto"/><w:r><w:rPr></w:rPr><w:t>7.1. Necesidad que justifica el proyecto</w:t></w:r></w:p><w:p><w:pPr><w:pStyle w:val="FirstParagraph"/><w:rPr></w:rPr></w:pPr><w:r><w:rPr></w:rPr><w:t xml:space="preserve">La necesidad es de información verificada para decidir. Tras el terremoto, los </w:t></w:r><w:ins w:id="1817" w:author="Unknown Author" w:date="2026-10-30T04:17:53Z"><w:r><w:rPr></w:rPr><w:t>consejos</w:t></w:r></w:ins><w:del w:id="1818" w:author="Unknown Author" w:date="2026-10-30T04:17:53Z"><w:r><w:rPr></w:rPr><w:delText>comités</w:delText></w:r></w:del><w:r><w:rPr></w:rPr><w:t xml:space="preserve"> de gestión del riesgo y las autoridades ambientales deben decidir en los sitios de remoción de escombros. Deciden cuándo alertar, suspender trabajos o proteger a las personas. Esas decisiones dependen de mediciones de PM2,5 y PM10. Hoy esas mediciones carecen de error conocido frente a una referencia colocalizada. El polvo de una demolición urbana expone a operarios y a residentes cercanos a partículas finas y gruesas (Landrigan et al., 2004).</w:t></w:r></w:p><w:p><w:pPr><w:pStyle w:val="BodyText"/><w:rPr></w:rPr></w:pPr><w:r><w:rPr></w:rPr><w:t>Los sensores ópticos de bajo costo ofrecen cobertura densa, pero su respuesta cambia con la humedad relativa (Jayaratne et al., 2018; Barkjohn et al., 2021). La colocalización con un equipo de referencia corrige ese sesgo y es una práctica de calibración documentada (Giordano et al., 2021). En Seúl, la corrección con la estación cercana elevó el R² de menos de 0,2 a 0,81 (Bang et al., 2026, pp. 4 y 6-8). Ese resultado procede de otro entorno. El proyecto lo mide en sus propios sitios con el piloto del tramo 1.</w:t></w:r></w:p><w:p><w:pPr><w:pStyle w:val="BodyText"/><w:rPr></w:rPr></w:pPr><w:r><w:rPr></w:rPr><w:t>La capacidad de referencia en Colombia es limitada. Solo 28 de 1.122 municipios cuentan con estaciones utilizables para estimar la carga de enfermedad (Rodríguez-Villamizar et al., 2022, pp. 3 y 6). La red nacional propuesta tendría 5.076 estaciones, y 90,8 % serían sensores sin plan de calibración (Murad Pedraza et al., 2026, pp. 10-11 y 13). Además, 37 de los 42 documentos del informe de vigilancia tecnológica del proyecto señalan cobertura ausente o parcial. Se refieren a Colombia, América Latina, el trópico o los Andes (Equipo formulador, 2026, sección 5.3).</w:t></w:r></w:p><w:p><w:pPr><w:pStyle w:val="BodyText"/><w:rPr></w:rPr></w:pPr><w:r><w:rPr></w:rPr><w:t xml:space="preserve">La necesidad incluye anticipar. Antes de demoler una edificación, ningún </w:t></w:r><w:ins w:id="1819" w:author="Unknown Author" w:date="2026-10-30T04:17:53Z"><w:r><w:rPr></w:rPr><w:t>consejo</w:t></w:r></w:ins><w:del w:id="1820" w:author="Unknown Author" w:date="2026-10-30T04:17:53Z"><w:r><w:rPr></w:rPr><w:delText>comité</w:delText></w:r></w:del><w:r><w:rPr></w:rPr><w:t xml:space="preserve"> estima cuánto polvo emitirá la obra ni dónde se concentrará. La emisión de una demolición varía con la distancia al sitio y con el viento (Dorevitch et al., 2006). Un laboratorio de modelación, validado con mediciones de eventos reales, permite evaluar esa exposición antes de decidir el método y las medidas de control.</w:t></w:r></w:p><w:p><w:pPr><w:pStyle w:val="BodyText"/><w:rPr></w:rPr></w:pPr><w:r><w:rPr></w:rPr><w:t>El uso de la medición en decisiones tampoco cuenta con evidencia. Ninguno de los cinco documentos de alerta del informe reporta falsas alarmas (Equipo formulador, 2026, sección 1.3). Además, 27 de los 42 documentos no aportan evidencia del efecto de la intervención, de la alerta o de la acción (Equipo formulador, 2026, sección 5.3). El informe es una muestra de conveniencia y no una revisión sistemática. La ausencia de un asunto en el informe no equivale a su ausencia en la literatura. Por eso cada vacío se enuncia como vacío del informe.</w:t></w:r></w:p><w:p><w:pPr><w:pStyle w:val="BodyText"/><w:rPr></w:rPr></w:pPr><w:r><w:rPr></w:rPr><w:t>La Tabla 7.1 reúne las consideraciones que justifican el proyecto. Cada fila liga un dato con una decisión de diseño. Las tres primeras corresponden a la medición, a la disponibilidad y al uso, que son los objetivos específicos 1, 2 y 3. La cuarta corresponde a la oportunidad de decidir antes de una compra masiva. La quinta corresponde a la estimación previa de la exposición en demoliciones, que el proyecto distribuye entre los tres objetivos.</w:t></w:r></w:p><w:p><w:pPr><w:pStyle w:val="TablaRotulo"/><w:rPr></w:rPr></w:pPr><w:bookmarkStart w:id="62" w:name="rot_Tabla_7_1"/><w:r><w:rPr><w:b/><w:bCs/></w:rPr><w:t>Tabla 7.1</w:t></w:r><w:bookmarkEnd w:id="62"/></w:p><w:p><w:pPr><w:pStyle w:val="TablaTitulo"/><w:rPr></w:rPr></w:pPr><w:r><w:rPr><w:i/><w:iCs/></w:rPr><w:t>Consideraciones que justifican el proyecto y su consecuencia en el diseño</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676"/><w:gridCol w:w="2511"/><w:gridCol w:w="1924"/><w:gridCol w:w="2842"/></w:tblGrid><w:tr><w:trPr><w:tblHeader w:val="true"/><w:ins w:id="1821" w:author="Unknown Author" w:date="2026-10-30T04:17:53Z"/><w:cantSplit w:val="true"/></w:trPr><w:tc><w:tcPr><w:tcW w:w="2676"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823" w:author="Unknown Author" w:date="2026-10-30T04:17:53Z"></w:ins></w:rPr></w:pPr><w:ins w:id="1822" w:author="Unknown Author" w:date="2026-10-30T04:17:53Z"><w:r><w:rPr><w:b/><w:kern w:val="0"/><w:szCs w:val="24"/><w:lang w:val="es-CO" w:eastAsia="en-US" w:bidi="ar-SA"/></w:rPr><w:t>Consideración</w:t></w:r></w:ins></w:p></w:tc><w:tc><w:tcPr><w:tcW w:w="251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825" w:author="Unknown Author" w:date="2026-10-30T04:17:53Z"></w:ins></w:rPr></w:pPr><w:ins w:id="1824" w:author="Unknown Author" w:date="2026-10-30T04:17:53Z"><w:r><w:rPr><w:b/><w:kern w:val="0"/><w:szCs w:val="24"/><w:lang w:val="es-CO" w:eastAsia="en-US" w:bidi="ar-SA"/></w:rPr><w:t>Dato</w:t></w:r></w:ins></w:p></w:tc><w:tc><w:tcPr><w:tcW w:w="192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827" w:author="Unknown Author" w:date="2026-10-30T04:17:53Z"></w:ins></w:rPr></w:pPr><w:ins w:id="1826" w:author="Unknown Author" w:date="2026-10-30T04:17:53Z"><w:r><w:rPr><w:b/><w:kern w:val="0"/><w:szCs w:val="24"/><w:lang w:val="es-CO" w:eastAsia="en-US" w:bidi="ar-SA"/></w:rPr><w:t>Fuente</w:t></w:r></w:ins></w:p></w:tc><w:tc><w:tcPr><w:tcW w:w="284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829" w:author="Unknown Author" w:date="2026-10-30T04:17:53Z"></w:ins></w:rPr></w:pPr><w:ins w:id="1828" w:author="Unknown Author" w:date="2026-10-30T04:17:53Z"><w:r><w:rPr><w:b/><w:kern w:val="0"/><w:szCs w:val="24"/><w:lang w:val="es-CO" w:eastAsia="en-US" w:bidi="ar-SA"/></w:rPr><w:t>Consecuencia en el diseño</w:t></w:r></w:ins></w:p></w:tc></w:tr><w:tr><w:trPr><w:ins w:id="1830" w:author="Unknown Author" w:date="2026-10-30T04:17:53Z"/><w:cantSplit w:val="true"/></w:trPr><w:tc><w:tcPr><w:tcW w:w="2676" w:type="dxa"/><w:tcBorders></w:tcBorders></w:tcPr><w:p><w:pPr><w:pStyle w:val="Tabla9"/><w:widowControl/><w:jc w:val="left"/><w:rPr><w:kern w:val="0"/><w:szCs w:val="24"/><w:lang w:val="es-CO" w:eastAsia="en-US" w:bidi="ar-SA"/><w:ins w:id="1832" w:author="Unknown Author" w:date="2026-10-30T04:17:53Z"></w:ins></w:rPr></w:pPr><w:ins w:id="1831" w:author="Unknown Author" w:date="2026-10-30T04:17:53Z"><w:r><w:rPr><w:kern w:val="0"/><w:szCs w:val="24"/><w:lang w:val="es-CO" w:eastAsia="en-US" w:bidi="ar-SA"/></w:rPr><w:t>Los sensores de bajo costo cambian su respuesta con la humedad y con la fracción gruesa</w:t></w:r></w:ins></w:p></w:tc><w:tc><w:tcPr><w:tcW w:w="2511" w:type="dxa"/><w:tcBorders></w:tcBorders></w:tcPr><w:p><w:pPr><w:pStyle w:val="Tabla9"/><w:widowControl/><w:jc w:val="left"/><w:rPr><w:kern w:val="0"/><w:szCs w:val="24"/><w:lang w:val="es-CO" w:eastAsia="en-US" w:bidi="ar-SA"/><w:ins w:id="1834" w:author="Unknown Author" w:date="2026-10-30T04:17:53Z"></w:ins></w:rPr></w:pPr><w:ins w:id="1833" w:author="Unknown Author" w:date="2026-10-30T04:17:53Z"><w:r><w:rPr><w:kern w:val="0"/><w:szCs w:val="24"/><w:lang w:val="es-CO" w:eastAsia="en-US" w:bidi="ar-SA"/></w:rPr><w:t>R² de menos de 0,2 a 0,81 con corrección por estación cercana en Seúl</w:t></w:r></w:ins></w:p></w:tc><w:tc><w:tcPr><w:tcW w:w="1924" w:type="dxa"/><w:tcBorders></w:tcBorders></w:tcPr><w:p><w:pPr><w:pStyle w:val="Tabla9"/><w:widowControl/><w:jc w:val="left"/><w:rPr><w:kern w:val="0"/><w:szCs w:val="24"/><w:lang w:val="es-CO" w:eastAsia="en-US" w:bidi="ar-SA"/><w:ins w:id="1836" w:author="Unknown Author" w:date="2026-10-30T04:17:53Z"></w:ins></w:rPr></w:pPr><w:ins w:id="1835" w:author="Unknown Author" w:date="2026-10-30T04:17:53Z"><w:r><w:rPr><w:kern w:val="0"/><w:szCs w:val="24"/><w:lang w:val="es-CO" w:eastAsia="en-US" w:bidi="ar-SA"/></w:rPr><w:t>Bang et al. (2026, pp. 4 y 6-8)</w:t></w:r></w:ins></w:p></w:tc><w:tc><w:tcPr><w:tcW w:w="2842" w:type="dxa"/><w:tcBorders></w:tcBorders></w:tcPr><w:p><w:pPr><w:pStyle w:val="Tabla9"/><w:widowControl/><w:jc w:val="left"/><w:rPr><w:kern w:val="0"/><w:szCs w:val="24"/><w:lang w:val="es-CO" w:eastAsia="en-US" w:bidi="ar-SA"/><w:ins w:id="1838" w:author="Unknown Author" w:date="2026-10-30T04:17:53Z"></w:ins></w:rPr></w:pPr><w:ins w:id="1837" w:author="Unknown Author" w:date="2026-10-30T04:17:53Z"><w:r><w:rPr><w:kern w:val="0"/><w:szCs w:val="24"/><w:lang w:val="es-CO" w:eastAsia="en-US" w:bidi="ar-SA"/></w:rPr><w:t>Colocalización con un conjunto de referencia rotativo, banco de calibración y modelo de corrección aplicado en cada gateway (objetivo específico 1)</w:t></w:r></w:ins></w:p></w:tc></w:tr><w:tr><w:trPr><w:ins w:id="1839" w:author="Unknown Author" w:date="2026-10-30T04:17:53Z"/><w:cantSplit w:val="true"/></w:trPr><w:tc><w:tcPr><w:tcW w:w="2676" w:type="dxa"/><w:tcBorders></w:tcBorders><w:shd w:color="auto" w:fill="F7F7F7" w:val="clear"/></w:tcPr><w:p><w:pPr><w:pStyle w:val="Tabla9"/><w:widowControl/><w:jc w:val="left"/><w:rPr><w:kern w:val="0"/><w:szCs w:val="24"/><w:lang w:val="es-CO" w:eastAsia="en-US" w:bidi="ar-SA"/><w:ins w:id="1841" w:author="Unknown Author" w:date="2026-10-30T04:17:53Z"></w:ins></w:rPr></w:pPr><w:ins w:id="1840" w:author="Unknown Author" w:date="2026-10-30T04:17:53Z"><w:r><w:rPr><w:kern w:val="0"/><w:szCs w:val="24"/><w:lang w:val="es-CO" w:eastAsia="en-US" w:bidi="ar-SA"/></w:rPr><w:t>La red debe operar en sitios con polvo, humedad y fallas de energía y de enlace</w:t></w:r></w:ins></w:p></w:tc><w:tc><w:tcPr><w:tcW w:w="2511" w:type="dxa"/><w:tcBorders></w:tcBorders><w:shd w:color="auto" w:fill="F7F7F7" w:val="clear"/></w:tcPr><w:p><w:pPr><w:pStyle w:val="Tabla9"/><w:widowControl/><w:jc w:val="left"/><w:rPr><w:kern w:val="0"/><w:szCs w:val="24"/><w:lang w:val="es-CO" w:eastAsia="en-US" w:bidi="ar-SA"/><w:ins w:id="1843" w:author="Unknown Author" w:date="2026-10-30T04:17:53Z"></w:ins></w:rPr></w:pPr><w:ins w:id="1842" w:author="Unknown Author" w:date="2026-10-30T04:17:53Z"><w:r><w:rPr><w:kern w:val="0"/><w:szCs w:val="24"/><w:lang w:val="es-CO" w:eastAsia="en-US" w:bidi="ar-SA"/></w:rPr><w:t>En Brasil, 96 de 570 estaciones estaban inactivas o sin estado</w:t></w:r></w:ins></w:p></w:tc><w:tc><w:tcPr><w:tcW w:w="1924" w:type="dxa"/><w:tcBorders></w:tcBorders><w:shd w:color="auto" w:fill="F7F7F7" w:val="clear"/></w:tcPr><w:p><w:pPr><w:pStyle w:val="Tabla9"/><w:widowControl/><w:jc w:val="left"/><w:rPr><w:kern w:val="0"/><w:szCs w:val="24"/><w:lang w:val="es-CO" w:eastAsia="en-US" w:bidi="ar-SA"/><w:ins w:id="1845" w:author="Unknown Author" w:date="2026-10-30T04:17:53Z"></w:ins></w:rPr></w:pPr><w:ins w:id="1844" w:author="Unknown Author" w:date="2026-10-30T04:17:53Z"><w:r><w:rPr><w:kern w:val="0"/><w:szCs w:val="24"/><w:lang w:val="es-CO" w:eastAsia="en-US" w:bidi="ar-SA"/></w:rPr><w:t>Tavella et al. (2026, p. 6)</w:t></w:r></w:ins></w:p></w:tc><w:tc><w:tcPr><w:tcW w:w="2842" w:type="dxa"/><w:tcBorders></w:tcBorders><w:shd w:color="auto" w:fill="F7F7F7" w:val="clear"/></w:tcPr><w:p><w:pPr><w:pStyle w:val="Tabla9"/><w:widowControl/><w:jc w:val="left"/><w:rPr><w:kern w:val="0"/><w:szCs w:val="24"/><w:lang w:val="es-CO" w:eastAsia="en-US" w:bidi="ar-SA"/><w:ins w:id="1847" w:author="Unknown Author" w:date="2026-10-30T04:17:53Z"></w:ins></w:rPr></w:pPr><w:ins w:id="1846" w:author="Unknown Author" w:date="2026-10-30T04:17:53Z"><w:r><w:rPr><w:kern w:val="0"/><w:szCs w:val="24"/><w:lang w:val="es-CO" w:eastAsia="en-US" w:bidi="ar-SA"/></w:rPr><w:t>Autonomía mínima de 14 días sin sol, enlace satelital de respaldo y almacenamiento local de 7 días (objetivo específico 2)</w:t></w:r></w:ins></w:p></w:tc></w:tr><w:tr><w:trPr><w:ins w:id="1848" w:author="Unknown Author" w:date="2026-10-30T04:17:53Z"/><w:cantSplit w:val="true"/></w:trPr><w:tc><w:tcPr><w:tcW w:w="2676" w:type="dxa"/><w:tcBorders></w:tcBorders></w:tcPr><w:p><w:pPr><w:pStyle w:val="Tabla9"/><w:widowControl/><w:jc w:val="left"/><w:rPr><w:kern w:val="0"/><w:szCs w:val="24"/><w:lang w:val="es-CO" w:eastAsia="en-US" w:bidi="ar-SA"/><w:ins w:id="1850" w:author="Unknown Author" w:date="2026-10-30T04:17:53Z"></w:ins></w:rPr></w:pPr><w:ins w:id="1849" w:author="Unknown Author" w:date="2026-10-30T04:17:53Z"><w:r><w:rPr><w:kern w:val="0"/><w:szCs w:val="24"/><w:lang w:val="es-CO" w:eastAsia="en-US" w:bidi="ar-SA"/></w:rPr><w:t>La medición solo sirve si los consejos la usan para decidir</w:t></w:r></w:ins></w:p></w:tc><w:tc><w:tcPr><w:tcW w:w="2511" w:type="dxa"/><w:tcBorders></w:tcBorders></w:tcPr><w:p><w:pPr><w:pStyle w:val="Tabla9"/><w:widowControl/><w:jc w:val="left"/><w:rPr><w:kern w:val="0"/><w:szCs w:val="24"/><w:lang w:val="es-CO" w:eastAsia="en-US" w:bidi="ar-SA"/><w:ins w:id="1852" w:author="Unknown Author" w:date="2026-10-30T04:17:53Z"></w:ins></w:rPr></w:pPr><w:ins w:id="1851" w:author="Unknown Author" w:date="2026-10-30T04:17:53Z"><w:r><w:rPr><w:kern w:val="0"/><w:szCs w:val="24"/><w:lang w:val="es-CO" w:eastAsia="en-US" w:bidi="ar-SA"/></w:rPr><w:t>Ninguno de cinco documentos de alerta reporta falsas alarmas; 27 de 42 documentos sin evidencia del efecto de la acción</w:t></w:r></w:ins></w:p></w:tc><w:tc><w:tcPr><w:tcW w:w="1924" w:type="dxa"/><w:tcBorders></w:tcBorders></w:tcPr><w:p><w:pPr><w:pStyle w:val="Tabla9"/><w:widowControl/><w:jc w:val="left"/><w:rPr><w:kern w:val="0"/><w:szCs w:val="24"/><w:lang w:val="es-CO" w:eastAsia="en-US" w:bidi="ar-SA"/><w:ins w:id="1854" w:author="Unknown Author" w:date="2026-10-30T04:17:53Z"></w:ins></w:rPr></w:pPr><w:ins w:id="1853" w:author="Unknown Author" w:date="2026-10-30T04:17:53Z"><w:r><w:rPr><w:kern w:val="0"/><w:szCs w:val="24"/><w:lang w:val="es-CO" w:eastAsia="en-US" w:bidi="ar-SA"/></w:rPr><w:t>Equipo formulador (2026, secciones 1.3 y 5.3)</w:t></w:r></w:ins></w:p></w:tc><w:tc><w:tcPr><w:tcW w:w="2842" w:type="dxa"/><w:tcBorders></w:tcBorders></w:tcPr><w:p><w:pPr><w:pStyle w:val="Tabla9"/><w:widowControl/><w:jc w:val="left"/><w:rPr><w:kern w:val="0"/><w:szCs w:val="24"/><w:lang w:val="es-CO" w:eastAsia="en-US" w:bidi="ar-SA"/><w:ins w:id="1856" w:author="Unknown Author" w:date="2026-10-30T04:17:53Z"></w:ins></w:rPr></w:pPr><w:ins w:id="1855" w:author="Unknown Author" w:date="2026-10-30T04:17:53Z"><w:r><w:rPr><w:kern w:val="0"/><w:szCs w:val="24"/><w:lang w:val="es-CO" w:eastAsia="en-US" w:bidi="ar-SA"/></w:rPr><w:t>Co-diseño de umbrales y protocolo, formación y convenios de custodia por tramo (objetivo específico 3)</w:t></w:r></w:ins></w:p></w:tc></w:tr><w:tr><w:trPr><w:ins w:id="1857" w:author="Unknown Author" w:date="2026-10-30T04:17:53Z"/><w:cantSplit w:val="true"/></w:trPr><w:tc><w:tcPr><w:tcW w:w="2676" w:type="dxa"/><w:tcBorders></w:tcBorders><w:shd w:color="auto" w:fill="F7F7F7" w:val="clear"/></w:tcPr><w:p><w:pPr><w:pStyle w:val="Tabla9"/><w:widowControl/><w:jc w:val="left"/><w:rPr><w:kern w:val="0"/><w:szCs w:val="24"/><w:lang w:val="es-CO" w:eastAsia="en-US" w:bidi="ar-SA"/><w:ins w:id="1859" w:author="Unknown Author" w:date="2026-10-30T04:17:53Z"></w:ins></w:rPr></w:pPr><w:ins w:id="1858" w:author="Unknown Author" w:date="2026-10-30T04:17:53Z"><w:r><w:rPr><w:kern w:val="0"/><w:szCs w:val="24"/><w:lang w:val="es-CO" w:eastAsia="en-US" w:bidi="ar-SA"/></w:rPr><w:t>La compra masiva de sensores es difícil de revertir</w:t></w:r></w:ins></w:p></w:tc><w:tc><w:tcPr><w:tcW w:w="2511" w:type="dxa"/><w:tcBorders></w:tcBorders><w:shd w:color="auto" w:fill="F7F7F7" w:val="clear"/></w:tcPr><w:p><w:pPr><w:pStyle w:val="Tabla9"/><w:widowControl/><w:jc w:val="left"/><w:rPr><w:kern w:val="0"/><w:szCs w:val="24"/><w:lang w:val="es-CO" w:eastAsia="en-US" w:bidi="ar-SA"/><w:ins w:id="1861" w:author="Unknown Author" w:date="2026-10-30T04:17:53Z"></w:ins></w:rPr></w:pPr><w:ins w:id="1860" w:author="Unknown Author" w:date="2026-10-30T04:17:53Z"><w:r><w:rPr><w:kern w:val="0"/><w:szCs w:val="24"/><w:lang w:val="es-CO" w:eastAsia="en-US" w:bidi="ar-SA"/></w:rPr><w:t>90,8 % de 5.076 estaciones propuestas serían sensores sin plan de calibración</w:t></w:r></w:ins></w:p></w:tc><w:tc><w:tcPr><w:tcW w:w="1924" w:type="dxa"/><w:tcBorders></w:tcBorders><w:shd w:color="auto" w:fill="F7F7F7" w:val="clear"/></w:tcPr><w:p><w:pPr><w:pStyle w:val="Tabla9"/><w:widowControl/><w:jc w:val="left"/><w:rPr><w:kern w:val="0"/><w:szCs w:val="24"/><w:lang w:val="es-CO" w:eastAsia="en-US" w:bidi="ar-SA"/><w:ins w:id="1863" w:author="Unknown Author" w:date="2026-10-30T04:17:53Z"></w:ins></w:rPr></w:pPr><w:ins w:id="1862" w:author="Unknown Author" w:date="2026-10-30T04:17:53Z"><w:r><w:rPr><w:kern w:val="0"/><w:szCs w:val="24"/><w:lang w:val="es-CO" w:eastAsia="en-US" w:bidi="ar-SA"/></w:rPr><w:t>Murad Pedraza et al. (2026, pp. 10-11 y 13)</w:t></w:r></w:ins></w:p></w:tc><w:tc><w:tcPr><w:tcW w:w="2842" w:type="dxa"/><w:tcBorders></w:tcBorders><w:shd w:color="auto" w:fill="F7F7F7" w:val="clear"/></w:tcPr><w:p><w:pPr><w:pStyle w:val="Tabla9"/><w:widowControl/><w:jc w:val="left"/><w:rPr><w:kern w:val="0"/><w:szCs w:val="24"/><w:lang w:val="es-CO" w:eastAsia="en-US" w:bidi="ar-SA"/><w:ins w:id="1865" w:author="Unknown Author" w:date="2026-10-30T04:17:53Z"></w:ins></w:rPr></w:pPr><w:ins w:id="1864" w:author="Unknown Author" w:date="2026-10-30T04:17:53Z"><w:r><w:rPr><w:kern w:val="0"/><w:szCs w:val="24"/><w:lang w:val="es-CO" w:eastAsia="en-US" w:bidi="ar-SA"/></w:rPr><w:t>Tres tramos de despliegue con compuertas de decisión en los meses 12, 17 y 24</w:t></w:r></w:ins></w:p></w:tc></w:tr><w:tr><w:trPr><w:ins w:id="1866" w:author="Unknown Author" w:date="2026-10-30T04:17:53Z"/><w:cantSplit w:val="true"/></w:trPr><w:tc><w:tcPr><w:tcW w:w="2676" w:type="dxa"/><w:tcBorders><w:bottom w:val="single" w:sz="12" w:space="0" w:color="2A3439"/></w:tcBorders></w:tcPr><w:p><w:pPr><w:pStyle w:val="Tabla9"/><w:keepNext w:val="true"/><w:widowControl/><w:jc w:val="left"/><w:rPr><w:kern w:val="0"/><w:szCs w:val="24"/><w:lang w:val="es-CO" w:eastAsia="en-US" w:bidi="ar-SA"/><w:ins w:id="1868" w:author="Unknown Author" w:date="2026-10-30T04:17:53Z"></w:ins></w:rPr></w:pPr><w:ins w:id="1867" w:author="Unknown Author" w:date="2026-10-30T04:17:53Z"><w:r><w:rPr><w:kern w:val="0"/><w:szCs w:val="24"/><w:lang w:val="es-CO" w:eastAsia="en-US" w:bidi="ar-SA"/></w:rPr><w:t>La demolición emite polvo en horas y su efecto varía con la distancia y el viento</w:t></w:r></w:ins></w:p></w:tc><w:tc><w:tcPr><w:tcW w:w="2511" w:type="dxa"/><w:tcBorders><w:bottom w:val="single" w:sz="12" w:space="0" w:color="2A3439"/></w:tcBorders></w:tcPr><w:p><w:pPr><w:pStyle w:val="Tabla9"/><w:keepNext w:val="true"/><w:widowControl/><w:jc w:val="left"/><w:rPr><w:kern w:val="0"/><w:szCs w:val="24"/><w:lang w:val="es-CO" w:eastAsia="en-US" w:bidi="ar-SA"/><w:ins w:id="1870" w:author="Unknown Author" w:date="2026-10-30T04:17:53Z"></w:ins></w:rPr></w:pPr><w:ins w:id="1869" w:author="Unknown Author" w:date="2026-10-30T04:17:53Z"><w:r><w:rPr><w:kern w:val="0"/><w:szCs w:val="24"/><w:lang w:val="es-CO" w:eastAsia="en-US" w:bidi="ar-SA"/></w:rPr><w:t>PM10 sotavento a 42 m entre 4 y 9 veces el de barlovento en promedios de 6 horas</w:t></w:r></w:ins></w:p></w:tc><w:tc><w:tcPr><w:tcW w:w="1924" w:type="dxa"/><w:tcBorders><w:bottom w:val="single" w:sz="12" w:space="0" w:color="2A3439"/></w:tcBorders></w:tcPr><w:p><w:pPr><w:pStyle w:val="Tabla9"/><w:keepNext w:val="true"/><w:widowControl/><w:jc w:val="left"/><w:rPr><w:kern w:val="0"/><w:szCs w:val="24"/><w:lang w:val="es-CO" w:eastAsia="en-US" w:bidi="ar-SA"/><w:ins w:id="1872" w:author="Unknown Author" w:date="2026-10-30T04:17:53Z"></w:ins></w:rPr></w:pPr><w:ins w:id="1871" w:author="Unknown Author" w:date="2026-10-30T04:17:53Z"><w:r><w:rPr><w:kern w:val="0"/><w:szCs w:val="24"/><w:lang w:val="es-CO" w:eastAsia="en-US" w:bidi="ar-SA"/></w:rPr><w:t>Dorevitch et al. (2006)</w:t></w:r></w:ins></w:p></w:tc><w:tc><w:tcPr><w:tcW w:w="2842" w:type="dxa"/><w:tcBorders><w:bottom w:val="single" w:sz="12" w:space="0" w:color="2A3439"/></w:tcBorders></w:tcPr><w:p><w:pPr><w:pStyle w:val="Tabla9"/><w:keepNext w:val="true"/><w:widowControl/><w:jc w:val="left"/><w:rPr><w:kern w:val="0"/><w:szCs w:val="24"/><w:lang w:val="es-CO" w:eastAsia="en-US" w:bidi="ar-SA"/><w:ins w:id="1874" w:author="Unknown Author" w:date="2026-10-30T04:17:53Z"></w:ins></w:rPr></w:pPr><w:ins w:id="1873" w:author="Unknown Author" w:date="2026-10-30T04:17:53Z"><w:r><w:rPr><w:kern w:val="0"/><w:szCs w:val="24"/><w:lang w:val="es-CO" w:eastAsia="en-US" w:bidi="ar-SA"/></w:rPr><w:t>Laboratorio de modelación con gemelo predictivo validado con eventos reales (objetivos específicos 1, 2 y 3)</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676"/><w:gridCol w:w="2511"/><w:gridCol w:w="1924"/><w:gridCol w:w="2842"/></w:tblGrid><w:tr><w:trPr><w:tblHeader w:val="true"/><w:del w:id="1875" w:author="Unknown Author" w:date="2026-10-30T04:17:53Z"/><w:cantSplit w:val="true"/></w:trPr><w:tc><w:tcPr><w:tcW w:w="2676"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877" w:author="Unknown Author" w:date="2026-10-30T04:17:53Z"></w:del></w:rPr></w:pPr><w:del w:id="1876" w:author="Unknown Author" w:date="2026-10-30T04:17:53Z"><w:r><w:rPr><w:b/><w:kern w:val="0"/><w:szCs w:val="24"/><w:lang w:val="es-CO" w:eastAsia="en-US" w:bidi="ar-SA"/></w:rPr><w:delText>Consideración</w:delText></w:r></w:del></w:p></w:tc><w:tc><w:tcPr><w:tcW w:w="251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879" w:author="Unknown Author" w:date="2026-10-30T04:17:53Z"></w:del></w:rPr></w:pPr><w:del w:id="1878" w:author="Unknown Author" w:date="2026-10-30T04:17:53Z"><w:r><w:rPr><w:b/><w:kern w:val="0"/><w:szCs w:val="24"/><w:lang w:val="es-CO" w:eastAsia="en-US" w:bidi="ar-SA"/></w:rPr><w:delText>Dato</w:delText></w:r></w:del></w:p></w:tc><w:tc><w:tcPr><w:tcW w:w="192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881" w:author="Unknown Author" w:date="2026-10-30T04:17:53Z"></w:del></w:rPr></w:pPr><w:del w:id="1880" w:author="Unknown Author" w:date="2026-10-30T04:17:53Z"><w:r><w:rPr><w:b/><w:kern w:val="0"/><w:szCs w:val="24"/><w:lang w:val="es-CO" w:eastAsia="en-US" w:bidi="ar-SA"/></w:rPr><w:delText>Fuente</w:delText></w:r></w:del></w:p></w:tc><w:tc><w:tcPr><w:tcW w:w="284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883" w:author="Unknown Author" w:date="2026-10-30T04:17:53Z"></w:del></w:rPr></w:pPr><w:del w:id="1882" w:author="Unknown Author" w:date="2026-10-30T04:17:53Z"><w:r><w:rPr><w:b/><w:kern w:val="0"/><w:szCs w:val="24"/><w:lang w:val="es-CO" w:eastAsia="en-US" w:bidi="ar-SA"/></w:rPr><w:delText>Consecuencia en el diseño</w:delText></w:r></w:del></w:p></w:tc></w:tr><w:tr><w:trPr><w:del w:id="1884" w:author="Unknown Author" w:date="2026-10-30T04:17:53Z"/><w:cantSplit w:val="true"/></w:trPr><w:tc><w:tcPr><w:tcW w:w="2676" w:type="dxa"/><w:tcBorders></w:tcBorders></w:tcPr><w:p><w:pPr><w:pStyle w:val="Tabla9"/><w:widowControl/><w:jc w:val="left"/><w:rPr><w:kern w:val="0"/><w:szCs w:val="24"/><w:lang w:val="es-CO" w:eastAsia="en-US" w:bidi="ar-SA"/><w:del w:id="1886" w:author="Unknown Author" w:date="2026-10-30T04:17:53Z"></w:del></w:rPr></w:pPr><w:del w:id="1885" w:author="Unknown Author" w:date="2026-10-30T04:17:53Z"><w:r><w:rPr><w:kern w:val="0"/><w:szCs w:val="24"/><w:lang w:val="es-CO" w:eastAsia="en-US" w:bidi="ar-SA"/></w:rPr><w:delText>Los sensores de bajo costo cambian su respuesta con la humedad y con la fracción gruesa</w:delText></w:r></w:del></w:p></w:tc><w:tc><w:tcPr><w:tcW w:w="2511" w:type="dxa"/><w:tcBorders></w:tcBorders></w:tcPr><w:p><w:pPr><w:pStyle w:val="Tabla9"/><w:widowControl/><w:jc w:val="left"/><w:rPr><w:kern w:val="0"/><w:szCs w:val="24"/><w:lang w:val="es-CO" w:eastAsia="en-US" w:bidi="ar-SA"/><w:del w:id="1888" w:author="Unknown Author" w:date="2026-10-30T04:17:53Z"></w:del></w:rPr></w:pPr><w:del w:id="1887" w:author="Unknown Author" w:date="2026-10-30T04:17:53Z"><w:r><w:rPr><w:kern w:val="0"/><w:szCs w:val="24"/><w:lang w:val="es-CO" w:eastAsia="en-US" w:bidi="ar-SA"/></w:rPr><w:delText>R² de menos de 0,2 a 0,81 con corrección por estación cercana en Seúl</w:delText></w:r></w:del></w:p></w:tc><w:tc><w:tcPr><w:tcW w:w="1924" w:type="dxa"/><w:tcBorders></w:tcBorders></w:tcPr><w:p><w:pPr><w:pStyle w:val="Tabla9"/><w:widowControl/><w:jc w:val="left"/><w:rPr><w:kern w:val="0"/><w:szCs w:val="24"/><w:lang w:val="es-CO" w:eastAsia="en-US" w:bidi="ar-SA"/><w:del w:id="1890" w:author="Unknown Author" w:date="2026-10-30T04:17:53Z"></w:del></w:rPr></w:pPr><w:del w:id="1889" w:author="Unknown Author" w:date="2026-10-30T04:17:53Z"><w:r><w:rPr><w:kern w:val="0"/><w:szCs w:val="24"/><w:lang w:val="es-CO" w:eastAsia="en-US" w:bidi="ar-SA"/></w:rPr><w:delText>Bang et al. (2026, pp. 4 y 6-8)</w:delText></w:r></w:del></w:p></w:tc><w:tc><w:tcPr><w:tcW w:w="2842" w:type="dxa"/><w:tcBorders></w:tcBorders></w:tcPr><w:p><w:pPr><w:pStyle w:val="Tabla9"/><w:widowControl/><w:jc w:val="left"/><w:rPr><w:kern w:val="0"/><w:szCs w:val="24"/><w:lang w:val="es-CO" w:eastAsia="en-US" w:bidi="ar-SA"/><w:del w:id="1892" w:author="Unknown Author" w:date="2026-10-30T04:17:53Z"></w:del></w:rPr></w:pPr><w:del w:id="1891" w:author="Unknown Author" w:date="2026-10-30T04:17:53Z"><w:r><w:rPr><w:kern w:val="0"/><w:szCs w:val="24"/><w:lang w:val="es-CO" w:eastAsia="en-US" w:bidi="ar-SA"/></w:rPr><w:delText>Colocalización con tres monitores de referencia y modelo de corrección aplicado en cada gateway (objetivo específico 1)</w:delText></w:r></w:del></w:p></w:tc></w:tr><w:tr><w:trPr><w:del w:id="1893" w:author="Unknown Author" w:date="2026-10-30T04:17:53Z"/><w:cantSplit w:val="true"/></w:trPr><w:tc><w:tcPr><w:tcW w:w="2676" w:type="dxa"/><w:tcBorders></w:tcBorders><w:shd w:color="auto" w:fill="F7F7F7" w:val="clear"/></w:tcPr><w:p><w:pPr><w:pStyle w:val="Tabla9"/><w:widowControl/><w:jc w:val="left"/><w:rPr><w:kern w:val="0"/><w:szCs w:val="24"/><w:lang w:val="es-CO" w:eastAsia="en-US" w:bidi="ar-SA"/><w:del w:id="1895" w:author="Unknown Author" w:date="2026-10-30T04:17:53Z"></w:del></w:rPr></w:pPr><w:del w:id="1894" w:author="Unknown Author" w:date="2026-10-30T04:17:53Z"><w:r><w:rPr><w:kern w:val="0"/><w:szCs w:val="24"/><w:lang w:val="es-CO" w:eastAsia="en-US" w:bidi="ar-SA"/></w:rPr><w:delText>La red debe operar en sitios con polvo, humedad y fallas de energía y de enlace</w:delText></w:r></w:del></w:p></w:tc><w:tc><w:tcPr><w:tcW w:w="2511" w:type="dxa"/><w:tcBorders></w:tcBorders><w:shd w:color="auto" w:fill="F7F7F7" w:val="clear"/></w:tcPr><w:p><w:pPr><w:pStyle w:val="Tabla9"/><w:widowControl/><w:jc w:val="left"/><w:rPr><w:kern w:val="0"/><w:szCs w:val="24"/><w:lang w:val="es-CO" w:eastAsia="en-US" w:bidi="ar-SA"/><w:del w:id="1897" w:author="Unknown Author" w:date="2026-10-30T04:17:53Z"></w:del></w:rPr></w:pPr><w:del w:id="1896" w:author="Unknown Author" w:date="2026-10-30T04:17:53Z"><w:r><w:rPr><w:kern w:val="0"/><w:szCs w:val="24"/><w:lang w:val="es-CO" w:eastAsia="en-US" w:bidi="ar-SA"/></w:rPr><w:delText>En Brasil, 96 de 570 estaciones estaban inactivas o sin estado</w:delText></w:r></w:del></w:p></w:tc><w:tc><w:tcPr><w:tcW w:w="1924" w:type="dxa"/><w:tcBorders></w:tcBorders><w:shd w:color="auto" w:fill="F7F7F7" w:val="clear"/></w:tcPr><w:p><w:pPr><w:pStyle w:val="Tabla9"/><w:widowControl/><w:jc w:val="left"/><w:rPr><w:kern w:val="0"/><w:szCs w:val="24"/><w:lang w:val="es-CO" w:eastAsia="en-US" w:bidi="ar-SA"/><w:del w:id="1899" w:author="Unknown Author" w:date="2026-10-30T04:17:53Z"></w:del></w:rPr></w:pPr><w:del w:id="1898" w:author="Unknown Author" w:date="2026-10-30T04:17:53Z"><w:r><w:rPr><w:kern w:val="0"/><w:szCs w:val="24"/><w:lang w:val="es-CO" w:eastAsia="en-US" w:bidi="ar-SA"/></w:rPr><w:delText>Tavella et al. (2026, p. 6)</w:delText></w:r></w:del></w:p></w:tc><w:tc><w:tcPr><w:tcW w:w="2842" w:type="dxa"/><w:tcBorders></w:tcBorders><w:shd w:color="auto" w:fill="F7F7F7" w:val="clear"/></w:tcPr><w:p><w:pPr><w:pStyle w:val="Tabla9"/><w:widowControl/><w:jc w:val="left"/><w:rPr><w:kern w:val="0"/><w:szCs w:val="24"/><w:lang w:val="es-CO" w:eastAsia="en-US" w:bidi="ar-SA"/><w:del w:id="1901" w:author="Unknown Author" w:date="2026-10-30T04:17:53Z"></w:del></w:rPr></w:pPr><w:del w:id="1900" w:author="Unknown Author" w:date="2026-10-30T04:17:53Z"><w:r><w:rPr><w:kern w:val="0"/><w:szCs w:val="24"/><w:lang w:val="es-CO" w:eastAsia="en-US" w:bidi="ar-SA"/></w:rPr><w:delText>Autonomía mínima de 14 días sin sol, enlace satelital de respaldo y almacenamiento local de 7 días (objetivo específico 2)</w:delText></w:r></w:del></w:p></w:tc></w:tr><w:tr><w:trPr><w:del w:id="1902" w:author="Unknown Author" w:date="2026-10-30T04:17:53Z"/><w:cantSplit w:val="true"/></w:trPr><w:tc><w:tcPr><w:tcW w:w="2676" w:type="dxa"/><w:tcBorders></w:tcBorders></w:tcPr><w:p><w:pPr><w:pStyle w:val="Tabla9"/><w:widowControl/><w:jc w:val="left"/><w:rPr><w:kern w:val="0"/><w:szCs w:val="24"/><w:lang w:val="es-CO" w:eastAsia="en-US" w:bidi="ar-SA"/><w:del w:id="1904" w:author="Unknown Author" w:date="2026-10-30T04:17:53Z"></w:del></w:rPr></w:pPr><w:del w:id="1903" w:author="Unknown Author" w:date="2026-10-30T04:17:53Z"><w:r><w:rPr><w:kern w:val="0"/><w:szCs w:val="24"/><w:lang w:val="es-CO" w:eastAsia="en-US" w:bidi="ar-SA"/></w:rPr><w:delText>La medición solo sirve si los comités la usan para decidir</w:delText></w:r></w:del></w:p></w:tc><w:tc><w:tcPr><w:tcW w:w="2511" w:type="dxa"/><w:tcBorders></w:tcBorders></w:tcPr><w:p><w:pPr><w:pStyle w:val="Tabla9"/><w:widowControl/><w:jc w:val="left"/><w:rPr><w:kern w:val="0"/><w:szCs w:val="24"/><w:lang w:val="es-CO" w:eastAsia="en-US" w:bidi="ar-SA"/><w:del w:id="1906" w:author="Unknown Author" w:date="2026-10-30T04:17:53Z"></w:del></w:rPr></w:pPr><w:del w:id="1905" w:author="Unknown Author" w:date="2026-10-30T04:17:53Z"><w:r><w:rPr><w:kern w:val="0"/><w:szCs w:val="24"/><w:lang w:val="es-CO" w:eastAsia="en-US" w:bidi="ar-SA"/></w:rPr><w:delText>Ninguno de cinco documentos de alerta reporta falsas alarmas; 27 de 42 documentos sin evidencia del efecto de la acción</w:delText></w:r></w:del></w:p></w:tc><w:tc><w:tcPr><w:tcW w:w="1924" w:type="dxa"/><w:tcBorders></w:tcBorders></w:tcPr><w:p><w:pPr><w:pStyle w:val="Tabla9"/><w:widowControl/><w:jc w:val="left"/><w:rPr><w:kern w:val="0"/><w:szCs w:val="24"/><w:lang w:val="es-CO" w:eastAsia="en-US" w:bidi="ar-SA"/><w:del w:id="1908" w:author="Unknown Author" w:date="2026-10-30T04:17:53Z"></w:del></w:rPr></w:pPr><w:del w:id="1907" w:author="Unknown Author" w:date="2026-10-30T04:17:53Z"><w:r><w:rPr><w:kern w:val="0"/><w:szCs w:val="24"/><w:lang w:val="es-CO" w:eastAsia="en-US" w:bidi="ar-SA"/></w:rPr><w:delText>Equipo formulador (2026, secciones 1.3 y 5.3)</w:delText></w:r></w:del></w:p></w:tc><w:tc><w:tcPr><w:tcW w:w="2842" w:type="dxa"/><w:tcBorders></w:tcBorders></w:tcPr><w:p><w:pPr><w:pStyle w:val="Tabla9"/><w:widowControl/><w:jc w:val="left"/><w:rPr><w:kern w:val="0"/><w:szCs w:val="24"/><w:lang w:val="es-CO" w:eastAsia="en-US" w:bidi="ar-SA"/><w:del w:id="1910" w:author="Unknown Author" w:date="2026-10-30T04:17:53Z"></w:del></w:rPr></w:pPr><w:del w:id="1909" w:author="Unknown Author" w:date="2026-10-30T04:17:53Z"><w:r><w:rPr><w:kern w:val="0"/><w:szCs w:val="24"/><w:lang w:val="es-CO" w:eastAsia="en-US" w:bidi="ar-SA"/></w:rPr><w:delText>Co-diseño de umbrales y protocolo, formación y convenios de custodia por tramo (objetivo específico 3)</w:delText></w:r></w:del></w:p></w:tc></w:tr><w:tr><w:trPr><w:del w:id="1911" w:author="Unknown Author" w:date="2026-10-30T04:17:53Z"/><w:cantSplit w:val="true"/></w:trPr><w:tc><w:tcPr><w:tcW w:w="2676" w:type="dxa"/><w:tcBorders></w:tcBorders><w:shd w:color="auto" w:fill="F7F7F7" w:val="clear"/></w:tcPr><w:p><w:pPr><w:pStyle w:val="Tabla9"/><w:widowControl/><w:jc w:val="left"/><w:rPr><w:kern w:val="0"/><w:szCs w:val="24"/><w:lang w:val="es-CO" w:eastAsia="en-US" w:bidi="ar-SA"/><w:del w:id="1913" w:author="Unknown Author" w:date="2026-10-30T04:17:53Z"></w:del></w:rPr></w:pPr><w:del w:id="1912" w:author="Unknown Author" w:date="2026-10-30T04:17:53Z"><w:r><w:rPr><w:kern w:val="0"/><w:szCs w:val="24"/><w:lang w:val="es-CO" w:eastAsia="en-US" w:bidi="ar-SA"/></w:rPr><w:delText>La compra masiva de sensores es difícil de revertir</w:delText></w:r></w:del></w:p></w:tc><w:tc><w:tcPr><w:tcW w:w="2511" w:type="dxa"/><w:tcBorders></w:tcBorders><w:shd w:color="auto" w:fill="F7F7F7" w:val="clear"/></w:tcPr><w:p><w:pPr><w:pStyle w:val="Tabla9"/><w:widowControl/><w:jc w:val="left"/><w:rPr><w:kern w:val="0"/><w:szCs w:val="24"/><w:lang w:val="es-CO" w:eastAsia="en-US" w:bidi="ar-SA"/><w:del w:id="1915" w:author="Unknown Author" w:date="2026-10-30T04:17:53Z"></w:del></w:rPr></w:pPr><w:del w:id="1914" w:author="Unknown Author" w:date="2026-10-30T04:17:53Z"><w:r><w:rPr><w:kern w:val="0"/><w:szCs w:val="24"/><w:lang w:val="es-CO" w:eastAsia="en-US" w:bidi="ar-SA"/></w:rPr><w:delText>90,8 % de 5.076 estaciones propuestas serían sensores sin plan de calibración</w:delText></w:r></w:del></w:p></w:tc><w:tc><w:tcPr><w:tcW w:w="1924" w:type="dxa"/><w:tcBorders></w:tcBorders><w:shd w:color="auto" w:fill="F7F7F7" w:val="clear"/></w:tcPr><w:p><w:pPr><w:pStyle w:val="Tabla9"/><w:widowControl/><w:jc w:val="left"/><w:rPr><w:kern w:val="0"/><w:szCs w:val="24"/><w:lang w:val="es-CO" w:eastAsia="en-US" w:bidi="ar-SA"/><w:del w:id="1917" w:author="Unknown Author" w:date="2026-10-30T04:17:53Z"></w:del></w:rPr></w:pPr><w:del w:id="1916" w:author="Unknown Author" w:date="2026-10-30T04:17:53Z"><w:r><w:rPr><w:kern w:val="0"/><w:szCs w:val="24"/><w:lang w:val="es-CO" w:eastAsia="en-US" w:bidi="ar-SA"/></w:rPr><w:delText>Murad Pedraza et al. (2026, pp. 10-11 y 13)</w:delText></w:r></w:del></w:p></w:tc><w:tc><w:tcPr><w:tcW w:w="2842" w:type="dxa"/><w:tcBorders></w:tcBorders><w:shd w:color="auto" w:fill="F7F7F7" w:val="clear"/></w:tcPr><w:p><w:pPr><w:pStyle w:val="Tabla9"/><w:widowControl/><w:jc w:val="left"/><w:rPr><w:kern w:val="0"/><w:szCs w:val="24"/><w:lang w:val="es-CO" w:eastAsia="en-US" w:bidi="ar-SA"/><w:del w:id="1919" w:author="Unknown Author" w:date="2026-10-30T04:17:53Z"></w:del></w:rPr></w:pPr><w:del w:id="1918" w:author="Unknown Author" w:date="2026-10-30T04:17:53Z"><w:r><w:rPr><w:kern w:val="0"/><w:szCs w:val="24"/><w:lang w:val="es-CO" w:eastAsia="en-US" w:bidi="ar-SA"/></w:rPr><w:delText>Tres tramos de despliegue con compuertas de decisión en los meses 12, 17 y 24</w:delText></w:r></w:del></w:p></w:tc></w:tr><w:tr><w:trPr><w:del w:id="1920" w:author="Unknown Author" w:date="2026-10-30T04:17:53Z"/><w:cantSplit w:val="true"/></w:trPr><w:tc><w:tcPr><w:tcW w:w="2676" w:type="dxa"/><w:tcBorders><w:bottom w:val="single" w:sz="12" w:space="0" w:color="2A3439"/></w:tcBorders></w:tcPr><w:p><w:pPr><w:pStyle w:val="Tabla9"/><w:keepNext w:val="true"/><w:widowControl/><w:jc w:val="left"/><w:rPr><w:kern w:val="0"/><w:szCs w:val="24"/><w:lang w:val="es-CO" w:eastAsia="en-US" w:bidi="ar-SA"/><w:del w:id="1922" w:author="Unknown Author" w:date="2026-10-30T04:17:53Z"></w:del></w:rPr></w:pPr><w:del w:id="1921" w:author="Unknown Author" w:date="2026-10-30T04:17:53Z"><w:r><w:rPr><w:kern w:val="0"/><w:szCs w:val="24"/><w:lang w:val="es-CO" w:eastAsia="en-US" w:bidi="ar-SA"/></w:rPr><w:delText>La demolición emite polvo en horas y su efecto varía con la distancia y el viento</w:delText></w:r></w:del></w:p></w:tc><w:tc><w:tcPr><w:tcW w:w="2511" w:type="dxa"/><w:tcBorders><w:bottom w:val="single" w:sz="12" w:space="0" w:color="2A3439"/></w:tcBorders></w:tcPr><w:p><w:pPr><w:pStyle w:val="Tabla9"/><w:keepNext w:val="true"/><w:widowControl/><w:jc w:val="left"/><w:rPr><w:kern w:val="0"/><w:szCs w:val="24"/><w:lang w:val="es-CO" w:eastAsia="en-US" w:bidi="ar-SA"/><w:del w:id="1924" w:author="Unknown Author" w:date="2026-10-30T04:17:53Z"></w:del></w:rPr></w:pPr><w:del w:id="1923" w:author="Unknown Author" w:date="2026-10-30T04:17:53Z"><w:r><w:rPr><w:kern w:val="0"/><w:szCs w:val="24"/><w:lang w:val="es-CO" w:eastAsia="en-US" w:bidi="ar-SA"/></w:rPr><w:delText>PM10 sotavento a 42 m entre 4 y 9 veces el de barlovento en promedios de 6 horas</w:delText></w:r></w:del></w:p></w:tc><w:tc><w:tcPr><w:tcW w:w="1924" w:type="dxa"/><w:tcBorders><w:bottom w:val="single" w:sz="12" w:space="0" w:color="2A3439"/></w:tcBorders></w:tcPr><w:p><w:pPr><w:pStyle w:val="Tabla9"/><w:keepNext w:val="true"/><w:widowControl/><w:jc w:val="left"/><w:rPr><w:kern w:val="0"/><w:szCs w:val="24"/><w:lang w:val="es-CO" w:eastAsia="en-US" w:bidi="ar-SA"/><w:del w:id="1926" w:author="Unknown Author" w:date="2026-10-30T04:17:53Z"></w:del></w:rPr></w:pPr><w:del w:id="1925" w:author="Unknown Author" w:date="2026-10-30T04:17:53Z"><w:r><w:rPr><w:kern w:val="0"/><w:szCs w:val="24"/><w:lang w:val="es-CO" w:eastAsia="en-US" w:bidi="ar-SA"/></w:rPr><w:delText>Dorevitch et al. (2006)</w:delText></w:r></w:del></w:p></w:tc><w:tc><w:tcPr><w:tcW w:w="2842" w:type="dxa"/><w:tcBorders><w:bottom w:val="single" w:sz="12" w:space="0" w:color="2A3439"/></w:tcBorders></w:tcPr><w:p><w:pPr><w:pStyle w:val="Tabla9"/><w:keepNext w:val="true"/><w:widowControl/><w:jc w:val="left"/><w:rPr><w:kern w:val="0"/><w:szCs w:val="24"/><w:lang w:val="es-CO" w:eastAsia="en-US" w:bidi="ar-SA"/><w:del w:id="1928" w:author="Unknown Author" w:date="2026-10-30T04:17:53Z"></w:del></w:rPr></w:pPr><w:del w:id="1927" w:author="Unknown Author" w:date="2026-10-30T04:17:53Z"><w:r><w:rPr><w:kern w:val="0"/><w:szCs w:val="24"/><w:lang w:val="es-CO" w:eastAsia="en-US" w:bidi="ar-SA"/></w:rPr><w:delText>Laboratorio de modelación con gemelo predictivo validado con eventos reales (objetivos específicos 1, 2 y 3)</w:delText></w:r></w:del></w:p></w:tc></w:tr></w:tbl><w:p><w:pPr><w:pStyle w:val="TablaNota"/><w:rPr></w:rPr></w:pPr><w:r><w:rPr><w:i/><w:iCs/></w:rPr><w:t>Nota.</w:t></w:r><w:r><w:rPr></w:rPr><w:t xml:space="preserve"> Elaboración propia con los documentos citados. Las cifras del informe de vigilancia tecnológica proceden de una muestra de 42 documentos. No se revisó de forma sistemática toda la literatura.</w:t></w:r></w:p><w:p><w:pPr><w:pStyle w:val="BodyText"/><w:rPr></w:rPr></w:pPr><w:r><w:rPr></w:rPr><w:t xml:space="preserve">La consecuencia de esta necesidad es metodológica. El proyecto no instala sensores para producir más datos. Instala una red cuyo error se mide, se corrige y se verifica antes de cada ampliación, y cuyos resultados los </w:t></w:r><w:ins w:id="1929" w:author="Unknown Author" w:date="2026-10-30T04:17:53Z"><w:r><w:rPr></w:rPr><w:t>consejos</w:t></w:r></w:ins><w:del w:id="1930" w:author="Unknown Author" w:date="2026-10-30T04:17:53Z"><w:r><w:rPr></w:rPr><w:delText>comités</w:delText></w:r></w:del><w:r><w:rPr></w:rPr><w:t xml:space="preserve"> usan en decisiones documentadas. El valor para el territorio es una decisión de alerta con un dato de calidad conocida.</w:t></w:r><w:bookmarkEnd w:id="61"/></w:p><w:p><w:pPr><w:pStyle w:val="Heading2"/><w:rPr></w:rPr></w:pPr><w:bookmarkStart w:id="63" w:name="viabilidad-del-proyecto"/><w:r><w:rPr></w:rPr><w:t>7.2. Viabilidad del proyecto</w:t></w:r></w:p><w:p><w:pPr><w:pStyle w:val="FirstParagraph"/><w:rPr></w:rPr></w:pPr><w:r><w:rPr></w:rPr><w:t>La viabilidad se evalúa en cuatro dimensiones. La Tabla 7.2 resume la condición que cada dimensión exige, la evidencia que el proyecto aporta y el control que aplica si la condición falla. La lectura conjunta muestra que ninguna dimensión depende de recursos o fases posteriores al mes 24.</w:t></w:r></w:p><w:p><w:pPr><w:pStyle w:val="BodyText"/><w:rPr></w:rPr></w:pPr><w:r><w:rPr></w:rPr><w:t>La viabilidad técnica descansa en componentes con evidencia en otros contextos. Esos componentes son el sensor óptico de partículas, el enlace de largo alcance LoRa (Adelantado et al., 2017), el cómputo en el borde (Shi et al., 2016) y la corrección por humedad. El riesgo técnico no está en los componentes sino en su integración y en el desempeño sobre polvo de escombros. El proyecto parte del nivel de madurez tecnológica (TRL) 4 y valida los componentes en el tramo 1. Fija además umbrales de desempeño que cada compuerta verifica. El laboratorio de modelación usa modelos de dispersión con respaldo regulatorio (Cimorelli et al., 2005). Su riesgo está en el desempeño con polvo de escombros del territorio, que la validación con eventos reales mide.</w:t></w:r></w:p><w:p><w:pPr><w:pStyle w:val="BodyText"/><w:rPr></w:rPr></w:pPr><w:r><w:rPr></w:rPr><w:t xml:space="preserve">La viabilidad financiera se funda en un presupuesto por rubros con unidades y costos unitarios. El proyecto solicita $ </w:t></w:r><w:ins w:id="1931" w:author="Unknown Author" w:date="2026-10-30T04:17:53Z"><w:r><w:rPr></w:rPr><w:t>13.999.405.215</w:t></w:r></w:ins><w:del w:id="1932" w:author="Unknown Author" w:date="2026-10-30T04:17:53Z"><w:r><w:rPr></w:rPr><w:delText>10.022.840.000</w:delText></w:r></w:del><w:r><w:rPr></w:rPr><w:t xml:space="preserve"> al Sistema General de Regalías, equivalente a </w:t></w:r><w:ins w:id="1933" w:author="Unknown Author" w:date="2026-10-30T04:17:53Z"><w:r><w:rPr></w:rPr><w:t>99,996</w:t></w:r></w:ins><w:del w:id="1934" w:author="Unknown Author" w:date="2026-10-30T04:17:53Z"><w:r><w:rPr></w:rPr><w:delText>71,6</w:delText></w:r></w:del><w:r><w:rPr></w:rPr><w:t xml:space="preserve"> % del tope de la convocatoria, y no solicita la holgura restante. La contrapartida suma $ </w:t></w:r><w:ins w:id="1935" w:author="Unknown Author" w:date="2026-10-30T04:17:53Z"><w:r><w:rPr></w:rPr><w:t>1.514</w:t></w:r></w:ins><w:del w:id="1936" w:author="Unknown Author" w:date="2026-10-30T04:17:53Z"><w:r><w:rPr></w:rPr><w:delText>2.374</w:delText></w:r></w:del><w:r><w:rPr></w:rPr><w:t xml:space="preserve">.000.000, de los cuales $ </w:t></w:r><w:ins w:id="1937" w:author="Unknown Author" w:date="2026-10-30T04:17:53Z"><w:r><w:rPr></w:rPr><w:t>0</w:t></w:r></w:ins><w:del w:id="1938" w:author="Unknown Author" w:date="2026-10-30T04:17:53Z"><w:r><w:rPr></w:rPr><w:delText>210.000.000</w:delText></w:r></w:del><w:r><w:rPr></w:rPr><w:t xml:space="preserve"> son en efectivo. La compra se programa por tramos, de modo que la ampliación depende de un resultado medido.</w:t></w:r></w:p><w:p><w:pPr><w:pStyle w:val="TablaRotulo"/><w:rPr></w:rPr></w:pPr><w:bookmarkStart w:id="64" w:name="rot_Tabla_7_2"/><w:r><w:rPr><w:b/><w:bCs/></w:rPr><w:t>Tabla 7.2</w:t></w:r><w:bookmarkEnd w:id="64"/></w:p><w:p><w:pPr><w:pStyle w:val="TablaTitulo"/><w:rPr></w:rPr></w:pPr><w:r><w:rPr><w:i/><w:iCs/></w:rPr><w:t>Viabilidad del proyecto por dimensión, evidencia y control</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908"/><w:gridCol w:w="2406"/><w:gridCol w:w="2902"/><w:gridCol w:w="2737"/></w:tblGrid><w:tr><w:trPr><w:tblHeader w:val="true"/><w:ins w:id="1939" w:author="Unknown Author" w:date="2026-10-30T04:17:53Z"/><w:cantSplit w:val="true"/></w:trPr><w:tc><w:tcPr><w:tcW w:w="190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941" w:author="Unknown Author" w:date="2026-10-30T04:17:53Z"></w:ins></w:rPr></w:pPr><w:ins w:id="1940" w:author="Unknown Author" w:date="2026-10-30T04:17:53Z"><w:r><w:rPr><w:b/><w:kern w:val="0"/><w:szCs w:val="24"/><w:lang w:val="es-CO" w:eastAsia="en-US" w:bidi="ar-SA"/></w:rPr><w:t>Dimensión</w:t></w:r></w:ins></w:p></w:tc><w:tc><w:tcPr><w:tcW w:w="2406"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943" w:author="Unknown Author" w:date="2026-10-30T04:17:53Z"></w:ins></w:rPr></w:pPr><w:ins w:id="1942" w:author="Unknown Author" w:date="2026-10-30T04:17:53Z"><w:r><w:rPr><w:b/><w:kern w:val="0"/><w:szCs w:val="24"/><w:lang w:val="es-CO" w:eastAsia="en-US" w:bidi="ar-SA"/></w:rPr><w:t>Condición de viabilidad</w:t></w:r></w:ins></w:p></w:tc><w:tc><w:tcPr><w:tcW w:w="290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945" w:author="Unknown Author" w:date="2026-10-30T04:17:53Z"></w:ins></w:rPr></w:pPr><w:ins w:id="1944" w:author="Unknown Author" w:date="2026-10-30T04:17:53Z"><w:r><w:rPr><w:b/><w:kern w:val="0"/><w:szCs w:val="24"/><w:lang w:val="es-CO" w:eastAsia="en-US" w:bidi="ar-SA"/></w:rPr><w:t>Evidencia del proyecto</w:t></w:r></w:ins></w:p></w:tc><w:tc><w:tcPr><w:tcW w:w="273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947" w:author="Unknown Author" w:date="2026-10-30T04:17:53Z"></w:ins></w:rPr></w:pPr><w:ins w:id="1946" w:author="Unknown Author" w:date="2026-10-30T04:17:53Z"><w:r><w:rPr><w:b/><w:kern w:val="0"/><w:szCs w:val="24"/><w:lang w:val="es-CO" w:eastAsia="en-US" w:bidi="ar-SA"/></w:rPr><w:t>Control si la condición falla</w:t></w:r></w:ins></w:p></w:tc></w:tr><w:tr><w:trPr><w:ins w:id="1948" w:author="Unknown Author" w:date="2026-10-30T04:17:53Z"/><w:cantSplit w:val="true"/></w:trPr><w:tc><w:tcPr><w:tcW w:w="1908" w:type="dxa"/><w:tcBorders></w:tcBorders></w:tcPr><w:p><w:pPr><w:pStyle w:val="Tabla9"/><w:widowControl/><w:jc w:val="left"/><w:rPr><w:kern w:val="0"/><w:szCs w:val="24"/><w:lang w:val="es-CO" w:eastAsia="en-US" w:bidi="ar-SA"/><w:ins w:id="1950" w:author="Unknown Author" w:date="2026-10-30T04:17:53Z"></w:ins></w:rPr></w:pPr><w:ins w:id="1949" w:author="Unknown Author" w:date="2026-10-30T04:17:53Z"><w:r><w:rPr><w:kern w:val="0"/><w:szCs w:val="24"/><w:lang w:val="es-CO" w:eastAsia="en-US" w:bidi="ar-SA"/></w:rPr><w:t>Técnica</w:t></w:r></w:ins></w:p></w:tc><w:tc><w:tcPr><w:tcW w:w="2406" w:type="dxa"/><w:tcBorders></w:tcBorders></w:tcPr><w:p><w:pPr><w:pStyle w:val="Tabla9"/><w:widowControl/><w:jc w:val="left"/><w:rPr><w:kern w:val="0"/><w:szCs w:val="24"/><w:lang w:val="es-CO" w:eastAsia="en-US" w:bidi="ar-SA"/><w:ins w:id="1952" w:author="Unknown Author" w:date="2026-10-30T04:17:53Z"></w:ins></w:rPr></w:pPr><w:ins w:id="1951" w:author="Unknown Author" w:date="2026-10-30T04:17:53Z"><w:r><w:rPr><w:kern w:val="0"/><w:szCs w:val="24"/><w:lang w:val="es-CO" w:eastAsia="en-US" w:bidi="ar-SA"/></w:rPr><w:t>Los componentes funcionan integrados sobre polvo de escombros y el gemelo predictivo alcanza el desempeño fijado</w:t></w:r></w:ins></w:p></w:tc><w:tc><w:tcPr><w:tcW w:w="2902" w:type="dxa"/><w:tcBorders></w:tcBorders></w:tcPr><w:p><w:pPr><w:pStyle w:val="Tabla9"/><w:widowControl/><w:jc w:val="left"/><w:rPr><w:kern w:val="0"/><w:szCs w:val="24"/><w:lang w:val="es-CO" w:eastAsia="en-US" w:bidi="ar-SA"/><w:ins w:id="1954" w:author="Unknown Author" w:date="2026-10-30T04:17:53Z"></w:ins></w:rPr></w:pPr><w:ins w:id="1953" w:author="Unknown Author" w:date="2026-10-30T04:17:53Z"><w:r><w:rPr><w:kern w:val="0"/><w:szCs w:val="24"/><w:lang w:val="es-CO" w:eastAsia="en-US" w:bidi="ar-SA"/></w:rPr><w:t>Componentes con evidencia externa; piloto del tramo 1 con 30 nodos y el conjunto de referencia rotativo; validación del gemelo con seis eventos</w:t></w:r></w:ins></w:p></w:tc><w:tc><w:tcPr><w:tcW w:w="2737" w:type="dxa"/><w:tcBorders></w:tcBorders></w:tcPr><w:p><w:pPr><w:pStyle w:val="Tabla9"/><w:widowControl/><w:jc w:val="left"/><w:rPr><w:kern w:val="0"/><w:szCs w:val="24"/><w:lang w:val="es-CO" w:eastAsia="en-US" w:bidi="ar-SA"/><w:ins w:id="1956" w:author="Unknown Author" w:date="2026-10-30T04:17:53Z"></w:ins></w:rPr></w:pPr><w:ins w:id="1955" w:author="Unknown Author" w:date="2026-10-30T04:17:53Z"><w:r><w:rPr><w:kern w:val="0"/><w:szCs w:val="24"/><w:lang w:val="es-CO" w:eastAsia="en-US" w:bidi="ar-SA"/></w:rPr><w:t>Ciclo de corrección del modelo antes de liberar el tramo siguiente; uso del resultado predictivo restringido al dominio validado</w:t></w:r></w:ins></w:p></w:tc></w:tr><w:tr><w:trPr><w:ins w:id="1957" w:author="Unknown Author" w:date="2026-10-30T04:17:53Z"/><w:cantSplit w:val="true"/></w:trPr><w:tc><w:tcPr><w:tcW w:w="1908" w:type="dxa"/><w:tcBorders></w:tcBorders><w:shd w:color="auto" w:fill="F7F7F7" w:val="clear"/></w:tcPr><w:p><w:pPr><w:pStyle w:val="Tabla9"/><w:widowControl/><w:jc w:val="left"/><w:rPr><w:kern w:val="0"/><w:szCs w:val="24"/><w:lang w:val="es-CO" w:eastAsia="en-US" w:bidi="ar-SA"/><w:ins w:id="1959" w:author="Unknown Author" w:date="2026-10-30T04:17:53Z"></w:ins></w:rPr></w:pPr><w:ins w:id="1958" w:author="Unknown Author" w:date="2026-10-30T04:17:53Z"><w:r><w:rPr><w:kern w:val="0"/><w:szCs w:val="24"/><w:lang w:val="es-CO" w:eastAsia="en-US" w:bidi="ar-SA"/></w:rPr><w:t>Financiera</w:t></w:r></w:ins></w:p></w:tc><w:tc><w:tcPr><w:tcW w:w="2406" w:type="dxa"/><w:tcBorders></w:tcBorders><w:shd w:color="auto" w:fill="F7F7F7" w:val="clear"/></w:tcPr><w:p><w:pPr><w:pStyle w:val="Tabla9"/><w:widowControl/><w:jc w:val="left"/><w:rPr><w:kern w:val="0"/><w:szCs w:val="24"/><w:lang w:val="es-CO" w:eastAsia="en-US" w:bidi="ar-SA"/><w:ins w:id="1961" w:author="Unknown Author" w:date="2026-10-30T04:17:53Z"></w:ins></w:rPr></w:pPr><w:ins w:id="1960" w:author="Unknown Author" w:date="2026-10-30T04:17:53Z"><w:r><w:rPr><w:kern w:val="0"/><w:szCs w:val="24"/><w:lang w:val="es-CO" w:eastAsia="en-US" w:bidi="ar-SA"/></w:rPr><w:t>El presupuesto cubre la solución completa en 24 meses</w:t></w:r></w:ins></w:p></w:tc><w:tc><w:tcPr><w:tcW w:w="2902" w:type="dxa"/><w:tcBorders></w:tcBorders><w:shd w:color="auto" w:fill="F7F7F7" w:val="clear"/></w:tcPr><w:p><w:pPr><w:pStyle w:val="Tabla9"/><w:widowControl/><w:jc w:val="left"/><w:rPr><w:kern w:val="0"/><w:szCs w:val="24"/><w:lang w:val="es-CO" w:eastAsia="en-US" w:bidi="ar-SA"/><w:ins w:id="1963" w:author="Unknown Author" w:date="2026-10-30T04:17:53Z"></w:ins></w:rPr></w:pPr><w:ins w:id="1962" w:author="Unknown Author" w:date="2026-10-30T04:17:53Z"><w:r><w:rPr><w:kern w:val="0"/><w:szCs w:val="24"/><w:lang w:val="es-CO" w:eastAsia="en-US" w:bidi="ar-SA"/></w:rPr><w:t>$ 13.999.405.215 del SGR y $ 1.514.000.000 de contrapartida; compra por tramos; rubros con cotizaciones</w:t></w:r></w:ins></w:p></w:tc><w:tc><w:tcPr><w:tcW w:w="2737" w:type="dxa"/><w:tcBorders></w:tcBorders><w:shd w:color="auto" w:fill="F7F7F7" w:val="clear"/></w:tcPr><w:p><w:pPr><w:pStyle w:val="Tabla9"/><w:widowControl/><w:jc w:val="left"/><w:rPr><w:kern w:val="0"/><w:szCs w:val="24"/><w:lang w:val="es-CO" w:eastAsia="en-US" w:bidi="ar-SA"/><w:ins w:id="1965" w:author="Unknown Author" w:date="2026-10-30T04:17:53Z"></w:ins></w:rPr></w:pPr><w:ins w:id="1964" w:author="Unknown Author" w:date="2026-10-30T04:17:53Z"><w:r><w:rPr><w:kern w:val="0"/><w:szCs w:val="24"/><w:lang w:val="es-CO" w:eastAsia="en-US" w:bidi="ar-SA"/></w:rPr><w:t>Compras condicionadas a las compuertas y contrapartida en efectivo para variaciones menores</w:t></w:r></w:ins></w:p></w:tc></w:tr><w:tr><w:trPr><w:ins w:id="1966" w:author="Unknown Author" w:date="2026-10-30T04:17:53Z"/><w:cantSplit w:val="true"/></w:trPr><w:tc><w:tcPr><w:tcW w:w="1908" w:type="dxa"/><w:tcBorders></w:tcBorders></w:tcPr><w:p><w:pPr><w:pStyle w:val="Tabla9"/><w:widowControl/><w:jc w:val="left"/><w:rPr><w:kern w:val="0"/><w:szCs w:val="24"/><w:lang w:val="es-CO" w:eastAsia="en-US" w:bidi="ar-SA"/><w:ins w:id="1968" w:author="Unknown Author" w:date="2026-10-30T04:17:53Z"></w:ins></w:rPr></w:pPr><w:ins w:id="1967" w:author="Unknown Author" w:date="2026-10-30T04:17:53Z"><w:r><w:rPr><w:kern w:val="0"/><w:szCs w:val="24"/><w:lang w:val="es-CO" w:eastAsia="en-US" w:bidi="ar-SA"/></w:rPr><w:t>Institucional</w:t></w:r></w:ins></w:p></w:tc><w:tc><w:tcPr><w:tcW w:w="2406" w:type="dxa"/><w:tcBorders></w:tcBorders></w:tcPr><w:p><w:pPr><w:pStyle w:val="Tabla9"/><w:widowControl/><w:jc w:val="left"/><w:rPr><w:kern w:val="0"/><w:szCs w:val="24"/><w:lang w:val="es-CO" w:eastAsia="en-US" w:bidi="ar-SA"/><w:ins w:id="1970" w:author="Unknown Author" w:date="2026-10-30T04:17:53Z"></w:ins></w:rPr></w:pPr><w:ins w:id="1969" w:author="Unknown Author" w:date="2026-10-30T04:17:53Z"><w:r><w:rPr><w:kern w:val="0"/><w:szCs w:val="24"/><w:lang w:val="es-CO" w:eastAsia="en-US" w:bidi="ar-SA"/></w:rPr><w:t>La alianza ejecuta y los consejos usan el resultado</w:t></w:r></w:ins></w:p></w:tc><w:tc><w:tcPr><w:tcW w:w="2902" w:type="dxa"/><w:tcBorders></w:tcBorders></w:tcPr><w:p><w:pPr><w:pStyle w:val="Tabla9"/><w:widowControl/><w:jc w:val="left"/><w:rPr><w:kern w:val="0"/><w:szCs w:val="24"/><w:lang w:val="es-CO" w:eastAsia="en-US" w:bidi="ar-SA"/><w:ins w:id="1972" w:author="Unknown Author" w:date="2026-10-30T04:17:53Z"></w:ins></w:rPr></w:pPr><w:ins w:id="1971" w:author="Unknown Author" w:date="2026-10-30T04:17:53Z"><w:r><w:rPr><w:kern w:val="0"/><w:szCs w:val="24"/><w:lang w:val="es-CO" w:eastAsia="en-US" w:bidi="ar-SA"/></w:rPr><w:t>Cuatro entidades con roles definidos y contrapartida cuantificada; cuatro consejos focalizados; convenios de custodia</w:t></w:r></w:ins></w:p></w:tc><w:tc><w:tcPr><w:tcW w:w="2737" w:type="dxa"/><w:tcBorders></w:tcBorders></w:tcPr><w:p><w:pPr><w:pStyle w:val="Tabla9"/><w:widowControl/><w:jc w:val="left"/><w:rPr><w:kern w:val="0"/><w:szCs w:val="24"/><w:lang w:val="es-CO" w:eastAsia="en-US" w:bidi="ar-SA"/><w:ins w:id="1974" w:author="Unknown Author" w:date="2026-10-30T04:17:53Z"></w:ins></w:rPr></w:pPr><w:ins w:id="1973" w:author="Unknown Author" w:date="2026-10-30T04:17:53Z"><w:r><w:rPr><w:kern w:val="0"/><w:szCs w:val="24"/><w:lang w:val="es-CO" w:eastAsia="en-US" w:bidi="ar-SA"/></w:rPr><w:t>Consejo departamental como usuario alterno; formación de custodios por tramo</w:t></w:r></w:ins></w:p></w:tc></w:tr><w:tr><w:trPr><w:ins w:id="1975" w:author="Unknown Author" w:date="2026-10-30T04:17:53Z"/><w:cantSplit w:val="true"/></w:trPr><w:tc><w:tcPr><w:tcW w:w="1908" w:type="dxa"/><w:tcBorders><w:bottom w:val="single" w:sz="12" w:space="0" w:color="2A3439"/></w:tcBorders><w:shd w:color="auto" w:fill="F7F7F7" w:val="clear"/></w:tcPr><w:p><w:pPr><w:pStyle w:val="Tabla9"/><w:keepNext w:val="true"/><w:widowControl/><w:jc w:val="left"/><w:rPr><w:kern w:val="0"/><w:szCs w:val="24"/><w:lang w:val="es-CO" w:eastAsia="en-US" w:bidi="ar-SA"/><w:ins w:id="1977" w:author="Unknown Author" w:date="2026-10-30T04:17:53Z"></w:ins></w:rPr></w:pPr><w:ins w:id="1976" w:author="Unknown Author" w:date="2026-10-30T04:17:53Z"><w:r><w:rPr><w:kern w:val="0"/><w:szCs w:val="24"/><w:lang w:val="es-CO" w:eastAsia="en-US" w:bidi="ar-SA"/></w:rPr><w:t>De calendario</w:t></w:r></w:ins></w:p></w:tc><w:tc><w:tcPr><w:tcW w:w="2406" w:type="dxa"/><w:tcBorders><w:bottom w:val="single" w:sz="12" w:space="0" w:color="2A3439"/></w:tcBorders><w:shd w:color="auto" w:fill="F7F7F7" w:val="clear"/></w:tcPr><w:p><w:pPr><w:pStyle w:val="Tabla9"/><w:keepNext w:val="true"/><w:widowControl/><w:jc w:val="left"/><w:rPr><w:kern w:val="0"/><w:szCs w:val="24"/><w:lang w:val="es-CO" w:eastAsia="en-US" w:bidi="ar-SA"/><w:ins w:id="1979" w:author="Unknown Author" w:date="2026-10-30T04:17:53Z"></w:ins></w:rPr></w:pPr><w:ins w:id="1978" w:author="Unknown Author" w:date="2026-10-30T04:17:53Z"><w:r><w:rPr><w:kern w:val="0"/><w:szCs w:val="24"/><w:lang w:val="es-CO" w:eastAsia="en-US" w:bidi="ar-SA"/></w:rPr><w:t>Las actividades caben en 104 semanas</w:t></w:r></w:ins></w:p></w:tc><w:tc><w:tcPr><w:tcW w:w="2902" w:type="dxa"/><w:tcBorders><w:bottom w:val="single" w:sz="12" w:space="0" w:color="2A3439"/></w:tcBorders><w:shd w:color="auto" w:fill="F7F7F7" w:val="clear"/></w:tcPr><w:p><w:pPr><w:pStyle w:val="Tabla9"/><w:keepNext w:val="true"/><w:widowControl/><w:jc w:val="left"/><w:rPr><w:kern w:val="0"/><w:szCs w:val="24"/><w:lang w:val="es-CO" w:eastAsia="en-US" w:bidi="ar-SA"/><w:ins w:id="1981" w:author="Unknown Author" w:date="2026-10-30T04:17:53Z"></w:ins></w:rPr></w:pPr><w:ins w:id="1980" w:author="Unknown Author" w:date="2026-10-30T04:17:53Z"><w:r><w:rPr><w:kern w:val="0"/><w:szCs w:val="24"/><w:lang w:val="es-CO" w:eastAsia="en-US" w:bidi="ar-SA"/></w:rPr><w:t>Ruta crítica de 104 semanas y holgura en las actividades 1.1, 3.1, 3.2 y 3.3 y en las del laboratorio</w:t></w:r></w:ins></w:p></w:tc><w:tc><w:tcPr><w:tcW w:w="2737" w:type="dxa"/><w:tcBorders><w:bottom w:val="single" w:sz="12" w:space="0" w:color="2A3439"/></w:tcBorders><w:shd w:color="auto" w:fill="F7F7F7" w:val="clear"/></w:tcPr><w:p><w:pPr><w:pStyle w:val="Tabla9"/><w:keepNext w:val="true"/><w:widowControl/><w:jc w:val="left"/><w:rPr><w:kern w:val="0"/><w:szCs w:val="24"/><w:lang w:val="es-CO" w:eastAsia="en-US" w:bidi="ar-SA"/><w:ins w:id="1983" w:author="Unknown Author" w:date="2026-10-30T04:17:53Z"></w:ins></w:rPr></w:pPr><w:ins w:id="1982" w:author="Unknown Author" w:date="2026-10-30T04:17:53Z"><w:r><w:rPr><w:kern w:val="0"/><w:szCs w:val="24"/><w:lang w:val="es-CO" w:eastAsia="en-US" w:bidi="ar-SA"/></w:rPr><w:t>Instalación en ventanas secas y programación con acceso verificado</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908"/><w:gridCol w:w="2406"/><w:gridCol w:w="2902"/><w:gridCol w:w="2737"/></w:tblGrid><w:tr><w:trPr><w:tblHeader w:val="true"/><w:del w:id="1984" w:author="Unknown Author" w:date="2026-10-30T04:17:53Z"/><w:cantSplit w:val="true"/></w:trPr><w:tc><w:tcPr><w:tcW w:w="190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986" w:author="Unknown Author" w:date="2026-10-30T04:17:53Z"></w:del></w:rPr></w:pPr><w:del w:id="1985" w:author="Unknown Author" w:date="2026-10-30T04:17:53Z"><w:r><w:rPr><w:b/><w:kern w:val="0"/><w:szCs w:val="24"/><w:lang w:val="es-CO" w:eastAsia="en-US" w:bidi="ar-SA"/></w:rPr><w:delText>Dimensión</w:delText></w:r></w:del></w:p></w:tc><w:tc><w:tcPr><w:tcW w:w="2406"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988" w:author="Unknown Author" w:date="2026-10-30T04:17:53Z"></w:del></w:rPr></w:pPr><w:del w:id="1987" w:author="Unknown Author" w:date="2026-10-30T04:17:53Z"><w:r><w:rPr><w:b/><w:kern w:val="0"/><w:szCs w:val="24"/><w:lang w:val="es-CO" w:eastAsia="en-US" w:bidi="ar-SA"/></w:rPr><w:delText>Condición de viabilidad</w:delText></w:r></w:del></w:p></w:tc><w:tc><w:tcPr><w:tcW w:w="290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990" w:author="Unknown Author" w:date="2026-10-30T04:17:53Z"></w:del></w:rPr></w:pPr><w:del w:id="1989" w:author="Unknown Author" w:date="2026-10-30T04:17:53Z"><w:r><w:rPr><w:b/><w:kern w:val="0"/><w:szCs w:val="24"/><w:lang w:val="es-CO" w:eastAsia="en-US" w:bidi="ar-SA"/></w:rPr><w:delText>Evidencia del proyecto</w:delText></w:r></w:del></w:p></w:tc><w:tc><w:tcPr><w:tcW w:w="273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992" w:author="Unknown Author" w:date="2026-10-30T04:17:53Z"></w:del></w:rPr></w:pPr><w:del w:id="1991" w:author="Unknown Author" w:date="2026-10-30T04:17:53Z"><w:r><w:rPr><w:b/><w:kern w:val="0"/><w:szCs w:val="24"/><w:lang w:val="es-CO" w:eastAsia="en-US" w:bidi="ar-SA"/></w:rPr><w:delText>Control si la condición falla</w:delText></w:r></w:del></w:p></w:tc></w:tr><w:tr><w:trPr><w:del w:id="1993" w:author="Unknown Author" w:date="2026-10-30T04:17:53Z"/><w:cantSplit w:val="true"/></w:trPr><w:tc><w:tcPr><w:tcW w:w="1908" w:type="dxa"/><w:tcBorders></w:tcBorders></w:tcPr><w:p><w:pPr><w:pStyle w:val="Tabla9"/><w:widowControl/><w:jc w:val="left"/><w:rPr><w:kern w:val="0"/><w:szCs w:val="24"/><w:lang w:val="es-CO" w:eastAsia="en-US" w:bidi="ar-SA"/><w:del w:id="1995" w:author="Unknown Author" w:date="2026-10-30T04:17:53Z"></w:del></w:rPr></w:pPr><w:del w:id="1994" w:author="Unknown Author" w:date="2026-10-30T04:17:53Z"><w:r><w:rPr><w:kern w:val="0"/><w:szCs w:val="24"/><w:lang w:val="es-CO" w:eastAsia="en-US" w:bidi="ar-SA"/></w:rPr><w:delText>Técnica</w:delText></w:r></w:del></w:p></w:tc><w:tc><w:tcPr><w:tcW w:w="2406" w:type="dxa"/><w:tcBorders></w:tcBorders></w:tcPr><w:p><w:pPr><w:pStyle w:val="Tabla9"/><w:widowControl/><w:jc w:val="left"/><w:rPr><w:kern w:val="0"/><w:szCs w:val="24"/><w:lang w:val="es-CO" w:eastAsia="en-US" w:bidi="ar-SA"/><w:del w:id="1997" w:author="Unknown Author" w:date="2026-10-30T04:17:53Z"></w:del></w:rPr></w:pPr><w:del w:id="1996" w:author="Unknown Author" w:date="2026-10-30T04:17:53Z"><w:r><w:rPr><w:kern w:val="0"/><w:szCs w:val="24"/><w:lang w:val="es-CO" w:eastAsia="en-US" w:bidi="ar-SA"/></w:rPr><w:delText>Los componentes funcionan integrados sobre polvo de escombros y el gemelo predictivo alcanza el desempeño fijado</w:delText></w:r></w:del></w:p></w:tc><w:tc><w:tcPr><w:tcW w:w="2902" w:type="dxa"/><w:tcBorders></w:tcBorders></w:tcPr><w:p><w:pPr><w:pStyle w:val="Tabla9"/><w:widowControl/><w:jc w:val="left"/><w:rPr><w:kern w:val="0"/><w:szCs w:val="24"/><w:lang w:val="es-CO" w:eastAsia="en-US" w:bidi="ar-SA"/><w:del w:id="1999" w:author="Unknown Author" w:date="2026-10-30T04:17:53Z"></w:del></w:rPr></w:pPr><w:del w:id="1998" w:author="Unknown Author" w:date="2026-10-30T04:17:53Z"><w:r><w:rPr><w:kern w:val="0"/><w:szCs w:val="24"/><w:lang w:val="es-CO" w:eastAsia="en-US" w:bidi="ar-SA"/></w:rPr><w:delText>Componentes con evidencia externa; piloto del tramo 1 con 30 nodos y 3 monitores de referencia; validación del gemelo con seis eventos</w:delText></w:r></w:del></w:p></w:tc><w:tc><w:tcPr><w:tcW w:w="2737" w:type="dxa"/><w:tcBorders></w:tcBorders></w:tcPr><w:p><w:pPr><w:pStyle w:val="Tabla9"/><w:widowControl/><w:jc w:val="left"/><w:rPr><w:kern w:val="0"/><w:szCs w:val="24"/><w:lang w:val="es-CO" w:eastAsia="en-US" w:bidi="ar-SA"/><w:del w:id="2001" w:author="Unknown Author" w:date="2026-10-30T04:17:53Z"></w:del></w:rPr></w:pPr><w:del w:id="2000" w:author="Unknown Author" w:date="2026-10-30T04:17:53Z"><w:r><w:rPr><w:kern w:val="0"/><w:szCs w:val="24"/><w:lang w:val="es-CO" w:eastAsia="en-US" w:bidi="ar-SA"/></w:rPr><w:delText>Ciclo de corrección del modelo antes de liberar el tramo siguiente; uso del resultado predictivo restringido al dominio validado</w:delText></w:r></w:del></w:p></w:tc></w:tr><w:tr><w:trPr><w:del w:id="2002" w:author="Unknown Author" w:date="2026-10-30T04:17:53Z"/><w:cantSplit w:val="true"/></w:trPr><w:tc><w:tcPr><w:tcW w:w="1908" w:type="dxa"/><w:tcBorders></w:tcBorders><w:shd w:color="auto" w:fill="F7F7F7" w:val="clear"/></w:tcPr><w:p><w:pPr><w:pStyle w:val="Tabla9"/><w:widowControl/><w:jc w:val="left"/><w:rPr><w:kern w:val="0"/><w:szCs w:val="24"/><w:lang w:val="es-CO" w:eastAsia="en-US" w:bidi="ar-SA"/><w:del w:id="2004" w:author="Unknown Author" w:date="2026-10-30T04:17:53Z"></w:del></w:rPr></w:pPr><w:del w:id="2003" w:author="Unknown Author" w:date="2026-10-30T04:17:53Z"><w:r><w:rPr><w:kern w:val="0"/><w:szCs w:val="24"/><w:lang w:val="es-CO" w:eastAsia="en-US" w:bidi="ar-SA"/></w:rPr><w:delText>Financiera</w:delText></w:r></w:del></w:p></w:tc><w:tc><w:tcPr><w:tcW w:w="2406" w:type="dxa"/><w:tcBorders></w:tcBorders><w:shd w:color="auto" w:fill="F7F7F7" w:val="clear"/></w:tcPr><w:p><w:pPr><w:pStyle w:val="Tabla9"/><w:widowControl/><w:jc w:val="left"/><w:rPr><w:kern w:val="0"/><w:szCs w:val="24"/><w:lang w:val="es-CO" w:eastAsia="en-US" w:bidi="ar-SA"/><w:del w:id="2006" w:author="Unknown Author" w:date="2026-10-30T04:17:53Z"></w:del></w:rPr></w:pPr><w:del w:id="2005" w:author="Unknown Author" w:date="2026-10-30T04:17:53Z"><w:r><w:rPr><w:kern w:val="0"/><w:szCs w:val="24"/><w:lang w:val="es-CO" w:eastAsia="en-US" w:bidi="ar-SA"/></w:rPr><w:delText>El presupuesto cubre la solución completa en 24 meses</w:delText></w:r></w:del></w:p></w:tc><w:tc><w:tcPr><w:tcW w:w="2902" w:type="dxa"/><w:tcBorders></w:tcBorders><w:shd w:color="auto" w:fill="F7F7F7" w:val="clear"/></w:tcPr><w:p><w:pPr><w:pStyle w:val="Tabla9"/><w:widowControl/><w:jc w:val="left"/><w:rPr><w:kern w:val="0"/><w:szCs w:val="24"/><w:lang w:val="es-CO" w:eastAsia="en-US" w:bidi="ar-SA"/><w:del w:id="2008" w:author="Unknown Author" w:date="2026-10-30T04:17:53Z"></w:del></w:rPr></w:pPr><w:del w:id="2007" w:author="Unknown Author" w:date="2026-10-30T04:17:53Z"><w:r><w:rPr><w:kern w:val="0"/><w:szCs w:val="24"/><w:lang w:val="es-CO" w:eastAsia="en-US" w:bidi="ar-SA"/></w:rPr><w:delText>$ 10.022.840.000 del SGR y $ 2.374.000.000 de contrapartida; compra por tramos; rubros con cotizaciones</w:delText></w:r></w:del></w:p></w:tc><w:tc><w:tcPr><w:tcW w:w="2737" w:type="dxa"/><w:tcBorders></w:tcBorders><w:shd w:color="auto" w:fill="F7F7F7" w:val="clear"/></w:tcPr><w:p><w:pPr><w:pStyle w:val="Tabla9"/><w:widowControl/><w:jc w:val="left"/><w:rPr><w:kern w:val="0"/><w:szCs w:val="24"/><w:lang w:val="es-CO" w:eastAsia="en-US" w:bidi="ar-SA"/><w:del w:id="2010" w:author="Unknown Author" w:date="2026-10-30T04:17:53Z"></w:del></w:rPr></w:pPr><w:del w:id="2009" w:author="Unknown Author" w:date="2026-10-30T04:17:53Z"><w:r><w:rPr><w:kern w:val="0"/><w:szCs w:val="24"/><w:lang w:val="es-CO" w:eastAsia="en-US" w:bidi="ar-SA"/></w:rPr><w:delText>Compras condicionadas a las compuertas y contrapartida en efectivo para variaciones menores</w:delText></w:r></w:del></w:p></w:tc></w:tr><w:tr><w:trPr><w:del w:id="2011" w:author="Unknown Author" w:date="2026-10-30T04:17:53Z"/><w:cantSplit w:val="true"/></w:trPr><w:tc><w:tcPr><w:tcW w:w="1908" w:type="dxa"/><w:tcBorders></w:tcBorders></w:tcPr><w:p><w:pPr><w:pStyle w:val="Tabla9"/><w:widowControl/><w:jc w:val="left"/><w:rPr><w:kern w:val="0"/><w:szCs w:val="24"/><w:lang w:val="es-CO" w:eastAsia="en-US" w:bidi="ar-SA"/><w:del w:id="2013" w:author="Unknown Author" w:date="2026-10-30T04:17:53Z"></w:del></w:rPr></w:pPr><w:del w:id="2012" w:author="Unknown Author" w:date="2026-10-30T04:17:53Z"><w:r><w:rPr><w:kern w:val="0"/><w:szCs w:val="24"/><w:lang w:val="es-CO" w:eastAsia="en-US" w:bidi="ar-SA"/></w:rPr><w:delText>Institucional</w:delText></w:r></w:del></w:p></w:tc><w:tc><w:tcPr><w:tcW w:w="2406" w:type="dxa"/><w:tcBorders></w:tcBorders></w:tcPr><w:p><w:pPr><w:pStyle w:val="Tabla9"/><w:widowControl/><w:jc w:val="left"/><w:rPr><w:kern w:val="0"/><w:szCs w:val="24"/><w:lang w:val="es-CO" w:eastAsia="en-US" w:bidi="ar-SA"/><w:del w:id="2015" w:author="Unknown Author" w:date="2026-10-30T04:17:53Z"></w:del></w:rPr></w:pPr><w:del w:id="2014" w:author="Unknown Author" w:date="2026-10-30T04:17:53Z"><w:r><w:rPr><w:kern w:val="0"/><w:szCs w:val="24"/><w:lang w:val="es-CO" w:eastAsia="en-US" w:bidi="ar-SA"/></w:rPr><w:delText>La alianza ejecuta y los comités usan el resultado</w:delText></w:r></w:del></w:p></w:tc><w:tc><w:tcPr><w:tcW w:w="2902" w:type="dxa"/><w:tcBorders></w:tcBorders></w:tcPr><w:p><w:pPr><w:pStyle w:val="Tabla9"/><w:widowControl/><w:jc w:val="left"/><w:rPr><w:kern w:val="0"/><w:szCs w:val="24"/><w:lang w:val="es-CO" w:eastAsia="en-US" w:bidi="ar-SA"/><w:del w:id="2017" w:author="Unknown Author" w:date="2026-10-30T04:17:53Z"></w:del></w:rPr></w:pPr><w:del w:id="2016" w:author="Unknown Author" w:date="2026-10-30T04:17:53Z"><w:r><w:rPr><w:kern w:val="0"/><w:szCs w:val="24"/><w:lang w:val="es-CO" w:eastAsia="en-US" w:bidi="ar-SA"/></w:rPr><w:delText>Cuatro entidades con roles definidos y contrapartida cuantificada; 15 comités focalizados; convenios de custodia</w:delText></w:r></w:del></w:p></w:tc><w:tc><w:tcPr><w:tcW w:w="2737" w:type="dxa"/><w:tcBorders></w:tcBorders></w:tcPr><w:p><w:pPr><w:pStyle w:val="Tabla9"/><w:widowControl/><w:jc w:val="left"/><w:rPr><w:kern w:val="0"/><w:szCs w:val="24"/><w:lang w:val="es-CO" w:eastAsia="en-US" w:bidi="ar-SA"/><w:del w:id="2019" w:author="Unknown Author" w:date="2026-10-30T04:17:53Z"></w:del></w:rPr></w:pPr><w:del w:id="2018" w:author="Unknown Author" w:date="2026-10-30T04:17:53Z"><w:r><w:rPr><w:kern w:val="0"/><w:szCs w:val="24"/><w:lang w:val="es-CO" w:eastAsia="en-US" w:bidi="ar-SA"/></w:rPr><w:delText>Comité sustituto de la misma jurisdicción; formación de custodios por tramo</w:delText></w:r></w:del></w:p></w:tc></w:tr><w:tr><w:trPr><w:del w:id="2020" w:author="Unknown Author" w:date="2026-10-30T04:17:53Z"/><w:cantSplit w:val="true"/></w:trPr><w:tc><w:tcPr><w:tcW w:w="1908" w:type="dxa"/><w:tcBorders><w:bottom w:val="single" w:sz="12" w:space="0" w:color="2A3439"/></w:tcBorders><w:shd w:color="auto" w:fill="F7F7F7" w:val="clear"/></w:tcPr><w:p><w:pPr><w:pStyle w:val="Tabla9"/><w:keepNext w:val="true"/><w:widowControl/><w:jc w:val="left"/><w:rPr><w:kern w:val="0"/><w:szCs w:val="24"/><w:lang w:val="es-CO" w:eastAsia="en-US" w:bidi="ar-SA"/><w:del w:id="2022" w:author="Unknown Author" w:date="2026-10-30T04:17:53Z"></w:del></w:rPr></w:pPr><w:del w:id="2021" w:author="Unknown Author" w:date="2026-10-30T04:17:53Z"><w:r><w:rPr><w:kern w:val="0"/><w:szCs w:val="24"/><w:lang w:val="es-CO" w:eastAsia="en-US" w:bidi="ar-SA"/></w:rPr><w:delText>De calendario</w:delText></w:r></w:del></w:p></w:tc><w:tc><w:tcPr><w:tcW w:w="2406" w:type="dxa"/><w:tcBorders><w:bottom w:val="single" w:sz="12" w:space="0" w:color="2A3439"/></w:tcBorders><w:shd w:color="auto" w:fill="F7F7F7" w:val="clear"/></w:tcPr><w:p><w:pPr><w:pStyle w:val="Tabla9"/><w:keepNext w:val="true"/><w:widowControl/><w:jc w:val="left"/><w:rPr><w:kern w:val="0"/><w:szCs w:val="24"/><w:lang w:val="es-CO" w:eastAsia="en-US" w:bidi="ar-SA"/><w:del w:id="2024" w:author="Unknown Author" w:date="2026-10-30T04:17:53Z"></w:del></w:rPr></w:pPr><w:del w:id="2023" w:author="Unknown Author" w:date="2026-10-30T04:17:53Z"><w:r><w:rPr><w:kern w:val="0"/><w:szCs w:val="24"/><w:lang w:val="es-CO" w:eastAsia="en-US" w:bidi="ar-SA"/></w:rPr><w:delText>Las actividades caben en 104 semanas</w:delText></w:r></w:del></w:p></w:tc><w:tc><w:tcPr><w:tcW w:w="2902" w:type="dxa"/><w:tcBorders><w:bottom w:val="single" w:sz="12" w:space="0" w:color="2A3439"/></w:tcBorders><w:shd w:color="auto" w:fill="F7F7F7" w:val="clear"/></w:tcPr><w:p><w:pPr><w:pStyle w:val="Tabla9"/><w:keepNext w:val="true"/><w:widowControl/><w:jc w:val="left"/><w:rPr><w:kern w:val="0"/><w:szCs w:val="24"/><w:lang w:val="es-CO" w:eastAsia="en-US" w:bidi="ar-SA"/><w:del w:id="2026" w:author="Unknown Author" w:date="2026-10-30T04:17:53Z"></w:del></w:rPr></w:pPr><w:del w:id="2025" w:author="Unknown Author" w:date="2026-10-30T04:17:53Z"><w:r><w:rPr><w:kern w:val="0"/><w:szCs w:val="24"/><w:lang w:val="es-CO" w:eastAsia="en-US" w:bidi="ar-SA"/></w:rPr><w:delText>Ruta crítica de 104 semanas y holgura en las actividades 1.1, 3.1, 3.2 y 3.3 y en las del laboratorio</w:delText></w:r></w:del></w:p></w:tc><w:tc><w:tcPr><w:tcW w:w="2737" w:type="dxa"/><w:tcBorders><w:bottom w:val="single" w:sz="12" w:space="0" w:color="2A3439"/></w:tcBorders><w:shd w:color="auto" w:fill="F7F7F7" w:val="clear"/></w:tcPr><w:p><w:pPr><w:pStyle w:val="Tabla9"/><w:keepNext w:val="true"/><w:widowControl/><w:jc w:val="left"/><w:rPr><w:kern w:val="0"/><w:szCs w:val="24"/><w:lang w:val="es-CO" w:eastAsia="en-US" w:bidi="ar-SA"/><w:del w:id="2028" w:author="Unknown Author" w:date="2026-10-30T04:17:53Z"></w:del></w:rPr></w:pPr><w:del w:id="2027" w:author="Unknown Author" w:date="2026-10-30T04:17:53Z"><w:r><w:rPr><w:kern w:val="0"/><w:szCs w:val="24"/><w:lang w:val="es-CO" w:eastAsia="en-US" w:bidi="ar-SA"/></w:rPr><w:delText>Instalación en ventanas secas y programación con acceso verificado</w:delText></w:r></w:del></w:p></w:tc></w:tr></w:tbl><w:p><w:pPr><w:pStyle w:val="TablaNota"/><w:rPr></w:rPr></w:pPr><w:r><w:rPr><w:i/><w:iCs/></w:rPr><w:t>Nota.</w:t></w:r><w:r><w:rPr></w:rPr><w:t xml:space="preserve"> Elaboración propia con la formulación del proyecto y los términos de referencia de la Convocatoria 56. Los valores se detallan en las secciones 21 y 28.</w:t></w:r></w:p><w:p><w:pPr><w:pStyle w:val="BodyText"/><w:rPr></w:rPr></w:pPr><w:r><w:rPr></w:rPr><w:t xml:space="preserve">La viabilidad institucional depende de una condición que las compuertas verifican. La compuerta del mes 12 exige que al menos 50 % de los </w:t></w:r><w:ins w:id="2029" w:author="Unknown Author" w:date="2026-10-30T04:17:53Z"><w:r><w:rPr></w:rPr><w:t>consejos</w:t></w:r></w:ins><w:del w:id="2030" w:author="Unknown Author" w:date="2026-10-30T04:17:53Z"><w:r><w:rPr></w:rPr><w:delText>comités</w:delText></w:r></w:del><w:r><w:rPr></w:rPr><w:t xml:space="preserve"> del tramo 1 use el tablero. La compuerta del mes 17 exige convenios de custodia con partida. La viabilidad de calendario se sustenta en la ruta crítica de 104 semanas. La holgura se concentra en las actividades 1.1, 3.1, 3.2 y 3.3, que son las menos sensibles a una demora. Las cinco actividades del laboratorio (1.7, 2.5, 2.6, 2.7 y 3.5) tienen una holgura de 4 a 6 semanas y no integran la ruta crítica.</w:t></w:r><w:bookmarkEnd w:id="63"/></w:p><w:p><w:pPr><w:pStyle w:val="Heading2"/><w:rPr></w:rPr></w:pPr><w:bookmarkStart w:id="65" w:name="Xd6b94880311ac8afeb8bf2360f16188f19b0b7c"/><w:r><w:rPr></w:rPr><w:t>7.3. Pertinencia para el territorio en el corto, el mediano y el largo plazo</w:t></w:r></w:p><w:p><w:pPr><w:pStyle w:val="FirstParagraph"/><w:rPr></w:rPr></w:pPr><w:r><w:rPr></w:rPr><w:t>La pertinencia se valora por lo que cada horizonte entrega al territorio. La Tabla 7.3 separa tres horizontes. El corto plazo cubre los primeros 12 meses. El mediano plazo cubre los meses 13 a 24. El largo plazo corresponde a la operación bajo custodia después del cierre. El proyecto entrega la solución completa al mes 24. El largo plazo no condiciona ese resultado y se mide con indicadores de impacto.</w:t></w:r></w:p><w:p><w:pPr><w:pStyle w:val="TablaRotulo"/><w:rPr></w:rPr></w:pPr><w:bookmarkStart w:id="66" w:name="rot_Tabla_7_3"/><w:r><w:rPr><w:b/><w:bCs/></w:rPr><w:t>Tabla 7.3</w:t></w:r><w:bookmarkEnd w:id="66"/></w:p><w:p><w:pPr><w:pStyle w:val="TablaTitulo"/><w:rPr></w:rPr></w:pPr><w:r><w:rPr><w:i/><w:iCs/></w:rPr><w:t>Pertinencia para el territorio por horizonte de tiempo</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410"/><w:gridCol w:w="1658"/><w:gridCol w:w="2324"/><w:gridCol w:w="2157"/><w:gridCol w:w="2405"/></w:tblGrid><w:tr><w:trPr><w:tblHeader w:val="true"/><w:ins w:id="2031" w:author="Unknown Author" w:date="2026-10-30T04:17:53Z"/><w:cantSplit w:val="true"/></w:trPr><w:tc><w:tcPr><w:tcW w:w="141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033" w:author="Unknown Author" w:date="2026-10-30T04:17:53Z"></w:ins></w:rPr></w:pPr><w:ins w:id="2032" w:author="Unknown Author" w:date="2026-10-30T04:17:53Z"><w:r><w:rPr><w:b/><w:kern w:val="0"/><w:szCs w:val="24"/><w:lang w:val="es-CO" w:eastAsia="en-US" w:bidi="ar-SA"/></w:rPr><w:t>Horizonte</w:t></w:r></w:ins></w:p></w:tc><w:tc><w:tcPr><w:tcW w:w="165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035" w:author="Unknown Author" w:date="2026-10-30T04:17:53Z"></w:ins></w:rPr></w:pPr><w:ins w:id="2034" w:author="Unknown Author" w:date="2026-10-30T04:17:53Z"><w:r><w:rPr><w:b/><w:kern w:val="0"/><w:szCs w:val="24"/><w:lang w:val="es-CO" w:eastAsia="en-US" w:bidi="ar-SA"/></w:rPr><w:t>Periodo</w:t></w:r></w:ins></w:p></w:tc><w:tc><w:tcPr><w:tcW w:w="232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037" w:author="Unknown Author" w:date="2026-10-30T04:17:53Z"></w:ins></w:rPr></w:pPr><w:ins w:id="2036" w:author="Unknown Author" w:date="2026-10-30T04:17:53Z"><w:r><w:rPr><w:b/><w:kern w:val="0"/><w:szCs w:val="24"/><w:lang w:val="es-CO" w:eastAsia="en-US" w:bidi="ar-SA"/></w:rPr><w:t>Resultado verificable</w:t></w:r></w:ins></w:p></w:tc><w:tc><w:tcPr><w:tcW w:w="215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039" w:author="Unknown Author" w:date="2026-10-30T04:17:53Z"></w:ins></w:rPr></w:pPr><w:ins w:id="2038" w:author="Unknown Author" w:date="2026-10-30T04:17:53Z"><w:r><w:rPr><w:b/><w:kern w:val="0"/><w:szCs w:val="24"/><w:lang w:val="es-CO" w:eastAsia="en-US" w:bidi="ar-SA"/></w:rPr><w:t>Quién lo usa</w:t></w:r></w:ins></w:p></w:tc><w:tc><w:tcPr><w:tcW w:w="240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041" w:author="Unknown Author" w:date="2026-10-30T04:17:53Z"></w:ins></w:rPr></w:pPr><w:ins w:id="2040" w:author="Unknown Author" w:date="2026-10-30T04:17:53Z"><w:r><w:rPr><w:b/><w:kern w:val="0"/><w:szCs w:val="24"/><w:lang w:val="es-CO" w:eastAsia="en-US" w:bidi="ar-SA"/></w:rPr><w:t>Indicador</w:t></w:r></w:ins></w:p></w:tc></w:tr><w:tr><w:trPr><w:ins w:id="2042" w:author="Unknown Author" w:date="2026-10-30T04:17:53Z"/><w:cantSplit w:val="true"/></w:trPr><w:tc><w:tcPr><w:tcW w:w="1410" w:type="dxa"/><w:tcBorders></w:tcBorders></w:tcPr><w:p><w:pPr><w:pStyle w:val="Tabla9"/><w:widowControl/><w:jc w:val="left"/><w:rPr><w:kern w:val="0"/><w:szCs w:val="24"/><w:lang w:val="es-CO" w:eastAsia="en-US" w:bidi="ar-SA"/><w:ins w:id="2044" w:author="Unknown Author" w:date="2026-10-30T04:17:53Z"></w:ins></w:rPr></w:pPr><w:ins w:id="2043" w:author="Unknown Author" w:date="2026-10-30T04:17:53Z"><w:r><w:rPr><w:kern w:val="0"/><w:szCs w:val="24"/><w:lang w:val="es-CO" w:eastAsia="en-US" w:bidi="ar-SA"/></w:rPr><w:t>Corto plazo</w:t></w:r></w:ins></w:p></w:tc><w:tc><w:tcPr><w:tcW w:w="1658" w:type="dxa"/><w:tcBorders></w:tcBorders></w:tcPr><w:p><w:pPr><w:pStyle w:val="Tabla9"/><w:widowControl/><w:jc w:val="left"/><w:rPr><w:kern w:val="0"/><w:szCs w:val="24"/><w:lang w:val="es-CO" w:eastAsia="en-US" w:bidi="ar-SA"/><w:ins w:id="2046" w:author="Unknown Author" w:date="2026-10-30T04:17:53Z"></w:ins></w:rPr></w:pPr><w:ins w:id="2045" w:author="Unknown Author" w:date="2026-10-30T04:17:53Z"><w:r><w:rPr><w:kern w:val="0"/><w:szCs w:val="24"/><w:lang w:val="es-CO" w:eastAsia="en-US" w:bidi="ar-SA"/></w:rPr><w:t>Meses 1 a 12</w:t></w:r></w:ins></w:p></w:tc><w:tc><w:tcPr><w:tcW w:w="2324" w:type="dxa"/><w:tcBorders></w:tcBorders></w:tcPr><w:p><w:pPr><w:pStyle w:val="Tabla9"/><w:widowControl/><w:jc w:val="left"/><w:rPr><w:kern w:val="0"/><w:szCs w:val="24"/><w:lang w:val="es-CO" w:eastAsia="en-US" w:bidi="ar-SA"/><w:ins w:id="2048" w:author="Unknown Author" w:date="2026-10-30T04:17:53Z"></w:ins></w:rPr></w:pPr><w:ins w:id="2047" w:author="Unknown Author" w:date="2026-10-30T04:17:53Z"><w:r><w:rPr><w:kern w:val="0"/><w:szCs w:val="24"/><w:lang w:val="es-CO" w:eastAsia="en-US" w:bidi="ar-SA"/></w:rPr><w:t>Piloto de 30 nodos y 3 gateways colocalizados con el conjunto de referencia rotativo; línea base de error medida; protocolo de alerta co-diseñado; laboratorio de modelación dotado en el mes 11</w:t></w:r></w:ins></w:p></w:tc><w:tc><w:tcPr><w:tcW w:w="2157" w:type="dxa"/><w:tcBorders></w:tcBorders></w:tcPr><w:p><w:pPr><w:pStyle w:val="Tabla9"/><w:widowControl/><w:jc w:val="left"/><w:rPr><w:kern w:val="0"/><w:szCs w:val="24"/><w:lang w:val="es-CO" w:eastAsia="en-US" w:bidi="ar-SA"/><w:ins w:id="2050" w:author="Unknown Author" w:date="2026-10-30T04:17:53Z"></w:ins></w:rPr></w:pPr><w:ins w:id="2049" w:author="Unknown Author" w:date="2026-10-30T04:17:53Z"><w:r><w:rPr><w:kern w:val="0"/><w:szCs w:val="24"/><w:lang w:val="es-CO" w:eastAsia="en-US" w:bidi="ar-SA"/></w:rPr><w:t>Consejos de los sitios del tramo 1</w:t></w:r></w:ins></w:p></w:tc><w:tc><w:tcPr><w:tcW w:w="2405" w:type="dxa"/><w:tcBorders></w:tcBorders></w:tcPr><w:p><w:pPr><w:pStyle w:val="Tabla9"/><w:widowControl/><w:jc w:val="left"/><w:rPr><w:kern w:val="0"/><w:szCs w:val="24"/><w:lang w:val="es-CO" w:eastAsia="en-US" w:bidi="ar-SA"/><w:ins w:id="2052" w:author="Unknown Author" w:date="2026-10-30T04:17:53Z"></w:ins></w:rPr></w:pPr><w:ins w:id="2051" w:author="Unknown Author" w:date="2026-10-30T04:17:53Z"><w:r><w:rPr><w:kern w:val="0"/><w:szCs w:val="24"/><w:lang w:val="es-CO" w:eastAsia="en-US" w:bidi="ar-SA"/></w:rPr><w:t>R² ≥ 0,70 y NRMSE ≤ 30 % frente a la referencia; uso del tablero por al menos 50 % de los consejos del tramo</w:t></w:r></w:ins></w:p></w:tc></w:tr><w:tr><w:trPr><w:ins w:id="2053" w:author="Unknown Author" w:date="2026-10-30T04:17:53Z"/><w:cantSplit w:val="true"/></w:trPr><w:tc><w:tcPr><w:tcW w:w="1410" w:type="dxa"/><w:tcBorders></w:tcBorders><w:shd w:color="auto" w:fill="F7F7F7" w:val="clear"/></w:tcPr><w:p><w:pPr><w:pStyle w:val="Tabla9"/><w:widowControl/><w:jc w:val="left"/><w:rPr><w:kern w:val="0"/><w:szCs w:val="24"/><w:lang w:val="es-CO" w:eastAsia="en-US" w:bidi="ar-SA"/><w:ins w:id="2055" w:author="Unknown Author" w:date="2026-10-30T04:17:53Z"></w:ins></w:rPr></w:pPr><w:ins w:id="2054" w:author="Unknown Author" w:date="2026-10-30T04:17:53Z"><w:r><w:rPr><w:kern w:val="0"/><w:szCs w:val="24"/><w:lang w:val="es-CO" w:eastAsia="en-US" w:bidi="ar-SA"/></w:rPr><w:t>Mediano plazo</w:t></w:r></w:ins></w:p></w:tc><w:tc><w:tcPr><w:tcW w:w="1658" w:type="dxa"/><w:tcBorders></w:tcBorders><w:shd w:color="auto" w:fill="F7F7F7" w:val="clear"/></w:tcPr><w:p><w:pPr><w:pStyle w:val="Tabla9"/><w:widowControl/><w:jc w:val="left"/><w:rPr><w:kern w:val="0"/><w:szCs w:val="24"/><w:lang w:val="es-CO" w:eastAsia="en-US" w:bidi="ar-SA"/><w:ins w:id="2057" w:author="Unknown Author" w:date="2026-10-30T04:17:53Z"></w:ins></w:rPr></w:pPr><w:ins w:id="2056" w:author="Unknown Author" w:date="2026-10-30T04:17:53Z"><w:r><w:rPr><w:kern w:val="0"/><w:szCs w:val="24"/><w:lang w:val="es-CO" w:eastAsia="en-US" w:bidi="ar-SA"/></w:rPr><w:t>Meses 13 a 24</w:t></w:r></w:ins></w:p></w:tc><w:tc><w:tcPr><w:tcW w:w="2324" w:type="dxa"/><w:tcBorders></w:tcBorders><w:shd w:color="auto" w:fill="F7F7F7" w:val="clear"/></w:tcPr><w:p><w:pPr><w:pStyle w:val="Tabla9"/><w:widowControl/><w:jc w:val="left"/><w:rPr><w:kern w:val="0"/><w:szCs w:val="24"/><w:lang w:val="es-CO" w:eastAsia="en-US" w:bidi="ar-SA"/><w:ins w:id="2059" w:author="Unknown Author" w:date="2026-10-30T04:17:53Z"></w:ins></w:rPr></w:pPr><w:ins w:id="2058" w:author="Unknown Author" w:date="2026-10-30T04:17:53Z"><w:r><w:rPr><w:kern w:val="0"/><w:szCs w:val="24"/><w:lang w:val="es-CO" w:eastAsia="en-US" w:bidi="ar-SA"/></w:rPr><w:t>Red de 100 nodos y 10 gateways validada en condiciones reales, TRL 8, 60 personas certificadas y convenios de custodia firmados; gemelo predictivo validado con seis eventos y 12 evaluaciones previas de demolición entregadas</w:t></w:r></w:ins></w:p></w:tc><w:tc><w:tcPr><w:tcW w:w="2157" w:type="dxa"/><w:tcBorders></w:tcBorders><w:shd w:color="auto" w:fill="F7F7F7" w:val="clear"/></w:tcPr><w:p><w:pPr><w:pStyle w:val="Tabla9"/><w:widowControl/><w:jc w:val="left"/><w:rPr><w:kern w:val="0"/><w:szCs w:val="24"/><w:lang w:val="es-CO" w:eastAsia="en-US" w:bidi="ar-SA"/><w:ins w:id="2061" w:author="Unknown Author" w:date="2026-10-30T04:17:53Z"></w:ins></w:rPr></w:pPr><w:ins w:id="2060" w:author="Unknown Author" w:date="2026-10-30T04:17:53Z"><w:r><w:rPr><w:kern w:val="0"/><w:szCs w:val="24"/><w:lang w:val="es-CO" w:eastAsia="en-US" w:bidi="ar-SA"/></w:rPr><w:t>Cuatro consejos de gestión del riesgo, custodios, autoridades ambientales y responsables de obra</w:t></w:r></w:ins></w:p></w:tc><w:tc><w:tcPr><w:tcW w:w="2405" w:type="dxa"/><w:tcBorders></w:tcBorders><w:shd w:color="auto" w:fill="F7F7F7" w:val="clear"/></w:tcPr><w:p><w:pPr><w:pStyle w:val="Tabla9"/><w:widowControl/><w:jc w:val="left"/><w:rPr><w:kern w:val="0"/><w:szCs w:val="24"/><w:lang w:val="es-CO" w:eastAsia="en-US" w:bidi="ar-SA"/><w:ins w:id="2063" w:author="Unknown Author" w:date="2026-10-30T04:17:53Z"></w:ins></w:rPr></w:pPr><w:ins w:id="2062" w:author="Unknown Author" w:date="2026-10-30T04:17:53Z"><w:r><w:rPr><w:kern w:val="0"/><w:szCs w:val="24"/><w:lang w:val="es-CO" w:eastAsia="en-US" w:bidi="ar-SA"/></w:rPr><w:t>Disponibilidad mensual ≥ 90 %; uso del tablero por al menos 75 % de los consejos al mes 24; FAC2 ≥ 0,5 y sesgo fraccional absoluto ≤ 0,3 en seis eventos; 12 evaluaciones previas</w:t></w:r></w:ins></w:p></w:tc></w:tr><w:tr><w:trPr><w:ins w:id="2064" w:author="Unknown Author" w:date="2026-10-30T04:17:53Z"/><w:cantSplit w:val="true"/></w:trPr><w:tc><w:tcPr><w:tcW w:w="1410" w:type="dxa"/><w:tcBorders><w:bottom w:val="single" w:sz="12" w:space="0" w:color="2A3439"/></w:tcBorders></w:tcPr><w:p><w:pPr><w:pStyle w:val="Tabla9"/><w:keepNext w:val="true"/><w:widowControl/><w:jc w:val="left"/><w:rPr><w:kern w:val="0"/><w:szCs w:val="24"/><w:lang w:val="es-CO" w:eastAsia="en-US" w:bidi="ar-SA"/><w:ins w:id="2066" w:author="Unknown Author" w:date="2026-10-30T04:17:53Z"></w:ins></w:rPr></w:pPr><w:ins w:id="2065" w:author="Unknown Author" w:date="2026-10-30T04:17:53Z"><w:r><w:rPr><w:kern w:val="0"/><w:szCs w:val="24"/><w:lang w:val="es-CO" w:eastAsia="en-US" w:bidi="ar-SA"/></w:rPr><w:t>Largo plazo</w:t></w:r></w:ins></w:p></w:tc><w:tc><w:tcPr><w:tcW w:w="1658" w:type="dxa"/><w:tcBorders><w:bottom w:val="single" w:sz="12" w:space="0" w:color="2A3439"/></w:tcBorders></w:tcPr><w:p><w:pPr><w:pStyle w:val="Tabla9"/><w:keepNext w:val="true"/><w:widowControl/><w:jc w:val="left"/><w:rPr><w:kern w:val="0"/><w:szCs w:val="24"/><w:lang w:val="es-CO" w:eastAsia="en-US" w:bidi="ar-SA"/><w:ins w:id="2068" w:author="Unknown Author" w:date="2026-10-30T04:17:53Z"></w:ins></w:rPr></w:pPr><w:ins w:id="2067" w:author="Unknown Author" w:date="2026-10-30T04:17:53Z"><w:r><w:rPr><w:kern w:val="0"/><w:szCs w:val="24"/><w:lang w:val="es-CO" w:eastAsia="en-US" w:bidi="ar-SA"/></w:rPr><w:t>Doce meses posteriores al cierre</w:t></w:r></w:ins></w:p></w:tc><w:tc><w:tcPr><w:tcW w:w="2324" w:type="dxa"/><w:tcBorders><w:bottom w:val="single" w:sz="12" w:space="0" w:color="2A3439"/></w:tcBorders></w:tcPr><w:p><w:pPr><w:pStyle w:val="Tabla9"/><w:keepNext w:val="true"/><w:widowControl/><w:jc w:val="left"/><w:rPr><w:kern w:val="0"/><w:szCs w:val="24"/><w:lang w:val="es-CO" w:eastAsia="en-US" w:bidi="ar-SA"/><w:ins w:id="2071" w:author="Unknown Author" w:date="2026-10-30T04:17:53Z"></w:ins></w:rPr></w:pPr><w:ins w:id="2069" w:author="Unknown Author" w:date="2026-10-30T04:17:53Z"><w:r><w:rPr><w:kern w:val="0"/><w:szCs w:val="24"/><w:lang w:val="es-CO" w:eastAsia="en-US" w:bidi="ar-SA"/></w:rPr><w:t xml:space="preserve">Operación de la red por custodios, activación del protocolo ante superación de umbral y uso del laboratorio por la universidad </w:t></w:r></w:ins><w:ins w:id="2070" w:author="Unknown Author" w:date="2026-10-30T04:17:53Z"><w:r><w:rPr><w:color w:val="00B050"/><w:kern w:val="0"/><w:szCs w:val="24"/><w:lang w:val="es-CO" w:eastAsia="en-US" w:bidi="ar-SA"/></w:rPr><w:t>[Diligenciar: compromiso de la universidad de sostener el laboratorio de modelación tras el cierre]</w:t></w:r></w:ins></w:p></w:tc><w:tc><w:tcPr><w:tcW w:w="2157" w:type="dxa"/><w:tcBorders><w:bottom w:val="single" w:sz="12" w:space="0" w:color="2A3439"/></w:tcBorders></w:tcPr><w:p><w:pPr><w:pStyle w:val="Tabla9"/><w:keepNext w:val="true"/><w:widowControl/><w:jc w:val="left"/><w:rPr><w:kern w:val="0"/><w:szCs w:val="24"/><w:lang w:val="es-CO" w:eastAsia="en-US" w:bidi="ar-SA"/><w:ins w:id="2073" w:author="Unknown Author" w:date="2026-10-30T04:17:53Z"></w:ins></w:rPr></w:pPr><w:ins w:id="2072" w:author="Unknown Author" w:date="2026-10-30T04:17:53Z"><w:r><w:rPr><w:kern w:val="0"/><w:szCs w:val="24"/><w:lang w:val="es-CO" w:eastAsia="en-US" w:bidi="ar-SA"/></w:rPr><w:t>Custodios designados, consejos y entidades territoriales</w:t></w:r></w:ins></w:p></w:tc><w:tc><w:tcPr><w:tcW w:w="2405" w:type="dxa"/><w:tcBorders><w:bottom w:val="single" w:sz="12" w:space="0" w:color="2A3439"/></w:tcBorders></w:tcPr><w:p><w:pPr><w:pStyle w:val="Tabla9"/><w:keepNext w:val="true"/><w:widowControl/><w:jc w:val="left"/><w:rPr><w:kern w:val="0"/><w:szCs w:val="24"/><w:lang w:val="es-CO" w:eastAsia="en-US" w:bidi="ar-SA"/><w:ins w:id="2075" w:author="Unknown Author" w:date="2026-10-30T04:17:53Z"></w:ins></w:rPr></w:pPr><w:ins w:id="2074" w:author="Unknown Author" w:date="2026-10-30T04:17:53Z"><w:r><w:rPr><w:kern w:val="0"/><w:szCs w:val="24"/><w:lang w:val="es-CO" w:eastAsia="en-US" w:bidi="ar-SA"/></w:rPr><w:t>Activación del protocolo ≥ 80 % y continuidad de la red ≥ 70 % a los 12 meses posteriores al cierre</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410"/><w:gridCol w:w="1658"/><w:gridCol w:w="2324"/><w:gridCol w:w="2157"/><w:gridCol w:w="2405"/></w:tblGrid><w:tr><w:trPr><w:tblHeader w:val="true"/><w:del w:id="2076" w:author="Unknown Author" w:date="2026-10-30T04:17:53Z"/><w:cantSplit w:val="true"/></w:trPr><w:tc><w:tcPr><w:tcW w:w="141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078" w:author="Unknown Author" w:date="2026-10-30T04:17:53Z"></w:del></w:rPr></w:pPr><w:del w:id="2077" w:author="Unknown Author" w:date="2026-10-30T04:17:53Z"><w:r><w:rPr><w:b/><w:kern w:val="0"/><w:szCs w:val="24"/><w:lang w:val="es-CO" w:eastAsia="en-US" w:bidi="ar-SA"/></w:rPr><w:delText>Horizonte</w:delText></w:r></w:del></w:p></w:tc><w:tc><w:tcPr><w:tcW w:w="165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080" w:author="Unknown Author" w:date="2026-10-30T04:17:53Z"></w:del></w:rPr></w:pPr><w:del w:id="2079" w:author="Unknown Author" w:date="2026-10-30T04:17:53Z"><w:r><w:rPr><w:b/><w:kern w:val="0"/><w:szCs w:val="24"/><w:lang w:val="es-CO" w:eastAsia="en-US" w:bidi="ar-SA"/></w:rPr><w:delText>Periodo</w:delText></w:r></w:del></w:p></w:tc><w:tc><w:tcPr><w:tcW w:w="232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082" w:author="Unknown Author" w:date="2026-10-30T04:17:53Z"></w:del></w:rPr></w:pPr><w:del w:id="2081" w:author="Unknown Author" w:date="2026-10-30T04:17:53Z"><w:r><w:rPr><w:b/><w:kern w:val="0"/><w:szCs w:val="24"/><w:lang w:val="es-CO" w:eastAsia="en-US" w:bidi="ar-SA"/></w:rPr><w:delText>Resultado verificable</w:delText></w:r></w:del></w:p></w:tc><w:tc><w:tcPr><w:tcW w:w="215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084" w:author="Unknown Author" w:date="2026-10-30T04:17:53Z"></w:del></w:rPr></w:pPr><w:del w:id="2083" w:author="Unknown Author" w:date="2026-10-30T04:17:53Z"><w:r><w:rPr><w:b/><w:kern w:val="0"/><w:szCs w:val="24"/><w:lang w:val="es-CO" w:eastAsia="en-US" w:bidi="ar-SA"/></w:rPr><w:delText>Quién lo usa</w:delText></w:r></w:del></w:p></w:tc><w:tc><w:tcPr><w:tcW w:w="240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086" w:author="Unknown Author" w:date="2026-10-30T04:17:53Z"></w:del></w:rPr></w:pPr><w:del w:id="2085" w:author="Unknown Author" w:date="2026-10-30T04:17:53Z"><w:r><w:rPr><w:b/><w:kern w:val="0"/><w:szCs w:val="24"/><w:lang w:val="es-CO" w:eastAsia="en-US" w:bidi="ar-SA"/></w:rPr><w:delText>Indicador</w:delText></w:r></w:del></w:p></w:tc></w:tr><w:tr><w:trPr><w:del w:id="2087" w:author="Unknown Author" w:date="2026-10-30T04:17:53Z"/><w:cantSplit w:val="true"/></w:trPr><w:tc><w:tcPr><w:tcW w:w="1410" w:type="dxa"/><w:tcBorders></w:tcBorders></w:tcPr><w:p><w:pPr><w:pStyle w:val="Tabla9"/><w:widowControl/><w:jc w:val="left"/><w:rPr><w:kern w:val="0"/><w:szCs w:val="24"/><w:lang w:val="es-CO" w:eastAsia="en-US" w:bidi="ar-SA"/><w:del w:id="2089" w:author="Unknown Author" w:date="2026-10-30T04:17:53Z"></w:del></w:rPr></w:pPr><w:del w:id="2088" w:author="Unknown Author" w:date="2026-10-30T04:17:53Z"><w:r><w:rPr><w:kern w:val="0"/><w:szCs w:val="24"/><w:lang w:val="es-CO" w:eastAsia="en-US" w:bidi="ar-SA"/></w:rPr><w:delText>Corto plazo</w:delText></w:r></w:del></w:p></w:tc><w:tc><w:tcPr><w:tcW w:w="1658" w:type="dxa"/><w:tcBorders></w:tcBorders></w:tcPr><w:p><w:pPr><w:pStyle w:val="Tabla9"/><w:widowControl/><w:jc w:val="left"/><w:rPr><w:kern w:val="0"/><w:szCs w:val="24"/><w:lang w:val="es-CO" w:eastAsia="en-US" w:bidi="ar-SA"/><w:del w:id="2091" w:author="Unknown Author" w:date="2026-10-30T04:17:53Z"></w:del></w:rPr></w:pPr><w:del w:id="2090" w:author="Unknown Author" w:date="2026-10-30T04:17:53Z"><w:r><w:rPr><w:kern w:val="0"/><w:szCs w:val="24"/><w:lang w:val="es-CO" w:eastAsia="en-US" w:bidi="ar-SA"/></w:rPr><w:delText>Meses 1 a 12</w:delText></w:r></w:del></w:p></w:tc><w:tc><w:tcPr><w:tcW w:w="2324" w:type="dxa"/><w:tcBorders></w:tcBorders></w:tcPr><w:p><w:pPr><w:pStyle w:val="Tabla9"/><w:widowControl/><w:jc w:val="left"/><w:rPr><w:kern w:val="0"/><w:szCs w:val="24"/><w:lang w:val="es-CO" w:eastAsia="en-US" w:bidi="ar-SA"/><w:del w:id="2093" w:author="Unknown Author" w:date="2026-10-30T04:17:53Z"></w:del></w:rPr></w:pPr><w:del w:id="2092" w:author="Unknown Author" w:date="2026-10-30T04:17:53Z"><w:r><w:rPr><w:kern w:val="0"/><w:szCs w:val="24"/><w:lang w:val="es-CO" w:eastAsia="en-US" w:bidi="ar-SA"/></w:rPr><w:delText>Piloto de 30 nodos y 3 gateways colocalizados con 3 monitores de referencia; línea base de error medida; protocolo de alerta co-diseñado; laboratorio de modelación dotado en el mes 11</w:delText></w:r></w:del></w:p></w:tc><w:tc><w:tcPr><w:tcW w:w="2157" w:type="dxa"/><w:tcBorders></w:tcBorders></w:tcPr><w:p><w:pPr><w:pStyle w:val="Tabla9"/><w:widowControl/><w:jc w:val="left"/><w:rPr><w:kern w:val="0"/><w:szCs w:val="24"/><w:lang w:val="es-CO" w:eastAsia="en-US" w:bidi="ar-SA"/><w:del w:id="2095" w:author="Unknown Author" w:date="2026-10-30T04:17:53Z"></w:del></w:rPr></w:pPr><w:del w:id="2094" w:author="Unknown Author" w:date="2026-10-30T04:17:53Z"><w:r><w:rPr><w:kern w:val="0"/><w:szCs w:val="24"/><w:lang w:val="es-CO" w:eastAsia="en-US" w:bidi="ar-SA"/></w:rPr><w:delText>Comités de los sitios del tramo 1</w:delText></w:r></w:del></w:p></w:tc><w:tc><w:tcPr><w:tcW w:w="2405" w:type="dxa"/><w:tcBorders></w:tcBorders></w:tcPr><w:p><w:pPr><w:pStyle w:val="Tabla9"/><w:widowControl/><w:jc w:val="left"/><w:rPr><w:kern w:val="0"/><w:szCs w:val="24"/><w:lang w:val="es-CO" w:eastAsia="en-US" w:bidi="ar-SA"/><w:del w:id="2097" w:author="Unknown Author" w:date="2026-10-30T04:17:53Z"></w:del></w:rPr></w:pPr><w:del w:id="2096" w:author="Unknown Author" w:date="2026-10-30T04:17:53Z"><w:r><w:rPr><w:kern w:val="0"/><w:szCs w:val="24"/><w:lang w:val="es-CO" w:eastAsia="en-US" w:bidi="ar-SA"/></w:rPr><w:delText>R² ≥ 0,70 y NRMSE ≤ 30 % frente a la referencia; uso del tablero por al menos 50 % de los comités del tramo</w:delText></w:r></w:del></w:p></w:tc></w:tr><w:tr><w:trPr><w:del w:id="2098" w:author="Unknown Author" w:date="2026-10-30T04:17:53Z"/><w:cantSplit w:val="true"/></w:trPr><w:tc><w:tcPr><w:tcW w:w="1410" w:type="dxa"/><w:tcBorders></w:tcBorders><w:shd w:color="auto" w:fill="F7F7F7" w:val="clear"/></w:tcPr><w:p><w:pPr><w:pStyle w:val="Tabla9"/><w:widowControl/><w:jc w:val="left"/><w:rPr><w:kern w:val="0"/><w:szCs w:val="24"/><w:lang w:val="es-CO" w:eastAsia="en-US" w:bidi="ar-SA"/><w:del w:id="2100" w:author="Unknown Author" w:date="2026-10-30T04:17:53Z"></w:del></w:rPr></w:pPr><w:del w:id="2099" w:author="Unknown Author" w:date="2026-10-30T04:17:53Z"><w:r><w:rPr><w:kern w:val="0"/><w:szCs w:val="24"/><w:lang w:val="es-CO" w:eastAsia="en-US" w:bidi="ar-SA"/></w:rPr><w:delText>Mediano plazo</w:delText></w:r></w:del></w:p></w:tc><w:tc><w:tcPr><w:tcW w:w="1658" w:type="dxa"/><w:tcBorders></w:tcBorders><w:shd w:color="auto" w:fill="F7F7F7" w:val="clear"/></w:tcPr><w:p><w:pPr><w:pStyle w:val="Tabla9"/><w:widowControl/><w:jc w:val="left"/><w:rPr><w:kern w:val="0"/><w:szCs w:val="24"/><w:lang w:val="es-CO" w:eastAsia="en-US" w:bidi="ar-SA"/><w:del w:id="2102" w:author="Unknown Author" w:date="2026-10-30T04:17:53Z"></w:del></w:rPr></w:pPr><w:del w:id="2101" w:author="Unknown Author" w:date="2026-10-30T04:17:53Z"><w:r><w:rPr><w:kern w:val="0"/><w:szCs w:val="24"/><w:lang w:val="es-CO" w:eastAsia="en-US" w:bidi="ar-SA"/></w:rPr><w:delText>Meses 13 a 24</w:delText></w:r></w:del></w:p></w:tc><w:tc><w:tcPr><w:tcW w:w="2324" w:type="dxa"/><w:tcBorders></w:tcBorders><w:shd w:color="auto" w:fill="F7F7F7" w:val="clear"/></w:tcPr><w:p><w:pPr><w:pStyle w:val="Tabla9"/><w:widowControl/><w:jc w:val="left"/><w:rPr><w:kern w:val="0"/><w:szCs w:val="24"/><w:lang w:val="es-CO" w:eastAsia="en-US" w:bidi="ar-SA"/><w:del w:id="2104" w:author="Unknown Author" w:date="2026-10-30T04:17:53Z"></w:del></w:rPr></w:pPr><w:del w:id="2103" w:author="Unknown Author" w:date="2026-10-30T04:17:53Z"><w:r><w:rPr><w:kern w:val="0"/><w:szCs w:val="24"/><w:lang w:val="es-CO" w:eastAsia="en-US" w:bidi="ar-SA"/></w:rPr><w:delText>Red de 100 nodos y 10 gateways validada en condiciones reales, TRL 8, 60 personas certificadas y convenios de custodia firmados; gemelo predictivo validado con seis eventos y 12 evaluaciones previas de demolición entregadas</w:delText></w:r></w:del></w:p></w:tc><w:tc><w:tcPr><w:tcW w:w="2157" w:type="dxa"/><w:tcBorders></w:tcBorders><w:shd w:color="auto" w:fill="F7F7F7" w:val="clear"/></w:tcPr><w:p><w:pPr><w:pStyle w:val="Tabla9"/><w:widowControl/><w:jc w:val="left"/><w:rPr><w:kern w:val="0"/><w:szCs w:val="24"/><w:lang w:val="es-CO" w:eastAsia="en-US" w:bidi="ar-SA"/><w:del w:id="2106" w:author="Unknown Author" w:date="2026-10-30T04:17:53Z"></w:del></w:rPr></w:pPr><w:del w:id="2105" w:author="Unknown Author" w:date="2026-10-30T04:17:53Z"><w:r><w:rPr><w:kern w:val="0"/><w:szCs w:val="24"/><w:lang w:val="es-CO" w:eastAsia="en-US" w:bidi="ar-SA"/></w:rPr><w:delText>15 comités de gestión del riesgo, custodios, autoridades ambientales y responsables de obra</w:delText></w:r></w:del></w:p></w:tc><w:tc><w:tcPr><w:tcW w:w="2405" w:type="dxa"/><w:tcBorders></w:tcBorders><w:shd w:color="auto" w:fill="F7F7F7" w:val="clear"/></w:tcPr><w:p><w:pPr><w:pStyle w:val="Tabla9"/><w:widowControl/><w:jc w:val="left"/><w:rPr><w:kern w:val="0"/><w:szCs w:val="24"/><w:lang w:val="es-CO" w:eastAsia="en-US" w:bidi="ar-SA"/><w:del w:id="2108" w:author="Unknown Author" w:date="2026-10-30T04:17:53Z"></w:del></w:rPr></w:pPr><w:del w:id="2107" w:author="Unknown Author" w:date="2026-10-30T04:17:53Z"><w:r><w:rPr><w:kern w:val="0"/><w:szCs w:val="24"/><w:lang w:val="es-CO" w:eastAsia="en-US" w:bidi="ar-SA"/></w:rPr><w:delText>Disponibilidad mensual ≥ 90 %; uso del tablero por al menos 75 % de los comités al mes 24; FAC2 ≥ 0,5 y sesgo fraccional absoluto ≤ 0,3 en seis eventos; 12 evaluaciones previas</w:delText></w:r></w:del></w:p></w:tc></w:tr><w:tr><w:trPr><w:del w:id="2109" w:author="Unknown Author" w:date="2026-10-30T04:17:53Z"/><w:cantSplit w:val="true"/></w:trPr><w:tc><w:tcPr><w:tcW w:w="1410" w:type="dxa"/><w:tcBorders><w:bottom w:val="single" w:sz="12" w:space="0" w:color="2A3439"/></w:tcBorders></w:tcPr><w:p><w:pPr><w:pStyle w:val="Tabla9"/><w:keepNext w:val="true"/><w:widowControl/><w:jc w:val="left"/><w:rPr><w:kern w:val="0"/><w:szCs w:val="24"/><w:lang w:val="es-CO" w:eastAsia="en-US" w:bidi="ar-SA"/><w:del w:id="2111" w:author="Unknown Author" w:date="2026-10-30T04:17:53Z"></w:del></w:rPr></w:pPr><w:del w:id="2110" w:author="Unknown Author" w:date="2026-10-30T04:17:53Z"><w:r><w:rPr><w:kern w:val="0"/><w:szCs w:val="24"/><w:lang w:val="es-CO" w:eastAsia="en-US" w:bidi="ar-SA"/></w:rPr><w:delText>Largo plazo</w:delText></w:r></w:del></w:p></w:tc><w:tc><w:tcPr><w:tcW w:w="1658" w:type="dxa"/><w:tcBorders><w:bottom w:val="single" w:sz="12" w:space="0" w:color="2A3439"/></w:tcBorders></w:tcPr><w:p><w:pPr><w:pStyle w:val="Tabla9"/><w:keepNext w:val="true"/><w:widowControl/><w:jc w:val="left"/><w:rPr><w:kern w:val="0"/><w:szCs w:val="24"/><w:lang w:val="es-CO" w:eastAsia="en-US" w:bidi="ar-SA"/><w:del w:id="2113" w:author="Unknown Author" w:date="2026-10-30T04:17:53Z"></w:del></w:rPr></w:pPr><w:del w:id="2112" w:author="Unknown Author" w:date="2026-10-30T04:17:53Z"><w:r><w:rPr><w:kern w:val="0"/><w:szCs w:val="24"/><w:lang w:val="es-CO" w:eastAsia="en-US" w:bidi="ar-SA"/></w:rPr><w:delText>Doce meses posteriores al cierre</w:delText></w:r></w:del></w:p></w:tc><w:tc><w:tcPr><w:tcW w:w="2324" w:type="dxa"/><w:tcBorders><w:bottom w:val="single" w:sz="12" w:space="0" w:color="2A3439"/></w:tcBorders></w:tcPr><w:p><w:pPr><w:pStyle w:val="Tabla9"/><w:keepNext w:val="true"/><w:widowControl/><w:jc w:val="left"/><w:rPr><w:kern w:val="0"/><w:szCs w:val="24"/><w:lang w:val="es-CO" w:eastAsia="en-US" w:bidi="ar-SA"/><w:del w:id="2116" w:author="Unknown Author" w:date="2026-10-30T04:17:53Z"></w:del></w:rPr></w:pPr><w:del w:id="2114" w:author="Unknown Author" w:date="2026-10-30T04:17:53Z"><w:r><w:rPr><w:kern w:val="0"/><w:szCs w:val="24"/><w:lang w:val="es-CO" w:eastAsia="en-US" w:bidi="ar-SA"/></w:rPr><w:delText xml:space="preserve">Operación de la red por custodios, activación del protocolo ante superación de umbral y uso del laboratorio por la universidad </w:delText></w:r></w:del><w:del w:id="2115" w:author="Unknown Author" w:date="2026-10-30T04:17:53Z"><w:r><w:rPr><w:color w:val="00B050"/><w:kern w:val="0"/><w:szCs w:val="24"/><w:lang w:val="es-CO" w:eastAsia="en-US" w:bidi="ar-SA"/></w:rPr><w:delText>[Diligenciar: compromiso de la universidad de sostener el laboratorio de modelación tras el cierre]</w:delText></w:r></w:del></w:p></w:tc><w:tc><w:tcPr><w:tcW w:w="2157" w:type="dxa"/><w:tcBorders><w:bottom w:val="single" w:sz="12" w:space="0" w:color="2A3439"/></w:tcBorders></w:tcPr><w:p><w:pPr><w:pStyle w:val="Tabla9"/><w:keepNext w:val="true"/><w:widowControl/><w:jc w:val="left"/><w:rPr><w:kern w:val="0"/><w:szCs w:val="24"/><w:lang w:val="es-CO" w:eastAsia="en-US" w:bidi="ar-SA"/><w:del w:id="2118" w:author="Unknown Author" w:date="2026-10-30T04:17:53Z"></w:del></w:rPr></w:pPr><w:del w:id="2117" w:author="Unknown Author" w:date="2026-10-30T04:17:53Z"><w:r><w:rPr><w:kern w:val="0"/><w:szCs w:val="24"/><w:lang w:val="es-CO" w:eastAsia="en-US" w:bidi="ar-SA"/></w:rPr><w:delText>Custodios designados, comités y entidades territoriales</w:delText></w:r></w:del></w:p></w:tc><w:tc><w:tcPr><w:tcW w:w="2405" w:type="dxa"/><w:tcBorders><w:bottom w:val="single" w:sz="12" w:space="0" w:color="2A3439"/></w:tcBorders></w:tcPr><w:p><w:pPr><w:pStyle w:val="Tabla9"/><w:keepNext w:val="true"/><w:widowControl/><w:jc w:val="left"/><w:rPr><w:kern w:val="0"/><w:szCs w:val="24"/><w:lang w:val="es-CO" w:eastAsia="en-US" w:bidi="ar-SA"/><w:del w:id="2120" w:author="Unknown Author" w:date="2026-10-30T04:17:53Z"></w:del></w:rPr></w:pPr><w:del w:id="2119" w:author="Unknown Author" w:date="2026-10-30T04:17:53Z"><w:r><w:rPr><w:kern w:val="0"/><w:szCs w:val="24"/><w:lang w:val="es-CO" w:eastAsia="en-US" w:bidi="ar-SA"/></w:rPr><w:delText>Activación del protocolo ≥ 80 % y continuidad de la red ≥ 70 % a los 12 meses posteriores al cierre</w:delText></w:r></w:del></w:p></w:tc></w:tr></w:tbl><w:p><w:pPr><w:pStyle w:val="TablaNota"/><w:rPr></w:rPr></w:pPr><w:r><w:rPr><w:i/><w:iCs/></w:rPr><w:t>Nota.</w:t></w:r><w:r><w:rPr></w:rPr><w:t xml:space="preserve"> Elaboración propia con la formulación del proyecto. Los indicadores de largo plazo son de impacto y se miden después del cierre sin recursos adicionales del proyecto.</w:t></w:r></w:p><w:p><w:pPr><w:pStyle w:val="BodyText"/><w:rPr></w:rPr></w:pPr><w:r><w:rPr></w:rPr><w:t xml:space="preserve">La Tabla 7.3 muestra que cada horizonte tiene un usuario y una medida. En el corto plazo, el territorio obtiene la primera medición verificada en los sitios de remoción. En el mediano plazo, obtiene una red completa y </w:t></w:r><w:ins w:id="2121" w:author="Unknown Author" w:date="2026-10-30T04:17:53Z"><w:r><w:rPr></w:rPr><w:t>consejos</w:t></w:r></w:ins><w:del w:id="2122" w:author="Unknown Author" w:date="2026-10-30T04:17:53Z"><w:r><w:rPr></w:rPr><w:delText>comités</w:delText></w:r></w:del><w:r><w:rPr></w:rPr><w:t xml:space="preserve"> que la usan. En el largo plazo, la red permanece en manos de custodios designados mediante convenios, y no depende de una fase posterior de financiación. La pertinencia no se afirma por la magnitud de la red. Se afirma por el uso documentado del tablero en decisiones de alerta (Davis, 1989; Venkatesh et al., 2003).</w:t></w:r><w:bookmarkEnd w:id="65"/></w:p><w:p><w:pPr><w:pStyle w:val="Heading2"/><w:rPr></w:rPr></w:pPr><w:bookmarkStart w:id="67" w:name="Xeb550796b66ed06b65752641ebb16e26ad1f07c"/><w:r><w:rPr></w:rPr><w:t>7.4. Equipos, infraestructura y software que se adquieren</w:t></w:r></w:p><w:p><w:pPr><w:pStyle w:val="FirstParagraph"/><w:rPr></w:rPr></w:pPr><w:r><w:rPr></w:rPr><w:t>El proyecto no repone infraestructura, laboratorios ni equipos que el terremoto haya afectado. Adquiere capacidades nuevas de CTeI para una brecha de medición y de predicción. El laboratorio de modelación es una capacidad nueva de la universidad y no repone un laboratorio afectado. Por eso aplica el segundo supuesto de la nota 1 del numeral 5 de los TdR. Exige justificar la necesidad de cada bien y su relación directa con las demandas, las actividades, los productos y los resultados (MinCiencias, 2026). Los TdR supeditan la compra de equipos a un análisis financiero y a una vigilancia tecnológica que aseguren su pertinencia y su costo-eficiencia. El informe de vigilancia tecnológica del proyecto aporta lo segundo. La sección 13 aporta lo primero.</w:t></w:r></w:p><w:p><w:pPr><w:pStyle w:val="BodyText"/><w:rPr></w:rPr></w:pPr><w:r><w:rPr></w:rPr><w:t xml:space="preserve">La Tabla 7.4 </w:t></w:r><w:ins w:id="2123" w:author="Unknown Author" w:date="2026-10-30T04:17:53Z"><w:r><w:rPr></w:rPr><w:t>presenta</w:t></w:r></w:ins><w:del w:id="2124" w:author="Unknown Author" w:date="2026-10-30T04:17:53Z"><w:r><w:rPr></w:rPr><w:delText>justifica</w:delText></w:r></w:del><w:r><w:rPr></w:rPr><w:t xml:space="preserve"> cada bien </w:t></w:r><w:ins w:id="2125" w:author="Unknown Author" w:date="2026-10-30T04:17:53Z"><w:r><w:rPr></w:rPr><w:t xml:space="preserve">con el código, </w:t></w:r></w:ins><w:del w:id="2126" w:author="Unknown Author" w:date="2026-10-30T04:17:53Z"><w:r><w:rPr></w:rPr><w:delText xml:space="preserve">o grupo de bienes. Cada fila indica </w:delText></w:r></w:del><w:r><w:rPr></w:rPr><w:t xml:space="preserve">la cantidad, la </w:t></w:r><w:ins w:id="2127" w:author="Unknown Author" w:date="2026-10-30T04:17:53Z"><w:r><w:rPr></w:rPr><w:t xml:space="preserve">especificación, las actividades, los productos </w:t></w:r></w:ins><w:del w:id="2128" w:author="Unknown Author" w:date="2026-10-30T04:17:53Z"><w:r><w:rPr></w:rPr><w:delText xml:space="preserve">necesidad, la relación con el proyecto </w:delText></w:r></w:del><w:r><w:rPr></w:rPr><w:t xml:space="preserve">y el valor </w:t></w:r><w:ins w:id="2129" w:author="Unknown Author" w:date="2026-10-30T04:17:53Z"><w:r><w:rPr></w:rPr><w:t>del Anexo 3</w:t></w:r></w:ins><w:del w:id="2130" w:author="Unknown Author" w:date="2026-10-30T04:17:53Z"><w:r><w:rPr></w:rPr><w:delText>solicitado al SGR</w:delText></w:r></w:del><w:r><w:rPr></w:rPr><w:t xml:space="preserve">. Los bienes de reserva reponen pérdidas por robo, vandalismo o falla y no cuentan como nodos operativos. Cada valor se soporta con </w:t></w:r><w:ins w:id="2131" w:author="Unknown Author" w:date="2026-10-30T04:17:53Z"><w:r><w:rPr></w:rPr><w:t xml:space="preserve">un análisis de costos y </w:t></w:r></w:ins><w:r><w:rPr></w:rPr><w:t>al menos dos cotizaciones</w:t></w:r><w:ins w:id="2132" w:author="Unknown Author" w:date="2026-10-30T04:17:53Z"><w:r><w:rPr></w:rPr><w:t>, que se cargan al radicar</w:t></w:r></w:ins><w:del w:id="2133" w:author="Unknown Author" w:date="2026-10-30T04:17:53Z"><w:r><w:rPr></w:rPr><w:delText xml:space="preserve"> vigentes en el Anexo 3</w:delText></w:r></w:del><w:r><w:rPr></w:rPr><w:t xml:space="preserve"> </w:t></w:r><w:r><w:rPr><w:color w:val="00B050"/></w:rPr><w:t>[Diligenciar: cotizaciones</w:t></w:r><w:del w:id="2134" w:author="Unknown Author" w:date="2026-10-30T04:17:53Z"><w:r><w:rPr><w:color w:val="00B050"/></w:rPr><w:delText xml:space="preserve"> vigentes de cada bien</w:delText></w:r></w:del><w:r><w:rPr><w:color w:val="00B050"/></w:rPr><w:t>]</w:t></w:r><w:r><w:rPr></w:rPr><w:t>.</w:t></w:r></w:p><w:p><w:pPr><w:pStyle w:val="TablaRotulo"/><w:rPr></w:rPr></w:pPr><w:bookmarkStart w:id="68" w:name="rot_Tabla_7_4"/><w:r><w:rPr><w:b/><w:bCs/></w:rPr><w:t>Tabla 7.4</w:t></w:r><w:bookmarkEnd w:id="68"/></w:p><w:p><w:pPr><w:pStyle w:val="TablaTitulo"/><w:rPr><w:ins w:id="2138" w:author="Unknown Author" w:date="2026-10-30T04:17:53Z"></w:ins></w:rPr></w:pPr><w:ins w:id="2135" w:author="Unknown Author" w:date="2026-10-30T04:17:53Z"><w:r><w:rPr><w:i/><w:iCs/></w:rPr><w:t xml:space="preserve">Equipos, software e infraestructura </w:t></w:r></w:ins><w:del w:id="2136" w:author="Unknown Author" w:date="2026-10-30T04:17:53Z"><w:r><w:rPr><w:i/><w:iCs/></w:rPr><w:delText xml:space="preserve">Justificación de los equipos, la infraestructura y el software </w:delText></w:r></w:del><w:r><w:rPr><w:i/><w:iCs/></w:rPr><w:t>que se adquieren</w:t></w:r><w:ins w:id="2137" w:author="Unknown Author" w:date="2026-10-30T04:17:53Z"><w:r><w:rPr><w:i/><w:iCs/></w:rPr><w:t xml:space="preserve"> con recursos del SGR</w:t></w:r></w:ins></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830"/><w:gridCol w:w="1742"/><w:gridCol w:w="1326"/><w:gridCol w:w="1825"/><w:gridCol w:w="1328"/><w:gridCol w:w="1161"/><w:gridCol w:w="1741"/></w:tblGrid><w:tr><w:trPr><w:tblHeader w:val="true"/><w:ins w:id="2139" w:author="Unknown Author" w:date="2026-10-30T04:17:53Z"/><w:cantSplit w:val="true"/></w:trPr><w:tc><w:tcPr><w:tcW w:w="830"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2141" w:author="Unknown Author" w:date="2026-10-30T04:17:53Z"></w:ins></w:rPr></w:pPr><w:ins w:id="2140" w:author="Unknown Author" w:date="2026-10-30T04:17:53Z"><w:r><w:rPr><w:b/><w:kern w:val="0"/><w:szCs w:val="24"/><w:lang w:val="es-CO" w:eastAsia="en-US" w:bidi="ar-SA"/></w:rPr><w:t>Código del Anexo 3</w:t></w:r></w:ins></w:p></w:tc><w:tc><w:tcPr><w:tcW w:w="1742"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2143" w:author="Unknown Author" w:date="2026-10-30T04:17:53Z"></w:ins></w:rPr></w:pPr><w:ins w:id="2142" w:author="Unknown Author" w:date="2026-10-30T04:17:53Z"><w:r><w:rPr><w:b/><w:kern w:val="0"/><w:szCs w:val="24"/><w:lang w:val="es-CO" w:eastAsia="en-US" w:bidi="ar-SA"/></w:rPr><w:t>Bien</w:t></w:r></w:ins></w:p></w:tc><w:tc><w:tcPr><w:tcW w:w="1326"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2145" w:author="Unknown Author" w:date="2026-10-30T04:17:53Z"></w:ins></w:rPr></w:pPr><w:ins w:id="2144" w:author="Unknown Author" w:date="2026-10-30T04:17:53Z"><w:r><w:rPr><w:b/><w:kern w:val="0"/><w:szCs w:val="24"/><w:lang w:val="es-CO" w:eastAsia="en-US" w:bidi="ar-SA"/></w:rPr><w:t>Cantidad</w:t></w:r></w:ins></w:p></w:tc><w:tc><w:tcPr><w:tcW w:w="1825"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2147" w:author="Unknown Author" w:date="2026-10-30T04:17:53Z"></w:ins></w:rPr></w:pPr><w:ins w:id="2146" w:author="Unknown Author" w:date="2026-10-30T04:17:53Z"><w:r><w:rPr><w:b/><w:kern w:val="0"/><w:szCs w:val="24"/><w:lang w:val="es-CO" w:eastAsia="en-US" w:bidi="ar-SA"/></w:rPr><w:t>Especificación</w:t></w:r></w:ins></w:p></w:tc><w:tc><w:tcPr><w:tcW w:w="1328"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2149" w:author="Unknown Author" w:date="2026-10-30T04:17:53Z"></w:ins></w:rPr></w:pPr><w:ins w:id="2148" w:author="Unknown Author" w:date="2026-10-30T04:17:53Z"><w:r><w:rPr><w:b/><w:kern w:val="0"/><w:szCs w:val="24"/><w:lang w:val="es-CO" w:eastAsia="en-US" w:bidi="ar-SA"/></w:rPr><w:t>Actividades</w:t></w:r></w:ins></w:p></w:tc><w:tc><w:tcPr><w:tcW w:w="1161"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2151" w:author="Unknown Author" w:date="2026-10-30T04:17:53Z"></w:ins></w:rPr></w:pPr><w:ins w:id="2150" w:author="Unknown Author" w:date="2026-10-30T04:17:53Z"><w:r><w:rPr><w:b/><w:kern w:val="0"/><w:szCs w:val="24"/><w:lang w:val="es-CO" w:eastAsia="en-US" w:bidi="ar-SA"/></w:rPr><w:t>Productos</w:t></w:r></w:ins></w:p></w:tc><w:tc><w:tcPr><w:tcW w:w="1741"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2153" w:author="Unknown Author" w:date="2026-10-30T04:17:53Z"></w:ins></w:rPr></w:pPr><w:ins w:id="2152" w:author="Unknown Author" w:date="2026-10-30T04:17:53Z"><w:r><w:rPr><w:b/><w:kern w:val="0"/><w:szCs w:val="24"/><w:lang w:val="es-CO" w:eastAsia="en-US" w:bidi="ar-SA"/></w:rPr><w:t>Valor SGR (COP)</w:t></w:r></w:ins></w:p></w:tc></w:tr><w:tr><w:trPr><w:ins w:id="2154" w:author="Unknown Author" w:date="2026-10-30T04:17:53Z"/><w:cantSplit w:val="true"/></w:trPr><w:tc><w:tcPr><w:tcW w:w="830" w:type="dxa"/><w:tcBorders></w:tcBorders></w:tcPr><w:p><w:pPr><w:pStyle w:val="Tabla8"/><w:widowControl/><w:jc w:val="left"/><w:rPr><w:kern w:val="0"/><w:szCs w:val="24"/><w:lang w:val="es-CO" w:eastAsia="en-US" w:bidi="ar-SA"/><w:ins w:id="2156" w:author="Unknown Author" w:date="2026-10-30T04:17:53Z"></w:ins></w:rPr></w:pPr><w:ins w:id="2155" w:author="Unknown Author" w:date="2026-10-30T04:17:53Z"><w:r><w:rPr><w:kern w:val="0"/><w:szCs w:val="24"/><w:lang w:val="es-CO" w:eastAsia="en-US" w:bidi="ar-SA"/></w:rPr><w:t>EQ-01</w:t></w:r></w:ins></w:p></w:tc><w:tc><w:tcPr><w:tcW w:w="1742" w:type="dxa"/><w:tcBorders></w:tcBorders></w:tcPr><w:p><w:pPr><w:pStyle w:val="Tabla8"/><w:widowControl/><w:jc w:val="left"/><w:rPr><w:kern w:val="0"/><w:szCs w:val="24"/><w:lang w:val="es-CO" w:eastAsia="en-US" w:bidi="ar-SA"/><w:ins w:id="2158" w:author="Unknown Author" w:date="2026-10-30T04:17:53Z"></w:ins></w:rPr></w:pPr><w:ins w:id="2157" w:author="Unknown Author" w:date="2026-10-30T04:17:53Z"><w:r><w:rPr><w:kern w:val="0"/><w:szCs w:val="24"/><w:lang w:val="es-CO" w:eastAsia="en-US" w:bidi="ar-SA"/></w:rPr><w:t>Nodo IoT de medición de PM2,5 y PM10 con comunicación de baja potencia</w:t></w:r></w:ins></w:p></w:tc><w:tc><w:tcPr><w:tcW w:w="1326" w:type="dxa"/><w:tcBorders></w:tcBorders></w:tcPr><w:p><w:pPr><w:pStyle w:val="Tabla8"/><w:widowControl/><w:jc w:val="left"/><w:rPr><w:kern w:val="0"/><w:szCs w:val="24"/><w:lang w:val="es-CO" w:eastAsia="en-US" w:bidi="ar-SA"/><w:ins w:id="2160" w:author="Unknown Author" w:date="2026-10-30T04:17:53Z"></w:ins></w:rPr></w:pPr><w:ins w:id="2159" w:author="Unknown Author" w:date="2026-10-30T04:17:53Z"><w:r><w:rPr><w:kern w:val="0"/><w:szCs w:val="24"/><w:lang w:val="es-CO" w:eastAsia="en-US" w:bidi="ar-SA"/></w:rPr><w:t>120 unidad</w:t></w:r></w:ins></w:p></w:tc><w:tc><w:tcPr><w:tcW w:w="1825" w:type="dxa"/><w:tcBorders></w:tcBorders></w:tcPr><w:p><w:pPr><w:pStyle w:val="Tabla8"/><w:widowControl/><w:jc w:val="left"/><w:rPr><w:kern w:val="0"/><w:szCs w:val="24"/><w:lang w:val="es-CO" w:eastAsia="en-US" w:bidi="ar-SA"/><w:ins w:id="2162" w:author="Unknown Author" w:date="2026-10-30T04:17:53Z"></w:ins></w:rPr></w:pPr><w:ins w:id="2161" w:author="Unknown Author" w:date="2026-10-30T04:17:53Z"><w:r><w:rPr><w:kern w:val="0"/><w:szCs w:val="24"/><w:lang w:val="es-CO" w:eastAsia="en-US" w:bidi="ar-SA"/></w:rPr><w:t>PM2,5 y PM10 con cabezal óptico; energía solar; LoRa y GPS; 100 operativos + 20 de reserva (Tabla 21.2)</w:t></w:r></w:ins></w:p></w:tc><w:tc><w:tcPr><w:tcW w:w="1328" w:type="dxa"/><w:tcBorders></w:tcBorders></w:tcPr><w:p><w:pPr><w:pStyle w:val="Tabla8"/><w:widowControl/><w:jc w:val="left"/><w:rPr><w:kern w:val="0"/><w:szCs w:val="24"/><w:lang w:val="es-CO" w:eastAsia="en-US" w:bidi="ar-SA"/><w:ins w:id="2164" w:author="Unknown Author" w:date="2026-10-30T04:17:53Z"></w:ins></w:rPr></w:pPr><w:ins w:id="2163" w:author="Unknown Author" w:date="2026-10-30T04:17:53Z"><w:r><w:rPr><w:kern w:val="0"/><w:szCs w:val="24"/><w:lang w:val="es-CO" w:eastAsia="en-US" w:bidi="ar-SA"/></w:rPr><w:t>1.2, 2.3, 2.4</w:t></w:r></w:ins></w:p></w:tc><w:tc><w:tcPr><w:tcW w:w="1161" w:type="dxa"/><w:tcBorders></w:tcBorders></w:tcPr><w:p><w:pPr><w:pStyle w:val="Tabla8"/><w:widowControl/><w:jc w:val="left"/><w:rPr><w:kern w:val="0"/><w:szCs w:val="24"/><w:lang w:val="es-CO" w:eastAsia="en-US" w:bidi="ar-SA"/><w:ins w:id="2166" w:author="Unknown Author" w:date="2026-10-30T04:17:53Z"></w:ins></w:rPr></w:pPr><w:ins w:id="2165" w:author="Unknown Author" w:date="2026-10-30T04:17:53Z"><w:r><w:rPr><w:kern w:val="0"/><w:szCs w:val="24"/><w:lang w:val="es-CO" w:eastAsia="en-US" w:bidi="ar-SA"/></w:rPr><w:t>1, 6</w:t></w:r></w:ins></w:p></w:tc><w:tc><w:tcPr><w:tcW w:w="1741" w:type="dxa"/><w:tcBorders></w:tcBorders></w:tcPr><w:p><w:pPr><w:pStyle w:val="Tabla8"/><w:widowControl/><w:jc w:val="left"/><w:rPr><w:kern w:val="0"/><w:szCs w:val="24"/><w:lang w:val="es-CO" w:eastAsia="en-US" w:bidi="ar-SA"/><w:ins w:id="2168" w:author="Unknown Author" w:date="2026-10-30T04:17:53Z"></w:ins></w:rPr></w:pPr><w:ins w:id="2167" w:author="Unknown Author" w:date="2026-10-30T04:17:53Z"><w:r><w:rPr><w:kern w:val="0"/><w:szCs w:val="24"/><w:lang w:val="es-CO" w:eastAsia="en-US" w:bidi="ar-SA"/></w:rPr><w:t>$ 1.929.942.000</w:t></w:r></w:ins></w:p></w:tc></w:tr><w:tr><w:trPr><w:ins w:id="2169" w:author="Unknown Author" w:date="2026-10-30T04:17:53Z"/><w:cantSplit w:val="true"/></w:trPr><w:tc><w:tcPr><w:tcW w:w="830" w:type="dxa"/><w:tcBorders></w:tcBorders><w:shd w:color="auto" w:fill="F7F7F7" w:val="clear"/></w:tcPr><w:p><w:pPr><w:pStyle w:val="Tabla8"/><w:widowControl/><w:jc w:val="left"/><w:rPr><w:kern w:val="0"/><w:szCs w:val="24"/><w:lang w:val="es-CO" w:eastAsia="en-US" w:bidi="ar-SA"/><w:ins w:id="2171" w:author="Unknown Author" w:date="2026-10-30T04:17:53Z"></w:ins></w:rPr></w:pPr><w:ins w:id="2170" w:author="Unknown Author" w:date="2026-10-30T04:17:53Z"><w:r><w:rPr><w:kern w:val="0"/><w:szCs w:val="24"/><w:lang w:val="es-CO" w:eastAsia="en-US" w:bidi="ar-SA"/></w:rPr><w:t>EQ-02</w:t></w:r></w:ins></w:p></w:tc><w:tc><w:tcPr><w:tcW w:w="1742" w:type="dxa"/><w:tcBorders></w:tcBorders><w:shd w:color="auto" w:fill="F7F7F7" w:val="clear"/></w:tcPr><w:p><w:pPr><w:pStyle w:val="Tabla8"/><w:widowControl/><w:jc w:val="left"/><w:rPr><w:kern w:val="0"/><w:szCs w:val="24"/><w:lang w:val="es-CO" w:eastAsia="en-US" w:bidi="ar-SA"/><w:ins w:id="2173" w:author="Unknown Author" w:date="2026-10-30T04:17:53Z"></w:ins></w:rPr></w:pPr><w:ins w:id="2172" w:author="Unknown Author" w:date="2026-10-30T04:17:53Z"><w:r><w:rPr><w:kern w:val="0"/><w:szCs w:val="24"/><w:lang w:val="es-CO" w:eastAsia="en-US" w:bidi="ar-SA"/></w:rPr><w:t>Cabezal óptico de partículas (repuesto y reposición)</w:t></w:r></w:ins></w:p></w:tc><w:tc><w:tcPr><w:tcW w:w="1326" w:type="dxa"/><w:tcBorders></w:tcBorders><w:shd w:color="auto" w:fill="F7F7F7" w:val="clear"/></w:tcPr><w:p><w:pPr><w:pStyle w:val="Tabla8"/><w:widowControl/><w:jc w:val="left"/><w:rPr><w:kern w:val="0"/><w:szCs w:val="24"/><w:lang w:val="es-CO" w:eastAsia="en-US" w:bidi="ar-SA"/><w:ins w:id="2175" w:author="Unknown Author" w:date="2026-10-30T04:17:53Z"></w:ins></w:rPr></w:pPr><w:ins w:id="2174" w:author="Unknown Author" w:date="2026-10-30T04:17:53Z"><w:r><w:rPr><w:kern w:val="0"/><w:szCs w:val="24"/><w:lang w:val="es-CO" w:eastAsia="en-US" w:bidi="ar-SA"/></w:rPr><w:t>150 unidad</w:t></w:r></w:ins></w:p></w:tc><w:tc><w:tcPr><w:tcW w:w="1825" w:type="dxa"/><w:tcBorders></w:tcBorders><w:shd w:color="auto" w:fill="F7F7F7" w:val="clear"/></w:tcPr><w:p><w:pPr><w:pStyle w:val="Tabla8"/><w:widowControl/><w:jc w:val="left"/><w:rPr><w:kern w:val="0"/><w:szCs w:val="24"/><w:lang w:val="es-CO" w:eastAsia="en-US" w:bidi="ar-SA"/><w:ins w:id="2177" w:author="Unknown Author" w:date="2026-10-30T04:17:53Z"></w:ins></w:rPr></w:pPr><w:ins w:id="2176" w:author="Unknown Author" w:date="2026-10-30T04:17:53Z"><w:r><w:rPr><w:kern w:val="0"/><w:szCs w:val="24"/><w:lang w:val="es-CO" w:eastAsia="en-US" w:bidi="ar-SA"/></w:rPr><w:t>Sensor óptico de PM de reposición con calibración por humedad</w:t></w:r></w:ins></w:p></w:tc><w:tc><w:tcPr><w:tcW w:w="1328" w:type="dxa"/><w:tcBorders></w:tcBorders><w:shd w:color="auto" w:fill="F7F7F7" w:val="clear"/></w:tcPr><w:p><w:pPr><w:pStyle w:val="Tabla8"/><w:widowControl/><w:jc w:val="left"/><w:rPr><w:kern w:val="0"/><w:szCs w:val="24"/><w:lang w:val="es-CO" w:eastAsia="en-US" w:bidi="ar-SA"/><w:ins w:id="2179" w:author="Unknown Author" w:date="2026-10-30T04:17:53Z"></w:ins></w:rPr></w:pPr><w:ins w:id="2178" w:author="Unknown Author" w:date="2026-10-30T04:17:53Z"><w:r><w:rPr><w:kern w:val="0"/><w:szCs w:val="24"/><w:lang w:val="es-CO" w:eastAsia="en-US" w:bidi="ar-SA"/></w:rPr><w:t>1.2, 2.3, 2.4</w:t></w:r></w:ins></w:p></w:tc><w:tc><w:tcPr><w:tcW w:w="1161" w:type="dxa"/><w:tcBorders></w:tcBorders><w:shd w:color="auto" w:fill="F7F7F7" w:val="clear"/></w:tcPr><w:p><w:pPr><w:pStyle w:val="Tabla8"/><w:widowControl/><w:jc w:val="left"/><w:rPr><w:kern w:val="0"/><w:szCs w:val="24"/><w:lang w:val="es-CO" w:eastAsia="en-US" w:bidi="ar-SA"/><w:ins w:id="2181" w:author="Unknown Author" w:date="2026-10-30T04:17:53Z"></w:ins></w:rPr></w:pPr><w:ins w:id="2180" w:author="Unknown Author" w:date="2026-10-30T04:17:53Z"><w:r><w:rPr><w:kern w:val="0"/><w:szCs w:val="24"/><w:lang w:val="es-CO" w:eastAsia="en-US" w:bidi="ar-SA"/></w:rPr><w:t>1</w:t></w:r></w:ins></w:p></w:tc><w:tc><w:tcPr><w:tcW w:w="1741" w:type="dxa"/><w:tcBorders></w:tcBorders><w:shd w:color="auto" w:fill="F7F7F7" w:val="clear"/></w:tcPr><w:p><w:pPr><w:pStyle w:val="Tabla8"/><w:widowControl/><w:jc w:val="left"/><w:rPr><w:kern w:val="0"/><w:szCs w:val="24"/><w:lang w:val="es-CO" w:eastAsia="en-US" w:bidi="ar-SA"/><w:ins w:id="2183" w:author="Unknown Author" w:date="2026-10-30T04:17:53Z"></w:ins></w:rPr></w:pPr><w:ins w:id="2182" w:author="Unknown Author" w:date="2026-10-30T04:17:53Z"><w:r><w:rPr><w:kern w:val="0"/><w:szCs w:val="24"/><w:lang w:val="es-CO" w:eastAsia="en-US" w:bidi="ar-SA"/></w:rPr><w:t>$ 180.000.000</w:t></w:r></w:ins></w:p></w:tc></w:tr><w:tr><w:trPr><w:ins w:id="2184" w:author="Unknown Author" w:date="2026-10-30T04:17:53Z"/><w:cantSplit w:val="true"/></w:trPr><w:tc><w:tcPr><w:tcW w:w="830" w:type="dxa"/><w:tcBorders></w:tcBorders></w:tcPr><w:p><w:pPr><w:pStyle w:val="Tabla8"/><w:widowControl/><w:jc w:val="left"/><w:rPr><w:kern w:val="0"/><w:szCs w:val="24"/><w:lang w:val="es-CO" w:eastAsia="en-US" w:bidi="ar-SA"/><w:ins w:id="2186" w:author="Unknown Author" w:date="2026-10-30T04:17:53Z"></w:ins></w:rPr></w:pPr><w:ins w:id="2185" w:author="Unknown Author" w:date="2026-10-30T04:17:53Z"><w:r><w:rPr><w:kern w:val="0"/><w:szCs w:val="24"/><w:lang w:val="es-CO" w:eastAsia="en-US" w:bidi="ar-SA"/></w:rPr><w:t>EQ-03</w:t></w:r></w:ins></w:p></w:tc><w:tc><w:tcPr><w:tcW w:w="1742" w:type="dxa"/><w:tcBorders></w:tcBorders></w:tcPr><w:p><w:pPr><w:pStyle w:val="Tabla8"/><w:widowControl/><w:jc w:val="left"/><w:rPr><w:kern w:val="0"/><w:szCs w:val="24"/><w:lang w:val="es-CO" w:eastAsia="en-US" w:bidi="ar-SA"/><w:ins w:id="2188" w:author="Unknown Author" w:date="2026-10-30T04:17:53Z"></w:ins></w:rPr></w:pPr><w:ins w:id="2187" w:author="Unknown Author" w:date="2026-10-30T04:17:53Z"><w:r><w:rPr><w:kern w:val="0"/><w:szCs w:val="24"/><w:lang w:val="es-CO" w:eastAsia="en-US" w:bidi="ar-SA"/></w:rPr><w:t>Conjunto de monitores de referencia de PM2,5 y PM10 (gravimétrico, beta y óptico)</w:t></w:r></w:ins></w:p></w:tc><w:tc><w:tcPr><w:tcW w:w="1326" w:type="dxa"/><w:tcBorders></w:tcBorders></w:tcPr><w:p><w:pPr><w:pStyle w:val="Tabla8"/><w:widowControl/><w:jc w:val="left"/><w:rPr><w:kern w:val="0"/><w:szCs w:val="24"/><w:lang w:val="es-CO" w:eastAsia="en-US" w:bidi="ar-SA"/><w:ins w:id="2190" w:author="Unknown Author" w:date="2026-10-30T04:17:53Z"></w:ins></w:rPr></w:pPr><w:ins w:id="2189" w:author="Unknown Author" w:date="2026-10-30T04:17:53Z"><w:r><w:rPr><w:kern w:val="0"/><w:szCs w:val="24"/><w:lang w:val="es-CO" w:eastAsia="en-US" w:bidi="ar-SA"/></w:rPr><w:t>1 conjunto</w:t></w:r></w:ins></w:p></w:tc><w:tc><w:tcPr><w:tcW w:w="1825" w:type="dxa"/><w:tcBorders></w:tcBorders></w:tcPr><w:p><w:pPr><w:pStyle w:val="Tabla8"/><w:widowControl/><w:jc w:val="left"/><w:rPr><w:kern w:val="0"/><w:szCs w:val="24"/><w:lang w:val="es-CO" w:eastAsia="en-US" w:bidi="ar-SA"/><w:ins w:id="2192" w:author="Unknown Author" w:date="2026-10-30T04:17:53Z"></w:ins></w:rPr></w:pPr><w:ins w:id="2191" w:author="Unknown Author" w:date="2026-10-30T04:17:53Z"><w:r><w:rPr><w:kern w:val="0"/><w:szCs w:val="24"/><w:lang w:val="es-CO" w:eastAsia="en-US" w:bidi="ar-SA"/></w:rPr><w:t>Muestreador gravimétrico, monitor beta continuo y monitor óptico de referencia para colocalizar los nodos en Manizales y Calarcá</w:t></w:r></w:ins></w:p></w:tc><w:tc><w:tcPr><w:tcW w:w="1328" w:type="dxa"/><w:tcBorders></w:tcBorders></w:tcPr><w:p><w:pPr><w:pStyle w:val="Tabla8"/><w:widowControl/><w:jc w:val="left"/><w:rPr><w:kern w:val="0"/><w:szCs w:val="24"/><w:lang w:val="es-CO" w:eastAsia="en-US" w:bidi="ar-SA"/><w:ins w:id="2194" w:author="Unknown Author" w:date="2026-10-30T04:17:53Z"></w:ins></w:rPr></w:pPr><w:ins w:id="2193" w:author="Unknown Author" w:date="2026-10-30T04:17:53Z"><w:r><w:rPr><w:kern w:val="0"/><w:szCs w:val="24"/><w:lang w:val="es-CO" w:eastAsia="en-US" w:bidi="ar-SA"/></w:rPr><w:t>1.2</w:t></w:r></w:ins></w:p></w:tc><w:tc><w:tcPr><w:tcW w:w="1161" w:type="dxa"/><w:tcBorders></w:tcBorders></w:tcPr><w:p><w:pPr><w:pStyle w:val="Tabla8"/><w:widowControl/><w:jc w:val="left"/><w:rPr><w:kern w:val="0"/><w:szCs w:val="24"/><w:lang w:val="es-CO" w:eastAsia="en-US" w:bidi="ar-SA"/><w:ins w:id="2196" w:author="Unknown Author" w:date="2026-10-30T04:17:53Z"></w:ins></w:rPr></w:pPr><w:ins w:id="2195" w:author="Unknown Author" w:date="2026-10-30T04:17:53Z"><w:r><w:rPr><w:kern w:val="0"/><w:szCs w:val="24"/><w:lang w:val="es-CO" w:eastAsia="en-US" w:bidi="ar-SA"/></w:rPr><w:t>1</w:t></w:r></w:ins></w:p></w:tc><w:tc><w:tcPr><w:tcW w:w="1741" w:type="dxa"/><w:tcBorders></w:tcBorders></w:tcPr><w:p><w:pPr><w:pStyle w:val="Tabla8"/><w:widowControl/><w:jc w:val="left"/><w:rPr><w:kern w:val="0"/><w:szCs w:val="24"/><w:lang w:val="es-CO" w:eastAsia="en-US" w:bidi="ar-SA"/><w:ins w:id="2198" w:author="Unknown Author" w:date="2026-10-30T04:17:53Z"></w:ins></w:rPr></w:pPr><w:ins w:id="2197" w:author="Unknown Author" w:date="2026-10-30T04:17:53Z"><w:r><w:rPr><w:kern w:val="0"/><w:szCs w:val="24"/><w:lang w:val="es-CO" w:eastAsia="en-US" w:bidi="ar-SA"/></w:rPr><w:t>$ 772.909.266</w:t></w:r></w:ins></w:p></w:tc></w:tr><w:tr><w:trPr><w:ins w:id="2199" w:author="Unknown Author" w:date="2026-10-30T04:17:53Z"/><w:cantSplit w:val="true"/></w:trPr><w:tc><w:tcPr><w:tcW w:w="830" w:type="dxa"/><w:tcBorders></w:tcBorders><w:shd w:color="auto" w:fill="F7F7F7" w:val="clear"/></w:tcPr><w:p><w:pPr><w:pStyle w:val="Tabla8"/><w:widowControl/><w:jc w:val="left"/><w:rPr><w:kern w:val="0"/><w:szCs w:val="24"/><w:lang w:val="es-CO" w:eastAsia="en-US" w:bidi="ar-SA"/><w:ins w:id="2201" w:author="Unknown Author" w:date="2026-10-30T04:17:53Z"></w:ins></w:rPr></w:pPr><w:ins w:id="2200" w:author="Unknown Author" w:date="2026-10-30T04:17:53Z"><w:r><w:rPr><w:kern w:val="0"/><w:szCs w:val="24"/><w:lang w:val="es-CO" w:eastAsia="en-US" w:bidi="ar-SA"/></w:rPr><w:t>EQ-04</w:t></w:r></w:ins></w:p></w:tc><w:tc><w:tcPr><w:tcW w:w="1742" w:type="dxa"/><w:tcBorders></w:tcBorders><w:shd w:color="auto" w:fill="F7F7F7" w:val="clear"/></w:tcPr><w:p><w:pPr><w:pStyle w:val="Tabla8"/><w:widowControl/><w:jc w:val="left"/><w:rPr><w:kern w:val="0"/><w:szCs w:val="24"/><w:lang w:val="es-CO" w:eastAsia="en-US" w:bidi="ar-SA"/><w:ins w:id="2203" w:author="Unknown Author" w:date="2026-10-30T04:17:53Z"></w:ins></w:rPr></w:pPr><w:ins w:id="2202" w:author="Unknown Author" w:date="2026-10-30T04:17:53Z"><w:r><w:rPr><w:kern w:val="0"/><w:szCs w:val="24"/><w:lang w:val="es-CO" w:eastAsia="en-US" w:bidi="ar-SA"/></w:rPr><w:t>Gateway LoRaWAN con energía solar y respaldo</w:t></w:r></w:ins></w:p></w:tc><w:tc><w:tcPr><w:tcW w:w="1326" w:type="dxa"/><w:tcBorders></w:tcBorders><w:shd w:color="auto" w:fill="F7F7F7" w:val="clear"/></w:tcPr><w:p><w:pPr><w:pStyle w:val="Tabla8"/><w:widowControl/><w:jc w:val="left"/><w:rPr><w:kern w:val="0"/><w:szCs w:val="24"/><w:lang w:val="es-CO" w:eastAsia="en-US" w:bidi="ar-SA"/><w:ins w:id="2205" w:author="Unknown Author" w:date="2026-10-30T04:17:53Z"></w:ins></w:rPr></w:pPr><w:ins w:id="2204" w:author="Unknown Author" w:date="2026-10-30T04:17:53Z"><w:r><w:rPr><w:kern w:val="0"/><w:szCs w:val="24"/><w:lang w:val="es-CO" w:eastAsia="en-US" w:bidi="ar-SA"/></w:rPr><w:t>11 unidad</w:t></w:r></w:ins></w:p></w:tc><w:tc><w:tcPr><w:tcW w:w="1825" w:type="dxa"/><w:tcBorders></w:tcBorders><w:shd w:color="auto" w:fill="F7F7F7" w:val="clear"/></w:tcPr><w:p><w:pPr><w:pStyle w:val="Tabla8"/><w:widowControl/><w:jc w:val="left"/><w:rPr><w:kern w:val="0"/><w:szCs w:val="24"/><w:lang w:val="es-CO" w:eastAsia="en-US" w:bidi="ar-SA"/><w:ins w:id="2207" w:author="Unknown Author" w:date="2026-10-30T04:17:53Z"></w:ins></w:rPr></w:pPr><w:ins w:id="2206" w:author="Unknown Author" w:date="2026-10-30T04:17:53Z"><w:r><w:rPr><w:kern w:val="0"/><w:szCs w:val="24"/><w:lang w:val="es-CO" w:eastAsia="en-US" w:bidi="ar-SA"/></w:rPr><w:t>Pasarela de datos con panel solar, batería y enlace celular/LPWAN</w:t></w:r></w:ins></w:p></w:tc><w:tc><w:tcPr><w:tcW w:w="1328" w:type="dxa"/><w:tcBorders></w:tcBorders><w:shd w:color="auto" w:fill="F7F7F7" w:val="clear"/></w:tcPr><w:p><w:pPr><w:pStyle w:val="Tabla8"/><w:widowControl/><w:jc w:val="left"/><w:rPr><w:kern w:val="0"/><w:szCs w:val="24"/><w:lang w:val="es-CO" w:eastAsia="en-US" w:bidi="ar-SA"/><w:ins w:id="2209" w:author="Unknown Author" w:date="2026-10-30T04:17:53Z"></w:ins></w:rPr></w:pPr><w:ins w:id="2208" w:author="Unknown Author" w:date="2026-10-30T04:17:53Z"><w:r><w:rPr><w:kern w:val="0"/><w:szCs w:val="24"/><w:lang w:val="es-CO" w:eastAsia="en-US" w:bidi="ar-SA"/></w:rPr><w:t>1.2, 2.3, 2.4</w:t></w:r></w:ins></w:p></w:tc><w:tc><w:tcPr><w:tcW w:w="1161" w:type="dxa"/><w:tcBorders></w:tcBorders><w:shd w:color="auto" w:fill="F7F7F7" w:val="clear"/></w:tcPr><w:p><w:pPr><w:pStyle w:val="Tabla8"/><w:widowControl/><w:jc w:val="left"/><w:rPr><w:kern w:val="0"/><w:szCs w:val="24"/><w:lang w:val="es-CO" w:eastAsia="en-US" w:bidi="ar-SA"/><w:ins w:id="2211" w:author="Unknown Author" w:date="2026-10-30T04:17:53Z"></w:ins></w:rPr></w:pPr><w:ins w:id="2210" w:author="Unknown Author" w:date="2026-10-30T04:17:53Z"><w:r><w:rPr><w:kern w:val="0"/><w:szCs w:val="24"/><w:lang w:val="es-CO" w:eastAsia="en-US" w:bidi="ar-SA"/></w:rPr><w:t>1, 6</w:t></w:r></w:ins></w:p></w:tc><w:tc><w:tcPr><w:tcW w:w="1741" w:type="dxa"/><w:tcBorders></w:tcBorders><w:shd w:color="auto" w:fill="F7F7F7" w:val="clear"/></w:tcPr><w:p><w:pPr><w:pStyle w:val="Tabla8"/><w:widowControl/><w:jc w:val="left"/><w:rPr><w:kern w:val="0"/><w:szCs w:val="24"/><w:lang w:val="es-CO" w:eastAsia="en-US" w:bidi="ar-SA"/><w:ins w:id="2213" w:author="Unknown Author" w:date="2026-10-30T04:17:53Z"></w:ins></w:rPr></w:pPr><w:ins w:id="2212" w:author="Unknown Author" w:date="2026-10-30T04:17:53Z"><w:r><w:rPr><w:kern w:val="0"/><w:szCs w:val="24"/><w:lang w:val="es-CO" w:eastAsia="en-US" w:bidi="ar-SA"/></w:rPr><w:t>$ 54.475.344</w:t></w:r></w:ins></w:p></w:tc></w:tr><w:tr><w:trPr><w:ins w:id="2214" w:author="Unknown Author" w:date="2026-10-30T04:17:53Z"/><w:cantSplit w:val="true"/></w:trPr><w:tc><w:tcPr><w:tcW w:w="830" w:type="dxa"/><w:tcBorders></w:tcBorders></w:tcPr><w:p><w:pPr><w:pStyle w:val="Tabla8"/><w:widowControl/><w:jc w:val="left"/><w:rPr><w:kern w:val="0"/><w:szCs w:val="24"/><w:lang w:val="es-CO" w:eastAsia="en-US" w:bidi="ar-SA"/><w:ins w:id="2216" w:author="Unknown Author" w:date="2026-10-30T04:17:53Z"></w:ins></w:rPr></w:pPr><w:ins w:id="2215" w:author="Unknown Author" w:date="2026-10-30T04:17:53Z"><w:r><w:rPr><w:kern w:val="0"/><w:szCs w:val="24"/><w:lang w:val="es-CO" w:eastAsia="en-US" w:bidi="ar-SA"/></w:rPr><w:t>EQ-05</w:t></w:r></w:ins></w:p></w:tc><w:tc><w:tcPr><w:tcW w:w="1742" w:type="dxa"/><w:tcBorders></w:tcBorders></w:tcPr><w:p><w:pPr><w:pStyle w:val="Tabla8"/><w:widowControl/><w:jc w:val="left"/><w:rPr><w:kern w:val="0"/><w:szCs w:val="24"/><w:lang w:val="es-CO" w:eastAsia="en-US" w:bidi="ar-SA"/><w:ins w:id="2218" w:author="Unknown Author" w:date="2026-10-30T04:17:53Z"></w:ins></w:rPr></w:pPr><w:ins w:id="2217" w:author="Unknown Author" w:date="2026-10-30T04:17:53Z"><w:r><w:rPr><w:kern w:val="0"/><w:szCs w:val="24"/><w:lang w:val="es-CO" w:eastAsia="en-US" w:bidi="ar-SA"/></w:rPr><w:t>Kit de energía solar y batería para nodos</w:t></w:r></w:ins></w:p></w:tc><w:tc><w:tcPr><w:tcW w:w="1326" w:type="dxa"/><w:tcBorders></w:tcBorders></w:tcPr><w:p><w:pPr><w:pStyle w:val="Tabla8"/><w:widowControl/><w:jc w:val="left"/><w:rPr><w:kern w:val="0"/><w:szCs w:val="24"/><w:lang w:val="es-CO" w:eastAsia="en-US" w:bidi="ar-SA"/><w:ins w:id="2220" w:author="Unknown Author" w:date="2026-10-30T04:17:53Z"></w:ins></w:rPr></w:pPr><w:ins w:id="2219" w:author="Unknown Author" w:date="2026-10-30T04:17:53Z"><w:r><w:rPr><w:kern w:val="0"/><w:szCs w:val="24"/><w:lang w:val="es-CO" w:eastAsia="en-US" w:bidi="ar-SA"/></w:rPr><w:t>120 unidad</w:t></w:r></w:ins></w:p></w:tc><w:tc><w:tcPr><w:tcW w:w="1825" w:type="dxa"/><w:tcBorders></w:tcBorders></w:tcPr><w:p><w:pPr><w:pStyle w:val="Tabla8"/><w:widowControl/><w:jc w:val="left"/><w:rPr><w:kern w:val="0"/><w:szCs w:val="24"/><w:lang w:val="es-CO" w:eastAsia="en-US" w:bidi="ar-SA"/><w:ins w:id="2222" w:author="Unknown Author" w:date="2026-10-30T04:17:53Z"></w:ins></w:rPr></w:pPr><w:ins w:id="2221" w:author="Unknown Author" w:date="2026-10-30T04:17:53Z"><w:r><w:rPr><w:kern w:val="0"/><w:szCs w:val="24"/><w:lang w:val="es-CO" w:eastAsia="en-US" w:bidi="ar-SA"/></w:rPr><w:t>Panel y batería con autonomía de 14 días sin sol</w:t></w:r></w:ins></w:p></w:tc><w:tc><w:tcPr><w:tcW w:w="1328" w:type="dxa"/><w:tcBorders></w:tcBorders></w:tcPr><w:p><w:pPr><w:pStyle w:val="Tabla8"/><w:widowControl/><w:jc w:val="left"/><w:rPr><w:kern w:val="0"/><w:szCs w:val="24"/><w:lang w:val="es-CO" w:eastAsia="en-US" w:bidi="ar-SA"/><w:ins w:id="2224" w:author="Unknown Author" w:date="2026-10-30T04:17:53Z"></w:ins></w:rPr></w:pPr><w:ins w:id="2223" w:author="Unknown Author" w:date="2026-10-30T04:17:53Z"><w:r><w:rPr><w:kern w:val="0"/><w:szCs w:val="24"/><w:lang w:val="es-CO" w:eastAsia="en-US" w:bidi="ar-SA"/></w:rPr><w:t>1.2, 2.3, 2.4</w:t></w:r></w:ins></w:p></w:tc><w:tc><w:tcPr><w:tcW w:w="1161" w:type="dxa"/><w:tcBorders></w:tcBorders></w:tcPr><w:p><w:pPr><w:pStyle w:val="Tabla8"/><w:widowControl/><w:jc w:val="left"/><w:rPr><w:kern w:val="0"/><w:szCs w:val="24"/><w:lang w:val="es-CO" w:eastAsia="en-US" w:bidi="ar-SA"/><w:ins w:id="2226" w:author="Unknown Author" w:date="2026-10-30T04:17:53Z"></w:ins></w:rPr></w:pPr><w:ins w:id="2225" w:author="Unknown Author" w:date="2026-10-30T04:17:53Z"><w:r><w:rPr><w:kern w:val="0"/><w:szCs w:val="24"/><w:lang w:val="es-CO" w:eastAsia="en-US" w:bidi="ar-SA"/></w:rPr><w:t>1</w:t></w:r></w:ins></w:p></w:tc><w:tc><w:tcPr><w:tcW w:w="1741" w:type="dxa"/><w:tcBorders></w:tcBorders></w:tcPr><w:p><w:pPr><w:pStyle w:val="Tabla8"/><w:widowControl/><w:jc w:val="left"/><w:rPr><w:kern w:val="0"/><w:szCs w:val="24"/><w:lang w:val="es-CO" w:eastAsia="en-US" w:bidi="ar-SA"/><w:ins w:id="2228" w:author="Unknown Author" w:date="2026-10-30T04:17:53Z"></w:ins></w:rPr></w:pPr><w:ins w:id="2227" w:author="Unknown Author" w:date="2026-10-30T04:17:53Z"><w:r><w:rPr><w:kern w:val="0"/><w:szCs w:val="24"/><w:lang w:val="es-CO" w:eastAsia="en-US" w:bidi="ar-SA"/></w:rPr><w:t>$ 78.000.000</w:t></w:r></w:ins></w:p></w:tc></w:tr><w:tr><w:trPr><w:ins w:id="2229" w:author="Unknown Author" w:date="2026-10-30T04:17:53Z"/><w:cantSplit w:val="true"/></w:trPr><w:tc><w:tcPr><w:tcW w:w="830" w:type="dxa"/><w:tcBorders></w:tcBorders><w:shd w:color="auto" w:fill="F7F7F7" w:val="clear"/></w:tcPr><w:p><w:pPr><w:pStyle w:val="Tabla8"/><w:widowControl/><w:jc w:val="left"/><w:rPr><w:kern w:val="0"/><w:szCs w:val="24"/><w:lang w:val="es-CO" w:eastAsia="en-US" w:bidi="ar-SA"/><w:ins w:id="2231" w:author="Unknown Author" w:date="2026-10-30T04:17:53Z"></w:ins></w:rPr></w:pPr><w:ins w:id="2230" w:author="Unknown Author" w:date="2026-10-30T04:17:53Z"><w:r><w:rPr><w:kern w:val="0"/><w:szCs w:val="24"/><w:lang w:val="es-CO" w:eastAsia="en-US" w:bidi="ar-SA"/></w:rPr><w:t>EQ-06</w:t></w:r></w:ins></w:p></w:tc><w:tc><w:tcPr><w:tcW w:w="1742" w:type="dxa"/><w:tcBorders></w:tcBorders><w:shd w:color="auto" w:fill="F7F7F7" w:val="clear"/></w:tcPr><w:p><w:pPr><w:pStyle w:val="Tabla8"/><w:widowControl/><w:jc w:val="left"/><w:rPr><w:kern w:val="0"/><w:szCs w:val="24"/><w:lang w:val="es-CO" w:eastAsia="en-US" w:bidi="ar-SA"/><w:ins w:id="2233" w:author="Unknown Author" w:date="2026-10-30T04:17:53Z"></w:ins></w:rPr></w:pPr><w:ins w:id="2232" w:author="Unknown Author" w:date="2026-10-30T04:17:53Z"><w:r><w:rPr><w:kern w:val="0"/><w:szCs w:val="24"/><w:lang w:val="es-CO" w:eastAsia="en-US" w:bidi="ar-SA"/></w:rPr><w:t>Terminal de internet satelital de respaldo</w:t></w:r></w:ins></w:p></w:tc><w:tc><w:tcPr><w:tcW w:w="1326" w:type="dxa"/><w:tcBorders></w:tcBorders><w:shd w:color="auto" w:fill="F7F7F7" w:val="clear"/></w:tcPr><w:p><w:pPr><w:pStyle w:val="Tabla8"/><w:widowControl/><w:jc w:val="left"/><w:rPr><w:kern w:val="0"/><w:szCs w:val="24"/><w:lang w:val="es-CO" w:eastAsia="en-US" w:bidi="ar-SA"/><w:ins w:id="2235" w:author="Unknown Author" w:date="2026-10-30T04:17:53Z"></w:ins></w:rPr></w:pPr><w:ins w:id="2234" w:author="Unknown Author" w:date="2026-10-30T04:17:53Z"><w:r><w:rPr><w:kern w:val="0"/><w:szCs w:val="24"/><w:lang w:val="es-CO" w:eastAsia="en-US" w:bidi="ar-SA"/></w:rPr><w:t>10 unidad</w:t></w:r></w:ins></w:p></w:tc><w:tc><w:tcPr><w:tcW w:w="1825" w:type="dxa"/><w:tcBorders></w:tcBorders><w:shd w:color="auto" w:fill="F7F7F7" w:val="clear"/></w:tcPr><w:p><w:pPr><w:pStyle w:val="Tabla8"/><w:widowControl/><w:jc w:val="left"/><w:rPr><w:kern w:val="0"/><w:szCs w:val="24"/><w:lang w:val="es-CO" w:eastAsia="en-US" w:bidi="ar-SA"/><w:ins w:id="2237" w:author="Unknown Author" w:date="2026-10-30T04:17:53Z"></w:ins></w:rPr></w:pPr><w:ins w:id="2236" w:author="Unknown Author" w:date="2026-10-30T04:17:53Z"><w:r><w:rPr><w:kern w:val="0"/><w:szCs w:val="24"/><w:lang w:val="es-CO" w:eastAsia="en-US" w:bidi="ar-SA"/></w:rPr><w:t>Enlace satelital de respaldo para gateways sin cobertura celular (se asume terminal de órbita baja)</w:t></w:r></w:ins></w:p></w:tc><w:tc><w:tcPr><w:tcW w:w="1328" w:type="dxa"/><w:tcBorders></w:tcBorders><w:shd w:color="auto" w:fill="F7F7F7" w:val="clear"/></w:tcPr><w:p><w:pPr><w:pStyle w:val="Tabla8"/><w:widowControl/><w:jc w:val="left"/><w:rPr><w:kern w:val="0"/><w:szCs w:val="24"/><w:lang w:val="es-CO" w:eastAsia="en-US" w:bidi="ar-SA"/><w:ins w:id="2239" w:author="Unknown Author" w:date="2026-10-30T04:17:53Z"></w:ins></w:rPr></w:pPr><w:ins w:id="2238" w:author="Unknown Author" w:date="2026-10-30T04:17:53Z"><w:r><w:rPr><w:kern w:val="0"/><w:szCs w:val="24"/><w:lang w:val="es-CO" w:eastAsia="en-US" w:bidi="ar-SA"/></w:rPr><w:t>1.3, 2.3, 2.4</w:t></w:r></w:ins></w:p></w:tc><w:tc><w:tcPr><w:tcW w:w="1161" w:type="dxa"/><w:tcBorders></w:tcBorders><w:shd w:color="auto" w:fill="F7F7F7" w:val="clear"/></w:tcPr><w:p><w:pPr><w:pStyle w:val="Tabla8"/><w:widowControl/><w:jc w:val="left"/><w:rPr><w:kern w:val="0"/><w:szCs w:val="24"/><w:lang w:val="es-CO" w:eastAsia="en-US" w:bidi="ar-SA"/><w:ins w:id="2241" w:author="Unknown Author" w:date="2026-10-30T04:17:53Z"></w:ins></w:rPr></w:pPr><w:ins w:id="2240" w:author="Unknown Author" w:date="2026-10-30T04:17:53Z"><w:r><w:rPr><w:kern w:val="0"/><w:szCs w:val="24"/><w:lang w:val="es-CO" w:eastAsia="en-US" w:bidi="ar-SA"/></w:rPr><w:t>1</w:t></w:r></w:ins></w:p></w:tc><w:tc><w:tcPr><w:tcW w:w="1741" w:type="dxa"/><w:tcBorders></w:tcBorders><w:shd w:color="auto" w:fill="F7F7F7" w:val="clear"/></w:tcPr><w:p><w:pPr><w:pStyle w:val="Tabla8"/><w:widowControl/><w:jc w:val="left"/><w:rPr><w:kern w:val="0"/><w:szCs w:val="24"/><w:lang w:val="es-CO" w:eastAsia="en-US" w:bidi="ar-SA"/><w:ins w:id="2243" w:author="Unknown Author" w:date="2026-10-30T04:17:53Z"></w:ins></w:rPr></w:pPr><w:ins w:id="2242" w:author="Unknown Author" w:date="2026-10-30T04:17:53Z"><w:r><w:rPr><w:kern w:val="0"/><w:szCs w:val="24"/><w:lang w:val="es-CO" w:eastAsia="en-US" w:bidi="ar-SA"/></w:rPr><w:t>$ 35.000.000</w:t></w:r></w:ins></w:p></w:tc></w:tr><w:tr><w:trPr><w:ins w:id="2244" w:author="Unknown Author" w:date="2026-10-30T04:17:53Z"/><w:cantSplit w:val="true"/></w:trPr><w:tc><w:tcPr><w:tcW w:w="830" w:type="dxa"/><w:tcBorders></w:tcBorders></w:tcPr><w:p><w:pPr><w:pStyle w:val="Tabla8"/><w:widowControl/><w:jc w:val="left"/><w:rPr><w:kern w:val="0"/><w:szCs w:val="24"/><w:lang w:val="es-CO" w:eastAsia="en-US" w:bidi="ar-SA"/><w:ins w:id="2246" w:author="Unknown Author" w:date="2026-10-30T04:17:53Z"></w:ins></w:rPr></w:pPr><w:ins w:id="2245" w:author="Unknown Author" w:date="2026-10-30T04:17:53Z"><w:r><w:rPr><w:kern w:val="0"/><w:szCs w:val="24"/><w:lang w:val="es-CO" w:eastAsia="en-US" w:bidi="ar-SA"/></w:rPr><w:t>EQ-07</w:t></w:r></w:ins></w:p></w:tc><w:tc><w:tcPr><w:tcW w:w="1742" w:type="dxa"/><w:tcBorders></w:tcBorders></w:tcPr><w:p><w:pPr><w:pStyle w:val="Tabla8"/><w:widowControl/><w:jc w:val="left"/><w:rPr><w:kern w:val="0"/><w:szCs w:val="24"/><w:lang w:val="es-CO" w:eastAsia="en-US" w:bidi="ar-SA"/><w:ins w:id="2248" w:author="Unknown Author" w:date="2026-10-30T04:17:53Z"></w:ins></w:rPr></w:pPr><w:ins w:id="2247" w:author="Unknown Author" w:date="2026-10-30T04:17:53Z"><w:r><w:rPr><w:kern w:val="0"/><w:szCs w:val="24"/><w:lang w:val="es-CO" w:eastAsia="en-US" w:bidi="ar-SA"/></w:rPr><w:t>Banco de calibración de partículas: impactador eléctrico y generadores de aerosol</w:t></w:r></w:ins></w:p></w:tc><w:tc><w:tcPr><w:tcW w:w="1326" w:type="dxa"/><w:tcBorders></w:tcBorders></w:tcPr><w:p><w:pPr><w:pStyle w:val="Tabla8"/><w:widowControl/><w:jc w:val="left"/><w:rPr><w:kern w:val="0"/><w:szCs w:val="24"/><w:lang w:val="es-CO" w:eastAsia="en-US" w:bidi="ar-SA"/><w:ins w:id="2250" w:author="Unknown Author" w:date="2026-10-30T04:17:53Z"></w:ins></w:rPr></w:pPr><w:ins w:id="2249" w:author="Unknown Author" w:date="2026-10-30T04:17:53Z"><w:r><w:rPr><w:kern w:val="0"/><w:szCs w:val="24"/><w:lang w:val="es-CO" w:eastAsia="en-US" w:bidi="ar-SA"/></w:rPr><w:t>1 unidad</w:t></w:r></w:ins></w:p></w:tc><w:tc><w:tcPr><w:tcW w:w="1825" w:type="dxa"/><w:tcBorders></w:tcBorders></w:tcPr><w:p><w:pPr><w:pStyle w:val="Tabla8"/><w:widowControl/><w:jc w:val="left"/><w:rPr><w:kern w:val="0"/><w:szCs w:val="24"/><w:lang w:val="es-CO" w:eastAsia="en-US" w:bidi="ar-SA"/><w:ins w:id="2252" w:author="Unknown Author" w:date="2026-10-30T04:17:53Z"></w:ins></w:rPr></w:pPr><w:ins w:id="2251" w:author="Unknown Author" w:date="2026-10-30T04:17:53Z"><w:r><w:rPr><w:kern w:val="0"/><w:szCs w:val="24"/><w:lang w:val="es-CO" w:eastAsia="en-US" w:bidi="ar-SA"/></w:rPr><w:t>Impactador eléctrico de baja presión y tres generadores de aerosol para caracterizar los sensores en laboratorio</w:t></w:r></w:ins></w:p></w:tc><w:tc><w:tcPr><w:tcW w:w="1328" w:type="dxa"/><w:tcBorders></w:tcBorders></w:tcPr><w:p><w:pPr><w:pStyle w:val="Tabla8"/><w:widowControl/><w:jc w:val="left"/><w:rPr><w:kern w:val="0"/><w:szCs w:val="24"/><w:lang w:val="es-CO" w:eastAsia="en-US" w:bidi="ar-SA"/><w:ins w:id="2254" w:author="Unknown Author" w:date="2026-10-30T04:17:53Z"></w:ins></w:rPr></w:pPr><w:ins w:id="2253" w:author="Unknown Author" w:date="2026-10-30T04:17:53Z"><w:r><w:rPr><w:kern w:val="0"/><w:szCs w:val="24"/><w:lang w:val="es-CO" w:eastAsia="en-US" w:bidi="ar-SA"/></w:rPr><w:t>1.2</w:t></w:r></w:ins></w:p></w:tc><w:tc><w:tcPr><w:tcW w:w="1161" w:type="dxa"/><w:tcBorders></w:tcBorders></w:tcPr><w:p><w:pPr><w:pStyle w:val="Tabla8"/><w:widowControl/><w:jc w:val="left"/><w:rPr><w:kern w:val="0"/><w:szCs w:val="24"/><w:lang w:val="es-CO" w:eastAsia="en-US" w:bidi="ar-SA"/><w:ins w:id="2256" w:author="Unknown Author" w:date="2026-10-30T04:17:53Z"></w:ins></w:rPr></w:pPr><w:ins w:id="2255" w:author="Unknown Author" w:date="2026-10-30T04:17:53Z"><w:r><w:rPr><w:kern w:val="0"/><w:szCs w:val="24"/><w:lang w:val="es-CO" w:eastAsia="en-US" w:bidi="ar-SA"/></w:rPr><w:t>1</w:t></w:r></w:ins></w:p></w:tc><w:tc><w:tcPr><w:tcW w:w="1741" w:type="dxa"/><w:tcBorders></w:tcBorders></w:tcPr><w:p><w:pPr><w:pStyle w:val="Tabla8"/><w:widowControl/><w:jc w:val="left"/><w:rPr><w:kern w:val="0"/><w:szCs w:val="24"/><w:lang w:val="es-CO" w:eastAsia="en-US" w:bidi="ar-SA"/><w:ins w:id="2258" w:author="Unknown Author" w:date="2026-10-30T04:17:53Z"></w:ins></w:rPr></w:pPr><w:ins w:id="2257" w:author="Unknown Author" w:date="2026-10-30T04:17:53Z"><w:r><w:rPr><w:kern w:val="0"/><w:szCs w:val="24"/><w:lang w:val="es-CO" w:eastAsia="en-US" w:bidi="ar-SA"/></w:rPr><w:t>$ 1.219.650.407</w:t></w:r></w:ins></w:p></w:tc></w:tr><w:tr><w:trPr><w:ins w:id="2259" w:author="Unknown Author" w:date="2026-10-30T04:17:53Z"/><w:cantSplit w:val="true"/></w:trPr><w:tc><w:tcPr><w:tcW w:w="830" w:type="dxa"/><w:tcBorders></w:tcBorders><w:shd w:color="auto" w:fill="F7F7F7" w:val="clear"/></w:tcPr><w:p><w:pPr><w:pStyle w:val="Tabla8"/><w:widowControl/><w:jc w:val="left"/><w:rPr><w:kern w:val="0"/><w:szCs w:val="24"/><w:lang w:val="es-CO" w:eastAsia="en-US" w:bidi="ar-SA"/><w:ins w:id="2261" w:author="Unknown Author" w:date="2026-10-30T04:17:53Z"></w:ins></w:rPr></w:pPr><w:ins w:id="2260" w:author="Unknown Author" w:date="2026-10-30T04:17:53Z"><w:r><w:rPr><w:kern w:val="0"/><w:szCs w:val="24"/><w:lang w:val="es-CO" w:eastAsia="en-US" w:bidi="ar-SA"/></w:rPr><w:t>EQ-08</w:t></w:r></w:ins></w:p></w:tc><w:tc><w:tcPr><w:tcW w:w="1742" w:type="dxa"/><w:tcBorders></w:tcBorders><w:shd w:color="auto" w:fill="F7F7F7" w:val="clear"/></w:tcPr><w:p><w:pPr><w:pStyle w:val="Tabla8"/><w:widowControl/><w:jc w:val="left"/><w:rPr><w:kern w:val="0"/><w:szCs w:val="24"/><w:lang w:val="es-CO" w:eastAsia="en-US" w:bidi="ar-SA"/><w:ins w:id="2263" w:author="Unknown Author" w:date="2026-10-30T04:17:53Z"></w:ins></w:rPr></w:pPr><w:ins w:id="2262" w:author="Unknown Author" w:date="2026-10-30T04:17:53Z"><w:r><w:rPr><w:kern w:val="0"/><w:szCs w:val="24"/><w:lang w:val="es-CO" w:eastAsia="en-US" w:bidi="ar-SA"/></w:rPr><w:t>Estación de trabajo para entrenamiento de modelos</w:t></w:r></w:ins></w:p></w:tc><w:tc><w:tcPr><w:tcW w:w="1326" w:type="dxa"/><w:tcBorders></w:tcBorders><w:shd w:color="auto" w:fill="F7F7F7" w:val="clear"/></w:tcPr><w:p><w:pPr><w:pStyle w:val="Tabla8"/><w:widowControl/><w:jc w:val="left"/><w:rPr><w:kern w:val="0"/><w:szCs w:val="24"/><w:lang w:val="es-CO" w:eastAsia="en-US" w:bidi="ar-SA"/><w:ins w:id="2265" w:author="Unknown Author" w:date="2026-10-30T04:17:53Z"></w:ins></w:rPr></w:pPr><w:ins w:id="2264" w:author="Unknown Author" w:date="2026-10-30T04:17:53Z"><w:r><w:rPr><w:kern w:val="0"/><w:szCs w:val="24"/><w:lang w:val="es-CO" w:eastAsia="en-US" w:bidi="ar-SA"/></w:rPr><w:t>2 unidad</w:t></w:r></w:ins></w:p></w:tc><w:tc><w:tcPr><w:tcW w:w="1825" w:type="dxa"/><w:tcBorders></w:tcBorders><w:shd w:color="auto" w:fill="F7F7F7" w:val="clear"/></w:tcPr><w:p><w:pPr><w:pStyle w:val="Tabla8"/><w:widowControl/><w:jc w:val="left"/><w:rPr><w:kern w:val="0"/><w:szCs w:val="24"/><w:lang w:val="es-CO" w:eastAsia="en-US" w:bidi="ar-SA"/><w:ins w:id="2267" w:author="Unknown Author" w:date="2026-10-30T04:17:53Z"></w:ins></w:rPr></w:pPr><w:ins w:id="2266" w:author="Unknown Author" w:date="2026-10-30T04:17:53Z"><w:r><w:rPr><w:kern w:val="0"/><w:szCs w:val="24"/><w:lang w:val="es-CO" w:eastAsia="en-US" w:bidi="ar-SA"/></w:rPr><w:t>Procesamiento con GPU para entrenar y validar el modelo de corrección</w:t></w:r></w:ins></w:p></w:tc><w:tc><w:tcPr><w:tcW w:w="1328" w:type="dxa"/><w:tcBorders></w:tcBorders><w:shd w:color="auto" w:fill="F7F7F7" w:val="clear"/></w:tcPr><w:p><w:pPr><w:pStyle w:val="Tabla8"/><w:widowControl/><w:jc w:val="left"/><w:rPr><w:kern w:val="0"/><w:szCs w:val="24"/><w:lang w:val="es-CO" w:eastAsia="en-US" w:bidi="ar-SA"/><w:ins w:id="2269" w:author="Unknown Author" w:date="2026-10-30T04:17:53Z"></w:ins></w:rPr></w:pPr><w:ins w:id="2268" w:author="Unknown Author" w:date="2026-10-30T04:17:53Z"><w:r><w:rPr><w:kern w:val="0"/><w:szCs w:val="24"/><w:lang w:val="es-CO" w:eastAsia="en-US" w:bidi="ar-SA"/></w:rPr><w:t>1.4</w:t></w:r></w:ins></w:p></w:tc><w:tc><w:tcPr><w:tcW w:w="1161" w:type="dxa"/><w:tcBorders></w:tcBorders><w:shd w:color="auto" w:fill="F7F7F7" w:val="clear"/></w:tcPr><w:p><w:pPr><w:pStyle w:val="Tabla8"/><w:widowControl/><w:jc w:val="left"/><w:rPr><w:kern w:val="0"/><w:szCs w:val="24"/><w:lang w:val="es-CO" w:eastAsia="en-US" w:bidi="ar-SA"/><w:ins w:id="2271" w:author="Unknown Author" w:date="2026-10-30T04:17:53Z"></w:ins></w:rPr></w:pPr><w:ins w:id="2270" w:author="Unknown Author" w:date="2026-10-30T04:17:53Z"><w:r><w:rPr><w:kern w:val="0"/><w:szCs w:val="24"/><w:lang w:val="es-CO" w:eastAsia="en-US" w:bidi="ar-SA"/></w:rPr><w:t>1</w:t></w:r></w:ins></w:p></w:tc><w:tc><w:tcPr><w:tcW w:w="1741" w:type="dxa"/><w:tcBorders></w:tcBorders><w:shd w:color="auto" w:fill="F7F7F7" w:val="clear"/></w:tcPr><w:p><w:pPr><w:pStyle w:val="Tabla8"/><w:widowControl/><w:jc w:val="left"/><w:rPr><w:kern w:val="0"/><w:szCs w:val="24"/><w:lang w:val="es-CO" w:eastAsia="en-US" w:bidi="ar-SA"/><w:ins w:id="2273" w:author="Unknown Author" w:date="2026-10-30T04:17:53Z"></w:ins></w:rPr></w:pPr><w:ins w:id="2272" w:author="Unknown Author" w:date="2026-10-30T04:17:53Z"><w:r><w:rPr><w:kern w:val="0"/><w:szCs w:val="24"/><w:lang w:val="es-CO" w:eastAsia="en-US" w:bidi="ar-SA"/></w:rPr><w:t>$ 50.000.000</w:t></w:r></w:ins></w:p></w:tc></w:tr><w:tr><w:trPr><w:ins w:id="2274" w:author="Unknown Author" w:date="2026-10-30T04:17:53Z"/><w:cantSplit w:val="true"/></w:trPr><w:tc><w:tcPr><w:tcW w:w="830" w:type="dxa"/><w:tcBorders></w:tcBorders></w:tcPr><w:p><w:pPr><w:pStyle w:val="Tabla8"/><w:widowControl/><w:jc w:val="left"/><w:rPr><w:kern w:val="0"/><w:szCs w:val="24"/><w:lang w:val="es-CO" w:eastAsia="en-US" w:bidi="ar-SA"/><w:ins w:id="2276" w:author="Unknown Author" w:date="2026-10-30T04:17:53Z"></w:ins></w:rPr></w:pPr><w:ins w:id="2275" w:author="Unknown Author" w:date="2026-10-30T04:17:53Z"><w:r><w:rPr><w:kern w:val="0"/><w:szCs w:val="24"/><w:lang w:val="es-CO" w:eastAsia="en-US" w:bidi="ar-SA"/></w:rPr><w:t>EQ-09</w:t></w:r></w:ins></w:p></w:tc><w:tc><w:tcPr><w:tcW w:w="1742" w:type="dxa"/><w:tcBorders></w:tcBorders></w:tcPr><w:p><w:pPr><w:pStyle w:val="Tabla8"/><w:widowControl/><w:jc w:val="left"/><w:rPr><w:kern w:val="0"/><w:szCs w:val="24"/><w:lang w:val="es-CO" w:eastAsia="en-US" w:bidi="ar-SA"/><w:ins w:id="2278" w:author="Unknown Author" w:date="2026-10-30T04:17:53Z"></w:ins></w:rPr></w:pPr><w:ins w:id="2277" w:author="Unknown Author" w:date="2026-10-30T04:17:53Z"><w:r><w:rPr><w:kern w:val="0"/><w:szCs w:val="24"/><w:lang w:val="es-CO" w:eastAsia="en-US" w:bidi="ar-SA"/></w:rPr><w:t>Equipos de campo e instrumentación (lote)</w:t></w:r></w:ins></w:p></w:tc><w:tc><w:tcPr><w:tcW w:w="1326" w:type="dxa"/><w:tcBorders></w:tcBorders></w:tcPr><w:p><w:pPr><w:pStyle w:val="Tabla8"/><w:widowControl/><w:jc w:val="left"/><w:rPr><w:kern w:val="0"/><w:szCs w:val="24"/><w:lang w:val="es-CO" w:eastAsia="en-US" w:bidi="ar-SA"/><w:ins w:id="2280" w:author="Unknown Author" w:date="2026-10-30T04:17:53Z"></w:ins></w:rPr></w:pPr><w:ins w:id="2279" w:author="Unknown Author" w:date="2026-10-30T04:17:53Z"><w:r><w:rPr><w:kern w:val="0"/><w:szCs w:val="24"/><w:lang w:val="es-CO" w:eastAsia="en-US" w:bidi="ar-SA"/></w:rPr><w:t>1 lote</w:t></w:r></w:ins></w:p></w:tc><w:tc><w:tcPr><w:tcW w:w="1825" w:type="dxa"/><w:tcBorders></w:tcBorders></w:tcPr><w:p><w:pPr><w:pStyle w:val="Tabla8"/><w:widowControl/><w:jc w:val="left"/><w:rPr><w:kern w:val="0"/><w:szCs w:val="24"/><w:lang w:val="es-CO" w:eastAsia="en-US" w:bidi="ar-SA"/><w:ins w:id="2282" w:author="Unknown Author" w:date="2026-10-30T04:17:53Z"></w:ins></w:rPr></w:pPr><w:ins w:id="2281" w:author="Unknown Author" w:date="2026-10-30T04:17:53Z"><w:r><w:rPr><w:kern w:val="0"/><w:szCs w:val="24"/><w:lang w:val="es-CO" w:eastAsia="en-US" w:bidi="ar-SA"/></w:rPr><w:t>Instrumentación para instalar, inspeccionar y colocalizar en los sitios del piloto</w:t></w:r></w:ins></w:p></w:tc><w:tc><w:tcPr><w:tcW w:w="1328" w:type="dxa"/><w:tcBorders></w:tcBorders></w:tcPr><w:p><w:pPr><w:pStyle w:val="Tabla8"/><w:widowControl/><w:jc w:val="left"/><w:rPr><w:kern w:val="0"/><w:szCs w:val="24"/><w:lang w:val="es-CO" w:eastAsia="en-US" w:bidi="ar-SA"/><w:ins w:id="2284" w:author="Unknown Author" w:date="2026-10-30T04:17:53Z"></w:ins></w:rPr></w:pPr><w:ins w:id="2283" w:author="Unknown Author" w:date="2026-10-30T04:17:53Z"><w:r><w:rPr><w:kern w:val="0"/><w:szCs w:val="24"/><w:lang w:val="es-CO" w:eastAsia="en-US" w:bidi="ar-SA"/></w:rPr><w:t>1.3</w:t></w:r></w:ins></w:p></w:tc><w:tc><w:tcPr><w:tcW w:w="1161" w:type="dxa"/><w:tcBorders></w:tcBorders></w:tcPr><w:p><w:pPr><w:pStyle w:val="Tabla8"/><w:widowControl/><w:jc w:val="left"/><w:rPr><w:kern w:val="0"/><w:szCs w:val="24"/><w:lang w:val="es-CO" w:eastAsia="en-US" w:bidi="ar-SA"/><w:ins w:id="2286" w:author="Unknown Author" w:date="2026-10-30T04:17:53Z"></w:ins></w:rPr></w:pPr><w:ins w:id="2285" w:author="Unknown Author" w:date="2026-10-30T04:17:53Z"><w:r><w:rPr><w:kern w:val="0"/><w:szCs w:val="24"/><w:lang w:val="es-CO" w:eastAsia="en-US" w:bidi="ar-SA"/></w:rPr><w:t>1</w:t></w:r></w:ins></w:p></w:tc><w:tc><w:tcPr><w:tcW w:w="1741" w:type="dxa"/><w:tcBorders></w:tcBorders></w:tcPr><w:p><w:pPr><w:pStyle w:val="Tabla8"/><w:widowControl/><w:jc w:val="left"/><w:rPr><w:kern w:val="0"/><w:szCs w:val="24"/><w:lang w:val="es-CO" w:eastAsia="en-US" w:bidi="ar-SA"/><w:ins w:id="2288" w:author="Unknown Author" w:date="2026-10-30T04:17:53Z"></w:ins></w:rPr></w:pPr><w:ins w:id="2287" w:author="Unknown Author" w:date="2026-10-30T04:17:53Z"><w:r><w:rPr><w:kern w:val="0"/><w:szCs w:val="24"/><w:lang w:val="es-CO" w:eastAsia="en-US" w:bidi="ar-SA"/></w:rPr><w:t>$ 30.000.000</w:t></w:r></w:ins></w:p></w:tc></w:tr><w:tr><w:trPr><w:ins w:id="2289" w:author="Unknown Author" w:date="2026-10-30T04:17:53Z"/><w:cantSplit w:val="true"/></w:trPr><w:tc><w:tcPr><w:tcW w:w="830" w:type="dxa"/><w:tcBorders></w:tcBorders><w:shd w:color="auto" w:fill="F7F7F7" w:val="clear"/></w:tcPr><w:p><w:pPr><w:pStyle w:val="Tabla8"/><w:widowControl/><w:jc w:val="left"/><w:rPr><w:kern w:val="0"/><w:szCs w:val="24"/><w:lang w:val="es-CO" w:eastAsia="en-US" w:bidi="ar-SA"/><w:ins w:id="2291" w:author="Unknown Author" w:date="2026-10-30T04:17:53Z"></w:ins></w:rPr></w:pPr><w:ins w:id="2290" w:author="Unknown Author" w:date="2026-10-30T04:17:53Z"><w:r><w:rPr><w:kern w:val="0"/><w:szCs w:val="24"/><w:lang w:val="es-CO" w:eastAsia="en-US" w:bidi="ar-SA"/></w:rPr><w:t>EQ-10</w:t></w:r></w:ins></w:p></w:tc><w:tc><w:tcPr><w:tcW w:w="1742" w:type="dxa"/><w:tcBorders></w:tcBorders><w:shd w:color="auto" w:fill="F7F7F7" w:val="clear"/></w:tcPr><w:p><w:pPr><w:pStyle w:val="Tabla8"/><w:widowControl/><w:jc w:val="left"/><w:rPr><w:kern w:val="0"/><w:szCs w:val="24"/><w:lang w:val="es-CO" w:eastAsia="en-US" w:bidi="ar-SA"/><w:ins w:id="2293" w:author="Unknown Author" w:date="2026-10-30T04:17:53Z"></w:ins></w:rPr></w:pPr><w:ins w:id="2292" w:author="Unknown Author" w:date="2026-10-30T04:17:53Z"><w:r><w:rPr><w:kern w:val="0"/><w:szCs w:val="24"/><w:lang w:val="es-CO" w:eastAsia="en-US" w:bidi="ar-SA"/></w:rPr><w:t>Instancias en la nube reservadas (24 meses)</w:t></w:r></w:ins></w:p></w:tc><w:tc><w:tcPr><w:tcW w:w="1326" w:type="dxa"/><w:tcBorders></w:tcBorders><w:shd w:color="auto" w:fill="F7F7F7" w:val="clear"/></w:tcPr><w:p><w:pPr><w:pStyle w:val="Tabla8"/><w:widowControl/><w:jc w:val="left"/><w:rPr><w:kern w:val="0"/><w:szCs w:val="24"/><w:lang w:val="es-CO" w:eastAsia="en-US" w:bidi="ar-SA"/><w:ins w:id="2295" w:author="Unknown Author" w:date="2026-10-30T04:17:53Z"></w:ins></w:rPr></w:pPr><w:ins w:id="2294" w:author="Unknown Author" w:date="2026-10-30T04:17:53Z"><w:r><w:rPr><w:kern w:val="0"/><w:szCs w:val="24"/><w:lang w:val="es-CO" w:eastAsia="en-US" w:bidi="ar-SA"/></w:rPr><w:t>1 clúster</w:t></w:r></w:ins></w:p></w:tc><w:tc><w:tcPr><w:tcW w:w="1825" w:type="dxa"/><w:tcBorders></w:tcBorders><w:shd w:color="auto" w:fill="F7F7F7" w:val="clear"/></w:tcPr><w:p><w:pPr><w:pStyle w:val="Tabla8"/><w:widowControl/><w:jc w:val="left"/><w:rPr><w:kern w:val="0"/><w:szCs w:val="24"/><w:lang w:val="es-CO" w:eastAsia="en-US" w:bidi="ar-SA"/><w:ins w:id="2297" w:author="Unknown Author" w:date="2026-10-30T04:17:53Z"></w:ins></w:rPr></w:pPr><w:ins w:id="2296" w:author="Unknown Author" w:date="2026-10-30T04:17:53Z"><w:r><w:rPr><w:kern w:val="0"/><w:szCs w:val="24"/><w:lang w:val="es-CO" w:eastAsia="en-US" w:bidi="ar-SA"/></w:rPr><w:t>Cómputo y almacenamiento reservados durante el proyecto; servicio recurrente solo durante la ejecución</w:t></w:r></w:ins></w:p></w:tc><w:tc><w:tcPr><w:tcW w:w="1328" w:type="dxa"/><w:tcBorders></w:tcBorders><w:shd w:color="auto" w:fill="F7F7F7" w:val="clear"/></w:tcPr><w:p><w:pPr><w:pStyle w:val="Tabla8"/><w:widowControl/><w:jc w:val="left"/><w:rPr><w:kern w:val="0"/><w:szCs w:val="24"/><w:lang w:val="es-CO" w:eastAsia="en-US" w:bidi="ar-SA"/><w:ins w:id="2299" w:author="Unknown Author" w:date="2026-10-30T04:17:53Z"></w:ins></w:rPr></w:pPr><w:ins w:id="2298" w:author="Unknown Author" w:date="2026-10-30T04:17:53Z"><w:r><w:rPr><w:kern w:val="0"/><w:szCs w:val="24"/><w:lang w:val="es-CO" w:eastAsia="en-US" w:bidi="ar-SA"/></w:rPr><w:t>2.2</w:t></w:r></w:ins></w:p></w:tc><w:tc><w:tcPr><w:tcW w:w="1161" w:type="dxa"/><w:tcBorders></w:tcBorders><w:shd w:color="auto" w:fill="F7F7F7" w:val="clear"/></w:tcPr><w:p><w:pPr><w:pStyle w:val="Tabla8"/><w:widowControl/><w:jc w:val="left"/><w:rPr><w:kern w:val="0"/><w:szCs w:val="24"/><w:lang w:val="es-CO" w:eastAsia="en-US" w:bidi="ar-SA"/><w:ins w:id="2301" w:author="Unknown Author" w:date="2026-10-30T04:17:53Z"></w:ins></w:rPr></w:pPr><w:ins w:id="2300" w:author="Unknown Author" w:date="2026-10-30T04:17:53Z"><w:r><w:rPr><w:kern w:val="0"/><w:szCs w:val="24"/><w:lang w:val="es-CO" w:eastAsia="en-US" w:bidi="ar-SA"/></w:rPr><w:t>6</w:t></w:r></w:ins></w:p></w:tc><w:tc><w:tcPr><w:tcW w:w="1741" w:type="dxa"/><w:tcBorders></w:tcBorders><w:shd w:color="auto" w:fill="F7F7F7" w:val="clear"/></w:tcPr><w:p><w:pPr><w:pStyle w:val="Tabla8"/><w:widowControl/><w:jc w:val="left"/><w:rPr><w:kern w:val="0"/><w:szCs w:val="24"/><w:lang w:val="es-CO" w:eastAsia="en-US" w:bidi="ar-SA"/><w:ins w:id="2303" w:author="Unknown Author" w:date="2026-10-30T04:17:53Z"></w:ins></w:rPr></w:pPr><w:ins w:id="2302" w:author="Unknown Author" w:date="2026-10-30T04:17:53Z"><w:r><w:rPr><w:kern w:val="0"/><w:szCs w:val="24"/><w:lang w:val="es-CO" w:eastAsia="en-US" w:bidi="ar-SA"/></w:rPr><w:t>$ 180.000.000</w:t></w:r></w:ins></w:p></w:tc></w:tr><w:tr><w:trPr><w:ins w:id="2304" w:author="Unknown Author" w:date="2026-10-30T04:17:53Z"/><w:cantSplit w:val="true"/></w:trPr><w:tc><w:tcPr><w:tcW w:w="830" w:type="dxa"/><w:tcBorders></w:tcBorders></w:tcPr><w:p><w:pPr><w:pStyle w:val="Tabla8"/><w:widowControl/><w:jc w:val="left"/><w:rPr><w:kern w:val="0"/><w:szCs w:val="24"/><w:lang w:val="es-CO" w:eastAsia="en-US" w:bidi="ar-SA"/><w:ins w:id="2306" w:author="Unknown Author" w:date="2026-10-30T04:17:53Z"></w:ins></w:rPr></w:pPr><w:ins w:id="2305" w:author="Unknown Author" w:date="2026-10-30T04:17:53Z"><w:r><w:rPr><w:kern w:val="0"/><w:szCs w:val="24"/><w:lang w:val="es-CO" w:eastAsia="en-US" w:bidi="ar-SA"/></w:rPr><w:t>EQ-11</w:t></w:r></w:ins></w:p></w:tc><w:tc><w:tcPr><w:tcW w:w="1742" w:type="dxa"/><w:tcBorders></w:tcBorders></w:tcPr><w:p><w:pPr><w:pStyle w:val="Tabla8"/><w:widowControl/><w:jc w:val="left"/><w:rPr><w:kern w:val="0"/><w:szCs w:val="24"/><w:lang w:val="es-CO" w:eastAsia="en-US" w:bidi="ar-SA"/><w:ins w:id="2308" w:author="Unknown Author" w:date="2026-10-30T04:17:53Z"></w:ins></w:rPr></w:pPr><w:ins w:id="2307" w:author="Unknown Author" w:date="2026-10-30T04:17:53Z"><w:r><w:rPr><w:kern w:val="0"/><w:szCs w:val="24"/><w:lang w:val="es-CO" w:eastAsia="en-US" w:bidi="ar-SA"/></w:rPr><w:t>Software de analítica y repositorios</w:t></w:r></w:ins></w:p></w:tc><w:tc><w:tcPr><w:tcW w:w="1326" w:type="dxa"/><w:tcBorders></w:tcBorders></w:tcPr><w:p><w:pPr><w:pStyle w:val="Tabla8"/><w:widowControl/><w:jc w:val="left"/><w:rPr><w:kern w:val="0"/><w:szCs w:val="24"/><w:lang w:val="es-CO" w:eastAsia="en-US" w:bidi="ar-SA"/><w:ins w:id="2310" w:author="Unknown Author" w:date="2026-10-30T04:17:53Z"></w:ins></w:rPr></w:pPr><w:ins w:id="2309" w:author="Unknown Author" w:date="2026-10-30T04:17:53Z"><w:r><w:rPr><w:kern w:val="0"/><w:szCs w:val="24"/><w:lang w:val="es-CO" w:eastAsia="en-US" w:bidi="ar-SA"/></w:rPr><w:t>1 paquete</w:t></w:r></w:ins></w:p></w:tc><w:tc><w:tcPr><w:tcW w:w="1825" w:type="dxa"/><w:tcBorders></w:tcBorders></w:tcPr><w:p><w:pPr><w:pStyle w:val="Tabla8"/><w:widowControl/><w:jc w:val="left"/><w:rPr><w:kern w:val="0"/><w:szCs w:val="24"/><w:lang w:val="es-CO" w:eastAsia="en-US" w:bidi="ar-SA"/><w:ins w:id="2312" w:author="Unknown Author" w:date="2026-10-30T04:17:53Z"></w:ins></w:rPr></w:pPr><w:ins w:id="2311" w:author="Unknown Author" w:date="2026-10-30T04:17:53Z"><w:r><w:rPr><w:kern w:val="0"/><w:szCs w:val="24"/><w:lang w:val="es-CO" w:eastAsia="en-US" w:bidi="ar-SA"/></w:rPr><w:t>Licencias de derecho de uso, con plazo; no implican propiedad intelectual</w:t></w:r></w:ins></w:p></w:tc><w:tc><w:tcPr><w:tcW w:w="1328" w:type="dxa"/><w:tcBorders></w:tcBorders></w:tcPr><w:p><w:pPr><w:pStyle w:val="Tabla8"/><w:widowControl/><w:jc w:val="left"/><w:rPr><w:kern w:val="0"/><w:szCs w:val="24"/><w:lang w:val="es-CO" w:eastAsia="en-US" w:bidi="ar-SA"/><w:ins w:id="2314" w:author="Unknown Author" w:date="2026-10-30T04:17:53Z"></w:ins></w:rPr></w:pPr><w:ins w:id="2313" w:author="Unknown Author" w:date="2026-10-30T04:17:53Z"><w:r><w:rPr><w:kern w:val="0"/><w:szCs w:val="24"/><w:lang w:val="es-CO" w:eastAsia="en-US" w:bidi="ar-SA"/></w:rPr><w:t>2.2</w:t></w:r></w:ins></w:p></w:tc><w:tc><w:tcPr><w:tcW w:w="1161" w:type="dxa"/><w:tcBorders></w:tcBorders></w:tcPr><w:p><w:pPr><w:pStyle w:val="Tabla8"/><w:widowControl/><w:jc w:val="left"/><w:rPr><w:kern w:val="0"/><w:szCs w:val="24"/><w:lang w:val="es-CO" w:eastAsia="en-US" w:bidi="ar-SA"/><w:ins w:id="2316" w:author="Unknown Author" w:date="2026-10-30T04:17:53Z"></w:ins></w:rPr></w:pPr><w:ins w:id="2315" w:author="Unknown Author" w:date="2026-10-30T04:17:53Z"><w:r><w:rPr><w:kern w:val="0"/><w:szCs w:val="24"/><w:lang w:val="es-CO" w:eastAsia="en-US" w:bidi="ar-SA"/></w:rPr><w:t>6</w:t></w:r></w:ins></w:p></w:tc><w:tc><w:tcPr><w:tcW w:w="1741" w:type="dxa"/><w:tcBorders></w:tcBorders></w:tcPr><w:p><w:pPr><w:pStyle w:val="Tabla8"/><w:widowControl/><w:jc w:val="left"/><w:rPr><w:kern w:val="0"/><w:szCs w:val="24"/><w:lang w:val="es-CO" w:eastAsia="en-US" w:bidi="ar-SA"/><w:ins w:id="2318" w:author="Unknown Author" w:date="2026-10-30T04:17:53Z"></w:ins></w:rPr></w:pPr><w:ins w:id="2317" w:author="Unknown Author" w:date="2026-10-30T04:17:53Z"><w:r><w:rPr><w:kern w:val="0"/><w:szCs w:val="24"/><w:lang w:val="es-CO" w:eastAsia="en-US" w:bidi="ar-SA"/></w:rPr><w:t>$ 45.000.000</w:t></w:r></w:ins></w:p></w:tc></w:tr><w:tr><w:trPr><w:ins w:id="2319" w:author="Unknown Author" w:date="2026-10-30T04:17:53Z"/><w:cantSplit w:val="true"/></w:trPr><w:tc><w:tcPr><w:tcW w:w="830" w:type="dxa"/><w:tcBorders></w:tcBorders><w:shd w:color="auto" w:fill="F7F7F7" w:val="clear"/></w:tcPr><w:p><w:pPr><w:pStyle w:val="Tabla8"/><w:widowControl/><w:jc w:val="left"/><w:rPr><w:kern w:val="0"/><w:szCs w:val="24"/><w:lang w:val="es-CO" w:eastAsia="en-US" w:bidi="ar-SA"/><w:ins w:id="2321" w:author="Unknown Author" w:date="2026-10-30T04:17:53Z"></w:ins></w:rPr></w:pPr><w:ins w:id="2320" w:author="Unknown Author" w:date="2026-10-30T04:17:53Z"><w:r><w:rPr><w:kern w:val="0"/><w:szCs w:val="24"/><w:lang w:val="es-CO" w:eastAsia="en-US" w:bidi="ar-SA"/></w:rPr><w:t>EQ-17</w:t></w:r></w:ins></w:p></w:tc><w:tc><w:tcPr><w:tcW w:w="1742" w:type="dxa"/><w:tcBorders></w:tcBorders><w:shd w:color="auto" w:fill="F7F7F7" w:val="clear"/></w:tcPr><w:p><w:pPr><w:pStyle w:val="Tabla8"/><w:widowControl/><w:jc w:val="left"/><w:rPr><w:kern w:val="0"/><w:szCs w:val="24"/><w:lang w:val="es-CO" w:eastAsia="en-US" w:bidi="ar-SA"/><w:ins w:id="2323" w:author="Unknown Author" w:date="2026-10-30T04:17:53Z"></w:ins></w:rPr></w:pPr><w:ins w:id="2322" w:author="Unknown Author" w:date="2026-10-30T04:17:53Z"><w:r><w:rPr><w:kern w:val="0"/><w:szCs w:val="24"/><w:lang w:val="es-CO" w:eastAsia="en-US" w:bidi="ar-SA"/></w:rPr><w:t>Servidor de cálculo de alto rendimiento y almacenamiento del laboratorio de modelación</w:t></w:r></w:ins></w:p></w:tc><w:tc><w:tcPr><w:tcW w:w="1326" w:type="dxa"/><w:tcBorders></w:tcBorders><w:shd w:color="auto" w:fill="F7F7F7" w:val="clear"/></w:tcPr><w:p><w:pPr><w:pStyle w:val="Tabla8"/><w:widowControl/><w:jc w:val="left"/><w:rPr><w:kern w:val="0"/><w:szCs w:val="24"/><w:lang w:val="es-CO" w:eastAsia="en-US" w:bidi="ar-SA"/><w:ins w:id="2325" w:author="Unknown Author" w:date="2026-10-30T04:17:53Z"></w:ins></w:rPr></w:pPr><w:ins w:id="2324" w:author="Unknown Author" w:date="2026-10-30T04:17:53Z"><w:r><w:rPr><w:kern w:val="0"/><w:szCs w:val="24"/><w:lang w:val="es-CO" w:eastAsia="en-US" w:bidi="ar-SA"/></w:rPr><w:t>1 unidad</w:t></w:r></w:ins></w:p></w:tc><w:tc><w:tcPr><w:tcW w:w="1825" w:type="dxa"/><w:tcBorders></w:tcBorders><w:shd w:color="auto" w:fill="F7F7F7" w:val="clear"/></w:tcPr><w:p><w:pPr><w:pStyle w:val="Tabla8"/><w:widowControl/><w:jc w:val="left"/><w:rPr><w:kern w:val="0"/><w:szCs w:val="24"/><w:lang w:val="es-CO" w:eastAsia="en-US" w:bidi="ar-SA"/><w:ins w:id="2327" w:author="Unknown Author" w:date="2026-10-30T04:17:53Z"></w:ins></w:rPr></w:pPr><w:ins w:id="2326" w:author="Unknown Author" w:date="2026-10-30T04:17:53Z"><w:r><w:rPr><w:kern w:val="0"/><w:szCs w:val="24"/><w:lang w:val="es-CO" w:eastAsia="en-US" w:bidi="ar-SA"/></w:rPr><w:t>Servidor para simulaciones de dispersión y entrenamiento del gemelo predictivo; almacenamiento de las campañas</w:t></w:r></w:ins></w:p></w:tc><w:tc><w:tcPr><w:tcW w:w="1328" w:type="dxa"/><w:tcBorders></w:tcBorders><w:shd w:color="auto" w:fill="F7F7F7" w:val="clear"/></w:tcPr><w:p><w:pPr><w:pStyle w:val="Tabla8"/><w:widowControl/><w:jc w:val="left"/><w:rPr><w:kern w:val="0"/><w:szCs w:val="24"/><w:lang w:val="es-CO" w:eastAsia="en-US" w:bidi="ar-SA"/><w:ins w:id="2329" w:author="Unknown Author" w:date="2026-10-30T04:17:53Z"></w:ins></w:rPr></w:pPr><w:ins w:id="2328" w:author="Unknown Author" w:date="2026-10-30T04:17:53Z"><w:r><w:rPr><w:kern w:val="0"/><w:szCs w:val="24"/><w:lang w:val="es-CO" w:eastAsia="en-US" w:bidi="ar-SA"/></w:rPr><w:t>2.6</w:t></w:r></w:ins></w:p></w:tc><w:tc><w:tcPr><w:tcW w:w="1161" w:type="dxa"/><w:tcBorders></w:tcBorders><w:shd w:color="auto" w:fill="F7F7F7" w:val="clear"/></w:tcPr><w:p><w:pPr><w:pStyle w:val="Tabla8"/><w:widowControl/><w:jc w:val="left"/><w:rPr><w:kern w:val="0"/><w:szCs w:val="24"/><w:lang w:val="es-CO" w:eastAsia="en-US" w:bidi="ar-SA"/><w:ins w:id="2331" w:author="Unknown Author" w:date="2026-10-30T04:17:53Z"></w:ins></w:rPr></w:pPr><w:ins w:id="2330" w:author="Unknown Author" w:date="2026-10-30T04:17:53Z"><w:r><w:rPr><w:kern w:val="0"/><w:szCs w:val="24"/><w:lang w:val="es-CO" w:eastAsia="en-US" w:bidi="ar-SA"/></w:rPr><w:t>6</w:t></w:r></w:ins></w:p></w:tc><w:tc><w:tcPr><w:tcW w:w="1741" w:type="dxa"/><w:tcBorders></w:tcBorders><w:shd w:color="auto" w:fill="F7F7F7" w:val="clear"/></w:tcPr><w:p><w:pPr><w:pStyle w:val="Tabla8"/><w:widowControl/><w:jc w:val="left"/><w:rPr><w:kern w:val="0"/><w:szCs w:val="24"/><w:lang w:val="es-CO" w:eastAsia="en-US" w:bidi="ar-SA"/><w:ins w:id="2333" w:author="Unknown Author" w:date="2026-10-30T04:17:53Z"></w:ins></w:rPr></w:pPr><w:ins w:id="2332" w:author="Unknown Author" w:date="2026-10-30T04:17:53Z"><w:r><w:rPr><w:kern w:val="0"/><w:szCs w:val="24"/><w:lang w:val="es-CO" w:eastAsia="en-US" w:bidi="ar-SA"/></w:rPr><w:t>$ 160.000.000</w:t></w:r></w:ins></w:p></w:tc></w:tr><w:tr><w:trPr><w:ins w:id="2334" w:author="Unknown Author" w:date="2026-10-30T04:17:53Z"/><w:cantSplit w:val="true"/></w:trPr><w:tc><w:tcPr><w:tcW w:w="830" w:type="dxa"/><w:tcBorders></w:tcBorders></w:tcPr><w:p><w:pPr><w:pStyle w:val="Tabla8"/><w:widowControl/><w:jc w:val="left"/><w:rPr><w:kern w:val="0"/><w:szCs w:val="24"/><w:lang w:val="es-CO" w:eastAsia="en-US" w:bidi="ar-SA"/><w:ins w:id="2336" w:author="Unknown Author" w:date="2026-10-30T04:17:53Z"></w:ins></w:rPr></w:pPr><w:ins w:id="2335" w:author="Unknown Author" w:date="2026-10-30T04:17:53Z"><w:r><w:rPr><w:kern w:val="0"/><w:szCs w:val="24"/><w:lang w:val="es-CO" w:eastAsia="en-US" w:bidi="ar-SA"/></w:rPr><w:t>EQ-18</w:t></w:r></w:ins></w:p></w:tc><w:tc><w:tcPr><w:tcW w:w="1742" w:type="dxa"/><w:tcBorders></w:tcBorders></w:tcPr><w:p><w:pPr><w:pStyle w:val="Tabla8"/><w:widowControl/><w:jc w:val="left"/><w:rPr><w:kern w:val="0"/><w:szCs w:val="24"/><w:lang w:val="es-CO" w:eastAsia="en-US" w:bidi="ar-SA"/><w:ins w:id="2338" w:author="Unknown Author" w:date="2026-10-30T04:17:53Z"></w:ins></w:rPr></w:pPr><w:ins w:id="2337" w:author="Unknown Author" w:date="2026-10-30T04:17:53Z"><w:r><w:rPr><w:kern w:val="0"/><w:szCs w:val="24"/><w:lang w:val="es-CO" w:eastAsia="en-US" w:bidi="ar-SA"/></w:rPr><w:t>Estaciones meteorológicas automáticas con anemómetro sónico, pluviómetro y radiómetro</w:t></w:r></w:ins></w:p></w:tc><w:tc><w:tcPr><w:tcW w:w="1326" w:type="dxa"/><w:tcBorders></w:tcBorders></w:tcPr><w:p><w:pPr><w:pStyle w:val="Tabla8"/><w:widowControl/><w:jc w:val="left"/><w:rPr><w:kern w:val="0"/><w:szCs w:val="24"/><w:lang w:val="es-CO" w:eastAsia="en-US" w:bidi="ar-SA"/><w:ins w:id="2340" w:author="Unknown Author" w:date="2026-10-30T04:17:53Z"></w:ins></w:rPr></w:pPr><w:ins w:id="2339" w:author="Unknown Author" w:date="2026-10-30T04:17:53Z"><w:r><w:rPr><w:kern w:val="0"/><w:szCs w:val="24"/><w:lang w:val="es-CO" w:eastAsia="en-US" w:bidi="ar-SA"/></w:rPr><w:t>4 unidad</w:t></w:r></w:ins></w:p></w:tc><w:tc><w:tcPr><w:tcW w:w="1825" w:type="dxa"/><w:tcBorders></w:tcBorders></w:tcPr><w:p><w:pPr><w:pStyle w:val="Tabla8"/><w:widowControl/><w:jc w:val="left"/><w:rPr><w:kern w:val="0"/><w:szCs w:val="24"/><w:lang w:val="es-CO" w:eastAsia="en-US" w:bidi="ar-SA"/><w:ins w:id="2342" w:author="Unknown Author" w:date="2026-10-30T04:17:53Z"></w:ins></w:rPr></w:pPr><w:ins w:id="2341" w:author="Unknown Author" w:date="2026-10-30T04:17:53Z"><w:r><w:rPr><w:kern w:val="0"/><w:szCs w:val="24"/><w:lang w:val="es-CO" w:eastAsia="en-US" w:bidi="ar-SA"/></w:rPr><w:t>Viento, lluvia y radiación en sitios de campaña; 2 municipales, 1 de laboratorio y 1 móvil</w:t></w:r></w:ins></w:p></w:tc><w:tc><w:tcPr><w:tcW w:w="1328" w:type="dxa"/><w:tcBorders></w:tcBorders></w:tcPr><w:p><w:pPr><w:pStyle w:val="Tabla8"/><w:widowControl/><w:jc w:val="left"/><w:rPr><w:kern w:val="0"/><w:szCs w:val="24"/><w:lang w:val="es-CO" w:eastAsia="en-US" w:bidi="ar-SA"/><w:ins w:id="2344" w:author="Unknown Author" w:date="2026-10-30T04:17:53Z"></w:ins></w:rPr></w:pPr><w:ins w:id="2343" w:author="Unknown Author" w:date="2026-10-30T04:17:53Z"><w:r><w:rPr><w:kern w:val="0"/><w:szCs w:val="24"/><w:lang w:val="es-CO" w:eastAsia="en-US" w:bidi="ar-SA"/></w:rPr><w:t>2.6</w:t></w:r></w:ins></w:p></w:tc><w:tc><w:tcPr><w:tcW w:w="1161" w:type="dxa"/><w:tcBorders></w:tcBorders></w:tcPr><w:p><w:pPr><w:pStyle w:val="Tabla8"/><w:widowControl/><w:jc w:val="left"/><w:rPr><w:kern w:val="0"/><w:szCs w:val="24"/><w:lang w:val="es-CO" w:eastAsia="en-US" w:bidi="ar-SA"/><w:ins w:id="2346" w:author="Unknown Author" w:date="2026-10-30T04:17:53Z"></w:ins></w:rPr></w:pPr><w:ins w:id="2345" w:author="Unknown Author" w:date="2026-10-30T04:17:53Z"><w:r><w:rPr><w:kern w:val="0"/><w:szCs w:val="24"/><w:lang w:val="es-CO" w:eastAsia="en-US" w:bidi="ar-SA"/></w:rPr><w:t>6</w:t></w:r></w:ins></w:p></w:tc><w:tc><w:tcPr><w:tcW w:w="1741" w:type="dxa"/><w:tcBorders></w:tcBorders></w:tcPr><w:p><w:pPr><w:pStyle w:val="Tabla8"/><w:widowControl/><w:jc w:val="left"/><w:rPr><w:kern w:val="0"/><w:szCs w:val="24"/><w:lang w:val="es-CO" w:eastAsia="en-US" w:bidi="ar-SA"/><w:ins w:id="2348" w:author="Unknown Author" w:date="2026-10-30T04:17:53Z"></w:ins></w:rPr></w:pPr><w:ins w:id="2347" w:author="Unknown Author" w:date="2026-10-30T04:17:53Z"><w:r><w:rPr><w:kern w:val="0"/><w:szCs w:val="24"/><w:lang w:val="es-CO" w:eastAsia="en-US" w:bidi="ar-SA"/></w:rPr><w:t>$ 128.000.000</w:t></w:r></w:ins></w:p></w:tc></w:tr><w:tr><w:trPr><w:ins w:id="2349" w:author="Unknown Author" w:date="2026-10-30T04:17:53Z"/><w:cantSplit w:val="true"/></w:trPr><w:tc><w:tcPr><w:tcW w:w="830" w:type="dxa"/><w:tcBorders></w:tcBorders><w:shd w:color="auto" w:fill="F7F7F7" w:val="clear"/></w:tcPr><w:p><w:pPr><w:pStyle w:val="Tabla8"/><w:widowControl/><w:jc w:val="left"/><w:rPr><w:kern w:val="0"/><w:szCs w:val="24"/><w:lang w:val="es-CO" w:eastAsia="en-US" w:bidi="ar-SA"/><w:ins w:id="2351" w:author="Unknown Author" w:date="2026-10-30T04:17:53Z"></w:ins></w:rPr></w:pPr><w:ins w:id="2350" w:author="Unknown Author" w:date="2026-10-30T04:17:53Z"><w:r><w:rPr><w:kern w:val="0"/><w:szCs w:val="24"/><w:lang w:val="es-CO" w:eastAsia="en-US" w:bidi="ar-SA"/></w:rPr><w:t>EQ-19</w:t></w:r></w:ins></w:p></w:tc><w:tc><w:tcPr><w:tcW w:w="1742" w:type="dxa"/><w:tcBorders></w:tcBorders><w:shd w:color="auto" w:fill="F7F7F7" w:val="clear"/></w:tcPr><w:p><w:pPr><w:pStyle w:val="Tabla8"/><w:widowControl/><w:jc w:val="left"/><w:rPr><w:kern w:val="0"/><w:szCs w:val="24"/><w:lang w:val="es-CO" w:eastAsia="en-US" w:bidi="ar-SA"/><w:ins w:id="2353" w:author="Unknown Author" w:date="2026-10-30T04:17:53Z"></w:ins></w:rPr></w:pPr><w:ins w:id="2352" w:author="Unknown Author" w:date="2026-10-30T04:17:53Z"><w:r><w:rPr><w:kern w:val="0"/><w:szCs w:val="24"/><w:lang w:val="es-CO" w:eastAsia="en-US" w:bidi="ar-SA"/></w:rPr><w:t>Dron con sensor LiDAR, cámara fotogramétrica y receptor GNSS RTK</w:t></w:r></w:ins></w:p></w:tc><w:tc><w:tcPr><w:tcW w:w="1326" w:type="dxa"/><w:tcBorders></w:tcBorders><w:shd w:color="auto" w:fill="F7F7F7" w:val="clear"/></w:tcPr><w:p><w:pPr><w:pStyle w:val="Tabla8"/><w:widowControl/><w:jc w:val="left"/><w:rPr><w:kern w:val="0"/><w:szCs w:val="24"/><w:lang w:val="es-CO" w:eastAsia="en-US" w:bidi="ar-SA"/><w:ins w:id="2355" w:author="Unknown Author" w:date="2026-10-30T04:17:53Z"></w:ins></w:rPr></w:pPr><w:ins w:id="2354" w:author="Unknown Author" w:date="2026-10-30T04:17:53Z"><w:r><w:rPr><w:kern w:val="0"/><w:szCs w:val="24"/><w:lang w:val="es-CO" w:eastAsia="en-US" w:bidi="ar-SA"/></w:rPr><w:t>1 unidad</w:t></w:r></w:ins></w:p></w:tc><w:tc><w:tcPr><w:tcW w:w="1825" w:type="dxa"/><w:tcBorders></w:tcBorders><w:shd w:color="auto" w:fill="F7F7F7" w:val="clear"/></w:tcPr><w:p><w:pPr><w:pStyle w:val="Tabla8"/><w:widowControl/><w:jc w:val="left"/><w:rPr><w:kern w:val="0"/><w:szCs w:val="24"/><w:lang w:val="es-CO" w:eastAsia="en-US" w:bidi="ar-SA"/><w:ins w:id="2357" w:author="Unknown Author" w:date="2026-10-30T04:17:53Z"></w:ins></w:rPr></w:pPr><w:ins w:id="2356" w:author="Unknown Author" w:date="2026-10-30T04:17:53Z"><w:r><w:rPr><w:kern w:val="0"/><w:szCs w:val="24"/><w:lang w:val="es-CO" w:eastAsia="en-US" w:bidi="ar-SA"/></w:rPr><w:t>Sistema aéreo no tripulado para geometría de la edificación y del entorno; se conserva solo la geometría</w:t></w:r></w:ins></w:p></w:tc><w:tc><w:tcPr><w:tcW w:w="1328" w:type="dxa"/><w:tcBorders></w:tcBorders><w:shd w:color="auto" w:fill="F7F7F7" w:val="clear"/></w:tcPr><w:p><w:pPr><w:pStyle w:val="Tabla8"/><w:widowControl/><w:jc w:val="left"/><w:rPr><w:kern w:val="0"/><w:szCs w:val="24"/><w:lang w:val="es-CO" w:eastAsia="en-US" w:bidi="ar-SA"/><w:ins w:id="2359" w:author="Unknown Author" w:date="2026-10-30T04:17:53Z"></w:ins></w:rPr></w:pPr><w:ins w:id="2358" w:author="Unknown Author" w:date="2026-10-30T04:17:53Z"><w:r><w:rPr><w:kern w:val="0"/><w:szCs w:val="24"/><w:lang w:val="es-CO" w:eastAsia="en-US" w:bidi="ar-SA"/></w:rPr><w:t>2.6</w:t></w:r></w:ins></w:p></w:tc><w:tc><w:tcPr><w:tcW w:w="1161" w:type="dxa"/><w:tcBorders></w:tcBorders><w:shd w:color="auto" w:fill="F7F7F7" w:val="clear"/></w:tcPr><w:p><w:pPr><w:pStyle w:val="Tabla8"/><w:widowControl/><w:jc w:val="left"/><w:rPr><w:kern w:val="0"/><w:szCs w:val="24"/><w:lang w:val="es-CO" w:eastAsia="en-US" w:bidi="ar-SA"/><w:ins w:id="2361" w:author="Unknown Author" w:date="2026-10-30T04:17:53Z"></w:ins></w:rPr></w:pPr><w:ins w:id="2360" w:author="Unknown Author" w:date="2026-10-30T04:17:53Z"><w:r><w:rPr><w:kern w:val="0"/><w:szCs w:val="24"/><w:lang w:val="es-CO" w:eastAsia="en-US" w:bidi="ar-SA"/></w:rPr><w:t>6</w:t></w:r></w:ins></w:p></w:tc><w:tc><w:tcPr><w:tcW w:w="1741" w:type="dxa"/><w:tcBorders></w:tcBorders><w:shd w:color="auto" w:fill="F7F7F7" w:val="clear"/></w:tcPr><w:p><w:pPr><w:pStyle w:val="Tabla8"/><w:widowControl/><w:jc w:val="left"/><w:rPr><w:kern w:val="0"/><w:szCs w:val="24"/><w:lang w:val="es-CO" w:eastAsia="en-US" w:bidi="ar-SA"/><w:ins w:id="2363" w:author="Unknown Author" w:date="2026-10-30T04:17:53Z"></w:ins></w:rPr></w:pPr><w:ins w:id="2362" w:author="Unknown Author" w:date="2026-10-30T04:17:53Z"><w:r><w:rPr><w:kern w:val="0"/><w:szCs w:val="24"/><w:lang w:val="es-CO" w:eastAsia="en-US" w:bidi="ar-SA"/></w:rPr><w:t>$ 105.000.000</w:t></w:r></w:ins></w:p></w:tc></w:tr><w:tr><w:trPr><w:ins w:id="2364" w:author="Unknown Author" w:date="2026-10-30T04:17:53Z"/><w:cantSplit w:val="true"/></w:trPr><w:tc><w:tcPr><w:tcW w:w="830" w:type="dxa"/><w:tcBorders></w:tcBorders></w:tcPr><w:p><w:pPr><w:pStyle w:val="Tabla8"/><w:widowControl/><w:jc w:val="left"/><w:rPr><w:kern w:val="0"/><w:szCs w:val="24"/><w:lang w:val="es-CO" w:eastAsia="en-US" w:bidi="ar-SA"/><w:ins w:id="2366" w:author="Unknown Author" w:date="2026-10-30T04:17:53Z"></w:ins></w:rPr></w:pPr><w:ins w:id="2365" w:author="Unknown Author" w:date="2026-10-30T04:17:53Z"><w:r><w:rPr><w:kern w:val="0"/><w:szCs w:val="24"/><w:lang w:val="es-CO" w:eastAsia="en-US" w:bidi="ar-SA"/></w:rPr><w:t>EQ-20</w:t></w:r></w:ins></w:p></w:tc><w:tc><w:tcPr><w:tcW w:w="1742" w:type="dxa"/><w:tcBorders></w:tcBorders></w:tcPr><w:p><w:pPr><w:pStyle w:val="Tabla8"/><w:widowControl/><w:jc w:val="left"/><w:rPr><w:kern w:val="0"/><w:szCs w:val="24"/><w:lang w:val="es-CO" w:eastAsia="en-US" w:bidi="ar-SA"/><w:ins w:id="2368" w:author="Unknown Author" w:date="2026-10-30T04:17:53Z"></w:ins></w:rPr></w:pPr><w:ins w:id="2367" w:author="Unknown Author" w:date="2026-10-30T04:17:53Z"><w:r><w:rPr><w:kern w:val="0"/><w:szCs w:val="24"/><w:lang w:val="es-CO" w:eastAsia="en-US" w:bidi="ar-SA"/></w:rPr><w:t>Monitores portátiles de material particulado de referencia equivalente para campañas de demolición</w:t></w:r></w:ins></w:p></w:tc><w:tc><w:tcPr><w:tcW w:w="1326" w:type="dxa"/><w:tcBorders></w:tcBorders></w:tcPr><w:p><w:pPr><w:pStyle w:val="Tabla8"/><w:widowControl/><w:jc w:val="left"/><w:rPr><w:kern w:val="0"/><w:szCs w:val="24"/><w:lang w:val="es-CO" w:eastAsia="en-US" w:bidi="ar-SA"/><w:ins w:id="2370" w:author="Unknown Author" w:date="2026-10-30T04:17:53Z"></w:ins></w:rPr></w:pPr><w:ins w:id="2369" w:author="Unknown Author" w:date="2026-10-30T04:17:53Z"><w:r><w:rPr><w:kern w:val="0"/><w:szCs w:val="24"/><w:lang w:val="es-CO" w:eastAsia="en-US" w:bidi="ar-SA"/></w:rPr><w:t>2 unidad</w:t></w:r></w:ins></w:p></w:tc><w:tc><w:tcPr><w:tcW w:w="1825" w:type="dxa"/><w:tcBorders></w:tcBorders></w:tcPr><w:p><w:pPr><w:pStyle w:val="Tabla8"/><w:widowControl/><w:jc w:val="left"/><w:rPr><w:kern w:val="0"/><w:szCs w:val="24"/><w:lang w:val="es-CO" w:eastAsia="en-US" w:bidi="ar-SA"/><w:ins w:id="2372" w:author="Unknown Author" w:date="2026-10-30T04:17:53Z"></w:ins></w:rPr></w:pPr><w:ins w:id="2371" w:author="Unknown Author" w:date="2026-10-30T04:17:53Z"><w:r><w:rPr><w:kern w:val="0"/><w:szCs w:val="24"/><w:lang w:val="es-CO" w:eastAsia="en-US" w:bidi="ar-SA"/></w:rPr><w:t>Monitores portátiles con trazabilidad metrológica verificada</w:t></w:r></w:ins></w:p></w:tc><w:tc><w:tcPr><w:tcW w:w="1328" w:type="dxa"/><w:tcBorders></w:tcBorders></w:tcPr><w:p><w:pPr><w:pStyle w:val="Tabla8"/><w:widowControl/><w:jc w:val="left"/><w:rPr><w:kern w:val="0"/><w:szCs w:val="24"/><w:lang w:val="es-CO" w:eastAsia="en-US" w:bidi="ar-SA"/><w:ins w:id="2374" w:author="Unknown Author" w:date="2026-10-30T04:17:53Z"></w:ins></w:rPr></w:pPr><w:ins w:id="2373" w:author="Unknown Author" w:date="2026-10-30T04:17:53Z"><w:r><w:rPr><w:kern w:val="0"/><w:szCs w:val="24"/><w:lang w:val="es-CO" w:eastAsia="en-US" w:bidi="ar-SA"/></w:rPr><w:t>2.6</w:t></w:r></w:ins></w:p></w:tc><w:tc><w:tcPr><w:tcW w:w="1161" w:type="dxa"/><w:tcBorders></w:tcBorders></w:tcPr><w:p><w:pPr><w:pStyle w:val="Tabla8"/><w:widowControl/><w:jc w:val="left"/><w:rPr><w:kern w:val="0"/><w:szCs w:val="24"/><w:lang w:val="es-CO" w:eastAsia="en-US" w:bidi="ar-SA"/><w:ins w:id="2376" w:author="Unknown Author" w:date="2026-10-30T04:17:53Z"></w:ins></w:rPr></w:pPr><w:ins w:id="2375" w:author="Unknown Author" w:date="2026-10-30T04:17:53Z"><w:r><w:rPr><w:kern w:val="0"/><w:szCs w:val="24"/><w:lang w:val="es-CO" w:eastAsia="en-US" w:bidi="ar-SA"/></w:rPr><w:t>6</w:t></w:r></w:ins></w:p></w:tc><w:tc><w:tcPr><w:tcW w:w="1741" w:type="dxa"/><w:tcBorders></w:tcBorders></w:tcPr><w:p><w:pPr><w:pStyle w:val="Tabla8"/><w:widowControl/><w:jc w:val="left"/><w:rPr><w:kern w:val="0"/><w:szCs w:val="24"/><w:lang w:val="es-CO" w:eastAsia="en-US" w:bidi="ar-SA"/><w:ins w:id="2378" w:author="Unknown Author" w:date="2026-10-30T04:17:53Z"></w:ins></w:rPr></w:pPr><w:ins w:id="2377" w:author="Unknown Author" w:date="2026-10-30T04:17:53Z"><w:r><w:rPr><w:kern w:val="0"/><w:szCs w:val="24"/><w:lang w:val="es-CO" w:eastAsia="en-US" w:bidi="ar-SA"/></w:rPr><w:t>$ 144.000.000</w:t></w:r></w:ins></w:p></w:tc></w:tr><w:tr><w:trPr><w:ins w:id="2379" w:author="Unknown Author" w:date="2026-10-30T04:17:53Z"/><w:cantSplit w:val="true"/></w:trPr><w:tc><w:tcPr><w:tcW w:w="830" w:type="dxa"/><w:tcBorders></w:tcBorders><w:shd w:color="auto" w:fill="F7F7F7" w:val="clear"/></w:tcPr><w:p><w:pPr><w:pStyle w:val="Tabla8"/><w:widowControl/><w:jc w:val="left"/><w:rPr><w:kern w:val="0"/><w:szCs w:val="24"/><w:lang w:val="es-CO" w:eastAsia="en-US" w:bidi="ar-SA"/><w:ins w:id="2381" w:author="Unknown Author" w:date="2026-10-30T04:17:53Z"></w:ins></w:rPr></w:pPr><w:ins w:id="2380" w:author="Unknown Author" w:date="2026-10-30T04:17:53Z"><w:r><w:rPr><w:kern w:val="0"/><w:szCs w:val="24"/><w:lang w:val="es-CO" w:eastAsia="en-US" w:bidi="ar-SA"/></w:rPr><w:t>EQ-21</w:t></w:r></w:ins></w:p></w:tc><w:tc><w:tcPr><w:tcW w:w="1742" w:type="dxa"/><w:tcBorders></w:tcBorders><w:shd w:color="auto" w:fill="F7F7F7" w:val="clear"/></w:tcPr><w:p><w:pPr><w:pStyle w:val="Tabla8"/><w:widowControl/><w:jc w:val="left"/><w:rPr><w:kern w:val="0"/><w:szCs w:val="24"/><w:lang w:val="es-CO" w:eastAsia="en-US" w:bidi="ar-SA"/><w:ins w:id="2383" w:author="Unknown Author" w:date="2026-10-30T04:17:53Z"></w:ins></w:rPr></w:pPr><w:ins w:id="2382" w:author="Unknown Author" w:date="2026-10-30T04:17:53Z"><w:r><w:rPr><w:kern w:val="0"/><w:szCs w:val="24"/><w:lang w:val="es-CO" w:eastAsia="en-US" w:bidi="ar-SA"/></w:rPr><w:t>Licencias de software de modelación urbana, de dispersión y SIG</w:t></w:r></w:ins></w:p></w:tc><w:tc><w:tcPr><w:tcW w:w="1326" w:type="dxa"/><w:tcBorders></w:tcBorders><w:shd w:color="auto" w:fill="F7F7F7" w:val="clear"/></w:tcPr><w:p><w:pPr><w:pStyle w:val="Tabla8"/><w:widowControl/><w:jc w:val="left"/><w:rPr><w:kern w:val="0"/><w:szCs w:val="24"/><w:lang w:val="es-CO" w:eastAsia="en-US" w:bidi="ar-SA"/><w:ins w:id="2385" w:author="Unknown Author" w:date="2026-10-30T04:17:53Z"></w:ins></w:rPr></w:pPr><w:ins w:id="2384" w:author="Unknown Author" w:date="2026-10-30T04:17:53Z"><w:r><w:rPr><w:kern w:val="0"/><w:szCs w:val="24"/><w:lang w:val="es-CO" w:eastAsia="en-US" w:bidi="ar-SA"/></w:rPr><w:t>1 paquete</w:t></w:r></w:ins></w:p></w:tc><w:tc><w:tcPr><w:tcW w:w="1825" w:type="dxa"/><w:tcBorders></w:tcBorders><w:shd w:color="auto" w:fill="F7F7F7" w:val="clear"/></w:tcPr><w:p><w:pPr><w:pStyle w:val="Tabla8"/><w:widowControl/><w:jc w:val="left"/><w:rPr><w:kern w:val="0"/><w:szCs w:val="24"/><w:lang w:val="es-CO" w:eastAsia="en-US" w:bidi="ar-SA"/><w:ins w:id="2387" w:author="Unknown Author" w:date="2026-10-30T04:17:53Z"></w:ins></w:rPr></w:pPr><w:ins w:id="2386" w:author="Unknown Author" w:date="2026-10-30T04:17:53Z"><w:r><w:rPr><w:kern w:val="0"/><w:szCs w:val="24"/><w:lang w:val="es-CO" w:eastAsia="en-US" w:bidi="ar-SA"/></w:rPr><w:t>Licencias de pago único con soporte durante la ejecución; derecho de uso</w:t></w:r></w:ins></w:p></w:tc><w:tc><w:tcPr><w:tcW w:w="1328" w:type="dxa"/><w:tcBorders></w:tcBorders><w:shd w:color="auto" w:fill="F7F7F7" w:val="clear"/></w:tcPr><w:p><w:pPr><w:pStyle w:val="Tabla8"/><w:widowControl/><w:jc w:val="left"/><w:rPr><w:kern w:val="0"/><w:szCs w:val="24"/><w:lang w:val="es-CO" w:eastAsia="en-US" w:bidi="ar-SA"/><w:ins w:id="2389" w:author="Unknown Author" w:date="2026-10-30T04:17:53Z"></w:ins></w:rPr></w:pPr><w:ins w:id="2388" w:author="Unknown Author" w:date="2026-10-30T04:17:53Z"><w:r><w:rPr><w:kern w:val="0"/><w:szCs w:val="24"/><w:lang w:val="es-CO" w:eastAsia="en-US" w:bidi="ar-SA"/></w:rPr><w:t>2.6, 2.7</w:t></w:r></w:ins></w:p></w:tc><w:tc><w:tcPr><w:tcW w:w="1161" w:type="dxa"/><w:tcBorders></w:tcBorders><w:shd w:color="auto" w:fill="F7F7F7" w:val="clear"/></w:tcPr><w:p><w:pPr><w:pStyle w:val="Tabla8"/><w:widowControl/><w:jc w:val="left"/><w:rPr><w:kern w:val="0"/><w:szCs w:val="24"/><w:lang w:val="es-CO" w:eastAsia="en-US" w:bidi="ar-SA"/><w:ins w:id="2391" w:author="Unknown Author" w:date="2026-10-30T04:17:53Z"></w:ins></w:rPr></w:pPr><w:ins w:id="2390" w:author="Unknown Author" w:date="2026-10-30T04:17:53Z"><w:r><w:rPr><w:kern w:val="0"/><w:szCs w:val="24"/><w:lang w:val="es-CO" w:eastAsia="en-US" w:bidi="ar-SA"/></w:rPr><w:t>6</w:t></w:r></w:ins></w:p></w:tc><w:tc><w:tcPr><w:tcW w:w="1741" w:type="dxa"/><w:tcBorders></w:tcBorders><w:shd w:color="auto" w:fill="F7F7F7" w:val="clear"/></w:tcPr><w:p><w:pPr><w:pStyle w:val="Tabla8"/><w:widowControl/><w:jc w:val="left"/><w:rPr><w:kern w:val="0"/><w:szCs w:val="24"/><w:lang w:val="es-CO" w:eastAsia="en-US" w:bidi="ar-SA"/><w:ins w:id="2393" w:author="Unknown Author" w:date="2026-10-30T04:17:53Z"></w:ins></w:rPr></w:pPr><w:ins w:id="2392" w:author="Unknown Author" w:date="2026-10-30T04:17:53Z"><w:r><w:rPr><w:kern w:val="0"/><w:szCs w:val="24"/><w:lang w:val="es-CO" w:eastAsia="en-US" w:bidi="ar-SA"/></w:rPr><w:t>$ 55.000.000</w:t></w:r></w:ins></w:p></w:tc></w:tr><w:tr><w:trPr><w:ins w:id="2394" w:author="Unknown Author" w:date="2026-10-30T04:17:53Z"/><w:cantSplit w:val="true"/></w:trPr><w:tc><w:tcPr><w:tcW w:w="830" w:type="dxa"/><w:tcBorders></w:tcBorders></w:tcPr><w:p><w:pPr><w:pStyle w:val="Tabla8"/><w:widowControl/><w:jc w:val="left"/><w:rPr><w:kern w:val="0"/><w:szCs w:val="24"/><w:lang w:val="es-CO" w:eastAsia="en-US" w:bidi="ar-SA"/><w:ins w:id="2396" w:author="Unknown Author" w:date="2026-10-30T04:17:53Z"></w:ins></w:rPr></w:pPr><w:ins w:id="2395" w:author="Unknown Author" w:date="2026-10-30T04:17:53Z"><w:r><w:rPr><w:kern w:val="0"/><w:szCs w:val="24"/><w:lang w:val="es-CO" w:eastAsia="en-US" w:bidi="ar-SA"/></w:rPr><w:t>EQ-14</w:t></w:r></w:ins></w:p></w:tc><w:tc><w:tcPr><w:tcW w:w="1742" w:type="dxa"/><w:tcBorders></w:tcBorders></w:tcPr><w:p><w:pPr><w:pStyle w:val="Tabla8"/><w:widowControl/><w:jc w:val="left"/><w:rPr><w:kern w:val="0"/><w:szCs w:val="24"/><w:lang w:val="es-CO" w:eastAsia="en-US" w:bidi="ar-SA"/><w:ins w:id="2398" w:author="Unknown Author" w:date="2026-10-30T04:17:53Z"></w:ins></w:rPr></w:pPr><w:ins w:id="2397" w:author="Unknown Author" w:date="2026-10-30T04:17:53Z"><w:r><w:rPr><w:kern w:val="0"/><w:szCs w:val="24"/><w:lang w:val="es-CO" w:eastAsia="en-US" w:bidi="ar-SA"/></w:rPr><w:t>Sistema de geociencias para el mapeo diagnóstico: suscripciones plataforma SIG de nivel profesional</w:t></w:r></w:ins></w:p></w:tc><w:tc><w:tcPr><w:tcW w:w="1326" w:type="dxa"/><w:tcBorders></w:tcBorders></w:tcPr><w:p><w:pPr><w:pStyle w:val="Tabla8"/><w:widowControl/><w:jc w:val="left"/><w:rPr><w:kern w:val="0"/><w:szCs w:val="24"/><w:lang w:val="es-CO" w:eastAsia="en-US" w:bidi="ar-SA"/><w:ins w:id="2400" w:author="Unknown Author" w:date="2026-10-30T04:17:53Z"></w:ins></w:rPr></w:pPr><w:ins w:id="2399" w:author="Unknown Author" w:date="2026-10-30T04:17:53Z"><w:r><w:rPr><w:kern w:val="0"/><w:szCs w:val="24"/><w:lang w:val="es-CO" w:eastAsia="en-US" w:bidi="ar-SA"/></w:rPr><w:t>92 usuario-mes</w:t></w:r></w:ins></w:p></w:tc><w:tc><w:tcPr><w:tcW w:w="1825" w:type="dxa"/><w:tcBorders></w:tcBorders></w:tcPr><w:p><w:pPr><w:pStyle w:val="Tabla8"/><w:widowControl/><w:jc w:val="left"/><w:rPr><w:kern w:val="0"/><w:szCs w:val="24"/><w:lang w:val="es-CO" w:eastAsia="en-US" w:bidi="ar-SA"/><w:ins w:id="2402" w:author="Unknown Author" w:date="2026-10-30T04:17:53Z"></w:ins></w:rPr></w:pPr><w:ins w:id="2401" w:author="Unknown Author" w:date="2026-10-30T04:17:53Z"><w:r><w:rPr><w:kern w:val="0"/><w:szCs w:val="24"/><w:lang w:val="es-CO" w:eastAsia="en-US" w:bidi="ar-SA"/></w:rPr><w:t>Mapeo diagnóstico de los sitios de remoción, de la población colindante y de la cobertura de enlace sobre una plataforma SIG; cuatro usuarios del equipo</w:t></w:r></w:ins></w:p></w:tc><w:tc><w:tcPr><w:tcW w:w="1328" w:type="dxa"/><w:tcBorders></w:tcBorders></w:tcPr><w:p><w:pPr><w:pStyle w:val="Tabla8"/><w:widowControl/><w:jc w:val="left"/><w:rPr><w:kern w:val="0"/><w:szCs w:val="24"/><w:lang w:val="es-CO" w:eastAsia="en-US" w:bidi="ar-SA"/><w:ins w:id="2404" w:author="Unknown Author" w:date="2026-10-30T04:17:53Z"></w:ins></w:rPr></w:pPr><w:ins w:id="2403" w:author="Unknown Author" w:date="2026-10-30T04:17:53Z"><w:r><w:rPr><w:kern w:val="0"/><w:szCs w:val="24"/><w:lang w:val="es-CO" w:eastAsia="en-US" w:bidi="ar-SA"/></w:rPr><w:t>1.1, 1.3, 2.3, 2.4, 3.2</w:t></w:r></w:ins></w:p></w:tc><w:tc><w:tcPr><w:tcW w:w="1161" w:type="dxa"/><w:tcBorders></w:tcBorders></w:tcPr><w:p><w:pPr><w:pStyle w:val="Tabla8"/><w:widowControl/><w:jc w:val="left"/><w:rPr><w:kern w:val="0"/><w:szCs w:val="24"/><w:lang w:val="es-CO" w:eastAsia="en-US" w:bidi="ar-SA"/><w:ins w:id="2406" w:author="Unknown Author" w:date="2026-10-30T04:17:53Z"></w:ins></w:rPr></w:pPr><w:ins w:id="2405" w:author="Unknown Author" w:date="2026-10-30T04:17:53Z"><w:r><w:rPr><w:kern w:val="0"/><w:szCs w:val="24"/><w:lang w:val="es-CO" w:eastAsia="en-US" w:bidi="ar-SA"/></w:rPr><w:t>1</w:t></w:r></w:ins></w:p></w:tc><w:tc><w:tcPr><w:tcW w:w="1741" w:type="dxa"/><w:tcBorders></w:tcBorders></w:tcPr><w:p><w:pPr><w:pStyle w:val="Tabla8"/><w:widowControl/><w:jc w:val="left"/><w:rPr><w:kern w:val="0"/><w:szCs w:val="24"/><w:lang w:val="es-CO" w:eastAsia="en-US" w:bidi="ar-SA"/><w:ins w:id="2408" w:author="Unknown Author" w:date="2026-10-30T04:17:53Z"></w:ins></w:rPr></w:pPr><w:ins w:id="2407" w:author="Unknown Author" w:date="2026-10-30T04:17:53Z"><w:r><w:rPr><w:kern w:val="0"/><w:szCs w:val="24"/><w:lang w:val="es-CO" w:eastAsia="en-US" w:bidi="ar-SA"/></w:rPr><w:t>$ 91.549.476</w:t></w:r></w:ins></w:p></w:tc></w:tr><w:tr><w:trPr><w:ins w:id="2409" w:author="Unknown Author" w:date="2026-10-30T04:17:53Z"/><w:cantSplit w:val="true"/></w:trPr><w:tc><w:tcPr><w:tcW w:w="830" w:type="dxa"/><w:tcBorders></w:tcBorders><w:shd w:color="auto" w:fill="F7F7F7" w:val="clear"/></w:tcPr><w:p><w:pPr><w:pStyle w:val="Tabla8"/><w:widowControl/><w:jc w:val="left"/><w:rPr><w:kern w:val="0"/><w:szCs w:val="24"/><w:lang w:val="es-CO" w:eastAsia="en-US" w:bidi="ar-SA"/><w:ins w:id="2411" w:author="Unknown Author" w:date="2026-10-30T04:17:53Z"></w:ins></w:rPr></w:pPr><w:ins w:id="2410" w:author="Unknown Author" w:date="2026-10-30T04:17:53Z"><w:r><w:rPr><w:kern w:val="0"/><w:szCs w:val="24"/><w:lang w:val="es-CO" w:eastAsia="en-US" w:bidi="ar-SA"/></w:rPr><w:t>EQ-15</w:t></w:r></w:ins></w:p></w:tc><w:tc><w:tcPr><w:tcW w:w="1742" w:type="dxa"/><w:tcBorders></w:tcBorders><w:shd w:color="auto" w:fill="F7F7F7" w:val="clear"/></w:tcPr><w:p><w:pPr><w:pStyle w:val="Tabla8"/><w:widowControl/><w:jc w:val="left"/><w:rPr><w:kern w:val="0"/><w:szCs w:val="24"/><w:lang w:val="es-CO" w:eastAsia="en-US" w:bidi="ar-SA"/><w:ins w:id="2413" w:author="Unknown Author" w:date="2026-10-30T04:17:53Z"></w:ins></w:rPr></w:pPr><w:ins w:id="2412" w:author="Unknown Author" w:date="2026-10-30T04:17:53Z"><w:r><w:rPr><w:kern w:val="0"/><w:szCs w:val="24"/><w:lang w:val="es-CO" w:eastAsia="en-US" w:bidi="ar-SA"/></w:rPr><w:t>Sistema de geociencias para el mapeo diagnóstico: suscripción plataforma SIG de nivel profesional avanzado</w:t></w:r></w:ins></w:p></w:tc><w:tc><w:tcPr><w:tcW w:w="1326" w:type="dxa"/><w:tcBorders></w:tcBorders><w:shd w:color="auto" w:fill="F7F7F7" w:val="clear"/></w:tcPr><w:p><w:pPr><w:pStyle w:val="Tabla8"/><w:widowControl/><w:jc w:val="left"/><w:rPr><w:kern w:val="0"/><w:szCs w:val="24"/><w:lang w:val="es-CO" w:eastAsia="en-US" w:bidi="ar-SA"/><w:ins w:id="2415" w:author="Unknown Author" w:date="2026-10-30T04:17:53Z"></w:ins></w:rPr></w:pPr><w:ins w:id="2414" w:author="Unknown Author" w:date="2026-10-30T04:17:53Z"><w:r><w:rPr><w:kern w:val="0"/><w:szCs w:val="24"/><w:lang w:val="es-CO" w:eastAsia="en-US" w:bidi="ar-SA"/></w:rPr><w:t>23 usuario-mes</w:t></w:r></w:ins></w:p></w:tc><w:tc><w:tcPr><w:tcW w:w="1825" w:type="dxa"/><w:tcBorders></w:tcBorders><w:shd w:color="auto" w:fill="F7F7F7" w:val="clear"/></w:tcPr><w:p><w:pPr><w:pStyle w:val="Tabla8"/><w:widowControl/><w:jc w:val="left"/><w:rPr><w:kern w:val="0"/><w:szCs w:val="24"/><w:lang w:val="es-CO" w:eastAsia="en-US" w:bidi="ar-SA"/><w:ins w:id="2417" w:author="Unknown Author" w:date="2026-10-30T04:17:53Z"></w:ins></w:rPr></w:pPr><w:ins w:id="2416" w:author="Unknown Author" w:date="2026-10-30T04:17:53Z"><w:r><w:rPr><w:kern w:val="0"/><w:szCs w:val="24"/><w:lang w:val="es-CO" w:eastAsia="en-US" w:bidi="ar-SA"/></w:rPr><w:t>Análisis espacial avanzado del polvo y de la exposición de la comunidad vecina; un usuario</w:t></w:r></w:ins></w:p></w:tc><w:tc><w:tcPr><w:tcW w:w="1328" w:type="dxa"/><w:tcBorders></w:tcBorders><w:shd w:color="auto" w:fill="F7F7F7" w:val="clear"/></w:tcPr><w:p><w:pPr><w:pStyle w:val="Tabla8"/><w:widowControl/><w:jc w:val="left"/><w:rPr><w:kern w:val="0"/><w:szCs w:val="24"/><w:lang w:val="es-CO" w:eastAsia="en-US" w:bidi="ar-SA"/><w:ins w:id="2419" w:author="Unknown Author" w:date="2026-10-30T04:17:53Z"></w:ins></w:rPr></w:pPr><w:ins w:id="2418" w:author="Unknown Author" w:date="2026-10-30T04:17:53Z"><w:r><w:rPr><w:kern w:val="0"/><w:szCs w:val="24"/><w:lang w:val="es-CO" w:eastAsia="en-US" w:bidi="ar-SA"/></w:rPr><w:t>1.1, 1.3, 2.3, 2.4, 3.2</w:t></w:r></w:ins></w:p></w:tc><w:tc><w:tcPr><w:tcW w:w="1161" w:type="dxa"/><w:tcBorders></w:tcBorders><w:shd w:color="auto" w:fill="F7F7F7" w:val="clear"/></w:tcPr><w:p><w:pPr><w:pStyle w:val="Tabla8"/><w:widowControl/><w:jc w:val="left"/><w:rPr><w:kern w:val="0"/><w:szCs w:val="24"/><w:lang w:val="es-CO" w:eastAsia="en-US" w:bidi="ar-SA"/><w:ins w:id="2421" w:author="Unknown Author" w:date="2026-10-30T04:17:53Z"></w:ins></w:rPr></w:pPr><w:ins w:id="2420" w:author="Unknown Author" w:date="2026-10-30T04:17:53Z"><w:r><w:rPr><w:kern w:val="0"/><w:szCs w:val="24"/><w:lang w:val="es-CO" w:eastAsia="en-US" w:bidi="ar-SA"/></w:rPr><w:t>1</w:t></w:r></w:ins></w:p></w:tc><w:tc><w:tcPr><w:tcW w:w="1741" w:type="dxa"/><w:tcBorders></w:tcBorders><w:shd w:color="auto" w:fill="F7F7F7" w:val="clear"/></w:tcPr><w:p><w:pPr><w:pStyle w:val="Tabla8"/><w:widowControl/><w:jc w:val="left"/><w:rPr><w:kern w:val="0"/><w:szCs w:val="24"/><w:lang w:val="es-CO" w:eastAsia="en-US" w:bidi="ar-SA"/><w:ins w:id="2423" w:author="Unknown Author" w:date="2026-10-30T04:17:53Z"></w:ins></w:rPr></w:pPr><w:ins w:id="2422" w:author="Unknown Author" w:date="2026-10-30T04:17:53Z"><w:r><w:rPr><w:kern w:val="0"/><w:szCs w:val="24"/><w:lang w:val="es-CO" w:eastAsia="en-US" w:bidi="ar-SA"/></w:rPr><w:t>$ 45.625.376</w:t></w:r></w:ins></w:p></w:tc></w:tr><w:tr><w:trPr><w:ins w:id="2424" w:author="Unknown Author" w:date="2026-10-30T04:17:53Z"/><w:cantSplit w:val="true"/></w:trPr><w:tc><w:tcPr><w:tcW w:w="830" w:type="dxa"/><w:tcBorders></w:tcBorders></w:tcPr><w:p><w:pPr><w:pStyle w:val="Tabla8"/><w:widowControl/><w:jc w:val="left"/><w:rPr><w:kern w:val="0"/><w:szCs w:val="24"/><w:lang w:val="es-CO" w:eastAsia="en-US" w:bidi="ar-SA"/><w:ins w:id="2426" w:author="Unknown Author" w:date="2026-10-30T04:17:53Z"></w:ins></w:rPr></w:pPr><w:ins w:id="2425" w:author="Unknown Author" w:date="2026-10-30T04:17:53Z"><w:r><w:rPr><w:kern w:val="0"/><w:szCs w:val="24"/><w:lang w:val="es-CO" w:eastAsia="en-US" w:bidi="ar-SA"/></w:rPr><w:t>EQ-16</w:t></w:r></w:ins></w:p></w:tc><w:tc><w:tcPr><w:tcW w:w="1742" w:type="dxa"/><w:tcBorders></w:tcBorders></w:tcPr><w:p><w:pPr><w:pStyle w:val="Tabla8"/><w:widowControl/><w:jc w:val="left"/><w:rPr><w:kern w:val="0"/><w:szCs w:val="24"/><w:lang w:val="es-CO" w:eastAsia="en-US" w:bidi="ar-SA"/><w:ins w:id="2428" w:author="Unknown Author" w:date="2026-10-30T04:17:53Z"></w:ins></w:rPr></w:pPr><w:ins w:id="2427" w:author="Unknown Author" w:date="2026-10-30T04:17:53Z"><w:r><w:rPr><w:kern w:val="0"/><w:szCs w:val="24"/><w:lang w:val="es-CO" w:eastAsia="en-US" w:bidi="ar-SA"/></w:rPr><w:t>Sistema de geociencias para el mapeo diagnóstico: complemento de geoestadística</w:t></w:r></w:ins></w:p></w:tc><w:tc><w:tcPr><w:tcW w:w="1326" w:type="dxa"/><w:tcBorders></w:tcBorders></w:tcPr><w:p><w:pPr><w:pStyle w:val="Tabla8"/><w:widowControl/><w:jc w:val="left"/><w:rPr><w:kern w:val="0"/><w:szCs w:val="24"/><w:lang w:val="es-CO" w:eastAsia="en-US" w:bidi="ar-SA"/><w:ins w:id="2430" w:author="Unknown Author" w:date="2026-10-30T04:17:53Z"></w:ins></w:rPr></w:pPr><w:ins w:id="2429" w:author="Unknown Author" w:date="2026-10-30T04:17:53Z"><w:r><w:rPr><w:kern w:val="0"/><w:szCs w:val="24"/><w:lang w:val="es-CO" w:eastAsia="en-US" w:bidi="ar-SA"/></w:rPr><w:t>2 usuario-año</w:t></w:r></w:ins></w:p></w:tc><w:tc><w:tcPr><w:tcW w:w="1825" w:type="dxa"/><w:tcBorders></w:tcBorders></w:tcPr><w:p><w:pPr><w:pStyle w:val="Tabla8"/><w:widowControl/><w:jc w:val="left"/><w:rPr><w:kern w:val="0"/><w:szCs w:val="24"/><w:lang w:val="es-CO" w:eastAsia="en-US" w:bidi="ar-SA"/><w:ins w:id="2432" w:author="Unknown Author" w:date="2026-10-30T04:17:53Z"></w:ins></w:rPr></w:pPr><w:ins w:id="2431" w:author="Unknown Author" w:date="2026-10-30T04:17:53Z"><w:r><w:rPr><w:kern w:val="0"/><w:szCs w:val="24"/><w:lang w:val="es-CO" w:eastAsia="en-US" w:bidi="ar-SA"/></w:rPr><w:t>Interpolación de la concentración de PM2,5 y PM10 entre sitios; un usuario por dos años</w:t></w:r></w:ins></w:p></w:tc><w:tc><w:tcPr><w:tcW w:w="1328" w:type="dxa"/><w:tcBorders></w:tcBorders></w:tcPr><w:p><w:pPr><w:pStyle w:val="Tabla8"/><w:widowControl/><w:jc w:val="left"/><w:rPr><w:kern w:val="0"/><w:szCs w:val="24"/><w:lang w:val="es-CO" w:eastAsia="en-US" w:bidi="ar-SA"/><w:ins w:id="2434" w:author="Unknown Author" w:date="2026-10-30T04:17:53Z"></w:ins></w:rPr></w:pPr><w:ins w:id="2433" w:author="Unknown Author" w:date="2026-10-30T04:17:53Z"><w:r><w:rPr><w:kern w:val="0"/><w:szCs w:val="24"/><w:lang w:val="es-CO" w:eastAsia="en-US" w:bidi="ar-SA"/></w:rPr><w:t>1.1, 1.3, 2.3, 2.4, 3.2</w:t></w:r></w:ins></w:p></w:tc><w:tc><w:tcPr><w:tcW w:w="1161" w:type="dxa"/><w:tcBorders></w:tcBorders></w:tcPr><w:p><w:pPr><w:pStyle w:val="Tabla8"/><w:widowControl/><w:jc w:val="left"/><w:rPr><w:kern w:val="0"/><w:szCs w:val="24"/><w:lang w:val="es-CO" w:eastAsia="en-US" w:bidi="ar-SA"/><w:ins w:id="2436" w:author="Unknown Author" w:date="2026-10-30T04:17:53Z"></w:ins></w:rPr></w:pPr><w:ins w:id="2435" w:author="Unknown Author" w:date="2026-10-30T04:17:53Z"><w:r><w:rPr><w:kern w:val="0"/><w:szCs w:val="24"/><w:lang w:val="es-CO" w:eastAsia="en-US" w:bidi="ar-SA"/></w:rPr><w:t>1</w:t></w:r></w:ins></w:p></w:tc><w:tc><w:tcPr><w:tcW w:w="1741" w:type="dxa"/><w:tcBorders></w:tcBorders></w:tcPr><w:p><w:pPr><w:pStyle w:val="Tabla8"/><w:widowControl/><w:jc w:val="left"/><w:rPr><w:kern w:val="0"/><w:szCs w:val="24"/><w:lang w:val="es-CO" w:eastAsia="en-US" w:bidi="ar-SA"/><w:ins w:id="2438" w:author="Unknown Author" w:date="2026-10-30T04:17:53Z"></w:ins></w:rPr></w:pPr><w:ins w:id="2437" w:author="Unknown Author" w:date="2026-10-30T04:17:53Z"><w:r><w:rPr><w:kern w:val="0"/><w:szCs w:val="24"/><w:lang w:val="es-CO" w:eastAsia="en-US" w:bidi="ar-SA"/></w:rPr><w:t>$ 10.733.840</w:t></w:r></w:ins></w:p></w:tc></w:tr><w:tr><w:trPr><w:ins w:id="2439" w:author="Unknown Author" w:date="2026-10-30T04:17:53Z"/><w:cantSplit w:val="true"/></w:trPr><w:tc><w:tcPr><w:tcW w:w="830" w:type="dxa"/><w:tcBorders></w:tcBorders><w:shd w:color="auto" w:fill="F7F7F7" w:val="clear"/></w:tcPr><w:p><w:pPr><w:pStyle w:val="Tabla8"/><w:widowControl/><w:jc w:val="left"/><w:rPr><w:kern w:val="0"/><w:szCs w:val="24"/><w:lang w:val="es-CO" w:eastAsia="en-US" w:bidi="ar-SA"/><w:ins w:id="2441" w:author="Unknown Author" w:date="2026-10-30T04:17:53Z"></w:ins></w:rPr></w:pPr><w:ins w:id="2440" w:author="Unknown Author" w:date="2026-10-30T04:17:53Z"><w:r><w:rPr><w:kern w:val="0"/><w:szCs w:val="24"/><w:lang w:val="es-CO" w:eastAsia="en-US" w:bidi="ar-SA"/></w:rPr><w:t>EQ-23</w:t></w:r></w:ins></w:p></w:tc><w:tc><w:tcPr><w:tcW w:w="1742" w:type="dxa"/><w:tcBorders></w:tcBorders><w:shd w:color="auto" w:fill="F7F7F7" w:val="clear"/></w:tcPr><w:p><w:pPr><w:pStyle w:val="Tabla8"/><w:widowControl/><w:jc w:val="left"/><w:rPr><w:kern w:val="0"/><w:szCs w:val="24"/><w:lang w:val="es-CO" w:eastAsia="en-US" w:bidi="ar-SA"/><w:ins w:id="2443" w:author="Unknown Author" w:date="2026-10-30T04:17:53Z"></w:ins></w:rPr></w:pPr><w:ins w:id="2442" w:author="Unknown Author" w:date="2026-10-30T04:17:53Z"><w:r><w:rPr><w:kern w:val="0"/><w:szCs w:val="24"/><w:lang w:val="es-CO" w:eastAsia="en-US" w:bidi="ar-SA"/></w:rPr><w:t>Cámara climática de humedad y temperatura e integración metrológica del banco</w:t></w:r></w:ins></w:p></w:tc><w:tc><w:tcPr><w:tcW w:w="1326" w:type="dxa"/><w:tcBorders></w:tcBorders><w:shd w:color="auto" w:fill="F7F7F7" w:val="clear"/></w:tcPr><w:p><w:pPr><w:pStyle w:val="Tabla8"/><w:widowControl/><w:jc w:val="left"/><w:rPr><w:kern w:val="0"/><w:szCs w:val="24"/><w:lang w:val="es-CO" w:eastAsia="en-US" w:bidi="ar-SA"/><w:ins w:id="2445" w:author="Unknown Author" w:date="2026-10-30T04:17:53Z"></w:ins></w:rPr></w:pPr><w:ins w:id="2444" w:author="Unknown Author" w:date="2026-10-30T04:17:53Z"><w:r><w:rPr><w:kern w:val="0"/><w:szCs w:val="24"/><w:lang w:val="es-CO" w:eastAsia="en-US" w:bidi="ar-SA"/></w:rPr><w:t>1 unidad</w:t></w:r></w:ins></w:p></w:tc><w:tc><w:tcPr><w:tcW w:w="1825" w:type="dxa"/><w:tcBorders></w:tcBorders><w:shd w:color="auto" w:fill="F7F7F7" w:val="clear"/></w:tcPr><w:p><w:pPr><w:pStyle w:val="Tabla8"/><w:widowControl/><w:jc w:val="left"/><w:rPr><w:kern w:val="0"/><w:szCs w:val="24"/><w:lang w:val="es-CO" w:eastAsia="en-US" w:bidi="ar-SA"/><w:ins w:id="2447" w:author="Unknown Author" w:date="2026-10-30T04:17:53Z"></w:ins></w:rPr></w:pPr><w:ins w:id="2446" w:author="Unknown Author" w:date="2026-10-30T04:17:53Z"><w:r><w:rPr><w:kern w:val="0"/><w:szCs w:val="24"/><w:lang w:val="es-CO" w:eastAsia="en-US" w:bidi="ar-SA"/></w:rPr><w:t>Cámara de humedad controlada, integración con el banco y aceptación metrológica</w:t></w:r></w:ins></w:p></w:tc><w:tc><w:tcPr><w:tcW w:w="1328" w:type="dxa"/><w:tcBorders></w:tcBorders><w:shd w:color="auto" w:fill="F7F7F7" w:val="clear"/></w:tcPr><w:p><w:pPr><w:pStyle w:val="Tabla8"/><w:widowControl/><w:jc w:val="left"/><w:rPr><w:kern w:val="0"/><w:szCs w:val="24"/><w:lang w:val="es-CO" w:eastAsia="en-US" w:bidi="ar-SA"/><w:ins w:id="2449" w:author="Unknown Author" w:date="2026-10-30T04:17:53Z"></w:ins></w:rPr></w:pPr><w:ins w:id="2448" w:author="Unknown Author" w:date="2026-10-30T04:17:53Z"><w:r><w:rPr><w:kern w:val="0"/><w:szCs w:val="24"/><w:lang w:val="es-CO" w:eastAsia="en-US" w:bidi="ar-SA"/></w:rPr><w:t>1.2</w:t></w:r></w:ins></w:p></w:tc><w:tc><w:tcPr><w:tcW w:w="1161" w:type="dxa"/><w:tcBorders></w:tcBorders><w:shd w:color="auto" w:fill="F7F7F7" w:val="clear"/></w:tcPr><w:p><w:pPr><w:pStyle w:val="Tabla8"/><w:widowControl/><w:jc w:val="left"/><w:rPr><w:kern w:val="0"/><w:szCs w:val="24"/><w:lang w:val="es-CO" w:eastAsia="en-US" w:bidi="ar-SA"/><w:ins w:id="2451" w:author="Unknown Author" w:date="2026-10-30T04:17:53Z"></w:ins></w:rPr></w:pPr><w:ins w:id="2450" w:author="Unknown Author" w:date="2026-10-30T04:17:53Z"><w:r><w:rPr><w:kern w:val="0"/><w:szCs w:val="24"/><w:lang w:val="es-CO" w:eastAsia="en-US" w:bidi="ar-SA"/></w:rPr><w:t>1</w:t></w:r></w:ins></w:p></w:tc><w:tc><w:tcPr><w:tcW w:w="1741" w:type="dxa"/><w:tcBorders></w:tcBorders><w:shd w:color="auto" w:fill="F7F7F7" w:val="clear"/></w:tcPr><w:p><w:pPr><w:pStyle w:val="Tabla8"/><w:widowControl/><w:jc w:val="left"/><w:rPr><w:kern w:val="0"/><w:szCs w:val="24"/><w:lang w:val="es-CO" w:eastAsia="en-US" w:bidi="ar-SA"/><w:ins w:id="2453" w:author="Unknown Author" w:date="2026-10-30T04:17:53Z"></w:ins></w:rPr></w:pPr><w:ins w:id="2452" w:author="Unknown Author" w:date="2026-10-30T04:17:53Z"><w:r><w:rPr><w:kern w:val="0"/><w:szCs w:val="24"/><w:lang w:val="es-CO" w:eastAsia="en-US" w:bidi="ar-SA"/></w:rPr><w:t>$ 150.000.000</w:t></w:r></w:ins></w:p></w:tc></w:tr><w:tr><w:trPr><w:ins w:id="2454" w:author="Unknown Author" w:date="2026-10-30T04:17:53Z"/><w:cantSplit w:val="true"/></w:trPr><w:tc><w:tcPr><w:tcW w:w="830" w:type="dxa"/><w:tcBorders></w:tcBorders></w:tcPr><w:p><w:pPr><w:pStyle w:val="Tabla8"/><w:widowControl/><w:jc w:val="left"/><w:rPr><w:kern w:val="0"/><w:szCs w:val="24"/><w:lang w:val="es-CO" w:eastAsia="en-US" w:bidi="ar-SA"/><w:ins w:id="2456" w:author="Unknown Author" w:date="2026-10-30T04:17:53Z"></w:ins></w:rPr></w:pPr><w:ins w:id="2455" w:author="Unknown Author" w:date="2026-10-30T04:17:53Z"><w:r><w:rPr><w:kern w:val="0"/><w:szCs w:val="24"/><w:lang w:val="es-CO" w:eastAsia="en-US" w:bidi="ar-SA"/></w:rPr><w:t>IN-01</w:t></w:r></w:ins></w:p></w:tc><w:tc><w:tcPr><w:tcW w:w="1742" w:type="dxa"/><w:tcBorders></w:tcBorders></w:tcPr><w:p><w:pPr><w:pStyle w:val="Tabla8"/><w:widowControl/><w:jc w:val="left"/><w:rPr><w:kern w:val="0"/><w:szCs w:val="24"/><w:lang w:val="es-CO" w:eastAsia="en-US" w:bidi="ar-SA"/><w:ins w:id="2458" w:author="Unknown Author" w:date="2026-10-30T04:17:53Z"></w:ins></w:rPr></w:pPr><w:ins w:id="2457" w:author="Unknown Author" w:date="2026-10-30T04:17:53Z"><w:r><w:rPr><w:kern w:val="0"/><w:szCs w:val="24"/><w:lang w:val="es-CO" w:eastAsia="en-US" w:bidi="ar-SA"/></w:rPr><w:t>Instalación en sitio, mástiles y obra menor (100 nodos y 10 gateways)</w:t></w:r></w:ins></w:p></w:tc><w:tc><w:tcPr><w:tcW w:w="1326" w:type="dxa"/><w:tcBorders></w:tcBorders></w:tcPr><w:p><w:pPr><w:pStyle w:val="Tabla8"/><w:widowControl/><w:jc w:val="left"/><w:rPr><w:kern w:val="0"/><w:szCs w:val="24"/><w:lang w:val="es-CO" w:eastAsia="en-US" w:bidi="ar-SA"/><w:ins w:id="2460" w:author="Unknown Author" w:date="2026-10-30T04:17:53Z"></w:ins></w:rPr></w:pPr><w:ins w:id="2459" w:author="Unknown Author" w:date="2026-10-30T04:17:53Z"><w:r><w:rPr><w:kern w:val="0"/><w:szCs w:val="24"/><w:lang w:val="es-CO" w:eastAsia="en-US" w:bidi="ar-SA"/></w:rPr><w:t>110 sitio</w:t></w:r></w:ins></w:p></w:tc><w:tc><w:tcPr><w:tcW w:w="1825" w:type="dxa"/><w:tcBorders></w:tcBorders></w:tcPr><w:p><w:pPr><w:pStyle w:val="Tabla8"/><w:widowControl/><w:jc w:val="left"/><w:rPr><w:kern w:val="0"/><w:szCs w:val="24"/><w:lang w:val="es-CO" w:eastAsia="en-US" w:bidi="ar-SA"/><w:ins w:id="2462" w:author="Unknown Author" w:date="2026-10-30T04:17:53Z"></w:ins></w:rPr></w:pPr><w:ins w:id="2461" w:author="Unknown Author" w:date="2026-10-30T04:17:53Z"><w:r><w:rPr><w:kern w:val="0"/><w:szCs w:val="24"/><w:lang w:val="es-CO" w:eastAsia="en-US" w:bidi="ar-SA"/></w:rPr><w:t>110 sitios: obra menor de anclaje, mástil y puesta a tierra; sin obra civil mayor</w:t></w:r></w:ins></w:p></w:tc><w:tc><w:tcPr><w:tcW w:w="1328" w:type="dxa"/><w:tcBorders></w:tcBorders></w:tcPr><w:p><w:pPr><w:pStyle w:val="Tabla8"/><w:widowControl/><w:jc w:val="left"/><w:rPr><w:kern w:val="0"/><w:szCs w:val="24"/><w:lang w:val="es-CO" w:eastAsia="en-US" w:bidi="ar-SA"/><w:ins w:id="2464" w:author="Unknown Author" w:date="2026-10-30T04:17:53Z"></w:ins></w:rPr></w:pPr><w:ins w:id="2463" w:author="Unknown Author" w:date="2026-10-30T04:17:53Z"><w:r><w:rPr><w:kern w:val="0"/><w:szCs w:val="24"/><w:lang w:val="es-CO" w:eastAsia="en-US" w:bidi="ar-SA"/></w:rPr><w:t>1.3, 2.3, 2.4</w:t></w:r></w:ins></w:p></w:tc><w:tc><w:tcPr><w:tcW w:w="1161" w:type="dxa"/><w:tcBorders></w:tcBorders></w:tcPr><w:p><w:pPr><w:pStyle w:val="Tabla8"/><w:widowControl/><w:jc w:val="left"/><w:rPr><w:kern w:val="0"/><w:szCs w:val="24"/><w:lang w:val="es-CO" w:eastAsia="en-US" w:bidi="ar-SA"/><w:ins w:id="2466" w:author="Unknown Author" w:date="2026-10-30T04:17:53Z"></w:ins></w:rPr></w:pPr><w:ins w:id="2465" w:author="Unknown Author" w:date="2026-10-30T04:17:53Z"><w:r><w:rPr><w:kern w:val="0"/><w:szCs w:val="24"/><w:lang w:val="es-CO" w:eastAsia="en-US" w:bidi="ar-SA"/></w:rPr><w:t>6</w:t></w:r></w:ins></w:p></w:tc><w:tc><w:tcPr><w:tcW w:w="1741" w:type="dxa"/><w:tcBorders></w:tcBorders></w:tcPr><w:p><w:pPr><w:pStyle w:val="Tabla8"/><w:widowControl/><w:jc w:val="left"/><w:rPr><w:kern w:val="0"/><w:szCs w:val="24"/><w:lang w:val="es-CO" w:eastAsia="en-US" w:bidi="ar-SA"/><w:ins w:id="2468" w:author="Unknown Author" w:date="2026-10-30T04:17:53Z"></w:ins></w:rPr></w:pPr><w:ins w:id="2467" w:author="Unknown Author" w:date="2026-10-30T04:17:53Z"><w:r><w:rPr><w:kern w:val="0"/><w:szCs w:val="24"/><w:lang w:val="es-CO" w:eastAsia="en-US" w:bidi="ar-SA"/></w:rPr><w:t>$ 132.000.000</w:t></w:r></w:ins></w:p></w:tc></w:tr><w:tr><w:trPr><w:ins w:id="2469" w:author="Unknown Author" w:date="2026-10-30T04:17:53Z"/><w:cantSplit w:val="true"/></w:trPr><w:tc><w:tcPr><w:tcW w:w="830" w:type="dxa"/><w:tcBorders><w:bottom w:val="single" w:sz="12" w:space="0" w:color="2A3439"/></w:tcBorders><w:shd w:color="auto" w:fill="F7F7F7" w:val="clear"/></w:tcPr><w:p><w:pPr><w:pStyle w:val="Tabla8"/><w:keepNext w:val="true"/><w:widowControl/><w:rPr><w:kern w:val="0"/><w:szCs w:val="24"/><w:lang w:val="es-CO" w:eastAsia="en-US" w:bidi="ar-SA"/><w:ins w:id="2471" w:author="Unknown Author" w:date="2026-10-30T04:17:53Z"></w:ins></w:rPr></w:pPr><w:ins w:id="2470" w:author="Unknown Author" w:date="2026-10-30T04:17:53Z"><w:r><w:rPr><w:kern w:val="0"/><w:szCs w:val="24"/><w:lang w:val="es-CO" w:eastAsia="en-US" w:bidi="ar-SA"/></w:rPr></w:r></w:ins></w:p></w:tc><w:tc><w:tcPr><w:tcW w:w="1742" w:type="dxa"/><w:tcBorders><w:bottom w:val="single" w:sz="12" w:space="0" w:color="2A3439"/></w:tcBorders><w:shd w:color="auto" w:fill="F7F7F7" w:val="clear"/></w:tcPr><w:p><w:pPr><w:pStyle w:val="Tabla8"/><w:keepNext w:val="true"/><w:widowControl/><w:jc w:val="left"/><w:rPr><w:kern w:val="0"/><w:szCs w:val="24"/><w:lang w:val="es-CO" w:eastAsia="en-US" w:bidi="ar-SA"/><w:ins w:id="2473" w:author="Unknown Author" w:date="2026-10-30T04:17:53Z"></w:ins></w:rPr></w:pPr><w:ins w:id="2472" w:author="Unknown Author" w:date="2026-10-30T04:17:53Z"><w:r><w:rPr><w:b/><w:bCs/><w:kern w:val="0"/><w:szCs w:val="24"/><w:lang w:val="es-CO" w:eastAsia="en-US" w:bidi="ar-SA"/></w:rPr><w:t>Total</w:t></w:r></w:ins></w:p></w:tc><w:tc><w:tcPr><w:tcW w:w="1326" w:type="dxa"/><w:tcBorders><w:bottom w:val="single" w:sz="12" w:space="0" w:color="2A3439"/></w:tcBorders><w:shd w:color="auto" w:fill="F7F7F7" w:val="clear"/></w:tcPr><w:p><w:pPr><w:pStyle w:val="Tabla8"/><w:keepNext w:val="true"/><w:widowControl/><w:rPr><w:kern w:val="0"/><w:szCs w:val="24"/><w:lang w:val="es-CO" w:eastAsia="en-US" w:bidi="ar-SA"/><w:ins w:id="2475" w:author="Unknown Author" w:date="2026-10-30T04:17:53Z"></w:ins></w:rPr></w:pPr><w:ins w:id="2474" w:author="Unknown Author" w:date="2026-10-30T04:17:53Z"><w:r><w:rPr><w:kern w:val="0"/><w:szCs w:val="24"/><w:lang w:val="es-CO" w:eastAsia="en-US" w:bidi="ar-SA"/></w:rPr></w:r></w:ins></w:p></w:tc><w:tc><w:tcPr><w:tcW w:w="1825" w:type="dxa"/><w:tcBorders><w:bottom w:val="single" w:sz="12" w:space="0" w:color="2A3439"/></w:tcBorders><w:shd w:color="auto" w:fill="F7F7F7" w:val="clear"/></w:tcPr><w:p><w:pPr><w:pStyle w:val="Tabla8"/><w:keepNext w:val="true"/><w:widowControl/><w:rPr><w:kern w:val="0"/><w:szCs w:val="24"/><w:lang w:val="es-CO" w:eastAsia="en-US" w:bidi="ar-SA"/><w:ins w:id="2477" w:author="Unknown Author" w:date="2026-10-30T04:17:53Z"></w:ins></w:rPr></w:pPr><w:ins w:id="2476" w:author="Unknown Author" w:date="2026-10-30T04:17:53Z"><w:r><w:rPr><w:kern w:val="0"/><w:szCs w:val="24"/><w:lang w:val="es-CO" w:eastAsia="en-US" w:bidi="ar-SA"/></w:rPr></w:r></w:ins></w:p></w:tc><w:tc><w:tcPr><w:tcW w:w="1328" w:type="dxa"/><w:tcBorders><w:bottom w:val="single" w:sz="12" w:space="0" w:color="2A3439"/></w:tcBorders><w:shd w:color="auto" w:fill="F7F7F7" w:val="clear"/></w:tcPr><w:p><w:pPr><w:pStyle w:val="Tabla8"/><w:keepNext w:val="true"/><w:widowControl/><w:rPr><w:kern w:val="0"/><w:szCs w:val="24"/><w:lang w:val="es-CO" w:eastAsia="en-US" w:bidi="ar-SA"/><w:ins w:id="2479" w:author="Unknown Author" w:date="2026-10-30T04:17:53Z"></w:ins></w:rPr></w:pPr><w:ins w:id="2478" w:author="Unknown Author" w:date="2026-10-30T04:17:53Z"><w:r><w:rPr><w:kern w:val="0"/><w:szCs w:val="24"/><w:lang w:val="es-CO" w:eastAsia="en-US" w:bidi="ar-SA"/></w:rPr></w:r></w:ins></w:p></w:tc><w:tc><w:tcPr><w:tcW w:w="1161" w:type="dxa"/><w:tcBorders><w:bottom w:val="single" w:sz="12" w:space="0" w:color="2A3439"/></w:tcBorders><w:shd w:color="auto" w:fill="F7F7F7" w:val="clear"/></w:tcPr><w:p><w:pPr><w:pStyle w:val="Tabla8"/><w:keepNext w:val="true"/><w:widowControl/><w:rPr><w:kern w:val="0"/><w:szCs w:val="24"/><w:lang w:val="es-CO" w:eastAsia="en-US" w:bidi="ar-SA"/><w:ins w:id="2481" w:author="Unknown Author" w:date="2026-10-30T04:17:53Z"></w:ins></w:rPr></w:pPr><w:ins w:id="2480" w:author="Unknown Author" w:date="2026-10-30T04:17:53Z"><w:r><w:rPr><w:kern w:val="0"/><w:szCs w:val="24"/><w:lang w:val="es-CO" w:eastAsia="en-US" w:bidi="ar-SA"/></w:rPr></w:r></w:ins></w:p></w:tc><w:tc><w:tcPr><w:tcW w:w="1741" w:type="dxa"/><w:tcBorders><w:bottom w:val="single" w:sz="12" w:space="0" w:color="2A3439"/></w:tcBorders><w:shd w:color="auto" w:fill="F7F7F7" w:val="clear"/></w:tcPr><w:p><w:pPr><w:pStyle w:val="Tabla8"/><w:keepNext w:val="true"/><w:widowControl/><w:jc w:val="left"/><w:rPr><w:kern w:val="0"/><w:szCs w:val="24"/><w:lang w:val="es-CO" w:eastAsia="en-US" w:bidi="ar-SA"/><w:ins w:id="2483" w:author="Unknown Author" w:date="2026-10-30T04:17:53Z"></w:ins></w:rPr></w:pPr><w:ins w:id="2482" w:author="Unknown Author" w:date="2026-10-30T04:17:53Z"><w:r><w:rPr><w:b/><w:bCs/><w:kern w:val="0"/><w:szCs w:val="24"/><w:lang w:val="es-CO" w:eastAsia="en-US" w:bidi="ar-SA"/></w:rPr><w:t>$ 5.596.885.709</w:t></w:r></w:ins></w:p></w:tc></w:tr></w:tbl><w:p><w:pPr><w:pStyle w:val="TablaNota"/><w:rPr><w:ins w:id="2486" w:author="Unknown Author" w:date="2026-10-30T04:17:53Z"></w:ins></w:rPr></w:pPr><w:ins w:id="2484" w:author="Unknown Author" w:date="2026-10-30T04:17:53Z"><w:r><w:rPr><w:i/><w:iCs/></w:rPr><w:t>Nota.</w:t></w:r></w:ins><w:ins w:id="2485" w:author="Unknown Author" w:date="2026-10-30T04:17:53Z"><w:r><w:rPr></w:rPr><w:t xml:space="preserve"> Elaboración propia con el Anexo 3. Las especificaciones, las cantidades, las actividades y los productos son los que declara el Anexo 3 para cada partida. Los productos se numeran como en la sección 20.</w:t></w:r></w:ins></w:p><w:p><w:pPr><w:pStyle w:val="BodyText"/><w:rPr><w:ins w:id="2488" w:author="Unknown Author" w:date="2026-10-30T04:17:53Z"></w:ins></w:rPr></w:pPr><w:ins w:id="2487" w:author="Unknown Author" w:date="2026-10-30T04:17:53Z"><w:r><w:rPr></w:rPr><w:t>Los bienes de la Tabla 7.4 sirven a dos propósitos. El primero es medir con error conocido y mantener la red disponible. El segundo es estimar con un modelo validado la exposición esperada antes de una demolición. Ningún bien se adquiere para operar después del cierre sin custodio, ni para actividades ajenas al resultado principal.</w:t></w:r></w:ins></w:p><w:p><w:pPr><w:pStyle w:val="BodyText"/><w:rPr><w:ins w:id="2490" w:author="Unknown Author" w:date="2026-10-30T04:17:53Z"></w:ins></w:rPr></w:pPr><w:ins w:id="2489" w:author="Unknown Author" w:date="2026-10-30T04:17:53Z"><w:r><w:rPr></w:rPr><w:t>Cuatro grupos de bienes amplían el alcance técnico de la formulación anterior, y cada ampliación responde a una causa del problema. El banco de calibración incorpora un impactador eléctrico de baja presión, tres generadores de aerosol y una cámara climática. Con ellos el proyecto mide en laboratorio la respuesta de cada lote de nodos por tamaño de partícula y por humedad. Esas dos variables son las causas directas del error de medición de la sección 5. El conjunto de referencia reúne un muestreador gravimétrico, un monitor beta continuo y un monitor óptico. El muestreador aporta el patrón de masa, el monitor beta la serie horaria y el óptico la resolución fina en el tiempo. Un solo conjunto rota entre los dos municipios, y el banco de calibración compensa la menor duración de cada colocalización.</w:t></w:r></w:ins></w:p><w:p><w:pPr><w:pStyle w:val="BodyText"/><w:rPr><w:ins w:id="2492" w:author="Unknown Author" w:date="2026-10-30T04:17:53Z"></w:ins></w:rPr></w:pPr><w:ins w:id="2491" w:author="Unknown Author" w:date="2026-10-30T04:17:53Z"><w:r><w:rPr></w:rPr><w:t>El sistema de geociencias suma licencias de un sistema de información geográfica profesional y un complemento de geoestadística. Sirve para el mapeo diagnóstico de los sitios, de la población colindante y de la cobertura de enlace en la actividad 1.1. Sirve también para interpolar la concentración entre nodos. Son suscripciones de uso exclusivo durante la ejecución, que el SGR financia como equipos y software (Secretaría Técnica de la Convocatoria 56, 2026). El cuarto grupo es el servicio contratado de la plataforma geoespacial del rubro de servicios tecnológicos. Entrega el visor, el tablero de los consejos, el gemelo digital urbano y la interoperabilidad con la red. Su alcance se delimita frente al del personal de software y nube, que desarrolla el firmware, la ingesta y la corrección en el gateway.</w:t></w:r></w:ins></w:p><w:p><w:pPr><w:pStyle w:val="BodyText"/><w:rPr><w:ins w:id="2498" w:author="Unknown Author" w:date="2026-10-30T04:17:53Z"></w:ins></w:rPr></w:pPr><w:ins w:id="2493" w:author="Unknown Author" w:date="2026-10-30T04:17:53Z"><w:r><w:rPr></w:rPr><w:t xml:space="preserve">Los valores de los nodos, del banco y del conjunto de referencia provienen de cotizaciones seleccionadas en el estudio de mercado del Anexo 3. El estudio debe precisar si el precio del nodo incluye la energía y el cerramiento </w:t></w:r></w:ins><w:ins w:id="2494" w:author="Unknown Author" w:date="2026-10-30T04:17:53Z"><w:r><w:rPr><w:color w:val="00B050"/></w:rPr><w:t>[Diligenciar: alcance de esa cotización]</w:t></w:r></w:ins><w:ins w:id="2495" w:author="Unknown Author" w:date="2026-10-30T04:17:53Z"><w:r><w:rPr></w:rPr><w:t xml:space="preserve">. El Anexo 3 presupuesta esos dos elementos por separado. El estudio debe precisar también la condición de entrega en el país </w:t></w:r></w:ins><w:ins w:id="2496" w:author="Unknown Author" w:date="2026-10-30T04:17:53Z"><w:r><w:rPr><w:color w:val="00B050"/></w:rPr><w:t>[Diligenciar: condición de entrega]</w:t></w:r></w:ins><w:ins w:id="2497" w:author="Unknown Author" w:date="2026-10-30T04:17:53Z"><w:r><w:rPr></w:rPr><w:t>. El Anexo 3 no tiene una partida de importación.</w:t></w:r></w:ins></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238"/><w:gridCol w:w="2075"/><w:gridCol w:w="2074"/><w:gridCol w:w="2073"/><w:gridCol w:w="1494"/></w:tblGrid><w:tr><w:trPr><w:tblHeader w:val="true"/><w:del w:id="2499" w:author="Unknown Author" w:date="2026-10-30T04:17:53Z"/><w:cantSplit w:val="true"/></w:trPr><w:tc><w:tcPr><w:tcW w:w="223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501" w:author="Unknown Author" w:date="2026-10-30T04:17:53Z"></w:del></w:rPr></w:pPr><w:del w:id="2500" w:author="Unknown Author" w:date="2026-10-30T04:17:53Z"><w:r><w:rPr><w:b/><w:kern w:val="0"/><w:szCs w:val="24"/><w:lang w:val="es-CO" w:eastAsia="en-US" w:bidi="ar-SA"/></w:rPr><w:delText>Bien</w:delText></w:r></w:del></w:p></w:tc><w:tc><w:tcPr><w:tcW w:w="207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503" w:author="Unknown Author" w:date="2026-10-30T04:17:53Z"></w:del></w:rPr></w:pPr><w:del w:id="2502" w:author="Unknown Author" w:date="2026-10-30T04:17:53Z"><w:r><w:rPr><w:b/><w:kern w:val="0"/><w:szCs w:val="24"/><w:lang w:val="es-CO" w:eastAsia="en-US" w:bidi="ar-SA"/></w:rPr><w:delText>Cantidad</w:delText></w:r></w:del></w:p></w:tc><w:tc><w:tcPr><w:tcW w:w="207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505" w:author="Unknown Author" w:date="2026-10-30T04:17:53Z"></w:del></w:rPr></w:pPr><w:del w:id="2504" w:author="Unknown Author" w:date="2026-10-30T04:17:53Z"><w:r><w:rPr><w:b/><w:kern w:val="0"/><w:szCs w:val="24"/><w:lang w:val="es-CO" w:eastAsia="en-US" w:bidi="ar-SA"/></w:rPr><w:delText>Necesidad</w:delText></w:r></w:del></w:p></w:tc><w:tc><w:tcPr><w:tcW w:w="207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507" w:author="Unknown Author" w:date="2026-10-30T04:17:53Z"></w:del></w:rPr></w:pPr><w:del w:id="2506" w:author="Unknown Author" w:date="2026-10-30T04:17:53Z"><w:r><w:rPr><w:b/><w:kern w:val="0"/><w:szCs w:val="24"/><w:lang w:val="es-CO" w:eastAsia="en-US" w:bidi="ar-SA"/></w:rPr><w:delText>Relación directa con actividades, productos y resultados</w:delText></w:r></w:del></w:p></w:tc><w:tc><w:tcPr><w:tcW w:w="149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509" w:author="Unknown Author" w:date="2026-10-30T04:17:53Z"></w:del></w:rPr></w:pPr><w:del w:id="2508" w:author="Unknown Author" w:date="2026-10-30T04:17:53Z"><w:r><w:rPr><w:b/><w:kern w:val="0"/><w:szCs w:val="24"/><w:lang w:val="es-CO" w:eastAsia="en-US" w:bidi="ar-SA"/></w:rPr><w:delText>Valor SGR (COP)</w:delText></w:r></w:del></w:p></w:tc></w:tr><w:tr><w:trPr><w:del w:id="2510" w:author="Unknown Author" w:date="2026-10-30T04:17:53Z"/><w:cantSplit w:val="true"/></w:trPr><w:tc><w:tcPr><w:tcW w:w="2238" w:type="dxa"/><w:tcBorders></w:tcBorders></w:tcPr><w:p><w:pPr><w:pStyle w:val="Tabla9"/><w:widowControl/><w:jc w:val="left"/><w:rPr><w:kern w:val="0"/><w:szCs w:val="24"/><w:lang w:val="es-CO" w:eastAsia="en-US" w:bidi="ar-SA"/><w:del w:id="2512" w:author="Unknown Author" w:date="2026-10-30T04:17:53Z"></w:del></w:rPr></w:pPr><w:del w:id="2511" w:author="Unknown Author" w:date="2026-10-30T04:17:53Z"><w:r><w:rPr><w:kern w:val="0"/><w:szCs w:val="24"/><w:lang w:val="es-CO" w:eastAsia="en-US" w:bidi="ar-SA"/></w:rPr><w:delText>Nodos IoT de medición</w:delText></w:r></w:del></w:p></w:tc><w:tc><w:tcPr><w:tcW w:w="2075" w:type="dxa"/><w:tcBorders></w:tcBorders></w:tcPr><w:p><w:pPr><w:pStyle w:val="Tabla9"/><w:widowControl/><w:jc w:val="left"/><w:rPr><w:kern w:val="0"/><w:szCs w:val="24"/><w:lang w:val="es-CO" w:eastAsia="en-US" w:bidi="ar-SA"/><w:del w:id="2514" w:author="Unknown Author" w:date="2026-10-30T04:17:53Z"></w:del></w:rPr></w:pPr><w:del w:id="2513" w:author="Unknown Author" w:date="2026-10-30T04:17:53Z"><w:r><w:rPr><w:kern w:val="0"/><w:szCs w:val="24"/><w:lang w:val="es-CO" w:eastAsia="en-US" w:bidi="ar-SA"/></w:rPr><w:delText>120 (100 operativos y 20 de reserva)</w:delText></w:r></w:del></w:p></w:tc><w:tc><w:tcPr><w:tcW w:w="2074" w:type="dxa"/><w:tcBorders></w:tcBorders></w:tcPr><w:p><w:pPr><w:pStyle w:val="Tabla9"/><w:widowControl/><w:jc w:val="left"/><w:rPr><w:kern w:val="0"/><w:szCs w:val="24"/><w:lang w:val="es-CO" w:eastAsia="en-US" w:bidi="ar-SA"/><w:del w:id="2516" w:author="Unknown Author" w:date="2026-10-30T04:17:53Z"></w:del></w:rPr></w:pPr><w:del w:id="2515" w:author="Unknown Author" w:date="2026-10-30T04:17:53Z"><w:r><w:rPr><w:kern w:val="0"/><w:szCs w:val="24"/><w:lang w:val="es-CO" w:eastAsia="en-US" w:bidi="ar-SA"/></w:rPr><w:delText>Medir PM2,5, PM10, temperatura y humedad en los sitios de remoción</w:delText></w:r></w:del></w:p></w:tc><w:tc><w:tcPr><w:tcW w:w="2073" w:type="dxa"/><w:tcBorders></w:tcBorders></w:tcPr><w:p><w:pPr><w:pStyle w:val="Tabla9"/><w:widowControl/><w:jc w:val="left"/><w:rPr><w:kern w:val="0"/><w:szCs w:val="24"/><w:lang w:val="es-CO" w:eastAsia="en-US" w:bidi="ar-SA"/><w:del w:id="2518" w:author="Unknown Author" w:date="2026-10-30T04:17:53Z"></w:del></w:rPr></w:pPr><w:del w:id="2517" w:author="Unknown Author" w:date="2026-10-30T04:17:53Z"><w:r><w:rPr><w:kern w:val="0"/><w:szCs w:val="24"/><w:lang w:val="es-CO" w:eastAsia="en-US" w:bidi="ar-SA"/></w:rPr><w:delText>Actividades 1.2, 2.3 y 2.4; prototipo validado; R1 y R2</w:delText></w:r></w:del></w:p></w:tc><w:tc><w:tcPr><w:tcW w:w="1494" w:type="dxa"/><w:tcBorders></w:tcBorders></w:tcPr><w:p><w:pPr><w:pStyle w:val="Tabla9"/><w:widowControl/><w:jc w:val="left"/><w:rPr><w:kern w:val="0"/><w:szCs w:val="24"/><w:lang w:val="es-CO" w:eastAsia="en-US" w:bidi="ar-SA"/><w:del w:id="2520" w:author="Unknown Author" w:date="2026-10-30T04:17:53Z"></w:del></w:rPr></w:pPr><w:del w:id="2519" w:author="Unknown Author" w:date="2026-10-30T04:17:53Z"><w:r><w:rPr><w:kern w:val="0"/><w:szCs w:val="24"/><w:lang w:val="es-CO" w:eastAsia="en-US" w:bidi="ar-SA"/></w:rPr><w:delText>$ 540.000.000</w:delText></w:r></w:del></w:p></w:tc></w:tr><w:tr><w:trPr><w:del w:id="2521" w:author="Unknown Author" w:date="2026-10-30T04:17:53Z"/><w:cantSplit w:val="true"/></w:trPr><w:tc><w:tcPr><w:tcW w:w="2238" w:type="dxa"/><w:tcBorders></w:tcBorders><w:shd w:color="auto" w:fill="F7F7F7" w:val="clear"/></w:tcPr><w:p><w:pPr><w:pStyle w:val="Tabla9"/><w:widowControl/><w:jc w:val="left"/><w:rPr><w:kern w:val="0"/><w:szCs w:val="24"/><w:lang w:val="es-CO" w:eastAsia="en-US" w:bidi="ar-SA"/><w:del w:id="2523" w:author="Unknown Author" w:date="2026-10-30T04:17:53Z"></w:del></w:rPr></w:pPr><w:del w:id="2522" w:author="Unknown Author" w:date="2026-10-30T04:17:53Z"><w:r><w:rPr><w:kern w:val="0"/><w:szCs w:val="24"/><w:lang w:val="es-CO" w:eastAsia="en-US" w:bidi="ar-SA"/></w:rPr><w:delText>Cabezales ópticos de partículas</w:delText></w:r></w:del></w:p></w:tc><w:tc><w:tcPr><w:tcW w:w="2075" w:type="dxa"/><w:tcBorders></w:tcBorders><w:shd w:color="auto" w:fill="F7F7F7" w:val="clear"/></w:tcPr><w:p><w:pPr><w:pStyle w:val="Tabla9"/><w:widowControl/><w:jc w:val="left"/><w:rPr><w:kern w:val="0"/><w:szCs w:val="24"/><w:lang w:val="es-CO" w:eastAsia="en-US" w:bidi="ar-SA"/><w:del w:id="2525" w:author="Unknown Author" w:date="2026-10-30T04:17:53Z"></w:del></w:rPr></w:pPr><w:del w:id="2524" w:author="Unknown Author" w:date="2026-10-30T04:17:53Z"><w:r><w:rPr><w:kern w:val="0"/><w:szCs w:val="24"/><w:lang w:val="es-CO" w:eastAsia="en-US" w:bidi="ar-SA"/></w:rPr><w:delText>150</w:delText></w:r></w:del></w:p></w:tc><w:tc><w:tcPr><w:tcW w:w="2074" w:type="dxa"/><w:tcBorders></w:tcBorders><w:shd w:color="auto" w:fill="F7F7F7" w:val="clear"/></w:tcPr><w:p><w:pPr><w:pStyle w:val="Tabla9"/><w:widowControl/><w:jc w:val="left"/><w:rPr><w:kern w:val="0"/><w:szCs w:val="24"/><w:lang w:val="es-CO" w:eastAsia="en-US" w:bidi="ar-SA"/><w:del w:id="2527" w:author="Unknown Author" w:date="2026-10-30T04:17:53Z"></w:del></w:rPr></w:pPr><w:del w:id="2526" w:author="Unknown Author" w:date="2026-10-30T04:17:53Z"><w:r><w:rPr><w:kern w:val="0"/><w:szCs w:val="24"/><w:lang w:val="es-CO" w:eastAsia="en-US" w:bidi="ar-SA"/></w:rPr><w:delText>Reponer el sensor que se satura con polvo y humedad</w:delText></w:r></w:del></w:p></w:tc><w:tc><w:tcPr><w:tcW w:w="2073" w:type="dxa"/><w:tcBorders></w:tcBorders><w:shd w:color="auto" w:fill="F7F7F7" w:val="clear"/></w:tcPr><w:p><w:pPr><w:pStyle w:val="Tabla9"/><w:widowControl/><w:jc w:val="left"/><w:rPr><w:kern w:val="0"/><w:szCs w:val="24"/><w:lang w:val="es-CO" w:eastAsia="en-US" w:bidi="ar-SA"/><w:del w:id="2529" w:author="Unknown Author" w:date="2026-10-30T04:17:53Z"></w:del></w:rPr></w:pPr><w:del w:id="2528" w:author="Unknown Author" w:date="2026-10-30T04:17:53Z"><w:r><w:rPr><w:kern w:val="0"/><w:szCs w:val="24"/><w:lang w:val="es-CO" w:eastAsia="en-US" w:bidi="ar-SA"/></w:rPr><w:delText>Actividades 1.2, 2.3 y 2.4; disponibilidad de la red</w:delText></w:r></w:del></w:p></w:tc><w:tc><w:tcPr><w:tcW w:w="1494" w:type="dxa"/><w:tcBorders></w:tcBorders><w:shd w:color="auto" w:fill="F7F7F7" w:val="clear"/></w:tcPr><w:p><w:pPr><w:pStyle w:val="Tabla9"/><w:widowControl/><w:jc w:val="left"/><w:rPr><w:kern w:val="0"/><w:szCs w:val="24"/><w:lang w:val="es-CO" w:eastAsia="en-US" w:bidi="ar-SA"/><w:del w:id="2531" w:author="Unknown Author" w:date="2026-10-30T04:17:53Z"></w:del></w:rPr></w:pPr><w:del w:id="2530" w:author="Unknown Author" w:date="2026-10-30T04:17:53Z"><w:r><w:rPr><w:kern w:val="0"/><w:szCs w:val="24"/><w:lang w:val="es-CO" w:eastAsia="en-US" w:bidi="ar-SA"/></w:rPr><w:delText>$ 180.000.000</w:delText></w:r></w:del></w:p></w:tc></w:tr><w:tr><w:trPr><w:del w:id="2532" w:author="Unknown Author" w:date="2026-10-30T04:17:53Z"/><w:cantSplit w:val="true"/></w:trPr><w:tc><w:tcPr><w:tcW w:w="2238" w:type="dxa"/><w:tcBorders></w:tcBorders></w:tcPr><w:p><w:pPr><w:pStyle w:val="Tabla9"/><w:widowControl/><w:jc w:val="left"/><w:rPr><w:kern w:val="0"/><w:szCs w:val="24"/><w:lang w:val="es-CO" w:eastAsia="en-US" w:bidi="ar-SA"/><w:del w:id="2534" w:author="Unknown Author" w:date="2026-10-30T04:17:53Z"></w:del></w:rPr></w:pPr><w:del w:id="2533" w:author="Unknown Author" w:date="2026-10-30T04:17:53Z"><w:r><w:rPr><w:kern w:val="0"/><w:szCs w:val="24"/><w:lang w:val="es-CO" w:eastAsia="en-US" w:bidi="ar-SA"/></w:rPr><w:delText>Kits de energía solar y batería</w:delText></w:r></w:del></w:p></w:tc><w:tc><w:tcPr><w:tcW w:w="2075" w:type="dxa"/><w:tcBorders></w:tcBorders></w:tcPr><w:p><w:pPr><w:pStyle w:val="Tabla9"/><w:widowControl/><w:jc w:val="left"/><w:rPr><w:kern w:val="0"/><w:szCs w:val="24"/><w:lang w:val="es-CO" w:eastAsia="en-US" w:bidi="ar-SA"/><w:del w:id="2536" w:author="Unknown Author" w:date="2026-10-30T04:17:53Z"></w:del></w:rPr></w:pPr><w:del w:id="2535" w:author="Unknown Author" w:date="2026-10-30T04:17:53Z"><w:r><w:rPr><w:kern w:val="0"/><w:szCs w:val="24"/><w:lang w:val="es-CO" w:eastAsia="en-US" w:bidi="ar-SA"/></w:rPr><w:delText>120</w:delText></w:r></w:del></w:p></w:tc><w:tc><w:tcPr><w:tcW w:w="2074" w:type="dxa"/><w:tcBorders></w:tcBorders></w:tcPr><w:p><w:pPr><w:pStyle w:val="Tabla9"/><w:widowControl/><w:jc w:val="left"/><w:rPr><w:kern w:val="0"/><w:szCs w:val="24"/><w:lang w:val="es-CO" w:eastAsia="en-US" w:bidi="ar-SA"/><w:del w:id="2538" w:author="Unknown Author" w:date="2026-10-30T04:17:53Z"></w:del></w:rPr></w:pPr><w:del w:id="2537" w:author="Unknown Author" w:date="2026-10-30T04:17:53Z"><w:r><w:rPr><w:kern w:val="0"/><w:szCs w:val="24"/><w:lang w:val="es-CO" w:eastAsia="en-US" w:bidi="ar-SA"/></w:rPr><w:delText>Asegurar 14 días de autonomía sin sol en cada nodo</w:delText></w:r></w:del></w:p></w:tc><w:tc><w:tcPr><w:tcW w:w="2073" w:type="dxa"/><w:tcBorders></w:tcBorders></w:tcPr><w:p><w:pPr><w:pStyle w:val="Tabla9"/><w:widowControl/><w:jc w:val="left"/><w:rPr><w:kern w:val="0"/><w:szCs w:val="24"/><w:lang w:val="es-CO" w:eastAsia="en-US" w:bidi="ar-SA"/><w:del w:id="2540" w:author="Unknown Author" w:date="2026-10-30T04:17:53Z"></w:del></w:rPr></w:pPr><w:del w:id="2539" w:author="Unknown Author" w:date="2026-10-30T04:17:53Z"><w:r><w:rPr><w:kern w:val="0"/><w:szCs w:val="24"/><w:lang w:val="es-CO" w:eastAsia="en-US" w:bidi="ar-SA"/></w:rPr><w:delText>Actividades 1.2, 2.3 y 2.4; objetivo específico 2</w:delText></w:r></w:del></w:p></w:tc><w:tc><w:tcPr><w:tcW w:w="1494" w:type="dxa"/><w:tcBorders></w:tcBorders></w:tcPr><w:p><w:pPr><w:pStyle w:val="Tabla9"/><w:widowControl/><w:jc w:val="left"/><w:rPr><w:kern w:val="0"/><w:szCs w:val="24"/><w:lang w:val="es-CO" w:eastAsia="en-US" w:bidi="ar-SA"/><w:del w:id="2542" w:author="Unknown Author" w:date="2026-10-30T04:17:53Z"></w:del></w:rPr></w:pPr><w:del w:id="2541" w:author="Unknown Author" w:date="2026-10-30T04:17:53Z"><w:r><w:rPr><w:kern w:val="0"/><w:szCs w:val="24"/><w:lang w:val="es-CO" w:eastAsia="en-US" w:bidi="ar-SA"/></w:rPr><w:delText>$ 78.000.000</w:delText></w:r></w:del></w:p></w:tc></w:tr><w:tr><w:trPr><w:del w:id="2543" w:author="Unknown Author" w:date="2026-10-30T04:17:53Z"/><w:cantSplit w:val="true"/></w:trPr><w:tc><w:tcPr><w:tcW w:w="2238" w:type="dxa"/><w:tcBorders></w:tcBorders><w:shd w:color="auto" w:fill="F7F7F7" w:val="clear"/></w:tcPr><w:p><w:pPr><w:pStyle w:val="Tabla9"/><w:widowControl/><w:jc w:val="left"/><w:rPr><w:kern w:val="0"/><w:szCs w:val="24"/><w:lang w:val="es-CO" w:eastAsia="en-US" w:bidi="ar-SA"/><w:del w:id="2545" w:author="Unknown Author" w:date="2026-10-30T04:17:53Z"></w:del></w:rPr></w:pPr><w:del w:id="2544" w:author="Unknown Author" w:date="2026-10-30T04:17:53Z"><w:r><w:rPr><w:kern w:val="0"/><w:szCs w:val="24"/><w:lang w:val="es-CO" w:eastAsia="en-US" w:bidi="ar-SA"/></w:rPr><w:delText>Gateways con energía solar y respaldo</w:delText></w:r></w:del></w:p></w:tc><w:tc><w:tcPr><w:tcW w:w="2075" w:type="dxa"/><w:tcBorders></w:tcBorders><w:shd w:color="auto" w:fill="F7F7F7" w:val="clear"/></w:tcPr><w:p><w:pPr><w:pStyle w:val="Tabla9"/><w:widowControl/><w:jc w:val="left"/><w:rPr><w:kern w:val="0"/><w:szCs w:val="24"/><w:lang w:val="es-CO" w:eastAsia="en-US" w:bidi="ar-SA"/><w:del w:id="2547" w:author="Unknown Author" w:date="2026-10-30T04:17:53Z"></w:del></w:rPr></w:pPr><w:del w:id="2546" w:author="Unknown Author" w:date="2026-10-30T04:17:53Z"><w:r><w:rPr><w:kern w:val="0"/><w:szCs w:val="24"/><w:lang w:val="es-CO" w:eastAsia="en-US" w:bidi="ar-SA"/></w:rPr><w:delText>11 (10 operativos y 1 de reserva)</w:delText></w:r></w:del></w:p></w:tc><w:tc><w:tcPr><w:tcW w:w="2074" w:type="dxa"/><w:tcBorders></w:tcBorders><w:shd w:color="auto" w:fill="F7F7F7" w:val="clear"/></w:tcPr><w:p><w:pPr><w:pStyle w:val="Tabla9"/><w:widowControl/><w:jc w:val="left"/><w:rPr><w:kern w:val="0"/><w:szCs w:val="24"/><w:lang w:val="es-CO" w:eastAsia="en-US" w:bidi="ar-SA"/><w:del w:id="2549" w:author="Unknown Author" w:date="2026-10-30T04:17:53Z"></w:del></w:rPr></w:pPr><w:del w:id="2548" w:author="Unknown Author" w:date="2026-10-30T04:17:53Z"><w:r><w:rPr><w:kern w:val="0"/><w:szCs w:val="24"/><w:lang w:val="es-CO" w:eastAsia="en-US" w:bidi="ar-SA"/></w:rPr><w:delText>Aplicar la corrección y reenviar los datos a la nube</w:delText></w:r></w:del></w:p></w:tc><w:tc><w:tcPr><w:tcW w:w="2073" w:type="dxa"/><w:tcBorders></w:tcBorders><w:shd w:color="auto" w:fill="F7F7F7" w:val="clear"/></w:tcPr><w:p><w:pPr><w:pStyle w:val="Tabla9"/><w:widowControl/><w:jc w:val="left"/><w:rPr><w:kern w:val="0"/><w:szCs w:val="24"/><w:lang w:val="es-CO" w:eastAsia="en-US" w:bidi="ar-SA"/><w:del w:id="2551" w:author="Unknown Author" w:date="2026-10-30T04:17:53Z"></w:del></w:rPr></w:pPr><w:del w:id="2550" w:author="Unknown Author" w:date="2026-10-30T04:17:53Z"><w:r><w:rPr><w:kern w:val="0"/><w:szCs w:val="24"/><w:lang w:val="es-CO" w:eastAsia="en-US" w:bidi="ar-SA"/></w:rPr><w:delText>Actividades 1.2, 2.3 y 2.4; modelo de corrección en uso</w:delText></w:r></w:del></w:p></w:tc><w:tc><w:tcPr><w:tcW w:w="1494" w:type="dxa"/><w:tcBorders></w:tcBorders><w:shd w:color="auto" w:fill="F7F7F7" w:val="clear"/></w:tcPr><w:p><w:pPr><w:pStyle w:val="Tabla9"/><w:widowControl/><w:jc w:val="left"/><w:rPr><w:kern w:val="0"/><w:szCs w:val="24"/><w:lang w:val="es-CO" w:eastAsia="en-US" w:bidi="ar-SA"/><w:del w:id="2553" w:author="Unknown Author" w:date="2026-10-30T04:17:53Z"></w:del></w:rPr></w:pPr><w:del w:id="2552" w:author="Unknown Author" w:date="2026-10-30T04:17:53Z"><w:r><w:rPr><w:kern w:val="0"/><w:szCs w:val="24"/><w:lang w:val="es-CO" w:eastAsia="en-US" w:bidi="ar-SA"/></w:rPr><w:delText>$ 308.000.000</w:delText></w:r></w:del></w:p></w:tc></w:tr><w:tr><w:trPr><w:del w:id="2554" w:author="Unknown Author" w:date="2026-10-30T04:17:53Z"/><w:cantSplit w:val="true"/></w:trPr><w:tc><w:tcPr><w:tcW w:w="2238" w:type="dxa"/><w:tcBorders></w:tcBorders></w:tcPr><w:p><w:pPr><w:pStyle w:val="Tabla9"/><w:widowControl/><w:jc w:val="left"/><w:rPr><w:kern w:val="0"/><w:szCs w:val="24"/><w:lang w:val="es-CO" w:eastAsia="en-US" w:bidi="ar-SA"/><w:del w:id="2556" w:author="Unknown Author" w:date="2026-10-30T04:17:53Z"></w:del></w:rPr></w:pPr><w:del w:id="2555" w:author="Unknown Author" w:date="2026-10-30T04:17:53Z"><w:r><w:rPr><w:kern w:val="0"/><w:szCs w:val="24"/><w:lang w:val="es-CO" w:eastAsia="en-US" w:bidi="ar-SA"/></w:rPr><w:delText>Módulos de enlace satelital de respaldo</w:delText></w:r></w:del></w:p></w:tc><w:tc><w:tcPr><w:tcW w:w="2075" w:type="dxa"/><w:tcBorders></w:tcBorders></w:tcPr><w:p><w:pPr><w:pStyle w:val="Tabla9"/><w:widowControl/><w:jc w:val="left"/><w:rPr><w:kern w:val="0"/><w:szCs w:val="24"/><w:lang w:val="es-CO" w:eastAsia="en-US" w:bidi="ar-SA"/><w:del w:id="2558" w:author="Unknown Author" w:date="2026-10-30T04:17:53Z"></w:del></w:rPr></w:pPr><w:del w:id="2557" w:author="Unknown Author" w:date="2026-10-30T04:17:53Z"><w:r><w:rPr><w:kern w:val="0"/><w:szCs w:val="24"/><w:lang w:val="es-CO" w:eastAsia="en-US" w:bidi="ar-SA"/></w:rPr><w:delText>10</w:delText></w:r></w:del></w:p></w:tc><w:tc><w:tcPr><w:tcW w:w="2074" w:type="dxa"/><w:tcBorders></w:tcBorders></w:tcPr><w:p><w:pPr><w:pStyle w:val="Tabla9"/><w:widowControl/><w:jc w:val="left"/><w:rPr><w:kern w:val="0"/><w:szCs w:val="24"/><w:lang w:val="es-CO" w:eastAsia="en-US" w:bidi="ar-SA"/><w:del w:id="2560" w:author="Unknown Author" w:date="2026-10-30T04:17:53Z"></w:del></w:rPr></w:pPr><w:del w:id="2559" w:author="Unknown Author" w:date="2026-10-30T04:17:53Z"><w:r><w:rPr><w:kern w:val="0"/><w:szCs w:val="24"/><w:lang w:val="es-CO" w:eastAsia="en-US" w:bidi="ar-SA"/></w:rPr><w:delText>Mantener el enlace cuando falla la red celular</w:delText></w:r></w:del></w:p></w:tc><w:tc><w:tcPr><w:tcW w:w="2073" w:type="dxa"/><w:tcBorders></w:tcBorders></w:tcPr><w:p><w:pPr><w:pStyle w:val="Tabla9"/><w:widowControl/><w:jc w:val="left"/><w:rPr><w:kern w:val="0"/><w:szCs w:val="24"/><w:lang w:val="es-CO" w:eastAsia="en-US" w:bidi="ar-SA"/><w:del w:id="2562" w:author="Unknown Author" w:date="2026-10-30T04:17:53Z"></w:del></w:rPr></w:pPr><w:del w:id="2561" w:author="Unknown Author" w:date="2026-10-30T04:17:53Z"><w:r><w:rPr><w:kern w:val="0"/><w:szCs w:val="24"/><w:lang w:val="es-CO" w:eastAsia="en-US" w:bidi="ar-SA"/></w:rPr><w:delText>Actividades 1.3, 2.3 y 2.4; pérdida de paquetes ≤ 10 %</w:delText></w:r></w:del></w:p></w:tc><w:tc><w:tcPr><w:tcW w:w="1494" w:type="dxa"/><w:tcBorders></w:tcBorders></w:tcPr><w:p><w:pPr><w:pStyle w:val="Tabla9"/><w:widowControl/><w:jc w:val="left"/><w:rPr><w:kern w:val="0"/><w:szCs w:val="24"/><w:lang w:val="es-CO" w:eastAsia="en-US" w:bidi="ar-SA"/><w:del w:id="2564" w:author="Unknown Author" w:date="2026-10-30T04:17:53Z"></w:del></w:rPr></w:pPr><w:del w:id="2563" w:author="Unknown Author" w:date="2026-10-30T04:17:53Z"><w:r><w:rPr><w:kern w:val="0"/><w:szCs w:val="24"/><w:lang w:val="es-CO" w:eastAsia="en-US" w:bidi="ar-SA"/></w:rPr><w:delText>$ 35.000.000</w:delText></w:r></w:del></w:p></w:tc></w:tr><w:tr><w:trPr><w:del w:id="2565" w:author="Unknown Author" w:date="2026-10-30T04:17:53Z"/><w:cantSplit w:val="true"/></w:trPr><w:tc><w:tcPr><w:tcW w:w="2238" w:type="dxa"/><w:tcBorders></w:tcBorders><w:shd w:color="auto" w:fill="F7F7F7" w:val="clear"/></w:tcPr><w:p><w:pPr><w:pStyle w:val="Tabla9"/><w:widowControl/><w:jc w:val="left"/><w:rPr><w:kern w:val="0"/><w:szCs w:val="24"/><w:lang w:val="es-CO" w:eastAsia="en-US" w:bidi="ar-SA"/><w:del w:id="2567" w:author="Unknown Author" w:date="2026-10-30T04:17:53Z"></w:del></w:rPr></w:pPr><w:del w:id="2566" w:author="Unknown Author" w:date="2026-10-30T04:17:53Z"><w:r><w:rPr><w:kern w:val="0"/><w:szCs w:val="24"/><w:lang w:val="es-CO" w:eastAsia="en-US" w:bidi="ar-SA"/></w:rPr><w:delText>Monitores gravimétricos de referencia</w:delText></w:r></w:del></w:p></w:tc><w:tc><w:tcPr><w:tcW w:w="2075" w:type="dxa"/><w:tcBorders></w:tcBorders><w:shd w:color="auto" w:fill="F7F7F7" w:val="clear"/></w:tcPr><w:p><w:pPr><w:pStyle w:val="Tabla9"/><w:widowControl/><w:jc w:val="left"/><w:rPr><w:kern w:val="0"/><w:szCs w:val="24"/><w:lang w:val="es-CO" w:eastAsia="en-US" w:bidi="ar-SA"/><w:del w:id="2569" w:author="Unknown Author" w:date="2026-10-30T04:17:53Z"></w:del></w:rPr></w:pPr><w:del w:id="2568" w:author="Unknown Author" w:date="2026-10-30T04:17:53Z"><w:r><w:rPr><w:kern w:val="0"/><w:szCs w:val="24"/><w:lang w:val="es-CO" w:eastAsia="en-US" w:bidi="ar-SA"/></w:rPr><w:delText>3 (uno por departamento)</w:delText></w:r></w:del></w:p></w:tc><w:tc><w:tcPr><w:tcW w:w="2074" w:type="dxa"/><w:tcBorders></w:tcBorders><w:shd w:color="auto" w:fill="F7F7F7" w:val="clear"/></w:tcPr><w:p><w:pPr><w:pStyle w:val="Tabla9"/><w:widowControl/><w:jc w:val="left"/><w:rPr><w:kern w:val="0"/><w:szCs w:val="24"/><w:lang w:val="es-CO" w:eastAsia="en-US" w:bidi="ar-SA"/><w:del w:id="2571" w:author="Unknown Author" w:date="2026-10-30T04:17:53Z"></w:del></w:rPr></w:pPr><w:del w:id="2570" w:author="Unknown Author" w:date="2026-10-30T04:17:53Z"><w:r><w:rPr><w:kern w:val="0"/><w:szCs w:val="24"/><w:lang w:val="es-CO" w:eastAsia="en-US" w:bidi="ar-SA"/></w:rPr><w:delText>Medir el error de los nodos frente a una referencia colocalizada</w:delText></w:r></w:del></w:p></w:tc><w:tc><w:tcPr><w:tcW w:w="2073" w:type="dxa"/><w:tcBorders></w:tcBorders><w:shd w:color="auto" w:fill="F7F7F7" w:val="clear"/></w:tcPr><w:p><w:pPr><w:pStyle w:val="Tabla9"/><w:widowControl/><w:jc w:val="left"/><w:rPr><w:kern w:val="0"/><w:szCs w:val="24"/><w:lang w:val="es-CO" w:eastAsia="en-US" w:bidi="ar-SA"/><w:del w:id="2573" w:author="Unknown Author" w:date="2026-10-30T04:17:53Z"></w:del></w:rPr></w:pPr><w:del w:id="2572" w:author="Unknown Author" w:date="2026-10-30T04:17:53Z"><w:r><w:rPr><w:kern w:val="0"/><w:szCs w:val="24"/><w:lang w:val="es-CO" w:eastAsia="en-US" w:bidi="ar-SA"/></w:rPr><w:delText>Actividad 1.2; verificación de R² y NRMSE en R1</w:delText></w:r></w:del></w:p></w:tc><w:tc><w:tcPr><w:tcW w:w="1494" w:type="dxa"/><w:tcBorders></w:tcBorders><w:shd w:color="auto" w:fill="F7F7F7" w:val="clear"/></w:tcPr><w:p><w:pPr><w:pStyle w:val="Tabla9"/><w:widowControl/><w:jc w:val="left"/><w:rPr><w:kern w:val="0"/><w:szCs w:val="24"/><w:lang w:val="es-CO" w:eastAsia="en-US" w:bidi="ar-SA"/><w:del w:id="2575" w:author="Unknown Author" w:date="2026-10-30T04:17:53Z"></w:del></w:rPr></w:pPr><w:del w:id="2574" w:author="Unknown Author" w:date="2026-10-30T04:17:53Z"><w:r><w:rPr><w:kern w:val="0"/><w:szCs w:val="24"/><w:lang w:val="es-CO" w:eastAsia="en-US" w:bidi="ar-SA"/></w:rPr><w:delText>$ 255.000.000</w:delText></w:r></w:del></w:p></w:tc></w:tr><w:tr><w:trPr><w:del w:id="2576" w:author="Unknown Author" w:date="2026-10-30T04:17:53Z"/><w:cantSplit w:val="true"/></w:trPr><w:tc><w:tcPr><w:tcW w:w="2238" w:type="dxa"/><w:tcBorders></w:tcBorders></w:tcPr><w:p><w:pPr><w:pStyle w:val="Tabla9"/><w:widowControl/><w:jc w:val="left"/><w:rPr><w:kern w:val="0"/><w:szCs w:val="24"/><w:lang w:val="es-CO" w:eastAsia="en-US" w:bidi="ar-SA"/><w:del w:id="2578" w:author="Unknown Author" w:date="2026-10-30T04:17:53Z"></w:del></w:rPr></w:pPr><w:del w:id="2577" w:author="Unknown Author" w:date="2026-10-30T04:17:53Z"><w:r><w:rPr><w:kern w:val="0"/><w:szCs w:val="24"/><w:lang w:val="es-CO" w:eastAsia="en-US" w:bidi="ar-SA"/></w:rPr><w:delText>Banco de calibración de laboratorio</w:delText></w:r></w:del></w:p></w:tc><w:tc><w:tcPr><w:tcW w:w="2075" w:type="dxa"/><w:tcBorders></w:tcBorders></w:tcPr><w:p><w:pPr><w:pStyle w:val="Tabla9"/><w:widowControl/><w:jc w:val="left"/><w:rPr><w:kern w:val="0"/><w:szCs w:val="24"/><w:lang w:val="es-CO" w:eastAsia="en-US" w:bidi="ar-SA"/><w:del w:id="2580" w:author="Unknown Author" w:date="2026-10-30T04:17:53Z"></w:del></w:rPr></w:pPr><w:del w:id="2579" w:author="Unknown Author" w:date="2026-10-30T04:17:53Z"><w:r><w:rPr><w:kern w:val="0"/><w:szCs w:val="24"/><w:lang w:val="es-CO" w:eastAsia="en-US" w:bidi="ar-SA"/></w:rPr><w:delText>1</w:delText></w:r></w:del></w:p></w:tc><w:tc><w:tcPr><w:tcW w:w="2074" w:type="dxa"/><w:tcBorders></w:tcBorders></w:tcPr><w:p><w:pPr><w:pStyle w:val="Tabla9"/><w:widowControl/><w:jc w:val="left"/><w:rPr><w:kern w:val="0"/><w:szCs w:val="24"/><w:lang w:val="es-CO" w:eastAsia="en-US" w:bidi="ar-SA"/><w:del w:id="2582" w:author="Unknown Author" w:date="2026-10-30T04:17:53Z"></w:del></w:rPr></w:pPr><w:del w:id="2581" w:author="Unknown Author" w:date="2026-10-30T04:17:53Z"><w:r><w:rPr><w:kern w:val="0"/><w:szCs w:val="24"/><w:lang w:val="es-CO" w:eastAsia="en-US" w:bidi="ar-SA"/></w:rPr><w:delText>Caracterizar los cabezales con humedad y aerosol controlados antes de instalarlos</w:delText></w:r></w:del></w:p></w:tc><w:tc><w:tcPr><w:tcW w:w="2073" w:type="dxa"/><w:tcBorders></w:tcBorders></w:tcPr><w:p><w:pPr><w:pStyle w:val="Tabla9"/><w:widowControl/><w:jc w:val="left"/><w:rPr><w:kern w:val="0"/><w:szCs w:val="24"/><w:lang w:val="es-CO" w:eastAsia="en-US" w:bidi="ar-SA"/><w:del w:id="2584" w:author="Unknown Author" w:date="2026-10-30T04:17:53Z"></w:del></w:rPr></w:pPr><w:del w:id="2583" w:author="Unknown Author" w:date="2026-10-30T04:17:53Z"><w:r><w:rPr><w:kern w:val="0"/><w:szCs w:val="24"/><w:lang w:val="es-CO" w:eastAsia="en-US" w:bidi="ar-SA"/></w:rPr><w:delText>Actividad 1.2; modelo de corrección</w:delText></w:r></w:del></w:p></w:tc><w:tc><w:tcPr><w:tcW w:w="1494" w:type="dxa"/><w:tcBorders></w:tcBorders></w:tcPr><w:p><w:pPr><w:pStyle w:val="Tabla9"/><w:widowControl/><w:jc w:val="left"/><w:rPr><w:kern w:val="0"/><w:szCs w:val="24"/><w:lang w:val="es-CO" w:eastAsia="en-US" w:bidi="ar-SA"/><w:del w:id="2586" w:author="Unknown Author" w:date="2026-10-30T04:17:53Z"></w:del></w:rPr></w:pPr><w:del w:id="2585" w:author="Unknown Author" w:date="2026-10-30T04:17:53Z"><w:r><w:rPr><w:kern w:val="0"/><w:szCs w:val="24"/><w:lang w:val="es-CO" w:eastAsia="en-US" w:bidi="ar-SA"/></w:rPr><w:delText>$ 150.000.000</w:delText></w:r></w:del></w:p></w:tc></w:tr><w:tr><w:trPr><w:del w:id="2587" w:author="Unknown Author" w:date="2026-10-30T04:17:53Z"/><w:cantSplit w:val="true"/></w:trPr><w:tc><w:tcPr><w:tcW w:w="2238" w:type="dxa"/><w:tcBorders></w:tcBorders><w:shd w:color="auto" w:fill="F7F7F7" w:val="clear"/></w:tcPr><w:p><w:pPr><w:pStyle w:val="Tabla9"/><w:widowControl/><w:jc w:val="left"/><w:rPr><w:kern w:val="0"/><w:szCs w:val="24"/><w:lang w:val="es-CO" w:eastAsia="en-US" w:bidi="ar-SA"/><w:del w:id="2589" w:author="Unknown Author" w:date="2026-10-30T04:17:53Z"></w:del></w:rPr></w:pPr><w:del w:id="2588" w:author="Unknown Author" w:date="2026-10-30T04:17:53Z"><w:r><w:rPr><w:kern w:val="0"/><w:szCs w:val="24"/><w:lang w:val="es-CO" w:eastAsia="en-US" w:bidi="ar-SA"/></w:rPr><w:delText>Estaciones de trabajo para entrenamiento de modelos</w:delText></w:r></w:del></w:p></w:tc><w:tc><w:tcPr><w:tcW w:w="2075" w:type="dxa"/><w:tcBorders></w:tcBorders><w:shd w:color="auto" w:fill="F7F7F7" w:val="clear"/></w:tcPr><w:p><w:pPr><w:pStyle w:val="Tabla9"/><w:widowControl/><w:jc w:val="left"/><w:rPr><w:kern w:val="0"/><w:szCs w:val="24"/><w:lang w:val="es-CO" w:eastAsia="en-US" w:bidi="ar-SA"/><w:del w:id="2591" w:author="Unknown Author" w:date="2026-10-30T04:17:53Z"></w:del></w:rPr></w:pPr><w:del w:id="2590" w:author="Unknown Author" w:date="2026-10-30T04:17:53Z"><w:r><w:rPr><w:kern w:val="0"/><w:szCs w:val="24"/><w:lang w:val="es-CO" w:eastAsia="en-US" w:bidi="ar-SA"/></w:rPr><w:delText>2</w:delText></w:r></w:del></w:p></w:tc><w:tc><w:tcPr><w:tcW w:w="2074" w:type="dxa"/><w:tcBorders></w:tcBorders><w:shd w:color="auto" w:fill="F7F7F7" w:val="clear"/></w:tcPr><w:p><w:pPr><w:pStyle w:val="Tabla9"/><w:widowControl/><w:jc w:val="left"/><w:rPr><w:kern w:val="0"/><w:szCs w:val="24"/><w:lang w:val="es-CO" w:eastAsia="en-US" w:bidi="ar-SA"/><w:del w:id="2593" w:author="Unknown Author" w:date="2026-10-30T04:17:53Z"></w:del></w:rPr></w:pPr><w:del w:id="2592" w:author="Unknown Author" w:date="2026-10-30T04:17:53Z"><w:r><w:rPr><w:kern w:val="0"/><w:szCs w:val="24"/><w:lang w:val="es-CO" w:eastAsia="en-US" w:bidi="ar-SA"/></w:rPr><w:delText>Entrenar y validar el modelo de corrección con los datos colocalizados</w:delText></w:r></w:del></w:p></w:tc><w:tc><w:tcPr><w:tcW w:w="2073" w:type="dxa"/><w:tcBorders></w:tcBorders><w:shd w:color="auto" w:fill="F7F7F7" w:val="clear"/></w:tcPr><w:p><w:pPr><w:pStyle w:val="Tabla9"/><w:widowControl/><w:jc w:val="left"/><w:rPr><w:kern w:val="0"/><w:szCs w:val="24"/><w:lang w:val="es-CO" w:eastAsia="en-US" w:bidi="ar-SA"/><w:del w:id="2595" w:author="Unknown Author" w:date="2026-10-30T04:17:53Z"></w:del></w:rPr></w:pPr><w:del w:id="2594" w:author="Unknown Author" w:date="2026-10-30T04:17:53Z"><w:r><w:rPr><w:kern w:val="0"/><w:szCs w:val="24"/><w:lang w:val="es-CO" w:eastAsia="en-US" w:bidi="ar-SA"/></w:rPr><w:delText>Actividad 1.4; compuerta del mes 12</w:delText></w:r></w:del></w:p></w:tc><w:tc><w:tcPr><w:tcW w:w="1494" w:type="dxa"/><w:tcBorders></w:tcBorders><w:shd w:color="auto" w:fill="F7F7F7" w:val="clear"/></w:tcPr><w:p><w:pPr><w:pStyle w:val="Tabla9"/><w:widowControl/><w:jc w:val="left"/><w:rPr><w:kern w:val="0"/><w:szCs w:val="24"/><w:lang w:val="es-CO" w:eastAsia="en-US" w:bidi="ar-SA"/><w:del w:id="2597" w:author="Unknown Author" w:date="2026-10-30T04:17:53Z"></w:del></w:rPr></w:pPr><w:del w:id="2596" w:author="Unknown Author" w:date="2026-10-30T04:17:53Z"><w:r><w:rPr><w:kern w:val="0"/><w:szCs w:val="24"/><w:lang w:val="es-CO" w:eastAsia="en-US" w:bidi="ar-SA"/></w:rPr><w:delText>$ 50.000.000</w:delText></w:r></w:del></w:p></w:tc></w:tr><w:tr><w:trPr><w:del w:id="2598" w:author="Unknown Author" w:date="2026-10-30T04:17:53Z"/><w:cantSplit w:val="true"/></w:trPr><w:tc><w:tcPr><w:tcW w:w="2238" w:type="dxa"/><w:tcBorders></w:tcBorders></w:tcPr><w:p><w:pPr><w:pStyle w:val="Tabla9"/><w:widowControl/><w:jc w:val="left"/><w:rPr><w:kern w:val="0"/><w:szCs w:val="24"/><w:lang w:val="es-CO" w:eastAsia="en-US" w:bidi="ar-SA"/><w:del w:id="2600" w:author="Unknown Author" w:date="2026-10-30T04:17:53Z"></w:del></w:rPr></w:pPr><w:del w:id="2599" w:author="Unknown Author" w:date="2026-10-30T04:17:53Z"><w:r><w:rPr><w:kern w:val="0"/><w:szCs w:val="24"/><w:lang w:val="es-CO" w:eastAsia="en-US" w:bidi="ar-SA"/></w:rPr><w:delText>Equipos de campo e instrumentación</w:delText></w:r></w:del></w:p></w:tc><w:tc><w:tcPr><w:tcW w:w="2075" w:type="dxa"/><w:tcBorders></w:tcBorders></w:tcPr><w:p><w:pPr><w:pStyle w:val="Tabla9"/><w:widowControl/><w:jc w:val="left"/><w:rPr><w:kern w:val="0"/><w:szCs w:val="24"/><w:lang w:val="es-CO" w:eastAsia="en-US" w:bidi="ar-SA"/><w:del w:id="2602" w:author="Unknown Author" w:date="2026-10-30T04:17:53Z"></w:del></w:rPr></w:pPr><w:del w:id="2601" w:author="Unknown Author" w:date="2026-10-30T04:17:53Z"><w:r><w:rPr><w:kern w:val="0"/><w:szCs w:val="24"/><w:lang w:val="es-CO" w:eastAsia="en-US" w:bidi="ar-SA"/></w:rPr><w:delText>1 lote</w:delText></w:r></w:del></w:p></w:tc><w:tc><w:tcPr><w:tcW w:w="2074" w:type="dxa"/><w:tcBorders></w:tcBorders></w:tcPr><w:p><w:pPr><w:pStyle w:val="Tabla9"/><w:widowControl/><w:jc w:val="left"/><w:rPr><w:kern w:val="0"/><w:szCs w:val="24"/><w:lang w:val="es-CO" w:eastAsia="en-US" w:bidi="ar-SA"/><w:del w:id="2604" w:author="Unknown Author" w:date="2026-10-30T04:17:53Z"></w:del></w:rPr></w:pPr><w:del w:id="2603" w:author="Unknown Author" w:date="2026-10-30T04:17:53Z"><w:r><w:rPr><w:kern w:val="0"/><w:szCs w:val="24"/><w:lang w:val="es-CO" w:eastAsia="en-US" w:bidi="ar-SA"/></w:rPr><w:delText>Instalar, inspeccionar y mantener nodos y gateways</w:delText></w:r></w:del></w:p></w:tc><w:tc><w:tcPr><w:tcW w:w="2073" w:type="dxa"/><w:tcBorders></w:tcBorders></w:tcPr><w:p><w:pPr><w:pStyle w:val="Tabla9"/><w:widowControl/><w:jc w:val="left"/><w:rPr><w:kern w:val="0"/><w:szCs w:val="24"/><w:lang w:val="es-CO" w:eastAsia="en-US" w:bidi="ar-SA"/><w:del w:id="2606" w:author="Unknown Author" w:date="2026-10-30T04:17:53Z"></w:del></w:rPr></w:pPr><w:del w:id="2605" w:author="Unknown Author" w:date="2026-10-30T04:17:53Z"><w:r><w:rPr><w:kern w:val="0"/><w:szCs w:val="24"/><w:lang w:val="es-CO" w:eastAsia="en-US" w:bidi="ar-SA"/></w:rPr><w:delText>Actividad 1.3; instalación del tramo 1</w:delText></w:r></w:del></w:p></w:tc><w:tc><w:tcPr><w:tcW w:w="1494" w:type="dxa"/><w:tcBorders></w:tcBorders></w:tcPr><w:p><w:pPr><w:pStyle w:val="Tabla9"/><w:widowControl/><w:jc w:val="left"/><w:rPr><w:kern w:val="0"/><w:szCs w:val="24"/><w:lang w:val="es-CO" w:eastAsia="en-US" w:bidi="ar-SA"/><w:del w:id="2608" w:author="Unknown Author" w:date="2026-10-30T04:17:53Z"></w:del></w:rPr></w:pPr><w:del w:id="2607" w:author="Unknown Author" w:date="2026-10-30T04:17:53Z"><w:r><w:rPr><w:kern w:val="0"/><w:szCs w:val="24"/><w:lang w:val="es-CO" w:eastAsia="en-US" w:bidi="ar-SA"/></w:rPr><w:delText>$ 30.000.000</w:delText></w:r></w:del></w:p></w:tc></w:tr><w:tr><w:trPr><w:del w:id="2609" w:author="Unknown Author" w:date="2026-10-30T04:17:53Z"/><w:cantSplit w:val="true"/></w:trPr><w:tc><w:tcPr><w:tcW w:w="2238" w:type="dxa"/><w:tcBorders></w:tcBorders><w:shd w:color="auto" w:fill="F7F7F7" w:val="clear"/></w:tcPr><w:p><w:pPr><w:pStyle w:val="Tabla9"/><w:widowControl/><w:jc w:val="left"/><w:rPr><w:kern w:val="0"/><w:szCs w:val="24"/><w:lang w:val="es-CO" w:eastAsia="en-US" w:bidi="ar-SA"/><w:del w:id="2611" w:author="Unknown Author" w:date="2026-10-30T04:17:53Z"></w:del></w:rPr></w:pPr><w:del w:id="2610" w:author="Unknown Author" w:date="2026-10-30T04:17:53Z"><w:r><w:rPr><w:kern w:val="0"/><w:szCs w:val="24"/><w:lang w:val="es-CO" w:eastAsia="en-US" w:bidi="ar-SA"/></w:rPr><w:delText>Instancias en la nube reservadas</w:delText></w:r></w:del></w:p></w:tc><w:tc><w:tcPr><w:tcW w:w="2075" w:type="dxa"/><w:tcBorders></w:tcBorders><w:shd w:color="auto" w:fill="F7F7F7" w:val="clear"/></w:tcPr><w:p><w:pPr><w:pStyle w:val="Tabla9"/><w:widowControl/><w:jc w:val="left"/><w:rPr><w:kern w:val="0"/><w:szCs w:val="24"/><w:lang w:val="es-CO" w:eastAsia="en-US" w:bidi="ar-SA"/><w:del w:id="2613" w:author="Unknown Author" w:date="2026-10-30T04:17:53Z"></w:del></w:rPr></w:pPr><w:del w:id="2612" w:author="Unknown Author" w:date="2026-10-30T04:17:53Z"><w:r><w:rPr><w:kern w:val="0"/><w:szCs w:val="24"/><w:lang w:val="es-CO" w:eastAsia="en-US" w:bidi="ar-SA"/></w:rPr><w:delText>1 clúster por 24 meses</w:delText></w:r></w:del></w:p></w:tc><w:tc><w:tcPr><w:tcW w:w="2074" w:type="dxa"/><w:tcBorders></w:tcBorders><w:shd w:color="auto" w:fill="F7F7F7" w:val="clear"/></w:tcPr><w:p><w:pPr><w:pStyle w:val="Tabla9"/><w:widowControl/><w:jc w:val="left"/><w:rPr><w:kern w:val="0"/><w:szCs w:val="24"/><w:lang w:val="es-CO" w:eastAsia="en-US" w:bidi="ar-SA"/><w:del w:id="2615" w:author="Unknown Author" w:date="2026-10-30T04:17:53Z"></w:del></w:rPr></w:pPr><w:del w:id="2614" w:author="Unknown Author" w:date="2026-10-30T04:17:53Z"><w:r><w:rPr><w:kern w:val="0"/><w:szCs w:val="24"/><w:lang w:val="es-CO" w:eastAsia="en-US" w:bidi="ar-SA"/></w:rPr><w:delText>Alojar el gemelo digital, la base de datos y el tablero</w:delText></w:r></w:del></w:p></w:tc><w:tc><w:tcPr><w:tcW w:w="2073" w:type="dxa"/><w:tcBorders></w:tcBorders><w:shd w:color="auto" w:fill="F7F7F7" w:val="clear"/></w:tcPr><w:p><w:pPr><w:pStyle w:val="Tabla9"/><w:widowControl/><w:jc w:val="left"/><w:rPr><w:kern w:val="0"/><w:szCs w:val="24"/><w:lang w:val="es-CO" w:eastAsia="en-US" w:bidi="ar-SA"/><w:del w:id="2617" w:author="Unknown Author" w:date="2026-10-30T04:17:53Z"></w:del></w:rPr></w:pPr><w:del w:id="2616" w:author="Unknown Author" w:date="2026-10-30T04:17:53Z"><w:r><w:rPr><w:kern w:val="0"/><w:szCs w:val="24"/><w:lang w:val="es-CO" w:eastAsia="en-US" w:bidi="ar-SA"/></w:rPr><w:delText>Actividad 2.2; uso del tablero en R3</w:delText></w:r></w:del></w:p></w:tc><w:tc><w:tcPr><w:tcW w:w="1494" w:type="dxa"/><w:tcBorders></w:tcBorders><w:shd w:color="auto" w:fill="F7F7F7" w:val="clear"/></w:tcPr><w:p><w:pPr><w:pStyle w:val="Tabla9"/><w:widowControl/><w:jc w:val="left"/><w:rPr><w:kern w:val="0"/><w:szCs w:val="24"/><w:lang w:val="es-CO" w:eastAsia="en-US" w:bidi="ar-SA"/><w:del w:id="2619" w:author="Unknown Author" w:date="2026-10-30T04:17:53Z"></w:del></w:rPr></w:pPr><w:del w:id="2618" w:author="Unknown Author" w:date="2026-10-30T04:17:53Z"><w:r><w:rPr><w:kern w:val="0"/><w:szCs w:val="24"/><w:lang w:val="es-CO" w:eastAsia="en-US" w:bidi="ar-SA"/></w:rPr><w:delText>$ 180.000.000</w:delText></w:r></w:del></w:p></w:tc></w:tr><w:tr><w:trPr><w:del w:id="2620" w:author="Unknown Author" w:date="2026-10-30T04:17:53Z"/><w:cantSplit w:val="true"/></w:trPr><w:tc><w:tcPr><w:tcW w:w="2238" w:type="dxa"/><w:tcBorders></w:tcBorders></w:tcPr><w:p><w:pPr><w:pStyle w:val="Tabla9"/><w:widowControl/><w:jc w:val="left"/><w:rPr><w:kern w:val="0"/><w:szCs w:val="24"/><w:lang w:val="es-CO" w:eastAsia="en-US" w:bidi="ar-SA"/><w:del w:id="2622" w:author="Unknown Author" w:date="2026-10-30T04:17:53Z"></w:del></w:rPr></w:pPr><w:del w:id="2621" w:author="Unknown Author" w:date="2026-10-30T04:17:53Z"><w:r><w:rPr><w:kern w:val="0"/><w:szCs w:val="24"/><w:lang w:val="es-CO" w:eastAsia="en-US" w:bidi="ar-SA"/></w:rPr><w:delText>Software de analítica y repositorios</w:delText></w:r></w:del></w:p></w:tc><w:tc><w:tcPr><w:tcW w:w="2075" w:type="dxa"/><w:tcBorders></w:tcBorders></w:tcPr><w:p><w:pPr><w:pStyle w:val="Tabla9"/><w:widowControl/><w:jc w:val="left"/><w:rPr><w:kern w:val="0"/><w:szCs w:val="24"/><w:lang w:val="es-CO" w:eastAsia="en-US" w:bidi="ar-SA"/><w:del w:id="2624" w:author="Unknown Author" w:date="2026-10-30T04:17:53Z"></w:del></w:rPr></w:pPr><w:del w:id="2623" w:author="Unknown Author" w:date="2026-10-30T04:17:53Z"><w:r><w:rPr><w:kern w:val="0"/><w:szCs w:val="24"/><w:lang w:val="es-CO" w:eastAsia="en-US" w:bidi="ar-SA"/></w:rPr><w:delText>1 paquete</w:delText></w:r></w:del></w:p></w:tc><w:tc><w:tcPr><w:tcW w:w="2074" w:type="dxa"/><w:tcBorders></w:tcBorders></w:tcPr><w:p><w:pPr><w:pStyle w:val="Tabla9"/><w:widowControl/><w:jc w:val="left"/><w:rPr><w:kern w:val="0"/><w:szCs w:val="24"/><w:lang w:val="es-CO" w:eastAsia="en-US" w:bidi="ar-SA"/><w:del w:id="2626" w:author="Unknown Author" w:date="2026-10-30T04:17:53Z"></w:del></w:rPr></w:pPr><w:del w:id="2625" w:author="Unknown Author" w:date="2026-10-30T04:17:53Z"><w:r><w:rPr><w:kern w:val="0"/><w:szCs w:val="24"/><w:lang w:val="es-CO" w:eastAsia="en-US" w:bidi="ar-SA"/></w:rPr><w:delText>Procesar series, versionar el modelo y publicar datos</w:delText></w:r></w:del></w:p></w:tc><w:tc><w:tcPr><w:tcW w:w="2073" w:type="dxa"/><w:tcBorders></w:tcBorders></w:tcPr><w:p><w:pPr><w:pStyle w:val="Tabla9"/><w:widowControl/><w:jc w:val="left"/><w:rPr><w:kern w:val="0"/><w:szCs w:val="24"/><w:lang w:val="es-CO" w:eastAsia="en-US" w:bidi="ar-SA"/><w:del w:id="2628" w:author="Unknown Author" w:date="2026-10-30T04:17:53Z"></w:del></w:rPr></w:pPr><w:del w:id="2627" w:author="Unknown Author" w:date="2026-10-30T04:17:53Z"><w:r><w:rPr><w:kern w:val="0"/><w:szCs w:val="24"/><w:lang w:val="es-CO" w:eastAsia="en-US" w:bidi="ar-SA"/></w:rPr><w:delText>Actividad 2.2; documentos de investigación</w:delText></w:r></w:del></w:p></w:tc><w:tc><w:tcPr><w:tcW w:w="1494" w:type="dxa"/><w:tcBorders></w:tcBorders></w:tcPr><w:p><w:pPr><w:pStyle w:val="Tabla9"/><w:widowControl/><w:jc w:val="left"/><w:rPr><w:kern w:val="0"/><w:szCs w:val="24"/><w:lang w:val="es-CO" w:eastAsia="en-US" w:bidi="ar-SA"/><w:del w:id="2630" w:author="Unknown Author" w:date="2026-10-30T04:17:53Z"></w:del></w:rPr></w:pPr><w:del w:id="2629" w:author="Unknown Author" w:date="2026-10-30T04:17:53Z"><w:r><w:rPr><w:kern w:val="0"/><w:szCs w:val="24"/><w:lang w:val="es-CO" w:eastAsia="en-US" w:bidi="ar-SA"/></w:rPr><w:delText>$ 45.000.000</w:delText></w:r></w:del></w:p></w:tc></w:tr><w:tr><w:trPr><w:del w:id="2631" w:author="Unknown Author" w:date="2026-10-30T04:17:53Z"/><w:cantSplit w:val="true"/></w:trPr><w:tc><w:tcPr><w:tcW w:w="2238" w:type="dxa"/><w:tcBorders></w:tcBorders><w:shd w:color="auto" w:fill="F7F7F7" w:val="clear"/></w:tcPr><w:p><w:pPr><w:pStyle w:val="Tabla9"/><w:widowControl/><w:jc w:val="left"/><w:rPr><w:kern w:val="0"/><w:szCs w:val="24"/><w:lang w:val="es-CO" w:eastAsia="en-US" w:bidi="ar-SA"/><w:del w:id="2633" w:author="Unknown Author" w:date="2026-10-30T04:17:53Z"></w:del></w:rPr></w:pPr><w:del w:id="2632" w:author="Unknown Author" w:date="2026-10-30T04:17:53Z"><w:r><w:rPr><w:kern w:val="0"/><w:szCs w:val="24"/><w:lang w:val="es-CO" w:eastAsia="en-US" w:bidi="ar-SA"/></w:rPr><w:delText>Instalación en sitio, mástiles y obra menor</w:delText></w:r></w:del></w:p></w:tc><w:tc><w:tcPr><w:tcW w:w="2075" w:type="dxa"/><w:tcBorders></w:tcBorders><w:shd w:color="auto" w:fill="F7F7F7" w:val="clear"/></w:tcPr><w:p><w:pPr><w:pStyle w:val="Tabla9"/><w:widowControl/><w:jc w:val="left"/><w:rPr><w:kern w:val="0"/><w:szCs w:val="24"/><w:lang w:val="es-CO" w:eastAsia="en-US" w:bidi="ar-SA"/><w:del w:id="2635" w:author="Unknown Author" w:date="2026-10-30T04:17:53Z"></w:del></w:rPr></w:pPr><w:del w:id="2634" w:author="Unknown Author" w:date="2026-10-30T04:17:53Z"><w:r><w:rPr><w:kern w:val="0"/><w:szCs w:val="24"/><w:lang w:val="es-CO" w:eastAsia="en-US" w:bidi="ar-SA"/></w:rPr><w:delText>110 sitios</w:delText></w:r></w:del></w:p></w:tc><w:tc><w:tcPr><w:tcW w:w="2074" w:type="dxa"/><w:tcBorders></w:tcBorders><w:shd w:color="auto" w:fill="F7F7F7" w:val="clear"/></w:tcPr><w:p><w:pPr><w:pStyle w:val="Tabla9"/><w:widowControl/><w:jc w:val="left"/><w:rPr><w:kern w:val="0"/><w:szCs w:val="24"/><w:lang w:val="es-CO" w:eastAsia="en-US" w:bidi="ar-SA"/><w:del w:id="2637" w:author="Unknown Author" w:date="2026-10-30T04:17:53Z"></w:del></w:rPr></w:pPr><w:del w:id="2636" w:author="Unknown Author" w:date="2026-10-30T04:17:53Z"><w:r><w:rPr><w:kern w:val="0"/><w:szCs w:val="24"/><w:lang w:val="es-CO" w:eastAsia="en-US" w:bidi="ar-SA"/></w:rPr><w:delText>Fijar nodos y gateways con seguridad frente a robo y viento</w:delText></w:r></w:del></w:p></w:tc><w:tc><w:tcPr><w:tcW w:w="2073" w:type="dxa"/><w:tcBorders></w:tcBorders><w:shd w:color="auto" w:fill="F7F7F7" w:val="clear"/></w:tcPr><w:p><w:pPr><w:pStyle w:val="Tabla9"/><w:widowControl/><w:jc w:val="left"/><w:rPr><w:kern w:val="0"/><w:szCs w:val="24"/><w:lang w:val="es-CO" w:eastAsia="en-US" w:bidi="ar-SA"/><w:del w:id="2639" w:author="Unknown Author" w:date="2026-10-30T04:17:53Z"></w:del></w:rPr></w:pPr><w:del w:id="2638" w:author="Unknown Author" w:date="2026-10-30T04:17:53Z"><w:r><w:rPr><w:kern w:val="0"/><w:szCs w:val="24"/><w:lang w:val="es-CO" w:eastAsia="en-US" w:bidi="ar-SA"/></w:rPr><w:delText>Actividades 1.3, 2.3 y 2.4; disponibilidad de la red</w:delText></w:r></w:del></w:p></w:tc><w:tc><w:tcPr><w:tcW w:w="1494" w:type="dxa"/><w:tcBorders></w:tcBorders><w:shd w:color="auto" w:fill="F7F7F7" w:val="clear"/></w:tcPr><w:p><w:pPr><w:pStyle w:val="Tabla9"/><w:widowControl/><w:jc w:val="left"/><w:rPr><w:kern w:val="0"/><w:szCs w:val="24"/><w:lang w:val="es-CO" w:eastAsia="en-US" w:bidi="ar-SA"/><w:del w:id="2641" w:author="Unknown Author" w:date="2026-10-30T04:17:53Z"></w:del></w:rPr></w:pPr><w:del w:id="2640" w:author="Unknown Author" w:date="2026-10-30T04:17:53Z"><w:r><w:rPr><w:kern w:val="0"/><w:szCs w:val="24"/><w:lang w:val="es-CO" w:eastAsia="en-US" w:bidi="ar-SA"/></w:rPr><w:delText>$ 132.000.000</w:delText></w:r></w:del></w:p></w:tc></w:tr><w:tr><w:trPr><w:del w:id="2642" w:author="Unknown Author" w:date="2026-10-30T04:17:53Z"/><w:cantSplit w:val="true"/></w:trPr><w:tc><w:tcPr><w:tcW w:w="2238" w:type="dxa"/><w:tcBorders></w:tcBorders></w:tcPr><w:p><w:pPr><w:pStyle w:val="Tabla9"/><w:widowControl/><w:jc w:val="left"/><w:rPr><w:kern w:val="0"/><w:szCs w:val="24"/><w:lang w:val="es-CO" w:eastAsia="en-US" w:bidi="ar-SA"/><w:del w:id="2644" w:author="Unknown Author" w:date="2026-10-30T04:17:53Z"></w:del></w:rPr></w:pPr><w:del w:id="2643" w:author="Unknown Author" w:date="2026-10-30T04:17:53Z"><w:r><w:rPr><w:kern w:val="0"/><w:szCs w:val="24"/><w:lang w:val="es-CO" w:eastAsia="en-US" w:bidi="ar-SA"/></w:rPr><w:delText>Servidor de cálculo de alto rendimiento y almacenamiento</w:delText></w:r></w:del></w:p></w:tc><w:tc><w:tcPr><w:tcW w:w="2075" w:type="dxa"/><w:tcBorders></w:tcBorders></w:tcPr><w:p><w:pPr><w:pStyle w:val="Tabla9"/><w:widowControl/><w:jc w:val="left"/><w:rPr><w:kern w:val="0"/><w:szCs w:val="24"/><w:lang w:val="es-CO" w:eastAsia="en-US" w:bidi="ar-SA"/><w:del w:id="2646" w:author="Unknown Author" w:date="2026-10-30T04:17:53Z"></w:del></w:rPr></w:pPr><w:del w:id="2645" w:author="Unknown Author" w:date="2026-10-30T04:17:53Z"><w:r><w:rPr><w:kern w:val="0"/><w:szCs w:val="24"/><w:lang w:val="es-CO" w:eastAsia="en-US" w:bidi="ar-SA"/></w:rPr><w:delText>1</w:delText></w:r></w:del></w:p></w:tc><w:tc><w:tcPr><w:tcW w:w="2074" w:type="dxa"/><w:tcBorders></w:tcBorders></w:tcPr><w:p><w:pPr><w:pStyle w:val="Tabla9"/><w:widowControl/><w:jc w:val="left"/><w:rPr><w:kern w:val="0"/><w:szCs w:val="24"/><w:lang w:val="es-CO" w:eastAsia="en-US" w:bidi="ar-SA"/><w:del w:id="2648" w:author="Unknown Author" w:date="2026-10-30T04:17:53Z"></w:del></w:rPr></w:pPr><w:del w:id="2647" w:author="Unknown Author" w:date="2026-10-30T04:17:53Z"><w:r><w:rPr><w:kern w:val="0"/><w:szCs w:val="24"/><w:lang w:val="es-CO" w:eastAsia="en-US" w:bidi="ar-SA"/></w:rPr><w:delText>Ejecutar las simulaciones de dispersión y entrenar el modelo sustituto</w:delText></w:r></w:del></w:p></w:tc><w:tc><w:tcPr><w:tcW w:w="2073" w:type="dxa"/><w:tcBorders></w:tcBorders></w:tcPr><w:p><w:pPr><w:pStyle w:val="Tabla9"/><w:widowControl/><w:jc w:val="left"/><w:rPr><w:kern w:val="0"/><w:szCs w:val="24"/><w:lang w:val="es-CO" w:eastAsia="en-US" w:bidi="ar-SA"/><w:del w:id="2650" w:author="Unknown Author" w:date="2026-10-30T04:17:53Z"></w:del></w:rPr></w:pPr><w:del w:id="2649" w:author="Unknown Author" w:date="2026-10-30T04:17:53Z"><w:r><w:rPr><w:kern w:val="0"/><w:szCs w:val="24"/><w:lang w:val="es-CO" w:eastAsia="en-US" w:bidi="ar-SA"/></w:rPr><w:delText>Actividades 2.6 y 2.7; R6</w:delText></w:r></w:del></w:p></w:tc><w:tc><w:tcPr><w:tcW w:w="1494" w:type="dxa"/><w:tcBorders></w:tcBorders></w:tcPr><w:p><w:pPr><w:pStyle w:val="Tabla9"/><w:widowControl/><w:jc w:val="left"/><w:rPr><w:kern w:val="0"/><w:szCs w:val="24"/><w:lang w:val="es-CO" w:eastAsia="en-US" w:bidi="ar-SA"/><w:del w:id="2652" w:author="Unknown Author" w:date="2026-10-30T04:17:53Z"></w:del></w:rPr></w:pPr><w:del w:id="2651" w:author="Unknown Author" w:date="2026-10-30T04:17:53Z"><w:r><w:rPr><w:kern w:val="0"/><w:szCs w:val="24"/><w:lang w:val="es-CO" w:eastAsia="en-US" w:bidi="ar-SA"/></w:rPr><w:delText>$ 160.000.000</w:delText></w:r></w:del></w:p></w:tc></w:tr><w:tr><w:trPr><w:del w:id="2653" w:author="Unknown Author" w:date="2026-10-30T04:17:53Z"/><w:cantSplit w:val="true"/></w:trPr><w:tc><w:tcPr><w:tcW w:w="2238" w:type="dxa"/><w:tcBorders></w:tcBorders><w:shd w:color="auto" w:fill="F7F7F7" w:val="clear"/></w:tcPr><w:p><w:pPr><w:pStyle w:val="Tabla9"/><w:widowControl/><w:jc w:val="left"/><w:rPr><w:kern w:val="0"/><w:szCs w:val="24"/><w:lang w:val="es-CO" w:eastAsia="en-US" w:bidi="ar-SA"/><w:del w:id="2655" w:author="Unknown Author" w:date="2026-10-30T04:17:53Z"></w:del></w:rPr></w:pPr><w:del w:id="2654" w:author="Unknown Author" w:date="2026-10-30T04:17:53Z"><w:r><w:rPr><w:kern w:val="0"/><w:szCs w:val="24"/><w:lang w:val="es-CO" w:eastAsia="en-US" w:bidi="ar-SA"/></w:rPr><w:delText>Estaciones meteorológicas automáticas</w:delText></w:r></w:del></w:p></w:tc><w:tc><w:tcPr><w:tcW w:w="2075" w:type="dxa"/><w:tcBorders></w:tcBorders><w:shd w:color="auto" w:fill="F7F7F7" w:val="clear"/></w:tcPr><w:p><w:pPr><w:pStyle w:val="Tabla9"/><w:widowControl/><w:jc w:val="left"/><w:rPr><w:kern w:val="0"/><w:szCs w:val="24"/><w:lang w:val="es-CO" w:eastAsia="en-US" w:bidi="ar-SA"/><w:del w:id="2657" w:author="Unknown Author" w:date="2026-10-30T04:17:53Z"></w:del></w:rPr></w:pPr><w:del w:id="2656" w:author="Unknown Author" w:date="2026-10-30T04:17:53Z"><w:r><w:rPr><w:kern w:val="0"/><w:szCs w:val="24"/><w:lang w:val="es-CO" w:eastAsia="en-US" w:bidi="ar-SA"/></w:rPr><w:delText>4 (3 departamentales y 1 móvil)</w:delText></w:r></w:del></w:p></w:tc><w:tc><w:tcPr><w:tcW w:w="2074" w:type="dxa"/><w:tcBorders></w:tcBorders><w:shd w:color="auto" w:fill="F7F7F7" w:val="clear"/></w:tcPr><w:p><w:pPr><w:pStyle w:val="Tabla9"/><w:widowControl/><w:jc w:val="left"/><w:rPr><w:kern w:val="0"/><w:szCs w:val="24"/><w:lang w:val="es-CO" w:eastAsia="en-US" w:bidi="ar-SA"/><w:del w:id="2659" w:author="Unknown Author" w:date="2026-10-30T04:17:53Z"></w:del></w:rPr></w:pPr><w:del w:id="2658" w:author="Unknown Author" w:date="2026-10-30T04:17:53Z"><w:r><w:rPr><w:kern w:val="0"/><w:szCs w:val="24"/><w:lang w:val="es-CO" w:eastAsia="en-US" w:bidi="ar-SA"/></w:rPr><w:delText>Medir viento, lluvia y radiación, que son los principales datos de entrada del modelo</w:delText></w:r></w:del></w:p></w:tc><w:tc><w:tcPr><w:tcW w:w="2073" w:type="dxa"/><w:tcBorders></w:tcBorders><w:shd w:color="auto" w:fill="F7F7F7" w:val="clear"/></w:tcPr><w:p><w:pPr><w:pStyle w:val="Tabla9"/><w:widowControl/><w:jc w:val="left"/><w:rPr><w:kern w:val="0"/><w:szCs w:val="24"/><w:lang w:val="es-CO" w:eastAsia="en-US" w:bidi="ar-SA"/><w:del w:id="2661" w:author="Unknown Author" w:date="2026-10-30T04:17:53Z"></w:del></w:rPr></w:pPr><w:del w:id="2660" w:author="Unknown Author" w:date="2026-10-30T04:17:53Z"><w:r><w:rPr><w:kern w:val="0"/><w:szCs w:val="24"/><w:lang w:val="es-CO" w:eastAsia="en-US" w:bidi="ar-SA"/></w:rPr><w:delText>Actividades 2.6 y 2.7; R6</w:delText></w:r></w:del></w:p></w:tc><w:tc><w:tcPr><w:tcW w:w="1494" w:type="dxa"/><w:tcBorders></w:tcBorders><w:shd w:color="auto" w:fill="F7F7F7" w:val="clear"/></w:tcPr><w:p><w:pPr><w:pStyle w:val="Tabla9"/><w:widowControl/><w:jc w:val="left"/><w:rPr><w:kern w:val="0"/><w:szCs w:val="24"/><w:lang w:val="es-CO" w:eastAsia="en-US" w:bidi="ar-SA"/><w:del w:id="2663" w:author="Unknown Author" w:date="2026-10-30T04:17:53Z"></w:del></w:rPr></w:pPr><w:del w:id="2662" w:author="Unknown Author" w:date="2026-10-30T04:17:53Z"><w:r><w:rPr><w:kern w:val="0"/><w:szCs w:val="24"/><w:lang w:val="es-CO" w:eastAsia="en-US" w:bidi="ar-SA"/></w:rPr><w:delText>$ 128.000.000</w:delText></w:r></w:del></w:p></w:tc></w:tr><w:tr><w:trPr><w:del w:id="2664" w:author="Unknown Author" w:date="2026-10-30T04:17:53Z"/><w:cantSplit w:val="true"/></w:trPr><w:tc><w:tcPr><w:tcW w:w="2238" w:type="dxa"/><w:tcBorders></w:tcBorders></w:tcPr><w:p><w:pPr><w:pStyle w:val="Tabla9"/><w:widowControl/><w:jc w:val="left"/><w:rPr><w:kern w:val="0"/><w:szCs w:val="24"/><w:lang w:val="es-CO" w:eastAsia="en-US" w:bidi="ar-SA"/><w:del w:id="2666" w:author="Unknown Author" w:date="2026-10-30T04:17:53Z"></w:del></w:rPr></w:pPr><w:del w:id="2665" w:author="Unknown Author" w:date="2026-10-30T04:17:53Z"><w:r><w:rPr><w:kern w:val="0"/><w:szCs w:val="24"/><w:lang w:val="es-CO" w:eastAsia="en-US" w:bidi="ar-SA"/></w:rPr><w:delText>Dron con sensor LiDAR, cámara fotogramétrica y receptor GNSS RTK</w:delText></w:r></w:del></w:p></w:tc><w:tc><w:tcPr><w:tcW w:w="2075" w:type="dxa"/><w:tcBorders></w:tcBorders></w:tcPr><w:p><w:pPr><w:pStyle w:val="Tabla9"/><w:widowControl/><w:jc w:val="left"/><w:rPr><w:kern w:val="0"/><w:szCs w:val="24"/><w:lang w:val="es-CO" w:eastAsia="en-US" w:bidi="ar-SA"/><w:del w:id="2668" w:author="Unknown Author" w:date="2026-10-30T04:17:53Z"></w:del></w:rPr></w:pPr><w:del w:id="2667" w:author="Unknown Author" w:date="2026-10-30T04:17:53Z"><w:r><w:rPr><w:kern w:val="0"/><w:szCs w:val="24"/><w:lang w:val="es-CO" w:eastAsia="en-US" w:bidi="ar-SA"/></w:rPr><w:delText>1</w:delText></w:r></w:del></w:p></w:tc><w:tc><w:tcPr><w:tcW w:w="2074" w:type="dxa"/><w:tcBorders></w:tcBorders></w:tcPr><w:p><w:pPr><w:pStyle w:val="Tabla9"/><w:widowControl/><w:jc w:val="left"/><w:rPr><w:kern w:val="0"/><w:szCs w:val="24"/><w:lang w:val="es-CO" w:eastAsia="en-US" w:bidi="ar-SA"/><w:del w:id="2670" w:author="Unknown Author" w:date="2026-10-30T04:17:53Z"></w:del></w:rPr></w:pPr><w:del w:id="2669" w:author="Unknown Author" w:date="2026-10-30T04:17:53Z"><w:r><w:rPr><w:kern w:val="0"/><w:szCs w:val="24"/><w:lang w:val="es-CO" w:eastAsia="en-US" w:bidi="ar-SA"/></w:rPr><w:delText>Levantar la geometría de las edificaciones y de su entorno</w:delText></w:r></w:del></w:p></w:tc><w:tc><w:tcPr><w:tcW w:w="2073" w:type="dxa"/><w:tcBorders></w:tcBorders></w:tcPr><w:p><w:pPr><w:pStyle w:val="Tabla9"/><w:widowControl/><w:jc w:val="left"/><w:rPr><w:kern w:val="0"/><w:szCs w:val="24"/><w:lang w:val="es-CO" w:eastAsia="en-US" w:bidi="ar-SA"/><w:del w:id="2672" w:author="Unknown Author" w:date="2026-10-30T04:17:53Z"></w:del></w:rPr></w:pPr><w:del w:id="2671" w:author="Unknown Author" w:date="2026-10-30T04:17:53Z"><w:r><w:rPr><w:kern w:val="0"/><w:szCs w:val="24"/><w:lang w:val="es-CO" w:eastAsia="en-US" w:bidi="ar-SA"/></w:rPr><w:delText>Actividades 1.7 y 2.6; R6</w:delText></w:r></w:del></w:p></w:tc><w:tc><w:tcPr><w:tcW w:w="1494" w:type="dxa"/><w:tcBorders></w:tcBorders></w:tcPr><w:p><w:pPr><w:pStyle w:val="Tabla9"/><w:widowControl/><w:jc w:val="left"/><w:rPr><w:kern w:val="0"/><w:szCs w:val="24"/><w:lang w:val="es-CO" w:eastAsia="en-US" w:bidi="ar-SA"/><w:del w:id="2674" w:author="Unknown Author" w:date="2026-10-30T04:17:53Z"></w:del></w:rPr></w:pPr><w:del w:id="2673" w:author="Unknown Author" w:date="2026-10-30T04:17:53Z"><w:r><w:rPr><w:kern w:val="0"/><w:szCs w:val="24"/><w:lang w:val="es-CO" w:eastAsia="en-US" w:bidi="ar-SA"/></w:rPr><w:delText>$ 105.000.000</w:delText></w:r></w:del></w:p></w:tc></w:tr><w:tr><w:trPr><w:del w:id="2675" w:author="Unknown Author" w:date="2026-10-30T04:17:53Z"/><w:cantSplit w:val="true"/></w:trPr><w:tc><w:tcPr><w:tcW w:w="2238" w:type="dxa"/><w:tcBorders></w:tcBorders><w:shd w:color="auto" w:fill="F7F7F7" w:val="clear"/></w:tcPr><w:p><w:pPr><w:pStyle w:val="Tabla9"/><w:widowControl/><w:jc w:val="left"/><w:rPr><w:kern w:val="0"/><w:szCs w:val="24"/><w:lang w:val="es-CO" w:eastAsia="en-US" w:bidi="ar-SA"/><w:del w:id="2677" w:author="Unknown Author" w:date="2026-10-30T04:17:53Z"></w:del></w:rPr></w:pPr><w:del w:id="2676" w:author="Unknown Author" w:date="2026-10-30T04:17:53Z"><w:r><w:rPr><w:kern w:val="0"/><w:szCs w:val="24"/><w:lang w:val="es-CO" w:eastAsia="en-US" w:bidi="ar-SA"/></w:rPr><w:delText>Monitores portátiles de material particulado de referencia equivalente</w:delText></w:r></w:del></w:p></w:tc><w:tc><w:tcPr><w:tcW w:w="2075" w:type="dxa"/><w:tcBorders></w:tcBorders><w:shd w:color="auto" w:fill="F7F7F7" w:val="clear"/></w:tcPr><w:p><w:pPr><w:pStyle w:val="Tabla9"/><w:widowControl/><w:jc w:val="left"/><w:rPr><w:kern w:val="0"/><w:szCs w:val="24"/><w:lang w:val="es-CO" w:eastAsia="en-US" w:bidi="ar-SA"/><w:del w:id="2679" w:author="Unknown Author" w:date="2026-10-30T04:17:53Z"></w:del></w:rPr></w:pPr><w:del w:id="2678" w:author="Unknown Author" w:date="2026-10-30T04:17:53Z"><w:r><w:rPr><w:kern w:val="0"/><w:szCs w:val="24"/><w:lang w:val="es-CO" w:eastAsia="en-US" w:bidi="ar-SA"/></w:rPr><w:delText>2</w:delText></w:r></w:del></w:p></w:tc><w:tc><w:tcPr><w:tcW w:w="2074" w:type="dxa"/><w:tcBorders></w:tcBorders><w:shd w:color="auto" w:fill="F7F7F7" w:val="clear"/></w:tcPr><w:p><w:pPr><w:pStyle w:val="Tabla9"/><w:widowControl/><w:jc w:val="left"/><w:rPr><w:kern w:val="0"/><w:szCs w:val="24"/><w:lang w:val="es-CO" w:eastAsia="en-US" w:bidi="ar-SA"/><w:del w:id="2681" w:author="Unknown Author" w:date="2026-10-30T04:17:53Z"></w:del></w:rPr></w:pPr><w:del w:id="2680" w:author="Unknown Author" w:date="2026-10-30T04:17:53Z"><w:r><w:rPr><w:kern w:val="0"/><w:szCs w:val="24"/><w:lang w:val="es-CO" w:eastAsia="en-US" w:bidi="ar-SA"/></w:rPr><w:delText>Medir a distintas distancias de la demolición para validar el modelo</w:delText></w:r></w:del></w:p></w:tc><w:tc><w:tcPr><w:tcW w:w="2073" w:type="dxa"/><w:tcBorders></w:tcBorders><w:shd w:color="auto" w:fill="F7F7F7" w:val="clear"/></w:tcPr><w:p><w:pPr><w:pStyle w:val="Tabla9"/><w:widowControl/><w:jc w:val="left"/><w:rPr><w:kern w:val="0"/><w:szCs w:val="24"/><w:lang w:val="es-CO" w:eastAsia="en-US" w:bidi="ar-SA"/><w:del w:id="2683" w:author="Unknown Author" w:date="2026-10-30T04:17:53Z"></w:del></w:rPr></w:pPr><w:del w:id="2682" w:author="Unknown Author" w:date="2026-10-30T04:17:53Z"><w:r><w:rPr><w:kern w:val="0"/><w:szCs w:val="24"/><w:lang w:val="es-CO" w:eastAsia="en-US" w:bidi="ar-SA"/></w:rPr><w:delText>Actividades 1.7 y 2.6; R6</w:delText></w:r></w:del></w:p></w:tc><w:tc><w:tcPr><w:tcW w:w="1494" w:type="dxa"/><w:tcBorders></w:tcBorders><w:shd w:color="auto" w:fill="F7F7F7" w:val="clear"/></w:tcPr><w:p><w:pPr><w:pStyle w:val="Tabla9"/><w:widowControl/><w:jc w:val="left"/><w:rPr><w:kern w:val="0"/><w:szCs w:val="24"/><w:lang w:val="es-CO" w:eastAsia="en-US" w:bidi="ar-SA"/><w:del w:id="2685" w:author="Unknown Author" w:date="2026-10-30T04:17:53Z"></w:del></w:rPr></w:pPr><w:del w:id="2684" w:author="Unknown Author" w:date="2026-10-30T04:17:53Z"><w:r><w:rPr><w:kern w:val="0"/><w:szCs w:val="24"/><w:lang w:val="es-CO" w:eastAsia="en-US" w:bidi="ar-SA"/></w:rPr><w:delText>$ 144.000.000</w:delText></w:r></w:del></w:p></w:tc></w:tr><w:tr><w:trPr><w:del w:id="2686" w:author="Unknown Author" w:date="2026-10-30T04:17:53Z"/><w:cantSplit w:val="true"/></w:trPr><w:tc><w:tcPr><w:tcW w:w="2238" w:type="dxa"/><w:tcBorders><w:bottom w:val="single" w:sz="12" w:space="0" w:color="2A3439"/></w:tcBorders></w:tcPr><w:p><w:pPr><w:pStyle w:val="Tabla9"/><w:keepNext w:val="true"/><w:widowControl/><w:jc w:val="left"/><w:rPr><w:kern w:val="0"/><w:szCs w:val="24"/><w:lang w:val="es-CO" w:eastAsia="en-US" w:bidi="ar-SA"/><w:del w:id="2688" w:author="Unknown Author" w:date="2026-10-30T04:17:53Z"></w:del></w:rPr></w:pPr><w:del w:id="2687" w:author="Unknown Author" w:date="2026-10-30T04:17:53Z"><w:r><w:rPr><w:kern w:val="0"/><w:szCs w:val="24"/><w:lang w:val="es-CO" w:eastAsia="en-US" w:bidi="ar-SA"/></w:rPr><w:delText>Licencias de software de modelación urbana, de dispersión y SIG</w:delText></w:r></w:del></w:p></w:tc><w:tc><w:tcPr><w:tcW w:w="2075" w:type="dxa"/><w:tcBorders><w:bottom w:val="single" w:sz="12" w:space="0" w:color="2A3439"/></w:tcBorders></w:tcPr><w:p><w:pPr><w:pStyle w:val="Tabla9"/><w:keepNext w:val="true"/><w:widowControl/><w:jc w:val="left"/><w:rPr><w:kern w:val="0"/><w:szCs w:val="24"/><w:lang w:val="es-CO" w:eastAsia="en-US" w:bidi="ar-SA"/><w:del w:id="2690" w:author="Unknown Author" w:date="2026-10-30T04:17:53Z"></w:del></w:rPr></w:pPr><w:del w:id="2689" w:author="Unknown Author" w:date="2026-10-30T04:17:53Z"><w:r><w:rPr><w:kern w:val="0"/><w:szCs w:val="24"/><w:lang w:val="es-CO" w:eastAsia="en-US" w:bidi="ar-SA"/></w:rPr><w:delText>1 paquete de pago único, con soporte durante la ejecución</w:delText></w:r></w:del></w:p></w:tc><w:tc><w:tcPr><w:tcW w:w="2074" w:type="dxa"/><w:tcBorders><w:bottom w:val="single" w:sz="12" w:space="0" w:color="2A3439"/></w:tcBorders></w:tcPr><w:p><w:pPr><w:pStyle w:val="Tabla9"/><w:keepNext w:val="true"/><w:widowControl/><w:jc w:val="left"/><w:rPr><w:kern w:val="0"/><w:szCs w:val="24"/><w:lang w:val="es-CO" w:eastAsia="en-US" w:bidi="ar-SA"/><w:del w:id="2692" w:author="Unknown Author" w:date="2026-10-30T04:17:53Z"></w:del></w:rPr></w:pPr><w:del w:id="2691" w:author="Unknown Author" w:date="2026-10-30T04:17:53Z"><w:r><w:rPr><w:kern w:val="0"/><w:szCs w:val="24"/><w:lang w:val="es-CO" w:eastAsia="en-US" w:bidi="ar-SA"/></w:rPr><w:delText>Complementar las herramientas de código abierto con soporte técnico</w:delText></w:r></w:del></w:p></w:tc><w:tc><w:tcPr><w:tcW w:w="2073" w:type="dxa"/><w:tcBorders><w:bottom w:val="single" w:sz="12" w:space="0" w:color="2A3439"/></w:tcBorders></w:tcPr><w:p><w:pPr><w:pStyle w:val="Tabla9"/><w:keepNext w:val="true"/><w:widowControl/><w:jc w:val="left"/><w:rPr><w:kern w:val="0"/><w:szCs w:val="24"/><w:lang w:val="es-CO" w:eastAsia="en-US" w:bidi="ar-SA"/><w:del w:id="2694" w:author="Unknown Author" w:date="2026-10-30T04:17:53Z"></w:del></w:rPr></w:pPr><w:del w:id="2693" w:author="Unknown Author" w:date="2026-10-30T04:17:53Z"><w:r><w:rPr><w:kern w:val="0"/><w:szCs w:val="24"/><w:lang w:val="es-CO" w:eastAsia="en-US" w:bidi="ar-SA"/></w:rPr><w:delText>Actividades 2.6 y 2.7; R6</w:delText></w:r></w:del></w:p></w:tc><w:tc><w:tcPr><w:tcW w:w="1494" w:type="dxa"/><w:tcBorders><w:bottom w:val="single" w:sz="12" w:space="0" w:color="2A3439"/></w:tcBorders></w:tcPr><w:p><w:pPr><w:pStyle w:val="Tabla9"/><w:keepNext w:val="true"/><w:widowControl/><w:jc w:val="left"/><w:rPr><w:kern w:val="0"/><w:szCs w:val="24"/><w:lang w:val="es-CO" w:eastAsia="en-US" w:bidi="ar-SA"/><w:del w:id="2696" w:author="Unknown Author" w:date="2026-10-30T04:17:53Z"></w:del></w:rPr></w:pPr><w:del w:id="2695" w:author="Unknown Author" w:date="2026-10-30T04:17:53Z"><w:r><w:rPr><w:kern w:val="0"/><w:szCs w:val="24"/><w:lang w:val="es-CO" w:eastAsia="en-US" w:bidi="ar-SA"/></w:rPr><w:delText>$ 55.000.000</w:delText></w:r></w:del></w:p></w:tc></w:tr></w:tbl><w:p><w:pPr><w:pStyle w:val="TablaNota"/><w:rPr><w:del w:id="2699" w:author="Unknown Author" w:date="2026-10-30T04:17:53Z"></w:del></w:rPr></w:pPr><w:del w:id="2697" w:author="Unknown Author" w:date="2026-10-30T04:17:53Z"><w:r><w:rPr><w:i/><w:iCs/></w:rPr><w:delText>Nota.</w:delText></w:r></w:del><w:del w:id="2698" w:author="Unknown Author" w:date="2026-10-30T04:17:53Z"><w:r><w:rPr></w:rPr><w:delText xml:space="preserve"> Elaboración propia con las líneas del presupuesto del proyecto. Los códigos R1, R2, R3 y R6 corresponden a los indicadores de resultado de la sección 17. Los valores no incluyen impuestos propios ni seguros, que los términos de referencia excluyen del apoyo del SGR.</w:delText></w:r></w:del></w:p><w:p><w:pPr><w:pStyle w:val="BodyText"/><w:rPr></w:rPr></w:pPr><w:r><w:rPr></w:rPr><w:t xml:space="preserve">Los </w:t></w:r><w:del w:id="2700" w:author="Unknown Author" w:date="2026-10-30T04:17:53Z"><w:r><w:rPr></w:rPr><w:delText xml:space="preserve">17 bienes de la Tabla 7.4 sirven a dos propósitos. El primero es medir con error conocido y mantener la red disponible. El segundo es estimar con un modelo validado la exposición esperada antes de una demolición. Ningún bien se adquiere para operar después del cierre sin custodio, ni para actividades ajenas al resultado principal. Los </w:delText></w:r></w:del><w:r><w:rPr></w:rPr><w:t xml:space="preserve">TdR financian equipos y adecuaciones solo si se ubican en municipios afectados y se relacionan con la demanda (Secretaría Técnica de la Convocatoria 56, 2026). Por eso los nodos, los gateways y </w:t></w:r><w:ins w:id="2701" w:author="Unknown Author" w:date="2026-10-30T04:17:53Z"><w:r><w:rPr></w:rPr><w:t>el conjunto</w:t></w:r></w:ins><w:del w:id="2702" w:author="Unknown Author" w:date="2026-10-30T04:17:53Z"><w:r><w:rPr></w:rPr><w:delText>los monitores</w:delText></w:r></w:del><w:r><w:rPr></w:rPr><w:t xml:space="preserve"> de referencia se instalan en los lugares de ejecución. </w:t></w:r><w:ins w:id="2703" w:author="Unknown Author" w:date="2026-10-30T04:17:53Z"><w:r><w:rPr></w:rPr><w:t>El banco</w:t></w:r></w:ins><w:del w:id="2704" w:author="Unknown Author" w:date="2026-10-30T04:17:53Z"><w:r><w:rPr></w:rPr><w:delText>Los demás equipos son el banco de calibración</w:delText></w:r></w:del><w:r><w:rPr></w:rPr><w:t>, las estaciones de trabajo, el servidor, el dron y los monitores portátiles</w:t></w:r><w:ins w:id="2705" w:author="Unknown Author" w:date="2026-10-30T04:17:53Z"><w:r><w:rPr></w:rPr><w:t xml:space="preserve"> se</w:t></w:r></w:ins><w:del w:id="2706" w:author="Unknown Author" w:date="2026-10-30T04:17:53Z"><w:r><w:rPr></w:rPr><w:delText>. Se</w:delText></w:r></w:del><w:r><w:rPr></w:rPr><w:t xml:space="preserve"> ubican en </w:t></w:r><w:ins w:id="2707" w:author="Unknown Author" w:date="2026-10-30T04:17:53Z"><w:r><w:rPr></w:rPr><w:t xml:space="preserve">Manizales o en Calarcá </w:t></w:r></w:ins><w:del w:id="2708" w:author="Unknown Author" w:date="2026-10-30T04:17:53Z"><w:r><w:rPr></w:rPr><w:delText xml:space="preserve">una sede dentro de un municipio afectado que es lugar de ejecución </w:delText></w:r></w:del><w:r><w:rPr><w:color w:val="00B050"/></w:rPr><w:t>[Diligenciar: sede</w:t></w:r><w:del w:id="2709" w:author="Unknown Author" w:date="2026-10-30T04:17:53Z"><w:r><w:rPr><w:color w:val="00B050"/></w:rPr><w:delText xml:space="preserve"> de esos equipos</w:delText></w:r></w:del><w:r><w:rPr><w:color w:val="00B050"/></w:rPr><w:t>]</w:t></w:r><w:r><w:rPr></w:rPr><w:t xml:space="preserve">. Los laboratorios de la </w:t></w:r><w:ins w:id="2710" w:author="Unknown Author" w:date="2026-10-30T04:17:53Z"><w:r><w:rPr></w:rPr><w:t>Universidad Santo Tomás en Villavicencio, fuera del territorio afectado,</w:t></w:r></w:ins><w:del w:id="2711" w:author="Unknown Author" w:date="2026-10-30T04:17:53Z"><w:r><w:rPr></w:rPr><w:delText>universidad o del actor del SNCTI fuera de esos municipios</w:delText></w:r></w:del><w:r><w:rPr></w:rPr><w:t xml:space="preserve"> prestan servicio técnico o contrapartida. El proyecto no compra equipos en ellos. El análisis gravimétrico de los filtros se contrata </w:t></w:r><w:ins w:id="2712" w:author="Unknown Author" w:date="2026-10-30T04:17:53Z"><w:r><w:rPr></w:rPr><w:t xml:space="preserve">con </w:t></w:r></w:ins><w:del w:id="2713" w:author="Unknown Author" w:date="2026-10-30T04:17:53Z"><w:r><w:rPr></w:rPr><w:delText xml:space="preserve">fuera del territorio afectado solo si allí no existe </w:delText></w:r></w:del><w:r><w:rPr></w:rPr><w:t xml:space="preserve">un laboratorio acreditado. </w:t></w:r><w:del w:id="2714" w:author="Unknown Author" w:date="2026-10-30T04:17:53Z"><w:r><w:rPr></w:rPr><w:delText xml:space="preserve">Es una actividad de apoyo indispensable. </w:delText></w:r></w:del><w:r><w:rPr></w:rPr><w:t xml:space="preserve">Los 11 gateways y los 120 nodos se compran en tres lotes, uno por tramo. La compra de cada lote posterior depende de la compuerta anterior. Los equipos del laboratorio </w:t></w:r><w:ins w:id="2715" w:author="Unknown Author" w:date="2026-10-30T04:17:53Z"><w:r><w:rPr></w:rPr><w:t xml:space="preserve">de modelación </w:t></w:r></w:ins><w:r><w:rPr></w:rPr><w:t xml:space="preserve">se compran entre los meses 7 y </w:t></w:r><w:ins w:id="2716" w:author="Unknown Author" w:date="2026-10-30T04:17:53Z"><w:r><w:rPr></w:rPr><w:t>11</w:t></w:r></w:ins><w:del w:id="2717" w:author="Unknown Author" w:date="2026-10-30T04:17:53Z"><w:r><w:rPr></w:rPr><w:delText>10</w:delText></w:r></w:del><w:r><w:rPr></w:rPr><w:t xml:space="preserve">. El gemelo debe calibrarse antes de las campañas de los meses 14 a </w:t></w:r><w:ins w:id="2718" w:author="Unknown Author" w:date="2026-10-30T04:17:53Z"><w:r><w:rPr></w:rPr><w:t>23</w:t></w:r></w:ins><w:del w:id="2719" w:author="Unknown Author" w:date="2026-10-30T04:17:53Z"><w:r><w:rPr></w:rPr><w:delText>22</w:delText></w:r></w:del><w:r><w:rPr></w:rPr><w:t>.</w:t></w:r><w:bookmarkEnd w:id="60"/><w:bookmarkEnd w:id="67"/></w:p><w:p><w:pPr><w:pStyle w:val="Heading1"/><w:rPr></w:rPr></w:pPr><w:bookmarkStart w:id="69" w:name="Xf66d44cffa3bba1f7c78cf005002cc170c88363"/><w:r><w:rPr></w:rPr><w:t>8. ARTICULACIÓN DEL PROYECTO EN RESPUESTA A LOS RETOS ESTRATÉGICOS Y DEMANDAS TERRITORIALES, A PARTIR DE LOS ALCANCES TEMÁTICOS</w:t></w:r></w:p><w:p><w:pPr><w:pStyle w:val="FirstParagraph"/><w:rPr></w:rPr></w:pPr><w:r><w:rPr></w:rPr><w:t xml:space="preserve">Esta sección muestra cómo el proyecto responde al reto estratégico y a las demandas territoriales de la Convocatoria 56. Parte de la línea temática 5.1 del numeral 5 de los términos de referencia (TdR) y de sus alcances 5.1.1 y 5.1.2 (Ministerio de Ciencia, Tecnología e Innovación [MinCiencias], 2026). Describe cómo la alianza comprende el reto y por qué su atención es importante. Indica después qué demanda territorial atiende cada </w:t></w:r><w:ins w:id="2720" w:author="Unknown Author" w:date="2026-10-30T04:17:53Z"><w:r><w:rPr></w:rPr><w:t>municipio</w:t></w:r></w:ins><w:del w:id="2721" w:author="Unknown Author" w:date="2026-10-30T04:17:53Z"><w:r><w:rPr></w:rPr><w:delText>departamento</w:delText></w:r></w:del><w:r><w:rPr></w:rPr><w:t xml:space="preserve"> y cómo se verifica la atención.</w:t></w:r></w:p><w:p><w:pPr><w:pStyle w:val="Heading2"/><w:rPr></w:rPr></w:pPr><w:bookmarkStart w:id="70" w:name="X47d9a994338d5efae1691e4596212dc34497a37"/><w:r><w:rPr></w:rPr><w:t>8.1. Reto estratégico y comprensión de la alianza</w:t></w:r></w:p><w:p><w:pPr><w:pStyle w:val="FirstParagraph"/><w:rPr></w:rPr></w:pPr><w:r><w:rPr></w:rPr><w:t xml:space="preserve">El reto estratégico es anticipar los riesgos que el terremoto dejó en los centros urbanos con información verificada para decidir. La línea 5.1 pide generar datos y tecnologías para monitorear condiciones de riesgo y generar alertas oportunas (MinCiencias, 2026). El proyecto concreta ese reto en un riesgo específico. Es la exposición a material particulado fino y grueso en los sitios de remoción de escombros, que resuspende polvo durante semanas o meses (Landrigan et al., 2004). Incluye la exposición que genera la demolición previa de las edificaciones dañadas, cuya emisión ningún </w:t></w:r><w:ins w:id="2722" w:author="Unknown Author" w:date="2026-10-30T04:17:53Z"><w:r><w:rPr></w:rPr><w:t>consejo</w:t></w:r></w:ins><w:del w:id="2723" w:author="Unknown Author" w:date="2026-10-30T04:17:53Z"><w:r><w:rPr></w:rPr><w:delText>comité</w:delText></w:r></w:del><w:r><w:rPr></w:rPr><w:t xml:space="preserve"> estima de antemano.</w:t></w:r></w:p><w:p><w:pPr><w:pStyle w:val="BodyText"/><w:rPr></w:rPr></w:pPr><w:r><w:rPr></w:rPr><w:t xml:space="preserve">La alianza comprende el reto como una brecha de capacidad y no como una falta de sensores. Los sensores ópticos de bajo costo ya existen y permiten cobertura densa. Su respuesta cambia con la humedad relativa y con la fracción gruesa de las partículas (Jayaratne et al., 2018; Crilley et al., 2018). Sin referencia colocalizada, el error de cada lectura es desconocido. Una alerta emitida con un dato de error desconocido puede ser tardía o falsa. La brecha es, por tanto, triple. Faltan una medición verificada, un protocolo de alerta que los </w:t></w:r><w:ins w:id="2724" w:author="Unknown Author" w:date="2026-10-30T04:17:53Z"><w:r><w:rPr></w:rPr><w:t>consejos</w:t></w:r></w:ins><w:del w:id="2725" w:author="Unknown Author" w:date="2026-10-30T04:17:53Z"><w:r><w:rPr></w:rPr><w:delText>comités</w:delText></w:r></w:del><w:r><w:rPr></w:rPr><w:t xml:space="preserve"> adopten y una estimación previa de la exposición en las demoliciones.</w:t></w:r></w:p><w:p><w:pPr><w:pStyle w:val="BodyText"/><w:rPr></w:rPr></w:pPr><w:bookmarkStart w:id="71" w:name="X47d9a994338d5efae1691e4596212dc34497a37"/><w:r><w:rPr></w:rPr><w:t>La alianza considera importante atender el reto por tres razones. La primera es la exposición de operarios y de población vecina durante la remoción. La segunda es la irreversibilidad de la compra masiva de sensores. En la red nacional propuesta, 90,8 % de las estaciones serían sensores sin plan de calibración (Murad Pedraza et al., 2026, pp. 10-11 y 13). La tercera es la cobertura limitada: solo 28 de 1.122 municipios cuentan con estaciones utilizables para estimar la carga de enfermedad (Rodríguez-Villamizar et al., 2022, pp. 3 y 6). Las tres razones se resuelven con una red cuyo error se mide y se corrige antes de cada ampliación.</w:t></w:r><w:bookmarkEnd w:id="71"/></w:p><w:p><w:pPr><w:pStyle w:val="Heading2"/><w:rPr></w:rPr></w:pPr><w:bookmarkStart w:id="72" w:name="X9561550d61d095894b27208bc551dfe1b6b9ca0"/><w:r><w:rPr></w:rPr><w:t>8.2. Respuesta desde los alcances temáticos de la línea 5.1</w:t></w:r></w:p><w:p><w:pPr><w:pStyle w:val="FirstParagraph"/><w:rPr></w:rPr></w:pPr><w:r><w:rPr></w:rPr><w:t>El proyecto responde a dos alcances de la línea 5.1. El alcance 5.1.1 cubre el monitoreo inteligente, la observación territorial y la alerta temprana. El alcance 5.1.2 cubre la modelación avanzada, los gemelos digitales y la analítica predictiva. La Tabla 8.1 liga cada alcance con el componente del proyecto, el producto y el resultado que permite verificarlo. El resultado principal del proyecto, una red de vigilancia verificada y en uso, corresponde al alcance 5.1.1. El laboratorio de modelación con su gemelo predictivo corresponde al alcance 5.1.2. Por esa razón el proyecto no declara línea temática secundaria.</w:t></w:r></w:p><w:p><w:pPr><w:pStyle w:val="TablaRotulo"/><w:rPr></w:rPr></w:pPr><w:bookmarkStart w:id="73" w:name="rot_Tabla_8_1"/><w:r><w:rPr><w:b/><w:bCs/></w:rPr><w:t>Tabla 8.1</w:t></w:r><w:bookmarkEnd w:id="73"/></w:p><w:p><w:pPr><w:pStyle w:val="TablaTitulo"/><w:rPr></w:rPr></w:pPr><w:r><w:rPr><w:i/><w:iCs/></w:rPr><w:t>Respuesta del proyecto a los alcances temáticos 5.1.1 y 5.1.2 de los términos de referencia</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160"/><w:gridCol w:w="2489"/><w:gridCol w:w="2073"/><w:gridCol w:w="2157"/><w:gridCol w:w="2075"/></w:tblGrid><w:tr><w:trPr><w:tblHeader w:val="true"/><w:ins w:id="2726" w:author="Unknown Author" w:date="2026-10-30T04:17:53Z"/><w:cantSplit w:val="true"/></w:trPr><w:tc><w:tcPr><w:tcW w:w="116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728" w:author="Unknown Author" w:date="2026-10-30T04:17:53Z"></w:ins></w:rPr></w:pPr><w:ins w:id="2727" w:author="Unknown Author" w:date="2026-10-30T04:17:53Z"><w:r><w:rPr><w:b/><w:kern w:val="0"/><w:szCs w:val="24"/><w:lang w:val="es-CO" w:eastAsia="en-US" w:bidi="ar-SA"/></w:rPr><w:t>Alcance temático</w:t></w:r></w:ins></w:p></w:tc><w:tc><w:tcPr><w:tcW w:w="248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730" w:author="Unknown Author" w:date="2026-10-30T04:17:53Z"></w:ins></w:rPr></w:pPr><w:ins w:id="2729" w:author="Unknown Author" w:date="2026-10-30T04:17:53Z"><w:r><w:rPr><w:b/><w:kern w:val="0"/><w:szCs w:val="24"/><w:lang w:val="es-CO" w:eastAsia="en-US" w:bidi="ar-SA"/></w:rPr><w:t>Redacción del alcance en los TdR</w:t></w:r></w:ins></w:p></w:tc><w:tc><w:tcPr><w:tcW w:w="207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732" w:author="Unknown Author" w:date="2026-10-30T04:17:53Z"></w:ins></w:rPr></w:pPr><w:ins w:id="2731" w:author="Unknown Author" w:date="2026-10-30T04:17:53Z"><w:r><w:rPr><w:b/><w:kern w:val="0"/><w:szCs w:val="24"/><w:lang w:val="es-CO" w:eastAsia="en-US" w:bidi="ar-SA"/></w:rPr><w:t>Componente del proyecto</w:t></w:r></w:ins></w:p></w:tc><w:tc><w:tcPr><w:tcW w:w="215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734" w:author="Unknown Author" w:date="2026-10-30T04:17:53Z"></w:ins></w:rPr></w:pPr><w:ins w:id="2733" w:author="Unknown Author" w:date="2026-10-30T04:17:53Z"><w:r><w:rPr><w:b/><w:kern w:val="0"/><w:szCs w:val="24"/><w:lang w:val="es-CO" w:eastAsia="en-US" w:bidi="ar-SA"/></w:rPr><w:t>Producto</w:t></w:r></w:ins></w:p></w:tc><w:tc><w:tcPr><w:tcW w:w="207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736" w:author="Unknown Author" w:date="2026-10-30T04:17:53Z"></w:ins></w:rPr></w:pPr><w:ins w:id="2735" w:author="Unknown Author" w:date="2026-10-30T04:17:53Z"><w:r><w:rPr><w:b/><w:kern w:val="0"/><w:szCs w:val="24"/><w:lang w:val="es-CO" w:eastAsia="en-US" w:bidi="ar-SA"/></w:rPr><w:t>Resultado verificable</w:t></w:r></w:ins></w:p></w:tc></w:tr><w:tr><w:trPr><w:ins w:id="2737" w:author="Unknown Author" w:date="2026-10-30T04:17:53Z"/><w:cantSplit w:val="true"/></w:trPr><w:tc><w:tcPr><w:tcW w:w="1160" w:type="dxa"/><w:tcBorders></w:tcBorders></w:tcPr><w:p><w:pPr><w:pStyle w:val="Tabla9"/><w:widowControl/><w:jc w:val="left"/><w:rPr><w:kern w:val="0"/><w:szCs w:val="24"/><w:lang w:val="es-CO" w:eastAsia="en-US" w:bidi="ar-SA"/><w:ins w:id="2739" w:author="Unknown Author" w:date="2026-10-30T04:17:53Z"></w:ins></w:rPr></w:pPr><w:ins w:id="2738" w:author="Unknown Author" w:date="2026-10-30T04:17:53Z"><w:r><w:rPr><w:kern w:val="0"/><w:szCs w:val="24"/><w:lang w:val="es-CO" w:eastAsia="en-US" w:bidi="ar-SA"/></w:rPr><w:t>5.1.1</w:t></w:r></w:ins></w:p></w:tc><w:tc><w:tcPr><w:tcW w:w="2489" w:type="dxa"/><w:tcBorders></w:tcBorders></w:tcPr><w:p><w:pPr><w:pStyle w:val="Tabla9"/><w:widowControl/><w:jc w:val="left"/><w:rPr><w:kern w:val="0"/><w:szCs w:val="24"/><w:lang w:val="es-CO" w:eastAsia="en-US" w:bidi="ar-SA"/><w:ins w:id="2741" w:author="Unknown Author" w:date="2026-10-30T04:17:53Z"></w:ins></w:rPr></w:pPr><w:ins w:id="2740" w:author="Unknown Author" w:date="2026-10-30T04:17:53Z"><w:r><w:rPr><w:kern w:val="0"/><w:szCs w:val="24"/><w:lang w:val="es-CO" w:eastAsia="en-US" w:bidi="ar-SA"/></w:rPr><w:t>Redes inteligentes de sensores IoT para monitoreo ambiental</w:t></w:r></w:ins></w:p></w:tc><w:tc><w:tcPr><w:tcW w:w="2073" w:type="dxa"/><w:tcBorders></w:tcBorders></w:tcPr><w:p><w:pPr><w:pStyle w:val="Tabla9"/><w:widowControl/><w:jc w:val="left"/><w:rPr><w:kern w:val="0"/><w:szCs w:val="24"/><w:lang w:val="es-CO" w:eastAsia="en-US" w:bidi="ar-SA"/><w:ins w:id="2743" w:author="Unknown Author" w:date="2026-10-30T04:17:53Z"></w:ins></w:rPr></w:pPr><w:ins w:id="2742" w:author="Unknown Author" w:date="2026-10-30T04:17:53Z"><w:r><w:rPr><w:kern w:val="0"/><w:szCs w:val="24"/><w:lang w:val="es-CO" w:eastAsia="en-US" w:bidi="ar-SA"/></w:rPr><w:t>100 nodos de medición de PM2,5, PM10, temperatura y humedad en Manizales y Calarcá</w:t></w:r></w:ins></w:p></w:tc><w:tc><w:tcPr><w:tcW w:w="2157" w:type="dxa"/><w:tcBorders></w:tcBorders></w:tcPr><w:p><w:pPr><w:pStyle w:val="Tabla9"/><w:widowControl/><w:jc w:val="left"/><w:rPr><w:kern w:val="0"/><w:szCs w:val="24"/><w:lang w:val="es-CO" w:eastAsia="en-US" w:bidi="ar-SA"/><w:ins w:id="2745" w:author="Unknown Author" w:date="2026-10-30T04:17:53Z"></w:ins></w:rPr></w:pPr><w:ins w:id="2744" w:author="Unknown Author" w:date="2026-10-30T04:17:53Z"><w:r><w:rPr><w:kern w:val="0"/><w:szCs w:val="24"/><w:lang w:val="es-CO" w:eastAsia="en-US" w:bidi="ar-SA"/></w:rPr><w:t>Prototipo validado: red de 100 nodos y 10 gateways con modelo de corrección</w:t></w:r></w:ins></w:p></w:tc><w:tc><w:tcPr><w:tcW w:w="2075" w:type="dxa"/><w:tcBorders></w:tcBorders></w:tcPr><w:p><w:pPr><w:pStyle w:val="Tabla9"/><w:widowControl/><w:jc w:val="left"/><w:rPr><w:kern w:val="0"/><w:szCs w:val="24"/><w:lang w:val="es-CO" w:eastAsia="en-US" w:bidi="ar-SA"/><w:ins w:id="2747" w:author="Unknown Author" w:date="2026-10-30T04:17:53Z"></w:ins></w:rPr></w:pPr><w:ins w:id="2746" w:author="Unknown Author" w:date="2026-10-30T04:17:53Z"><w:r><w:rPr><w:kern w:val="0"/><w:szCs w:val="24"/><w:lang w:val="es-CO" w:eastAsia="en-US" w:bidi="ar-SA"/></w:rPr><w:t>R² ≥ 0,70 y NRMSE ≤ 30 % frente a la referencia en 100 nodos al mes 24</w:t></w:r></w:ins></w:p></w:tc></w:tr><w:tr><w:trPr><w:ins w:id="2748" w:author="Unknown Author" w:date="2026-10-30T04:17:53Z"/><w:cantSplit w:val="true"/></w:trPr><w:tc><w:tcPr><w:tcW w:w="1160" w:type="dxa"/><w:tcBorders></w:tcBorders><w:shd w:color="auto" w:fill="F7F7F7" w:val="clear"/></w:tcPr><w:p><w:pPr><w:pStyle w:val="Tabla9"/><w:widowControl/><w:jc w:val="left"/><w:rPr><w:kern w:val="0"/><w:szCs w:val="24"/><w:lang w:val="es-CO" w:eastAsia="en-US" w:bidi="ar-SA"/><w:ins w:id="2750" w:author="Unknown Author" w:date="2026-10-30T04:17:53Z"></w:ins></w:rPr></w:pPr><w:ins w:id="2749" w:author="Unknown Author" w:date="2026-10-30T04:17:53Z"><w:r><w:rPr><w:kern w:val="0"/><w:szCs w:val="24"/><w:lang w:val="es-CO" w:eastAsia="en-US" w:bidi="ar-SA"/></w:rPr><w:t>5.1.1</w:t></w:r></w:ins></w:p></w:tc><w:tc><w:tcPr><w:tcW w:w="2489" w:type="dxa"/><w:tcBorders></w:tcBorders><w:shd w:color="auto" w:fill="F7F7F7" w:val="clear"/></w:tcPr><w:p><w:pPr><w:pStyle w:val="Tabla9"/><w:widowControl/><w:jc w:val="left"/><w:rPr><w:kern w:val="0"/><w:szCs w:val="24"/><w:lang w:val="es-CO" w:eastAsia="en-US" w:bidi="ar-SA"/><w:ins w:id="2752" w:author="Unknown Author" w:date="2026-10-30T04:17:53Z"></w:ins></w:rPr></w:pPr><w:ins w:id="2751" w:author="Unknown Author" w:date="2026-10-30T04:17:53Z"><w:r><w:rPr><w:kern w:val="0"/><w:szCs w:val="24"/><w:lang w:val="es-CO" w:eastAsia="en-US" w:bidi="ar-SA"/></w:rPr><w:t>Plataformas interoperables para integración y transmisión de datos en tiempo real</w:t></w:r></w:ins></w:p></w:tc><w:tc><w:tcPr><w:tcW w:w="2073" w:type="dxa"/><w:tcBorders></w:tcBorders><w:shd w:color="auto" w:fill="F7F7F7" w:val="clear"/></w:tcPr><w:p><w:pPr><w:pStyle w:val="Tabla9"/><w:widowControl/><w:jc w:val="left"/><w:rPr><w:kern w:val="0"/><w:szCs w:val="24"/><w:lang w:val="es-CO" w:eastAsia="en-US" w:bidi="ar-SA"/><w:ins w:id="2754" w:author="Unknown Author" w:date="2026-10-30T04:17:53Z"></w:ins></w:rPr></w:pPr><w:ins w:id="2753" w:author="Unknown Author" w:date="2026-10-30T04:17:53Z"><w:r><w:rPr><w:kern w:val="0"/><w:szCs w:val="24"/><w:lang w:val="es-CO" w:eastAsia="en-US" w:bidi="ar-SA"/></w:rPr><w:t>Nodos con enlace LoRa a gateways y reenvío a la nube con almacenamiento local de 7 días</w:t></w:r></w:ins></w:p></w:tc><w:tc><w:tcPr><w:tcW w:w="2157" w:type="dxa"/><w:tcBorders></w:tcBorders><w:shd w:color="auto" w:fill="F7F7F7" w:val="clear"/></w:tcPr><w:p><w:pPr><w:pStyle w:val="Tabla9"/><w:widowControl/><w:jc w:val="left"/><w:rPr><w:kern w:val="0"/><w:szCs w:val="24"/><w:lang w:val="es-CO" w:eastAsia="en-US" w:bidi="ar-SA"/><w:ins w:id="2756" w:author="Unknown Author" w:date="2026-10-30T04:17:53Z"></w:ins></w:rPr></w:pPr><w:ins w:id="2755" w:author="Unknown Author" w:date="2026-10-30T04:17:53Z"><w:r><w:rPr><w:kern w:val="0"/><w:szCs w:val="24"/><w:lang w:val="es-CO" w:eastAsia="en-US" w:bidi="ar-SA"/></w:rPr><w:t>Infraestructura científica y tecnológica dotada y en operación</w:t></w:r></w:ins></w:p></w:tc><w:tc><w:tcPr><w:tcW w:w="2075" w:type="dxa"/><w:tcBorders></w:tcBorders><w:shd w:color="auto" w:fill="F7F7F7" w:val="clear"/></w:tcPr><w:p><w:pPr><w:pStyle w:val="Tabla9"/><w:widowControl/><w:jc w:val="left"/><w:rPr><w:kern w:val="0"/><w:szCs w:val="24"/><w:lang w:val="es-CO" w:eastAsia="en-US" w:bidi="ar-SA"/><w:ins w:id="2758" w:author="Unknown Author" w:date="2026-10-30T04:17:53Z"></w:ins></w:rPr></w:pPr><w:ins w:id="2757" w:author="Unknown Author" w:date="2026-10-30T04:17:53Z"><w:r><w:rPr><w:kern w:val="0"/><w:szCs w:val="24"/><w:lang w:val="es-CO" w:eastAsia="en-US" w:bidi="ar-SA"/></w:rPr><w:t>Disponibilidad mensual de nodos ≥ 90 % y pérdida de paquetes ≤ 10 %</w:t></w:r></w:ins></w:p></w:tc></w:tr><w:tr><w:trPr><w:ins w:id="2759" w:author="Unknown Author" w:date="2026-10-30T04:17:53Z"/><w:cantSplit w:val="true"/></w:trPr><w:tc><w:tcPr><w:tcW w:w="1160" w:type="dxa"/><w:tcBorders></w:tcBorders></w:tcPr><w:p><w:pPr><w:pStyle w:val="Tabla9"/><w:widowControl/><w:jc w:val="left"/><w:rPr><w:kern w:val="0"/><w:szCs w:val="24"/><w:lang w:val="es-CO" w:eastAsia="en-US" w:bidi="ar-SA"/><w:ins w:id="2761" w:author="Unknown Author" w:date="2026-10-30T04:17:53Z"></w:ins></w:rPr></w:pPr><w:ins w:id="2760" w:author="Unknown Author" w:date="2026-10-30T04:17:53Z"><w:r><w:rPr><w:kern w:val="0"/><w:szCs w:val="24"/><w:lang w:val="es-CO" w:eastAsia="en-US" w:bidi="ar-SA"/></w:rPr><w:t>5.1.1</w:t></w:r></w:ins></w:p></w:tc><w:tc><w:tcPr><w:tcW w:w="2489" w:type="dxa"/><w:tcBorders></w:tcBorders></w:tcPr><w:p><w:pPr><w:pStyle w:val="Tabla9"/><w:widowControl/><w:jc w:val="left"/><w:rPr><w:kern w:val="0"/><w:szCs w:val="24"/><w:lang w:val="es-CO" w:eastAsia="en-US" w:bidi="ar-SA"/><w:ins w:id="2763" w:author="Unknown Author" w:date="2026-10-30T04:17:53Z"></w:ins></w:rPr></w:pPr><w:ins w:id="2762" w:author="Unknown Author" w:date="2026-10-30T04:17:53Z"><w:r><w:rPr><w:kern w:val="0"/><w:szCs w:val="24"/><w:lang w:val="es-CO" w:eastAsia="en-US" w:bidi="ar-SA"/></w:rPr><w:t>Tecnologías de telecomunicaciones resilientes para escenarios de emergencia</w:t></w:r></w:ins></w:p></w:tc><w:tc><w:tcPr><w:tcW w:w="2073" w:type="dxa"/><w:tcBorders></w:tcBorders></w:tcPr><w:p><w:pPr><w:pStyle w:val="Tabla9"/><w:widowControl/><w:jc w:val="left"/><w:rPr><w:kern w:val="0"/><w:szCs w:val="24"/><w:lang w:val="es-CO" w:eastAsia="en-US" w:bidi="ar-SA"/><w:ins w:id="2765" w:author="Unknown Author" w:date="2026-10-30T04:17:53Z"></w:ins></w:rPr></w:pPr><w:ins w:id="2764" w:author="Unknown Author" w:date="2026-10-30T04:17:53Z"><w:r><w:rPr><w:kern w:val="0"/><w:szCs w:val="24"/><w:lang w:val="es-CO" w:eastAsia="en-US" w:bidi="ar-SA"/></w:rPr><w:t>Enlace celular con respaldo satelital y autonomía de 14 días sin sol por nodo</w:t></w:r></w:ins></w:p></w:tc><w:tc><w:tcPr><w:tcW w:w="2157" w:type="dxa"/><w:tcBorders></w:tcBorders></w:tcPr><w:p><w:pPr><w:pStyle w:val="Tabla9"/><w:widowControl/><w:jc w:val="left"/><w:rPr><w:kern w:val="0"/><w:szCs w:val="24"/><w:lang w:val="es-CO" w:eastAsia="en-US" w:bidi="ar-SA"/><w:ins w:id="2767" w:author="Unknown Author" w:date="2026-10-30T04:17:53Z"></w:ins></w:rPr></w:pPr><w:ins w:id="2766" w:author="Unknown Author" w:date="2026-10-30T04:17:53Z"><w:r><w:rPr><w:kern w:val="0"/><w:szCs w:val="24"/><w:lang w:val="es-CO" w:eastAsia="en-US" w:bidi="ar-SA"/></w:rPr><w:t>Infraestructura científica y tecnológica dotada y en operación</w:t></w:r></w:ins></w:p></w:tc><w:tc><w:tcPr><w:tcW w:w="2075" w:type="dxa"/><w:tcBorders></w:tcBorders></w:tcPr><w:p><w:pPr><w:pStyle w:val="Tabla9"/><w:widowControl/><w:jc w:val="left"/><w:rPr><w:kern w:val="0"/><w:szCs w:val="24"/><w:lang w:val="es-CO" w:eastAsia="en-US" w:bidi="ar-SA"/><w:ins w:id="2769" w:author="Unknown Author" w:date="2026-10-30T04:17:53Z"></w:ins></w:rPr></w:pPr><w:ins w:id="2768" w:author="Unknown Author" w:date="2026-10-30T04:17:53Z"><w:r><w:rPr><w:kern w:val="0"/><w:szCs w:val="24"/><w:lang w:val="es-CO" w:eastAsia="en-US" w:bidi="ar-SA"/></w:rPr><w:t>Disponibilidad de la red durante fallas de energía y de enlace</w:t></w:r></w:ins></w:p></w:tc></w:tr><w:tr><w:trPr><w:ins w:id="2770" w:author="Unknown Author" w:date="2026-10-30T04:17:53Z"/><w:cantSplit w:val="true"/></w:trPr><w:tc><w:tcPr><w:tcW w:w="1160" w:type="dxa"/><w:tcBorders></w:tcBorders><w:shd w:color="auto" w:fill="F7F7F7" w:val="clear"/></w:tcPr><w:p><w:pPr><w:pStyle w:val="Tabla9"/><w:widowControl/><w:jc w:val="left"/><w:rPr><w:kern w:val="0"/><w:szCs w:val="24"/><w:lang w:val="es-CO" w:eastAsia="en-US" w:bidi="ar-SA"/><w:ins w:id="2772" w:author="Unknown Author" w:date="2026-10-30T04:17:53Z"></w:ins></w:rPr></w:pPr><w:ins w:id="2771" w:author="Unknown Author" w:date="2026-10-30T04:17:53Z"><w:r><w:rPr><w:kern w:val="0"/><w:szCs w:val="24"/><w:lang w:val="es-CO" w:eastAsia="en-US" w:bidi="ar-SA"/></w:rPr><w:t>5.1.1</w:t></w:r></w:ins></w:p></w:tc><w:tc><w:tcPr><w:tcW w:w="2489" w:type="dxa"/><w:tcBorders></w:tcBorders><w:shd w:color="auto" w:fill="F7F7F7" w:val="clear"/></w:tcPr><w:p><w:pPr><w:pStyle w:val="Tabla9"/><w:widowControl/><w:jc w:val="left"/><w:rPr><w:kern w:val="0"/><w:szCs w:val="24"/><w:lang w:val="es-CO" w:eastAsia="en-US" w:bidi="ar-SA"/><w:ins w:id="2774" w:author="Unknown Author" w:date="2026-10-30T04:17:53Z"></w:ins></w:rPr></w:pPr><w:ins w:id="2773" w:author="Unknown Author" w:date="2026-10-30T04:17:53Z"><w:r><w:rPr><w:kern w:val="0"/><w:szCs w:val="24"/><w:lang w:val="es-CO" w:eastAsia="en-US" w:bidi="ar-SA"/></w:rPr><w:t>Sistemas de alerta temprana adaptados a zonas urbanas</w:t></w:r></w:ins></w:p></w:tc><w:tc><w:tcPr><w:tcW w:w="2073" w:type="dxa"/><w:tcBorders></w:tcBorders><w:shd w:color="auto" w:fill="F7F7F7" w:val="clear"/></w:tcPr><w:p><w:pPr><w:pStyle w:val="Tabla9"/><w:widowControl/><w:jc w:val="left"/><w:rPr><w:kern w:val="0"/><w:szCs w:val="24"/><w:lang w:val="es-CO" w:eastAsia="en-US" w:bidi="ar-SA"/><w:ins w:id="2776" w:author="Unknown Author" w:date="2026-10-30T04:17:53Z"></w:ins></w:rPr></w:pPr><w:ins w:id="2775" w:author="Unknown Author" w:date="2026-10-30T04:17:53Z"><w:r><w:rPr><w:kern w:val="0"/><w:szCs w:val="24"/><w:lang w:val="es-CO" w:eastAsia="en-US" w:bidi="ar-SA"/></w:rPr><w:t>Protocolo de alerta con umbrales validados localmente con los consejos</w:t></w:r></w:ins></w:p></w:tc><w:tc><w:tcPr><w:tcW w:w="2157" w:type="dxa"/><w:tcBorders></w:tcBorders><w:shd w:color="auto" w:fill="F7F7F7" w:val="clear"/></w:tcPr><w:p><w:pPr><w:pStyle w:val="Tabla9"/><w:widowControl/><w:jc w:val="left"/><w:rPr><w:kern w:val="0"/><w:szCs w:val="24"/><w:lang w:val="es-CO" w:eastAsia="en-US" w:bidi="ar-SA"/><w:ins w:id="2778" w:author="Unknown Author" w:date="2026-10-30T04:17:53Z"></w:ins></w:rPr></w:pPr><w:ins w:id="2777" w:author="Unknown Author" w:date="2026-10-30T04:17:53Z"><w:r><w:rPr><w:kern w:val="0"/><w:szCs w:val="24"/><w:lang w:val="es-CO" w:eastAsia="en-US" w:bidi="ar-SA"/></w:rPr><w:t>Documentos de planeación: protocolo de alerta y plan de sostenibilidad</w:t></w:r></w:ins></w:p></w:tc><w:tc><w:tcPr><w:tcW w:w="2075" w:type="dxa"/><w:tcBorders></w:tcBorders><w:shd w:color="auto" w:fill="F7F7F7" w:val="clear"/></w:tcPr><w:p><w:pPr><w:pStyle w:val="Tabla9"/><w:widowControl/><w:jc w:val="left"/><w:rPr><w:kern w:val="0"/><w:szCs w:val="24"/><w:lang w:val="es-CO" w:eastAsia="en-US" w:bidi="ar-SA"/><w:ins w:id="2780" w:author="Unknown Author" w:date="2026-10-30T04:17:53Z"></w:ins></w:rPr></w:pPr><w:ins w:id="2779" w:author="Unknown Author" w:date="2026-10-30T04:17:53Z"><w:r><w:rPr><w:kern w:val="0"/><w:szCs w:val="24"/><w:lang w:val="es-CO" w:eastAsia="en-US" w:bidi="ar-SA"/></w:rPr><w:t>Uso del tablero en decisiones documentadas por al menos tres de los cuatro consejos al mes 24</w:t></w:r></w:ins></w:p></w:tc></w:tr><w:tr><w:trPr><w:ins w:id="2781" w:author="Unknown Author" w:date="2026-10-30T04:17:53Z"/><w:cantSplit w:val="true"/></w:trPr><w:tc><w:tcPr><w:tcW w:w="1160" w:type="dxa"/><w:tcBorders></w:tcBorders></w:tcPr><w:p><w:pPr><w:pStyle w:val="Tabla9"/><w:widowControl/><w:jc w:val="left"/><w:rPr><w:kern w:val="0"/><w:szCs w:val="24"/><w:lang w:val="es-CO" w:eastAsia="en-US" w:bidi="ar-SA"/><w:ins w:id="2783" w:author="Unknown Author" w:date="2026-10-30T04:17:53Z"></w:ins></w:rPr></w:pPr><w:ins w:id="2782" w:author="Unknown Author" w:date="2026-10-30T04:17:53Z"><w:r><w:rPr><w:kern w:val="0"/><w:szCs w:val="24"/><w:lang w:val="es-CO" w:eastAsia="en-US" w:bidi="ar-SA"/></w:rPr><w:t>5.1.2</w:t></w:r></w:ins></w:p></w:tc><w:tc><w:tcPr><w:tcW w:w="2489" w:type="dxa"/><w:tcBorders></w:tcBorders></w:tcPr><w:p><w:pPr><w:pStyle w:val="Tabla9"/><w:widowControl/><w:jc w:val="left"/><w:rPr><w:kern w:val="0"/><w:szCs w:val="24"/><w:lang w:val="es-CO" w:eastAsia="en-US" w:bidi="ar-SA"/><w:ins w:id="2785" w:author="Unknown Author" w:date="2026-10-30T04:17:53Z"></w:ins></w:rPr></w:pPr><w:ins w:id="2784" w:author="Unknown Author" w:date="2026-10-30T04:17:53Z"><w:r><w:rPr><w:kern w:val="0"/><w:szCs w:val="24"/><w:lang w:val="es-CO" w:eastAsia="en-US" w:bidi="ar-SA"/></w:rPr><w:t>Desarrollo y aplicación de gemelos digitales territoriales</w:t></w:r></w:ins></w:p></w:tc><w:tc><w:tcPr><w:tcW w:w="2073" w:type="dxa"/><w:tcBorders></w:tcBorders></w:tcPr><w:p><w:pPr><w:pStyle w:val="Tabla9"/><w:widowControl/><w:jc w:val="left"/><w:rPr><w:kern w:val="0"/><w:szCs w:val="24"/><w:lang w:val="es-CO" w:eastAsia="en-US" w:bidi="ar-SA"/><w:ins w:id="2787" w:author="Unknown Author" w:date="2026-10-30T04:17:53Z"></w:ins></w:rPr></w:pPr><w:ins w:id="2786" w:author="Unknown Author" w:date="2026-10-30T04:17:53Z"><w:r><w:rPr><w:kern w:val="0"/><w:szCs w:val="24"/><w:lang w:val="es-CO" w:eastAsia="en-US" w:bidi="ar-SA"/></w:rPr><w:t>Gemelo digital urbano en una plataforma geoespacial, con estimación espacial del índice local de calidad del aire</w:t></w:r></w:ins></w:p></w:tc><w:tc><w:tcPr><w:tcW w:w="2157" w:type="dxa"/><w:tcBorders></w:tcBorders></w:tcPr><w:p><w:pPr><w:pStyle w:val="Tabla9"/><w:widowControl/><w:jc w:val="left"/><w:rPr><w:kern w:val="0"/><w:szCs w:val="24"/><w:lang w:val="es-CO" w:eastAsia="en-US" w:bidi="ar-SA"/><w:ins w:id="2789" w:author="Unknown Author" w:date="2026-10-30T04:17:53Z"></w:ins></w:rPr></w:pPr><w:ins w:id="2788" w:author="Unknown Author" w:date="2026-10-30T04:17:53Z"><w:r><w:rPr><w:kern w:val="0"/><w:szCs w:val="24"/><w:lang w:val="es-CO" w:eastAsia="en-US" w:bidi="ar-SA"/></w:rPr><w:t>Prototipo validado y tablero en uso</w:t></w:r></w:ins></w:p></w:tc><w:tc><w:tcPr><w:tcW w:w="2075" w:type="dxa"/><w:tcBorders></w:tcBorders></w:tcPr><w:p><w:pPr><w:pStyle w:val="Tabla9"/><w:widowControl/><w:jc w:val="left"/><w:rPr><w:kern w:val="0"/><w:szCs w:val="24"/><w:lang w:val="es-CO" w:eastAsia="en-US" w:bidi="ar-SA"/><w:ins w:id="2791" w:author="Unknown Author" w:date="2026-10-30T04:17:53Z"></w:ins></w:rPr></w:pPr><w:ins w:id="2790" w:author="Unknown Author" w:date="2026-10-30T04:17:53Z"><w:r><w:rPr><w:kern w:val="0"/><w:szCs w:val="24"/><w:lang w:val="es-CO" w:eastAsia="en-US" w:bidi="ar-SA"/></w:rPr><w:t>Actas de uso del tablero y registro de decisiones de los consejos</w:t></w:r></w:ins></w:p></w:tc></w:tr><w:tr><w:trPr><w:ins w:id="2792" w:author="Unknown Author" w:date="2026-10-30T04:17:53Z"/><w:cantSplit w:val="true"/></w:trPr><w:tc><w:tcPr><w:tcW w:w="1160" w:type="dxa"/><w:tcBorders></w:tcBorders><w:shd w:color="auto" w:fill="F7F7F7" w:val="clear"/></w:tcPr><w:p><w:pPr><w:pStyle w:val="Tabla9"/><w:widowControl/><w:jc w:val="left"/><w:rPr><w:kern w:val="0"/><w:szCs w:val="24"/><w:lang w:val="es-CO" w:eastAsia="en-US" w:bidi="ar-SA"/><w:ins w:id="2794" w:author="Unknown Author" w:date="2026-10-30T04:17:53Z"></w:ins></w:rPr></w:pPr><w:ins w:id="2793" w:author="Unknown Author" w:date="2026-10-30T04:17:53Z"><w:r><w:rPr><w:kern w:val="0"/><w:szCs w:val="24"/><w:lang w:val="es-CO" w:eastAsia="en-US" w:bidi="ar-SA"/></w:rPr><w:t>5.1.2</w:t></w:r></w:ins></w:p></w:tc><w:tc><w:tcPr><w:tcW w:w="2489" w:type="dxa"/><w:tcBorders></w:tcBorders><w:shd w:color="auto" w:fill="F7F7F7" w:val="clear"/></w:tcPr><w:p><w:pPr><w:pStyle w:val="Tabla9"/><w:widowControl/><w:jc w:val="left"/><w:rPr><w:kern w:val="0"/><w:szCs w:val="24"/><w:lang w:val="es-CO" w:eastAsia="en-US" w:bidi="ar-SA"/><w:ins w:id="2796" w:author="Unknown Author" w:date="2026-10-30T04:17:53Z"></w:ins></w:rPr></w:pPr><w:ins w:id="2795" w:author="Unknown Author" w:date="2026-10-30T04:17:53Z"><w:r><w:rPr><w:kern w:val="0"/><w:szCs w:val="24"/><w:lang w:val="es-CO" w:eastAsia="en-US" w:bidi="ar-SA"/></w:rPr><w:t>Integración de múltiples fuentes de datos para el análisis de riesgos complejos</w:t></w:r></w:ins></w:p></w:tc><w:tc><w:tcPr><w:tcW w:w="2073" w:type="dxa"/><w:tcBorders></w:tcBorders><w:shd w:color="auto" w:fill="F7F7F7" w:val="clear"/></w:tcPr><w:p><w:pPr><w:pStyle w:val="Tabla9"/><w:widowControl/><w:jc w:val="left"/><w:rPr><w:kern w:val="0"/><w:szCs w:val="24"/><w:lang w:val="es-CO" w:eastAsia="en-US" w:bidi="ar-SA"/><w:ins w:id="2798" w:author="Unknown Author" w:date="2026-10-30T04:17:53Z"></w:ins></w:rPr></w:pPr><w:ins w:id="2797" w:author="Unknown Author" w:date="2026-10-30T04:17:53Z"><w:r><w:rPr><w:kern w:val="0"/><w:szCs w:val="24"/><w:lang w:val="es-CO" w:eastAsia="en-US" w:bidi="ar-SA"/></w:rPr><w:t>Integración de datos de los nodos, del conjunto de referencia, del banco de calibración y de cuatro estaciones meteorológicas propias</w:t></w:r></w:ins></w:p></w:tc><w:tc><w:tcPr><w:tcW w:w="2157" w:type="dxa"/><w:tcBorders></w:tcBorders><w:shd w:color="auto" w:fill="F7F7F7" w:val="clear"/></w:tcPr><w:p><w:pPr><w:pStyle w:val="Tabla9"/><w:widowControl/><w:jc w:val="left"/><w:rPr><w:kern w:val="0"/><w:szCs w:val="24"/><w:lang w:val="es-CO" w:eastAsia="en-US" w:bidi="ar-SA"/><w:ins w:id="2800" w:author="Unknown Author" w:date="2026-10-30T04:17:53Z"></w:ins></w:rPr></w:pPr><w:ins w:id="2799" w:author="Unknown Author" w:date="2026-10-30T04:17:53Z"><w:r><w:rPr><w:kern w:val="0"/><w:szCs w:val="24"/><w:lang w:val="es-CO" w:eastAsia="en-US" w:bidi="ar-SA"/></w:rPr><w:t>Documentos de investigación (nueve)</w:t></w:r></w:ins></w:p></w:tc><w:tc><w:tcPr><w:tcW w:w="2075" w:type="dxa"/><w:tcBorders></w:tcBorders><w:shd w:color="auto" w:fill="F7F7F7" w:val="clear"/></w:tcPr><w:p><w:pPr><w:pStyle w:val="Tabla9"/><w:widowControl/><w:jc w:val="left"/><w:rPr><w:kern w:val="0"/><w:szCs w:val="24"/><w:lang w:val="es-CO" w:eastAsia="en-US" w:bidi="ar-SA"/><w:ins w:id="2802" w:author="Unknown Author" w:date="2026-10-30T04:17:53Z"></w:ins></w:rPr></w:pPr><w:ins w:id="2801" w:author="Unknown Author" w:date="2026-10-30T04:17:53Z"><w:r><w:rPr><w:kern w:val="0"/><w:szCs w:val="24"/><w:lang w:val="es-CO" w:eastAsia="en-US" w:bidi="ar-SA"/></w:rPr><w:t>Series colocalizadas publicadas con su método de validación</w:t></w:r></w:ins></w:p></w:tc></w:tr><w:tr><w:trPr><w:ins w:id="2803" w:author="Unknown Author" w:date="2026-10-30T04:17:53Z"/><w:cantSplit w:val="true"/></w:trPr><w:tc><w:tcPr><w:tcW w:w="1160" w:type="dxa"/><w:tcBorders><w:bottom w:val="single" w:sz="12" w:space="0" w:color="2A3439"/></w:tcBorders></w:tcPr><w:p><w:pPr><w:pStyle w:val="Tabla9"/><w:keepNext w:val="true"/><w:widowControl/><w:jc w:val="left"/><w:rPr><w:kern w:val="0"/><w:szCs w:val="24"/><w:lang w:val="es-CO" w:eastAsia="en-US" w:bidi="ar-SA"/><w:ins w:id="2805" w:author="Unknown Author" w:date="2026-10-30T04:17:53Z"></w:ins></w:rPr></w:pPr><w:ins w:id="2804" w:author="Unknown Author" w:date="2026-10-30T04:17:53Z"><w:r><w:rPr><w:kern w:val="0"/><w:szCs w:val="24"/><w:lang w:val="es-CO" w:eastAsia="en-US" w:bidi="ar-SA"/></w:rPr><w:t>5.1.2</w:t></w:r></w:ins></w:p></w:tc><w:tc><w:tcPr><w:tcW w:w="2489" w:type="dxa"/><w:tcBorders><w:bottom w:val="single" w:sz="12" w:space="0" w:color="2A3439"/></w:tcBorders></w:tcPr><w:p><w:pPr><w:pStyle w:val="Tabla9"/><w:keepNext w:val="true"/><w:widowControl/><w:jc w:val="left"/><w:rPr><w:kern w:val="0"/><w:szCs w:val="24"/><w:lang w:val="es-CO" w:eastAsia="en-US" w:bidi="ar-SA"/><w:ins w:id="2807" w:author="Unknown Author" w:date="2026-10-30T04:17:53Z"></w:ins></w:rPr></w:pPr><w:ins w:id="2806" w:author="Unknown Author" w:date="2026-10-30T04:17:53Z"><w:r><w:rPr><w:kern w:val="0"/><w:szCs w:val="24"/><w:lang w:val="es-CO" w:eastAsia="en-US" w:bidi="ar-SA"/></w:rPr><w:t>Modelación avanzada y analítica predictiva</w:t></w:r></w:ins></w:p></w:tc><w:tc><w:tcPr><w:tcW w:w="2073" w:type="dxa"/><w:tcBorders><w:bottom w:val="single" w:sz="12" w:space="0" w:color="2A3439"/></w:tcBorders></w:tcPr><w:p><w:pPr><w:pStyle w:val="Tabla9"/><w:keepNext w:val="true"/><w:widowControl/><w:jc w:val="left"/><w:rPr><w:kern w:val="0"/><w:szCs w:val="24"/><w:lang w:val="es-CO" w:eastAsia="en-US" w:bidi="ar-SA"/><w:ins w:id="2809" w:author="Unknown Author" w:date="2026-10-30T04:17:53Z"></w:ins></w:rPr></w:pPr><w:ins w:id="2808" w:author="Unknown Author" w:date="2026-10-30T04:17:53Z"><w:r><w:rPr><w:kern w:val="0"/><w:szCs w:val="24"/><w:lang w:val="es-CO" w:eastAsia="en-US" w:bidi="ar-SA"/></w:rPr><w:t>Gemelo predictivo de demolición: emisión, dispersión y exposición esperada en receptores, con protocolo de evaluación previa</w:t></w:r></w:ins></w:p></w:tc><w:tc><w:tcPr><w:tcW w:w="2157" w:type="dxa"/><w:tcBorders><w:bottom w:val="single" w:sz="12" w:space="0" w:color="2A3439"/></w:tcBorders></w:tcPr><w:p><w:pPr><w:pStyle w:val="Tabla9"/><w:keepNext w:val="true"/><w:widowControl/><w:jc w:val="left"/><w:rPr><w:kern w:val="0"/><w:szCs w:val="24"/><w:lang w:val="es-CO" w:eastAsia="en-US" w:bidi="ar-SA"/><w:ins w:id="2811" w:author="Unknown Author" w:date="2026-10-30T04:17:53Z"></w:ins></w:rPr></w:pPr><w:ins w:id="2810" w:author="Unknown Author" w:date="2026-10-30T04:17:53Z"><w:r><w:rPr><w:kern w:val="0"/><w:szCs w:val="24"/><w:lang w:val="es-CO" w:eastAsia="en-US" w:bidi="ar-SA"/></w:rPr><w:t>Prototipo validado (gemelo predictivo) y documento de planeación: protocolo de evaluación previa</w:t></w:r></w:ins></w:p></w:tc><w:tc><w:tcPr><w:tcW w:w="2075" w:type="dxa"/><w:tcBorders><w:bottom w:val="single" w:sz="12" w:space="0" w:color="2A3439"/></w:tcBorders></w:tcPr><w:p><w:pPr><w:pStyle w:val="Tabla9"/><w:keepNext w:val="true"/><w:widowControl/><w:jc w:val="left"/><w:rPr><w:kern w:val="0"/><w:szCs w:val="24"/><w:lang w:val="es-CO" w:eastAsia="en-US" w:bidi="ar-SA"/><w:ins w:id="2813" w:author="Unknown Author" w:date="2026-10-30T04:17:53Z"></w:ins></w:rPr></w:pPr><w:ins w:id="2812" w:author="Unknown Author" w:date="2026-10-30T04:17:53Z"><w:r><w:rPr><w:kern w:val="0"/><w:szCs w:val="24"/><w:lang w:val="es-CO" w:eastAsia="en-US" w:bidi="ar-SA"/></w:rPr><w:t>FAC2 ≥ 0,5 y sesgo fraccional absoluto ≤ 0,3 en seis eventos al mes 22; 12 evaluaciones previas al mes 24</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160"/><w:gridCol w:w="2489"/><w:gridCol w:w="2073"/><w:gridCol w:w="2157"/><w:gridCol w:w="2075"/></w:tblGrid><w:tr><w:trPr><w:tblHeader w:val="true"/><w:del w:id="2814" w:author="Unknown Author" w:date="2026-10-30T04:17:53Z"/><w:cantSplit w:val="true"/></w:trPr><w:tc><w:tcPr><w:tcW w:w="116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816" w:author="Unknown Author" w:date="2026-10-30T04:17:53Z"></w:del></w:rPr></w:pPr><w:del w:id="2815" w:author="Unknown Author" w:date="2026-10-30T04:17:53Z"><w:r><w:rPr><w:b/><w:kern w:val="0"/><w:szCs w:val="24"/><w:lang w:val="es-CO" w:eastAsia="en-US" w:bidi="ar-SA"/></w:rPr><w:delText>Alcance temático</w:delText></w:r></w:del></w:p></w:tc><w:tc><w:tcPr><w:tcW w:w="248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818" w:author="Unknown Author" w:date="2026-10-30T04:17:53Z"></w:del></w:rPr></w:pPr><w:del w:id="2817" w:author="Unknown Author" w:date="2026-10-30T04:17:53Z"><w:r><w:rPr><w:b/><w:kern w:val="0"/><w:szCs w:val="24"/><w:lang w:val="es-CO" w:eastAsia="en-US" w:bidi="ar-SA"/></w:rPr><w:delText>Redacción del alcance en los TdR</w:delText></w:r></w:del></w:p></w:tc><w:tc><w:tcPr><w:tcW w:w="207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820" w:author="Unknown Author" w:date="2026-10-30T04:17:53Z"></w:del></w:rPr></w:pPr><w:del w:id="2819" w:author="Unknown Author" w:date="2026-10-30T04:17:53Z"><w:r><w:rPr><w:b/><w:kern w:val="0"/><w:szCs w:val="24"/><w:lang w:val="es-CO" w:eastAsia="en-US" w:bidi="ar-SA"/></w:rPr><w:delText>Componente del proyecto</w:delText></w:r></w:del></w:p></w:tc><w:tc><w:tcPr><w:tcW w:w="215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822" w:author="Unknown Author" w:date="2026-10-30T04:17:53Z"></w:del></w:rPr></w:pPr><w:del w:id="2821" w:author="Unknown Author" w:date="2026-10-30T04:17:53Z"><w:r><w:rPr><w:b/><w:kern w:val="0"/><w:szCs w:val="24"/><w:lang w:val="es-CO" w:eastAsia="en-US" w:bidi="ar-SA"/></w:rPr><w:delText>Producto</w:delText></w:r></w:del></w:p></w:tc><w:tc><w:tcPr><w:tcW w:w="207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824" w:author="Unknown Author" w:date="2026-10-30T04:17:53Z"></w:del></w:rPr></w:pPr><w:del w:id="2823" w:author="Unknown Author" w:date="2026-10-30T04:17:53Z"><w:r><w:rPr><w:b/><w:kern w:val="0"/><w:szCs w:val="24"/><w:lang w:val="es-CO" w:eastAsia="en-US" w:bidi="ar-SA"/></w:rPr><w:delText>Resultado verificable</w:delText></w:r></w:del></w:p></w:tc></w:tr><w:tr><w:trPr><w:del w:id="2825" w:author="Unknown Author" w:date="2026-10-30T04:17:53Z"/><w:cantSplit w:val="true"/></w:trPr><w:tc><w:tcPr><w:tcW w:w="1160" w:type="dxa"/><w:tcBorders></w:tcBorders></w:tcPr><w:p><w:pPr><w:pStyle w:val="Tabla9"/><w:widowControl/><w:jc w:val="left"/><w:rPr><w:kern w:val="0"/><w:szCs w:val="24"/><w:lang w:val="es-CO" w:eastAsia="en-US" w:bidi="ar-SA"/><w:del w:id="2827" w:author="Unknown Author" w:date="2026-10-30T04:17:53Z"></w:del></w:rPr></w:pPr><w:del w:id="2826" w:author="Unknown Author" w:date="2026-10-30T04:17:53Z"><w:r><w:rPr><w:kern w:val="0"/><w:szCs w:val="24"/><w:lang w:val="es-CO" w:eastAsia="en-US" w:bidi="ar-SA"/></w:rPr><w:delText>5.1.1</w:delText></w:r></w:del></w:p></w:tc><w:tc><w:tcPr><w:tcW w:w="2489" w:type="dxa"/><w:tcBorders></w:tcBorders></w:tcPr><w:p><w:pPr><w:pStyle w:val="Tabla9"/><w:widowControl/><w:jc w:val="left"/><w:rPr><w:kern w:val="0"/><w:szCs w:val="24"/><w:lang w:val="es-CO" w:eastAsia="en-US" w:bidi="ar-SA"/><w:del w:id="2829" w:author="Unknown Author" w:date="2026-10-30T04:17:53Z"></w:del></w:rPr></w:pPr><w:del w:id="2828" w:author="Unknown Author" w:date="2026-10-30T04:17:53Z"><w:r><w:rPr><w:kern w:val="0"/><w:szCs w:val="24"/><w:lang w:val="es-CO" w:eastAsia="en-US" w:bidi="ar-SA"/></w:rPr><w:delText>Redes inteligentes de sensores IoT para monitoreo ambiental</w:delText></w:r></w:del></w:p></w:tc><w:tc><w:tcPr><w:tcW w:w="2073" w:type="dxa"/><w:tcBorders></w:tcBorders></w:tcPr><w:p><w:pPr><w:pStyle w:val="Tabla9"/><w:widowControl/><w:jc w:val="left"/><w:rPr><w:kern w:val="0"/><w:szCs w:val="24"/><w:lang w:val="es-CO" w:eastAsia="en-US" w:bidi="ar-SA"/><w:del w:id="2831" w:author="Unknown Author" w:date="2026-10-30T04:17:53Z"></w:del></w:rPr></w:pPr><w:del w:id="2830" w:author="Unknown Author" w:date="2026-10-30T04:17:53Z"><w:r><w:rPr><w:kern w:val="0"/><w:szCs w:val="24"/><w:lang w:val="es-CO" w:eastAsia="en-US" w:bidi="ar-SA"/></w:rPr><w:delText>100 nodos de medición de PM2,5, PM10, temperatura y humedad en 12 municipios</w:delText></w:r></w:del></w:p></w:tc><w:tc><w:tcPr><w:tcW w:w="2157" w:type="dxa"/><w:tcBorders></w:tcBorders></w:tcPr><w:p><w:pPr><w:pStyle w:val="Tabla9"/><w:widowControl/><w:jc w:val="left"/><w:rPr><w:kern w:val="0"/><w:szCs w:val="24"/><w:lang w:val="es-CO" w:eastAsia="en-US" w:bidi="ar-SA"/><w:del w:id="2833" w:author="Unknown Author" w:date="2026-10-30T04:17:53Z"></w:del></w:rPr></w:pPr><w:del w:id="2832" w:author="Unknown Author" w:date="2026-10-30T04:17:53Z"><w:r><w:rPr><w:kern w:val="0"/><w:szCs w:val="24"/><w:lang w:val="es-CO" w:eastAsia="en-US" w:bidi="ar-SA"/></w:rPr><w:delText>Prototipo validado: red de 100 nodos y 10 gateways con modelo de corrección</w:delText></w:r></w:del></w:p></w:tc><w:tc><w:tcPr><w:tcW w:w="2075" w:type="dxa"/><w:tcBorders></w:tcBorders></w:tcPr><w:p><w:pPr><w:pStyle w:val="Tabla9"/><w:widowControl/><w:jc w:val="left"/><w:rPr><w:kern w:val="0"/><w:szCs w:val="24"/><w:lang w:val="es-CO" w:eastAsia="en-US" w:bidi="ar-SA"/><w:del w:id="2835" w:author="Unknown Author" w:date="2026-10-30T04:17:53Z"></w:del></w:rPr></w:pPr><w:del w:id="2834" w:author="Unknown Author" w:date="2026-10-30T04:17:53Z"><w:r><w:rPr><w:kern w:val="0"/><w:szCs w:val="24"/><w:lang w:val="es-CO" w:eastAsia="en-US" w:bidi="ar-SA"/></w:rPr><w:delText>R² ≥ 0,70 y NRMSE ≤ 30 % frente a la referencia en 100 nodos al mes 24</w:delText></w:r></w:del></w:p></w:tc></w:tr><w:tr><w:trPr><w:del w:id="2836" w:author="Unknown Author" w:date="2026-10-30T04:17:53Z"/><w:cantSplit w:val="true"/></w:trPr><w:tc><w:tcPr><w:tcW w:w="1160" w:type="dxa"/><w:tcBorders></w:tcBorders><w:shd w:color="auto" w:fill="F7F7F7" w:val="clear"/></w:tcPr><w:p><w:pPr><w:pStyle w:val="Tabla9"/><w:widowControl/><w:jc w:val="left"/><w:rPr><w:kern w:val="0"/><w:szCs w:val="24"/><w:lang w:val="es-CO" w:eastAsia="en-US" w:bidi="ar-SA"/><w:del w:id="2838" w:author="Unknown Author" w:date="2026-10-30T04:17:53Z"></w:del></w:rPr></w:pPr><w:del w:id="2837" w:author="Unknown Author" w:date="2026-10-30T04:17:53Z"><w:r><w:rPr><w:kern w:val="0"/><w:szCs w:val="24"/><w:lang w:val="es-CO" w:eastAsia="en-US" w:bidi="ar-SA"/></w:rPr><w:delText>5.1.1</w:delText></w:r></w:del></w:p></w:tc><w:tc><w:tcPr><w:tcW w:w="2489" w:type="dxa"/><w:tcBorders></w:tcBorders><w:shd w:color="auto" w:fill="F7F7F7" w:val="clear"/></w:tcPr><w:p><w:pPr><w:pStyle w:val="Tabla9"/><w:widowControl/><w:jc w:val="left"/><w:rPr><w:kern w:val="0"/><w:szCs w:val="24"/><w:lang w:val="es-CO" w:eastAsia="en-US" w:bidi="ar-SA"/><w:del w:id="2840" w:author="Unknown Author" w:date="2026-10-30T04:17:53Z"></w:del></w:rPr></w:pPr><w:del w:id="2839" w:author="Unknown Author" w:date="2026-10-30T04:17:53Z"><w:r><w:rPr><w:kern w:val="0"/><w:szCs w:val="24"/><w:lang w:val="es-CO" w:eastAsia="en-US" w:bidi="ar-SA"/></w:rPr><w:delText>Plataformas interoperables para integración y transmisión de datos en tiempo real</w:delText></w:r></w:del></w:p></w:tc><w:tc><w:tcPr><w:tcW w:w="2073" w:type="dxa"/><w:tcBorders></w:tcBorders><w:shd w:color="auto" w:fill="F7F7F7" w:val="clear"/></w:tcPr><w:p><w:pPr><w:pStyle w:val="Tabla9"/><w:widowControl/><w:jc w:val="left"/><w:rPr><w:kern w:val="0"/><w:szCs w:val="24"/><w:lang w:val="es-CO" w:eastAsia="en-US" w:bidi="ar-SA"/><w:del w:id="2842" w:author="Unknown Author" w:date="2026-10-30T04:17:53Z"></w:del></w:rPr></w:pPr><w:del w:id="2841" w:author="Unknown Author" w:date="2026-10-30T04:17:53Z"><w:r><w:rPr><w:kern w:val="0"/><w:szCs w:val="24"/><w:lang w:val="es-CO" w:eastAsia="en-US" w:bidi="ar-SA"/></w:rPr><w:delText>Nodos con enlace LoRa a gateways y reenvío a la nube con almacenamiento local de 7 días</w:delText></w:r></w:del></w:p></w:tc><w:tc><w:tcPr><w:tcW w:w="2157" w:type="dxa"/><w:tcBorders></w:tcBorders><w:shd w:color="auto" w:fill="F7F7F7" w:val="clear"/></w:tcPr><w:p><w:pPr><w:pStyle w:val="Tabla9"/><w:widowControl/><w:jc w:val="left"/><w:rPr><w:kern w:val="0"/><w:szCs w:val="24"/><w:lang w:val="es-CO" w:eastAsia="en-US" w:bidi="ar-SA"/><w:del w:id="2844" w:author="Unknown Author" w:date="2026-10-30T04:17:53Z"></w:del></w:rPr></w:pPr><w:del w:id="2843" w:author="Unknown Author" w:date="2026-10-30T04:17:53Z"><w:r><w:rPr><w:kern w:val="0"/><w:szCs w:val="24"/><w:lang w:val="es-CO" w:eastAsia="en-US" w:bidi="ar-SA"/></w:rPr><w:delText>Infraestructura científica y tecnológica dotada y en operación</w:delText></w:r></w:del></w:p></w:tc><w:tc><w:tcPr><w:tcW w:w="2075" w:type="dxa"/><w:tcBorders></w:tcBorders><w:shd w:color="auto" w:fill="F7F7F7" w:val="clear"/></w:tcPr><w:p><w:pPr><w:pStyle w:val="Tabla9"/><w:widowControl/><w:jc w:val="left"/><w:rPr><w:kern w:val="0"/><w:szCs w:val="24"/><w:lang w:val="es-CO" w:eastAsia="en-US" w:bidi="ar-SA"/><w:del w:id="2846" w:author="Unknown Author" w:date="2026-10-30T04:17:53Z"></w:del></w:rPr></w:pPr><w:del w:id="2845" w:author="Unknown Author" w:date="2026-10-30T04:17:53Z"><w:r><w:rPr><w:kern w:val="0"/><w:szCs w:val="24"/><w:lang w:val="es-CO" w:eastAsia="en-US" w:bidi="ar-SA"/></w:rPr><w:delText>Disponibilidad mensual de nodos ≥ 90 % y pérdida de paquetes ≤ 10 %</w:delText></w:r></w:del></w:p></w:tc></w:tr><w:tr><w:trPr><w:del w:id="2847" w:author="Unknown Author" w:date="2026-10-30T04:17:53Z"/><w:cantSplit w:val="true"/></w:trPr><w:tc><w:tcPr><w:tcW w:w="1160" w:type="dxa"/><w:tcBorders></w:tcBorders></w:tcPr><w:p><w:pPr><w:pStyle w:val="Tabla9"/><w:widowControl/><w:jc w:val="left"/><w:rPr><w:kern w:val="0"/><w:szCs w:val="24"/><w:lang w:val="es-CO" w:eastAsia="en-US" w:bidi="ar-SA"/><w:del w:id="2849" w:author="Unknown Author" w:date="2026-10-30T04:17:53Z"></w:del></w:rPr></w:pPr><w:del w:id="2848" w:author="Unknown Author" w:date="2026-10-30T04:17:53Z"><w:r><w:rPr><w:kern w:val="0"/><w:szCs w:val="24"/><w:lang w:val="es-CO" w:eastAsia="en-US" w:bidi="ar-SA"/></w:rPr><w:delText>5.1.1</w:delText></w:r></w:del></w:p></w:tc><w:tc><w:tcPr><w:tcW w:w="2489" w:type="dxa"/><w:tcBorders></w:tcBorders></w:tcPr><w:p><w:pPr><w:pStyle w:val="Tabla9"/><w:widowControl/><w:jc w:val="left"/><w:rPr><w:kern w:val="0"/><w:szCs w:val="24"/><w:lang w:val="es-CO" w:eastAsia="en-US" w:bidi="ar-SA"/><w:del w:id="2851" w:author="Unknown Author" w:date="2026-10-30T04:17:53Z"></w:del></w:rPr></w:pPr><w:del w:id="2850" w:author="Unknown Author" w:date="2026-10-30T04:17:53Z"><w:r><w:rPr><w:kern w:val="0"/><w:szCs w:val="24"/><w:lang w:val="es-CO" w:eastAsia="en-US" w:bidi="ar-SA"/></w:rPr><w:delText>Tecnologías de telecomunicaciones resilientes para escenarios de emergencia</w:delText></w:r></w:del></w:p></w:tc><w:tc><w:tcPr><w:tcW w:w="2073" w:type="dxa"/><w:tcBorders></w:tcBorders></w:tcPr><w:p><w:pPr><w:pStyle w:val="Tabla9"/><w:widowControl/><w:jc w:val="left"/><w:rPr><w:kern w:val="0"/><w:szCs w:val="24"/><w:lang w:val="es-CO" w:eastAsia="en-US" w:bidi="ar-SA"/><w:del w:id="2853" w:author="Unknown Author" w:date="2026-10-30T04:17:53Z"></w:del></w:rPr></w:pPr><w:del w:id="2852" w:author="Unknown Author" w:date="2026-10-30T04:17:53Z"><w:r><w:rPr><w:kern w:val="0"/><w:szCs w:val="24"/><w:lang w:val="es-CO" w:eastAsia="en-US" w:bidi="ar-SA"/></w:rPr><w:delText>Enlace celular con respaldo satelital y autonomía de 14 días sin sol por nodo</w:delText></w:r></w:del></w:p></w:tc><w:tc><w:tcPr><w:tcW w:w="2157" w:type="dxa"/><w:tcBorders></w:tcBorders></w:tcPr><w:p><w:pPr><w:pStyle w:val="Tabla9"/><w:widowControl/><w:jc w:val="left"/><w:rPr><w:kern w:val="0"/><w:szCs w:val="24"/><w:lang w:val="es-CO" w:eastAsia="en-US" w:bidi="ar-SA"/><w:del w:id="2855" w:author="Unknown Author" w:date="2026-10-30T04:17:53Z"></w:del></w:rPr></w:pPr><w:del w:id="2854" w:author="Unknown Author" w:date="2026-10-30T04:17:53Z"><w:r><w:rPr><w:kern w:val="0"/><w:szCs w:val="24"/><w:lang w:val="es-CO" w:eastAsia="en-US" w:bidi="ar-SA"/></w:rPr><w:delText>Infraestructura científica y tecnológica dotada y en operación</w:delText></w:r></w:del></w:p></w:tc><w:tc><w:tcPr><w:tcW w:w="2075" w:type="dxa"/><w:tcBorders></w:tcBorders></w:tcPr><w:p><w:pPr><w:pStyle w:val="Tabla9"/><w:widowControl/><w:jc w:val="left"/><w:rPr><w:kern w:val="0"/><w:szCs w:val="24"/><w:lang w:val="es-CO" w:eastAsia="en-US" w:bidi="ar-SA"/><w:del w:id="2857" w:author="Unknown Author" w:date="2026-10-30T04:17:53Z"></w:del></w:rPr></w:pPr><w:del w:id="2856" w:author="Unknown Author" w:date="2026-10-30T04:17:53Z"><w:r><w:rPr><w:kern w:val="0"/><w:szCs w:val="24"/><w:lang w:val="es-CO" w:eastAsia="en-US" w:bidi="ar-SA"/></w:rPr><w:delText>Disponibilidad de la red durante fallas de energía y de enlace</w:delText></w:r></w:del></w:p></w:tc></w:tr><w:tr><w:trPr><w:del w:id="2858" w:author="Unknown Author" w:date="2026-10-30T04:17:53Z"/><w:cantSplit w:val="true"/></w:trPr><w:tc><w:tcPr><w:tcW w:w="1160" w:type="dxa"/><w:tcBorders></w:tcBorders><w:shd w:color="auto" w:fill="F7F7F7" w:val="clear"/></w:tcPr><w:p><w:pPr><w:pStyle w:val="Tabla9"/><w:widowControl/><w:jc w:val="left"/><w:rPr><w:kern w:val="0"/><w:szCs w:val="24"/><w:lang w:val="es-CO" w:eastAsia="en-US" w:bidi="ar-SA"/><w:del w:id="2860" w:author="Unknown Author" w:date="2026-10-30T04:17:53Z"></w:del></w:rPr></w:pPr><w:del w:id="2859" w:author="Unknown Author" w:date="2026-10-30T04:17:53Z"><w:r><w:rPr><w:kern w:val="0"/><w:szCs w:val="24"/><w:lang w:val="es-CO" w:eastAsia="en-US" w:bidi="ar-SA"/></w:rPr><w:delText>5.1.1</w:delText></w:r></w:del></w:p></w:tc><w:tc><w:tcPr><w:tcW w:w="2489" w:type="dxa"/><w:tcBorders></w:tcBorders><w:shd w:color="auto" w:fill="F7F7F7" w:val="clear"/></w:tcPr><w:p><w:pPr><w:pStyle w:val="Tabla9"/><w:widowControl/><w:jc w:val="left"/><w:rPr><w:kern w:val="0"/><w:szCs w:val="24"/><w:lang w:val="es-CO" w:eastAsia="en-US" w:bidi="ar-SA"/><w:del w:id="2862" w:author="Unknown Author" w:date="2026-10-30T04:17:53Z"></w:del></w:rPr></w:pPr><w:del w:id="2861" w:author="Unknown Author" w:date="2026-10-30T04:17:53Z"><w:r><w:rPr><w:kern w:val="0"/><w:szCs w:val="24"/><w:lang w:val="es-CO" w:eastAsia="en-US" w:bidi="ar-SA"/></w:rPr><w:delText>Sistemas de alerta temprana adaptados a zonas urbanas</w:delText></w:r></w:del></w:p></w:tc><w:tc><w:tcPr><w:tcW w:w="2073" w:type="dxa"/><w:tcBorders></w:tcBorders><w:shd w:color="auto" w:fill="F7F7F7" w:val="clear"/></w:tcPr><w:p><w:pPr><w:pStyle w:val="Tabla9"/><w:widowControl/><w:jc w:val="left"/><w:rPr><w:kern w:val="0"/><w:szCs w:val="24"/><w:lang w:val="es-CO" w:eastAsia="en-US" w:bidi="ar-SA"/><w:del w:id="2864" w:author="Unknown Author" w:date="2026-10-30T04:17:53Z"></w:del></w:rPr></w:pPr><w:del w:id="2863" w:author="Unknown Author" w:date="2026-10-30T04:17:53Z"><w:r><w:rPr><w:kern w:val="0"/><w:szCs w:val="24"/><w:lang w:val="es-CO" w:eastAsia="en-US" w:bidi="ar-SA"/></w:rPr><w:delText>Protocolo de alerta con umbrales validados localmente con los comités</w:delText></w:r></w:del></w:p></w:tc><w:tc><w:tcPr><w:tcW w:w="2157" w:type="dxa"/><w:tcBorders></w:tcBorders><w:shd w:color="auto" w:fill="F7F7F7" w:val="clear"/></w:tcPr><w:p><w:pPr><w:pStyle w:val="Tabla9"/><w:widowControl/><w:jc w:val="left"/><w:rPr><w:kern w:val="0"/><w:szCs w:val="24"/><w:lang w:val="es-CO" w:eastAsia="en-US" w:bidi="ar-SA"/><w:del w:id="2866" w:author="Unknown Author" w:date="2026-10-30T04:17:53Z"></w:del></w:rPr></w:pPr><w:del w:id="2865" w:author="Unknown Author" w:date="2026-10-30T04:17:53Z"><w:r><w:rPr><w:kern w:val="0"/><w:szCs w:val="24"/><w:lang w:val="es-CO" w:eastAsia="en-US" w:bidi="ar-SA"/></w:rPr><w:delText>Documentos de planeación: protocolo de alerta y plan de sostenibilidad</w:delText></w:r></w:del></w:p></w:tc><w:tc><w:tcPr><w:tcW w:w="2075" w:type="dxa"/><w:tcBorders></w:tcBorders><w:shd w:color="auto" w:fill="F7F7F7" w:val="clear"/></w:tcPr><w:p><w:pPr><w:pStyle w:val="Tabla9"/><w:widowControl/><w:jc w:val="left"/><w:rPr><w:kern w:val="0"/><w:szCs w:val="24"/><w:lang w:val="es-CO" w:eastAsia="en-US" w:bidi="ar-SA"/><w:del w:id="2868" w:author="Unknown Author" w:date="2026-10-30T04:17:53Z"></w:del></w:rPr></w:pPr><w:del w:id="2867" w:author="Unknown Author" w:date="2026-10-30T04:17:53Z"><w:r><w:rPr><w:kern w:val="0"/><w:szCs w:val="24"/><w:lang w:val="es-CO" w:eastAsia="en-US" w:bidi="ar-SA"/></w:rPr><w:delText>Uso del tablero en decisiones documentadas por al menos 75 % de los comités al mes 24</w:delText></w:r></w:del></w:p></w:tc></w:tr><w:tr><w:trPr><w:del w:id="2869" w:author="Unknown Author" w:date="2026-10-30T04:17:53Z"/><w:cantSplit w:val="true"/></w:trPr><w:tc><w:tcPr><w:tcW w:w="1160" w:type="dxa"/><w:tcBorders></w:tcBorders></w:tcPr><w:p><w:pPr><w:pStyle w:val="Tabla9"/><w:widowControl/><w:jc w:val="left"/><w:rPr><w:kern w:val="0"/><w:szCs w:val="24"/><w:lang w:val="es-CO" w:eastAsia="en-US" w:bidi="ar-SA"/><w:del w:id="2871" w:author="Unknown Author" w:date="2026-10-30T04:17:53Z"></w:del></w:rPr></w:pPr><w:del w:id="2870" w:author="Unknown Author" w:date="2026-10-30T04:17:53Z"><w:r><w:rPr><w:kern w:val="0"/><w:szCs w:val="24"/><w:lang w:val="es-CO" w:eastAsia="en-US" w:bidi="ar-SA"/></w:rPr><w:delText>5.1.2</w:delText></w:r></w:del></w:p></w:tc><w:tc><w:tcPr><w:tcW w:w="2489" w:type="dxa"/><w:tcBorders></w:tcBorders></w:tcPr><w:p><w:pPr><w:pStyle w:val="Tabla9"/><w:widowControl/><w:jc w:val="left"/><w:rPr><w:kern w:val="0"/><w:szCs w:val="24"/><w:lang w:val="es-CO" w:eastAsia="en-US" w:bidi="ar-SA"/><w:del w:id="2873" w:author="Unknown Author" w:date="2026-10-30T04:17:53Z"></w:del></w:rPr></w:pPr><w:del w:id="2872" w:author="Unknown Author" w:date="2026-10-30T04:17:53Z"><w:r><w:rPr><w:kern w:val="0"/><w:szCs w:val="24"/><w:lang w:val="es-CO" w:eastAsia="en-US" w:bidi="ar-SA"/></w:rPr><w:delText>Desarrollo y aplicación de gemelos digitales territoriales</w:delText></w:r></w:del></w:p></w:tc><w:tc><w:tcPr><w:tcW w:w="2073" w:type="dxa"/><w:tcBorders></w:tcBorders></w:tcPr><w:p><w:pPr><w:pStyle w:val="Tabla9"/><w:widowControl/><w:jc w:val="left"/><w:rPr><w:kern w:val="0"/><w:szCs w:val="24"/><w:lang w:val="es-CO" w:eastAsia="en-US" w:bidi="ar-SA"/><w:del w:id="2875" w:author="Unknown Author" w:date="2026-10-30T04:17:53Z"></w:del></w:rPr></w:pPr><w:del w:id="2874" w:author="Unknown Author" w:date="2026-10-30T04:17:53Z"><w:r><w:rPr><w:kern w:val="0"/><w:szCs w:val="24"/><w:lang w:val="es-CO" w:eastAsia="en-US" w:bidi="ar-SA"/></w:rPr><w:delText>Gemelo digital con estimación espacial del índice local de calidad del aire</w:delText></w:r></w:del></w:p></w:tc><w:tc><w:tcPr><w:tcW w:w="2157" w:type="dxa"/><w:tcBorders></w:tcBorders></w:tcPr><w:p><w:pPr><w:pStyle w:val="Tabla9"/><w:widowControl/><w:jc w:val="left"/><w:rPr><w:kern w:val="0"/><w:szCs w:val="24"/><w:lang w:val="es-CO" w:eastAsia="en-US" w:bidi="ar-SA"/><w:del w:id="2877" w:author="Unknown Author" w:date="2026-10-30T04:17:53Z"></w:del></w:rPr></w:pPr><w:del w:id="2876" w:author="Unknown Author" w:date="2026-10-30T04:17:53Z"><w:r><w:rPr><w:kern w:val="0"/><w:szCs w:val="24"/><w:lang w:val="es-CO" w:eastAsia="en-US" w:bidi="ar-SA"/></w:rPr><w:delText>Prototipo validado y tablero en uso</w:delText></w:r></w:del></w:p></w:tc><w:tc><w:tcPr><w:tcW w:w="2075" w:type="dxa"/><w:tcBorders></w:tcBorders></w:tcPr><w:p><w:pPr><w:pStyle w:val="Tabla9"/><w:widowControl/><w:jc w:val="left"/><w:rPr><w:kern w:val="0"/><w:szCs w:val="24"/><w:lang w:val="es-CO" w:eastAsia="en-US" w:bidi="ar-SA"/><w:del w:id="2879" w:author="Unknown Author" w:date="2026-10-30T04:17:53Z"></w:del></w:rPr></w:pPr><w:del w:id="2878" w:author="Unknown Author" w:date="2026-10-30T04:17:53Z"><w:r><w:rPr><w:kern w:val="0"/><w:szCs w:val="24"/><w:lang w:val="es-CO" w:eastAsia="en-US" w:bidi="ar-SA"/></w:rPr><w:delText>Actas de uso del tablero y registro de decisiones de los comités</w:delText></w:r></w:del></w:p></w:tc></w:tr><w:tr><w:trPr><w:del w:id="2880" w:author="Unknown Author" w:date="2026-10-30T04:17:53Z"/><w:cantSplit w:val="true"/></w:trPr><w:tc><w:tcPr><w:tcW w:w="1160" w:type="dxa"/><w:tcBorders></w:tcBorders><w:shd w:color="auto" w:fill="F7F7F7" w:val="clear"/></w:tcPr><w:p><w:pPr><w:pStyle w:val="Tabla9"/><w:widowControl/><w:jc w:val="left"/><w:rPr><w:kern w:val="0"/><w:szCs w:val="24"/><w:lang w:val="es-CO" w:eastAsia="en-US" w:bidi="ar-SA"/><w:del w:id="2882" w:author="Unknown Author" w:date="2026-10-30T04:17:53Z"></w:del></w:rPr></w:pPr><w:del w:id="2881" w:author="Unknown Author" w:date="2026-10-30T04:17:53Z"><w:r><w:rPr><w:kern w:val="0"/><w:szCs w:val="24"/><w:lang w:val="es-CO" w:eastAsia="en-US" w:bidi="ar-SA"/></w:rPr><w:delText>5.1.2</w:delText></w:r></w:del></w:p></w:tc><w:tc><w:tcPr><w:tcW w:w="2489" w:type="dxa"/><w:tcBorders></w:tcBorders><w:shd w:color="auto" w:fill="F7F7F7" w:val="clear"/></w:tcPr><w:p><w:pPr><w:pStyle w:val="Tabla9"/><w:widowControl/><w:jc w:val="left"/><w:rPr><w:kern w:val="0"/><w:szCs w:val="24"/><w:lang w:val="es-CO" w:eastAsia="en-US" w:bidi="ar-SA"/><w:del w:id="2884" w:author="Unknown Author" w:date="2026-10-30T04:17:53Z"></w:del></w:rPr></w:pPr><w:del w:id="2883" w:author="Unknown Author" w:date="2026-10-30T04:17:53Z"><w:r><w:rPr><w:kern w:val="0"/><w:szCs w:val="24"/><w:lang w:val="es-CO" w:eastAsia="en-US" w:bidi="ar-SA"/></w:rPr><w:delText>Integración de múltiples fuentes de datos para el análisis de riesgos complejos</w:delText></w:r></w:del></w:p></w:tc><w:tc><w:tcPr><w:tcW w:w="2073" w:type="dxa"/><w:tcBorders></w:tcBorders><w:shd w:color="auto" w:fill="F7F7F7" w:val="clear"/></w:tcPr><w:p><w:pPr><w:pStyle w:val="Tabla9"/><w:widowControl/><w:jc w:val="left"/><w:rPr><w:kern w:val="0"/><w:szCs w:val="24"/><w:lang w:val="es-CO" w:eastAsia="en-US" w:bidi="ar-SA"/><w:del w:id="2886" w:author="Unknown Author" w:date="2026-10-30T04:17:53Z"></w:del></w:rPr></w:pPr><w:del w:id="2885" w:author="Unknown Author" w:date="2026-10-30T04:17:53Z"><w:r><w:rPr><w:kern w:val="0"/><w:szCs w:val="24"/><w:lang w:val="es-CO" w:eastAsia="en-US" w:bidi="ar-SA"/></w:rPr><w:delText>Integración de datos de los nodos, de los tres monitores de referencia y de cuatro estaciones meteorológicas propias</w:delText></w:r></w:del></w:p></w:tc><w:tc><w:tcPr><w:tcW w:w="2157" w:type="dxa"/><w:tcBorders></w:tcBorders><w:shd w:color="auto" w:fill="F7F7F7" w:val="clear"/></w:tcPr><w:p><w:pPr><w:pStyle w:val="Tabla9"/><w:widowControl/><w:jc w:val="left"/><w:rPr><w:kern w:val="0"/><w:szCs w:val="24"/><w:lang w:val="es-CO" w:eastAsia="en-US" w:bidi="ar-SA"/><w:del w:id="2888" w:author="Unknown Author" w:date="2026-10-30T04:17:53Z"></w:del></w:rPr></w:pPr><w:del w:id="2887" w:author="Unknown Author" w:date="2026-10-30T04:17:53Z"><w:r><w:rPr><w:kern w:val="0"/><w:szCs w:val="24"/><w:lang w:val="es-CO" w:eastAsia="en-US" w:bidi="ar-SA"/></w:rPr><w:delText>Documentos de investigación (nueve)</w:delText></w:r></w:del></w:p></w:tc><w:tc><w:tcPr><w:tcW w:w="2075" w:type="dxa"/><w:tcBorders></w:tcBorders><w:shd w:color="auto" w:fill="F7F7F7" w:val="clear"/></w:tcPr><w:p><w:pPr><w:pStyle w:val="Tabla9"/><w:widowControl/><w:jc w:val="left"/><w:rPr><w:kern w:val="0"/><w:szCs w:val="24"/><w:lang w:val="es-CO" w:eastAsia="en-US" w:bidi="ar-SA"/><w:del w:id="2890" w:author="Unknown Author" w:date="2026-10-30T04:17:53Z"></w:del></w:rPr></w:pPr><w:del w:id="2889" w:author="Unknown Author" w:date="2026-10-30T04:17:53Z"><w:r><w:rPr><w:kern w:val="0"/><w:szCs w:val="24"/><w:lang w:val="es-CO" w:eastAsia="en-US" w:bidi="ar-SA"/></w:rPr><w:delText>Series colocalizadas publicadas con su método de validación</w:delText></w:r></w:del></w:p></w:tc></w:tr><w:tr><w:trPr><w:del w:id="2891" w:author="Unknown Author" w:date="2026-10-30T04:17:53Z"/><w:cantSplit w:val="true"/></w:trPr><w:tc><w:tcPr><w:tcW w:w="1160" w:type="dxa"/><w:tcBorders><w:bottom w:val="single" w:sz="12" w:space="0" w:color="2A3439"/></w:tcBorders></w:tcPr><w:p><w:pPr><w:pStyle w:val="Tabla9"/><w:keepNext w:val="true"/><w:widowControl/><w:jc w:val="left"/><w:rPr><w:kern w:val="0"/><w:szCs w:val="24"/><w:lang w:val="es-CO" w:eastAsia="en-US" w:bidi="ar-SA"/><w:del w:id="2893" w:author="Unknown Author" w:date="2026-10-30T04:17:53Z"></w:del></w:rPr></w:pPr><w:del w:id="2892" w:author="Unknown Author" w:date="2026-10-30T04:17:53Z"><w:r><w:rPr><w:kern w:val="0"/><w:szCs w:val="24"/><w:lang w:val="es-CO" w:eastAsia="en-US" w:bidi="ar-SA"/></w:rPr><w:delText>5.1.2</w:delText></w:r></w:del></w:p></w:tc><w:tc><w:tcPr><w:tcW w:w="2489" w:type="dxa"/><w:tcBorders><w:bottom w:val="single" w:sz="12" w:space="0" w:color="2A3439"/></w:tcBorders></w:tcPr><w:p><w:pPr><w:pStyle w:val="Tabla9"/><w:keepNext w:val="true"/><w:widowControl/><w:jc w:val="left"/><w:rPr><w:kern w:val="0"/><w:szCs w:val="24"/><w:lang w:val="es-CO" w:eastAsia="en-US" w:bidi="ar-SA"/><w:del w:id="2895" w:author="Unknown Author" w:date="2026-10-30T04:17:53Z"></w:del></w:rPr></w:pPr><w:del w:id="2894" w:author="Unknown Author" w:date="2026-10-30T04:17:53Z"><w:r><w:rPr><w:kern w:val="0"/><w:szCs w:val="24"/><w:lang w:val="es-CO" w:eastAsia="en-US" w:bidi="ar-SA"/></w:rPr><w:delText>Modelación avanzada y analítica predictiva</w:delText></w:r></w:del></w:p></w:tc><w:tc><w:tcPr><w:tcW w:w="2073" w:type="dxa"/><w:tcBorders><w:bottom w:val="single" w:sz="12" w:space="0" w:color="2A3439"/></w:tcBorders></w:tcPr><w:p><w:pPr><w:pStyle w:val="Tabla9"/><w:keepNext w:val="true"/><w:widowControl/><w:jc w:val="left"/><w:rPr><w:kern w:val="0"/><w:szCs w:val="24"/><w:lang w:val="es-CO" w:eastAsia="en-US" w:bidi="ar-SA"/><w:del w:id="2897" w:author="Unknown Author" w:date="2026-10-30T04:17:53Z"></w:del></w:rPr></w:pPr><w:del w:id="2896" w:author="Unknown Author" w:date="2026-10-30T04:17:53Z"><w:r><w:rPr><w:kern w:val="0"/><w:szCs w:val="24"/><w:lang w:val="es-CO" w:eastAsia="en-US" w:bidi="ar-SA"/></w:rPr><w:delText>Gemelo predictivo de demolición: emisión, dispersión y exposición esperada en receptores, con protocolo de evaluación previa</w:delText></w:r></w:del></w:p></w:tc><w:tc><w:tcPr><w:tcW w:w="2157" w:type="dxa"/><w:tcBorders><w:bottom w:val="single" w:sz="12" w:space="0" w:color="2A3439"/></w:tcBorders></w:tcPr><w:p><w:pPr><w:pStyle w:val="Tabla9"/><w:keepNext w:val="true"/><w:widowControl/><w:jc w:val="left"/><w:rPr><w:kern w:val="0"/><w:szCs w:val="24"/><w:lang w:val="es-CO" w:eastAsia="en-US" w:bidi="ar-SA"/><w:del w:id="2899" w:author="Unknown Author" w:date="2026-10-30T04:17:53Z"></w:del></w:rPr></w:pPr><w:del w:id="2898" w:author="Unknown Author" w:date="2026-10-30T04:17:53Z"><w:r><w:rPr><w:kern w:val="0"/><w:szCs w:val="24"/><w:lang w:val="es-CO" w:eastAsia="en-US" w:bidi="ar-SA"/></w:rPr><w:delText>Prototipo validado (gemelo predictivo) y documento de planeación: protocolo de evaluación previa</w:delText></w:r></w:del></w:p></w:tc><w:tc><w:tcPr><w:tcW w:w="2075" w:type="dxa"/><w:tcBorders><w:bottom w:val="single" w:sz="12" w:space="0" w:color="2A3439"/></w:tcBorders></w:tcPr><w:p><w:pPr><w:pStyle w:val="Tabla9"/><w:keepNext w:val="true"/><w:widowControl/><w:jc w:val="left"/><w:rPr><w:kern w:val="0"/><w:szCs w:val="24"/><w:lang w:val="es-CO" w:eastAsia="en-US" w:bidi="ar-SA"/><w:del w:id="2901" w:author="Unknown Author" w:date="2026-10-30T04:17:53Z"></w:del></w:rPr></w:pPr><w:del w:id="2900" w:author="Unknown Author" w:date="2026-10-30T04:17:53Z"><w:r><w:rPr><w:kern w:val="0"/><w:szCs w:val="24"/><w:lang w:val="es-CO" w:eastAsia="en-US" w:bidi="ar-SA"/></w:rPr><w:delText>FAC2 ≥ 0,5 y sesgo fraccional absoluto ≤ 0,3 en seis eventos al mes 22; 12 evaluaciones previas al mes 24</w:delText></w:r></w:del></w:p></w:tc></w:tr></w:tbl><w:p><w:pPr><w:pStyle w:val="TablaNota"/><w:rPr></w:rPr></w:pPr><w:r><w:rPr><w:i/><w:iCs/></w:rPr><w:t>Nota.</w:t></w:r><w:r><w:rPr></w:rPr><w:t xml:space="preserve"> Elaboración propia con los numerales 5.1.1 y 5.1.2 de los términos de referencia y la formulación del proyecto. El resultado de cada fila se verifica con los indicadores de las secciones 17 y 24.</w:t></w:r></w:p><w:p><w:pPr><w:pStyle w:val="BodyText"/><w:rPr></w:rPr></w:pPr><w:bookmarkStart w:id="74" w:name="X9561550d61d095894b27208bc551dfe1b6b9ca0"/><w:r><w:rPr></w:rPr><w:t>La Tabla 8.1 muestra que cada alcance tiene un producto y una medida. El proyecto no atiende alcances que no pueda verificar. No propone sistemas sísmicos de alerta ni observación satelital, aunque la línea 5.1 los admite. Concentra su capacidad en el riesgo por material particulado, que es el efecto de la reconstrucción en los centros urbanos. El gemelo predictivo se limita a PM2,5 y PM10 de la demolición de edificaciones y no modela otros contaminantes ni efectos en la salud.</w:t></w:r><w:bookmarkEnd w:id="74"/></w:p><w:p><w:pPr><w:pStyle w:val="Heading2"/><w:rPr></w:rPr></w:pPr><w:bookmarkStart w:id="75" w:name="Xe842d08b497d78c4ce7ffff6c38e6d0c182a454"/><w:r><w:rPr></w:rPr><w:t>8.3. Demandas territoriales que atiende el proyecto</w:t></w:r></w:p><w:p><w:pPr><w:pStyle w:val="FirstParagraph"/><w:rPr></w:rPr></w:pPr><w:r><w:rPr></w:rPr><w:t xml:space="preserve">Los TdR definen las demandas territoriales como brechas de CTeI producidas o agravadas por la emergencia. Admiten que el proyecto no figure en el Plan Bienal de Convocatorias 2025-2026. Admiten también una nueva demanda sustentada en reportes oficiales de afectación (MinCiencias, 2026). La demanda que atiende el proyecto es la medición verificada del material particulado y su uso para alertar en los sitios de remoción de escombros. Incluye la estimación previa de la exposición cuando se demuele una edificación. El código de la demanda en el Anexo 4 es </w:t></w:r><w:r><w:rPr><w:color w:val="00B050"/></w:rPr><w:t>[Diligenciar: código de la demanda del Anexo 4]</w:t></w:r><w:r><w:rPr></w:rPr><w:t>. Si ninguna demanda del Anexo 4 la describe, el proyecto la presenta como nueva demanda con los soportes de la subsección 4.1.4.</w:t></w:r></w:p><w:p><w:pPr><w:pStyle w:val="BodyText"/><w:rPr></w:rPr></w:pPr><w:r><w:rPr></w:rPr><w:t xml:space="preserve">La Tabla 8.2 y la Figura 8.1 indican cómo cada </w:t></w:r><w:ins w:id="2902" w:author="Unknown Author" w:date="2026-10-30T04:17:53Z"><w:r><w:rPr></w:rPr><w:t>municipio</w:t></w:r></w:ins><w:del w:id="2903" w:author="Unknown Author" w:date="2026-10-30T04:17:53Z"><w:r><w:rPr></w:rPr><w:delText>departamento</w:delText></w:r></w:del><w:r><w:rPr></w:rPr><w:t xml:space="preserve"> conecta la demanda con el proyecto. Cada fila registra el plan de desarrollo, </w:t></w:r><w:ins w:id="2904" w:author="Unknown Author" w:date="2026-10-30T04:17:53Z"><w:r><w:rPr></w:rPr><w:t>los consejos</w:t></w:r></w:ins><w:del w:id="2905" w:author="Unknown Author" w:date="2026-10-30T04:17:53Z"><w:r><w:rPr></w:rPr><w:delText>el número de municipios y de comités</w:delText></w:r></w:del><w:r><w:rPr></w:rPr><w:t xml:space="preserve">, los nodos y el resultado que el </w:t></w:r><w:ins w:id="2906" w:author="Unknown Author" w:date="2026-10-30T04:17:53Z"><w:r><w:rPr></w:rPr><w:t>municipio</w:t></w:r></w:ins><w:del w:id="2907" w:author="Unknown Author" w:date="2026-10-30T04:17:53Z"><w:r><w:rPr></w:rPr><w:delText>departamento</w:delText></w:r></w:del><w:r><w:rPr></w:rPr><w:t xml:space="preserve"> puede verificar. La alineación con </w:t></w:r><w:ins w:id="2908" w:author="Unknown Author" w:date="2026-10-30T04:17:53Z"><w:r><w:rPr></w:rPr><w:t>los planes</w:t></w:r></w:ins><w:del w:id="2909" w:author="Unknown Author" w:date="2026-10-30T04:17:53Z"><w:r><w:rPr></w:rPr><w:delText>el plan departamental</w:delText></w:r></w:del><w:r><w:rPr></w:rPr><w:t xml:space="preserve"> es una hipótesis hasta que las entidades territoriales la certifiquen en el Anexo 1.</w:t></w:r></w:p><w:p><w:pPr><w:pStyle w:val="TablaRotulo"/><w:rPr></w:rPr></w:pPr><w:bookmarkStart w:id="76" w:name="rot_Tabla_8_2"/><w:r><w:rPr><w:b/><w:bCs/></w:rPr><w:t>Tabla 8.2</w:t></w:r><w:bookmarkEnd w:id="76"/></w:p><w:p><w:pPr><w:pStyle w:val="TablaTitulo"/><w:rPr></w:rPr></w:pPr><w:r><w:rPr><w:i/><w:iCs/></w:rPr><w:t xml:space="preserve">Articulación de cada </w:t></w:r><w:ins w:id="2910" w:author="Unknown Author" w:date="2026-10-30T04:17:53Z"><w:r><w:rPr><w:i/><w:iCs/></w:rPr><w:t>municipio</w:t></w:r></w:ins><w:del w:id="2911" w:author="Unknown Author" w:date="2026-10-30T04:17:53Z"><w:r><w:rPr><w:i/><w:iCs/></w:rPr><w:delText>departamento</w:delText></w:r></w:del><w:r><w:rPr><w:i/><w:iCs/></w:rPr><w:t xml:space="preserve"> con la demanda territorial y el proyecto</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575"/><w:gridCol w:w="1742"/><w:gridCol w:w="1826"/><w:gridCol w:w="1742"/><w:gridCol w:w="1409"/><w:gridCol w:w="1659"/></w:tblGrid><w:tr><w:trPr><w:tblHeader w:val="true"/><w:ins w:id="2912" w:author="Unknown Author" w:date="2026-10-30T04:17:53Z"/><w:cantSplit w:val="true"/></w:trPr><w:tc><w:tcPr><w:tcW w:w="157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914" w:author="Unknown Author" w:date="2026-10-30T04:17:53Z"></w:ins></w:rPr></w:pPr><w:ins w:id="2913" w:author="Unknown Author" w:date="2026-10-30T04:17:53Z"><w:r><w:rPr><w:b/><w:kern w:val="0"/><w:szCs w:val="24"/><w:lang w:val="es-CO" w:eastAsia="en-US" w:bidi="ar-SA"/></w:rPr><w:t>Municipio y departamento</w:t></w:r></w:ins></w:p></w:tc><w:tc><w:tcPr><w:tcW w:w="174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916" w:author="Unknown Author" w:date="2026-10-30T04:17:53Z"></w:ins></w:rPr></w:pPr><w:ins w:id="2915" w:author="Unknown Author" w:date="2026-10-30T04:17:53Z"><w:r><w:rPr><w:b/><w:kern w:val="0"/><w:szCs w:val="24"/><w:lang w:val="es-CO" w:eastAsia="en-US" w:bidi="ar-SA"/></w:rPr><w:t>Demanda territorial</w:t></w:r></w:ins></w:p></w:tc><w:tc><w:tcPr><w:tcW w:w="1826"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918" w:author="Unknown Author" w:date="2026-10-30T04:17:53Z"></w:ins></w:rPr></w:pPr><w:ins w:id="2917" w:author="Unknown Author" w:date="2026-10-30T04:17:53Z"><w:r><w:rPr><w:b/><w:kern w:val="0"/><w:szCs w:val="24"/><w:lang w:val="es-CO" w:eastAsia="en-US" w:bidi="ar-SA"/></w:rPr><w:t>Planes de desarrollo</w:t></w:r></w:ins></w:p></w:tc><w:tc><w:tcPr><w:tcW w:w="174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920" w:author="Unknown Author" w:date="2026-10-30T04:17:53Z"></w:ins></w:rPr></w:pPr><w:ins w:id="2919" w:author="Unknown Author" w:date="2026-10-30T04:17:53Z"><w:r><w:rPr><w:b/><w:kern w:val="0"/><w:szCs w:val="24"/><w:lang w:val="es-CO" w:eastAsia="en-US" w:bidi="ar-SA"/></w:rPr><w:t>Consejos</w:t></w:r></w:ins></w:p></w:tc><w:tc><w:tcPr><w:tcW w:w="140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922" w:author="Unknown Author" w:date="2026-10-30T04:17:53Z"></w:ins></w:rPr></w:pPr><w:ins w:id="2921" w:author="Unknown Author" w:date="2026-10-30T04:17:53Z"><w:r><w:rPr><w:b/><w:kern w:val="0"/><w:szCs w:val="24"/><w:lang w:val="es-CO" w:eastAsia="en-US" w:bidi="ar-SA"/></w:rPr><w:t>Nodos y referencia</w:t></w:r></w:ins></w:p></w:tc><w:tc><w:tcPr><w:tcW w:w="165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924" w:author="Unknown Author" w:date="2026-10-30T04:17:53Z"></w:ins></w:rPr></w:pPr><w:ins w:id="2923" w:author="Unknown Author" w:date="2026-10-30T04:17:53Z"><w:r><w:rPr><w:b/><w:kern w:val="0"/><w:szCs w:val="24"/><w:lang w:val="es-CO" w:eastAsia="en-US" w:bidi="ar-SA"/></w:rPr><w:t>Resultado medible</w:t></w:r></w:ins></w:p></w:tc></w:tr><w:tr><w:trPr><w:ins w:id="2925" w:author="Unknown Author" w:date="2026-10-30T04:17:53Z"/><w:cantSplit w:val="true"/></w:trPr><w:tc><w:tcPr><w:tcW w:w="1575" w:type="dxa"/><w:tcBorders></w:tcBorders></w:tcPr><w:p><w:pPr><w:pStyle w:val="Tabla9"/><w:widowControl/><w:jc w:val="left"/><w:rPr><w:kern w:val="0"/><w:szCs w:val="24"/><w:lang w:val="es-CO" w:eastAsia="en-US" w:bidi="ar-SA"/><w:ins w:id="2927" w:author="Unknown Author" w:date="2026-10-30T04:17:53Z"></w:ins></w:rPr></w:pPr><w:ins w:id="2926" w:author="Unknown Author" w:date="2026-10-30T04:17:53Z"><w:r><w:rPr><w:kern w:val="0"/><w:szCs w:val="24"/><w:lang w:val="es-CO" w:eastAsia="en-US" w:bidi="ar-SA"/></w:rPr><w:t>Manizales (Caldas)</w:t></w:r></w:ins></w:p></w:tc><w:tc><w:tcPr><w:tcW w:w="1742" w:type="dxa"/><w:tcBorders></w:tcBorders></w:tcPr><w:p><w:pPr><w:pStyle w:val="Tabla9"/><w:widowControl/><w:jc w:val="left"/><w:rPr><w:kern w:val="0"/><w:szCs w:val="24"/><w:lang w:val="es-CO" w:eastAsia="en-US" w:bidi="ar-SA"/><w:ins w:id="2929" w:author="Unknown Author" w:date="2026-10-30T04:17:53Z"></w:ins></w:rPr></w:pPr><w:ins w:id="2928" w:author="Unknown Author" w:date="2026-10-30T04:17:53Z"><w:r><w:rPr><w:color w:val="00B050"/><w:kern w:val="0"/><w:szCs w:val="24"/><w:lang w:val="es-CO" w:eastAsia="en-US" w:bidi="ar-SA"/></w:rPr><w:t>[Diligenciar: código de la demanda del Anexo 4]</w:t></w:r></w:ins></w:p></w:tc><w:tc><w:tcPr><w:tcW w:w="1826" w:type="dxa"/><w:tcBorders></w:tcBorders></w:tcPr><w:p><w:pPr><w:pStyle w:val="Tabla9"/><w:widowControl/><w:jc w:val="left"/><w:rPr><w:kern w:val="0"/><w:szCs w:val="24"/><w:lang w:val="es-CO" w:eastAsia="en-US" w:bidi="ar-SA"/><w:ins w:id="2932" w:author="Unknown Author" w:date="2026-10-30T04:17:53Z"></w:ins></w:rPr></w:pPr><w:ins w:id="2930" w:author="Unknown Author" w:date="2026-10-30T04:17:53Z"><w:r><w:rPr><w:kern w:val="0"/><w:szCs w:val="24"/><w:lang w:val="es-CO" w:eastAsia="en-US" w:bidi="ar-SA"/></w:rPr><w:t xml:space="preserve">Caldas 2024-2027 y plan municipal de Manizales </w:t></w:r></w:ins><w:ins w:id="2931" w:author="Unknown Author" w:date="2026-10-30T04:17:53Z"><w:r><w:rPr><w:color w:val="00B050"/><w:kern w:val="0"/><w:szCs w:val="24"/><w:lang w:val="es-CO" w:eastAsia="en-US" w:bidi="ar-SA"/></w:rPr><w:t>[Diligenciar: estrategia y programa de cada plan]</w:t></w:r></w:ins></w:p></w:tc><w:tc><w:tcPr><w:tcW w:w="1742" w:type="dxa"/><w:tcBorders></w:tcBorders></w:tcPr><w:p><w:pPr><w:pStyle w:val="Tabla9"/><w:widowControl/><w:jc w:val="left"/><w:rPr><w:kern w:val="0"/><w:szCs w:val="24"/><w:lang w:val="es-CO" w:eastAsia="en-US" w:bidi="ar-SA"/><w:ins w:id="2934" w:author="Unknown Author" w:date="2026-10-30T04:17:53Z"></w:ins></w:rPr></w:pPr><w:ins w:id="2933" w:author="Unknown Author" w:date="2026-10-30T04:17:53Z"><w:r><w:rPr><w:kern w:val="0"/><w:szCs w:val="24"/><w:lang w:val="es-CO" w:eastAsia="en-US" w:bidi="ar-SA"/></w:rPr><w:t>Consejo municipal de Manizales y consejo departamental de Caldas</w:t></w:r></w:ins></w:p></w:tc><w:tc><w:tcPr><w:tcW w:w="1409" w:type="dxa"/><w:tcBorders></w:tcBorders></w:tcPr><w:p><w:pPr><w:pStyle w:val="Tabla9"/><w:widowControl/><w:jc w:val="left"/><w:rPr><w:kern w:val="0"/><w:szCs w:val="24"/><w:lang w:val="es-CO" w:eastAsia="en-US" w:bidi="ar-SA"/><w:ins w:id="2936" w:author="Unknown Author" w:date="2026-10-30T04:17:53Z"></w:ins></w:rPr></w:pPr><w:ins w:id="2935" w:author="Unknown Author" w:date="2026-10-30T04:17:53Z"><w:r><w:rPr><w:kern w:val="0"/><w:szCs w:val="24"/><w:lang w:val="es-CO" w:eastAsia="en-US" w:bidi="ar-SA"/></w:rPr><w:t>50 nodos, 5 gateways y conjunto de referencia rotativo</w:t></w:r></w:ins></w:p></w:tc><w:tc><w:tcPr><w:tcW w:w="1659" w:type="dxa"/><w:tcBorders></w:tcBorders></w:tcPr><w:p><w:pPr><w:pStyle w:val="Tabla9"/><w:widowControl/><w:jc w:val="left"/><w:rPr><w:kern w:val="0"/><w:szCs w:val="24"/><w:lang w:val="es-CO" w:eastAsia="en-US" w:bidi="ar-SA"/><w:ins w:id="2938" w:author="Unknown Author" w:date="2026-10-30T04:17:53Z"></w:ins></w:rPr></w:pPr><w:ins w:id="2937" w:author="Unknown Author" w:date="2026-10-30T04:17:53Z"><w:r><w:rPr><w:kern w:val="0"/><w:szCs w:val="24"/><w:lang w:val="es-CO" w:eastAsia="en-US" w:bidi="ar-SA"/></w:rPr><w:t>Uso del tablero por los consejos; falsas alarmas; activación del protocolo; al menos 3 evaluaciones previas de demolición</w:t></w:r></w:ins></w:p></w:tc></w:tr><w:tr><w:trPr><w:ins w:id="2939" w:author="Unknown Author" w:date="2026-10-30T04:17:53Z"/><w:cantSplit w:val="true"/></w:trPr><w:tc><w:tcPr><w:tcW w:w="1575" w:type="dxa"/><w:tcBorders><w:bottom w:val="single" w:sz="12" w:space="0" w:color="2A3439"/></w:tcBorders><w:shd w:color="auto" w:fill="F7F7F7" w:val="clear"/></w:tcPr><w:p><w:pPr><w:pStyle w:val="Tabla9"/><w:keepNext w:val="true"/><w:widowControl/><w:jc w:val="left"/><w:rPr><w:kern w:val="0"/><w:szCs w:val="24"/><w:lang w:val="es-CO" w:eastAsia="en-US" w:bidi="ar-SA"/><w:ins w:id="2941" w:author="Unknown Author" w:date="2026-10-30T04:17:53Z"></w:ins></w:rPr></w:pPr><w:ins w:id="2940" w:author="Unknown Author" w:date="2026-10-30T04:17:53Z"><w:r><w:rPr><w:kern w:val="0"/><w:szCs w:val="24"/><w:lang w:val="es-CO" w:eastAsia="en-US" w:bidi="ar-SA"/></w:rPr><w:t>Calarcá (Quindío)</w:t></w:r></w:ins></w:p></w:tc><w:tc><w:tcPr><w:tcW w:w="1742" w:type="dxa"/><w:tcBorders><w:bottom w:val="single" w:sz="12" w:space="0" w:color="2A3439"/></w:tcBorders><w:shd w:color="auto" w:fill="F7F7F7" w:val="clear"/></w:tcPr><w:p><w:pPr><w:pStyle w:val="Tabla9"/><w:keepNext w:val="true"/><w:widowControl/><w:jc w:val="left"/><w:rPr><w:kern w:val="0"/><w:szCs w:val="24"/><w:lang w:val="es-CO" w:eastAsia="en-US" w:bidi="ar-SA"/><w:ins w:id="2943" w:author="Unknown Author" w:date="2026-10-30T04:17:53Z"></w:ins></w:rPr></w:pPr><w:ins w:id="2942" w:author="Unknown Author" w:date="2026-10-30T04:17:53Z"><w:r><w:rPr><w:color w:val="00B050"/><w:kern w:val="0"/><w:szCs w:val="24"/><w:lang w:val="es-CO" w:eastAsia="en-US" w:bidi="ar-SA"/></w:rPr><w:t>[Diligenciar: código de la demanda del Anexo 4]</w:t></w:r></w:ins></w:p></w:tc><w:tc><w:tcPr><w:tcW w:w="1826" w:type="dxa"/><w:tcBorders><w:bottom w:val="single" w:sz="12" w:space="0" w:color="2A3439"/></w:tcBorders><w:shd w:color="auto" w:fill="F7F7F7" w:val="clear"/></w:tcPr><w:p><w:pPr><w:pStyle w:val="Tabla9"/><w:keepNext w:val="true"/><w:widowControl/><w:jc w:val="left"/><w:rPr><w:kern w:val="0"/><w:szCs w:val="24"/><w:lang w:val="es-CO" w:eastAsia="en-US" w:bidi="ar-SA"/><w:ins w:id="2946" w:author="Unknown Author" w:date="2026-10-30T04:17:53Z"></w:ins></w:rPr></w:pPr><w:ins w:id="2944" w:author="Unknown Author" w:date="2026-10-30T04:17:53Z"><w:r><w:rPr><w:kern w:val="0"/><w:szCs w:val="24"/><w:lang w:val="es-CO" w:eastAsia="en-US" w:bidi="ar-SA"/></w:rPr><w:t xml:space="preserve">Plan del Quindío y plan municipal de Calarcá </w:t></w:r></w:ins><w:ins w:id="2945" w:author="Unknown Author" w:date="2026-10-30T04:17:53Z"><w:r><w:rPr><w:color w:val="00B050"/><w:kern w:val="0"/><w:szCs w:val="24"/><w:lang w:val="es-CO" w:eastAsia="en-US" w:bidi="ar-SA"/></w:rPr><w:t>[Diligenciar: nombre, estrategia y programa de cada plan]</w:t></w:r></w:ins></w:p></w:tc><w:tc><w:tcPr><w:tcW w:w="1742" w:type="dxa"/><w:tcBorders><w:bottom w:val="single" w:sz="12" w:space="0" w:color="2A3439"/></w:tcBorders><w:shd w:color="auto" w:fill="F7F7F7" w:val="clear"/></w:tcPr><w:p><w:pPr><w:pStyle w:val="Tabla9"/><w:keepNext w:val="true"/><w:widowControl/><w:jc w:val="left"/><w:rPr><w:kern w:val="0"/><w:szCs w:val="24"/><w:lang w:val="es-CO" w:eastAsia="en-US" w:bidi="ar-SA"/><w:ins w:id="2948" w:author="Unknown Author" w:date="2026-10-30T04:17:53Z"></w:ins></w:rPr></w:pPr><w:ins w:id="2947" w:author="Unknown Author" w:date="2026-10-30T04:17:53Z"><w:r><w:rPr><w:kern w:val="0"/><w:szCs w:val="24"/><w:lang w:val="es-CO" w:eastAsia="en-US" w:bidi="ar-SA"/></w:rPr><w:t>Consejo municipal de Calarcá y consejo departamental de Quindío</w:t></w:r></w:ins></w:p></w:tc><w:tc><w:tcPr><w:tcW w:w="1409" w:type="dxa"/><w:tcBorders><w:bottom w:val="single" w:sz="12" w:space="0" w:color="2A3439"/></w:tcBorders><w:shd w:color="auto" w:fill="F7F7F7" w:val="clear"/></w:tcPr><w:p><w:pPr><w:pStyle w:val="Tabla9"/><w:keepNext w:val="true"/><w:widowControl/><w:jc w:val="left"/><w:rPr><w:kern w:val="0"/><w:szCs w:val="24"/><w:lang w:val="es-CO" w:eastAsia="en-US" w:bidi="ar-SA"/><w:ins w:id="2950" w:author="Unknown Author" w:date="2026-10-30T04:17:53Z"></w:ins></w:rPr></w:pPr><w:ins w:id="2949" w:author="Unknown Author" w:date="2026-10-30T04:17:53Z"><w:r><w:rPr><w:kern w:val="0"/><w:szCs w:val="24"/><w:lang w:val="es-CO" w:eastAsia="en-US" w:bidi="ar-SA"/></w:rPr><w:t>50 nodos, 5 gateways y conjunto de referencia rotativo</w:t></w:r></w:ins></w:p></w:tc><w:tc><w:tcPr><w:tcW w:w="1659" w:type="dxa"/><w:tcBorders><w:bottom w:val="single" w:sz="12" w:space="0" w:color="2A3439"/></w:tcBorders><w:shd w:color="auto" w:fill="F7F7F7" w:val="clear"/></w:tcPr><w:p><w:pPr><w:pStyle w:val="Tabla9"/><w:keepNext w:val="true"/><w:widowControl/><w:jc w:val="left"/><w:rPr><w:kern w:val="0"/><w:szCs w:val="24"/><w:lang w:val="es-CO" w:eastAsia="en-US" w:bidi="ar-SA"/><w:ins w:id="2952" w:author="Unknown Author" w:date="2026-10-30T04:17:53Z"></w:ins></w:rPr></w:pPr><w:ins w:id="2951" w:author="Unknown Author" w:date="2026-10-30T04:17:53Z"><w:r><w:rPr><w:kern w:val="0"/><w:szCs w:val="24"/><w:lang w:val="es-CO" w:eastAsia="en-US" w:bidi="ar-SA"/></w:rPr><w:t>Uso del tablero por los consejos; falsas alarmas; activación del protocolo; al menos 3 evaluaciones previas de demolición</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575"/><w:gridCol w:w="1742"/><w:gridCol w:w="1826"/><w:gridCol w:w="1742"/><w:gridCol w:w="1409"/><w:gridCol w:w="1659"/></w:tblGrid><w:tr><w:trPr><w:tblHeader w:val="true"/><w:del w:id="2953" w:author="Unknown Author" w:date="2026-10-30T04:17:53Z"/><w:cantSplit w:val="true"/></w:trPr><w:tc><w:tcPr><w:tcW w:w="157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955" w:author="Unknown Author" w:date="2026-10-30T04:17:53Z"></w:del></w:rPr></w:pPr><w:del w:id="2954" w:author="Unknown Author" w:date="2026-10-30T04:17:53Z"><w:r><w:rPr><w:b/><w:kern w:val="0"/><w:szCs w:val="24"/><w:lang w:val="es-CO" w:eastAsia="en-US" w:bidi="ar-SA"/></w:rPr><w:delText>Departamento</w:delText></w:r></w:del></w:p></w:tc><w:tc><w:tcPr><w:tcW w:w="174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957" w:author="Unknown Author" w:date="2026-10-30T04:17:53Z"></w:del></w:rPr></w:pPr><w:del w:id="2956" w:author="Unknown Author" w:date="2026-10-30T04:17:53Z"><w:r><w:rPr><w:b/><w:kern w:val="0"/><w:szCs w:val="24"/><w:lang w:val="es-CO" w:eastAsia="en-US" w:bidi="ar-SA"/></w:rPr><w:delText>Demanda territorial</w:delText></w:r></w:del></w:p></w:tc><w:tc><w:tcPr><w:tcW w:w="1826"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959" w:author="Unknown Author" w:date="2026-10-30T04:17:53Z"></w:del></w:rPr></w:pPr><w:del w:id="2958" w:author="Unknown Author" w:date="2026-10-30T04:17:53Z"><w:r><w:rPr><w:b/><w:kern w:val="0"/><w:szCs w:val="24"/><w:lang w:val="es-CO" w:eastAsia="en-US" w:bidi="ar-SA"/></w:rPr><w:delText>Plan de desarrollo departamental</w:delText></w:r></w:del></w:p></w:tc><w:tc><w:tcPr><w:tcW w:w="174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961" w:author="Unknown Author" w:date="2026-10-30T04:17:53Z"></w:del></w:rPr></w:pPr><w:del w:id="2960" w:author="Unknown Author" w:date="2026-10-30T04:17:53Z"><w:r><w:rPr><w:b/><w:kern w:val="0"/><w:szCs w:val="24"/><w:lang w:val="es-CO" w:eastAsia="en-US" w:bidi="ar-SA"/></w:rPr><w:delText>Municipios y comités</w:delText></w:r></w:del></w:p></w:tc><w:tc><w:tcPr><w:tcW w:w="140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963" w:author="Unknown Author" w:date="2026-10-30T04:17:53Z"></w:del></w:rPr></w:pPr><w:del w:id="2962" w:author="Unknown Author" w:date="2026-10-30T04:17:53Z"><w:r><w:rPr><w:b/><w:kern w:val="0"/><w:szCs w:val="24"/><w:lang w:val="es-CO" w:eastAsia="en-US" w:bidi="ar-SA"/></w:rPr><w:delText>Nodos y referencia</w:delText></w:r></w:del></w:p></w:tc><w:tc><w:tcPr><w:tcW w:w="165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965" w:author="Unknown Author" w:date="2026-10-30T04:17:53Z"></w:del></w:rPr></w:pPr><w:del w:id="2964" w:author="Unknown Author" w:date="2026-10-30T04:17:53Z"><w:r><w:rPr><w:b/><w:kern w:val="0"/><w:szCs w:val="24"/><w:lang w:val="es-CO" w:eastAsia="en-US" w:bidi="ar-SA"/></w:rPr><w:delText>Resultado medible</w:delText></w:r></w:del></w:p></w:tc></w:tr><w:tr><w:trPr><w:del w:id="2966" w:author="Unknown Author" w:date="2026-10-30T04:17:53Z"/><w:cantSplit w:val="true"/></w:trPr><w:tc><w:tcPr><w:tcW w:w="1575" w:type="dxa"/><w:tcBorders></w:tcBorders></w:tcPr><w:p><w:pPr><w:pStyle w:val="Tabla9"/><w:widowControl/><w:jc w:val="left"/><w:rPr><w:kern w:val="0"/><w:szCs w:val="24"/><w:lang w:val="es-CO" w:eastAsia="en-US" w:bidi="ar-SA"/><w:del w:id="2968" w:author="Unknown Author" w:date="2026-10-30T04:17:53Z"></w:del></w:rPr></w:pPr><w:del w:id="2967" w:author="Unknown Author" w:date="2026-10-30T04:17:53Z"><w:r><w:rPr><w:kern w:val="0"/><w:szCs w:val="24"/><w:lang w:val="es-CO" w:eastAsia="en-US" w:bidi="ar-SA"/></w:rPr><w:delText>Caldas</w:delText></w:r></w:del></w:p></w:tc><w:tc><w:tcPr><w:tcW w:w="1742" w:type="dxa"/><w:tcBorders></w:tcBorders></w:tcPr><w:p><w:pPr><w:pStyle w:val="Tabla9"/><w:widowControl/><w:jc w:val="left"/><w:rPr><w:kern w:val="0"/><w:szCs w:val="24"/><w:lang w:val="es-CO" w:eastAsia="en-US" w:bidi="ar-SA"/><w:del w:id="2970" w:author="Unknown Author" w:date="2026-10-30T04:17:53Z"></w:del></w:rPr></w:pPr><w:del w:id="2969" w:author="Unknown Author" w:date="2026-10-30T04:17:53Z"><w:r><w:rPr><w:color w:val="00B050"/><w:kern w:val="0"/><w:szCs w:val="24"/><w:lang w:val="es-CO" w:eastAsia="en-US" w:bidi="ar-SA"/></w:rPr><w:delText>[Diligenciar: código de la demanda del Anexo 4]</w:delText></w:r></w:del></w:p></w:tc><w:tc><w:tcPr><w:tcW w:w="1826" w:type="dxa"/><w:tcBorders></w:tcBorders></w:tcPr><w:p><w:pPr><w:pStyle w:val="Tabla9"/><w:widowControl/><w:jc w:val="left"/><w:rPr><w:kern w:val="0"/><w:szCs w:val="24"/><w:lang w:val="es-CO" w:eastAsia="en-US" w:bidi="ar-SA"/><w:del w:id="2973" w:author="Unknown Author" w:date="2026-10-30T04:17:53Z"></w:del></w:rPr></w:pPr><w:del w:id="2971" w:author="Unknown Author" w:date="2026-10-30T04:17:53Z"><w:r><w:rPr><w:kern w:val="0"/><w:szCs w:val="24"/><w:lang w:val="es-CO" w:eastAsia="en-US" w:bidi="ar-SA"/></w:rPr><w:delText xml:space="preserve">Caldas 2024-2027 </w:delText></w:r></w:del><w:del w:id="2972" w:author="Unknown Author" w:date="2026-10-30T04:17:53Z"><w:r><w:rPr><w:color w:val="00B050"/><w:kern w:val="0"/><w:szCs w:val="24"/><w:lang w:val="es-CO" w:eastAsia="en-US" w:bidi="ar-SA"/></w:rPr><w:delText>[Diligenciar: estrategia y programa del plan]</w:delText></w:r></w:del></w:p></w:tc><w:tc><w:tcPr><w:tcW w:w="1742" w:type="dxa"/><w:tcBorders></w:tcBorders></w:tcPr><w:p><w:pPr><w:pStyle w:val="Tabla9"/><w:widowControl/><w:jc w:val="left"/><w:rPr><w:kern w:val="0"/><w:szCs w:val="24"/><w:lang w:val="es-CO" w:eastAsia="en-US" w:bidi="ar-SA"/><w:del w:id="2975" w:author="Unknown Author" w:date="2026-10-30T04:17:53Z"></w:del></w:rPr></w:pPr><w:del w:id="2974" w:author="Unknown Author" w:date="2026-10-30T04:17:53Z"><w:r><w:rPr><w:kern w:val="0"/><w:szCs w:val="24"/><w:lang w:val="es-CO" w:eastAsia="en-US" w:bidi="ar-SA"/></w:rPr><w:delText>4 municipios; 4 comités municipales y 1 departamental</w:delText></w:r></w:del></w:p></w:tc><w:tc><w:tcPr><w:tcW w:w="1409" w:type="dxa"/><w:tcBorders></w:tcBorders></w:tcPr><w:p><w:pPr><w:pStyle w:val="Tabla9"/><w:widowControl/><w:jc w:val="left"/><w:rPr><w:kern w:val="0"/><w:szCs w:val="24"/><w:lang w:val="es-CO" w:eastAsia="en-US" w:bidi="ar-SA"/><w:del w:id="2977" w:author="Unknown Author" w:date="2026-10-30T04:17:53Z"></w:del></w:rPr></w:pPr><w:del w:id="2976" w:author="Unknown Author" w:date="2026-10-30T04:17:53Z"><w:r><w:rPr><w:kern w:val="0"/><w:szCs w:val="24"/><w:lang w:val="es-CO" w:eastAsia="en-US" w:bidi="ar-SA"/></w:rPr><w:delText>33 nodos y 1 monitor de referencia</w:delText></w:r></w:del></w:p></w:tc><w:tc><w:tcPr><w:tcW w:w="1659" w:type="dxa"/><w:tcBorders></w:tcBorders></w:tcPr><w:p><w:pPr><w:pStyle w:val="Tabla9"/><w:widowControl/><w:jc w:val="left"/><w:rPr><w:kern w:val="0"/><w:szCs w:val="24"/><w:lang w:val="es-CO" w:eastAsia="en-US" w:bidi="ar-SA"/><w:del w:id="2979" w:author="Unknown Author" w:date="2026-10-30T04:17:53Z"></w:del></w:rPr></w:pPr><w:del w:id="2978" w:author="Unknown Author" w:date="2026-10-30T04:17:53Z"><w:r><w:rPr><w:kern w:val="0"/><w:szCs w:val="24"/><w:lang w:val="es-CO" w:eastAsia="en-US" w:bidi="ar-SA"/></w:rPr><w:delText>Uso del tablero por los comités; falsas alarmas; activación del protocolo; al menos 3 evaluaciones previas de demolición</w:delText></w:r></w:del></w:p></w:tc></w:tr><w:tr><w:trPr><w:del w:id="2980" w:author="Unknown Author" w:date="2026-10-30T04:17:53Z"/><w:cantSplit w:val="true"/></w:trPr><w:tc><w:tcPr><w:tcW w:w="1575" w:type="dxa"/><w:tcBorders></w:tcBorders><w:shd w:color="auto" w:fill="F7F7F7" w:val="clear"/></w:tcPr><w:p><w:pPr><w:pStyle w:val="Tabla9"/><w:widowControl/><w:jc w:val="left"/><w:rPr><w:kern w:val="0"/><w:szCs w:val="24"/><w:lang w:val="es-CO" w:eastAsia="en-US" w:bidi="ar-SA"/><w:del w:id="2982" w:author="Unknown Author" w:date="2026-10-30T04:17:53Z"></w:del></w:rPr></w:pPr><w:del w:id="2981" w:author="Unknown Author" w:date="2026-10-30T04:17:53Z"><w:r><w:rPr><w:kern w:val="0"/><w:szCs w:val="24"/><w:lang w:val="es-CO" w:eastAsia="en-US" w:bidi="ar-SA"/></w:rPr><w:delText>Cundinamarca</w:delText></w:r></w:del></w:p></w:tc><w:tc><w:tcPr><w:tcW w:w="1742" w:type="dxa"/><w:tcBorders></w:tcBorders><w:shd w:color="auto" w:fill="F7F7F7" w:val="clear"/></w:tcPr><w:p><w:pPr><w:pStyle w:val="Tabla9"/><w:widowControl/><w:jc w:val="left"/><w:rPr><w:kern w:val="0"/><w:szCs w:val="24"/><w:lang w:val="es-CO" w:eastAsia="en-US" w:bidi="ar-SA"/><w:del w:id="2984" w:author="Unknown Author" w:date="2026-10-30T04:17:53Z"></w:del></w:rPr></w:pPr><w:del w:id="2983" w:author="Unknown Author" w:date="2026-10-30T04:17:53Z"><w:r><w:rPr><w:color w:val="00B050"/><w:kern w:val="0"/><w:szCs w:val="24"/><w:lang w:val="es-CO" w:eastAsia="en-US" w:bidi="ar-SA"/></w:rPr><w:delText>[Diligenciar: código de la demanda del Anexo 4]</w:delText></w:r></w:del></w:p></w:tc><w:tc><w:tcPr><w:tcW w:w="1826" w:type="dxa"/><w:tcBorders></w:tcBorders><w:shd w:color="auto" w:fill="F7F7F7" w:val="clear"/></w:tcPr><w:p><w:pPr><w:pStyle w:val="Tabla9"/><w:widowControl/><w:jc w:val="left"/><w:rPr><w:kern w:val="0"/><w:szCs w:val="24"/><w:lang w:val="es-CO" w:eastAsia="en-US" w:bidi="ar-SA"/><w:del w:id="2987" w:author="Unknown Author" w:date="2026-10-30T04:17:53Z"></w:del></w:rPr></w:pPr><w:del w:id="2985" w:author="Unknown Author" w:date="2026-10-30T04:17:53Z"><w:r><w:rPr><w:kern w:val="0"/><w:szCs w:val="24"/><w:lang w:val="es-CO" w:eastAsia="en-US" w:bidi="ar-SA"/></w:rPr><w:delText xml:space="preserve">Gobernando: Más que un Plan 2024-2028 </w:delText></w:r></w:del><w:del w:id="2986" w:author="Unknown Author" w:date="2026-10-30T04:17:53Z"><w:r><w:rPr><w:color w:val="00B050"/><w:kern w:val="0"/><w:szCs w:val="24"/><w:lang w:val="es-CO" w:eastAsia="en-US" w:bidi="ar-SA"/></w:rPr><w:delText>[Diligenciar: estrategia y programa del plan]</w:delText></w:r></w:del></w:p></w:tc><w:tc><w:tcPr><w:tcW w:w="1742" w:type="dxa"/><w:tcBorders></w:tcBorders><w:shd w:color="auto" w:fill="F7F7F7" w:val="clear"/></w:tcPr><w:p><w:pPr><w:pStyle w:val="Tabla9"/><w:widowControl/><w:jc w:val="left"/><w:rPr><w:kern w:val="0"/><w:szCs w:val="24"/><w:lang w:val="es-CO" w:eastAsia="en-US" w:bidi="ar-SA"/><w:del w:id="2989" w:author="Unknown Author" w:date="2026-10-30T04:17:53Z"></w:del></w:rPr></w:pPr><w:del w:id="2988" w:author="Unknown Author" w:date="2026-10-30T04:17:53Z"><w:r><w:rPr><w:kern w:val="0"/><w:szCs w:val="24"/><w:lang w:val="es-CO" w:eastAsia="en-US" w:bidi="ar-SA"/></w:rPr><w:delText>4 municipios; 4 comités municipales y 1 departamental</w:delText></w:r></w:del></w:p></w:tc><w:tc><w:tcPr><w:tcW w:w="1409" w:type="dxa"/><w:tcBorders></w:tcBorders><w:shd w:color="auto" w:fill="F7F7F7" w:val="clear"/></w:tcPr><w:p><w:pPr><w:pStyle w:val="Tabla9"/><w:widowControl/><w:jc w:val="left"/><w:rPr><w:kern w:val="0"/><w:szCs w:val="24"/><w:lang w:val="es-CO" w:eastAsia="en-US" w:bidi="ar-SA"/><w:del w:id="2991" w:author="Unknown Author" w:date="2026-10-30T04:17:53Z"></w:del></w:rPr></w:pPr><w:del w:id="2990" w:author="Unknown Author" w:date="2026-10-30T04:17:53Z"><w:r><w:rPr><w:kern w:val="0"/><w:szCs w:val="24"/><w:lang w:val="es-CO" w:eastAsia="en-US" w:bidi="ar-SA"/></w:rPr><w:delText>34 nodos y 1 monitor de referencia</w:delText></w:r></w:del></w:p></w:tc><w:tc><w:tcPr><w:tcW w:w="1659" w:type="dxa"/><w:tcBorders></w:tcBorders><w:shd w:color="auto" w:fill="F7F7F7" w:val="clear"/></w:tcPr><w:p><w:pPr><w:pStyle w:val="Tabla9"/><w:widowControl/><w:jc w:val="left"/><w:rPr><w:kern w:val="0"/><w:szCs w:val="24"/><w:lang w:val="es-CO" w:eastAsia="en-US" w:bidi="ar-SA"/><w:del w:id="2993" w:author="Unknown Author" w:date="2026-10-30T04:17:53Z"></w:del></w:rPr></w:pPr><w:del w:id="2992" w:author="Unknown Author" w:date="2026-10-30T04:17:53Z"><w:r><w:rPr><w:kern w:val="0"/><w:szCs w:val="24"/><w:lang w:val="es-CO" w:eastAsia="en-US" w:bidi="ar-SA"/></w:rPr><w:delText>Uso del tablero por los comités; falsas alarmas; activación del protocolo; al menos 3 evaluaciones previas de demolición</w:delText></w:r></w:del></w:p></w:tc></w:tr><w:tr><w:trPr><w:del w:id="2994" w:author="Unknown Author" w:date="2026-10-30T04:17:53Z"/><w:cantSplit w:val="true"/></w:trPr><w:tc><w:tcPr><w:tcW w:w="1575" w:type="dxa"/><w:tcBorders><w:bottom w:val="single" w:sz="12" w:space="0" w:color="2A3439"/></w:tcBorders></w:tcPr><w:p><w:pPr><w:pStyle w:val="Tabla9"/><w:keepNext w:val="true"/><w:widowControl/><w:jc w:val="left"/><w:rPr><w:kern w:val="0"/><w:szCs w:val="24"/><w:lang w:val="es-CO" w:eastAsia="en-US" w:bidi="ar-SA"/><w:del w:id="2996" w:author="Unknown Author" w:date="2026-10-30T04:17:53Z"></w:del></w:rPr></w:pPr><w:del w:id="2995" w:author="Unknown Author" w:date="2026-10-30T04:17:53Z"><w:r><w:rPr><w:kern w:val="0"/><w:szCs w:val="24"/><w:lang w:val="es-CO" w:eastAsia="en-US" w:bidi="ar-SA"/></w:rPr><w:delText>Valle del Cauca</w:delText></w:r></w:del></w:p></w:tc><w:tc><w:tcPr><w:tcW w:w="1742" w:type="dxa"/><w:tcBorders><w:bottom w:val="single" w:sz="12" w:space="0" w:color="2A3439"/></w:tcBorders></w:tcPr><w:p><w:pPr><w:pStyle w:val="Tabla9"/><w:keepNext w:val="true"/><w:widowControl/><w:jc w:val="left"/><w:rPr><w:kern w:val="0"/><w:szCs w:val="24"/><w:lang w:val="es-CO" w:eastAsia="en-US" w:bidi="ar-SA"/><w:del w:id="2998" w:author="Unknown Author" w:date="2026-10-30T04:17:53Z"></w:del></w:rPr></w:pPr><w:del w:id="2997" w:author="Unknown Author" w:date="2026-10-30T04:17:53Z"><w:r><w:rPr><w:color w:val="00B050"/><w:kern w:val="0"/><w:szCs w:val="24"/><w:lang w:val="es-CO" w:eastAsia="en-US" w:bidi="ar-SA"/></w:rPr><w:delText>[Diligenciar: código de la demanda del Anexo 4]</w:delText></w:r></w:del></w:p></w:tc><w:tc><w:tcPr><w:tcW w:w="1826" w:type="dxa"/><w:tcBorders><w:bottom w:val="single" w:sz="12" w:space="0" w:color="2A3439"/></w:tcBorders></w:tcPr><w:p><w:pPr><w:pStyle w:val="Tabla9"/><w:keepNext w:val="true"/><w:widowControl/><w:jc w:val="left"/><w:rPr><w:kern w:val="0"/><w:szCs w:val="24"/><w:lang w:val="es-CO" w:eastAsia="en-US" w:bidi="ar-SA"/><w:del w:id="3001" w:author="Unknown Author" w:date="2026-10-30T04:17:53Z"></w:del></w:rPr></w:pPr><w:del w:id="2999" w:author="Unknown Author" w:date="2026-10-30T04:17:53Z"><w:r><w:rPr><w:kern w:val="0"/><w:szCs w:val="24"/><w:lang w:val="es-CO" w:eastAsia="en-US" w:bidi="ar-SA"/></w:rPr><w:delText xml:space="preserve">Liderazgo que Transforma 2024-2027 </w:delText></w:r></w:del><w:del w:id="3000" w:author="Unknown Author" w:date="2026-10-30T04:17:53Z"><w:r><w:rPr><w:color w:val="00B050"/><w:kern w:val="0"/><w:szCs w:val="24"/><w:lang w:val="es-CO" w:eastAsia="en-US" w:bidi="ar-SA"/></w:rPr><w:delText>[Diligenciar: estrategia y programa del plan]</w:delText></w:r></w:del></w:p></w:tc><w:tc><w:tcPr><w:tcW w:w="1742" w:type="dxa"/><w:tcBorders><w:bottom w:val="single" w:sz="12" w:space="0" w:color="2A3439"/></w:tcBorders></w:tcPr><w:p><w:pPr><w:pStyle w:val="Tabla9"/><w:keepNext w:val="true"/><w:widowControl/><w:jc w:val="left"/><w:rPr><w:kern w:val="0"/><w:szCs w:val="24"/><w:lang w:val="es-CO" w:eastAsia="en-US" w:bidi="ar-SA"/><w:del w:id="3003" w:author="Unknown Author" w:date="2026-10-30T04:17:53Z"></w:del></w:rPr></w:pPr><w:del w:id="3002" w:author="Unknown Author" w:date="2026-10-30T04:17:53Z"><w:r><w:rPr><w:kern w:val="0"/><w:szCs w:val="24"/><w:lang w:val="es-CO" w:eastAsia="en-US" w:bidi="ar-SA"/></w:rPr><w:delText>4 municipios; 4 comités municipales y 1 departamental</w:delText></w:r></w:del></w:p></w:tc><w:tc><w:tcPr><w:tcW w:w="1409" w:type="dxa"/><w:tcBorders><w:bottom w:val="single" w:sz="12" w:space="0" w:color="2A3439"/></w:tcBorders></w:tcPr><w:p><w:pPr><w:pStyle w:val="Tabla9"/><w:keepNext w:val="true"/><w:widowControl/><w:jc w:val="left"/><w:rPr><w:kern w:val="0"/><w:szCs w:val="24"/><w:lang w:val="es-CO" w:eastAsia="en-US" w:bidi="ar-SA"/><w:del w:id="3005" w:author="Unknown Author" w:date="2026-10-30T04:17:53Z"></w:del></w:rPr></w:pPr><w:del w:id="3004" w:author="Unknown Author" w:date="2026-10-30T04:17:53Z"><w:r><w:rPr><w:kern w:val="0"/><w:szCs w:val="24"/><w:lang w:val="es-CO" w:eastAsia="en-US" w:bidi="ar-SA"/></w:rPr><w:delText>33 nodos y 1 monitor de referencia</w:delText></w:r></w:del></w:p></w:tc><w:tc><w:tcPr><w:tcW w:w="1659" w:type="dxa"/><w:tcBorders><w:bottom w:val="single" w:sz="12" w:space="0" w:color="2A3439"/></w:tcBorders></w:tcPr><w:p><w:pPr><w:pStyle w:val="Tabla9"/><w:keepNext w:val="true"/><w:widowControl/><w:jc w:val="left"/><w:rPr><w:kern w:val="0"/><w:szCs w:val="24"/><w:lang w:val="es-CO" w:eastAsia="en-US" w:bidi="ar-SA"/><w:del w:id="3007" w:author="Unknown Author" w:date="2026-10-30T04:17:53Z"></w:del></w:rPr></w:pPr><w:del w:id="3006" w:author="Unknown Author" w:date="2026-10-30T04:17:53Z"><w:r><w:rPr><w:kern w:val="0"/><w:szCs w:val="24"/><w:lang w:val="es-CO" w:eastAsia="en-US" w:bidi="ar-SA"/></w:rPr><w:delText>Uso del tablero por los comités; falsas alarmas; activación del protocolo; al menos 3 evaluaciones previas de demolición</w:delText></w:r></w:del></w:p></w:tc></w:tr></w:tbl><w:p><w:pPr><w:pStyle w:val="TablaNota"/><w:rPr></w:rPr></w:pPr><w:r><w:rPr><w:i/><w:iCs/></w:rPr><w:t>Nota.</w:t></w:r><w:r><w:rPr></w:rPr><w:t xml:space="preserve"> Elaboración propia con la formulación del proyecto y los planes de desarrollo </w:t></w:r><w:del w:id="3008" w:author="Unknown Author" w:date="2026-10-30T04:17:53Z"><w:r><w:rPr></w:rPr><w:delText xml:space="preserve">departamentales </w:delText></w:r></w:del><w:r><w:rPr></w:rPr><w:t xml:space="preserve">citados en la sección 4. </w:t></w:r><w:ins w:id="3009" w:author="Unknown Author" w:date="2026-10-30T04:17:53Z"><w:r><w:rPr></w:rPr><w:t xml:space="preserve">El reparto de nodos entre </w:t></w:r></w:ins><w:del w:id="3010" w:author="Unknown Author" w:date="2026-10-30T04:17:53Z"><w:r><w:rPr></w:rPr><w:delText xml:space="preserve">Los nombres de </w:delText></w:r></w:del><w:r><w:rPr></w:rPr><w:t xml:space="preserve">los municipios </w:t></w:r><w:ins w:id="3011" w:author="Unknown Author" w:date="2026-10-30T04:17:53Z"><w:r><w:rPr></w:rPr><w:t>es una propuesta de formulación</w:t></w:r></w:ins><w:del w:id="3012" w:author="Unknown Author" w:date="2026-10-30T04:17:53Z"><w:r><w:rPr></w:rPr><w:delText>se diligencian en la sección 1</w:delText></w:r></w:del><w:r><w:rPr></w:rPr><w:t>.</w:t></w:r></w:p><w:p><w:pPr><w:pStyle w:val="FiguraRotulo"/><w:rPr></w:rPr></w:pPr><w:bookmarkStart w:id="77" w:name="rot_Figura_8_1"/><w:r><w:rPr><w:b/><w:bCs/></w:rPr><w:t>Figura 8.1</w:t></w:r><w:bookmarkEnd w:id="77"/></w:p><w:p><w:pPr><w:pStyle w:val="FiguraTitulo"/><w:rPr></w:rPr></w:pPr><w:r><w:rPr><w:i/><w:iCs/></w:rPr><w:t xml:space="preserve">Cada </w:t></w:r><w:ins w:id="3013" w:author="Unknown Author" w:date="2026-10-30T04:17:53Z"><w:r><w:rPr><w:i/><w:iCs/></w:rPr><w:t>municipio</w:t></w:r></w:ins><w:del w:id="3014" w:author="Unknown Author" w:date="2026-10-30T04:17:53Z"><w:r><w:rPr><w:i/><w:iCs/></w:rPr><w:delText>departamento</w:delText></w:r></w:del><w:r><w:rPr><w:i/><w:iCs/></w:rPr><w:t xml:space="preserve"> conecta una demanda territorial con nodos, </w:t></w:r><w:ins w:id="3015" w:author="Unknown Author" w:date="2026-10-30T04:17:53Z"><w:r><w:rPr><w:i/><w:iCs/></w:rPr><w:t>consejos y planes</w:t></w:r></w:ins><w:del w:id="3016" w:author="Unknown Author" w:date="2026-10-30T04:17:53Z"><w:r><w:rPr><w:i/><w:iCs/></w:rPr><w:delText>comités y plan</w:delText></w:r></w:del><w:r><w:rPr><w:i/><w:iCs/></w:rPr><w:t xml:space="preserve"> de desarrollo</w:t></w:r></w:p><w:p><w:pPr><w:pStyle w:val="BodyText"/><w:rPr></w:rPr></w:pPr><w:r><w:rPr></w:rPr><w:drawing><wp:inline distT="0" distB="0" distL="0" distR="0"><wp:extent cx="5579745" cy="3942715"/><wp:effectExtent l="0" t="0" r="0" b="0"/><wp:docPr id="8" name="Image8"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8" name="Image8" descr=""></pic:cNvPr><pic:cNvPicPr><a:picLocks noChangeAspect="1" noChangeArrowheads="1"/></pic:cNvPicPr></pic:nvPicPr><pic:blipFill><a:blip r:embed="rId9"></a:blip><a:stretch><a:fillRect/></a:stretch></pic:blipFill><pic:spPr bwMode="auto"><a:xfrm><a:off x="0" y="0"/><a:ext cx="5579745" cy="3942715"/></a:xfrm><a:prstGeom prst="rect"><a:avLst/></a:prstGeom></pic:spPr></pic:pic></a:graphicData></a:graphic></wp:inline></w:drawing></w:r></w:p><w:p><w:pPr><w:pStyle w:val="FiguraNota"/><w:rPr></w:rPr></w:pPr><w:r><w:rPr><w:i/><w:iCs/></w:rPr><w:t>Nota.</w:t></w:r><w:r><w:rPr></w:rPr><w:t xml:space="preserve"> Elaboración propia con la formulación del proyecto. Las cajas punteadas indican datos por diligenciar. Software: Python 3 y matplotlib.</w:t></w:r></w:p><w:p><w:pPr><w:pStyle w:val="BodyText"/><w:rPr></w:rPr></w:pPr><w:r><w:rPr></w:rPr><w:t xml:space="preserve">La Tabla 8.3 es la matriz de trazabilidad territorial. Relaciona por </w:t></w:r><w:ins w:id="3017" w:author="Unknown Author" w:date="2026-10-30T04:17:53Z"><w:r><w:rPr></w:rPr><w:t>municipio</w:t></w:r></w:ins><w:del w:id="3018" w:author="Unknown Author" w:date="2026-10-30T04:17:53Z"><w:r><w:rPr></w:rPr><w:delText>departamento</w:delText></w:r></w:del><w:r><w:rPr></w:rPr><w:t xml:space="preserve"> seis elementos: la afectación, la demanda, las actividades, los productos, las metas y los responsables. Responde a la indicación de la Secretaría Técnica (Secretaría Técnica de la Convocatoria 56, 2026). Los TdR no fijan un formato</w:t></w:r><w:del w:id="3019" w:author="Unknown Author" w:date="2026-10-30T04:17:53Z"><w:r><w:rPr></w:rPr><w:delText xml:space="preserve">. La matriz se desagrega por municipio cuando se fijan los lugares de ejecución </w:delText></w:r></w:del><w:del w:id="3020" w:author="Unknown Author" w:date="2026-10-30T04:17:53Z"><w:r><w:rPr><w:color w:val="00B050"/></w:rPr><w:delText>[Diligenciar: nombres de los 12 municipios]</w:delText></w:r></w:del><w:r><w:rPr></w:rPr><w:t>.</w:t></w:r></w:p><w:p><w:pPr><w:pStyle w:val="TablaRotulo"/><w:rPr></w:rPr></w:pPr><w:bookmarkStart w:id="78" w:name="rot_Tabla_8_3"/><w:r><w:rPr><w:b/><w:bCs/></w:rPr><w:t>Tabla 8.3</w:t></w:r><w:bookmarkEnd w:id="78"/></w:p><w:p><w:pPr><w:pStyle w:val="TablaTitulo"/><w:rPr></w:rPr></w:pPr><w:r><w:rPr><w:i/><w:iCs/></w:rPr><w:t xml:space="preserve">Matriz de trazabilidad territorial por </w:t></w:r><w:ins w:id="3021" w:author="Unknown Author" w:date="2026-10-30T04:17:53Z"><w:r><w:rPr><w:i/><w:iCs/></w:rPr><w:t>municipio</w:t></w:r></w:ins><w:del w:id="3022" w:author="Unknown Author" w:date="2026-10-30T04:17:53Z"><w:r><w:rPr><w:i/><w:iCs/></w:rPr><w:delText>departamento</w:delText></w:r></w:del></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151"/><w:gridCol w:w="1564"/><w:gridCol w:w="1232"/><w:gridCol w:w="1316"/><w:gridCol w:w="1399"/><w:gridCol w:w="1645"/><w:gridCol w:w="1646"/></w:tblGrid><w:tr><w:trPr><w:tblHeader w:val="true"/><w:ins w:id="3023" w:author="Unknown Author" w:date="2026-10-30T04:17:53Z"/><w:cantSplit w:val="true"/></w:trPr><w:tc><w:tcPr><w:tcW w:w="1151"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3025" w:author="Unknown Author" w:date="2026-10-30T04:17:53Z"></w:ins></w:rPr></w:pPr><w:ins w:id="3024" w:author="Unknown Author" w:date="2026-10-30T04:17:53Z"><w:r><w:rPr><w:b/><w:kern w:val="0"/><w:szCs w:val="24"/><w:lang w:val="es-CO" w:eastAsia="en-US" w:bidi="ar-SA"/></w:rPr><w:t>Municipio</w:t></w:r></w:ins></w:p></w:tc><w:tc><w:tcPr><w:tcW w:w="1564"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3027" w:author="Unknown Author" w:date="2026-10-30T04:17:53Z"></w:ins></w:rPr></w:pPr><w:ins w:id="3026" w:author="Unknown Author" w:date="2026-10-30T04:17:53Z"><w:r><w:rPr><w:b/><w:kern w:val="0"/><w:szCs w:val="24"/><w:lang w:val="es-CO" w:eastAsia="en-US" w:bidi="ar-SA"/></w:rPr><w:t>Afectación que se acredita</w:t></w:r></w:ins></w:p></w:tc><w:tc><w:tcPr><w:tcW w:w="1232"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3029" w:author="Unknown Author" w:date="2026-10-30T04:17:53Z"></w:ins></w:rPr></w:pPr><w:ins w:id="3028" w:author="Unknown Author" w:date="2026-10-30T04:17:53Z"><w:r><w:rPr><w:b/><w:kern w:val="0"/><w:szCs w:val="24"/><w:lang w:val="es-CO" w:eastAsia="en-US" w:bidi="ar-SA"/></w:rPr><w:t>Demanda</w:t></w:r></w:ins></w:p></w:tc><w:tc><w:tcPr><w:tcW w:w="1316"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3031" w:author="Unknown Author" w:date="2026-10-30T04:17:53Z"></w:ins></w:rPr></w:pPr><w:ins w:id="3030" w:author="Unknown Author" w:date="2026-10-30T04:17:53Z"><w:r><w:rPr><w:b/><w:kern w:val="0"/><w:szCs w:val="24"/><w:lang w:val="es-CO" w:eastAsia="en-US" w:bidi="ar-SA"/></w:rPr><w:t>Actividades</w:t></w:r></w:ins></w:p></w:tc><w:tc><w:tcPr><w:tcW w:w="1399"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3033" w:author="Unknown Author" w:date="2026-10-30T04:17:53Z"></w:ins></w:rPr></w:pPr><w:ins w:id="3032" w:author="Unknown Author" w:date="2026-10-30T04:17:53Z"><w:r><w:rPr><w:b/><w:kern w:val="0"/><w:szCs w:val="24"/><w:lang w:val="es-CO" w:eastAsia="en-US" w:bidi="ar-SA"/></w:rPr><w:t>Productos</w:t></w:r></w:ins></w:p></w:tc><w:tc><w:tcPr><w:tcW w:w="1645"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3035" w:author="Unknown Author" w:date="2026-10-30T04:17:53Z"></w:ins></w:rPr></w:pPr><w:ins w:id="3034" w:author="Unknown Author" w:date="2026-10-30T04:17:53Z"><w:r><w:rPr><w:b/><w:kern w:val="0"/><w:szCs w:val="24"/><w:lang w:val="es-CO" w:eastAsia="en-US" w:bidi="ar-SA"/></w:rPr><w:t>Metas</w:t></w:r></w:ins></w:p></w:tc><w:tc><w:tcPr><w:tcW w:w="1646"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3037" w:author="Unknown Author" w:date="2026-10-30T04:17:53Z"></w:ins></w:rPr></w:pPr><w:ins w:id="3036" w:author="Unknown Author" w:date="2026-10-30T04:17:53Z"><w:r><w:rPr><w:b/><w:kern w:val="0"/><w:szCs w:val="24"/><w:lang w:val="es-CO" w:eastAsia="en-US" w:bidi="ar-SA"/></w:rPr><w:t>Responsables</w:t></w:r></w:ins></w:p></w:tc></w:tr><w:tr><w:trPr><w:ins w:id="3038" w:author="Unknown Author" w:date="2026-10-30T04:17:53Z"/><w:cantSplit w:val="true"/></w:trPr><w:tc><w:tcPr><w:tcW w:w="1151" w:type="dxa"/><w:tcBorders></w:tcBorders></w:tcPr><w:p><w:pPr><w:pStyle w:val="Tabla8"/><w:widowControl/><w:jc w:val="left"/><w:rPr><w:kern w:val="0"/><w:szCs w:val="24"/><w:lang w:val="es-CO" w:eastAsia="en-US" w:bidi="ar-SA"/><w:ins w:id="3040" w:author="Unknown Author" w:date="2026-10-30T04:17:53Z"></w:ins></w:rPr></w:pPr><w:ins w:id="3039" w:author="Unknown Author" w:date="2026-10-30T04:17:53Z"><w:r><w:rPr><w:kern w:val="0"/><w:szCs w:val="24"/><w:lang w:val="es-CO" w:eastAsia="en-US" w:bidi="ar-SA"/></w:rPr><w:t>Manizales (Caldas)</w:t></w:r></w:ins></w:p></w:tc><w:tc><w:tcPr><w:tcW w:w="1564" w:type="dxa"/><w:tcBorders></w:tcBorders></w:tcPr><w:p><w:pPr><w:pStyle w:val="Tabla8"/><w:widowControl/><w:jc w:val="left"/><w:rPr><w:kern w:val="0"/><w:szCs w:val="24"/><w:lang w:val="es-CO" w:eastAsia="en-US" w:bidi="ar-SA"/><w:ins w:id="3043" w:author="Unknown Author" w:date="2026-10-30T04:17:53Z"></w:ins></w:rPr></w:pPr><w:ins w:id="3041" w:author="Unknown Author" w:date="2026-10-30T04:17:53Z"><w:r><w:rPr><w:kern w:val="0"/><w:szCs w:val="24"/><w:lang w:val="es-CO" w:eastAsia="en-US" w:bidi="ar-SA"/></w:rPr><w:t xml:space="preserve">Reporte oficial de afectación y de remoción de escombros de Manizales </w:t></w:r></w:ins><w:ins w:id="3042" w:author="Unknown Author" w:date="2026-10-30T04:17:53Z"><w:r><w:rPr><w:color w:val="00B050"/><w:kern w:val="0"/><w:szCs w:val="24"/><w:lang w:val="es-CO" w:eastAsia="en-US" w:bidi="ar-SA"/></w:rPr><w:t>[Diligenciar: reporte de Manizales]</w:t></w:r></w:ins></w:p></w:tc><w:tc><w:tcPr><w:tcW w:w="1232" w:type="dxa"/><w:tcBorders></w:tcBorders></w:tcPr><w:p><w:pPr><w:pStyle w:val="Tabla8"/><w:widowControl/><w:jc w:val="left"/><w:rPr><w:kern w:val="0"/><w:szCs w:val="24"/><w:lang w:val="es-CO" w:eastAsia="en-US" w:bidi="ar-SA"/><w:ins w:id="3045" w:author="Unknown Author" w:date="2026-10-30T04:17:53Z"></w:ins></w:rPr></w:pPr><w:ins w:id="3044" w:author="Unknown Author" w:date="2026-10-30T04:17:53Z"><w:r><w:rPr><w:kern w:val="0"/><w:szCs w:val="24"/><w:lang w:val="es-CO" w:eastAsia="en-US" w:bidi="ar-SA"/></w:rPr><w:t>Medición verificada de PM2,5 y PM10 y estimación previa de la exposición en sitios de remoción y demolición</w:t></w:r></w:ins></w:p></w:tc><w:tc><w:tcPr><w:tcW w:w="1316" w:type="dxa"/><w:tcBorders></w:tcBorders></w:tcPr><w:p><w:pPr><w:pStyle w:val="Tabla8"/><w:widowControl/><w:jc w:val="left"/><w:rPr><w:kern w:val="0"/><w:szCs w:val="24"/><w:lang w:val="es-CO" w:eastAsia="en-US" w:bidi="ar-SA"/><w:ins w:id="3047" w:author="Unknown Author" w:date="2026-10-30T04:17:53Z"></w:ins></w:rPr></w:pPr><w:ins w:id="3046" w:author="Unknown Author" w:date="2026-10-30T04:17:53Z"><w:r><w:rPr><w:kern w:val="0"/><w:szCs w:val="24"/><w:lang w:val="es-CO" w:eastAsia="en-US" w:bidi="ar-SA"/></w:rPr><w:t>1.1, 1.3 a 1.7, 2.3, 2.4 y 3.1 a 3.5</w:t></w:r></w:ins></w:p></w:tc><w:tc><w:tcPr><w:tcW w:w="1399" w:type="dxa"/><w:tcBorders></w:tcBorders></w:tcPr><w:p><w:pPr><w:pStyle w:val="Tabla8"/><w:widowControl/><w:jc w:val="left"/><w:rPr><w:kern w:val="0"/><w:szCs w:val="24"/><w:lang w:val="es-CO" w:eastAsia="en-US" w:bidi="ar-SA"/><w:ins w:id="3049" w:author="Unknown Author" w:date="2026-10-30T04:17:53Z"></w:ins></w:rPr></w:pPr><w:ins w:id="3048" w:author="Unknown Author" w:date="2026-10-30T04:17:53Z"><w:r><w:rPr><w:kern w:val="0"/><w:szCs w:val="24"/><w:lang w:val="es-CO" w:eastAsia="en-US" w:bidi="ar-SA"/></w:rPr><w:t>50 nodos y 5 gateways; conjunto de referencia en rotación; tablero en dos consejos; evaluaciones previas de demolición</w:t></w:r></w:ins></w:p></w:tc><w:tc><w:tcPr><w:tcW w:w="1645" w:type="dxa"/><w:tcBorders></w:tcBorders></w:tcPr><w:p><w:pPr><w:pStyle w:val="Tabla8"/><w:widowControl/><w:jc w:val="left"/><w:rPr><w:kern w:val="0"/><w:szCs w:val="24"/><w:lang w:val="es-CO" w:eastAsia="en-US" w:bidi="ar-SA"/><w:ins w:id="3051" w:author="Unknown Author" w:date="2026-10-30T04:17:53Z"></w:ins></w:rPr></w:pPr><w:ins w:id="3050" w:author="Unknown Author" w:date="2026-10-30T04:17:53Z"><w:r><w:rPr><w:kern w:val="0"/><w:szCs w:val="24"/><w:lang w:val="es-CO" w:eastAsia="en-US" w:bidi="ar-SA"/></w:rPr><w:t>R² ≥ 0,70 y NRMSE ≤ 30 % frente a la referencia; disponibilidad ≥ 90 %; al menos 3 evaluaciones previas y 3 eventos válidos</w:t></w:r></w:ins></w:p></w:tc><w:tc><w:tcPr><w:tcW w:w="1646" w:type="dxa"/><w:tcBorders></w:tcBorders></w:tcPr><w:p><w:pPr><w:pStyle w:val="Tabla8"/><w:widowControl/><w:jc w:val="left"/><w:rPr><w:kern w:val="0"/><w:szCs w:val="24"/><w:lang w:val="es-CO" w:eastAsia="en-US" w:bidi="ar-SA"/><w:ins w:id="3053" w:author="Unknown Author" w:date="2026-10-30T04:17:53Z"></w:ins></w:rPr></w:pPr><w:ins w:id="3052" w:author="Unknown Author" w:date="2026-10-30T04:17:53Z"><w:r><w:rPr><w:kern w:val="0"/><w:szCs w:val="24"/><w:lang w:val="es-CO" w:eastAsia="en-US" w:bidi="ar-SA"/></w:rPr><w:t>Universidad Santo Tomás; municipio de Manizales; Avanciencia en transferencia; gobernación de Caldas y consejos</w:t></w:r></w:ins></w:p></w:tc></w:tr><w:tr><w:trPr><w:ins w:id="3054" w:author="Unknown Author" w:date="2026-10-30T04:17:53Z"/><w:cantSplit w:val="true"/></w:trPr><w:tc><w:tcPr><w:tcW w:w="1151" w:type="dxa"/><w:tcBorders><w:bottom w:val="single" w:sz="12" w:space="0" w:color="2A3439"/></w:tcBorders><w:shd w:color="auto" w:fill="F7F7F7" w:val="clear"/></w:tcPr><w:p><w:pPr><w:pStyle w:val="Tabla8"/><w:keepNext w:val="true"/><w:widowControl/><w:jc w:val="left"/><w:rPr><w:kern w:val="0"/><w:szCs w:val="24"/><w:lang w:val="es-CO" w:eastAsia="en-US" w:bidi="ar-SA"/><w:ins w:id="3056" w:author="Unknown Author" w:date="2026-10-30T04:17:53Z"></w:ins></w:rPr></w:pPr><w:ins w:id="3055" w:author="Unknown Author" w:date="2026-10-30T04:17:53Z"><w:r><w:rPr><w:kern w:val="0"/><w:szCs w:val="24"/><w:lang w:val="es-CO" w:eastAsia="en-US" w:bidi="ar-SA"/></w:rPr><w:t>Calarcá (Quindío)</w:t></w:r></w:ins></w:p></w:tc><w:tc><w:tcPr><w:tcW w:w="1564" w:type="dxa"/><w:tcBorders><w:bottom w:val="single" w:sz="12" w:space="0" w:color="2A3439"/></w:tcBorders><w:shd w:color="auto" w:fill="F7F7F7" w:val="clear"/></w:tcPr><w:p><w:pPr><w:pStyle w:val="Tabla8"/><w:keepNext w:val="true"/><w:widowControl/><w:jc w:val="left"/><w:rPr><w:kern w:val="0"/><w:szCs w:val="24"/><w:lang w:val="es-CO" w:eastAsia="en-US" w:bidi="ar-SA"/><w:ins w:id="3059" w:author="Unknown Author" w:date="2026-10-30T04:17:53Z"></w:ins></w:rPr></w:pPr><w:ins w:id="3057" w:author="Unknown Author" w:date="2026-10-30T04:17:53Z"><w:r><w:rPr><w:kern w:val="0"/><w:szCs w:val="24"/><w:lang w:val="es-CO" w:eastAsia="en-US" w:bidi="ar-SA"/></w:rPr><w:t xml:space="preserve">Reporte oficial de afectación y de remoción de escombros de Calarcá </w:t></w:r></w:ins><w:ins w:id="3058" w:author="Unknown Author" w:date="2026-10-30T04:17:53Z"><w:r><w:rPr><w:color w:val="00B050"/><w:kern w:val="0"/><w:szCs w:val="24"/><w:lang w:val="es-CO" w:eastAsia="en-US" w:bidi="ar-SA"/></w:rPr><w:t>[Diligenciar: reporte de Calarcá]</w:t></w:r></w:ins></w:p></w:tc><w:tc><w:tcPr><w:tcW w:w="1232" w:type="dxa"/><w:tcBorders><w:bottom w:val="single" w:sz="12" w:space="0" w:color="2A3439"/></w:tcBorders><w:shd w:color="auto" w:fill="F7F7F7" w:val="clear"/></w:tcPr><w:p><w:pPr><w:pStyle w:val="Tabla8"/><w:keepNext w:val="true"/><w:widowControl/><w:jc w:val="left"/><w:rPr><w:kern w:val="0"/><w:szCs w:val="24"/><w:lang w:val="es-CO" w:eastAsia="en-US" w:bidi="ar-SA"/><w:ins w:id="3061" w:author="Unknown Author" w:date="2026-10-30T04:17:53Z"></w:ins></w:rPr></w:pPr><w:ins w:id="3060" w:author="Unknown Author" w:date="2026-10-30T04:17:53Z"><w:r><w:rPr><w:kern w:val="0"/><w:szCs w:val="24"/><w:lang w:val="es-CO" w:eastAsia="en-US" w:bidi="ar-SA"/></w:rPr><w:t>Medición verificada de PM2,5 y PM10 y estimación previa de la exposición en sitios de remoción y demolición</w:t></w:r></w:ins></w:p></w:tc><w:tc><w:tcPr><w:tcW w:w="1316" w:type="dxa"/><w:tcBorders><w:bottom w:val="single" w:sz="12" w:space="0" w:color="2A3439"/></w:tcBorders><w:shd w:color="auto" w:fill="F7F7F7" w:val="clear"/></w:tcPr><w:p><w:pPr><w:pStyle w:val="Tabla8"/><w:keepNext w:val="true"/><w:widowControl/><w:jc w:val="left"/><w:rPr><w:kern w:val="0"/><w:szCs w:val="24"/><w:lang w:val="es-CO" w:eastAsia="en-US" w:bidi="ar-SA"/><w:ins w:id="3063" w:author="Unknown Author" w:date="2026-10-30T04:17:53Z"></w:ins></w:rPr></w:pPr><w:ins w:id="3062" w:author="Unknown Author" w:date="2026-10-30T04:17:53Z"><w:r><w:rPr><w:kern w:val="0"/><w:szCs w:val="24"/><w:lang w:val="es-CO" w:eastAsia="en-US" w:bidi="ar-SA"/></w:rPr><w:t>1.1, 1.3 a 1.7, 2.3, 2.4 y 3.1 a 3.5</w:t></w:r></w:ins></w:p></w:tc><w:tc><w:tcPr><w:tcW w:w="1399" w:type="dxa"/><w:tcBorders><w:bottom w:val="single" w:sz="12" w:space="0" w:color="2A3439"/></w:tcBorders><w:shd w:color="auto" w:fill="F7F7F7" w:val="clear"/></w:tcPr><w:p><w:pPr><w:pStyle w:val="Tabla8"/><w:keepNext w:val="true"/><w:widowControl/><w:jc w:val="left"/><w:rPr><w:kern w:val="0"/><w:szCs w:val="24"/><w:lang w:val="es-CO" w:eastAsia="en-US" w:bidi="ar-SA"/><w:ins w:id="3065" w:author="Unknown Author" w:date="2026-10-30T04:17:53Z"></w:ins></w:rPr></w:pPr><w:ins w:id="3064" w:author="Unknown Author" w:date="2026-10-30T04:17:53Z"><w:r><w:rPr><w:kern w:val="0"/><w:szCs w:val="24"/><w:lang w:val="es-CO" w:eastAsia="en-US" w:bidi="ar-SA"/></w:rPr><w:t>50 nodos y 5 gateways; conjunto de referencia en rotación; tablero en dos consejos; evaluaciones previas de demolición</w:t></w:r></w:ins></w:p></w:tc><w:tc><w:tcPr><w:tcW w:w="1645" w:type="dxa"/><w:tcBorders><w:bottom w:val="single" w:sz="12" w:space="0" w:color="2A3439"/></w:tcBorders><w:shd w:color="auto" w:fill="F7F7F7" w:val="clear"/></w:tcPr><w:p><w:pPr><w:pStyle w:val="Tabla8"/><w:keepNext w:val="true"/><w:widowControl/><w:jc w:val="left"/><w:rPr><w:kern w:val="0"/><w:szCs w:val="24"/><w:lang w:val="es-CO" w:eastAsia="en-US" w:bidi="ar-SA"/><w:ins w:id="3067" w:author="Unknown Author" w:date="2026-10-30T04:17:53Z"></w:ins></w:rPr></w:pPr><w:ins w:id="3066" w:author="Unknown Author" w:date="2026-10-30T04:17:53Z"><w:r><w:rPr><w:kern w:val="0"/><w:szCs w:val="24"/><w:lang w:val="es-CO" w:eastAsia="en-US" w:bidi="ar-SA"/></w:rPr><w:t>R² ≥ 0,70 y NRMSE ≤ 30 % frente a la referencia; disponibilidad ≥ 90 %; al menos 3 evaluaciones previas y 3 eventos válidos</w:t></w:r></w:ins></w:p></w:tc><w:tc><w:tcPr><w:tcW w:w="1646" w:type="dxa"/><w:tcBorders><w:bottom w:val="single" w:sz="12" w:space="0" w:color="2A3439"/></w:tcBorders><w:shd w:color="auto" w:fill="F7F7F7" w:val="clear"/></w:tcPr><w:p><w:pPr><w:pStyle w:val="Tabla8"/><w:keepNext w:val="true"/><w:widowControl/><w:jc w:val="left"/><w:rPr><w:kern w:val="0"/><w:szCs w:val="24"/><w:lang w:val="es-CO" w:eastAsia="en-US" w:bidi="ar-SA"/><w:ins w:id="3069" w:author="Unknown Author" w:date="2026-10-30T04:17:53Z"></w:ins></w:rPr></w:pPr><w:ins w:id="3068" w:author="Unknown Author" w:date="2026-10-30T04:17:53Z"><w:r><w:rPr><w:kern w:val="0"/><w:szCs w:val="24"/><w:lang w:val="es-CO" w:eastAsia="en-US" w:bidi="ar-SA"/></w:rPr><w:t>Universidad Santo Tomás; municipio de Calarcá; Avanciencia en transferencia; gobernación de Quindío y consejos</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422"/><w:gridCol w:w="1505"/><w:gridCol w:w="1171"/><w:gridCol w:w="1337"/><w:gridCol w:w="1423"/><w:gridCol w:w="1590"/><w:gridCol w:w="1505"/></w:tblGrid><w:tr><w:trPr><w:tblHeader w:val="true"/><w:del w:id="3070" w:author="Unknown Author" w:date="2026-10-30T04:17:53Z"/><w:cantSplit w:val="true"/></w:trPr><w:tc><w:tcPr><w:tcW w:w="1422"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3072" w:author="Unknown Author" w:date="2026-10-30T04:17:53Z"></w:del></w:rPr></w:pPr><w:del w:id="3071" w:author="Unknown Author" w:date="2026-10-30T04:17:53Z"><w:r><w:rPr><w:b/><w:kern w:val="0"/><w:szCs w:val="24"/><w:lang w:val="es-CO" w:eastAsia="en-US" w:bidi="ar-SA"/></w:rPr><w:delText>Departamento</w:delText></w:r></w:del></w:p></w:tc><w:tc><w:tcPr><w:tcW w:w="1505"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3074" w:author="Unknown Author" w:date="2026-10-30T04:17:53Z"></w:del></w:rPr></w:pPr><w:del w:id="3073" w:author="Unknown Author" w:date="2026-10-30T04:17:53Z"><w:r><w:rPr><w:b/><w:kern w:val="0"/><w:szCs w:val="24"/><w:lang w:val="es-CO" w:eastAsia="en-US" w:bidi="ar-SA"/></w:rPr><w:delText>Afectación que se acredita</w:delText></w:r></w:del></w:p></w:tc><w:tc><w:tcPr><w:tcW w:w="1171"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3076" w:author="Unknown Author" w:date="2026-10-30T04:17:53Z"></w:del></w:rPr></w:pPr><w:del w:id="3075" w:author="Unknown Author" w:date="2026-10-30T04:17:53Z"><w:r><w:rPr><w:b/><w:kern w:val="0"/><w:szCs w:val="24"/><w:lang w:val="es-CO" w:eastAsia="en-US" w:bidi="ar-SA"/></w:rPr><w:delText>Demanda</w:delText></w:r></w:del></w:p></w:tc><w:tc><w:tcPr><w:tcW w:w="1337"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3078" w:author="Unknown Author" w:date="2026-10-30T04:17:53Z"></w:del></w:rPr></w:pPr><w:del w:id="3077" w:author="Unknown Author" w:date="2026-10-30T04:17:53Z"><w:r><w:rPr><w:b/><w:kern w:val="0"/><w:szCs w:val="24"/><w:lang w:val="es-CO" w:eastAsia="en-US" w:bidi="ar-SA"/></w:rPr><w:delText>Actividades</w:delText></w:r></w:del></w:p></w:tc><w:tc><w:tcPr><w:tcW w:w="1423"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3080" w:author="Unknown Author" w:date="2026-10-30T04:17:53Z"></w:del></w:rPr></w:pPr><w:del w:id="3079" w:author="Unknown Author" w:date="2026-10-30T04:17:53Z"><w:r><w:rPr><w:b/><w:kern w:val="0"/><w:szCs w:val="24"/><w:lang w:val="es-CO" w:eastAsia="en-US" w:bidi="ar-SA"/></w:rPr><w:delText>Productos</w:delText></w:r></w:del></w:p></w:tc><w:tc><w:tcPr><w:tcW w:w="1590"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3082" w:author="Unknown Author" w:date="2026-10-30T04:17:53Z"></w:del></w:rPr></w:pPr><w:del w:id="3081" w:author="Unknown Author" w:date="2026-10-30T04:17:53Z"><w:r><w:rPr><w:b/><w:kern w:val="0"/><w:szCs w:val="24"/><w:lang w:val="es-CO" w:eastAsia="en-US" w:bidi="ar-SA"/></w:rPr><w:delText>Metas</w:delText></w:r></w:del></w:p></w:tc><w:tc><w:tcPr><w:tcW w:w="1505"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3084" w:author="Unknown Author" w:date="2026-10-30T04:17:53Z"></w:del></w:rPr></w:pPr><w:del w:id="3083" w:author="Unknown Author" w:date="2026-10-30T04:17:53Z"><w:r><w:rPr><w:b/><w:kern w:val="0"/><w:szCs w:val="24"/><w:lang w:val="es-CO" w:eastAsia="en-US" w:bidi="ar-SA"/></w:rPr><w:delText>Responsables</w:delText></w:r></w:del></w:p></w:tc></w:tr><w:tr><w:trPr><w:del w:id="3085" w:author="Unknown Author" w:date="2026-10-30T04:17:53Z"/><w:cantSplit w:val="true"/></w:trPr><w:tc><w:tcPr><w:tcW w:w="1422" w:type="dxa"/><w:tcBorders></w:tcBorders></w:tcPr><w:p><w:pPr><w:pStyle w:val="Tabla8"/><w:widowControl/><w:jc w:val="left"/><w:rPr><w:kern w:val="0"/><w:szCs w:val="24"/><w:lang w:val="es-CO" w:eastAsia="en-US" w:bidi="ar-SA"/><w:del w:id="3087" w:author="Unknown Author" w:date="2026-10-30T04:17:53Z"></w:del></w:rPr></w:pPr><w:del w:id="3086" w:author="Unknown Author" w:date="2026-10-30T04:17:53Z"><w:r><w:rPr><w:kern w:val="0"/><w:szCs w:val="24"/><w:lang w:val="es-CO" w:eastAsia="en-US" w:bidi="ar-SA"/></w:rPr><w:delText>Caldas</w:delText></w:r></w:del></w:p></w:tc><w:tc><w:tcPr><w:tcW w:w="1505" w:type="dxa"/><w:tcBorders></w:tcBorders></w:tcPr><w:p><w:pPr><w:pStyle w:val="Tabla8"/><w:widowControl/><w:jc w:val="left"/><w:rPr><w:kern w:val="0"/><w:szCs w:val="24"/><w:lang w:val="es-CO" w:eastAsia="en-US" w:bidi="ar-SA"/><w:del w:id="3090" w:author="Unknown Author" w:date="2026-10-30T04:17:53Z"></w:del></w:rPr></w:pPr><w:del w:id="3088" w:author="Unknown Author" w:date="2026-10-30T04:17:53Z"><w:r><w:rPr><w:kern w:val="0"/><w:szCs w:val="24"/><w:lang w:val="es-CO" w:eastAsia="en-US" w:bidi="ar-SA"/></w:rPr><w:delText xml:space="preserve">Reportes oficiales de afectación y de remoción de escombros de los 4 municipios </w:delText></w:r></w:del><w:del w:id="3089" w:author="Unknown Author" w:date="2026-10-30T04:17:53Z"><w:r><w:rPr><w:color w:val="00B050"/><w:kern w:val="0"/><w:szCs w:val="24"/><w:lang w:val="es-CO" w:eastAsia="en-US" w:bidi="ar-SA"/></w:rPr><w:delText>[Diligenciar: reportes por municipio]</w:delText></w:r></w:del></w:p></w:tc><w:tc><w:tcPr><w:tcW w:w="1171" w:type="dxa"/><w:tcBorders></w:tcBorders></w:tcPr><w:p><w:pPr><w:pStyle w:val="Tabla8"/><w:widowControl/><w:jc w:val="left"/><w:rPr><w:kern w:val="0"/><w:szCs w:val="24"/><w:lang w:val="es-CO" w:eastAsia="en-US" w:bidi="ar-SA"/><w:del w:id="3092" w:author="Unknown Author" w:date="2026-10-30T04:17:53Z"></w:del></w:rPr></w:pPr><w:del w:id="3091" w:author="Unknown Author" w:date="2026-10-30T04:17:53Z"><w:r><w:rPr><w:kern w:val="0"/><w:szCs w:val="24"/><w:lang w:val="es-CO" w:eastAsia="en-US" w:bidi="ar-SA"/></w:rPr><w:delText>Medición verificada de PM2,5 y PM10 y estimación previa de la exposición en sitios de remoción y demolición</w:delText></w:r></w:del></w:p></w:tc><w:tc><w:tcPr><w:tcW w:w="1337" w:type="dxa"/><w:tcBorders></w:tcBorders></w:tcPr><w:p><w:pPr><w:pStyle w:val="Tabla8"/><w:widowControl/><w:jc w:val="left"/><w:rPr><w:kern w:val="0"/><w:szCs w:val="24"/><w:lang w:val="es-CO" w:eastAsia="en-US" w:bidi="ar-SA"/><w:del w:id="3094" w:author="Unknown Author" w:date="2026-10-30T04:17:53Z"></w:del></w:rPr></w:pPr><w:del w:id="3093" w:author="Unknown Author" w:date="2026-10-30T04:17:53Z"><w:r><w:rPr><w:kern w:val="0"/><w:szCs w:val="24"/><w:lang w:val="es-CO" w:eastAsia="en-US" w:bidi="ar-SA"/></w:rPr><w:delText>1.1, 1.3 a 1.7, 2.3, 2.4 y 3.1 a 3.5</w:delText></w:r></w:del></w:p></w:tc><w:tc><w:tcPr><w:tcW w:w="1423" w:type="dxa"/><w:tcBorders></w:tcBorders></w:tcPr><w:p><w:pPr><w:pStyle w:val="Tabla8"/><w:widowControl/><w:jc w:val="left"/><w:rPr><w:kern w:val="0"/><w:szCs w:val="24"/><w:lang w:val="es-CO" w:eastAsia="en-US" w:bidi="ar-SA"/><w:del w:id="3096" w:author="Unknown Author" w:date="2026-10-30T04:17:53Z"></w:del></w:rPr></w:pPr><w:del w:id="3095" w:author="Unknown Author" w:date="2026-10-30T04:17:53Z"><w:r><w:rPr><w:kern w:val="0"/><w:szCs w:val="24"/><w:lang w:val="es-CO" w:eastAsia="en-US" w:bidi="ar-SA"/></w:rPr><w:delText>33 nodos y 1 monitor de referencia; 5 comités con tablero; evaluaciones previas de demolición</w:delText></w:r></w:del></w:p></w:tc><w:tc><w:tcPr><w:tcW w:w="1590" w:type="dxa"/><w:tcBorders></w:tcBorders></w:tcPr><w:p><w:pPr><w:pStyle w:val="Tabla8"/><w:widowControl/><w:jc w:val="left"/><w:rPr><w:kern w:val="0"/><w:szCs w:val="24"/><w:lang w:val="es-CO" w:eastAsia="en-US" w:bidi="ar-SA"/><w:del w:id="3098" w:author="Unknown Author" w:date="2026-10-30T04:17:53Z"></w:del></w:rPr></w:pPr><w:del w:id="3097" w:author="Unknown Author" w:date="2026-10-30T04:17:53Z"><w:r><w:rPr><w:kern w:val="0"/><w:szCs w:val="24"/><w:lang w:val="es-CO" w:eastAsia="en-US" w:bidi="ar-SA"/></w:rPr><w:delText>R² ≥ 0,70 y NRMSE ≤ 30 % frente a la referencia; disponibilidad ≥ 90 %; al menos 3 evaluaciones previas y 2 eventos válidos</w:delText></w:r></w:del></w:p></w:tc><w:tc><w:tcPr><w:tcW w:w="1505" w:type="dxa"/><w:tcBorders></w:tcBorders></w:tcPr><w:p><w:pPr><w:pStyle w:val="Tabla8"/><w:widowControl/><w:jc w:val="left"/><w:rPr><w:kern w:val="0"/><w:szCs w:val="24"/><w:lang w:val="es-CO" w:eastAsia="en-US" w:bidi="ar-SA"/><w:del w:id="3102" w:author="Unknown Author" w:date="2026-10-30T04:17:53Z"></w:del></w:rPr></w:pPr><w:del w:id="3099" w:author="Unknown Author" w:date="2026-10-30T04:17:53Z"><w:r><w:rPr><w:kern w:val="0"/><w:szCs w:val="24"/><w:lang w:val="es-CO" w:eastAsia="en-US" w:bidi="ar-SA"/></w:rPr><w:delText xml:space="preserve">Universidad y empresa tecnológica; municipio aliado </w:delText></w:r></w:del><w:del w:id="3100" w:author="Unknown Author" w:date="2026-10-30T04:17:53Z"><w:r><w:rPr><w:color w:val="00B050"/><w:kern w:val="0"/><w:szCs w:val="24"/><w:lang w:val="es-CO" w:eastAsia="en-US" w:bidi="ar-SA"/></w:rPr><w:delText>[Diligenciar: departamento del municipio aliado]</w:delText></w:r></w:del><w:del w:id="3101" w:author="Unknown Author" w:date="2026-10-30T04:17:53Z"><w:r><w:rPr><w:kern w:val="0"/><w:szCs w:val="24"/><w:lang w:val="es-CO" w:eastAsia="en-US" w:bidi="ar-SA"/></w:rPr><w:delText>; gobernación y comités</w:delText></w:r></w:del></w:p></w:tc></w:tr><w:tr><w:trPr><w:del w:id="3103" w:author="Unknown Author" w:date="2026-10-30T04:17:53Z"/><w:cantSplit w:val="true"/></w:trPr><w:tc><w:tcPr><w:tcW w:w="1422" w:type="dxa"/><w:tcBorders></w:tcBorders><w:shd w:color="auto" w:fill="F7F7F7" w:val="clear"/></w:tcPr><w:p><w:pPr><w:pStyle w:val="Tabla8"/><w:widowControl/><w:jc w:val="left"/><w:rPr><w:kern w:val="0"/><w:szCs w:val="24"/><w:lang w:val="es-CO" w:eastAsia="en-US" w:bidi="ar-SA"/><w:del w:id="3105" w:author="Unknown Author" w:date="2026-10-30T04:17:53Z"></w:del></w:rPr></w:pPr><w:del w:id="3104" w:author="Unknown Author" w:date="2026-10-30T04:17:53Z"><w:r><w:rPr><w:kern w:val="0"/><w:szCs w:val="24"/><w:lang w:val="es-CO" w:eastAsia="en-US" w:bidi="ar-SA"/></w:rPr><w:delText>Cundinamarca</w:delText></w:r></w:del></w:p></w:tc><w:tc><w:tcPr><w:tcW w:w="1505" w:type="dxa"/><w:tcBorders></w:tcBorders><w:shd w:color="auto" w:fill="F7F7F7" w:val="clear"/></w:tcPr><w:p><w:pPr><w:pStyle w:val="Tabla8"/><w:widowControl/><w:jc w:val="left"/><w:rPr><w:kern w:val="0"/><w:szCs w:val="24"/><w:lang w:val="es-CO" w:eastAsia="en-US" w:bidi="ar-SA"/><w:del w:id="3108" w:author="Unknown Author" w:date="2026-10-30T04:17:53Z"></w:del></w:rPr></w:pPr><w:del w:id="3106" w:author="Unknown Author" w:date="2026-10-30T04:17:53Z"><w:r><w:rPr><w:kern w:val="0"/><w:szCs w:val="24"/><w:lang w:val="es-CO" w:eastAsia="en-US" w:bidi="ar-SA"/></w:rPr><w:delText xml:space="preserve">Reportes oficiales de afectación y de remoción de escombros de los 4 municipios </w:delText></w:r></w:del><w:del w:id="3107" w:author="Unknown Author" w:date="2026-10-30T04:17:53Z"><w:r><w:rPr><w:color w:val="00B050"/><w:kern w:val="0"/><w:szCs w:val="24"/><w:lang w:val="es-CO" w:eastAsia="en-US" w:bidi="ar-SA"/></w:rPr><w:delText>[Diligenciar: reportes por municipio]</w:delText></w:r></w:del></w:p></w:tc><w:tc><w:tcPr><w:tcW w:w="1171" w:type="dxa"/><w:tcBorders></w:tcBorders><w:shd w:color="auto" w:fill="F7F7F7" w:val="clear"/></w:tcPr><w:p><w:pPr><w:pStyle w:val="Tabla8"/><w:widowControl/><w:jc w:val="left"/><w:rPr><w:kern w:val="0"/><w:szCs w:val="24"/><w:lang w:val="es-CO" w:eastAsia="en-US" w:bidi="ar-SA"/><w:del w:id="3110" w:author="Unknown Author" w:date="2026-10-30T04:17:53Z"></w:del></w:rPr></w:pPr><w:del w:id="3109" w:author="Unknown Author" w:date="2026-10-30T04:17:53Z"><w:r><w:rPr><w:kern w:val="0"/><w:szCs w:val="24"/><w:lang w:val="es-CO" w:eastAsia="en-US" w:bidi="ar-SA"/></w:rPr><w:delText>Medición verificada de PM2,5 y PM10 y estimación previa de la exposición en sitios de remoción y demolición</w:delText></w:r></w:del></w:p></w:tc><w:tc><w:tcPr><w:tcW w:w="1337" w:type="dxa"/><w:tcBorders></w:tcBorders><w:shd w:color="auto" w:fill="F7F7F7" w:val="clear"/></w:tcPr><w:p><w:pPr><w:pStyle w:val="Tabla8"/><w:widowControl/><w:jc w:val="left"/><w:rPr><w:kern w:val="0"/><w:szCs w:val="24"/><w:lang w:val="es-CO" w:eastAsia="en-US" w:bidi="ar-SA"/><w:del w:id="3112" w:author="Unknown Author" w:date="2026-10-30T04:17:53Z"></w:del></w:rPr></w:pPr><w:del w:id="3111" w:author="Unknown Author" w:date="2026-10-30T04:17:53Z"><w:r><w:rPr><w:kern w:val="0"/><w:szCs w:val="24"/><w:lang w:val="es-CO" w:eastAsia="en-US" w:bidi="ar-SA"/></w:rPr><w:delText>1.1, 1.3 a 1.7, 2.3, 2.4 y 3.1 a 3.5</w:delText></w:r></w:del></w:p></w:tc><w:tc><w:tcPr><w:tcW w:w="1423" w:type="dxa"/><w:tcBorders></w:tcBorders><w:shd w:color="auto" w:fill="F7F7F7" w:val="clear"/></w:tcPr><w:p><w:pPr><w:pStyle w:val="Tabla8"/><w:widowControl/><w:jc w:val="left"/><w:rPr><w:kern w:val="0"/><w:szCs w:val="24"/><w:lang w:val="es-CO" w:eastAsia="en-US" w:bidi="ar-SA"/><w:del w:id="3114" w:author="Unknown Author" w:date="2026-10-30T04:17:53Z"></w:del></w:rPr></w:pPr><w:del w:id="3113" w:author="Unknown Author" w:date="2026-10-30T04:17:53Z"><w:r><w:rPr><w:kern w:val="0"/><w:szCs w:val="24"/><w:lang w:val="es-CO" w:eastAsia="en-US" w:bidi="ar-SA"/></w:rPr><w:delText>34 nodos y 1 monitor de referencia; 5 comités con tablero; evaluaciones previas de demolición</w:delText></w:r></w:del></w:p></w:tc><w:tc><w:tcPr><w:tcW w:w="1590" w:type="dxa"/><w:tcBorders></w:tcBorders><w:shd w:color="auto" w:fill="F7F7F7" w:val="clear"/></w:tcPr><w:p><w:pPr><w:pStyle w:val="Tabla8"/><w:widowControl/><w:jc w:val="left"/><w:rPr><w:kern w:val="0"/><w:szCs w:val="24"/><w:lang w:val="es-CO" w:eastAsia="en-US" w:bidi="ar-SA"/><w:del w:id="3116" w:author="Unknown Author" w:date="2026-10-30T04:17:53Z"></w:del></w:rPr></w:pPr><w:del w:id="3115" w:author="Unknown Author" w:date="2026-10-30T04:17:53Z"><w:r><w:rPr><w:kern w:val="0"/><w:szCs w:val="24"/><w:lang w:val="es-CO" w:eastAsia="en-US" w:bidi="ar-SA"/></w:rPr><w:delText>R² ≥ 0,70 y NRMSE ≤ 30 % frente a la referencia; disponibilidad ≥ 90 %; al menos 3 evaluaciones previas y 2 eventos válidos</w:delText></w:r></w:del></w:p></w:tc><w:tc><w:tcPr><w:tcW w:w="1505" w:type="dxa"/><w:tcBorders></w:tcBorders><w:shd w:color="auto" w:fill="F7F7F7" w:val="clear"/></w:tcPr><w:p><w:pPr><w:pStyle w:val="Tabla8"/><w:widowControl/><w:jc w:val="left"/><w:rPr><w:kern w:val="0"/><w:szCs w:val="24"/><w:lang w:val="es-CO" w:eastAsia="en-US" w:bidi="ar-SA"/><w:del w:id="3120" w:author="Unknown Author" w:date="2026-10-30T04:17:53Z"></w:del></w:rPr></w:pPr><w:del w:id="3117" w:author="Unknown Author" w:date="2026-10-30T04:17:53Z"><w:r><w:rPr><w:kern w:val="0"/><w:szCs w:val="24"/><w:lang w:val="es-CO" w:eastAsia="en-US" w:bidi="ar-SA"/></w:rPr><w:delText xml:space="preserve">Universidad y empresa tecnológica; municipio aliado </w:delText></w:r></w:del><w:del w:id="3118" w:author="Unknown Author" w:date="2026-10-30T04:17:53Z"><w:r><w:rPr><w:color w:val="00B050"/><w:kern w:val="0"/><w:szCs w:val="24"/><w:lang w:val="es-CO" w:eastAsia="en-US" w:bidi="ar-SA"/></w:rPr><w:delText>[Diligenciar: departamento del municipio aliado]</w:delText></w:r></w:del><w:del w:id="3119" w:author="Unknown Author" w:date="2026-10-30T04:17:53Z"><w:r><w:rPr><w:kern w:val="0"/><w:szCs w:val="24"/><w:lang w:val="es-CO" w:eastAsia="en-US" w:bidi="ar-SA"/></w:rPr><w:delText>; gobernación y comités</w:delText></w:r></w:del></w:p></w:tc></w:tr><w:tr><w:trPr><w:del w:id="3121" w:author="Unknown Author" w:date="2026-10-30T04:17:53Z"/><w:cantSplit w:val="true"/></w:trPr><w:tc><w:tcPr><w:tcW w:w="1422" w:type="dxa"/><w:tcBorders><w:bottom w:val="single" w:sz="12" w:space="0" w:color="2A3439"/></w:tcBorders></w:tcPr><w:p><w:pPr><w:pStyle w:val="Tabla8"/><w:keepNext w:val="true"/><w:widowControl/><w:jc w:val="left"/><w:rPr><w:kern w:val="0"/><w:szCs w:val="24"/><w:lang w:val="es-CO" w:eastAsia="en-US" w:bidi="ar-SA"/><w:del w:id="3123" w:author="Unknown Author" w:date="2026-10-30T04:17:53Z"></w:del></w:rPr></w:pPr><w:del w:id="3122" w:author="Unknown Author" w:date="2026-10-30T04:17:53Z"><w:r><w:rPr><w:kern w:val="0"/><w:szCs w:val="24"/><w:lang w:val="es-CO" w:eastAsia="en-US" w:bidi="ar-SA"/></w:rPr><w:delText>Valle del Cauca</w:delText></w:r></w:del></w:p></w:tc><w:tc><w:tcPr><w:tcW w:w="1505" w:type="dxa"/><w:tcBorders><w:bottom w:val="single" w:sz="12" w:space="0" w:color="2A3439"/></w:tcBorders></w:tcPr><w:p><w:pPr><w:pStyle w:val="Tabla8"/><w:keepNext w:val="true"/><w:widowControl/><w:jc w:val="left"/><w:rPr><w:kern w:val="0"/><w:szCs w:val="24"/><w:lang w:val="es-CO" w:eastAsia="en-US" w:bidi="ar-SA"/><w:del w:id="3126" w:author="Unknown Author" w:date="2026-10-30T04:17:53Z"></w:del></w:rPr></w:pPr><w:del w:id="3124" w:author="Unknown Author" w:date="2026-10-30T04:17:53Z"><w:r><w:rPr><w:kern w:val="0"/><w:szCs w:val="24"/><w:lang w:val="es-CO" w:eastAsia="en-US" w:bidi="ar-SA"/></w:rPr><w:delText xml:space="preserve">Reportes oficiales de afectación y de remoción de escombros de los 4 municipios </w:delText></w:r></w:del><w:del w:id="3125" w:author="Unknown Author" w:date="2026-10-30T04:17:53Z"><w:r><w:rPr><w:color w:val="00B050"/><w:kern w:val="0"/><w:szCs w:val="24"/><w:lang w:val="es-CO" w:eastAsia="en-US" w:bidi="ar-SA"/></w:rPr><w:delText>[Diligenciar: reportes por municipio]</w:delText></w:r></w:del></w:p></w:tc><w:tc><w:tcPr><w:tcW w:w="1171" w:type="dxa"/><w:tcBorders><w:bottom w:val="single" w:sz="12" w:space="0" w:color="2A3439"/></w:tcBorders></w:tcPr><w:p><w:pPr><w:pStyle w:val="Tabla8"/><w:keepNext w:val="true"/><w:widowControl/><w:jc w:val="left"/><w:rPr><w:kern w:val="0"/><w:szCs w:val="24"/><w:lang w:val="es-CO" w:eastAsia="en-US" w:bidi="ar-SA"/><w:del w:id="3128" w:author="Unknown Author" w:date="2026-10-30T04:17:53Z"></w:del></w:rPr></w:pPr><w:del w:id="3127" w:author="Unknown Author" w:date="2026-10-30T04:17:53Z"><w:r><w:rPr><w:kern w:val="0"/><w:szCs w:val="24"/><w:lang w:val="es-CO" w:eastAsia="en-US" w:bidi="ar-SA"/></w:rPr><w:delText>Medición verificada de PM2,5 y PM10 y estimación previa de la exposición en sitios de remoción y demolición</w:delText></w:r></w:del></w:p></w:tc><w:tc><w:tcPr><w:tcW w:w="1337" w:type="dxa"/><w:tcBorders><w:bottom w:val="single" w:sz="12" w:space="0" w:color="2A3439"/></w:tcBorders></w:tcPr><w:p><w:pPr><w:pStyle w:val="Tabla8"/><w:keepNext w:val="true"/><w:widowControl/><w:jc w:val="left"/><w:rPr><w:kern w:val="0"/><w:szCs w:val="24"/><w:lang w:val="es-CO" w:eastAsia="en-US" w:bidi="ar-SA"/><w:del w:id="3130" w:author="Unknown Author" w:date="2026-10-30T04:17:53Z"></w:del></w:rPr></w:pPr><w:del w:id="3129" w:author="Unknown Author" w:date="2026-10-30T04:17:53Z"><w:r><w:rPr><w:kern w:val="0"/><w:szCs w:val="24"/><w:lang w:val="es-CO" w:eastAsia="en-US" w:bidi="ar-SA"/></w:rPr><w:delText>1.1, 1.3 a 1.7, 2.3, 2.4 y 3.1 a 3.5</w:delText></w:r></w:del></w:p></w:tc><w:tc><w:tcPr><w:tcW w:w="1423" w:type="dxa"/><w:tcBorders><w:bottom w:val="single" w:sz="12" w:space="0" w:color="2A3439"/></w:tcBorders></w:tcPr><w:p><w:pPr><w:pStyle w:val="Tabla8"/><w:keepNext w:val="true"/><w:widowControl/><w:jc w:val="left"/><w:rPr><w:kern w:val="0"/><w:szCs w:val="24"/><w:lang w:val="es-CO" w:eastAsia="en-US" w:bidi="ar-SA"/><w:del w:id="3132" w:author="Unknown Author" w:date="2026-10-30T04:17:53Z"></w:del></w:rPr></w:pPr><w:del w:id="3131" w:author="Unknown Author" w:date="2026-10-30T04:17:53Z"><w:r><w:rPr><w:kern w:val="0"/><w:szCs w:val="24"/><w:lang w:val="es-CO" w:eastAsia="en-US" w:bidi="ar-SA"/></w:rPr><w:delText>33 nodos y 1 monitor de referencia; 5 comités con tablero; evaluaciones previas de demolición</w:delText></w:r></w:del></w:p></w:tc><w:tc><w:tcPr><w:tcW w:w="1590" w:type="dxa"/><w:tcBorders><w:bottom w:val="single" w:sz="12" w:space="0" w:color="2A3439"/></w:tcBorders></w:tcPr><w:p><w:pPr><w:pStyle w:val="Tabla8"/><w:keepNext w:val="true"/><w:widowControl/><w:jc w:val="left"/><w:rPr><w:kern w:val="0"/><w:szCs w:val="24"/><w:lang w:val="es-CO" w:eastAsia="en-US" w:bidi="ar-SA"/><w:del w:id="3134" w:author="Unknown Author" w:date="2026-10-30T04:17:53Z"></w:del></w:rPr></w:pPr><w:del w:id="3133" w:author="Unknown Author" w:date="2026-10-30T04:17:53Z"><w:r><w:rPr><w:kern w:val="0"/><w:szCs w:val="24"/><w:lang w:val="es-CO" w:eastAsia="en-US" w:bidi="ar-SA"/></w:rPr><w:delText>R² ≥ 0,70 y NRMSE ≤ 30 % frente a la referencia; disponibilidad ≥ 90 %; al menos 3 evaluaciones previas y 2 eventos válidos</w:delText></w:r></w:del></w:p></w:tc><w:tc><w:tcPr><w:tcW w:w="1505" w:type="dxa"/><w:tcBorders><w:bottom w:val="single" w:sz="12" w:space="0" w:color="2A3439"/></w:tcBorders></w:tcPr><w:p><w:pPr><w:pStyle w:val="Tabla8"/><w:keepNext w:val="true"/><w:widowControl/><w:jc w:val="left"/><w:rPr><w:kern w:val="0"/><w:szCs w:val="24"/><w:lang w:val="es-CO" w:eastAsia="en-US" w:bidi="ar-SA"/><w:del w:id="3138" w:author="Unknown Author" w:date="2026-10-30T04:17:53Z"></w:del></w:rPr></w:pPr><w:del w:id="3135" w:author="Unknown Author" w:date="2026-10-30T04:17:53Z"><w:r><w:rPr><w:kern w:val="0"/><w:szCs w:val="24"/><w:lang w:val="es-CO" w:eastAsia="en-US" w:bidi="ar-SA"/></w:rPr><w:delText xml:space="preserve">Universidad y empresa tecnológica; municipio aliado </w:delText></w:r></w:del><w:del w:id="3136" w:author="Unknown Author" w:date="2026-10-30T04:17:53Z"><w:r><w:rPr><w:color w:val="00B050"/><w:kern w:val="0"/><w:szCs w:val="24"/><w:lang w:val="es-CO" w:eastAsia="en-US" w:bidi="ar-SA"/></w:rPr><w:delText>[Diligenciar: departamento del municipio aliado]</w:delText></w:r></w:del><w:del w:id="3137" w:author="Unknown Author" w:date="2026-10-30T04:17:53Z"><w:r><w:rPr><w:kern w:val="0"/><w:szCs w:val="24"/><w:lang w:val="es-CO" w:eastAsia="en-US" w:bidi="ar-SA"/></w:rPr><w:delText>; gobernación y comités</w:delText></w:r></w:del></w:p></w:tc></w:tr></w:tbl><w:p><w:pPr><w:pStyle w:val="TablaNota"/><w:rPr></w:rPr></w:pPr><w:r><w:rPr><w:i/><w:iCs/></w:rPr><w:t>Nota.</w:t></w:r><w:r><w:rPr></w:rPr><w:t xml:space="preserve"> Elaboración propia con la formulación del proyecto</w:t></w:r><w:ins w:id="3139" w:author="Unknown Author" w:date="2026-10-30T04:17:53Z"><w:r><w:rPr></w:rPr><w:t xml:space="preserve"> y el Anexo 3</w:t></w:r></w:ins><w:r><w:rPr></w:rPr><w:t xml:space="preserve">. Las actividades se numeran como en las secciones 14 y 21. La meta de uso es de </w:t></w:r><w:ins w:id="3140" w:author="Unknown Author" w:date="2026-10-30T04:17:53Z"><w:r><w:rPr></w:rPr><w:t xml:space="preserve">tres </w:t></w:r></w:ins><w:del w:id="3141" w:author="Unknown Author" w:date="2026-10-30T04:17:53Z"><w:r><w:rPr></w:rPr><w:delText xml:space="preserve">75 % </w:delText></w:r></w:del><w:r><w:rPr></w:rPr><w:t xml:space="preserve">de los </w:t></w:r><w:ins w:id="3142" w:author="Unknown Author" w:date="2026-10-30T04:17:53Z"><w:r><w:rPr></w:rPr><w:t>cuatro consejos</w:t></w:r></w:ins><w:del w:id="3143" w:author="Unknown Author" w:date="2026-10-30T04:17:53Z"><w:r><w:rPr></w:rPr><w:delText>15 comités</w:delText></w:r></w:del><w:r><w:rPr></w:rPr><w:t xml:space="preserve"> del proyecto al mes 24. PM2,5 y PM10: material particulado de menos de 2,5 y de menos de 10 micras. R²: coeficiente de determinación. NRMSE: error cuadrático medio normalizado.</w:t></w:r><w:bookmarkEnd w:id="75"/></w:p><w:p><w:pPr><w:pStyle w:val="Heading2"/><w:rPr></w:rPr></w:pPr><w:bookmarkStart w:id="79" w:name="X3ad2da1bf3b79e62dbb523670ab68475100a736"/><w:r><w:rPr></w:rPr><w:t>8.4. Articulación territorial y atención con la ejecución del proyecto</w:t></w:r></w:p><w:p><w:pPr><w:pStyle w:val="FirstParagraph"/><w:rPr></w:rPr></w:pPr><w:r><w:rPr></w:rPr><w:t xml:space="preserve">El proyecto cumple la condición de articulación territorial que fija el numeral 15 de los TdR. Se ejecuta en entidades territoriales de </w:t></w:r><w:ins w:id="3144" w:author="Unknown Author" w:date="2026-10-30T04:17:53Z"><w:r><w:rPr></w:rPr><w:t>dos</w:t></w:r></w:ins><w:del w:id="3145" w:author="Unknown Author" w:date="2026-10-30T04:17:53Z"><w:r><w:rPr></w:rPr><w:delText>tres</w:delText></w:r></w:del><w:r><w:rPr></w:rPr><w:t xml:space="preserve"> departamentos afectados diferentes</w:t></w:r><w:ins w:id="3146" w:author="Unknown Author" w:date="2026-10-30T04:17:53Z"><w:r><w:rPr></w:rPr><w:t>: Manizales, en Caldas, y Calarcá, en Quindío</w:t></w:r></w:ins><w:del w:id="3147" w:author="Unknown Author" w:date="2026-10-30T04:17:53Z"><w:r><w:rPr></w:rPr><w:delText xml:space="preserve"> y en 12 municipios</w:delText></w:r></w:del><w:r><w:rPr></w:rPr><w:t xml:space="preserve">. Cada </w:t></w:r><w:ins w:id="3148" w:author="Unknown Author" w:date="2026-10-30T04:17:53Z"><w:r><w:rPr></w:rPr><w:t>municipio</w:t></w:r></w:ins><w:del w:id="3149" w:author="Unknown Author" w:date="2026-10-30T04:17:53Z"><w:r><w:rPr></w:rPr><w:delText>departamento</w:delText></w:r></w:del><w:r><w:rPr></w:rPr><w:t xml:space="preserve"> cuenta con </w:t></w:r><w:ins w:id="3150" w:author="Unknown Author" w:date="2026-10-30T04:17:53Z"><w:r><w:rPr></w:rPr><w:t>su consejo municipal, y cada departamento con su consejo departamental. El conjunto de referencia rota entre los dos municipios</w:t></w:r></w:ins><w:del w:id="3151" w:author="Unknown Author" w:date="2026-10-30T04:17:53Z"><w:r><w:rPr></w:rPr><w:delText>un monitor de referencia, un comité departamental y cuatro comités municipales</w:delText></w:r></w:del><w:r><w:rPr></w:rPr><w:t xml:space="preserve">. El diseño evita que la red dependa de un solo territorio. El modelo de corrección se valida con validación cruzada por </w:t></w:r><w:ins w:id="3152" w:author="Unknown Author" w:date="2026-10-30T04:17:53Z"><w:r><w:rPr></w:rPr><w:t>municipio</w:t></w:r></w:ins><w:del w:id="3153" w:author="Unknown Author" w:date="2026-10-30T04:17:53Z"><w:r><w:rPr></w:rPr><w:delText>departamento</w:delText></w:r></w:del><w:r><w:rPr></w:rPr><w:t>.</w:t></w:r></w:p><w:p><w:pPr><w:pStyle w:val="BodyText"/><w:rPr></w:rPr></w:pPr><w:r><w:rPr></w:rPr><w:t xml:space="preserve">La atención de la demanda se verifica en tres momentos. El primero es la compuerta del mes 12, que exige desempeño frente a la referencia y uso del tablero en el tramo 1. El segundo es la compuerta del mes 17, que repite los umbrales en los </w:t></w:r><w:ins w:id="3154" w:author="Unknown Author" w:date="2026-10-30T04:17:53Z"><w:r><w:rPr></w:rPr><w:t>dos municipios</w:t></w:r></w:ins><w:moveFrom w:id="3155" w:author="Unknown Author" w:date="2026-10-30T04:17:53Z"><w:r><w:rPr></w:rPr><w:t>tres departamentos</w:t></w:r></w:moveFrom><w:r><w:rPr></w:rPr><w:t xml:space="preserve"> y exige convenios de custodia. El tercero es la evaluación del mes 23, con un ensayo independiente. La validación del gemelo predictivo en el mes 22 y la entrega de las evaluaciones previas en el mes 24 verifican la demanda de predicción. Las </w:t></w:r><w:ins w:id="3156" w:author="Unknown Author" w:date="2026-10-30T04:17:53Z"><w:r><w:rPr></w:rPr><w:t xml:space="preserve">nueve </w:t></w:r></w:ins><w:r><w:rPr></w:rPr><w:t xml:space="preserve">campañas de validación se reparten entre los </w:t></w:r><w:ins w:id="3157" w:author="Unknown Author" w:date="2026-10-30T04:17:53Z"><w:r><w:rPr></w:rPr><w:t>dos municipios</w:t></w:r></w:ins><w:del w:id="3158" w:author="Unknown Author" w:date="2026-10-30T04:17:53Z"><w:r><w:rPr></w:rPr><w:delText>tres departamentos</w:delText></w:r></w:del><w:r><w:rPr></w:rPr><w:t xml:space="preserve">, con la meta de al menos </w:t></w:r><w:ins w:id="3159" w:author="Unknown Author" w:date="2026-10-30T04:17:53Z"><w:r><w:rPr></w:rPr><w:t>tres</w:t></w:r></w:ins><w:del w:id="3160" w:author="Unknown Author" w:date="2026-10-30T04:17:53Z"><w:r><w:rPr></w:rPr><w:delText>dos</w:delText></w:r></w:del><w:r><w:rPr></w:rPr><w:t xml:space="preserve"> eventos válidos en cada uno. Con ese orden, la atención de la demanda no depende de una fase posterior al mes 24.</w:t></w:r><w:bookmarkEnd w:id="69"/><w:bookmarkEnd w:id="79"/></w:p><w:p><w:pPr><w:pStyle w:val="Heading1"/><w:rPr></w:rPr></w:pPr><w:bookmarkStart w:id="80" w:name="marco-conceptual"/><w:r><w:rPr></w:rPr><w:t>9. MARCO CONCEPTUAL</w:t></w:r></w:p><w:p><w:pPr><w:pStyle w:val="FirstParagraph"/><w:rPr></w:rPr></w:pPr><w:r><w:rPr></w:rPr><w:t>El marco conceptual explica por qué la solución propuesta debe funcionar y qué evidencia la refutaría. Articula siete cuerpos teóricos que responden a siete preguntas de diseño. La primera pregunta es cómo se obtiene un dato de calidad conocida. La segunda es dónde conviene corregirlo. La tercera es qué representa el gemelo digital. La cuarta es qué convierte un dato en alerta. La quinta es por qué una institución lo adopta. La sexta es quién sostiene la red después del cierre. La séptima es cómo aprende el proyecto de sus propios errores.</w:t></w:r></w:p><w:p><w:pPr><w:pStyle w:val="BodyText"/><w:rPr></w:rPr></w:pPr><w:r><w:rPr></w:rPr><w:t>La Figura 9.1 representa la cadena que une las siete respuestas, y la Tabla 9.1 resume sus postulados y las decisiones que originan. Después se definen los conceptos operativos, se explica el modelo de decisión y se describen el marco de política pública y el marco normativo. Las obras se citan por su objetivo y su diseño general. Las cifras de terceros provienen del informe de vigilancia tecnológica del proyecto (Equipo formulador, 2026), cuyas fuentes primarias el equipo no volvió a consultar.</w:t></w:r></w:p><w:p><w:pPr><w:pStyle w:val="Heading2"/><w:rPr></w:rPr></w:pPr><w:bookmarkStart w:id="81" w:name="fundamentos-teóricos"/><w:r><w:rPr></w:rPr><w:t>9.1 Fundamentos teóricos</w:t></w:r></w:p><w:p><w:pPr><w:pStyle w:val="Heading3"/><w:rPr></w:rPr></w:pPr><w:bookmarkStart w:id="82" w:name="Xa3a337f161c1f2c650d79a45c60a9b16bf917b0"/><w:r><w:rPr></w:rPr><w:t>9.1.1 Medición verificada y calibración de sensores de bajo costo</w:t></w:r></w:p><w:p><w:pPr><w:pStyle w:val="FirstParagraph"/><w:rPr></w:rPr></w:pPr><w:r><w:rPr></w:rPr><w:t>La calidad de un dato óptico depende de su calibración frente a una referencia en condiciones representativas. El proyecto mide material particulado fino (PM2,5) y grueso (PM10). Un contador óptico estima la masa de las partículas a partir de la luz que dispersan. No mide la masa de forma directa. Su error varía con el tamaño, la composición y la humedad de las partículas (Giordano et al., 2021; Karagulian et al., 2019). Kumar et al. (2015) describieron la oportunidad de densificar la medición urbana. Morawska et al. (2018) examinaron los límites de esas aplicaciones. Castell et al. (2017) y Crilley et al. (2018) evaluaron sensores comerciales frente a referencias. Magi et al. (2020) contrastaron un contador óptico con un monitor de atenuación beta.</w:t></w:r></w:p><w:p><w:pPr><w:pStyle w:val="BodyText"/><w:rPr></w:rPr></w:pPr><w:r><w:rPr></w:rPr><w:t>Tres postulados ordenan el campo. Primero, la lectura cruda debe corregirse con una referencia colocalizada, porque la humedad altera la respuesta óptica (Jayaratne et al., 2018). Segundo, la corrección debe validarse con datos independientes y reportarse con métricas normalizadas (Giordano et al., 2021). Esas métricas son el coeficiente de determinación (R²), el error cuadrático medio normalizado (NRMSE), la pendiente y el sesgo. La Agencia de Protección Ambiental de Estados Unidos (EPA) fija valores objetivo para ellas (EPA, 2021). Tercero, el desempeño cambia en el tiempo y exige vigilancia (Malings et al., 2020).</w:t></w:r></w:p><w:p><w:pPr><w:pStyle w:val="BodyText"/><w:rPr></w:rPr></w:pPr><w:r><w:rPr></w:rPr><w:t xml:space="preserve">El debate central es el alcance de la corrección. Barkjohn et al. (2021) ajustaron una corrección lineal con humedad relativa para una red de alcance nacional. Giordano et al. (2021) advierten que la duración de la colocalización y el tipo de aerosol limitan la transferencia de una corrección a otro sitio. Un sitio de remoción de escombros es un contexto atípico, porque su polvo y su fracción gruesa difieren de los de una ciudad (inferido). El proyecto adopta la posición cautelosa. Entrena y reentrena el modelo por </w:t></w:r><w:ins w:id="3161" w:author="Unknown Author" w:date="2026-10-30T04:17:53Z"><w:r><w:rPr></w:rPr><w:t>municipio</w:t></w:r></w:ins><w:del w:id="3162" w:author="Unknown Author" w:date="2026-10-30T04:17:53Z"><w:r><w:rPr></w:rPr><w:delText>departamento</w:delText></w:r></w:del><w:r><w:rPr></w:rPr><w:t xml:space="preserve"> con humedad, temperatura y fracción gruesa como covariables. Reporta R², NRMSE, pendiente y sesgo frente a la referencia. Mide la línea base de error en el primer tramo. La extensión de los valores objetivo de la EPA a PM10 y a sitios de remoción es una decisión del proyecto.</w:t></w:r><w:bookmarkEnd w:id="82"/></w:p><w:p><w:pPr><w:pStyle w:val="Heading3"/><w:rPr></w:rPr></w:pPr><w:bookmarkStart w:id="83" w:name="X37d260455da78aa4f41ed0f3f76edc3a2bb3acb"/><w:r><w:rPr></w:rPr><w:t>9.1.2 Computación en el borde y comunicación de largo alcance</w:t></w:r></w:p><w:p><w:pPr><w:pStyle w:val="FirstParagraph"/><w:rPr></w:rPr></w:pPr><w:r><w:rPr></w:rPr><w:t>Ubicar el cómputo cerca de la fuente reduce la dependencia del enlace y obliga a repartir las tareas según los recursos de cada equipo. La computación en el borde procesa los datos en el extremo de la red (Shi et al., 2016). El aprendizaje automático en dispositivos de muy bajo consumo ejecuta modelos compactos en microcontroladores (Warden y Situnayake, 2019). David et al. (2021) presentan un entorno de inferencia para memoria limitada. LoRaWAN completa la arquitectura como red de área amplia y bajo consumo, construida sobre la modulación LoRa (del inglés Long Range). Adelantado et al. (2017) analizan sus límites de capacidad y de escalamiento.</w:t></w:r></w:p><w:p><w:pPr><w:pStyle w:val="BodyText"/><w:rPr></w:rPr></w:pPr><w:r><w:rPr></w:rPr><w:t>Tres posiciones compiten sobre el lugar de la corrección. La primera la sitúa en el sensor con modelos compactos (Warden y Situnayake, 2019). La segunda la sitúa en un equipo intermedio con más recursos, el gateway (Shi et al., 2016). La tercera la centraliza en la nube, donde el modelo se gobierna en un solo lugar. Corregir en el sensor obliga a reprogramar cada nodo cuando el modelo cambia. Corregir en la nube deja sin corrección las lecturas cuando el enlace falla. El proyecto elige la segunda posición.</w:t></w:r></w:p><w:p><w:pPr><w:pStyle w:val="BodyText"/><w:rPr></w:rPr></w:pPr><w:bookmarkStart w:id="84" w:name="X37d260455da78aa4f41ed0f3f76edc3a2bb3acb"/><w:r><w:rPr></w:rPr><w:t>La arquitectura presenta dos capas. Los 100 nodos hoja miden PM2,5 y PM10 con temperatura y humedad, y transmiten por LoRa. Los 10 gateways aplican el modelo de corrección y reenvían por red celular. Cuentan con un enlace satelital de respaldo y un almacenamiento local de siete días. Los nodos operan con panel solar y batería, con autonomía mínima de 14 días sin sol. La corrección se define en un solo lugar. La revisión del informe de vigilancia no halló el procesamiento en el borde. Esta decisión se apoya, por tanto, en literatura de dominio (inferido).</w:t></w:r><w:bookmarkEnd w:id="84"/></w:p><w:p><w:pPr><w:pStyle w:val="Heading3"/><w:rPr></w:rPr></w:pPr><w:bookmarkStart w:id="85" w:name="gemelos-digitales"/><w:r><w:rPr></w:rPr><w:t>9.1.3 Gemelos digitales</w:t></w:r></w:p><w:p><w:pPr><w:pStyle w:val="FirstParagraph"/><w:rPr></w:rPr></w:pPr><w:r><w:rPr></w:rPr><w:t>El gemelo digital es un constructo de definición disputada, y su utilidad depende de declarar qué acepción se adopta. Grieves y Vickers (2017) lo definen por tres componentes: un producto físico, un producto virtual y las conexiones de datos entre ambos. Tao et al. (2019) revisaron sus aplicaciones industriales. El informe de vigilancia halló el término en al menos 11 documentos con cinco acepciones (Equipo formulador, 2026, pp. 10-11). Son la simulación física calibrada y la réplica de lógica de control. Siguen la representación con hilo digital, el modelo sustituto de aprendizaje supervisado y el modelo de estado de un componente.</w:t></w:r></w:p><w:p><w:pPr><w:pStyle w:val="BodyText"/><w:rPr></w:rPr></w:pPr><w:r><w:rPr></w:rPr><w:t>Dos posiciones se contrastan. La estricta exige acoplamiento bidireccional: el modelo recibe datos del sistema físico y devuelve decisiones que lo modifican (Grieves y Vickers, 2017). La amplia admite como gemelo cualquier modelo actualizado con datos del sistema (Tao et al., 2019). La diferencia determina la evidencia de desempeño que se exige. En el corpus, una misma red de memoria de corto y largo plazo alcanza un R² de 0,70 en un estudio. En otro alcanza 0,156 y 0,193, a una hora en ambos casos (Huang et al., 2025; Wei et al., 2026). La arquitectura no basta para prever el desempeño.</w:t></w:r></w:p><w:p><w:pPr><w:pStyle w:val="BodyText"/><w:rPr></w:rPr></w:pPr><w:r><w:rPr></w:rPr><w:t xml:space="preserve">En el proyecto, el gemelo digital es un modelo de estimación espacial que aloja la nube. Recibe las mediciones corregidas de los gateways y estima la concentración entre nodos. No actúa sobre el sistema físico: entrega estimaciones al tablero y los </w:t></w:r><w:ins w:id="3163" w:author="Unknown Author" w:date="2026-10-30T04:17:53Z"><w:r><w:rPr></w:rPr><w:t>consejos</w:t></w:r></w:ins><w:del w:id="3164" w:author="Unknown Author" w:date="2026-10-30T04:17:53Z"><w:r><w:rPr></w:rPr><w:delText>comités</w:delText></w:r></w:del><w:r><w:rPr></w:rPr><w:t xml:space="preserve"> deciden. La acepción adoptada es el modelo sustituto de aprendizaje supervisado, actualizado con datos corregidos. Con la posición estricta, el proyecto no cumpliría el acoplamiento bidireccional. Con la amplia, sí lo cumpliría. El gemelo se evalúa contra una línea base de persistencia, que cinco de nueve documentos de pronóstico del corpus omiten (Equipo formulador, 2026, pp. 10-11). El software de corrección y el gemelo se registran ante la Dirección Nacional de Derecho de Autor (DNDA).</w:t></w:r></w:p><w:p><w:pPr><w:pStyle w:val="BodyText"/><w:rPr></w:rPr></w:pPr><w:r><w:rPr></w:rPr><w:t xml:space="preserve">El laboratorio de modelación agrega una segunda acepción: la simulación física calibrada, acompañada de un modelo sustituto que reproduce sus resultados con rapidez. Este gemelo predictivo estima, antes de una demolición, la emisión, la dispersión y la concentración esperada en receptores definidos. El modelo de dispersión base es AERMOD (Cimorelli et al., 2005). Cuando la geometría de las edificaciones lo exige, una simulación numérica del flujo complementa ese modelo (Lateb et al., 2016). El gemelo se calibra con polvo del territorio y con datos meteorológicos medidos. Se valida con eventos reales mediante la fracción de pares dentro de un factor de dos (FAC2) y el sesgo fraccional (Chang y Hanna, 2004). Tampoco actúa sobre el sistema físico: entrega escenarios al </w:t></w:r><w:ins w:id="3165" w:author="Unknown Author" w:date="2026-10-30T04:17:53Z"><w:r><w:rPr></w:rPr><w:t>consejo</w:t></w:r></w:ins><w:del w:id="3166" w:author="Unknown Author" w:date="2026-10-30T04:17:53Z"><w:r><w:rPr></w:rPr><w:delText>comité</w:delText></w:r></w:del><w:r><w:rPr></w:rPr><w:t>, que decide. Su dominio de validez se limita a las condiciones medidas en las campañas.</w:t></w:r><w:bookmarkEnd w:id="85"/></w:p><w:p><w:pPr><w:pStyle w:val="Heading3"/><w:rPr></w:rPr></w:pPr><w:bookmarkStart w:id="86" w:name="gestión-del-riesgo-y-alerta-temprana"/><w:r><w:rPr></w:rPr><w:t>9.1.4 Gestión del riesgo y alerta temprana</w:t></w:r></w:p><w:p><w:pPr><w:pStyle w:val="FirstParagraph"/><w:rPr></w:rPr></w:pPr><w:r><w:rPr></w:rPr><w:t>La alerta temprana es un proceso que une conocimiento del riesgo, monitoreo, comunicación y respuesta, y no un instrumento aislado. La Ley 1523 de 2012 adoptó la política nacional de gestión del riesgo de desastres. También creó el Sistema Nacional de Gestión del Riesgo de Desastres. Organiza la gestión en tres procesos: conocimiento del riesgo, reducción del riesgo y manejo del desastre. La Oficina de las Naciones Unidas para la Reducción del Riesgo de Desastres (UNDRR) publicó el Marco de Sendái 2015-2030 (UNDRR, 2015). El marco fija prioridades de comprensión del riesgo, gobernanza, inversión y preparación. Incluye una meta global de acceso a sistemas de alerta temprana multiamenaza.</w:t></w:r></w:p><w:p><w:pPr><w:pStyle w:val="BodyText"/><w:rPr></w:rPr></w:pPr><w:r><w:rPr></w:rPr><w:t>La medición de material particulado alimenta la alerta mediante un índice. Pope y Dockery (2006) sintetizaron la asociación epidemiológica entre el material particulado fino y los desenlaces de salud. Stieb et al. (2008) propusieron un índice de calidad del aire y salud (AQHI, por su sigla en inglés), multicontaminante y sin umbral. Landrigan et al. (2004) documentaron las consecuencias del desastre del World Trade Center. Estos trabajos establecen asociación. No atribuyen al proyecto ningún efecto causal.</w:t></w:r></w:p><w:p><w:pPr><w:pStyle w:val="BodyText"/><w:rPr></w:rPr></w:pPr><w:r><w:rPr></w:rPr><w:t xml:space="preserve">Dos posiciones se contrastan sobre la forma de alertar. La primera usa umbrales de concentración fijados por norma o por guía, como las guías globales de la Organización Mundial de la Salud (OMS) (OMS, 2021). La segunda usa un índice que combina contaminantes (Stieb et al., 2008). Liao et al. (2026, pp. 6 y 8) muestran la brecha de validación: de 53 estudios de índices, solo 9,4 % validó con partición de datos. El proyecto emite alertas desde el tablero con umbrales co-diseñados con los </w:t></w:r><w:ins w:id="3167" w:author="Unknown Author" w:date="2026-10-30T04:17:53Z"><w:r><w:rPr></w:rPr><w:t>consejos</w:t></w:r></w:ins><w:del w:id="3168" w:author="Unknown Author" w:date="2026-10-30T04:17:53Z"><w:r><w:rPr></w:rPr><w:delText>comités</w:delText></w:r></w:del><w:r><w:rPr></w:rPr><w:t xml:space="preserve"> y validados localmente en el primer tramo. Mide la tasa de falsas alarmas con una línea base propia. No afirma efectos en salud: sus resultados son técnicos, de adopción y de continuidad.</w:t></w:r><w:bookmarkEnd w:id="86"/></w:p><w:p><w:pPr><w:pStyle w:val="Heading3"/><w:rPr></w:rPr></w:pPr><w:bookmarkStart w:id="87" w:name="difusión-y-adopción-de-innovaciones"/><w:r><w:rPr></w:rPr><w:t>9.1.5 Difusión y adopción de innovaciones</w:t></w:r></w:p><w:p><w:pPr><w:pStyle w:val="FirstParagraph"/><w:rPr></w:rPr></w:pPr><w:r><w:rPr></w:rPr><w:t>La adopción de una innovación es un proceso social y no un acto único. Rogers (2003) describe la difusión como la comunicación de una innovación, a través de canales y en el tiempo, dentro de un sistema social. Identifica cinco atributos que explican la velocidad de adopción: ventaja relativa, compatibilidad, complejidad, posibilidad de prueba y observabilidad. Davis (1989) mostró que la utilidad percibida y la facilidad de uso percibida predicen la aceptación de una tecnología de la información. Venkatesh et al. (2003) unificaron ocho modelos previos en una teoría con cuatro determinantes.</w:t></w:r></w:p><w:p><w:pPr><w:pStyle w:val="BodyText"/><w:rPr></w:rPr></w:pPr><w:r><w:rPr></w:rPr><w:t xml:space="preserve">Dos perspectivas se contrastan. La individual sostiene que la utilidad percibida explica el uso (Davis, 1989; Venkatesh et al., 2003). La organizacional sostiene que el personal de servicio público ejerce discreción y adapta las herramientas a sus rutinas (Lipsky, 1980). Arnstein (1969) añade que la participación real exige poder de decisión y no solo consulta. Las dos perspectivas implican acciones distintas: capacitar a la persona o rediseñar la rutina. El proyecto actúa en ambos frentes. Co-diseña el tablero y los umbrales con los </w:t></w:r><w:ins w:id="3169" w:author="Unknown Author" w:date="2026-10-30T04:17:53Z"><w:r><w:rPr></w:rPr><w:t>consejos</w:t></w:r></w:ins><w:del w:id="3170" w:author="Unknown Author" w:date="2026-10-30T04:17:53Z"><w:r><w:rPr></w:rPr><w:delText>comités</w:delText></w:r></w:del><w:r><w:rPr></w:rPr><w:t>, y prueba el tablero en el primer tramo antes de ampliar.</w:t></w:r></w:p><w:p><w:pPr><w:pStyle w:val="BodyText"/><w:rPr></w:rPr></w:pPr><w:r><w:rPr></w:rPr><w:t xml:space="preserve">El proyecto mide el uso por decisiones documentadas y no por accesos al tablero. Define el uso como al menos una decisión documentada por trimestre. La meta es que al menos 75 % de los </w:t></w:r><w:ins w:id="3171" w:author="Unknown Author" w:date="2026-10-30T04:17:53Z"><w:r><w:rPr></w:rPr><w:t>consejos</w:t></w:r></w:ins><w:del w:id="3172" w:author="Unknown Author" w:date="2026-10-30T04:17:53Z"><w:r><w:rPr></w:rPr><w:delText>comités</w:delText></w:r></w:del><w:r><w:rPr></w:rPr><w:t xml:space="preserve"> focalizados lo use al mes 24. La compuerta del mes 12 exige que al menos 50 % de los </w:t></w:r><w:ins w:id="3173" w:author="Unknown Author" w:date="2026-10-30T04:17:53Z"><w:r><w:rPr></w:rPr><w:t>consejos</w:t></w:r></w:ins><w:del w:id="3174" w:author="Unknown Author" w:date="2026-10-30T04:17:53Z"><w:r><w:rPr></w:rPr><w:delText>comités</w:delText></w:r></w:del><w:r><w:rPr></w:rPr><w:t xml:space="preserve"> del primer tramo lo use.</w:t></w:r><w:bookmarkEnd w:id="87"/></w:p><w:p><w:pPr><w:pStyle w:val="Heading3"/><w:rPr></w:rPr></w:pPr><w:bookmarkStart w:id="88" w:name="gobernanza-de-bienes-comunes-y-custodia"/><w:r><w:rPr></w:rPr><w:t>9.1.6 Gobernanza de bienes comunes y custodia</w:t></w:r></w:p><w:p><w:pPr><w:pStyle w:val="FirstParagraph"/><w:rPr></w:rPr></w:pPr><w:r><w:rPr></w:rPr><w:t>La continuidad de una red depende de reglas que asignen derechos y obligaciones a quienes la operan. North (1990) define las instituciones como las restricciones diseñadas por las personas que estructuran la interacción. Sostiene que reducen la incertidumbre y moldean los costos de transacción. Ostrom (2005) propone un marco de análisis institucional. Distingue siete tipos de reglas: de frontera, de posición, de elección, de información, de pago, de agregación y de alcance. Mostró que las comunidades de usuarias y usuarios pueden autoorganizarse cuando las reglas se ajustan a las condiciones locales.</w:t></w:r></w:p><w:p><w:pPr><w:pStyle w:val="BodyText"/><w:rPr></w:rPr></w:pPr><w:r><w:rPr></w:rPr><w:t>Una red de sensores comparte con un recurso común dos rasgos: su beneficio es colectivo y su mantenimiento exige contribuciones individuales. Dos posiciones se contrastan. Ostrom (2005) sostiene que las reglas ajustadas por quienes usan el recurso son más ejecutables que las impuestas. North (1990) subraya que, sin reglas formales y mecanismos de cumplimiento, los costos de transacción impiden la cooperación estable. Scharpf (1997) añade que las instituciones condicionan las opciones de quienes participan sin determinar su conducta.</w:t></w:r></w:p><w:p><w:pPr><w:pStyle w:val="BodyText"/><w:rPr></w:rPr></w:pPr><w:bookmarkStart w:id="89" w:name="gobernanza-de-bienes-comunes-y-custodia"/><w:r><w:rPr></w:rPr><w:t>El proyecto aplica estas ideas con una custodia distribuida por componente y por tramo. Los convenios de cada tramo asignan quién opera los nodos, los gateways y la plataforma. Definen las siete clases de reglas antes de la transferencia. La compuerta del mes 17 condiciona el tercer tramo a que existan convenios de custodia con partida. El proyecto forma y apoya a los custodios en cada tramo. Su meta es certificar al menos a 60 personas. La continuidad de la red bajo custodia se mide con una meta de al menos 70 % a los 12 meses posteriores al cierre.</w:t></w:r><w:bookmarkEnd w:id="89"/></w:p><w:p><w:pPr><w:pStyle w:val="Heading3"/><w:rPr></w:rPr></w:pPr><w:bookmarkStart w:id="90" w:name="aprendizaje-de-doble-bucle"/><w:r><w:rPr></w:rPr><w:t>9.1.7 Aprendizaje de doble bucle</w:t></w:r></w:p><w:p><w:pPr><w:pStyle w:val="FirstParagraph"/><w:rPr></w:rPr></w:pPr><w:r><w:rPr></w:rPr><w:t>Un sistema aprende cuando corrige sus errores y también cuando revisa las premisas que los producen. Argyris y Schön (1978) distinguen dos formas de aprendizaje organizacional. En el bucle simple, la organización detecta un error y lo corrige sin cuestionar las variables que gobiernan su acción. En el bucle doble, cuestiona y modifica esas variables, como las metas, los valores y las reglas. Argyris (1999) añade que las rutinas defensivas bloquean el segundo tipo de aprendizaje.</w:t></w:r></w:p><w:p><w:pPr><w:pStyle w:val="BodyText"/><w:rPr></w:rPr></w:pPr><w:r><w:rPr></w:rPr><w:t xml:space="preserve">Dos posiciones se contrastan sobre la mejora continua. Deming (1986) propone reducir la variación de los procesos con ciclos de planificación, ejecución, verificación y actuación, que corresponden sobre todo al bucle simple. Patton (2011) propone la evaluación del desarrollo para innovaciones en contextos complejos, donde las metas cambian durante la ejecución. El proyecto incorpora ambos bucles. El reentrenamiento del modelo por </w:t></w:r><w:ins w:id="3175" w:author="Unknown Author" w:date="2026-10-30T04:17:53Z"><w:r><w:rPr></w:rPr><w:t>municipio</w:t></w:r></w:ins><w:del w:id="3176" w:author="Unknown Author" w:date="2026-10-30T04:17:53Z"><w:r><w:rPr></w:rPr><w:delText>departamento</w:delText></w:r></w:del><w:r><w:rPr></w:rPr><w:t xml:space="preserve"> es de bucle simple, porque detecta un desvío del R² o del NRMSE y lo corrige. Las compuertas habilitan el bucle doble. En cada una se evalúa si el modelo cumple los umbrales y también si los </w:t></w:r><w:ins w:id="3177" w:author="Unknown Author" w:date="2026-10-30T04:17:53Z"><w:r><w:rPr></w:rPr><w:t>consejos</w:t></w:r></w:ins><w:del w:id="3178" w:author="Unknown Author" w:date="2026-10-30T04:17:53Z"><w:r><w:rPr></w:rPr><w:delText>comités</w:delText></w:r></w:del><w:r><w:rPr></w:rPr><w:t xml:space="preserve"> usan el tablero.</w:t></w:r></w:p><w:p><w:pPr><w:pStyle w:val="BodyText"/><w:rPr></w:rPr></w:pPr><w:bookmarkStart w:id="91" w:name="aprendizaje-de-doble-bucle"/><w:r><w:rPr></w:rPr><w:t>Un incumplimiento puede llevar a revisar los umbrales, la ubicación de los nodos o el protocolo. Dos evaluaciones externas independientes, en los meses 12 y 24, revisan los procedimientos y los resultados. El acta de cada compuerta registra los dos tipos de decisión. Esa distinción evita que un incumplimiento de adopción se trate como un problema de calibración.</w:t></w:r><w:bookmarkEnd w:id="91"/></w:p><w:p><w:pPr><w:pStyle w:val="Heading3"/><w:rPr></w:rPr></w:pPr><w:bookmarkStart w:id="92" w:name="integración-de-las-teorías"/><w:r><w:rPr></w:rPr><w:t>9.1.8 Integración de las teorías</w:t></w:r></w:p><w:p><w:pPr><w:pStyle w:val="FirstParagraph"/><w:rPr></w:rPr></w:pPr><w:r><w:rPr></w:rPr><w:t xml:space="preserve">Las siete teorías forman una cadena de dependencia y no un inventario. La metrología asegura que el dato posea un error conocido. La computación en el borde decide dónde se corrige el dato y con qué energía. El gemelo digital convierte datos puntuales en estimaciones espaciales y, con el modelo de dispersión, en escenarios previos a una demolición. La gestión del riesgo transforma la estimación en alerta. La teoría de la adopción explica por qué un </w:t></w:r><w:ins w:id="3179" w:author="Unknown Author" w:date="2026-10-30T04:17:53Z"><w:r><w:rPr></w:rPr><w:t>consejo</w:t></w:r></w:ins><w:del w:id="3180" w:author="Unknown Author" w:date="2026-10-30T04:17:53Z"><w:r><w:rPr></w:rPr><w:delText>comité</w:delText></w:r></w:del><w:r><w:rPr></w:rPr><w:t xml:space="preserve"> usa la alerta. La gobernanza explica quién sostiene la red. El aprendizaje de doble bucle explica cómo el proyecto revisa sus propias premisas.</w:t></w:r></w:p><w:p><w:pPr><w:pStyle w:val="BodyText"/><w:rPr></w:rPr></w:pPr><w:r><w:rPr></w:rPr><w:t>El componente de menor calidad limita el desempeño del conjunto. Si el dato carece de error conocido, el gemelo estima con sesgo y la alerta pierde credibilidad. Un ciclo cierra la secuencia: la baja confianza reduce el uso, y el menor uso reduce los recursos de sostenimiento (inferido). Por eso el proyecto no ordena sus objetivos por separado. El primer objetivo asegura el dato y valida el modelo predictivo. El segundo sostiene la red y construye el laboratorio. El tercero asegura el uso y la custodia, e incluye la adopción del protocolo de evaluación previa de demolición.</w:t></w:r></w:p><w:p><w:pPr><w:pStyle w:val="BodyText"/><w:rPr></w:rPr></w:pPr><w:r><w:rPr></w:rPr><w:t>El proyecto es una investigación de ciencia del diseño, que crea y evalúa artefactos para resolver problemas (Hevner et al., 2004). El artefacto es la red con su modelo de corrección, su gemelo, su laboratorio de modelación y su tablero. La escala de niveles de madurez tecnológica (TRL, por su sigla en inglés) de Mankins (1995) ubica el avance. El nivel 4 es la validación de componentes en laboratorio, y el nivel 8 es un sistema completo y calificado. Las relaciones entre componentes son hipótesis de influencia y no efectos estimados. La teoría guía el diseño, y la evidencia del primer tramo decide si el diseño se mantiene.</w:t></w:r></w:p><w:p><w:pPr><w:pStyle w:val="TablaRotulo"/><w:rPr></w:rPr></w:pPr><w:bookmarkStart w:id="93" w:name="rot_Tabla_9_1"/><w:r><w:rPr><w:b/><w:bCs/></w:rPr><w:t>Tabla 9.1</w:t></w:r><w:bookmarkEnd w:id="93"/></w:p><w:p><w:pPr><w:pStyle w:val="TablaTitulo"/><w:rPr></w:rPr></w:pPr><w:r><w:rPr><w:i/><w:iCs/></w:rPr><w:t>Síntesis de las teorías aplicables al proyecto y de las decisiones de diseño que originan</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257"/><w:gridCol w:w="2342"/><w:gridCol w:w="2761"/><w:gridCol w:w="2593"/></w:tblGrid><w:tr><w:trPr><w:tblHeader w:val="true"/><w:ins w:id="3181" w:author="Unknown Author" w:date="2026-10-30T04:17:53Z"/><w:cantSplit w:val="true"/></w:trPr><w:tc><w:tcPr><w:tcW w:w="225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3183" w:author="Unknown Author" w:date="2026-10-30T04:17:53Z"></w:ins></w:rPr></w:pPr><w:ins w:id="3182" w:author="Unknown Author" w:date="2026-10-30T04:17:53Z"><w:r><w:rPr><w:b/><w:kern w:val="0"/><w:szCs w:val="24"/><w:lang w:val="es-CO" w:eastAsia="en-US" w:bidi="ar-SA"/></w:rPr><w:t>Teoría</w:t></w:r></w:ins></w:p></w:tc><w:tc><w:tcPr><w:tcW w:w="234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3185" w:author="Unknown Author" w:date="2026-10-30T04:17:53Z"></w:ins></w:rPr></w:pPr><w:ins w:id="3184" w:author="Unknown Author" w:date="2026-10-30T04:17:53Z"><w:r><w:rPr><w:b/><w:kern w:val="0"/><w:szCs w:val="24"/><w:lang w:val="es-CO" w:eastAsia="en-US" w:bidi="ar-SA"/></w:rPr><w:t>Obras de referencia</w:t></w:r></w:ins></w:p></w:tc><w:tc><w:tcPr><w:tcW w:w="276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3187" w:author="Unknown Author" w:date="2026-10-30T04:17:53Z"></w:ins></w:rPr></w:pPr><w:ins w:id="3186" w:author="Unknown Author" w:date="2026-10-30T04:17:53Z"><w:r><w:rPr><w:b/><w:kern w:val="0"/><w:szCs w:val="24"/><w:lang w:val="es-CO" w:eastAsia="en-US" w:bidi="ar-SA"/></w:rPr><w:t>Postulado central</w:t></w:r></w:ins></w:p></w:tc><w:tc><w:tcPr><w:tcW w:w="259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3189" w:author="Unknown Author" w:date="2026-10-30T04:17:53Z"></w:ins></w:rPr></w:pPr><w:ins w:id="3188" w:author="Unknown Author" w:date="2026-10-30T04:17:53Z"><w:r><w:rPr><w:b/><w:kern w:val="0"/><w:szCs w:val="24"/><w:lang w:val="es-CO" w:eastAsia="en-US" w:bidi="ar-SA"/></w:rPr><w:t>Decisión de diseño</w:t></w:r></w:ins></w:p></w:tc></w:tr><w:tr><w:trPr><w:ins w:id="3190" w:author="Unknown Author" w:date="2026-10-30T04:17:53Z"/><w:cantSplit w:val="true"/></w:trPr><w:tc><w:tcPr><w:tcW w:w="2257" w:type="dxa"/><w:tcBorders></w:tcBorders></w:tcPr><w:p><w:pPr><w:pStyle w:val="Tabla9"/><w:widowControl/><w:jc w:val="left"/><w:rPr><w:kern w:val="0"/><w:szCs w:val="24"/><w:lang w:val="es-CO" w:eastAsia="en-US" w:bidi="ar-SA"/><w:ins w:id="3192" w:author="Unknown Author" w:date="2026-10-30T04:17:53Z"></w:ins></w:rPr></w:pPr><w:ins w:id="3191" w:author="Unknown Author" w:date="2026-10-30T04:17:53Z"><w:r><w:rPr><w:kern w:val="0"/><w:szCs w:val="24"/><w:lang w:val="es-CO" w:eastAsia="en-US" w:bidi="ar-SA"/></w:rPr><w:t>Metrología y calibración de sensores de bajo costo</w:t></w:r></w:ins></w:p></w:tc><w:tc><w:tcPr><w:tcW w:w="2342" w:type="dxa"/><w:tcBorders></w:tcBorders></w:tcPr><w:p><w:pPr><w:pStyle w:val="Tabla9"/><w:widowControl/><w:jc w:val="left"/><w:rPr><w:kern w:val="0"/><w:szCs w:val="24"/><w:lang w:val="es-CO" w:eastAsia="en-US" w:bidi="ar-SA"/><w:ins w:id="3194" w:author="Unknown Author" w:date="2026-10-30T04:17:53Z"></w:ins></w:rPr></w:pPr><w:ins w:id="3193" w:author="Unknown Author" w:date="2026-10-30T04:17:53Z"><w:r><w:rPr><w:kern w:val="0"/><w:szCs w:val="24"/><w:lang w:val="es-CO" w:eastAsia="en-US" w:bidi="ar-SA"/></w:rPr><w:t>Giordano et al. (2021); Barkjohn et al. (2021); Jayaratne et al. (2018)</w:t></w:r></w:ins></w:p></w:tc><w:tc><w:tcPr><w:tcW w:w="2761" w:type="dxa"/><w:tcBorders></w:tcBorders></w:tcPr><w:p><w:pPr><w:pStyle w:val="Tabla9"/><w:widowControl/><w:jc w:val="left"/><w:rPr><w:kern w:val="0"/><w:szCs w:val="24"/><w:lang w:val="es-CO" w:eastAsia="en-US" w:bidi="ar-SA"/><w:ins w:id="3196" w:author="Unknown Author" w:date="2026-10-30T04:17:53Z"></w:ins></w:rPr></w:pPr><w:ins w:id="3195" w:author="Unknown Author" w:date="2026-10-30T04:17:53Z"><w:r><w:rPr><w:kern w:val="0"/><w:szCs w:val="24"/><w:lang w:val="es-CO" w:eastAsia="en-US" w:bidi="ar-SA"/></w:rPr><w:t>La lectura óptica exige corrección con referencia colocalizada y validación independiente</w:t></w:r></w:ins></w:p></w:tc><w:tc><w:tcPr><w:tcW w:w="2593" w:type="dxa"/><w:tcBorders></w:tcBorders></w:tcPr><w:p><w:pPr><w:pStyle w:val="Tabla9"/><w:widowControl/><w:jc w:val="left"/><w:rPr><w:kern w:val="0"/><w:szCs w:val="24"/><w:lang w:val="es-CO" w:eastAsia="en-US" w:bidi="ar-SA"/><w:ins w:id="3198" w:author="Unknown Author" w:date="2026-10-30T04:17:53Z"></w:ins></w:rPr></w:pPr><w:ins w:id="3197" w:author="Unknown Author" w:date="2026-10-30T04:17:53Z"><w:r><w:rPr><w:kern w:val="0"/><w:szCs w:val="24"/><w:lang w:val="es-CO" w:eastAsia="en-US" w:bidi="ar-SA"/></w:rPr><w:t>Reentrenar por municipio y reportar R², NRMSE, pendiente y sesgo</w:t></w:r></w:ins></w:p></w:tc></w:tr><w:tr><w:trPr><w:ins w:id="3199" w:author="Unknown Author" w:date="2026-10-30T04:17:53Z"/><w:cantSplit w:val="true"/></w:trPr><w:tc><w:tcPr><w:tcW w:w="2257" w:type="dxa"/><w:tcBorders></w:tcBorders><w:shd w:color="auto" w:fill="F7F7F7" w:val="clear"/></w:tcPr><w:p><w:pPr><w:pStyle w:val="Tabla9"/><w:widowControl/><w:jc w:val="left"/><w:rPr><w:kern w:val="0"/><w:szCs w:val="24"/><w:lang w:val="es-CO" w:eastAsia="en-US" w:bidi="ar-SA"/><w:ins w:id="3201" w:author="Unknown Author" w:date="2026-10-30T04:17:53Z"></w:ins></w:rPr></w:pPr><w:ins w:id="3200" w:author="Unknown Author" w:date="2026-10-30T04:17:53Z"><w:r><w:rPr><w:kern w:val="0"/><w:szCs w:val="24"/><w:lang w:val="es-CO" w:eastAsia="en-US" w:bidi="ar-SA"/></w:rPr><w:t>Computación en el borde y LoRaWAN</w:t></w:r></w:ins></w:p></w:tc><w:tc><w:tcPr><w:tcW w:w="2342" w:type="dxa"/><w:tcBorders></w:tcBorders><w:shd w:color="auto" w:fill="F7F7F7" w:val="clear"/></w:tcPr><w:p><w:pPr><w:pStyle w:val="Tabla9"/><w:widowControl/><w:jc w:val="left"/><w:rPr><w:kern w:val="0"/><w:szCs w:val="24"/><w:lang w:val="es-CO" w:eastAsia="en-US" w:bidi="ar-SA"/><w:ins w:id="3203" w:author="Unknown Author" w:date="2026-10-30T04:17:53Z"></w:ins></w:rPr></w:pPr><w:ins w:id="3202" w:author="Unknown Author" w:date="2026-10-30T04:17:53Z"><w:r><w:rPr><w:kern w:val="0"/><w:szCs w:val="24"/><w:lang w:val="es-CO" w:eastAsia="en-US" w:bidi="ar-SA"/></w:rPr><w:t>Shi et al. (2016); Warden y Situnayake (2019); Adelantado et al. (2017)</w:t></w:r></w:ins></w:p></w:tc><w:tc><w:tcPr><w:tcW w:w="2761" w:type="dxa"/><w:tcBorders></w:tcBorders><w:shd w:color="auto" w:fill="F7F7F7" w:val="clear"/></w:tcPr><w:p><w:pPr><w:pStyle w:val="Tabla9"/><w:widowControl/><w:jc w:val="left"/><w:rPr><w:kern w:val="0"/><w:szCs w:val="24"/><w:lang w:val="es-CO" w:eastAsia="en-US" w:bidi="ar-SA"/><w:ins w:id="3205" w:author="Unknown Author" w:date="2026-10-30T04:17:53Z"></w:ins></w:rPr></w:pPr><w:ins w:id="3204" w:author="Unknown Author" w:date="2026-10-30T04:17:53Z"><w:r><w:rPr><w:kern w:val="0"/><w:szCs w:val="24"/><w:lang w:val="es-CO" w:eastAsia="en-US" w:bidi="ar-SA"/></w:rPr><w:t>Cada tarea corre en el nivel que posee los datos y los recursos</w:t></w:r></w:ins></w:p></w:tc><w:tc><w:tcPr><w:tcW w:w="2593" w:type="dxa"/><w:tcBorders></w:tcBorders><w:shd w:color="auto" w:fill="F7F7F7" w:val="clear"/></w:tcPr><w:p><w:pPr><w:pStyle w:val="Tabla9"/><w:widowControl/><w:jc w:val="left"/><w:rPr><w:kern w:val="0"/><w:szCs w:val="24"/><w:lang w:val="es-CO" w:eastAsia="en-US" w:bidi="ar-SA"/><w:ins w:id="3207" w:author="Unknown Author" w:date="2026-10-30T04:17:53Z"></w:ins></w:rPr></w:pPr><w:ins w:id="3206" w:author="Unknown Author" w:date="2026-10-30T04:17:53Z"><w:r><w:rPr><w:kern w:val="0"/><w:szCs w:val="24"/><w:lang w:val="es-CO" w:eastAsia="en-US" w:bidi="ar-SA"/></w:rPr><w:t>Corregir en un solo lugar, el gateway</w:t></w:r></w:ins></w:p></w:tc></w:tr><w:tr><w:trPr><w:ins w:id="3208" w:author="Unknown Author" w:date="2026-10-30T04:17:53Z"/><w:cantSplit w:val="true"/></w:trPr><w:tc><w:tcPr><w:tcW w:w="2257" w:type="dxa"/><w:tcBorders></w:tcBorders></w:tcPr><w:p><w:pPr><w:pStyle w:val="Tabla9"/><w:widowControl/><w:jc w:val="left"/><w:rPr><w:kern w:val="0"/><w:szCs w:val="24"/><w:lang w:val="es-CO" w:eastAsia="en-US" w:bidi="ar-SA"/><w:ins w:id="3210" w:author="Unknown Author" w:date="2026-10-30T04:17:53Z"></w:ins></w:rPr></w:pPr><w:ins w:id="3209" w:author="Unknown Author" w:date="2026-10-30T04:17:53Z"><w:r><w:rPr><w:kern w:val="0"/><w:szCs w:val="24"/><w:lang w:val="es-CO" w:eastAsia="en-US" w:bidi="ar-SA"/></w:rPr><w:t>Gemelos digitales y modelación de dispersión</w:t></w:r></w:ins></w:p></w:tc><w:tc><w:tcPr><w:tcW w:w="2342" w:type="dxa"/><w:tcBorders></w:tcBorders></w:tcPr><w:p><w:pPr><w:pStyle w:val="Tabla9"/><w:widowControl/><w:jc w:val="left"/><w:rPr><w:kern w:val="0"/><w:szCs w:val="24"/><w:lang w:val="es-CO" w:eastAsia="en-US" w:bidi="ar-SA"/><w:ins w:id="3212" w:author="Unknown Author" w:date="2026-10-30T04:17:53Z"></w:ins></w:rPr></w:pPr><w:ins w:id="3211" w:author="Unknown Author" w:date="2026-10-30T04:17:53Z"><w:r><w:rPr><w:kern w:val="0"/><w:szCs w:val="24"/><w:lang w:val="es-CO" w:eastAsia="en-US" w:bidi="ar-SA"/></w:rPr><w:t>Grieves y Vickers (2017); Tao et al. (2019); Cimorelli et al. (2005); Chang y Hanna (2004)</w:t></w:r></w:ins></w:p></w:tc><w:tc><w:tcPr><w:tcW w:w="2761" w:type="dxa"/><w:tcBorders></w:tcBorders></w:tcPr><w:p><w:pPr><w:pStyle w:val="Tabla9"/><w:widowControl/><w:jc w:val="left"/><w:rPr><w:kern w:val="0"/><w:szCs w:val="24"/><w:lang w:val="es-CO" w:eastAsia="en-US" w:bidi="ar-SA"/><w:ins w:id="3214" w:author="Unknown Author" w:date="2026-10-30T04:17:53Z"></w:ins></w:rPr></w:pPr><w:ins w:id="3213" w:author="Unknown Author" w:date="2026-10-30T04:17:53Z"><w:r><w:rPr><w:kern w:val="0"/><w:szCs w:val="24"/><w:lang w:val="es-CO" w:eastAsia="en-US" w:bidi="ar-SA"/></w:rPr><w:t>El gemelo conecta un sistema físico con un modelo virtual actualizado con datos; la dispersión se modela con la meteorología y se evalúa con métricas estadísticas</w:t></w:r></w:ins></w:p></w:tc><w:tc><w:tcPr><w:tcW w:w="2593" w:type="dxa"/><w:tcBorders></w:tcBorders></w:tcPr><w:p><w:pPr><w:pStyle w:val="Tabla9"/><w:widowControl/><w:jc w:val="left"/><w:rPr><w:kern w:val="0"/><w:szCs w:val="24"/><w:lang w:val="es-CO" w:eastAsia="en-US" w:bidi="ar-SA"/><w:ins w:id="3216" w:author="Unknown Author" w:date="2026-10-30T04:17:53Z"></w:ins></w:rPr></w:pPr><w:ins w:id="3215" w:author="Unknown Author" w:date="2026-10-30T04:17:53Z"><w:r><w:rPr><w:kern w:val="0"/><w:szCs w:val="24"/><w:lang w:val="es-CO" w:eastAsia="en-US" w:bidi="ar-SA"/></w:rPr><w:t>Declarar la acepción adoptada, evaluar contra persistencia y validar la predicción con FAC2 y sesgo fraccional en eventos reales</w:t></w:r></w:ins></w:p></w:tc></w:tr><w:tr><w:trPr><w:ins w:id="3217" w:author="Unknown Author" w:date="2026-10-30T04:17:53Z"/><w:cantSplit w:val="true"/></w:trPr><w:tc><w:tcPr><w:tcW w:w="2257" w:type="dxa"/><w:tcBorders></w:tcBorders><w:shd w:color="auto" w:fill="F7F7F7" w:val="clear"/></w:tcPr><w:p><w:pPr><w:pStyle w:val="Tabla9"/><w:widowControl/><w:jc w:val="left"/><w:rPr><w:kern w:val="0"/><w:szCs w:val="24"/><w:lang w:val="es-CO" w:eastAsia="en-US" w:bidi="ar-SA"/><w:ins w:id="3219" w:author="Unknown Author" w:date="2026-10-30T04:17:53Z"></w:ins></w:rPr></w:pPr><w:ins w:id="3218" w:author="Unknown Author" w:date="2026-10-30T04:17:53Z"><w:r><w:rPr><w:kern w:val="0"/><w:szCs w:val="24"/><w:lang w:val="es-CO" w:eastAsia="en-US" w:bidi="ar-SA"/></w:rPr><w:t>Gestión del riesgo y alerta temprana</w:t></w:r></w:ins></w:p></w:tc><w:tc><w:tcPr><w:tcW w:w="2342" w:type="dxa"/><w:tcBorders></w:tcBorders><w:shd w:color="auto" w:fill="F7F7F7" w:val="clear"/></w:tcPr><w:p><w:pPr><w:pStyle w:val="Tabla9"/><w:widowControl/><w:jc w:val="left"/><w:rPr><w:kern w:val="0"/><w:szCs w:val="24"/><w:lang w:val="es-CO" w:eastAsia="en-US" w:bidi="ar-SA"/><w:ins w:id="3221" w:author="Unknown Author" w:date="2026-10-30T04:17:53Z"></w:ins></w:rPr></w:pPr><w:ins w:id="3220" w:author="Unknown Author" w:date="2026-10-30T04:17:53Z"><w:r><w:rPr><w:kern w:val="0"/><w:szCs w:val="24"/><w:lang w:val="es-CO" w:eastAsia="en-US" w:bidi="ar-SA"/></w:rPr><w:t>UNDRR (2015); Stieb et al. (2008); Liao et al. (2026)</w:t></w:r></w:ins></w:p></w:tc><w:tc><w:tcPr><w:tcW w:w="2761" w:type="dxa"/><w:tcBorders></w:tcBorders><w:shd w:color="auto" w:fill="F7F7F7" w:val="clear"/></w:tcPr><w:p><w:pPr><w:pStyle w:val="Tabla9"/><w:widowControl/><w:jc w:val="left"/><w:rPr><w:kern w:val="0"/><w:szCs w:val="24"/><w:lang w:val="es-CO" w:eastAsia="en-US" w:bidi="ar-SA"/><w:ins w:id="3223" w:author="Unknown Author" w:date="2026-10-30T04:17:53Z"></w:ins></w:rPr></w:pPr><w:ins w:id="3222" w:author="Unknown Author" w:date="2026-10-30T04:17:53Z"><w:r><w:rPr><w:kern w:val="0"/><w:szCs w:val="24"/><w:lang w:val="es-CO" w:eastAsia="en-US" w:bidi="ar-SA"/></w:rPr><w:t>La alerta es un proceso de conocimiento, monitoreo, comunicación y respuesta</w:t></w:r></w:ins></w:p></w:tc><w:tc><w:tcPr><w:tcW w:w="2593" w:type="dxa"/><w:tcBorders></w:tcBorders><w:shd w:color="auto" w:fill="F7F7F7" w:val="clear"/></w:tcPr><w:p><w:pPr><w:pStyle w:val="Tabla9"/><w:widowControl/><w:jc w:val="left"/><w:rPr><w:kern w:val="0"/><w:szCs w:val="24"/><w:lang w:val="es-CO" w:eastAsia="en-US" w:bidi="ar-SA"/><w:ins w:id="3225" w:author="Unknown Author" w:date="2026-10-30T04:17:53Z"></w:ins></w:rPr></w:pPr><w:ins w:id="3224" w:author="Unknown Author" w:date="2026-10-30T04:17:53Z"><w:r><w:rPr><w:kern w:val="0"/><w:szCs w:val="24"/><w:lang w:val="es-CO" w:eastAsia="en-US" w:bidi="ar-SA"/></w:rPr><w:t>Co-diseñar el protocolo y validar los umbrales en el primer tramo</w:t></w:r></w:ins></w:p></w:tc></w:tr><w:tr><w:trPr><w:ins w:id="3226" w:author="Unknown Author" w:date="2026-10-30T04:17:53Z"/><w:cantSplit w:val="true"/></w:trPr><w:tc><w:tcPr><w:tcW w:w="2257" w:type="dxa"/><w:tcBorders></w:tcBorders></w:tcPr><w:p><w:pPr><w:pStyle w:val="Tabla9"/><w:widowControl/><w:jc w:val="left"/><w:rPr><w:kern w:val="0"/><w:szCs w:val="24"/><w:lang w:val="es-CO" w:eastAsia="en-US" w:bidi="ar-SA"/><w:ins w:id="3228" w:author="Unknown Author" w:date="2026-10-30T04:17:53Z"></w:ins></w:rPr></w:pPr><w:ins w:id="3227" w:author="Unknown Author" w:date="2026-10-30T04:17:53Z"><w:r><w:rPr><w:kern w:val="0"/><w:szCs w:val="24"/><w:lang w:val="es-CO" w:eastAsia="en-US" w:bidi="ar-SA"/></w:rPr><w:t>Difusión y adopción de innovaciones</w:t></w:r></w:ins></w:p></w:tc><w:tc><w:tcPr><w:tcW w:w="2342" w:type="dxa"/><w:tcBorders></w:tcBorders></w:tcPr><w:p><w:pPr><w:pStyle w:val="Tabla9"/><w:widowControl/><w:jc w:val="left"/><w:rPr><w:kern w:val="0"/><w:szCs w:val="24"/><w:lang w:val="es-CO" w:eastAsia="en-US" w:bidi="ar-SA"/><w:ins w:id="3230" w:author="Unknown Author" w:date="2026-10-30T04:17:53Z"></w:ins></w:rPr></w:pPr><w:ins w:id="3229" w:author="Unknown Author" w:date="2026-10-30T04:17:53Z"><w:r><w:rPr><w:kern w:val="0"/><w:szCs w:val="24"/><w:lang w:val="es-CO" w:eastAsia="en-US" w:bidi="ar-SA"/></w:rPr><w:t>Rogers (2003); Davis (1989); Venkatesh et al. (2003)</w:t></w:r></w:ins></w:p></w:tc><w:tc><w:tcPr><w:tcW w:w="2761" w:type="dxa"/><w:tcBorders></w:tcBorders></w:tcPr><w:p><w:pPr><w:pStyle w:val="Tabla9"/><w:widowControl/><w:jc w:val="left"/><w:rPr><w:kern w:val="0"/><w:szCs w:val="24"/><w:lang w:val="es-CO" w:eastAsia="en-US" w:bidi="ar-SA"/><w:ins w:id="3232" w:author="Unknown Author" w:date="2026-10-30T04:17:53Z"></w:ins></w:rPr></w:pPr><w:ins w:id="3231" w:author="Unknown Author" w:date="2026-10-30T04:17:53Z"><w:r><w:rPr><w:kern w:val="0"/><w:szCs w:val="24"/><w:lang w:val="es-CO" w:eastAsia="en-US" w:bidi="ar-SA"/></w:rPr><w:t>La adopción depende de atributos percibidos y de condiciones del contexto</w:t></w:r></w:ins></w:p></w:tc><w:tc><w:tcPr><w:tcW w:w="2593" w:type="dxa"/><w:tcBorders></w:tcBorders></w:tcPr><w:p><w:pPr><w:pStyle w:val="Tabla9"/><w:widowControl/><w:jc w:val="left"/><w:rPr><w:kern w:val="0"/><w:szCs w:val="24"/><w:lang w:val="es-CO" w:eastAsia="en-US" w:bidi="ar-SA"/><w:ins w:id="3234" w:author="Unknown Author" w:date="2026-10-30T04:17:53Z"></w:ins></w:rPr></w:pPr><w:ins w:id="3233" w:author="Unknown Author" w:date="2026-10-30T04:17:53Z"><w:r><w:rPr><w:kern w:val="0"/><w:szCs w:val="24"/><w:lang w:val="es-CO" w:eastAsia="en-US" w:bidi="ar-SA"/></w:rPr><w:t>Medir decisiones documentadas y probar el tablero antes de ampliar</w:t></w:r></w:ins></w:p></w:tc></w:tr><w:tr><w:trPr><w:ins w:id="3235" w:author="Unknown Author" w:date="2026-10-30T04:17:53Z"/><w:cantSplit w:val="true"/></w:trPr><w:tc><w:tcPr><w:tcW w:w="2257" w:type="dxa"/><w:tcBorders></w:tcBorders><w:shd w:color="auto" w:fill="F7F7F7" w:val="clear"/></w:tcPr><w:p><w:pPr><w:pStyle w:val="Tabla9"/><w:widowControl/><w:jc w:val="left"/><w:rPr><w:kern w:val="0"/><w:szCs w:val="24"/><w:lang w:val="es-CO" w:eastAsia="en-US" w:bidi="ar-SA"/><w:ins w:id="3237" w:author="Unknown Author" w:date="2026-10-30T04:17:53Z"></w:ins></w:rPr></w:pPr><w:ins w:id="3236" w:author="Unknown Author" w:date="2026-10-30T04:17:53Z"><w:r><w:rPr><w:kern w:val="0"/><w:szCs w:val="24"/><w:lang w:val="es-CO" w:eastAsia="en-US" w:bidi="ar-SA"/></w:rPr><w:t>Gobernanza de bienes comunes y custodia</w:t></w:r></w:ins></w:p></w:tc><w:tc><w:tcPr><w:tcW w:w="2342" w:type="dxa"/><w:tcBorders></w:tcBorders><w:shd w:color="auto" w:fill="F7F7F7" w:val="clear"/></w:tcPr><w:p><w:pPr><w:pStyle w:val="Tabla9"/><w:widowControl/><w:jc w:val="left"/><w:rPr><w:kern w:val="0"/><w:szCs w:val="24"/><w:lang w:val="es-CO" w:eastAsia="en-US" w:bidi="ar-SA"/><w:ins w:id="3239" w:author="Unknown Author" w:date="2026-10-30T04:17:53Z"></w:ins></w:rPr></w:pPr><w:ins w:id="3238" w:author="Unknown Author" w:date="2026-10-30T04:17:53Z"><w:r><w:rPr><w:kern w:val="0"/><w:szCs w:val="24"/><w:lang w:val="es-CO" w:eastAsia="en-US" w:bidi="ar-SA"/></w:rPr><w:t>Ostrom (2005); North (1990)</w:t></w:r></w:ins></w:p></w:tc><w:tc><w:tcPr><w:tcW w:w="2761" w:type="dxa"/><w:tcBorders></w:tcBorders><w:shd w:color="auto" w:fill="F7F7F7" w:val="clear"/></w:tcPr><w:p><w:pPr><w:pStyle w:val="Tabla9"/><w:widowControl/><w:jc w:val="left"/><w:rPr><w:kern w:val="0"/><w:szCs w:val="24"/><w:lang w:val="es-CO" w:eastAsia="en-US" w:bidi="ar-SA"/><w:ins w:id="3241" w:author="Unknown Author" w:date="2026-10-30T04:17:53Z"></w:ins></w:rPr></w:pPr><w:ins w:id="3240" w:author="Unknown Author" w:date="2026-10-30T04:17:53Z"><w:r><w:rPr><w:kern w:val="0"/><w:szCs w:val="24"/><w:lang w:val="es-CO" w:eastAsia="en-US" w:bidi="ar-SA"/></w:rPr><w:t>Las reglas en uso asignan derechos y obligaciones y sostienen el bien compartido</w:t></w:r></w:ins></w:p></w:tc><w:tc><w:tcPr><w:tcW w:w="2593" w:type="dxa"/><w:tcBorders></w:tcBorders><w:shd w:color="auto" w:fill="F7F7F7" w:val="clear"/></w:tcPr><w:p><w:pPr><w:pStyle w:val="Tabla9"/><w:widowControl/><w:jc w:val="left"/><w:rPr><w:kern w:val="0"/><w:szCs w:val="24"/><w:lang w:val="es-CO" w:eastAsia="en-US" w:bidi="ar-SA"/><w:ins w:id="3243" w:author="Unknown Author" w:date="2026-10-30T04:17:53Z"></w:ins></w:rPr></w:pPr><w:ins w:id="3242" w:author="Unknown Author" w:date="2026-10-30T04:17:53Z"><w:r><w:rPr><w:kern w:val="0"/><w:szCs w:val="24"/><w:lang w:val="es-CO" w:eastAsia="en-US" w:bidi="ar-SA"/></w:rPr><w:t>Definir las siete clases de reglas antes de transferir</w:t></w:r></w:ins></w:p></w:tc></w:tr><w:tr><w:trPr><w:ins w:id="3244" w:author="Unknown Author" w:date="2026-10-30T04:17:53Z"/><w:cantSplit w:val="true"/></w:trPr><w:tc><w:tcPr><w:tcW w:w="2257" w:type="dxa"/><w:tcBorders><w:bottom w:val="single" w:sz="12" w:space="0" w:color="2A3439"/></w:tcBorders></w:tcPr><w:p><w:pPr><w:pStyle w:val="Tabla9"/><w:keepNext w:val="true"/><w:widowControl/><w:jc w:val="left"/><w:rPr><w:kern w:val="0"/><w:szCs w:val="24"/><w:lang w:val="es-CO" w:eastAsia="en-US" w:bidi="ar-SA"/><w:ins w:id="3246" w:author="Unknown Author" w:date="2026-10-30T04:17:53Z"></w:ins></w:rPr></w:pPr><w:ins w:id="3245" w:author="Unknown Author" w:date="2026-10-30T04:17:53Z"><w:r><w:rPr><w:kern w:val="0"/><w:szCs w:val="24"/><w:lang w:val="es-CO" w:eastAsia="en-US" w:bidi="ar-SA"/></w:rPr><w:t>Aprendizaje de doble bucle</w:t></w:r></w:ins></w:p></w:tc><w:tc><w:tcPr><w:tcW w:w="2342" w:type="dxa"/><w:tcBorders><w:bottom w:val="single" w:sz="12" w:space="0" w:color="2A3439"/></w:tcBorders></w:tcPr><w:p><w:pPr><w:pStyle w:val="Tabla9"/><w:keepNext w:val="true"/><w:widowControl/><w:jc w:val="left"/><w:rPr><w:kern w:val="0"/><w:szCs w:val="24"/><w:lang w:val="es-CO" w:eastAsia="en-US" w:bidi="ar-SA"/><w:ins w:id="3248" w:author="Unknown Author" w:date="2026-10-30T04:17:53Z"></w:ins></w:rPr></w:pPr><w:ins w:id="3247" w:author="Unknown Author" w:date="2026-10-30T04:17:53Z"><w:r><w:rPr><w:kern w:val="0"/><w:szCs w:val="24"/><w:lang w:val="es-CO" w:eastAsia="en-US" w:bidi="ar-SA"/></w:rPr><w:t>Argyris y Schön (1978); Argyris (1999)</w:t></w:r></w:ins></w:p></w:tc><w:tc><w:tcPr><w:tcW w:w="2761" w:type="dxa"/><w:tcBorders><w:bottom w:val="single" w:sz="12" w:space="0" w:color="2A3439"/></w:tcBorders></w:tcPr><w:p><w:pPr><w:pStyle w:val="Tabla9"/><w:keepNext w:val="true"/><w:widowControl/><w:jc w:val="left"/><w:rPr><w:kern w:val="0"/><w:szCs w:val="24"/><w:lang w:val="es-CO" w:eastAsia="en-US" w:bidi="ar-SA"/><w:ins w:id="3250" w:author="Unknown Author" w:date="2026-10-30T04:17:53Z"></w:ins></w:rPr></w:pPr><w:ins w:id="3249" w:author="Unknown Author" w:date="2026-10-30T04:17:53Z"><w:r><w:rPr><w:kern w:val="0"/><w:szCs w:val="24"/><w:lang w:val="es-CO" w:eastAsia="en-US" w:bidi="ar-SA"/></w:rPr><w:t>Aprender exige corregir errores y revisar las premisas que los producen</w:t></w:r></w:ins></w:p></w:tc><w:tc><w:tcPr><w:tcW w:w="2593" w:type="dxa"/><w:tcBorders><w:bottom w:val="single" w:sz="12" w:space="0" w:color="2A3439"/></w:tcBorders></w:tcPr><w:p><w:pPr><w:pStyle w:val="Tabla9"/><w:keepNext w:val="true"/><w:widowControl/><w:jc w:val="left"/><w:rPr><w:kern w:val="0"/><w:szCs w:val="24"/><w:lang w:val="es-CO" w:eastAsia="en-US" w:bidi="ar-SA"/><w:ins w:id="3252" w:author="Unknown Author" w:date="2026-10-30T04:17:53Z"></w:ins></w:rPr></w:pPr><w:ins w:id="3251" w:author="Unknown Author" w:date="2026-10-30T04:17:53Z"><w:r><w:rPr><w:kern w:val="0"/><w:szCs w:val="24"/><w:lang w:val="es-CO" w:eastAsia="en-US" w:bidi="ar-SA"/></w:rPr><w:t>Registrar en cada acta decisiones de bucle simple y de bucle doble</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257"/><w:gridCol w:w="2342"/><w:gridCol w:w="2761"/><w:gridCol w:w="2593"/></w:tblGrid><w:tr><w:trPr><w:tblHeader w:val="true"/><w:del w:id="3253" w:author="Unknown Author" w:date="2026-10-30T04:17:53Z"/><w:cantSplit w:val="true"/></w:trPr><w:tc><w:tcPr><w:tcW w:w="225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3255" w:author="Unknown Author" w:date="2026-10-30T04:17:53Z"></w:del></w:rPr></w:pPr><w:del w:id="3254" w:author="Unknown Author" w:date="2026-10-30T04:17:53Z"><w:r><w:rPr><w:b/><w:kern w:val="0"/><w:szCs w:val="24"/><w:lang w:val="es-CO" w:eastAsia="en-US" w:bidi="ar-SA"/></w:rPr><w:delText>Teoría</w:delText></w:r></w:del></w:p></w:tc><w:tc><w:tcPr><w:tcW w:w="234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3257" w:author="Unknown Author" w:date="2026-10-30T04:17:53Z"></w:del></w:rPr></w:pPr><w:del w:id="3256" w:author="Unknown Author" w:date="2026-10-30T04:17:53Z"><w:r><w:rPr><w:b/><w:kern w:val="0"/><w:szCs w:val="24"/><w:lang w:val="es-CO" w:eastAsia="en-US" w:bidi="ar-SA"/></w:rPr><w:delText>Obras de referencia</w:delText></w:r></w:del></w:p></w:tc><w:tc><w:tcPr><w:tcW w:w="276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3259" w:author="Unknown Author" w:date="2026-10-30T04:17:53Z"></w:del></w:rPr></w:pPr><w:del w:id="3258" w:author="Unknown Author" w:date="2026-10-30T04:17:53Z"><w:r><w:rPr><w:b/><w:kern w:val="0"/><w:szCs w:val="24"/><w:lang w:val="es-CO" w:eastAsia="en-US" w:bidi="ar-SA"/></w:rPr><w:delText>Postulado central</w:delText></w:r></w:del></w:p></w:tc><w:tc><w:tcPr><w:tcW w:w="259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3261" w:author="Unknown Author" w:date="2026-10-30T04:17:53Z"></w:del></w:rPr></w:pPr><w:del w:id="3260" w:author="Unknown Author" w:date="2026-10-30T04:17:53Z"><w:r><w:rPr><w:b/><w:kern w:val="0"/><w:szCs w:val="24"/><w:lang w:val="es-CO" w:eastAsia="en-US" w:bidi="ar-SA"/></w:rPr><w:delText>Decisión de diseño</w:delText></w:r></w:del></w:p></w:tc></w:tr><w:tr><w:trPr><w:del w:id="3262" w:author="Unknown Author" w:date="2026-10-30T04:17:53Z"/><w:cantSplit w:val="true"/></w:trPr><w:tc><w:tcPr><w:tcW w:w="2257" w:type="dxa"/><w:tcBorders></w:tcBorders></w:tcPr><w:p><w:pPr><w:pStyle w:val="Tabla9"/><w:widowControl/><w:jc w:val="left"/><w:rPr><w:kern w:val="0"/><w:szCs w:val="24"/><w:lang w:val="es-CO" w:eastAsia="en-US" w:bidi="ar-SA"/><w:del w:id="3264" w:author="Unknown Author" w:date="2026-10-30T04:17:53Z"></w:del></w:rPr></w:pPr><w:del w:id="3263" w:author="Unknown Author" w:date="2026-10-30T04:17:53Z"><w:r><w:rPr><w:kern w:val="0"/><w:szCs w:val="24"/><w:lang w:val="es-CO" w:eastAsia="en-US" w:bidi="ar-SA"/></w:rPr><w:delText>Metrología y calibración de sensores de bajo costo</w:delText></w:r></w:del></w:p></w:tc><w:tc><w:tcPr><w:tcW w:w="2342" w:type="dxa"/><w:tcBorders></w:tcBorders></w:tcPr><w:p><w:pPr><w:pStyle w:val="Tabla9"/><w:widowControl/><w:jc w:val="left"/><w:rPr><w:kern w:val="0"/><w:szCs w:val="24"/><w:lang w:val="es-CO" w:eastAsia="en-US" w:bidi="ar-SA"/><w:del w:id="3266" w:author="Unknown Author" w:date="2026-10-30T04:17:53Z"></w:del></w:rPr></w:pPr><w:del w:id="3265" w:author="Unknown Author" w:date="2026-10-30T04:17:53Z"><w:r><w:rPr><w:kern w:val="0"/><w:szCs w:val="24"/><w:lang w:val="es-CO" w:eastAsia="en-US" w:bidi="ar-SA"/></w:rPr><w:delText>Giordano et al. (2021); Barkjohn et al. (2021); Jayaratne et al. (2018)</w:delText></w:r></w:del></w:p></w:tc><w:tc><w:tcPr><w:tcW w:w="2761" w:type="dxa"/><w:tcBorders></w:tcBorders></w:tcPr><w:p><w:pPr><w:pStyle w:val="Tabla9"/><w:widowControl/><w:jc w:val="left"/><w:rPr><w:kern w:val="0"/><w:szCs w:val="24"/><w:lang w:val="es-CO" w:eastAsia="en-US" w:bidi="ar-SA"/><w:del w:id="3268" w:author="Unknown Author" w:date="2026-10-30T04:17:53Z"></w:del></w:rPr></w:pPr><w:del w:id="3267" w:author="Unknown Author" w:date="2026-10-30T04:17:53Z"><w:r><w:rPr><w:kern w:val="0"/><w:szCs w:val="24"/><w:lang w:val="es-CO" w:eastAsia="en-US" w:bidi="ar-SA"/></w:rPr><w:delText>La lectura óptica exige corrección con referencia colocalizada y validación independiente</w:delText></w:r></w:del></w:p></w:tc><w:tc><w:tcPr><w:tcW w:w="2593" w:type="dxa"/><w:tcBorders></w:tcBorders></w:tcPr><w:p><w:pPr><w:pStyle w:val="Tabla9"/><w:widowControl/><w:jc w:val="left"/><w:rPr><w:kern w:val="0"/><w:szCs w:val="24"/><w:lang w:val="es-CO" w:eastAsia="en-US" w:bidi="ar-SA"/><w:del w:id="3270" w:author="Unknown Author" w:date="2026-10-30T04:17:53Z"></w:del></w:rPr></w:pPr><w:del w:id="3269" w:author="Unknown Author" w:date="2026-10-30T04:17:53Z"><w:r><w:rPr><w:kern w:val="0"/><w:szCs w:val="24"/><w:lang w:val="es-CO" w:eastAsia="en-US" w:bidi="ar-SA"/></w:rPr><w:delText>Reentrenar por departamento y reportar R², NRMSE, pendiente y sesgo</w:delText></w:r></w:del></w:p></w:tc></w:tr><w:tr><w:trPr><w:del w:id="3271" w:author="Unknown Author" w:date="2026-10-30T04:17:53Z"/><w:cantSplit w:val="true"/></w:trPr><w:tc><w:tcPr><w:tcW w:w="2257" w:type="dxa"/><w:tcBorders></w:tcBorders><w:shd w:color="auto" w:fill="F7F7F7" w:val="clear"/></w:tcPr><w:p><w:pPr><w:pStyle w:val="Tabla9"/><w:widowControl/><w:jc w:val="left"/><w:rPr><w:kern w:val="0"/><w:szCs w:val="24"/><w:lang w:val="es-CO" w:eastAsia="en-US" w:bidi="ar-SA"/><w:del w:id="3273" w:author="Unknown Author" w:date="2026-10-30T04:17:53Z"></w:del></w:rPr></w:pPr><w:del w:id="3272" w:author="Unknown Author" w:date="2026-10-30T04:17:53Z"><w:r><w:rPr><w:kern w:val="0"/><w:szCs w:val="24"/><w:lang w:val="es-CO" w:eastAsia="en-US" w:bidi="ar-SA"/></w:rPr><w:delText>Computación en el borde y LoRaWAN</w:delText></w:r></w:del></w:p></w:tc><w:tc><w:tcPr><w:tcW w:w="2342" w:type="dxa"/><w:tcBorders></w:tcBorders><w:shd w:color="auto" w:fill="F7F7F7" w:val="clear"/></w:tcPr><w:p><w:pPr><w:pStyle w:val="Tabla9"/><w:widowControl/><w:jc w:val="left"/><w:rPr><w:kern w:val="0"/><w:szCs w:val="24"/><w:lang w:val="es-CO" w:eastAsia="en-US" w:bidi="ar-SA"/><w:del w:id="3275" w:author="Unknown Author" w:date="2026-10-30T04:17:53Z"></w:del></w:rPr></w:pPr><w:del w:id="3274" w:author="Unknown Author" w:date="2026-10-30T04:17:53Z"><w:r><w:rPr><w:kern w:val="0"/><w:szCs w:val="24"/><w:lang w:val="es-CO" w:eastAsia="en-US" w:bidi="ar-SA"/></w:rPr><w:delText>Shi et al. (2016); Warden y Situnayake (2019); Adelantado et al. (2017)</w:delText></w:r></w:del></w:p></w:tc><w:tc><w:tcPr><w:tcW w:w="2761" w:type="dxa"/><w:tcBorders></w:tcBorders><w:shd w:color="auto" w:fill="F7F7F7" w:val="clear"/></w:tcPr><w:p><w:pPr><w:pStyle w:val="Tabla9"/><w:widowControl/><w:jc w:val="left"/><w:rPr><w:kern w:val="0"/><w:szCs w:val="24"/><w:lang w:val="es-CO" w:eastAsia="en-US" w:bidi="ar-SA"/><w:del w:id="3277" w:author="Unknown Author" w:date="2026-10-30T04:17:53Z"></w:del></w:rPr></w:pPr><w:del w:id="3276" w:author="Unknown Author" w:date="2026-10-30T04:17:53Z"><w:r><w:rPr><w:kern w:val="0"/><w:szCs w:val="24"/><w:lang w:val="es-CO" w:eastAsia="en-US" w:bidi="ar-SA"/></w:rPr><w:delText>Cada tarea corre en el nivel que posee los datos y los recursos</w:delText></w:r></w:del></w:p></w:tc><w:tc><w:tcPr><w:tcW w:w="2593" w:type="dxa"/><w:tcBorders></w:tcBorders><w:shd w:color="auto" w:fill="F7F7F7" w:val="clear"/></w:tcPr><w:p><w:pPr><w:pStyle w:val="Tabla9"/><w:widowControl/><w:jc w:val="left"/><w:rPr><w:kern w:val="0"/><w:szCs w:val="24"/><w:lang w:val="es-CO" w:eastAsia="en-US" w:bidi="ar-SA"/><w:del w:id="3279" w:author="Unknown Author" w:date="2026-10-30T04:17:53Z"></w:del></w:rPr></w:pPr><w:del w:id="3278" w:author="Unknown Author" w:date="2026-10-30T04:17:53Z"><w:r><w:rPr><w:kern w:val="0"/><w:szCs w:val="24"/><w:lang w:val="es-CO" w:eastAsia="en-US" w:bidi="ar-SA"/></w:rPr><w:delText>Corregir en un solo lugar, el gateway</w:delText></w:r></w:del></w:p></w:tc></w:tr><w:tr><w:trPr><w:del w:id="3280" w:author="Unknown Author" w:date="2026-10-30T04:17:53Z"/><w:cantSplit w:val="true"/></w:trPr><w:tc><w:tcPr><w:tcW w:w="2257" w:type="dxa"/><w:tcBorders></w:tcBorders></w:tcPr><w:p><w:pPr><w:pStyle w:val="Tabla9"/><w:widowControl/><w:jc w:val="left"/><w:rPr><w:kern w:val="0"/><w:szCs w:val="24"/><w:lang w:val="es-CO" w:eastAsia="en-US" w:bidi="ar-SA"/><w:del w:id="3282" w:author="Unknown Author" w:date="2026-10-30T04:17:53Z"></w:del></w:rPr></w:pPr><w:del w:id="3281" w:author="Unknown Author" w:date="2026-10-30T04:17:53Z"><w:r><w:rPr><w:kern w:val="0"/><w:szCs w:val="24"/><w:lang w:val="es-CO" w:eastAsia="en-US" w:bidi="ar-SA"/></w:rPr><w:delText>Gemelos digitales y modelación de dispersión</w:delText></w:r></w:del></w:p></w:tc><w:tc><w:tcPr><w:tcW w:w="2342" w:type="dxa"/><w:tcBorders></w:tcBorders></w:tcPr><w:p><w:pPr><w:pStyle w:val="Tabla9"/><w:widowControl/><w:jc w:val="left"/><w:rPr><w:kern w:val="0"/><w:szCs w:val="24"/><w:lang w:val="es-CO" w:eastAsia="en-US" w:bidi="ar-SA"/><w:del w:id="3284" w:author="Unknown Author" w:date="2026-10-30T04:17:53Z"></w:del></w:rPr></w:pPr><w:del w:id="3283" w:author="Unknown Author" w:date="2026-10-30T04:17:53Z"><w:r><w:rPr><w:kern w:val="0"/><w:szCs w:val="24"/><w:lang w:val="es-CO" w:eastAsia="en-US" w:bidi="ar-SA"/></w:rPr><w:delText>Grieves y Vickers (2017); Tao et al. (2019); Cimorelli et al. (2005); Chang y Hanna (2004)</w:delText></w:r></w:del></w:p></w:tc><w:tc><w:tcPr><w:tcW w:w="2761" w:type="dxa"/><w:tcBorders></w:tcBorders></w:tcPr><w:p><w:pPr><w:pStyle w:val="Tabla9"/><w:widowControl/><w:jc w:val="left"/><w:rPr><w:kern w:val="0"/><w:szCs w:val="24"/><w:lang w:val="es-CO" w:eastAsia="en-US" w:bidi="ar-SA"/><w:del w:id="3286" w:author="Unknown Author" w:date="2026-10-30T04:17:53Z"></w:del></w:rPr></w:pPr><w:del w:id="3285" w:author="Unknown Author" w:date="2026-10-30T04:17:53Z"><w:r><w:rPr><w:kern w:val="0"/><w:szCs w:val="24"/><w:lang w:val="es-CO" w:eastAsia="en-US" w:bidi="ar-SA"/></w:rPr><w:delText>El gemelo conecta un sistema físico con un modelo virtual actualizado con datos; la dispersión se modela con la meteorología y se evalúa con métricas estadísticas</w:delText></w:r></w:del></w:p></w:tc><w:tc><w:tcPr><w:tcW w:w="2593" w:type="dxa"/><w:tcBorders></w:tcBorders></w:tcPr><w:p><w:pPr><w:pStyle w:val="Tabla9"/><w:widowControl/><w:jc w:val="left"/><w:rPr><w:kern w:val="0"/><w:szCs w:val="24"/><w:lang w:val="es-CO" w:eastAsia="en-US" w:bidi="ar-SA"/><w:del w:id="3288" w:author="Unknown Author" w:date="2026-10-30T04:17:53Z"></w:del></w:rPr></w:pPr><w:del w:id="3287" w:author="Unknown Author" w:date="2026-10-30T04:17:53Z"><w:r><w:rPr><w:kern w:val="0"/><w:szCs w:val="24"/><w:lang w:val="es-CO" w:eastAsia="en-US" w:bidi="ar-SA"/></w:rPr><w:delText>Declarar la acepción adoptada, evaluar contra persistencia y validar la predicción con FAC2 y sesgo fraccional en eventos reales</w:delText></w:r></w:del></w:p></w:tc></w:tr><w:tr><w:trPr><w:del w:id="3289" w:author="Unknown Author" w:date="2026-10-30T04:17:53Z"/><w:cantSplit w:val="true"/></w:trPr><w:tc><w:tcPr><w:tcW w:w="2257" w:type="dxa"/><w:tcBorders></w:tcBorders><w:shd w:color="auto" w:fill="F7F7F7" w:val="clear"/></w:tcPr><w:p><w:pPr><w:pStyle w:val="Tabla9"/><w:widowControl/><w:jc w:val="left"/><w:rPr><w:kern w:val="0"/><w:szCs w:val="24"/><w:lang w:val="es-CO" w:eastAsia="en-US" w:bidi="ar-SA"/><w:del w:id="3291" w:author="Unknown Author" w:date="2026-10-30T04:17:53Z"></w:del></w:rPr></w:pPr><w:del w:id="3290" w:author="Unknown Author" w:date="2026-10-30T04:17:53Z"><w:r><w:rPr><w:kern w:val="0"/><w:szCs w:val="24"/><w:lang w:val="es-CO" w:eastAsia="en-US" w:bidi="ar-SA"/></w:rPr><w:delText>Gestión del riesgo y alerta temprana</w:delText></w:r></w:del></w:p></w:tc><w:tc><w:tcPr><w:tcW w:w="2342" w:type="dxa"/><w:tcBorders></w:tcBorders><w:shd w:color="auto" w:fill="F7F7F7" w:val="clear"/></w:tcPr><w:p><w:pPr><w:pStyle w:val="Tabla9"/><w:widowControl/><w:jc w:val="left"/><w:rPr><w:kern w:val="0"/><w:szCs w:val="24"/><w:lang w:val="es-CO" w:eastAsia="en-US" w:bidi="ar-SA"/><w:del w:id="3293" w:author="Unknown Author" w:date="2026-10-30T04:17:53Z"></w:del></w:rPr></w:pPr><w:del w:id="3292" w:author="Unknown Author" w:date="2026-10-30T04:17:53Z"><w:r><w:rPr><w:kern w:val="0"/><w:szCs w:val="24"/><w:lang w:val="es-CO" w:eastAsia="en-US" w:bidi="ar-SA"/></w:rPr><w:delText>UNDRR (2015); Stieb et al. (2008); Liao et al. (2026)</w:delText></w:r></w:del></w:p></w:tc><w:tc><w:tcPr><w:tcW w:w="2761" w:type="dxa"/><w:tcBorders></w:tcBorders><w:shd w:color="auto" w:fill="F7F7F7" w:val="clear"/></w:tcPr><w:p><w:pPr><w:pStyle w:val="Tabla9"/><w:widowControl/><w:jc w:val="left"/><w:rPr><w:kern w:val="0"/><w:szCs w:val="24"/><w:lang w:val="es-CO" w:eastAsia="en-US" w:bidi="ar-SA"/><w:del w:id="3295" w:author="Unknown Author" w:date="2026-10-30T04:17:53Z"></w:del></w:rPr></w:pPr><w:del w:id="3294" w:author="Unknown Author" w:date="2026-10-30T04:17:53Z"><w:r><w:rPr><w:kern w:val="0"/><w:szCs w:val="24"/><w:lang w:val="es-CO" w:eastAsia="en-US" w:bidi="ar-SA"/></w:rPr><w:delText>La alerta es un proceso de conocimiento, monitoreo, comunicación y respuesta</w:delText></w:r></w:del></w:p></w:tc><w:tc><w:tcPr><w:tcW w:w="2593" w:type="dxa"/><w:tcBorders></w:tcBorders><w:shd w:color="auto" w:fill="F7F7F7" w:val="clear"/></w:tcPr><w:p><w:pPr><w:pStyle w:val="Tabla9"/><w:widowControl/><w:jc w:val="left"/><w:rPr><w:kern w:val="0"/><w:szCs w:val="24"/><w:lang w:val="es-CO" w:eastAsia="en-US" w:bidi="ar-SA"/><w:del w:id="3297" w:author="Unknown Author" w:date="2026-10-30T04:17:53Z"></w:del></w:rPr></w:pPr><w:del w:id="3296" w:author="Unknown Author" w:date="2026-10-30T04:17:53Z"><w:r><w:rPr><w:kern w:val="0"/><w:szCs w:val="24"/><w:lang w:val="es-CO" w:eastAsia="en-US" w:bidi="ar-SA"/></w:rPr><w:delText>Co-diseñar el protocolo y validar los umbrales en el primer tramo</w:delText></w:r></w:del></w:p></w:tc></w:tr><w:tr><w:trPr><w:del w:id="3298" w:author="Unknown Author" w:date="2026-10-30T04:17:53Z"/><w:cantSplit w:val="true"/></w:trPr><w:tc><w:tcPr><w:tcW w:w="2257" w:type="dxa"/><w:tcBorders></w:tcBorders></w:tcPr><w:p><w:pPr><w:pStyle w:val="Tabla9"/><w:widowControl/><w:jc w:val="left"/><w:rPr><w:kern w:val="0"/><w:szCs w:val="24"/><w:lang w:val="es-CO" w:eastAsia="en-US" w:bidi="ar-SA"/><w:del w:id="3300" w:author="Unknown Author" w:date="2026-10-30T04:17:53Z"></w:del></w:rPr></w:pPr><w:del w:id="3299" w:author="Unknown Author" w:date="2026-10-30T04:17:53Z"><w:r><w:rPr><w:kern w:val="0"/><w:szCs w:val="24"/><w:lang w:val="es-CO" w:eastAsia="en-US" w:bidi="ar-SA"/></w:rPr><w:delText>Difusión y adopción de innovaciones</w:delText></w:r></w:del></w:p></w:tc><w:tc><w:tcPr><w:tcW w:w="2342" w:type="dxa"/><w:tcBorders></w:tcBorders></w:tcPr><w:p><w:pPr><w:pStyle w:val="Tabla9"/><w:widowControl/><w:jc w:val="left"/><w:rPr><w:kern w:val="0"/><w:szCs w:val="24"/><w:lang w:val="es-CO" w:eastAsia="en-US" w:bidi="ar-SA"/><w:del w:id="3302" w:author="Unknown Author" w:date="2026-10-30T04:17:53Z"></w:del></w:rPr></w:pPr><w:del w:id="3301" w:author="Unknown Author" w:date="2026-10-30T04:17:53Z"><w:r><w:rPr><w:kern w:val="0"/><w:szCs w:val="24"/><w:lang w:val="es-CO" w:eastAsia="en-US" w:bidi="ar-SA"/></w:rPr><w:delText>Rogers (2003); Davis (1989); Venkatesh et al. (2003)</w:delText></w:r></w:del></w:p></w:tc><w:tc><w:tcPr><w:tcW w:w="2761" w:type="dxa"/><w:tcBorders></w:tcBorders></w:tcPr><w:p><w:pPr><w:pStyle w:val="Tabla9"/><w:widowControl/><w:jc w:val="left"/><w:rPr><w:kern w:val="0"/><w:szCs w:val="24"/><w:lang w:val="es-CO" w:eastAsia="en-US" w:bidi="ar-SA"/><w:del w:id="3304" w:author="Unknown Author" w:date="2026-10-30T04:17:53Z"></w:del></w:rPr></w:pPr><w:del w:id="3303" w:author="Unknown Author" w:date="2026-10-30T04:17:53Z"><w:r><w:rPr><w:kern w:val="0"/><w:szCs w:val="24"/><w:lang w:val="es-CO" w:eastAsia="en-US" w:bidi="ar-SA"/></w:rPr><w:delText>La adopción depende de atributos percibidos y de condiciones del contexto</w:delText></w:r></w:del></w:p></w:tc><w:tc><w:tcPr><w:tcW w:w="2593" w:type="dxa"/><w:tcBorders></w:tcBorders></w:tcPr><w:p><w:pPr><w:pStyle w:val="Tabla9"/><w:widowControl/><w:jc w:val="left"/><w:rPr><w:kern w:val="0"/><w:szCs w:val="24"/><w:lang w:val="es-CO" w:eastAsia="en-US" w:bidi="ar-SA"/><w:del w:id="3306" w:author="Unknown Author" w:date="2026-10-30T04:17:53Z"></w:del></w:rPr></w:pPr><w:del w:id="3305" w:author="Unknown Author" w:date="2026-10-30T04:17:53Z"><w:r><w:rPr><w:kern w:val="0"/><w:szCs w:val="24"/><w:lang w:val="es-CO" w:eastAsia="en-US" w:bidi="ar-SA"/></w:rPr><w:delText>Medir decisiones documentadas y probar el tablero antes de ampliar</w:delText></w:r></w:del></w:p></w:tc></w:tr><w:tr><w:trPr><w:del w:id="3307" w:author="Unknown Author" w:date="2026-10-30T04:17:53Z"/><w:cantSplit w:val="true"/></w:trPr><w:tc><w:tcPr><w:tcW w:w="2257" w:type="dxa"/><w:tcBorders></w:tcBorders><w:shd w:color="auto" w:fill="F7F7F7" w:val="clear"/></w:tcPr><w:p><w:pPr><w:pStyle w:val="Tabla9"/><w:widowControl/><w:jc w:val="left"/><w:rPr><w:kern w:val="0"/><w:szCs w:val="24"/><w:lang w:val="es-CO" w:eastAsia="en-US" w:bidi="ar-SA"/><w:del w:id="3309" w:author="Unknown Author" w:date="2026-10-30T04:17:53Z"></w:del></w:rPr></w:pPr><w:del w:id="3308" w:author="Unknown Author" w:date="2026-10-30T04:17:53Z"><w:r><w:rPr><w:kern w:val="0"/><w:szCs w:val="24"/><w:lang w:val="es-CO" w:eastAsia="en-US" w:bidi="ar-SA"/></w:rPr><w:delText>Gobernanza de bienes comunes y custodia</w:delText></w:r></w:del></w:p></w:tc><w:tc><w:tcPr><w:tcW w:w="2342" w:type="dxa"/><w:tcBorders></w:tcBorders><w:shd w:color="auto" w:fill="F7F7F7" w:val="clear"/></w:tcPr><w:p><w:pPr><w:pStyle w:val="Tabla9"/><w:widowControl/><w:jc w:val="left"/><w:rPr><w:kern w:val="0"/><w:szCs w:val="24"/><w:lang w:val="es-CO" w:eastAsia="en-US" w:bidi="ar-SA"/><w:del w:id="3311" w:author="Unknown Author" w:date="2026-10-30T04:17:53Z"></w:del></w:rPr></w:pPr><w:del w:id="3310" w:author="Unknown Author" w:date="2026-10-30T04:17:53Z"><w:r><w:rPr><w:kern w:val="0"/><w:szCs w:val="24"/><w:lang w:val="es-CO" w:eastAsia="en-US" w:bidi="ar-SA"/></w:rPr><w:delText>Ostrom (2005); North (1990)</w:delText></w:r></w:del></w:p></w:tc><w:tc><w:tcPr><w:tcW w:w="2761" w:type="dxa"/><w:tcBorders></w:tcBorders><w:shd w:color="auto" w:fill="F7F7F7" w:val="clear"/></w:tcPr><w:p><w:pPr><w:pStyle w:val="Tabla9"/><w:widowControl/><w:jc w:val="left"/><w:rPr><w:kern w:val="0"/><w:szCs w:val="24"/><w:lang w:val="es-CO" w:eastAsia="en-US" w:bidi="ar-SA"/><w:del w:id="3313" w:author="Unknown Author" w:date="2026-10-30T04:17:53Z"></w:del></w:rPr></w:pPr><w:del w:id="3312" w:author="Unknown Author" w:date="2026-10-30T04:17:53Z"><w:r><w:rPr><w:kern w:val="0"/><w:szCs w:val="24"/><w:lang w:val="es-CO" w:eastAsia="en-US" w:bidi="ar-SA"/></w:rPr><w:delText>Las reglas en uso asignan derechos y obligaciones y sostienen el bien compartido</w:delText></w:r></w:del></w:p></w:tc><w:tc><w:tcPr><w:tcW w:w="2593" w:type="dxa"/><w:tcBorders></w:tcBorders><w:shd w:color="auto" w:fill="F7F7F7" w:val="clear"/></w:tcPr><w:p><w:pPr><w:pStyle w:val="Tabla9"/><w:widowControl/><w:jc w:val="left"/><w:rPr><w:kern w:val="0"/><w:szCs w:val="24"/><w:lang w:val="es-CO" w:eastAsia="en-US" w:bidi="ar-SA"/><w:del w:id="3315" w:author="Unknown Author" w:date="2026-10-30T04:17:53Z"></w:del></w:rPr></w:pPr><w:del w:id="3314" w:author="Unknown Author" w:date="2026-10-30T04:17:53Z"><w:r><w:rPr><w:kern w:val="0"/><w:szCs w:val="24"/><w:lang w:val="es-CO" w:eastAsia="en-US" w:bidi="ar-SA"/></w:rPr><w:delText>Definir las siete clases de reglas antes de transferir</w:delText></w:r></w:del></w:p></w:tc></w:tr><w:tr><w:trPr><w:del w:id="3316" w:author="Unknown Author" w:date="2026-10-30T04:17:53Z"/><w:cantSplit w:val="true"/></w:trPr><w:tc><w:tcPr><w:tcW w:w="2257" w:type="dxa"/><w:tcBorders><w:bottom w:val="single" w:sz="12" w:space="0" w:color="2A3439"/></w:tcBorders></w:tcPr><w:p><w:pPr><w:pStyle w:val="Tabla9"/><w:keepNext w:val="true"/><w:widowControl/><w:jc w:val="left"/><w:rPr><w:kern w:val="0"/><w:szCs w:val="24"/><w:lang w:val="es-CO" w:eastAsia="en-US" w:bidi="ar-SA"/><w:del w:id="3318" w:author="Unknown Author" w:date="2026-10-30T04:17:53Z"></w:del></w:rPr></w:pPr><w:del w:id="3317" w:author="Unknown Author" w:date="2026-10-30T04:17:53Z"><w:r><w:rPr><w:kern w:val="0"/><w:szCs w:val="24"/><w:lang w:val="es-CO" w:eastAsia="en-US" w:bidi="ar-SA"/></w:rPr><w:delText>Aprendizaje de doble bucle</w:delText></w:r></w:del></w:p></w:tc><w:tc><w:tcPr><w:tcW w:w="2342" w:type="dxa"/><w:tcBorders><w:bottom w:val="single" w:sz="12" w:space="0" w:color="2A3439"/></w:tcBorders></w:tcPr><w:p><w:pPr><w:pStyle w:val="Tabla9"/><w:keepNext w:val="true"/><w:widowControl/><w:jc w:val="left"/><w:rPr><w:kern w:val="0"/><w:szCs w:val="24"/><w:lang w:val="es-CO" w:eastAsia="en-US" w:bidi="ar-SA"/><w:del w:id="3320" w:author="Unknown Author" w:date="2026-10-30T04:17:53Z"></w:del></w:rPr></w:pPr><w:del w:id="3319" w:author="Unknown Author" w:date="2026-10-30T04:17:53Z"><w:r><w:rPr><w:kern w:val="0"/><w:szCs w:val="24"/><w:lang w:val="es-CO" w:eastAsia="en-US" w:bidi="ar-SA"/></w:rPr><w:delText>Argyris y Schön (1978); Argyris (1999)</w:delText></w:r></w:del></w:p></w:tc><w:tc><w:tcPr><w:tcW w:w="2761" w:type="dxa"/><w:tcBorders><w:bottom w:val="single" w:sz="12" w:space="0" w:color="2A3439"/></w:tcBorders></w:tcPr><w:p><w:pPr><w:pStyle w:val="Tabla9"/><w:keepNext w:val="true"/><w:widowControl/><w:jc w:val="left"/><w:rPr><w:kern w:val="0"/><w:szCs w:val="24"/><w:lang w:val="es-CO" w:eastAsia="en-US" w:bidi="ar-SA"/><w:del w:id="3322" w:author="Unknown Author" w:date="2026-10-30T04:17:53Z"></w:del></w:rPr></w:pPr><w:del w:id="3321" w:author="Unknown Author" w:date="2026-10-30T04:17:53Z"><w:r><w:rPr><w:kern w:val="0"/><w:szCs w:val="24"/><w:lang w:val="es-CO" w:eastAsia="en-US" w:bidi="ar-SA"/></w:rPr><w:delText>Aprender exige corregir errores y revisar las premisas que los producen</w:delText></w:r></w:del></w:p></w:tc><w:tc><w:tcPr><w:tcW w:w="2593" w:type="dxa"/><w:tcBorders><w:bottom w:val="single" w:sz="12" w:space="0" w:color="2A3439"/></w:tcBorders></w:tcPr><w:p><w:pPr><w:pStyle w:val="Tabla9"/><w:keepNext w:val="true"/><w:widowControl/><w:jc w:val="left"/><w:rPr><w:kern w:val="0"/><w:szCs w:val="24"/><w:lang w:val="es-CO" w:eastAsia="en-US" w:bidi="ar-SA"/><w:del w:id="3324" w:author="Unknown Author" w:date="2026-10-30T04:17:53Z"></w:del></w:rPr></w:pPr><w:del w:id="3323" w:author="Unknown Author" w:date="2026-10-30T04:17:53Z"><w:r><w:rPr><w:kern w:val="0"/><w:szCs w:val="24"/><w:lang w:val="es-CO" w:eastAsia="en-US" w:bidi="ar-SA"/></w:rPr><w:delText>Registrar en cada acta decisiones de bucle simple y de bucle doble</w:delText></w:r></w:del></w:p></w:tc></w:tr></w:tbl><w:p><w:pPr><w:pStyle w:val="TablaNota"/><w:rPr></w:rPr></w:pPr><w:r><w:rPr><w:i/><w:iCs/></w:rPr><w:t>Nota.</w:t></w:r><w:r><w:rPr></w:rPr><w:t xml:space="preserve"> Elaboración propia con obras del banco de referencias. Las decisiones de diseño son propuestas de formulación. R² = coeficiente de determinación; NRMSE = error cuadrático medio normalizado.</w:t></w:r></w:p><w:p><w:pPr><w:pStyle w:val="BodyText"/><w:rPr></w:rPr></w:pPr><w:r><w:rPr></w:rPr><w:t>La Tabla 9.1 muestra que cada teoría origina una decisión verificable y que ninguna decisión depende de una sola teoría. La corrección en el gateway combina metrología y computación en el borde. El uso del tablero combina adopción, riesgo y aprendizaje. Esa superposición reduce el riesgo de que el fallo de una teoría invalide el diseño completo. La Figura 9.1 representa la cadena en cuatro filas. Dos filas reúnen las teorías de la medición y de la alerta, y los componentes que producen. Las otras dos reúnen las teorías de gobierno y de cambio, y los mecanismos que sostienen el uso y la continuidad.</w:t></w:r></w:p><w:p><w:pPr><w:pStyle w:val="FiguraRotulo"/><w:rPr></w:rPr></w:pPr><w:bookmarkStart w:id="94" w:name="rot_Figura_9_1"/><w:r><w:rPr><w:b/><w:bCs/></w:rPr><w:t>Figura 9.1</w:t></w:r><w:bookmarkEnd w:id="94"/></w:p><w:p><w:pPr><w:pStyle w:val="FiguraTitulo"/><w:rPr></w:rPr></w:pPr><w:r><w:rPr><w:i/><w:iCs/></w:rPr><w:t>Siete teorías sostienen la cadena de la medición verificada a la continuidad</w:t></w:r></w:p><w:p><w:pPr><w:pStyle w:val="BodyText"/><w:rPr></w:rPr></w:pPr><w:r><w:rPr></w:rPr><w:drawing><wp:inline distT="0" distB="0" distL="0" distR="0"><wp:extent cx="5579745" cy="4382135"/><wp:effectExtent l="0" t="0" r="0" b="0"/><wp:docPr id="9" name="Image9"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9" name="Image9" descr=""></pic:cNvPr><pic:cNvPicPr><a:picLocks noChangeAspect="1" noChangeArrowheads="1"/></pic:cNvPicPr></pic:nvPicPr><pic:blipFill><a:blip r:embed="rId10"></a:blip><a:stretch><a:fillRect/></a:stretch></pic:blipFill><pic:spPr bwMode="auto"><a:xfrm><a:off x="0" y="0"/><a:ext cx="5579745" cy="4382135"/></a:xfrm><a:prstGeom prst="rect"><a:avLst/></a:prstGeom></pic:spPr></pic:pic></a:graphicData></a:graphic></wp:inline></w:drawing></w:r></w:p><w:p><w:pPr><w:pStyle w:val="FiguraNota"/><w:rPr></w:rPr></w:pPr><w:r><w:rPr><w:i/><w:iCs/></w:rPr><w:t>Nota.</w:t></w:r><w:r><w:rPr></w:rPr><w:t xml:space="preserve"> Elaboración propia con las obras citadas en la sección 9.1. Las flechas indican dependencia entre componentes. La flecha de retorno cierra el ciclo de aprendizaje: lo que deciden las compuertas modifica la corrección y el diseño del tramo siguiente.</w:t></w:r><w:bookmarkEnd w:id="81"/><w:bookmarkEnd w:id="92"/></w:p><w:p><w:pPr><w:pStyle w:val="Heading2"/><w:rPr></w:rPr></w:pPr><w:bookmarkStart w:id="95" w:name="conceptos-operativos"/><w:r><w:rPr></w:rPr><w:t>9.2 Conceptos operativos</w:t></w:r></w:p><w:p><w:pPr><w:pStyle w:val="FirstParagraph"/><w:rPr></w:rPr></w:pPr><w:r><w:rPr></w:rPr><w:t>Una definición operativa enuncia cómo se mide o se reconoce un concepto, y no solo qué significa. La Tabla 9.2 fija los términos que el documento usa de modo uniforme en los objetivos, la metodología y los indicadores. Cuatro términos exigen una decisión del proyecto: fracción gruesa, gemelo digital, evaluación previa de demolición y custodia. Las demás definiciones provienen de la literatura citada.</w:t></w:r></w:p><w:p><w:pPr><w:pStyle w:val="TablaRotulo"/><w:rPr></w:rPr></w:pPr><w:bookmarkStart w:id="96" w:name="rot_Tabla_9_2"/><w:r><w:rPr><w:b/><w:bCs/></w:rPr><w:t>Tabla 9.2</w:t></w:r><w:bookmarkEnd w:id="96"/></w:p><w:p><w:pPr><w:pStyle w:val="TablaTitulo"/><w:rPr></w:rPr></w:pPr><w:r><w:rPr><w:i/><w:iCs/></w:rPr><w:t>Conceptos operativos del proyecto, definición y fuente</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737"/><w:gridCol w:w="4148"/><w:gridCol w:w="3069"/></w:tblGrid><w:tr><w:trPr><w:tblHeader w:val="true"/><w:cantSplit w:val="true"/></w:trPr><w:tc><w:tcPr><w:tcW w:w="273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Término</w:t></w:r></w:p></w:tc><w:tc><w:tcPr><w:tcW w:w="414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Definición operativa</w:t></w:r></w:p></w:tc><w:tc><w:tcPr><w:tcW w:w="306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Fuente</w:t></w:r></w:p></w:tc></w:tr><w:tr><w:trPr><w:cantSplit w:val="true"/></w:trPr><w:tc><w:tcPr><w:tcW w:w="2737" w:type="dxa"/><w:tcBorders></w:tcBorders></w:tcPr><w:p><w:pPr><w:pStyle w:val="Tabla9"/><w:widowControl/><w:jc w:val="left"/><w:rPr><w:kern w:val="0"/><w:szCs w:val="24"/><w:lang w:val="es-CO" w:eastAsia="en-US" w:bidi="ar-SA"/></w:rPr></w:pPr><w:r><w:rPr><w:kern w:val="0"/><w:szCs w:val="24"/><w:lang w:val="es-CO" w:eastAsia="en-US" w:bidi="ar-SA"/></w:rPr><w:t>Sensor óptico de bajo costo</w:t></w:r></w:p></w:tc><w:tc><w:tcPr><w:tcW w:w="4148" w:type="dxa"/><w:tcBorders></w:tcBorders></w:tcPr><w:p><w:pPr><w:pStyle w:val="Tabla9"/><w:widowControl/><w:jc w:val="left"/><w:rPr><w:kern w:val="0"/><w:szCs w:val="24"/><w:lang w:val="es-CO" w:eastAsia="en-US" w:bidi="ar-SA"/></w:rPr></w:pPr><w:r><w:rPr><w:kern w:val="0"/><w:szCs w:val="24"/><w:lang w:val="es-CO" w:eastAsia="en-US" w:bidi="ar-SA"/></w:rPr><w:t>Dispositivo que estima la masa de partículas por dispersión de luz, sin certificación de referencia</w:t></w:r></w:p></w:tc><w:tc><w:tcPr><w:tcW w:w="3069" w:type="dxa"/><w:tcBorders></w:tcBorders></w:tcPr><w:p><w:pPr><w:pStyle w:val="Tabla9"/><w:widowControl/><w:jc w:val="left"/><w:rPr><w:kern w:val="0"/><w:szCs w:val="24"/><w:lang w:val="es-CO" w:eastAsia="en-US" w:bidi="ar-SA"/></w:rPr></w:pPr><w:r><w:rPr><w:kern w:val="0"/><w:szCs w:val="24"/><w:lang w:val="es-CO" w:eastAsia="en-US" w:bidi="ar-SA"/></w:rPr><w:t>Kumar et al. (2015); Crilley et al. (2018)</w:t></w:r></w:p></w:tc></w:tr><w:tr><w:trPr><w:cantSplit w:val="true"/></w:trPr><w:tc><w:tcPr><w:tcW w:w="2737" w:type="dxa"/><w:tcBorders></w:tcBorders><w:shd w:color="auto" w:fill="F7F7F7" w:val="clear"/></w:tcPr><w:p><w:pPr><w:pStyle w:val="Tabla9"/><w:widowControl/><w:jc w:val="left"/><w:rPr><w:kern w:val="0"/><w:szCs w:val="24"/><w:lang w:val="es-CO" w:eastAsia="en-US" w:bidi="ar-SA"/></w:rPr></w:pPr><w:r><w:rPr><w:kern w:val="0"/><w:szCs w:val="24"/><w:lang w:val="es-CO" w:eastAsia="en-US" w:bidi="ar-SA"/></w:rPr><w:t>Monitor de referencia gravimétrico</w:t></w:r></w:p></w:tc><w:tc><w:tcPr><w:tcW w:w="4148" w:type="dxa"/><w:tcBorders></w:tcBorders><w:shd w:color="auto" w:fill="F7F7F7" w:val="clear"/></w:tcPr><w:p><w:pPr><w:pStyle w:val="Tabla9"/><w:widowControl/><w:jc w:val="left"/><w:rPr><w:kern w:val="0"/><w:szCs w:val="24"/><w:lang w:val="es-CO" w:eastAsia="en-US" w:bidi="ar-SA"/></w:rPr></w:pPr><w:r><w:rPr><w:kern w:val="0"/><w:szCs w:val="24"/><w:lang w:val="es-CO" w:eastAsia="en-US" w:bidi="ar-SA"/></w:rPr><w:t>Equipo que determina la masa de partículas por pesaje de filtros y sirve de patrón de contraste</w:t></w:r></w:p></w:tc><w:tc><w:tcPr><w:tcW w:w="3069" w:type="dxa"/><w:tcBorders></w:tcBorders><w:shd w:color="auto" w:fill="F7F7F7" w:val="clear"/></w:tcPr><w:p><w:pPr><w:pStyle w:val="Tabla9"/><w:widowControl/><w:jc w:val="left"/><w:rPr><w:kern w:val="0"/><w:szCs w:val="24"/><w:lang w:val="es-CO" w:eastAsia="en-US" w:bidi="ar-SA"/></w:rPr></w:pPr><w:r><w:rPr><w:kern w:val="0"/><w:szCs w:val="24"/><w:lang w:val="es-CO" w:eastAsia="en-US" w:bidi="ar-SA"/></w:rPr><w:t>EPA (2021); formulación del proyecto</w:t></w:r></w:p></w:tc></w:tr><w:tr><w:trPr><w:cantSplit w:val="true"/></w:trPr><w:tc><w:tcPr><w:tcW w:w="2737" w:type="dxa"/><w:tcBorders></w:tcBorders></w:tcPr><w:p><w:pPr><w:pStyle w:val="Tabla9"/><w:widowControl/><w:jc w:val="left"/><w:rPr><w:kern w:val="0"/><w:szCs w:val="24"/><w:lang w:val="es-CO" w:eastAsia="en-US" w:bidi="ar-SA"/></w:rPr></w:pPr><w:r><w:rPr><w:kern w:val="0"/><w:szCs w:val="24"/><w:lang w:val="es-CO" w:eastAsia="en-US" w:bidi="ar-SA"/></w:rPr><w:t>Colocalización</w:t></w:r></w:p></w:tc><w:tc><w:tcPr><w:tcW w:w="4148" w:type="dxa"/><w:tcBorders></w:tcBorders></w:tcPr><w:p><w:pPr><w:pStyle w:val="Tabla9"/><w:widowControl/><w:jc w:val="left"/><w:rPr><w:kern w:val="0"/><w:szCs w:val="24"/><w:lang w:val="es-CO" w:eastAsia="en-US" w:bidi="ar-SA"/></w:rPr></w:pPr><w:r><w:rPr><w:kern w:val="0"/><w:szCs w:val="24"/><w:lang w:val="es-CO" w:eastAsia="en-US" w:bidi="ar-SA"/></w:rPr><w:t>Operación simultánea de un sensor y un equipo de referencia en el mismo sitio para obtener datos pareados</w:t></w:r></w:p></w:tc><w:tc><w:tcPr><w:tcW w:w="3069" w:type="dxa"/><w:tcBorders></w:tcBorders></w:tcPr><w:p><w:pPr><w:pStyle w:val="Tabla9"/><w:widowControl/><w:jc w:val="left"/><w:rPr><w:kern w:val="0"/><w:szCs w:val="24"/><w:lang w:val="es-CO" w:eastAsia="en-US" w:bidi="ar-SA"/></w:rPr></w:pPr><w:r><w:rPr><w:kern w:val="0"/><w:szCs w:val="24"/><w:lang w:val="es-CO" w:eastAsia="en-US" w:bidi="ar-SA"/></w:rPr><w:t>Giordano et al. (2021)</w:t></w:r></w:p></w:tc></w:tr><w:tr><w:trPr><w:cantSplit w:val="true"/></w:trPr><w:tc><w:tcPr><w:tcW w:w="2737" w:type="dxa"/><w:tcBorders></w:tcBorders><w:shd w:color="auto" w:fill="F7F7F7" w:val="clear"/></w:tcPr><w:p><w:pPr><w:pStyle w:val="Tabla9"/><w:widowControl/><w:jc w:val="left"/><w:rPr><w:kern w:val="0"/><w:szCs w:val="24"/><w:lang w:val="es-CO" w:eastAsia="en-US" w:bidi="ar-SA"/></w:rPr></w:pPr><w:r><w:rPr><w:kern w:val="0"/><w:szCs w:val="24"/><w:lang w:val="es-CO" w:eastAsia="en-US" w:bidi="ar-SA"/></w:rPr><w:t>Calibración dinámica</w:t></w:r></w:p></w:tc><w:tc><w:tcPr><w:tcW w:w="4148" w:type="dxa"/><w:tcBorders></w:tcBorders><w:shd w:color="auto" w:fill="F7F7F7" w:val="clear"/></w:tcPr><w:p><w:pPr><w:pStyle w:val="Tabla9"/><w:widowControl/><w:jc w:val="left"/><w:rPr><w:kern w:val="0"/><w:szCs w:val="24"/><w:lang w:val="es-CO" w:eastAsia="en-US" w:bidi="ar-SA"/></w:rPr></w:pPr><w:r><w:rPr><w:kern w:val="0"/><w:szCs w:val="24"/><w:lang w:val="es-CO" w:eastAsia="en-US" w:bidi="ar-SA"/></w:rPr><w:t>Ajuste repetido de la corrección con datos pareados de la referencia a lo largo del tiempo</w:t></w:r></w:p></w:tc><w:tc><w:tcPr><w:tcW w:w="3069" w:type="dxa"/><w:tcBorders></w:tcBorders><w:shd w:color="auto" w:fill="F7F7F7" w:val="clear"/></w:tcPr><w:p><w:pPr><w:pStyle w:val="Tabla9"/><w:widowControl/><w:jc w:val="left"/><w:rPr><w:kern w:val="0"/><w:szCs w:val="24"/><w:lang w:val="es-CO" w:eastAsia="en-US" w:bidi="ar-SA"/></w:rPr></w:pPr><w:r><w:rPr><w:kern w:val="0"/><w:szCs w:val="24"/><w:lang w:val="es-CO" w:eastAsia="en-US" w:bidi="ar-SA"/></w:rPr><w:t>Malings et al. (2020)</w:t></w:r></w:p></w:tc></w:tr><w:tr><w:trPr><w:cantSplit w:val="true"/></w:trPr><w:tc><w:tcPr><w:tcW w:w="2737" w:type="dxa"/><w:tcBorders></w:tcBorders></w:tcPr><w:p><w:pPr><w:pStyle w:val="Tabla9"/><w:widowControl/><w:jc w:val="left"/><w:rPr><w:kern w:val="0"/><w:szCs w:val="24"/><w:lang w:val="es-CO" w:eastAsia="en-US" w:bidi="ar-SA"/></w:rPr></w:pPr><w:r><w:rPr><w:kern w:val="0"/><w:szCs w:val="24"/><w:lang w:val="es-CO" w:eastAsia="en-US" w:bidi="ar-SA"/></w:rPr><w:t>Gemelo predictivo de demolición</w:t></w:r></w:p></w:tc><w:tc><w:tcPr><w:tcW w:w="4148" w:type="dxa"/><w:tcBorders></w:tcBorders></w:tcPr><w:p><w:pPr><w:pStyle w:val="Tabla9"/><w:widowControl/><w:jc w:val="left"/><w:rPr><w:kern w:val="0"/><w:szCs w:val="24"/><w:lang w:val="es-CO" w:eastAsia="en-US" w:bidi="ar-SA"/></w:rPr></w:pPr><w:r><w:rPr><w:kern w:val="0"/><w:szCs w:val="24"/><w:lang w:val="es-CO" w:eastAsia="en-US" w:bidi="ar-SA"/></w:rPr><w:t>Conjunto de modelos de emisión, dispersión y respuesta rápida que estima, antes de demoler una edificación, la concentración esperada de PM2,5 y PM10 en receptores definidos</w:t></w:r></w:p></w:tc><w:tc><w:tcPr><w:tcW w:w="3069" w:type="dxa"/><w:tcBorders></w:tcBorders></w:tcPr><w:p><w:pPr><w:pStyle w:val="Tabla9"/><w:widowControl/><w:jc w:val="left"/><w:rPr><w:kern w:val="0"/><w:szCs w:val="24"/><w:lang w:val="es-CO" w:eastAsia="en-US" w:bidi="ar-SA"/></w:rPr></w:pPr><w:r><w:rPr><w:kern w:val="0"/><w:szCs w:val="24"/><w:lang w:val="es-CO" w:eastAsia="en-US" w:bidi="ar-SA"/></w:rPr><w:t>Cimorelli et al. (2005); formulación del proyecto</w:t></w:r></w:p></w:tc></w:tr><w:tr><w:trPr><w:cantSplit w:val="true"/></w:trPr><w:tc><w:tcPr><w:tcW w:w="2737" w:type="dxa"/><w:tcBorders></w:tcBorders><w:shd w:color="auto" w:fill="F7F7F7" w:val="clear"/></w:tcPr><w:p><w:pPr><w:pStyle w:val="Tabla9"/><w:widowControl/><w:jc w:val="left"/><w:rPr><w:kern w:val="0"/><w:szCs w:val="24"/><w:lang w:val="es-CO" w:eastAsia="en-US" w:bidi="ar-SA"/></w:rPr></w:pPr><w:r><w:rPr><w:kern w:val="0"/><w:szCs w:val="24"/><w:lang w:val="es-CO" w:eastAsia="en-US" w:bidi="ar-SA"/></w:rPr><w:t>Evaluación previa de demolición</w:t></w:r></w:p></w:tc><w:tc><w:tcPr><w:tcW w:w="4148" w:type="dxa"/><w:tcBorders></w:tcBorders><w:shd w:color="auto" w:fill="F7F7F7" w:val="clear"/></w:tcPr><w:p><w:pPr><w:pStyle w:val="Tabla9"/><w:widowControl/><w:jc w:val="left"/><w:rPr><w:kern w:val="0"/><w:szCs w:val="24"/><w:lang w:val="es-CO" w:eastAsia="en-US" w:bidi="ar-SA"/></w:rPr></w:pPr><w:r><w:rPr><w:kern w:val="0"/><w:szCs w:val="24"/><w:lang w:val="es-CO" w:eastAsia="en-US" w:bidi="ar-SA"/></w:rPr><w:t>Informe que entrega, para un evento y un método dados, la concentración esperada con su incertidumbre en los receptores, su comparación con los valores guía de 24 horas de la OMS (2021) y las medidas de control sugeridas; es un insumo de decisión y no una autorización</w:t></w:r></w:p></w:tc><w:tc><w:tcPr><w:tcW w:w="3069" w:type="dxa"/><w:tcBorders></w:tcBorders><w:shd w:color="auto" w:fill="F7F7F7" w:val="clear"/></w:tcPr><w:p><w:pPr><w:pStyle w:val="Tabla9"/><w:widowControl/><w:jc w:val="left"/><w:rPr><w:kern w:val="0"/><w:szCs w:val="24"/><w:lang w:val="es-CO" w:eastAsia="en-US" w:bidi="ar-SA"/></w:rPr></w:pPr><w:r><w:rPr><w:kern w:val="0"/><w:szCs w:val="24"/><w:lang w:val="es-CO" w:eastAsia="en-US" w:bidi="ar-SA"/></w:rPr><w:t>OMS (2021); formulación del proyecto</w:t></w:r></w:p></w:tc></w:tr><w:tr><w:trPr><w:cantSplit w:val="true"/></w:trPr><w:tc><w:tcPr><w:tcW w:w="2737" w:type="dxa"/><w:tcBorders></w:tcBorders></w:tcPr><w:p><w:pPr><w:pStyle w:val="Tabla9"/><w:widowControl/><w:jc w:val="left"/><w:rPr><w:kern w:val="0"/><w:szCs w:val="24"/><w:lang w:val="es-CO" w:eastAsia="en-US" w:bidi="ar-SA"/></w:rPr></w:pPr><w:r><w:rPr><w:kern w:val="0"/><w:szCs w:val="24"/><w:lang w:val="es-CO" w:eastAsia="en-US" w:bidi="ar-SA"/></w:rPr><w:t>FAC2</w:t></w:r></w:p></w:tc><w:tc><w:tcPr><w:tcW w:w="4148" w:type="dxa"/><w:tcBorders></w:tcBorders></w:tcPr><w:p><w:pPr><w:pStyle w:val="Tabla9"/><w:widowControl/><w:jc w:val="left"/><w:rPr><w:kern w:val="0"/><w:szCs w:val="24"/><w:lang w:val="es-CO" w:eastAsia="en-US" w:bidi="ar-SA"/></w:rPr></w:pPr><w:r><w:rPr><w:kern w:val="0"/><w:szCs w:val="24"/><w:lang w:val="es-CO" w:eastAsia="en-US" w:bidi="ar-SA"/></w:rPr><w:t>Fracción de los pares estimado-medido cuya razón está entre 0,5 y 2</w:t></w:r></w:p></w:tc><w:tc><w:tcPr><w:tcW w:w="3069" w:type="dxa"/><w:tcBorders></w:tcBorders></w:tcPr><w:p><w:pPr><w:pStyle w:val="Tabla9"/><w:widowControl/><w:jc w:val="left"/><w:rPr><w:kern w:val="0"/><w:szCs w:val="24"/><w:lang w:val="es-CO" w:eastAsia="en-US" w:bidi="ar-SA"/></w:rPr></w:pPr><w:r><w:rPr><w:kern w:val="0"/><w:szCs w:val="24"/><w:lang w:val="es-CO" w:eastAsia="en-US" w:bidi="ar-SA"/></w:rPr><w:t>Chang y Hanna (2004)</w:t></w:r></w:p></w:tc></w:tr><w:tr><w:trPr><w:cantSplit w:val="true"/></w:trPr><w:tc><w:tcPr><w:tcW w:w="2737" w:type="dxa"/><w:tcBorders></w:tcBorders><w:shd w:color="auto" w:fill="F7F7F7" w:val="clear"/></w:tcPr><w:p><w:pPr><w:pStyle w:val="Tabla9"/><w:widowControl/><w:jc w:val="left"/><w:rPr><w:kern w:val="0"/><w:szCs w:val="24"/><w:lang w:val="es-CO" w:eastAsia="en-US" w:bidi="ar-SA"/></w:rPr></w:pPr><w:r><w:rPr><w:kern w:val="0"/><w:szCs w:val="24"/><w:lang w:val="es-CO" w:eastAsia="en-US" w:bidi="ar-SA"/></w:rPr><w:t>Sesgo fraccional</w:t></w:r></w:p></w:tc><w:tc><w:tcPr><w:tcW w:w="4148" w:type="dxa"/><w:tcBorders></w:tcBorders><w:shd w:color="auto" w:fill="F7F7F7" w:val="clear"/></w:tcPr><w:p><w:pPr><w:pStyle w:val="Tabla9"/><w:widowControl/><w:jc w:val="left"/><w:rPr><w:kern w:val="0"/><w:szCs w:val="24"/><w:lang w:val="es-CO" w:eastAsia="en-US" w:bidi="ar-SA"/></w:rPr></w:pPr><w:r><w:rPr><w:kern w:val="0"/><w:szCs w:val="24"/><w:lang w:val="es-CO" w:eastAsia="en-US" w:bidi="ar-SA"/></w:rPr><w:t>Diferencia normalizada entre los promedios medido y estimado; va de −2 a 2 y el valor 0 indica ausencia de sesgo</w:t></w:r></w:p></w:tc><w:tc><w:tcPr><w:tcW w:w="3069" w:type="dxa"/><w:tcBorders></w:tcBorders><w:shd w:color="auto" w:fill="F7F7F7" w:val="clear"/></w:tcPr><w:p><w:pPr><w:pStyle w:val="Tabla9"/><w:widowControl/><w:jc w:val="left"/><w:rPr><w:kern w:val="0"/><w:szCs w:val="24"/><w:lang w:val="es-CO" w:eastAsia="en-US" w:bidi="ar-SA"/></w:rPr></w:pPr><w:r><w:rPr><w:kern w:val="0"/><w:szCs w:val="24"/><w:lang w:val="es-CO" w:eastAsia="en-US" w:bidi="ar-SA"/></w:rPr><w:t>Chang y Hanna (2004)</w:t></w:r></w:p></w:tc></w:tr><w:tr><w:trPr><w:cantSplit w:val="true"/></w:trPr><w:tc><w:tcPr><w:tcW w:w="2737" w:type="dxa"/><w:tcBorders></w:tcBorders></w:tcPr><w:p><w:pPr><w:pStyle w:val="Tabla9"/><w:widowControl/><w:jc w:val="left"/><w:rPr><w:kern w:val="0"/><w:szCs w:val="24"/><w:lang w:val="es-CO" w:eastAsia="en-US" w:bidi="ar-SA"/></w:rPr></w:pPr><w:r><w:rPr><w:kern w:val="0"/><w:szCs w:val="24"/><w:lang w:val="es-CO" w:eastAsia="en-US" w:bidi="ar-SA"/></w:rPr><w:t>Corrección en el gateway</w:t></w:r></w:p></w:tc><w:tc><w:tcPr><w:tcW w:w="4148" w:type="dxa"/><w:tcBorders></w:tcBorders></w:tcPr><w:p><w:pPr><w:pStyle w:val="Tabla9"/><w:widowControl/><w:jc w:val="left"/><w:rPr><w:kern w:val="0"/><w:szCs w:val="24"/><w:lang w:val="es-CO" w:eastAsia="en-US" w:bidi="ar-SA"/></w:rPr></w:pPr><w:r><w:rPr><w:kern w:val="0"/><w:szCs w:val="24"/><w:lang w:val="es-CO" w:eastAsia="en-US" w:bidi="ar-SA"/></w:rPr><w:t>Aplicación del modelo de corrección en el equipo intermedio que recibe por LoRa las lecturas de los nodos</w:t></w:r></w:p></w:tc><w:tc><w:tcPr><w:tcW w:w="3069" w:type="dxa"/><w:tcBorders></w:tcBorders></w:tcPr><w:p><w:pPr><w:pStyle w:val="Tabla9"/><w:widowControl/><w:jc w:val="left"/><w:rPr><w:kern w:val="0"/><w:szCs w:val="24"/><w:lang w:val="es-CO" w:eastAsia="en-US" w:bidi="ar-SA"/></w:rPr></w:pPr><w:r><w:rPr><w:kern w:val="0"/><w:szCs w:val="24"/><w:lang w:val="es-CO" w:eastAsia="en-US" w:bidi="ar-SA"/></w:rPr><w:t>Shi et al. (2016); formulación del proyecto</w:t></w:r></w:p></w:tc></w:tr><w:tr><w:trPr><w:cantSplit w:val="true"/></w:trPr><w:tc><w:tcPr><w:tcW w:w="2737" w:type="dxa"/><w:tcBorders></w:tcBorders><w:shd w:color="auto" w:fill="F7F7F7" w:val="clear"/></w:tcPr><w:p><w:pPr><w:pStyle w:val="Tabla9"/><w:widowControl/><w:jc w:val="left"/><w:rPr><w:kern w:val="0"/><w:szCs w:val="24"/><w:lang w:val="es-CO" w:eastAsia="en-US" w:bidi="ar-SA"/></w:rPr></w:pPr><w:r><w:rPr><w:kern w:val="0"/><w:szCs w:val="24"/><w:lang w:val="es-CO" w:eastAsia="en-US" w:bidi="ar-SA"/></w:rPr><w:t>Fracción gruesa</w:t></w:r></w:p></w:tc><w:tc><w:tcPr><w:tcW w:w="4148" w:type="dxa"/><w:tcBorders></w:tcBorders><w:shd w:color="auto" w:fill="F7F7F7" w:val="clear"/></w:tcPr><w:p><w:pPr><w:pStyle w:val="Tabla9"/><w:widowControl/><w:jc w:val="left"/><w:rPr><w:kern w:val="0"/><w:szCs w:val="24"/><w:lang w:val="es-CO" w:eastAsia="en-US" w:bidi="ar-SA"/></w:rPr></w:pPr><w:r><w:rPr><w:kern w:val="0"/><w:szCs w:val="24"/><w:lang w:val="es-CO" w:eastAsia="en-US" w:bidi="ar-SA"/></w:rPr><w:t>Masa de partículas entre 2,5 y 10 micrómetros, calculada como PM10 menos PM2,5</w:t></w:r></w:p></w:tc><w:tc><w:tcPr><w:tcW w:w="3069" w:type="dxa"/><w:tcBorders></w:tcBorders><w:shd w:color="auto" w:fill="F7F7F7" w:val="clear"/></w:tcPr><w:p><w:pPr><w:pStyle w:val="Tabla9"/><w:widowControl/><w:jc w:val="left"/><w:rPr><w:kern w:val="0"/><w:szCs w:val="24"/><w:lang w:val="es-CO" w:eastAsia="en-US" w:bidi="ar-SA"/></w:rPr></w:pPr><w:r><w:rPr><w:kern w:val="0"/><w:szCs w:val="24"/><w:lang w:val="es-CO" w:eastAsia="en-US" w:bidi="ar-SA"/></w:rPr><w:t>Formulación del proyecto</w:t></w:r></w:p></w:tc></w:tr><w:tr><w:trPr><w:cantSplit w:val="true"/></w:trPr><w:tc><w:tcPr><w:tcW w:w="2737" w:type="dxa"/><w:tcBorders></w:tcBorders></w:tcPr><w:p><w:pPr><w:pStyle w:val="Tabla9"/><w:widowControl/><w:jc w:val="left"/><w:rPr><w:kern w:val="0"/><w:szCs w:val="24"/><w:lang w:val="es-CO" w:eastAsia="en-US" w:bidi="ar-SA"/></w:rPr></w:pPr><w:r><w:rPr><w:kern w:val="0"/><w:szCs w:val="24"/><w:lang w:val="es-CO" w:eastAsia="en-US" w:bidi="ar-SA"/></w:rPr><w:t>Error conocido</w:t></w:r></w:p></w:tc><w:tc><w:tcPr><w:tcW w:w="4148" w:type="dxa"/><w:tcBorders></w:tcBorders></w:tcPr><w:p><w:pPr><w:pStyle w:val="Tabla9"/><w:widowControl/><w:jc w:val="left"/><w:rPr><w:kern w:val="0"/><w:szCs w:val="24"/><w:lang w:val="es-CO" w:eastAsia="en-US" w:bidi="ar-SA"/></w:rPr></w:pPr><w:r><w:rPr><w:kern w:val="0"/><w:szCs w:val="24"/><w:lang w:val="es-CO" w:eastAsia="en-US" w:bidi="ar-SA"/></w:rPr><w:t>Diferencia cuantificada frente a la referencia, expresada con R², NRMSE, pendiente y sesgo</w:t></w:r></w:p></w:tc><w:tc><w:tcPr><w:tcW w:w="3069" w:type="dxa"/><w:tcBorders></w:tcBorders></w:tcPr><w:p><w:pPr><w:pStyle w:val="Tabla9"/><w:widowControl/><w:jc w:val="left"/><w:rPr><w:kern w:val="0"/><w:szCs w:val="24"/><w:lang w:val="es-CO" w:eastAsia="en-US" w:bidi="ar-SA"/></w:rPr></w:pPr><w:r><w:rPr><w:kern w:val="0"/><w:szCs w:val="24"/><w:lang w:val="es-CO" w:eastAsia="en-US" w:bidi="ar-SA"/></w:rPr><w:t>EPA (2021)</w:t></w:r></w:p></w:tc></w:tr><w:tr><w:trPr><w:cantSplit w:val="true"/></w:trPr><w:tc><w:tcPr><w:tcW w:w="2737" w:type="dxa"/><w:tcBorders></w:tcBorders><w:shd w:color="auto" w:fill="F7F7F7" w:val="clear"/></w:tcPr><w:p><w:pPr><w:pStyle w:val="Tabla9"/><w:widowControl/><w:jc w:val="left"/><w:rPr><w:kern w:val="0"/><w:szCs w:val="24"/><w:lang w:val="es-CO" w:eastAsia="en-US" w:bidi="ar-SA"/></w:rPr></w:pPr><w:r><w:rPr><w:kern w:val="0"/><w:szCs w:val="24"/><w:lang w:val="es-CO" w:eastAsia="en-US" w:bidi="ar-SA"/></w:rPr><w:t>Gemelo digital</w:t></w:r></w:p></w:tc><w:tc><w:tcPr><w:tcW w:w="4148" w:type="dxa"/><w:tcBorders></w:tcBorders><w:shd w:color="auto" w:fill="F7F7F7" w:val="clear"/></w:tcPr><w:p><w:pPr><w:pStyle w:val="Tabla9"/><w:widowControl/><w:jc w:val="left"/><w:rPr><w:kern w:val="0"/><w:szCs w:val="24"/><w:lang w:val="es-CO" w:eastAsia="en-US" w:bidi="ar-SA"/></w:rPr></w:pPr><w:r><w:rPr><w:kern w:val="0"/><w:szCs w:val="24"/><w:lang w:val="es-CO" w:eastAsia="en-US" w:bidi="ar-SA"/></w:rPr><w:t>Modelo sustituto de aprendizaje supervisado que estima la concentración entre nodos con datos corregidos</w:t></w:r></w:p></w:tc><w:tc><w:tcPr><w:tcW w:w="3069" w:type="dxa"/><w:tcBorders></w:tcBorders><w:shd w:color="auto" w:fill="F7F7F7" w:val="clear"/></w:tcPr><w:p><w:pPr><w:pStyle w:val="Tabla9"/><w:widowControl/><w:jc w:val="left"/><w:rPr><w:kern w:val="0"/><w:szCs w:val="24"/><w:lang w:val="es-CO" w:eastAsia="en-US" w:bidi="ar-SA"/></w:rPr></w:pPr><w:r><w:rPr><w:kern w:val="0"/><w:szCs w:val="24"/><w:lang w:val="es-CO" w:eastAsia="en-US" w:bidi="ar-SA"/></w:rPr><w:t>Grieves y Vickers (2017); Tao et al. (2019); formulación del proyecto</w:t></w:r></w:p></w:tc></w:tr><w:tr><w:trPr><w:cantSplit w:val="true"/></w:trPr><w:tc><w:tcPr><w:tcW w:w="2737" w:type="dxa"/><w:tcBorders></w:tcBorders></w:tcPr><w:p><w:pPr><w:pStyle w:val="Tabla9"/><w:widowControl/><w:jc w:val="left"/><w:rPr><w:kern w:val="0"/><w:szCs w:val="24"/><w:lang w:val="es-CO" w:eastAsia="en-US" w:bidi="ar-SA"/></w:rPr></w:pPr><w:r><w:rPr><w:kern w:val="0"/><w:szCs w:val="24"/><w:lang w:val="es-CO" w:eastAsia="en-US" w:bidi="ar-SA"/></w:rPr><w:t>Falsa alarma</w:t></w:r></w:p></w:tc><w:tc><w:tcPr><w:tcW w:w="4148" w:type="dxa"/><w:tcBorders></w:tcBorders></w:tcPr><w:p><w:pPr><w:pStyle w:val="Tabla9"/><w:widowControl/><w:jc w:val="left"/><w:rPr><w:kern w:val="0"/><w:szCs w:val="24"/><w:lang w:val="es-CO" w:eastAsia="en-US" w:bidi="ar-SA"/></w:rPr></w:pPr><w:r><w:rPr><w:kern w:val="0"/><w:szCs w:val="24"/><w:lang w:val="es-CO" w:eastAsia="en-US" w:bidi="ar-SA"/></w:rPr><w:t>Alerta emitida sin superación real del umbral</w:t></w:r></w:p></w:tc><w:tc><w:tcPr><w:tcW w:w="3069" w:type="dxa"/><w:tcBorders></w:tcBorders></w:tcPr><w:p><w:pPr><w:pStyle w:val="Tabla9"/><w:widowControl/><w:jc w:val="left"/><w:rPr><w:kern w:val="0"/><w:szCs w:val="24"/><w:lang w:val="es-CO" w:eastAsia="en-US" w:bidi="ar-SA"/></w:rPr></w:pPr><w:r><w:rPr><w:kern w:val="0"/><w:szCs w:val="24"/><w:lang w:val="es-CO" w:eastAsia="en-US" w:bidi="ar-SA"/></w:rPr><w:t>Formulación del proyecto</w:t></w:r></w:p></w:tc></w:tr><w:tr><w:trPr><w:cantSplit w:val="true"/></w:trPr><w:tc><w:tcPr><w:tcW w:w="2737" w:type="dxa"/><w:tcBorders></w:tcBorders><w:shd w:color="auto" w:fill="F7F7F7" w:val="clear"/></w:tcPr><w:p><w:pPr><w:pStyle w:val="Tabla9"/><w:widowControl/><w:jc w:val="left"/><w:rPr><w:kern w:val="0"/><w:szCs w:val="24"/><w:lang w:val="es-CO" w:eastAsia="en-US" w:bidi="ar-SA"/></w:rPr></w:pPr><w:r><w:rPr><w:kern w:val="0"/><w:szCs w:val="24"/><w:lang w:val="es-CO" w:eastAsia="en-US" w:bidi="ar-SA"/></w:rPr><w:t>Índice local</w:t></w:r></w:p></w:tc><w:tc><w:tcPr><w:tcW w:w="4148" w:type="dxa"/><w:tcBorders></w:tcBorders><w:shd w:color="auto" w:fill="F7F7F7" w:val="clear"/></w:tcPr><w:p><w:pPr><w:pStyle w:val="Tabla9"/><w:widowControl/><w:jc w:val="left"/><w:rPr><w:kern w:val="0"/><w:szCs w:val="24"/><w:lang w:val="es-CO" w:eastAsia="en-US" w:bidi="ar-SA"/></w:rPr></w:pPr><w:r><w:rPr><w:kern w:val="0"/><w:szCs w:val="24"/><w:lang w:val="es-CO" w:eastAsia="en-US" w:bidi="ar-SA"/></w:rPr><w:t>Índice de calidad del aire y salud con umbrales validados con datos locales</w:t></w:r></w:p></w:tc><w:tc><w:tcPr><w:tcW w:w="3069" w:type="dxa"/><w:tcBorders></w:tcBorders><w:shd w:color="auto" w:fill="F7F7F7" w:val="clear"/></w:tcPr><w:p><w:pPr><w:pStyle w:val="Tabla9"/><w:widowControl/><w:jc w:val="left"/><w:rPr><w:kern w:val="0"/><w:szCs w:val="24"/><w:lang w:val="es-CO" w:eastAsia="en-US" w:bidi="ar-SA"/></w:rPr></w:pPr><w:r><w:rPr><w:kern w:val="0"/><w:szCs w:val="24"/><w:lang w:val="es-CO" w:eastAsia="en-US" w:bidi="ar-SA"/></w:rPr><w:t>Stieb et al. (2008); Liao et al. (2026)</w:t></w:r></w:p></w:tc></w:tr><w:tr><w:trPr><w:cantSplit w:val="true"/></w:trPr><w:tc><w:tcPr><w:tcW w:w="2737" w:type="dxa"/><w:tcBorders></w:tcBorders></w:tcPr><w:p><w:pPr><w:pStyle w:val="Tabla9"/><w:widowControl/><w:jc w:val="left"/><w:rPr><w:kern w:val="0"/><w:szCs w:val="24"/><w:lang w:val="es-CO" w:eastAsia="en-US" w:bidi="ar-SA"/></w:rPr></w:pPr><w:r><w:rPr><w:kern w:val="0"/><w:szCs w:val="24"/><w:lang w:val="es-CO" w:eastAsia="en-US" w:bidi="ar-SA"/></w:rPr><w:t>Compuerta</w:t></w:r></w:p></w:tc><w:tc><w:tcPr><w:tcW w:w="4148" w:type="dxa"/><w:tcBorders></w:tcBorders></w:tcPr><w:p><w:pPr><w:pStyle w:val="Tabla9"/><w:widowControl/><w:jc w:val="left"/><w:rPr><w:kern w:val="0"/><w:szCs w:val="24"/><w:lang w:val="es-CO" w:eastAsia="en-US" w:bidi="ar-SA"/></w:rPr></w:pPr><w:r><w:rPr><w:kern w:val="0"/><w:szCs w:val="24"/><w:lang w:val="es-CO" w:eastAsia="en-US" w:bidi="ar-SA"/></w:rPr><w:t>Punto de decisión que condiciona la compra y la etapa siguientes a criterios fijados antes de medir</w:t></w:r></w:p></w:tc><w:tc><w:tcPr><w:tcW w:w="3069" w:type="dxa"/><w:tcBorders></w:tcBorders></w:tcPr><w:p><w:pPr><w:pStyle w:val="Tabla9"/><w:widowControl/><w:jc w:val="left"/><w:rPr><w:kern w:val="0"/><w:szCs w:val="24"/><w:lang w:val="es-CO" w:eastAsia="en-US" w:bidi="ar-SA"/></w:rPr></w:pPr><w:r><w:rPr><w:kern w:val="0"/><w:szCs w:val="24"/><w:lang w:val="es-CO" w:eastAsia="en-US" w:bidi="ar-SA"/></w:rPr><w:t>Cooper (2008)</w:t></w:r></w:p></w:tc></w:tr><w:tr><w:trPr><w:cantSplit w:val="true"/></w:trPr><w:tc><w:tcPr><w:tcW w:w="2737" w:type="dxa"/><w:tcBorders></w:tcBorders><w:shd w:color="auto" w:fill="F7F7F7" w:val="clear"/></w:tcPr><w:p><w:pPr><w:pStyle w:val="Tabla9"/><w:widowControl/><w:jc w:val="left"/><w:rPr><w:kern w:val="0"/><w:szCs w:val="24"/><w:lang w:val="es-CO" w:eastAsia="en-US" w:bidi="ar-SA"/></w:rPr></w:pPr><w:r><w:rPr><w:kern w:val="0"/><w:szCs w:val="24"/><w:lang w:val="es-CO" w:eastAsia="en-US" w:bidi="ar-SA"/></w:rPr><w:t>Custodia</w:t></w:r></w:p></w:tc><w:tc><w:tcPr><w:tcW w:w="4148" w:type="dxa"/><w:tcBorders></w:tcBorders><w:shd w:color="auto" w:fill="F7F7F7" w:val="clear"/></w:tcPr><w:p><w:pPr><w:pStyle w:val="Tabla9"/><w:widowControl/><w:jc w:val="left"/><w:rPr><w:kern w:val="0"/><w:szCs w:val="24"/><w:lang w:val="es-CO" w:eastAsia="en-US" w:bidi="ar-SA"/></w:rPr></w:pPr><w:r><w:rPr><w:kern w:val="0"/><w:szCs w:val="24"/><w:lang w:val="es-CO" w:eastAsia="en-US" w:bidi="ar-SA"/></w:rPr><w:t>Responsabilidad asignada por convenio para operar y mantener un componente después del cierre</w:t></w:r></w:p></w:tc><w:tc><w:tcPr><w:tcW w:w="3069" w:type="dxa"/><w:tcBorders></w:tcBorders><w:shd w:color="auto" w:fill="F7F7F7" w:val="clear"/></w:tcPr><w:p><w:pPr><w:pStyle w:val="Tabla9"/><w:widowControl/><w:jc w:val="left"/><w:rPr><w:kern w:val="0"/><w:szCs w:val="24"/><w:lang w:val="es-CO" w:eastAsia="en-US" w:bidi="ar-SA"/></w:rPr></w:pPr><w:r><w:rPr><w:kern w:val="0"/><w:szCs w:val="24"/><w:lang w:val="es-CO" w:eastAsia="en-US" w:bidi="ar-SA"/></w:rPr><w:t>Ostrom (2005); formulación del proyecto</w:t></w:r></w:p></w:tc></w:tr><w:tr><w:trPr><w:cantSplit w:val="true"/></w:trPr><w:tc><w:tcPr><w:tcW w:w="2737" w:type="dxa"/><w:tcBorders><w:bottom w:val="single" w:sz="12" w:space="0" w:color="2A3439"/></w:tcBorders></w:tcPr><w:p><w:pPr><w:pStyle w:val="Tabla9"/><w:keepNext w:val="true"/><w:widowControl/><w:jc w:val="left"/><w:rPr><w:kern w:val="0"/><w:szCs w:val="24"/><w:lang w:val="es-CO" w:eastAsia="en-US" w:bidi="ar-SA"/></w:rPr></w:pPr><w:r><w:rPr><w:kern w:val="0"/><w:szCs w:val="24"/><w:lang w:val="es-CO" w:eastAsia="en-US" w:bidi="ar-SA"/></w:rPr><w:t>Uso institucional</w:t></w:r></w:p></w:tc><w:tc><w:tcPr><w:tcW w:w="4148" w:type="dxa"/><w:tcBorders><w:bottom w:val="single" w:sz="12" w:space="0" w:color="2A3439"/></w:tcBorders></w:tcPr><w:p><w:pPr><w:pStyle w:val="Tabla9"/><w:keepNext w:val="true"/><w:widowControl/><w:jc w:val="left"/><w:rPr><w:kern w:val="0"/><w:szCs w:val="24"/><w:lang w:val="es-CO" w:eastAsia="en-US" w:bidi="ar-SA"/></w:rPr></w:pPr><w:r><w:rPr><w:kern w:val="0"/><w:szCs w:val="24"/><w:lang w:val="es-CO" w:eastAsia="en-US" w:bidi="ar-SA"/></w:rPr><w:t>Al menos una decisión documentada por trimestre basada en el tablero</w:t></w:r></w:p></w:tc><w:tc><w:tcPr><w:tcW w:w="3069" w:type="dxa"/><w:tcBorders><w:bottom w:val="single" w:sz="12" w:space="0" w:color="2A3439"/></w:tcBorders></w:tcPr><w:p><w:pPr><w:pStyle w:val="Tabla9"/><w:keepNext w:val="true"/><w:widowControl/><w:jc w:val="left"/><w:rPr><w:kern w:val="0"/><w:szCs w:val="24"/><w:lang w:val="es-CO" w:eastAsia="en-US" w:bidi="ar-SA"/></w:rPr></w:pPr><w:r><w:rPr><w:kern w:val="0"/><w:szCs w:val="24"/><w:lang w:val="es-CO" w:eastAsia="en-US" w:bidi="ar-SA"/></w:rPr><w:t>Rogers (2003); formulación del proyecto</w:t></w:r></w:p></w:tc></w:tr></w:tbl><w:p><w:pPr><w:pStyle w:val="TablaNota"/><w:rPr></w:rPr></w:pPr><w:r><w:rPr><w:i/><w:iCs/></w:rPr><w:t>Nota.</w:t></w:r><w:r><w:rPr></w:rPr><w:t xml:space="preserve"> Elaboración propia con obras del banco de referencias. Las definiciones marcadas como formulación del proyecto son propuestas.</w:t></w:r></w:p><w:p><w:pPr><w:pStyle w:val="BodyText"/><w:rPr></w:rPr></w:pPr><w:bookmarkStart w:id="97" w:name="conceptos-operativos"/><w:r><w:rPr></w:rPr><w:t>La Tabla 9.2 separa lo tomado de la literatura de lo definido por el proyecto. Los términos de formulación propia son los que condicionan la medición. La fracción gruesa evita tratar PM2,5 y PM10 como variables independientes, porque PM2,5 está contenido en PM10 por definición. El uso institucional se define por decisiones documentadas y no por accesos al tablero.</w:t></w:r><w:bookmarkEnd w:id="97"/></w:p><w:p><w:pPr><w:pStyle w:val="Heading2"/><w:rPr></w:rPr></w:pPr><w:bookmarkStart w:id="98" w:name="modelo-de-decisión-del-proyecto"/><w:r><w:rPr></w:rPr><w:t>9.3 Modelo de decisión del proyecto</w:t></w:r></w:p><w:p><w:pPr><w:pStyle w:val="FirstParagraph"/><w:rPr></w:rPr></w:pPr><w:r><w:rPr></w:rPr><w:t>El proyecto decide en dos momentos: cuando elige la solución y cuando libera cada compra. El modelo de decisión combina tres piezas. La primera es una comparación multicriterio de alternativas con pesos explícitos. La segunda es una prueba de sensibilidad de ese resultado. La tercera es una decisión secuencial con compuertas y reglas fijadas antes de medir. Las tres responden a una condición del problema: se decide con datos escasos y sin probabilidades que cuenten con fuente.</w:t></w:r></w:p><w:p><w:pPr><w:pStyle w:val="BodyText"/><w:rPr></w:rPr></w:pPr><w:r><w:rPr></w:rPr><w:t>La decisión bajo incertidumbre enfrenta límites cognitivos. Simon (1955) describe una racionalidad limitada, en la que quien decide busca opciones satisfactorias y no máximas. Tversky y Kahneman (1974) documentan sesgos de juicio bajo incertidumbre, y Kahneman y Tversky (1979) describen la aversión a la pérdida. Raiffa (1968) formaliza el análisis de decisión con probabilidades y utilidades. El proyecto no dispone de series que sustenten probabilidades de éxito de cada alternativa. Por eso no calcula valores esperados en la comparación. Las probabilidades del registro de riesgos son estimaciones de formulación y no entran a la selección.</w:t></w:r></w:p><w:p><w:pPr><w:pStyle w:val="BodyText"/><w:rPr></w:rPr></w:pPr><w:r><w:rPr></w:rPr><w:t>La comparación usa una suma ponderada de criterios con una escala de desempeño de 1 a 9 (Hwang y Yoon, 1981). Saaty (1980) propone ordenar de forma explícita las prioridades relativas de los criterios. Los pesos reflejan la prioridad de la formulación. Los puntajes son estimaciones del equipo formulador que un panel evaluador puede ratificar. La sección 13 detalla los criterios y los puntajes. Se comparan cuatro alternativas. La alternativa 1 es la red híbrida con corrección en el gateway. La alternativa 2 es la calibración centralizada en la nube. La alternativa 3 es el statu quo. La alternativa 4 son las estaciones fijas de referencia. La alternativa 1 obtiene 5,805 puntos, frente a 5,150 de la alternativa 2, 4,475 de la 3 y 4,335 de la 4.</w:t></w:r></w:p><w:p><w:pPr><w:pStyle w:val="BodyText"/><w:rPr></w:rPr></w:pPr><w:r><w:rPr></w:rPr><w:t>La prueba de sensibilidad verifica si el resultado depende de los pesos. La alternativa 1 conserva el primer lugar cuando todos los pesos varían a la vez hasta 10 % en términos relativos. La conserva también cuando se anula cualquiera de los criterios. Esa estabilidad no equivale a certeza. La ventaja de 0,655 puntos sobre la alternativa 2 depende de puntajes de formulación, y un cambio grande en un puntaje podría alterarla. Por eso el proyecto no presenta la selección como definitiva. La convierte en una hipótesis que el primer tramo contrasta con datos medidos.</w:t></w:r></w:p><w:p><w:pPr><w:pStyle w:val="BodyText"/><w:rPr></w:rPr></w:pPr><w:r><w:rPr></w:rPr><w:t>Una decisión secuencial reduce el costo de equivocarse. Lindblom (1959) describe la decisión por comparaciones sucesivas limitadas, y Braybrooke y Lindblom (1963) la defienden cuando el conocimiento es escaso. Etzioni (1967) propone combinar una exploración amplia con un examen detallado de las opciones críticas. Collingridge (1980) advierte que el control de una tecnología es sencillo cuando se sabe poco y difícil cuando ya se sabe. Cooper (2008) formaliza el proceso por etapas con compuertas, que condicionan los recursos siguientes a criterios predefinidos. El proyecto adopta esa lógica en tres tramos y tres compuertas.</w:t></w:r></w:p><w:p><w:pPr><w:pStyle w:val="BodyText"/><w:rPr></w:rPr></w:pPr><w:r><w:rPr></w:rPr><w:t>La Tabla 9.3 fija las reglas de las compuertas. Cada una aplica criterios numéricos acordados antes de medir, de modo que el resultado no depende de la interpretación posterior. Las compuertas del mes 12 y del mes 17 no reducen el alcance de 100 nodos y 10 gateways. Condicionan la secuencia de compra y activan un ciclo de corrección del modelo antes de liberar el tramo siguiente. Ese ciclo es de bucle simple. Si falla el uso del tablero, el acta puede abrir un bucle doble que revise umbrales, ubicación de los nodos o protocolo.</w:t></w:r></w:p><w:p><w:pPr><w:pStyle w:val="TablaRotulo"/><w:rPr></w:rPr></w:pPr><w:bookmarkStart w:id="99" w:name="rot_Tabla_9_3"/><w:r><w:rPr><w:b/><w:bCs/></w:rPr><w:t>Tabla 9.3</w:t></w:r><w:bookmarkEnd w:id="99"/></w:p><w:p><w:pPr><w:pStyle w:val="TablaTitulo"/><w:rPr></w:rPr></w:pPr><w:r><w:rPr><w:i/><w:iCs/></w:rPr><w:t>Reglas de decisión de las compuertas del proyecto</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727"/><w:gridCol w:w="3208"/><w:gridCol w:w="2467"/><w:gridCol w:w="2551"/></w:tblGrid><w:tr><w:trPr><w:tblHeader w:val="true"/><w:ins w:id="3325" w:author="Unknown Author" w:date="2026-10-30T04:17:53Z"/><w:cantSplit w:val="true"/></w:trPr><w:tc><w:tcPr><w:tcW w:w="172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3327" w:author="Unknown Author" w:date="2026-10-30T04:17:53Z"></w:ins></w:rPr></w:pPr><w:ins w:id="3326" w:author="Unknown Author" w:date="2026-10-30T04:17:53Z"><w:r><w:rPr><w:b/><w:kern w:val="0"/><w:szCs w:val="24"/><w:lang w:val="es-CO" w:eastAsia="en-US" w:bidi="ar-SA"/></w:rPr><w:t>Compuerta</w:t></w:r></w:ins></w:p></w:tc><w:tc><w:tcPr><w:tcW w:w="320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3329" w:author="Unknown Author" w:date="2026-10-30T04:17:53Z"></w:ins></w:rPr></w:pPr><w:ins w:id="3328" w:author="Unknown Author" w:date="2026-10-30T04:17:53Z"><w:r><w:rPr><w:b/><w:kern w:val="0"/><w:szCs w:val="24"/><w:lang w:val="es-CO" w:eastAsia="en-US" w:bidi="ar-SA"/></w:rPr><w:t>Criterios numéricos</w:t></w:r></w:ins></w:p></w:tc><w:tc><w:tcPr><w:tcW w:w="246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3331" w:author="Unknown Author" w:date="2026-10-30T04:17:53Z"></w:ins></w:rPr></w:pPr><w:ins w:id="3330" w:author="Unknown Author" w:date="2026-10-30T04:17:53Z"><w:r><w:rPr><w:b/><w:kern w:val="0"/><w:szCs w:val="24"/><w:lang w:val="es-CO" w:eastAsia="en-US" w:bidi="ar-SA"/></w:rPr><w:t>Decisión que habilita</w:t></w:r></w:ins></w:p></w:tc><w:tc><w:tcPr><w:tcW w:w="255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3333" w:author="Unknown Author" w:date="2026-10-30T04:17:53Z"></w:ins></w:rPr></w:pPr><w:ins w:id="3332" w:author="Unknown Author" w:date="2026-10-30T04:17:53Z"><w:r><w:rPr><w:b/><w:kern w:val="0"/><w:szCs w:val="24"/><w:lang w:val="es-CO" w:eastAsia="en-US" w:bidi="ar-SA"/></w:rPr><w:t>Si no se cumplen</w:t></w:r></w:ins></w:p></w:tc></w:tr><w:tr><w:trPr><w:ins w:id="3334" w:author="Unknown Author" w:date="2026-10-30T04:17:53Z"/><w:cantSplit w:val="true"/></w:trPr><w:tc><w:tcPr><w:tcW w:w="1727" w:type="dxa"/><w:tcBorders></w:tcBorders></w:tcPr><w:p><w:pPr><w:pStyle w:val="Tabla9"/><w:widowControl/><w:jc w:val="left"/><w:rPr><w:kern w:val="0"/><w:szCs w:val="24"/><w:lang w:val="es-CO" w:eastAsia="en-US" w:bidi="ar-SA"/><w:ins w:id="3336" w:author="Unknown Author" w:date="2026-10-30T04:17:53Z"></w:ins></w:rPr></w:pPr><w:ins w:id="3335" w:author="Unknown Author" w:date="2026-10-30T04:17:53Z"><w:r><w:rPr><w:kern w:val="0"/><w:szCs w:val="24"/><w:lang w:val="es-CO" w:eastAsia="en-US" w:bidi="ar-SA"/></w:rPr><w:t>Compuerta del mes 12</w:t></w:r></w:ins></w:p></w:tc><w:tc><w:tcPr><w:tcW w:w="3208" w:type="dxa"/><w:tcBorders></w:tcBorders></w:tcPr><w:p><w:pPr><w:pStyle w:val="Tabla9"/><w:widowControl/><w:jc w:val="left"/><w:rPr><w:kern w:val="0"/><w:szCs w:val="24"/><w:lang w:val="es-CO" w:eastAsia="en-US" w:bidi="ar-SA"/><w:ins w:id="3338" w:author="Unknown Author" w:date="2026-10-30T04:17:53Z"></w:ins></w:rPr></w:pPr><w:ins w:id="3337" w:author="Unknown Author" w:date="2026-10-30T04:17:53Z"><w:r><w:rPr><w:kern w:val="0"/><w:szCs w:val="24"/><w:lang w:val="es-CO" w:eastAsia="en-US" w:bidi="ar-SA"/></w:rPr><w:t>R² ≥ 0,70 y NRMSE ≤ 30 % frente a la referencia en el piloto; al menos 50 % de los consejos del tramo 1 usa el tablero</w:t></w:r></w:ins></w:p></w:tc><w:tc><w:tcPr><w:tcW w:w="2467" w:type="dxa"/><w:tcBorders></w:tcBorders></w:tcPr><w:p><w:pPr><w:pStyle w:val="Tabla9"/><w:widowControl/><w:jc w:val="left"/><w:rPr><w:kern w:val="0"/><w:szCs w:val="24"/><w:lang w:val="es-CO" w:eastAsia="en-US" w:bidi="ar-SA"/><w:ins w:id="3340" w:author="Unknown Author" w:date="2026-10-30T04:17:53Z"></w:ins></w:rPr></w:pPr><w:ins w:id="3339" w:author="Unknown Author" w:date="2026-10-30T04:17:53Z"><w:r><w:rPr><w:kern w:val="0"/><w:szCs w:val="24"/><w:lang w:val="es-CO" w:eastAsia="en-US" w:bidi="ar-SA"/></w:rPr><w:t>Libera la compra del tramo 2: 40 nodos y cuatro gateways</w:t></w:r></w:ins></w:p></w:tc><w:tc><w:tcPr><w:tcW w:w="2551" w:type="dxa"/><w:tcBorders></w:tcBorders></w:tcPr><w:p><w:pPr><w:pStyle w:val="Tabla9"/><w:widowControl/><w:jc w:val="left"/><w:rPr><w:kern w:val="0"/><w:szCs w:val="24"/><w:lang w:val="es-CO" w:eastAsia="en-US" w:bidi="ar-SA"/><w:ins w:id="3342" w:author="Unknown Author" w:date="2026-10-30T04:17:53Z"></w:ins></w:rPr></w:pPr><w:ins w:id="3341" w:author="Unknown Author" w:date="2026-10-30T04:17:53Z"><w:r><w:rPr><w:kern w:val="0"/><w:szCs w:val="24"/><w:lang w:val="es-CO" w:eastAsia="en-US" w:bidi="ar-SA"/></w:rPr><w:t>Ciclo de corrección del modelo antes de liberar el tramo 2</w:t></w:r></w:ins></w:p></w:tc></w:tr><w:tr><w:trPr><w:ins w:id="3343" w:author="Unknown Author" w:date="2026-10-30T04:17:53Z"/><w:cantSplit w:val="true"/></w:trPr><w:tc><w:tcPr><w:tcW w:w="1727" w:type="dxa"/><w:tcBorders></w:tcBorders><w:shd w:color="auto" w:fill="F7F7F7" w:val="clear"/></w:tcPr><w:p><w:pPr><w:pStyle w:val="Tabla9"/><w:widowControl/><w:jc w:val="left"/><w:rPr><w:kern w:val="0"/><w:szCs w:val="24"/><w:lang w:val="es-CO" w:eastAsia="en-US" w:bidi="ar-SA"/><w:ins w:id="3345" w:author="Unknown Author" w:date="2026-10-30T04:17:53Z"></w:ins></w:rPr></w:pPr><w:ins w:id="3344" w:author="Unknown Author" w:date="2026-10-30T04:17:53Z"><w:r><w:rPr><w:kern w:val="0"/><w:szCs w:val="24"/><w:lang w:val="es-CO" w:eastAsia="en-US" w:bidi="ar-SA"/></w:rPr><w:t>Compuerta del mes 17</w:t></w:r></w:ins></w:p></w:tc><w:tc><w:tcPr><w:tcW w:w="3208" w:type="dxa"/><w:tcBorders></w:tcBorders><w:shd w:color="auto" w:fill="F7F7F7" w:val="clear"/></w:tcPr><w:p><w:pPr><w:pStyle w:val="Tabla9"/><w:widowControl/><w:jc w:val="left"/><w:rPr><w:kern w:val="0"/><w:szCs w:val="24"/><w:lang w:val="es-CO" w:eastAsia="en-US" w:bidi="ar-SA"/><w:ins w:id="3347" w:author="Unknown Author" w:date="2026-10-30T04:17:53Z"></w:ins></w:rPr></w:pPr><w:ins w:id="3346" w:author="Unknown Author" w:date="2026-10-30T04:17:53Z"><w:r><w:rPr><w:kern w:val="0"/><w:szCs w:val="24"/><w:lang w:val="es-CO" w:eastAsia="en-US" w:bidi="ar-SA"/></w:rPr><w:t>Mismos umbrales en los dos municipios; disponibilidad mensual ≥ 90 %; convenios de custodia con partida</w:t></w:r></w:ins></w:p></w:tc><w:tc><w:tcPr><w:tcW w:w="2467" w:type="dxa"/><w:tcBorders></w:tcBorders><w:shd w:color="auto" w:fill="F7F7F7" w:val="clear"/></w:tcPr><w:p><w:pPr><w:pStyle w:val="Tabla9"/><w:widowControl/><w:jc w:val="left"/><w:rPr><w:kern w:val="0"/><w:szCs w:val="24"/><w:lang w:val="es-CO" w:eastAsia="en-US" w:bidi="ar-SA"/><w:ins w:id="3349" w:author="Unknown Author" w:date="2026-10-30T04:17:53Z"></w:ins></w:rPr></w:pPr><w:ins w:id="3348" w:author="Unknown Author" w:date="2026-10-30T04:17:53Z"><w:r><w:rPr><w:kern w:val="0"/><w:szCs w:val="24"/><w:lang w:val="es-CO" w:eastAsia="en-US" w:bidi="ar-SA"/></w:rPr><w:t>Libera la compra del tramo 3: 30 nodos y tres gateways</w:t></w:r></w:ins></w:p></w:tc><w:tc><w:tcPr><w:tcW w:w="2551" w:type="dxa"/><w:tcBorders></w:tcBorders><w:shd w:color="auto" w:fill="F7F7F7" w:val="clear"/></w:tcPr><w:p><w:pPr><w:pStyle w:val="Tabla9"/><w:widowControl/><w:jc w:val="left"/><w:rPr><w:kern w:val="0"/><w:szCs w:val="24"/><w:lang w:val="es-CO" w:eastAsia="en-US" w:bidi="ar-SA"/><w:ins w:id="3351" w:author="Unknown Author" w:date="2026-10-30T04:17:53Z"></w:ins></w:rPr></w:pPr><w:ins w:id="3350" w:author="Unknown Author" w:date="2026-10-30T04:17:53Z"><w:r><w:rPr><w:kern w:val="0"/><w:szCs w:val="24"/><w:lang w:val="es-CO" w:eastAsia="en-US" w:bidi="ar-SA"/></w:rPr><w:t>Ciclo de corrección antes de liberar el tramo 3</w:t></w:r></w:ins></w:p></w:tc></w:tr><w:tr><w:trPr><w:ins w:id="3352" w:author="Unknown Author" w:date="2026-10-30T04:17:53Z"/><w:cantSplit w:val="true"/></w:trPr><w:tc><w:tcPr><w:tcW w:w="1727" w:type="dxa"/><w:tcBorders><w:bottom w:val="single" w:sz="12" w:space="0" w:color="2A3439"/></w:tcBorders></w:tcPr><w:p><w:pPr><w:pStyle w:val="Tabla9"/><w:keepNext w:val="true"/><w:widowControl/><w:jc w:val="left"/><w:rPr><w:kern w:val="0"/><w:szCs w:val="24"/><w:lang w:val="es-CO" w:eastAsia="en-US" w:bidi="ar-SA"/><w:ins w:id="3354" w:author="Unknown Author" w:date="2026-10-30T04:17:53Z"></w:ins></w:rPr></w:pPr><w:ins w:id="3353" w:author="Unknown Author" w:date="2026-10-30T04:17:53Z"><w:r><w:rPr><w:kern w:val="0"/><w:szCs w:val="24"/><w:lang w:val="es-CO" w:eastAsia="en-US" w:bidi="ar-SA"/></w:rPr><w:t>Compuerta del mes 24</w:t></w:r></w:ins></w:p></w:tc><w:tc><w:tcPr><w:tcW w:w="3208" w:type="dxa"/><w:tcBorders><w:bottom w:val="single" w:sz="12" w:space="0" w:color="2A3439"/></w:tcBorders></w:tcPr><w:p><w:pPr><w:pStyle w:val="Tabla9"/><w:keepNext w:val="true"/><w:widowControl/><w:jc w:val="left"/><w:rPr><w:kern w:val="0"/><w:szCs w:val="24"/><w:lang w:val="es-CO" w:eastAsia="en-US" w:bidi="ar-SA"/><w:ins w:id="3356" w:author="Unknown Author" w:date="2026-10-30T04:17:53Z"></w:ins></w:rPr></w:pPr><w:ins w:id="3355" w:author="Unknown Author" w:date="2026-10-30T04:17:53Z"><w:r><w:rPr><w:kern w:val="0"/><w:szCs w:val="24"/><w:lang w:val="es-CO" w:eastAsia="en-US" w:bidi="ar-SA"/></w:rPr><w:t>Evidencia del TRL 8: informe de evaluación final con el desempeño de los 100 nodos y acta de entrega a custodios</w:t></w:r></w:ins></w:p></w:tc><w:tc><w:tcPr><w:tcW w:w="2467" w:type="dxa"/><w:tcBorders><w:bottom w:val="single" w:sz="12" w:space="0" w:color="2A3439"/></w:tcBorders></w:tcPr><w:p><w:pPr><w:pStyle w:val="Tabla9"/><w:keepNext w:val="true"/><w:widowControl/><w:jc w:val="left"/><w:rPr><w:kern w:val="0"/><w:szCs w:val="24"/><w:lang w:val="es-CO" w:eastAsia="en-US" w:bidi="ar-SA"/><w:ins w:id="3358" w:author="Unknown Author" w:date="2026-10-30T04:17:53Z"></w:ins></w:rPr></w:pPr><w:ins w:id="3357" w:author="Unknown Author" w:date="2026-10-30T04:17:53Z"><w:r><w:rPr><w:kern w:val="0"/><w:szCs w:val="24"/><w:lang w:val="es-CO" w:eastAsia="en-US" w:bidi="ar-SA"/></w:rPr><w:t>Cierra el proyecto y transfiere la red</w:t></w:r></w:ins></w:p></w:tc><w:tc><w:tcPr><w:tcW w:w="2551" w:type="dxa"/><w:tcBorders><w:bottom w:val="single" w:sz="12" w:space="0" w:color="2A3439"/></w:tcBorders></w:tcPr><w:p><w:pPr><w:pStyle w:val="Tabla9"/><w:keepNext w:val="true"/><w:widowControl/><w:jc w:val="left"/><w:rPr><w:kern w:val="0"/><w:szCs w:val="24"/><w:lang w:val="es-CO" w:eastAsia="en-US" w:bidi="ar-SA"/><w:ins w:id="3360" w:author="Unknown Author" w:date="2026-10-30T04:17:53Z"></w:ins></w:rPr></w:pPr><w:ins w:id="3359" w:author="Unknown Author" w:date="2026-10-30T04:17:53Z"><w:r><w:rPr><w:kern w:val="0"/><w:szCs w:val="24"/><w:lang w:val="es-CO" w:eastAsia="en-US" w:bidi="ar-SA"/></w:rPr><w:t>No hay tramo posterior; el informe final registra el desempeño medido</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727"/><w:gridCol w:w="3208"/><w:gridCol w:w="2467"/><w:gridCol w:w="2551"/></w:tblGrid><w:tr><w:trPr><w:tblHeader w:val="true"/><w:del w:id="3361" w:author="Unknown Author" w:date="2026-10-30T04:17:53Z"/><w:cantSplit w:val="true"/></w:trPr><w:tc><w:tcPr><w:tcW w:w="172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3363" w:author="Unknown Author" w:date="2026-10-30T04:17:53Z"></w:del></w:rPr></w:pPr><w:del w:id="3362" w:author="Unknown Author" w:date="2026-10-30T04:17:53Z"><w:r><w:rPr><w:b/><w:kern w:val="0"/><w:szCs w:val="24"/><w:lang w:val="es-CO" w:eastAsia="en-US" w:bidi="ar-SA"/></w:rPr><w:delText>Compuerta</w:delText></w:r></w:del></w:p></w:tc><w:tc><w:tcPr><w:tcW w:w="320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3365" w:author="Unknown Author" w:date="2026-10-30T04:17:53Z"></w:del></w:rPr></w:pPr><w:del w:id="3364" w:author="Unknown Author" w:date="2026-10-30T04:17:53Z"><w:r><w:rPr><w:b/><w:kern w:val="0"/><w:szCs w:val="24"/><w:lang w:val="es-CO" w:eastAsia="en-US" w:bidi="ar-SA"/></w:rPr><w:delText>Criterios numéricos</w:delText></w:r></w:del></w:p></w:tc><w:tc><w:tcPr><w:tcW w:w="246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3367" w:author="Unknown Author" w:date="2026-10-30T04:17:53Z"></w:del></w:rPr></w:pPr><w:del w:id="3366" w:author="Unknown Author" w:date="2026-10-30T04:17:53Z"><w:r><w:rPr><w:b/><w:kern w:val="0"/><w:szCs w:val="24"/><w:lang w:val="es-CO" w:eastAsia="en-US" w:bidi="ar-SA"/></w:rPr><w:delText>Decisión que habilita</w:delText></w:r></w:del></w:p></w:tc><w:tc><w:tcPr><w:tcW w:w="255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3369" w:author="Unknown Author" w:date="2026-10-30T04:17:53Z"></w:del></w:rPr></w:pPr><w:del w:id="3368" w:author="Unknown Author" w:date="2026-10-30T04:17:53Z"><w:r><w:rPr><w:b/><w:kern w:val="0"/><w:szCs w:val="24"/><w:lang w:val="es-CO" w:eastAsia="en-US" w:bidi="ar-SA"/></w:rPr><w:delText>Si no se cumplen</w:delText></w:r></w:del></w:p></w:tc></w:tr><w:tr><w:trPr><w:del w:id="3370" w:author="Unknown Author" w:date="2026-10-30T04:17:53Z"/><w:cantSplit w:val="true"/></w:trPr><w:tc><w:tcPr><w:tcW w:w="1727" w:type="dxa"/><w:tcBorders></w:tcBorders></w:tcPr><w:p><w:pPr><w:pStyle w:val="Tabla9"/><w:widowControl/><w:jc w:val="left"/><w:rPr><w:kern w:val="0"/><w:szCs w:val="24"/><w:lang w:val="es-CO" w:eastAsia="en-US" w:bidi="ar-SA"/><w:del w:id="3372" w:author="Unknown Author" w:date="2026-10-30T04:17:53Z"></w:del></w:rPr></w:pPr><w:del w:id="3371" w:author="Unknown Author" w:date="2026-10-30T04:17:53Z"><w:r><w:rPr><w:kern w:val="0"/><w:szCs w:val="24"/><w:lang w:val="es-CO" w:eastAsia="en-US" w:bidi="ar-SA"/></w:rPr><w:delText>Compuerta del mes 12</w:delText></w:r></w:del></w:p></w:tc><w:tc><w:tcPr><w:tcW w:w="3208" w:type="dxa"/><w:tcBorders></w:tcBorders></w:tcPr><w:p><w:pPr><w:pStyle w:val="Tabla9"/><w:widowControl/><w:jc w:val="left"/><w:rPr><w:kern w:val="0"/><w:szCs w:val="24"/><w:lang w:val="es-CO" w:eastAsia="en-US" w:bidi="ar-SA"/><w:del w:id="3374" w:author="Unknown Author" w:date="2026-10-30T04:17:53Z"></w:del></w:rPr></w:pPr><w:del w:id="3373" w:author="Unknown Author" w:date="2026-10-30T04:17:53Z"><w:r><w:rPr><w:kern w:val="0"/><w:szCs w:val="24"/><w:lang w:val="es-CO" w:eastAsia="en-US" w:bidi="ar-SA"/></w:rPr><w:delText>R² ≥ 0,70 y NRMSE ≤ 30 % frente a la referencia en el piloto; al menos 50 % de los comités del tramo 1 usa el tablero</w:delText></w:r></w:del></w:p></w:tc><w:tc><w:tcPr><w:tcW w:w="2467" w:type="dxa"/><w:tcBorders></w:tcBorders></w:tcPr><w:p><w:pPr><w:pStyle w:val="Tabla9"/><w:widowControl/><w:jc w:val="left"/><w:rPr><w:kern w:val="0"/><w:szCs w:val="24"/><w:lang w:val="es-CO" w:eastAsia="en-US" w:bidi="ar-SA"/><w:del w:id="3376" w:author="Unknown Author" w:date="2026-10-30T04:17:53Z"></w:del></w:rPr></w:pPr><w:del w:id="3375" w:author="Unknown Author" w:date="2026-10-30T04:17:53Z"><w:r><w:rPr><w:kern w:val="0"/><w:szCs w:val="24"/><w:lang w:val="es-CO" w:eastAsia="en-US" w:bidi="ar-SA"/></w:rPr><w:delText>Libera la compra del tramo 2: 40 nodos y cuatro gateways</w:delText></w:r></w:del></w:p></w:tc><w:tc><w:tcPr><w:tcW w:w="2551" w:type="dxa"/><w:tcBorders></w:tcBorders></w:tcPr><w:p><w:pPr><w:pStyle w:val="Tabla9"/><w:widowControl/><w:jc w:val="left"/><w:rPr><w:kern w:val="0"/><w:szCs w:val="24"/><w:lang w:val="es-CO" w:eastAsia="en-US" w:bidi="ar-SA"/><w:del w:id="3378" w:author="Unknown Author" w:date="2026-10-30T04:17:53Z"></w:del></w:rPr></w:pPr><w:del w:id="3377" w:author="Unknown Author" w:date="2026-10-30T04:17:53Z"><w:r><w:rPr><w:kern w:val="0"/><w:szCs w:val="24"/><w:lang w:val="es-CO" w:eastAsia="en-US" w:bidi="ar-SA"/></w:rPr><w:delText>Ciclo de corrección del modelo antes de liberar el tramo 2</w:delText></w:r></w:del></w:p></w:tc></w:tr><w:tr><w:trPr><w:del w:id="3379" w:author="Unknown Author" w:date="2026-10-30T04:17:53Z"/><w:cantSplit w:val="true"/></w:trPr><w:tc><w:tcPr><w:tcW w:w="1727" w:type="dxa"/><w:tcBorders></w:tcBorders><w:shd w:color="auto" w:fill="F7F7F7" w:val="clear"/></w:tcPr><w:p><w:pPr><w:pStyle w:val="Tabla9"/><w:widowControl/><w:jc w:val="left"/><w:rPr><w:kern w:val="0"/><w:szCs w:val="24"/><w:lang w:val="es-CO" w:eastAsia="en-US" w:bidi="ar-SA"/><w:del w:id="3381" w:author="Unknown Author" w:date="2026-10-30T04:17:53Z"></w:del></w:rPr></w:pPr><w:del w:id="3380" w:author="Unknown Author" w:date="2026-10-30T04:17:53Z"><w:r><w:rPr><w:kern w:val="0"/><w:szCs w:val="24"/><w:lang w:val="es-CO" w:eastAsia="en-US" w:bidi="ar-SA"/></w:rPr><w:delText>Compuerta del mes 17</w:delText></w:r></w:del></w:p></w:tc><w:tc><w:tcPr><w:tcW w:w="3208" w:type="dxa"/><w:tcBorders></w:tcBorders><w:shd w:color="auto" w:fill="F7F7F7" w:val="clear"/></w:tcPr><w:p><w:pPr><w:pStyle w:val="Tabla9"/><w:widowControl/><w:jc w:val="left"/><w:rPr><w:kern w:val="0"/><w:szCs w:val="24"/><w:lang w:val="es-CO" w:eastAsia="en-US" w:bidi="ar-SA"/><w:del w:id="3383" w:author="Unknown Author" w:date="2026-10-30T04:17:53Z"></w:del></w:rPr></w:pPr><w:del w:id="3382" w:author="Unknown Author" w:date="2026-10-30T04:17:53Z"><w:r><w:rPr><w:kern w:val="0"/><w:szCs w:val="24"/><w:lang w:val="es-CO" w:eastAsia="en-US" w:bidi="ar-SA"/></w:rPr><w:delText>Mismos umbrales en los tres departamentos; disponibilidad mensual ≥ 90 %; convenios de custodia con partida</w:delText></w:r></w:del></w:p></w:tc><w:tc><w:tcPr><w:tcW w:w="2467" w:type="dxa"/><w:tcBorders></w:tcBorders><w:shd w:color="auto" w:fill="F7F7F7" w:val="clear"/></w:tcPr><w:p><w:pPr><w:pStyle w:val="Tabla9"/><w:widowControl/><w:jc w:val="left"/><w:rPr><w:kern w:val="0"/><w:szCs w:val="24"/><w:lang w:val="es-CO" w:eastAsia="en-US" w:bidi="ar-SA"/><w:del w:id="3385" w:author="Unknown Author" w:date="2026-10-30T04:17:53Z"></w:del></w:rPr></w:pPr><w:del w:id="3384" w:author="Unknown Author" w:date="2026-10-30T04:17:53Z"><w:r><w:rPr><w:kern w:val="0"/><w:szCs w:val="24"/><w:lang w:val="es-CO" w:eastAsia="en-US" w:bidi="ar-SA"/></w:rPr><w:delText>Libera la compra del tramo 3: 30 nodos y tres gateways</w:delText></w:r></w:del></w:p></w:tc><w:tc><w:tcPr><w:tcW w:w="2551" w:type="dxa"/><w:tcBorders></w:tcBorders><w:shd w:color="auto" w:fill="F7F7F7" w:val="clear"/></w:tcPr><w:p><w:pPr><w:pStyle w:val="Tabla9"/><w:widowControl/><w:jc w:val="left"/><w:rPr><w:kern w:val="0"/><w:szCs w:val="24"/><w:lang w:val="es-CO" w:eastAsia="en-US" w:bidi="ar-SA"/><w:del w:id="3387" w:author="Unknown Author" w:date="2026-10-30T04:17:53Z"></w:del></w:rPr></w:pPr><w:del w:id="3386" w:author="Unknown Author" w:date="2026-10-30T04:17:53Z"><w:r><w:rPr><w:kern w:val="0"/><w:szCs w:val="24"/><w:lang w:val="es-CO" w:eastAsia="en-US" w:bidi="ar-SA"/></w:rPr><w:delText>Ciclo de corrección antes de liberar el tramo 3</w:delText></w:r></w:del></w:p></w:tc></w:tr><w:tr><w:trPr><w:del w:id="3388" w:author="Unknown Author" w:date="2026-10-30T04:17:53Z"/><w:cantSplit w:val="true"/></w:trPr><w:tc><w:tcPr><w:tcW w:w="1727" w:type="dxa"/><w:tcBorders><w:bottom w:val="single" w:sz="12" w:space="0" w:color="2A3439"/></w:tcBorders></w:tcPr><w:p><w:pPr><w:pStyle w:val="Tabla9"/><w:keepNext w:val="true"/><w:widowControl/><w:jc w:val="left"/><w:rPr><w:kern w:val="0"/><w:szCs w:val="24"/><w:lang w:val="es-CO" w:eastAsia="en-US" w:bidi="ar-SA"/><w:del w:id="3390" w:author="Unknown Author" w:date="2026-10-30T04:17:53Z"></w:del></w:rPr></w:pPr><w:del w:id="3389" w:author="Unknown Author" w:date="2026-10-30T04:17:53Z"><w:r><w:rPr><w:kern w:val="0"/><w:szCs w:val="24"/><w:lang w:val="es-CO" w:eastAsia="en-US" w:bidi="ar-SA"/></w:rPr><w:delText>Compuerta del mes 24</w:delText></w:r></w:del></w:p></w:tc><w:tc><w:tcPr><w:tcW w:w="3208" w:type="dxa"/><w:tcBorders><w:bottom w:val="single" w:sz="12" w:space="0" w:color="2A3439"/></w:tcBorders></w:tcPr><w:p><w:pPr><w:pStyle w:val="Tabla9"/><w:keepNext w:val="true"/><w:widowControl/><w:jc w:val="left"/><w:rPr><w:kern w:val="0"/><w:szCs w:val="24"/><w:lang w:val="es-CO" w:eastAsia="en-US" w:bidi="ar-SA"/><w:del w:id="3392" w:author="Unknown Author" w:date="2026-10-30T04:17:53Z"></w:del></w:rPr></w:pPr><w:del w:id="3391" w:author="Unknown Author" w:date="2026-10-30T04:17:53Z"><w:r><w:rPr><w:kern w:val="0"/><w:szCs w:val="24"/><w:lang w:val="es-CO" w:eastAsia="en-US" w:bidi="ar-SA"/></w:rPr><w:delText>Evidencia del TRL 8: informe de evaluación final con el desempeño de los 100 nodos y acta de entrega a custodios</w:delText></w:r></w:del></w:p></w:tc><w:tc><w:tcPr><w:tcW w:w="2467" w:type="dxa"/><w:tcBorders><w:bottom w:val="single" w:sz="12" w:space="0" w:color="2A3439"/></w:tcBorders></w:tcPr><w:p><w:pPr><w:pStyle w:val="Tabla9"/><w:keepNext w:val="true"/><w:widowControl/><w:jc w:val="left"/><w:rPr><w:kern w:val="0"/><w:szCs w:val="24"/><w:lang w:val="es-CO" w:eastAsia="en-US" w:bidi="ar-SA"/><w:del w:id="3394" w:author="Unknown Author" w:date="2026-10-30T04:17:53Z"></w:del></w:rPr></w:pPr><w:del w:id="3393" w:author="Unknown Author" w:date="2026-10-30T04:17:53Z"><w:r><w:rPr><w:kern w:val="0"/><w:szCs w:val="24"/><w:lang w:val="es-CO" w:eastAsia="en-US" w:bidi="ar-SA"/></w:rPr><w:delText>Cierra el proyecto y transfiere la red</w:delText></w:r></w:del></w:p></w:tc><w:tc><w:tcPr><w:tcW w:w="2551" w:type="dxa"/><w:tcBorders><w:bottom w:val="single" w:sz="12" w:space="0" w:color="2A3439"/></w:tcBorders></w:tcPr><w:p><w:pPr><w:pStyle w:val="Tabla9"/><w:keepNext w:val="true"/><w:widowControl/><w:jc w:val="left"/><w:rPr><w:kern w:val="0"/><w:szCs w:val="24"/><w:lang w:val="es-CO" w:eastAsia="en-US" w:bidi="ar-SA"/><w:del w:id="3396" w:author="Unknown Author" w:date="2026-10-30T04:17:53Z"></w:del></w:rPr></w:pPr><w:del w:id="3395" w:author="Unknown Author" w:date="2026-10-30T04:17:53Z"><w:r><w:rPr><w:kern w:val="0"/><w:szCs w:val="24"/><w:lang w:val="es-CO" w:eastAsia="en-US" w:bidi="ar-SA"/></w:rPr><w:delText>No hay tramo posterior; el informe final registra el desempeño medido</w:delText></w:r></w:del></w:p></w:tc></w:tr></w:tbl><w:p><w:pPr><w:pStyle w:val="TablaNota"/><w:rPr></w:rPr></w:pPr><w:r><w:rPr><w:i/><w:iCs/></w:rPr><w:t>Nota.</w:t></w:r><w:r><w:rPr></w:rPr><w:t xml:space="preserve"> Elaboración propia con el cronograma y los hitos del proyecto. Los umbrales de R² y NRMSE se anclan en el protocolo de la EPA (2021) como referencia informativa.</w:t></w:r></w:p><w:p><w:pPr><w:pStyle w:val="BodyText"/><w:rPr></w:rPr></w:pPr><w:bookmarkStart w:id="100" w:name="modelo-de-decisión-del-proyecto"/><w:r><w:rPr></w:rPr><w:t>La Tabla 9.3 convierte la decisión en una regla verificable. La compuerta del mes 12 es la prueba de refutación de la hipótesis principal. Si la corrección en el gateway no alcanza los umbrales en el piloto, el proyecto no amplía la red. La verificación independiente protege la decisión de los sesgos del equipo ejecutor. Una evaluación externa en los meses 12 y 24 revisa los procedimientos y los resultados. Un ensayo con laboratorio externo en el mes 23 respalda el TRL 8.</w:t></w:r><w:bookmarkEnd w:id="100"/></w:p><w:p><w:pPr><w:pStyle w:val="Heading2"/><w:rPr></w:rPr></w:pPr><w:bookmarkStart w:id="101" w:name="marco-de-política-pública"/><w:r><w:rPr></w:rPr><w:t>9.4 Marco de política pública</w:t></w:r></w:p><w:p><w:pPr><w:pStyle w:val="FirstParagraph"/><w:rPr></w:rPr></w:pPr><w:r><w:rPr></w:rPr><w:t>El marco de política pública explica por qué el problema merece atención y desde qué ángulo se formula. Bacchi (2009) sostiene que cada política representa el problema de una manera que condiciona las soluciones posibles. La política de calidad del aire lo representa como un asunto de vigilancia y de gestión ambiental. La política de ciencia lo representa como un asunto de capacidades y de innovación. El proyecto propone un tercer encuadre complementario: la calidad del dato como condición de ambas políticas. Schön y Rein (1994) explican que esos encuadres coexisten y orientan la acción.</w:t></w:r></w:p><w:p><w:pPr><w:pStyle w:val="BodyText"/><w:rPr></w:rPr></w:pPr><w:r><w:rPr></w:rPr><w:t>En el plano nacional, el Consejo Nacional de Política Económica y Social (CONPES) emitió el Documento CONPES 3943 de 2018. Ese documento estableció la política para el mejoramiento de la calidad del aire. El Documento CONPES 4069 de 2021 fijó la política nacional de ciencia, tecnología e innovación 2022-2031. La Misión Internacional de Sabios propuso orientar el país hacia una sociedad del conocimiento (Misión Internacional de Sabios, 2019). La Ley 2294 de 2023 expidió el Plan Nacional de Desarrollo 2022-2026, que sirve de marco general de alineación. La sección 4 desarrolla la alineación con el plan y con los planes territoriales.</w:t></w:r></w:p><w:p><w:pPr><w:pStyle w:val="BodyText"/><w:rPr></w:rPr></w:pPr><w:r><w:rPr></w:rPr><w:t xml:space="preserve">En el plano internacional, el Marco de Sendái orienta la gestión del riesgo de desastres y propone fortalecer los sistemas de alerta temprana (UNDRR, 2015). La Agenda 2030 aporta los Objetivos de Desarrollo Sostenible (ODS) (ONU, 2015). El proyecto contribuye de forma directa a los ODS 9 y 11. Contribuye de forma indirecta a los ODS 3 y 13, según una propuesta de formulación. Las guías de la OMS sirven de contexto para interpretar los niveles medidos (OMS, 2021). Las directrices de la norma ISO 31000 de 2018 orientan el registro de </w:t></w:r><w:ins w:id="3397" w:author="Unknown Author" w:date="2026-10-30T04:17:53Z"><w:r><w:rPr></w:rPr><w:t>21</w:t></w:r></w:ins><w:del w:id="3398" w:author="Unknown Author" w:date="2026-10-30T04:17:53Z"><w:r><w:rPr></w:rPr><w:delText>19</w:delText></w:r></w:del><w:r><w:rPr></w:rPr><w:t xml:space="preserve"> riesgos del proyecto (ISO, 2018).</w:t></w:r></w:p><w:p><w:pPr><w:pStyle w:val="BodyText"/><w:rPr></w:rPr></w:pPr><w:r><w:rPr></w:rPr><w:t>La Convocatoria 56 es en sí un instrumento de política. Su línea temática 5.1 orienta la ciencia, la tecnología y la innovación hacia la gestión anticipada del riesgo y la seguridad de las regiones. El subnumeral 5.1.1 incluye redes inteligentes de sensores para monitoreo ambiental y plataformas interoperables de datos. El subnumeral 5.1.2 incluye gemelos digitales y analítica predictiva (MinCiencias, 2026, numeral 5). El proyecto se inscribe en ambos subnumerales.</w:t></w:r></w:p><w:p><w:pPr><w:pStyle w:val="BodyText"/><w:rPr></w:rPr></w:pPr><w:r><w:rPr></w:rPr><w:t xml:space="preserve">La literatura de implementación ofrece dos posiciones sobre cómo una política llega a la práctica. La posición descendente planifica desde la autoridad central y espera que los niveles inferiores ejecuten. La ascendente parte del punto donde ocurre la acción y reconstruye las capacidades que esa acción exige (Elmore, 1979). Lipsky (1980) refuerza la segunda al mostrar que el personal de primera línea adapta las reglas a su rutina. Dunn (2018) propone evaluar las alternativas con criterios explícitos y evidencia. El proyecto adopta la posición ascendente. Parte de los </w:t></w:r><w:ins w:id="3399" w:author="Unknown Author" w:date="2026-10-30T04:17:53Z"><w:r><w:rPr></w:rPr><w:t>cuatro consejos</w:t></w:r></w:ins><w:del w:id="3400" w:author="Unknown Author" w:date="2026-10-30T04:17:53Z"><w:r><w:rPr></w:rPr><w:delText>15 comités</w:delText></w:r></w:del><w:r><w:rPr></w:rPr><w:t xml:space="preserve"> focalizados y construye hacia atrás el tablero, el protocolo y la formación que ellos necesitan.</w:t></w:r><w:bookmarkEnd w:id="101"/></w:p><w:p><w:pPr><w:pStyle w:val="Heading2"/><w:rPr></w:rPr></w:pPr><w:bookmarkStart w:id="102" w:name="marco-normativo"/><w:r><w:rPr></w:rPr><w:t>9.5 Marco normativo</w:t></w:r></w:p><w:p><w:pPr><w:pStyle w:val="FirstParagraph"/><w:rPr></w:rPr></w:pPr><w:r><w:rPr></w:rPr><w:t>El marco normativo identifica las normas que condicionan el diseño y asigna a cada una una función concreta. La Tabla 9.4 las resume con su contenido, su función y su dato pendiente. La lista usa las normas que los términos de referencia (TdR) citan y las leyes que el proyecto necesita. El Anexo 7 de los TdR complementa esta lista. El equipo debe verificar el texto vigente de cada norma antes de radicar.</w:t></w:r></w:p><w:p><w:pPr><w:pStyle w:val="BodyText"/><w:rPr></w:rPr></w:pPr><w:r><w:rPr></w:rPr><w:t>El Decreto 1261 de 2026, modificado por el Decreto 1348 de 2026, declaró el Estado de Emergencia Económica, Social y Ecológica por grave calamidad pública. Definió además su ámbito territorial. El Decreto Legislativo 1414 de 17 de septiembre de 2026 adoptó medidas transitorias para los proyectos de inversión del Sistema General de Regalías (SGR). Su artículo 6 permite nuevas demandas territoriales sustentadas en reportes oficiales de afectación. Su artículo 7 establece cinco líneas estratégicas. Su parágrafo exige traducir la afectación en una demanda o brecha de ciencia, tecnología e innovación (CTeI) con productos verificables (MinCiencias, 2026, numeral 4). La sola ubicación en un departamento afectado no acredita la relación con la emergencia.</w:t></w:r></w:p><w:p><w:pPr><w:pStyle w:val="BodyText"/><w:rPr></w:rPr></w:pPr><w:r><w:rPr></w:rPr><w:t xml:space="preserve">La Ley 2056 de 2020 regula la organización y el funcionamiento del SGR. Su artículo 53 dispone que los proyectos de CTeI se aprueben mediante convocatorias públicas, abiertas y competitivas. Su artículo 55 rige la vigilancia de la ejecución (MinCiencias, 2026, numerales 1 y 19). El Decreto 1821 de 2020 es el Decreto Único Reglamentario del SGR. Regula la alianza estratégica, el desempeño del proponente, el documento de gobernanza y la vigilancia. El Acuerdo 12 de 2024 de la Comisión Rectora del SGR rige los requisitos y la viabilidad. El Decreto 591 de 1991 tipifica las actividades de ciencia, tecnología e innovación. La Ley 1286 de 2009 fortalece el Sistema Nacional de Ciencia, Tecnología e Innovación (SNCTI). </w:t></w:r><w:ins w:id="3401" w:author="Unknown Author" w:date="2026-10-30T04:17:53Z"><w:r><w:rPr></w:rPr><w:t>Avanciencia,</w:t></w:r></w:ins><w:del w:id="3402" w:author="Unknown Author" w:date="2026-10-30T04:17:53Z"><w:r><w:rPr></w:rPr><w:delText>El</w:delText></w:r></w:del><w:r><w:rPr></w:rPr><w:t xml:space="preserve"> actor del SNCTI de la alianza</w:t></w:r><w:ins w:id="3403" w:author="Unknown Author" w:date="2026-10-30T04:17:53Z"><w:r><w:rPr></w:rPr><w:t>,</w:t></w:r></w:ins><w:r><w:rPr></w:rPr><w:t xml:space="preserve"> debe acreditar su reconocimiento vigente (MinCiencias, 2026, numeral 3).</w:t></w:r></w:p><w:p><w:pPr><w:pStyle w:val="BodyText"/><w:rPr></w:rPr></w:pPr><w:r><w:rPr></w:rPr><w:t xml:space="preserve">La Ley 1523 de 2012 define a quién corresponde decidir. Sus artículos 61 y 64 condicionan dos requisitos habilitantes. Uno es la copia del acto de declaratoria de desastre o calamidad pública. El otro es el certificado del plan de acción específico de rehabilitación y reconstrucción (MinCiencias, 2026, numerales 10.20 y 10.21). El Decreto 1171 de 2026 declaró la situación de desastre de carácter nacional y sirve como primer soporte en los municipios que comprende (Secretaría Técnica de la Convocatoria 56, 2026). Cada requisito debe cubrir todos los lugares de ejecución. El proyecto debe confirmar que el decreto comprende cada municipio </w:t></w:r><w:r><w:rPr><w:color w:val="00B050"/></w:rPr><w:t>[Diligenciar: cobertura del decreto por municipio]</w:t></w:r><w:r><w:rPr></w:rPr><w:t xml:space="preserve">. Aún no cuenta con el segundo soporte </w:t></w:r><w:r><w:rPr><w:color w:val="00B050"/></w:rPr><w:t>[Diligenciar: certificado del plan de acción de cada lugar de ejecución]</w:t></w:r><w:r><w:rPr></w:rPr><w:t>.</w:t></w:r></w:p><w:p><w:pPr><w:pStyle w:val="BodyText"/><w:rPr></w:rPr></w:pPr><w:r><w:rPr></w:rPr><w:t xml:space="preserve">La Resolución 2254 de 2017 adoptó la norma de calidad del aire ambiente. Fija el contexto de interpretación de los niveles de PM2,5 y PM10. Un uso regulatorio exige instrumentos equivalentes a los de referencia y declara cumplimiento de una norma. Un uso informativo acepta sensores de desempeño conocido y no declara cumplimiento. La red de bajo costo del proyecto cumple una función informativa y de apoyo a la alerta. </w:t></w:r><w:ins w:id="3404" w:author="Unknown Author" w:date="2026-10-30T04:17:53Z"><w:r><w:rPr></w:rPr><w:t>El conjunto de referencia, con su muestreador gravimétrico, cumple</w:t></w:r></w:ins><w:del w:id="3405" w:author="Unknown Author" w:date="2026-10-30T04:17:53Z"><w:r><w:rPr></w:rPr><w:delText>Los tres monitores gravimétricos cumplen</w:delText></w:r></w:del><w:r><w:rPr></w:rPr><w:t xml:space="preserve"> la función de contraste.</w:t></w:r></w:p><w:p><w:pPr><w:pStyle w:val="BodyText"/><w:rPr></w:rPr></w:pPr><w:r><w:rPr></w:rPr><w:t>La Ley 1581 de 2012 dicta las disposiciones generales de protección de datos personales. Aplica a los registros de consentimiento y a los datos de contacto de las personas participantes. Los datos ambientales de los nodos no son datos personales. El artículo 169 de la Ley 1955 de 2019 rige la titularidad de los resultados financiados con recursos públicos. El artículo 170 de la Ley 2294 de 2023 lo modificó. El artículo 171 de la Ley 2294 de 2023 rige la ciencia abierta y la gestión de datos (MinCiencias, 2026, numerales 23 y 24). La Decisión 486 de la Comunidad Andina establece el régimen común de propiedad industrial y fundamenta la consulta de libertad de operación.</w:t></w:r></w:p><w:p><w:pPr><w:pStyle w:val="BodyText"/><w:rPr></w:rPr></w:pPr><w:r><w:rPr></w:rPr><w:t xml:space="preserve">El modelo de corrección, el gemelo digital y el modelo sustituto del gemelo predictivo usan aprendizaje supervisado. Por eso aplica la exigencia de analítica avanzada de los TdR (MinCiencias, 2026, numeral 24). El proyecto documenta la procedencia y la autorización de los datos, que provienen de sus propios nodos, referencias y campañas de medición en demoliciones. Documenta el método de validación, que es la colocalización con validación por </w:t></w:r><w:ins w:id="3406" w:author="Unknown Author" w:date="2026-10-30T04:17:53Z"><w:r><w:rPr></w:rPr><w:t>municipio</w:t></w:r></w:ins><w:del w:id="3407" w:author="Unknown Author" w:date="2026-10-30T04:17:53Z"><w:r><w:rPr></w:rPr><w:delText>departamento</w:delText></w:r></w:del><w:r><w:rPr></w:rPr><w:t xml:space="preserve"> y, para el modelo predictivo, la comparación con mediciones de eventos reales. Documenta las medidas de seguridad, con auditorías externas de ciberseguridad. Documenta los criterios de desempeño y la supervisión humana, porque los </w:t></w:r><w:ins w:id="3408" w:author="Unknown Author" w:date="2026-10-30T04:17:53Z"><w:r><w:rPr></w:rPr><w:t>consejos</w:t></w:r></w:ins><w:del w:id="3409" w:author="Unknown Author" w:date="2026-10-30T04:17:53Z"><w:r><w:rPr></w:rPr><w:delText>comités</w:delText></w:r></w:del><w:r><w:rPr></w:rPr><w:t xml:space="preserve"> deciden y una evaluación externa revisa los resultados.</w:t></w:r></w:p><w:p><w:pPr><w:pStyle w:val="TablaRotulo"/><w:rPr></w:rPr></w:pPr><w:bookmarkStart w:id="103" w:name="rot_Tabla_9_4"/><w:r><w:rPr><w:b/><w:bCs/></w:rPr><w:t>Tabla 9.4</w:t></w:r><w:bookmarkEnd w:id="103"/></w:p><w:p><w:pPr><w:pStyle w:val="TablaTitulo"/><w:rPr></w:rPr></w:pPr><w:r><w:rPr><w:i/><w:iCs/></w:rPr><w:t>Marco normativo aplicable al proyecto, función y dato pendiente</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405"/><w:gridCol w:w="2572"/><w:gridCol w:w="2571"/><w:gridCol w:w="2405"/></w:tblGrid><w:tr><w:trPr><w:tblHeader w:val="true"/><w:ins w:id="3410" w:author="Unknown Author" w:date="2026-10-30T04:17:53Z"/><w:cantSplit w:val="true"/></w:trPr><w:tc><w:tcPr><w:tcW w:w="240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3412" w:author="Unknown Author" w:date="2026-10-30T04:17:53Z"></w:ins></w:rPr></w:pPr><w:ins w:id="3411" w:author="Unknown Author" w:date="2026-10-30T04:17:53Z"><w:r><w:rPr><w:b/><w:kern w:val="0"/><w:szCs w:val="24"/><w:lang w:val="es-CO" w:eastAsia="en-US" w:bidi="ar-SA"/></w:rPr><w:t>Norma</w:t></w:r></w:ins></w:p></w:tc><w:tc><w:tcPr><w:tcW w:w="257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3414" w:author="Unknown Author" w:date="2026-10-30T04:17:53Z"></w:ins></w:rPr></w:pPr><w:ins w:id="3413" w:author="Unknown Author" w:date="2026-10-30T04:17:53Z"><w:r><w:rPr><w:b/><w:kern w:val="0"/><w:szCs w:val="24"/><w:lang w:val="es-CO" w:eastAsia="en-US" w:bidi="ar-SA"/></w:rPr><w:t>Contenido que aplica</w:t></w:r></w:ins></w:p></w:tc><w:tc><w:tcPr><w:tcW w:w="257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3416" w:author="Unknown Author" w:date="2026-10-30T04:17:53Z"></w:ins></w:rPr></w:pPr><w:ins w:id="3415" w:author="Unknown Author" w:date="2026-10-30T04:17:53Z"><w:r><w:rPr><w:b/><w:kern w:val="0"/><w:szCs w:val="24"/><w:lang w:val="es-CO" w:eastAsia="en-US" w:bidi="ar-SA"/></w:rPr><w:t>Función en el proyecto</w:t></w:r></w:ins></w:p></w:tc><w:tc><w:tcPr><w:tcW w:w="240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3418" w:author="Unknown Author" w:date="2026-10-30T04:17:53Z"></w:ins></w:rPr></w:pPr><w:ins w:id="3417" w:author="Unknown Author" w:date="2026-10-30T04:17:53Z"><w:r><w:rPr><w:b/><w:kern w:val="0"/><w:szCs w:val="24"/><w:lang w:val="es-CO" w:eastAsia="en-US" w:bidi="ar-SA"/></w:rPr><w:t>Dato pendiente</w:t></w:r></w:ins></w:p></w:tc></w:tr><w:tr><w:trPr><w:ins w:id="3419" w:author="Unknown Author" w:date="2026-10-30T04:17:53Z"/><w:cantSplit w:val="true"/></w:trPr><w:tc><w:tcPr><w:tcW w:w="2405" w:type="dxa"/><w:tcBorders></w:tcBorders></w:tcPr><w:p><w:pPr><w:pStyle w:val="Tabla9"/><w:widowControl/><w:jc w:val="left"/><w:rPr><w:kern w:val="0"/><w:szCs w:val="24"/><w:lang w:val="es-CO" w:eastAsia="en-US" w:bidi="ar-SA"/><w:ins w:id="3421" w:author="Unknown Author" w:date="2026-10-30T04:17:53Z"></w:ins></w:rPr></w:pPr><w:ins w:id="3420" w:author="Unknown Author" w:date="2026-10-30T04:17:53Z"><w:r><w:rPr><w:kern w:val="0"/><w:szCs w:val="24"/><w:lang w:val="es-CO" w:eastAsia="en-US" w:bidi="ar-SA"/></w:rPr><w:t>Decreto 1261 de 2026, modificado por el Decreto 1348 de 2026</w:t></w:r></w:ins></w:p></w:tc><w:tc><w:tcPr><w:tcW w:w="2572" w:type="dxa"/><w:tcBorders></w:tcBorders></w:tcPr><w:p><w:pPr><w:pStyle w:val="Tabla9"/><w:widowControl/><w:jc w:val="left"/><w:rPr><w:kern w:val="0"/><w:szCs w:val="24"/><w:lang w:val="es-CO" w:eastAsia="en-US" w:bidi="ar-SA"/><w:ins w:id="3423" w:author="Unknown Author" w:date="2026-10-30T04:17:53Z"></w:ins></w:rPr></w:pPr><w:ins w:id="3422" w:author="Unknown Author" w:date="2026-10-30T04:17:53Z"><w:r><w:rPr><w:kern w:val="0"/><w:szCs w:val="24"/><w:lang w:val="es-CO" w:eastAsia="en-US" w:bidi="ar-SA"/></w:rPr><w:t>Estado de Emergencia Económica, Social y Ecológica; ámbito de 16 departamentos</w:t></w:r></w:ins></w:p></w:tc><w:tc><w:tcPr><w:tcW w:w="2571" w:type="dxa"/><w:tcBorders></w:tcBorders></w:tcPr><w:p><w:pPr><w:pStyle w:val="Tabla9"/><w:widowControl/><w:jc w:val="left"/><w:rPr><w:kern w:val="0"/><w:szCs w:val="24"/><w:lang w:val="es-CO" w:eastAsia="en-US" w:bidi="ar-SA"/><w:ins w:id="3425" w:author="Unknown Author" w:date="2026-10-30T04:17:53Z"></w:ins></w:rPr></w:pPr><w:ins w:id="3424" w:author="Unknown Author" w:date="2026-10-30T04:17:53Z"><w:r><w:rPr><w:kern w:val="0"/><w:szCs w:val="24"/><w:lang w:val="es-CO" w:eastAsia="en-US" w:bidi="ar-SA"/></w:rPr><w:t>Delimita los territorios afectados, entre ellos Caldas y Quindío</w:t></w:r></w:ins></w:p></w:tc><w:tc><w:tcPr><w:tcW w:w="2405" w:type="dxa"/><w:tcBorders></w:tcBorders></w:tcPr><w:p><w:pPr><w:pStyle w:val="Tabla9"/><w:widowControl/><w:jc w:val="left"/><w:rPr><w:kern w:val="0"/><w:szCs w:val="24"/><w:lang w:val="es-CO" w:eastAsia="en-US" w:bidi="ar-SA"/><w:ins w:id="3427" w:author="Unknown Author" w:date="2026-10-30T04:17:53Z"></w:ins></w:rPr></w:pPr><w:ins w:id="3426" w:author="Unknown Author" w:date="2026-10-30T04:17:53Z"><w:r><w:rPr><w:color w:val="00B050"/><w:kern w:val="0"/><w:szCs w:val="24"/><w:lang w:val="es-CO" w:eastAsia="en-US" w:bidi="ar-SA"/></w:rPr><w:t>[Diligenciar: reporte oficial de afectación del sismo]</w:t></w:r></w:ins></w:p></w:tc></w:tr><w:tr><w:trPr><w:ins w:id="3428" w:author="Unknown Author" w:date="2026-10-30T04:17:53Z"/><w:cantSplit w:val="true"/></w:trPr><w:tc><w:tcPr><w:tcW w:w="2405" w:type="dxa"/><w:tcBorders></w:tcBorders><w:shd w:color="auto" w:fill="F7F7F7" w:val="clear"/></w:tcPr><w:p><w:pPr><w:pStyle w:val="Tabla9"/><w:widowControl/><w:jc w:val="left"/><w:rPr><w:kern w:val="0"/><w:szCs w:val="24"/><w:lang w:val="es-CO" w:eastAsia="en-US" w:bidi="ar-SA"/><w:ins w:id="3430" w:author="Unknown Author" w:date="2026-10-30T04:17:53Z"></w:ins></w:rPr></w:pPr><w:ins w:id="3429" w:author="Unknown Author" w:date="2026-10-30T04:17:53Z"><w:r><w:rPr><w:kern w:val="0"/><w:szCs w:val="24"/><w:lang w:val="es-CO" w:eastAsia="en-US" w:bidi="ar-SA"/></w:rPr><w:t>Decreto 1171 de 2026</w:t></w:r></w:ins></w:p></w:tc><w:tc><w:tcPr><w:tcW w:w="2572" w:type="dxa"/><w:tcBorders></w:tcBorders><w:shd w:color="auto" w:fill="F7F7F7" w:val="clear"/></w:tcPr><w:p><w:pPr><w:pStyle w:val="Tabla9"/><w:widowControl/><w:jc w:val="left"/><w:rPr><w:kern w:val="0"/><w:szCs w:val="24"/><w:lang w:val="es-CO" w:eastAsia="en-US" w:bidi="ar-SA"/><w:ins w:id="3432" w:author="Unknown Author" w:date="2026-10-30T04:17:53Z"></w:ins></w:rPr></w:pPr><w:ins w:id="3431" w:author="Unknown Author" w:date="2026-10-30T04:17:53Z"><w:r><w:rPr><w:kern w:val="0"/><w:szCs w:val="24"/><w:lang w:val="es-CO" w:eastAsia="en-US" w:bidi="ar-SA"/></w:rPr><w:t>Declaratoria de la situación de desastre de carácter nacional</w:t></w:r></w:ins></w:p></w:tc><w:tc><w:tcPr><w:tcW w:w="2571" w:type="dxa"/><w:tcBorders></w:tcBorders><w:shd w:color="auto" w:fill="F7F7F7" w:val="clear"/></w:tcPr><w:p><w:pPr><w:pStyle w:val="Tabla9"/><w:widowControl/><w:jc w:val="left"/><w:rPr><w:kern w:val="0"/><w:szCs w:val="24"/><w:lang w:val="es-CO" w:eastAsia="en-US" w:bidi="ar-SA"/><w:ins w:id="3434" w:author="Unknown Author" w:date="2026-10-30T04:17:53Z"></w:ins></w:rPr></w:pPr><w:ins w:id="3433" w:author="Unknown Author" w:date="2026-10-30T04:17:53Z"><w:r><w:rPr><w:kern w:val="0"/><w:szCs w:val="24"/><w:lang w:val="es-CO" w:eastAsia="en-US" w:bidi="ar-SA"/></w:rPr><w:t>Sustenta el numeral 10.20 en los municipios que comprende</w:t></w:r></w:ins></w:p></w:tc><w:tc><w:tcPr><w:tcW w:w="2405" w:type="dxa"/><w:tcBorders></w:tcBorders><w:shd w:color="auto" w:fill="F7F7F7" w:val="clear"/></w:tcPr><w:p><w:pPr><w:pStyle w:val="Tabla9"/><w:widowControl/><w:jc w:val="left"/><w:rPr><w:kern w:val="0"/><w:szCs w:val="24"/><w:lang w:val="es-CO" w:eastAsia="en-US" w:bidi="ar-SA"/><w:ins w:id="3436" w:author="Unknown Author" w:date="2026-10-30T04:17:53Z"></w:ins></w:rPr></w:pPr><w:ins w:id="3435" w:author="Unknown Author" w:date="2026-10-30T04:17:53Z"><w:r><w:rPr><w:color w:val="00B050"/><w:kern w:val="0"/><w:szCs w:val="24"/><w:lang w:val="es-CO" w:eastAsia="en-US" w:bidi="ar-SA"/></w:rPr><w:t>[Diligenciar: cobertura del decreto por municipio]</w:t></w:r></w:ins></w:p></w:tc></w:tr><w:tr><w:trPr><w:ins w:id="3437" w:author="Unknown Author" w:date="2026-10-30T04:17:53Z"/><w:cantSplit w:val="true"/></w:trPr><w:tc><w:tcPr><w:tcW w:w="2405" w:type="dxa"/><w:tcBorders></w:tcBorders></w:tcPr><w:p><w:pPr><w:pStyle w:val="Tabla9"/><w:widowControl/><w:jc w:val="left"/><w:rPr><w:kern w:val="0"/><w:szCs w:val="24"/><w:lang w:val="es-CO" w:eastAsia="en-US" w:bidi="ar-SA"/><w:ins w:id="3439" w:author="Unknown Author" w:date="2026-10-30T04:17:53Z"></w:ins></w:rPr></w:pPr><w:ins w:id="3438" w:author="Unknown Author" w:date="2026-10-30T04:17:53Z"><w:r><w:rPr><w:kern w:val="0"/><w:szCs w:val="24"/><w:lang w:val="es-CO" w:eastAsia="en-US" w:bidi="ar-SA"/></w:rPr><w:t>Decreto Legislativo 1414 de 2026</w:t></w:r></w:ins></w:p></w:tc><w:tc><w:tcPr><w:tcW w:w="2572" w:type="dxa"/><w:tcBorders></w:tcBorders></w:tcPr><w:p><w:pPr><w:pStyle w:val="Tabla9"/><w:widowControl/><w:jc w:val="left"/><w:rPr><w:kern w:val="0"/><w:szCs w:val="24"/><w:lang w:val="es-CO" w:eastAsia="en-US" w:bidi="ar-SA"/><w:ins w:id="3441" w:author="Unknown Author" w:date="2026-10-30T04:17:53Z"></w:ins></w:rPr></w:pPr><w:ins w:id="3440" w:author="Unknown Author" w:date="2026-10-30T04:17:53Z"><w:r><w:rPr><w:kern w:val="0"/><w:szCs w:val="24"/><w:lang w:val="es-CO" w:eastAsia="en-US" w:bidi="ar-SA"/></w:rPr><w:t>Medidas transitorias para proyectos del SGR; artículos 2, 6 y 7</w:t></w:r></w:ins></w:p></w:tc><w:tc><w:tcPr><w:tcW w:w="2571" w:type="dxa"/><w:tcBorders></w:tcBorders></w:tcPr><w:p><w:pPr><w:pStyle w:val="Tabla9"/><w:widowControl/><w:jc w:val="left"/><w:rPr><w:kern w:val="0"/><w:szCs w:val="24"/><w:lang w:val="es-CO" w:eastAsia="en-US" w:bidi="ar-SA"/><w:ins w:id="3443" w:author="Unknown Author" w:date="2026-10-30T04:17:53Z"></w:ins></w:rPr></w:pPr><w:ins w:id="3442" w:author="Unknown Author" w:date="2026-10-30T04:17:53Z"><w:r><w:rPr><w:kern w:val="0"/><w:szCs w:val="24"/><w:lang w:val="es-CO" w:eastAsia="en-US" w:bidi="ar-SA"/></w:rPr><w:t>Habilita nuevas demandas, fija las líneas estratégicas y exige productos verificables</w:t></w:r></w:ins></w:p></w:tc><w:tc><w:tcPr><w:tcW w:w="2405" w:type="dxa"/><w:tcBorders></w:tcBorders></w:tcPr><w:p><w:pPr><w:pStyle w:val="Tabla9"/><w:widowControl/><w:jc w:val="left"/><w:rPr><w:kern w:val="0"/><w:szCs w:val="24"/><w:lang w:val="es-CO" w:eastAsia="en-US" w:bidi="ar-SA"/><w:ins w:id="3445" w:author="Unknown Author" w:date="2026-10-30T04:17:53Z"></w:ins></w:rPr></w:pPr><w:ins w:id="3444" w:author="Unknown Author" w:date="2026-10-30T04:17:53Z"><w:r><w:rPr><w:color w:val="00B050"/><w:kern w:val="0"/><w:szCs w:val="24"/><w:lang w:val="es-CO" w:eastAsia="en-US" w:bidi="ar-SA"/></w:rPr><w:t>[Diligenciar: código de la demanda en el Anexo 4]</w:t></w:r></w:ins></w:p></w:tc></w:tr><w:tr><w:trPr><w:ins w:id="3446" w:author="Unknown Author" w:date="2026-10-30T04:17:53Z"/><w:cantSplit w:val="true"/></w:trPr><w:tc><w:tcPr><w:tcW w:w="2405" w:type="dxa"/><w:tcBorders></w:tcBorders><w:shd w:color="auto" w:fill="F7F7F7" w:val="clear"/></w:tcPr><w:p><w:pPr><w:pStyle w:val="Tabla9"/><w:widowControl/><w:jc w:val="left"/><w:rPr><w:kern w:val="0"/><w:szCs w:val="24"/><w:lang w:val="es-CO" w:eastAsia="en-US" w:bidi="ar-SA"/><w:ins w:id="3448" w:author="Unknown Author" w:date="2026-10-30T04:17:53Z"></w:ins></w:rPr></w:pPr><w:ins w:id="3447" w:author="Unknown Author" w:date="2026-10-30T04:17:53Z"><w:r><w:rPr><w:kern w:val="0"/><w:szCs w:val="24"/><w:lang w:val="es-CO" w:eastAsia="en-US" w:bidi="ar-SA"/></w:rPr><w:t>Ley 2056 de 2020</w:t></w:r></w:ins></w:p></w:tc><w:tc><w:tcPr><w:tcW w:w="2572" w:type="dxa"/><w:tcBorders></w:tcBorders><w:shd w:color="auto" w:fill="F7F7F7" w:val="clear"/></w:tcPr><w:p><w:pPr><w:pStyle w:val="Tabla9"/><w:widowControl/><w:jc w:val="left"/><w:rPr><w:kern w:val="0"/><w:szCs w:val="24"/><w:lang w:val="es-CO" w:eastAsia="en-US" w:bidi="ar-SA"/><w:ins w:id="3450" w:author="Unknown Author" w:date="2026-10-30T04:17:53Z"></w:ins></w:rPr></w:pPr><w:ins w:id="3449" w:author="Unknown Author" w:date="2026-10-30T04:17:53Z"><w:r><w:rPr><w:kern w:val="0"/><w:szCs w:val="24"/><w:lang w:val="es-CO" w:eastAsia="en-US" w:bidi="ar-SA"/></w:rPr><w:t>Régimen del SGR; artículos 53 y 55</w:t></w:r></w:ins></w:p></w:tc><w:tc><w:tcPr><w:tcW w:w="2571" w:type="dxa"/><w:tcBorders></w:tcBorders><w:shd w:color="auto" w:fill="F7F7F7" w:val="clear"/></w:tcPr><w:p><w:pPr><w:pStyle w:val="Tabla9"/><w:widowControl/><w:jc w:val="left"/><w:rPr><w:kern w:val="0"/><w:szCs w:val="24"/><w:lang w:val="es-CO" w:eastAsia="en-US" w:bidi="ar-SA"/><w:ins w:id="3452" w:author="Unknown Author" w:date="2026-10-30T04:17:53Z"></w:ins></w:rPr></w:pPr><w:ins w:id="3451" w:author="Unknown Author" w:date="2026-10-30T04:17:53Z"><w:r><w:rPr><w:kern w:val="0"/><w:szCs w:val="24"/><w:lang w:val="es-CO" w:eastAsia="en-US" w:bidi="ar-SA"/></w:rPr><w:t>Fuente de financiación y régimen de vigilancia</w:t></w:r></w:ins></w:p></w:tc><w:tc><w:tcPr><w:tcW w:w="2405" w:type="dxa"/><w:tcBorders></w:tcBorders><w:shd w:color="auto" w:fill="F7F7F7" w:val="clear"/></w:tcPr><w:p><w:pPr><w:pStyle w:val="Tabla9"/><w:widowControl/><w:jc w:val="left"/><w:rPr><w:kern w:val="0"/><w:szCs w:val="24"/><w:lang w:val="es-CO" w:eastAsia="en-US" w:bidi="ar-SA"/><w:ins w:id="3454" w:author="Unknown Author" w:date="2026-10-30T04:17:53Z"></w:ins></w:rPr></w:pPr><w:ins w:id="3453" w:author="Unknown Author" w:date="2026-10-30T04:17:53Z"><w:r><w:rPr><w:kern w:val="0"/><w:szCs w:val="24"/><w:lang w:val="es-CO" w:eastAsia="en-US" w:bidi="ar-SA"/></w:rPr><w:t>Sin dato pendiente</w:t></w:r></w:ins></w:p></w:tc></w:tr><w:tr><w:trPr><w:ins w:id="3455" w:author="Unknown Author" w:date="2026-10-30T04:17:53Z"/><w:cantSplit w:val="true"/></w:trPr><w:tc><w:tcPr><w:tcW w:w="2405" w:type="dxa"/><w:tcBorders></w:tcBorders></w:tcPr><w:p><w:pPr><w:pStyle w:val="Tabla9"/><w:widowControl/><w:jc w:val="left"/><w:rPr><w:kern w:val="0"/><w:szCs w:val="24"/><w:lang w:val="es-CO" w:eastAsia="en-US" w:bidi="ar-SA"/><w:ins w:id="3457" w:author="Unknown Author" w:date="2026-10-30T04:17:53Z"></w:ins></w:rPr></w:pPr><w:ins w:id="3456" w:author="Unknown Author" w:date="2026-10-30T04:17:53Z"><w:r><w:rPr><w:kern w:val="0"/><w:szCs w:val="24"/><w:lang w:val="es-CO" w:eastAsia="en-US" w:bidi="ar-SA"/></w:rPr><w:t>Decreto 1821 de 2020</w:t></w:r></w:ins></w:p></w:tc><w:tc><w:tcPr><w:tcW w:w="2572" w:type="dxa"/><w:tcBorders></w:tcBorders></w:tcPr><w:p><w:pPr><w:pStyle w:val="Tabla9"/><w:widowControl/><w:jc w:val="left"/><w:rPr><w:kern w:val="0"/><w:szCs w:val="24"/><w:lang w:val="es-CO" w:eastAsia="en-US" w:bidi="ar-SA"/><w:ins w:id="3459" w:author="Unknown Author" w:date="2026-10-30T04:17:53Z"></w:ins></w:rPr></w:pPr><w:ins w:id="3458" w:author="Unknown Author" w:date="2026-10-30T04:17:53Z"><w:r><w:rPr><w:kern w:val="0"/><w:szCs w:val="24"/><w:lang w:val="es-CO" w:eastAsia="en-US" w:bidi="ar-SA"/></w:rPr><w:t>Decreto Único Reglamentario del SGR; artículos 1.2.3.2.2, 1.2.1.2.29, 1.2.3.1.1 y 1.2.3.3.2</w:t></w:r></w:ins></w:p></w:tc><w:tc><w:tcPr><w:tcW w:w="2571" w:type="dxa"/><w:tcBorders></w:tcBorders></w:tcPr><w:p><w:pPr><w:pStyle w:val="Tabla9"/><w:widowControl/><w:jc w:val="left"/><w:rPr><w:kern w:val="0"/><w:szCs w:val="24"/><w:lang w:val="es-CO" w:eastAsia="en-US" w:bidi="ar-SA"/><w:ins w:id="3461" w:author="Unknown Author" w:date="2026-10-30T04:17:53Z"></w:ins></w:rPr></w:pPr><w:ins w:id="3460" w:author="Unknown Author" w:date="2026-10-30T04:17:53Z"><w:r><w:rPr><w:kern w:val="0"/><w:szCs w:val="24"/><w:lang w:val="es-CO" w:eastAsia="en-US" w:bidi="ar-SA"/></w:rPr><w:t>Alianza, desempeño del proponente, gobernanza y vigilancia</w:t></w:r></w:ins></w:p></w:tc><w:tc><w:tcPr><w:tcW w:w="2405" w:type="dxa"/><w:tcBorders></w:tcBorders></w:tcPr><w:p><w:pPr><w:pStyle w:val="Tabla9"/><w:widowControl/><w:jc w:val="left"/><w:rPr><w:kern w:val="0"/><w:szCs w:val="24"/><w:lang w:val="es-CO" w:eastAsia="en-US" w:bidi="ar-SA"/><w:ins w:id="3463" w:author="Unknown Author" w:date="2026-10-30T04:17:53Z"></w:ins></w:rPr></w:pPr><w:ins w:id="3462" w:author="Unknown Author" w:date="2026-10-30T04:17:53Z"><w:r><w:rPr><w:color w:val="00B050"/><w:kern w:val="0"/><w:szCs w:val="24"/><w:lang w:val="es-CO" w:eastAsia="en-US" w:bidi="ar-SA"/></w:rPr><w:t>[Diligenciar: nombres de las entidades de la alianza]</w:t></w:r></w:ins></w:p></w:tc></w:tr><w:tr><w:trPr><w:ins w:id="3464" w:author="Unknown Author" w:date="2026-10-30T04:17:53Z"/><w:cantSplit w:val="true"/></w:trPr><w:tc><w:tcPr><w:tcW w:w="2405" w:type="dxa"/><w:tcBorders></w:tcBorders><w:shd w:color="auto" w:fill="F7F7F7" w:val="clear"/></w:tcPr><w:p><w:pPr><w:pStyle w:val="Tabla9"/><w:widowControl/><w:jc w:val="left"/><w:rPr><w:kern w:val="0"/><w:szCs w:val="24"/><w:lang w:val="es-CO" w:eastAsia="en-US" w:bidi="ar-SA"/><w:ins w:id="3466" w:author="Unknown Author" w:date="2026-10-30T04:17:53Z"></w:ins></w:rPr></w:pPr><w:ins w:id="3465" w:author="Unknown Author" w:date="2026-10-30T04:17:53Z"><w:r><w:rPr><w:kern w:val="0"/><w:szCs w:val="24"/><w:lang w:val="es-CO" w:eastAsia="en-US" w:bidi="ar-SA"/></w:rPr><w:t>Acuerdo 12 de 2024 de la Comisión Rectora del SGR</w:t></w:r></w:ins></w:p></w:tc><w:tc><w:tcPr><w:tcW w:w="2572" w:type="dxa"/><w:tcBorders></w:tcBorders><w:shd w:color="auto" w:fill="F7F7F7" w:val="clear"/></w:tcPr><w:p><w:pPr><w:pStyle w:val="Tabla9"/><w:widowControl/><w:jc w:val="left"/><w:rPr><w:kern w:val="0"/><w:szCs w:val="24"/><w:lang w:val="es-CO" w:eastAsia="en-US" w:bidi="ar-SA"/><w:ins w:id="3468" w:author="Unknown Author" w:date="2026-10-30T04:17:53Z"></w:ins></w:rPr></w:pPr><w:ins w:id="3467" w:author="Unknown Author" w:date="2026-10-30T04:17:53Z"><w:r><w:rPr><w:kern w:val="0"/><w:szCs w:val="24"/><w:lang w:val="es-CO" w:eastAsia="en-US" w:bidi="ar-SA"/></w:rPr><w:t>Requisitos y viabilidad de proyectos</w:t></w:r></w:ins></w:p></w:tc><w:tc><w:tcPr><w:tcW w:w="2571" w:type="dxa"/><w:tcBorders></w:tcBorders><w:shd w:color="auto" w:fill="F7F7F7" w:val="clear"/></w:tcPr><w:p><w:pPr><w:pStyle w:val="Tabla9"/><w:widowControl/><w:jc w:val="left"/><w:rPr><w:kern w:val="0"/><w:szCs w:val="24"/><w:lang w:val="es-CO" w:eastAsia="en-US" w:bidi="ar-SA"/><w:ins w:id="3470" w:author="Unknown Author" w:date="2026-10-30T04:17:53Z"></w:ins></w:rPr></w:pPr><w:ins w:id="3469" w:author="Unknown Author" w:date="2026-10-30T04:17:53Z"><w:r><w:rPr><w:kern w:val="0"/><w:szCs w:val="24"/><w:lang w:val="es-CO" w:eastAsia="en-US" w:bidi="ar-SA"/></w:rPr><w:t>Define las etapas de verificación de requisitos</w:t></w:r></w:ins></w:p></w:tc><w:tc><w:tcPr><w:tcW w:w="2405" w:type="dxa"/><w:tcBorders></w:tcBorders><w:shd w:color="auto" w:fill="F7F7F7" w:val="clear"/></w:tcPr><w:p><w:pPr><w:pStyle w:val="Tabla9"/><w:widowControl/><w:jc w:val="left"/><w:rPr><w:kern w:val="0"/><w:szCs w:val="24"/><w:lang w:val="es-CO" w:eastAsia="en-US" w:bidi="ar-SA"/><w:ins w:id="3472" w:author="Unknown Author" w:date="2026-10-30T04:17:53Z"></w:ins></w:rPr></w:pPr><w:ins w:id="3471" w:author="Unknown Author" w:date="2026-10-30T04:17:53Z"><w:r><w:rPr><w:kern w:val="0"/><w:szCs w:val="24"/><w:lang w:val="es-CO" w:eastAsia="en-US" w:bidi="ar-SA"/></w:rPr><w:t>Sin dato pendiente</w:t></w:r></w:ins></w:p></w:tc></w:tr><w:tr><w:trPr><w:ins w:id="3473" w:author="Unknown Author" w:date="2026-10-30T04:17:53Z"/><w:cantSplit w:val="true"/></w:trPr><w:tc><w:tcPr><w:tcW w:w="2405" w:type="dxa"/><w:tcBorders></w:tcBorders></w:tcPr><w:p><w:pPr><w:pStyle w:val="Tabla9"/><w:widowControl/><w:jc w:val="left"/><w:rPr><w:kern w:val="0"/><w:szCs w:val="24"/><w:lang w:val="es-CO" w:eastAsia="en-US" w:bidi="ar-SA"/><w:ins w:id="3475" w:author="Unknown Author" w:date="2026-10-30T04:17:53Z"></w:ins></w:rPr></w:pPr><w:ins w:id="3474" w:author="Unknown Author" w:date="2026-10-30T04:17:53Z"><w:r><w:rPr><w:kern w:val="0"/><w:szCs w:val="24"/><w:lang w:val="es-CO" w:eastAsia="en-US" w:bidi="ar-SA"/></w:rPr><w:t>Decreto 591 de 1991</w:t></w:r></w:ins></w:p></w:tc><w:tc><w:tcPr><w:tcW w:w="2572" w:type="dxa"/><w:tcBorders></w:tcBorders></w:tcPr><w:p><w:pPr><w:pStyle w:val="Tabla9"/><w:widowControl/><w:jc w:val="left"/><w:rPr><w:kern w:val="0"/><w:szCs w:val="24"/><w:lang w:val="es-CO" w:eastAsia="en-US" w:bidi="ar-SA"/><w:ins w:id="3477" w:author="Unknown Author" w:date="2026-10-30T04:17:53Z"></w:ins></w:rPr></w:pPr><w:ins w:id="3476" w:author="Unknown Author" w:date="2026-10-30T04:17:53Z"><w:r><w:rPr><w:kern w:val="0"/><w:szCs w:val="24"/><w:lang w:val="es-CO" w:eastAsia="en-US" w:bidi="ar-SA"/></w:rPr><w:t>Actividades de ciencia, tecnología e innovación; artículo 2</w:t></w:r></w:ins></w:p></w:tc><w:tc><w:tcPr><w:tcW w:w="2571" w:type="dxa"/><w:tcBorders></w:tcBorders></w:tcPr><w:p><w:pPr><w:pStyle w:val="Tabla9"/><w:widowControl/><w:jc w:val="left"/><w:rPr><w:kern w:val="0"/><w:szCs w:val="24"/><w:lang w:val="es-CO" w:eastAsia="en-US" w:bidi="ar-SA"/><w:ins w:id="3479" w:author="Unknown Author" w:date="2026-10-30T04:17:53Z"></w:ins></w:rPr></w:pPr><w:ins w:id="3478" w:author="Unknown Author" w:date="2026-10-30T04:17:53Z"><w:r><w:rPr><w:kern w:val="0"/><w:szCs w:val="24"/><w:lang w:val="es-CO" w:eastAsia="en-US" w:bidi="ar-SA"/></w:rPr><w:t>Tipifica las actividades del proyecto</w:t></w:r></w:ins></w:p></w:tc><w:tc><w:tcPr><w:tcW w:w="2405" w:type="dxa"/><w:tcBorders></w:tcBorders></w:tcPr><w:p><w:pPr><w:pStyle w:val="Tabla9"/><w:widowControl/><w:jc w:val="left"/><w:rPr><w:kern w:val="0"/><w:szCs w:val="24"/><w:lang w:val="es-CO" w:eastAsia="en-US" w:bidi="ar-SA"/><w:ins w:id="3481" w:author="Unknown Author" w:date="2026-10-30T04:17:53Z"></w:ins></w:rPr></w:pPr><w:ins w:id="3480" w:author="Unknown Author" w:date="2026-10-30T04:17:53Z"><w:r><w:rPr><w:kern w:val="0"/><w:szCs w:val="24"/><w:lang w:val="es-CO" w:eastAsia="en-US" w:bidi="ar-SA"/></w:rPr><w:t>Sin dato pendiente</w:t></w:r></w:ins></w:p></w:tc></w:tr><w:tr><w:trPr><w:ins w:id="3482" w:author="Unknown Author" w:date="2026-10-30T04:17:53Z"/><w:cantSplit w:val="true"/></w:trPr><w:tc><w:tcPr><w:tcW w:w="2405" w:type="dxa"/><w:tcBorders></w:tcBorders><w:shd w:color="auto" w:fill="F7F7F7" w:val="clear"/></w:tcPr><w:p><w:pPr><w:pStyle w:val="Tabla9"/><w:widowControl/><w:jc w:val="left"/><w:rPr><w:kern w:val="0"/><w:szCs w:val="24"/><w:lang w:val="es-CO" w:eastAsia="en-US" w:bidi="ar-SA"/><w:ins w:id="3484" w:author="Unknown Author" w:date="2026-10-30T04:17:53Z"></w:ins></w:rPr></w:pPr><w:ins w:id="3483" w:author="Unknown Author" w:date="2026-10-30T04:17:53Z"><w:r><w:rPr><w:kern w:val="0"/><w:szCs w:val="24"/><w:lang w:val="es-CO" w:eastAsia="en-US" w:bidi="ar-SA"/></w:rPr><w:t>Ley 1286 de 2009</w:t></w:r></w:ins></w:p></w:tc><w:tc><w:tcPr><w:tcW w:w="2572" w:type="dxa"/><w:tcBorders></w:tcBorders><w:shd w:color="auto" w:fill="F7F7F7" w:val="clear"/></w:tcPr><w:p><w:pPr><w:pStyle w:val="Tabla9"/><w:widowControl/><w:jc w:val="left"/><w:rPr><w:kern w:val="0"/><w:szCs w:val="24"/><w:lang w:val="es-CO" w:eastAsia="en-US" w:bidi="ar-SA"/><w:ins w:id="3486" w:author="Unknown Author" w:date="2026-10-30T04:17:53Z"></w:ins></w:rPr></w:pPr><w:ins w:id="3485" w:author="Unknown Author" w:date="2026-10-30T04:17:53Z"><w:r><w:rPr><w:kern w:val="0"/><w:szCs w:val="24"/><w:lang w:val="es-CO" w:eastAsia="en-US" w:bidi="ar-SA"/></w:rPr><w:t>Fortalecimiento del SNCTI</w:t></w:r></w:ins></w:p></w:tc><w:tc><w:tcPr><w:tcW w:w="2571" w:type="dxa"/><w:tcBorders></w:tcBorders><w:shd w:color="auto" w:fill="F7F7F7" w:val="clear"/></w:tcPr><w:p><w:pPr><w:pStyle w:val="Tabla9"/><w:widowControl/><w:jc w:val="left"/><w:rPr><w:kern w:val="0"/><w:szCs w:val="24"/><w:lang w:val="es-CO" w:eastAsia="en-US" w:bidi="ar-SA"/><w:ins w:id="3488" w:author="Unknown Author" w:date="2026-10-30T04:17:53Z"></w:ins></w:rPr></w:pPr><w:ins w:id="3487" w:author="Unknown Author" w:date="2026-10-30T04:17:53Z"><w:r><w:rPr><w:kern w:val="0"/><w:szCs w:val="24"/><w:lang w:val="es-CO" w:eastAsia="en-US" w:bidi="ar-SA"/></w:rPr><w:t>Marco del sistema al que pertenece Avanciencia</w:t></w:r></w:ins></w:p></w:tc><w:tc><w:tcPr><w:tcW w:w="2405" w:type="dxa"/><w:tcBorders></w:tcBorders><w:shd w:color="auto" w:fill="F7F7F7" w:val="clear"/></w:tcPr><w:p><w:pPr><w:pStyle w:val="Tabla9"/><w:widowControl/><w:jc w:val="left"/><w:rPr><w:kern w:val="0"/><w:szCs w:val="24"/><w:lang w:val="es-CO" w:eastAsia="en-US" w:bidi="ar-SA"/><w:ins w:id="3490" w:author="Unknown Author" w:date="2026-10-30T04:17:53Z"></w:ins></w:rPr></w:pPr><w:ins w:id="3489" w:author="Unknown Author" w:date="2026-10-30T04:17:53Z"><w:r><w:rPr><w:color w:val="00B050"/><w:kern w:val="0"/><w:szCs w:val="24"/><w:lang w:val="es-CO" w:eastAsia="en-US" w:bidi="ar-SA"/></w:rPr><w:t>[Diligenciar: resolución de reconocimiento de Avanciencia]</w:t></w:r></w:ins></w:p></w:tc></w:tr><w:tr><w:trPr><w:ins w:id="3491" w:author="Unknown Author" w:date="2026-10-30T04:17:53Z"/><w:cantSplit w:val="true"/></w:trPr><w:tc><w:tcPr><w:tcW w:w="2405" w:type="dxa"/><w:tcBorders></w:tcBorders></w:tcPr><w:p><w:pPr><w:pStyle w:val="Tabla9"/><w:widowControl/><w:jc w:val="left"/><w:rPr><w:kern w:val="0"/><w:szCs w:val="24"/><w:lang w:val="es-CO" w:eastAsia="en-US" w:bidi="ar-SA"/><w:ins w:id="3493" w:author="Unknown Author" w:date="2026-10-30T04:17:53Z"></w:ins></w:rPr></w:pPr><w:ins w:id="3492" w:author="Unknown Author" w:date="2026-10-30T04:17:53Z"><w:r><w:rPr><w:kern w:val="0"/><w:szCs w:val="24"/><w:lang w:val="es-CO" w:eastAsia="en-US" w:bidi="ar-SA"/></w:rPr><w:t>Ley 1523 de 2012</w:t></w:r></w:ins></w:p></w:tc><w:tc><w:tcPr><w:tcW w:w="2572" w:type="dxa"/><w:tcBorders></w:tcBorders></w:tcPr><w:p><w:pPr><w:pStyle w:val="Tabla9"/><w:widowControl/><w:jc w:val="left"/><w:rPr><w:kern w:val="0"/><w:szCs w:val="24"/><w:lang w:val="es-CO" w:eastAsia="en-US" w:bidi="ar-SA"/><w:ins w:id="3495" w:author="Unknown Author" w:date="2026-10-30T04:17:53Z"></w:ins></w:rPr></w:pPr><w:ins w:id="3494" w:author="Unknown Author" w:date="2026-10-30T04:17:53Z"><w:r><w:rPr><w:kern w:val="0"/><w:szCs w:val="24"/><w:lang w:val="es-CO" w:eastAsia="en-US" w:bidi="ar-SA"/></w:rPr><w:t>Política y sistema de gestión del riesgo; artículos 61 y 64</w:t></w:r></w:ins></w:p></w:tc><w:tc><w:tcPr><w:tcW w:w="2571" w:type="dxa"/><w:tcBorders></w:tcBorders></w:tcPr><w:p><w:pPr><w:pStyle w:val="Tabla9"/><w:widowControl/><w:jc w:val="left"/><w:rPr><w:kern w:val="0"/><w:szCs w:val="24"/><w:lang w:val="es-CO" w:eastAsia="en-US" w:bidi="ar-SA"/><w:ins w:id="3497" w:author="Unknown Author" w:date="2026-10-30T04:17:53Z"></w:ins></w:rPr></w:pPr><w:ins w:id="3496" w:author="Unknown Author" w:date="2026-10-30T04:17:53Z"><w:r><w:rPr><w:kern w:val="0"/><w:szCs w:val="24"/><w:lang w:val="es-CO" w:eastAsia="en-US" w:bidi="ar-SA"/></w:rPr><w:t>Define las instancias usuarias del tablero y condiciona dos requisitos habilitantes</w:t></w:r></w:ins></w:p></w:tc><w:tc><w:tcPr><w:tcW w:w="2405" w:type="dxa"/><w:tcBorders></w:tcBorders></w:tcPr><w:p><w:pPr><w:pStyle w:val="Tabla9"/><w:widowControl/><w:jc w:val="left"/><w:rPr><w:kern w:val="0"/><w:szCs w:val="24"/><w:lang w:val="es-CO" w:eastAsia="en-US" w:bidi="ar-SA"/><w:ins w:id="3499" w:author="Unknown Author" w:date="2026-10-30T04:17:53Z"></w:ins></w:rPr></w:pPr><w:ins w:id="3498" w:author="Unknown Author" w:date="2026-10-30T04:17:53Z"><w:r><w:rPr><w:color w:val="00B050"/><w:kern w:val="0"/><w:szCs w:val="24"/><w:lang w:val="es-CO" w:eastAsia="en-US" w:bidi="ar-SA"/></w:rPr><w:t>[Diligenciar: certificado del plan de acción de cada lugar de ejecución]</w:t></w:r></w:ins></w:p></w:tc></w:tr><w:tr><w:trPr><w:ins w:id="3500" w:author="Unknown Author" w:date="2026-10-30T04:17:53Z"/><w:cantSplit w:val="true"/></w:trPr><w:tc><w:tcPr><w:tcW w:w="2405" w:type="dxa"/><w:tcBorders></w:tcBorders><w:shd w:color="auto" w:fill="F7F7F7" w:val="clear"/></w:tcPr><w:p><w:pPr><w:pStyle w:val="Tabla9"/><w:widowControl/><w:jc w:val="left"/><w:rPr><w:kern w:val="0"/><w:szCs w:val="24"/><w:lang w:val="es-CO" w:eastAsia="en-US" w:bidi="ar-SA"/><w:ins w:id="3502" w:author="Unknown Author" w:date="2026-10-30T04:17:53Z"></w:ins></w:rPr></w:pPr><w:ins w:id="3501" w:author="Unknown Author" w:date="2026-10-30T04:17:53Z"><w:r><w:rPr><w:kern w:val="0"/><w:szCs w:val="24"/><w:lang w:val="es-CO" w:eastAsia="en-US" w:bidi="ar-SA"/></w:rPr><w:t>Resolución 2254 de 2017</w:t></w:r></w:ins></w:p></w:tc><w:tc><w:tcPr><w:tcW w:w="2572" w:type="dxa"/><w:tcBorders></w:tcBorders><w:shd w:color="auto" w:fill="F7F7F7" w:val="clear"/></w:tcPr><w:p><w:pPr><w:pStyle w:val="Tabla9"/><w:widowControl/><w:jc w:val="left"/><w:rPr><w:kern w:val="0"/><w:szCs w:val="24"/><w:lang w:val="es-CO" w:eastAsia="en-US" w:bidi="ar-SA"/><w:ins w:id="3504" w:author="Unknown Author" w:date="2026-10-30T04:17:53Z"></w:ins></w:rPr></w:pPr><w:ins w:id="3503" w:author="Unknown Author" w:date="2026-10-30T04:17:53Z"><w:r><w:rPr><w:kern w:val="0"/><w:szCs w:val="24"/><w:lang w:val="es-CO" w:eastAsia="en-US" w:bidi="ar-SA"/></w:rPr><w:t>Norma de calidad del aire ambiente</w:t></w:r></w:ins></w:p></w:tc><w:tc><w:tcPr><w:tcW w:w="2571" w:type="dxa"/><w:tcBorders></w:tcBorders><w:shd w:color="auto" w:fill="F7F7F7" w:val="clear"/></w:tcPr><w:p><w:pPr><w:pStyle w:val="Tabla9"/><w:widowControl/><w:jc w:val="left"/><w:rPr><w:kern w:val="0"/><w:szCs w:val="24"/><w:lang w:val="es-CO" w:eastAsia="en-US" w:bidi="ar-SA"/><w:ins w:id="3506" w:author="Unknown Author" w:date="2026-10-30T04:17:53Z"></w:ins></w:rPr></w:pPr><w:ins w:id="3505" w:author="Unknown Author" w:date="2026-10-30T04:17:53Z"><w:r><w:rPr><w:kern w:val="0"/><w:szCs w:val="24"/><w:lang w:val="es-CO" w:eastAsia="en-US" w:bidi="ar-SA"/></w:rPr><w:t>Contexto de interpretación de niveles; sin declaración de cumplimiento</w:t></w:r></w:ins></w:p></w:tc><w:tc><w:tcPr><w:tcW w:w="2405" w:type="dxa"/><w:tcBorders></w:tcBorders><w:shd w:color="auto" w:fill="F7F7F7" w:val="clear"/></w:tcPr><w:p><w:pPr><w:pStyle w:val="Tabla9"/><w:widowControl/><w:jc w:val="left"/><w:rPr><w:kern w:val="0"/><w:szCs w:val="24"/><w:lang w:val="es-CO" w:eastAsia="en-US" w:bidi="ar-SA"/><w:ins w:id="3508" w:author="Unknown Author" w:date="2026-10-30T04:17:53Z"></w:ins></w:rPr></w:pPr><w:ins w:id="3507" w:author="Unknown Author" w:date="2026-10-30T04:17:53Z"><w:r><w:rPr><w:kern w:val="0"/><w:szCs w:val="24"/><w:lang w:val="es-CO" w:eastAsia="en-US" w:bidi="ar-SA"/></w:rPr><w:t>Sin dato pendiente</w:t></w:r></w:ins></w:p></w:tc></w:tr><w:tr><w:trPr><w:ins w:id="3509" w:author="Unknown Author" w:date="2026-10-30T04:17:53Z"/><w:cantSplit w:val="true"/></w:trPr><w:tc><w:tcPr><w:tcW w:w="2405" w:type="dxa"/><w:tcBorders></w:tcBorders></w:tcPr><w:p><w:pPr><w:pStyle w:val="Tabla9"/><w:widowControl/><w:jc w:val="left"/><w:rPr><w:kern w:val="0"/><w:szCs w:val="24"/><w:lang w:val="es-CO" w:eastAsia="en-US" w:bidi="ar-SA"/><w:ins w:id="3511" w:author="Unknown Author" w:date="2026-10-30T04:17:53Z"></w:ins></w:rPr></w:pPr><w:ins w:id="3510" w:author="Unknown Author" w:date="2026-10-30T04:17:53Z"><w:r><w:rPr><w:kern w:val="0"/><w:szCs w:val="24"/><w:lang w:val="es-CO" w:eastAsia="en-US" w:bidi="ar-SA"/></w:rPr><w:t>Ley 1581 de 2012</w:t></w:r></w:ins></w:p></w:tc><w:tc><w:tcPr><w:tcW w:w="2572" w:type="dxa"/><w:tcBorders></w:tcBorders></w:tcPr><w:p><w:pPr><w:pStyle w:val="Tabla9"/><w:widowControl/><w:jc w:val="left"/><w:rPr><w:kern w:val="0"/><w:szCs w:val="24"/><w:lang w:val="es-CO" w:eastAsia="en-US" w:bidi="ar-SA"/><w:ins w:id="3513" w:author="Unknown Author" w:date="2026-10-30T04:17:53Z"></w:ins></w:rPr></w:pPr><w:ins w:id="3512" w:author="Unknown Author" w:date="2026-10-30T04:17:53Z"><w:r><w:rPr><w:kern w:val="0"/><w:szCs w:val="24"/><w:lang w:val="es-CO" w:eastAsia="en-US" w:bidi="ar-SA"/></w:rPr><w:t>Protección de datos personales</w:t></w:r></w:ins></w:p></w:tc><w:tc><w:tcPr><w:tcW w:w="2571" w:type="dxa"/><w:tcBorders></w:tcBorders></w:tcPr><w:p><w:pPr><w:pStyle w:val="Tabla9"/><w:widowControl/><w:jc w:val="left"/><w:rPr><w:kern w:val="0"/><w:szCs w:val="24"/><w:lang w:val="es-CO" w:eastAsia="en-US" w:bidi="ar-SA"/><w:ins w:id="3515" w:author="Unknown Author" w:date="2026-10-30T04:17:53Z"></w:ins></w:rPr></w:pPr><w:ins w:id="3514" w:author="Unknown Author" w:date="2026-10-30T04:17:53Z"><w:r><w:rPr><w:kern w:val="0"/><w:szCs w:val="24"/><w:lang w:val="es-CO" w:eastAsia="en-US" w:bidi="ar-SA"/></w:rPr><w:t>Aplica a consentimientos y datos de contacto</w:t></w:r></w:ins></w:p></w:tc><w:tc><w:tcPr><w:tcW w:w="2405" w:type="dxa"/><w:tcBorders></w:tcBorders></w:tcPr><w:p><w:pPr><w:pStyle w:val="Tabla9"/><w:widowControl/><w:jc w:val="left"/><w:rPr><w:kern w:val="0"/><w:szCs w:val="24"/><w:lang w:val="es-CO" w:eastAsia="en-US" w:bidi="ar-SA"/><w:ins w:id="3517" w:author="Unknown Author" w:date="2026-10-30T04:17:53Z"></w:ins></w:rPr></w:pPr><w:ins w:id="3516" w:author="Unknown Author" w:date="2026-10-30T04:17:53Z"><w:r><w:rPr><w:color w:val="00B050"/><w:kern w:val="0"/><w:szCs w:val="24"/><w:lang w:val="es-CO" w:eastAsia="en-US" w:bidi="ar-SA"/></w:rPr><w:t>[Diligenciar: política de tratamiento de datos de la entidad ejecutora]</w:t></w:r></w:ins></w:p></w:tc></w:tr><w:tr><w:trPr><w:ins w:id="3518" w:author="Unknown Author" w:date="2026-10-30T04:17:53Z"/><w:cantSplit w:val="true"/></w:trPr><w:tc><w:tcPr><w:tcW w:w="2405" w:type="dxa"/><w:tcBorders></w:tcBorders><w:shd w:color="auto" w:fill="F7F7F7" w:val="clear"/></w:tcPr><w:p><w:pPr><w:pStyle w:val="Tabla9"/><w:widowControl/><w:jc w:val="left"/><w:rPr><w:kern w:val="0"/><w:szCs w:val="24"/><w:lang w:val="es-CO" w:eastAsia="en-US" w:bidi="ar-SA"/><w:ins w:id="3520" w:author="Unknown Author" w:date="2026-10-30T04:17:53Z"></w:ins></w:rPr></w:pPr><w:ins w:id="3519" w:author="Unknown Author" w:date="2026-10-30T04:17:53Z"><w:r><w:rPr><w:kern w:val="0"/><w:szCs w:val="24"/><w:lang w:val="es-CO" w:eastAsia="en-US" w:bidi="ar-SA"/></w:rPr><w:t>Ley 1955 de 2019, artículo 169, y Ley 2294 de 2023, artículos 170 y 171</w:t></w:r></w:ins></w:p></w:tc><w:tc><w:tcPr><w:tcW w:w="2572" w:type="dxa"/><w:tcBorders></w:tcBorders><w:shd w:color="auto" w:fill="F7F7F7" w:val="clear"/></w:tcPr><w:p><w:pPr><w:pStyle w:val="Tabla9"/><w:widowControl/><w:jc w:val="left"/><w:rPr><w:kern w:val="0"/><w:szCs w:val="24"/><w:lang w:val="es-CO" w:eastAsia="en-US" w:bidi="ar-SA"/><w:ins w:id="3522" w:author="Unknown Author" w:date="2026-10-30T04:17:53Z"></w:ins></w:rPr></w:pPr><w:ins w:id="3521" w:author="Unknown Author" w:date="2026-10-30T04:17:53Z"><w:r><w:rPr><w:kern w:val="0"/><w:szCs w:val="24"/><w:lang w:val="es-CO" w:eastAsia="en-US" w:bidi="ar-SA"/></w:rPr><w:t>Titularidad de resultados con recursos públicos; ciencia abierta</w:t></w:r></w:ins></w:p></w:tc><w:tc><w:tcPr><w:tcW w:w="2571" w:type="dxa"/><w:tcBorders></w:tcBorders><w:shd w:color="auto" w:fill="F7F7F7" w:val="clear"/></w:tcPr><w:p><w:pPr><w:pStyle w:val="Tabla9"/><w:widowControl/><w:jc w:val="left"/><w:rPr><w:kern w:val="0"/><w:szCs w:val="24"/><w:lang w:val="es-CO" w:eastAsia="en-US" w:bidi="ar-SA"/><w:ins w:id="3524" w:author="Unknown Author" w:date="2026-10-30T04:17:53Z"></w:ins></w:rPr></w:pPr><w:ins w:id="3523" w:author="Unknown Author" w:date="2026-10-30T04:17:53Z"><w:r><w:rPr><w:kern w:val="0"/><w:szCs w:val="24"/><w:lang w:val="es-CO" w:eastAsia="en-US" w:bidi="ar-SA"/></w:rPr><w:t>Gobierna la titularidad y la apertura de datos y resultados</w:t></w:r></w:ins></w:p></w:tc><w:tc><w:tcPr><w:tcW w:w="2405" w:type="dxa"/><w:tcBorders></w:tcBorders><w:shd w:color="auto" w:fill="F7F7F7" w:val="clear"/></w:tcPr><w:p><w:pPr><w:pStyle w:val="Tabla9"/><w:widowControl/><w:jc w:val="left"/><w:rPr><w:kern w:val="0"/><w:szCs w:val="24"/><w:lang w:val="es-CO" w:eastAsia="en-US" w:bidi="ar-SA"/><w:ins w:id="3526" w:author="Unknown Author" w:date="2026-10-30T04:17:53Z"></w:ins></w:rPr></w:pPr><w:ins w:id="3525" w:author="Unknown Author" w:date="2026-10-30T04:17:53Z"><w:r><w:rPr><w:color w:val="00B050"/><w:kern w:val="0"/><w:szCs w:val="24"/><w:lang w:val="es-CO" w:eastAsia="en-US" w:bidi="ar-SA"/></w:rPr><w:t>[Diligenciar: acuerdo de propiedad intelectual de la alianza]</w:t></w:r></w:ins></w:p></w:tc></w:tr><w:tr><w:trPr><w:ins w:id="3527" w:author="Unknown Author" w:date="2026-10-30T04:17:53Z"/><w:cantSplit w:val="true"/></w:trPr><w:tc><w:tcPr><w:tcW w:w="2405" w:type="dxa"/><w:tcBorders></w:tcBorders></w:tcPr><w:p><w:pPr><w:pStyle w:val="Tabla9"/><w:widowControl/><w:jc w:val="left"/><w:rPr><w:kern w:val="0"/><w:szCs w:val="24"/><w:lang w:val="es-CO" w:eastAsia="en-US" w:bidi="ar-SA"/><w:ins w:id="3529" w:author="Unknown Author" w:date="2026-10-30T04:17:53Z"></w:ins></w:rPr></w:pPr><w:ins w:id="3528" w:author="Unknown Author" w:date="2026-10-30T04:17:53Z"><w:r><w:rPr><w:kern w:val="0"/><w:szCs w:val="24"/><w:lang w:val="es-CO" w:eastAsia="en-US" w:bidi="ar-SA"/></w:rPr><w:t>Decisión 486 de la Comunidad Andina</w:t></w:r></w:ins></w:p></w:tc><w:tc><w:tcPr><w:tcW w:w="2572" w:type="dxa"/><w:tcBorders></w:tcBorders></w:tcPr><w:p><w:pPr><w:pStyle w:val="Tabla9"/><w:widowControl/><w:jc w:val="left"/><w:rPr><w:kern w:val="0"/><w:szCs w:val="24"/><w:lang w:val="es-CO" w:eastAsia="en-US" w:bidi="ar-SA"/><w:ins w:id="3531" w:author="Unknown Author" w:date="2026-10-30T04:17:53Z"></w:ins></w:rPr></w:pPr><w:ins w:id="3530" w:author="Unknown Author" w:date="2026-10-30T04:17:53Z"><w:r><w:rPr><w:kern w:val="0"/><w:szCs w:val="24"/><w:lang w:val="es-CO" w:eastAsia="en-US" w:bidi="ar-SA"/></w:rPr><w:t>Régimen común de propiedad industrial</w:t></w:r></w:ins></w:p></w:tc><w:tc><w:tcPr><w:tcW w:w="2571" w:type="dxa"/><w:tcBorders></w:tcBorders></w:tcPr><w:p><w:pPr><w:pStyle w:val="Tabla9"/><w:widowControl/><w:jc w:val="left"/><w:rPr><w:kern w:val="0"/><w:szCs w:val="24"/><w:lang w:val="es-CO" w:eastAsia="en-US" w:bidi="ar-SA"/><w:ins w:id="3533" w:author="Unknown Author" w:date="2026-10-30T04:17:53Z"></w:ins></w:rPr></w:pPr><w:ins w:id="3532" w:author="Unknown Author" w:date="2026-10-30T04:17:53Z"><w:r><w:rPr><w:kern w:val="0"/><w:szCs w:val="24"/><w:lang w:val="es-CO" w:eastAsia="en-US" w:bidi="ar-SA"/></w:rPr><w:t>Fundamenta la consulta de libertad de operación</w:t></w:r></w:ins></w:p></w:tc><w:tc><w:tcPr><w:tcW w:w="2405" w:type="dxa"/><w:tcBorders></w:tcBorders></w:tcPr><w:p><w:pPr><w:pStyle w:val="Tabla9"/><w:widowControl/><w:jc w:val="left"/><w:rPr><w:kern w:val="0"/><w:szCs w:val="24"/><w:lang w:val="es-CO" w:eastAsia="en-US" w:bidi="ar-SA"/><w:ins w:id="3535" w:author="Unknown Author" w:date="2026-10-30T04:17:53Z"></w:ins></w:rPr></w:pPr><w:ins w:id="3534" w:author="Unknown Author" w:date="2026-10-30T04:17:53Z"><w:r><w:rPr><w:kern w:val="0"/><w:szCs w:val="24"/><w:lang w:val="es-CO" w:eastAsia="en-US" w:bidi="ar-SA"/></w:rPr><w:t>Sin dato pendiente</w:t></w:r></w:ins></w:p></w:tc></w:tr><w:tr><w:trPr><w:ins w:id="3536" w:author="Unknown Author" w:date="2026-10-30T04:17:53Z"/><w:cantSplit w:val="true"/></w:trPr><w:tc><w:tcPr><w:tcW w:w="2405" w:type="dxa"/><w:tcBorders></w:tcBorders><w:shd w:color="auto" w:fill="F7F7F7" w:val="clear"/></w:tcPr><w:p><w:pPr><w:pStyle w:val="Tabla9"/><w:widowControl/><w:jc w:val="left"/><w:rPr><w:kern w:val="0"/><w:szCs w:val="24"/><w:lang w:val="es-CO" w:eastAsia="en-US" w:bidi="ar-SA"/><w:ins w:id="3538" w:author="Unknown Author" w:date="2026-10-30T04:17:53Z"></w:ins></w:rPr></w:pPr><w:ins w:id="3537" w:author="Unknown Author" w:date="2026-10-30T04:17:53Z"><w:r><w:rPr><w:kern w:val="0"/><w:szCs w:val="24"/><w:lang w:val="es-CO" w:eastAsia="en-US" w:bidi="ar-SA"/></w:rPr><w:t>Reglamentación de la Aeronáutica Civil sobre aeronaves no tripuladas</w:t></w:r></w:ins></w:p></w:tc><w:tc><w:tcPr><w:tcW w:w="2572" w:type="dxa"/><w:tcBorders></w:tcBorders><w:shd w:color="auto" w:fill="F7F7F7" w:val="clear"/></w:tcPr><w:p><w:pPr><w:pStyle w:val="Tabla9"/><w:widowControl/><w:jc w:val="left"/><w:rPr><w:kern w:val="0"/><w:szCs w:val="24"/><w:lang w:val="es-CO" w:eastAsia="en-US" w:bidi="ar-SA"/><w:ins w:id="3540" w:author="Unknown Author" w:date="2026-10-30T04:17:53Z"></w:ins></w:rPr></w:pPr><w:ins w:id="3539" w:author="Unknown Author" w:date="2026-10-30T04:17:53Z"><w:r><w:rPr><w:kern w:val="0"/><w:szCs w:val="24"/><w:lang w:val="es-CO" w:eastAsia="en-US" w:bidi="ar-SA"/></w:rPr><w:t>Condiciones de operación y autorización de vuelo</w:t></w:r></w:ins></w:p></w:tc><w:tc><w:tcPr><w:tcW w:w="2571" w:type="dxa"/><w:tcBorders></w:tcBorders><w:shd w:color="auto" w:fill="F7F7F7" w:val="clear"/></w:tcPr><w:p><w:pPr><w:pStyle w:val="Tabla9"/><w:widowControl/><w:jc w:val="left"/><w:rPr><w:kern w:val="0"/><w:szCs w:val="24"/><w:lang w:val="es-CO" w:eastAsia="en-US" w:bidi="ar-SA"/><w:ins w:id="3542" w:author="Unknown Author" w:date="2026-10-30T04:17:53Z"></w:ins></w:rPr></w:pPr><w:ins w:id="3541" w:author="Unknown Author" w:date="2026-10-30T04:17:53Z"><w:r><w:rPr><w:kern w:val="0"/><w:szCs w:val="24"/><w:lang w:val="es-CO" w:eastAsia="en-US" w:bidi="ar-SA"/></w:rPr><w:t>Rige el uso del dron del laboratorio en cada sitio</w:t></w:r></w:ins></w:p></w:tc><w:tc><w:tcPr><w:tcW w:w="2405" w:type="dxa"/><w:tcBorders></w:tcBorders><w:shd w:color="auto" w:fill="F7F7F7" w:val="clear"/></w:tcPr><w:p><w:pPr><w:pStyle w:val="Tabla9"/><w:widowControl/><w:jc w:val="left"/><w:rPr><w:kern w:val="0"/><w:szCs w:val="24"/><w:lang w:val="es-CO" w:eastAsia="en-US" w:bidi="ar-SA"/><w:ins w:id="3544" w:author="Unknown Author" w:date="2026-10-30T04:17:53Z"></w:ins></w:rPr></w:pPr><w:ins w:id="3543" w:author="Unknown Author" w:date="2026-10-30T04:17:53Z"><w:r><w:rPr><w:color w:val="00B050"/><w:kern w:val="0"/><w:szCs w:val="24"/><w:lang w:val="es-CO" w:eastAsia="en-US" w:bidi="ar-SA"/></w:rPr><w:t>[Diligenciar: norma vigente de la Aeronáutica Civil y permiso de operación del dron]</w:t></w:r></w:ins></w:p></w:tc></w:tr><w:tr><w:trPr><w:ins w:id="3545" w:author="Unknown Author" w:date="2026-10-30T04:17:53Z"/><w:cantSplit w:val="true"/></w:trPr><w:tc><w:tcPr><w:tcW w:w="2405" w:type="dxa"/><w:tcBorders><w:bottom w:val="single" w:sz="12" w:space="0" w:color="2A3439"/></w:tcBorders></w:tcPr><w:p><w:pPr><w:pStyle w:val="Tabla9"/><w:keepNext w:val="true"/><w:widowControl/><w:jc w:val="left"/><w:rPr><w:kern w:val="0"/><w:szCs w:val="24"/><w:lang w:val="es-CO" w:eastAsia="en-US" w:bidi="ar-SA"/><w:ins w:id="3547" w:author="Unknown Author" w:date="2026-10-30T04:17:53Z"></w:ins></w:rPr></w:pPr><w:ins w:id="3546" w:author="Unknown Author" w:date="2026-10-30T04:17:53Z"><w:r><w:rPr><w:kern w:val="0"/><w:szCs w:val="24"/><w:lang w:val="es-CO" w:eastAsia="en-US" w:bidi="ar-SA"/></w:rPr><w:t>Normas de gestión de residuos de construcción y demolición</w:t></w:r></w:ins></w:p></w:tc><w:tc><w:tcPr><w:tcW w:w="2572" w:type="dxa"/><w:tcBorders><w:bottom w:val="single" w:sz="12" w:space="0" w:color="2A3439"/></w:tcBorders></w:tcPr><w:p><w:pPr><w:pStyle w:val="Tabla9"/><w:keepNext w:val="true"/><w:widowControl/><w:jc w:val="left"/><w:rPr><w:kern w:val="0"/><w:szCs w:val="24"/><w:lang w:val="es-CO" w:eastAsia="en-US" w:bidi="ar-SA"/><w:ins w:id="3549" w:author="Unknown Author" w:date="2026-10-30T04:17:53Z"></w:ins></w:rPr></w:pPr><w:ins w:id="3548" w:author="Unknown Author" w:date="2026-10-30T04:17:53Z"><w:r><w:rPr><w:kern w:val="0"/><w:szCs w:val="24"/><w:lang w:val="es-CO" w:eastAsia="en-US" w:bidi="ar-SA"/></w:rPr><w:t>Obligaciones de quien demuele y dispone escombros</w:t></w:r></w:ins></w:p></w:tc><w:tc><w:tcPr><w:tcW w:w="2571" w:type="dxa"/><w:tcBorders><w:bottom w:val="single" w:sz="12" w:space="0" w:color="2A3439"/></w:tcBorders></w:tcPr><w:p><w:pPr><w:pStyle w:val="Tabla9"/><w:keepNext w:val="true"/><w:widowControl/><w:jc w:val="left"/><w:rPr><w:kern w:val="0"/><w:szCs w:val="24"/><w:lang w:val="es-CO" w:eastAsia="en-US" w:bidi="ar-SA"/><w:ins w:id="3551" w:author="Unknown Author" w:date="2026-10-30T04:17:53Z"></w:ins></w:rPr></w:pPr><w:ins w:id="3550" w:author="Unknown Author" w:date="2026-10-30T04:17:53Z"><w:r><w:rPr><w:kern w:val="0"/><w:szCs w:val="24"/><w:lang w:val="es-CO" w:eastAsia="en-US" w:bidi="ar-SA"/></w:rPr><w:t>Contexto en que se aplica la evaluación previa; el proyecto no autoriza ni controla demoliciones</w:t></w:r></w:ins></w:p></w:tc><w:tc><w:tcPr><w:tcW w:w="2405" w:type="dxa"/><w:tcBorders><w:bottom w:val="single" w:sz="12" w:space="0" w:color="2A3439"/></w:tcBorders></w:tcPr><w:p><w:pPr><w:pStyle w:val="Tabla9"/><w:keepNext w:val="true"/><w:widowControl/><w:jc w:val="left"/><w:rPr><w:kern w:val="0"/><w:szCs w:val="24"/><w:lang w:val="es-CO" w:eastAsia="en-US" w:bidi="ar-SA"/><w:ins w:id="3553" w:author="Unknown Author" w:date="2026-10-30T04:17:53Z"></w:ins></w:rPr></w:pPr><w:ins w:id="3552" w:author="Unknown Author" w:date="2026-10-30T04:17:53Z"><w:r><w:rPr><w:color w:val="00B050"/><w:kern w:val="0"/><w:szCs w:val="24"/><w:lang w:val="es-CO" w:eastAsia="en-US" w:bidi="ar-SA"/></w:rPr><w:t>[Diligenciar: norma vigente y autoridad ambiental competente]</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405"/><w:gridCol w:w="2572"/><w:gridCol w:w="2571"/><w:gridCol w:w="2405"/></w:tblGrid><w:tr><w:trPr><w:tblHeader w:val="true"/><w:del w:id="3554" w:author="Unknown Author" w:date="2026-10-30T04:17:53Z"/><w:cantSplit w:val="true"/></w:trPr><w:tc><w:tcPr><w:tcW w:w="240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3556" w:author="Unknown Author" w:date="2026-10-30T04:17:53Z"></w:del></w:rPr></w:pPr><w:del w:id="3555" w:author="Unknown Author" w:date="2026-10-30T04:17:53Z"><w:r><w:rPr><w:b/><w:kern w:val="0"/><w:szCs w:val="24"/><w:lang w:val="es-CO" w:eastAsia="en-US" w:bidi="ar-SA"/></w:rPr><w:delText>Norma</w:delText></w:r></w:del></w:p></w:tc><w:tc><w:tcPr><w:tcW w:w="257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3558" w:author="Unknown Author" w:date="2026-10-30T04:17:53Z"></w:del></w:rPr></w:pPr><w:del w:id="3557" w:author="Unknown Author" w:date="2026-10-30T04:17:53Z"><w:r><w:rPr><w:b/><w:kern w:val="0"/><w:szCs w:val="24"/><w:lang w:val="es-CO" w:eastAsia="en-US" w:bidi="ar-SA"/></w:rPr><w:delText>Contenido que aplica</w:delText></w:r></w:del></w:p></w:tc><w:tc><w:tcPr><w:tcW w:w="257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3560" w:author="Unknown Author" w:date="2026-10-30T04:17:53Z"></w:del></w:rPr></w:pPr><w:del w:id="3559" w:author="Unknown Author" w:date="2026-10-30T04:17:53Z"><w:r><w:rPr><w:b/><w:kern w:val="0"/><w:szCs w:val="24"/><w:lang w:val="es-CO" w:eastAsia="en-US" w:bidi="ar-SA"/></w:rPr><w:delText>Función en el proyecto</w:delText></w:r></w:del></w:p></w:tc><w:tc><w:tcPr><w:tcW w:w="240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3562" w:author="Unknown Author" w:date="2026-10-30T04:17:53Z"></w:del></w:rPr></w:pPr><w:del w:id="3561" w:author="Unknown Author" w:date="2026-10-30T04:17:53Z"><w:r><w:rPr><w:b/><w:kern w:val="0"/><w:szCs w:val="24"/><w:lang w:val="es-CO" w:eastAsia="en-US" w:bidi="ar-SA"/></w:rPr><w:delText>Dato pendiente</w:delText></w:r></w:del></w:p></w:tc></w:tr><w:tr><w:trPr><w:del w:id="3563" w:author="Unknown Author" w:date="2026-10-30T04:17:53Z"/><w:cantSplit w:val="true"/></w:trPr><w:tc><w:tcPr><w:tcW w:w="2405" w:type="dxa"/><w:tcBorders></w:tcBorders></w:tcPr><w:p><w:pPr><w:pStyle w:val="Tabla9"/><w:widowControl/><w:jc w:val="left"/><w:rPr><w:kern w:val="0"/><w:szCs w:val="24"/><w:lang w:val="es-CO" w:eastAsia="en-US" w:bidi="ar-SA"/><w:del w:id="3565" w:author="Unknown Author" w:date="2026-10-30T04:17:53Z"></w:del></w:rPr></w:pPr><w:del w:id="3564" w:author="Unknown Author" w:date="2026-10-30T04:17:53Z"><w:r><w:rPr><w:kern w:val="0"/><w:szCs w:val="24"/><w:lang w:val="es-CO" w:eastAsia="en-US" w:bidi="ar-SA"/></w:rPr><w:delText>Decreto 1261 de 2026, modificado por el Decreto 1348 de 2026</w:delText></w:r></w:del></w:p></w:tc><w:tc><w:tcPr><w:tcW w:w="2572" w:type="dxa"/><w:tcBorders></w:tcBorders></w:tcPr><w:p><w:pPr><w:pStyle w:val="Tabla9"/><w:widowControl/><w:jc w:val="left"/><w:rPr><w:kern w:val="0"/><w:szCs w:val="24"/><w:lang w:val="es-CO" w:eastAsia="en-US" w:bidi="ar-SA"/><w:del w:id="3567" w:author="Unknown Author" w:date="2026-10-30T04:17:53Z"></w:del></w:rPr></w:pPr><w:del w:id="3566" w:author="Unknown Author" w:date="2026-10-30T04:17:53Z"><w:r><w:rPr><w:kern w:val="0"/><w:szCs w:val="24"/><w:lang w:val="es-CO" w:eastAsia="en-US" w:bidi="ar-SA"/></w:rPr><w:delText>Estado de Emergencia Económica, Social y Ecológica; ámbito de 16 departamentos</w:delText></w:r></w:del></w:p></w:tc><w:tc><w:tcPr><w:tcW w:w="2571" w:type="dxa"/><w:tcBorders></w:tcBorders></w:tcPr><w:p><w:pPr><w:pStyle w:val="Tabla9"/><w:widowControl/><w:jc w:val="left"/><w:rPr><w:kern w:val="0"/><w:szCs w:val="24"/><w:lang w:val="es-CO" w:eastAsia="en-US" w:bidi="ar-SA"/><w:del w:id="3569" w:author="Unknown Author" w:date="2026-10-30T04:17:53Z"></w:del></w:rPr></w:pPr><w:del w:id="3568" w:author="Unknown Author" w:date="2026-10-30T04:17:53Z"><w:r><w:rPr><w:kern w:val="0"/><w:szCs w:val="24"/><w:lang w:val="es-CO" w:eastAsia="en-US" w:bidi="ar-SA"/></w:rPr><w:delText>Delimita los territorios afectados, entre ellos Caldas, Cundinamarca y Valle del Cauca</w:delText></w:r></w:del></w:p></w:tc><w:tc><w:tcPr><w:tcW w:w="2405" w:type="dxa"/><w:tcBorders></w:tcBorders></w:tcPr><w:p><w:pPr><w:pStyle w:val="Tabla9"/><w:widowControl/><w:jc w:val="left"/><w:rPr><w:kern w:val="0"/><w:szCs w:val="24"/><w:lang w:val="es-CO" w:eastAsia="en-US" w:bidi="ar-SA"/><w:del w:id="3571" w:author="Unknown Author" w:date="2026-10-30T04:17:53Z"></w:del></w:rPr></w:pPr><w:del w:id="3570" w:author="Unknown Author" w:date="2026-10-30T04:17:53Z"><w:r><w:rPr><w:color w:val="00B050"/><w:kern w:val="0"/><w:szCs w:val="24"/><w:lang w:val="es-CO" w:eastAsia="en-US" w:bidi="ar-SA"/></w:rPr><w:delText>[Diligenciar: reporte oficial de afectación del sismo]</w:delText></w:r></w:del></w:p></w:tc></w:tr><w:tr><w:trPr><w:del w:id="3572" w:author="Unknown Author" w:date="2026-10-30T04:17:53Z"/><w:cantSplit w:val="true"/></w:trPr><w:tc><w:tcPr><w:tcW w:w="2405" w:type="dxa"/><w:tcBorders></w:tcBorders><w:shd w:color="auto" w:fill="F7F7F7" w:val="clear"/></w:tcPr><w:p><w:pPr><w:pStyle w:val="Tabla9"/><w:widowControl/><w:jc w:val="left"/><w:rPr><w:kern w:val="0"/><w:szCs w:val="24"/><w:lang w:val="es-CO" w:eastAsia="en-US" w:bidi="ar-SA"/><w:del w:id="3574" w:author="Unknown Author" w:date="2026-10-30T04:17:53Z"></w:del></w:rPr></w:pPr><w:del w:id="3573" w:author="Unknown Author" w:date="2026-10-30T04:17:53Z"><w:r><w:rPr><w:kern w:val="0"/><w:szCs w:val="24"/><w:lang w:val="es-CO" w:eastAsia="en-US" w:bidi="ar-SA"/></w:rPr><w:delText>Decreto 1171 de 2026</w:delText></w:r></w:del></w:p></w:tc><w:tc><w:tcPr><w:tcW w:w="2572" w:type="dxa"/><w:tcBorders></w:tcBorders><w:shd w:color="auto" w:fill="F7F7F7" w:val="clear"/></w:tcPr><w:p><w:pPr><w:pStyle w:val="Tabla9"/><w:widowControl/><w:jc w:val="left"/><w:rPr><w:kern w:val="0"/><w:szCs w:val="24"/><w:lang w:val="es-CO" w:eastAsia="en-US" w:bidi="ar-SA"/><w:del w:id="3576" w:author="Unknown Author" w:date="2026-10-30T04:17:53Z"></w:del></w:rPr></w:pPr><w:del w:id="3575" w:author="Unknown Author" w:date="2026-10-30T04:17:53Z"><w:r><w:rPr><w:kern w:val="0"/><w:szCs w:val="24"/><w:lang w:val="es-CO" w:eastAsia="en-US" w:bidi="ar-SA"/></w:rPr><w:delText>Declaratoria de la situación de desastre de carácter nacional</w:delText></w:r></w:del></w:p></w:tc><w:tc><w:tcPr><w:tcW w:w="2571" w:type="dxa"/><w:tcBorders></w:tcBorders><w:shd w:color="auto" w:fill="F7F7F7" w:val="clear"/></w:tcPr><w:p><w:pPr><w:pStyle w:val="Tabla9"/><w:widowControl/><w:jc w:val="left"/><w:rPr><w:kern w:val="0"/><w:szCs w:val="24"/><w:lang w:val="es-CO" w:eastAsia="en-US" w:bidi="ar-SA"/><w:del w:id="3578" w:author="Unknown Author" w:date="2026-10-30T04:17:53Z"></w:del></w:rPr></w:pPr><w:del w:id="3577" w:author="Unknown Author" w:date="2026-10-30T04:17:53Z"><w:r><w:rPr><w:kern w:val="0"/><w:szCs w:val="24"/><w:lang w:val="es-CO" w:eastAsia="en-US" w:bidi="ar-SA"/></w:rPr><w:delText>Sustenta el numeral 10.20 en los municipios que comprende</w:delText></w:r></w:del></w:p></w:tc><w:tc><w:tcPr><w:tcW w:w="2405" w:type="dxa"/><w:tcBorders></w:tcBorders><w:shd w:color="auto" w:fill="F7F7F7" w:val="clear"/></w:tcPr><w:p><w:pPr><w:pStyle w:val="Tabla9"/><w:widowControl/><w:jc w:val="left"/><w:rPr><w:kern w:val="0"/><w:szCs w:val="24"/><w:lang w:val="es-CO" w:eastAsia="en-US" w:bidi="ar-SA"/><w:del w:id="3580" w:author="Unknown Author" w:date="2026-10-30T04:17:53Z"></w:del></w:rPr></w:pPr><w:del w:id="3579" w:author="Unknown Author" w:date="2026-10-30T04:17:53Z"><w:r><w:rPr><w:color w:val="00B050"/><w:kern w:val="0"/><w:szCs w:val="24"/><w:lang w:val="es-CO" w:eastAsia="en-US" w:bidi="ar-SA"/></w:rPr><w:delText>[Diligenciar: cobertura del decreto por municipio]</w:delText></w:r></w:del></w:p></w:tc></w:tr><w:tr><w:trPr><w:del w:id="3581" w:author="Unknown Author" w:date="2026-10-30T04:17:53Z"/><w:cantSplit w:val="true"/></w:trPr><w:tc><w:tcPr><w:tcW w:w="2405" w:type="dxa"/><w:tcBorders></w:tcBorders></w:tcPr><w:p><w:pPr><w:pStyle w:val="Tabla9"/><w:widowControl/><w:jc w:val="left"/><w:rPr><w:kern w:val="0"/><w:szCs w:val="24"/><w:lang w:val="es-CO" w:eastAsia="en-US" w:bidi="ar-SA"/><w:del w:id="3583" w:author="Unknown Author" w:date="2026-10-30T04:17:53Z"></w:del></w:rPr></w:pPr><w:del w:id="3582" w:author="Unknown Author" w:date="2026-10-30T04:17:53Z"><w:r><w:rPr><w:kern w:val="0"/><w:szCs w:val="24"/><w:lang w:val="es-CO" w:eastAsia="en-US" w:bidi="ar-SA"/></w:rPr><w:delText>Decreto Legislativo 1414 de 2026</w:delText></w:r></w:del></w:p></w:tc><w:tc><w:tcPr><w:tcW w:w="2572" w:type="dxa"/><w:tcBorders></w:tcBorders></w:tcPr><w:p><w:pPr><w:pStyle w:val="Tabla9"/><w:widowControl/><w:jc w:val="left"/><w:rPr><w:kern w:val="0"/><w:szCs w:val="24"/><w:lang w:val="es-CO" w:eastAsia="en-US" w:bidi="ar-SA"/><w:del w:id="3585" w:author="Unknown Author" w:date="2026-10-30T04:17:53Z"></w:del></w:rPr></w:pPr><w:del w:id="3584" w:author="Unknown Author" w:date="2026-10-30T04:17:53Z"><w:r><w:rPr><w:kern w:val="0"/><w:szCs w:val="24"/><w:lang w:val="es-CO" w:eastAsia="en-US" w:bidi="ar-SA"/></w:rPr><w:delText>Medidas transitorias para proyectos del SGR; artículos 2, 6 y 7</w:delText></w:r></w:del></w:p></w:tc><w:tc><w:tcPr><w:tcW w:w="2571" w:type="dxa"/><w:tcBorders></w:tcBorders></w:tcPr><w:p><w:pPr><w:pStyle w:val="Tabla9"/><w:widowControl/><w:jc w:val="left"/><w:rPr><w:kern w:val="0"/><w:szCs w:val="24"/><w:lang w:val="es-CO" w:eastAsia="en-US" w:bidi="ar-SA"/><w:del w:id="3587" w:author="Unknown Author" w:date="2026-10-30T04:17:53Z"></w:del></w:rPr></w:pPr><w:del w:id="3586" w:author="Unknown Author" w:date="2026-10-30T04:17:53Z"><w:r><w:rPr><w:kern w:val="0"/><w:szCs w:val="24"/><w:lang w:val="es-CO" w:eastAsia="en-US" w:bidi="ar-SA"/></w:rPr><w:delText>Habilita nuevas demandas, fija las líneas estratégicas y exige productos verificables</w:delText></w:r></w:del></w:p></w:tc><w:tc><w:tcPr><w:tcW w:w="2405" w:type="dxa"/><w:tcBorders></w:tcBorders></w:tcPr><w:p><w:pPr><w:pStyle w:val="Tabla9"/><w:widowControl/><w:jc w:val="left"/><w:rPr><w:kern w:val="0"/><w:szCs w:val="24"/><w:lang w:val="es-CO" w:eastAsia="en-US" w:bidi="ar-SA"/><w:del w:id="3589" w:author="Unknown Author" w:date="2026-10-30T04:17:53Z"></w:del></w:rPr></w:pPr><w:del w:id="3588" w:author="Unknown Author" w:date="2026-10-30T04:17:53Z"><w:r><w:rPr><w:color w:val="00B050"/><w:kern w:val="0"/><w:szCs w:val="24"/><w:lang w:val="es-CO" w:eastAsia="en-US" w:bidi="ar-SA"/></w:rPr><w:delText>[Diligenciar: código de la demanda en el Anexo 4]</w:delText></w:r></w:del></w:p></w:tc></w:tr><w:tr><w:trPr><w:del w:id="3590" w:author="Unknown Author" w:date="2026-10-30T04:17:53Z"/><w:cantSplit w:val="true"/></w:trPr><w:tc><w:tcPr><w:tcW w:w="2405" w:type="dxa"/><w:tcBorders></w:tcBorders><w:shd w:color="auto" w:fill="F7F7F7" w:val="clear"/></w:tcPr><w:p><w:pPr><w:pStyle w:val="Tabla9"/><w:widowControl/><w:jc w:val="left"/><w:rPr><w:kern w:val="0"/><w:szCs w:val="24"/><w:lang w:val="es-CO" w:eastAsia="en-US" w:bidi="ar-SA"/><w:del w:id="3592" w:author="Unknown Author" w:date="2026-10-30T04:17:53Z"></w:del></w:rPr></w:pPr><w:del w:id="3591" w:author="Unknown Author" w:date="2026-10-30T04:17:53Z"><w:r><w:rPr><w:kern w:val="0"/><w:szCs w:val="24"/><w:lang w:val="es-CO" w:eastAsia="en-US" w:bidi="ar-SA"/></w:rPr><w:delText>Ley 2056 de 2020</w:delText></w:r></w:del></w:p></w:tc><w:tc><w:tcPr><w:tcW w:w="2572" w:type="dxa"/><w:tcBorders></w:tcBorders><w:shd w:color="auto" w:fill="F7F7F7" w:val="clear"/></w:tcPr><w:p><w:pPr><w:pStyle w:val="Tabla9"/><w:widowControl/><w:jc w:val="left"/><w:rPr><w:kern w:val="0"/><w:szCs w:val="24"/><w:lang w:val="es-CO" w:eastAsia="en-US" w:bidi="ar-SA"/><w:del w:id="3594" w:author="Unknown Author" w:date="2026-10-30T04:17:53Z"></w:del></w:rPr></w:pPr><w:del w:id="3593" w:author="Unknown Author" w:date="2026-10-30T04:17:53Z"><w:r><w:rPr><w:kern w:val="0"/><w:szCs w:val="24"/><w:lang w:val="es-CO" w:eastAsia="en-US" w:bidi="ar-SA"/></w:rPr><w:delText>Régimen del SGR; artículos 53 y 55</w:delText></w:r></w:del></w:p></w:tc><w:tc><w:tcPr><w:tcW w:w="2571" w:type="dxa"/><w:tcBorders></w:tcBorders><w:shd w:color="auto" w:fill="F7F7F7" w:val="clear"/></w:tcPr><w:p><w:pPr><w:pStyle w:val="Tabla9"/><w:widowControl/><w:jc w:val="left"/><w:rPr><w:kern w:val="0"/><w:szCs w:val="24"/><w:lang w:val="es-CO" w:eastAsia="en-US" w:bidi="ar-SA"/><w:del w:id="3596" w:author="Unknown Author" w:date="2026-10-30T04:17:53Z"></w:del></w:rPr></w:pPr><w:del w:id="3595" w:author="Unknown Author" w:date="2026-10-30T04:17:53Z"><w:r><w:rPr><w:kern w:val="0"/><w:szCs w:val="24"/><w:lang w:val="es-CO" w:eastAsia="en-US" w:bidi="ar-SA"/></w:rPr><w:delText>Fuente de financiación y régimen de vigilancia</w:delText></w:r></w:del></w:p></w:tc><w:tc><w:tcPr><w:tcW w:w="2405" w:type="dxa"/><w:tcBorders></w:tcBorders><w:shd w:color="auto" w:fill="F7F7F7" w:val="clear"/></w:tcPr><w:p><w:pPr><w:pStyle w:val="Tabla9"/><w:widowControl/><w:jc w:val="left"/><w:rPr><w:kern w:val="0"/><w:szCs w:val="24"/><w:lang w:val="es-CO" w:eastAsia="en-US" w:bidi="ar-SA"/><w:del w:id="3598" w:author="Unknown Author" w:date="2026-10-30T04:17:53Z"></w:del></w:rPr></w:pPr><w:del w:id="3597" w:author="Unknown Author" w:date="2026-10-30T04:17:53Z"><w:r><w:rPr><w:kern w:val="0"/><w:szCs w:val="24"/><w:lang w:val="es-CO" w:eastAsia="en-US" w:bidi="ar-SA"/></w:rPr><w:delText>Sin dato pendiente</w:delText></w:r></w:del></w:p></w:tc></w:tr><w:tr><w:trPr><w:del w:id="3599" w:author="Unknown Author" w:date="2026-10-30T04:17:53Z"/><w:cantSplit w:val="true"/></w:trPr><w:tc><w:tcPr><w:tcW w:w="2405" w:type="dxa"/><w:tcBorders></w:tcBorders></w:tcPr><w:p><w:pPr><w:pStyle w:val="Tabla9"/><w:widowControl/><w:jc w:val="left"/><w:rPr><w:kern w:val="0"/><w:szCs w:val="24"/><w:lang w:val="es-CO" w:eastAsia="en-US" w:bidi="ar-SA"/><w:del w:id="3601" w:author="Unknown Author" w:date="2026-10-30T04:17:53Z"></w:del></w:rPr></w:pPr><w:del w:id="3600" w:author="Unknown Author" w:date="2026-10-30T04:17:53Z"><w:r><w:rPr><w:kern w:val="0"/><w:szCs w:val="24"/><w:lang w:val="es-CO" w:eastAsia="en-US" w:bidi="ar-SA"/></w:rPr><w:delText>Decreto 1821 de 2020</w:delText></w:r></w:del></w:p></w:tc><w:tc><w:tcPr><w:tcW w:w="2572" w:type="dxa"/><w:tcBorders></w:tcBorders></w:tcPr><w:p><w:pPr><w:pStyle w:val="Tabla9"/><w:widowControl/><w:jc w:val="left"/><w:rPr><w:kern w:val="0"/><w:szCs w:val="24"/><w:lang w:val="es-CO" w:eastAsia="en-US" w:bidi="ar-SA"/><w:del w:id="3603" w:author="Unknown Author" w:date="2026-10-30T04:17:53Z"></w:del></w:rPr></w:pPr><w:del w:id="3602" w:author="Unknown Author" w:date="2026-10-30T04:17:53Z"><w:r><w:rPr><w:kern w:val="0"/><w:szCs w:val="24"/><w:lang w:val="es-CO" w:eastAsia="en-US" w:bidi="ar-SA"/></w:rPr><w:delText>Decreto Único Reglamentario del SGR; artículos 1.2.3.2.2, 1.2.1.2.29, 1.2.3.1.1 y 1.2.3.3.2</w:delText></w:r></w:del></w:p></w:tc><w:tc><w:tcPr><w:tcW w:w="2571" w:type="dxa"/><w:tcBorders></w:tcBorders></w:tcPr><w:p><w:pPr><w:pStyle w:val="Tabla9"/><w:widowControl/><w:jc w:val="left"/><w:rPr><w:kern w:val="0"/><w:szCs w:val="24"/><w:lang w:val="es-CO" w:eastAsia="en-US" w:bidi="ar-SA"/><w:del w:id="3605" w:author="Unknown Author" w:date="2026-10-30T04:17:53Z"></w:del></w:rPr></w:pPr><w:del w:id="3604" w:author="Unknown Author" w:date="2026-10-30T04:17:53Z"><w:r><w:rPr><w:kern w:val="0"/><w:szCs w:val="24"/><w:lang w:val="es-CO" w:eastAsia="en-US" w:bidi="ar-SA"/></w:rPr><w:delText>Alianza, desempeño del proponente, gobernanza y vigilancia</w:delText></w:r></w:del></w:p></w:tc><w:tc><w:tcPr><w:tcW w:w="2405" w:type="dxa"/><w:tcBorders></w:tcBorders></w:tcPr><w:p><w:pPr><w:pStyle w:val="Tabla9"/><w:widowControl/><w:jc w:val="left"/><w:rPr><w:kern w:val="0"/><w:szCs w:val="24"/><w:lang w:val="es-CO" w:eastAsia="en-US" w:bidi="ar-SA"/><w:del w:id="3607" w:author="Unknown Author" w:date="2026-10-30T04:17:53Z"></w:del></w:rPr></w:pPr><w:del w:id="3606" w:author="Unknown Author" w:date="2026-10-30T04:17:53Z"><w:r><w:rPr><w:color w:val="00B050"/><w:kern w:val="0"/><w:szCs w:val="24"/><w:lang w:val="es-CO" w:eastAsia="en-US" w:bidi="ar-SA"/></w:rPr><w:delText>[Diligenciar: nombres de las entidades de la alianza]</w:delText></w:r></w:del></w:p></w:tc></w:tr><w:tr><w:trPr><w:del w:id="3608" w:author="Unknown Author" w:date="2026-10-30T04:17:53Z"/><w:cantSplit w:val="true"/></w:trPr><w:tc><w:tcPr><w:tcW w:w="2405" w:type="dxa"/><w:tcBorders></w:tcBorders><w:shd w:color="auto" w:fill="F7F7F7" w:val="clear"/></w:tcPr><w:p><w:pPr><w:pStyle w:val="Tabla9"/><w:widowControl/><w:jc w:val="left"/><w:rPr><w:kern w:val="0"/><w:szCs w:val="24"/><w:lang w:val="es-CO" w:eastAsia="en-US" w:bidi="ar-SA"/><w:del w:id="3610" w:author="Unknown Author" w:date="2026-10-30T04:17:53Z"></w:del></w:rPr></w:pPr><w:del w:id="3609" w:author="Unknown Author" w:date="2026-10-30T04:17:53Z"><w:r><w:rPr><w:kern w:val="0"/><w:szCs w:val="24"/><w:lang w:val="es-CO" w:eastAsia="en-US" w:bidi="ar-SA"/></w:rPr><w:delText>Acuerdo 12 de 2024 de la Comisión Rectora del SGR</w:delText></w:r></w:del></w:p></w:tc><w:tc><w:tcPr><w:tcW w:w="2572" w:type="dxa"/><w:tcBorders></w:tcBorders><w:shd w:color="auto" w:fill="F7F7F7" w:val="clear"/></w:tcPr><w:p><w:pPr><w:pStyle w:val="Tabla9"/><w:widowControl/><w:jc w:val="left"/><w:rPr><w:kern w:val="0"/><w:szCs w:val="24"/><w:lang w:val="es-CO" w:eastAsia="en-US" w:bidi="ar-SA"/><w:del w:id="3612" w:author="Unknown Author" w:date="2026-10-30T04:17:53Z"></w:del></w:rPr></w:pPr><w:del w:id="3611" w:author="Unknown Author" w:date="2026-10-30T04:17:53Z"><w:r><w:rPr><w:kern w:val="0"/><w:szCs w:val="24"/><w:lang w:val="es-CO" w:eastAsia="en-US" w:bidi="ar-SA"/></w:rPr><w:delText>Requisitos y viabilidad de proyectos</w:delText></w:r></w:del></w:p></w:tc><w:tc><w:tcPr><w:tcW w:w="2571" w:type="dxa"/><w:tcBorders></w:tcBorders><w:shd w:color="auto" w:fill="F7F7F7" w:val="clear"/></w:tcPr><w:p><w:pPr><w:pStyle w:val="Tabla9"/><w:widowControl/><w:jc w:val="left"/><w:rPr><w:kern w:val="0"/><w:szCs w:val="24"/><w:lang w:val="es-CO" w:eastAsia="en-US" w:bidi="ar-SA"/><w:del w:id="3614" w:author="Unknown Author" w:date="2026-10-30T04:17:53Z"></w:del></w:rPr></w:pPr><w:del w:id="3613" w:author="Unknown Author" w:date="2026-10-30T04:17:53Z"><w:r><w:rPr><w:kern w:val="0"/><w:szCs w:val="24"/><w:lang w:val="es-CO" w:eastAsia="en-US" w:bidi="ar-SA"/></w:rPr><w:delText>Define las etapas de verificación de requisitos</w:delText></w:r></w:del></w:p></w:tc><w:tc><w:tcPr><w:tcW w:w="2405" w:type="dxa"/><w:tcBorders></w:tcBorders><w:shd w:color="auto" w:fill="F7F7F7" w:val="clear"/></w:tcPr><w:p><w:pPr><w:pStyle w:val="Tabla9"/><w:widowControl/><w:jc w:val="left"/><w:rPr><w:kern w:val="0"/><w:szCs w:val="24"/><w:lang w:val="es-CO" w:eastAsia="en-US" w:bidi="ar-SA"/><w:del w:id="3616" w:author="Unknown Author" w:date="2026-10-30T04:17:53Z"></w:del></w:rPr></w:pPr><w:del w:id="3615" w:author="Unknown Author" w:date="2026-10-30T04:17:53Z"><w:r><w:rPr><w:kern w:val="0"/><w:szCs w:val="24"/><w:lang w:val="es-CO" w:eastAsia="en-US" w:bidi="ar-SA"/></w:rPr><w:delText>Sin dato pendiente</w:delText></w:r></w:del></w:p></w:tc></w:tr><w:tr><w:trPr><w:del w:id="3617" w:author="Unknown Author" w:date="2026-10-30T04:17:53Z"/><w:cantSplit w:val="true"/></w:trPr><w:tc><w:tcPr><w:tcW w:w="2405" w:type="dxa"/><w:tcBorders></w:tcBorders></w:tcPr><w:p><w:pPr><w:pStyle w:val="Tabla9"/><w:widowControl/><w:jc w:val="left"/><w:rPr><w:kern w:val="0"/><w:szCs w:val="24"/><w:lang w:val="es-CO" w:eastAsia="en-US" w:bidi="ar-SA"/><w:del w:id="3619" w:author="Unknown Author" w:date="2026-10-30T04:17:53Z"></w:del></w:rPr></w:pPr><w:del w:id="3618" w:author="Unknown Author" w:date="2026-10-30T04:17:53Z"><w:r><w:rPr><w:kern w:val="0"/><w:szCs w:val="24"/><w:lang w:val="es-CO" w:eastAsia="en-US" w:bidi="ar-SA"/></w:rPr><w:delText>Decreto 591 de 1991</w:delText></w:r></w:del></w:p></w:tc><w:tc><w:tcPr><w:tcW w:w="2572" w:type="dxa"/><w:tcBorders></w:tcBorders></w:tcPr><w:p><w:pPr><w:pStyle w:val="Tabla9"/><w:widowControl/><w:jc w:val="left"/><w:rPr><w:kern w:val="0"/><w:szCs w:val="24"/><w:lang w:val="es-CO" w:eastAsia="en-US" w:bidi="ar-SA"/><w:del w:id="3621" w:author="Unknown Author" w:date="2026-10-30T04:17:53Z"></w:del></w:rPr></w:pPr><w:del w:id="3620" w:author="Unknown Author" w:date="2026-10-30T04:17:53Z"><w:r><w:rPr><w:kern w:val="0"/><w:szCs w:val="24"/><w:lang w:val="es-CO" w:eastAsia="en-US" w:bidi="ar-SA"/></w:rPr><w:delText>Actividades de ciencia, tecnología e innovación; artículo 2</w:delText></w:r></w:del></w:p></w:tc><w:tc><w:tcPr><w:tcW w:w="2571" w:type="dxa"/><w:tcBorders></w:tcBorders></w:tcPr><w:p><w:pPr><w:pStyle w:val="Tabla9"/><w:widowControl/><w:jc w:val="left"/><w:rPr><w:kern w:val="0"/><w:szCs w:val="24"/><w:lang w:val="es-CO" w:eastAsia="en-US" w:bidi="ar-SA"/><w:del w:id="3623" w:author="Unknown Author" w:date="2026-10-30T04:17:53Z"></w:del></w:rPr></w:pPr><w:del w:id="3622" w:author="Unknown Author" w:date="2026-10-30T04:17:53Z"><w:r><w:rPr><w:kern w:val="0"/><w:szCs w:val="24"/><w:lang w:val="es-CO" w:eastAsia="en-US" w:bidi="ar-SA"/></w:rPr><w:delText>Tipifica las actividades del proyecto</w:delText></w:r></w:del></w:p></w:tc><w:tc><w:tcPr><w:tcW w:w="2405" w:type="dxa"/><w:tcBorders></w:tcBorders></w:tcPr><w:p><w:pPr><w:pStyle w:val="Tabla9"/><w:widowControl/><w:jc w:val="left"/><w:rPr><w:kern w:val="0"/><w:szCs w:val="24"/><w:lang w:val="es-CO" w:eastAsia="en-US" w:bidi="ar-SA"/><w:del w:id="3625" w:author="Unknown Author" w:date="2026-10-30T04:17:53Z"></w:del></w:rPr></w:pPr><w:del w:id="3624" w:author="Unknown Author" w:date="2026-10-30T04:17:53Z"><w:r><w:rPr><w:kern w:val="0"/><w:szCs w:val="24"/><w:lang w:val="es-CO" w:eastAsia="en-US" w:bidi="ar-SA"/></w:rPr><w:delText>Sin dato pendiente</w:delText></w:r></w:del></w:p></w:tc></w:tr><w:tr><w:trPr><w:del w:id="3626" w:author="Unknown Author" w:date="2026-10-30T04:17:53Z"/><w:cantSplit w:val="true"/></w:trPr><w:tc><w:tcPr><w:tcW w:w="2405" w:type="dxa"/><w:tcBorders></w:tcBorders><w:shd w:color="auto" w:fill="F7F7F7" w:val="clear"/></w:tcPr><w:p><w:pPr><w:pStyle w:val="Tabla9"/><w:widowControl/><w:jc w:val="left"/><w:rPr><w:kern w:val="0"/><w:szCs w:val="24"/><w:lang w:val="es-CO" w:eastAsia="en-US" w:bidi="ar-SA"/><w:del w:id="3628" w:author="Unknown Author" w:date="2026-10-30T04:17:53Z"></w:del></w:rPr></w:pPr><w:del w:id="3627" w:author="Unknown Author" w:date="2026-10-30T04:17:53Z"><w:r><w:rPr><w:kern w:val="0"/><w:szCs w:val="24"/><w:lang w:val="es-CO" w:eastAsia="en-US" w:bidi="ar-SA"/></w:rPr><w:delText>Ley 1286 de 2009</w:delText></w:r></w:del></w:p></w:tc><w:tc><w:tcPr><w:tcW w:w="2572" w:type="dxa"/><w:tcBorders></w:tcBorders><w:shd w:color="auto" w:fill="F7F7F7" w:val="clear"/></w:tcPr><w:p><w:pPr><w:pStyle w:val="Tabla9"/><w:widowControl/><w:jc w:val="left"/><w:rPr><w:kern w:val="0"/><w:szCs w:val="24"/><w:lang w:val="es-CO" w:eastAsia="en-US" w:bidi="ar-SA"/><w:del w:id="3630" w:author="Unknown Author" w:date="2026-10-30T04:17:53Z"></w:del></w:rPr></w:pPr><w:del w:id="3629" w:author="Unknown Author" w:date="2026-10-30T04:17:53Z"><w:r><w:rPr><w:kern w:val="0"/><w:szCs w:val="24"/><w:lang w:val="es-CO" w:eastAsia="en-US" w:bidi="ar-SA"/></w:rPr><w:delText>Fortalecimiento del SNCTI</w:delText></w:r></w:del></w:p></w:tc><w:tc><w:tcPr><w:tcW w:w="2571" w:type="dxa"/><w:tcBorders></w:tcBorders><w:shd w:color="auto" w:fill="F7F7F7" w:val="clear"/></w:tcPr><w:p><w:pPr><w:pStyle w:val="Tabla9"/><w:widowControl/><w:jc w:val="left"/><w:rPr><w:kern w:val="0"/><w:szCs w:val="24"/><w:lang w:val="es-CO" w:eastAsia="en-US" w:bidi="ar-SA"/><w:del w:id="3632" w:author="Unknown Author" w:date="2026-10-30T04:17:53Z"></w:del></w:rPr></w:pPr><w:del w:id="3631" w:author="Unknown Author" w:date="2026-10-30T04:17:53Z"><w:r><w:rPr><w:kern w:val="0"/><w:szCs w:val="24"/><w:lang w:val="es-CO" w:eastAsia="en-US" w:bidi="ar-SA"/></w:rPr><w:delText>Marco del sistema al que pertenece el actor del SNCTI de la alianza</w:delText></w:r></w:del></w:p></w:tc><w:tc><w:tcPr><w:tcW w:w="2405" w:type="dxa"/><w:tcBorders></w:tcBorders><w:shd w:color="auto" w:fill="F7F7F7" w:val="clear"/></w:tcPr><w:p><w:pPr><w:pStyle w:val="Tabla9"/><w:widowControl/><w:jc w:val="left"/><w:rPr><w:kern w:val="0"/><w:szCs w:val="24"/><w:lang w:val="es-CO" w:eastAsia="en-US" w:bidi="ar-SA"/><w:del w:id="3634" w:author="Unknown Author" w:date="2026-10-30T04:17:53Z"></w:del></w:rPr></w:pPr><w:del w:id="3633" w:author="Unknown Author" w:date="2026-10-30T04:17:53Z"><w:r><w:rPr><w:color w:val="00B050"/><w:kern w:val="0"/><w:szCs w:val="24"/><w:lang w:val="es-CO" w:eastAsia="en-US" w:bidi="ar-SA"/></w:rPr><w:delText>[Diligenciar: resolución de reconocimiento del actor del SNCTI]</w:delText></w:r></w:del></w:p></w:tc></w:tr><w:tr><w:trPr><w:del w:id="3635" w:author="Unknown Author" w:date="2026-10-30T04:17:53Z"/><w:cantSplit w:val="true"/></w:trPr><w:tc><w:tcPr><w:tcW w:w="2405" w:type="dxa"/><w:tcBorders></w:tcBorders></w:tcPr><w:p><w:pPr><w:pStyle w:val="Tabla9"/><w:widowControl/><w:jc w:val="left"/><w:rPr><w:kern w:val="0"/><w:szCs w:val="24"/><w:lang w:val="es-CO" w:eastAsia="en-US" w:bidi="ar-SA"/><w:del w:id="3637" w:author="Unknown Author" w:date="2026-10-30T04:17:53Z"></w:del></w:rPr></w:pPr><w:del w:id="3636" w:author="Unknown Author" w:date="2026-10-30T04:17:53Z"><w:r><w:rPr><w:kern w:val="0"/><w:szCs w:val="24"/><w:lang w:val="es-CO" w:eastAsia="en-US" w:bidi="ar-SA"/></w:rPr><w:delText>Ley 1523 de 2012</w:delText></w:r></w:del></w:p></w:tc><w:tc><w:tcPr><w:tcW w:w="2572" w:type="dxa"/><w:tcBorders></w:tcBorders></w:tcPr><w:p><w:pPr><w:pStyle w:val="Tabla9"/><w:widowControl/><w:jc w:val="left"/><w:rPr><w:kern w:val="0"/><w:szCs w:val="24"/><w:lang w:val="es-CO" w:eastAsia="en-US" w:bidi="ar-SA"/><w:del w:id="3639" w:author="Unknown Author" w:date="2026-10-30T04:17:53Z"></w:del></w:rPr></w:pPr><w:del w:id="3638" w:author="Unknown Author" w:date="2026-10-30T04:17:53Z"><w:r><w:rPr><w:kern w:val="0"/><w:szCs w:val="24"/><w:lang w:val="es-CO" w:eastAsia="en-US" w:bidi="ar-SA"/></w:rPr><w:delText>Política y sistema de gestión del riesgo; artículos 61 y 64</w:delText></w:r></w:del></w:p></w:tc><w:tc><w:tcPr><w:tcW w:w="2571" w:type="dxa"/><w:tcBorders></w:tcBorders></w:tcPr><w:p><w:pPr><w:pStyle w:val="Tabla9"/><w:widowControl/><w:jc w:val="left"/><w:rPr><w:kern w:val="0"/><w:szCs w:val="24"/><w:lang w:val="es-CO" w:eastAsia="en-US" w:bidi="ar-SA"/><w:del w:id="3641" w:author="Unknown Author" w:date="2026-10-30T04:17:53Z"></w:del></w:rPr></w:pPr><w:del w:id="3640" w:author="Unknown Author" w:date="2026-10-30T04:17:53Z"><w:r><w:rPr><w:kern w:val="0"/><w:szCs w:val="24"/><w:lang w:val="es-CO" w:eastAsia="en-US" w:bidi="ar-SA"/></w:rPr><w:delText>Define las instancias usuarias del tablero y condiciona dos requisitos habilitantes</w:delText></w:r></w:del></w:p></w:tc><w:tc><w:tcPr><w:tcW w:w="2405" w:type="dxa"/><w:tcBorders></w:tcBorders></w:tcPr><w:p><w:pPr><w:pStyle w:val="Tabla9"/><w:widowControl/><w:jc w:val="left"/><w:rPr><w:kern w:val="0"/><w:szCs w:val="24"/><w:lang w:val="es-CO" w:eastAsia="en-US" w:bidi="ar-SA"/><w:del w:id="3643" w:author="Unknown Author" w:date="2026-10-30T04:17:53Z"></w:del></w:rPr></w:pPr><w:del w:id="3642" w:author="Unknown Author" w:date="2026-10-30T04:17:53Z"><w:r><w:rPr><w:color w:val="00B050"/><w:kern w:val="0"/><w:szCs w:val="24"/><w:lang w:val="es-CO" w:eastAsia="en-US" w:bidi="ar-SA"/></w:rPr><w:delText>[Diligenciar: certificado del plan de acción de cada lugar de ejecución]</w:delText></w:r></w:del></w:p></w:tc></w:tr><w:tr><w:trPr><w:del w:id="3644" w:author="Unknown Author" w:date="2026-10-30T04:17:53Z"/><w:cantSplit w:val="true"/></w:trPr><w:tc><w:tcPr><w:tcW w:w="2405" w:type="dxa"/><w:tcBorders></w:tcBorders><w:shd w:color="auto" w:fill="F7F7F7" w:val="clear"/></w:tcPr><w:p><w:pPr><w:pStyle w:val="Tabla9"/><w:widowControl/><w:jc w:val="left"/><w:rPr><w:kern w:val="0"/><w:szCs w:val="24"/><w:lang w:val="es-CO" w:eastAsia="en-US" w:bidi="ar-SA"/><w:del w:id="3646" w:author="Unknown Author" w:date="2026-10-30T04:17:53Z"></w:del></w:rPr></w:pPr><w:del w:id="3645" w:author="Unknown Author" w:date="2026-10-30T04:17:53Z"><w:r><w:rPr><w:kern w:val="0"/><w:szCs w:val="24"/><w:lang w:val="es-CO" w:eastAsia="en-US" w:bidi="ar-SA"/></w:rPr><w:delText>Resolución 2254 de 2017</w:delText></w:r></w:del></w:p></w:tc><w:tc><w:tcPr><w:tcW w:w="2572" w:type="dxa"/><w:tcBorders></w:tcBorders><w:shd w:color="auto" w:fill="F7F7F7" w:val="clear"/></w:tcPr><w:p><w:pPr><w:pStyle w:val="Tabla9"/><w:widowControl/><w:jc w:val="left"/><w:rPr><w:kern w:val="0"/><w:szCs w:val="24"/><w:lang w:val="es-CO" w:eastAsia="en-US" w:bidi="ar-SA"/><w:del w:id="3648" w:author="Unknown Author" w:date="2026-10-30T04:17:53Z"></w:del></w:rPr></w:pPr><w:del w:id="3647" w:author="Unknown Author" w:date="2026-10-30T04:17:53Z"><w:r><w:rPr><w:kern w:val="0"/><w:szCs w:val="24"/><w:lang w:val="es-CO" w:eastAsia="en-US" w:bidi="ar-SA"/></w:rPr><w:delText>Norma de calidad del aire ambiente</w:delText></w:r></w:del></w:p></w:tc><w:tc><w:tcPr><w:tcW w:w="2571" w:type="dxa"/><w:tcBorders></w:tcBorders><w:shd w:color="auto" w:fill="F7F7F7" w:val="clear"/></w:tcPr><w:p><w:pPr><w:pStyle w:val="Tabla9"/><w:widowControl/><w:jc w:val="left"/><w:rPr><w:kern w:val="0"/><w:szCs w:val="24"/><w:lang w:val="es-CO" w:eastAsia="en-US" w:bidi="ar-SA"/><w:del w:id="3650" w:author="Unknown Author" w:date="2026-10-30T04:17:53Z"></w:del></w:rPr></w:pPr><w:del w:id="3649" w:author="Unknown Author" w:date="2026-10-30T04:17:53Z"><w:r><w:rPr><w:kern w:val="0"/><w:szCs w:val="24"/><w:lang w:val="es-CO" w:eastAsia="en-US" w:bidi="ar-SA"/></w:rPr><w:delText>Contexto de interpretación de niveles; sin declaración de cumplimiento</w:delText></w:r></w:del></w:p></w:tc><w:tc><w:tcPr><w:tcW w:w="2405" w:type="dxa"/><w:tcBorders></w:tcBorders><w:shd w:color="auto" w:fill="F7F7F7" w:val="clear"/></w:tcPr><w:p><w:pPr><w:pStyle w:val="Tabla9"/><w:widowControl/><w:jc w:val="left"/><w:rPr><w:kern w:val="0"/><w:szCs w:val="24"/><w:lang w:val="es-CO" w:eastAsia="en-US" w:bidi="ar-SA"/><w:del w:id="3652" w:author="Unknown Author" w:date="2026-10-30T04:17:53Z"></w:del></w:rPr></w:pPr><w:del w:id="3651" w:author="Unknown Author" w:date="2026-10-30T04:17:53Z"><w:r><w:rPr><w:kern w:val="0"/><w:szCs w:val="24"/><w:lang w:val="es-CO" w:eastAsia="en-US" w:bidi="ar-SA"/></w:rPr><w:delText>Sin dato pendiente</w:delText></w:r></w:del></w:p></w:tc></w:tr><w:tr><w:trPr><w:del w:id="3653" w:author="Unknown Author" w:date="2026-10-30T04:17:53Z"/><w:cantSplit w:val="true"/></w:trPr><w:tc><w:tcPr><w:tcW w:w="2405" w:type="dxa"/><w:tcBorders></w:tcBorders></w:tcPr><w:p><w:pPr><w:pStyle w:val="Tabla9"/><w:widowControl/><w:jc w:val="left"/><w:rPr><w:kern w:val="0"/><w:szCs w:val="24"/><w:lang w:val="es-CO" w:eastAsia="en-US" w:bidi="ar-SA"/><w:del w:id="3655" w:author="Unknown Author" w:date="2026-10-30T04:17:53Z"></w:del></w:rPr></w:pPr><w:del w:id="3654" w:author="Unknown Author" w:date="2026-10-30T04:17:53Z"><w:r><w:rPr><w:kern w:val="0"/><w:szCs w:val="24"/><w:lang w:val="es-CO" w:eastAsia="en-US" w:bidi="ar-SA"/></w:rPr><w:delText>Ley 1581 de 2012</w:delText></w:r></w:del></w:p></w:tc><w:tc><w:tcPr><w:tcW w:w="2572" w:type="dxa"/><w:tcBorders></w:tcBorders></w:tcPr><w:p><w:pPr><w:pStyle w:val="Tabla9"/><w:widowControl/><w:jc w:val="left"/><w:rPr><w:kern w:val="0"/><w:szCs w:val="24"/><w:lang w:val="es-CO" w:eastAsia="en-US" w:bidi="ar-SA"/><w:del w:id="3657" w:author="Unknown Author" w:date="2026-10-30T04:17:53Z"></w:del></w:rPr></w:pPr><w:del w:id="3656" w:author="Unknown Author" w:date="2026-10-30T04:17:53Z"><w:r><w:rPr><w:kern w:val="0"/><w:szCs w:val="24"/><w:lang w:val="es-CO" w:eastAsia="en-US" w:bidi="ar-SA"/></w:rPr><w:delText>Protección de datos personales</w:delText></w:r></w:del></w:p></w:tc><w:tc><w:tcPr><w:tcW w:w="2571" w:type="dxa"/><w:tcBorders></w:tcBorders></w:tcPr><w:p><w:pPr><w:pStyle w:val="Tabla9"/><w:widowControl/><w:jc w:val="left"/><w:rPr><w:kern w:val="0"/><w:szCs w:val="24"/><w:lang w:val="es-CO" w:eastAsia="en-US" w:bidi="ar-SA"/><w:del w:id="3659" w:author="Unknown Author" w:date="2026-10-30T04:17:53Z"></w:del></w:rPr></w:pPr><w:del w:id="3658" w:author="Unknown Author" w:date="2026-10-30T04:17:53Z"><w:r><w:rPr><w:kern w:val="0"/><w:szCs w:val="24"/><w:lang w:val="es-CO" w:eastAsia="en-US" w:bidi="ar-SA"/></w:rPr><w:delText>Aplica a consentimientos y datos de contacto</w:delText></w:r></w:del></w:p></w:tc><w:tc><w:tcPr><w:tcW w:w="2405" w:type="dxa"/><w:tcBorders></w:tcBorders></w:tcPr><w:p><w:pPr><w:pStyle w:val="Tabla9"/><w:widowControl/><w:jc w:val="left"/><w:rPr><w:kern w:val="0"/><w:szCs w:val="24"/><w:lang w:val="es-CO" w:eastAsia="en-US" w:bidi="ar-SA"/><w:del w:id="3661" w:author="Unknown Author" w:date="2026-10-30T04:17:53Z"></w:del></w:rPr></w:pPr><w:del w:id="3660" w:author="Unknown Author" w:date="2026-10-30T04:17:53Z"><w:r><w:rPr><w:color w:val="00B050"/><w:kern w:val="0"/><w:szCs w:val="24"/><w:lang w:val="es-CO" w:eastAsia="en-US" w:bidi="ar-SA"/></w:rPr><w:delText>[Diligenciar: política de tratamiento de datos de la entidad ejecutora]</w:delText></w:r></w:del></w:p></w:tc></w:tr><w:tr><w:trPr><w:del w:id="3662" w:author="Unknown Author" w:date="2026-10-30T04:17:53Z"/><w:cantSplit w:val="true"/></w:trPr><w:tc><w:tcPr><w:tcW w:w="2405" w:type="dxa"/><w:tcBorders></w:tcBorders><w:shd w:color="auto" w:fill="F7F7F7" w:val="clear"/></w:tcPr><w:p><w:pPr><w:pStyle w:val="Tabla9"/><w:widowControl/><w:jc w:val="left"/><w:rPr><w:kern w:val="0"/><w:szCs w:val="24"/><w:lang w:val="es-CO" w:eastAsia="en-US" w:bidi="ar-SA"/><w:del w:id="3664" w:author="Unknown Author" w:date="2026-10-30T04:17:53Z"></w:del></w:rPr></w:pPr><w:del w:id="3663" w:author="Unknown Author" w:date="2026-10-30T04:17:53Z"><w:r><w:rPr><w:kern w:val="0"/><w:szCs w:val="24"/><w:lang w:val="es-CO" w:eastAsia="en-US" w:bidi="ar-SA"/></w:rPr><w:delText>Ley 1955 de 2019, artículo 169, y Ley 2294 de 2023, artículos 170 y 171</w:delText></w:r></w:del></w:p></w:tc><w:tc><w:tcPr><w:tcW w:w="2572" w:type="dxa"/><w:tcBorders></w:tcBorders><w:shd w:color="auto" w:fill="F7F7F7" w:val="clear"/></w:tcPr><w:p><w:pPr><w:pStyle w:val="Tabla9"/><w:widowControl/><w:jc w:val="left"/><w:rPr><w:kern w:val="0"/><w:szCs w:val="24"/><w:lang w:val="es-CO" w:eastAsia="en-US" w:bidi="ar-SA"/><w:del w:id="3666" w:author="Unknown Author" w:date="2026-10-30T04:17:53Z"></w:del></w:rPr></w:pPr><w:del w:id="3665" w:author="Unknown Author" w:date="2026-10-30T04:17:53Z"><w:r><w:rPr><w:kern w:val="0"/><w:szCs w:val="24"/><w:lang w:val="es-CO" w:eastAsia="en-US" w:bidi="ar-SA"/></w:rPr><w:delText>Titularidad de resultados con recursos públicos; ciencia abierta</w:delText></w:r></w:del></w:p></w:tc><w:tc><w:tcPr><w:tcW w:w="2571" w:type="dxa"/><w:tcBorders></w:tcBorders><w:shd w:color="auto" w:fill="F7F7F7" w:val="clear"/></w:tcPr><w:p><w:pPr><w:pStyle w:val="Tabla9"/><w:widowControl/><w:jc w:val="left"/><w:rPr><w:kern w:val="0"/><w:szCs w:val="24"/><w:lang w:val="es-CO" w:eastAsia="en-US" w:bidi="ar-SA"/><w:del w:id="3668" w:author="Unknown Author" w:date="2026-10-30T04:17:53Z"></w:del></w:rPr></w:pPr><w:del w:id="3667" w:author="Unknown Author" w:date="2026-10-30T04:17:53Z"><w:r><w:rPr><w:kern w:val="0"/><w:szCs w:val="24"/><w:lang w:val="es-CO" w:eastAsia="en-US" w:bidi="ar-SA"/></w:rPr><w:delText>Gobierna la titularidad y la apertura de datos y resultados</w:delText></w:r></w:del></w:p></w:tc><w:tc><w:tcPr><w:tcW w:w="2405" w:type="dxa"/><w:tcBorders></w:tcBorders><w:shd w:color="auto" w:fill="F7F7F7" w:val="clear"/></w:tcPr><w:p><w:pPr><w:pStyle w:val="Tabla9"/><w:widowControl/><w:jc w:val="left"/><w:rPr><w:kern w:val="0"/><w:szCs w:val="24"/><w:lang w:val="es-CO" w:eastAsia="en-US" w:bidi="ar-SA"/><w:del w:id="3670" w:author="Unknown Author" w:date="2026-10-30T04:17:53Z"></w:del></w:rPr></w:pPr><w:del w:id="3669" w:author="Unknown Author" w:date="2026-10-30T04:17:53Z"><w:r><w:rPr><w:color w:val="00B050"/><w:kern w:val="0"/><w:szCs w:val="24"/><w:lang w:val="es-CO" w:eastAsia="en-US" w:bidi="ar-SA"/></w:rPr><w:delText>[Diligenciar: acuerdo de propiedad intelectual de la alianza]</w:delText></w:r></w:del></w:p></w:tc></w:tr><w:tr><w:trPr><w:del w:id="3671" w:author="Unknown Author" w:date="2026-10-30T04:17:53Z"/><w:cantSplit w:val="true"/></w:trPr><w:tc><w:tcPr><w:tcW w:w="2405" w:type="dxa"/><w:tcBorders></w:tcBorders></w:tcPr><w:p><w:pPr><w:pStyle w:val="Tabla9"/><w:widowControl/><w:jc w:val="left"/><w:rPr><w:kern w:val="0"/><w:szCs w:val="24"/><w:lang w:val="es-CO" w:eastAsia="en-US" w:bidi="ar-SA"/><w:del w:id="3673" w:author="Unknown Author" w:date="2026-10-30T04:17:53Z"></w:del></w:rPr></w:pPr><w:del w:id="3672" w:author="Unknown Author" w:date="2026-10-30T04:17:53Z"><w:r><w:rPr><w:kern w:val="0"/><w:szCs w:val="24"/><w:lang w:val="es-CO" w:eastAsia="en-US" w:bidi="ar-SA"/></w:rPr><w:delText>Decisión 486 de la Comunidad Andina</w:delText></w:r></w:del></w:p></w:tc><w:tc><w:tcPr><w:tcW w:w="2572" w:type="dxa"/><w:tcBorders></w:tcBorders></w:tcPr><w:p><w:pPr><w:pStyle w:val="Tabla9"/><w:widowControl/><w:jc w:val="left"/><w:rPr><w:kern w:val="0"/><w:szCs w:val="24"/><w:lang w:val="es-CO" w:eastAsia="en-US" w:bidi="ar-SA"/><w:del w:id="3675" w:author="Unknown Author" w:date="2026-10-30T04:17:53Z"></w:del></w:rPr></w:pPr><w:del w:id="3674" w:author="Unknown Author" w:date="2026-10-30T04:17:53Z"><w:r><w:rPr><w:kern w:val="0"/><w:szCs w:val="24"/><w:lang w:val="es-CO" w:eastAsia="en-US" w:bidi="ar-SA"/></w:rPr><w:delText>Régimen común de propiedad industrial</w:delText></w:r></w:del></w:p></w:tc><w:tc><w:tcPr><w:tcW w:w="2571" w:type="dxa"/><w:tcBorders></w:tcBorders></w:tcPr><w:p><w:pPr><w:pStyle w:val="Tabla9"/><w:widowControl/><w:jc w:val="left"/><w:rPr><w:kern w:val="0"/><w:szCs w:val="24"/><w:lang w:val="es-CO" w:eastAsia="en-US" w:bidi="ar-SA"/><w:del w:id="3677" w:author="Unknown Author" w:date="2026-10-30T04:17:53Z"></w:del></w:rPr></w:pPr><w:del w:id="3676" w:author="Unknown Author" w:date="2026-10-30T04:17:53Z"><w:r><w:rPr><w:kern w:val="0"/><w:szCs w:val="24"/><w:lang w:val="es-CO" w:eastAsia="en-US" w:bidi="ar-SA"/></w:rPr><w:delText>Fundamenta la consulta de libertad de operación</w:delText></w:r></w:del></w:p></w:tc><w:tc><w:tcPr><w:tcW w:w="2405" w:type="dxa"/><w:tcBorders></w:tcBorders></w:tcPr><w:p><w:pPr><w:pStyle w:val="Tabla9"/><w:widowControl/><w:jc w:val="left"/><w:rPr><w:kern w:val="0"/><w:szCs w:val="24"/><w:lang w:val="es-CO" w:eastAsia="en-US" w:bidi="ar-SA"/><w:del w:id="3679" w:author="Unknown Author" w:date="2026-10-30T04:17:53Z"></w:del></w:rPr></w:pPr><w:del w:id="3678" w:author="Unknown Author" w:date="2026-10-30T04:17:53Z"><w:r><w:rPr><w:kern w:val="0"/><w:szCs w:val="24"/><w:lang w:val="es-CO" w:eastAsia="en-US" w:bidi="ar-SA"/></w:rPr><w:delText>Sin dato pendiente</w:delText></w:r></w:del></w:p></w:tc></w:tr><w:tr><w:trPr><w:del w:id="3680" w:author="Unknown Author" w:date="2026-10-30T04:17:53Z"/><w:cantSplit w:val="true"/></w:trPr><w:tc><w:tcPr><w:tcW w:w="2405" w:type="dxa"/><w:tcBorders></w:tcBorders><w:shd w:color="auto" w:fill="F7F7F7" w:val="clear"/></w:tcPr><w:p><w:pPr><w:pStyle w:val="Tabla9"/><w:widowControl/><w:jc w:val="left"/><w:rPr><w:kern w:val="0"/><w:szCs w:val="24"/><w:lang w:val="es-CO" w:eastAsia="en-US" w:bidi="ar-SA"/><w:del w:id="3682" w:author="Unknown Author" w:date="2026-10-30T04:17:53Z"></w:del></w:rPr></w:pPr><w:del w:id="3681" w:author="Unknown Author" w:date="2026-10-30T04:17:53Z"><w:r><w:rPr><w:kern w:val="0"/><w:szCs w:val="24"/><w:lang w:val="es-CO" w:eastAsia="en-US" w:bidi="ar-SA"/></w:rPr><w:delText>Reglamentación de la Aeronáutica Civil sobre aeronaves no tripuladas</w:delText></w:r></w:del></w:p></w:tc><w:tc><w:tcPr><w:tcW w:w="2572" w:type="dxa"/><w:tcBorders></w:tcBorders><w:shd w:color="auto" w:fill="F7F7F7" w:val="clear"/></w:tcPr><w:p><w:pPr><w:pStyle w:val="Tabla9"/><w:widowControl/><w:jc w:val="left"/><w:rPr><w:kern w:val="0"/><w:szCs w:val="24"/><w:lang w:val="es-CO" w:eastAsia="en-US" w:bidi="ar-SA"/><w:del w:id="3684" w:author="Unknown Author" w:date="2026-10-30T04:17:53Z"></w:del></w:rPr></w:pPr><w:del w:id="3683" w:author="Unknown Author" w:date="2026-10-30T04:17:53Z"><w:r><w:rPr><w:kern w:val="0"/><w:szCs w:val="24"/><w:lang w:val="es-CO" w:eastAsia="en-US" w:bidi="ar-SA"/></w:rPr><w:delText>Condiciones de operación y autorización de vuelo</w:delText></w:r></w:del></w:p></w:tc><w:tc><w:tcPr><w:tcW w:w="2571" w:type="dxa"/><w:tcBorders></w:tcBorders><w:shd w:color="auto" w:fill="F7F7F7" w:val="clear"/></w:tcPr><w:p><w:pPr><w:pStyle w:val="Tabla9"/><w:widowControl/><w:jc w:val="left"/><w:rPr><w:kern w:val="0"/><w:szCs w:val="24"/><w:lang w:val="es-CO" w:eastAsia="en-US" w:bidi="ar-SA"/><w:del w:id="3686" w:author="Unknown Author" w:date="2026-10-30T04:17:53Z"></w:del></w:rPr></w:pPr><w:del w:id="3685" w:author="Unknown Author" w:date="2026-10-30T04:17:53Z"><w:r><w:rPr><w:kern w:val="0"/><w:szCs w:val="24"/><w:lang w:val="es-CO" w:eastAsia="en-US" w:bidi="ar-SA"/></w:rPr><w:delText>Rige el uso del dron del laboratorio en cada sitio</w:delText></w:r></w:del></w:p></w:tc><w:tc><w:tcPr><w:tcW w:w="2405" w:type="dxa"/><w:tcBorders></w:tcBorders><w:shd w:color="auto" w:fill="F7F7F7" w:val="clear"/></w:tcPr><w:p><w:pPr><w:pStyle w:val="Tabla9"/><w:widowControl/><w:jc w:val="left"/><w:rPr><w:kern w:val="0"/><w:szCs w:val="24"/><w:lang w:val="es-CO" w:eastAsia="en-US" w:bidi="ar-SA"/><w:del w:id="3688" w:author="Unknown Author" w:date="2026-10-30T04:17:53Z"></w:del></w:rPr></w:pPr><w:del w:id="3687" w:author="Unknown Author" w:date="2026-10-30T04:17:53Z"><w:r><w:rPr><w:color w:val="00B050"/><w:kern w:val="0"/><w:szCs w:val="24"/><w:lang w:val="es-CO" w:eastAsia="en-US" w:bidi="ar-SA"/></w:rPr><w:delText>[Diligenciar: norma vigente de la Aeronáutica Civil y permiso de operación del dron]</w:delText></w:r></w:del></w:p></w:tc></w:tr><w:tr><w:trPr><w:del w:id="3689" w:author="Unknown Author" w:date="2026-10-30T04:17:53Z"/><w:cantSplit w:val="true"/></w:trPr><w:tc><w:tcPr><w:tcW w:w="2405" w:type="dxa"/><w:tcBorders><w:bottom w:val="single" w:sz="12" w:space="0" w:color="2A3439"/></w:tcBorders></w:tcPr><w:p><w:pPr><w:pStyle w:val="Tabla9"/><w:keepNext w:val="true"/><w:widowControl/><w:jc w:val="left"/><w:rPr><w:kern w:val="0"/><w:szCs w:val="24"/><w:lang w:val="es-CO" w:eastAsia="en-US" w:bidi="ar-SA"/><w:del w:id="3691" w:author="Unknown Author" w:date="2026-10-30T04:17:53Z"></w:del></w:rPr></w:pPr><w:del w:id="3690" w:author="Unknown Author" w:date="2026-10-30T04:17:53Z"><w:r><w:rPr><w:kern w:val="0"/><w:szCs w:val="24"/><w:lang w:val="es-CO" w:eastAsia="en-US" w:bidi="ar-SA"/></w:rPr><w:delText>Normas de gestión de residuos de construcción y demolición</w:delText></w:r></w:del></w:p></w:tc><w:tc><w:tcPr><w:tcW w:w="2572" w:type="dxa"/><w:tcBorders><w:bottom w:val="single" w:sz="12" w:space="0" w:color="2A3439"/></w:tcBorders></w:tcPr><w:p><w:pPr><w:pStyle w:val="Tabla9"/><w:keepNext w:val="true"/><w:widowControl/><w:jc w:val="left"/><w:rPr><w:kern w:val="0"/><w:szCs w:val="24"/><w:lang w:val="es-CO" w:eastAsia="en-US" w:bidi="ar-SA"/><w:del w:id="3693" w:author="Unknown Author" w:date="2026-10-30T04:17:53Z"></w:del></w:rPr></w:pPr><w:del w:id="3692" w:author="Unknown Author" w:date="2026-10-30T04:17:53Z"><w:r><w:rPr><w:kern w:val="0"/><w:szCs w:val="24"/><w:lang w:val="es-CO" w:eastAsia="en-US" w:bidi="ar-SA"/></w:rPr><w:delText>Obligaciones de quien demuele y dispone escombros</w:delText></w:r></w:del></w:p></w:tc><w:tc><w:tcPr><w:tcW w:w="2571" w:type="dxa"/><w:tcBorders><w:bottom w:val="single" w:sz="12" w:space="0" w:color="2A3439"/></w:tcBorders></w:tcPr><w:p><w:pPr><w:pStyle w:val="Tabla9"/><w:keepNext w:val="true"/><w:widowControl/><w:jc w:val="left"/><w:rPr><w:kern w:val="0"/><w:szCs w:val="24"/><w:lang w:val="es-CO" w:eastAsia="en-US" w:bidi="ar-SA"/><w:del w:id="3695" w:author="Unknown Author" w:date="2026-10-30T04:17:53Z"></w:del></w:rPr></w:pPr><w:del w:id="3694" w:author="Unknown Author" w:date="2026-10-30T04:17:53Z"><w:r><w:rPr><w:kern w:val="0"/><w:szCs w:val="24"/><w:lang w:val="es-CO" w:eastAsia="en-US" w:bidi="ar-SA"/></w:rPr><w:delText>Contexto en que se aplica la evaluación previa; el proyecto no autoriza ni controla demoliciones</w:delText></w:r></w:del></w:p></w:tc><w:tc><w:tcPr><w:tcW w:w="2405" w:type="dxa"/><w:tcBorders><w:bottom w:val="single" w:sz="12" w:space="0" w:color="2A3439"/></w:tcBorders></w:tcPr><w:p><w:pPr><w:pStyle w:val="Tabla9"/><w:keepNext w:val="true"/><w:widowControl/><w:jc w:val="left"/><w:rPr><w:kern w:val="0"/><w:szCs w:val="24"/><w:lang w:val="es-CO" w:eastAsia="en-US" w:bidi="ar-SA"/><w:del w:id="3697" w:author="Unknown Author" w:date="2026-10-30T04:17:53Z"></w:del></w:rPr></w:pPr><w:del w:id="3696" w:author="Unknown Author" w:date="2026-10-30T04:17:53Z"><w:r><w:rPr><w:color w:val="00B050"/><w:kern w:val="0"/><w:szCs w:val="24"/><w:lang w:val="es-CO" w:eastAsia="en-US" w:bidi="ar-SA"/></w:rPr><w:delText>[Diligenciar: norma vigente y autoridad ambiental competente]</w:delText></w:r></w:del></w:p></w:tc></w:tr></w:tbl><w:p><w:pPr><w:pStyle w:val="TablaNota"/><w:rPr></w:rPr></w:pPr><w:r><w:rPr><w:i/><w:iCs/></w:rPr><w:t>Nota.</w:t></w:r><w:r><w:rPr></w:rPr><w:t xml:space="preserve"> Elaboración propia con los TdR de la convocatoria y con las normas citadas. SGR = Sistema General de Regalías. Los artículos citados son los que los TdR mencionan.</w:t></w:r></w:p><w:p><w:pPr><w:pStyle w:val="BodyText"/><w:rPr></w:rPr></w:pPr><w:bookmarkStart w:id="104" w:name="marco-conceptual"/><w:bookmarkStart w:id="105" w:name="marco-normativo"/><w:r><w:rPr></w:rPr><w:t>La Tabla 9.4 muestra que diez de las 15 normas dejan datos por diligenciar. Todos son soportes que la alianza debe aportar y que no modifican el diseño técnico. La norma de calidad del aire y la guía de la EPA cumplen funciones distintas. El proyecto no confunde el uso informativo con el regulatorio. Las normas de propiedad intelectual y de ciencia abierta condicionan el acuerdo de la alianza. También condicionan la publicación de los datos al cierre, con la cláusula de apertura que el proyecto firma.</w:t></w:r><w:bookmarkEnd w:id="104"/><w:bookmarkEnd w:id="105"/></w:p><w:p><w:pPr><w:pStyle w:val="Heading1"/><w:rPr></w:rPr></w:pPr><w:bookmarkStart w:id="106" w:name="análisis-de-participantes"/><w:r><w:rPr></w:rPr><w:t>10. ANÁLISIS DE PARTICIPANTES</w:t></w:r></w:p><w:p><w:pPr><w:pStyle w:val="FirstParagraph"/><w:rPr></w:rPr></w:pPr><w:r><w:rPr></w:rPr><w:t xml:space="preserve">Este análisis identifica a las personas y entidades relacionadas con el proyecto, sus intereses y su posición frente a la propuesta. Cada participante se clasifica como beneficiario, cooperante, oponente o perjudicado, según las categorías de la plantilla del Anexo 2. La Tabla 10.2 registra 23 participantes. Una matriz de poder e interés ubica a 19 de ellos. Las posiciones son inferencias del equipo formulador. Se apoyan en la alianza, en el </w:t></w:r><w:ins w:id="3698" w:author="Unknown Author" w:date="2026-10-30T04:17:53Z"><w:r><w:rPr></w:rPr><w:t>Anexo 3</w:t></w:r></w:ins><w:del w:id="3699" w:author="Unknown Author" w:date="2026-10-30T04:17:53Z"><w:r><w:rPr></w:rPr><w:delText>presupuesto</w:delText></w:r></w:del><w:r><w:rPr></w:rPr><w:t>, en el registro de riesgos y en el informe de vigilancia tecnológica del proyecto (Equipo formulador, 2026, pp. 68-71). Ningún participante fue consultado todavía</w:t></w:r><w:ins w:id="3700" w:author="Unknown Author" w:date="2026-10-30T04:17:53Z"><w:r><w:rPr></w:rPr><w:t xml:space="preserve"> con un instrumento formal, de modo que las posiciones se validan al inicio de la ejecución</w:t></w:r></w:ins><w:del w:id="3701" w:author="Unknown Author" w:date="2026-10-30T04:17:53Z"><w:r><w:rPr></w:rPr><w:delText xml:space="preserve">. La alianza y el territorio son supuestos de trabajo, y los nombres de las entidades quedan pendientes </w:delText></w:r></w:del><w:del w:id="3702" w:author="Unknown Author" w:date="2026-10-30T04:17:53Z"><w:r><w:rPr><w:color w:val="00B050"/></w:rPr><w:delText>[Diligenciar: nombres de las entidades participantes]</w:delText></w:r></w:del><w:r><w:rPr></w:rPr><w:t>.</w:t></w:r></w:p><w:p><w:pPr><w:pStyle w:val="Heading2"/><w:rPr></w:rPr></w:pPr><w:bookmarkStart w:id="107" w:name="Xf548d75448c161e915a6e4145eb907e4eb8279c"/><w:r><w:rPr></w:rPr><w:t>10.1. Participantes, posiciones y contribuciones</w:t></w:r></w:p><w:p><w:pPr><w:pStyle w:val="FirstParagraph"/><w:rPr></w:rPr></w:pPr><w:r><w:rPr></w:rPr><w:t xml:space="preserve">La identificación usa el modelo de saliencia de Mitchell et al. (1997). El modelo clasifica a los participantes por su poder, su legitimidad y su urgencia. El poder es la capacidad de imponer la voluntad propia. La legitimidad es la validez social de un reclamo. La urgencia es la exigencia de atención inmediata. Los </w:t></w:r><w:ins w:id="3703" w:author="Unknown Author" w:date="2026-10-30T04:17:53Z"><w:r><w:rPr></w:rPr><w:t>consejos</w:t></w:r></w:ins><w:del w:id="3704" w:author="Unknown Author" w:date="2026-10-30T04:17:53Z"><w:r><w:rPr></w:rPr><w:delText>comités</w:delText></w:r></w:del><w:r><w:rPr></w:rPr><w:t xml:space="preserve"> de gestión del riesgo reúnen los tres atributos, porque deciden las alertas y responden a eventos que no admiten espera. El personal operario y la población expuesta poseen legitimidad y urgencia, pero poco poder. Esa diferencia orienta la gestión de cada grupo.</w:t></w:r></w:p><w:p><w:pPr><w:pStyle w:val="BodyText"/><w:rPr></w:rPr></w:pPr><w:r><w:rPr></w:rPr><w:t xml:space="preserve">La alianza reúne cuatro integrantes que cooperan con recursos propios y con ejecución. </w:t></w:r><w:ins w:id="3705" w:author="Unknown Author" w:date="2026-10-30T04:17:53Z"><w:r><w:rPr></w:rPr><w:t xml:space="preserve">La Universidad Santo Tomás, sede Villavicencio, </w:t></w:r></w:ins><w:del w:id="3706" w:author="Unknown Author" w:date="2026-10-30T04:17:53Z"><w:r><w:rPr></w:rPr><w:delText xml:space="preserve">El primero </w:delText></w:r></w:del><w:r><w:rPr></w:rPr><w:t xml:space="preserve">es la institución de educación superior (IES) proponente y ejecutora. </w:t></w:r><w:ins w:id="3707" w:author="Unknown Author" w:date="2026-10-30T04:17:53Z"><w:r><w:rPr></w:rPr><w:t xml:space="preserve">Los municipios de Manizales y de Calarcá son las entidades territoriales y los lugares de ejecución. Avanciencia es una oficina de transferencia de resultados de investigación y </w:t></w:r></w:ins><w:del w:id="3708" w:author="Unknown Author" w:date="2026-10-30T04:17:53Z"><w:r><w:rPr></w:rPr><w:delText xml:space="preserve">El segundo es un municipio de intervención, que actúa como entidad territorial. El tercero es un </w:delText></w:r></w:del><w:r><w:rPr></w:rPr><w:t xml:space="preserve">actor del Sistema Nacional de Ciencia, Tecnología e Innovación (SNCTI). Cuenta con reconocimiento </w:t></w:r><w:del w:id="3709" w:author="Unknown Author" w:date="2026-10-30T04:17:53Z"><w:r><w:rPr></w:rPr><w:delText xml:space="preserve">vigente </w:delText></w:r></w:del><w:r><w:rPr></w:rPr><w:t xml:space="preserve">del Ministerio de Ciencia, Tecnología e Innovación (MinCiencias). </w:t></w:r><w:del w:id="3710" w:author="Unknown Author" w:date="2026-10-30T04:17:53Z"><w:r><w:rPr></w:rPr><w:delText xml:space="preserve">El cuarto es una empresa tecnológica del sector productivo. </w:delText></w:r></w:del><w:r><w:rPr></w:rPr><w:t xml:space="preserve">Los términos de referencia (TdR) fijan tres exigencias para cada integrante. Debe asumir una actividad o una contribución directa a un producto. Debe designar un responsable institucional y cuantificar su contrapartida (MinCiencias, 2026). El Sistema General de Regalías (SGR) financia $ </w:t></w:r><w:ins w:id="3711" w:author="Unknown Author" w:date="2026-10-30T04:17:53Z"><w:r><w:rPr></w:rPr><w:t>13.999.405.215</w:t></w:r></w:ins><w:del w:id="3712" w:author="Unknown Author" w:date="2026-10-30T04:17:53Z"><w:r><w:rPr></w:rPr><w:delText>10.022.840.000</w:delText></w:r></w:del><w:r><w:rPr></w:rPr><w:t xml:space="preserve">, equivalentes a </w:t></w:r><w:ins w:id="3713" w:author="Unknown Author" w:date="2026-10-30T04:17:53Z"><w:r><w:rPr></w:rPr><w:t>99,996</w:t></w:r></w:ins><w:del w:id="3714" w:author="Unknown Author" w:date="2026-10-30T04:17:53Z"><w:r><w:rPr></w:rPr><w:delText>71,6</w:delText></w:r></w:del><w:r><w:rPr></w:rPr><w:t xml:space="preserve"> % del tope de la convocatoria. La contrapartida registrada es de $ </w:t></w:r><w:ins w:id="3715" w:author="Unknown Author" w:date="2026-10-30T04:17:53Z"><w:r><w:rPr></w:rPr><w:t>1.514</w:t></w:r></w:ins><w:del w:id="3716" w:author="Unknown Author" w:date="2026-10-30T04:17:53Z"><w:r><w:rPr></w:rPr><w:delText>2.374</w:delText></w:r></w:del><w:r><w:rPr></w:rPr><w:t xml:space="preserve">.000.000, </w:t></w:r><w:ins w:id="3717" w:author="Unknown Author" w:date="2026-10-30T04:17:53Z"><w:r><w:rPr></w:rPr><w:t>toda en especie</w:t></w:r></w:ins><w:del w:id="3718" w:author="Unknown Author" w:date="2026-10-30T04:17:53Z"><w:r><w:rPr></w:rPr><w:delText>de los cuales $ 210.000.000 son en efectivo</w:delText></w:r></w:del><w:r><w:rPr></w:rPr><w:t>.</w:t></w:r></w:p><w:p><w:pPr><w:pStyle w:val="BodyText"/><w:rPr><w:ins w:id="3720" w:author="Unknown Author" w:date="2026-10-30T04:17:53Z"></w:ins></w:rPr></w:pPr><w:ins w:id="3719" w:author="Unknown Author" w:date="2026-10-30T04:17:53Z"><w:r><w:rPr></w:rPr><w:t>El reparto de roles sigue los objetivos específicos. La universidad coordina el proyecto y lidera los objetivos específicos 1 y 2. Esos objetivos comprenden la medición verificada, la red, la plataforma geoespacial y el laboratorio de modelación. La plataforma se desarrolla con un servicio contratado y el personal de software y nube de la universidad. Los municipios lideran el uso institucional del objetivo específico 3, en las actividades 3.1 a 3.4. Facilitan el acceso a los sitios y a las demoliciones y adoptan el protocolo de evaluación previa de la actividad 3.5. Avanciencia participa en la revisión del diseño y de la validación (actividades 1.1, 1.2, 1.4 y 1.6). Lidera además la valoración y la ruta de transferencia y estructura los convenios de transferencia y custodia (actividades 3.3 y 3.4). Gestión y Medio Ambiente, empresa de Manizales con servicios de calidad del aire, participa como actor técnico externo a la alianza. La Tabla 10.1 resume esos roles, las contrapartidas y lo que recibe cada integrante.</w:t></w:r></w:ins></w:p><w:p><w:pPr><w:pStyle w:val="BodyText"/><w:rPr><w:del w:id="3722" w:author="Unknown Author" w:date="2026-10-30T04:17:53Z"></w:del></w:rPr></w:pPr><w:del w:id="3721" w:author="Unknown Author" w:date="2026-10-30T04:17:53Z"><w:r><w:rPr></w:rPr><w:delText>El reparto de roles sigue los objetivos específicos. La IES coordina todo el proyecto y lidera el objetivo específico 1, que corresponde a la medición verificada. Lidera además las actividades del laboratorio de modelación (2.5 a 2.7 y 3.5) y valida sus resultados. La empresa lidera el objetivo específico 2, que reúne las actividades 2.1 a 2.4 de red, energía y plataforma. También apoya el objetivo específico 1 en las actividades 1.2 a 1.4. Integra además el gemelo predictivo a la plataforma en las actividades 1.7, 2.6 y 2.7. El municipio lidera el uso institucional del objetivo específico 3, en las actividades 3.1 a 3.4. Facilita el acceso a los sitios y a las demoliciones. Adopta además el protocolo de evaluación previa de la actividad 3.5. El actor del SNCTI participa en la validación metrológica y la caracterización de las actividades 1.1, 1.2, 1.4 y 1.6. Participa además en la comparación de los monitores portátiles del laboratorio (actividades 1.7 y 2.6). Participa en la formación de custodios de la actividad 3.3 y en la custodia científica del repositorio de datos de la actividad 3.4. Revisa también el protocolo de evaluación previa de la actividad 3.5. La Tabla 10.1 resume esos roles, las contrapartidas y lo que recibe cada integrante.</w:delText></w:r></w:del></w:p><w:p><w:pPr><w:pStyle w:val="BodyText"/><w:rPr></w:rPr></w:pPr><w:bookmarkStart w:id="108" w:name="rot_Tabla_10_1"/><w:r><w:rPr><w:b/><w:bCs/></w:rPr><w:t>Tabla 10.1</w:t></w:r><w:bookmarkEnd w:id="108"/></w:p><w:p><w:pPr><w:pStyle w:val="TablaTitulo"/><w:rPr></w:rPr></w:pPr><w:r><w:rPr><w:i/><w:iCs/></w:rPr><w:t>Rol, contrapartida y beneficio de cada integrante de la alianza</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239"/><w:gridCol w:w="2406"/><w:gridCol w:w="2821"/><w:gridCol w:w="2487"/></w:tblGrid><w:tr><w:trPr><w:tblHeader w:val="true"/><w:ins w:id="3723" w:author="Unknown Author" w:date="2026-10-30T04:17:53Z"/><w:cantSplit w:val="true"/></w:trPr><w:tc><w:tcPr><w:tcW w:w="223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3725" w:author="Unknown Author" w:date="2026-10-30T04:17:53Z"></w:ins></w:rPr></w:pPr><w:ins w:id="3724" w:author="Unknown Author" w:date="2026-10-30T04:17:53Z"><w:r><w:rPr><w:b/><w:kern w:val="0"/><w:szCs w:val="24"/><w:lang w:val="es-CO" w:eastAsia="en-US" w:bidi="ar-SA"/></w:rPr><w:t>Integrante</w:t></w:r></w:ins></w:p></w:tc><w:tc><w:tcPr><w:tcW w:w="2406"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3727" w:author="Unknown Author" w:date="2026-10-30T04:17:53Z"></w:ins></w:rPr></w:pPr><w:ins w:id="3726" w:author="Unknown Author" w:date="2026-10-30T04:17:53Z"><w:r><w:rPr><w:b/><w:kern w:val="0"/><w:szCs w:val="24"/><w:lang w:val="es-CO" w:eastAsia="en-US" w:bidi="ar-SA"/></w:rPr><w:t>Rol por objetivo específico</w:t></w:r></w:ins></w:p></w:tc><w:tc><w:tcPr><w:tcW w:w="282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3729" w:author="Unknown Author" w:date="2026-10-30T04:17:53Z"></w:ins></w:rPr></w:pPr><w:ins w:id="3728" w:author="Unknown Author" w:date="2026-10-30T04:17:53Z"><w:r><w:rPr><w:b/><w:kern w:val="0"/><w:szCs w:val="24"/><w:lang w:val="es-CO" w:eastAsia="en-US" w:bidi="ar-SA"/></w:rPr><w:t>Contrapartida</w:t></w:r></w:ins></w:p></w:tc><w:tc><w:tcPr><w:tcW w:w="248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3731" w:author="Unknown Author" w:date="2026-10-30T04:17:53Z"></w:ins></w:rPr></w:pPr><w:ins w:id="3730" w:author="Unknown Author" w:date="2026-10-30T04:17:53Z"><w:r><w:rPr><w:b/><w:kern w:val="0"/><w:szCs w:val="24"/><w:lang w:val="es-CO" w:eastAsia="en-US" w:bidi="ar-SA"/></w:rPr><w:t>Qué recibe</w:t></w:r></w:ins></w:p></w:tc></w:tr><w:tr><w:trPr><w:ins w:id="3732" w:author="Unknown Author" w:date="2026-10-30T04:17:53Z"/><w:cantSplit w:val="true"/></w:trPr><w:tc><w:tcPr><w:tcW w:w="2239" w:type="dxa"/><w:tcBorders></w:tcBorders></w:tcPr><w:p><w:pPr><w:pStyle w:val="Tabla9"/><w:widowControl/><w:jc w:val="left"/><w:rPr><w:kern w:val="0"/><w:szCs w:val="24"/><w:lang w:val="es-CO" w:eastAsia="en-US" w:bidi="ar-SA"/><w:ins w:id="3734" w:author="Unknown Author" w:date="2026-10-30T04:17:53Z"></w:ins></w:rPr></w:pPr><w:ins w:id="3733" w:author="Unknown Author" w:date="2026-10-30T04:17:53Z"><w:r><w:rPr><w:kern w:val="0"/><w:szCs w:val="24"/><w:lang w:val="es-CO" w:eastAsia="en-US" w:bidi="ar-SA"/></w:rPr><w:t>Universidad Santo Tomás, sede Villavicencio (proponente y ejecutora)</w:t></w:r></w:ins></w:p></w:tc><w:tc><w:tcPr><w:tcW w:w="2406" w:type="dxa"/><w:tcBorders></w:tcBorders></w:tcPr><w:p><w:pPr><w:pStyle w:val="Tabla9"/><w:widowControl/><w:jc w:val="left"/><w:rPr><w:kern w:val="0"/><w:szCs w:val="24"/><w:lang w:val="es-CO" w:eastAsia="en-US" w:bidi="ar-SA"/><w:ins w:id="3736" w:author="Unknown Author" w:date="2026-10-30T04:17:53Z"></w:ins></w:rPr></w:pPr><w:ins w:id="3735" w:author="Unknown Author" w:date="2026-10-30T04:17:53Z"><w:r><w:rPr><w:kern w:val="0"/><w:szCs w:val="24"/><w:lang w:val="es-CO" w:eastAsia="en-US" w:bidi="ar-SA"/></w:rPr><w:t>Coordina todo el proyecto. Lidera el OE1 (actividades 1.1 a 1.7) y el OE2 (actividades 2.1 a 2.7), con la red, la plataforma geoespacial y el laboratorio de modelación.</w:t></w:r></w:ins></w:p></w:tc><w:tc><w:tcPr><w:tcW w:w="2821" w:type="dxa"/><w:tcBorders></w:tcBorders></w:tcPr><w:p><w:pPr><w:pStyle w:val="Tabla9"/><w:widowControl/><w:jc w:val="left"/><w:rPr><w:kern w:val="0"/><w:szCs w:val="24"/><w:lang w:val="es-CO" w:eastAsia="en-US" w:bidi="ar-SA"/><w:ins w:id="3738" w:author="Unknown Author" w:date="2026-10-30T04:17:53Z"></w:ins></w:rPr></w:pPr><w:ins w:id="3737" w:author="Unknown Author" w:date="2026-10-30T04:17:53Z"><w:r><w:rPr><w:kern w:val="0"/><w:szCs w:val="24"/><w:lang w:val="es-CO" w:eastAsia="en-US" w:bidi="ar-SA"/></w:rPr><w:t>1.244.000.000 COP en especie: investigador principal, coinvestigadores, uso de laboratorios y equipos, y espacio, energía, red y soporte del laboratorio de modelación</w:t></w:r></w:ins></w:p></w:tc><w:tc><w:tcPr><w:tcW w:w="2487" w:type="dxa"/><w:tcBorders></w:tcBorders></w:tcPr><w:p><w:pPr><w:pStyle w:val="Tabla9"/><w:widowControl/><w:jc w:val="left"/><w:rPr><w:kern w:val="0"/><w:szCs w:val="24"/><w:lang w:val="es-CO" w:eastAsia="en-US" w:bidi="ar-SA"/><w:ins w:id="3740" w:author="Unknown Author" w:date="2026-10-30T04:17:53Z"></w:ins></w:rPr></w:pPr><w:ins w:id="3739" w:author="Unknown Author" w:date="2026-10-30T04:17:53Z"><w:r><w:rPr><w:kern w:val="0"/><w:szCs w:val="24"/><w:lang w:val="es-CO" w:eastAsia="en-US" w:bidi="ar-SA"/></w:rPr><w:t>Nueve documentos de investigación con su filiación. Formación de nueve personas vinculadas a su grupo de investigación. Experiencia en la operación del laboratorio de modelación. Una evaluación independiente de la solución.</w:t></w:r></w:ins></w:p></w:tc></w:tr><w:tr><w:trPr><w:ins w:id="3741" w:author="Unknown Author" w:date="2026-10-30T04:17:53Z"/><w:cantSplit w:val="true"/></w:trPr><w:tc><w:tcPr><w:tcW w:w="2239" w:type="dxa"/><w:tcBorders></w:tcBorders><w:shd w:color="auto" w:fill="F7F7F7" w:val="clear"/></w:tcPr><w:p><w:pPr><w:pStyle w:val="Tabla9"/><w:widowControl/><w:jc w:val="left"/><w:rPr><w:kern w:val="0"/><w:szCs w:val="24"/><w:lang w:val="es-CO" w:eastAsia="en-US" w:bidi="ar-SA"/><w:ins w:id="3743" w:author="Unknown Author" w:date="2026-10-30T04:17:53Z"></w:ins></w:rPr></w:pPr><w:ins w:id="3742" w:author="Unknown Author" w:date="2026-10-30T04:17:53Z"><w:r><w:rPr><w:kern w:val="0"/><w:szCs w:val="24"/><w:lang w:val="es-CO" w:eastAsia="en-US" w:bidi="ar-SA"/></w:rPr><w:t>Municipio de Manizales (Caldas)</w:t></w:r></w:ins></w:p></w:tc><w:tc><w:tcPr><w:tcW w:w="2406" w:type="dxa"/><w:tcBorders></w:tcBorders><w:shd w:color="auto" w:fill="F7F7F7" w:val="clear"/></w:tcPr><w:p><w:pPr><w:pStyle w:val="Tabla9"/><w:widowControl/><w:jc w:val="left"/><w:rPr><w:kern w:val="0"/><w:szCs w:val="24"/><w:lang w:val="es-CO" w:eastAsia="en-US" w:bidi="ar-SA"/><w:ins w:id="3745" w:author="Unknown Author" w:date="2026-10-30T04:17:53Z"></w:ins></w:rPr></w:pPr><w:ins w:id="3744" w:author="Unknown Author" w:date="2026-10-30T04:17:53Z"><w:r><w:rPr><w:kern w:val="0"/><w:szCs w:val="24"/><w:lang w:val="es-CO" w:eastAsia="en-US" w:bidi="ar-SA"/></w:rPr><w:t>Lidera el uso institucional del OE3 en su jurisdicción (actividades 3.1 a 3.4). Facilita el acceso a los sitios y a las demoliciones y adopta el protocolo de evaluación previa (actividad 3.5).</w:t></w:r></w:ins></w:p></w:tc><w:tc><w:tcPr><w:tcW w:w="2821" w:type="dxa"/><w:tcBorders></w:tcBorders><w:shd w:color="auto" w:fill="F7F7F7" w:val="clear"/></w:tcPr><w:p><w:pPr><w:pStyle w:val="Tabla9"/><w:widowControl/><w:jc w:val="left"/><w:rPr><w:kern w:val="0"/><w:szCs w:val="24"/><w:lang w:val="es-CO" w:eastAsia="en-US" w:bidi="ar-SA"/><w:ins w:id="3747" w:author="Unknown Author" w:date="2026-10-30T04:17:53Z"></w:ins></w:rPr></w:pPr><w:ins w:id="3746" w:author="Unknown Author" w:date="2026-10-30T04:17:53Z"><w:r><w:rPr><w:kern w:val="0"/><w:szCs w:val="24"/><w:lang w:val="es-CO" w:eastAsia="en-US" w:bidi="ar-SA"/></w:rPr><w:t>60.000.000 COP en especie: profesionales de gestión del riesgo y logística de acceso a sitios</w:t></w:r></w:ins></w:p></w:tc><w:tc><w:tcPr><w:tcW w:w="2487" w:type="dxa"/><w:tcBorders></w:tcBorders><w:shd w:color="auto" w:fill="F7F7F7" w:val="clear"/></w:tcPr><w:p><w:pPr><w:pStyle w:val="Tabla9"/><w:widowControl/><w:jc w:val="left"/><w:rPr><w:kern w:val="0"/><w:szCs w:val="24"/><w:lang w:val="es-CO" w:eastAsia="en-US" w:bidi="ar-SA"/><w:ins w:id="3749" w:author="Unknown Author" w:date="2026-10-30T04:17:53Z"></w:ins></w:rPr></w:pPr><w:ins w:id="3748" w:author="Unknown Author" w:date="2026-10-30T04:17:53Z"><w:r><w:rPr><w:kern w:val="0"/><w:szCs w:val="24"/><w:lang w:val="es-CO" w:eastAsia="en-US" w:bidi="ar-SA"/></w:rPr><w:t>Profesionales formados en el uso del tablero y del protocolo. Evaluaciones previas de las demoliciones de su jurisdicción. Participación en la gobernanza y en la custodia local. No figura como beneficiario.</w:t></w:r></w:ins></w:p></w:tc></w:tr><w:tr><w:trPr><w:ins w:id="3750" w:author="Unknown Author" w:date="2026-10-30T04:17:53Z"/><w:cantSplit w:val="true"/></w:trPr><w:tc><w:tcPr><w:tcW w:w="2239" w:type="dxa"/><w:tcBorders></w:tcBorders></w:tcPr><w:p><w:pPr><w:pStyle w:val="Tabla9"/><w:widowControl/><w:jc w:val="left"/><w:rPr><w:kern w:val="0"/><w:szCs w:val="24"/><w:lang w:val="es-CO" w:eastAsia="en-US" w:bidi="ar-SA"/><w:ins w:id="3752" w:author="Unknown Author" w:date="2026-10-30T04:17:53Z"></w:ins></w:rPr></w:pPr><w:ins w:id="3751" w:author="Unknown Author" w:date="2026-10-30T04:17:53Z"><w:r><w:rPr><w:kern w:val="0"/><w:szCs w:val="24"/><w:lang w:val="es-CO" w:eastAsia="en-US" w:bidi="ar-SA"/></w:rPr><w:t>Municipio de Calarcá (Quindío)</w:t></w:r></w:ins></w:p></w:tc><w:tc><w:tcPr><w:tcW w:w="2406" w:type="dxa"/><w:tcBorders></w:tcBorders></w:tcPr><w:p><w:pPr><w:pStyle w:val="Tabla9"/><w:widowControl/><w:jc w:val="left"/><w:rPr><w:kern w:val="0"/><w:szCs w:val="24"/><w:lang w:val="es-CO" w:eastAsia="en-US" w:bidi="ar-SA"/><w:ins w:id="3754" w:author="Unknown Author" w:date="2026-10-30T04:17:53Z"></w:ins></w:rPr></w:pPr><w:ins w:id="3753" w:author="Unknown Author" w:date="2026-10-30T04:17:53Z"><w:r><w:rPr><w:kern w:val="0"/><w:szCs w:val="24"/><w:lang w:val="es-CO" w:eastAsia="en-US" w:bidi="ar-SA"/></w:rPr><w:t>Cumple en su jurisdicción las mismas funciones que el municipio de Manizales.</w:t></w:r></w:ins></w:p></w:tc><w:tc><w:tcPr><w:tcW w:w="2821" w:type="dxa"/><w:tcBorders></w:tcBorders></w:tcPr><w:p><w:pPr><w:pStyle w:val="Tabla9"/><w:widowControl/><w:jc w:val="left"/><w:rPr><w:kern w:val="0"/><w:szCs w:val="24"/><w:lang w:val="es-CO" w:eastAsia="en-US" w:bidi="ar-SA"/><w:ins w:id="3756" w:author="Unknown Author" w:date="2026-10-30T04:17:53Z"></w:ins></w:rPr></w:pPr><w:ins w:id="3755" w:author="Unknown Author" w:date="2026-10-30T04:17:53Z"><w:r><w:rPr><w:kern w:val="0"/><w:szCs w:val="24"/><w:lang w:val="es-CO" w:eastAsia="en-US" w:bidi="ar-SA"/></w:rPr><w:t>60.000.000 COP en especie: profesionales de gestión del riesgo y logística de acceso a sitios</w:t></w:r></w:ins></w:p></w:tc><w:tc><w:tcPr><w:tcW w:w="2487" w:type="dxa"/><w:tcBorders></w:tcBorders></w:tcPr><w:p><w:pPr><w:pStyle w:val="Tabla9"/><w:widowControl/><w:jc w:val="left"/><w:rPr><w:kern w:val="0"/><w:szCs w:val="24"/><w:lang w:val="es-CO" w:eastAsia="en-US" w:bidi="ar-SA"/><w:ins w:id="3758" w:author="Unknown Author" w:date="2026-10-30T04:17:53Z"></w:ins></w:rPr></w:pPr><w:ins w:id="3757" w:author="Unknown Author" w:date="2026-10-30T04:17:53Z"><w:r><w:rPr><w:kern w:val="0"/><w:szCs w:val="24"/><w:lang w:val="es-CO" w:eastAsia="en-US" w:bidi="ar-SA"/></w:rPr><w:t>Los mismos resultados que el municipio de Manizales, en Calarcá. No figura como beneficiario.</w:t></w:r></w:ins></w:p></w:tc></w:tr><w:tr><w:trPr><w:ins w:id="3759" w:author="Unknown Author" w:date="2026-10-30T04:17:53Z"/><w:cantSplit w:val="true"/></w:trPr><w:tc><w:tcPr><w:tcW w:w="2239" w:type="dxa"/><w:tcBorders><w:bottom w:val="single" w:sz="12" w:space="0" w:color="2A3439"/></w:tcBorders><w:shd w:color="auto" w:fill="F7F7F7" w:val="clear"/></w:tcPr><w:p><w:pPr><w:pStyle w:val="Tabla9"/><w:keepNext w:val="true"/><w:widowControl/><w:jc w:val="left"/><w:rPr><w:kern w:val="0"/><w:szCs w:val="24"/><w:lang w:val="es-CO" w:eastAsia="en-US" w:bidi="ar-SA"/><w:ins w:id="3761" w:author="Unknown Author" w:date="2026-10-30T04:17:53Z"></w:ins></w:rPr></w:pPr><w:ins w:id="3760" w:author="Unknown Author" w:date="2026-10-30T04:17:53Z"><w:r><w:rPr><w:kern w:val="0"/><w:szCs w:val="24"/><w:lang w:val="es-CO" w:eastAsia="en-US" w:bidi="ar-SA"/></w:rPr><w:t>Avanciencia (actor del SNCTI, OTRI)</w:t></w:r></w:ins></w:p></w:tc><w:tc><w:tcPr><w:tcW w:w="2406" w:type="dxa"/><w:tcBorders><w:bottom w:val="single" w:sz="12" w:space="0" w:color="2A3439"/></w:tcBorders><w:shd w:color="auto" w:fill="F7F7F7" w:val="clear"/></w:tcPr><w:p><w:pPr><w:pStyle w:val="Tabla9"/><w:keepNext w:val="true"/><w:widowControl/><w:jc w:val="left"/><w:rPr><w:kern w:val="0"/><w:szCs w:val="24"/><w:lang w:val="es-CO" w:eastAsia="en-US" w:bidi="ar-SA"/><w:ins w:id="3763" w:author="Unknown Author" w:date="2026-10-30T04:17:53Z"></w:ins></w:rPr></w:pPr><w:ins w:id="3762" w:author="Unknown Author" w:date="2026-10-30T04:17:53Z"><w:r><w:rPr><w:kern w:val="0"/><w:szCs w:val="24"/><w:lang w:val="es-CO" w:eastAsia="en-US" w:bidi="ar-SA"/></w:rPr><w:t>Revisa el diseño y la validación del OE1 (actividades 1.1, 1.2, 1.4 y 1.6). Lidera la valoración, la ruta de transferencia y los convenios de transferencia y custodia del OE3 (actividades 3.3 y 3.4).</w:t></w:r></w:ins></w:p></w:tc><w:tc><w:tcPr><w:tcW w:w="2821" w:type="dxa"/><w:tcBorders><w:bottom w:val="single" w:sz="12" w:space="0" w:color="2A3439"/></w:tcBorders><w:shd w:color="auto" w:fill="F7F7F7" w:val="clear"/></w:tcPr><w:p><w:pPr><w:pStyle w:val="Tabla9"/><w:keepNext w:val="true"/><w:widowControl/><w:jc w:val="left"/><w:rPr><w:kern w:val="0"/><w:szCs w:val="24"/><w:lang w:val="es-CO" w:eastAsia="en-US" w:bidi="ar-SA"/><w:ins w:id="3765" w:author="Unknown Author" w:date="2026-10-30T04:17:53Z"></w:ins></w:rPr></w:pPr><w:ins w:id="3764" w:author="Unknown Author" w:date="2026-10-30T04:17:53Z"><w:r><w:rPr><w:kern w:val="0"/><w:szCs w:val="24"/><w:lang w:val="es-CO" w:eastAsia="en-US" w:bidi="ar-SA"/></w:rPr><w:t>150.000.000 COP en especie: horas de investigadores y del equipo de transferencia</w:t></w:r></w:ins></w:p></w:tc><w:tc><w:tcPr><w:tcW w:w="2487" w:type="dxa"/><w:tcBorders><w:bottom w:val="single" w:sz="12" w:space="0" w:color="2A3439"/></w:tcBorders><w:shd w:color="auto" w:fill="F7F7F7" w:val="clear"/></w:tcPr><w:p><w:pPr><w:pStyle w:val="Tabla9"/><w:keepNext w:val="true"/><w:widowControl/><w:jc w:val="left"/><w:rPr><w:kern w:val="0"/><w:szCs w:val="24"/><w:lang w:val="es-CO" w:eastAsia="en-US" w:bidi="ar-SA"/><w:ins w:id="3767" w:author="Unknown Author" w:date="2026-10-30T04:17:53Z"></w:ins></w:rPr></w:pPr><w:ins w:id="3766" w:author="Unknown Author" w:date="2026-10-30T04:17:53Z"><w:r><w:rPr><w:kern w:val="0"/><w:szCs w:val="24"/><w:lang w:val="es-CO" w:eastAsia="en-US" w:bidi="ar-SA"/></w:rPr><w:t>Cartera de resultados valorados para transferir. Acuerdos de propiedad intelectual y de licencia. Experiencia en transferencia de tecnologías de monitoreo ambiental.</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342"/><w:gridCol w:w="2676"/><w:gridCol w:w="2510"/><w:gridCol w:w="2425"/></w:tblGrid><w:tr><w:trPr><w:tblHeader w:val="true"/><w:del w:id="3768" w:author="Unknown Author" w:date="2026-10-30T04:17:53Z"/><w:cantSplit w:val="true"/></w:trPr><w:tc><w:tcPr><w:tcW w:w="234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3770" w:author="Unknown Author" w:date="2026-10-30T04:17:53Z"></w:del></w:rPr></w:pPr><w:del w:id="3769" w:author="Unknown Author" w:date="2026-10-30T04:17:53Z"><w:r><w:rPr><w:b/><w:kern w:val="0"/><w:szCs w:val="24"/><w:lang w:val="es-CO" w:eastAsia="en-US" w:bidi="ar-SA"/></w:rPr><w:delText>Integrante</w:delText></w:r></w:del></w:p></w:tc><w:tc><w:tcPr><w:tcW w:w="2676"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3772" w:author="Unknown Author" w:date="2026-10-30T04:17:53Z"></w:del></w:rPr></w:pPr><w:del w:id="3771" w:author="Unknown Author" w:date="2026-10-30T04:17:53Z"><w:r><w:rPr><w:b/><w:kern w:val="0"/><w:szCs w:val="24"/><w:lang w:val="es-CO" w:eastAsia="en-US" w:bidi="ar-SA"/></w:rPr><w:delText>Rol por objetivo específico</w:delText></w:r></w:del></w:p></w:tc><w:tc><w:tcPr><w:tcW w:w="251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3774" w:author="Unknown Author" w:date="2026-10-30T04:17:53Z"></w:del></w:rPr></w:pPr><w:del w:id="3773" w:author="Unknown Author" w:date="2026-10-30T04:17:53Z"><w:r><w:rPr><w:b/><w:kern w:val="0"/><w:szCs w:val="24"/><w:lang w:val="es-CO" w:eastAsia="en-US" w:bidi="ar-SA"/></w:rPr><w:delText>Contrapartida</w:delText></w:r></w:del></w:p></w:tc><w:tc><w:tcPr><w:tcW w:w="242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3776" w:author="Unknown Author" w:date="2026-10-30T04:17:53Z"></w:del></w:rPr></w:pPr><w:del w:id="3775" w:author="Unknown Author" w:date="2026-10-30T04:17:53Z"><w:r><w:rPr><w:b/><w:kern w:val="0"/><w:szCs w:val="24"/><w:lang w:val="es-CO" w:eastAsia="en-US" w:bidi="ar-SA"/></w:rPr><w:delText>Qué recibe</w:delText></w:r></w:del></w:p></w:tc></w:tr><w:tr><w:trPr><w:del w:id="3777" w:author="Unknown Author" w:date="2026-10-30T04:17:53Z"/><w:cantSplit w:val="true"/></w:trPr><w:tc><w:tcPr><w:tcW w:w="2342" w:type="dxa"/><w:tcBorders></w:tcBorders></w:tcPr><w:p><w:pPr><w:pStyle w:val="Tabla9"/><w:widowControl/><w:jc w:val="left"/><w:rPr><w:kern w:val="0"/><w:szCs w:val="24"/><w:lang w:val="es-CO" w:eastAsia="en-US" w:bidi="ar-SA"/><w:del w:id="3780" w:author="Unknown Author" w:date="2026-10-30T04:17:53Z"></w:del></w:rPr></w:pPr><w:del w:id="3778" w:author="Unknown Author" w:date="2026-10-30T04:17:53Z"><w:r><w:rPr><w:kern w:val="0"/><w:szCs w:val="24"/><w:lang w:val="es-CO" w:eastAsia="en-US" w:bidi="ar-SA"/></w:rPr><w:delText xml:space="preserve">IES proponente y ejecutora </w:delText></w:r></w:del><w:del w:id="3779" w:author="Unknown Author" w:date="2026-10-30T04:17:53Z"><w:r><w:rPr><w:color w:val="00B050"/><w:kern w:val="0"/><w:szCs w:val="24"/><w:lang w:val="es-CO" w:eastAsia="en-US" w:bidi="ar-SA"/></w:rPr><w:delText>[Diligenciar: nombre de la IES ejecutora]</w:delText></w:r></w:del></w:p></w:tc><w:tc><w:tcPr><w:tcW w:w="2676" w:type="dxa"/><w:tcBorders></w:tcBorders></w:tcPr><w:p><w:pPr><w:pStyle w:val="Tabla9"/><w:widowControl/><w:jc w:val="left"/><w:rPr><w:kern w:val="0"/><w:szCs w:val="24"/><w:lang w:val="es-CO" w:eastAsia="en-US" w:bidi="ar-SA"/><w:del w:id="3782" w:author="Unknown Author" w:date="2026-10-30T04:17:53Z"></w:del></w:rPr></w:pPr><w:del w:id="3781" w:author="Unknown Author" w:date="2026-10-30T04:17:53Z"><w:r><w:rPr><w:kern w:val="0"/><w:szCs w:val="24"/><w:lang w:val="es-CO" w:eastAsia="en-US" w:bidi="ar-SA"/></w:rPr><w:delText>Coordina todo el proyecto. Lidera el OE1 (actividades 1.1 a 1.7) y el laboratorio de modelación (actividades 2.5 a 2.7 y 3.5).</w:delText></w:r></w:del></w:p></w:tc><w:tc><w:tcPr><w:tcW w:w="2510" w:type="dxa"/><w:tcBorders></w:tcBorders></w:tcPr><w:p><w:pPr><w:pStyle w:val="Tabla9"/><w:widowControl/><w:jc w:val="left"/><w:rPr><w:kern w:val="0"/><w:szCs w:val="24"/><w:lang w:val="es-CO" w:eastAsia="en-US" w:bidi="ar-SA"/><w:del w:id="3784" w:author="Unknown Author" w:date="2026-10-30T04:17:53Z"></w:del></w:rPr></w:pPr><w:del w:id="3783" w:author="Unknown Author" w:date="2026-10-30T04:17:53Z"><w:r><w:rPr><w:kern w:val="0"/><w:szCs w:val="24"/><w:lang w:val="es-CO" w:eastAsia="en-US" w:bidi="ar-SA"/></w:rPr><w:delText>1.244 millones de COP en especie, en tiempo de investigadores, uso de laboratorios y espacio, energía y soporte del laboratorio de modelación</w:delText></w:r></w:del></w:p></w:tc><w:tc><w:tcPr><w:tcW w:w="2425" w:type="dxa"/><w:tcBorders></w:tcBorders></w:tcPr><w:p><w:pPr><w:pStyle w:val="Tabla9"/><w:widowControl/><w:jc w:val="left"/><w:rPr><w:kern w:val="0"/><w:szCs w:val="24"/><w:lang w:val="es-CO" w:eastAsia="en-US" w:bidi="ar-SA"/><w:del w:id="3786" w:author="Unknown Author" w:date="2026-10-30T04:17:53Z"></w:del></w:rPr></w:pPr><w:del w:id="3785" w:author="Unknown Author" w:date="2026-10-30T04:17:53Z"><w:r><w:rPr><w:kern w:val="0"/><w:szCs w:val="24"/><w:lang w:val="es-CO" w:eastAsia="en-US" w:bidi="ar-SA"/></w:rPr><w:delText>Nueve documentos de investigación con su filiación. Formación de nueve personas vinculadas a su grupo de investigación. Banco de calibración, monitores de referencia, estaciones de trabajo y laboratorio de modelación con servidor, dron y monitores portátiles, con la titularidad que fije el convenio. Una evaluación independiente de la solución.</w:delText></w:r></w:del></w:p></w:tc></w:tr><w:tr><w:trPr><w:del w:id="3787" w:author="Unknown Author" w:date="2026-10-30T04:17:53Z"/><w:cantSplit w:val="true"/></w:trPr><w:tc><w:tcPr><w:tcW w:w="2342" w:type="dxa"/><w:tcBorders></w:tcBorders><w:shd w:color="auto" w:fill="F7F7F7" w:val="clear"/></w:tcPr><w:p><w:pPr><w:pStyle w:val="Tabla9"/><w:widowControl/><w:jc w:val="left"/><w:rPr><w:kern w:val="0"/><w:szCs w:val="24"/><w:lang w:val="es-CO" w:eastAsia="en-US" w:bidi="ar-SA"/><w:del w:id="3790" w:author="Unknown Author" w:date="2026-10-30T04:17:53Z"></w:del></w:rPr></w:pPr><w:del w:id="3788" w:author="Unknown Author" w:date="2026-10-30T04:17:53Z"><w:r><w:rPr><w:kern w:val="0"/><w:szCs w:val="24"/><w:lang w:val="es-CO" w:eastAsia="en-US" w:bidi="ar-SA"/></w:rPr><w:delText xml:space="preserve">Municipio aliado </w:delText></w:r></w:del><w:del w:id="3789" w:author="Unknown Author" w:date="2026-10-30T04:17:53Z"><w:r><w:rPr><w:color w:val="00B050"/><w:kern w:val="0"/><w:szCs w:val="24"/><w:lang w:val="es-CO" w:eastAsia="en-US" w:bidi="ar-SA"/></w:rPr><w:delText>[Diligenciar: nombre y departamento del municipio]</w:delText></w:r></w:del></w:p></w:tc><w:tc><w:tcPr><w:tcW w:w="2676" w:type="dxa"/><w:tcBorders></w:tcBorders><w:shd w:color="auto" w:fill="F7F7F7" w:val="clear"/></w:tcPr><w:p><w:pPr><w:pStyle w:val="Tabla9"/><w:widowControl/><w:jc w:val="left"/><w:rPr><w:kern w:val="0"/><w:szCs w:val="24"/><w:lang w:val="es-CO" w:eastAsia="en-US" w:bidi="ar-SA"/><w:del w:id="3792" w:author="Unknown Author" w:date="2026-10-30T04:17:53Z"></w:del></w:rPr></w:pPr><w:del w:id="3791" w:author="Unknown Author" w:date="2026-10-30T04:17:53Z"><w:r><w:rPr><w:kern w:val="0"/><w:szCs w:val="24"/><w:lang w:val="es-CO" w:eastAsia="en-US" w:bidi="ar-SA"/></w:rPr><w:delText>Lidera el uso institucional del OE3 (actividades 3.1 a 3.4). Facilita el acceso a los sitios y a las demoliciones y adopta el protocolo de evaluación previa (actividad 3.5).</w:delText></w:r></w:del></w:p></w:tc><w:tc><w:tcPr><w:tcW w:w="2510" w:type="dxa"/><w:tcBorders></w:tcBorders><w:shd w:color="auto" w:fill="F7F7F7" w:val="clear"/></w:tcPr><w:p><w:pPr><w:pStyle w:val="Tabla9"/><w:widowControl/><w:jc w:val="left"/><w:rPr><w:kern w:val="0"/><w:szCs w:val="24"/><w:lang w:val="es-CO" w:eastAsia="en-US" w:bidi="ar-SA"/><w:del w:id="3794" w:author="Unknown Author" w:date="2026-10-30T04:17:53Z"></w:del></w:rPr></w:pPr><w:del w:id="3793" w:author="Unknown Author" w:date="2026-10-30T04:17:53Z"><w:r><w:rPr><w:kern w:val="0"/><w:szCs w:val="24"/><w:lang w:val="es-CO" w:eastAsia="en-US" w:bidi="ar-SA"/></w:rPr><w:delText>120 millones de COP en especie, en profesionales de gestión del riesgo y logística de acceso</w:delText></w:r></w:del></w:p></w:tc><w:tc><w:tcPr><w:tcW w:w="2425" w:type="dxa"/><w:tcBorders></w:tcBorders><w:shd w:color="auto" w:fill="F7F7F7" w:val="clear"/></w:tcPr><w:p><w:pPr><w:pStyle w:val="Tabla9"/><w:widowControl/><w:jc w:val="left"/><w:rPr><w:kern w:val="0"/><w:szCs w:val="24"/><w:lang w:val="es-CO" w:eastAsia="en-US" w:bidi="ar-SA"/><w:del w:id="3796" w:author="Unknown Author" w:date="2026-10-30T04:17:53Z"></w:del></w:rPr></w:pPr><w:del w:id="3795" w:author="Unknown Author" w:date="2026-10-30T04:17:53Z"><w:r><w:rPr><w:kern w:val="0"/><w:szCs w:val="24"/><w:lang w:val="es-CO" w:eastAsia="en-US" w:bidi="ar-SA"/></w:rPr><w:delText>Profesionales formados en el uso del tablero y del protocolo. Evaluaciones previas de las demoliciones de su jurisdicción. Participación en la gobernanza y en la custodia del tablero. No figura como beneficiario, de modo que la información de la red no se cuenta como beneficio del proyecto.</w:delText></w:r></w:del></w:p></w:tc></w:tr><w:tr><w:trPr><w:del w:id="3797" w:author="Unknown Author" w:date="2026-10-30T04:17:53Z"/><w:cantSplit w:val="true"/></w:trPr><w:tc><w:tcPr><w:tcW w:w="2342" w:type="dxa"/><w:tcBorders></w:tcBorders></w:tcPr><w:p><w:pPr><w:pStyle w:val="Tabla9"/><w:widowControl/><w:jc w:val="left"/><w:rPr><w:kern w:val="0"/><w:szCs w:val="24"/><w:lang w:val="es-CO" w:eastAsia="en-US" w:bidi="ar-SA"/><w:del w:id="3800" w:author="Unknown Author" w:date="2026-10-30T04:17:53Z"></w:del></w:rPr></w:pPr><w:del w:id="3798" w:author="Unknown Author" w:date="2026-10-30T04:17:53Z"><w:r><w:rPr><w:kern w:val="0"/><w:szCs w:val="24"/><w:lang w:val="es-CO" w:eastAsia="en-US" w:bidi="ar-SA"/></w:rPr><w:delText xml:space="preserve">Actor del SNCTI aliado </w:delText></w:r></w:del><w:del w:id="3799" w:author="Unknown Author" w:date="2026-10-30T04:17:53Z"><w:r><w:rPr><w:color w:val="00B050"/><w:kern w:val="0"/><w:szCs w:val="24"/><w:lang w:val="es-CO" w:eastAsia="en-US" w:bidi="ar-SA"/></w:rPr><w:delText>[Diligenciar: nombre y número de reconocimiento del actor]</w:delText></w:r></w:del></w:p></w:tc><w:tc><w:tcPr><w:tcW w:w="2676" w:type="dxa"/><w:tcBorders></w:tcBorders></w:tcPr><w:p><w:pPr><w:pStyle w:val="Tabla9"/><w:widowControl/><w:jc w:val="left"/><w:rPr><w:kern w:val="0"/><w:szCs w:val="24"/><w:lang w:val="es-CO" w:eastAsia="en-US" w:bidi="ar-SA"/><w:del w:id="3802" w:author="Unknown Author" w:date="2026-10-30T04:17:53Z"></w:del></w:rPr></w:pPr><w:del w:id="3801" w:author="Unknown Author" w:date="2026-10-30T04:17:53Z"><w:r><w:rPr><w:kern w:val="0"/><w:szCs w:val="24"/><w:lang w:val="es-CO" w:eastAsia="en-US" w:bidi="ar-SA"/></w:rPr><w:delText>Participa en el OE1 (validación metrológica y caracterización: 1.1, 1.2, 1.4, 1.6 y 1.7), en el OE2 (especificación de los monitores portátiles en 2.6) y en el OE3 (formación de custodios en 3.3, custodia científica del repositorio de datos en 3.4 y revisión del protocolo de evaluación previa en 3.5).</w:delText></w:r></w:del></w:p></w:tc><w:tc><w:tcPr><w:tcW w:w="2510" w:type="dxa"/><w:tcBorders></w:tcBorders></w:tcPr><w:p><w:pPr><w:pStyle w:val="Tabla9"/><w:widowControl/><w:jc w:val="left"/><w:rPr><w:kern w:val="0"/><w:szCs w:val="24"/><w:lang w:val="es-CO" w:eastAsia="en-US" w:bidi="ar-SA"/><w:del w:id="3804" w:author="Unknown Author" w:date="2026-10-30T04:17:53Z"></w:del></w:rPr></w:pPr><w:del w:id="3803" w:author="Unknown Author" w:date="2026-10-30T04:17:53Z"><w:r><w:rPr><w:color w:val="00B050"/><w:kern w:val="0"/><w:szCs w:val="24"/><w:lang w:val="es-CO" w:eastAsia="en-US" w:bidi="ar-SA"/></w:rPr><w:delText>[Diligenciar: valor certificado del aporte del actor del SNCTI]</w:delText></w:r></w:del></w:p></w:tc><w:tc><w:tcPr><w:tcW w:w="2425" w:type="dxa"/><w:tcBorders></w:tcBorders></w:tcPr><w:p><w:pPr><w:pStyle w:val="Tabla9"/><w:widowControl/><w:jc w:val="left"/><w:rPr><w:kern w:val="0"/><w:szCs w:val="24"/><w:lang w:val="es-CO" w:eastAsia="en-US" w:bidi="ar-SA"/><w:del w:id="3806" w:author="Unknown Author" w:date="2026-10-30T04:17:53Z"></w:del></w:rPr></w:pPr><w:del w:id="3805" w:author="Unknown Author" w:date="2026-10-30T04:17:53Z"><w:r><w:rPr><w:kern w:val="0"/><w:szCs w:val="24"/><w:lang w:val="es-CO" w:eastAsia="en-US" w:bidi="ar-SA"/></w:rPr><w:delText>Acceso a las series de colocalización para su investigación, con las condiciones de ciencia abierta y titularidad del acuerdo (propuesta). Reconocimiento como custodio científico del repositorio. Participación en los documentos de investigación que el acuerdo defina (propuesta).</w:delText></w:r></w:del></w:p></w:tc></w:tr><w:tr><w:trPr><w:del w:id="3807" w:author="Unknown Author" w:date="2026-10-30T04:17:53Z"/><w:cantSplit w:val="true"/></w:trPr><w:tc><w:tcPr><w:tcW w:w="2342" w:type="dxa"/><w:tcBorders><w:bottom w:val="single" w:sz="12" w:space="0" w:color="2A3439"/></w:tcBorders><w:shd w:color="auto" w:fill="F7F7F7" w:val="clear"/></w:tcPr><w:p><w:pPr><w:pStyle w:val="Tabla9"/><w:keepNext w:val="true"/><w:widowControl/><w:jc w:val="left"/><w:rPr><w:kern w:val="0"/><w:szCs w:val="24"/><w:lang w:val="es-CO" w:eastAsia="en-US" w:bidi="ar-SA"/><w:del w:id="3810" w:author="Unknown Author" w:date="2026-10-30T04:17:53Z"></w:del></w:rPr></w:pPr><w:del w:id="3808" w:author="Unknown Author" w:date="2026-10-30T04:17:53Z"><w:r><w:rPr><w:kern w:val="0"/><w:szCs w:val="24"/><w:lang w:val="es-CO" w:eastAsia="en-US" w:bidi="ar-SA"/></w:rPr><w:delText xml:space="preserve">Empresa tecnológica aliada </w:delText></w:r></w:del><w:del w:id="3809" w:author="Unknown Author" w:date="2026-10-30T04:17:53Z"><w:r><w:rPr><w:color w:val="00B050"/><w:kern w:val="0"/><w:szCs w:val="24"/><w:lang w:val="es-CO" w:eastAsia="en-US" w:bidi="ar-SA"/></w:rPr><w:delText>[Diligenciar: nombre de la empresa]</w:delText></w:r></w:del></w:p></w:tc><w:tc><w:tcPr><w:tcW w:w="2676" w:type="dxa"/><w:tcBorders><w:bottom w:val="single" w:sz="12" w:space="0" w:color="2A3439"/></w:tcBorders><w:shd w:color="auto" w:fill="F7F7F7" w:val="clear"/></w:tcPr><w:p><w:pPr><w:pStyle w:val="Tabla9"/><w:keepNext w:val="true"/><w:widowControl/><w:jc w:val="left"/><w:rPr><w:kern w:val="0"/><w:szCs w:val="24"/><w:lang w:val="es-CO" w:eastAsia="en-US" w:bidi="ar-SA"/><w:del w:id="3812" w:author="Unknown Author" w:date="2026-10-30T04:17:53Z"></w:del></w:rPr></w:pPr><w:del w:id="3811" w:author="Unknown Author" w:date="2026-10-30T04:17:53Z"><w:r><w:rPr><w:kern w:val="0"/><w:szCs w:val="24"/><w:lang w:val="es-CO" w:eastAsia="en-US" w:bidi="ar-SA"/></w:rPr><w:delText>Lidera el OE2 en la red y la plataforma (actividades 2.1 a 2.4). Apoya el OE1 en las actividades 1.2 a 1.4 y 1.7, e integra el gemelo predictivo a la plataforma (actividades 2.6 y 2.7).</w:delText></w:r></w:del></w:p></w:tc><w:tc><w:tcPr><w:tcW w:w="2510" w:type="dxa"/><w:tcBorders><w:bottom w:val="single" w:sz="12" w:space="0" w:color="2A3439"/></w:tcBorders><w:shd w:color="auto" w:fill="F7F7F7" w:val="clear"/></w:tcPr><w:p><w:pPr><w:pStyle w:val="Tabla9"/><w:keepNext w:val="true"/><w:widowControl/><w:jc w:val="left"/><w:rPr><w:kern w:val="0"/><w:szCs w:val="24"/><w:lang w:val="es-CO" w:eastAsia="en-US" w:bidi="ar-SA"/><w:del w:id="3814" w:author="Unknown Author" w:date="2026-10-30T04:17:53Z"></w:del></w:rPr></w:pPr><w:del w:id="3813" w:author="Unknown Author" w:date="2026-10-30T04:17:53Z"><w:r><w:rPr><w:kern w:val="0"/><w:szCs w:val="24"/><w:lang w:val="es-CO" w:eastAsia="en-US" w:bidi="ar-SA"/></w:rPr><w:delText>210 millones de COP en efectivo y 800 millones de COP en especie, en infraestructura en la nube</w:delText></w:r></w:del></w:p></w:tc><w:tc><w:tcPr><w:tcW w:w="2425" w:type="dxa"/><w:tcBorders><w:bottom w:val="single" w:sz="12" w:space="0" w:color="2A3439"/></w:tcBorders><w:shd w:color="auto" w:fill="F7F7F7" w:val="clear"/></w:tcPr><w:p><w:pPr><w:pStyle w:val="Tabla9"/><w:keepNext w:val="true"/><w:widowControl/><w:jc w:val="left"/><w:rPr><w:kern w:val="0"/><w:szCs w:val="24"/><w:lang w:val="es-CO" w:eastAsia="en-US" w:bidi="ar-SA"/><w:del w:id="3816" w:author="Unknown Author" w:date="2026-10-30T04:17:53Z"></w:del></w:rPr></w:pPr><w:del w:id="3815" w:author="Unknown Author" w:date="2026-10-30T04:17:53Z"><w:r><w:rPr><w:kern w:val="0"/><w:szCs w:val="24"/><w:lang w:val="es-CO" w:eastAsia="en-US" w:bidi="ar-SA"/></w:rPr><w:delText>Validación de su tecnología en condiciones reales, con evidencia del nivel de madurez tecnológica 8 emitida por un ensayo independiente. Referencias técnicas verificables. Titularidad o licencia de sus desarrollos según el acuerdo de titularidad (numeral 23 de los TdR).</w:delText></w:r></w:del></w:p></w:tc></w:tr></w:tbl><w:p><w:pPr><w:pStyle w:val="TablaNota"/><w:rPr></w:rPr></w:pPr><w:r><w:rPr><w:i/><w:iCs/></w:rPr><w:t>Nota.</w:t></w:r><w:r><w:rPr></w:rPr><w:t xml:space="preserve"> Elaboración propia con el </w:t></w:r><w:ins w:id="3817" w:author="Unknown Author" w:date="2026-10-30T04:17:53Z"><w:r><w:rPr></w:rPr><w:t xml:space="preserve">Anexo 3 </w:t></w:r></w:ins><w:del w:id="3818" w:author="Unknown Author" w:date="2026-10-30T04:17:53Z"><w:r><w:rPr></w:rPr><w:delText xml:space="preserve">presupuesto </w:delText></w:r></w:del><w:r><w:rPr></w:rPr><w:t xml:space="preserve">y la </w:t></w:r><w:ins w:id="3819" w:author="Unknown Author" w:date="2026-10-30T04:17:53Z"><w:r><w:rPr></w:rPr><w:t>formulación</w:t></w:r></w:ins><w:del w:id="3820" w:author="Unknown Author" w:date="2026-10-30T04:17:53Z"><w:r><w:rPr></w:rPr><w:delText>contrapartida</w:delText></w:r></w:del><w:r><w:rPr></w:rPr><w:t xml:space="preserve"> del proyecto. OE: objetivo específico. </w:t></w:r><w:ins w:id="3821" w:author="Unknown Author" w:date="2026-10-30T04:17:53Z"><w:r><w:rPr></w:rPr><w:t>Los valores requieren la certificación del representante legal de cada entidad. Gestión y Medio Ambiente participa como actor técnico externo y no aporta contrapartida</w:t></w:r></w:ins><w:del w:id="3822" w:author="Unknown Author" w:date="2026-10-30T04:17:53Z"><w:r><w:rPr></w:rPr><w:delText>El total de contrapartida registrado es de $ 2.374.000.000 y no incluye todavía el valor certificado del aporte del actor del SNCTI</w:delText></w:r></w:del><w:r><w:rPr></w:rPr><w:t>. No se promete ningún retorno monetario ni ningún efecto en salud.</w:t></w:r></w:p><w:p><w:pPr><w:pStyle w:val="BodyText"/><w:rPr></w:rPr></w:pPr><w:r><w:rPr></w:rPr><w:t xml:space="preserve">La Tabla 10.1 responde qué recibe cada integrante. Recibe resultados de investigación, capacidades instaladas y reconocimiento técnico. No recibe ingresos prometidos ni efectos en salud, porque el proyecto no los compromete. </w:t></w:r><w:ins w:id="3823" w:author="Unknown Author" w:date="2026-10-30T04:17:53Z"><w:r><w:rPr></w:rPr><w:t>Cada aporte se sustenta con la certificación del representante legal de su entidad, que se carga con el Anexo 1</w:t></w:r></w:ins><w:del w:id="3824" w:author="Unknown Author" w:date="2026-10-30T04:17:53Z"><w:r><w:rPr></w:rPr><w:delText>La contrapartida del actor del SNCTI queda pendiente de certificación. El numeral 3 de los TdR exige que el aporte se cuantifique en pesos, de modo que el valor certificado se completa antes de radicar. Hasta entonces el total de contrapartida permanece en $ 2.374.000.000</w:delText></w:r></w:del><w:r><w:rPr></w:rPr><w:t>.</w:t></w:r></w:p><w:p><w:pPr><w:pStyle w:val="BodyText"/><w:rPr></w:rPr></w:pPr><w:r><w:rPr></w:rPr><w:t xml:space="preserve">La metodología de formulación prohíbe que una misma entidad sea cooperante y beneficiaria. La </w:t></w:r><w:ins w:id="3825" w:author="Unknown Author" w:date="2026-10-30T04:17:53Z"><w:r><w:rPr></w:rPr><w:t xml:space="preserve">universidad, los dos municipios y Avanciencia </w:t></w:r></w:ins><w:del w:id="3826" w:author="Unknown Author" w:date="2026-10-30T04:17:53Z"><w:r><w:rPr></w:rPr><w:delText xml:space="preserve">IES proponente, el municipio, el actor del SNCTI y la empresa </w:delText></w:r></w:del><w:r><w:rPr></w:rPr><w:t xml:space="preserve">figuran solo como cooperantes. </w:t></w:r><w:ins w:id="3827" w:author="Unknown Author" w:date="2026-10-30T04:17:53Z"><w:r><w:rPr></w:rPr><w:t xml:space="preserve">Los consejos municipales de </w:t></w:r></w:ins><w:del w:id="3828" w:author="Unknown Author" w:date="2026-10-30T04:17:53Z"><w:r><w:rPr></w:rPr><w:delText xml:space="preserve">Ninguno de los cuatro figura como beneficiario. El municipio aliado es uno de los municipios de intervención, recibe nodos y facilita el acceso a sus sitios. Su comité de </w:delText></w:r></w:del><w:r><w:rPr></w:rPr><w:t xml:space="preserve">gestión del riesgo </w:t></w:r><w:ins w:id="3829" w:author="Unknown Author" w:date="2026-10-30T04:17:53Z"><w:r><w:rPr></w:rPr><w:t>de Manizales y de Calarcá son instancias de los municipios aliados. Por esa razón cooperan como usuarios del tablero y no figuran como beneficiarios</w:t></w:r></w:ins><w:del w:id="3830" w:author="Unknown Author" w:date="2026-10-30T04:17:53Z"><w:r><w:rPr></w:rPr><w:delText>no figura como beneficiario. Si la jurisdicción del municipio aliado coincide con la de un comité focalizado, ese comité se sustituye por otro de la misma jurisdicción. La sustitución conserva en 15 el número de comités y en 150 el número de personas integrantes, con 10 por comité (supuesto de trabajo)</w:delText></w:r></w:del><w:r><w:rPr></w:rPr><w:t xml:space="preserve">. Una entidad de la alianza que asuma la custodia de un componente actúa como cooperante. Asume una obligación y no recibe un beneficio adicional. Las entidades proveedoras </w:t></w:r><w:ins w:id="3831" w:author="Unknown Author" w:date="2026-10-30T04:17:53Z"><w:r><w:rPr></w:rPr><w:t xml:space="preserve">y Gestión y Medio Ambiente </w:t></w:r></w:ins><w:r><w:rPr></w:rPr><w:t xml:space="preserve">no integran la alianza. Por eso su clasificación </w:t></w:r><w:del w:id="3832" w:author="Unknown Author" w:date="2026-10-30T04:17:53Z"><w:r><w:rPr></w:rPr><w:delText xml:space="preserve">como beneficiarias indirectas </w:delText></w:r></w:del><w:r><w:rPr></w:rPr><w:t>no contradice la regla</w:t></w:r><w:del w:id="3833" w:author="Unknown Author" w:date="2026-10-30T04:17:53Z"><w:r><w:rPr></w:rPr><w:delText>. El actor del SNCTI y la empresa pertenecen a categorías distintas, y ninguna de las dos cumple ambas</w:delText></w:r></w:del><w:r><w:rPr></w:rPr><w:t>.</w:t></w:r></w:p><w:p><w:pPr><w:pStyle w:val="BodyText"/><w:rPr></w:rPr></w:pPr><w:r><w:rPr></w:rPr><w:t xml:space="preserve">Los beneficiarios directos son los </w:t></w:r><w:ins w:id="3834" w:author="Unknown Author" w:date="2026-10-30T04:17:53Z"><w:r><w:rPr></w:rPr><w:t>consejos departamentales de Caldas y del Quindío</w:t></w:r></w:ins><w:del w:id="3835" w:author="Unknown Author" w:date="2026-10-30T04:17:53Z"><w:r><w:rPr></w:rPr><w:delText>comités</w:delText></w:r></w:del><w:r><w:rPr></w:rPr><w:t xml:space="preserve">, el personal operario y las personas en formación. Los </w:t></w:r><w:ins w:id="3836" w:author="Unknown Author" w:date="2026-10-30T04:17:53Z"><w:r><w:rPr></w:rPr><w:t xml:space="preserve">cuatro consejos del proyecto </w:t></w:r></w:ins><w:del w:id="3837" w:author="Unknown Author" w:date="2026-10-30T04:17:53Z"><w:r><w:rPr></w:rPr><w:delText xml:space="preserve">15 comités, 12 municipales y tres departamentales, </w:delText></w:r></w:del><w:r><w:rPr></w:rPr><w:t xml:space="preserve">reúnen </w:t></w:r><w:ins w:id="3838" w:author="Unknown Author" w:date="2026-10-30T04:17:53Z"><w:r><w:rPr></w:rPr><w:t xml:space="preserve">cerca de 40 </w:t></w:r></w:ins><w:del w:id="3839" w:author="Unknown Author" w:date="2026-10-30T04:17:53Z"><w:r><w:rPr></w:rPr><w:delText xml:space="preserve">150 </w:delText></w:r></w:del><w:r><w:rPr></w:rPr><w:t>personas del servicio público</w:t></w:r><w:ins w:id="3840" w:author="Unknown Author" w:date="2026-10-30T04:17:53Z"><w:r><w:rPr></w:rPr><w:t>, con 10 por consejo (supuesto de trabajo)</w:t></w:r></w:ins><w:r><w:rPr></w:rPr><w:t xml:space="preserve">. Esperan decidir alertas y protecciones con mediciones de error conocido. Su contribución futura es usar el tablero en decisiones documentadas y designar personal para la certificación. La meta es que al menos </w:t></w:r><w:ins w:id="3841" w:author="Unknown Author" w:date="2026-10-30T04:17:53Z"><w:r><w:rPr></w:rPr><w:t xml:space="preserve">tres </w:t></w:r></w:ins><w:del w:id="3842" w:author="Unknown Author" w:date="2026-10-30T04:17:53Z"><w:r><w:rPr></w:rPr><w:delText xml:space="preserve">75 % </w:delText></w:r></w:del><w:r><w:rPr></w:rPr><w:t xml:space="preserve">de los </w:t></w:r><w:ins w:id="3843" w:author="Unknown Author" w:date="2026-10-30T04:17:53Z"><w:r><w:rPr></w:rPr><w:t>cuatro consejos usen</w:t></w:r></w:ins><w:del w:id="3844" w:author="Unknown Author" w:date="2026-10-30T04:17:53Z"><w:r><w:rPr></w:rPr><w:delText>comités use</w:delText></w:r></w:del><w:r><w:rPr></w:rPr><w:t xml:space="preserve"> el tablero al mes 24. Las nueve personas en formación esperan investigar con datos de una red real. Producen nueve documentos de investigación. El personal operario de remoción espera mediciones comprensibles que protejan su trabajo </w:t></w:r><w:r><w:rPr><w:color w:val="00B050"/></w:rPr><w:t>[Diligenciar: número de operarios por sitio]</w:t></w:r><w:r><w:rPr></w:rPr><w:t>. Landrigan et al. (2004) describen la exposición al polvo de trabajadores y vecinos tras el colapso de edificios urbanos. Ese antecedente respalda la inclusión de ambos grupos. No estima su exposición en este territorio.</w:t></w:r></w:p><w:p><w:pPr><w:pStyle w:val="BodyText"/><w:rPr></w:rPr></w:pPr><w:r><w:rPr></w:rPr><w:t xml:space="preserve">Los beneficiarios indirectos reciben información, capacidades o contratación. La Unidad Nacional para la Gestión del Riesgo de Desastres (UNGRD) articula el protocolo con el sistema nacional. Ese sistema lo organiza la Ley 1523 de 2012. Las </w:t></w:r><w:ins w:id="3845" w:author="Unknown Author" w:date="2026-10-30T04:17:53Z"><w:r><w:rPr></w:rPr><w:t>gobernaciones de Caldas y del Quindío</w:t></w:r></w:ins><w:del w:id="3846" w:author="Unknown Author" w:date="2026-10-30T04:17:53Z"><w:r><w:rPr></w:rPr><w:delText>alcaldías de los demás municipios focalizados</w:delText></w:r></w:del><w:r><w:rPr></w:rPr><w:t xml:space="preserve"> deciden las partidas de custodia</w:t></w:r><w:ins w:id="3847" w:author="Unknown Author" w:date="2026-10-30T04:17:53Z"><w:r><w:rPr></w:rPr><w:t xml:space="preserve"> departamental y expiden los certificados del plan de acción</w:t></w:r></w:ins><w:r><w:rPr></w:rPr><w:t>. Las autoridades ambientales reciben un reporte técnico del desempeño de los sensores frente a la referencia. Los datos del proyecto no sustituyen la medición regulatoria que fija la Resolución 2254 de 2017. La Agencia de Protección Ambiental de Estados Unidos (EPA) trata este uso como información suplementaria con desempeño declarado (EPA, 2021). La población expuesta recibe un índice comprensible y cartillas. La comunidad científica recibe los documentos de investigación y el protocolo de calibración. Los laboratorios, el evaluador externo y los proveedores reciben contratación con recursos del SGR. Entregan análisis gravimétricos, ensayos, evaluaciones y lotes de equipos.</w:t></w:r></w:p><w:p><w:pPr><w:pStyle w:val="BodyText"/><w:rPr></w:rPr></w:pPr><w:r><w:rPr></w:rPr><w:t>Los antecedentes explican por qué la custodia pesa tanto como el despliegue. El informe de vigilancia calcula que 90,8 % de las 5.076 estaciones de la red nacional propuesta serían sensores sin plan de calibración (Murad Pedraza et al., 2026, pp. 10-11 y 13). En Brasil, 96 de 570 estaciones están inactivas o sin estado (Tavella et al., 2026, p. 6). El informe modela la calibración como un dilema de bien público. En ese dilema, ninguna autoridad calibra si nadie lo exige (Equipo formulador, 2026, pp. 68-70). Por eso el proyecto asigna a cada participante una contribución posterior al cierre y no solo una función durante la ejecución. La Tabla 10.2 presenta esa distribución con el formato de la plantilla.</w:t></w:r></w:p><w:p><w:pPr><w:pStyle w:val="TablaRotulo"/><w:rPr></w:rPr></w:pPr><w:bookmarkStart w:id="109" w:name="rot_Tabla_10_2"/><w:r><w:rPr><w:b/><w:bCs/></w:rPr><w:t>Tabla 10.2</w:t></w:r><w:bookmarkEnd w:id="109"/></w:p><w:p><w:pPr><w:pStyle w:val="TablaTitulo"/><w:rPr></w:rPr></w:pPr><w:r><w:rPr><w:i/><w:iCs/></w:rPr><w:t>Participantes del proyecto con su posición, sus intereses y su contribución</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3980"/><w:gridCol w:w="2157"/><w:gridCol w:w="3817"/></w:tblGrid><w:tr><w:trPr><w:tblHeader w:val="true"/><w:ins w:id="3848" w:author="Unknown Author" w:date="2026-10-30T04:17:53Z"/><w:cantSplit w:val="true"/></w:trPr><w:tc><w:tcPr><w:tcW w:w="398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3850" w:author="Unknown Author" w:date="2026-10-30T04:17:53Z"></w:ins></w:rPr></w:pPr><w:ins w:id="3849" w:author="Unknown Author" w:date="2026-10-30T04:17:53Z"><w:r><w:rPr><w:b/><w:kern w:val="0"/><w:szCs w:val="24"/><w:lang w:val="es-CO" w:eastAsia="en-US" w:bidi="ar-SA"/></w:rPr><w:t>Datos de la entidad</w:t></w:r></w:ins></w:p></w:tc><w:tc><w:tcPr><w:tcW w:w="215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3852" w:author="Unknown Author" w:date="2026-10-30T04:17:53Z"></w:ins></w:rPr></w:pPr><w:ins w:id="3851" w:author="Unknown Author" w:date="2026-10-30T04:17:53Z"><w:r><w:rPr><w:b/><w:kern w:val="0"/><w:szCs w:val="24"/><w:lang w:val="es-CO" w:eastAsia="en-US" w:bidi="ar-SA"/></w:rPr><w:t>Posición</w:t></w:r></w:ins></w:p></w:tc><w:tc><w:tcPr><w:tcW w:w="381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3854" w:author="Unknown Author" w:date="2026-10-30T04:17:53Z"></w:ins></w:rPr></w:pPr><w:ins w:id="3853" w:author="Unknown Author" w:date="2026-10-30T04:17:53Z"><w:r><w:rPr><w:b/><w:kern w:val="0"/><w:szCs w:val="24"/><w:lang w:val="es-CO" w:eastAsia="en-US" w:bidi="ar-SA"/></w:rPr><w:t>Contribución o gestión</w:t></w:r></w:ins></w:p></w:tc></w:tr><w:tr><w:trPr><w:ins w:id="3855" w:author="Unknown Author" w:date="2026-10-30T04:17:53Z"/><w:cantSplit w:val="true"/></w:trPr><w:tc><w:tcPr><w:tcW w:w="3980" w:type="dxa"/><w:tcBorders></w:tcBorders></w:tcPr><w:p><w:pPr><w:pStyle w:val="Tabla9"/><w:widowControl/><w:jc w:val="left"/><w:rPr><w:kern w:val="0"/><w:szCs w:val="24"/><w:lang w:val="es-CO" w:eastAsia="en-US" w:bidi="ar-SA"/><w:ins w:id="3864" w:author="Unknown Author" w:date="2026-10-30T04:17:53Z"></w:ins></w:rPr></w:pPr><w:ins w:id="3856" w:author="Unknown Author" w:date="2026-10-30T04:17:53Z"><w:r><w:rPr><w:b/><w:bCs/><w:kern w:val="0"/><w:szCs w:val="24"/><w:lang w:val="es-CO" w:eastAsia="en-US" w:bidi="ar-SA"/></w:rPr><w:t>Actor:</w:t></w:r></w:ins><w:ins w:id="3857" w:author="Unknown Author" w:date="2026-10-30T04:17:53Z"><w:r><w:rPr><w:kern w:val="0"/><w:szCs w:val="24"/><w:lang w:val="es-CO" w:eastAsia="en-US" w:bidi="ar-SA"/></w:rPr><w:t xml:space="preserve"> Otro (financiador). </w:t></w:r></w:ins><w:ins w:id="3858" w:author="Unknown Author" w:date="2026-10-30T04:17:53Z"><w:r><w:rPr><w:b/><w:bCs/><w:kern w:val="0"/><w:szCs w:val="24"/><w:lang w:val="es-CO" w:eastAsia="en-US" w:bidi="ar-SA"/></w:rPr><w:t>Entidad:</w:t></w:r></w:ins><w:ins w:id="3859" w:author="Unknown Author" w:date="2026-10-30T04:17:53Z"><w:r><w:rPr><w:kern w:val="0"/><w:szCs w:val="24"/><w:lang w:val="es-CO" w:eastAsia="en-US" w:bidi="ar-SA"/></w:rPr><w:t xml:space="preserve"> Sistema General de Regalías (SGR), Asignación de CTeI, con secretaría técnica de MinCiencias. </w:t></w:r></w:ins><w:ins w:id="3860" w:author="Unknown Author" w:date="2026-10-30T04:17:53Z"><w:r><w:rPr><w:b/><w:bCs/><w:kern w:val="0"/><w:szCs w:val="24"/><w:lang w:val="es-CO" w:eastAsia="en-US" w:bidi="ar-SA"/></w:rPr><w:t>Posición:</w:t></w:r></w:ins><w:ins w:id="3861" w:author="Unknown Author" w:date="2026-10-30T04:17:53Z"><w:r><w:rPr><w:kern w:val="0"/><w:szCs w:val="24"/><w:lang w:val="es-CO" w:eastAsia="en-US" w:bidi="ar-SA"/></w:rPr><w:t xml:space="preserve"> Cooperante. </w:t></w:r></w:ins><w:ins w:id="3862" w:author="Unknown Author" w:date="2026-10-30T04:17:53Z"><w:r><w:rPr><w:b/><w:bCs/><w:kern w:val="0"/><w:szCs w:val="24"/><w:lang w:val="es-CO" w:eastAsia="en-US" w:bidi="ar-SA"/></w:rPr><w:t>Intereses o expectativas:</w:t></w:r></w:ins><w:ins w:id="3863" w:author="Unknown Author" w:date="2026-10-30T04:17:53Z"><w:r><w:rPr><w:kern w:val="0"/><w:szCs w:val="24"/><w:lang w:val="es-CO" w:eastAsia="en-US" w:bidi="ar-SA"/></w:rPr><w:t xml:space="preserve"> Obtener resultados verificables de CTeI que atiendan los efectos del terremoto y se usen en la gestión del riesgo.</w:t></w:r></w:ins></w:p></w:tc><w:tc><w:tcPr><w:tcW w:w="2157" w:type="dxa"/><w:tcBorders></w:tcBorders></w:tcPr><w:p><w:pPr><w:pStyle w:val="Tabla9"/><w:widowControl/><w:jc w:val="left"/><w:rPr><w:kern w:val="0"/><w:szCs w:val="24"/><w:lang w:val="es-CO" w:eastAsia="en-US" w:bidi="ar-SA"/><w:ins w:id="3866" w:author="Unknown Author" w:date="2026-10-30T04:17:53Z"></w:ins></w:rPr></w:pPr><w:ins w:id="3865" w:author="Unknown Author" w:date="2026-10-30T04:17:53Z"><w:r><w:rPr><w:kern w:val="0"/><w:szCs w:val="24"/><w:lang w:val="es-CO" w:eastAsia="en-US" w:bidi="ar-SA"/></w:rPr><w:t>Cooperante</w:t></w:r></w:ins></w:p></w:tc><w:tc><w:tcPr><w:tcW w:w="3817" w:type="dxa"/><w:tcBorders></w:tcBorders></w:tcPr><w:p><w:pPr><w:pStyle w:val="Tabla9"/><w:widowControl/><w:jc w:val="left"/><w:rPr><w:kern w:val="0"/><w:szCs w:val="24"/><w:lang w:val="es-CO" w:eastAsia="en-US" w:bidi="ar-SA"/><w:ins w:id="3868" w:author="Unknown Author" w:date="2026-10-30T04:17:53Z"></w:ins></w:rPr></w:pPr><w:ins w:id="3867" w:author="Unknown Author" w:date="2026-10-30T04:17:53Z"><w:r><w:rPr><w:kern w:val="0"/><w:szCs w:val="24"/><w:lang w:val="es-CO" w:eastAsia="en-US" w:bidi="ar-SA"/></w:rPr><w:t>Financiar el proyecto con $ 13.999.405.215. Verificar los resultados en las compuertas C1, C2 y C3. Recibir ocho informes trimestrales de supervisión.</w:t></w:r></w:ins></w:p></w:tc></w:tr><w:tr><w:trPr><w:ins w:id="3869" w:author="Unknown Author" w:date="2026-10-30T04:17:53Z"/><w:cantSplit w:val="true"/></w:trPr><w:tc><w:tcPr><w:tcW w:w="3980" w:type="dxa"/><w:tcBorders></w:tcBorders><w:shd w:color="auto" w:fill="F7F7F7" w:val="clear"/></w:tcPr><w:p><w:pPr><w:pStyle w:val="Tabla9"/><w:widowControl/><w:jc w:val="left"/><w:rPr><w:kern w:val="0"/><w:szCs w:val="24"/><w:lang w:val="es-CO" w:eastAsia="en-US" w:bidi="ar-SA"/><w:ins w:id="3878" w:author="Unknown Author" w:date="2026-10-30T04:17:53Z"></w:ins></w:rPr></w:pPr><w:ins w:id="3870" w:author="Unknown Author" w:date="2026-10-30T04:17:53Z"><w:r><w:rPr><w:b/><w:bCs/><w:kern w:val="0"/><w:szCs w:val="24"/><w:lang w:val="es-CO" w:eastAsia="en-US" w:bidi="ar-SA"/></w:rPr><w:t>Actor:</w:t></w:r></w:ins><w:ins w:id="3871" w:author="Unknown Author" w:date="2026-10-30T04:17:53Z"><w:r><w:rPr><w:kern w:val="0"/><w:szCs w:val="24"/><w:lang w:val="es-CO" w:eastAsia="en-US" w:bidi="ar-SA"/></w:rPr><w:t xml:space="preserve"> Otro (institución de educación superior). </w:t></w:r></w:ins><w:ins w:id="3872" w:author="Unknown Author" w:date="2026-10-30T04:17:53Z"><w:r><w:rPr><w:b/><w:bCs/><w:kern w:val="0"/><w:szCs w:val="24"/><w:lang w:val="es-CO" w:eastAsia="en-US" w:bidi="ar-SA"/></w:rPr><w:t>Entidad:</w:t></w:r></w:ins><w:ins w:id="3873" w:author="Unknown Author" w:date="2026-10-30T04:17:53Z"><w:r><w:rPr><w:kern w:val="0"/><w:szCs w:val="24"/><w:lang w:val="es-CO" w:eastAsia="en-US" w:bidi="ar-SA"/></w:rPr><w:t xml:space="preserve"> Universidad Santo Tomás, sede Villavicencio. </w:t></w:r></w:ins><w:ins w:id="3874" w:author="Unknown Author" w:date="2026-10-30T04:17:53Z"><w:r><w:rPr><w:b/><w:bCs/><w:kern w:val="0"/><w:szCs w:val="24"/><w:lang w:val="es-CO" w:eastAsia="en-US" w:bidi="ar-SA"/></w:rPr><w:t>Posición:</w:t></w:r></w:ins><w:ins w:id="3875" w:author="Unknown Author" w:date="2026-10-30T04:17:53Z"><w:r><w:rPr><w:kern w:val="0"/><w:szCs w:val="24"/><w:lang w:val="es-CO" w:eastAsia="en-US" w:bidi="ar-SA"/></w:rPr><w:t xml:space="preserve"> Cooperante. </w:t></w:r></w:ins><w:ins w:id="3876" w:author="Unknown Author" w:date="2026-10-30T04:17:53Z"><w:r><w:rPr><w:b/><w:bCs/><w:kern w:val="0"/><w:szCs w:val="24"/><w:lang w:val="es-CO" w:eastAsia="en-US" w:bidi="ar-SA"/></w:rPr><w:t>Intereses o expectativas:</w:t></w:r></w:ins><w:ins w:id="3877" w:author="Unknown Author" w:date="2026-10-30T04:17:53Z"><w:r><w:rPr><w:kern w:val="0"/><w:szCs w:val="24"/><w:lang w:val="es-CO" w:eastAsia="en-US" w:bidi="ar-SA"/></w:rPr><w:t xml:space="preserve"> Generar conocimiento aplicado, formar talento y dejar capacidad de laboratorio.</w:t></w:r></w:ins></w:p></w:tc><w:tc><w:tcPr><w:tcW w:w="2157" w:type="dxa"/><w:tcBorders></w:tcBorders><w:shd w:color="auto" w:fill="F7F7F7" w:val="clear"/></w:tcPr><w:p><w:pPr><w:pStyle w:val="Tabla9"/><w:widowControl/><w:jc w:val="left"/><w:rPr><w:kern w:val="0"/><w:szCs w:val="24"/><w:lang w:val="es-CO" w:eastAsia="en-US" w:bidi="ar-SA"/><w:ins w:id="3880" w:author="Unknown Author" w:date="2026-10-30T04:17:53Z"></w:ins></w:rPr></w:pPr><w:ins w:id="3879" w:author="Unknown Author" w:date="2026-10-30T04:17:53Z"><w:r><w:rPr><w:kern w:val="0"/><w:szCs w:val="24"/><w:lang w:val="es-CO" w:eastAsia="en-US" w:bidi="ar-SA"/></w:rPr><w:t>Cooperante</w:t></w:r></w:ins></w:p></w:tc><w:tc><w:tcPr><w:tcW w:w="3817" w:type="dxa"/><w:tcBorders></w:tcBorders><w:shd w:color="auto" w:fill="F7F7F7" w:val="clear"/></w:tcPr><w:p><w:pPr><w:pStyle w:val="Tabla9"/><w:widowControl/><w:jc w:val="left"/><w:rPr><w:kern w:val="0"/><w:szCs w:val="24"/><w:lang w:val="es-CO" w:eastAsia="en-US" w:bidi="ar-SA"/><w:ins w:id="3882" w:author="Unknown Author" w:date="2026-10-30T04:17:53Z"></w:ins></w:rPr></w:pPr><w:ins w:id="3881" w:author="Unknown Author" w:date="2026-10-30T04:17:53Z"><w:r><w:rPr><w:kern w:val="0"/><w:szCs w:val="24"/><w:lang w:val="es-CO" w:eastAsia="en-US" w:bidi="ar-SA"/></w:rPr><w:t>Coordinar el proyecto y liderar los objetivos específicos 1 y 2 como entidad proponente y ejecutora. Aportar 1.244.000.000 COP en especie. Vincular a las nueve personas en formación. Custodiar el conocimiento y los datos si el convenio lo define.</w:t></w:r></w:ins></w:p></w:tc></w:tr><w:tr><w:trPr><w:ins w:id="3883" w:author="Unknown Author" w:date="2026-10-30T04:17:53Z"/><w:cantSplit w:val="true"/></w:trPr><w:tc><w:tcPr><w:tcW w:w="3980" w:type="dxa"/><w:tcBorders></w:tcBorders></w:tcPr><w:p><w:pPr><w:pStyle w:val="Tabla9"/><w:widowControl/><w:jc w:val="left"/><w:rPr><w:kern w:val="0"/><w:szCs w:val="24"/><w:lang w:val="es-CO" w:eastAsia="en-US" w:bidi="ar-SA"/><w:ins w:id="3892" w:author="Unknown Author" w:date="2026-10-30T04:17:53Z"></w:ins></w:rPr></w:pPr><w:ins w:id="3884" w:author="Unknown Author" w:date="2026-10-30T04:17:53Z"><w:r><w:rPr><w:b/><w:bCs/><w:kern w:val="0"/><w:szCs w:val="24"/><w:lang w:val="es-CO" w:eastAsia="en-US" w:bidi="ar-SA"/></w:rPr><w:t>Actor:</w:t></w:r></w:ins><w:ins w:id="3885" w:author="Unknown Author" w:date="2026-10-30T04:17:53Z"><w:r><w:rPr><w:kern w:val="0"/><w:szCs w:val="24"/><w:lang w:val="es-CO" w:eastAsia="en-US" w:bidi="ar-SA"/></w:rPr><w:t xml:space="preserve"> Municipal. </w:t></w:r></w:ins><w:ins w:id="3886" w:author="Unknown Author" w:date="2026-10-30T04:17:53Z"><w:r><w:rPr><w:b/><w:bCs/><w:kern w:val="0"/><w:szCs w:val="24"/><w:lang w:val="es-CO" w:eastAsia="en-US" w:bidi="ar-SA"/></w:rPr><w:t>Entidad:</w:t></w:r></w:ins><w:ins w:id="3887" w:author="Unknown Author" w:date="2026-10-30T04:17:53Z"><w:r><w:rPr><w:kern w:val="0"/><w:szCs w:val="24"/><w:lang w:val="es-CO" w:eastAsia="en-US" w:bidi="ar-SA"/></w:rPr><w:t xml:space="preserve"> Municipio de Manizales (Caldas), con su consejo municipal de gestión del riesgo. </w:t></w:r></w:ins><w:ins w:id="3888" w:author="Unknown Author" w:date="2026-10-30T04:17:53Z"><w:r><w:rPr><w:b/><w:bCs/><w:kern w:val="0"/><w:szCs w:val="24"/><w:lang w:val="es-CO" w:eastAsia="en-US" w:bidi="ar-SA"/></w:rPr><w:t>Posición:</w:t></w:r></w:ins><w:ins w:id="3889" w:author="Unknown Author" w:date="2026-10-30T04:17:53Z"><w:r><w:rPr><w:kern w:val="0"/><w:szCs w:val="24"/><w:lang w:val="es-CO" w:eastAsia="en-US" w:bidi="ar-SA"/></w:rPr><w:t xml:space="preserve"> Cooperante. </w:t></w:r></w:ins><w:ins w:id="3890" w:author="Unknown Author" w:date="2026-10-30T04:17:53Z"><w:r><w:rPr><w:b/><w:bCs/><w:kern w:val="0"/><w:szCs w:val="24"/><w:lang w:val="es-CO" w:eastAsia="en-US" w:bidi="ar-SA"/></w:rPr><w:t>Intereses o expectativas:</w:t></w:r></w:ins><w:ins w:id="3891" w:author="Unknown Author" w:date="2026-10-30T04:17:53Z"><w:r><w:rPr><w:kern w:val="0"/><w:szCs w:val="24"/><w:lang w:val="es-CO" w:eastAsia="en-US" w:bidi="ar-SA"/></w:rPr><w:t xml:space="preserve"> Conducir el uso institucional de la información de la red en su territorio sin figurar como beneficiario.</w:t></w:r></w:ins></w:p></w:tc><w:tc><w:tcPr><w:tcW w:w="2157" w:type="dxa"/><w:tcBorders></w:tcBorders></w:tcPr><w:p><w:pPr><w:pStyle w:val="Tabla9"/><w:widowControl/><w:jc w:val="left"/><w:rPr><w:kern w:val="0"/><w:szCs w:val="24"/><w:lang w:val="es-CO" w:eastAsia="en-US" w:bidi="ar-SA"/><w:ins w:id="3894" w:author="Unknown Author" w:date="2026-10-30T04:17:53Z"></w:ins></w:rPr></w:pPr><w:ins w:id="3893" w:author="Unknown Author" w:date="2026-10-30T04:17:53Z"><w:r><w:rPr><w:kern w:val="0"/><w:szCs w:val="24"/><w:lang w:val="es-CO" w:eastAsia="en-US" w:bidi="ar-SA"/></w:rPr><w:t>Cooperante</w:t></w:r></w:ins></w:p></w:tc><w:tc><w:tcPr><w:tcW w:w="3817" w:type="dxa"/><w:tcBorders></w:tcBorders></w:tcPr><w:p><w:pPr><w:pStyle w:val="Tabla9"/><w:widowControl/><w:jc w:val="left"/><w:rPr><w:kern w:val="0"/><w:szCs w:val="24"/><w:lang w:val="es-CO" w:eastAsia="en-US" w:bidi="ar-SA"/><w:ins w:id="3896" w:author="Unknown Author" w:date="2026-10-30T04:17:53Z"></w:ins></w:rPr></w:pPr><w:ins w:id="3895" w:author="Unknown Author" w:date="2026-10-30T04:17:53Z"><w:r><w:rPr><w:kern w:val="0"/><w:szCs w:val="24"/><w:lang w:val="es-CO" w:eastAsia="en-US" w:bidi="ar-SA"/></w:rPr><w:t>Liderar el uso institucional del OE3 en Manizales (actividades 3.1 a 3.4). Facilitar el acceso a las demoliciones y adoptar el protocolo de evaluación previa (actividad 3.5). Aportar 60.000.000 COP en especie. Designar un responsable institucional. Firmar el convenio de custodia con partida.</w:t></w:r></w:ins></w:p></w:tc></w:tr><w:tr><w:trPr><w:ins w:id="3897" w:author="Unknown Author" w:date="2026-10-30T04:17:53Z"/><w:cantSplit w:val="true"/></w:trPr><w:tc><w:tcPr><w:tcW w:w="3980" w:type="dxa"/><w:tcBorders></w:tcBorders><w:shd w:color="auto" w:fill="F7F7F7" w:val="clear"/></w:tcPr><w:p><w:pPr><w:pStyle w:val="Tabla9"/><w:widowControl/><w:jc w:val="left"/><w:rPr><w:kern w:val="0"/><w:szCs w:val="24"/><w:lang w:val="es-CO" w:eastAsia="en-US" w:bidi="ar-SA"/><w:ins w:id="3906" w:author="Unknown Author" w:date="2026-10-30T04:17:53Z"></w:ins></w:rPr></w:pPr><w:ins w:id="3898" w:author="Unknown Author" w:date="2026-10-30T04:17:53Z"><w:r><w:rPr><w:b/><w:bCs/><w:kern w:val="0"/><w:szCs w:val="24"/><w:lang w:val="es-CO" w:eastAsia="en-US" w:bidi="ar-SA"/></w:rPr><w:t>Actor:</w:t></w:r></w:ins><w:ins w:id="3899" w:author="Unknown Author" w:date="2026-10-30T04:17:53Z"><w:r><w:rPr><w:kern w:val="0"/><w:szCs w:val="24"/><w:lang w:val="es-CO" w:eastAsia="en-US" w:bidi="ar-SA"/></w:rPr><w:t xml:space="preserve"> Municipal. </w:t></w:r></w:ins><w:ins w:id="3900" w:author="Unknown Author" w:date="2026-10-30T04:17:53Z"><w:r><w:rPr><w:b/><w:bCs/><w:kern w:val="0"/><w:szCs w:val="24"/><w:lang w:val="es-CO" w:eastAsia="en-US" w:bidi="ar-SA"/></w:rPr><w:t>Entidad:</w:t></w:r></w:ins><w:ins w:id="3901" w:author="Unknown Author" w:date="2026-10-30T04:17:53Z"><w:r><w:rPr><w:kern w:val="0"/><w:szCs w:val="24"/><w:lang w:val="es-CO" w:eastAsia="en-US" w:bidi="ar-SA"/></w:rPr><w:t xml:space="preserve"> Municipio de Calarcá (Quindío), con su consejo municipal de gestión del riesgo. </w:t></w:r></w:ins><w:ins w:id="3902" w:author="Unknown Author" w:date="2026-10-30T04:17:53Z"><w:r><w:rPr><w:b/><w:bCs/><w:kern w:val="0"/><w:szCs w:val="24"/><w:lang w:val="es-CO" w:eastAsia="en-US" w:bidi="ar-SA"/></w:rPr><w:t>Posición:</w:t></w:r></w:ins><w:ins w:id="3903" w:author="Unknown Author" w:date="2026-10-30T04:17:53Z"><w:r><w:rPr><w:kern w:val="0"/><w:szCs w:val="24"/><w:lang w:val="es-CO" w:eastAsia="en-US" w:bidi="ar-SA"/></w:rPr><w:t xml:space="preserve"> Cooperante. </w:t></w:r></w:ins><w:ins w:id="3904" w:author="Unknown Author" w:date="2026-10-30T04:17:53Z"><w:r><w:rPr><w:b/><w:bCs/><w:kern w:val="0"/><w:szCs w:val="24"/><w:lang w:val="es-CO" w:eastAsia="en-US" w:bidi="ar-SA"/></w:rPr><w:t>Intereses o expectativas:</w:t></w:r></w:ins><w:ins w:id="3905" w:author="Unknown Author" w:date="2026-10-30T04:17:53Z"><w:r><w:rPr><w:kern w:val="0"/><w:szCs w:val="24"/><w:lang w:val="es-CO" w:eastAsia="en-US" w:bidi="ar-SA"/></w:rPr><w:t xml:space="preserve"> Conducir el uso institucional de la información de la red en su territorio sin figurar como beneficiario.</w:t></w:r></w:ins></w:p></w:tc><w:tc><w:tcPr><w:tcW w:w="2157" w:type="dxa"/><w:tcBorders></w:tcBorders><w:shd w:color="auto" w:fill="F7F7F7" w:val="clear"/></w:tcPr><w:p><w:pPr><w:pStyle w:val="Tabla9"/><w:widowControl/><w:jc w:val="left"/><w:rPr><w:kern w:val="0"/><w:szCs w:val="24"/><w:lang w:val="es-CO" w:eastAsia="en-US" w:bidi="ar-SA"/><w:ins w:id="3908" w:author="Unknown Author" w:date="2026-10-30T04:17:53Z"></w:ins></w:rPr></w:pPr><w:ins w:id="3907" w:author="Unknown Author" w:date="2026-10-30T04:17:53Z"><w:r><w:rPr><w:kern w:val="0"/><w:szCs w:val="24"/><w:lang w:val="es-CO" w:eastAsia="en-US" w:bidi="ar-SA"/></w:rPr><w:t>Cooperante</w:t></w:r></w:ins></w:p></w:tc><w:tc><w:tcPr><w:tcW w:w="3817" w:type="dxa"/><w:tcBorders></w:tcBorders><w:shd w:color="auto" w:fill="F7F7F7" w:val="clear"/></w:tcPr><w:p><w:pPr><w:pStyle w:val="Tabla9"/><w:widowControl/><w:jc w:val="left"/><w:rPr><w:kern w:val="0"/><w:szCs w:val="24"/><w:lang w:val="es-CO" w:eastAsia="en-US" w:bidi="ar-SA"/><w:ins w:id="3910" w:author="Unknown Author" w:date="2026-10-30T04:17:53Z"></w:ins></w:rPr></w:pPr><w:ins w:id="3909" w:author="Unknown Author" w:date="2026-10-30T04:17:53Z"><w:r><w:rPr><w:kern w:val="0"/><w:szCs w:val="24"/><w:lang w:val="es-CO" w:eastAsia="en-US" w:bidi="ar-SA"/></w:rPr><w:t>Cumplir en Calarcá las mismas funciones que el municipio de Manizales. Aportar 60.000.000 COP en especie. Designar un responsable institucional. Firmar el convenio de custodia con partida.</w:t></w:r></w:ins></w:p></w:tc></w:tr><w:tr><w:trPr><w:ins w:id="3911" w:author="Unknown Author" w:date="2026-10-30T04:17:53Z"/><w:cantSplit w:val="true"/></w:trPr><w:tc><w:tcPr><w:tcW w:w="3980" w:type="dxa"/><w:tcBorders></w:tcBorders></w:tcPr><w:p><w:pPr><w:pStyle w:val="Tabla9"/><w:widowControl/><w:jc w:val="left"/><w:rPr><w:kern w:val="0"/><w:szCs w:val="24"/><w:lang w:val="es-CO" w:eastAsia="en-US" w:bidi="ar-SA"/><w:ins w:id="3922" w:author="Unknown Author" w:date="2026-10-30T04:17:53Z"></w:ins></w:rPr></w:pPr><w:ins w:id="3912" w:author="Unknown Author" w:date="2026-10-30T04:17:53Z"><w:r><w:rPr><w:b/><w:bCs/><w:kern w:val="0"/><w:szCs w:val="24"/><w:lang w:val="es-CO" w:eastAsia="en-US" w:bidi="ar-SA"/></w:rPr><w:t>Actor:</w:t></w:r></w:ins><w:ins w:id="3913" w:author="Unknown Author" w:date="2026-10-30T04:17:53Z"><w:r><w:rPr><w:kern w:val="0"/><w:szCs w:val="24"/><w:lang w:val="es-CO" w:eastAsia="en-US" w:bidi="ar-SA"/></w:rPr><w:t xml:space="preserve"> Otro (actor del SNCTI). </w:t></w:r></w:ins><w:ins w:id="3914" w:author="Unknown Author" w:date="2026-10-30T04:17:53Z"><w:r><w:rPr><w:b/><w:bCs/><w:kern w:val="0"/><w:szCs w:val="24"/><w:lang w:val="es-CO" w:eastAsia="en-US" w:bidi="ar-SA"/></w:rPr><w:t>Entidad:</w:t></w:r></w:ins><w:ins w:id="3915" w:author="Unknown Author" w:date="2026-10-30T04:17:53Z"><w:r><w:rPr><w:kern w:val="0"/><w:szCs w:val="24"/><w:lang w:val="es-CO" w:eastAsia="en-US" w:bidi="ar-SA"/></w:rPr><w:t xml:space="preserve"> Avanciencia, oficina de transferencia de resultados de investigación </w:t></w:r></w:ins><w:ins w:id="3916" w:author="Unknown Author" w:date="2026-10-30T04:17:53Z"><w:r><w:rPr><w:color w:val="00B050"/><w:kern w:val="0"/><w:szCs w:val="24"/><w:lang w:val="es-CO" w:eastAsia="en-US" w:bidi="ar-SA"/></w:rPr><w:t>[Diligenciar: resolución de reconocimiento]</w:t></w:r></w:ins><w:ins w:id="3917" w:author="Unknown Author" w:date="2026-10-30T04:17:53Z"><w:r><w:rPr><w:kern w:val="0"/><w:szCs w:val="24"/><w:lang w:val="es-CO" w:eastAsia="en-US" w:bidi="ar-SA"/></w:rPr><w:t xml:space="preserve">. </w:t></w:r></w:ins><w:ins w:id="3918" w:author="Unknown Author" w:date="2026-10-30T04:17:53Z"><w:r><w:rPr><w:b/><w:bCs/><w:kern w:val="0"/><w:szCs w:val="24"/><w:lang w:val="es-CO" w:eastAsia="en-US" w:bidi="ar-SA"/></w:rPr><w:t>Posición:</w:t></w:r></w:ins><w:ins w:id="3919" w:author="Unknown Author" w:date="2026-10-30T04:17:53Z"><w:r><w:rPr><w:kern w:val="0"/><w:szCs w:val="24"/><w:lang w:val="es-CO" w:eastAsia="en-US" w:bidi="ar-SA"/></w:rPr><w:t xml:space="preserve"> Cooperante. </w:t></w:r></w:ins><w:ins w:id="3920" w:author="Unknown Author" w:date="2026-10-30T04:17:53Z"><w:r><w:rPr><w:b/><w:bCs/><w:kern w:val="0"/><w:szCs w:val="24"/><w:lang w:val="es-CO" w:eastAsia="en-US" w:bidi="ar-SA"/></w:rPr><w:t>Intereses o expectativas:</w:t></w:r></w:ins><w:ins w:id="3921" w:author="Unknown Author" w:date="2026-10-30T04:17:53Z"><w:r><w:rPr><w:kern w:val="0"/><w:szCs w:val="24"/><w:lang w:val="es-CO" w:eastAsia="en-US" w:bidi="ar-SA"/></w:rPr><w:t xml:space="preserve"> Transferir resultados de investigación con valor de uso y fortalecer su cartera de tecnologías ambientales.</w:t></w:r></w:ins></w:p></w:tc><w:tc><w:tcPr><w:tcW w:w="2157" w:type="dxa"/><w:tcBorders></w:tcBorders></w:tcPr><w:p><w:pPr><w:pStyle w:val="Tabla9"/><w:widowControl/><w:jc w:val="left"/><w:rPr><w:kern w:val="0"/><w:szCs w:val="24"/><w:lang w:val="es-CO" w:eastAsia="en-US" w:bidi="ar-SA"/><w:ins w:id="3924" w:author="Unknown Author" w:date="2026-10-30T04:17:53Z"></w:ins></w:rPr></w:pPr><w:ins w:id="3923" w:author="Unknown Author" w:date="2026-10-30T04:17:53Z"><w:r><w:rPr><w:kern w:val="0"/><w:szCs w:val="24"/><w:lang w:val="es-CO" w:eastAsia="en-US" w:bidi="ar-SA"/></w:rPr><w:t>Cooperante</w:t></w:r></w:ins></w:p></w:tc><w:tc><w:tcPr><w:tcW w:w="3817" w:type="dxa"/><w:tcBorders></w:tcBorders></w:tcPr><w:p><w:pPr><w:pStyle w:val="Tabla9"/><w:widowControl/><w:jc w:val="left"/><w:rPr><w:kern w:val="0"/><w:szCs w:val="24"/><w:lang w:val="es-CO" w:eastAsia="en-US" w:bidi="ar-SA"/><w:ins w:id="3926" w:author="Unknown Author" w:date="2026-10-30T04:17:53Z"></w:ins></w:rPr></w:pPr><w:ins w:id="3925" w:author="Unknown Author" w:date="2026-10-30T04:17:53Z"><w:r><w:rPr><w:kern w:val="0"/><w:szCs w:val="24"/><w:lang w:val="es-CO" w:eastAsia="en-US" w:bidi="ar-SA"/></w:rPr><w:t>Revisar el diseño y la validación (actividades 1.1, 1.2, 1.4 y 1.6). Liderar la valoración y la ruta de transferencia y estructurar los convenios de transferencia y custodia (actividades 3.3 y 3.4). Aportar 150.000.000 COP en especie.</w:t></w:r></w:ins></w:p></w:tc></w:tr><w:tr><w:trPr><w:ins w:id="3927" w:author="Unknown Author" w:date="2026-10-30T04:17:53Z"/><w:cantSplit w:val="true"/></w:trPr><w:tc><w:tcPr><w:tcW w:w="3980" w:type="dxa"/><w:tcBorders></w:tcBorders><w:shd w:color="auto" w:fill="F7F7F7" w:val="clear"/></w:tcPr><w:p><w:pPr><w:pStyle w:val="Tabla9"/><w:widowControl/><w:jc w:val="left"/><w:rPr><w:kern w:val="0"/><w:szCs w:val="24"/><w:lang w:val="es-CO" w:eastAsia="en-US" w:bidi="ar-SA"/><w:ins w:id="3938" w:author="Unknown Author" w:date="2026-10-30T04:17:53Z"></w:ins></w:rPr></w:pPr><w:ins w:id="3928" w:author="Unknown Author" w:date="2026-10-30T04:17:53Z"><w:r><w:rPr><w:b/><w:bCs/><w:kern w:val="0"/><w:szCs w:val="24"/><w:lang w:val="es-CO" w:eastAsia="en-US" w:bidi="ar-SA"/></w:rPr><w:t>Actor:</w:t></w:r></w:ins><w:ins w:id="3929" w:author="Unknown Author" w:date="2026-10-30T04:17:53Z"><w:r><w:rPr><w:kern w:val="0"/><w:szCs w:val="24"/><w:lang w:val="es-CO" w:eastAsia="en-US" w:bidi="ar-SA"/></w:rPr><w:t xml:space="preserve"> Otro (actor técnico externo a la alianza). </w:t></w:r></w:ins><w:ins w:id="3930" w:author="Unknown Author" w:date="2026-10-30T04:17:53Z"><w:r><w:rPr><w:b/><w:bCs/><w:kern w:val="0"/><w:szCs w:val="24"/><w:lang w:val="es-CO" w:eastAsia="en-US" w:bidi="ar-SA"/></w:rPr><w:t>Entidad:</w:t></w:r></w:ins><w:ins w:id="3931" w:author="Unknown Author" w:date="2026-10-30T04:17:53Z"><w:r><w:rPr><w:kern w:val="0"/><w:szCs w:val="24"/><w:lang w:val="es-CO" w:eastAsia="en-US" w:bidi="ar-SA"/></w:rPr><w:t xml:space="preserve"> Gestión y Medio Ambiente, empresa de servicios de calidad del aire con domicilio en Manizales </w:t></w:r></w:ins><w:ins w:id="3932" w:author="Unknown Author" w:date="2026-10-30T04:17:53Z"><w:r><w:rPr><w:color w:val="00B050"/><w:kern w:val="0"/><w:szCs w:val="24"/><w:lang w:val="es-CO" w:eastAsia="en-US" w:bidi="ar-SA"/></w:rPr><w:t>[Diligenciar: razón social y NIT]</w:t></w:r></w:ins><w:ins w:id="3933" w:author="Unknown Author" w:date="2026-10-30T04:17:53Z"><w:r><w:rPr><w:kern w:val="0"/><w:szCs w:val="24"/><w:lang w:val="es-CO" w:eastAsia="en-US" w:bidi="ar-SA"/></w:rPr><w:t xml:space="preserve">. </w:t></w:r></w:ins><w:ins w:id="3934" w:author="Unknown Author" w:date="2026-10-30T04:17:53Z"><w:r><w:rPr><w:b/><w:bCs/><w:kern w:val="0"/><w:szCs w:val="24"/><w:lang w:val="es-CO" w:eastAsia="en-US" w:bidi="ar-SA"/></w:rPr><w:t>Posición:</w:t></w:r></w:ins><w:ins w:id="3935" w:author="Unknown Author" w:date="2026-10-30T04:17:53Z"><w:r><w:rPr><w:kern w:val="0"/><w:szCs w:val="24"/><w:lang w:val="es-CO" w:eastAsia="en-US" w:bidi="ar-SA"/></w:rPr><w:t xml:space="preserve"> Cooperante. </w:t></w:r></w:ins><w:ins w:id="3936" w:author="Unknown Author" w:date="2026-10-30T04:17:53Z"><w:r><w:rPr><w:b/><w:bCs/><w:kern w:val="0"/><w:szCs w:val="24"/><w:lang w:val="es-CO" w:eastAsia="en-US" w:bidi="ar-SA"/></w:rPr><w:t>Intereses o expectativas:</w:t></w:r></w:ins><w:ins w:id="3937" w:author="Unknown Author" w:date="2026-10-30T04:17:53Z"><w:r><w:rPr><w:kern w:val="0"/><w:szCs w:val="24"/><w:lang w:val="es-CO" w:eastAsia="en-US" w:bidi="ar-SA"/></w:rPr><w:t xml:space="preserve"> Aportar conocimiento técnico en calidad del aire y conocer el desempeño de una red verificada (inferido).</w:t></w:r></w:ins></w:p></w:tc><w:tc><w:tcPr><w:tcW w:w="2157" w:type="dxa"/><w:tcBorders></w:tcBorders><w:shd w:color="auto" w:fill="F7F7F7" w:val="clear"/></w:tcPr><w:p><w:pPr><w:pStyle w:val="Tabla9"/><w:widowControl/><w:jc w:val="left"/><w:rPr><w:kern w:val="0"/><w:szCs w:val="24"/><w:lang w:val="es-CO" w:eastAsia="en-US" w:bidi="ar-SA"/><w:ins w:id="3940" w:author="Unknown Author" w:date="2026-10-30T04:17:53Z"></w:ins></w:rPr></w:pPr><w:ins w:id="3939" w:author="Unknown Author" w:date="2026-10-30T04:17:53Z"><w:r><w:rPr><w:kern w:val="0"/><w:szCs w:val="24"/><w:lang w:val="es-CO" w:eastAsia="en-US" w:bidi="ar-SA"/></w:rPr><w:t>Cooperante</w:t></w:r></w:ins></w:p></w:tc><w:tc><w:tcPr><w:tcW w:w="3817" w:type="dxa"/><w:tcBorders></w:tcBorders><w:shd w:color="auto" w:fill="F7F7F7" w:val="clear"/></w:tcPr><w:p><w:pPr><w:pStyle w:val="Tabla9"/><w:widowControl/><w:jc w:val="left"/><w:rPr><w:kern w:val="0"/><w:szCs w:val="24"/><w:lang w:val="es-CO" w:eastAsia="en-US" w:bidi="ar-SA"/><w:ins w:id="3942" w:author="Unknown Author" w:date="2026-10-30T04:17:53Z"></w:ins></w:rPr></w:pPr><w:ins w:id="3941" w:author="Unknown Author" w:date="2026-10-30T04:17:53Z"><w:r><w:rPr><w:kern w:val="0"/><w:szCs w:val="24"/><w:lang w:val="es-CO" w:eastAsia="en-US" w:bidi="ar-SA"/></w:rPr><w:t>Participar como actor técnico en el diagnóstico de calidad del aire, en la colocalización y en la verificación final. No integra la alianza ni aporta contrapartida.</w:t></w:r></w:ins></w:p></w:tc></w:tr><w:tr><w:trPr><w:ins w:id="3943" w:author="Unknown Author" w:date="2026-10-30T04:17:53Z"/><w:cantSplit w:val="true"/></w:trPr><w:tc><w:tcPr><w:tcW w:w="3980" w:type="dxa"/><w:tcBorders></w:tcBorders></w:tcPr><w:p><w:pPr><w:pStyle w:val="Tabla9"/><w:widowControl/><w:jc w:val="left"/><w:rPr><w:kern w:val="0"/><w:szCs w:val="24"/><w:lang w:val="es-CO" w:eastAsia="en-US" w:bidi="ar-SA"/><w:ins w:id="3952" w:author="Unknown Author" w:date="2026-10-30T04:17:53Z"></w:ins></w:rPr></w:pPr><w:ins w:id="3944" w:author="Unknown Author" w:date="2026-10-30T04:17:53Z"><w:r><w:rPr><w:b/><w:bCs/><w:kern w:val="0"/><w:szCs w:val="24"/><w:lang w:val="es-CO" w:eastAsia="en-US" w:bidi="ar-SA"/></w:rPr><w:t>Actor:</w:t></w:r></w:ins><w:ins w:id="3945" w:author="Unknown Author" w:date="2026-10-30T04:17:53Z"><w:r><w:rPr><w:kern w:val="0"/><w:szCs w:val="24"/><w:lang w:val="es-CO" w:eastAsia="en-US" w:bidi="ar-SA"/></w:rPr><w:t xml:space="preserve"> Otro (equipo contratado por la alianza). </w:t></w:r></w:ins><w:ins w:id="3946" w:author="Unknown Author" w:date="2026-10-30T04:17:53Z"><w:r><w:rPr><w:b/><w:bCs/><w:kern w:val="0"/><w:szCs w:val="24"/><w:lang w:val="es-CO" w:eastAsia="en-US" w:bidi="ar-SA"/></w:rPr><w:t>Entidad:</w:t></w:r></w:ins><w:ins w:id="3947" w:author="Unknown Author" w:date="2026-10-30T04:17:53Z"><w:r><w:rPr><w:kern w:val="0"/><w:szCs w:val="24"/><w:lang w:val="es-CO" w:eastAsia="en-US" w:bidi="ar-SA"/></w:rPr><w:t xml:space="preserve"> Gerencia de proyecto, equipo técnico y equipo de apropiación social y convenios, vinculados a la universidad ejecutora. </w:t></w:r></w:ins><w:ins w:id="3948" w:author="Unknown Author" w:date="2026-10-30T04:17:53Z"><w:r><w:rPr><w:b/><w:bCs/><w:kern w:val="0"/><w:szCs w:val="24"/><w:lang w:val="es-CO" w:eastAsia="en-US" w:bidi="ar-SA"/></w:rPr><w:t>Posición:</w:t></w:r></w:ins><w:ins w:id="3949" w:author="Unknown Author" w:date="2026-10-30T04:17:53Z"><w:r><w:rPr><w:kern w:val="0"/><w:szCs w:val="24"/><w:lang w:val="es-CO" w:eastAsia="en-US" w:bidi="ar-SA"/></w:rPr><w:t xml:space="preserve"> Cooperante. </w:t></w:r></w:ins><w:ins w:id="3950" w:author="Unknown Author" w:date="2026-10-30T04:17:53Z"><w:r><w:rPr><w:b/><w:bCs/><w:kern w:val="0"/><w:szCs w:val="24"/><w:lang w:val="es-CO" w:eastAsia="en-US" w:bidi="ar-SA"/></w:rPr><w:t>Intereses o expectativas:</w:t></w:r></w:ins><w:ins w:id="3951" w:author="Unknown Author" w:date="2026-10-30T04:17:53Z"><w:r><w:rPr><w:kern w:val="0"/><w:szCs w:val="24"/><w:lang w:val="es-CO" w:eastAsia="en-US" w:bidi="ar-SA"/></w:rPr><w:t xml:space="preserve"> Cumplir plazos, presupuesto y compuertas; validar el modelo de corrección; co-diseñar con los consejos.</w:t></w:r></w:ins></w:p></w:tc><w:tc><w:tcPr><w:tcW w:w="2157" w:type="dxa"/><w:tcBorders></w:tcBorders></w:tcPr><w:p><w:pPr><w:pStyle w:val="Tabla9"/><w:widowControl/><w:jc w:val="left"/><w:rPr><w:kern w:val="0"/><w:szCs w:val="24"/><w:lang w:val="es-CO" w:eastAsia="en-US" w:bidi="ar-SA"/><w:ins w:id="3954" w:author="Unknown Author" w:date="2026-10-30T04:17:53Z"></w:ins></w:rPr></w:pPr><w:ins w:id="3953" w:author="Unknown Author" w:date="2026-10-30T04:17:53Z"><w:r><w:rPr><w:kern w:val="0"/><w:szCs w:val="24"/><w:lang w:val="es-CO" w:eastAsia="en-US" w:bidi="ar-SA"/></w:rPr><w:t>Cooperante</w:t></w:r></w:ins></w:p></w:tc><w:tc><w:tcPr><w:tcW w:w="3817" w:type="dxa"/><w:tcBorders></w:tcBorders></w:tcPr><w:p><w:pPr><w:pStyle w:val="Tabla9"/><w:widowControl/><w:jc w:val="left"/><w:rPr><w:kern w:val="0"/><w:szCs w:val="24"/><w:lang w:val="es-CO" w:eastAsia="en-US" w:bidi="ar-SA"/><w:ins w:id="3956" w:author="Unknown Author" w:date="2026-10-30T04:17:53Z"></w:ins></w:rPr></w:pPr><w:ins w:id="3955" w:author="Unknown Author" w:date="2026-10-30T04:17:53Z"><w:r><w:rPr><w:kern w:val="0"/><w:szCs w:val="24"/><w:lang w:val="es-CO" w:eastAsia="en-US" w:bidi="ar-SA"/></w:rPr><w:t>Ejecutar las 22 actividades. Reportar evidencias en cada compuerta. Operar la red y negociar los convenios de custodia.</w:t></w:r></w:ins></w:p></w:tc></w:tr><w:tr><w:trPr><w:ins w:id="3957" w:author="Unknown Author" w:date="2026-10-30T04:17:53Z"/><w:cantSplit w:val="true"/></w:trPr><w:tc><w:tcPr><w:tcW w:w="3980" w:type="dxa"/><w:tcBorders></w:tcBorders><w:shd w:color="auto" w:fill="F7F7F7" w:val="clear"/></w:tcPr><w:p><w:pPr><w:pStyle w:val="Tabla9"/><w:widowControl/><w:jc w:val="left"/><w:rPr><w:kern w:val="0"/><w:szCs w:val="24"/><w:lang w:val="es-CO" w:eastAsia="en-US" w:bidi="ar-SA"/><w:ins w:id="3966" w:author="Unknown Author" w:date="2026-10-30T04:17:53Z"></w:ins></w:rPr></w:pPr><w:ins w:id="3958" w:author="Unknown Author" w:date="2026-10-30T04:17:53Z"><w:r><w:rPr><w:b/><w:bCs/><w:kern w:val="0"/><w:szCs w:val="24"/><w:lang w:val="es-CO" w:eastAsia="en-US" w:bidi="ar-SA"/></w:rPr><w:t>Actor:</w:t></w:r></w:ins><w:ins w:id="3959" w:author="Unknown Author" w:date="2026-10-30T04:17:53Z"><w:r><w:rPr><w:kern w:val="0"/><w:szCs w:val="24"/><w:lang w:val="es-CO" w:eastAsia="en-US" w:bidi="ar-SA"/></w:rPr><w:t xml:space="preserve"> Departamental. </w:t></w:r></w:ins><w:ins w:id="3960" w:author="Unknown Author" w:date="2026-10-30T04:17:53Z"><w:r><w:rPr><w:b/><w:bCs/><w:kern w:val="0"/><w:szCs w:val="24"/><w:lang w:val="es-CO" w:eastAsia="en-US" w:bidi="ar-SA"/></w:rPr><w:t>Entidad:</w:t></w:r></w:ins><w:ins w:id="3961" w:author="Unknown Author" w:date="2026-10-30T04:17:53Z"><w:r><w:rPr><w:kern w:val="0"/><w:szCs w:val="24"/><w:lang w:val="es-CO" w:eastAsia="en-US" w:bidi="ar-SA"/></w:rPr><w:t xml:space="preserve"> Consejos departamentales de gestión del riesgo de Caldas y del Quindío. </w:t></w:r></w:ins><w:ins w:id="3962" w:author="Unknown Author" w:date="2026-10-30T04:17:53Z"><w:r><w:rPr><w:b/><w:bCs/><w:kern w:val="0"/><w:szCs w:val="24"/><w:lang w:val="es-CO" w:eastAsia="en-US" w:bidi="ar-SA"/></w:rPr><w:t>Posición:</w:t></w:r></w:ins><w:ins w:id="3963" w:author="Unknown Author" w:date="2026-10-30T04:17:53Z"><w:r><w:rPr><w:kern w:val="0"/><w:szCs w:val="24"/><w:lang w:val="es-CO" w:eastAsia="en-US" w:bidi="ar-SA"/></w:rPr><w:t xml:space="preserve"> Beneficiario. </w:t></w:r></w:ins><w:ins w:id="3964" w:author="Unknown Author" w:date="2026-10-30T04:17:53Z"><w:r><w:rPr><w:b/><w:bCs/><w:kern w:val="0"/><w:szCs w:val="24"/><w:lang w:val="es-CO" w:eastAsia="en-US" w:bidi="ar-SA"/></w:rPr><w:t>Intereses o expectativas:</w:t></w:r></w:ins><w:ins w:id="3965" w:author="Unknown Author" w:date="2026-10-30T04:17:53Z"><w:r><w:rPr><w:kern w:val="0"/><w:szCs w:val="24"/><w:lang w:val="es-CO" w:eastAsia="en-US" w:bidi="ar-SA"/></w:rPr><w:t xml:space="preserve"> Coordinar la respuesta departamental con información comparable entre municipios.</w:t></w:r></w:ins></w:p></w:tc><w:tc><w:tcPr><w:tcW w:w="2157" w:type="dxa"/><w:tcBorders></w:tcBorders><w:shd w:color="auto" w:fill="F7F7F7" w:val="clear"/></w:tcPr><w:p><w:pPr><w:pStyle w:val="Tabla9"/><w:widowControl/><w:jc w:val="left"/><w:rPr><w:kern w:val="0"/><w:szCs w:val="24"/><w:lang w:val="es-CO" w:eastAsia="en-US" w:bidi="ar-SA"/><w:ins w:id="3968" w:author="Unknown Author" w:date="2026-10-30T04:17:53Z"></w:ins></w:rPr></w:pPr><w:ins w:id="3967" w:author="Unknown Author" w:date="2026-10-30T04:17:53Z"><w:r><w:rPr><w:kern w:val="0"/><w:szCs w:val="24"/><w:lang w:val="es-CO" w:eastAsia="en-US" w:bidi="ar-SA"/></w:rPr><w:t>Beneficiario</w:t></w:r></w:ins></w:p></w:tc><w:tc><w:tcPr><w:tcW w:w="3817" w:type="dxa"/><w:tcBorders></w:tcBorders><w:shd w:color="auto" w:fill="F7F7F7" w:val="clear"/></w:tcPr><w:p><w:pPr><w:pStyle w:val="Tabla9"/><w:widowControl/><w:jc w:val="left"/><w:rPr><w:kern w:val="0"/><w:szCs w:val="24"/><w:lang w:val="es-CO" w:eastAsia="en-US" w:bidi="ar-SA"/><w:ins w:id="3970" w:author="Unknown Author" w:date="2026-10-30T04:17:53Z"></w:ins></w:rPr></w:pPr><w:ins w:id="3969" w:author="Unknown Author" w:date="2026-10-30T04:17:53Z"><w:r><w:rPr><w:kern w:val="0"/><w:szCs w:val="24"/><w:lang w:val="es-CO" w:eastAsia="en-US" w:bidi="ar-SA"/></w:rPr><w:t>Validar el protocolo de alerta. Coordinar a los consejos municipales. Recibir el tablero con la custodia que fijen los convenios.</w:t></w:r></w:ins></w:p></w:tc></w:tr><w:tr><w:trPr><w:ins w:id="3971" w:author="Unknown Author" w:date="2026-10-30T04:17:53Z"/><w:cantSplit w:val="true"/></w:trPr><w:tc><w:tcPr><w:tcW w:w="3980" w:type="dxa"/><w:tcBorders></w:tcBorders></w:tcPr><w:p><w:pPr><w:pStyle w:val="Tabla9"/><w:widowControl/><w:jc w:val="left"/><w:rPr><w:kern w:val="0"/><w:szCs w:val="24"/><w:lang w:val="es-CO" w:eastAsia="en-US" w:bidi="ar-SA"/><w:ins w:id="3980" w:author="Unknown Author" w:date="2026-10-30T04:17:53Z"></w:ins></w:rPr></w:pPr><w:ins w:id="3972" w:author="Unknown Author" w:date="2026-10-30T04:17:53Z"><w:r><w:rPr><w:b/><w:bCs/><w:kern w:val="0"/><w:szCs w:val="24"/><w:lang w:val="es-CO" w:eastAsia="en-US" w:bidi="ar-SA"/></w:rPr><w:t>Actor:</w:t></w:r></w:ins><w:ins w:id="3973" w:author="Unknown Author" w:date="2026-10-30T04:17:53Z"><w:r><w:rPr><w:kern w:val="0"/><w:szCs w:val="24"/><w:lang w:val="es-CO" w:eastAsia="en-US" w:bidi="ar-SA"/></w:rPr><w:t xml:space="preserve"> Nacional. </w:t></w:r></w:ins><w:ins w:id="3974" w:author="Unknown Author" w:date="2026-10-30T04:17:53Z"><w:r><w:rPr><w:b/><w:bCs/><w:kern w:val="0"/><w:szCs w:val="24"/><w:lang w:val="es-CO" w:eastAsia="en-US" w:bidi="ar-SA"/></w:rPr><w:t>Entidad:</w:t></w:r></w:ins><w:ins w:id="3975" w:author="Unknown Author" w:date="2026-10-30T04:17:53Z"><w:r><w:rPr><w:kern w:val="0"/><w:szCs w:val="24"/><w:lang w:val="es-CO" w:eastAsia="en-US" w:bidi="ar-SA"/></w:rPr><w:t xml:space="preserve"> Unidad Nacional para la Gestión del Riesgo de Desastres (UNGRD). </w:t></w:r></w:ins><w:ins w:id="3976" w:author="Unknown Author" w:date="2026-10-30T04:17:53Z"><w:r><w:rPr><w:b/><w:bCs/><w:kern w:val="0"/><w:szCs w:val="24"/><w:lang w:val="es-CO" w:eastAsia="en-US" w:bidi="ar-SA"/></w:rPr><w:t>Posición:</w:t></w:r></w:ins><w:ins w:id="3977" w:author="Unknown Author" w:date="2026-10-30T04:17:53Z"><w:r><w:rPr><w:kern w:val="0"/><w:szCs w:val="24"/><w:lang w:val="es-CO" w:eastAsia="en-US" w:bidi="ar-SA"/></w:rPr><w:t xml:space="preserve"> Beneficiario (indirecto). </w:t></w:r></w:ins><w:ins w:id="3978" w:author="Unknown Author" w:date="2026-10-30T04:17:53Z"><w:r><w:rPr><w:b/><w:bCs/><w:kern w:val="0"/><w:szCs w:val="24"/><w:lang w:val="es-CO" w:eastAsia="en-US" w:bidi="ar-SA"/></w:rPr><w:t>Intereses o expectativas:</w:t></w:r></w:ins><w:ins w:id="3979" w:author="Unknown Author" w:date="2026-10-30T04:17:53Z"><w:r><w:rPr><w:kern w:val="0"/><w:szCs w:val="24"/><w:lang w:val="es-CO" w:eastAsia="en-US" w:bidi="ar-SA"/></w:rPr><w:t xml:space="preserve"> Articular el protocolo con el Sistema Nacional de Gestión del Riesgo y conocer el desempeño de sensores de bajo costo.</w:t></w:r></w:ins></w:p></w:tc><w:tc><w:tcPr><w:tcW w:w="2157" w:type="dxa"/><w:tcBorders></w:tcBorders></w:tcPr><w:p><w:pPr><w:pStyle w:val="Tabla9"/><w:widowControl/><w:jc w:val="left"/><w:rPr><w:kern w:val="0"/><w:szCs w:val="24"/><w:lang w:val="es-CO" w:eastAsia="en-US" w:bidi="ar-SA"/><w:ins w:id="3982" w:author="Unknown Author" w:date="2026-10-30T04:17:53Z"></w:ins></w:rPr></w:pPr><w:ins w:id="3981" w:author="Unknown Author" w:date="2026-10-30T04:17:53Z"><w:r><w:rPr><w:kern w:val="0"/><w:szCs w:val="24"/><w:lang w:val="es-CO" w:eastAsia="en-US" w:bidi="ar-SA"/></w:rPr><w:t>Beneficiario</w:t></w:r></w:ins></w:p></w:tc><w:tc><w:tcPr><w:tcW w:w="3817" w:type="dxa"/><w:tcBorders></w:tcBorders></w:tcPr><w:p><w:pPr><w:pStyle w:val="Tabla9"/><w:widowControl/><w:jc w:val="left"/><w:rPr><w:kern w:val="0"/><w:szCs w:val="24"/><w:lang w:val="es-CO" w:eastAsia="en-US" w:bidi="ar-SA"/><w:ins w:id="3984" w:author="Unknown Author" w:date="2026-10-30T04:17:53Z"></w:ins></w:rPr></w:pPr><w:ins w:id="3983" w:author="Unknown Author" w:date="2026-10-30T04:17:53Z"><w:r><w:rPr><w:kern w:val="0"/><w:szCs w:val="24"/><w:lang w:val="es-CO" w:eastAsia="en-US" w:bidi="ar-SA"/></w:rPr><w:t>Revisar la articulación del protocolo en reuniones técnicas. No aporta contrapartida.</w:t></w:r></w:ins></w:p></w:tc></w:tr><w:tr><w:trPr><w:ins w:id="3985" w:author="Unknown Author" w:date="2026-10-30T04:17:53Z"/><w:cantSplit w:val="true"/></w:trPr><w:tc><w:tcPr><w:tcW w:w="3980" w:type="dxa"/><w:tcBorders></w:tcBorders><w:shd w:color="auto" w:fill="F7F7F7" w:val="clear"/></w:tcPr><w:p><w:pPr><w:pStyle w:val="Tabla9"/><w:widowControl/><w:jc w:val="left"/><w:rPr><w:kern w:val="0"/><w:szCs w:val="24"/><w:lang w:val="es-CO" w:eastAsia="en-US" w:bidi="ar-SA"/><w:ins w:id="3994" w:author="Unknown Author" w:date="2026-10-30T04:17:53Z"></w:ins></w:rPr></w:pPr><w:ins w:id="3986" w:author="Unknown Author" w:date="2026-10-30T04:17:53Z"><w:r><w:rPr><w:b/><w:bCs/><w:kern w:val="0"/><w:szCs w:val="24"/><w:lang w:val="es-CO" w:eastAsia="en-US" w:bidi="ar-SA"/></w:rPr><w:t>Actor:</w:t></w:r></w:ins><w:ins w:id="3987" w:author="Unknown Author" w:date="2026-10-30T04:17:53Z"><w:r><w:rPr><w:kern w:val="0"/><w:szCs w:val="24"/><w:lang w:val="es-CO" w:eastAsia="en-US" w:bidi="ar-SA"/></w:rPr><w:t xml:space="preserve"> Departamental. </w:t></w:r></w:ins><w:ins w:id="3988" w:author="Unknown Author" w:date="2026-10-30T04:17:53Z"><w:r><w:rPr><w:b/><w:bCs/><w:kern w:val="0"/><w:szCs w:val="24"/><w:lang w:val="es-CO" w:eastAsia="en-US" w:bidi="ar-SA"/></w:rPr><w:t>Entidad:</w:t></w:r></w:ins><w:ins w:id="3989" w:author="Unknown Author" w:date="2026-10-30T04:17:53Z"><w:r><w:rPr><w:kern w:val="0"/><w:szCs w:val="24"/><w:lang w:val="es-CO" w:eastAsia="en-US" w:bidi="ar-SA"/></w:rPr><w:t xml:space="preserve"> Gobernaciones de Caldas y del Quindío. </w:t></w:r></w:ins><w:ins w:id="3990" w:author="Unknown Author" w:date="2026-10-30T04:17:53Z"><w:r><w:rPr><w:b/><w:bCs/><w:kern w:val="0"/><w:szCs w:val="24"/><w:lang w:val="es-CO" w:eastAsia="en-US" w:bidi="ar-SA"/></w:rPr><w:t>Posición:</w:t></w:r></w:ins><w:ins w:id="3991" w:author="Unknown Author" w:date="2026-10-30T04:17:53Z"><w:r><w:rPr><w:kern w:val="0"/><w:szCs w:val="24"/><w:lang w:val="es-CO" w:eastAsia="en-US" w:bidi="ar-SA"/></w:rPr><w:t xml:space="preserve"> Beneficiario (indirecto). </w:t></w:r></w:ins><w:ins w:id="3992" w:author="Unknown Author" w:date="2026-10-30T04:17:53Z"><w:r><w:rPr><w:b/><w:bCs/><w:kern w:val="0"/><w:szCs w:val="24"/><w:lang w:val="es-CO" w:eastAsia="en-US" w:bidi="ar-SA"/></w:rPr><w:t>Intereses o expectativas:</w:t></w:r></w:ins><w:ins w:id="3993" w:author="Unknown Author" w:date="2026-10-30T04:17:53Z"><w:r><w:rPr><w:kern w:val="0"/><w:szCs w:val="24"/><w:lang w:val="es-CO" w:eastAsia="en-US" w:bidi="ar-SA"/></w:rPr><w:t xml:space="preserve"> Cumplir su competencia en gestión del riesgo con información verificada y con una carga presupuestal acotada (inferido).</w:t></w:r></w:ins></w:p></w:tc><w:tc><w:tcPr><w:tcW w:w="2157" w:type="dxa"/><w:tcBorders></w:tcBorders><w:shd w:color="auto" w:fill="F7F7F7" w:val="clear"/></w:tcPr><w:p><w:pPr><w:pStyle w:val="Tabla9"/><w:widowControl/><w:jc w:val="left"/><w:rPr><w:kern w:val="0"/><w:szCs w:val="24"/><w:lang w:val="es-CO" w:eastAsia="en-US" w:bidi="ar-SA"/><w:ins w:id="3996" w:author="Unknown Author" w:date="2026-10-30T04:17:53Z"></w:ins></w:rPr></w:pPr><w:ins w:id="3995" w:author="Unknown Author" w:date="2026-10-30T04:17:53Z"><w:r><w:rPr><w:kern w:val="0"/><w:szCs w:val="24"/><w:lang w:val="es-CO" w:eastAsia="en-US" w:bidi="ar-SA"/></w:rPr><w:t>Beneficiario</w:t></w:r></w:ins></w:p></w:tc><w:tc><w:tcPr><w:tcW w:w="3817" w:type="dxa"/><w:tcBorders></w:tcBorders><w:shd w:color="auto" w:fill="F7F7F7" w:val="clear"/></w:tcPr><w:p><w:pPr><w:pStyle w:val="Tabla9"/><w:widowControl/><w:jc w:val="left"/><w:rPr><w:kern w:val="0"/><w:szCs w:val="24"/><w:lang w:val="es-CO" w:eastAsia="en-US" w:bidi="ar-SA"/><w:ins w:id="3998" w:author="Unknown Author" w:date="2026-10-30T04:17:53Z"></w:ins></w:rPr></w:pPr><w:ins w:id="3997" w:author="Unknown Author" w:date="2026-10-30T04:17:53Z"><w:r><w:rPr><w:kern w:val="0"/><w:szCs w:val="24"/><w:lang w:val="es-CO" w:eastAsia="en-US" w:bidi="ar-SA"/></w:rPr><w:t>Expedir los certificados del plan de acción específico. Decidir las partidas de custodia departamental. Firmar los compromisos de uso de sus consejos.</w:t></w:r></w:ins></w:p></w:tc></w:tr><w:tr><w:trPr><w:ins w:id="3999" w:author="Unknown Author" w:date="2026-10-30T04:17:53Z"/><w:cantSplit w:val="true"/></w:trPr><w:tc><w:tcPr><w:tcW w:w="3980" w:type="dxa"/><w:tcBorders></w:tcBorders></w:tcPr><w:p><w:pPr><w:pStyle w:val="Tabla9"/><w:widowControl/><w:jc w:val="left"/><w:rPr><w:kern w:val="0"/><w:szCs w:val="24"/><w:lang w:val="es-CO" w:eastAsia="en-US" w:bidi="ar-SA"/><w:ins w:id="4008" w:author="Unknown Author" w:date="2026-10-30T04:17:53Z"></w:ins></w:rPr></w:pPr><w:ins w:id="4000" w:author="Unknown Author" w:date="2026-10-30T04:17:53Z"><w:r><w:rPr><w:b/><w:bCs/><w:kern w:val="0"/><w:szCs w:val="24"/><w:lang w:val="es-CO" w:eastAsia="en-US" w:bidi="ar-SA"/></w:rPr><w:t>Actor:</w:t></w:r></w:ins><w:ins w:id="4001" w:author="Unknown Author" w:date="2026-10-30T04:17:53Z"><w:r><w:rPr><w:kern w:val="0"/><w:szCs w:val="24"/><w:lang w:val="es-CO" w:eastAsia="en-US" w:bidi="ar-SA"/></w:rPr><w:t xml:space="preserve"> Nacional y regional. </w:t></w:r></w:ins><w:ins w:id="4002" w:author="Unknown Author" w:date="2026-10-30T04:17:53Z"><w:r><w:rPr><w:b/><w:bCs/><w:kern w:val="0"/><w:szCs w:val="24"/><w:lang w:val="es-CO" w:eastAsia="en-US" w:bidi="ar-SA"/></w:rPr><w:t>Entidad:</w:t></w:r></w:ins><w:ins w:id="4003" w:author="Unknown Author" w:date="2026-10-30T04:17:53Z"><w:r><w:rPr><w:kern w:val="0"/><w:szCs w:val="24"/><w:lang w:val="es-CO" w:eastAsia="en-US" w:bidi="ar-SA"/></w:rPr><w:t xml:space="preserve"> Corpocaldas y Corporación Autónoma Regional del Quindío. </w:t></w:r></w:ins><w:ins w:id="4004" w:author="Unknown Author" w:date="2026-10-30T04:17:53Z"><w:r><w:rPr><w:b/><w:bCs/><w:kern w:val="0"/><w:szCs w:val="24"/><w:lang w:val="es-CO" w:eastAsia="en-US" w:bidi="ar-SA"/></w:rPr><w:t>Posición:</w:t></w:r></w:ins><w:ins w:id="4005" w:author="Unknown Author" w:date="2026-10-30T04:17:53Z"><w:r><w:rPr><w:kern w:val="0"/><w:szCs w:val="24"/><w:lang w:val="es-CO" w:eastAsia="en-US" w:bidi="ar-SA"/></w:rPr><w:t xml:space="preserve"> Beneficiario (indirecto). </w:t></w:r></w:ins><w:ins w:id="4006" w:author="Unknown Author" w:date="2026-10-30T04:17:53Z"><w:r><w:rPr><w:b/><w:bCs/><w:kern w:val="0"/><w:szCs w:val="24"/><w:lang w:val="es-CO" w:eastAsia="en-US" w:bidi="ar-SA"/></w:rPr><w:t>Intereses o expectativas:</w:t></w:r></w:ins><w:ins w:id="4007" w:author="Unknown Author" w:date="2026-10-30T04:17:53Z"><w:r><w:rPr><w:kern w:val="0"/><w:szCs w:val="24"/><w:lang w:val="es-CO" w:eastAsia="en-US" w:bidi="ar-SA"/></w:rPr><w:t xml:space="preserve"> Conocer el desempeño de sensores de bajo costo frente a la referencia y recibir datos informativos que complementen la red oficial.</w:t></w:r></w:ins></w:p></w:tc><w:tc><w:tcPr><w:tcW w:w="2157" w:type="dxa"/><w:tcBorders></w:tcBorders></w:tcPr><w:p><w:pPr><w:pStyle w:val="Tabla9"/><w:widowControl/><w:jc w:val="left"/><w:rPr><w:kern w:val="0"/><w:szCs w:val="24"/><w:lang w:val="es-CO" w:eastAsia="en-US" w:bidi="ar-SA"/><w:ins w:id="4010" w:author="Unknown Author" w:date="2026-10-30T04:17:53Z"></w:ins></w:rPr></w:pPr><w:ins w:id="4009" w:author="Unknown Author" w:date="2026-10-30T04:17:53Z"><w:r><w:rPr><w:kern w:val="0"/><w:szCs w:val="24"/><w:lang w:val="es-CO" w:eastAsia="en-US" w:bidi="ar-SA"/></w:rPr><w:t>Beneficiario</w:t></w:r></w:ins></w:p></w:tc><w:tc><w:tcPr><w:tcW w:w="3817" w:type="dxa"/><w:tcBorders></w:tcBorders></w:tcPr><w:p><w:pPr><w:pStyle w:val="Tabla9"/><w:widowControl/><w:jc w:val="left"/><w:rPr><w:kern w:val="0"/><w:szCs w:val="24"/><w:lang w:val="es-CO" w:eastAsia="en-US" w:bidi="ar-SA"/><w:ins w:id="4012" w:author="Unknown Author" w:date="2026-10-30T04:17:53Z"></w:ins></w:rPr></w:pPr><w:ins w:id="4011" w:author="Unknown Author" w:date="2026-10-30T04:17:53Z"><w:r><w:rPr><w:kern w:val="0"/><w:szCs w:val="24"/><w:lang w:val="es-CO" w:eastAsia="en-US" w:bidi="ar-SA"/></w:rPr><w:t>Revisar el reporte técnico semestral. Orientar el uso informativo de los datos. Custodiar el protocolo de calibración si cumplen la condición de recepción.</w:t></w:r></w:ins></w:p></w:tc></w:tr><w:tr><w:trPr><w:ins w:id="4013" w:author="Unknown Author" w:date="2026-10-30T04:17:53Z"/><w:cantSplit w:val="true"/></w:trPr><w:tc><w:tcPr><w:tcW w:w="3980" w:type="dxa"/><w:tcBorders></w:tcBorders><w:shd w:color="auto" w:fill="F7F7F7" w:val="clear"/></w:tcPr><w:p><w:pPr><w:pStyle w:val="Tabla9"/><w:widowControl/><w:jc w:val="left"/><w:rPr><w:kern w:val="0"/><w:szCs w:val="24"/><w:lang w:val="es-CO" w:eastAsia="en-US" w:bidi="ar-SA"/><w:ins w:id="4024" w:author="Unknown Author" w:date="2026-10-30T04:17:53Z"></w:ins></w:rPr></w:pPr><w:ins w:id="4014" w:author="Unknown Author" w:date="2026-10-30T04:17:53Z"><w:r><w:rPr><w:b/><w:bCs/><w:kern w:val="0"/><w:szCs w:val="24"/><w:lang w:val="es-CO" w:eastAsia="en-US" w:bidi="ar-SA"/></w:rPr><w:t>Actor:</w:t></w:r></w:ins><w:ins w:id="4015" w:author="Unknown Author" w:date="2026-10-30T04:17:53Z"><w:r><w:rPr><w:kern w:val="0"/><w:szCs w:val="24"/><w:lang w:val="es-CO" w:eastAsia="en-US" w:bidi="ar-SA"/></w:rPr><w:t xml:space="preserve"> Otro (entidades custodias). </w:t></w:r></w:ins><w:ins w:id="4016" w:author="Unknown Author" w:date="2026-10-30T04:17:53Z"><w:r><w:rPr><w:b/><w:bCs/><w:kern w:val="0"/><w:szCs w:val="24"/><w:lang w:val="es-CO" w:eastAsia="en-US" w:bidi="ar-SA"/></w:rPr><w:t>Entidad:</w:t></w:r></w:ins><w:ins w:id="4017" w:author="Unknown Author" w:date="2026-10-30T04:17:53Z"><w:r><w:rPr><w:kern w:val="0"/><w:szCs w:val="24"/><w:lang w:val="es-CO" w:eastAsia="en-US" w:bidi="ar-SA"/></w:rPr><w:t xml:space="preserve"> </w:t></w:r></w:ins><w:ins w:id="4018" w:author="Unknown Author" w:date="2026-10-30T04:17:53Z"><w:r><w:rPr><w:color w:val="00B050"/><w:kern w:val="0"/><w:szCs w:val="24"/><w:lang w:val="es-CO" w:eastAsia="en-US" w:bidi="ar-SA"/></w:rPr><w:t>[Diligenciar: entidades custodias externas a la alianza]</w:t></w:r></w:ins><w:ins w:id="4019" w:author="Unknown Author" w:date="2026-10-30T04:17:53Z"><w:r><w:rPr><w:kern w:val="0"/><w:szCs w:val="24"/><w:lang w:val="es-CO" w:eastAsia="en-US" w:bidi="ar-SA"/></w:rPr><w:t xml:space="preserve">. </w:t></w:r></w:ins><w:ins w:id="4020" w:author="Unknown Author" w:date="2026-10-30T04:17:53Z"><w:r><w:rPr><w:b/><w:bCs/><w:kern w:val="0"/><w:szCs w:val="24"/><w:lang w:val="es-CO" w:eastAsia="en-US" w:bidi="ar-SA"/></w:rPr><w:t>Posición:</w:t></w:r></w:ins><w:ins w:id="4021" w:author="Unknown Author" w:date="2026-10-30T04:17:53Z"><w:r><w:rPr><w:kern w:val="0"/><w:szCs w:val="24"/><w:lang w:val="es-CO" w:eastAsia="en-US" w:bidi="ar-SA"/></w:rPr><w:t xml:space="preserve"> Beneficiario. </w:t></w:r></w:ins><w:ins w:id="4022" w:author="Unknown Author" w:date="2026-10-30T04:17:53Z"><w:r><w:rPr><w:b/><w:bCs/><w:kern w:val="0"/><w:szCs w:val="24"/><w:lang w:val="es-CO" w:eastAsia="en-US" w:bidi="ar-SA"/></w:rPr><w:t>Intereses o expectativas:</w:t></w:r></w:ins><w:ins w:id="4023" w:author="Unknown Author" w:date="2026-10-30T04:17:53Z"><w:r><w:rPr><w:kern w:val="0"/><w:szCs w:val="24"/><w:lang w:val="es-CO" w:eastAsia="en-US" w:bidi="ar-SA"/></w:rPr><w:t xml:space="preserve"> Recibir componentes operables, con condiciones claras y con costo recurrente conocido.</w:t></w:r></w:ins></w:p></w:tc><w:tc><w:tcPr><w:tcW w:w="2157" w:type="dxa"/><w:tcBorders></w:tcBorders><w:shd w:color="auto" w:fill="F7F7F7" w:val="clear"/></w:tcPr><w:p><w:pPr><w:pStyle w:val="Tabla9"/><w:widowControl/><w:jc w:val="left"/><w:rPr><w:kern w:val="0"/><w:szCs w:val="24"/><w:lang w:val="es-CO" w:eastAsia="en-US" w:bidi="ar-SA"/><w:ins w:id="4026" w:author="Unknown Author" w:date="2026-10-30T04:17:53Z"></w:ins></w:rPr></w:pPr><w:ins w:id="4025" w:author="Unknown Author" w:date="2026-10-30T04:17:53Z"><w:r><w:rPr><w:kern w:val="0"/><w:szCs w:val="24"/><w:lang w:val="es-CO" w:eastAsia="en-US" w:bidi="ar-SA"/></w:rPr><w:t>Beneficiario</w:t></w:r></w:ins></w:p></w:tc><w:tc><w:tcPr><w:tcW w:w="3817" w:type="dxa"/><w:tcBorders></w:tcBorders><w:shd w:color="auto" w:fill="F7F7F7" w:val="clear"/></w:tcPr><w:p><w:pPr><w:pStyle w:val="Tabla9"/><w:widowControl/><w:jc w:val="left"/><w:rPr><w:kern w:val="0"/><w:szCs w:val="24"/><w:lang w:val="es-CO" w:eastAsia="en-US" w:bidi="ar-SA"/><w:ins w:id="4028" w:author="Unknown Author" w:date="2026-10-30T04:17:53Z"></w:ins></w:rPr></w:pPr><w:ins w:id="4027" w:author="Unknown Author" w:date="2026-10-30T04:17:53Z"><w:r><w:rPr><w:kern w:val="0"/><w:szCs w:val="24"/><w:lang w:val="es-CO" w:eastAsia="en-US" w:bidi="ar-SA"/></w:rPr><w:t>Operar el componente asignado. Designar personal permanente. Cubrir el costo recurrente según el convenio.</w:t></w:r></w:ins></w:p></w:tc></w:tr><w:tr><w:trPr><w:ins w:id="4029" w:author="Unknown Author" w:date="2026-10-30T04:17:53Z"/><w:cantSplit w:val="true"/></w:trPr><w:tc><w:tcPr><w:tcW w:w="3980" w:type="dxa"/><w:tcBorders></w:tcBorders></w:tcPr><w:p><w:pPr><w:pStyle w:val="Tabla9"/><w:widowControl/><w:jc w:val="left"/><w:rPr><w:kern w:val="0"/><w:szCs w:val="24"/><w:lang w:val="es-CO" w:eastAsia="en-US" w:bidi="ar-SA"/><w:ins w:id="4040" w:author="Unknown Author" w:date="2026-10-30T04:17:53Z"></w:ins></w:rPr></w:pPr><w:ins w:id="4030" w:author="Unknown Author" w:date="2026-10-30T04:17:53Z"><w:r><w:rPr><w:b/><w:bCs/><w:kern w:val="0"/><w:szCs w:val="24"/><w:lang w:val="es-CO" w:eastAsia="en-US" w:bidi="ar-SA"/></w:rPr><w:t>Actor:</w:t></w:r></w:ins><w:ins w:id="4031" w:author="Unknown Author" w:date="2026-10-30T04:17:53Z"><w:r><w:rPr><w:kern w:val="0"/><w:szCs w:val="24"/><w:lang w:val="es-CO" w:eastAsia="en-US" w:bidi="ar-SA"/></w:rPr><w:t xml:space="preserve"> Comunidad. </w:t></w:r></w:ins><w:ins w:id="4032" w:author="Unknown Author" w:date="2026-10-30T04:17:53Z"><w:r><w:rPr><w:b/><w:bCs/><w:kern w:val="0"/><w:szCs w:val="24"/><w:lang w:val="es-CO" w:eastAsia="en-US" w:bidi="ar-SA"/></w:rPr><w:t>Entidad:</w:t></w:r></w:ins><w:ins w:id="4033" w:author="Unknown Author" w:date="2026-10-30T04:17:53Z"><w:r><w:rPr><w:kern w:val="0"/><w:szCs w:val="24"/><w:lang w:val="es-CO" w:eastAsia="en-US" w:bidi="ar-SA"/></w:rPr><w:t xml:space="preserve"> Personal operario de remoción de escombros en los sitios monitoreados </w:t></w:r></w:ins><w:ins w:id="4034" w:author="Unknown Author" w:date="2026-10-30T04:17:53Z"><w:r><w:rPr><w:color w:val="00B050"/><w:kern w:val="0"/><w:szCs w:val="24"/><w:lang w:val="es-CO" w:eastAsia="en-US" w:bidi="ar-SA"/></w:rPr><w:t>[Diligenciar: organizaciones de operarios]</w:t></w:r></w:ins><w:ins w:id="4035" w:author="Unknown Author" w:date="2026-10-30T04:17:53Z"><w:r><w:rPr><w:kern w:val="0"/><w:szCs w:val="24"/><w:lang w:val="es-CO" w:eastAsia="en-US" w:bidi="ar-SA"/></w:rPr><w:t xml:space="preserve">. </w:t></w:r></w:ins><w:ins w:id="4036" w:author="Unknown Author" w:date="2026-10-30T04:17:53Z"><w:r><w:rPr><w:b/><w:bCs/><w:kern w:val="0"/><w:szCs w:val="24"/><w:lang w:val="es-CO" w:eastAsia="en-US" w:bidi="ar-SA"/></w:rPr><w:t>Posición:</w:t></w:r></w:ins><w:ins w:id="4037" w:author="Unknown Author" w:date="2026-10-30T04:17:53Z"><w:r><w:rPr><w:kern w:val="0"/><w:szCs w:val="24"/><w:lang w:val="es-CO" w:eastAsia="en-US" w:bidi="ar-SA"/></w:rPr><w:t xml:space="preserve"> Beneficiario (directo). </w:t></w:r></w:ins><w:ins w:id="4038" w:author="Unknown Author" w:date="2026-10-30T04:17:53Z"><w:r><w:rPr><w:b/><w:bCs/><w:kern w:val="0"/><w:szCs w:val="24"/><w:lang w:val="es-CO" w:eastAsia="en-US" w:bidi="ar-SA"/></w:rPr><w:t>Intereses o expectativas:</w:t></w:r></w:ins><w:ins w:id="4039" w:author="Unknown Author" w:date="2026-10-30T04:17:53Z"><w:r><w:rPr><w:kern w:val="0"/><w:szCs w:val="24"/><w:lang w:val="es-CO" w:eastAsia="en-US" w:bidi="ar-SA"/></w:rPr><w:t xml:space="preserve"> Proteger su trabajo con mediciones comprensibles y sin paradas innecesarias.</w:t></w:r></w:ins></w:p></w:tc><w:tc><w:tcPr><w:tcW w:w="2157" w:type="dxa"/><w:tcBorders></w:tcBorders></w:tcPr><w:p><w:pPr><w:pStyle w:val="Tabla9"/><w:widowControl/><w:jc w:val="left"/><w:rPr><w:kern w:val="0"/><w:szCs w:val="24"/><w:lang w:val="es-CO" w:eastAsia="en-US" w:bidi="ar-SA"/><w:ins w:id="4042" w:author="Unknown Author" w:date="2026-10-30T04:17:53Z"></w:ins></w:rPr></w:pPr><w:ins w:id="4041" w:author="Unknown Author" w:date="2026-10-30T04:17:53Z"><w:r><w:rPr><w:kern w:val="0"/><w:szCs w:val="24"/><w:lang w:val="es-CO" w:eastAsia="en-US" w:bidi="ar-SA"/></w:rPr><w:t>Beneficiario</w:t></w:r></w:ins></w:p></w:tc><w:tc><w:tcPr><w:tcW w:w="3817" w:type="dxa"/><w:tcBorders></w:tcBorders></w:tcPr><w:p><w:pPr><w:pStyle w:val="Tabla9"/><w:widowControl/><w:jc w:val="left"/><w:rPr><w:kern w:val="0"/><w:szCs w:val="24"/><w:lang w:val="es-CO" w:eastAsia="en-US" w:bidi="ar-SA"/><w:ins w:id="4044" w:author="Unknown Author" w:date="2026-10-30T04:17:53Z"></w:ins></w:rPr></w:pPr><w:ins w:id="4043" w:author="Unknown Author" w:date="2026-10-30T04:17:53Z"><w:r><w:rPr><w:kern w:val="0"/><w:szCs w:val="24"/><w:lang w:val="es-CO" w:eastAsia="en-US" w:bidi="ar-SA"/></w:rPr><w:t>Participar en los talleres y en las jornadas. Informar sobre los eventos del sitio. Usar las cartillas del índice y del protocolo.</w:t></w:r></w:ins></w:p></w:tc></w:tr><w:tr><w:trPr><w:ins w:id="4045" w:author="Unknown Author" w:date="2026-10-30T04:17:53Z"/><w:cantSplit w:val="true"/></w:trPr><w:tc><w:tcPr><w:tcW w:w="3980" w:type="dxa"/><w:tcBorders></w:tcBorders><w:shd w:color="auto" w:fill="F7F7F7" w:val="clear"/></w:tcPr><w:p><w:pPr><w:pStyle w:val="Tabla9"/><w:widowControl/><w:jc w:val="left"/><w:rPr><w:kern w:val="0"/><w:szCs w:val="24"/><w:lang w:val="es-CO" w:eastAsia="en-US" w:bidi="ar-SA"/><w:ins w:id="4056" w:author="Unknown Author" w:date="2026-10-30T04:17:53Z"></w:ins></w:rPr></w:pPr><w:ins w:id="4046" w:author="Unknown Author" w:date="2026-10-30T04:17:53Z"><w:r><w:rPr><w:b/><w:bCs/><w:kern w:val="0"/><w:szCs w:val="24"/><w:lang w:val="es-CO" w:eastAsia="en-US" w:bidi="ar-SA"/></w:rPr><w:t>Actor:</w:t></w:r></w:ins><w:ins w:id="4047" w:author="Unknown Author" w:date="2026-10-30T04:17:53Z"><w:r><w:rPr><w:kern w:val="0"/><w:szCs w:val="24"/><w:lang w:val="es-CO" w:eastAsia="en-US" w:bidi="ar-SA"/></w:rPr><w:t xml:space="preserve"> Comunidad. </w:t></w:r></w:ins><w:ins w:id="4048" w:author="Unknown Author" w:date="2026-10-30T04:17:53Z"><w:r><w:rPr><w:b/><w:bCs/><w:kern w:val="0"/><w:szCs w:val="24"/><w:lang w:val="es-CO" w:eastAsia="en-US" w:bidi="ar-SA"/></w:rPr><w:t>Entidad:</w:t></w:r></w:ins><w:ins w:id="4049" w:author="Unknown Author" w:date="2026-10-30T04:17:53Z"><w:r><w:rPr><w:kern w:val="0"/><w:szCs w:val="24"/><w:lang w:val="es-CO" w:eastAsia="en-US" w:bidi="ar-SA"/></w:rPr><w:t xml:space="preserve"> Población de las zonas colindantes a los sitios de remoción </w:t></w:r></w:ins><w:ins w:id="4050" w:author="Unknown Author" w:date="2026-10-30T04:17:53Z"><w:r><w:rPr><w:color w:val="00B050"/><w:kern w:val="0"/><w:szCs w:val="24"/><w:lang w:val="es-CO" w:eastAsia="en-US" w:bidi="ar-SA"/></w:rPr><w:t>[Diligenciar: población DANE de las zonas colindantes]</w:t></w:r></w:ins><w:ins w:id="4051" w:author="Unknown Author" w:date="2026-10-30T04:17:53Z"><w:r><w:rPr><w:kern w:val="0"/><w:szCs w:val="24"/><w:lang w:val="es-CO" w:eastAsia="en-US" w:bidi="ar-SA"/></w:rPr><w:t xml:space="preserve">. </w:t></w:r></w:ins><w:ins w:id="4052" w:author="Unknown Author" w:date="2026-10-30T04:17:53Z"><w:r><w:rPr><w:b/><w:bCs/><w:kern w:val="0"/><w:szCs w:val="24"/><w:lang w:val="es-CO" w:eastAsia="en-US" w:bidi="ar-SA"/></w:rPr><w:t>Posición:</w:t></w:r></w:ins><w:ins w:id="4053" w:author="Unknown Author" w:date="2026-10-30T04:17:53Z"><w:r><w:rPr><w:kern w:val="0"/><w:szCs w:val="24"/><w:lang w:val="es-CO" w:eastAsia="en-US" w:bidi="ar-SA"/></w:rPr><w:t xml:space="preserve"> Beneficiario (indirecto). </w:t></w:r></w:ins><w:ins w:id="4054" w:author="Unknown Author" w:date="2026-10-30T04:17:53Z"><w:r><w:rPr><w:b/><w:bCs/><w:kern w:val="0"/><w:szCs w:val="24"/><w:lang w:val="es-CO" w:eastAsia="en-US" w:bidi="ar-SA"/></w:rPr><w:t>Intereses o expectativas:</w:t></w:r></w:ins><w:ins w:id="4055" w:author="Unknown Author" w:date="2026-10-30T04:17:53Z"><w:r><w:rPr><w:kern w:val="0"/><w:szCs w:val="24"/><w:lang w:val="es-CO" w:eastAsia="en-US" w:bidi="ar-SA"/></w:rPr><w:t xml:space="preserve"> Recibir información comprensible del índice y de las alertas.</w:t></w:r></w:ins></w:p></w:tc><w:tc><w:tcPr><w:tcW w:w="2157" w:type="dxa"/><w:tcBorders></w:tcBorders><w:shd w:color="auto" w:fill="F7F7F7" w:val="clear"/></w:tcPr><w:p><w:pPr><w:pStyle w:val="Tabla9"/><w:widowControl/><w:jc w:val="left"/><w:rPr><w:kern w:val="0"/><w:szCs w:val="24"/><w:lang w:val="es-CO" w:eastAsia="en-US" w:bidi="ar-SA"/><w:ins w:id="4058" w:author="Unknown Author" w:date="2026-10-30T04:17:53Z"></w:ins></w:rPr></w:pPr><w:ins w:id="4057" w:author="Unknown Author" w:date="2026-10-30T04:17:53Z"><w:r><w:rPr><w:kern w:val="0"/><w:szCs w:val="24"/><w:lang w:val="es-CO" w:eastAsia="en-US" w:bidi="ar-SA"/></w:rPr><w:t>Beneficiario</w:t></w:r></w:ins></w:p></w:tc><w:tc><w:tcPr><w:tcW w:w="3817" w:type="dxa"/><w:tcBorders></w:tcBorders><w:shd w:color="auto" w:fill="F7F7F7" w:val="clear"/></w:tcPr><w:p><w:pPr><w:pStyle w:val="Tabla9"/><w:widowControl/><w:jc w:val="left"/><w:rPr><w:kern w:val="0"/><w:szCs w:val="24"/><w:lang w:val="es-CO" w:eastAsia="en-US" w:bidi="ar-SA"/><w:ins w:id="4060" w:author="Unknown Author" w:date="2026-10-30T04:17:53Z"></w:ins></w:rPr></w:pPr><w:ins w:id="4059" w:author="Unknown Author" w:date="2026-10-30T04:17:53Z"><w:r><w:rPr><w:kern w:val="0"/><w:szCs w:val="24"/><w:lang w:val="es-CO" w:eastAsia="en-US" w:bidi="ar-SA"/></w:rPr><w:t>Participar en los talleres y en las jornadas públicas. Opinar sobre los mensajes de alerta. Cuidar los nodos de su entorno (propuesta).</w:t></w:r></w:ins></w:p></w:tc></w:tr><w:tr><w:trPr><w:ins w:id="4061" w:author="Unknown Author" w:date="2026-10-30T04:17:53Z"/><w:cantSplit w:val="true"/></w:trPr><w:tc><w:tcPr><w:tcW w:w="3980" w:type="dxa"/><w:tcBorders></w:tcBorders></w:tcPr><w:p><w:pPr><w:pStyle w:val="Tabla9"/><w:widowControl/><w:jc w:val="left"/><w:rPr><w:kern w:val="0"/><w:szCs w:val="24"/><w:lang w:val="es-CO" w:eastAsia="en-US" w:bidi="ar-SA"/><w:ins w:id="4070" w:author="Unknown Author" w:date="2026-10-30T04:17:53Z"></w:ins></w:rPr></w:pPr><w:ins w:id="4062" w:author="Unknown Author" w:date="2026-10-30T04:17:53Z"><w:r><w:rPr><w:b/><w:bCs/><w:kern w:val="0"/><w:szCs w:val="24"/><w:lang w:val="es-CO" w:eastAsia="en-US" w:bidi="ar-SA"/></w:rPr><w:t>Actor:</w:t></w:r></w:ins><w:ins w:id="4063" w:author="Unknown Author" w:date="2026-10-30T04:17:53Z"><w:r><w:rPr><w:kern w:val="0"/><w:szCs w:val="24"/><w:lang w:val="es-CO" w:eastAsia="en-US" w:bidi="ar-SA"/></w:rPr><w:t xml:space="preserve"> Otro (personas en formación). </w:t></w:r></w:ins><w:ins w:id="4064" w:author="Unknown Author" w:date="2026-10-30T04:17:53Z"><w:r><w:rPr><w:b/><w:bCs/><w:kern w:val="0"/><w:szCs w:val="24"/><w:lang w:val="es-CO" w:eastAsia="en-US" w:bidi="ar-SA"/></w:rPr><w:t>Entidad:</w:t></w:r></w:ins><w:ins w:id="4065" w:author="Unknown Author" w:date="2026-10-30T04:17:53Z"><w:r><w:rPr><w:kern w:val="0"/><w:szCs w:val="24"/><w:lang w:val="es-CO" w:eastAsia="en-US" w:bidi="ar-SA"/></w:rPr><w:t xml:space="preserve"> Seis jóvenes investigadores, dos estudiantes de maestría y un doctor en estancia posdoctoral. </w:t></w:r></w:ins><w:ins w:id="4066" w:author="Unknown Author" w:date="2026-10-30T04:17:53Z"><w:r><w:rPr><w:b/><w:bCs/><w:kern w:val="0"/><w:szCs w:val="24"/><w:lang w:val="es-CO" w:eastAsia="en-US" w:bidi="ar-SA"/></w:rPr><w:t>Posición:</w:t></w:r></w:ins><w:ins w:id="4067" w:author="Unknown Author" w:date="2026-10-30T04:17:53Z"><w:r><w:rPr><w:kern w:val="0"/><w:szCs w:val="24"/><w:lang w:val="es-CO" w:eastAsia="en-US" w:bidi="ar-SA"/></w:rPr><w:t xml:space="preserve"> Beneficiario (directo). </w:t></w:r></w:ins><w:ins w:id="4068" w:author="Unknown Author" w:date="2026-10-30T04:17:53Z"><w:r><w:rPr><w:b/><w:bCs/><w:kern w:val="0"/><w:szCs w:val="24"/><w:lang w:val="es-CO" w:eastAsia="en-US" w:bidi="ar-SA"/></w:rPr><w:t>Intereses o expectativas:</w:t></w:r></w:ins><w:ins w:id="4069" w:author="Unknown Author" w:date="2026-10-30T04:17:53Z"><w:r><w:rPr><w:kern w:val="0"/><w:szCs w:val="24"/><w:lang w:val="es-CO" w:eastAsia="en-US" w:bidi="ar-SA"/></w:rPr><w:t xml:space="preserve"> Formarse con datos reales y producir documentos de investigación.</w:t></w:r></w:ins></w:p></w:tc><w:tc><w:tcPr><w:tcW w:w="2157" w:type="dxa"/><w:tcBorders></w:tcBorders></w:tcPr><w:p><w:pPr><w:pStyle w:val="Tabla9"/><w:widowControl/><w:jc w:val="left"/><w:rPr><w:kern w:val="0"/><w:szCs w:val="24"/><w:lang w:val="es-CO" w:eastAsia="en-US" w:bidi="ar-SA"/><w:ins w:id="4072" w:author="Unknown Author" w:date="2026-10-30T04:17:53Z"></w:ins></w:rPr></w:pPr><w:ins w:id="4071" w:author="Unknown Author" w:date="2026-10-30T04:17:53Z"><w:r><w:rPr><w:kern w:val="0"/><w:szCs w:val="24"/><w:lang w:val="es-CO" w:eastAsia="en-US" w:bidi="ar-SA"/></w:rPr><w:t>Beneficiario</w:t></w:r></w:ins></w:p></w:tc><w:tc><w:tcPr><w:tcW w:w="3817" w:type="dxa"/><w:tcBorders></w:tcBorders></w:tcPr><w:p><w:pPr><w:pStyle w:val="Tabla9"/><w:widowControl/><w:jc w:val="left"/><w:rPr><w:kern w:val="0"/><w:szCs w:val="24"/><w:lang w:val="es-CO" w:eastAsia="en-US" w:bidi="ar-SA"/><w:ins w:id="4074" w:author="Unknown Author" w:date="2026-10-30T04:17:53Z"></w:ins></w:rPr></w:pPr><w:ins w:id="4073" w:author="Unknown Author" w:date="2026-10-30T04:17:53Z"><w:r><w:rPr><w:kern w:val="0"/><w:szCs w:val="24"/><w:lang w:val="es-CO" w:eastAsia="en-US" w:bidi="ar-SA"/></w:rPr><w:t>Producir nueve documentos de investigación y nueve productos de divulgación. Apoyar la calibración y el modelo de corrección.</w:t></w:r></w:ins></w:p></w:tc></w:tr><w:tr><w:trPr><w:ins w:id="4075" w:author="Unknown Author" w:date="2026-10-30T04:17:53Z"/><w:cantSplit w:val="true"/></w:trPr><w:tc><w:tcPr><w:tcW w:w="3980" w:type="dxa"/><w:tcBorders></w:tcBorders><w:shd w:color="auto" w:fill="F7F7F7" w:val="clear"/></w:tcPr><w:p><w:pPr><w:pStyle w:val="Tabla9"/><w:widowControl/><w:jc w:val="left"/><w:rPr><w:kern w:val="0"/><w:szCs w:val="24"/><w:lang w:val="es-CO" w:eastAsia="en-US" w:bidi="ar-SA"/><w:ins w:id="4086" w:author="Unknown Author" w:date="2026-10-30T04:17:53Z"></w:ins></w:rPr></w:pPr><w:ins w:id="4076" w:author="Unknown Author" w:date="2026-10-30T04:17:53Z"><w:r><w:rPr><w:b/><w:bCs/><w:kern w:val="0"/><w:szCs w:val="24"/><w:lang w:val="es-CO" w:eastAsia="en-US" w:bidi="ar-SA"/></w:rPr><w:t>Actor:</w:t></w:r></w:ins><w:ins w:id="4077" w:author="Unknown Author" w:date="2026-10-30T04:17:53Z"><w:r><w:rPr><w:kern w:val="0"/><w:szCs w:val="24"/><w:lang w:val="es-CO" w:eastAsia="en-US" w:bidi="ar-SA"/></w:rPr><w:t xml:space="preserve"> Otro (proveedores de servicios especializados). </w:t></w:r></w:ins><w:ins w:id="4078" w:author="Unknown Author" w:date="2026-10-30T04:17:53Z"><w:r><w:rPr><w:b/><w:bCs/><w:kern w:val="0"/><w:szCs w:val="24"/><w:lang w:val="es-CO" w:eastAsia="en-US" w:bidi="ar-SA"/></w:rPr><w:t>Entidad:</w:t></w:r></w:ins><w:ins w:id="4079" w:author="Unknown Author" w:date="2026-10-30T04:17:53Z"><w:r><w:rPr><w:kern w:val="0"/><w:szCs w:val="24"/><w:lang w:val="es-CO" w:eastAsia="en-US" w:bidi="ar-SA"/></w:rPr><w:t xml:space="preserve"> </w:t></w:r></w:ins><w:ins w:id="4080" w:author="Unknown Author" w:date="2026-10-30T04:17:53Z"><w:r><w:rPr><w:color w:val="00B050"/><w:kern w:val="0"/><w:szCs w:val="24"/><w:lang w:val="es-CO" w:eastAsia="en-US" w:bidi="ar-SA"/></w:rPr><w:t>[Diligenciar: laboratorios y evaluador externo contratados]</w:t></w:r></w:ins><w:ins w:id="4081" w:author="Unknown Author" w:date="2026-10-30T04:17:53Z"><w:r><w:rPr><w:kern w:val="0"/><w:szCs w:val="24"/><w:lang w:val="es-CO" w:eastAsia="en-US" w:bidi="ar-SA"/></w:rPr><w:t xml:space="preserve">. </w:t></w:r></w:ins><w:ins w:id="4082" w:author="Unknown Author" w:date="2026-10-30T04:17:53Z"><w:r><w:rPr><w:b/><w:bCs/><w:kern w:val="0"/><w:szCs w:val="24"/><w:lang w:val="es-CO" w:eastAsia="en-US" w:bidi="ar-SA"/></w:rPr><w:t>Posición:</w:t></w:r></w:ins><w:ins w:id="4083" w:author="Unknown Author" w:date="2026-10-30T04:17:53Z"><w:r><w:rPr><w:kern w:val="0"/><w:szCs w:val="24"/><w:lang w:val="es-CO" w:eastAsia="en-US" w:bidi="ar-SA"/></w:rPr><w:t xml:space="preserve"> Beneficiario (indirecto). </w:t></w:r></w:ins><w:ins w:id="4084" w:author="Unknown Author" w:date="2026-10-30T04:17:53Z"><w:r><w:rPr><w:b/><w:bCs/><w:kern w:val="0"/><w:szCs w:val="24"/><w:lang w:val="es-CO" w:eastAsia="en-US" w:bidi="ar-SA"/></w:rPr><w:t>Intereses o expectativas:</w:t></w:r></w:ins><w:ins w:id="4085" w:author="Unknown Author" w:date="2026-10-30T04:17:53Z"><w:r><w:rPr><w:kern w:val="0"/><w:szCs w:val="24"/><w:lang w:val="es-CO" w:eastAsia="en-US" w:bidi="ar-SA"/></w:rPr><w:t xml:space="preserve"> Prestar servicios técnicos con reconocimiento de su trazabilidad y de su independencia.</w:t></w:r></w:ins></w:p></w:tc><w:tc><w:tcPr><w:tcW w:w="2157" w:type="dxa"/><w:tcBorders></w:tcBorders><w:shd w:color="auto" w:fill="F7F7F7" w:val="clear"/></w:tcPr><w:p><w:pPr><w:pStyle w:val="Tabla9"/><w:widowControl/><w:jc w:val="left"/><w:rPr><w:kern w:val="0"/><w:szCs w:val="24"/><w:lang w:val="es-CO" w:eastAsia="en-US" w:bidi="ar-SA"/><w:ins w:id="4088" w:author="Unknown Author" w:date="2026-10-30T04:17:53Z"></w:ins></w:rPr></w:pPr><w:ins w:id="4087" w:author="Unknown Author" w:date="2026-10-30T04:17:53Z"><w:r><w:rPr><w:kern w:val="0"/><w:szCs w:val="24"/><w:lang w:val="es-CO" w:eastAsia="en-US" w:bidi="ar-SA"/></w:rPr><w:t>Beneficiario</w:t></w:r></w:ins></w:p></w:tc><w:tc><w:tcPr><w:tcW w:w="3817" w:type="dxa"/><w:tcBorders></w:tcBorders><w:shd w:color="auto" w:fill="F7F7F7" w:val="clear"/></w:tcPr><w:p><w:pPr><w:pStyle w:val="Tabla9"/><w:widowControl/><w:jc w:val="left"/><w:rPr><w:kern w:val="0"/><w:szCs w:val="24"/><w:lang w:val="es-CO" w:eastAsia="en-US" w:bidi="ar-SA"/><w:ins w:id="4090" w:author="Unknown Author" w:date="2026-10-30T04:17:53Z"></w:ins></w:rPr></w:pPr><w:ins w:id="4089" w:author="Unknown Author" w:date="2026-10-30T04:17:53Z"><w:r><w:rPr><w:kern w:val="0"/><w:szCs w:val="24"/><w:lang w:val="es-CO" w:eastAsia="en-US" w:bidi="ar-SA"/></w:rPr><w:t>Analizar 240 muestras gravimétricas. Ejecutar un ensayo de desempeño. Realizar dos evaluaciones externas independientes, en los meses 12 y 24.</w:t></w:r></w:ins></w:p></w:tc></w:tr><w:tr><w:trPr><w:ins w:id="4091" w:author="Unknown Author" w:date="2026-10-30T04:17:53Z"/><w:cantSplit w:val="true"/></w:trPr><w:tc><w:tcPr><w:tcW w:w="3980" w:type="dxa"/><w:tcBorders></w:tcBorders></w:tcPr><w:p><w:pPr><w:pStyle w:val="Tabla9"/><w:widowControl/><w:jc w:val="left"/><w:rPr><w:kern w:val="0"/><w:szCs w:val="24"/><w:lang w:val="es-CO" w:eastAsia="en-US" w:bidi="ar-SA"/><w:ins w:id="4102" w:author="Unknown Author" w:date="2026-10-30T04:17:53Z"></w:ins></w:rPr></w:pPr><w:ins w:id="4092" w:author="Unknown Author" w:date="2026-10-30T04:17:53Z"><w:r><w:rPr><w:b/><w:bCs/><w:kern w:val="0"/><w:szCs w:val="24"/><w:lang w:val="es-CO" w:eastAsia="en-US" w:bidi="ar-SA"/></w:rPr><w:t>Actor:</w:t></w:r></w:ins><w:ins w:id="4093" w:author="Unknown Author" w:date="2026-10-30T04:17:53Z"><w:r><w:rPr><w:kern w:val="0"/><w:szCs w:val="24"/><w:lang w:val="es-CO" w:eastAsia="en-US" w:bidi="ar-SA"/></w:rPr><w:t xml:space="preserve"> Otro (proveedores). </w:t></w:r></w:ins><w:ins w:id="4094" w:author="Unknown Author" w:date="2026-10-30T04:17:53Z"><w:r><w:rPr><w:b/><w:bCs/><w:kern w:val="0"/><w:szCs w:val="24"/><w:lang w:val="es-CO" w:eastAsia="en-US" w:bidi="ar-SA"/></w:rPr><w:t>Entidad:</w:t></w:r></w:ins><w:ins w:id="4095" w:author="Unknown Author" w:date="2026-10-30T04:17:53Z"><w:r><w:rPr><w:kern w:val="0"/><w:szCs w:val="24"/><w:lang w:val="es-CO" w:eastAsia="en-US" w:bidi="ar-SA"/></w:rPr><w:t xml:space="preserve"> </w:t></w:r></w:ins><w:ins w:id="4096" w:author="Unknown Author" w:date="2026-10-30T04:17:53Z"><w:r><w:rPr><w:color w:val="00B050"/><w:kern w:val="0"/><w:szCs w:val="24"/><w:lang w:val="es-CO" w:eastAsia="en-US" w:bidi="ar-SA"/></w:rPr><w:t>[Diligenciar: proveedores de equipos y de nube]</w:t></w:r></w:ins><w:ins w:id="4097" w:author="Unknown Author" w:date="2026-10-30T04:17:53Z"><w:r><w:rPr><w:kern w:val="0"/><w:szCs w:val="24"/><w:lang w:val="es-CO" w:eastAsia="en-US" w:bidi="ar-SA"/></w:rPr><w:t xml:space="preserve">. </w:t></w:r></w:ins><w:ins w:id="4098" w:author="Unknown Author" w:date="2026-10-30T04:17:53Z"><w:r><w:rPr><w:b/><w:bCs/><w:kern w:val="0"/><w:szCs w:val="24"/><w:lang w:val="es-CO" w:eastAsia="en-US" w:bidi="ar-SA"/></w:rPr><w:t>Posición:</w:t></w:r></w:ins><w:ins w:id="4099" w:author="Unknown Author" w:date="2026-10-30T04:17:53Z"><w:r><w:rPr><w:kern w:val="0"/><w:szCs w:val="24"/><w:lang w:val="es-CO" w:eastAsia="en-US" w:bidi="ar-SA"/></w:rPr><w:t xml:space="preserve"> Beneficiario (indirecto). </w:t></w:r></w:ins><w:ins w:id="4100" w:author="Unknown Author" w:date="2026-10-30T04:17:53Z"><w:r><w:rPr><w:b/><w:bCs/><w:kern w:val="0"/><w:szCs w:val="24"/><w:lang w:val="es-CO" w:eastAsia="en-US" w:bidi="ar-SA"/></w:rPr><w:t>Intereses o expectativas:</w:t></w:r></w:ins><w:ins w:id="4101" w:author="Unknown Author" w:date="2026-10-30T04:17:53Z"><w:r><w:rPr><w:kern w:val="0"/><w:szCs w:val="24"/><w:lang w:val="es-CO" w:eastAsia="en-US" w:bidi="ar-SA"/></w:rPr><w:t xml:space="preserve"> Entregar por lotes y recibir pago según el contrato.</w:t></w:r></w:ins></w:p></w:tc><w:tc><w:tcPr><w:tcW w:w="2157" w:type="dxa"/><w:tcBorders></w:tcBorders></w:tcPr><w:p><w:pPr><w:pStyle w:val="Tabla9"/><w:widowControl/><w:jc w:val="left"/><w:rPr><w:kern w:val="0"/><w:szCs w:val="24"/><w:lang w:val="es-CO" w:eastAsia="en-US" w:bidi="ar-SA"/><w:ins w:id="4104" w:author="Unknown Author" w:date="2026-10-30T04:17:53Z"></w:ins></w:rPr></w:pPr><w:ins w:id="4103" w:author="Unknown Author" w:date="2026-10-30T04:17:53Z"><w:r><w:rPr><w:kern w:val="0"/><w:szCs w:val="24"/><w:lang w:val="es-CO" w:eastAsia="en-US" w:bidi="ar-SA"/></w:rPr><w:t>Beneficiario</w:t></w:r></w:ins></w:p></w:tc><w:tc><w:tcPr><w:tcW w:w="3817" w:type="dxa"/><w:tcBorders></w:tcBorders></w:tcPr><w:p><w:pPr><w:pStyle w:val="Tabla9"/><w:widowControl/><w:jc w:val="left"/><w:rPr><w:kern w:val="0"/><w:szCs w:val="24"/><w:lang w:val="es-CO" w:eastAsia="en-US" w:bidi="ar-SA"/><w:ins w:id="4106" w:author="Unknown Author" w:date="2026-10-30T04:17:53Z"></w:ins></w:rPr></w:pPr><w:ins w:id="4105" w:author="Unknown Author" w:date="2026-10-30T04:17:53Z"><w:r><w:rPr><w:kern w:val="0"/><w:szCs w:val="24"/><w:lang w:val="es-CO" w:eastAsia="en-US" w:bidi="ar-SA"/></w:rPr><w:t>Entregar los lotes de nodos y gateways en los meses 5, 13 y 18, y los equipos del laboratorio entre los meses 7 y 10, con cotizaciones vigentes.</w:t></w:r></w:ins></w:p></w:tc></w:tr><w:tr><w:trPr><w:ins w:id="4107" w:author="Unknown Author" w:date="2026-10-30T04:17:53Z"/><w:cantSplit w:val="true"/></w:trPr><w:tc><w:tcPr><w:tcW w:w="3980" w:type="dxa"/><w:tcBorders></w:tcBorders><w:shd w:color="auto" w:fill="F7F7F7" w:val="clear"/></w:tcPr><w:p><w:pPr><w:pStyle w:val="Tabla9"/><w:widowControl/><w:jc w:val="left"/><w:rPr><w:kern w:val="0"/><w:szCs w:val="24"/><w:lang w:val="es-CO" w:eastAsia="en-US" w:bidi="ar-SA"/><w:ins w:id="4116" w:author="Unknown Author" w:date="2026-10-30T04:17:53Z"></w:ins></w:rPr></w:pPr><w:ins w:id="4108" w:author="Unknown Author" w:date="2026-10-30T04:17:53Z"><w:r><w:rPr><w:b/><w:bCs/><w:kern w:val="0"/><w:szCs w:val="24"/><w:lang w:val="es-CO" w:eastAsia="en-US" w:bidi="ar-SA"/></w:rPr><w:t>Actor:</w:t></w:r></w:ins><w:ins w:id="4109" w:author="Unknown Author" w:date="2026-10-30T04:17:53Z"><w:r><w:rPr><w:kern w:val="0"/><w:szCs w:val="24"/><w:lang w:val="es-CO" w:eastAsia="en-US" w:bidi="ar-SA"/></w:rPr><w:t xml:space="preserve"> Otro (comunidad académica y medios). </w:t></w:r></w:ins><w:ins w:id="4110" w:author="Unknown Author" w:date="2026-10-30T04:17:53Z"><w:r><w:rPr><w:b/><w:bCs/><w:kern w:val="0"/><w:szCs w:val="24"/><w:lang w:val="es-CO" w:eastAsia="en-US" w:bidi="ar-SA"/></w:rPr><w:t>Entidad:</w:t></w:r></w:ins><w:ins w:id="4111" w:author="Unknown Author" w:date="2026-10-30T04:17:53Z"><w:r><w:rPr><w:kern w:val="0"/><w:szCs w:val="24"/><w:lang w:val="es-CO" w:eastAsia="en-US" w:bidi="ar-SA"/></w:rPr><w:t xml:space="preserve"> Grupos de investigación, revistas y medios de divulgación. </w:t></w:r></w:ins><w:ins w:id="4112" w:author="Unknown Author" w:date="2026-10-30T04:17:53Z"><w:r><w:rPr><w:b/><w:bCs/><w:kern w:val="0"/><w:szCs w:val="24"/><w:lang w:val="es-CO" w:eastAsia="en-US" w:bidi="ar-SA"/></w:rPr><w:t>Posición:</w:t></w:r></w:ins><w:ins w:id="4113" w:author="Unknown Author" w:date="2026-10-30T04:17:53Z"><w:r><w:rPr><w:kern w:val="0"/><w:szCs w:val="24"/><w:lang w:val="es-CO" w:eastAsia="en-US" w:bidi="ar-SA"/></w:rPr><w:t xml:space="preserve"> Beneficiario (indirecto). </w:t></w:r></w:ins><w:ins w:id="4114" w:author="Unknown Author" w:date="2026-10-30T04:17:53Z"><w:r><w:rPr><w:b/><w:bCs/><w:kern w:val="0"/><w:szCs w:val="24"/><w:lang w:val="es-CO" w:eastAsia="en-US" w:bidi="ar-SA"/></w:rPr><w:t>Intereses o expectativas:</w:t></w:r></w:ins><w:ins w:id="4115" w:author="Unknown Author" w:date="2026-10-30T04:17:53Z"><w:r><w:rPr><w:kern w:val="0"/><w:szCs w:val="24"/><w:lang w:val="es-CO" w:eastAsia="en-US" w:bidi="ar-SA"/></w:rPr><w:t xml:space="preserve"> Acceder a datos, métodos y resultados verificables.</w:t></w:r></w:ins></w:p></w:tc><w:tc><w:tcPr><w:tcW w:w="2157" w:type="dxa"/><w:tcBorders></w:tcBorders><w:shd w:color="auto" w:fill="F7F7F7" w:val="clear"/></w:tcPr><w:p><w:pPr><w:pStyle w:val="Tabla9"/><w:widowControl/><w:jc w:val="left"/><w:rPr><w:kern w:val="0"/><w:szCs w:val="24"/><w:lang w:val="es-CO" w:eastAsia="en-US" w:bidi="ar-SA"/><w:ins w:id="4118" w:author="Unknown Author" w:date="2026-10-30T04:17:53Z"></w:ins></w:rPr></w:pPr><w:ins w:id="4117" w:author="Unknown Author" w:date="2026-10-30T04:17:53Z"><w:r><w:rPr><w:kern w:val="0"/><w:szCs w:val="24"/><w:lang w:val="es-CO" w:eastAsia="en-US" w:bidi="ar-SA"/></w:rPr><w:t>Beneficiario</w:t></w:r></w:ins></w:p></w:tc><w:tc><w:tcPr><w:tcW w:w="3817" w:type="dxa"/><w:tcBorders></w:tcBorders><w:shd w:color="auto" w:fill="F7F7F7" w:val="clear"/></w:tcPr><w:p><w:pPr><w:pStyle w:val="Tabla9"/><w:widowControl/><w:jc w:val="left"/><w:rPr><w:kern w:val="0"/><w:szCs w:val="24"/><w:lang w:val="es-CO" w:eastAsia="en-US" w:bidi="ar-SA"/><w:ins w:id="4120" w:author="Unknown Author" w:date="2026-10-30T04:17:53Z"></w:ins></w:rPr></w:pPr><w:ins w:id="4119" w:author="Unknown Author" w:date="2026-10-30T04:17:53Z"><w:r><w:rPr><w:kern w:val="0"/><w:szCs w:val="24"/><w:lang w:val="es-CO" w:eastAsia="en-US" w:bidi="ar-SA"/></w:rPr><w:t>Revisar por pares los documentos. Replicar el protocolo de calibración. Difundir las piezas de divulgación.</w:t></w:r></w:ins></w:p></w:tc></w:tr><w:tr><w:trPr><w:ins w:id="4121" w:author="Unknown Author" w:date="2026-10-30T04:17:53Z"/><w:cantSplit w:val="true"/></w:trPr><w:tc><w:tcPr><w:tcW w:w="3980" w:type="dxa"/><w:tcBorders></w:tcBorders></w:tcPr><w:p><w:pPr><w:pStyle w:val="Tabla9"/><w:widowControl/><w:jc w:val="left"/><w:rPr><w:kern w:val="0"/><w:szCs w:val="24"/><w:lang w:val="es-CO" w:eastAsia="en-US" w:bidi="ar-SA"/><w:ins w:id="4130" w:author="Unknown Author" w:date="2026-10-30T04:17:53Z"></w:ins></w:rPr></w:pPr><w:ins w:id="4122" w:author="Unknown Author" w:date="2026-10-30T04:17:53Z"><w:r><w:rPr><w:b/><w:bCs/><w:kern w:val="0"/><w:szCs w:val="24"/><w:lang w:val="es-CO" w:eastAsia="en-US" w:bidi="ar-SA"/></w:rPr><w:t>Actor:</w:t></w:r></w:ins><w:ins w:id="4123" w:author="Unknown Author" w:date="2026-10-30T04:17:53Z"><w:r><w:rPr><w:kern w:val="0"/><w:szCs w:val="24"/><w:lang w:val="es-CO" w:eastAsia="en-US" w:bidi="ar-SA"/></w:rPr><w:t xml:space="preserve"> Otro (sector productivo). </w:t></w:r></w:ins><w:ins w:id="4124" w:author="Unknown Author" w:date="2026-10-30T04:17:53Z"><w:r><w:rPr><w:b/><w:bCs/><w:kern w:val="0"/><w:szCs w:val="24"/><w:lang w:val="es-CO" w:eastAsia="en-US" w:bidi="ar-SA"/></w:rPr><w:t>Entidad:</w:t></w:r></w:ins><w:ins w:id="4125" w:author="Unknown Author" w:date="2026-10-30T04:17:53Z"><w:r><w:rPr><w:kern w:val="0"/><w:szCs w:val="24"/><w:lang w:val="es-CO" w:eastAsia="en-US" w:bidi="ar-SA"/></w:rPr><w:t xml:space="preserve"> Proveedores de estaciones de referencia y de monitoreo convencional, no identificados. </w:t></w:r></w:ins><w:ins w:id="4126" w:author="Unknown Author" w:date="2026-10-30T04:17:53Z"><w:r><w:rPr><w:b/><w:bCs/><w:kern w:val="0"/><w:szCs w:val="24"/><w:lang w:val="es-CO" w:eastAsia="en-US" w:bidi="ar-SA"/></w:rPr><w:t>Posición:</w:t></w:r></w:ins><w:ins w:id="4127" w:author="Unknown Author" w:date="2026-10-30T04:17:53Z"><w:r><w:rPr><w:kern w:val="0"/><w:szCs w:val="24"/><w:lang w:val="es-CO" w:eastAsia="en-US" w:bidi="ar-SA"/></w:rPr><w:t xml:space="preserve"> Oponente (inferido). </w:t></w:r></w:ins><w:ins w:id="4128" w:author="Unknown Author" w:date="2026-10-30T04:17:53Z"><w:r><w:rPr><w:b/><w:bCs/><w:kern w:val="0"/><w:szCs w:val="24"/><w:lang w:val="es-CO" w:eastAsia="en-US" w:bidi="ar-SA"/></w:rPr><w:t>Intereses o expectativas:</w:t></w:r></w:ins><w:ins w:id="4129" w:author="Unknown Author" w:date="2026-10-30T04:17:53Z"><w:r><w:rPr><w:kern w:val="0"/><w:szCs w:val="24"/><w:lang w:val="es-CO" w:eastAsia="en-US" w:bidi="ar-SA"/></w:rPr><w:t xml:space="preserve"> Conservar la demanda de estaciones de referencia.</w:t></w:r></w:ins></w:p></w:tc><w:tc><w:tcPr><w:tcW w:w="2157" w:type="dxa"/><w:tcBorders></w:tcBorders></w:tcPr><w:p><w:pPr><w:pStyle w:val="Tabla9"/><w:widowControl/><w:jc w:val="left"/><w:rPr><w:kern w:val="0"/><w:szCs w:val="24"/><w:lang w:val="es-CO" w:eastAsia="en-US" w:bidi="ar-SA"/><w:ins w:id="4132" w:author="Unknown Author" w:date="2026-10-30T04:17:53Z"></w:ins></w:rPr></w:pPr><w:ins w:id="4131" w:author="Unknown Author" w:date="2026-10-30T04:17:53Z"><w:r><w:rPr><w:kern w:val="0"/><w:szCs w:val="24"/><w:lang w:val="es-CO" w:eastAsia="en-US" w:bidi="ar-SA"/></w:rPr><w:t>Oponente (inferido)</w:t></w:r></w:ins></w:p></w:tc><w:tc><w:tcPr><w:tcW w:w="3817" w:type="dxa"/><w:tcBorders></w:tcBorders></w:tcPr><w:p><w:pPr><w:pStyle w:val="Tabla9"/><w:widowControl/><w:jc w:val="left"/><w:rPr><w:kern w:val="0"/><w:szCs w:val="24"/><w:lang w:val="es-CO" w:eastAsia="en-US" w:bidi="ar-SA"/><w:ins w:id="4134" w:author="Unknown Author" w:date="2026-10-30T04:17:53Z"></w:ins></w:rPr></w:pPr><w:ins w:id="4133" w:author="Unknown Author" w:date="2026-10-30T04:17:53Z"><w:r><w:rPr><w:kern w:val="0"/><w:szCs w:val="24"/><w:lang w:val="es-CO" w:eastAsia="en-US" w:bidi="ar-SA"/></w:rPr><w:t>Gestión: explicar que los datos son informativos y no sustituyen la medición regulatoria. Invitar a comparar con la referencia colocalizada.</w:t></w:r></w:ins></w:p></w:tc></w:tr><w:tr><w:trPr><w:ins w:id="4135" w:author="Unknown Author" w:date="2026-10-30T04:17:53Z"/><w:cantSplit w:val="true"/></w:trPr><w:tc><w:tcPr><w:tcW w:w="3980" w:type="dxa"/><w:tcBorders></w:tcBorders><w:shd w:color="auto" w:fill="F7F7F7" w:val="clear"/></w:tcPr><w:p><w:pPr><w:pStyle w:val="Tabla9"/><w:widowControl/><w:jc w:val="left"/><w:rPr><w:kern w:val="0"/><w:szCs w:val="24"/><w:lang w:val="es-CO" w:eastAsia="en-US" w:bidi="ar-SA"/><w:ins w:id="4144" w:author="Unknown Author" w:date="2026-10-30T04:17:53Z"></w:ins></w:rPr></w:pPr><w:ins w:id="4136" w:author="Unknown Author" w:date="2026-10-30T04:17:53Z"><w:r><w:rPr><w:b/><w:bCs/><w:kern w:val="0"/><w:szCs w:val="24"/><w:lang w:val="es-CO" w:eastAsia="en-US" w:bidi="ar-SA"/></w:rPr><w:t>Actor:</w:t></w:r></w:ins><w:ins w:id="4137" w:author="Unknown Author" w:date="2026-10-30T04:17:53Z"><w:r><w:rPr><w:kern w:val="0"/><w:szCs w:val="24"/><w:lang w:val="es-CO" w:eastAsia="en-US" w:bidi="ar-SA"/></w:rPr><w:t xml:space="preserve"> Otro. </w:t></w:r></w:ins><w:ins w:id="4138" w:author="Unknown Author" w:date="2026-10-30T04:17:53Z"><w:r><w:rPr><w:b/><w:bCs/><w:kern w:val="0"/><w:szCs w:val="24"/><w:lang w:val="es-CO" w:eastAsia="en-US" w:bidi="ar-SA"/></w:rPr><w:t>Entidad:</w:t></w:r></w:ins><w:ins w:id="4139" w:author="Unknown Author" w:date="2026-10-30T04:17:53Z"><w:r><w:rPr><w:kern w:val="0"/><w:szCs w:val="24"/><w:lang w:val="es-CO" w:eastAsia="en-US" w:bidi="ar-SA"/></w:rPr><w:t xml:space="preserve"> Titulares de datos o decisores que operan sin mediciones públicas verificables, no identificados. </w:t></w:r></w:ins><w:ins w:id="4140" w:author="Unknown Author" w:date="2026-10-30T04:17:53Z"><w:r><w:rPr><w:b/><w:bCs/><w:kern w:val="0"/><w:szCs w:val="24"/><w:lang w:val="es-CO" w:eastAsia="en-US" w:bidi="ar-SA"/></w:rPr><w:t>Posición:</w:t></w:r></w:ins><w:ins w:id="4141" w:author="Unknown Author" w:date="2026-10-30T04:17:53Z"><w:r><w:rPr><w:kern w:val="0"/><w:szCs w:val="24"/><w:lang w:val="es-CO" w:eastAsia="en-US" w:bidi="ar-SA"/></w:rPr><w:t xml:space="preserve"> Oponente (inferido). </w:t></w:r></w:ins><w:ins w:id="4142" w:author="Unknown Author" w:date="2026-10-30T04:17:53Z"><w:r><w:rPr><w:b/><w:bCs/><w:kern w:val="0"/><w:szCs w:val="24"/><w:lang w:val="es-CO" w:eastAsia="en-US" w:bidi="ar-SA"/></w:rPr><w:t>Intereses o expectativas:</w:t></w:r></w:ins><w:ins w:id="4143" w:author="Unknown Author" w:date="2026-10-30T04:17:53Z"><w:r><w:rPr><w:kern w:val="0"/><w:szCs w:val="24"/><w:lang w:val="es-CO" w:eastAsia="en-US" w:bidi="ar-SA"/></w:rPr><w:t xml:space="preserve"> Conservar el control de la información y la discrecionalidad de sus decisiones.</w:t></w:r></w:ins></w:p></w:tc><w:tc><w:tcPr><w:tcW w:w="2157" w:type="dxa"/><w:tcBorders></w:tcBorders><w:shd w:color="auto" w:fill="F7F7F7" w:val="clear"/></w:tcPr><w:p><w:pPr><w:pStyle w:val="Tabla9"/><w:widowControl/><w:jc w:val="left"/><w:rPr><w:kern w:val="0"/><w:szCs w:val="24"/><w:lang w:val="es-CO" w:eastAsia="en-US" w:bidi="ar-SA"/><w:ins w:id="4146" w:author="Unknown Author" w:date="2026-10-30T04:17:53Z"></w:ins></w:rPr></w:pPr><w:ins w:id="4145" w:author="Unknown Author" w:date="2026-10-30T04:17:53Z"><w:r><w:rPr><w:kern w:val="0"/><w:szCs w:val="24"/><w:lang w:val="es-CO" w:eastAsia="en-US" w:bidi="ar-SA"/></w:rPr><w:t>Oponente (inferido)</w:t></w:r></w:ins></w:p></w:tc><w:tc><w:tcPr><w:tcW w:w="3817" w:type="dxa"/><w:tcBorders></w:tcBorders><w:shd w:color="auto" w:fill="F7F7F7" w:val="clear"/></w:tcPr><w:p><w:pPr><w:pStyle w:val="Tabla9"/><w:widowControl/><w:jc w:val="left"/><w:rPr><w:kern w:val="0"/><w:szCs w:val="24"/><w:lang w:val="es-CO" w:eastAsia="en-US" w:bidi="ar-SA"/><w:ins w:id="4148" w:author="Unknown Author" w:date="2026-10-30T04:17:53Z"></w:ins></w:rPr></w:pPr><w:ins w:id="4147" w:author="Unknown Author" w:date="2026-10-30T04:17:53Z"><w:r><w:rPr><w:kern w:val="0"/><w:szCs w:val="24"/><w:lang w:val="es-CO" w:eastAsia="en-US" w:bidi="ar-SA"/></w:rPr><w:t>Gestión: publicar el método y el error residual. Invitar a la validación conjunta de los resultados.</w:t></w:r></w:ins></w:p></w:tc></w:tr><w:tr><w:trPr><w:ins w:id="4149" w:author="Unknown Author" w:date="2026-10-30T04:17:53Z"/><w:cantSplit w:val="true"/></w:trPr><w:tc><w:tcPr><w:tcW w:w="3980" w:type="dxa"/><w:tcBorders></w:tcBorders></w:tcPr><w:p><w:pPr><w:pStyle w:val="Tabla9"/><w:widowControl/><w:jc w:val="left"/><w:rPr><w:kern w:val="0"/><w:szCs w:val="24"/><w:lang w:val="es-CO" w:eastAsia="en-US" w:bidi="ar-SA"/><w:ins w:id="4158" w:author="Unknown Author" w:date="2026-10-30T04:17:53Z"></w:ins></w:rPr></w:pPr><w:ins w:id="4150" w:author="Unknown Author" w:date="2026-10-30T04:17:53Z"><w:r><w:rPr><w:b/><w:bCs/><w:kern w:val="0"/><w:szCs w:val="24"/><w:lang w:val="es-CO" w:eastAsia="en-US" w:bidi="ar-SA"/></w:rPr><w:t>Actor:</w:t></w:r></w:ins><w:ins w:id="4151" w:author="Unknown Author" w:date="2026-10-30T04:17:53Z"><w:r><w:rPr><w:kern w:val="0"/><w:szCs w:val="24"/><w:lang w:val="es-CO" w:eastAsia="en-US" w:bidi="ar-SA"/></w:rPr><w:t xml:space="preserve"> Comunidad. </w:t></w:r></w:ins><w:ins w:id="4152" w:author="Unknown Author" w:date="2026-10-30T04:17:53Z"><w:r><w:rPr><w:b/><w:bCs/><w:kern w:val="0"/><w:szCs w:val="24"/><w:lang w:val="es-CO" w:eastAsia="en-US" w:bidi="ar-SA"/></w:rPr><w:t>Entidad:</w:t></w:r></w:ins><w:ins w:id="4153" w:author="Unknown Author" w:date="2026-10-30T04:17:53Z"><w:r><w:rPr><w:kern w:val="0"/><w:szCs w:val="24"/><w:lang w:val="es-CO" w:eastAsia="en-US" w:bidi="ar-SA"/></w:rPr><w:t xml:space="preserve"> Personas o grupos que sustraen o dañan nodos, no identificados. </w:t></w:r></w:ins><w:ins w:id="4154" w:author="Unknown Author" w:date="2026-10-30T04:17:53Z"><w:r><w:rPr><w:b/><w:bCs/><w:kern w:val="0"/><w:szCs w:val="24"/><w:lang w:val="es-CO" w:eastAsia="en-US" w:bidi="ar-SA"/></w:rPr><w:t>Posición:</w:t></w:r></w:ins><w:ins w:id="4155" w:author="Unknown Author" w:date="2026-10-30T04:17:53Z"><w:r><w:rPr><w:kern w:val="0"/><w:szCs w:val="24"/><w:lang w:val="es-CO" w:eastAsia="en-US" w:bidi="ar-SA"/></w:rPr><w:t xml:space="preserve"> Oponente (inferido). </w:t></w:r></w:ins><w:ins w:id="4156" w:author="Unknown Author" w:date="2026-10-30T04:17:53Z"><w:r><w:rPr><w:b/><w:bCs/><w:kern w:val="0"/><w:szCs w:val="24"/><w:lang w:val="es-CO" w:eastAsia="en-US" w:bidi="ar-SA"/></w:rPr><w:t>Intereses o expectativas:</w:t></w:r></w:ins><w:ins w:id="4157" w:author="Unknown Author" w:date="2026-10-30T04:17:53Z"><w:r><w:rPr><w:kern w:val="0"/><w:szCs w:val="24"/><w:lang w:val="es-CO" w:eastAsia="en-US" w:bidi="ar-SA"/></w:rPr><w:t xml:space="preserve"> Obtener provecho de los equipos o rechazar su presencia.</w:t></w:r></w:ins></w:p></w:tc><w:tc><w:tcPr><w:tcW w:w="2157" w:type="dxa"/><w:tcBorders></w:tcBorders></w:tcPr><w:p><w:pPr><w:pStyle w:val="Tabla9"/><w:widowControl/><w:jc w:val="left"/><w:rPr><w:kern w:val="0"/><w:szCs w:val="24"/><w:lang w:val="es-CO" w:eastAsia="en-US" w:bidi="ar-SA"/><w:ins w:id="4160" w:author="Unknown Author" w:date="2026-10-30T04:17:53Z"></w:ins></w:rPr></w:pPr><w:ins w:id="4159" w:author="Unknown Author" w:date="2026-10-30T04:17:53Z"><w:r><w:rPr><w:kern w:val="0"/><w:szCs w:val="24"/><w:lang w:val="es-CO" w:eastAsia="en-US" w:bidi="ar-SA"/></w:rPr><w:t>Oponente (inferido)</w:t></w:r></w:ins></w:p></w:tc><w:tc><w:tcPr><w:tcW w:w="3817" w:type="dxa"/><w:tcBorders></w:tcBorders></w:tcPr><w:p><w:pPr><w:pStyle w:val="Tabla9"/><w:widowControl/><w:jc w:val="left"/><w:rPr><w:kern w:val="0"/><w:szCs w:val="24"/><w:lang w:val="es-CO" w:eastAsia="en-US" w:bidi="ar-SA"/><w:ins w:id="4162" w:author="Unknown Author" w:date="2026-10-30T04:17:53Z"></w:ins></w:rPr></w:pPr><w:ins w:id="4161" w:author="Unknown Author" w:date="2026-10-30T04:17:53Z"><w:r><w:rPr><w:kern w:val="0"/><w:szCs w:val="24"/><w:lang w:val="es-CO" w:eastAsia="en-US" w:bidi="ar-SA"/></w:rPr><w:t>Gestión: cerramientos y mástiles protegidos, custodia local por sitio, 20 nodos y un gateway de reserva, y explicación en los talleres.</w:t></w:r></w:ins></w:p></w:tc></w:tr><w:tr><w:trPr><w:ins w:id="4163" w:author="Unknown Author" w:date="2026-10-30T04:17:53Z"/><w:cantSplit w:val="true"/></w:trPr><w:tc><w:tcPr><w:tcW w:w="3980" w:type="dxa"/><w:tcBorders></w:tcBorders><w:shd w:color="auto" w:fill="F7F7F7" w:val="clear"/></w:tcPr><w:p><w:pPr><w:pStyle w:val="Tabla9"/><w:widowControl/><w:jc w:val="left"/><w:rPr><w:kern w:val="0"/><w:szCs w:val="24"/><w:lang w:val="es-CO" w:eastAsia="en-US" w:bidi="ar-SA"/><w:ins w:id="4174" w:author="Unknown Author" w:date="2026-10-30T04:17:53Z"></w:ins></w:rPr></w:pPr><w:ins w:id="4164" w:author="Unknown Author" w:date="2026-10-30T04:17:53Z"><w:r><w:rPr><w:b/><w:bCs/><w:kern w:val="0"/><w:szCs w:val="24"/><w:lang w:val="es-CO" w:eastAsia="en-US" w:bidi="ar-SA"/></w:rPr><w:t>Actor:</w:t></w:r></w:ins><w:ins w:id="4165" w:author="Unknown Author" w:date="2026-10-30T04:17:53Z"><w:r><w:rPr><w:kern w:val="0"/><w:szCs w:val="24"/><w:lang w:val="es-CO" w:eastAsia="en-US" w:bidi="ar-SA"/></w:rPr><w:t xml:space="preserve"> Otro (sector productivo). </w:t></w:r></w:ins><w:ins w:id="4166" w:author="Unknown Author" w:date="2026-10-30T04:17:53Z"><w:r><w:rPr><w:b/><w:bCs/><w:kern w:val="0"/><w:szCs w:val="24"/><w:lang w:val="es-CO" w:eastAsia="en-US" w:bidi="ar-SA"/></w:rPr><w:t>Entidad:</w:t></w:r></w:ins><w:ins w:id="4167" w:author="Unknown Author" w:date="2026-10-30T04:17:53Z"><w:r><w:rPr><w:kern w:val="0"/><w:szCs w:val="24"/><w:lang w:val="es-CO" w:eastAsia="en-US" w:bidi="ar-SA"/></w:rPr><w:t xml:space="preserve"> Contratistas de remoción de escombros y de demolición </w:t></w:r></w:ins><w:ins w:id="4168" w:author="Unknown Author" w:date="2026-10-30T04:17:53Z"><w:r><w:rPr><w:color w:val="00B050"/><w:kern w:val="0"/><w:szCs w:val="24"/><w:lang w:val="es-CO" w:eastAsia="en-US" w:bidi="ar-SA"/></w:rPr><w:t>[Diligenciar: contratistas de remoción y de demolición en los sitios]</w:t></w:r></w:ins><w:ins w:id="4169" w:author="Unknown Author" w:date="2026-10-30T04:17:53Z"><w:r><w:rPr><w:kern w:val="0"/><w:szCs w:val="24"/><w:lang w:val="es-CO" w:eastAsia="en-US" w:bidi="ar-SA"/></w:rPr><w:t xml:space="preserve">. </w:t></w:r></w:ins><w:ins w:id="4170" w:author="Unknown Author" w:date="2026-10-30T04:17:53Z"><w:r><w:rPr><w:b/><w:bCs/><w:kern w:val="0"/><w:szCs w:val="24"/><w:lang w:val="es-CO" w:eastAsia="en-US" w:bidi="ar-SA"/></w:rPr><w:t>Posición:</w:t></w:r></w:ins><w:ins w:id="4171" w:author="Unknown Author" w:date="2026-10-30T04:17:53Z"><w:r><w:rPr><w:kern w:val="0"/><w:szCs w:val="24"/><w:lang w:val="es-CO" w:eastAsia="en-US" w:bidi="ar-SA"/></w:rPr><w:t xml:space="preserve"> Perjudicado (inferido). </w:t></w:r></w:ins><w:ins w:id="4172" w:author="Unknown Author" w:date="2026-10-30T04:17:53Z"><w:r><w:rPr><w:b/><w:bCs/><w:kern w:val="0"/><w:szCs w:val="24"/><w:lang w:val="es-CO" w:eastAsia="en-US" w:bidi="ar-SA"/></w:rPr><w:t>Intereses o expectativas:</w:t></w:r></w:ins><w:ins w:id="4173" w:author="Unknown Author" w:date="2026-10-30T04:17:53Z"><w:r><w:rPr><w:kern w:val="0"/><w:szCs w:val="24"/><w:lang w:val="es-CO" w:eastAsia="en-US" w:bidi="ar-SA"/></w:rPr><w:t xml:space="preserve"> Evitar paradas de obra injustificadas y restricciones derivadas de una evaluación previa desfavorable (inferido).</w:t></w:r></w:ins></w:p></w:tc><w:tc><w:tcPr><w:tcW w:w="2157" w:type="dxa"/><w:tcBorders></w:tcBorders><w:shd w:color="auto" w:fill="F7F7F7" w:val="clear"/></w:tcPr><w:p><w:pPr><w:pStyle w:val="Tabla9"/><w:widowControl/><w:jc w:val="left"/><w:rPr><w:kern w:val="0"/><w:szCs w:val="24"/><w:lang w:val="es-CO" w:eastAsia="en-US" w:bidi="ar-SA"/><w:ins w:id="4176" w:author="Unknown Author" w:date="2026-10-30T04:17:53Z"></w:ins></w:rPr></w:pPr><w:ins w:id="4175" w:author="Unknown Author" w:date="2026-10-30T04:17:53Z"><w:r><w:rPr><w:kern w:val="0"/><w:szCs w:val="24"/><w:lang w:val="es-CO" w:eastAsia="en-US" w:bidi="ar-SA"/></w:rPr><w:t>Perjudicado (inferido)</w:t></w:r></w:ins></w:p></w:tc><w:tc><w:tcPr><w:tcW w:w="3817" w:type="dxa"/><w:tcBorders></w:tcBorders><w:shd w:color="auto" w:fill="F7F7F7" w:val="clear"/></w:tcPr><w:p><w:pPr><w:pStyle w:val="Tabla9"/><w:widowControl/><w:jc w:val="left"/><w:rPr><w:kern w:val="0"/><w:szCs w:val="24"/><w:lang w:val="es-CO" w:eastAsia="en-US" w:bidi="ar-SA"/><w:ins w:id="4178" w:author="Unknown Author" w:date="2026-10-30T04:17:53Z"></w:ins></w:rPr></w:pPr><w:ins w:id="4177" w:author="Unknown Author" w:date="2026-10-30T04:17:53Z"><w:r><w:rPr><w:kern w:val="0"/><w:szCs w:val="24"/><w:lang w:val="es-CO" w:eastAsia="en-US" w:bidi="ar-SA"/></w:rPr><w:t>Gestión: umbrales co-diseñados con la participación de los contratistas y acuerdo previo de acceso a los eventos de validación. Medir la reducción relativa de falsas alarmas, con meta de 30 % o más.</w:t></w:r></w:ins></w:p></w:tc></w:tr><w:tr><w:trPr><w:ins w:id="4179" w:author="Unknown Author" w:date="2026-10-30T04:17:53Z"/><w:cantSplit w:val="true"/></w:trPr><w:tc><w:tcPr><w:tcW w:w="3980" w:type="dxa"/><w:tcBorders><w:bottom w:val="single" w:sz="12" w:space="0" w:color="2A3439"/></w:tcBorders></w:tcPr><w:p><w:pPr><w:pStyle w:val="Tabla9"/><w:keepNext w:val="true"/><w:widowControl/><w:jc w:val="left"/><w:rPr><w:kern w:val="0"/><w:szCs w:val="24"/><w:lang w:val="es-CO" w:eastAsia="en-US" w:bidi="ar-SA"/><w:ins w:id="4188" w:author="Unknown Author" w:date="2026-10-30T04:17:53Z"></w:ins></w:rPr></w:pPr><w:ins w:id="4180" w:author="Unknown Author" w:date="2026-10-30T04:17:53Z"><w:r><w:rPr><w:b/><w:bCs/><w:kern w:val="0"/><w:szCs w:val="24"/><w:lang w:val="es-CO" w:eastAsia="en-US" w:bidi="ar-SA"/></w:rPr><w:t>Actor:</w:t></w:r></w:ins><w:ins w:id="4181" w:author="Unknown Author" w:date="2026-10-30T04:17:53Z"><w:r><w:rPr><w:kern w:val="0"/><w:szCs w:val="24"/><w:lang w:val="es-CO" w:eastAsia="en-US" w:bidi="ar-SA"/></w:rPr><w:t xml:space="preserve"> Municipal. </w:t></w:r></w:ins><w:ins w:id="4182" w:author="Unknown Author" w:date="2026-10-30T04:17:53Z"><w:r><w:rPr><w:b/><w:bCs/><w:kern w:val="0"/><w:szCs w:val="24"/><w:lang w:val="es-CO" w:eastAsia="en-US" w:bidi="ar-SA"/></w:rPr><w:t>Entidad:</w:t></w:r></w:ins><w:ins w:id="4183" w:author="Unknown Author" w:date="2026-10-30T04:17:53Z"><w:r><w:rPr><w:kern w:val="0"/><w:szCs w:val="24"/><w:lang w:val="es-CO" w:eastAsia="en-US" w:bidi="ar-SA"/></w:rPr><w:t xml:space="preserve"> Municipios afectados que no reciben nodos y sus consejos de gestión del riesgo. </w:t></w:r></w:ins><w:ins w:id="4184" w:author="Unknown Author" w:date="2026-10-30T04:17:53Z"><w:r><w:rPr><w:b/><w:bCs/><w:kern w:val="0"/><w:szCs w:val="24"/><w:lang w:val="es-CO" w:eastAsia="en-US" w:bidi="ar-SA"/></w:rPr><w:t>Posición:</w:t></w:r></w:ins><w:ins w:id="4185" w:author="Unknown Author" w:date="2026-10-30T04:17:53Z"><w:r><w:rPr><w:kern w:val="0"/><w:szCs w:val="24"/><w:lang w:val="es-CO" w:eastAsia="en-US" w:bidi="ar-SA"/></w:rPr><w:t xml:space="preserve"> Perjudicado (inferido). </w:t></w:r></w:ins><w:ins w:id="4186" w:author="Unknown Author" w:date="2026-10-30T04:17:53Z"><w:r><w:rPr><w:b/><w:bCs/><w:kern w:val="0"/><w:szCs w:val="24"/><w:lang w:val="es-CO" w:eastAsia="en-US" w:bidi="ar-SA"/></w:rPr><w:t>Intereses o expectativas:</w:t></w:r></w:ins><w:ins w:id="4187" w:author="Unknown Author" w:date="2026-10-30T04:17:53Z"><w:r><w:rPr><w:kern w:val="0"/><w:szCs w:val="24"/><w:lang w:val="es-CO" w:eastAsia="en-US" w:bidi="ar-SA"/></w:rPr><w:t xml:space="preserve"> Acceder a información comparable con la de los municipios focalizados.</w:t></w:r></w:ins></w:p></w:tc><w:tc><w:tcPr><w:tcW w:w="2157" w:type="dxa"/><w:tcBorders><w:bottom w:val="single" w:sz="12" w:space="0" w:color="2A3439"/></w:tcBorders></w:tcPr><w:p><w:pPr><w:pStyle w:val="Tabla9"/><w:keepNext w:val="true"/><w:widowControl/><w:jc w:val="left"/><w:rPr><w:kern w:val="0"/><w:szCs w:val="24"/><w:lang w:val="es-CO" w:eastAsia="en-US" w:bidi="ar-SA"/><w:ins w:id="4190" w:author="Unknown Author" w:date="2026-10-30T04:17:53Z"></w:ins></w:rPr></w:pPr><w:ins w:id="4189" w:author="Unknown Author" w:date="2026-10-30T04:17:53Z"><w:r><w:rPr><w:kern w:val="0"/><w:szCs w:val="24"/><w:lang w:val="es-CO" w:eastAsia="en-US" w:bidi="ar-SA"/></w:rPr><w:t>Perjudicado (inferido)</w:t></w:r></w:ins></w:p></w:tc><w:tc><w:tcPr><w:tcW w:w="3817" w:type="dxa"/><w:tcBorders><w:bottom w:val="single" w:sz="12" w:space="0" w:color="2A3439"/></w:tcBorders></w:tcPr><w:p><w:pPr><w:pStyle w:val="Tabla9"/><w:keepNext w:val="true"/><w:widowControl/><w:jc w:val="left"/><w:rPr><w:kern w:val="0"/><w:szCs w:val="24"/><w:lang w:val="es-CO" w:eastAsia="en-US" w:bidi="ar-SA"/><w:ins w:id="4192" w:author="Unknown Author" w:date="2026-10-30T04:17:53Z"></w:ins></w:rPr></w:pPr><w:ins w:id="4191" w:author="Unknown Author" w:date="2026-10-30T04:17:53Z"><w:r><w:rPr><w:kern w:val="0"/><w:szCs w:val="24"/><w:lang w:val="es-CO" w:eastAsia="en-US" w:bidi="ar-SA"/></w:rPr><w:t>Gestión: publicar los criterios de selección y el informe de cobertura. El escalamiento por terceros es opcional y no condiciona los resultados.</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3980"/><w:gridCol w:w="2157"/><w:gridCol w:w="3817"/></w:tblGrid><w:tr><w:trPr><w:tblHeader w:val="true"/><w:del w:id="4193" w:author="Unknown Author" w:date="2026-10-30T04:17:53Z"/><w:cantSplit w:val="true"/></w:trPr><w:tc><w:tcPr><w:tcW w:w="398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4195" w:author="Unknown Author" w:date="2026-10-30T04:17:53Z"></w:del></w:rPr></w:pPr><w:del w:id="4194" w:author="Unknown Author" w:date="2026-10-30T04:17:53Z"><w:r><w:rPr><w:b/><w:kern w:val="0"/><w:szCs w:val="24"/><w:lang w:val="es-CO" w:eastAsia="en-US" w:bidi="ar-SA"/></w:rPr><w:delText>Datos de la entidad</w:delText></w:r></w:del></w:p></w:tc><w:tc><w:tcPr><w:tcW w:w="215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4197" w:author="Unknown Author" w:date="2026-10-30T04:17:53Z"></w:del></w:rPr></w:pPr><w:del w:id="4196" w:author="Unknown Author" w:date="2026-10-30T04:17:53Z"><w:r><w:rPr><w:b/><w:kern w:val="0"/><w:szCs w:val="24"/><w:lang w:val="es-CO" w:eastAsia="en-US" w:bidi="ar-SA"/></w:rPr><w:delText>Posición</w:delText></w:r></w:del></w:p></w:tc><w:tc><w:tcPr><w:tcW w:w="381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4199" w:author="Unknown Author" w:date="2026-10-30T04:17:53Z"></w:del></w:rPr></w:pPr><w:del w:id="4198" w:author="Unknown Author" w:date="2026-10-30T04:17:53Z"><w:r><w:rPr><w:b/><w:kern w:val="0"/><w:szCs w:val="24"/><w:lang w:val="es-CO" w:eastAsia="en-US" w:bidi="ar-SA"/></w:rPr><w:delText>Contribución o gestión</w:delText></w:r></w:del></w:p></w:tc></w:tr><w:tr><w:trPr><w:del w:id="4200" w:author="Unknown Author" w:date="2026-10-30T04:17:53Z"/><w:cantSplit w:val="true"/></w:trPr><w:tc><w:tcPr><w:tcW w:w="3980" w:type="dxa"/><w:tcBorders></w:tcBorders></w:tcPr><w:p><w:pPr><w:pStyle w:val="Tabla9"/><w:widowControl/><w:jc w:val="left"/><w:rPr><w:kern w:val="0"/><w:szCs w:val="24"/><w:lang w:val="es-CO" w:eastAsia="en-US" w:bidi="ar-SA"/><w:del w:id="4209" w:author="Unknown Author" w:date="2026-10-30T04:17:53Z"></w:del></w:rPr></w:pPr><w:del w:id="4201" w:author="Unknown Author" w:date="2026-10-30T04:17:53Z"><w:r><w:rPr><w:b/><w:bCs/><w:kern w:val="0"/><w:szCs w:val="24"/><w:lang w:val="es-CO" w:eastAsia="en-US" w:bidi="ar-SA"/></w:rPr><w:delText>Actor:</w:delText></w:r></w:del><w:del w:id="4202" w:author="Unknown Author" w:date="2026-10-30T04:17:53Z"><w:r><w:rPr><w:kern w:val="0"/><w:szCs w:val="24"/><w:lang w:val="es-CO" w:eastAsia="en-US" w:bidi="ar-SA"/></w:rPr><w:delText xml:space="preserve"> Otro (financiador). </w:delText></w:r></w:del><w:del w:id="4203" w:author="Unknown Author" w:date="2026-10-30T04:17:53Z"><w:r><w:rPr><w:b/><w:bCs/><w:kern w:val="0"/><w:szCs w:val="24"/><w:lang w:val="es-CO" w:eastAsia="en-US" w:bidi="ar-SA"/></w:rPr><w:delText>Entidad:</w:delText></w:r></w:del><w:del w:id="4204" w:author="Unknown Author" w:date="2026-10-30T04:17:53Z"><w:r><w:rPr><w:kern w:val="0"/><w:szCs w:val="24"/><w:lang w:val="es-CO" w:eastAsia="en-US" w:bidi="ar-SA"/></w:rPr><w:delText xml:space="preserve"> Sistema General de Regalías (SGR), Asignación de CTeI, con secretaría técnica de MinCiencias. </w:delText></w:r></w:del><w:del w:id="4205" w:author="Unknown Author" w:date="2026-10-30T04:17:53Z"><w:r><w:rPr><w:b/><w:bCs/><w:kern w:val="0"/><w:szCs w:val="24"/><w:lang w:val="es-CO" w:eastAsia="en-US" w:bidi="ar-SA"/></w:rPr><w:delText>Posición:</w:delText></w:r></w:del><w:del w:id="4206" w:author="Unknown Author" w:date="2026-10-30T04:17:53Z"><w:r><w:rPr><w:kern w:val="0"/><w:szCs w:val="24"/><w:lang w:val="es-CO" w:eastAsia="en-US" w:bidi="ar-SA"/></w:rPr><w:delText xml:space="preserve"> Cooperante. </w:delText></w:r></w:del><w:del w:id="4207" w:author="Unknown Author" w:date="2026-10-30T04:17:53Z"><w:r><w:rPr><w:b/><w:bCs/><w:kern w:val="0"/><w:szCs w:val="24"/><w:lang w:val="es-CO" w:eastAsia="en-US" w:bidi="ar-SA"/></w:rPr><w:delText>Intereses o expectativas:</w:delText></w:r></w:del><w:del w:id="4208" w:author="Unknown Author" w:date="2026-10-30T04:17:53Z"><w:r><w:rPr><w:kern w:val="0"/><w:szCs w:val="24"/><w:lang w:val="es-CO" w:eastAsia="en-US" w:bidi="ar-SA"/></w:rPr><w:delText xml:space="preserve"> Obtener resultados verificables de CTeI que atiendan los efectos del terremoto y se usen en la gestión del riesgo.</w:delText></w:r></w:del></w:p></w:tc><w:tc><w:tcPr><w:tcW w:w="2157" w:type="dxa"/><w:tcBorders></w:tcBorders></w:tcPr><w:p><w:pPr><w:pStyle w:val="Tabla9"/><w:widowControl/><w:jc w:val="left"/><w:rPr><w:kern w:val="0"/><w:szCs w:val="24"/><w:lang w:val="es-CO" w:eastAsia="en-US" w:bidi="ar-SA"/><w:del w:id="4211" w:author="Unknown Author" w:date="2026-10-30T04:17:53Z"></w:del></w:rPr></w:pPr><w:del w:id="4210" w:author="Unknown Author" w:date="2026-10-30T04:17:53Z"><w:r><w:rPr><w:kern w:val="0"/><w:szCs w:val="24"/><w:lang w:val="es-CO" w:eastAsia="en-US" w:bidi="ar-SA"/></w:rPr><w:delText>Cooperante</w:delText></w:r></w:del></w:p></w:tc><w:tc><w:tcPr><w:tcW w:w="3817" w:type="dxa"/><w:tcBorders></w:tcBorders></w:tcPr><w:p><w:pPr><w:pStyle w:val="Tabla9"/><w:widowControl/><w:jc w:val="left"/><w:rPr><w:kern w:val="0"/><w:szCs w:val="24"/><w:lang w:val="es-CO" w:eastAsia="en-US" w:bidi="ar-SA"/><w:del w:id="4213" w:author="Unknown Author" w:date="2026-10-30T04:17:53Z"></w:del></w:rPr></w:pPr><w:del w:id="4212" w:author="Unknown Author" w:date="2026-10-30T04:17:53Z"><w:r><w:rPr><w:kern w:val="0"/><w:szCs w:val="24"/><w:lang w:val="es-CO" w:eastAsia="en-US" w:bidi="ar-SA"/></w:rPr><w:delText>Financiar el proyecto con $ 10.022.840.000. Verificar los resultados en las compuertas C1, C2 y C3. Recibir ocho informes trimestrales de supervisión.</w:delText></w:r></w:del></w:p></w:tc></w:tr><w:tr><w:trPr><w:del w:id="4214" w:author="Unknown Author" w:date="2026-10-30T04:17:53Z"/><w:cantSplit w:val="true"/></w:trPr><w:tc><w:tcPr><w:tcW w:w="3980" w:type="dxa"/><w:tcBorders></w:tcBorders><w:shd w:color="auto" w:fill="F7F7F7" w:val="clear"/></w:tcPr><w:p><w:pPr><w:pStyle w:val="Tabla9"/><w:widowControl/><w:jc w:val="left"/><w:rPr><w:kern w:val="0"/><w:szCs w:val="24"/><w:lang w:val="es-CO" w:eastAsia="en-US" w:bidi="ar-SA"/><w:del w:id="4225" w:author="Unknown Author" w:date="2026-10-30T04:17:53Z"></w:del></w:rPr></w:pPr><w:del w:id="4215" w:author="Unknown Author" w:date="2026-10-30T04:17:53Z"><w:r><w:rPr><w:b/><w:bCs/><w:kern w:val="0"/><w:szCs w:val="24"/><w:lang w:val="es-CO" w:eastAsia="en-US" w:bidi="ar-SA"/></w:rPr><w:delText>Actor:</w:delText></w:r></w:del><w:del w:id="4216" w:author="Unknown Author" w:date="2026-10-30T04:17:53Z"><w:r><w:rPr><w:kern w:val="0"/><w:szCs w:val="24"/><w:lang w:val="es-CO" w:eastAsia="en-US" w:bidi="ar-SA"/></w:rPr><w:delText xml:space="preserve"> Otro (institución de educación superior). </w:delText></w:r></w:del><w:del w:id="4217" w:author="Unknown Author" w:date="2026-10-30T04:17:53Z"><w:r><w:rPr><w:b/><w:bCs/><w:kern w:val="0"/><w:szCs w:val="24"/><w:lang w:val="es-CO" w:eastAsia="en-US" w:bidi="ar-SA"/></w:rPr><w:delText>Entidad:</w:delText></w:r></w:del><w:del w:id="4218" w:author="Unknown Author" w:date="2026-10-30T04:17:53Z"><w:r><w:rPr><w:kern w:val="0"/><w:szCs w:val="24"/><w:lang w:val="es-CO" w:eastAsia="en-US" w:bidi="ar-SA"/></w:rPr><w:delText xml:space="preserve"> </w:delText></w:r></w:del><w:del w:id="4219" w:author="Unknown Author" w:date="2026-10-30T04:17:53Z"><w:r><w:rPr><w:color w:val="00B050"/><w:kern w:val="0"/><w:szCs w:val="24"/><w:lang w:val="es-CO" w:eastAsia="en-US" w:bidi="ar-SA"/></w:rPr><w:delText>[Diligenciar: nombre de la IES ejecutora]</w:delText></w:r></w:del><w:del w:id="4220" w:author="Unknown Author" w:date="2026-10-30T04:17:53Z"><w:r><w:rPr><w:kern w:val="0"/><w:szCs w:val="24"/><w:lang w:val="es-CO" w:eastAsia="en-US" w:bidi="ar-SA"/></w:rPr><w:delText xml:space="preserve">. </w:delText></w:r></w:del><w:del w:id="4221" w:author="Unknown Author" w:date="2026-10-30T04:17:53Z"><w:r><w:rPr><w:b/><w:bCs/><w:kern w:val="0"/><w:szCs w:val="24"/><w:lang w:val="es-CO" w:eastAsia="en-US" w:bidi="ar-SA"/></w:rPr><w:delText>Posición:</w:delText></w:r></w:del><w:del w:id="4222" w:author="Unknown Author" w:date="2026-10-30T04:17:53Z"><w:r><w:rPr><w:kern w:val="0"/><w:szCs w:val="24"/><w:lang w:val="es-CO" w:eastAsia="en-US" w:bidi="ar-SA"/></w:rPr><w:delText xml:space="preserve"> Cooperante. </w:delText></w:r></w:del><w:del w:id="4223" w:author="Unknown Author" w:date="2026-10-30T04:17:53Z"><w:r><w:rPr><w:b/><w:bCs/><w:kern w:val="0"/><w:szCs w:val="24"/><w:lang w:val="es-CO" w:eastAsia="en-US" w:bidi="ar-SA"/></w:rPr><w:delText>Intereses o expectativas:</w:delText></w:r></w:del><w:del w:id="4224" w:author="Unknown Author" w:date="2026-10-30T04:17:53Z"><w:r><w:rPr><w:kern w:val="0"/><w:szCs w:val="24"/><w:lang w:val="es-CO" w:eastAsia="en-US" w:bidi="ar-SA"/></w:rPr><w:delText xml:space="preserve"> Generar conocimiento aplicado, formar talento y dejar capacidad de laboratorio.</w:delText></w:r></w:del></w:p></w:tc><w:tc><w:tcPr><w:tcW w:w="2157" w:type="dxa"/><w:tcBorders></w:tcBorders><w:shd w:color="auto" w:fill="F7F7F7" w:val="clear"/></w:tcPr><w:p><w:pPr><w:pStyle w:val="Tabla9"/><w:widowControl/><w:jc w:val="left"/><w:rPr><w:kern w:val="0"/><w:szCs w:val="24"/><w:lang w:val="es-CO" w:eastAsia="en-US" w:bidi="ar-SA"/><w:del w:id="4227" w:author="Unknown Author" w:date="2026-10-30T04:17:53Z"></w:del></w:rPr></w:pPr><w:del w:id="4226" w:author="Unknown Author" w:date="2026-10-30T04:17:53Z"><w:r><w:rPr><w:kern w:val="0"/><w:szCs w:val="24"/><w:lang w:val="es-CO" w:eastAsia="en-US" w:bidi="ar-SA"/></w:rPr><w:delText>Cooperante</w:delText></w:r></w:del></w:p></w:tc><w:tc><w:tcPr><w:tcW w:w="3817" w:type="dxa"/><w:tcBorders></w:tcBorders><w:shd w:color="auto" w:fill="F7F7F7" w:val="clear"/></w:tcPr><w:p><w:pPr><w:pStyle w:val="Tabla9"/><w:widowControl/><w:jc w:val="left"/><w:rPr><w:kern w:val="0"/><w:szCs w:val="24"/><w:lang w:val="es-CO" w:eastAsia="en-US" w:bidi="ar-SA"/><w:del w:id="4229" w:author="Unknown Author" w:date="2026-10-30T04:17:53Z"></w:del></w:rPr></w:pPr><w:del w:id="4228" w:author="Unknown Author" w:date="2026-10-30T04:17:53Z"><w:r><w:rPr><w:kern w:val="0"/><w:szCs w:val="24"/><w:lang w:val="es-CO" w:eastAsia="en-US" w:bidi="ar-SA"/></w:rPr><w:delText>Coordinar el proyecto y liderar el OE1 y el laboratorio de modelación como entidad proponente. Aportar 1.244 millones de COP en especie. Vincular a las nueve personas en formación. Custodiar el conocimiento y los datos si el convenio lo define.</w:delText></w:r></w:del></w:p></w:tc></w:tr><w:tr><w:trPr><w:del w:id="4230" w:author="Unknown Author" w:date="2026-10-30T04:17:53Z"/><w:cantSplit w:val="true"/></w:trPr><w:tc><w:tcPr><w:tcW w:w="3980" w:type="dxa"/><w:tcBorders></w:tcBorders></w:tcPr><w:p><w:pPr><w:pStyle w:val="Tabla9"/><w:widowControl/><w:jc w:val="left"/><w:rPr><w:kern w:val="0"/><w:szCs w:val="24"/><w:lang w:val="es-CO" w:eastAsia="en-US" w:bidi="ar-SA"/><w:del w:id="4241" w:author="Unknown Author" w:date="2026-10-30T04:17:53Z"></w:del></w:rPr></w:pPr><w:del w:id="4231" w:author="Unknown Author" w:date="2026-10-30T04:17:53Z"><w:r><w:rPr><w:b/><w:bCs/><w:kern w:val="0"/><w:szCs w:val="24"/><w:lang w:val="es-CO" w:eastAsia="en-US" w:bidi="ar-SA"/></w:rPr><w:delText>Actor:</w:delText></w:r></w:del><w:del w:id="4232" w:author="Unknown Author" w:date="2026-10-30T04:17:53Z"><w:r><w:rPr><w:kern w:val="0"/><w:szCs w:val="24"/><w:lang w:val="es-CO" w:eastAsia="en-US" w:bidi="ar-SA"/></w:rPr><w:delText xml:space="preserve"> Municipal. </w:delText></w:r></w:del><w:del w:id="4233" w:author="Unknown Author" w:date="2026-10-30T04:17:53Z"><w:r><w:rPr><w:b/><w:bCs/><w:kern w:val="0"/><w:szCs w:val="24"/><w:lang w:val="es-CO" w:eastAsia="en-US" w:bidi="ar-SA"/></w:rPr><w:delText>Entidad:</w:delText></w:r></w:del><w:del w:id="4234" w:author="Unknown Author" w:date="2026-10-30T04:17:53Z"><w:r><w:rPr><w:kern w:val="0"/><w:szCs w:val="24"/><w:lang w:val="es-CO" w:eastAsia="en-US" w:bidi="ar-SA"/></w:rPr><w:delText xml:space="preserve"> </w:delText></w:r></w:del><w:del w:id="4235" w:author="Unknown Author" w:date="2026-10-30T04:17:53Z"><w:r><w:rPr><w:color w:val="00B050"/><w:kern w:val="0"/><w:szCs w:val="24"/><w:lang w:val="es-CO" w:eastAsia="en-US" w:bidi="ar-SA"/></w:rPr><w:delText>[Diligenciar: nombre y departamento del municipio aliado]</w:delText></w:r></w:del><w:del w:id="4236" w:author="Unknown Author" w:date="2026-10-30T04:17:53Z"><w:r><w:rPr><w:kern w:val="0"/><w:szCs w:val="24"/><w:lang w:val="es-CO" w:eastAsia="en-US" w:bidi="ar-SA"/></w:rPr><w:delText xml:space="preserve">. </w:delText></w:r></w:del><w:del w:id="4237" w:author="Unknown Author" w:date="2026-10-30T04:17:53Z"><w:r><w:rPr><w:b/><w:bCs/><w:kern w:val="0"/><w:szCs w:val="24"/><w:lang w:val="es-CO" w:eastAsia="en-US" w:bidi="ar-SA"/></w:rPr><w:delText>Posición:</w:delText></w:r></w:del><w:del w:id="4238" w:author="Unknown Author" w:date="2026-10-30T04:17:53Z"><w:r><w:rPr><w:kern w:val="0"/><w:szCs w:val="24"/><w:lang w:val="es-CO" w:eastAsia="en-US" w:bidi="ar-SA"/></w:rPr><w:delText xml:space="preserve"> Cooperante. </w:delText></w:r></w:del><w:del w:id="4239" w:author="Unknown Author" w:date="2026-10-30T04:17:53Z"><w:r><w:rPr><w:b/><w:bCs/><w:kern w:val="0"/><w:szCs w:val="24"/><w:lang w:val="es-CO" w:eastAsia="en-US" w:bidi="ar-SA"/></w:rPr><w:delText>Intereses o expectativas:</w:delText></w:r></w:del><w:del w:id="4240" w:author="Unknown Author" w:date="2026-10-30T04:17:53Z"><w:r><w:rPr><w:kern w:val="0"/><w:szCs w:val="24"/><w:lang w:val="es-CO" w:eastAsia="en-US" w:bidi="ar-SA"/></w:rPr><w:delText xml:space="preserve"> Conducir el uso institucional de la información de la red en su territorio sin figurar como beneficiario.</w:delText></w:r></w:del></w:p></w:tc><w:tc><w:tcPr><w:tcW w:w="2157" w:type="dxa"/><w:tcBorders></w:tcBorders></w:tcPr><w:p><w:pPr><w:pStyle w:val="Tabla9"/><w:widowControl/><w:jc w:val="left"/><w:rPr><w:kern w:val="0"/><w:szCs w:val="24"/><w:lang w:val="es-CO" w:eastAsia="en-US" w:bidi="ar-SA"/><w:del w:id="4243" w:author="Unknown Author" w:date="2026-10-30T04:17:53Z"></w:del></w:rPr></w:pPr><w:del w:id="4242" w:author="Unknown Author" w:date="2026-10-30T04:17:53Z"><w:r><w:rPr><w:kern w:val="0"/><w:szCs w:val="24"/><w:lang w:val="es-CO" w:eastAsia="en-US" w:bidi="ar-SA"/></w:rPr><w:delText>Cooperante</w:delText></w:r></w:del></w:p></w:tc><w:tc><w:tcPr><w:tcW w:w="3817" w:type="dxa"/><w:tcBorders></w:tcBorders></w:tcPr><w:p><w:pPr><w:pStyle w:val="Tabla9"/><w:widowControl/><w:jc w:val="left"/><w:rPr><w:kern w:val="0"/><w:szCs w:val="24"/><w:lang w:val="es-CO" w:eastAsia="en-US" w:bidi="ar-SA"/><w:del w:id="4245" w:author="Unknown Author" w:date="2026-10-30T04:17:53Z"></w:del></w:rPr></w:pPr><w:del w:id="4244" w:author="Unknown Author" w:date="2026-10-30T04:17:53Z"><w:r><w:rPr><w:kern w:val="0"/><w:szCs w:val="24"/><w:lang w:val="es-CO" w:eastAsia="en-US" w:bidi="ar-SA"/></w:rPr><w:delText>Liderar el uso institucional del OE3 (actividades 3.1 a 3.4). Facilitar el acceso a las demoliciones y adoptar el protocolo de evaluación previa (actividad 3.5). Aportar 120 millones de COP en especie, en profesionales de gestión del riesgo y logística de acceso a sitios. Designar un responsable institucional. Firmar el convenio de custodia con partida.</w:delText></w:r></w:del></w:p></w:tc></w:tr><w:tr><w:trPr><w:del w:id="4246" w:author="Unknown Author" w:date="2026-10-30T04:17:53Z"/><w:cantSplit w:val="true"/></w:trPr><w:tc><w:tcPr><w:tcW w:w="3980" w:type="dxa"/><w:tcBorders></w:tcBorders><w:shd w:color="auto" w:fill="F7F7F7" w:val="clear"/></w:tcPr><w:p><w:pPr><w:pStyle w:val="Tabla9"/><w:widowControl/><w:jc w:val="left"/><w:rPr><w:kern w:val="0"/><w:szCs w:val="24"/><w:lang w:val="es-CO" w:eastAsia="en-US" w:bidi="ar-SA"/><w:del w:id="4257" w:author="Unknown Author" w:date="2026-10-30T04:17:53Z"></w:del></w:rPr></w:pPr><w:del w:id="4247" w:author="Unknown Author" w:date="2026-10-30T04:17:53Z"><w:r><w:rPr><w:b/><w:bCs/><w:kern w:val="0"/><w:szCs w:val="24"/><w:lang w:val="es-CO" w:eastAsia="en-US" w:bidi="ar-SA"/></w:rPr><w:delText>Actor:</w:delText></w:r></w:del><w:del w:id="4248" w:author="Unknown Author" w:date="2026-10-30T04:17:53Z"><w:r><w:rPr><w:kern w:val="0"/><w:szCs w:val="24"/><w:lang w:val="es-CO" w:eastAsia="en-US" w:bidi="ar-SA"/></w:rPr><w:delText xml:space="preserve"> Otro (actor del SNCTI). </w:delText></w:r></w:del><w:del w:id="4249" w:author="Unknown Author" w:date="2026-10-30T04:17:53Z"><w:r><w:rPr><w:b/><w:bCs/><w:kern w:val="0"/><w:szCs w:val="24"/><w:lang w:val="es-CO" w:eastAsia="en-US" w:bidi="ar-SA"/></w:rPr><w:delText>Entidad:</w:delText></w:r></w:del><w:del w:id="4250" w:author="Unknown Author" w:date="2026-10-30T04:17:53Z"><w:r><w:rPr><w:kern w:val="0"/><w:szCs w:val="24"/><w:lang w:val="es-CO" w:eastAsia="en-US" w:bidi="ar-SA"/></w:rPr><w:delText xml:space="preserve"> </w:delText></w:r></w:del><w:del w:id="4251" w:author="Unknown Author" w:date="2026-10-30T04:17:53Z"><w:r><w:rPr><w:color w:val="00B050"/><w:kern w:val="0"/><w:szCs w:val="24"/><w:lang w:val="es-CO" w:eastAsia="en-US" w:bidi="ar-SA"/></w:rPr><w:delText>[Diligenciar: nombre y número de reconocimiento del actor del SNCTI]</w:delText></w:r></w:del><w:del w:id="4252" w:author="Unknown Author" w:date="2026-10-30T04:17:53Z"><w:r><w:rPr><w:kern w:val="0"/><w:szCs w:val="24"/><w:lang w:val="es-CO" w:eastAsia="en-US" w:bidi="ar-SA"/></w:rPr><w:delText xml:space="preserve">. </w:delText></w:r></w:del><w:del w:id="4253" w:author="Unknown Author" w:date="2026-10-30T04:17:53Z"><w:r><w:rPr><w:b/><w:bCs/><w:kern w:val="0"/><w:szCs w:val="24"/><w:lang w:val="es-CO" w:eastAsia="en-US" w:bidi="ar-SA"/></w:rPr><w:delText>Posición:</w:delText></w:r></w:del><w:del w:id="4254" w:author="Unknown Author" w:date="2026-10-30T04:17:53Z"><w:r><w:rPr><w:kern w:val="0"/><w:szCs w:val="24"/><w:lang w:val="es-CO" w:eastAsia="en-US" w:bidi="ar-SA"/></w:rPr><w:delText xml:space="preserve"> Cooperante. </w:delText></w:r></w:del><w:del w:id="4255" w:author="Unknown Author" w:date="2026-10-30T04:17:53Z"><w:r><w:rPr><w:b/><w:bCs/><w:kern w:val="0"/><w:szCs w:val="24"/><w:lang w:val="es-CO" w:eastAsia="en-US" w:bidi="ar-SA"/></w:rPr><w:delText>Intereses o expectativas:</w:delText></w:r></w:del><w:del w:id="4256" w:author="Unknown Author" w:date="2026-10-30T04:17:53Z"><w:r><w:rPr><w:kern w:val="0"/><w:szCs w:val="24"/><w:lang w:val="es-CO" w:eastAsia="en-US" w:bidi="ar-SA"/></w:rPr><w:delText xml:space="preserve"> Validar métodos de medición en un caso real y custodiar los datos con criterio científico.</w:delText></w:r></w:del></w:p></w:tc><w:tc><w:tcPr><w:tcW w:w="2157" w:type="dxa"/><w:tcBorders></w:tcBorders><w:shd w:color="auto" w:fill="F7F7F7" w:val="clear"/></w:tcPr><w:p><w:pPr><w:pStyle w:val="Tabla9"/><w:widowControl/><w:jc w:val="left"/><w:rPr><w:kern w:val="0"/><w:szCs w:val="24"/><w:lang w:val="es-CO" w:eastAsia="en-US" w:bidi="ar-SA"/><w:del w:id="4259" w:author="Unknown Author" w:date="2026-10-30T04:17:53Z"></w:del></w:rPr></w:pPr><w:del w:id="4258" w:author="Unknown Author" w:date="2026-10-30T04:17:53Z"><w:r><w:rPr><w:kern w:val="0"/><w:szCs w:val="24"/><w:lang w:val="es-CO" w:eastAsia="en-US" w:bidi="ar-SA"/></w:rPr><w:delText>Cooperante</w:delText></w:r></w:del></w:p></w:tc><w:tc><w:tcPr><w:tcW w:w="3817" w:type="dxa"/><w:tcBorders></w:tcBorders><w:shd w:color="auto" w:fill="F7F7F7" w:val="clear"/></w:tcPr><w:p><w:pPr><w:pStyle w:val="Tabla9"/><w:widowControl/><w:jc w:val="left"/><w:rPr><w:kern w:val="0"/><w:szCs w:val="24"/><w:lang w:val="es-CO" w:eastAsia="en-US" w:bidi="ar-SA"/><w:del w:id="4261" w:author="Unknown Author" w:date="2026-10-30T04:17:53Z"></w:del></w:rPr></w:pPr><w:del w:id="4260" w:author="Unknown Author" w:date="2026-10-30T04:17:53Z"><w:r><w:rPr><w:kern w:val="0"/><w:szCs w:val="24"/><w:lang w:val="es-CO" w:eastAsia="en-US" w:bidi="ar-SA"/></w:rPr><w:delText>Participar en la validación metrológica y la caracterización (actividades 1.1, 1.2, 1.4, 1.6 y 1.7). Formar custodios (actividad 3.3) y custodiar el repositorio de datos (actividad 3.4). Aportar la contrapartida que certifique.</w:delText></w:r></w:del></w:p></w:tc></w:tr><w:tr><w:trPr><w:del w:id="4262" w:author="Unknown Author" w:date="2026-10-30T04:17:53Z"/><w:cantSplit w:val="true"/></w:trPr><w:tc><w:tcPr><w:tcW w:w="3980" w:type="dxa"/><w:tcBorders></w:tcBorders></w:tcPr><w:p><w:pPr><w:pStyle w:val="Tabla9"/><w:widowControl/><w:jc w:val="left"/><w:rPr><w:kern w:val="0"/><w:szCs w:val="24"/><w:lang w:val="es-CO" w:eastAsia="en-US" w:bidi="ar-SA"/><w:del w:id="4273" w:author="Unknown Author" w:date="2026-10-30T04:17:53Z"></w:del></w:rPr></w:pPr><w:del w:id="4263" w:author="Unknown Author" w:date="2026-10-30T04:17:53Z"><w:r><w:rPr><w:b/><w:bCs/><w:kern w:val="0"/><w:szCs w:val="24"/><w:lang w:val="es-CO" w:eastAsia="en-US" w:bidi="ar-SA"/></w:rPr><w:delText>Actor:</w:delText></w:r></w:del><w:del w:id="4264" w:author="Unknown Author" w:date="2026-10-30T04:17:53Z"><w:r><w:rPr><w:kern w:val="0"/><w:szCs w:val="24"/><w:lang w:val="es-CO" w:eastAsia="en-US" w:bidi="ar-SA"/></w:rPr><w:delText xml:space="preserve"> Otro (sector productivo). </w:delText></w:r></w:del><w:del w:id="4265" w:author="Unknown Author" w:date="2026-10-30T04:17:53Z"><w:r><w:rPr><w:b/><w:bCs/><w:kern w:val="0"/><w:szCs w:val="24"/><w:lang w:val="es-CO" w:eastAsia="en-US" w:bidi="ar-SA"/></w:rPr><w:delText>Entidad:</w:delText></w:r></w:del><w:del w:id="4266" w:author="Unknown Author" w:date="2026-10-30T04:17:53Z"><w:r><w:rPr><w:kern w:val="0"/><w:szCs w:val="24"/><w:lang w:val="es-CO" w:eastAsia="en-US" w:bidi="ar-SA"/></w:rPr><w:delText xml:space="preserve"> </w:delText></w:r></w:del><w:del w:id="4267" w:author="Unknown Author" w:date="2026-10-30T04:17:53Z"><w:r><w:rPr><w:color w:val="00B050"/><w:kern w:val="0"/><w:szCs w:val="24"/><w:lang w:val="es-CO" w:eastAsia="en-US" w:bidi="ar-SA"/></w:rPr><w:delText>[Diligenciar: nombre de la empresa tecnológica aliada]</w:delText></w:r></w:del><w:del w:id="4268" w:author="Unknown Author" w:date="2026-10-30T04:17:53Z"><w:r><w:rPr><w:kern w:val="0"/><w:szCs w:val="24"/><w:lang w:val="es-CO" w:eastAsia="en-US" w:bidi="ar-SA"/></w:rPr><w:delText xml:space="preserve">. </w:delText></w:r></w:del><w:del w:id="4269" w:author="Unknown Author" w:date="2026-10-30T04:17:53Z"><w:r><w:rPr><w:b/><w:bCs/><w:kern w:val="0"/><w:szCs w:val="24"/><w:lang w:val="es-CO" w:eastAsia="en-US" w:bidi="ar-SA"/></w:rPr><w:delText>Posición:</w:delText></w:r></w:del><w:del w:id="4270" w:author="Unknown Author" w:date="2026-10-30T04:17:53Z"><w:r><w:rPr><w:kern w:val="0"/><w:szCs w:val="24"/><w:lang w:val="es-CO" w:eastAsia="en-US" w:bidi="ar-SA"/></w:rPr><w:delText xml:space="preserve"> Cooperante. </w:delText></w:r></w:del><w:del w:id="4271" w:author="Unknown Author" w:date="2026-10-30T04:17:53Z"><w:r><w:rPr><w:b/><w:bCs/><w:kern w:val="0"/><w:szCs w:val="24"/><w:lang w:val="es-CO" w:eastAsia="en-US" w:bidi="ar-SA"/></w:rPr><w:delText>Intereses o expectativas:</w:delText></w:r></w:del><w:del w:id="4272" w:author="Unknown Author" w:date="2026-10-30T04:17:53Z"><w:r><w:rPr><w:kern w:val="0"/><w:szCs w:val="24"/><w:lang w:val="es-CO" w:eastAsia="en-US" w:bidi="ar-SA"/></w:rPr><w:delText xml:space="preserve"> Validar su tecnología en condiciones reales y obtener reconocimiento técnico (inferido).</w:delText></w:r></w:del></w:p></w:tc><w:tc><w:tcPr><w:tcW w:w="2157" w:type="dxa"/><w:tcBorders></w:tcBorders></w:tcPr><w:p><w:pPr><w:pStyle w:val="Tabla9"/><w:widowControl/><w:jc w:val="left"/><w:rPr><w:kern w:val="0"/><w:szCs w:val="24"/><w:lang w:val="es-CO" w:eastAsia="en-US" w:bidi="ar-SA"/><w:del w:id="4275" w:author="Unknown Author" w:date="2026-10-30T04:17:53Z"></w:del></w:rPr></w:pPr><w:del w:id="4274" w:author="Unknown Author" w:date="2026-10-30T04:17:53Z"><w:r><w:rPr><w:kern w:val="0"/><w:szCs w:val="24"/><w:lang w:val="es-CO" w:eastAsia="en-US" w:bidi="ar-SA"/></w:rPr><w:delText>Cooperante</w:delText></w:r></w:del></w:p></w:tc><w:tc><w:tcPr><w:tcW w:w="3817" w:type="dxa"/><w:tcBorders></w:tcBorders></w:tcPr><w:p><w:pPr><w:pStyle w:val="Tabla9"/><w:widowControl/><w:jc w:val="left"/><w:rPr><w:kern w:val="0"/><w:szCs w:val="24"/><w:lang w:val="es-CO" w:eastAsia="en-US" w:bidi="ar-SA"/><w:del w:id="4277" w:author="Unknown Author" w:date="2026-10-30T04:17:53Z"></w:del></w:rPr></w:pPr><w:del w:id="4276" w:author="Unknown Author" w:date="2026-10-30T04:17:53Z"><w:r><w:rPr><w:kern w:val="0"/><w:szCs w:val="24"/><w:lang w:val="es-CO" w:eastAsia="en-US" w:bidi="ar-SA"/></w:rPr><w:delText>Liderar el OE2 en la red y la plataforma (actividades 2.1 a 2.4), apoyar el OE1 (actividades 1.2 a 1.4 y 1.7) e integrar el gemelo predictivo a la plataforma (actividades 2.6 y 2.7). Aportar 210 millones de COP en efectivo y 800 millones de COP en especie, en infraestructura en la nube. Mantener la tecnología como entidad custodia candidata.</w:delText></w:r></w:del></w:p></w:tc></w:tr><w:tr><w:trPr><w:del w:id="4278" w:author="Unknown Author" w:date="2026-10-30T04:17:53Z"/><w:cantSplit w:val="true"/></w:trPr><w:tc><w:tcPr><w:tcW w:w="3980" w:type="dxa"/><w:tcBorders></w:tcBorders><w:shd w:color="auto" w:fill="F7F7F7" w:val="clear"/></w:tcPr><w:p><w:pPr><w:pStyle w:val="Tabla9"/><w:widowControl/><w:jc w:val="left"/><w:rPr><w:kern w:val="0"/><w:szCs w:val="24"/><w:lang w:val="es-CO" w:eastAsia="en-US" w:bidi="ar-SA"/><w:del w:id="4287" w:author="Unknown Author" w:date="2026-10-30T04:17:53Z"></w:del></w:rPr></w:pPr><w:del w:id="4279" w:author="Unknown Author" w:date="2026-10-30T04:17:53Z"><w:r><w:rPr><w:b/><w:bCs/><w:kern w:val="0"/><w:szCs w:val="24"/><w:lang w:val="es-CO" w:eastAsia="en-US" w:bidi="ar-SA"/></w:rPr><w:delText>Actor:</w:delText></w:r></w:del><w:del w:id="4280" w:author="Unknown Author" w:date="2026-10-30T04:17:53Z"><w:r><w:rPr><w:kern w:val="0"/><w:szCs w:val="24"/><w:lang w:val="es-CO" w:eastAsia="en-US" w:bidi="ar-SA"/></w:rPr><w:delText xml:space="preserve"> Otro (equipo contratado por la alianza). </w:delText></w:r></w:del><w:del w:id="4281" w:author="Unknown Author" w:date="2026-10-30T04:17:53Z"><w:r><w:rPr><w:b/><w:bCs/><w:kern w:val="0"/><w:szCs w:val="24"/><w:lang w:val="es-CO" w:eastAsia="en-US" w:bidi="ar-SA"/></w:rPr><w:delText>Entidad:</w:delText></w:r></w:del><w:del w:id="4282" w:author="Unknown Author" w:date="2026-10-30T04:17:53Z"><w:r><w:rPr><w:kern w:val="0"/><w:szCs w:val="24"/><w:lang w:val="es-CO" w:eastAsia="en-US" w:bidi="ar-SA"/></w:rPr><w:delText xml:space="preserve"> Gerencia de proyecto, equipo técnico y equipo de apropiación social y convenios, vinculados a la IES, a la empresa y al actor del SNCTI. </w:delText></w:r></w:del><w:del w:id="4283" w:author="Unknown Author" w:date="2026-10-30T04:17:53Z"><w:r><w:rPr><w:b/><w:bCs/><w:kern w:val="0"/><w:szCs w:val="24"/><w:lang w:val="es-CO" w:eastAsia="en-US" w:bidi="ar-SA"/></w:rPr><w:delText>Posición:</w:delText></w:r></w:del><w:del w:id="4284" w:author="Unknown Author" w:date="2026-10-30T04:17:53Z"><w:r><w:rPr><w:kern w:val="0"/><w:szCs w:val="24"/><w:lang w:val="es-CO" w:eastAsia="en-US" w:bidi="ar-SA"/></w:rPr><w:delText xml:space="preserve"> Cooperante. </w:delText></w:r></w:del><w:del w:id="4285" w:author="Unknown Author" w:date="2026-10-30T04:17:53Z"><w:r><w:rPr><w:b/><w:bCs/><w:kern w:val="0"/><w:szCs w:val="24"/><w:lang w:val="es-CO" w:eastAsia="en-US" w:bidi="ar-SA"/></w:rPr><w:delText>Intereses o expectativas:</w:delText></w:r></w:del><w:del w:id="4286" w:author="Unknown Author" w:date="2026-10-30T04:17:53Z"><w:r><w:rPr><w:kern w:val="0"/><w:szCs w:val="24"/><w:lang w:val="es-CO" w:eastAsia="en-US" w:bidi="ar-SA"/></w:rPr><w:delText xml:space="preserve"> Cumplir plazos, presupuesto y compuertas; validar el modelo de corrección; co-diseñar con los comités.</w:delText></w:r></w:del></w:p></w:tc><w:tc><w:tcPr><w:tcW w:w="2157" w:type="dxa"/><w:tcBorders></w:tcBorders><w:shd w:color="auto" w:fill="F7F7F7" w:val="clear"/></w:tcPr><w:p><w:pPr><w:pStyle w:val="Tabla9"/><w:widowControl/><w:jc w:val="left"/><w:rPr><w:kern w:val="0"/><w:szCs w:val="24"/><w:lang w:val="es-CO" w:eastAsia="en-US" w:bidi="ar-SA"/><w:del w:id="4289" w:author="Unknown Author" w:date="2026-10-30T04:17:53Z"></w:del></w:rPr></w:pPr><w:del w:id="4288" w:author="Unknown Author" w:date="2026-10-30T04:17:53Z"><w:r><w:rPr><w:kern w:val="0"/><w:szCs w:val="24"/><w:lang w:val="es-CO" w:eastAsia="en-US" w:bidi="ar-SA"/></w:rPr><w:delText>Cooperante</w:delText></w:r></w:del></w:p></w:tc><w:tc><w:tcPr><w:tcW w:w="3817" w:type="dxa"/><w:tcBorders></w:tcBorders><w:shd w:color="auto" w:fill="F7F7F7" w:val="clear"/></w:tcPr><w:p><w:pPr><w:pStyle w:val="Tabla9"/><w:widowControl/><w:jc w:val="left"/><w:rPr><w:kern w:val="0"/><w:szCs w:val="24"/><w:lang w:val="es-CO" w:eastAsia="en-US" w:bidi="ar-SA"/><w:del w:id="4291" w:author="Unknown Author" w:date="2026-10-30T04:17:53Z"></w:del></w:rPr></w:pPr><w:del w:id="4290" w:author="Unknown Author" w:date="2026-10-30T04:17:53Z"><w:r><w:rPr><w:kern w:val="0"/><w:szCs w:val="24"/><w:lang w:val="es-CO" w:eastAsia="en-US" w:bidi="ar-SA"/></w:rPr><w:delText>Ejecutar las 22 actividades. Reportar evidencias en cada compuerta. Operar la red y negociar los convenios de custodia.</w:delText></w:r></w:del></w:p></w:tc></w:tr><w:tr><w:trPr><w:del w:id="4292" w:author="Unknown Author" w:date="2026-10-30T04:17:53Z"/><w:cantSplit w:val="true"/></w:trPr><w:tc><w:tcPr><w:tcW w:w="3980" w:type="dxa"/><w:tcBorders></w:tcBorders></w:tcPr><w:p><w:pPr><w:pStyle w:val="Tabla9"/><w:widowControl/><w:jc w:val="left"/><w:rPr><w:kern w:val="0"/><w:szCs w:val="24"/><w:lang w:val="es-CO" w:eastAsia="en-US" w:bidi="ar-SA"/><w:del w:id="4303" w:author="Unknown Author" w:date="2026-10-30T04:17:53Z"></w:del></w:rPr></w:pPr><w:del w:id="4293" w:author="Unknown Author" w:date="2026-10-30T04:17:53Z"><w:r><w:rPr><w:b/><w:bCs/><w:kern w:val="0"/><w:szCs w:val="24"/><w:lang w:val="es-CO" w:eastAsia="en-US" w:bidi="ar-SA"/></w:rPr><w:delText>Actor:</w:delText></w:r></w:del><w:del w:id="4294" w:author="Unknown Author" w:date="2026-10-30T04:17:53Z"><w:r><w:rPr><w:kern w:val="0"/><w:szCs w:val="24"/><w:lang w:val="es-CO" w:eastAsia="en-US" w:bidi="ar-SA"/></w:rPr><w:delText xml:space="preserve"> Municipal. </w:delText></w:r></w:del><w:del w:id="4295" w:author="Unknown Author" w:date="2026-10-30T04:17:53Z"><w:r><w:rPr><w:b/><w:bCs/><w:kern w:val="0"/><w:szCs w:val="24"/><w:lang w:val="es-CO" w:eastAsia="en-US" w:bidi="ar-SA"/></w:rPr><w:delText>Entidad:</w:delText></w:r></w:del><w:del w:id="4296" w:author="Unknown Author" w:date="2026-10-30T04:17:53Z"><w:r><w:rPr><w:kern w:val="0"/><w:szCs w:val="24"/><w:lang w:val="es-CO" w:eastAsia="en-US" w:bidi="ar-SA"/></w:rPr><w:delText xml:space="preserve"> Comités municipales de gestión del riesgo de </w:delText></w:r></w:del><w:del w:id="4297" w:author="Unknown Author" w:date="2026-10-30T04:17:53Z"><w:r><w:rPr><w:color w:val="00B050"/><w:kern w:val="0"/><w:szCs w:val="24"/><w:lang w:val="es-CO" w:eastAsia="en-US" w:bidi="ar-SA"/></w:rPr><w:delText>[Diligenciar: nombres de los 12 municipios]</w:delText></w:r></w:del><w:del w:id="4298" w:author="Unknown Author" w:date="2026-10-30T04:17:53Z"><w:r><w:rPr><w:kern w:val="0"/><w:szCs w:val="24"/><w:lang w:val="es-CO" w:eastAsia="en-US" w:bidi="ar-SA"/></w:rPr><w:delText xml:space="preserve">. </w:delText></w:r></w:del><w:del w:id="4299" w:author="Unknown Author" w:date="2026-10-30T04:17:53Z"><w:r><w:rPr><w:b/><w:bCs/><w:kern w:val="0"/><w:szCs w:val="24"/><w:lang w:val="es-CO" w:eastAsia="en-US" w:bidi="ar-SA"/></w:rPr><w:delText>Posición:</w:delText></w:r></w:del><w:del w:id="4300" w:author="Unknown Author" w:date="2026-10-30T04:17:53Z"><w:r><w:rPr><w:kern w:val="0"/><w:szCs w:val="24"/><w:lang w:val="es-CO" w:eastAsia="en-US" w:bidi="ar-SA"/></w:rPr><w:delText xml:space="preserve"> Beneficiario. </w:delText></w:r></w:del><w:del w:id="4301" w:author="Unknown Author" w:date="2026-10-30T04:17:53Z"><w:r><w:rPr><w:b/><w:bCs/><w:kern w:val="0"/><w:szCs w:val="24"/><w:lang w:val="es-CO" w:eastAsia="en-US" w:bidi="ar-SA"/></w:rPr><w:delText>Intereses o expectativas:</w:delText></w:r></w:del><w:del w:id="4302" w:author="Unknown Author" w:date="2026-10-30T04:17:53Z"><w:r><w:rPr><w:kern w:val="0"/><w:szCs w:val="24"/><w:lang w:val="es-CO" w:eastAsia="en-US" w:bidi="ar-SA"/></w:rPr><w:delText xml:space="preserve"> Decidir alertas y protecciones con mediciones de error conocido.</w:delText></w:r></w:del></w:p></w:tc><w:tc><w:tcPr><w:tcW w:w="2157" w:type="dxa"/><w:tcBorders></w:tcBorders></w:tcPr><w:p><w:pPr><w:pStyle w:val="Tabla9"/><w:widowControl/><w:jc w:val="left"/><w:rPr><w:kern w:val="0"/><w:szCs w:val="24"/><w:lang w:val="es-CO" w:eastAsia="en-US" w:bidi="ar-SA"/><w:del w:id="4305" w:author="Unknown Author" w:date="2026-10-30T04:17:53Z"></w:del></w:rPr></w:pPr><w:del w:id="4304" w:author="Unknown Author" w:date="2026-10-30T04:17:53Z"><w:r><w:rPr><w:kern w:val="0"/><w:szCs w:val="24"/><w:lang w:val="es-CO" w:eastAsia="en-US" w:bidi="ar-SA"/></w:rPr><w:delText>Beneficiario</w:delText></w:r></w:del></w:p></w:tc><w:tc><w:tcPr><w:tcW w:w="3817" w:type="dxa"/><w:tcBorders></w:tcBorders></w:tcPr><w:p><w:pPr><w:pStyle w:val="Tabla9"/><w:widowControl/><w:jc w:val="left"/><w:rPr><w:kern w:val="0"/><w:szCs w:val="24"/><w:lang w:val="es-CO" w:eastAsia="en-US" w:bidi="ar-SA"/><w:del w:id="4307" w:author="Unknown Author" w:date="2026-10-30T04:17:53Z"></w:del></w:rPr></w:pPr><w:del w:id="4306" w:author="Unknown Author" w:date="2026-10-30T04:17:53Z"><w:r><w:rPr><w:kern w:val="0"/><w:szCs w:val="24"/><w:lang w:val="es-CO" w:eastAsia="en-US" w:bidi="ar-SA"/></w:rPr><w:delText>Co-diseñar los umbrales y el protocolo en los talleres. Usar el tablero en decisiones documentadas (meta de 75 % de los comités al mes 24). Designar personas para la certificación.</w:delText></w:r></w:del></w:p></w:tc></w:tr><w:tr><w:trPr><w:del w:id="4308" w:author="Unknown Author" w:date="2026-10-30T04:17:53Z"/><w:cantSplit w:val="true"/></w:trPr><w:tc><w:tcPr><w:tcW w:w="3980" w:type="dxa"/><w:tcBorders></w:tcBorders><w:shd w:color="auto" w:fill="F7F7F7" w:val="clear"/></w:tcPr><w:p><w:pPr><w:pStyle w:val="Tabla9"/><w:widowControl/><w:jc w:val="left"/><w:rPr><w:kern w:val="0"/><w:szCs w:val="24"/><w:lang w:val="es-CO" w:eastAsia="en-US" w:bidi="ar-SA"/><w:del w:id="4317" w:author="Unknown Author" w:date="2026-10-30T04:17:53Z"></w:del></w:rPr></w:pPr><w:del w:id="4309" w:author="Unknown Author" w:date="2026-10-30T04:17:53Z"><w:r><w:rPr><w:b/><w:bCs/><w:kern w:val="0"/><w:szCs w:val="24"/><w:lang w:val="es-CO" w:eastAsia="en-US" w:bidi="ar-SA"/></w:rPr><w:delText>Actor:</w:delText></w:r></w:del><w:del w:id="4310" w:author="Unknown Author" w:date="2026-10-30T04:17:53Z"><w:r><w:rPr><w:kern w:val="0"/><w:szCs w:val="24"/><w:lang w:val="es-CO" w:eastAsia="en-US" w:bidi="ar-SA"/></w:rPr><w:delText xml:space="preserve"> Departamental. </w:delText></w:r></w:del><w:del w:id="4311" w:author="Unknown Author" w:date="2026-10-30T04:17:53Z"><w:r><w:rPr><w:b/><w:bCs/><w:kern w:val="0"/><w:szCs w:val="24"/><w:lang w:val="es-CO" w:eastAsia="en-US" w:bidi="ar-SA"/></w:rPr><w:delText>Entidad:</w:delText></w:r></w:del><w:del w:id="4312" w:author="Unknown Author" w:date="2026-10-30T04:17:53Z"><w:r><w:rPr><w:kern w:val="0"/><w:szCs w:val="24"/><w:lang w:val="es-CO" w:eastAsia="en-US" w:bidi="ar-SA"/></w:rPr><w:delText xml:space="preserve"> Comités departamentales de gestión del riesgo de Caldas, Cundinamarca y Valle del Cauca. </w:delText></w:r></w:del><w:del w:id="4313" w:author="Unknown Author" w:date="2026-10-30T04:17:53Z"><w:r><w:rPr><w:b/><w:bCs/><w:kern w:val="0"/><w:szCs w:val="24"/><w:lang w:val="es-CO" w:eastAsia="en-US" w:bidi="ar-SA"/></w:rPr><w:delText>Posición:</w:delText></w:r></w:del><w:del w:id="4314" w:author="Unknown Author" w:date="2026-10-30T04:17:53Z"><w:r><w:rPr><w:kern w:val="0"/><w:szCs w:val="24"/><w:lang w:val="es-CO" w:eastAsia="en-US" w:bidi="ar-SA"/></w:rPr><w:delText xml:space="preserve"> Beneficiario. </w:delText></w:r></w:del><w:del w:id="4315" w:author="Unknown Author" w:date="2026-10-30T04:17:53Z"><w:r><w:rPr><w:b/><w:bCs/><w:kern w:val="0"/><w:szCs w:val="24"/><w:lang w:val="es-CO" w:eastAsia="en-US" w:bidi="ar-SA"/></w:rPr><w:delText>Intereses o expectativas:</w:delText></w:r></w:del><w:del w:id="4316" w:author="Unknown Author" w:date="2026-10-30T04:17:53Z"><w:r><w:rPr><w:kern w:val="0"/><w:szCs w:val="24"/><w:lang w:val="es-CO" w:eastAsia="en-US" w:bidi="ar-SA"/></w:rPr><w:delText xml:space="preserve"> Coordinar la respuesta departamental con información comparable entre municipios.</w:delText></w:r></w:del></w:p></w:tc><w:tc><w:tcPr><w:tcW w:w="2157" w:type="dxa"/><w:tcBorders></w:tcBorders><w:shd w:color="auto" w:fill="F7F7F7" w:val="clear"/></w:tcPr><w:p><w:pPr><w:pStyle w:val="Tabla9"/><w:widowControl/><w:jc w:val="left"/><w:rPr><w:kern w:val="0"/><w:szCs w:val="24"/><w:lang w:val="es-CO" w:eastAsia="en-US" w:bidi="ar-SA"/><w:del w:id="4319" w:author="Unknown Author" w:date="2026-10-30T04:17:53Z"></w:del></w:rPr></w:pPr><w:del w:id="4318" w:author="Unknown Author" w:date="2026-10-30T04:17:53Z"><w:r><w:rPr><w:kern w:val="0"/><w:szCs w:val="24"/><w:lang w:val="es-CO" w:eastAsia="en-US" w:bidi="ar-SA"/></w:rPr><w:delText>Beneficiario</w:delText></w:r></w:del></w:p></w:tc><w:tc><w:tcPr><w:tcW w:w="3817" w:type="dxa"/><w:tcBorders></w:tcBorders><w:shd w:color="auto" w:fill="F7F7F7" w:val="clear"/></w:tcPr><w:p><w:pPr><w:pStyle w:val="Tabla9"/><w:widowControl/><w:jc w:val="left"/><w:rPr><w:kern w:val="0"/><w:szCs w:val="24"/><w:lang w:val="es-CO" w:eastAsia="en-US" w:bidi="ar-SA"/><w:del w:id="4321" w:author="Unknown Author" w:date="2026-10-30T04:17:53Z"></w:del></w:rPr></w:pPr><w:del w:id="4320" w:author="Unknown Author" w:date="2026-10-30T04:17:53Z"><w:r><w:rPr><w:kern w:val="0"/><w:szCs w:val="24"/><w:lang w:val="es-CO" w:eastAsia="en-US" w:bidi="ar-SA"/></w:rPr><w:delText>Validar el protocolo de alerta. Coordinar a los comités municipales. Recibir el tablero con la custodia que fijen los convenios.</w:delText></w:r></w:del></w:p></w:tc></w:tr><w:tr><w:trPr><w:del w:id="4322" w:author="Unknown Author" w:date="2026-10-30T04:17:53Z"/><w:cantSplit w:val="true"/></w:trPr><w:tc><w:tcPr><w:tcW w:w="3980" w:type="dxa"/><w:tcBorders></w:tcBorders></w:tcPr><w:p><w:pPr><w:pStyle w:val="Tabla9"/><w:widowControl/><w:jc w:val="left"/><w:rPr><w:kern w:val="0"/><w:szCs w:val="24"/><w:lang w:val="es-CO" w:eastAsia="en-US" w:bidi="ar-SA"/><w:del w:id="4331" w:author="Unknown Author" w:date="2026-10-30T04:17:53Z"></w:del></w:rPr></w:pPr><w:del w:id="4323" w:author="Unknown Author" w:date="2026-10-30T04:17:53Z"><w:r><w:rPr><w:b/><w:bCs/><w:kern w:val="0"/><w:szCs w:val="24"/><w:lang w:val="es-CO" w:eastAsia="en-US" w:bidi="ar-SA"/></w:rPr><w:delText>Actor:</w:delText></w:r></w:del><w:del w:id="4324" w:author="Unknown Author" w:date="2026-10-30T04:17:53Z"><w:r><w:rPr><w:kern w:val="0"/><w:szCs w:val="24"/><w:lang w:val="es-CO" w:eastAsia="en-US" w:bidi="ar-SA"/></w:rPr><w:delText xml:space="preserve"> Nacional. </w:delText></w:r></w:del><w:del w:id="4325" w:author="Unknown Author" w:date="2026-10-30T04:17:53Z"><w:r><w:rPr><w:b/><w:bCs/><w:kern w:val="0"/><w:szCs w:val="24"/><w:lang w:val="es-CO" w:eastAsia="en-US" w:bidi="ar-SA"/></w:rPr><w:delText>Entidad:</w:delText></w:r></w:del><w:del w:id="4326" w:author="Unknown Author" w:date="2026-10-30T04:17:53Z"><w:r><w:rPr><w:kern w:val="0"/><w:szCs w:val="24"/><w:lang w:val="es-CO" w:eastAsia="en-US" w:bidi="ar-SA"/></w:rPr><w:delText xml:space="preserve"> Unidad Nacional para la Gestión del Riesgo de Desastres (UNGRD). </w:delText></w:r></w:del><w:del w:id="4327" w:author="Unknown Author" w:date="2026-10-30T04:17:53Z"><w:r><w:rPr><w:b/><w:bCs/><w:kern w:val="0"/><w:szCs w:val="24"/><w:lang w:val="es-CO" w:eastAsia="en-US" w:bidi="ar-SA"/></w:rPr><w:delText>Posición:</w:delText></w:r></w:del><w:del w:id="4328" w:author="Unknown Author" w:date="2026-10-30T04:17:53Z"><w:r><w:rPr><w:kern w:val="0"/><w:szCs w:val="24"/><w:lang w:val="es-CO" w:eastAsia="en-US" w:bidi="ar-SA"/></w:rPr><w:delText xml:space="preserve"> Beneficiario (indirecto). </w:delText></w:r></w:del><w:del w:id="4329" w:author="Unknown Author" w:date="2026-10-30T04:17:53Z"><w:r><w:rPr><w:b/><w:bCs/><w:kern w:val="0"/><w:szCs w:val="24"/><w:lang w:val="es-CO" w:eastAsia="en-US" w:bidi="ar-SA"/></w:rPr><w:delText>Intereses o expectativas:</w:delText></w:r></w:del><w:del w:id="4330" w:author="Unknown Author" w:date="2026-10-30T04:17:53Z"><w:r><w:rPr><w:kern w:val="0"/><w:szCs w:val="24"/><w:lang w:val="es-CO" w:eastAsia="en-US" w:bidi="ar-SA"/></w:rPr><w:delText xml:space="preserve"> Articular el protocolo con el Sistema Nacional de Gestión del Riesgo y conocer el desempeño de sensores de bajo costo.</w:delText></w:r></w:del></w:p></w:tc><w:tc><w:tcPr><w:tcW w:w="2157" w:type="dxa"/><w:tcBorders></w:tcBorders></w:tcPr><w:p><w:pPr><w:pStyle w:val="Tabla9"/><w:widowControl/><w:jc w:val="left"/><w:rPr><w:kern w:val="0"/><w:szCs w:val="24"/><w:lang w:val="es-CO" w:eastAsia="en-US" w:bidi="ar-SA"/><w:del w:id="4333" w:author="Unknown Author" w:date="2026-10-30T04:17:53Z"></w:del></w:rPr></w:pPr><w:del w:id="4332" w:author="Unknown Author" w:date="2026-10-30T04:17:53Z"><w:r><w:rPr><w:kern w:val="0"/><w:szCs w:val="24"/><w:lang w:val="es-CO" w:eastAsia="en-US" w:bidi="ar-SA"/></w:rPr><w:delText>Beneficiario</w:delText></w:r></w:del></w:p></w:tc><w:tc><w:tcPr><w:tcW w:w="3817" w:type="dxa"/><w:tcBorders></w:tcBorders></w:tcPr><w:p><w:pPr><w:pStyle w:val="Tabla9"/><w:widowControl/><w:jc w:val="left"/><w:rPr><w:kern w:val="0"/><w:szCs w:val="24"/><w:lang w:val="es-CO" w:eastAsia="en-US" w:bidi="ar-SA"/><w:del w:id="4335" w:author="Unknown Author" w:date="2026-10-30T04:17:53Z"></w:del></w:rPr></w:pPr><w:del w:id="4334" w:author="Unknown Author" w:date="2026-10-30T04:17:53Z"><w:r><w:rPr><w:kern w:val="0"/><w:szCs w:val="24"/><w:lang w:val="es-CO" w:eastAsia="en-US" w:bidi="ar-SA"/></w:rPr><w:delText>Revisar la articulación del protocolo en reuniones técnicas. No aporta contrapartida.</w:delText></w:r></w:del></w:p></w:tc></w:tr><w:tr><w:trPr><w:del w:id="4336" w:author="Unknown Author" w:date="2026-10-30T04:17:53Z"/><w:cantSplit w:val="true"/></w:trPr><w:tc><w:tcPr><w:tcW w:w="3980" w:type="dxa"/><w:tcBorders></w:tcBorders><w:shd w:color="auto" w:fill="F7F7F7" w:val="clear"/></w:tcPr><w:p><w:pPr><w:pStyle w:val="Tabla9"/><w:widowControl/><w:jc w:val="left"/><w:rPr><w:kern w:val="0"/><w:szCs w:val="24"/><w:lang w:val="es-CO" w:eastAsia="en-US" w:bidi="ar-SA"/><w:del w:id="4347" w:author="Unknown Author" w:date="2026-10-30T04:17:53Z"></w:del></w:rPr></w:pPr><w:del w:id="4337" w:author="Unknown Author" w:date="2026-10-30T04:17:53Z"><w:r><w:rPr><w:b/><w:bCs/><w:kern w:val="0"/><w:szCs w:val="24"/><w:lang w:val="es-CO" w:eastAsia="en-US" w:bidi="ar-SA"/></w:rPr><w:delText>Actor:</w:delText></w:r></w:del><w:del w:id="4338" w:author="Unknown Author" w:date="2026-10-30T04:17:53Z"><w:r><w:rPr><w:kern w:val="0"/><w:szCs w:val="24"/><w:lang w:val="es-CO" w:eastAsia="en-US" w:bidi="ar-SA"/></w:rPr><w:delText xml:space="preserve"> Municipal. </w:delText></w:r></w:del><w:del w:id="4339" w:author="Unknown Author" w:date="2026-10-30T04:17:53Z"><w:r><w:rPr><w:b/><w:bCs/><w:kern w:val="0"/><w:szCs w:val="24"/><w:lang w:val="es-CO" w:eastAsia="en-US" w:bidi="ar-SA"/></w:rPr><w:delText>Entidad:</w:delText></w:r></w:del><w:del w:id="4340" w:author="Unknown Author" w:date="2026-10-30T04:17:53Z"><w:r><w:rPr><w:kern w:val="0"/><w:szCs w:val="24"/><w:lang w:val="es-CO" w:eastAsia="en-US" w:bidi="ar-SA"/></w:rPr><w:delText xml:space="preserve"> Alcaldías de los demás municipios focalizados </w:delText></w:r></w:del><w:del w:id="4341" w:author="Unknown Author" w:date="2026-10-30T04:17:53Z"><w:r><w:rPr><w:color w:val="00B050"/><w:kern w:val="0"/><w:szCs w:val="24"/><w:lang w:val="es-CO" w:eastAsia="en-US" w:bidi="ar-SA"/></w:rPr><w:delText>[Diligenciar: nombres de las alcaldías]</w:delText></w:r></w:del><w:del w:id="4342" w:author="Unknown Author" w:date="2026-10-30T04:17:53Z"><w:r><w:rPr><w:kern w:val="0"/><w:szCs w:val="24"/><w:lang w:val="es-CO" w:eastAsia="en-US" w:bidi="ar-SA"/></w:rPr><w:delText xml:space="preserve">. </w:delText></w:r></w:del><w:del w:id="4343" w:author="Unknown Author" w:date="2026-10-30T04:17:53Z"><w:r><w:rPr><w:b/><w:bCs/><w:kern w:val="0"/><w:szCs w:val="24"/><w:lang w:val="es-CO" w:eastAsia="en-US" w:bidi="ar-SA"/></w:rPr><w:delText>Posición:</w:delText></w:r></w:del><w:del w:id="4344" w:author="Unknown Author" w:date="2026-10-30T04:17:53Z"><w:r><w:rPr><w:kern w:val="0"/><w:szCs w:val="24"/><w:lang w:val="es-CO" w:eastAsia="en-US" w:bidi="ar-SA"/></w:rPr><w:delText xml:space="preserve"> Beneficiario (indirecto). </w:delText></w:r></w:del><w:del w:id="4345" w:author="Unknown Author" w:date="2026-10-30T04:17:53Z"><w:r><w:rPr><w:b/><w:bCs/><w:kern w:val="0"/><w:szCs w:val="24"/><w:lang w:val="es-CO" w:eastAsia="en-US" w:bidi="ar-SA"/></w:rPr><w:delText>Intereses o expectativas:</w:delText></w:r></w:del><w:del w:id="4346" w:author="Unknown Author" w:date="2026-10-30T04:17:53Z"><w:r><w:rPr><w:kern w:val="0"/><w:szCs w:val="24"/><w:lang w:val="es-CO" w:eastAsia="en-US" w:bidi="ar-SA"/></w:rPr><w:delText xml:space="preserve"> Cumplir su competencia en gestión del riesgo con información verificada y con una carga presupuestal acotada (inferido).</w:delText></w:r></w:del></w:p></w:tc><w:tc><w:tcPr><w:tcW w:w="2157" w:type="dxa"/><w:tcBorders></w:tcBorders><w:shd w:color="auto" w:fill="F7F7F7" w:val="clear"/></w:tcPr><w:p><w:pPr><w:pStyle w:val="Tabla9"/><w:widowControl/><w:jc w:val="left"/><w:rPr><w:kern w:val="0"/><w:szCs w:val="24"/><w:lang w:val="es-CO" w:eastAsia="en-US" w:bidi="ar-SA"/><w:del w:id="4349" w:author="Unknown Author" w:date="2026-10-30T04:17:53Z"></w:del></w:rPr></w:pPr><w:del w:id="4348" w:author="Unknown Author" w:date="2026-10-30T04:17:53Z"><w:r><w:rPr><w:kern w:val="0"/><w:szCs w:val="24"/><w:lang w:val="es-CO" w:eastAsia="en-US" w:bidi="ar-SA"/></w:rPr><w:delText>Beneficiario</w:delText></w:r></w:del></w:p></w:tc><w:tc><w:tcPr><w:tcW w:w="3817" w:type="dxa"/><w:tcBorders></w:tcBorders><w:shd w:color="auto" w:fill="F7F7F7" w:val="clear"/></w:tcPr><w:p><w:pPr><w:pStyle w:val="Tabla9"/><w:widowControl/><w:jc w:val="left"/><w:rPr><w:kern w:val="0"/><w:szCs w:val="24"/><w:lang w:val="es-CO" w:eastAsia="en-US" w:bidi="ar-SA"/><w:del w:id="4351" w:author="Unknown Author" w:date="2026-10-30T04:17:53Z"></w:del></w:rPr></w:pPr><w:del w:id="4350" w:author="Unknown Author" w:date="2026-10-30T04:17:53Z"><w:r><w:rPr><w:kern w:val="0"/><w:szCs w:val="24"/><w:lang w:val="es-CO" w:eastAsia="en-US" w:bidi="ar-SA"/></w:rPr><w:delText>Decidir las partidas de custodia. Firmar los convenios por tramo. Facilitar el acceso a los sitios.</w:delText></w:r></w:del></w:p></w:tc></w:tr><w:tr><w:trPr><w:del w:id="4352" w:author="Unknown Author" w:date="2026-10-30T04:17:53Z"/><w:cantSplit w:val="true"/></w:trPr><w:tc><w:tcPr><w:tcW w:w="3980" w:type="dxa"/><w:tcBorders></w:tcBorders></w:tcPr><w:p><w:pPr><w:pStyle w:val="Tabla9"/><w:widowControl/><w:jc w:val="left"/><w:rPr><w:kern w:val="0"/><w:szCs w:val="24"/><w:lang w:val="es-CO" w:eastAsia="en-US" w:bidi="ar-SA"/><w:del w:id="4363" w:author="Unknown Author" w:date="2026-10-30T04:17:53Z"></w:del></w:rPr></w:pPr><w:del w:id="4353" w:author="Unknown Author" w:date="2026-10-30T04:17:53Z"><w:r><w:rPr><w:b/><w:bCs/><w:kern w:val="0"/><w:szCs w:val="24"/><w:lang w:val="es-CO" w:eastAsia="en-US" w:bidi="ar-SA"/></w:rPr><w:delText>Actor:</w:delText></w:r></w:del><w:del w:id="4354" w:author="Unknown Author" w:date="2026-10-30T04:17:53Z"><w:r><w:rPr><w:kern w:val="0"/><w:szCs w:val="24"/><w:lang w:val="es-CO" w:eastAsia="en-US" w:bidi="ar-SA"/></w:rPr><w:delText xml:space="preserve"> Nacional y regional. </w:delText></w:r></w:del><w:del w:id="4355" w:author="Unknown Author" w:date="2026-10-30T04:17:53Z"><w:r><w:rPr><w:b/><w:bCs/><w:kern w:val="0"/><w:szCs w:val="24"/><w:lang w:val="es-CO" w:eastAsia="en-US" w:bidi="ar-SA"/></w:rPr><w:delText>Entidad:</w:delText></w:r></w:del><w:del w:id="4356" w:author="Unknown Author" w:date="2026-10-30T04:17:53Z"><w:r><w:rPr><w:kern w:val="0"/><w:szCs w:val="24"/><w:lang w:val="es-CO" w:eastAsia="en-US" w:bidi="ar-SA"/></w:rPr><w:delText xml:space="preserve"> </w:delText></w:r></w:del><w:del w:id="4357" w:author="Unknown Author" w:date="2026-10-30T04:17:53Z"><w:r><w:rPr><w:color w:val="00B050"/><w:kern w:val="0"/><w:szCs w:val="24"/><w:lang w:val="es-CO" w:eastAsia="en-US" w:bidi="ar-SA"/></w:rPr><w:delText>[Diligenciar: autoridades ambientales de los tres departamentos]</w:delText></w:r></w:del><w:del w:id="4358" w:author="Unknown Author" w:date="2026-10-30T04:17:53Z"><w:r><w:rPr><w:kern w:val="0"/><w:szCs w:val="24"/><w:lang w:val="es-CO" w:eastAsia="en-US" w:bidi="ar-SA"/></w:rPr><w:delText xml:space="preserve">. </w:delText></w:r></w:del><w:del w:id="4359" w:author="Unknown Author" w:date="2026-10-30T04:17:53Z"><w:r><w:rPr><w:b/><w:bCs/><w:kern w:val="0"/><w:szCs w:val="24"/><w:lang w:val="es-CO" w:eastAsia="en-US" w:bidi="ar-SA"/></w:rPr><w:delText>Posición:</w:delText></w:r></w:del><w:del w:id="4360" w:author="Unknown Author" w:date="2026-10-30T04:17:53Z"><w:r><w:rPr><w:kern w:val="0"/><w:szCs w:val="24"/><w:lang w:val="es-CO" w:eastAsia="en-US" w:bidi="ar-SA"/></w:rPr><w:delText xml:space="preserve"> Beneficiario (indirecto). </w:delText></w:r></w:del><w:del w:id="4361" w:author="Unknown Author" w:date="2026-10-30T04:17:53Z"><w:r><w:rPr><w:b/><w:bCs/><w:kern w:val="0"/><w:szCs w:val="24"/><w:lang w:val="es-CO" w:eastAsia="en-US" w:bidi="ar-SA"/></w:rPr><w:delText>Intereses o expectativas:</w:delText></w:r></w:del><w:del w:id="4362" w:author="Unknown Author" w:date="2026-10-30T04:17:53Z"><w:r><w:rPr><w:kern w:val="0"/><w:szCs w:val="24"/><w:lang w:val="es-CO" w:eastAsia="en-US" w:bidi="ar-SA"/></w:rPr><w:delText xml:space="preserve"> Conocer el desempeño de sensores de bajo costo frente a la referencia y recibir datos informativos que complementen la red oficial.</w:delText></w:r></w:del></w:p></w:tc><w:tc><w:tcPr><w:tcW w:w="2157" w:type="dxa"/><w:tcBorders></w:tcBorders></w:tcPr><w:p><w:pPr><w:pStyle w:val="Tabla9"/><w:widowControl/><w:jc w:val="left"/><w:rPr><w:kern w:val="0"/><w:szCs w:val="24"/><w:lang w:val="es-CO" w:eastAsia="en-US" w:bidi="ar-SA"/><w:del w:id="4365" w:author="Unknown Author" w:date="2026-10-30T04:17:53Z"></w:del></w:rPr></w:pPr><w:del w:id="4364" w:author="Unknown Author" w:date="2026-10-30T04:17:53Z"><w:r><w:rPr><w:kern w:val="0"/><w:szCs w:val="24"/><w:lang w:val="es-CO" w:eastAsia="en-US" w:bidi="ar-SA"/></w:rPr><w:delText>Beneficiario</w:delText></w:r></w:del></w:p></w:tc><w:tc><w:tcPr><w:tcW w:w="3817" w:type="dxa"/><w:tcBorders></w:tcBorders></w:tcPr><w:p><w:pPr><w:pStyle w:val="Tabla9"/><w:widowControl/><w:jc w:val="left"/><w:rPr><w:kern w:val="0"/><w:szCs w:val="24"/><w:lang w:val="es-CO" w:eastAsia="en-US" w:bidi="ar-SA"/><w:del w:id="4367" w:author="Unknown Author" w:date="2026-10-30T04:17:53Z"></w:del></w:rPr></w:pPr><w:del w:id="4366" w:author="Unknown Author" w:date="2026-10-30T04:17:53Z"><w:r><w:rPr><w:kern w:val="0"/><w:szCs w:val="24"/><w:lang w:val="es-CO" w:eastAsia="en-US" w:bidi="ar-SA"/></w:rPr><w:delText>Revisar el reporte técnico semestral. Orientar el uso informativo de los datos. Custodiar el protocolo de calibración si cumplen la condición de recepción.</w:delText></w:r></w:del></w:p></w:tc></w:tr><w:tr><w:trPr><w:del w:id="4368" w:author="Unknown Author" w:date="2026-10-30T04:17:53Z"/><w:cantSplit w:val="true"/></w:trPr><w:tc><w:tcPr><w:tcW w:w="3980" w:type="dxa"/><w:tcBorders></w:tcBorders><w:shd w:color="auto" w:fill="F7F7F7" w:val="clear"/></w:tcPr><w:p><w:pPr><w:pStyle w:val="Tabla9"/><w:widowControl/><w:jc w:val="left"/><w:rPr><w:kern w:val="0"/><w:szCs w:val="24"/><w:lang w:val="es-CO" w:eastAsia="en-US" w:bidi="ar-SA"/><w:del w:id="4379" w:author="Unknown Author" w:date="2026-10-30T04:17:53Z"></w:del></w:rPr></w:pPr><w:del w:id="4369" w:author="Unknown Author" w:date="2026-10-30T04:17:53Z"><w:r><w:rPr><w:b/><w:bCs/><w:kern w:val="0"/><w:szCs w:val="24"/><w:lang w:val="es-CO" w:eastAsia="en-US" w:bidi="ar-SA"/></w:rPr><w:delText>Actor:</w:delText></w:r></w:del><w:del w:id="4370" w:author="Unknown Author" w:date="2026-10-30T04:17:53Z"><w:r><w:rPr><w:kern w:val="0"/><w:szCs w:val="24"/><w:lang w:val="es-CO" w:eastAsia="en-US" w:bidi="ar-SA"/></w:rPr><w:delText xml:space="preserve"> Otro (entidades custodias). </w:delText></w:r></w:del><w:del w:id="4371" w:author="Unknown Author" w:date="2026-10-30T04:17:53Z"><w:r><w:rPr><w:b/><w:bCs/><w:kern w:val="0"/><w:szCs w:val="24"/><w:lang w:val="es-CO" w:eastAsia="en-US" w:bidi="ar-SA"/></w:rPr><w:delText>Entidad:</w:delText></w:r></w:del><w:del w:id="4372" w:author="Unknown Author" w:date="2026-10-30T04:17:53Z"><w:r><w:rPr><w:kern w:val="0"/><w:szCs w:val="24"/><w:lang w:val="es-CO" w:eastAsia="en-US" w:bidi="ar-SA"/></w:rPr><w:delText xml:space="preserve"> </w:delText></w:r></w:del><w:del w:id="4373" w:author="Unknown Author" w:date="2026-10-30T04:17:53Z"><w:r><w:rPr><w:color w:val="00B050"/><w:kern w:val="0"/><w:szCs w:val="24"/><w:lang w:val="es-CO" w:eastAsia="en-US" w:bidi="ar-SA"/></w:rPr><w:delText>[Diligenciar: entidades custodias externas a la alianza]</w:delText></w:r></w:del><w:del w:id="4374" w:author="Unknown Author" w:date="2026-10-30T04:17:53Z"><w:r><w:rPr><w:kern w:val="0"/><w:szCs w:val="24"/><w:lang w:val="es-CO" w:eastAsia="en-US" w:bidi="ar-SA"/></w:rPr><w:delText xml:space="preserve">. </w:delText></w:r></w:del><w:del w:id="4375" w:author="Unknown Author" w:date="2026-10-30T04:17:53Z"><w:r><w:rPr><w:b/><w:bCs/><w:kern w:val="0"/><w:szCs w:val="24"/><w:lang w:val="es-CO" w:eastAsia="en-US" w:bidi="ar-SA"/></w:rPr><w:delText>Posición:</w:delText></w:r></w:del><w:del w:id="4376" w:author="Unknown Author" w:date="2026-10-30T04:17:53Z"><w:r><w:rPr><w:kern w:val="0"/><w:szCs w:val="24"/><w:lang w:val="es-CO" w:eastAsia="en-US" w:bidi="ar-SA"/></w:rPr><w:delText xml:space="preserve"> Beneficiario. </w:delText></w:r></w:del><w:del w:id="4377" w:author="Unknown Author" w:date="2026-10-30T04:17:53Z"><w:r><w:rPr><w:b/><w:bCs/><w:kern w:val="0"/><w:szCs w:val="24"/><w:lang w:val="es-CO" w:eastAsia="en-US" w:bidi="ar-SA"/></w:rPr><w:delText>Intereses o expectativas:</w:delText></w:r></w:del><w:del w:id="4378" w:author="Unknown Author" w:date="2026-10-30T04:17:53Z"><w:r><w:rPr><w:kern w:val="0"/><w:szCs w:val="24"/><w:lang w:val="es-CO" w:eastAsia="en-US" w:bidi="ar-SA"/></w:rPr><w:delText xml:space="preserve"> Recibir componentes operables, con condiciones claras y con costo recurrente conocido.</w:delText></w:r></w:del></w:p></w:tc><w:tc><w:tcPr><w:tcW w:w="2157" w:type="dxa"/><w:tcBorders></w:tcBorders><w:shd w:color="auto" w:fill="F7F7F7" w:val="clear"/></w:tcPr><w:p><w:pPr><w:pStyle w:val="Tabla9"/><w:widowControl/><w:jc w:val="left"/><w:rPr><w:kern w:val="0"/><w:szCs w:val="24"/><w:lang w:val="es-CO" w:eastAsia="en-US" w:bidi="ar-SA"/><w:del w:id="4381" w:author="Unknown Author" w:date="2026-10-30T04:17:53Z"></w:del></w:rPr></w:pPr><w:del w:id="4380" w:author="Unknown Author" w:date="2026-10-30T04:17:53Z"><w:r><w:rPr><w:kern w:val="0"/><w:szCs w:val="24"/><w:lang w:val="es-CO" w:eastAsia="en-US" w:bidi="ar-SA"/></w:rPr><w:delText>Beneficiario</w:delText></w:r></w:del></w:p></w:tc><w:tc><w:tcPr><w:tcW w:w="3817" w:type="dxa"/><w:tcBorders></w:tcBorders><w:shd w:color="auto" w:fill="F7F7F7" w:val="clear"/></w:tcPr><w:p><w:pPr><w:pStyle w:val="Tabla9"/><w:widowControl/><w:jc w:val="left"/><w:rPr><w:kern w:val="0"/><w:szCs w:val="24"/><w:lang w:val="es-CO" w:eastAsia="en-US" w:bidi="ar-SA"/><w:del w:id="4383" w:author="Unknown Author" w:date="2026-10-30T04:17:53Z"></w:del></w:rPr></w:pPr><w:del w:id="4382" w:author="Unknown Author" w:date="2026-10-30T04:17:53Z"><w:r><w:rPr><w:kern w:val="0"/><w:szCs w:val="24"/><w:lang w:val="es-CO" w:eastAsia="en-US" w:bidi="ar-SA"/></w:rPr><w:delText>Operar el componente asignado. Designar personal permanente. Cubrir el costo recurrente según el convenio.</w:delText></w:r></w:del></w:p></w:tc></w:tr><w:tr><w:trPr><w:del w:id="4384" w:author="Unknown Author" w:date="2026-10-30T04:17:53Z"/><w:cantSplit w:val="true"/></w:trPr><w:tc><w:tcPr><w:tcW w:w="3980" w:type="dxa"/><w:tcBorders></w:tcBorders></w:tcPr><w:p><w:pPr><w:pStyle w:val="Tabla9"/><w:widowControl/><w:jc w:val="left"/><w:rPr><w:kern w:val="0"/><w:szCs w:val="24"/><w:lang w:val="es-CO" w:eastAsia="en-US" w:bidi="ar-SA"/><w:del w:id="4395" w:author="Unknown Author" w:date="2026-10-30T04:17:53Z"></w:del></w:rPr></w:pPr><w:del w:id="4385" w:author="Unknown Author" w:date="2026-10-30T04:17:53Z"><w:r><w:rPr><w:b/><w:bCs/><w:kern w:val="0"/><w:szCs w:val="24"/><w:lang w:val="es-CO" w:eastAsia="en-US" w:bidi="ar-SA"/></w:rPr><w:delText>Actor:</w:delText></w:r></w:del><w:del w:id="4386" w:author="Unknown Author" w:date="2026-10-30T04:17:53Z"><w:r><w:rPr><w:kern w:val="0"/><w:szCs w:val="24"/><w:lang w:val="es-CO" w:eastAsia="en-US" w:bidi="ar-SA"/></w:rPr><w:delText xml:space="preserve"> Comunidad. </w:delText></w:r></w:del><w:del w:id="4387" w:author="Unknown Author" w:date="2026-10-30T04:17:53Z"><w:r><w:rPr><w:b/><w:bCs/><w:kern w:val="0"/><w:szCs w:val="24"/><w:lang w:val="es-CO" w:eastAsia="en-US" w:bidi="ar-SA"/></w:rPr><w:delText>Entidad:</w:delText></w:r></w:del><w:del w:id="4388" w:author="Unknown Author" w:date="2026-10-30T04:17:53Z"><w:r><w:rPr><w:kern w:val="0"/><w:szCs w:val="24"/><w:lang w:val="es-CO" w:eastAsia="en-US" w:bidi="ar-SA"/></w:rPr><w:delText xml:space="preserve"> Personal operario de remoción de escombros en los sitios monitoreados </w:delText></w:r></w:del><w:del w:id="4389" w:author="Unknown Author" w:date="2026-10-30T04:17:53Z"><w:r><w:rPr><w:color w:val="00B050"/><w:kern w:val="0"/><w:szCs w:val="24"/><w:lang w:val="es-CO" w:eastAsia="en-US" w:bidi="ar-SA"/></w:rPr><w:delText>[Diligenciar: organizaciones de operarios]</w:delText></w:r></w:del><w:del w:id="4390" w:author="Unknown Author" w:date="2026-10-30T04:17:53Z"><w:r><w:rPr><w:kern w:val="0"/><w:szCs w:val="24"/><w:lang w:val="es-CO" w:eastAsia="en-US" w:bidi="ar-SA"/></w:rPr><w:delText xml:space="preserve">. </w:delText></w:r></w:del><w:del w:id="4391" w:author="Unknown Author" w:date="2026-10-30T04:17:53Z"><w:r><w:rPr><w:b/><w:bCs/><w:kern w:val="0"/><w:szCs w:val="24"/><w:lang w:val="es-CO" w:eastAsia="en-US" w:bidi="ar-SA"/></w:rPr><w:delText>Posición:</w:delText></w:r></w:del><w:del w:id="4392" w:author="Unknown Author" w:date="2026-10-30T04:17:53Z"><w:r><w:rPr><w:kern w:val="0"/><w:szCs w:val="24"/><w:lang w:val="es-CO" w:eastAsia="en-US" w:bidi="ar-SA"/></w:rPr><w:delText xml:space="preserve"> Beneficiario (directo). </w:delText></w:r></w:del><w:del w:id="4393" w:author="Unknown Author" w:date="2026-10-30T04:17:53Z"><w:r><w:rPr><w:b/><w:bCs/><w:kern w:val="0"/><w:szCs w:val="24"/><w:lang w:val="es-CO" w:eastAsia="en-US" w:bidi="ar-SA"/></w:rPr><w:delText>Intereses o expectativas:</w:delText></w:r></w:del><w:del w:id="4394" w:author="Unknown Author" w:date="2026-10-30T04:17:53Z"><w:r><w:rPr><w:kern w:val="0"/><w:szCs w:val="24"/><w:lang w:val="es-CO" w:eastAsia="en-US" w:bidi="ar-SA"/></w:rPr><w:delText xml:space="preserve"> Proteger su trabajo con mediciones comprensibles y sin paradas innecesarias.</w:delText></w:r></w:del></w:p></w:tc><w:tc><w:tcPr><w:tcW w:w="2157" w:type="dxa"/><w:tcBorders></w:tcBorders></w:tcPr><w:p><w:pPr><w:pStyle w:val="Tabla9"/><w:widowControl/><w:jc w:val="left"/><w:rPr><w:kern w:val="0"/><w:szCs w:val="24"/><w:lang w:val="es-CO" w:eastAsia="en-US" w:bidi="ar-SA"/><w:del w:id="4397" w:author="Unknown Author" w:date="2026-10-30T04:17:53Z"></w:del></w:rPr></w:pPr><w:del w:id="4396" w:author="Unknown Author" w:date="2026-10-30T04:17:53Z"><w:r><w:rPr><w:kern w:val="0"/><w:szCs w:val="24"/><w:lang w:val="es-CO" w:eastAsia="en-US" w:bidi="ar-SA"/></w:rPr><w:delText>Beneficiario</w:delText></w:r></w:del></w:p></w:tc><w:tc><w:tcPr><w:tcW w:w="3817" w:type="dxa"/><w:tcBorders></w:tcBorders></w:tcPr><w:p><w:pPr><w:pStyle w:val="Tabla9"/><w:widowControl/><w:jc w:val="left"/><w:rPr><w:kern w:val="0"/><w:szCs w:val="24"/><w:lang w:val="es-CO" w:eastAsia="en-US" w:bidi="ar-SA"/><w:del w:id="4399" w:author="Unknown Author" w:date="2026-10-30T04:17:53Z"></w:del></w:rPr></w:pPr><w:del w:id="4398" w:author="Unknown Author" w:date="2026-10-30T04:17:53Z"><w:r><w:rPr><w:kern w:val="0"/><w:szCs w:val="24"/><w:lang w:val="es-CO" w:eastAsia="en-US" w:bidi="ar-SA"/></w:rPr><w:delText>Participar en los talleres y en las jornadas. Informar sobre los eventos del sitio. Usar las cartillas del índice y del protocolo.</w:delText></w:r></w:del></w:p></w:tc></w:tr><w:tr><w:trPr><w:del w:id="4400" w:author="Unknown Author" w:date="2026-10-30T04:17:53Z"/><w:cantSplit w:val="true"/></w:trPr><w:tc><w:tcPr><w:tcW w:w="3980" w:type="dxa"/><w:tcBorders></w:tcBorders><w:shd w:color="auto" w:fill="F7F7F7" w:val="clear"/></w:tcPr><w:p><w:pPr><w:pStyle w:val="Tabla9"/><w:widowControl/><w:jc w:val="left"/><w:rPr><w:kern w:val="0"/><w:szCs w:val="24"/><w:lang w:val="es-CO" w:eastAsia="en-US" w:bidi="ar-SA"/><w:del w:id="4411" w:author="Unknown Author" w:date="2026-10-30T04:17:53Z"></w:del></w:rPr></w:pPr><w:del w:id="4401" w:author="Unknown Author" w:date="2026-10-30T04:17:53Z"><w:r><w:rPr><w:b/><w:bCs/><w:kern w:val="0"/><w:szCs w:val="24"/><w:lang w:val="es-CO" w:eastAsia="en-US" w:bidi="ar-SA"/></w:rPr><w:delText>Actor:</w:delText></w:r></w:del><w:del w:id="4402" w:author="Unknown Author" w:date="2026-10-30T04:17:53Z"><w:r><w:rPr><w:kern w:val="0"/><w:szCs w:val="24"/><w:lang w:val="es-CO" w:eastAsia="en-US" w:bidi="ar-SA"/></w:rPr><w:delText xml:space="preserve"> Comunidad. </w:delText></w:r></w:del><w:del w:id="4403" w:author="Unknown Author" w:date="2026-10-30T04:17:53Z"><w:r><w:rPr><w:b/><w:bCs/><w:kern w:val="0"/><w:szCs w:val="24"/><w:lang w:val="es-CO" w:eastAsia="en-US" w:bidi="ar-SA"/></w:rPr><w:delText>Entidad:</w:delText></w:r></w:del><w:del w:id="4404" w:author="Unknown Author" w:date="2026-10-30T04:17:53Z"><w:r><w:rPr><w:kern w:val="0"/><w:szCs w:val="24"/><w:lang w:val="es-CO" w:eastAsia="en-US" w:bidi="ar-SA"/></w:rPr><w:delText xml:space="preserve"> Población de las zonas colindantes a los sitios de remoción </w:delText></w:r></w:del><w:del w:id="4405" w:author="Unknown Author" w:date="2026-10-30T04:17:53Z"><w:r><w:rPr><w:color w:val="00B050"/><w:kern w:val="0"/><w:szCs w:val="24"/><w:lang w:val="es-CO" w:eastAsia="en-US" w:bidi="ar-SA"/></w:rPr><w:delText>[Diligenciar: población DANE de las zonas colindantes]</w:delText></w:r></w:del><w:del w:id="4406" w:author="Unknown Author" w:date="2026-10-30T04:17:53Z"><w:r><w:rPr><w:kern w:val="0"/><w:szCs w:val="24"/><w:lang w:val="es-CO" w:eastAsia="en-US" w:bidi="ar-SA"/></w:rPr><w:delText xml:space="preserve">. </w:delText></w:r></w:del><w:del w:id="4407" w:author="Unknown Author" w:date="2026-10-30T04:17:53Z"><w:r><w:rPr><w:b/><w:bCs/><w:kern w:val="0"/><w:szCs w:val="24"/><w:lang w:val="es-CO" w:eastAsia="en-US" w:bidi="ar-SA"/></w:rPr><w:delText>Posición:</w:delText></w:r></w:del><w:del w:id="4408" w:author="Unknown Author" w:date="2026-10-30T04:17:53Z"><w:r><w:rPr><w:kern w:val="0"/><w:szCs w:val="24"/><w:lang w:val="es-CO" w:eastAsia="en-US" w:bidi="ar-SA"/></w:rPr><w:delText xml:space="preserve"> Beneficiario (indirecto). </w:delText></w:r></w:del><w:del w:id="4409" w:author="Unknown Author" w:date="2026-10-30T04:17:53Z"><w:r><w:rPr><w:b/><w:bCs/><w:kern w:val="0"/><w:szCs w:val="24"/><w:lang w:val="es-CO" w:eastAsia="en-US" w:bidi="ar-SA"/></w:rPr><w:delText>Intereses o expectativas:</w:delText></w:r></w:del><w:del w:id="4410" w:author="Unknown Author" w:date="2026-10-30T04:17:53Z"><w:r><w:rPr><w:kern w:val="0"/><w:szCs w:val="24"/><w:lang w:val="es-CO" w:eastAsia="en-US" w:bidi="ar-SA"/></w:rPr><w:delText xml:space="preserve"> Recibir información comprensible del índice y de las alertas.</w:delText></w:r></w:del></w:p></w:tc><w:tc><w:tcPr><w:tcW w:w="2157" w:type="dxa"/><w:tcBorders></w:tcBorders><w:shd w:color="auto" w:fill="F7F7F7" w:val="clear"/></w:tcPr><w:p><w:pPr><w:pStyle w:val="Tabla9"/><w:widowControl/><w:jc w:val="left"/><w:rPr><w:kern w:val="0"/><w:szCs w:val="24"/><w:lang w:val="es-CO" w:eastAsia="en-US" w:bidi="ar-SA"/><w:del w:id="4413" w:author="Unknown Author" w:date="2026-10-30T04:17:53Z"></w:del></w:rPr></w:pPr><w:del w:id="4412" w:author="Unknown Author" w:date="2026-10-30T04:17:53Z"><w:r><w:rPr><w:kern w:val="0"/><w:szCs w:val="24"/><w:lang w:val="es-CO" w:eastAsia="en-US" w:bidi="ar-SA"/></w:rPr><w:delText>Beneficiario</w:delText></w:r></w:del></w:p></w:tc><w:tc><w:tcPr><w:tcW w:w="3817" w:type="dxa"/><w:tcBorders></w:tcBorders><w:shd w:color="auto" w:fill="F7F7F7" w:val="clear"/></w:tcPr><w:p><w:pPr><w:pStyle w:val="Tabla9"/><w:widowControl/><w:jc w:val="left"/><w:rPr><w:kern w:val="0"/><w:szCs w:val="24"/><w:lang w:val="es-CO" w:eastAsia="en-US" w:bidi="ar-SA"/><w:del w:id="4415" w:author="Unknown Author" w:date="2026-10-30T04:17:53Z"></w:del></w:rPr></w:pPr><w:del w:id="4414" w:author="Unknown Author" w:date="2026-10-30T04:17:53Z"><w:r><w:rPr><w:kern w:val="0"/><w:szCs w:val="24"/><w:lang w:val="es-CO" w:eastAsia="en-US" w:bidi="ar-SA"/></w:rPr><w:delText>Participar en los talleres y en las jornadas públicas. Opinar sobre los mensajes de alerta. Cuidar los nodos de su entorno (propuesta).</w:delText></w:r></w:del></w:p></w:tc></w:tr><w:tr><w:trPr><w:del w:id="4416" w:author="Unknown Author" w:date="2026-10-30T04:17:53Z"/><w:cantSplit w:val="true"/></w:trPr><w:tc><w:tcPr><w:tcW w:w="3980" w:type="dxa"/><w:tcBorders></w:tcBorders></w:tcPr><w:p><w:pPr><w:pStyle w:val="Tabla9"/><w:widowControl/><w:jc w:val="left"/><w:rPr><w:kern w:val="0"/><w:szCs w:val="24"/><w:lang w:val="es-CO" w:eastAsia="en-US" w:bidi="ar-SA"/><w:del w:id="4425" w:author="Unknown Author" w:date="2026-10-30T04:17:53Z"></w:del></w:rPr></w:pPr><w:del w:id="4417" w:author="Unknown Author" w:date="2026-10-30T04:17:53Z"><w:r><w:rPr><w:b/><w:bCs/><w:kern w:val="0"/><w:szCs w:val="24"/><w:lang w:val="es-CO" w:eastAsia="en-US" w:bidi="ar-SA"/></w:rPr><w:delText>Actor:</w:delText></w:r></w:del><w:del w:id="4418" w:author="Unknown Author" w:date="2026-10-30T04:17:53Z"><w:r><w:rPr><w:kern w:val="0"/><w:szCs w:val="24"/><w:lang w:val="es-CO" w:eastAsia="en-US" w:bidi="ar-SA"/></w:rPr><w:delText xml:space="preserve"> Otro (personas en formación). </w:delText></w:r></w:del><w:del w:id="4419" w:author="Unknown Author" w:date="2026-10-30T04:17:53Z"><w:r><w:rPr><w:b/><w:bCs/><w:kern w:val="0"/><w:szCs w:val="24"/><w:lang w:val="es-CO" w:eastAsia="en-US" w:bidi="ar-SA"/></w:rPr><w:delText>Entidad:</w:delText></w:r></w:del><w:del w:id="4420" w:author="Unknown Author" w:date="2026-10-30T04:17:53Z"><w:r><w:rPr><w:kern w:val="0"/><w:szCs w:val="24"/><w:lang w:val="es-CO" w:eastAsia="en-US" w:bidi="ar-SA"/></w:rPr><w:delText xml:space="preserve"> Seis jóvenes investigadores, dos estudiantes de maestría y un doctor en estancia posdoctoral. </w:delText></w:r></w:del><w:del w:id="4421" w:author="Unknown Author" w:date="2026-10-30T04:17:53Z"><w:r><w:rPr><w:b/><w:bCs/><w:kern w:val="0"/><w:szCs w:val="24"/><w:lang w:val="es-CO" w:eastAsia="en-US" w:bidi="ar-SA"/></w:rPr><w:delText>Posición:</w:delText></w:r></w:del><w:del w:id="4422" w:author="Unknown Author" w:date="2026-10-30T04:17:53Z"><w:r><w:rPr><w:kern w:val="0"/><w:szCs w:val="24"/><w:lang w:val="es-CO" w:eastAsia="en-US" w:bidi="ar-SA"/></w:rPr><w:delText xml:space="preserve"> Beneficiario (directo). </w:delText></w:r></w:del><w:del w:id="4423" w:author="Unknown Author" w:date="2026-10-30T04:17:53Z"><w:r><w:rPr><w:b/><w:bCs/><w:kern w:val="0"/><w:szCs w:val="24"/><w:lang w:val="es-CO" w:eastAsia="en-US" w:bidi="ar-SA"/></w:rPr><w:delText>Intereses o expectativas:</w:delText></w:r></w:del><w:del w:id="4424" w:author="Unknown Author" w:date="2026-10-30T04:17:53Z"><w:r><w:rPr><w:kern w:val="0"/><w:szCs w:val="24"/><w:lang w:val="es-CO" w:eastAsia="en-US" w:bidi="ar-SA"/></w:rPr><w:delText xml:space="preserve"> Formarse con datos reales y producir documentos de investigación.</w:delText></w:r></w:del></w:p></w:tc><w:tc><w:tcPr><w:tcW w:w="2157" w:type="dxa"/><w:tcBorders></w:tcBorders></w:tcPr><w:p><w:pPr><w:pStyle w:val="Tabla9"/><w:widowControl/><w:jc w:val="left"/><w:rPr><w:kern w:val="0"/><w:szCs w:val="24"/><w:lang w:val="es-CO" w:eastAsia="en-US" w:bidi="ar-SA"/><w:del w:id="4427" w:author="Unknown Author" w:date="2026-10-30T04:17:53Z"></w:del></w:rPr></w:pPr><w:del w:id="4426" w:author="Unknown Author" w:date="2026-10-30T04:17:53Z"><w:r><w:rPr><w:kern w:val="0"/><w:szCs w:val="24"/><w:lang w:val="es-CO" w:eastAsia="en-US" w:bidi="ar-SA"/></w:rPr><w:delText>Beneficiario</w:delText></w:r></w:del></w:p></w:tc><w:tc><w:tcPr><w:tcW w:w="3817" w:type="dxa"/><w:tcBorders></w:tcBorders></w:tcPr><w:p><w:pPr><w:pStyle w:val="Tabla9"/><w:widowControl/><w:jc w:val="left"/><w:rPr><w:kern w:val="0"/><w:szCs w:val="24"/><w:lang w:val="es-CO" w:eastAsia="en-US" w:bidi="ar-SA"/><w:del w:id="4429" w:author="Unknown Author" w:date="2026-10-30T04:17:53Z"></w:del></w:rPr></w:pPr><w:del w:id="4428" w:author="Unknown Author" w:date="2026-10-30T04:17:53Z"><w:r><w:rPr><w:kern w:val="0"/><w:szCs w:val="24"/><w:lang w:val="es-CO" w:eastAsia="en-US" w:bidi="ar-SA"/></w:rPr><w:delText>Producir nueve documentos de investigación y nueve productos de divulgación. Apoyar la calibración y el modelo de corrección.</w:delText></w:r></w:del></w:p></w:tc></w:tr><w:tr><w:trPr><w:del w:id="4430" w:author="Unknown Author" w:date="2026-10-30T04:17:53Z"/><w:cantSplit w:val="true"/></w:trPr><w:tc><w:tcPr><w:tcW w:w="3980" w:type="dxa"/><w:tcBorders></w:tcBorders><w:shd w:color="auto" w:fill="F7F7F7" w:val="clear"/></w:tcPr><w:p><w:pPr><w:pStyle w:val="Tabla9"/><w:widowControl/><w:jc w:val="left"/><w:rPr><w:kern w:val="0"/><w:szCs w:val="24"/><w:lang w:val="es-CO" w:eastAsia="en-US" w:bidi="ar-SA"/><w:del w:id="4441" w:author="Unknown Author" w:date="2026-10-30T04:17:53Z"></w:del></w:rPr></w:pPr><w:del w:id="4431" w:author="Unknown Author" w:date="2026-10-30T04:17:53Z"><w:r><w:rPr><w:b/><w:bCs/><w:kern w:val="0"/><w:szCs w:val="24"/><w:lang w:val="es-CO" w:eastAsia="en-US" w:bidi="ar-SA"/></w:rPr><w:delText>Actor:</w:delText></w:r></w:del><w:del w:id="4432" w:author="Unknown Author" w:date="2026-10-30T04:17:53Z"><w:r><w:rPr><w:kern w:val="0"/><w:szCs w:val="24"/><w:lang w:val="es-CO" w:eastAsia="en-US" w:bidi="ar-SA"/></w:rPr><w:delText xml:space="preserve"> Otro (proveedores de servicios especializados). </w:delText></w:r></w:del><w:del w:id="4433" w:author="Unknown Author" w:date="2026-10-30T04:17:53Z"><w:r><w:rPr><w:b/><w:bCs/><w:kern w:val="0"/><w:szCs w:val="24"/><w:lang w:val="es-CO" w:eastAsia="en-US" w:bidi="ar-SA"/></w:rPr><w:delText>Entidad:</w:delText></w:r></w:del><w:del w:id="4434" w:author="Unknown Author" w:date="2026-10-30T04:17:53Z"><w:r><w:rPr><w:kern w:val="0"/><w:szCs w:val="24"/><w:lang w:val="es-CO" w:eastAsia="en-US" w:bidi="ar-SA"/></w:rPr><w:delText xml:space="preserve"> </w:delText></w:r></w:del><w:del w:id="4435" w:author="Unknown Author" w:date="2026-10-30T04:17:53Z"><w:r><w:rPr><w:color w:val="00B050"/><w:kern w:val="0"/><w:szCs w:val="24"/><w:lang w:val="es-CO" w:eastAsia="en-US" w:bidi="ar-SA"/></w:rPr><w:delText>[Diligenciar: laboratorios y evaluador externo contratados]</w:delText></w:r></w:del><w:del w:id="4436" w:author="Unknown Author" w:date="2026-10-30T04:17:53Z"><w:r><w:rPr><w:kern w:val="0"/><w:szCs w:val="24"/><w:lang w:val="es-CO" w:eastAsia="en-US" w:bidi="ar-SA"/></w:rPr><w:delText xml:space="preserve">. </w:delText></w:r></w:del><w:del w:id="4437" w:author="Unknown Author" w:date="2026-10-30T04:17:53Z"><w:r><w:rPr><w:b/><w:bCs/><w:kern w:val="0"/><w:szCs w:val="24"/><w:lang w:val="es-CO" w:eastAsia="en-US" w:bidi="ar-SA"/></w:rPr><w:delText>Posición:</w:delText></w:r></w:del><w:del w:id="4438" w:author="Unknown Author" w:date="2026-10-30T04:17:53Z"><w:r><w:rPr><w:kern w:val="0"/><w:szCs w:val="24"/><w:lang w:val="es-CO" w:eastAsia="en-US" w:bidi="ar-SA"/></w:rPr><w:delText xml:space="preserve"> Beneficiario (indirecto). </w:delText></w:r></w:del><w:del w:id="4439" w:author="Unknown Author" w:date="2026-10-30T04:17:53Z"><w:r><w:rPr><w:b/><w:bCs/><w:kern w:val="0"/><w:szCs w:val="24"/><w:lang w:val="es-CO" w:eastAsia="en-US" w:bidi="ar-SA"/></w:rPr><w:delText>Intereses o expectativas:</w:delText></w:r></w:del><w:del w:id="4440" w:author="Unknown Author" w:date="2026-10-30T04:17:53Z"><w:r><w:rPr><w:kern w:val="0"/><w:szCs w:val="24"/><w:lang w:val="es-CO" w:eastAsia="en-US" w:bidi="ar-SA"/></w:rPr><w:delText xml:space="preserve"> Prestar servicios técnicos con reconocimiento de su trazabilidad y de su independencia.</w:delText></w:r></w:del></w:p></w:tc><w:tc><w:tcPr><w:tcW w:w="2157" w:type="dxa"/><w:tcBorders></w:tcBorders><w:shd w:color="auto" w:fill="F7F7F7" w:val="clear"/></w:tcPr><w:p><w:pPr><w:pStyle w:val="Tabla9"/><w:widowControl/><w:jc w:val="left"/><w:rPr><w:kern w:val="0"/><w:szCs w:val="24"/><w:lang w:val="es-CO" w:eastAsia="en-US" w:bidi="ar-SA"/><w:del w:id="4443" w:author="Unknown Author" w:date="2026-10-30T04:17:53Z"></w:del></w:rPr></w:pPr><w:del w:id="4442" w:author="Unknown Author" w:date="2026-10-30T04:17:53Z"><w:r><w:rPr><w:kern w:val="0"/><w:szCs w:val="24"/><w:lang w:val="es-CO" w:eastAsia="en-US" w:bidi="ar-SA"/></w:rPr><w:delText>Beneficiario</w:delText></w:r></w:del></w:p></w:tc><w:tc><w:tcPr><w:tcW w:w="3817" w:type="dxa"/><w:tcBorders></w:tcBorders><w:shd w:color="auto" w:fill="F7F7F7" w:val="clear"/></w:tcPr><w:p><w:pPr><w:pStyle w:val="Tabla9"/><w:widowControl/><w:jc w:val="left"/><w:rPr><w:kern w:val="0"/><w:szCs w:val="24"/><w:lang w:val="es-CO" w:eastAsia="en-US" w:bidi="ar-SA"/><w:del w:id="4445" w:author="Unknown Author" w:date="2026-10-30T04:17:53Z"></w:del></w:rPr></w:pPr><w:del w:id="4444" w:author="Unknown Author" w:date="2026-10-30T04:17:53Z"><w:r><w:rPr><w:kern w:val="0"/><w:szCs w:val="24"/><w:lang w:val="es-CO" w:eastAsia="en-US" w:bidi="ar-SA"/></w:rPr><w:delText>Analizar 240 muestras gravimétricas. Ejecutar un ensayo de desempeño. Realizar dos evaluaciones externas independientes, en los meses 12 y 24.</w:delText></w:r></w:del></w:p></w:tc></w:tr><w:tr><w:trPr><w:del w:id="4446" w:author="Unknown Author" w:date="2026-10-30T04:17:53Z"/><w:cantSplit w:val="true"/></w:trPr><w:tc><w:tcPr><w:tcW w:w="3980" w:type="dxa"/><w:tcBorders></w:tcBorders></w:tcPr><w:p><w:pPr><w:pStyle w:val="Tabla9"/><w:widowControl/><w:jc w:val="left"/><w:rPr><w:kern w:val="0"/><w:szCs w:val="24"/><w:lang w:val="es-CO" w:eastAsia="en-US" w:bidi="ar-SA"/><w:del w:id="4457" w:author="Unknown Author" w:date="2026-10-30T04:17:53Z"></w:del></w:rPr></w:pPr><w:del w:id="4447" w:author="Unknown Author" w:date="2026-10-30T04:17:53Z"><w:r><w:rPr><w:b/><w:bCs/><w:kern w:val="0"/><w:szCs w:val="24"/><w:lang w:val="es-CO" w:eastAsia="en-US" w:bidi="ar-SA"/></w:rPr><w:delText>Actor:</w:delText></w:r></w:del><w:del w:id="4448" w:author="Unknown Author" w:date="2026-10-30T04:17:53Z"><w:r><w:rPr><w:kern w:val="0"/><w:szCs w:val="24"/><w:lang w:val="es-CO" w:eastAsia="en-US" w:bidi="ar-SA"/></w:rPr><w:delText xml:space="preserve"> Otro (proveedores). </w:delText></w:r></w:del><w:del w:id="4449" w:author="Unknown Author" w:date="2026-10-30T04:17:53Z"><w:r><w:rPr><w:b/><w:bCs/><w:kern w:val="0"/><w:szCs w:val="24"/><w:lang w:val="es-CO" w:eastAsia="en-US" w:bidi="ar-SA"/></w:rPr><w:delText>Entidad:</w:delText></w:r></w:del><w:del w:id="4450" w:author="Unknown Author" w:date="2026-10-30T04:17:53Z"><w:r><w:rPr><w:kern w:val="0"/><w:szCs w:val="24"/><w:lang w:val="es-CO" w:eastAsia="en-US" w:bidi="ar-SA"/></w:rPr><w:delText xml:space="preserve"> </w:delText></w:r></w:del><w:del w:id="4451" w:author="Unknown Author" w:date="2026-10-30T04:17:53Z"><w:r><w:rPr><w:color w:val="00B050"/><w:kern w:val="0"/><w:szCs w:val="24"/><w:lang w:val="es-CO" w:eastAsia="en-US" w:bidi="ar-SA"/></w:rPr><w:delText>[Diligenciar: proveedores de equipos y de nube]</w:delText></w:r></w:del><w:del w:id="4452" w:author="Unknown Author" w:date="2026-10-30T04:17:53Z"><w:r><w:rPr><w:kern w:val="0"/><w:szCs w:val="24"/><w:lang w:val="es-CO" w:eastAsia="en-US" w:bidi="ar-SA"/></w:rPr><w:delText xml:space="preserve">. </w:delText></w:r></w:del><w:del w:id="4453" w:author="Unknown Author" w:date="2026-10-30T04:17:53Z"><w:r><w:rPr><w:b/><w:bCs/><w:kern w:val="0"/><w:szCs w:val="24"/><w:lang w:val="es-CO" w:eastAsia="en-US" w:bidi="ar-SA"/></w:rPr><w:delText>Posición:</w:delText></w:r></w:del><w:del w:id="4454" w:author="Unknown Author" w:date="2026-10-30T04:17:53Z"><w:r><w:rPr><w:kern w:val="0"/><w:szCs w:val="24"/><w:lang w:val="es-CO" w:eastAsia="en-US" w:bidi="ar-SA"/></w:rPr><w:delText xml:space="preserve"> Beneficiario (indirecto). </w:delText></w:r></w:del><w:del w:id="4455" w:author="Unknown Author" w:date="2026-10-30T04:17:53Z"><w:r><w:rPr><w:b/><w:bCs/><w:kern w:val="0"/><w:szCs w:val="24"/><w:lang w:val="es-CO" w:eastAsia="en-US" w:bidi="ar-SA"/></w:rPr><w:delText>Intereses o expectativas:</w:delText></w:r></w:del><w:del w:id="4456" w:author="Unknown Author" w:date="2026-10-30T04:17:53Z"><w:r><w:rPr><w:kern w:val="0"/><w:szCs w:val="24"/><w:lang w:val="es-CO" w:eastAsia="en-US" w:bidi="ar-SA"/></w:rPr><w:delText xml:space="preserve"> Entregar por lotes y recibir pago según el contrato.</w:delText></w:r></w:del></w:p></w:tc><w:tc><w:tcPr><w:tcW w:w="2157" w:type="dxa"/><w:tcBorders></w:tcBorders></w:tcPr><w:p><w:pPr><w:pStyle w:val="Tabla9"/><w:widowControl/><w:jc w:val="left"/><w:rPr><w:kern w:val="0"/><w:szCs w:val="24"/><w:lang w:val="es-CO" w:eastAsia="en-US" w:bidi="ar-SA"/><w:del w:id="4459" w:author="Unknown Author" w:date="2026-10-30T04:17:53Z"></w:del></w:rPr></w:pPr><w:del w:id="4458" w:author="Unknown Author" w:date="2026-10-30T04:17:53Z"><w:r><w:rPr><w:kern w:val="0"/><w:szCs w:val="24"/><w:lang w:val="es-CO" w:eastAsia="en-US" w:bidi="ar-SA"/></w:rPr><w:delText>Beneficiario</w:delText></w:r></w:del></w:p></w:tc><w:tc><w:tcPr><w:tcW w:w="3817" w:type="dxa"/><w:tcBorders></w:tcBorders></w:tcPr><w:p><w:pPr><w:pStyle w:val="Tabla9"/><w:widowControl/><w:jc w:val="left"/><w:rPr><w:kern w:val="0"/><w:szCs w:val="24"/><w:lang w:val="es-CO" w:eastAsia="en-US" w:bidi="ar-SA"/><w:del w:id="4461" w:author="Unknown Author" w:date="2026-10-30T04:17:53Z"></w:del></w:rPr></w:pPr><w:del w:id="4460" w:author="Unknown Author" w:date="2026-10-30T04:17:53Z"><w:r><w:rPr><w:kern w:val="0"/><w:szCs w:val="24"/><w:lang w:val="es-CO" w:eastAsia="en-US" w:bidi="ar-SA"/></w:rPr><w:delText>Entregar los lotes de nodos y gateways en los meses 5, 13 y 18, y los equipos del laboratorio entre los meses 7 y 10, con cotizaciones vigentes.</w:delText></w:r></w:del></w:p></w:tc></w:tr><w:tr><w:trPr><w:del w:id="4462" w:author="Unknown Author" w:date="2026-10-30T04:17:53Z"/><w:cantSplit w:val="true"/></w:trPr><w:tc><w:tcPr><w:tcW w:w="3980" w:type="dxa"/><w:tcBorders></w:tcBorders><w:shd w:color="auto" w:fill="F7F7F7" w:val="clear"/></w:tcPr><w:p><w:pPr><w:pStyle w:val="Tabla9"/><w:widowControl/><w:jc w:val="left"/><w:rPr><w:kern w:val="0"/><w:szCs w:val="24"/><w:lang w:val="es-CO" w:eastAsia="en-US" w:bidi="ar-SA"/><w:del w:id="4471" w:author="Unknown Author" w:date="2026-10-30T04:17:53Z"></w:del></w:rPr></w:pPr><w:del w:id="4463" w:author="Unknown Author" w:date="2026-10-30T04:17:53Z"><w:r><w:rPr><w:b/><w:bCs/><w:kern w:val="0"/><w:szCs w:val="24"/><w:lang w:val="es-CO" w:eastAsia="en-US" w:bidi="ar-SA"/></w:rPr><w:delText>Actor:</w:delText></w:r></w:del><w:del w:id="4464" w:author="Unknown Author" w:date="2026-10-30T04:17:53Z"><w:r><w:rPr><w:kern w:val="0"/><w:szCs w:val="24"/><w:lang w:val="es-CO" w:eastAsia="en-US" w:bidi="ar-SA"/></w:rPr><w:delText xml:space="preserve"> Otro (comunidad académica y medios). </w:delText></w:r></w:del><w:del w:id="4465" w:author="Unknown Author" w:date="2026-10-30T04:17:53Z"><w:r><w:rPr><w:b/><w:bCs/><w:kern w:val="0"/><w:szCs w:val="24"/><w:lang w:val="es-CO" w:eastAsia="en-US" w:bidi="ar-SA"/></w:rPr><w:delText>Entidad:</w:delText></w:r></w:del><w:del w:id="4466" w:author="Unknown Author" w:date="2026-10-30T04:17:53Z"><w:r><w:rPr><w:kern w:val="0"/><w:szCs w:val="24"/><w:lang w:val="es-CO" w:eastAsia="en-US" w:bidi="ar-SA"/></w:rPr><w:delText xml:space="preserve"> Grupos de investigación, revistas y medios de divulgación. </w:delText></w:r></w:del><w:del w:id="4467" w:author="Unknown Author" w:date="2026-10-30T04:17:53Z"><w:r><w:rPr><w:b/><w:bCs/><w:kern w:val="0"/><w:szCs w:val="24"/><w:lang w:val="es-CO" w:eastAsia="en-US" w:bidi="ar-SA"/></w:rPr><w:delText>Posición:</w:delText></w:r></w:del><w:del w:id="4468" w:author="Unknown Author" w:date="2026-10-30T04:17:53Z"><w:r><w:rPr><w:kern w:val="0"/><w:szCs w:val="24"/><w:lang w:val="es-CO" w:eastAsia="en-US" w:bidi="ar-SA"/></w:rPr><w:delText xml:space="preserve"> Beneficiario (indirecto). </w:delText></w:r></w:del><w:del w:id="4469" w:author="Unknown Author" w:date="2026-10-30T04:17:53Z"><w:r><w:rPr><w:b/><w:bCs/><w:kern w:val="0"/><w:szCs w:val="24"/><w:lang w:val="es-CO" w:eastAsia="en-US" w:bidi="ar-SA"/></w:rPr><w:delText>Intereses o expectativas:</w:delText></w:r></w:del><w:del w:id="4470" w:author="Unknown Author" w:date="2026-10-30T04:17:53Z"><w:r><w:rPr><w:kern w:val="0"/><w:szCs w:val="24"/><w:lang w:val="es-CO" w:eastAsia="en-US" w:bidi="ar-SA"/></w:rPr><w:delText xml:space="preserve"> Acceder a datos, métodos y resultados verificables.</w:delText></w:r></w:del></w:p></w:tc><w:tc><w:tcPr><w:tcW w:w="2157" w:type="dxa"/><w:tcBorders></w:tcBorders><w:shd w:color="auto" w:fill="F7F7F7" w:val="clear"/></w:tcPr><w:p><w:pPr><w:pStyle w:val="Tabla9"/><w:widowControl/><w:jc w:val="left"/><w:rPr><w:kern w:val="0"/><w:szCs w:val="24"/><w:lang w:val="es-CO" w:eastAsia="en-US" w:bidi="ar-SA"/><w:del w:id="4473" w:author="Unknown Author" w:date="2026-10-30T04:17:53Z"></w:del></w:rPr></w:pPr><w:del w:id="4472" w:author="Unknown Author" w:date="2026-10-30T04:17:53Z"><w:r><w:rPr><w:kern w:val="0"/><w:szCs w:val="24"/><w:lang w:val="es-CO" w:eastAsia="en-US" w:bidi="ar-SA"/></w:rPr><w:delText>Beneficiario</w:delText></w:r></w:del></w:p></w:tc><w:tc><w:tcPr><w:tcW w:w="3817" w:type="dxa"/><w:tcBorders></w:tcBorders><w:shd w:color="auto" w:fill="F7F7F7" w:val="clear"/></w:tcPr><w:p><w:pPr><w:pStyle w:val="Tabla9"/><w:widowControl/><w:jc w:val="left"/><w:rPr><w:kern w:val="0"/><w:szCs w:val="24"/><w:lang w:val="es-CO" w:eastAsia="en-US" w:bidi="ar-SA"/><w:del w:id="4475" w:author="Unknown Author" w:date="2026-10-30T04:17:53Z"></w:del></w:rPr></w:pPr><w:del w:id="4474" w:author="Unknown Author" w:date="2026-10-30T04:17:53Z"><w:r><w:rPr><w:kern w:val="0"/><w:szCs w:val="24"/><w:lang w:val="es-CO" w:eastAsia="en-US" w:bidi="ar-SA"/></w:rPr><w:delText>Revisar por pares los documentos. Replicar el protocolo de calibración. Difundir las piezas de divulgación.</w:delText></w:r></w:del></w:p></w:tc></w:tr><w:tr><w:trPr><w:del w:id="4476" w:author="Unknown Author" w:date="2026-10-30T04:17:53Z"/><w:cantSplit w:val="true"/></w:trPr><w:tc><w:tcPr><w:tcW w:w="3980" w:type="dxa"/><w:tcBorders></w:tcBorders></w:tcPr><w:p><w:pPr><w:pStyle w:val="Tabla9"/><w:widowControl/><w:jc w:val="left"/><w:rPr><w:kern w:val="0"/><w:szCs w:val="24"/><w:lang w:val="es-CO" w:eastAsia="en-US" w:bidi="ar-SA"/><w:del w:id="4485" w:author="Unknown Author" w:date="2026-10-30T04:17:53Z"></w:del></w:rPr></w:pPr><w:del w:id="4477" w:author="Unknown Author" w:date="2026-10-30T04:17:53Z"><w:r><w:rPr><w:b/><w:bCs/><w:kern w:val="0"/><w:szCs w:val="24"/><w:lang w:val="es-CO" w:eastAsia="en-US" w:bidi="ar-SA"/></w:rPr><w:delText>Actor:</w:delText></w:r></w:del><w:del w:id="4478" w:author="Unknown Author" w:date="2026-10-30T04:17:53Z"><w:r><w:rPr><w:kern w:val="0"/><w:szCs w:val="24"/><w:lang w:val="es-CO" w:eastAsia="en-US" w:bidi="ar-SA"/></w:rPr><w:delText xml:space="preserve"> Otro (sector productivo). </w:delText></w:r></w:del><w:del w:id="4479" w:author="Unknown Author" w:date="2026-10-30T04:17:53Z"><w:r><w:rPr><w:b/><w:bCs/><w:kern w:val="0"/><w:szCs w:val="24"/><w:lang w:val="es-CO" w:eastAsia="en-US" w:bidi="ar-SA"/></w:rPr><w:delText>Entidad:</w:delText></w:r></w:del><w:del w:id="4480" w:author="Unknown Author" w:date="2026-10-30T04:17:53Z"><w:r><w:rPr><w:kern w:val="0"/><w:szCs w:val="24"/><w:lang w:val="es-CO" w:eastAsia="en-US" w:bidi="ar-SA"/></w:rPr><w:delText xml:space="preserve"> Proveedores de estaciones de referencia y de monitoreo convencional, no identificados. </w:delText></w:r></w:del><w:del w:id="4481" w:author="Unknown Author" w:date="2026-10-30T04:17:53Z"><w:r><w:rPr><w:b/><w:bCs/><w:kern w:val="0"/><w:szCs w:val="24"/><w:lang w:val="es-CO" w:eastAsia="en-US" w:bidi="ar-SA"/></w:rPr><w:delText>Posición:</w:delText></w:r></w:del><w:del w:id="4482" w:author="Unknown Author" w:date="2026-10-30T04:17:53Z"><w:r><w:rPr><w:kern w:val="0"/><w:szCs w:val="24"/><w:lang w:val="es-CO" w:eastAsia="en-US" w:bidi="ar-SA"/></w:rPr><w:delText xml:space="preserve"> Oponente (inferido). </w:delText></w:r></w:del><w:del w:id="4483" w:author="Unknown Author" w:date="2026-10-30T04:17:53Z"><w:r><w:rPr><w:b/><w:bCs/><w:kern w:val="0"/><w:szCs w:val="24"/><w:lang w:val="es-CO" w:eastAsia="en-US" w:bidi="ar-SA"/></w:rPr><w:delText>Intereses o expectativas:</w:delText></w:r></w:del><w:del w:id="4484" w:author="Unknown Author" w:date="2026-10-30T04:17:53Z"><w:r><w:rPr><w:kern w:val="0"/><w:szCs w:val="24"/><w:lang w:val="es-CO" w:eastAsia="en-US" w:bidi="ar-SA"/></w:rPr><w:delText xml:space="preserve"> Conservar la demanda de estaciones de referencia.</w:delText></w:r></w:del></w:p></w:tc><w:tc><w:tcPr><w:tcW w:w="2157" w:type="dxa"/><w:tcBorders></w:tcBorders></w:tcPr><w:p><w:pPr><w:pStyle w:val="Tabla9"/><w:widowControl/><w:jc w:val="left"/><w:rPr><w:kern w:val="0"/><w:szCs w:val="24"/><w:lang w:val="es-CO" w:eastAsia="en-US" w:bidi="ar-SA"/><w:del w:id="4487" w:author="Unknown Author" w:date="2026-10-30T04:17:53Z"></w:del></w:rPr></w:pPr><w:del w:id="4486" w:author="Unknown Author" w:date="2026-10-30T04:17:53Z"><w:r><w:rPr><w:kern w:val="0"/><w:szCs w:val="24"/><w:lang w:val="es-CO" w:eastAsia="en-US" w:bidi="ar-SA"/></w:rPr><w:delText>Oponente (inferido)</w:delText></w:r></w:del></w:p></w:tc><w:tc><w:tcPr><w:tcW w:w="3817" w:type="dxa"/><w:tcBorders></w:tcBorders></w:tcPr><w:p><w:pPr><w:pStyle w:val="Tabla9"/><w:widowControl/><w:jc w:val="left"/><w:rPr><w:kern w:val="0"/><w:szCs w:val="24"/><w:lang w:val="es-CO" w:eastAsia="en-US" w:bidi="ar-SA"/><w:del w:id="4489" w:author="Unknown Author" w:date="2026-10-30T04:17:53Z"></w:del></w:rPr></w:pPr><w:del w:id="4488" w:author="Unknown Author" w:date="2026-10-30T04:17:53Z"><w:r><w:rPr><w:kern w:val="0"/><w:szCs w:val="24"/><w:lang w:val="es-CO" w:eastAsia="en-US" w:bidi="ar-SA"/></w:rPr><w:delText>Gestión: explicar que los datos son informativos y no sustituyen la medición regulatoria. Invitar a comparar con la referencia colocalizada.</w:delText></w:r></w:del></w:p></w:tc></w:tr><w:tr><w:trPr><w:del w:id="4490" w:author="Unknown Author" w:date="2026-10-30T04:17:53Z"/><w:cantSplit w:val="true"/></w:trPr><w:tc><w:tcPr><w:tcW w:w="3980" w:type="dxa"/><w:tcBorders></w:tcBorders><w:shd w:color="auto" w:fill="F7F7F7" w:val="clear"/></w:tcPr><w:p><w:pPr><w:pStyle w:val="Tabla9"/><w:widowControl/><w:jc w:val="left"/><w:rPr><w:kern w:val="0"/><w:szCs w:val="24"/><w:lang w:val="es-CO" w:eastAsia="en-US" w:bidi="ar-SA"/><w:del w:id="4499" w:author="Unknown Author" w:date="2026-10-30T04:17:53Z"></w:del></w:rPr></w:pPr><w:del w:id="4491" w:author="Unknown Author" w:date="2026-10-30T04:17:53Z"><w:r><w:rPr><w:b/><w:bCs/><w:kern w:val="0"/><w:szCs w:val="24"/><w:lang w:val="es-CO" w:eastAsia="en-US" w:bidi="ar-SA"/></w:rPr><w:delText>Actor:</w:delText></w:r></w:del><w:del w:id="4492" w:author="Unknown Author" w:date="2026-10-30T04:17:53Z"><w:r><w:rPr><w:kern w:val="0"/><w:szCs w:val="24"/><w:lang w:val="es-CO" w:eastAsia="en-US" w:bidi="ar-SA"/></w:rPr><w:delText xml:space="preserve"> Otro. </w:delText></w:r></w:del><w:del w:id="4493" w:author="Unknown Author" w:date="2026-10-30T04:17:53Z"><w:r><w:rPr><w:b/><w:bCs/><w:kern w:val="0"/><w:szCs w:val="24"/><w:lang w:val="es-CO" w:eastAsia="en-US" w:bidi="ar-SA"/></w:rPr><w:delText>Entidad:</w:delText></w:r></w:del><w:del w:id="4494" w:author="Unknown Author" w:date="2026-10-30T04:17:53Z"><w:r><w:rPr><w:kern w:val="0"/><w:szCs w:val="24"/><w:lang w:val="es-CO" w:eastAsia="en-US" w:bidi="ar-SA"/></w:rPr><w:delText xml:space="preserve"> Titulares de datos o decisores que operan sin mediciones públicas verificables, no identificados. </w:delText></w:r></w:del><w:del w:id="4495" w:author="Unknown Author" w:date="2026-10-30T04:17:53Z"><w:r><w:rPr><w:b/><w:bCs/><w:kern w:val="0"/><w:szCs w:val="24"/><w:lang w:val="es-CO" w:eastAsia="en-US" w:bidi="ar-SA"/></w:rPr><w:delText>Posición:</w:delText></w:r></w:del><w:del w:id="4496" w:author="Unknown Author" w:date="2026-10-30T04:17:53Z"><w:r><w:rPr><w:kern w:val="0"/><w:szCs w:val="24"/><w:lang w:val="es-CO" w:eastAsia="en-US" w:bidi="ar-SA"/></w:rPr><w:delText xml:space="preserve"> Oponente (inferido). </w:delText></w:r></w:del><w:del w:id="4497" w:author="Unknown Author" w:date="2026-10-30T04:17:53Z"><w:r><w:rPr><w:b/><w:bCs/><w:kern w:val="0"/><w:szCs w:val="24"/><w:lang w:val="es-CO" w:eastAsia="en-US" w:bidi="ar-SA"/></w:rPr><w:delText>Intereses o expectativas:</w:delText></w:r></w:del><w:del w:id="4498" w:author="Unknown Author" w:date="2026-10-30T04:17:53Z"><w:r><w:rPr><w:kern w:val="0"/><w:szCs w:val="24"/><w:lang w:val="es-CO" w:eastAsia="en-US" w:bidi="ar-SA"/></w:rPr><w:delText xml:space="preserve"> Conservar el control de la información y la discrecionalidad de sus decisiones.</w:delText></w:r></w:del></w:p></w:tc><w:tc><w:tcPr><w:tcW w:w="2157" w:type="dxa"/><w:tcBorders></w:tcBorders><w:shd w:color="auto" w:fill="F7F7F7" w:val="clear"/></w:tcPr><w:p><w:pPr><w:pStyle w:val="Tabla9"/><w:widowControl/><w:jc w:val="left"/><w:rPr><w:kern w:val="0"/><w:szCs w:val="24"/><w:lang w:val="es-CO" w:eastAsia="en-US" w:bidi="ar-SA"/><w:del w:id="4501" w:author="Unknown Author" w:date="2026-10-30T04:17:53Z"></w:del></w:rPr></w:pPr><w:del w:id="4500" w:author="Unknown Author" w:date="2026-10-30T04:17:53Z"><w:r><w:rPr><w:kern w:val="0"/><w:szCs w:val="24"/><w:lang w:val="es-CO" w:eastAsia="en-US" w:bidi="ar-SA"/></w:rPr><w:delText>Oponente (inferido)</w:delText></w:r></w:del></w:p></w:tc><w:tc><w:tcPr><w:tcW w:w="3817" w:type="dxa"/><w:tcBorders></w:tcBorders><w:shd w:color="auto" w:fill="F7F7F7" w:val="clear"/></w:tcPr><w:p><w:pPr><w:pStyle w:val="Tabla9"/><w:widowControl/><w:jc w:val="left"/><w:rPr><w:kern w:val="0"/><w:szCs w:val="24"/><w:lang w:val="es-CO" w:eastAsia="en-US" w:bidi="ar-SA"/><w:del w:id="4503" w:author="Unknown Author" w:date="2026-10-30T04:17:53Z"></w:del></w:rPr></w:pPr><w:del w:id="4502" w:author="Unknown Author" w:date="2026-10-30T04:17:53Z"><w:r><w:rPr><w:kern w:val="0"/><w:szCs w:val="24"/><w:lang w:val="es-CO" w:eastAsia="en-US" w:bidi="ar-SA"/></w:rPr><w:delText>Gestión: publicar el método y el error residual. Invitar a la validación conjunta de los resultados.</w:delText></w:r></w:del></w:p></w:tc></w:tr><w:tr><w:trPr><w:del w:id="4504" w:author="Unknown Author" w:date="2026-10-30T04:17:53Z"/><w:cantSplit w:val="true"/></w:trPr><w:tc><w:tcPr><w:tcW w:w="3980" w:type="dxa"/><w:tcBorders></w:tcBorders></w:tcPr><w:p><w:pPr><w:pStyle w:val="Tabla9"/><w:widowControl/><w:jc w:val="left"/><w:rPr><w:kern w:val="0"/><w:szCs w:val="24"/><w:lang w:val="es-CO" w:eastAsia="en-US" w:bidi="ar-SA"/><w:del w:id="4513" w:author="Unknown Author" w:date="2026-10-30T04:17:53Z"></w:del></w:rPr></w:pPr><w:del w:id="4505" w:author="Unknown Author" w:date="2026-10-30T04:17:53Z"><w:r><w:rPr><w:b/><w:bCs/><w:kern w:val="0"/><w:szCs w:val="24"/><w:lang w:val="es-CO" w:eastAsia="en-US" w:bidi="ar-SA"/></w:rPr><w:delText>Actor:</w:delText></w:r></w:del><w:del w:id="4506" w:author="Unknown Author" w:date="2026-10-30T04:17:53Z"><w:r><w:rPr><w:kern w:val="0"/><w:szCs w:val="24"/><w:lang w:val="es-CO" w:eastAsia="en-US" w:bidi="ar-SA"/></w:rPr><w:delText xml:space="preserve"> Comunidad. </w:delText></w:r></w:del><w:del w:id="4507" w:author="Unknown Author" w:date="2026-10-30T04:17:53Z"><w:r><w:rPr><w:b/><w:bCs/><w:kern w:val="0"/><w:szCs w:val="24"/><w:lang w:val="es-CO" w:eastAsia="en-US" w:bidi="ar-SA"/></w:rPr><w:delText>Entidad:</w:delText></w:r></w:del><w:del w:id="4508" w:author="Unknown Author" w:date="2026-10-30T04:17:53Z"><w:r><w:rPr><w:kern w:val="0"/><w:szCs w:val="24"/><w:lang w:val="es-CO" w:eastAsia="en-US" w:bidi="ar-SA"/></w:rPr><w:delText xml:space="preserve"> Personas o grupos que sustraen o dañan nodos, no identificados. </w:delText></w:r></w:del><w:del w:id="4509" w:author="Unknown Author" w:date="2026-10-30T04:17:53Z"><w:r><w:rPr><w:b/><w:bCs/><w:kern w:val="0"/><w:szCs w:val="24"/><w:lang w:val="es-CO" w:eastAsia="en-US" w:bidi="ar-SA"/></w:rPr><w:delText>Posición:</w:delText></w:r></w:del><w:del w:id="4510" w:author="Unknown Author" w:date="2026-10-30T04:17:53Z"><w:r><w:rPr><w:kern w:val="0"/><w:szCs w:val="24"/><w:lang w:val="es-CO" w:eastAsia="en-US" w:bidi="ar-SA"/></w:rPr><w:delText xml:space="preserve"> Oponente (inferido). </w:delText></w:r></w:del><w:del w:id="4511" w:author="Unknown Author" w:date="2026-10-30T04:17:53Z"><w:r><w:rPr><w:b/><w:bCs/><w:kern w:val="0"/><w:szCs w:val="24"/><w:lang w:val="es-CO" w:eastAsia="en-US" w:bidi="ar-SA"/></w:rPr><w:delText>Intereses o expectativas:</w:delText></w:r></w:del><w:del w:id="4512" w:author="Unknown Author" w:date="2026-10-30T04:17:53Z"><w:r><w:rPr><w:kern w:val="0"/><w:szCs w:val="24"/><w:lang w:val="es-CO" w:eastAsia="en-US" w:bidi="ar-SA"/></w:rPr><w:delText xml:space="preserve"> Obtener provecho de los equipos o rechazar su presencia.</w:delText></w:r></w:del></w:p></w:tc><w:tc><w:tcPr><w:tcW w:w="2157" w:type="dxa"/><w:tcBorders></w:tcBorders></w:tcPr><w:p><w:pPr><w:pStyle w:val="Tabla9"/><w:widowControl/><w:jc w:val="left"/><w:rPr><w:kern w:val="0"/><w:szCs w:val="24"/><w:lang w:val="es-CO" w:eastAsia="en-US" w:bidi="ar-SA"/><w:del w:id="4515" w:author="Unknown Author" w:date="2026-10-30T04:17:53Z"></w:del></w:rPr></w:pPr><w:del w:id="4514" w:author="Unknown Author" w:date="2026-10-30T04:17:53Z"><w:r><w:rPr><w:kern w:val="0"/><w:szCs w:val="24"/><w:lang w:val="es-CO" w:eastAsia="en-US" w:bidi="ar-SA"/></w:rPr><w:delText>Oponente (inferido)</w:delText></w:r></w:del></w:p></w:tc><w:tc><w:tcPr><w:tcW w:w="3817" w:type="dxa"/><w:tcBorders></w:tcBorders></w:tcPr><w:p><w:pPr><w:pStyle w:val="Tabla9"/><w:widowControl/><w:jc w:val="left"/><w:rPr><w:kern w:val="0"/><w:szCs w:val="24"/><w:lang w:val="es-CO" w:eastAsia="en-US" w:bidi="ar-SA"/><w:del w:id="4517" w:author="Unknown Author" w:date="2026-10-30T04:17:53Z"></w:del></w:rPr></w:pPr><w:del w:id="4516" w:author="Unknown Author" w:date="2026-10-30T04:17:53Z"><w:r><w:rPr><w:kern w:val="0"/><w:szCs w:val="24"/><w:lang w:val="es-CO" w:eastAsia="en-US" w:bidi="ar-SA"/></w:rPr><w:delText>Gestión: cerramientos y mástiles protegidos, custodia local por sitio, 20 nodos y un gateway de reserva, y explicación en los talleres.</w:delText></w:r></w:del></w:p></w:tc></w:tr><w:tr><w:trPr><w:del w:id="4518" w:author="Unknown Author" w:date="2026-10-30T04:17:53Z"/><w:cantSplit w:val="true"/></w:trPr><w:tc><w:tcPr><w:tcW w:w="3980" w:type="dxa"/><w:tcBorders></w:tcBorders><w:shd w:color="auto" w:fill="F7F7F7" w:val="clear"/></w:tcPr><w:p><w:pPr><w:pStyle w:val="Tabla9"/><w:widowControl/><w:jc w:val="left"/><w:rPr><w:kern w:val="0"/><w:szCs w:val="24"/><w:lang w:val="es-CO" w:eastAsia="en-US" w:bidi="ar-SA"/><w:del w:id="4529" w:author="Unknown Author" w:date="2026-10-30T04:17:53Z"></w:del></w:rPr></w:pPr><w:del w:id="4519" w:author="Unknown Author" w:date="2026-10-30T04:17:53Z"><w:r><w:rPr><w:b/><w:bCs/><w:kern w:val="0"/><w:szCs w:val="24"/><w:lang w:val="es-CO" w:eastAsia="en-US" w:bidi="ar-SA"/></w:rPr><w:delText>Actor:</w:delText></w:r></w:del><w:del w:id="4520" w:author="Unknown Author" w:date="2026-10-30T04:17:53Z"><w:r><w:rPr><w:kern w:val="0"/><w:szCs w:val="24"/><w:lang w:val="es-CO" w:eastAsia="en-US" w:bidi="ar-SA"/></w:rPr><w:delText xml:space="preserve"> Otro (sector productivo). </w:delText></w:r></w:del><w:del w:id="4521" w:author="Unknown Author" w:date="2026-10-30T04:17:53Z"><w:r><w:rPr><w:b/><w:bCs/><w:kern w:val="0"/><w:szCs w:val="24"/><w:lang w:val="es-CO" w:eastAsia="en-US" w:bidi="ar-SA"/></w:rPr><w:delText>Entidad:</w:delText></w:r></w:del><w:del w:id="4522" w:author="Unknown Author" w:date="2026-10-30T04:17:53Z"><w:r><w:rPr><w:kern w:val="0"/><w:szCs w:val="24"/><w:lang w:val="es-CO" w:eastAsia="en-US" w:bidi="ar-SA"/></w:rPr><w:delText xml:space="preserve"> Contratistas de remoción de escombros y de demolición </w:delText></w:r></w:del><w:del w:id="4523" w:author="Unknown Author" w:date="2026-10-30T04:17:53Z"><w:r><w:rPr><w:color w:val="00B050"/><w:kern w:val="0"/><w:szCs w:val="24"/><w:lang w:val="es-CO" w:eastAsia="en-US" w:bidi="ar-SA"/></w:rPr><w:delText>[Diligenciar: contratistas de remoción y de demolición en los sitios]</w:delText></w:r></w:del><w:del w:id="4524" w:author="Unknown Author" w:date="2026-10-30T04:17:53Z"><w:r><w:rPr><w:kern w:val="0"/><w:szCs w:val="24"/><w:lang w:val="es-CO" w:eastAsia="en-US" w:bidi="ar-SA"/></w:rPr><w:delText xml:space="preserve">. </w:delText></w:r></w:del><w:del w:id="4525" w:author="Unknown Author" w:date="2026-10-30T04:17:53Z"><w:r><w:rPr><w:b/><w:bCs/><w:kern w:val="0"/><w:szCs w:val="24"/><w:lang w:val="es-CO" w:eastAsia="en-US" w:bidi="ar-SA"/></w:rPr><w:delText>Posición:</w:delText></w:r></w:del><w:del w:id="4526" w:author="Unknown Author" w:date="2026-10-30T04:17:53Z"><w:r><w:rPr><w:kern w:val="0"/><w:szCs w:val="24"/><w:lang w:val="es-CO" w:eastAsia="en-US" w:bidi="ar-SA"/></w:rPr><w:delText xml:space="preserve"> Perjudicado (inferido). </w:delText></w:r></w:del><w:del w:id="4527" w:author="Unknown Author" w:date="2026-10-30T04:17:53Z"><w:r><w:rPr><w:b/><w:bCs/><w:kern w:val="0"/><w:szCs w:val="24"/><w:lang w:val="es-CO" w:eastAsia="en-US" w:bidi="ar-SA"/></w:rPr><w:delText>Intereses o expectativas:</w:delText></w:r></w:del><w:del w:id="4528" w:author="Unknown Author" w:date="2026-10-30T04:17:53Z"><w:r><w:rPr><w:kern w:val="0"/><w:szCs w:val="24"/><w:lang w:val="es-CO" w:eastAsia="en-US" w:bidi="ar-SA"/></w:rPr><w:delText xml:space="preserve"> Evitar paradas de obra injustificadas y restricciones derivadas de una evaluación previa desfavorable (inferido).</w:delText></w:r></w:del></w:p></w:tc><w:tc><w:tcPr><w:tcW w:w="2157" w:type="dxa"/><w:tcBorders></w:tcBorders><w:shd w:color="auto" w:fill="F7F7F7" w:val="clear"/></w:tcPr><w:p><w:pPr><w:pStyle w:val="Tabla9"/><w:widowControl/><w:jc w:val="left"/><w:rPr><w:kern w:val="0"/><w:szCs w:val="24"/><w:lang w:val="es-CO" w:eastAsia="en-US" w:bidi="ar-SA"/><w:del w:id="4531" w:author="Unknown Author" w:date="2026-10-30T04:17:53Z"></w:del></w:rPr></w:pPr><w:del w:id="4530" w:author="Unknown Author" w:date="2026-10-30T04:17:53Z"><w:r><w:rPr><w:kern w:val="0"/><w:szCs w:val="24"/><w:lang w:val="es-CO" w:eastAsia="en-US" w:bidi="ar-SA"/></w:rPr><w:delText>Perjudicado (inferido)</w:delText></w:r></w:del></w:p></w:tc><w:tc><w:tcPr><w:tcW w:w="3817" w:type="dxa"/><w:tcBorders></w:tcBorders><w:shd w:color="auto" w:fill="F7F7F7" w:val="clear"/></w:tcPr><w:p><w:pPr><w:pStyle w:val="Tabla9"/><w:widowControl/><w:jc w:val="left"/><w:rPr><w:kern w:val="0"/><w:szCs w:val="24"/><w:lang w:val="es-CO" w:eastAsia="en-US" w:bidi="ar-SA"/><w:del w:id="4533" w:author="Unknown Author" w:date="2026-10-30T04:17:53Z"></w:del></w:rPr></w:pPr><w:del w:id="4532" w:author="Unknown Author" w:date="2026-10-30T04:17:53Z"><w:r><w:rPr><w:kern w:val="0"/><w:szCs w:val="24"/><w:lang w:val="es-CO" w:eastAsia="en-US" w:bidi="ar-SA"/></w:rPr><w:delText>Gestión: umbrales co-diseñados con la participación de los contratistas y acuerdo previo de acceso a los eventos de validación. Medir la reducción relativa de falsas alarmas, con meta de 30 % o más.</w:delText></w:r></w:del></w:p></w:tc></w:tr><w:tr><w:trPr><w:del w:id="4534" w:author="Unknown Author" w:date="2026-10-30T04:17:53Z"/><w:cantSplit w:val="true"/></w:trPr><w:tc><w:tcPr><w:tcW w:w="3980" w:type="dxa"/><w:tcBorders><w:bottom w:val="single" w:sz="12" w:space="0" w:color="2A3439"/></w:tcBorders></w:tcPr><w:p><w:pPr><w:pStyle w:val="Tabla9"/><w:keepNext w:val="true"/><w:widowControl/><w:jc w:val="left"/><w:rPr><w:kern w:val="0"/><w:szCs w:val="24"/><w:lang w:val="es-CO" w:eastAsia="en-US" w:bidi="ar-SA"/><w:del w:id="4543" w:author="Unknown Author" w:date="2026-10-30T04:17:53Z"></w:del></w:rPr></w:pPr><w:del w:id="4535" w:author="Unknown Author" w:date="2026-10-30T04:17:53Z"><w:r><w:rPr><w:b/><w:bCs/><w:kern w:val="0"/><w:szCs w:val="24"/><w:lang w:val="es-CO" w:eastAsia="en-US" w:bidi="ar-SA"/></w:rPr><w:delText>Actor:</w:delText></w:r></w:del><w:del w:id="4536" w:author="Unknown Author" w:date="2026-10-30T04:17:53Z"><w:r><w:rPr><w:kern w:val="0"/><w:szCs w:val="24"/><w:lang w:val="es-CO" w:eastAsia="en-US" w:bidi="ar-SA"/></w:rPr><w:delText xml:space="preserve"> Municipal. </w:delText></w:r></w:del><w:del w:id="4537" w:author="Unknown Author" w:date="2026-10-30T04:17:53Z"><w:r><w:rPr><w:b/><w:bCs/><w:kern w:val="0"/><w:szCs w:val="24"/><w:lang w:val="es-CO" w:eastAsia="en-US" w:bidi="ar-SA"/></w:rPr><w:delText>Entidad:</w:delText></w:r></w:del><w:del w:id="4538" w:author="Unknown Author" w:date="2026-10-30T04:17:53Z"><w:r><w:rPr><w:kern w:val="0"/><w:szCs w:val="24"/><w:lang w:val="es-CO" w:eastAsia="en-US" w:bidi="ar-SA"/></w:rPr><w:delText xml:space="preserve"> Municipios afectados que no reciben nodos y sus comités de gestión del riesgo. </w:delText></w:r></w:del><w:del w:id="4539" w:author="Unknown Author" w:date="2026-10-30T04:17:53Z"><w:r><w:rPr><w:b/><w:bCs/><w:kern w:val="0"/><w:szCs w:val="24"/><w:lang w:val="es-CO" w:eastAsia="en-US" w:bidi="ar-SA"/></w:rPr><w:delText>Posición:</w:delText></w:r></w:del><w:del w:id="4540" w:author="Unknown Author" w:date="2026-10-30T04:17:53Z"><w:r><w:rPr><w:kern w:val="0"/><w:szCs w:val="24"/><w:lang w:val="es-CO" w:eastAsia="en-US" w:bidi="ar-SA"/></w:rPr><w:delText xml:space="preserve"> Perjudicado (inferido). </w:delText></w:r></w:del><w:del w:id="4541" w:author="Unknown Author" w:date="2026-10-30T04:17:53Z"><w:r><w:rPr><w:b/><w:bCs/><w:kern w:val="0"/><w:szCs w:val="24"/><w:lang w:val="es-CO" w:eastAsia="en-US" w:bidi="ar-SA"/></w:rPr><w:delText>Intereses o expectativas:</w:delText></w:r></w:del><w:del w:id="4542" w:author="Unknown Author" w:date="2026-10-30T04:17:53Z"><w:r><w:rPr><w:kern w:val="0"/><w:szCs w:val="24"/><w:lang w:val="es-CO" w:eastAsia="en-US" w:bidi="ar-SA"/></w:rPr><w:delText xml:space="preserve"> Acceder a información comparable con la de los municipios focalizados.</w:delText></w:r></w:del></w:p></w:tc><w:tc><w:tcPr><w:tcW w:w="2157" w:type="dxa"/><w:tcBorders><w:bottom w:val="single" w:sz="12" w:space="0" w:color="2A3439"/></w:tcBorders></w:tcPr><w:p><w:pPr><w:pStyle w:val="Tabla9"/><w:keepNext w:val="true"/><w:widowControl/><w:jc w:val="left"/><w:rPr><w:kern w:val="0"/><w:szCs w:val="24"/><w:lang w:val="es-CO" w:eastAsia="en-US" w:bidi="ar-SA"/><w:del w:id="4545" w:author="Unknown Author" w:date="2026-10-30T04:17:53Z"></w:del></w:rPr></w:pPr><w:del w:id="4544" w:author="Unknown Author" w:date="2026-10-30T04:17:53Z"><w:r><w:rPr><w:kern w:val="0"/><w:szCs w:val="24"/><w:lang w:val="es-CO" w:eastAsia="en-US" w:bidi="ar-SA"/></w:rPr><w:delText>Perjudicado (inferido)</w:delText></w:r></w:del></w:p></w:tc><w:tc><w:tcPr><w:tcW w:w="3817" w:type="dxa"/><w:tcBorders><w:bottom w:val="single" w:sz="12" w:space="0" w:color="2A3439"/></w:tcBorders></w:tcPr><w:p><w:pPr><w:pStyle w:val="Tabla9"/><w:keepNext w:val="true"/><w:widowControl/><w:jc w:val="left"/><w:rPr><w:kern w:val="0"/><w:szCs w:val="24"/><w:lang w:val="es-CO" w:eastAsia="en-US" w:bidi="ar-SA"/><w:del w:id="4547" w:author="Unknown Author" w:date="2026-10-30T04:17:53Z"></w:del></w:rPr></w:pPr><w:del w:id="4546" w:author="Unknown Author" w:date="2026-10-30T04:17:53Z"><w:r><w:rPr><w:kern w:val="0"/><w:szCs w:val="24"/><w:lang w:val="es-CO" w:eastAsia="en-US" w:bidi="ar-SA"/></w:rPr><w:delText>Gestión: publicar los criterios de selección y el informe de cobertura. El escalamiento por terceros es opcional y no condiciona los resultados.</w:delText></w:r></w:del></w:p></w:tc></w:tr></w:tbl><w:p><w:pPr><w:pStyle w:val="TablaNota"/><w:rPr></w:rPr></w:pPr><w:r><w:rPr><w:i/><w:iCs/></w:rPr><w:t>Nota.</w:t></w:r><w:r><w:rPr></w:rPr><w:t xml:space="preserve"> Elaboración propia con la alianza, el presupuesto y el registro de riesgos del proyecto. Los proveedores se clasifican como beneficiarios indirectos porque reciben pago por sus servicios, no aportan recursos propios y no integran la alianza. Las posiciones de oponente y de perjudicado son inferencias. CTeI: ciencia, tecnología e innovación. OE: objetivo específico.</w:t></w:r></w:p><w:p><w:pPr><w:pStyle w:val="BodyText"/><w:rPr></w:rPr></w:pPr><w:r><w:rPr></w:rPr><w:t xml:space="preserve">La Tabla 10.2 muestra </w:t></w:r><w:ins w:id="4548" w:author="Unknown Author" w:date="2026-10-30T04:17:53Z"><w:r><w:rPr></w:rPr><w:t>siete</w:t></w:r></w:ins><w:del w:id="4549" w:author="Unknown Author" w:date="2026-10-30T04:17:53Z"><w:r><w:rPr></w:rPr><w:delText>seis</w:delText></w:r></w:del><w:r><w:rPr></w:rPr><w:t xml:space="preserve"> cooperantes, </w:t></w:r><w:ins w:id="4550" w:author="Unknown Author" w:date="2026-10-30T04:17:53Z"><w:r><w:rPr></w:rPr><w:t>11</w:t></w:r></w:ins><w:del w:id="4551" w:author="Unknown Author" w:date="2026-10-30T04:17:53Z"><w:r><w:rPr></w:rPr><w:delText>12</w:delText></w:r></w:del><w:r><w:rPr></w:rPr><w:t xml:space="preserve"> beneficiarios, tres oponentes inferidos y dos perjudicados inferidos. Los cooperantes concentran los aportes de la alianza y las obligaciones de ejecución. Los beneficiarios concentran los usos del tablero y las condiciones de custodia. Dos filas merecen una lectura detenida. La fila de las entidades custodias deja abierta la asignación, porque los convenios aún no existen. </w:t></w:r><w:ins w:id="4552" w:author="Unknown Author" w:date="2026-10-30T04:17:53Z"><w:r><w:rPr></w:rPr><w:t>Las filas de los municipios aliados incluyen a sus consejos municipales, que cooperan como usuarios</w:t></w:r></w:ins><w:del w:id="4553" w:author="Unknown Author" w:date="2026-10-30T04:17:53Z"><w:r><w:rPr></w:rPr><w:delText>La fila del municipio aliado fija la sustitución de su comité</w:delText></w:r></w:del><w:r><w:rPr></w:rPr><w:t xml:space="preserve"> para cumplir la regla de la metodología.</w:t></w:r><w:bookmarkEnd w:id="107"/></w:p><w:p><w:pPr><w:pStyle w:val="Heading2"/><w:rPr></w:rPr></w:pPr><w:bookmarkStart w:id="110" w:name="Xedff5b0bf24f9f7f7f3449ef5777e4bdb2dcf3e"/><w:r><w:rPr></w:rPr><w:t>10.2. Posiciones de oposición y de perjuicio inferidas</w:t></w:r></w:p><w:p><w:pPr><w:pStyle w:val="FirstParagraph"/><w:rPr></w:rPr></w:pPr><w:r><w:rPr></w:rPr><w:t>Ningún participante declaró oposición al proyecto, y ningún informe oficial documenta perjuicios. Las posiciones de oposición y de perjuicio son hipótesis. El equipo formulador las infiere de cuatro fuentes. Son el registro de riesgos, el análisis de alternativas, el análisis de juegos del informe de vigilancia y la estructura de costos de la remoción. Una hipótesis no es un dato observado. El proyecto la trata como una pregunta que los primeros talleres verifican. La Tabla 10.3 resume el fundamento, la señal de confirmación y la gestión de cada posición.</w:t></w:r></w:p><w:p><w:pPr><w:pStyle w:val="BodyText"/><w:rPr></w:rPr></w:pPr><w:r><w:rPr></w:rPr><w:t xml:space="preserve">El análisis de alternativas ofrece el primer indicio. El costo por punto de medición es de 15,90 millones de COP en la red híbrida. En estaciones fijas de referencia es de 114,20 millones de COP, según la estimación de formulación. La relación es de 7,2 veces. Quienes proveen estaciones convencionales podrían percibir una pérdida de demanda si los </w:t></w:r><w:ins w:id="4554" w:author="Unknown Author" w:date="2026-10-30T04:17:53Z"><w:r><w:rPr></w:rPr><w:t>consejos</w:t></w:r></w:ins><w:del w:id="4555" w:author="Unknown Author" w:date="2026-10-30T04:17:53Z"><w:r><w:rPr></w:rPr><w:delText>comités</w:delText></w:r></w:del><w:r><w:rPr></w:rPr><w:t xml:space="preserve"> adoptan una red de bajo costo verificada. Esa percepción sería parcialmente infundada, porque los datos del proyecto son informativos y no sustituyen la medición regulatoria (EPA, 2021). El informe de vigilancia añade que los proveedores de sensores adoptarían un protocolo si una autoridad lo exige (Equipo formulador, 2026, pp. 68-71).</w:t></w:r></w:p><w:p><w:pPr><w:pStyle w:val="BodyText"/><w:rPr></w:rPr></w:pPr><w:r><w:rPr></w:rPr><w:t>La segunda hipótesis se refiere a la ventaja informativa. Publicar el método y el error residual de cada nodo expone las decisiones que hoy se toman sin mediciones verificables. El informe de vigilancia observa que las autoridades que compran sensores sin calibrarlos alcanzan un equilibrio ineficiente (Equipo formulador, 2026, pp. 68-70). También observa que SIATA entrega datos bajo solicitud mientras nadie ofrezca una validación externa gratuita (Equipo formulador, 2026, pp. 68-70). Un protocolo público de calibración altera esos pagos. Quienes se benefician del equilibrio vigente podrían resistirse. La resistencia es una inferencia y no una conducta observada.</w:t></w:r></w:p><w:p><w:pPr><w:pStyle w:val="BodyText"/><w:rPr></w:rPr></w:pPr><w:r><w:rPr></w:rPr><w:t>La tercera hipótesis proviene del registro de riesgos. El robo o el vandalismo de nodos en los sitios de remoción registra una probabilidad estimada de 40 % y un impacto moderado. Las personas o los grupos que sustraen o dañan nodos obstaculizan la disponibilidad de la red. No se oponen al proyecto de forma deliberada. La categoría de oponente describe aquí el efecto sobre el objetivo y no la intención de nadie.</w:t></w:r></w:p><w:p><w:pPr><w:pStyle w:val="BodyText"/><w:rPr></w:rPr></w:pPr><w:r><w:rPr></w:rPr><w:t xml:space="preserve">Dos grupos podrían resultar perjudicados sin oponerse. Una alerta verificada puede detener o reducir la actividad en un sitio. Los contratistas de remoción asumirían ese costo, aunque el protocolo protege al personal operario. Ninguna fuente aporta el costo de una parada de obra. Por eso el perjuicio se infiere y no se cuantifica. El proyecto mide la reducción relativa de falsas alarmas, con una meta de 30 % o más, para acotarlo. El segundo grupo reúne a los municipios afectados que no reciben nodos, porque solo </w:t></w:r><w:ins w:id="4556" w:author="Unknown Author" w:date="2026-10-30T04:17:53Z"><w:r><w:rPr></w:rPr><w:t xml:space="preserve">Manizales y Calarcá </w:t></w:r></w:ins><w:del w:id="4557" w:author="Unknown Author" w:date="2026-10-30T04:17:53Z"><w:r><w:rPr></w:rPr><w:delText xml:space="preserve">12 municipios </w:delText></w:r></w:del><w:r><w:rPr></w:rPr><w:t xml:space="preserve">entran en la red. Sus </w:t></w:r><w:ins w:id="4558" w:author="Unknown Author" w:date="2026-10-30T04:17:53Z"><w:r><w:rPr></w:rPr><w:t>consejos</w:t></w:r></w:ins><w:del w:id="4559" w:author="Unknown Author" w:date="2026-10-30T04:17:53Z"><w:r><w:rPr></w:rPr><w:delText>comités</w:delText></w:r></w:del><w:r><w:rPr></w:rPr><w:t xml:space="preserve"> quedan fuera de las mediciones. El proyecto publica los criterios de selección y el informe de cobertura.</w:t></w:r></w:p><w:p><w:pPr><w:pStyle w:val="TablaRotulo"/><w:rPr></w:rPr></w:pPr><w:bookmarkStart w:id="111" w:name="rot_Tabla_10_3"/><w:r><w:rPr><w:b/><w:bCs/></w:rPr><w:t>Tabla 10.3</w:t></w:r><w:bookmarkEnd w:id="111"/></w:p><w:p><w:pPr><w:pStyle w:val="TablaTitulo"/><w:rPr></w:rPr></w:pPr><w:r><w:rPr><w:i/><w:iCs/></w:rPr><w:t>Posiciones de oposición y de perjuicio inferidas, con su fundamento y su gestión</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156"/><w:gridCol w:w="1575"/><w:gridCol w:w="2157"/><w:gridCol w:w="1908"/><w:gridCol w:w="2158"/></w:tblGrid><w:tr><w:trPr><w:tblHeader w:val="true"/><w:ins w:id="4560" w:author="Unknown Author" w:date="2026-10-30T04:17:53Z"/><w:cantSplit w:val="true"/></w:trPr><w:tc><w:tcPr><w:tcW w:w="2156"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4562" w:author="Unknown Author" w:date="2026-10-30T04:17:53Z"></w:ins></w:rPr></w:pPr><w:ins w:id="4561" w:author="Unknown Author" w:date="2026-10-30T04:17:53Z"><w:r><w:rPr><w:b/><w:kern w:val="0"/><w:szCs w:val="24"/><w:lang w:val="es-CO" w:eastAsia="en-US" w:bidi="ar-SA"/></w:rPr><w:t>Participante inferido</w:t></w:r></w:ins></w:p></w:tc><w:tc><w:tcPr><w:tcW w:w="157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4564" w:author="Unknown Author" w:date="2026-10-30T04:17:53Z"></w:ins></w:rPr></w:pPr><w:ins w:id="4563" w:author="Unknown Author" w:date="2026-10-30T04:17:53Z"><w:r><w:rPr><w:b/><w:kern w:val="0"/><w:szCs w:val="24"/><w:lang w:val="es-CO" w:eastAsia="en-US" w:bidi="ar-SA"/></w:rPr><w:t>Posición</w:t></w:r></w:ins></w:p></w:tc><w:tc><w:tcPr><w:tcW w:w="215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4566" w:author="Unknown Author" w:date="2026-10-30T04:17:53Z"></w:ins></w:rPr></w:pPr><w:ins w:id="4565" w:author="Unknown Author" w:date="2026-10-30T04:17:53Z"><w:r><w:rPr><w:b/><w:kern w:val="0"/><w:szCs w:val="24"/><w:lang w:val="es-CO" w:eastAsia="en-US" w:bidi="ar-SA"/></w:rPr><w:t>Fundamento de la inferencia</w:t></w:r></w:ins></w:p></w:tc><w:tc><w:tcPr><w:tcW w:w="190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4568" w:author="Unknown Author" w:date="2026-10-30T04:17:53Z"></w:ins></w:rPr></w:pPr><w:ins w:id="4567" w:author="Unknown Author" w:date="2026-10-30T04:17:53Z"><w:r><w:rPr><w:b/><w:kern w:val="0"/><w:szCs w:val="24"/><w:lang w:val="es-CO" w:eastAsia="en-US" w:bidi="ar-SA"/></w:rPr><w:t>Señal que la confirma</w:t></w:r></w:ins></w:p></w:tc><w:tc><w:tcPr><w:tcW w:w="215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4570" w:author="Unknown Author" w:date="2026-10-30T04:17:53Z"></w:ins></w:rPr></w:pPr><w:ins w:id="4569" w:author="Unknown Author" w:date="2026-10-30T04:17:53Z"><w:r><w:rPr><w:b/><w:kern w:val="0"/><w:szCs w:val="24"/><w:lang w:val="es-CO" w:eastAsia="en-US" w:bidi="ar-SA"/></w:rPr><w:t>Gestión prevista</w:t></w:r></w:ins></w:p></w:tc></w:tr><w:tr><w:trPr><w:ins w:id="4571" w:author="Unknown Author" w:date="2026-10-30T04:17:53Z"/><w:cantSplit w:val="true"/></w:trPr><w:tc><w:tcPr><w:tcW w:w="2156" w:type="dxa"/><w:tcBorders></w:tcBorders></w:tcPr><w:p><w:pPr><w:pStyle w:val="Tabla9"/><w:widowControl/><w:jc w:val="left"/><w:rPr><w:kern w:val="0"/><w:szCs w:val="24"/><w:lang w:val="es-CO" w:eastAsia="en-US" w:bidi="ar-SA"/><w:ins w:id="4573" w:author="Unknown Author" w:date="2026-10-30T04:17:53Z"></w:ins></w:rPr></w:pPr><w:ins w:id="4572" w:author="Unknown Author" w:date="2026-10-30T04:17:53Z"><w:r><w:rPr><w:kern w:val="0"/><w:szCs w:val="24"/><w:lang w:val="es-CO" w:eastAsia="en-US" w:bidi="ar-SA"/></w:rPr><w:t>Proveedores de estaciones convencionales</w:t></w:r></w:ins></w:p></w:tc><w:tc><w:tcPr><w:tcW w:w="1575" w:type="dxa"/><w:tcBorders></w:tcBorders></w:tcPr><w:p><w:pPr><w:pStyle w:val="Tabla9"/><w:widowControl/><w:jc w:val="left"/><w:rPr><w:kern w:val="0"/><w:szCs w:val="24"/><w:lang w:val="es-CO" w:eastAsia="en-US" w:bidi="ar-SA"/><w:ins w:id="4575" w:author="Unknown Author" w:date="2026-10-30T04:17:53Z"></w:ins></w:rPr></w:pPr><w:ins w:id="4574" w:author="Unknown Author" w:date="2026-10-30T04:17:53Z"><w:r><w:rPr><w:kern w:val="0"/><w:szCs w:val="24"/><w:lang w:val="es-CO" w:eastAsia="en-US" w:bidi="ar-SA"/></w:rPr><w:t>Oponente</w:t></w:r></w:ins></w:p></w:tc><w:tc><w:tcPr><w:tcW w:w="2157" w:type="dxa"/><w:tcBorders></w:tcBorders></w:tcPr><w:p><w:pPr><w:pStyle w:val="Tabla9"/><w:widowControl/><w:jc w:val="left"/><w:rPr><w:kern w:val="0"/><w:szCs w:val="24"/><w:lang w:val="es-CO" w:eastAsia="en-US" w:bidi="ar-SA"/><w:ins w:id="4577" w:author="Unknown Author" w:date="2026-10-30T04:17:53Z"></w:ins></w:rPr></w:pPr><w:ins w:id="4576" w:author="Unknown Author" w:date="2026-10-30T04:17:53Z"><w:r><w:rPr><w:kern w:val="0"/><w:szCs w:val="24"/><w:lang w:val="es-CO" w:eastAsia="en-US" w:bidi="ar-SA"/></w:rPr><w:t>Análisis de alternativas: 114,20 frente a 15,90 millones de COP por punto de medición</w:t></w:r></w:ins></w:p></w:tc><w:tc><w:tcPr><w:tcW w:w="1908" w:type="dxa"/><w:tcBorders></w:tcBorders></w:tcPr><w:p><w:pPr><w:pStyle w:val="Tabla9"/><w:widowControl/><w:jc w:val="left"/><w:rPr><w:kern w:val="0"/><w:szCs w:val="24"/><w:lang w:val="es-CO" w:eastAsia="en-US" w:bidi="ar-SA"/><w:ins w:id="4579" w:author="Unknown Author" w:date="2026-10-30T04:17:53Z"></w:ins></w:rPr></w:pPr><w:ins w:id="4578" w:author="Unknown Author" w:date="2026-10-30T04:17:53Z"><w:r><w:rPr><w:kern w:val="0"/><w:szCs w:val="24"/><w:lang w:val="es-CO" w:eastAsia="en-US" w:bidi="ar-SA"/></w:rPr><w:t>Objeciones a la validez de los datos de bajo costo en las sesiones con los consejos</w:t></w:r></w:ins></w:p></w:tc><w:tc><w:tcPr><w:tcW w:w="2158" w:type="dxa"/><w:tcBorders></w:tcBorders></w:tcPr><w:p><w:pPr><w:pStyle w:val="Tabla9"/><w:widowControl/><w:jc w:val="left"/><w:rPr><w:kern w:val="0"/><w:szCs w:val="24"/><w:lang w:val="es-CO" w:eastAsia="en-US" w:bidi="ar-SA"/><w:ins w:id="4581" w:author="Unknown Author" w:date="2026-10-30T04:17:53Z"></w:ins></w:rPr></w:pPr><w:ins w:id="4580" w:author="Unknown Author" w:date="2026-10-30T04:17:53Z"><w:r><w:rPr><w:kern w:val="0"/><w:szCs w:val="24"/><w:lang w:val="es-CO" w:eastAsia="en-US" w:bidi="ar-SA"/></w:rPr><w:t>Presentar el desempeño frente a la referencia y aclarar el uso informativo</w:t></w:r></w:ins></w:p></w:tc></w:tr><w:tr><w:trPr><w:ins w:id="4582" w:author="Unknown Author" w:date="2026-10-30T04:17:53Z"/><w:cantSplit w:val="true"/></w:trPr><w:tc><w:tcPr><w:tcW w:w="2156" w:type="dxa"/><w:tcBorders></w:tcBorders><w:shd w:color="auto" w:fill="F7F7F7" w:val="clear"/></w:tcPr><w:p><w:pPr><w:pStyle w:val="Tabla9"/><w:widowControl/><w:jc w:val="left"/><w:rPr><w:kern w:val="0"/><w:szCs w:val="24"/><w:lang w:val="es-CO" w:eastAsia="en-US" w:bidi="ar-SA"/><w:ins w:id="4584" w:author="Unknown Author" w:date="2026-10-30T04:17:53Z"></w:ins></w:rPr></w:pPr><w:ins w:id="4583" w:author="Unknown Author" w:date="2026-10-30T04:17:53Z"><w:r><w:rPr><w:kern w:val="0"/><w:szCs w:val="24"/><w:lang w:val="es-CO" w:eastAsia="en-US" w:bidi="ar-SA"/></w:rPr><w:t>Titulares de datos o decisores sin mediciones públicas</w:t></w:r></w:ins></w:p></w:tc><w:tc><w:tcPr><w:tcW w:w="1575" w:type="dxa"/><w:tcBorders></w:tcBorders><w:shd w:color="auto" w:fill="F7F7F7" w:val="clear"/></w:tcPr><w:p><w:pPr><w:pStyle w:val="Tabla9"/><w:widowControl/><w:jc w:val="left"/><w:rPr><w:kern w:val="0"/><w:szCs w:val="24"/><w:lang w:val="es-CO" w:eastAsia="en-US" w:bidi="ar-SA"/><w:ins w:id="4586" w:author="Unknown Author" w:date="2026-10-30T04:17:53Z"></w:ins></w:rPr></w:pPr><w:ins w:id="4585" w:author="Unknown Author" w:date="2026-10-30T04:17:53Z"><w:r><w:rPr><w:kern w:val="0"/><w:szCs w:val="24"/><w:lang w:val="es-CO" w:eastAsia="en-US" w:bidi="ar-SA"/></w:rPr><w:t>Oponente</w:t></w:r></w:ins></w:p></w:tc><w:tc><w:tcPr><w:tcW w:w="2157" w:type="dxa"/><w:tcBorders></w:tcBorders><w:shd w:color="auto" w:fill="F7F7F7" w:val="clear"/></w:tcPr><w:p><w:pPr><w:pStyle w:val="Tabla9"/><w:widowControl/><w:jc w:val="left"/><w:rPr><w:kern w:val="0"/><w:szCs w:val="24"/><w:lang w:val="es-CO" w:eastAsia="en-US" w:bidi="ar-SA"/><w:ins w:id="4588" w:author="Unknown Author" w:date="2026-10-30T04:17:53Z"></w:ins></w:rPr></w:pPr><w:ins w:id="4587" w:author="Unknown Author" w:date="2026-10-30T04:17:53Z"><w:r><w:rPr><w:kern w:val="0"/><w:szCs w:val="24"/><w:lang w:val="es-CO" w:eastAsia="en-US" w:bidi="ar-SA"/></w:rPr><w:t>Dilema de bien público en la calibración y apertura de datos bajo solicitud</w:t></w:r></w:ins></w:p></w:tc><w:tc><w:tcPr><w:tcW w:w="1908" w:type="dxa"/><w:tcBorders></w:tcBorders><w:shd w:color="auto" w:fill="F7F7F7" w:val="clear"/></w:tcPr><w:p><w:pPr><w:pStyle w:val="Tabla9"/><w:widowControl/><w:jc w:val="left"/><w:rPr><w:kern w:val="0"/><w:szCs w:val="24"/><w:lang w:val="es-CO" w:eastAsia="en-US" w:bidi="ar-SA"/><w:ins w:id="4590" w:author="Unknown Author" w:date="2026-10-30T04:17:53Z"></w:ins></w:rPr></w:pPr><w:ins w:id="4589" w:author="Unknown Author" w:date="2026-10-30T04:17:53Z"><w:r><w:rPr><w:kern w:val="0"/><w:szCs w:val="24"/><w:lang w:val="es-CO" w:eastAsia="en-US" w:bidi="ar-SA"/></w:rPr><w:t>Negativa a compartir series o a participar en la validación conjunta</w:t></w:r></w:ins></w:p></w:tc><w:tc><w:tcPr><w:tcW w:w="2158" w:type="dxa"/><w:tcBorders></w:tcBorders><w:shd w:color="auto" w:fill="F7F7F7" w:val="clear"/></w:tcPr><w:p><w:pPr><w:pStyle w:val="Tabla9"/><w:widowControl/><w:jc w:val="left"/><w:rPr><w:kern w:val="0"/><w:szCs w:val="24"/><w:lang w:val="es-CO" w:eastAsia="en-US" w:bidi="ar-SA"/><w:ins w:id="4592" w:author="Unknown Author" w:date="2026-10-30T04:17:53Z"></w:ins></w:rPr></w:pPr><w:ins w:id="4591" w:author="Unknown Author" w:date="2026-10-30T04:17:53Z"><w:r><w:rPr><w:kern w:val="0"/><w:szCs w:val="24"/><w:lang w:val="es-CO" w:eastAsia="en-US" w:bidi="ar-SA"/></w:rPr><w:t>Publicar el método y el error residual e invitar a la validación</w:t></w:r></w:ins></w:p></w:tc></w:tr><w:tr><w:trPr><w:ins w:id="4593" w:author="Unknown Author" w:date="2026-10-30T04:17:53Z"/><w:cantSplit w:val="true"/></w:trPr><w:tc><w:tcPr><w:tcW w:w="2156" w:type="dxa"/><w:tcBorders></w:tcBorders></w:tcPr><w:p><w:pPr><w:pStyle w:val="Tabla9"/><w:widowControl/><w:jc w:val="left"/><w:rPr><w:kern w:val="0"/><w:szCs w:val="24"/><w:lang w:val="es-CO" w:eastAsia="en-US" w:bidi="ar-SA"/><w:ins w:id="4595" w:author="Unknown Author" w:date="2026-10-30T04:17:53Z"></w:ins></w:rPr></w:pPr><w:ins w:id="4594" w:author="Unknown Author" w:date="2026-10-30T04:17:53Z"><w:r><w:rPr><w:kern w:val="0"/><w:szCs w:val="24"/><w:lang w:val="es-CO" w:eastAsia="en-US" w:bidi="ar-SA"/></w:rPr><w:t>Personas o grupos que sustraen o dañan nodos</w:t></w:r></w:ins></w:p></w:tc><w:tc><w:tcPr><w:tcW w:w="1575" w:type="dxa"/><w:tcBorders></w:tcBorders></w:tcPr><w:p><w:pPr><w:pStyle w:val="Tabla9"/><w:widowControl/><w:jc w:val="left"/><w:rPr><w:kern w:val="0"/><w:szCs w:val="24"/><w:lang w:val="es-CO" w:eastAsia="en-US" w:bidi="ar-SA"/><w:ins w:id="4597" w:author="Unknown Author" w:date="2026-10-30T04:17:53Z"></w:ins></w:rPr></w:pPr><w:ins w:id="4596" w:author="Unknown Author" w:date="2026-10-30T04:17:53Z"><w:r><w:rPr><w:kern w:val="0"/><w:szCs w:val="24"/><w:lang w:val="es-CO" w:eastAsia="en-US" w:bidi="ar-SA"/></w:rPr><w:t>Oponente</w:t></w:r></w:ins></w:p></w:tc><w:tc><w:tcPr><w:tcW w:w="2157" w:type="dxa"/><w:tcBorders></w:tcBorders></w:tcPr><w:p><w:pPr><w:pStyle w:val="Tabla9"/><w:widowControl/><w:jc w:val="left"/><w:rPr><w:kern w:val="0"/><w:szCs w:val="24"/><w:lang w:val="es-CO" w:eastAsia="en-US" w:bidi="ar-SA"/><w:ins w:id="4599" w:author="Unknown Author" w:date="2026-10-30T04:17:53Z"></w:ins></w:rPr></w:pPr><w:ins w:id="4598" w:author="Unknown Author" w:date="2026-10-30T04:17:53Z"><w:r><w:rPr><w:kern w:val="0"/><w:szCs w:val="24"/><w:lang w:val="es-CO" w:eastAsia="en-US" w:bidi="ar-SA"/></w:rPr><w:t>Riesgo de robo o vandalismo con probabilidad estimada de 40 %</w:t></w:r></w:ins></w:p></w:tc><w:tc><w:tcPr><w:tcW w:w="1908" w:type="dxa"/><w:tcBorders></w:tcBorders></w:tcPr><w:p><w:pPr><w:pStyle w:val="Tabla9"/><w:widowControl/><w:jc w:val="left"/><w:rPr><w:kern w:val="0"/><w:szCs w:val="24"/><w:lang w:val="es-CO" w:eastAsia="en-US" w:bidi="ar-SA"/><w:ins w:id="4601" w:author="Unknown Author" w:date="2026-10-30T04:17:53Z"></w:ins></w:rPr></w:pPr><w:ins w:id="4600" w:author="Unknown Author" w:date="2026-10-30T04:17:53Z"><w:r><w:rPr><w:kern w:val="0"/><w:szCs w:val="24"/><w:lang w:val="es-CO" w:eastAsia="en-US" w:bidi="ar-SA"/></w:rPr><w:t>Reportes de nodos fuera de línea o dañados en un sitio</w:t></w:r></w:ins></w:p></w:tc><w:tc><w:tcPr><w:tcW w:w="2158" w:type="dxa"/><w:tcBorders></w:tcBorders></w:tcPr><w:p><w:pPr><w:pStyle w:val="Tabla9"/><w:widowControl/><w:jc w:val="left"/><w:rPr><w:kern w:val="0"/><w:szCs w:val="24"/><w:lang w:val="es-CO" w:eastAsia="en-US" w:bidi="ar-SA"/><w:ins w:id="4603" w:author="Unknown Author" w:date="2026-10-30T04:17:53Z"></w:ins></w:rPr></w:pPr><w:ins w:id="4602" w:author="Unknown Author" w:date="2026-10-30T04:17:53Z"><w:r><w:rPr><w:kern w:val="0"/><w:szCs w:val="24"/><w:lang w:val="es-CO" w:eastAsia="en-US" w:bidi="ar-SA"/></w:rPr><w:t>Cerramientos, custodia local, nodos de reserva y talleres comunitarios</w:t></w:r></w:ins></w:p></w:tc></w:tr><w:tr><w:trPr><w:ins w:id="4604" w:author="Unknown Author" w:date="2026-10-30T04:17:53Z"/><w:cantSplit w:val="true"/></w:trPr><w:tc><w:tcPr><w:tcW w:w="2156" w:type="dxa"/><w:tcBorders></w:tcBorders><w:shd w:color="auto" w:fill="F7F7F7" w:val="clear"/></w:tcPr><w:p><w:pPr><w:pStyle w:val="Tabla9"/><w:widowControl/><w:jc w:val="left"/><w:rPr><w:kern w:val="0"/><w:szCs w:val="24"/><w:lang w:val="es-CO" w:eastAsia="en-US" w:bidi="ar-SA"/><w:ins w:id="4606" w:author="Unknown Author" w:date="2026-10-30T04:17:53Z"></w:ins></w:rPr></w:pPr><w:ins w:id="4605" w:author="Unknown Author" w:date="2026-10-30T04:17:53Z"><w:r><w:rPr><w:kern w:val="0"/><w:szCs w:val="24"/><w:lang w:val="es-CO" w:eastAsia="en-US" w:bidi="ar-SA"/></w:rPr><w:t>Contratistas de remoción de escombros</w:t></w:r></w:ins></w:p></w:tc><w:tc><w:tcPr><w:tcW w:w="1575" w:type="dxa"/><w:tcBorders></w:tcBorders><w:shd w:color="auto" w:fill="F7F7F7" w:val="clear"/></w:tcPr><w:p><w:pPr><w:pStyle w:val="Tabla9"/><w:widowControl/><w:jc w:val="left"/><w:rPr><w:kern w:val="0"/><w:szCs w:val="24"/><w:lang w:val="es-CO" w:eastAsia="en-US" w:bidi="ar-SA"/><w:ins w:id="4608" w:author="Unknown Author" w:date="2026-10-30T04:17:53Z"></w:ins></w:rPr></w:pPr><w:ins w:id="4607" w:author="Unknown Author" w:date="2026-10-30T04:17:53Z"><w:r><w:rPr><w:kern w:val="0"/><w:szCs w:val="24"/><w:lang w:val="es-CO" w:eastAsia="en-US" w:bidi="ar-SA"/></w:rPr><w:t>Perjudicado</w:t></w:r></w:ins></w:p></w:tc><w:tc><w:tcPr><w:tcW w:w="2157" w:type="dxa"/><w:tcBorders></w:tcBorders><w:shd w:color="auto" w:fill="F7F7F7" w:val="clear"/></w:tcPr><w:p><w:pPr><w:pStyle w:val="Tabla9"/><w:widowControl/><w:jc w:val="left"/><w:rPr><w:kern w:val="0"/><w:szCs w:val="24"/><w:lang w:val="es-CO" w:eastAsia="en-US" w:bidi="ar-SA"/><w:ins w:id="4610" w:author="Unknown Author" w:date="2026-10-30T04:17:53Z"></w:ins></w:rPr></w:pPr><w:ins w:id="4609" w:author="Unknown Author" w:date="2026-10-30T04:17:53Z"><w:r><w:rPr><w:kern w:val="0"/><w:szCs w:val="24"/><w:lang w:val="es-CO" w:eastAsia="en-US" w:bidi="ar-SA"/></w:rPr><w:t>Una alerta puede detener la actividad de un sitio</w:t></w:r></w:ins></w:p></w:tc><w:tc><w:tcPr><w:tcW w:w="1908" w:type="dxa"/><w:tcBorders></w:tcBorders><w:shd w:color="auto" w:fill="F7F7F7" w:val="clear"/></w:tcPr><w:p><w:pPr><w:pStyle w:val="Tabla9"/><w:widowControl/><w:jc w:val="left"/><w:rPr><w:kern w:val="0"/><w:szCs w:val="24"/><w:lang w:val="es-CO" w:eastAsia="en-US" w:bidi="ar-SA"/><w:ins w:id="4612" w:author="Unknown Author" w:date="2026-10-30T04:17:53Z"></w:ins></w:rPr></w:pPr><w:ins w:id="4611" w:author="Unknown Author" w:date="2026-10-30T04:17:53Z"><w:r><w:rPr><w:kern w:val="0"/><w:szCs w:val="24"/><w:lang w:val="es-CO" w:eastAsia="en-US" w:bidi="ar-SA"/></w:rPr><w:t>Quejas por paradas que la referencia no confirma</w:t></w:r></w:ins></w:p></w:tc><w:tc><w:tcPr><w:tcW w:w="2158" w:type="dxa"/><w:tcBorders></w:tcBorders><w:shd w:color="auto" w:fill="F7F7F7" w:val="clear"/></w:tcPr><w:p><w:pPr><w:pStyle w:val="Tabla9"/><w:widowControl/><w:jc w:val="left"/><w:rPr><w:kern w:val="0"/><w:szCs w:val="24"/><w:lang w:val="es-CO" w:eastAsia="en-US" w:bidi="ar-SA"/><w:ins w:id="4614" w:author="Unknown Author" w:date="2026-10-30T04:17:53Z"></w:ins></w:rPr></w:pPr><w:ins w:id="4613" w:author="Unknown Author" w:date="2026-10-30T04:17:53Z"><w:r><w:rPr><w:kern w:val="0"/><w:szCs w:val="24"/><w:lang w:val="es-CO" w:eastAsia="en-US" w:bidi="ar-SA"/></w:rPr><w:t>Umbrales co-diseñados y medición de falsas alarmas</w:t></w:r></w:ins></w:p></w:tc></w:tr><w:tr><w:trPr><w:ins w:id="4615" w:author="Unknown Author" w:date="2026-10-30T04:17:53Z"/><w:cantSplit w:val="true"/></w:trPr><w:tc><w:tcPr><w:tcW w:w="2156" w:type="dxa"/><w:tcBorders><w:bottom w:val="single" w:sz="12" w:space="0" w:color="2A3439"/></w:tcBorders></w:tcPr><w:p><w:pPr><w:pStyle w:val="Tabla9"/><w:keepNext w:val="true"/><w:widowControl/><w:jc w:val="left"/><w:rPr><w:kern w:val="0"/><w:szCs w:val="24"/><w:lang w:val="es-CO" w:eastAsia="en-US" w:bidi="ar-SA"/><w:ins w:id="4617" w:author="Unknown Author" w:date="2026-10-30T04:17:53Z"></w:ins></w:rPr></w:pPr><w:ins w:id="4616" w:author="Unknown Author" w:date="2026-10-30T04:17:53Z"><w:r><w:rPr><w:kern w:val="0"/><w:szCs w:val="24"/><w:lang w:val="es-CO" w:eastAsia="en-US" w:bidi="ar-SA"/></w:rPr><w:t>Municipios y consejos no focalizados</w:t></w:r></w:ins></w:p></w:tc><w:tc><w:tcPr><w:tcW w:w="1575" w:type="dxa"/><w:tcBorders><w:bottom w:val="single" w:sz="12" w:space="0" w:color="2A3439"/></w:tcBorders></w:tcPr><w:p><w:pPr><w:pStyle w:val="Tabla9"/><w:keepNext w:val="true"/><w:widowControl/><w:jc w:val="left"/><w:rPr><w:kern w:val="0"/><w:szCs w:val="24"/><w:lang w:val="es-CO" w:eastAsia="en-US" w:bidi="ar-SA"/><w:ins w:id="4619" w:author="Unknown Author" w:date="2026-10-30T04:17:53Z"></w:ins></w:rPr></w:pPr><w:ins w:id="4618" w:author="Unknown Author" w:date="2026-10-30T04:17:53Z"><w:r><w:rPr><w:kern w:val="0"/><w:szCs w:val="24"/><w:lang w:val="es-CO" w:eastAsia="en-US" w:bidi="ar-SA"/></w:rPr><w:t>Perjudicado</w:t></w:r></w:ins></w:p></w:tc><w:tc><w:tcPr><w:tcW w:w="2157" w:type="dxa"/><w:tcBorders><w:bottom w:val="single" w:sz="12" w:space="0" w:color="2A3439"/></w:tcBorders></w:tcPr><w:p><w:pPr><w:pStyle w:val="Tabla9"/><w:keepNext w:val="true"/><w:widowControl/><w:jc w:val="left"/><w:rPr><w:kern w:val="0"/><w:szCs w:val="24"/><w:lang w:val="es-CO" w:eastAsia="en-US" w:bidi="ar-SA"/><w:ins w:id="4621" w:author="Unknown Author" w:date="2026-10-30T04:17:53Z"></w:ins></w:rPr></w:pPr><w:ins w:id="4620" w:author="Unknown Author" w:date="2026-10-30T04:17:53Z"><w:r><w:rPr><w:kern w:val="0"/><w:szCs w:val="24"/><w:lang w:val="es-CO" w:eastAsia="en-US" w:bidi="ar-SA"/></w:rPr><w:t>Solo dos municipios reciben nodos</w:t></w:r></w:ins></w:p></w:tc><w:tc><w:tcPr><w:tcW w:w="1908" w:type="dxa"/><w:tcBorders><w:bottom w:val="single" w:sz="12" w:space="0" w:color="2A3439"/></w:tcBorders></w:tcPr><w:p><w:pPr><w:pStyle w:val="Tabla9"/><w:keepNext w:val="true"/><w:widowControl/><w:jc w:val="left"/><w:rPr><w:kern w:val="0"/><w:szCs w:val="24"/><w:lang w:val="es-CO" w:eastAsia="en-US" w:bidi="ar-SA"/><w:ins w:id="4623" w:author="Unknown Author" w:date="2026-10-30T04:17:53Z"></w:ins></w:rPr></w:pPr><w:ins w:id="4622" w:author="Unknown Author" w:date="2026-10-30T04:17:53Z"><w:r><w:rPr><w:kern w:val="0"/><w:szCs w:val="24"/><w:lang w:val="es-CO" w:eastAsia="en-US" w:bidi="ar-SA"/></w:rPr><w:t>Solicitudes de cobertura de municipios excluidos</w:t></w:r></w:ins></w:p></w:tc><w:tc><w:tcPr><w:tcW w:w="2158" w:type="dxa"/><w:tcBorders><w:bottom w:val="single" w:sz="12" w:space="0" w:color="2A3439"/></w:tcBorders></w:tcPr><w:p><w:pPr><w:pStyle w:val="Tabla9"/><w:keepNext w:val="true"/><w:widowControl/><w:jc w:val="left"/><w:rPr><w:kern w:val="0"/><w:szCs w:val="24"/><w:lang w:val="es-CO" w:eastAsia="en-US" w:bidi="ar-SA"/><w:ins w:id="4625" w:author="Unknown Author" w:date="2026-10-30T04:17:53Z"></w:ins></w:rPr></w:pPr><w:ins w:id="4624" w:author="Unknown Author" w:date="2026-10-30T04:17:53Z"><w:r><w:rPr><w:kern w:val="0"/><w:szCs w:val="24"/><w:lang w:val="es-CO" w:eastAsia="en-US" w:bidi="ar-SA"/></w:rPr><w:t>Criterios públicos de selección e informe de cobertura</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156"/><w:gridCol w:w="1575"/><w:gridCol w:w="2157"/><w:gridCol w:w="1908"/><w:gridCol w:w="2158"/></w:tblGrid><w:tr><w:trPr><w:tblHeader w:val="true"/><w:del w:id="4626" w:author="Unknown Author" w:date="2026-10-30T04:17:53Z"/><w:cantSplit w:val="true"/></w:trPr><w:tc><w:tcPr><w:tcW w:w="2156"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4628" w:author="Unknown Author" w:date="2026-10-30T04:17:53Z"></w:del></w:rPr></w:pPr><w:del w:id="4627" w:author="Unknown Author" w:date="2026-10-30T04:17:53Z"><w:r><w:rPr><w:b/><w:kern w:val="0"/><w:szCs w:val="24"/><w:lang w:val="es-CO" w:eastAsia="en-US" w:bidi="ar-SA"/></w:rPr><w:delText>Participante inferido</w:delText></w:r></w:del></w:p></w:tc><w:tc><w:tcPr><w:tcW w:w="157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4630" w:author="Unknown Author" w:date="2026-10-30T04:17:53Z"></w:del></w:rPr></w:pPr><w:del w:id="4629" w:author="Unknown Author" w:date="2026-10-30T04:17:53Z"><w:r><w:rPr><w:b/><w:kern w:val="0"/><w:szCs w:val="24"/><w:lang w:val="es-CO" w:eastAsia="en-US" w:bidi="ar-SA"/></w:rPr><w:delText>Posición</w:delText></w:r></w:del></w:p></w:tc><w:tc><w:tcPr><w:tcW w:w="215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4632" w:author="Unknown Author" w:date="2026-10-30T04:17:53Z"></w:del></w:rPr></w:pPr><w:del w:id="4631" w:author="Unknown Author" w:date="2026-10-30T04:17:53Z"><w:r><w:rPr><w:b/><w:kern w:val="0"/><w:szCs w:val="24"/><w:lang w:val="es-CO" w:eastAsia="en-US" w:bidi="ar-SA"/></w:rPr><w:delText>Fundamento de la inferencia</w:delText></w:r></w:del></w:p></w:tc><w:tc><w:tcPr><w:tcW w:w="190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4634" w:author="Unknown Author" w:date="2026-10-30T04:17:53Z"></w:del></w:rPr></w:pPr><w:del w:id="4633" w:author="Unknown Author" w:date="2026-10-30T04:17:53Z"><w:r><w:rPr><w:b/><w:kern w:val="0"/><w:szCs w:val="24"/><w:lang w:val="es-CO" w:eastAsia="en-US" w:bidi="ar-SA"/></w:rPr><w:delText>Señal que la confirma</w:delText></w:r></w:del></w:p></w:tc><w:tc><w:tcPr><w:tcW w:w="215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4636" w:author="Unknown Author" w:date="2026-10-30T04:17:53Z"></w:del></w:rPr></w:pPr><w:del w:id="4635" w:author="Unknown Author" w:date="2026-10-30T04:17:53Z"><w:r><w:rPr><w:b/><w:kern w:val="0"/><w:szCs w:val="24"/><w:lang w:val="es-CO" w:eastAsia="en-US" w:bidi="ar-SA"/></w:rPr><w:delText>Gestión prevista</w:delText></w:r></w:del></w:p></w:tc></w:tr><w:tr><w:trPr><w:del w:id="4637" w:author="Unknown Author" w:date="2026-10-30T04:17:53Z"/><w:cantSplit w:val="true"/></w:trPr><w:tc><w:tcPr><w:tcW w:w="2156" w:type="dxa"/><w:tcBorders></w:tcBorders></w:tcPr><w:p><w:pPr><w:pStyle w:val="Tabla9"/><w:widowControl/><w:jc w:val="left"/><w:rPr><w:kern w:val="0"/><w:szCs w:val="24"/><w:lang w:val="es-CO" w:eastAsia="en-US" w:bidi="ar-SA"/><w:del w:id="4639" w:author="Unknown Author" w:date="2026-10-30T04:17:53Z"></w:del></w:rPr></w:pPr><w:del w:id="4638" w:author="Unknown Author" w:date="2026-10-30T04:17:53Z"><w:r><w:rPr><w:kern w:val="0"/><w:szCs w:val="24"/><w:lang w:val="es-CO" w:eastAsia="en-US" w:bidi="ar-SA"/></w:rPr><w:delText>Proveedores de estaciones convencionales</w:delText></w:r></w:del></w:p></w:tc><w:tc><w:tcPr><w:tcW w:w="1575" w:type="dxa"/><w:tcBorders></w:tcBorders></w:tcPr><w:p><w:pPr><w:pStyle w:val="Tabla9"/><w:widowControl/><w:jc w:val="left"/><w:rPr><w:kern w:val="0"/><w:szCs w:val="24"/><w:lang w:val="es-CO" w:eastAsia="en-US" w:bidi="ar-SA"/><w:del w:id="4641" w:author="Unknown Author" w:date="2026-10-30T04:17:53Z"></w:del></w:rPr></w:pPr><w:del w:id="4640" w:author="Unknown Author" w:date="2026-10-30T04:17:53Z"><w:r><w:rPr><w:kern w:val="0"/><w:szCs w:val="24"/><w:lang w:val="es-CO" w:eastAsia="en-US" w:bidi="ar-SA"/></w:rPr><w:delText>Oponente</w:delText></w:r></w:del></w:p></w:tc><w:tc><w:tcPr><w:tcW w:w="2157" w:type="dxa"/><w:tcBorders></w:tcBorders></w:tcPr><w:p><w:pPr><w:pStyle w:val="Tabla9"/><w:widowControl/><w:jc w:val="left"/><w:rPr><w:kern w:val="0"/><w:szCs w:val="24"/><w:lang w:val="es-CO" w:eastAsia="en-US" w:bidi="ar-SA"/><w:del w:id="4643" w:author="Unknown Author" w:date="2026-10-30T04:17:53Z"></w:del></w:rPr></w:pPr><w:del w:id="4642" w:author="Unknown Author" w:date="2026-10-30T04:17:53Z"><w:r><w:rPr><w:kern w:val="0"/><w:szCs w:val="24"/><w:lang w:val="es-CO" w:eastAsia="en-US" w:bidi="ar-SA"/></w:rPr><w:delText>Análisis de alternativas: 114,20 frente a 15,90 millones de COP por punto de medición</w:delText></w:r></w:del></w:p></w:tc><w:tc><w:tcPr><w:tcW w:w="1908" w:type="dxa"/><w:tcBorders></w:tcBorders></w:tcPr><w:p><w:pPr><w:pStyle w:val="Tabla9"/><w:widowControl/><w:jc w:val="left"/><w:rPr><w:kern w:val="0"/><w:szCs w:val="24"/><w:lang w:val="es-CO" w:eastAsia="en-US" w:bidi="ar-SA"/><w:del w:id="4645" w:author="Unknown Author" w:date="2026-10-30T04:17:53Z"></w:del></w:rPr></w:pPr><w:del w:id="4644" w:author="Unknown Author" w:date="2026-10-30T04:17:53Z"><w:r><w:rPr><w:kern w:val="0"/><w:szCs w:val="24"/><w:lang w:val="es-CO" w:eastAsia="en-US" w:bidi="ar-SA"/></w:rPr><w:delText>Objeciones a la validez de los datos de bajo costo en las sesiones con los comités</w:delText></w:r></w:del></w:p></w:tc><w:tc><w:tcPr><w:tcW w:w="2158" w:type="dxa"/><w:tcBorders></w:tcBorders></w:tcPr><w:p><w:pPr><w:pStyle w:val="Tabla9"/><w:widowControl/><w:jc w:val="left"/><w:rPr><w:kern w:val="0"/><w:szCs w:val="24"/><w:lang w:val="es-CO" w:eastAsia="en-US" w:bidi="ar-SA"/><w:del w:id="4647" w:author="Unknown Author" w:date="2026-10-30T04:17:53Z"></w:del></w:rPr></w:pPr><w:del w:id="4646" w:author="Unknown Author" w:date="2026-10-30T04:17:53Z"><w:r><w:rPr><w:kern w:val="0"/><w:szCs w:val="24"/><w:lang w:val="es-CO" w:eastAsia="en-US" w:bidi="ar-SA"/></w:rPr><w:delText>Presentar el desempeño frente a la referencia y aclarar el uso informativo</w:delText></w:r></w:del></w:p></w:tc></w:tr><w:tr><w:trPr><w:del w:id="4648" w:author="Unknown Author" w:date="2026-10-30T04:17:53Z"/><w:cantSplit w:val="true"/></w:trPr><w:tc><w:tcPr><w:tcW w:w="2156" w:type="dxa"/><w:tcBorders></w:tcBorders><w:shd w:color="auto" w:fill="F7F7F7" w:val="clear"/></w:tcPr><w:p><w:pPr><w:pStyle w:val="Tabla9"/><w:widowControl/><w:jc w:val="left"/><w:rPr><w:kern w:val="0"/><w:szCs w:val="24"/><w:lang w:val="es-CO" w:eastAsia="en-US" w:bidi="ar-SA"/><w:del w:id="4650" w:author="Unknown Author" w:date="2026-10-30T04:17:53Z"></w:del></w:rPr></w:pPr><w:del w:id="4649" w:author="Unknown Author" w:date="2026-10-30T04:17:53Z"><w:r><w:rPr><w:kern w:val="0"/><w:szCs w:val="24"/><w:lang w:val="es-CO" w:eastAsia="en-US" w:bidi="ar-SA"/></w:rPr><w:delText>Titulares de datos o decisores sin mediciones públicas</w:delText></w:r></w:del></w:p></w:tc><w:tc><w:tcPr><w:tcW w:w="1575" w:type="dxa"/><w:tcBorders></w:tcBorders><w:shd w:color="auto" w:fill="F7F7F7" w:val="clear"/></w:tcPr><w:p><w:pPr><w:pStyle w:val="Tabla9"/><w:widowControl/><w:jc w:val="left"/><w:rPr><w:kern w:val="0"/><w:szCs w:val="24"/><w:lang w:val="es-CO" w:eastAsia="en-US" w:bidi="ar-SA"/><w:del w:id="4652" w:author="Unknown Author" w:date="2026-10-30T04:17:53Z"></w:del></w:rPr></w:pPr><w:del w:id="4651" w:author="Unknown Author" w:date="2026-10-30T04:17:53Z"><w:r><w:rPr><w:kern w:val="0"/><w:szCs w:val="24"/><w:lang w:val="es-CO" w:eastAsia="en-US" w:bidi="ar-SA"/></w:rPr><w:delText>Oponente</w:delText></w:r></w:del></w:p></w:tc><w:tc><w:tcPr><w:tcW w:w="2157" w:type="dxa"/><w:tcBorders></w:tcBorders><w:shd w:color="auto" w:fill="F7F7F7" w:val="clear"/></w:tcPr><w:p><w:pPr><w:pStyle w:val="Tabla9"/><w:widowControl/><w:jc w:val="left"/><w:rPr><w:kern w:val="0"/><w:szCs w:val="24"/><w:lang w:val="es-CO" w:eastAsia="en-US" w:bidi="ar-SA"/><w:del w:id="4654" w:author="Unknown Author" w:date="2026-10-30T04:17:53Z"></w:del></w:rPr></w:pPr><w:del w:id="4653" w:author="Unknown Author" w:date="2026-10-30T04:17:53Z"><w:r><w:rPr><w:kern w:val="0"/><w:szCs w:val="24"/><w:lang w:val="es-CO" w:eastAsia="en-US" w:bidi="ar-SA"/></w:rPr><w:delText>Dilema de bien público en la calibración y apertura de datos bajo solicitud</w:delText></w:r></w:del></w:p></w:tc><w:tc><w:tcPr><w:tcW w:w="1908" w:type="dxa"/><w:tcBorders></w:tcBorders><w:shd w:color="auto" w:fill="F7F7F7" w:val="clear"/></w:tcPr><w:p><w:pPr><w:pStyle w:val="Tabla9"/><w:widowControl/><w:jc w:val="left"/><w:rPr><w:kern w:val="0"/><w:szCs w:val="24"/><w:lang w:val="es-CO" w:eastAsia="en-US" w:bidi="ar-SA"/><w:del w:id="4656" w:author="Unknown Author" w:date="2026-10-30T04:17:53Z"></w:del></w:rPr></w:pPr><w:del w:id="4655" w:author="Unknown Author" w:date="2026-10-30T04:17:53Z"><w:r><w:rPr><w:kern w:val="0"/><w:szCs w:val="24"/><w:lang w:val="es-CO" w:eastAsia="en-US" w:bidi="ar-SA"/></w:rPr><w:delText>Negativa a compartir series o a participar en la validación conjunta</w:delText></w:r></w:del></w:p></w:tc><w:tc><w:tcPr><w:tcW w:w="2158" w:type="dxa"/><w:tcBorders></w:tcBorders><w:shd w:color="auto" w:fill="F7F7F7" w:val="clear"/></w:tcPr><w:p><w:pPr><w:pStyle w:val="Tabla9"/><w:widowControl/><w:jc w:val="left"/><w:rPr><w:kern w:val="0"/><w:szCs w:val="24"/><w:lang w:val="es-CO" w:eastAsia="en-US" w:bidi="ar-SA"/><w:del w:id="4658" w:author="Unknown Author" w:date="2026-10-30T04:17:53Z"></w:del></w:rPr></w:pPr><w:del w:id="4657" w:author="Unknown Author" w:date="2026-10-30T04:17:53Z"><w:r><w:rPr><w:kern w:val="0"/><w:szCs w:val="24"/><w:lang w:val="es-CO" w:eastAsia="en-US" w:bidi="ar-SA"/></w:rPr><w:delText>Publicar el método y el error residual e invitar a la validación</w:delText></w:r></w:del></w:p></w:tc></w:tr><w:tr><w:trPr><w:del w:id="4659" w:author="Unknown Author" w:date="2026-10-30T04:17:53Z"/><w:cantSplit w:val="true"/></w:trPr><w:tc><w:tcPr><w:tcW w:w="2156" w:type="dxa"/><w:tcBorders></w:tcBorders></w:tcPr><w:p><w:pPr><w:pStyle w:val="Tabla9"/><w:widowControl/><w:jc w:val="left"/><w:rPr><w:kern w:val="0"/><w:szCs w:val="24"/><w:lang w:val="es-CO" w:eastAsia="en-US" w:bidi="ar-SA"/><w:del w:id="4661" w:author="Unknown Author" w:date="2026-10-30T04:17:53Z"></w:del></w:rPr></w:pPr><w:del w:id="4660" w:author="Unknown Author" w:date="2026-10-30T04:17:53Z"><w:r><w:rPr><w:kern w:val="0"/><w:szCs w:val="24"/><w:lang w:val="es-CO" w:eastAsia="en-US" w:bidi="ar-SA"/></w:rPr><w:delText>Personas o grupos que sustraen o dañan nodos</w:delText></w:r></w:del></w:p></w:tc><w:tc><w:tcPr><w:tcW w:w="1575" w:type="dxa"/><w:tcBorders></w:tcBorders></w:tcPr><w:p><w:pPr><w:pStyle w:val="Tabla9"/><w:widowControl/><w:jc w:val="left"/><w:rPr><w:kern w:val="0"/><w:szCs w:val="24"/><w:lang w:val="es-CO" w:eastAsia="en-US" w:bidi="ar-SA"/><w:del w:id="4663" w:author="Unknown Author" w:date="2026-10-30T04:17:53Z"></w:del></w:rPr></w:pPr><w:del w:id="4662" w:author="Unknown Author" w:date="2026-10-30T04:17:53Z"><w:r><w:rPr><w:kern w:val="0"/><w:szCs w:val="24"/><w:lang w:val="es-CO" w:eastAsia="en-US" w:bidi="ar-SA"/></w:rPr><w:delText>Oponente</w:delText></w:r></w:del></w:p></w:tc><w:tc><w:tcPr><w:tcW w:w="2157" w:type="dxa"/><w:tcBorders></w:tcBorders></w:tcPr><w:p><w:pPr><w:pStyle w:val="Tabla9"/><w:widowControl/><w:jc w:val="left"/><w:rPr><w:kern w:val="0"/><w:szCs w:val="24"/><w:lang w:val="es-CO" w:eastAsia="en-US" w:bidi="ar-SA"/><w:del w:id="4665" w:author="Unknown Author" w:date="2026-10-30T04:17:53Z"></w:del></w:rPr></w:pPr><w:del w:id="4664" w:author="Unknown Author" w:date="2026-10-30T04:17:53Z"><w:r><w:rPr><w:kern w:val="0"/><w:szCs w:val="24"/><w:lang w:val="es-CO" w:eastAsia="en-US" w:bidi="ar-SA"/></w:rPr><w:delText>Riesgo de robo o vandalismo con probabilidad estimada de 40 %</w:delText></w:r></w:del></w:p></w:tc><w:tc><w:tcPr><w:tcW w:w="1908" w:type="dxa"/><w:tcBorders></w:tcBorders></w:tcPr><w:p><w:pPr><w:pStyle w:val="Tabla9"/><w:widowControl/><w:jc w:val="left"/><w:rPr><w:kern w:val="0"/><w:szCs w:val="24"/><w:lang w:val="es-CO" w:eastAsia="en-US" w:bidi="ar-SA"/><w:del w:id="4667" w:author="Unknown Author" w:date="2026-10-30T04:17:53Z"></w:del></w:rPr></w:pPr><w:del w:id="4666" w:author="Unknown Author" w:date="2026-10-30T04:17:53Z"><w:r><w:rPr><w:kern w:val="0"/><w:szCs w:val="24"/><w:lang w:val="es-CO" w:eastAsia="en-US" w:bidi="ar-SA"/></w:rPr><w:delText>Reportes de nodos fuera de línea o dañados en un sitio</w:delText></w:r></w:del></w:p></w:tc><w:tc><w:tcPr><w:tcW w:w="2158" w:type="dxa"/><w:tcBorders></w:tcBorders></w:tcPr><w:p><w:pPr><w:pStyle w:val="Tabla9"/><w:widowControl/><w:jc w:val="left"/><w:rPr><w:kern w:val="0"/><w:szCs w:val="24"/><w:lang w:val="es-CO" w:eastAsia="en-US" w:bidi="ar-SA"/><w:del w:id="4669" w:author="Unknown Author" w:date="2026-10-30T04:17:53Z"></w:del></w:rPr></w:pPr><w:del w:id="4668" w:author="Unknown Author" w:date="2026-10-30T04:17:53Z"><w:r><w:rPr><w:kern w:val="0"/><w:szCs w:val="24"/><w:lang w:val="es-CO" w:eastAsia="en-US" w:bidi="ar-SA"/></w:rPr><w:delText>Cerramientos, custodia local, nodos de reserva y talleres comunitarios</w:delText></w:r></w:del></w:p></w:tc></w:tr><w:tr><w:trPr><w:del w:id="4670" w:author="Unknown Author" w:date="2026-10-30T04:17:53Z"/><w:cantSplit w:val="true"/></w:trPr><w:tc><w:tcPr><w:tcW w:w="2156" w:type="dxa"/><w:tcBorders></w:tcBorders><w:shd w:color="auto" w:fill="F7F7F7" w:val="clear"/></w:tcPr><w:p><w:pPr><w:pStyle w:val="Tabla9"/><w:widowControl/><w:jc w:val="left"/><w:rPr><w:kern w:val="0"/><w:szCs w:val="24"/><w:lang w:val="es-CO" w:eastAsia="en-US" w:bidi="ar-SA"/><w:del w:id="4672" w:author="Unknown Author" w:date="2026-10-30T04:17:53Z"></w:del></w:rPr></w:pPr><w:del w:id="4671" w:author="Unknown Author" w:date="2026-10-30T04:17:53Z"><w:r><w:rPr><w:kern w:val="0"/><w:szCs w:val="24"/><w:lang w:val="es-CO" w:eastAsia="en-US" w:bidi="ar-SA"/></w:rPr><w:delText>Contratistas de remoción de escombros</w:delText></w:r></w:del></w:p></w:tc><w:tc><w:tcPr><w:tcW w:w="1575" w:type="dxa"/><w:tcBorders></w:tcBorders><w:shd w:color="auto" w:fill="F7F7F7" w:val="clear"/></w:tcPr><w:p><w:pPr><w:pStyle w:val="Tabla9"/><w:widowControl/><w:jc w:val="left"/><w:rPr><w:kern w:val="0"/><w:szCs w:val="24"/><w:lang w:val="es-CO" w:eastAsia="en-US" w:bidi="ar-SA"/><w:del w:id="4674" w:author="Unknown Author" w:date="2026-10-30T04:17:53Z"></w:del></w:rPr></w:pPr><w:del w:id="4673" w:author="Unknown Author" w:date="2026-10-30T04:17:53Z"><w:r><w:rPr><w:kern w:val="0"/><w:szCs w:val="24"/><w:lang w:val="es-CO" w:eastAsia="en-US" w:bidi="ar-SA"/></w:rPr><w:delText>Perjudicado</w:delText></w:r></w:del></w:p></w:tc><w:tc><w:tcPr><w:tcW w:w="2157" w:type="dxa"/><w:tcBorders></w:tcBorders><w:shd w:color="auto" w:fill="F7F7F7" w:val="clear"/></w:tcPr><w:p><w:pPr><w:pStyle w:val="Tabla9"/><w:widowControl/><w:jc w:val="left"/><w:rPr><w:kern w:val="0"/><w:szCs w:val="24"/><w:lang w:val="es-CO" w:eastAsia="en-US" w:bidi="ar-SA"/><w:del w:id="4676" w:author="Unknown Author" w:date="2026-10-30T04:17:53Z"></w:del></w:rPr></w:pPr><w:del w:id="4675" w:author="Unknown Author" w:date="2026-10-30T04:17:53Z"><w:r><w:rPr><w:kern w:val="0"/><w:szCs w:val="24"/><w:lang w:val="es-CO" w:eastAsia="en-US" w:bidi="ar-SA"/></w:rPr><w:delText>Una alerta puede detener la actividad de un sitio</w:delText></w:r></w:del></w:p></w:tc><w:tc><w:tcPr><w:tcW w:w="1908" w:type="dxa"/><w:tcBorders></w:tcBorders><w:shd w:color="auto" w:fill="F7F7F7" w:val="clear"/></w:tcPr><w:p><w:pPr><w:pStyle w:val="Tabla9"/><w:widowControl/><w:jc w:val="left"/><w:rPr><w:kern w:val="0"/><w:szCs w:val="24"/><w:lang w:val="es-CO" w:eastAsia="en-US" w:bidi="ar-SA"/><w:del w:id="4678" w:author="Unknown Author" w:date="2026-10-30T04:17:53Z"></w:del></w:rPr></w:pPr><w:del w:id="4677" w:author="Unknown Author" w:date="2026-10-30T04:17:53Z"><w:r><w:rPr><w:kern w:val="0"/><w:szCs w:val="24"/><w:lang w:val="es-CO" w:eastAsia="en-US" w:bidi="ar-SA"/></w:rPr><w:delText>Quejas por paradas que la referencia no confirma</w:delText></w:r></w:del></w:p></w:tc><w:tc><w:tcPr><w:tcW w:w="2158" w:type="dxa"/><w:tcBorders></w:tcBorders><w:shd w:color="auto" w:fill="F7F7F7" w:val="clear"/></w:tcPr><w:p><w:pPr><w:pStyle w:val="Tabla9"/><w:widowControl/><w:jc w:val="left"/><w:rPr><w:kern w:val="0"/><w:szCs w:val="24"/><w:lang w:val="es-CO" w:eastAsia="en-US" w:bidi="ar-SA"/><w:del w:id="4680" w:author="Unknown Author" w:date="2026-10-30T04:17:53Z"></w:del></w:rPr></w:pPr><w:del w:id="4679" w:author="Unknown Author" w:date="2026-10-30T04:17:53Z"><w:r><w:rPr><w:kern w:val="0"/><w:szCs w:val="24"/><w:lang w:val="es-CO" w:eastAsia="en-US" w:bidi="ar-SA"/></w:rPr><w:delText>Umbrales co-diseñados y medición de falsas alarmas</w:delText></w:r></w:del></w:p></w:tc></w:tr><w:tr><w:trPr><w:del w:id="4681" w:author="Unknown Author" w:date="2026-10-30T04:17:53Z"/><w:cantSplit w:val="true"/></w:trPr><w:tc><w:tcPr><w:tcW w:w="2156" w:type="dxa"/><w:tcBorders><w:bottom w:val="single" w:sz="12" w:space="0" w:color="2A3439"/></w:tcBorders></w:tcPr><w:p><w:pPr><w:pStyle w:val="Tabla9"/><w:keepNext w:val="true"/><w:widowControl/><w:jc w:val="left"/><w:rPr><w:kern w:val="0"/><w:szCs w:val="24"/><w:lang w:val="es-CO" w:eastAsia="en-US" w:bidi="ar-SA"/><w:del w:id="4683" w:author="Unknown Author" w:date="2026-10-30T04:17:53Z"></w:del></w:rPr></w:pPr><w:del w:id="4682" w:author="Unknown Author" w:date="2026-10-30T04:17:53Z"><w:r><w:rPr><w:kern w:val="0"/><w:szCs w:val="24"/><w:lang w:val="es-CO" w:eastAsia="en-US" w:bidi="ar-SA"/></w:rPr><w:delText>Municipios y comités no focalizados</w:delText></w:r></w:del></w:p></w:tc><w:tc><w:tcPr><w:tcW w:w="1575" w:type="dxa"/><w:tcBorders><w:bottom w:val="single" w:sz="12" w:space="0" w:color="2A3439"/></w:tcBorders></w:tcPr><w:p><w:pPr><w:pStyle w:val="Tabla9"/><w:keepNext w:val="true"/><w:widowControl/><w:jc w:val="left"/><w:rPr><w:kern w:val="0"/><w:szCs w:val="24"/><w:lang w:val="es-CO" w:eastAsia="en-US" w:bidi="ar-SA"/><w:del w:id="4685" w:author="Unknown Author" w:date="2026-10-30T04:17:53Z"></w:del></w:rPr></w:pPr><w:del w:id="4684" w:author="Unknown Author" w:date="2026-10-30T04:17:53Z"><w:r><w:rPr><w:kern w:val="0"/><w:szCs w:val="24"/><w:lang w:val="es-CO" w:eastAsia="en-US" w:bidi="ar-SA"/></w:rPr><w:delText>Perjudicado</w:delText></w:r></w:del></w:p></w:tc><w:tc><w:tcPr><w:tcW w:w="2157" w:type="dxa"/><w:tcBorders><w:bottom w:val="single" w:sz="12" w:space="0" w:color="2A3439"/></w:tcBorders></w:tcPr><w:p><w:pPr><w:pStyle w:val="Tabla9"/><w:keepNext w:val="true"/><w:widowControl/><w:jc w:val="left"/><w:rPr><w:kern w:val="0"/><w:szCs w:val="24"/><w:lang w:val="es-CO" w:eastAsia="en-US" w:bidi="ar-SA"/><w:del w:id="4687" w:author="Unknown Author" w:date="2026-10-30T04:17:53Z"></w:del></w:rPr></w:pPr><w:del w:id="4686" w:author="Unknown Author" w:date="2026-10-30T04:17:53Z"><w:r><w:rPr><w:kern w:val="0"/><w:szCs w:val="24"/><w:lang w:val="es-CO" w:eastAsia="en-US" w:bidi="ar-SA"/></w:rPr><w:delText>Solo 12 municipios reciben nodos</w:delText></w:r></w:del></w:p></w:tc><w:tc><w:tcPr><w:tcW w:w="1908" w:type="dxa"/><w:tcBorders><w:bottom w:val="single" w:sz="12" w:space="0" w:color="2A3439"/></w:tcBorders></w:tcPr><w:p><w:pPr><w:pStyle w:val="Tabla9"/><w:keepNext w:val="true"/><w:widowControl/><w:jc w:val="left"/><w:rPr><w:kern w:val="0"/><w:szCs w:val="24"/><w:lang w:val="es-CO" w:eastAsia="en-US" w:bidi="ar-SA"/><w:del w:id="4689" w:author="Unknown Author" w:date="2026-10-30T04:17:53Z"></w:del></w:rPr></w:pPr><w:del w:id="4688" w:author="Unknown Author" w:date="2026-10-30T04:17:53Z"><w:r><w:rPr><w:kern w:val="0"/><w:szCs w:val="24"/><w:lang w:val="es-CO" w:eastAsia="en-US" w:bidi="ar-SA"/></w:rPr><w:delText>Solicitudes de cobertura de municipios excluidos</w:delText></w:r></w:del></w:p></w:tc><w:tc><w:tcPr><w:tcW w:w="2158" w:type="dxa"/><w:tcBorders><w:bottom w:val="single" w:sz="12" w:space="0" w:color="2A3439"/></w:tcBorders></w:tcPr><w:p><w:pPr><w:pStyle w:val="Tabla9"/><w:keepNext w:val="true"/><w:widowControl/><w:jc w:val="left"/><w:rPr><w:kern w:val="0"/><w:szCs w:val="24"/><w:lang w:val="es-CO" w:eastAsia="en-US" w:bidi="ar-SA"/><w:del w:id="4691" w:author="Unknown Author" w:date="2026-10-30T04:17:53Z"></w:del></w:rPr></w:pPr><w:del w:id="4690" w:author="Unknown Author" w:date="2026-10-30T04:17:53Z"><w:r><w:rPr><w:kern w:val="0"/><w:szCs w:val="24"/><w:lang w:val="es-CO" w:eastAsia="en-US" w:bidi="ar-SA"/></w:rPr><w:delText>Criterios públicos de selección e informe de cobertura</w:delText></w:r></w:del></w:p></w:tc></w:tr></w:tbl><w:p><w:pPr><w:pStyle w:val="TablaNota"/><w:rPr></w:rPr></w:pPr><w:r><w:rPr><w:i/><w:iCs/></w:rPr><w:t>Nota.</w:t></w:r><w:r><w:rPr></w:rPr><w:t xml:space="preserve"> Elaboración propia con el registro de riesgos, el análisis de alternativas y el informe de vigilancia tecnológica del proyecto. Todas las posiciones son inferidas. Las cifras de costo por punto de medición son estimaciones de formulación.</w:t></w:r></w:p><w:p><w:pPr><w:pStyle w:val="BodyText"/><w:rPr></w:rPr></w:pPr><w:r><w:rPr></w:rPr><w:t xml:space="preserve">La Tabla 10.3 muestra que las cinco posiciones comparten una respuesta: transparencia del método, del error residual y del criterio de selección. La participación temprana de los potenciales perjudicados amplía la comunidad que evalúa la evidencia (Funtowicz y Ravetz, 1993). El conocimiento producido con personas no expertas gana pertinencia (Callon, 1999). Por eso los contratistas y los </w:t></w:r><w:ins w:id="4692" w:author="Unknown Author" w:date="2026-10-30T04:17:53Z"><w:r><w:rPr></w:rPr><w:t>consejos</w:t></w:r></w:ins><w:del w:id="4693" w:author="Unknown Author" w:date="2026-10-30T04:17:53Z"><w:r><w:rPr></w:rPr><w:delText>comités</w:delText></w:r></w:del><w:r><w:rPr></w:rPr><w:t xml:space="preserve"> no focalizados se invitan a los talleres de co-diseño. La compuerta C1 verifica el resultado. Si menos de 50 % de los </w:t></w:r><w:ins w:id="4694" w:author="Unknown Author" w:date="2026-10-30T04:17:53Z"><w:r><w:rPr></w:rPr><w:t>consejos</w:t></w:r></w:ins><w:del w:id="4695" w:author="Unknown Author" w:date="2026-10-30T04:17:53Z"><w:r><w:rPr></w:rPr><w:delText>comités</w:delText></w:r></w:del><w:r><w:rPr></w:rPr><w:t xml:space="preserve"> del tramo 1 usa el tablero, la gerencia convoca una mesa de gestión. La mesa se reúne antes de liberar el tramo 2.</w:t></w:r><w:bookmarkEnd w:id="110"/></w:p><w:p><w:pPr><w:pStyle w:val="Heading2"/><w:rPr></w:rPr></w:pPr><w:bookmarkStart w:id="112" w:name="poder-interés-y-estrategia-de-gestión"/><w:r><w:rPr></w:rPr><w:t>10.3. Poder, interés y estrategia de gestión</w:t></w:r></w:p><w:p><w:pPr><w:pStyle w:val="FirstParagraph"/><w:rPr></w:rPr></w:pPr><w:r><w:rPr></w:rPr><w:t>La matriz clasifica a 19 interesados con dos valores en una escala de 1 a 10. El poder mide la capacidad de afectar la ejecución, los recursos o la continuidad. El interés mide cuánto afecta el resultado del proyecto al interesado. Un valor de 6 o más es alto. Los valores son inferencias del equipo formulador y no provienen de una consulta. Se validan con la alianza y con el financiador al inicio de la ejecución, en el acta de inicio del mes 2. La matriz excluye a los cinco participantes de oposición o de perjuicio inferidos. Separa el equipo ejecutor en tres interesados y agrupa el talento en formación con el equipo técnico. La Tabla 10.4 registra los valores y la Figura 10.1 los representa.</w:t></w:r></w:p><w:p><w:pPr><w:pStyle w:val="TablaRotulo"/><w:rPr></w:rPr></w:pPr><w:bookmarkStart w:id="113" w:name="rot_Tabla_10_4"/><w:r><w:rPr><w:b/><w:bCs/></w:rPr><w:t>Tabla 10.4</w:t></w:r><w:bookmarkEnd w:id="113"/></w:p><w:p><w:pPr><w:pStyle w:val="TablaTitulo"/><w:rPr></w:rPr></w:pPr><w:r><w:rPr><w:i/><w:iCs/></w:rPr><w:t>Poder, interés y cuadrante de los 19 interesados del proyecto</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3401"/><w:gridCol w:w="2073"/><w:gridCol w:w="996"/><w:gridCol w:w="1326"/><w:gridCol w:w="2158"/></w:tblGrid><w:tr><w:trPr><w:tblHeader w:val="true"/><w:ins w:id="4696" w:author="Unknown Author" w:date="2026-10-30T04:17:53Z"/><w:cantSplit w:val="true"/></w:trPr><w:tc><w:tcPr><w:tcW w:w="340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4698" w:author="Unknown Author" w:date="2026-10-30T04:17:53Z"></w:ins></w:rPr></w:pPr><w:ins w:id="4697" w:author="Unknown Author" w:date="2026-10-30T04:17:53Z"><w:r><w:rPr><w:b/><w:kern w:val="0"/><w:szCs w:val="24"/><w:lang w:val="es-CO" w:eastAsia="en-US" w:bidi="ar-SA"/></w:rPr><w:t>Interesado</w:t></w:r></w:ins></w:p></w:tc><w:tc><w:tcPr><w:tcW w:w="207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4700" w:author="Unknown Author" w:date="2026-10-30T04:17:53Z"></w:ins></w:rPr></w:pPr><w:ins w:id="4699" w:author="Unknown Author" w:date="2026-10-30T04:17:53Z"><w:r><w:rPr><w:b/><w:kern w:val="0"/><w:szCs w:val="24"/><w:lang w:val="es-CO" w:eastAsia="en-US" w:bidi="ar-SA"/></w:rPr><w:t>Grupo</w:t></w:r></w:ins></w:p></w:tc><w:tc><w:tcPr><w:tcW w:w="996"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4702" w:author="Unknown Author" w:date="2026-10-30T04:17:53Z"></w:ins></w:rPr></w:pPr><w:ins w:id="4701" w:author="Unknown Author" w:date="2026-10-30T04:17:53Z"><w:r><w:rPr><w:b/><w:kern w:val="0"/><w:szCs w:val="24"/><w:lang w:val="es-CO" w:eastAsia="en-US" w:bidi="ar-SA"/></w:rPr><w:t>Poder</w:t></w:r></w:ins></w:p></w:tc><w:tc><w:tcPr><w:tcW w:w="1326"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4704" w:author="Unknown Author" w:date="2026-10-30T04:17:53Z"></w:ins></w:rPr></w:pPr><w:ins w:id="4703" w:author="Unknown Author" w:date="2026-10-30T04:17:53Z"><w:r><w:rPr><w:b/><w:kern w:val="0"/><w:szCs w:val="24"/><w:lang w:val="es-CO" w:eastAsia="en-US" w:bidi="ar-SA"/></w:rPr><w:t>Interés</w:t></w:r></w:ins></w:p></w:tc><w:tc><w:tcPr><w:tcW w:w="215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4706" w:author="Unknown Author" w:date="2026-10-30T04:17:53Z"></w:ins></w:rPr></w:pPr><w:ins w:id="4705" w:author="Unknown Author" w:date="2026-10-30T04:17:53Z"><w:r><w:rPr><w:b/><w:kern w:val="0"/><w:szCs w:val="24"/><w:lang w:val="es-CO" w:eastAsia="en-US" w:bidi="ar-SA"/></w:rPr><w:t>Cuadrante</w:t></w:r></w:ins></w:p></w:tc></w:tr><w:tr><w:trPr><w:ins w:id="4707" w:author="Unknown Author" w:date="2026-10-30T04:17:53Z"/><w:cantSplit w:val="true"/></w:trPr><w:tc><w:tcPr><w:tcW w:w="3401" w:type="dxa"/><w:tcBorders></w:tcBorders></w:tcPr><w:p><w:pPr><w:pStyle w:val="Tabla9"/><w:widowControl/><w:jc w:val="left"/><w:rPr><w:kern w:val="0"/><w:szCs w:val="24"/><w:lang w:val="es-CO" w:eastAsia="en-US" w:bidi="ar-SA"/><w:ins w:id="4709" w:author="Unknown Author" w:date="2026-10-30T04:17:53Z"></w:ins></w:rPr></w:pPr><w:ins w:id="4708" w:author="Unknown Author" w:date="2026-10-30T04:17:53Z"><w:r><w:rPr><w:kern w:val="0"/><w:szCs w:val="24"/><w:lang w:val="es-CO" w:eastAsia="en-US" w:bidi="ar-SA"/></w:rPr><w:t>Universidad Santo Tomás</w:t></w:r></w:ins></w:p></w:tc><w:tc><w:tcPr><w:tcW w:w="2073" w:type="dxa"/><w:tcBorders></w:tcBorders></w:tcPr><w:p><w:pPr><w:pStyle w:val="Tabla9"/><w:widowControl/><w:jc w:val="left"/><w:rPr><w:kern w:val="0"/><w:szCs w:val="24"/><w:lang w:val="es-CO" w:eastAsia="en-US" w:bidi="ar-SA"/><w:ins w:id="4711" w:author="Unknown Author" w:date="2026-10-30T04:17:53Z"></w:ins></w:rPr></w:pPr><w:ins w:id="4710" w:author="Unknown Author" w:date="2026-10-30T04:17:53Z"><w:r><w:rPr><w:kern w:val="0"/><w:szCs w:val="24"/><w:lang w:val="es-CO" w:eastAsia="en-US" w:bidi="ar-SA"/></w:rPr><w:t>Interno</w:t></w:r></w:ins></w:p></w:tc><w:tc><w:tcPr><w:tcW w:w="996" w:type="dxa"/><w:tcBorders></w:tcBorders></w:tcPr><w:p><w:pPr><w:pStyle w:val="Tabla9"/><w:widowControl/><w:jc w:val="left"/><w:rPr><w:kern w:val="0"/><w:szCs w:val="24"/><w:lang w:val="es-CO" w:eastAsia="en-US" w:bidi="ar-SA"/><w:ins w:id="4713" w:author="Unknown Author" w:date="2026-10-30T04:17:53Z"></w:ins></w:rPr></w:pPr><w:ins w:id="4712" w:author="Unknown Author" w:date="2026-10-30T04:17:53Z"><w:r><w:rPr><w:kern w:val="0"/><w:szCs w:val="24"/><w:lang w:val="es-CO" w:eastAsia="en-US" w:bidi="ar-SA"/></w:rPr><w:t>8</w:t></w:r></w:ins></w:p></w:tc><w:tc><w:tcPr><w:tcW w:w="1326" w:type="dxa"/><w:tcBorders></w:tcBorders></w:tcPr><w:p><w:pPr><w:pStyle w:val="Tabla9"/><w:widowControl/><w:jc w:val="left"/><w:rPr><w:kern w:val="0"/><w:szCs w:val="24"/><w:lang w:val="es-CO" w:eastAsia="en-US" w:bidi="ar-SA"/><w:ins w:id="4715" w:author="Unknown Author" w:date="2026-10-30T04:17:53Z"></w:ins></w:rPr></w:pPr><w:ins w:id="4714" w:author="Unknown Author" w:date="2026-10-30T04:17:53Z"><w:r><w:rPr><w:kern w:val="0"/><w:szCs w:val="24"/><w:lang w:val="es-CO" w:eastAsia="en-US" w:bidi="ar-SA"/></w:rPr><w:t>9</w:t></w:r></w:ins></w:p></w:tc><w:tc><w:tcPr><w:tcW w:w="2158" w:type="dxa"/><w:tcBorders></w:tcBorders></w:tcPr><w:p><w:pPr><w:pStyle w:val="Tabla9"/><w:widowControl/><w:jc w:val="left"/><w:rPr><w:kern w:val="0"/><w:szCs w:val="24"/><w:lang w:val="es-CO" w:eastAsia="en-US" w:bidi="ar-SA"/><w:ins w:id="4717" w:author="Unknown Author" w:date="2026-10-30T04:17:53Z"></w:ins></w:rPr></w:pPr><w:ins w:id="4716" w:author="Unknown Author" w:date="2026-10-30T04:17:53Z"><w:r><w:rPr><w:kern w:val="0"/><w:szCs w:val="24"/><w:lang w:val="es-CO" w:eastAsia="en-US" w:bidi="ar-SA"/></w:rPr><w:t>Gestionar de cerca</w:t></w:r></w:ins></w:p></w:tc></w:tr><w:tr><w:trPr><w:ins w:id="4718" w:author="Unknown Author" w:date="2026-10-30T04:17:53Z"/><w:cantSplit w:val="true"/></w:trPr><w:tc><w:tcPr><w:tcW w:w="3401" w:type="dxa"/><w:tcBorders></w:tcBorders><w:shd w:color="auto" w:fill="F7F7F7" w:val="clear"/></w:tcPr><w:p><w:pPr><w:pStyle w:val="Tabla9"/><w:widowControl/><w:jc w:val="left"/><w:rPr><w:kern w:val="0"/><w:szCs w:val="24"/><w:lang w:val="es-CO" w:eastAsia="en-US" w:bidi="ar-SA"/><w:ins w:id="4720" w:author="Unknown Author" w:date="2026-10-30T04:17:53Z"></w:ins></w:rPr></w:pPr><w:ins w:id="4719" w:author="Unknown Author" w:date="2026-10-30T04:17:53Z"><w:r><w:rPr><w:kern w:val="0"/><w:szCs w:val="24"/><w:lang w:val="es-CO" w:eastAsia="en-US" w:bidi="ar-SA"/></w:rPr><w:t>Gerencia de proyecto</w:t></w:r></w:ins></w:p></w:tc><w:tc><w:tcPr><w:tcW w:w="2073" w:type="dxa"/><w:tcBorders></w:tcBorders><w:shd w:color="auto" w:fill="F7F7F7" w:val="clear"/></w:tcPr><w:p><w:pPr><w:pStyle w:val="Tabla9"/><w:widowControl/><w:jc w:val="left"/><w:rPr><w:kern w:val="0"/><w:szCs w:val="24"/><w:lang w:val="es-CO" w:eastAsia="en-US" w:bidi="ar-SA"/><w:ins w:id="4722" w:author="Unknown Author" w:date="2026-10-30T04:17:53Z"></w:ins></w:rPr></w:pPr><w:ins w:id="4721" w:author="Unknown Author" w:date="2026-10-30T04:17:53Z"><w:r><w:rPr><w:kern w:val="0"/><w:szCs w:val="24"/><w:lang w:val="es-CO" w:eastAsia="en-US" w:bidi="ar-SA"/></w:rPr><w:t>Interno</w:t></w:r></w:ins></w:p></w:tc><w:tc><w:tcPr><w:tcW w:w="996" w:type="dxa"/><w:tcBorders></w:tcBorders><w:shd w:color="auto" w:fill="F7F7F7" w:val="clear"/></w:tcPr><w:p><w:pPr><w:pStyle w:val="Tabla9"/><w:widowControl/><w:jc w:val="left"/><w:rPr><w:kern w:val="0"/><w:szCs w:val="24"/><w:lang w:val="es-CO" w:eastAsia="en-US" w:bidi="ar-SA"/><w:ins w:id="4724" w:author="Unknown Author" w:date="2026-10-30T04:17:53Z"></w:ins></w:rPr></w:pPr><w:ins w:id="4723" w:author="Unknown Author" w:date="2026-10-30T04:17:53Z"><w:r><w:rPr><w:kern w:val="0"/><w:szCs w:val="24"/><w:lang w:val="es-CO" w:eastAsia="en-US" w:bidi="ar-SA"/></w:rPr><w:t>7</w:t></w:r></w:ins></w:p></w:tc><w:tc><w:tcPr><w:tcW w:w="1326" w:type="dxa"/><w:tcBorders></w:tcBorders><w:shd w:color="auto" w:fill="F7F7F7" w:val="clear"/></w:tcPr><w:p><w:pPr><w:pStyle w:val="Tabla9"/><w:widowControl/><w:jc w:val="left"/><w:rPr><w:kern w:val="0"/><w:szCs w:val="24"/><w:lang w:val="es-CO" w:eastAsia="en-US" w:bidi="ar-SA"/><w:ins w:id="4726" w:author="Unknown Author" w:date="2026-10-30T04:17:53Z"></w:ins></w:rPr></w:pPr><w:ins w:id="4725" w:author="Unknown Author" w:date="2026-10-30T04:17:53Z"><w:r><w:rPr><w:kern w:val="0"/><w:szCs w:val="24"/><w:lang w:val="es-CO" w:eastAsia="en-US" w:bidi="ar-SA"/></w:rPr><w:t>10</w:t></w:r></w:ins></w:p></w:tc><w:tc><w:tcPr><w:tcW w:w="2158" w:type="dxa"/><w:tcBorders></w:tcBorders><w:shd w:color="auto" w:fill="F7F7F7" w:val="clear"/></w:tcPr><w:p><w:pPr><w:pStyle w:val="Tabla9"/><w:widowControl/><w:jc w:val="left"/><w:rPr><w:kern w:val="0"/><w:szCs w:val="24"/><w:lang w:val="es-CO" w:eastAsia="en-US" w:bidi="ar-SA"/><w:ins w:id="4728" w:author="Unknown Author" w:date="2026-10-30T04:17:53Z"></w:ins></w:rPr></w:pPr><w:ins w:id="4727" w:author="Unknown Author" w:date="2026-10-30T04:17:53Z"><w:r><w:rPr><w:kern w:val="0"/><w:szCs w:val="24"/><w:lang w:val="es-CO" w:eastAsia="en-US" w:bidi="ar-SA"/></w:rPr><w:t>Gestionar de cerca</w:t></w:r></w:ins></w:p></w:tc></w:tr><w:tr><w:trPr><w:ins w:id="4729" w:author="Unknown Author" w:date="2026-10-30T04:17:53Z"/><w:cantSplit w:val="true"/></w:trPr><w:tc><w:tcPr><w:tcW w:w="3401" w:type="dxa"/><w:tcBorders></w:tcBorders></w:tcPr><w:p><w:pPr><w:pStyle w:val="Tabla9"/><w:widowControl/><w:jc w:val="left"/><w:rPr><w:kern w:val="0"/><w:szCs w:val="24"/><w:lang w:val="es-CO" w:eastAsia="en-US" w:bidi="ar-SA"/><w:ins w:id="4731" w:author="Unknown Author" w:date="2026-10-30T04:17:53Z"></w:ins></w:rPr></w:pPr><w:ins w:id="4730" w:author="Unknown Author" w:date="2026-10-30T04:17:53Z"><w:r><w:rPr><w:kern w:val="0"/><w:szCs w:val="24"/><w:lang w:val="es-CO" w:eastAsia="en-US" w:bidi="ar-SA"/></w:rPr><w:t>Equipo técnico y de formación</w:t></w:r></w:ins></w:p></w:tc><w:tc><w:tcPr><w:tcW w:w="2073" w:type="dxa"/><w:tcBorders></w:tcBorders></w:tcPr><w:p><w:pPr><w:pStyle w:val="Tabla9"/><w:widowControl/><w:jc w:val="left"/><w:rPr><w:kern w:val="0"/><w:szCs w:val="24"/><w:lang w:val="es-CO" w:eastAsia="en-US" w:bidi="ar-SA"/><w:ins w:id="4733" w:author="Unknown Author" w:date="2026-10-30T04:17:53Z"></w:ins></w:rPr></w:pPr><w:ins w:id="4732" w:author="Unknown Author" w:date="2026-10-30T04:17:53Z"><w:r><w:rPr><w:kern w:val="0"/><w:szCs w:val="24"/><w:lang w:val="es-CO" w:eastAsia="en-US" w:bidi="ar-SA"/></w:rPr><w:t>Interno</w:t></w:r></w:ins></w:p></w:tc><w:tc><w:tcPr><w:tcW w:w="996" w:type="dxa"/><w:tcBorders></w:tcBorders></w:tcPr><w:p><w:pPr><w:pStyle w:val="Tabla9"/><w:widowControl/><w:jc w:val="left"/><w:rPr><w:kern w:val="0"/><w:szCs w:val="24"/><w:lang w:val="es-CO" w:eastAsia="en-US" w:bidi="ar-SA"/><w:ins w:id="4735" w:author="Unknown Author" w:date="2026-10-30T04:17:53Z"></w:ins></w:rPr></w:pPr><w:ins w:id="4734" w:author="Unknown Author" w:date="2026-10-30T04:17:53Z"><w:r><w:rPr><w:kern w:val="0"/><w:szCs w:val="24"/><w:lang w:val="es-CO" w:eastAsia="en-US" w:bidi="ar-SA"/></w:rPr><w:t>4</w:t></w:r></w:ins></w:p></w:tc><w:tc><w:tcPr><w:tcW w:w="1326" w:type="dxa"/><w:tcBorders></w:tcBorders></w:tcPr><w:p><w:pPr><w:pStyle w:val="Tabla9"/><w:widowControl/><w:jc w:val="left"/><w:rPr><w:kern w:val="0"/><w:szCs w:val="24"/><w:lang w:val="es-CO" w:eastAsia="en-US" w:bidi="ar-SA"/><w:ins w:id="4737" w:author="Unknown Author" w:date="2026-10-30T04:17:53Z"></w:ins></w:rPr></w:pPr><w:ins w:id="4736" w:author="Unknown Author" w:date="2026-10-30T04:17:53Z"><w:r><w:rPr><w:kern w:val="0"/><w:szCs w:val="24"/><w:lang w:val="es-CO" w:eastAsia="en-US" w:bidi="ar-SA"/></w:rPr><w:t>9</w:t></w:r></w:ins></w:p></w:tc><w:tc><w:tcPr><w:tcW w:w="2158" w:type="dxa"/><w:tcBorders></w:tcBorders></w:tcPr><w:p><w:pPr><w:pStyle w:val="Tabla9"/><w:widowControl/><w:jc w:val="left"/><w:rPr><w:kern w:val="0"/><w:szCs w:val="24"/><w:lang w:val="es-CO" w:eastAsia="en-US" w:bidi="ar-SA"/><w:ins w:id="4739" w:author="Unknown Author" w:date="2026-10-30T04:17:53Z"></w:ins></w:rPr></w:pPr><w:ins w:id="4738" w:author="Unknown Author" w:date="2026-10-30T04:17:53Z"><w:r><w:rPr><w:kern w:val="0"/><w:szCs w:val="24"/><w:lang w:val="es-CO" w:eastAsia="en-US" w:bidi="ar-SA"/></w:rPr><w:t>Mantener informado</w:t></w:r></w:ins></w:p></w:tc></w:tr><w:tr><w:trPr><w:ins w:id="4740" w:author="Unknown Author" w:date="2026-10-30T04:17:53Z"/><w:cantSplit w:val="true"/></w:trPr><w:tc><w:tcPr><w:tcW w:w="3401" w:type="dxa"/><w:tcBorders></w:tcBorders><w:shd w:color="auto" w:fill="F7F7F7" w:val="clear"/></w:tcPr><w:p><w:pPr><w:pStyle w:val="Tabla9"/><w:widowControl/><w:jc w:val="left"/><w:rPr><w:kern w:val="0"/><w:szCs w:val="24"/><w:lang w:val="es-CO" w:eastAsia="en-US" w:bidi="ar-SA"/><w:ins w:id="4742" w:author="Unknown Author" w:date="2026-10-30T04:17:53Z"></w:ins></w:rPr></w:pPr><w:ins w:id="4741" w:author="Unknown Author" w:date="2026-10-30T04:17:53Z"><w:r><w:rPr><w:kern w:val="0"/><w:szCs w:val="24"/><w:lang w:val="es-CO" w:eastAsia="en-US" w:bidi="ar-SA"/></w:rPr><w:t>Equipo de apropiación y convenios</w:t></w:r></w:ins></w:p></w:tc><w:tc><w:tcPr><w:tcW w:w="2073" w:type="dxa"/><w:tcBorders></w:tcBorders><w:shd w:color="auto" w:fill="F7F7F7" w:val="clear"/></w:tcPr><w:p><w:pPr><w:pStyle w:val="Tabla9"/><w:widowControl/><w:jc w:val="left"/><w:rPr><w:kern w:val="0"/><w:szCs w:val="24"/><w:lang w:val="es-CO" w:eastAsia="en-US" w:bidi="ar-SA"/><w:ins w:id="4744" w:author="Unknown Author" w:date="2026-10-30T04:17:53Z"></w:ins></w:rPr></w:pPr><w:ins w:id="4743" w:author="Unknown Author" w:date="2026-10-30T04:17:53Z"><w:r><w:rPr><w:kern w:val="0"/><w:szCs w:val="24"/><w:lang w:val="es-CO" w:eastAsia="en-US" w:bidi="ar-SA"/></w:rPr><w:t>Interno</w:t></w:r></w:ins></w:p></w:tc><w:tc><w:tcPr><w:tcW w:w="996" w:type="dxa"/><w:tcBorders></w:tcBorders><w:shd w:color="auto" w:fill="F7F7F7" w:val="clear"/></w:tcPr><w:p><w:pPr><w:pStyle w:val="Tabla9"/><w:widowControl/><w:jc w:val="left"/><w:rPr><w:kern w:val="0"/><w:szCs w:val="24"/><w:lang w:val="es-CO" w:eastAsia="en-US" w:bidi="ar-SA"/><w:ins w:id="4746" w:author="Unknown Author" w:date="2026-10-30T04:17:53Z"></w:ins></w:rPr></w:pPr><w:ins w:id="4745" w:author="Unknown Author" w:date="2026-10-30T04:17:53Z"><w:r><w:rPr><w:kern w:val="0"/><w:szCs w:val="24"/><w:lang w:val="es-CO" w:eastAsia="en-US" w:bidi="ar-SA"/></w:rPr><w:t>3</w:t></w:r></w:ins></w:p></w:tc><w:tc><w:tcPr><w:tcW w:w="1326" w:type="dxa"/><w:tcBorders></w:tcBorders><w:shd w:color="auto" w:fill="F7F7F7" w:val="clear"/></w:tcPr><w:p><w:pPr><w:pStyle w:val="Tabla9"/><w:widowControl/><w:jc w:val="left"/><w:rPr><w:kern w:val="0"/><w:szCs w:val="24"/><w:lang w:val="es-CO" w:eastAsia="en-US" w:bidi="ar-SA"/><w:ins w:id="4748" w:author="Unknown Author" w:date="2026-10-30T04:17:53Z"></w:ins></w:rPr></w:pPr><w:ins w:id="4747" w:author="Unknown Author" w:date="2026-10-30T04:17:53Z"><w:r><w:rPr><w:kern w:val="0"/><w:szCs w:val="24"/><w:lang w:val="es-CO" w:eastAsia="en-US" w:bidi="ar-SA"/></w:rPr><w:t>8</w:t></w:r></w:ins></w:p></w:tc><w:tc><w:tcPr><w:tcW w:w="2158" w:type="dxa"/><w:tcBorders></w:tcBorders><w:shd w:color="auto" w:fill="F7F7F7" w:val="clear"/></w:tcPr><w:p><w:pPr><w:pStyle w:val="Tabla9"/><w:widowControl/><w:jc w:val="left"/><w:rPr><w:kern w:val="0"/><w:szCs w:val="24"/><w:lang w:val="es-CO" w:eastAsia="en-US" w:bidi="ar-SA"/><w:ins w:id="4750" w:author="Unknown Author" w:date="2026-10-30T04:17:53Z"></w:ins></w:rPr></w:pPr><w:ins w:id="4749" w:author="Unknown Author" w:date="2026-10-30T04:17:53Z"><w:r><w:rPr><w:kern w:val="0"/><w:szCs w:val="24"/><w:lang w:val="es-CO" w:eastAsia="en-US" w:bidi="ar-SA"/></w:rPr><w:t>Mantener informado</w:t></w:r></w:ins></w:p></w:tc></w:tr><w:tr><w:trPr><w:ins w:id="4751" w:author="Unknown Author" w:date="2026-10-30T04:17:53Z"/><w:cantSplit w:val="true"/></w:trPr><w:tc><w:tcPr><w:tcW w:w="3401" w:type="dxa"/><w:tcBorders></w:tcBorders></w:tcPr><w:p><w:pPr><w:pStyle w:val="Tabla9"/><w:widowControl/><w:jc w:val="left"/><w:rPr><w:kern w:val="0"/><w:szCs w:val="24"/><w:lang w:val="es-CO" w:eastAsia="en-US" w:bidi="ar-SA"/><w:ins w:id="4753" w:author="Unknown Author" w:date="2026-10-30T04:17:53Z"></w:ins></w:rPr></w:pPr><w:ins w:id="4752" w:author="Unknown Author" w:date="2026-10-30T04:17:53Z"><w:r><w:rPr><w:kern w:val="0"/><w:szCs w:val="24"/><w:lang w:val="es-CO" w:eastAsia="en-US" w:bidi="ar-SA"/></w:rPr><w:t>Municipios aliados (Manizales y Calarcá)</w:t></w:r></w:ins></w:p></w:tc><w:tc><w:tcPr><w:tcW w:w="2073" w:type="dxa"/><w:tcBorders></w:tcBorders></w:tcPr><w:p><w:pPr><w:pStyle w:val="Tabla9"/><w:widowControl/><w:jc w:val="left"/><w:rPr><w:kern w:val="0"/><w:szCs w:val="24"/><w:lang w:val="es-CO" w:eastAsia="en-US" w:bidi="ar-SA"/><w:ins w:id="4755" w:author="Unknown Author" w:date="2026-10-30T04:17:53Z"></w:ins></w:rPr></w:pPr><w:ins w:id="4754" w:author="Unknown Author" w:date="2026-10-30T04:17:53Z"><w:r><w:rPr><w:kern w:val="0"/><w:szCs w:val="24"/><w:lang w:val="es-CO" w:eastAsia="en-US" w:bidi="ar-SA"/></w:rPr><w:t>Externo primario</w:t></w:r></w:ins></w:p></w:tc><w:tc><w:tcPr><w:tcW w:w="996" w:type="dxa"/><w:tcBorders></w:tcBorders></w:tcPr><w:p><w:pPr><w:pStyle w:val="Tabla9"/><w:widowControl/><w:jc w:val="left"/><w:rPr><w:kern w:val="0"/><w:szCs w:val="24"/><w:lang w:val="es-CO" w:eastAsia="en-US" w:bidi="ar-SA"/><w:ins w:id="4757" w:author="Unknown Author" w:date="2026-10-30T04:17:53Z"></w:ins></w:rPr></w:pPr><w:ins w:id="4756" w:author="Unknown Author" w:date="2026-10-30T04:17:53Z"><w:r><w:rPr><w:kern w:val="0"/><w:szCs w:val="24"/><w:lang w:val="es-CO" w:eastAsia="en-US" w:bidi="ar-SA"/></w:rPr><w:t>7</w:t></w:r></w:ins></w:p></w:tc><w:tc><w:tcPr><w:tcW w:w="1326" w:type="dxa"/><w:tcBorders></w:tcBorders></w:tcPr><w:p><w:pPr><w:pStyle w:val="Tabla9"/><w:widowControl/><w:jc w:val="left"/><w:rPr><w:kern w:val="0"/><w:szCs w:val="24"/><w:lang w:val="es-CO" w:eastAsia="en-US" w:bidi="ar-SA"/><w:ins w:id="4759" w:author="Unknown Author" w:date="2026-10-30T04:17:53Z"></w:ins></w:rPr></w:pPr><w:ins w:id="4758" w:author="Unknown Author" w:date="2026-10-30T04:17:53Z"><w:r><w:rPr><w:kern w:val="0"/><w:szCs w:val="24"/><w:lang w:val="es-CO" w:eastAsia="en-US" w:bidi="ar-SA"/></w:rPr><w:t>8</w:t></w:r></w:ins></w:p></w:tc><w:tc><w:tcPr><w:tcW w:w="2158" w:type="dxa"/><w:tcBorders></w:tcBorders></w:tcPr><w:p><w:pPr><w:pStyle w:val="Tabla9"/><w:widowControl/><w:jc w:val="left"/><w:rPr><w:kern w:val="0"/><w:szCs w:val="24"/><w:lang w:val="es-CO" w:eastAsia="en-US" w:bidi="ar-SA"/><w:ins w:id="4761" w:author="Unknown Author" w:date="2026-10-30T04:17:53Z"></w:ins></w:rPr></w:pPr><w:ins w:id="4760" w:author="Unknown Author" w:date="2026-10-30T04:17:53Z"><w:r><w:rPr><w:kern w:val="0"/><w:szCs w:val="24"/><w:lang w:val="es-CO" w:eastAsia="en-US" w:bidi="ar-SA"/></w:rPr><w:t>Gestionar de cerca</w:t></w:r></w:ins></w:p></w:tc></w:tr><w:tr><w:trPr><w:ins w:id="4762" w:author="Unknown Author" w:date="2026-10-30T04:17:53Z"/><w:cantSplit w:val="true"/></w:trPr><w:tc><w:tcPr><w:tcW w:w="3401" w:type="dxa"/><w:tcBorders></w:tcBorders><w:shd w:color="auto" w:fill="F7F7F7" w:val="clear"/></w:tcPr><w:p><w:pPr><w:pStyle w:val="Tabla9"/><w:widowControl/><w:jc w:val="left"/><w:rPr><w:kern w:val="0"/><w:szCs w:val="24"/><w:lang w:val="es-CO" w:eastAsia="en-US" w:bidi="ar-SA"/><w:ins w:id="4764" w:author="Unknown Author" w:date="2026-10-30T04:17:53Z"></w:ins></w:rPr></w:pPr><w:ins w:id="4763" w:author="Unknown Author" w:date="2026-10-30T04:17:53Z"><w:r><w:rPr><w:kern w:val="0"/><w:szCs w:val="24"/><w:lang w:val="es-CO" w:eastAsia="en-US" w:bidi="ar-SA"/></w:rPr><w:t>Avanciencia (actor del SNCTI)</w:t></w:r></w:ins></w:p></w:tc><w:tc><w:tcPr><w:tcW w:w="2073" w:type="dxa"/><w:tcBorders></w:tcBorders><w:shd w:color="auto" w:fill="F7F7F7" w:val="clear"/></w:tcPr><w:p><w:pPr><w:pStyle w:val="Tabla9"/><w:widowControl/><w:jc w:val="left"/><w:rPr><w:kern w:val="0"/><w:szCs w:val="24"/><w:lang w:val="es-CO" w:eastAsia="en-US" w:bidi="ar-SA"/><w:ins w:id="4766" w:author="Unknown Author" w:date="2026-10-30T04:17:53Z"></w:ins></w:rPr></w:pPr><w:ins w:id="4765" w:author="Unknown Author" w:date="2026-10-30T04:17:53Z"><w:r><w:rPr><w:kern w:val="0"/><w:szCs w:val="24"/><w:lang w:val="es-CO" w:eastAsia="en-US" w:bidi="ar-SA"/></w:rPr><w:t>Externo primario</w:t></w:r></w:ins></w:p></w:tc><w:tc><w:tcPr><w:tcW w:w="996" w:type="dxa"/><w:tcBorders></w:tcBorders><w:shd w:color="auto" w:fill="F7F7F7" w:val="clear"/></w:tcPr><w:p><w:pPr><w:pStyle w:val="Tabla9"/><w:widowControl/><w:jc w:val="left"/><w:rPr><w:kern w:val="0"/><w:szCs w:val="24"/><w:lang w:val="es-CO" w:eastAsia="en-US" w:bidi="ar-SA"/><w:ins w:id="4768" w:author="Unknown Author" w:date="2026-10-30T04:17:53Z"></w:ins></w:rPr></w:pPr><w:ins w:id="4767" w:author="Unknown Author" w:date="2026-10-30T04:17:53Z"><w:r><w:rPr><w:kern w:val="0"/><w:szCs w:val="24"/><w:lang w:val="es-CO" w:eastAsia="en-US" w:bidi="ar-SA"/></w:rPr><w:t>6</w:t></w:r></w:ins></w:p></w:tc><w:tc><w:tcPr><w:tcW w:w="1326" w:type="dxa"/><w:tcBorders></w:tcBorders><w:shd w:color="auto" w:fill="F7F7F7" w:val="clear"/></w:tcPr><w:p><w:pPr><w:pStyle w:val="Tabla9"/><w:widowControl/><w:jc w:val="left"/><w:rPr><w:kern w:val="0"/><w:szCs w:val="24"/><w:lang w:val="es-CO" w:eastAsia="en-US" w:bidi="ar-SA"/><w:ins w:id="4770" w:author="Unknown Author" w:date="2026-10-30T04:17:53Z"></w:ins></w:rPr></w:pPr><w:ins w:id="4769" w:author="Unknown Author" w:date="2026-10-30T04:17:53Z"><w:r><w:rPr><w:kern w:val="0"/><w:szCs w:val="24"/><w:lang w:val="es-CO" w:eastAsia="en-US" w:bidi="ar-SA"/></w:rPr><w:t>8</w:t></w:r></w:ins></w:p></w:tc><w:tc><w:tcPr><w:tcW w:w="2158" w:type="dxa"/><w:tcBorders></w:tcBorders><w:shd w:color="auto" w:fill="F7F7F7" w:val="clear"/></w:tcPr><w:p><w:pPr><w:pStyle w:val="Tabla9"/><w:widowControl/><w:jc w:val="left"/><w:rPr><w:kern w:val="0"/><w:szCs w:val="24"/><w:lang w:val="es-CO" w:eastAsia="en-US" w:bidi="ar-SA"/><w:ins w:id="4772" w:author="Unknown Author" w:date="2026-10-30T04:17:53Z"></w:ins></w:rPr></w:pPr><w:ins w:id="4771" w:author="Unknown Author" w:date="2026-10-30T04:17:53Z"><w:r><w:rPr><w:kern w:val="0"/><w:szCs w:val="24"/><w:lang w:val="es-CO" w:eastAsia="en-US" w:bidi="ar-SA"/></w:rPr><w:t>Gestionar de cerca</w:t></w:r></w:ins></w:p></w:tc></w:tr><w:tr><w:trPr><w:ins w:id="4773" w:author="Unknown Author" w:date="2026-10-30T04:17:53Z"/><w:cantSplit w:val="true"/></w:trPr><w:tc><w:tcPr><w:tcW w:w="3401" w:type="dxa"/><w:tcBorders></w:tcBorders></w:tcPr><w:p><w:pPr><w:pStyle w:val="Tabla9"/><w:widowControl/><w:jc w:val="left"/><w:rPr><w:kern w:val="0"/><w:szCs w:val="24"/><w:lang w:val="es-CO" w:eastAsia="en-US" w:bidi="ar-SA"/><w:ins w:id="4775" w:author="Unknown Author" w:date="2026-10-30T04:17:53Z"></w:ins></w:rPr></w:pPr><w:ins w:id="4774" w:author="Unknown Author" w:date="2026-10-30T04:17:53Z"><w:r><w:rPr><w:kern w:val="0"/><w:szCs w:val="24"/><w:lang w:val="es-CO" w:eastAsia="en-US" w:bidi="ar-SA"/></w:rPr><w:t>Financiador (SGR y MinCiencias)</w:t></w:r></w:ins></w:p></w:tc><w:tc><w:tcPr><w:tcW w:w="2073" w:type="dxa"/><w:tcBorders></w:tcBorders></w:tcPr><w:p><w:pPr><w:pStyle w:val="Tabla9"/><w:widowControl/><w:jc w:val="left"/><w:rPr><w:kern w:val="0"/><w:szCs w:val="24"/><w:lang w:val="es-CO" w:eastAsia="en-US" w:bidi="ar-SA"/><w:ins w:id="4777" w:author="Unknown Author" w:date="2026-10-30T04:17:53Z"></w:ins></w:rPr></w:pPr><w:ins w:id="4776" w:author="Unknown Author" w:date="2026-10-30T04:17:53Z"><w:r><w:rPr><w:kern w:val="0"/><w:szCs w:val="24"/><w:lang w:val="es-CO" w:eastAsia="en-US" w:bidi="ar-SA"/></w:rPr><w:t>Externo primario</w:t></w:r></w:ins></w:p></w:tc><w:tc><w:tcPr><w:tcW w:w="996" w:type="dxa"/><w:tcBorders></w:tcBorders></w:tcPr><w:p><w:pPr><w:pStyle w:val="Tabla9"/><w:widowControl/><w:jc w:val="left"/><w:rPr><w:kern w:val="0"/><w:szCs w:val="24"/><w:lang w:val="es-CO" w:eastAsia="en-US" w:bidi="ar-SA"/><w:ins w:id="4779" w:author="Unknown Author" w:date="2026-10-30T04:17:53Z"></w:ins></w:rPr></w:pPr><w:ins w:id="4778" w:author="Unknown Author" w:date="2026-10-30T04:17:53Z"><w:r><w:rPr><w:kern w:val="0"/><w:szCs w:val="24"/><w:lang w:val="es-CO" w:eastAsia="en-US" w:bidi="ar-SA"/></w:rPr><w:t>10</w:t></w:r></w:ins></w:p></w:tc><w:tc><w:tcPr><w:tcW w:w="1326" w:type="dxa"/><w:tcBorders></w:tcBorders></w:tcPr><w:p><w:pPr><w:pStyle w:val="Tabla9"/><w:widowControl/><w:jc w:val="left"/><w:rPr><w:kern w:val="0"/><w:szCs w:val="24"/><w:lang w:val="es-CO" w:eastAsia="en-US" w:bidi="ar-SA"/><w:ins w:id="4781" w:author="Unknown Author" w:date="2026-10-30T04:17:53Z"></w:ins></w:rPr></w:pPr><w:ins w:id="4780" w:author="Unknown Author" w:date="2026-10-30T04:17:53Z"><w:r><w:rPr><w:kern w:val="0"/><w:szCs w:val="24"/><w:lang w:val="es-CO" w:eastAsia="en-US" w:bidi="ar-SA"/></w:rPr><w:t>7</w:t></w:r></w:ins></w:p></w:tc><w:tc><w:tcPr><w:tcW w:w="2158" w:type="dxa"/><w:tcBorders></w:tcBorders></w:tcPr><w:p><w:pPr><w:pStyle w:val="Tabla9"/><w:widowControl/><w:jc w:val="left"/><w:rPr><w:kern w:val="0"/><w:szCs w:val="24"/><w:lang w:val="es-CO" w:eastAsia="en-US" w:bidi="ar-SA"/><w:ins w:id="4783" w:author="Unknown Author" w:date="2026-10-30T04:17:53Z"></w:ins></w:rPr></w:pPr><w:ins w:id="4782" w:author="Unknown Author" w:date="2026-10-30T04:17:53Z"><w:r><w:rPr><w:kern w:val="0"/><w:szCs w:val="24"/><w:lang w:val="es-CO" w:eastAsia="en-US" w:bidi="ar-SA"/></w:rPr><w:t>Gestionar de cerca</w:t></w:r></w:ins></w:p></w:tc></w:tr><w:tr><w:trPr><w:ins w:id="4784" w:author="Unknown Author" w:date="2026-10-30T04:17:53Z"/><w:cantSplit w:val="true"/></w:trPr><w:tc><w:tcPr><w:tcW w:w="3401" w:type="dxa"/><w:tcBorders></w:tcBorders><w:shd w:color="auto" w:fill="F7F7F7" w:val="clear"/></w:tcPr><w:p><w:pPr><w:pStyle w:val="Tabla9"/><w:widowControl/><w:jc w:val="left"/><w:rPr><w:kern w:val="0"/><w:szCs w:val="24"/><w:lang w:val="es-CO" w:eastAsia="en-US" w:bidi="ar-SA"/><w:ins w:id="4786" w:author="Unknown Author" w:date="2026-10-30T04:17:53Z"></w:ins></w:rPr></w:pPr><w:ins w:id="4785" w:author="Unknown Author" w:date="2026-10-30T04:17:53Z"><w:r><w:rPr><w:kern w:val="0"/><w:szCs w:val="24"/><w:lang w:val="es-CO" w:eastAsia="en-US" w:bidi="ar-SA"/></w:rPr><w:t>Consejos municipales de los municipios aliados</w:t></w:r></w:ins></w:p></w:tc><w:tc><w:tcPr><w:tcW w:w="2073" w:type="dxa"/><w:tcBorders></w:tcBorders><w:shd w:color="auto" w:fill="F7F7F7" w:val="clear"/></w:tcPr><w:p><w:pPr><w:pStyle w:val="Tabla9"/><w:widowControl/><w:jc w:val="left"/><w:rPr><w:kern w:val="0"/><w:szCs w:val="24"/><w:lang w:val="es-CO" w:eastAsia="en-US" w:bidi="ar-SA"/><w:ins w:id="4788" w:author="Unknown Author" w:date="2026-10-30T04:17:53Z"></w:ins></w:rPr></w:pPr><w:ins w:id="4787" w:author="Unknown Author" w:date="2026-10-30T04:17:53Z"><w:r><w:rPr><w:kern w:val="0"/><w:szCs w:val="24"/><w:lang w:val="es-CO" w:eastAsia="en-US" w:bidi="ar-SA"/></w:rPr><w:t>Externo primario</w:t></w:r></w:ins></w:p></w:tc><w:tc><w:tcPr><w:tcW w:w="996" w:type="dxa"/><w:tcBorders></w:tcBorders><w:shd w:color="auto" w:fill="F7F7F7" w:val="clear"/></w:tcPr><w:p><w:pPr><w:pStyle w:val="Tabla9"/><w:widowControl/><w:jc w:val="left"/><w:rPr><w:kern w:val="0"/><w:szCs w:val="24"/><w:lang w:val="es-CO" w:eastAsia="en-US" w:bidi="ar-SA"/><w:ins w:id="4790" w:author="Unknown Author" w:date="2026-10-30T04:17:53Z"></w:ins></w:rPr></w:pPr><w:ins w:id="4789" w:author="Unknown Author" w:date="2026-10-30T04:17:53Z"><w:r><w:rPr><w:kern w:val="0"/><w:szCs w:val="24"/><w:lang w:val="es-CO" w:eastAsia="en-US" w:bidi="ar-SA"/></w:rPr><w:t>6</w:t></w:r></w:ins></w:p></w:tc><w:tc><w:tcPr><w:tcW w:w="1326" w:type="dxa"/><w:tcBorders></w:tcBorders><w:shd w:color="auto" w:fill="F7F7F7" w:val="clear"/></w:tcPr><w:p><w:pPr><w:pStyle w:val="Tabla9"/><w:widowControl/><w:jc w:val="left"/><w:rPr><w:kern w:val="0"/><w:szCs w:val="24"/><w:lang w:val="es-CO" w:eastAsia="en-US" w:bidi="ar-SA"/><w:ins w:id="4792" w:author="Unknown Author" w:date="2026-10-30T04:17:53Z"></w:ins></w:rPr></w:pPr><w:ins w:id="4791" w:author="Unknown Author" w:date="2026-10-30T04:17:53Z"><w:r><w:rPr><w:kern w:val="0"/><w:szCs w:val="24"/><w:lang w:val="es-CO" w:eastAsia="en-US" w:bidi="ar-SA"/></w:rPr><w:t>8</w:t></w:r></w:ins></w:p></w:tc><w:tc><w:tcPr><w:tcW w:w="2158" w:type="dxa"/><w:tcBorders></w:tcBorders><w:shd w:color="auto" w:fill="F7F7F7" w:val="clear"/></w:tcPr><w:p><w:pPr><w:pStyle w:val="Tabla9"/><w:widowControl/><w:jc w:val="left"/><w:rPr><w:kern w:val="0"/><w:szCs w:val="24"/><w:lang w:val="es-CO" w:eastAsia="en-US" w:bidi="ar-SA"/><w:ins w:id="4794" w:author="Unknown Author" w:date="2026-10-30T04:17:53Z"></w:ins></w:rPr></w:pPr><w:ins w:id="4793" w:author="Unknown Author" w:date="2026-10-30T04:17:53Z"><w:r><w:rPr><w:kern w:val="0"/><w:szCs w:val="24"/><w:lang w:val="es-CO" w:eastAsia="en-US" w:bidi="ar-SA"/></w:rPr><w:t>Gestionar de cerca</w:t></w:r></w:ins></w:p></w:tc></w:tr><w:tr><w:trPr><w:ins w:id="4795" w:author="Unknown Author" w:date="2026-10-30T04:17:53Z"/><w:cantSplit w:val="true"/></w:trPr><w:tc><w:tcPr><w:tcW w:w="3401" w:type="dxa"/><w:tcBorders></w:tcBorders></w:tcPr><w:p><w:pPr><w:pStyle w:val="Tabla9"/><w:widowControl/><w:jc w:val="left"/><w:rPr><w:kern w:val="0"/><w:szCs w:val="24"/><w:lang w:val="es-CO" w:eastAsia="en-US" w:bidi="ar-SA"/><w:ins w:id="4797" w:author="Unknown Author" w:date="2026-10-30T04:17:53Z"></w:ins></w:rPr></w:pPr><w:ins w:id="4796" w:author="Unknown Author" w:date="2026-10-30T04:17:53Z"><w:r><w:rPr><w:kern w:val="0"/><w:szCs w:val="24"/><w:lang w:val="es-CO" w:eastAsia="en-US" w:bidi="ar-SA"/></w:rPr><w:t>Consejos departamentales</w:t></w:r></w:ins></w:p></w:tc><w:tc><w:tcPr><w:tcW w:w="2073" w:type="dxa"/><w:tcBorders></w:tcBorders></w:tcPr><w:p><w:pPr><w:pStyle w:val="Tabla9"/><w:widowControl/><w:jc w:val="left"/><w:rPr><w:kern w:val="0"/><w:szCs w:val="24"/><w:lang w:val="es-CO" w:eastAsia="en-US" w:bidi="ar-SA"/><w:ins w:id="4799" w:author="Unknown Author" w:date="2026-10-30T04:17:53Z"></w:ins></w:rPr></w:pPr><w:ins w:id="4798" w:author="Unknown Author" w:date="2026-10-30T04:17:53Z"><w:r><w:rPr><w:kern w:val="0"/><w:szCs w:val="24"/><w:lang w:val="es-CO" w:eastAsia="en-US" w:bidi="ar-SA"/></w:rPr><w:t>Externo primario</w:t></w:r></w:ins></w:p></w:tc><w:tc><w:tcPr><w:tcW w:w="996" w:type="dxa"/><w:tcBorders></w:tcBorders></w:tcPr><w:p><w:pPr><w:pStyle w:val="Tabla9"/><w:widowControl/><w:jc w:val="left"/><w:rPr><w:kern w:val="0"/><w:szCs w:val="24"/><w:lang w:val="es-CO" w:eastAsia="en-US" w:bidi="ar-SA"/><w:ins w:id="4801" w:author="Unknown Author" w:date="2026-10-30T04:17:53Z"></w:ins></w:rPr></w:pPr><w:ins w:id="4800" w:author="Unknown Author" w:date="2026-10-30T04:17:53Z"><w:r><w:rPr><w:kern w:val="0"/><w:szCs w:val="24"/><w:lang w:val="es-CO" w:eastAsia="en-US" w:bidi="ar-SA"/></w:rPr><w:t>7</w:t></w:r></w:ins></w:p></w:tc><w:tc><w:tcPr><w:tcW w:w="1326" w:type="dxa"/><w:tcBorders></w:tcBorders></w:tcPr><w:p><w:pPr><w:pStyle w:val="Tabla9"/><w:widowControl/><w:jc w:val="left"/><w:rPr><w:kern w:val="0"/><w:szCs w:val="24"/><w:lang w:val="es-CO" w:eastAsia="en-US" w:bidi="ar-SA"/><w:ins w:id="4803" w:author="Unknown Author" w:date="2026-10-30T04:17:53Z"></w:ins></w:rPr></w:pPr><w:ins w:id="4802" w:author="Unknown Author" w:date="2026-10-30T04:17:53Z"><w:r><w:rPr><w:kern w:val="0"/><w:szCs w:val="24"/><w:lang w:val="es-CO" w:eastAsia="en-US" w:bidi="ar-SA"/></w:rPr><w:t>7</w:t></w:r></w:ins></w:p></w:tc><w:tc><w:tcPr><w:tcW w:w="2158" w:type="dxa"/><w:tcBorders></w:tcBorders></w:tcPr><w:p><w:pPr><w:pStyle w:val="Tabla9"/><w:widowControl/><w:jc w:val="left"/><w:rPr><w:kern w:val="0"/><w:szCs w:val="24"/><w:lang w:val="es-CO" w:eastAsia="en-US" w:bidi="ar-SA"/><w:ins w:id="4805" w:author="Unknown Author" w:date="2026-10-30T04:17:53Z"></w:ins></w:rPr></w:pPr><w:ins w:id="4804" w:author="Unknown Author" w:date="2026-10-30T04:17:53Z"><w:r><w:rPr><w:kern w:val="0"/><w:szCs w:val="24"/><w:lang w:val="es-CO" w:eastAsia="en-US" w:bidi="ar-SA"/></w:rPr><w:t>Gestionar de cerca</w:t></w:r></w:ins></w:p></w:tc></w:tr><w:tr><w:trPr><w:ins w:id="4806" w:author="Unknown Author" w:date="2026-10-30T04:17:53Z"/><w:cantSplit w:val="true"/></w:trPr><w:tc><w:tcPr><w:tcW w:w="3401" w:type="dxa"/><w:tcBorders></w:tcBorders><w:shd w:color="auto" w:fill="F7F7F7" w:val="clear"/></w:tcPr><w:p><w:pPr><w:pStyle w:val="Tabla9"/><w:widowControl/><w:jc w:val="left"/><w:rPr><w:kern w:val="0"/><w:szCs w:val="24"/><w:lang w:val="es-CO" w:eastAsia="en-US" w:bidi="ar-SA"/><w:ins w:id="4808" w:author="Unknown Author" w:date="2026-10-30T04:17:53Z"></w:ins></w:rPr></w:pPr><w:ins w:id="4807" w:author="Unknown Author" w:date="2026-10-30T04:17:53Z"><w:r><w:rPr><w:kern w:val="0"/><w:szCs w:val="24"/><w:lang w:val="es-CO" w:eastAsia="en-US" w:bidi="ar-SA"/></w:rPr><w:t>UNGRD</w:t></w:r></w:ins></w:p></w:tc><w:tc><w:tcPr><w:tcW w:w="2073" w:type="dxa"/><w:tcBorders></w:tcBorders><w:shd w:color="auto" w:fill="F7F7F7" w:val="clear"/></w:tcPr><w:p><w:pPr><w:pStyle w:val="Tabla9"/><w:widowControl/><w:jc w:val="left"/><w:rPr><w:kern w:val="0"/><w:szCs w:val="24"/><w:lang w:val="es-CO" w:eastAsia="en-US" w:bidi="ar-SA"/><w:ins w:id="4810" w:author="Unknown Author" w:date="2026-10-30T04:17:53Z"></w:ins></w:rPr></w:pPr><w:ins w:id="4809" w:author="Unknown Author" w:date="2026-10-30T04:17:53Z"><w:r><w:rPr><w:kern w:val="0"/><w:szCs w:val="24"/><w:lang w:val="es-CO" w:eastAsia="en-US" w:bidi="ar-SA"/></w:rPr><w:t>Externo primario</w:t></w:r></w:ins></w:p></w:tc><w:tc><w:tcPr><w:tcW w:w="996" w:type="dxa"/><w:tcBorders></w:tcBorders><w:shd w:color="auto" w:fill="F7F7F7" w:val="clear"/></w:tcPr><w:p><w:pPr><w:pStyle w:val="Tabla9"/><w:widowControl/><w:jc w:val="left"/><w:rPr><w:kern w:val="0"/><w:szCs w:val="24"/><w:lang w:val="es-CO" w:eastAsia="en-US" w:bidi="ar-SA"/><w:ins w:id="4812" w:author="Unknown Author" w:date="2026-10-30T04:17:53Z"></w:ins></w:rPr></w:pPr><w:ins w:id="4811" w:author="Unknown Author" w:date="2026-10-30T04:17:53Z"><w:r><w:rPr><w:kern w:val="0"/><w:szCs w:val="24"/><w:lang w:val="es-CO" w:eastAsia="en-US" w:bidi="ar-SA"/></w:rPr><w:t>8</w:t></w:r></w:ins></w:p></w:tc><w:tc><w:tcPr><w:tcW w:w="1326" w:type="dxa"/><w:tcBorders></w:tcBorders><w:shd w:color="auto" w:fill="F7F7F7" w:val="clear"/></w:tcPr><w:p><w:pPr><w:pStyle w:val="Tabla9"/><w:widowControl/><w:jc w:val="left"/><w:rPr><w:kern w:val="0"/><w:szCs w:val="24"/><w:lang w:val="es-CO" w:eastAsia="en-US" w:bidi="ar-SA"/><w:ins w:id="4814" w:author="Unknown Author" w:date="2026-10-30T04:17:53Z"></w:ins></w:rPr></w:pPr><w:ins w:id="4813" w:author="Unknown Author" w:date="2026-10-30T04:17:53Z"><w:r><w:rPr><w:kern w:val="0"/><w:szCs w:val="24"/><w:lang w:val="es-CO" w:eastAsia="en-US" w:bidi="ar-SA"/></w:rPr><w:t>5</w:t></w:r></w:ins></w:p></w:tc><w:tc><w:tcPr><w:tcW w:w="2158" w:type="dxa"/><w:tcBorders></w:tcBorders><w:shd w:color="auto" w:fill="F7F7F7" w:val="clear"/></w:tcPr><w:p><w:pPr><w:pStyle w:val="Tabla9"/><w:widowControl/><w:jc w:val="left"/><w:rPr><w:kern w:val="0"/><w:szCs w:val="24"/><w:lang w:val="es-CO" w:eastAsia="en-US" w:bidi="ar-SA"/><w:ins w:id="4816" w:author="Unknown Author" w:date="2026-10-30T04:17:53Z"></w:ins></w:rPr></w:pPr><w:ins w:id="4815" w:author="Unknown Author" w:date="2026-10-30T04:17:53Z"><w:r><w:rPr><w:kern w:val="0"/><w:szCs w:val="24"/><w:lang w:val="es-CO" w:eastAsia="en-US" w:bidi="ar-SA"/></w:rPr><w:t>Mantener satisfecho</w:t></w:r></w:ins></w:p></w:tc></w:tr><w:tr><w:trPr><w:ins w:id="4817" w:author="Unknown Author" w:date="2026-10-30T04:17:53Z"/><w:cantSplit w:val="true"/></w:trPr><w:tc><w:tcPr><w:tcW w:w="3401" w:type="dxa"/><w:tcBorders></w:tcBorders></w:tcPr><w:p><w:pPr><w:pStyle w:val="Tabla9"/><w:widowControl/><w:jc w:val="left"/><w:rPr><w:kern w:val="0"/><w:szCs w:val="24"/><w:lang w:val="es-CO" w:eastAsia="en-US" w:bidi="ar-SA"/><w:ins w:id="4819" w:author="Unknown Author" w:date="2026-10-30T04:17:53Z"></w:ins></w:rPr></w:pPr><w:ins w:id="4818" w:author="Unknown Author" w:date="2026-10-30T04:17:53Z"><w:r><w:rPr><w:kern w:val="0"/><w:szCs w:val="24"/><w:lang w:val="es-CO" w:eastAsia="en-US" w:bidi="ar-SA"/></w:rPr><w:t>Gobernaciones de Caldas y del Quindío</w:t></w:r></w:ins></w:p></w:tc><w:tc><w:tcPr><w:tcW w:w="2073" w:type="dxa"/><w:tcBorders></w:tcBorders></w:tcPr><w:p><w:pPr><w:pStyle w:val="Tabla9"/><w:widowControl/><w:jc w:val="left"/><w:rPr><w:kern w:val="0"/><w:szCs w:val="24"/><w:lang w:val="es-CO" w:eastAsia="en-US" w:bidi="ar-SA"/><w:ins w:id="4821" w:author="Unknown Author" w:date="2026-10-30T04:17:53Z"></w:ins></w:rPr></w:pPr><w:ins w:id="4820" w:author="Unknown Author" w:date="2026-10-30T04:17:53Z"><w:r><w:rPr><w:kern w:val="0"/><w:szCs w:val="24"/><w:lang w:val="es-CO" w:eastAsia="en-US" w:bidi="ar-SA"/></w:rPr><w:t>Externo primario</w:t></w:r></w:ins></w:p></w:tc><w:tc><w:tcPr><w:tcW w:w="996" w:type="dxa"/><w:tcBorders></w:tcBorders></w:tcPr><w:p><w:pPr><w:pStyle w:val="Tabla9"/><w:widowControl/><w:jc w:val="left"/><w:rPr><w:kern w:val="0"/><w:szCs w:val="24"/><w:lang w:val="es-CO" w:eastAsia="en-US" w:bidi="ar-SA"/><w:ins w:id="4823" w:author="Unknown Author" w:date="2026-10-30T04:17:53Z"></w:ins></w:rPr></w:pPr><w:ins w:id="4822" w:author="Unknown Author" w:date="2026-10-30T04:17:53Z"><w:r><w:rPr><w:kern w:val="0"/><w:szCs w:val="24"/><w:lang w:val="es-CO" w:eastAsia="en-US" w:bidi="ar-SA"/></w:rPr><w:t>8</w:t></w:r></w:ins></w:p></w:tc><w:tc><w:tcPr><w:tcW w:w="1326" w:type="dxa"/><w:tcBorders></w:tcBorders></w:tcPr><w:p><w:pPr><w:pStyle w:val="Tabla9"/><w:widowControl/><w:jc w:val="left"/><w:rPr><w:kern w:val="0"/><w:szCs w:val="24"/><w:lang w:val="es-CO" w:eastAsia="en-US" w:bidi="ar-SA"/><w:ins w:id="4825" w:author="Unknown Author" w:date="2026-10-30T04:17:53Z"></w:ins></w:rPr></w:pPr><w:ins w:id="4824" w:author="Unknown Author" w:date="2026-10-30T04:17:53Z"><w:r><w:rPr><w:kern w:val="0"/><w:szCs w:val="24"/><w:lang w:val="es-CO" w:eastAsia="en-US" w:bidi="ar-SA"/></w:rPr><w:t>4</w:t></w:r></w:ins></w:p></w:tc><w:tc><w:tcPr><w:tcW w:w="2158" w:type="dxa"/><w:tcBorders></w:tcBorders></w:tcPr><w:p><w:pPr><w:pStyle w:val="Tabla9"/><w:widowControl/><w:jc w:val="left"/><w:rPr><w:kern w:val="0"/><w:szCs w:val="24"/><w:lang w:val="es-CO" w:eastAsia="en-US" w:bidi="ar-SA"/><w:ins w:id="4827" w:author="Unknown Author" w:date="2026-10-30T04:17:53Z"></w:ins></w:rPr></w:pPr><w:ins w:id="4826" w:author="Unknown Author" w:date="2026-10-30T04:17:53Z"><w:r><w:rPr><w:kern w:val="0"/><w:szCs w:val="24"/><w:lang w:val="es-CO" w:eastAsia="en-US" w:bidi="ar-SA"/></w:rPr><w:t>Mantener satisfecho</w:t></w:r></w:ins></w:p></w:tc></w:tr><w:tr><w:trPr><w:ins w:id="4828" w:author="Unknown Author" w:date="2026-10-30T04:17:53Z"/><w:cantSplit w:val="true"/></w:trPr><w:tc><w:tcPr><w:tcW w:w="3401" w:type="dxa"/><w:tcBorders></w:tcBorders><w:shd w:color="auto" w:fill="F7F7F7" w:val="clear"/></w:tcPr><w:p><w:pPr><w:pStyle w:val="Tabla9"/><w:widowControl/><w:jc w:val="left"/><w:rPr><w:kern w:val="0"/><w:szCs w:val="24"/><w:lang w:val="es-CO" w:eastAsia="en-US" w:bidi="ar-SA"/><w:ins w:id="4830" w:author="Unknown Author" w:date="2026-10-30T04:17:53Z"></w:ins></w:rPr></w:pPr><w:ins w:id="4829" w:author="Unknown Author" w:date="2026-10-30T04:17:53Z"><w:r><w:rPr><w:kern w:val="0"/><w:szCs w:val="24"/><w:lang w:val="es-CO" w:eastAsia="en-US" w:bidi="ar-SA"/></w:rPr><w:t>Entidades custodias</w:t></w:r></w:ins></w:p></w:tc><w:tc><w:tcPr><w:tcW w:w="2073" w:type="dxa"/><w:tcBorders></w:tcBorders><w:shd w:color="auto" w:fill="F7F7F7" w:val="clear"/></w:tcPr><w:p><w:pPr><w:pStyle w:val="Tabla9"/><w:widowControl/><w:jc w:val="left"/><w:rPr><w:kern w:val="0"/><w:szCs w:val="24"/><w:lang w:val="es-CO" w:eastAsia="en-US" w:bidi="ar-SA"/><w:ins w:id="4832" w:author="Unknown Author" w:date="2026-10-30T04:17:53Z"></w:ins></w:rPr></w:pPr><w:ins w:id="4831" w:author="Unknown Author" w:date="2026-10-30T04:17:53Z"><w:r><w:rPr><w:kern w:val="0"/><w:szCs w:val="24"/><w:lang w:val="es-CO" w:eastAsia="en-US" w:bidi="ar-SA"/></w:rPr><w:t>Externo primario</w:t></w:r></w:ins></w:p></w:tc><w:tc><w:tcPr><w:tcW w:w="996" w:type="dxa"/><w:tcBorders></w:tcBorders><w:shd w:color="auto" w:fill="F7F7F7" w:val="clear"/></w:tcPr><w:p><w:pPr><w:pStyle w:val="Tabla9"/><w:widowControl/><w:jc w:val="left"/><w:rPr><w:kern w:val="0"/><w:szCs w:val="24"/><w:lang w:val="es-CO" w:eastAsia="en-US" w:bidi="ar-SA"/><w:ins w:id="4834" w:author="Unknown Author" w:date="2026-10-30T04:17:53Z"></w:ins></w:rPr></w:pPr><w:ins w:id="4833" w:author="Unknown Author" w:date="2026-10-30T04:17:53Z"><w:r><w:rPr><w:kern w:val="0"/><w:szCs w:val="24"/><w:lang w:val="es-CO" w:eastAsia="en-US" w:bidi="ar-SA"/></w:rPr><w:t>6</w:t></w:r></w:ins></w:p></w:tc><w:tc><w:tcPr><w:tcW w:w="1326" w:type="dxa"/><w:tcBorders></w:tcBorders><w:shd w:color="auto" w:fill="F7F7F7" w:val="clear"/></w:tcPr><w:p><w:pPr><w:pStyle w:val="Tabla9"/><w:widowControl/><w:jc w:val="left"/><w:rPr><w:kern w:val="0"/><w:szCs w:val="24"/><w:lang w:val="es-CO" w:eastAsia="en-US" w:bidi="ar-SA"/><w:ins w:id="4836" w:author="Unknown Author" w:date="2026-10-30T04:17:53Z"></w:ins></w:rPr></w:pPr><w:ins w:id="4835" w:author="Unknown Author" w:date="2026-10-30T04:17:53Z"><w:r><w:rPr><w:kern w:val="0"/><w:szCs w:val="24"/><w:lang w:val="es-CO" w:eastAsia="en-US" w:bidi="ar-SA"/></w:rPr><w:t>9</w:t></w:r></w:ins></w:p></w:tc><w:tc><w:tcPr><w:tcW w:w="2158" w:type="dxa"/><w:tcBorders></w:tcBorders><w:shd w:color="auto" w:fill="F7F7F7" w:val="clear"/></w:tcPr><w:p><w:pPr><w:pStyle w:val="Tabla9"/><w:widowControl/><w:jc w:val="left"/><w:rPr><w:kern w:val="0"/><w:szCs w:val="24"/><w:lang w:val="es-CO" w:eastAsia="en-US" w:bidi="ar-SA"/><w:ins w:id="4838" w:author="Unknown Author" w:date="2026-10-30T04:17:53Z"></w:ins></w:rPr></w:pPr><w:ins w:id="4837" w:author="Unknown Author" w:date="2026-10-30T04:17:53Z"><w:r><w:rPr><w:kern w:val="0"/><w:szCs w:val="24"/><w:lang w:val="es-CO" w:eastAsia="en-US" w:bidi="ar-SA"/></w:rPr><w:t>Gestionar de cerca</w:t></w:r></w:ins></w:p></w:tc></w:tr><w:tr><w:trPr><w:ins w:id="4839" w:author="Unknown Author" w:date="2026-10-30T04:17:53Z"/><w:cantSplit w:val="true"/></w:trPr><w:tc><w:tcPr><w:tcW w:w="3401" w:type="dxa"/><w:tcBorders></w:tcBorders></w:tcPr><w:p><w:pPr><w:pStyle w:val="Tabla9"/><w:widowControl/><w:jc w:val="left"/><w:rPr><w:kern w:val="0"/><w:szCs w:val="24"/><w:lang w:val="es-CO" w:eastAsia="en-US" w:bidi="ar-SA"/><w:ins w:id="4841" w:author="Unknown Author" w:date="2026-10-30T04:17:53Z"></w:ins></w:rPr></w:pPr><w:ins w:id="4840" w:author="Unknown Author" w:date="2026-10-30T04:17:53Z"><w:r><w:rPr><w:kern w:val="0"/><w:szCs w:val="24"/><w:lang w:val="es-CO" w:eastAsia="en-US" w:bidi="ar-SA"/></w:rPr><w:t>Personal operario de remoción</w:t></w:r></w:ins></w:p></w:tc><w:tc><w:tcPr><w:tcW w:w="2073" w:type="dxa"/><w:tcBorders></w:tcBorders></w:tcPr><w:p><w:pPr><w:pStyle w:val="Tabla9"/><w:widowControl/><w:jc w:val="left"/><w:rPr><w:kern w:val="0"/><w:szCs w:val="24"/><w:lang w:val="es-CO" w:eastAsia="en-US" w:bidi="ar-SA"/><w:ins w:id="4843" w:author="Unknown Author" w:date="2026-10-30T04:17:53Z"></w:ins></w:rPr></w:pPr><w:ins w:id="4842" w:author="Unknown Author" w:date="2026-10-30T04:17:53Z"><w:r><w:rPr><w:kern w:val="0"/><w:szCs w:val="24"/><w:lang w:val="es-CO" w:eastAsia="en-US" w:bidi="ar-SA"/></w:rPr><w:t>Externo primario</w:t></w:r></w:ins></w:p></w:tc><w:tc><w:tcPr><w:tcW w:w="996" w:type="dxa"/><w:tcBorders></w:tcBorders></w:tcPr><w:p><w:pPr><w:pStyle w:val="Tabla9"/><w:widowControl/><w:jc w:val="left"/><w:rPr><w:kern w:val="0"/><w:szCs w:val="24"/><w:lang w:val="es-CO" w:eastAsia="en-US" w:bidi="ar-SA"/><w:ins w:id="4845" w:author="Unknown Author" w:date="2026-10-30T04:17:53Z"></w:ins></w:rPr></w:pPr><w:ins w:id="4844" w:author="Unknown Author" w:date="2026-10-30T04:17:53Z"><w:r><w:rPr><w:kern w:val="0"/><w:szCs w:val="24"/><w:lang w:val="es-CO" w:eastAsia="en-US" w:bidi="ar-SA"/></w:rPr><w:t>2</w:t></w:r></w:ins></w:p></w:tc><w:tc><w:tcPr><w:tcW w:w="1326" w:type="dxa"/><w:tcBorders></w:tcBorders></w:tcPr><w:p><w:pPr><w:pStyle w:val="Tabla9"/><w:widowControl/><w:jc w:val="left"/><w:rPr><w:kern w:val="0"/><w:szCs w:val="24"/><w:lang w:val="es-CO" w:eastAsia="en-US" w:bidi="ar-SA"/><w:ins w:id="4847" w:author="Unknown Author" w:date="2026-10-30T04:17:53Z"></w:ins></w:rPr></w:pPr><w:ins w:id="4846" w:author="Unknown Author" w:date="2026-10-30T04:17:53Z"><w:r><w:rPr><w:kern w:val="0"/><w:szCs w:val="24"/><w:lang w:val="es-CO" w:eastAsia="en-US" w:bidi="ar-SA"/></w:rPr><w:t>9</w:t></w:r></w:ins></w:p></w:tc><w:tc><w:tcPr><w:tcW w:w="2158" w:type="dxa"/><w:tcBorders></w:tcBorders></w:tcPr><w:p><w:pPr><w:pStyle w:val="Tabla9"/><w:widowControl/><w:jc w:val="left"/><w:rPr><w:kern w:val="0"/><w:szCs w:val="24"/><w:lang w:val="es-CO" w:eastAsia="en-US" w:bidi="ar-SA"/><w:ins w:id="4849" w:author="Unknown Author" w:date="2026-10-30T04:17:53Z"></w:ins></w:rPr></w:pPr><w:ins w:id="4848" w:author="Unknown Author" w:date="2026-10-30T04:17:53Z"><w:r><w:rPr><w:kern w:val="0"/><w:szCs w:val="24"/><w:lang w:val="es-CO" w:eastAsia="en-US" w:bidi="ar-SA"/></w:rPr><w:t>Mantener informado</w:t></w:r></w:ins></w:p></w:tc></w:tr><w:tr><w:trPr><w:ins w:id="4850" w:author="Unknown Author" w:date="2026-10-30T04:17:53Z"/><w:cantSplit w:val="true"/></w:trPr><w:tc><w:tcPr><w:tcW w:w="3401" w:type="dxa"/><w:tcBorders></w:tcBorders><w:shd w:color="auto" w:fill="F7F7F7" w:val="clear"/></w:tcPr><w:p><w:pPr><w:pStyle w:val="Tabla9"/><w:widowControl/><w:jc w:val="left"/><w:rPr><w:kern w:val="0"/><w:szCs w:val="24"/><w:lang w:val="es-CO" w:eastAsia="en-US" w:bidi="ar-SA"/><w:ins w:id="4852" w:author="Unknown Author" w:date="2026-10-30T04:17:53Z"></w:ins></w:rPr></w:pPr><w:ins w:id="4851" w:author="Unknown Author" w:date="2026-10-30T04:17:53Z"><w:r><w:rPr><w:kern w:val="0"/><w:szCs w:val="24"/><w:lang w:val="es-CO" w:eastAsia="en-US" w:bidi="ar-SA"/></w:rPr><w:t>Población expuesta</w:t></w:r></w:ins></w:p></w:tc><w:tc><w:tcPr><w:tcW w:w="2073" w:type="dxa"/><w:tcBorders></w:tcBorders><w:shd w:color="auto" w:fill="F7F7F7" w:val="clear"/></w:tcPr><w:p><w:pPr><w:pStyle w:val="Tabla9"/><w:widowControl/><w:jc w:val="left"/><w:rPr><w:kern w:val="0"/><w:szCs w:val="24"/><w:lang w:val="es-CO" w:eastAsia="en-US" w:bidi="ar-SA"/><w:ins w:id="4854" w:author="Unknown Author" w:date="2026-10-30T04:17:53Z"></w:ins></w:rPr></w:pPr><w:ins w:id="4853" w:author="Unknown Author" w:date="2026-10-30T04:17:53Z"><w:r><w:rPr><w:kern w:val="0"/><w:szCs w:val="24"/><w:lang w:val="es-CO" w:eastAsia="en-US" w:bidi="ar-SA"/></w:rPr><w:t>Externo primario</w:t></w:r></w:ins></w:p></w:tc><w:tc><w:tcPr><w:tcW w:w="996" w:type="dxa"/><w:tcBorders></w:tcBorders><w:shd w:color="auto" w:fill="F7F7F7" w:val="clear"/></w:tcPr><w:p><w:pPr><w:pStyle w:val="Tabla9"/><w:widowControl/><w:jc w:val="left"/><w:rPr><w:kern w:val="0"/><w:szCs w:val="24"/><w:lang w:val="es-CO" w:eastAsia="en-US" w:bidi="ar-SA"/><w:ins w:id="4856" w:author="Unknown Author" w:date="2026-10-30T04:17:53Z"></w:ins></w:rPr></w:pPr><w:ins w:id="4855" w:author="Unknown Author" w:date="2026-10-30T04:17:53Z"><w:r><w:rPr><w:kern w:val="0"/><w:szCs w:val="24"/><w:lang w:val="es-CO" w:eastAsia="en-US" w:bidi="ar-SA"/></w:rPr><w:t>2</w:t></w:r></w:ins></w:p></w:tc><w:tc><w:tcPr><w:tcW w:w="1326" w:type="dxa"/><w:tcBorders></w:tcBorders><w:shd w:color="auto" w:fill="F7F7F7" w:val="clear"/></w:tcPr><w:p><w:pPr><w:pStyle w:val="Tabla9"/><w:widowControl/><w:jc w:val="left"/><w:rPr><w:kern w:val="0"/><w:szCs w:val="24"/><w:lang w:val="es-CO" w:eastAsia="en-US" w:bidi="ar-SA"/><w:ins w:id="4858" w:author="Unknown Author" w:date="2026-10-30T04:17:53Z"></w:ins></w:rPr></w:pPr><w:ins w:id="4857" w:author="Unknown Author" w:date="2026-10-30T04:17:53Z"><w:r><w:rPr><w:kern w:val="0"/><w:szCs w:val="24"/><w:lang w:val="es-CO" w:eastAsia="en-US" w:bidi="ar-SA"/></w:rPr><w:t>6</w:t></w:r></w:ins></w:p></w:tc><w:tc><w:tcPr><w:tcW w:w="2158" w:type="dxa"/><w:tcBorders></w:tcBorders><w:shd w:color="auto" w:fill="F7F7F7" w:val="clear"/></w:tcPr><w:p><w:pPr><w:pStyle w:val="Tabla9"/><w:widowControl/><w:jc w:val="left"/><w:rPr><w:kern w:val="0"/><w:szCs w:val="24"/><w:lang w:val="es-CO" w:eastAsia="en-US" w:bidi="ar-SA"/><w:ins w:id="4860" w:author="Unknown Author" w:date="2026-10-30T04:17:53Z"></w:ins></w:rPr></w:pPr><w:ins w:id="4859" w:author="Unknown Author" w:date="2026-10-30T04:17:53Z"><w:r><w:rPr><w:kern w:val="0"/><w:szCs w:val="24"/><w:lang w:val="es-CO" w:eastAsia="en-US" w:bidi="ar-SA"/></w:rPr><w:t>Mantener informado</w:t></w:r></w:ins></w:p></w:tc></w:tr><w:tr><w:trPr><w:ins w:id="4861" w:author="Unknown Author" w:date="2026-10-30T04:17:53Z"/><w:cantSplit w:val="true"/></w:trPr><w:tc><w:tcPr><w:tcW w:w="3401" w:type="dxa"/><w:tcBorders></w:tcBorders></w:tcPr><w:p><w:pPr><w:pStyle w:val="Tabla9"/><w:widowControl/><w:jc w:val="left"/><w:rPr><w:kern w:val="0"/><w:szCs w:val="24"/><w:lang w:val="es-CO" w:eastAsia="en-US" w:bidi="ar-SA"/><w:ins w:id="4863" w:author="Unknown Author" w:date="2026-10-30T04:17:53Z"></w:ins></w:rPr></w:pPr><w:ins w:id="4862" w:author="Unknown Author" w:date="2026-10-30T04:17:53Z"><w:r><w:rPr><w:kern w:val="0"/><w:szCs w:val="24"/><w:lang w:val="es-CO" w:eastAsia="en-US" w:bidi="ar-SA"/></w:rPr><w:t>Autoridades ambientales</w:t></w:r></w:ins></w:p></w:tc><w:tc><w:tcPr><w:tcW w:w="2073" w:type="dxa"/><w:tcBorders></w:tcBorders></w:tcPr><w:p><w:pPr><w:pStyle w:val="Tabla9"/><w:widowControl/><w:jc w:val="left"/><w:rPr><w:kern w:val="0"/><w:szCs w:val="24"/><w:lang w:val="es-CO" w:eastAsia="en-US" w:bidi="ar-SA"/><w:ins w:id="4865" w:author="Unknown Author" w:date="2026-10-30T04:17:53Z"></w:ins></w:rPr></w:pPr><w:ins w:id="4864" w:author="Unknown Author" w:date="2026-10-30T04:17:53Z"><w:r><w:rPr><w:kern w:val="0"/><w:szCs w:val="24"/><w:lang w:val="es-CO" w:eastAsia="en-US" w:bidi="ar-SA"/></w:rPr><w:t>Externo secundario</w:t></w:r></w:ins></w:p></w:tc><w:tc><w:tcPr><w:tcW w:w="996" w:type="dxa"/><w:tcBorders></w:tcBorders></w:tcPr><w:p><w:pPr><w:pStyle w:val="Tabla9"/><w:widowControl/><w:jc w:val="left"/><w:rPr><w:kern w:val="0"/><w:szCs w:val="24"/><w:lang w:val="es-CO" w:eastAsia="en-US" w:bidi="ar-SA"/><w:ins w:id="4867" w:author="Unknown Author" w:date="2026-10-30T04:17:53Z"></w:ins></w:rPr></w:pPr><w:ins w:id="4866" w:author="Unknown Author" w:date="2026-10-30T04:17:53Z"><w:r><w:rPr><w:kern w:val="0"/><w:szCs w:val="24"/><w:lang w:val="es-CO" w:eastAsia="en-US" w:bidi="ar-SA"/></w:rPr><w:t>7</w:t></w:r></w:ins></w:p></w:tc><w:tc><w:tcPr><w:tcW w:w="1326" w:type="dxa"/><w:tcBorders></w:tcBorders></w:tcPr><w:p><w:pPr><w:pStyle w:val="Tabla9"/><w:widowControl/><w:jc w:val="left"/><w:rPr><w:kern w:val="0"/><w:szCs w:val="24"/><w:lang w:val="es-CO" w:eastAsia="en-US" w:bidi="ar-SA"/><w:ins w:id="4869" w:author="Unknown Author" w:date="2026-10-30T04:17:53Z"></w:ins></w:rPr></w:pPr><w:ins w:id="4868" w:author="Unknown Author" w:date="2026-10-30T04:17:53Z"><w:r><w:rPr><w:kern w:val="0"/><w:szCs w:val="24"/><w:lang w:val="es-CO" w:eastAsia="en-US" w:bidi="ar-SA"/></w:rPr><w:t>3</w:t></w:r></w:ins></w:p></w:tc><w:tc><w:tcPr><w:tcW w:w="2158" w:type="dxa"/><w:tcBorders></w:tcBorders></w:tcPr><w:p><w:pPr><w:pStyle w:val="Tabla9"/><w:widowControl/><w:jc w:val="left"/><w:rPr><w:kern w:val="0"/><w:szCs w:val="24"/><w:lang w:val="es-CO" w:eastAsia="en-US" w:bidi="ar-SA"/><w:ins w:id="4871" w:author="Unknown Author" w:date="2026-10-30T04:17:53Z"></w:ins></w:rPr></w:pPr><w:ins w:id="4870" w:author="Unknown Author" w:date="2026-10-30T04:17:53Z"><w:r><w:rPr><w:kern w:val="0"/><w:szCs w:val="24"/><w:lang w:val="es-CO" w:eastAsia="en-US" w:bidi="ar-SA"/></w:rPr><w:t>Mantener satisfecho</w:t></w:r></w:ins></w:p></w:tc></w:tr><w:tr><w:trPr><w:ins w:id="4872" w:author="Unknown Author" w:date="2026-10-30T04:17:53Z"/><w:cantSplit w:val="true"/></w:trPr><w:tc><w:tcPr><w:tcW w:w="3401" w:type="dxa"/><w:tcBorders></w:tcBorders><w:shd w:color="auto" w:fill="F7F7F7" w:val="clear"/></w:tcPr><w:p><w:pPr><w:pStyle w:val="Tabla9"/><w:widowControl/><w:jc w:val="left"/><w:rPr><w:kern w:val="0"/><w:szCs w:val="24"/><w:lang w:val="es-CO" w:eastAsia="en-US" w:bidi="ar-SA"/><w:ins w:id="4874" w:author="Unknown Author" w:date="2026-10-30T04:17:53Z"></w:ins></w:rPr></w:pPr><w:ins w:id="4873" w:author="Unknown Author" w:date="2026-10-30T04:17:53Z"><w:r><w:rPr><w:kern w:val="0"/><w:szCs w:val="24"/><w:lang w:val="es-CO" w:eastAsia="en-US" w:bidi="ar-SA"/></w:rPr><w:t>Gestión y Medio Ambiente (actor técnico)</w:t></w:r></w:ins></w:p></w:tc><w:tc><w:tcPr><w:tcW w:w="2073" w:type="dxa"/><w:tcBorders></w:tcBorders><w:shd w:color="auto" w:fill="F7F7F7" w:val="clear"/></w:tcPr><w:p><w:pPr><w:pStyle w:val="Tabla9"/><w:widowControl/><w:jc w:val="left"/><w:rPr><w:kern w:val="0"/><w:szCs w:val="24"/><w:lang w:val="es-CO" w:eastAsia="en-US" w:bidi="ar-SA"/><w:ins w:id="4876" w:author="Unknown Author" w:date="2026-10-30T04:17:53Z"></w:ins></w:rPr></w:pPr><w:ins w:id="4875" w:author="Unknown Author" w:date="2026-10-30T04:17:53Z"><w:r><w:rPr><w:kern w:val="0"/><w:szCs w:val="24"/><w:lang w:val="es-CO" w:eastAsia="en-US" w:bidi="ar-SA"/></w:rPr><w:t>Externo secundario</w:t></w:r></w:ins></w:p></w:tc><w:tc><w:tcPr><w:tcW w:w="996" w:type="dxa"/><w:tcBorders></w:tcBorders><w:shd w:color="auto" w:fill="F7F7F7" w:val="clear"/></w:tcPr><w:p><w:pPr><w:pStyle w:val="Tabla9"/><w:widowControl/><w:jc w:val="left"/><w:rPr><w:kern w:val="0"/><w:szCs w:val="24"/><w:lang w:val="es-CO" w:eastAsia="en-US" w:bidi="ar-SA"/><w:ins w:id="4878" w:author="Unknown Author" w:date="2026-10-30T04:17:53Z"></w:ins></w:rPr></w:pPr><w:ins w:id="4877" w:author="Unknown Author" w:date="2026-10-30T04:17:53Z"><w:r><w:rPr><w:kern w:val="0"/><w:szCs w:val="24"/><w:lang w:val="es-CO" w:eastAsia="en-US" w:bidi="ar-SA"/></w:rPr><w:t>3</w:t></w:r></w:ins></w:p></w:tc><w:tc><w:tcPr><w:tcW w:w="1326" w:type="dxa"/><w:tcBorders></w:tcBorders><w:shd w:color="auto" w:fill="F7F7F7" w:val="clear"/></w:tcPr><w:p><w:pPr><w:pStyle w:val="Tabla9"/><w:widowControl/><w:jc w:val="left"/><w:rPr><w:kern w:val="0"/><w:szCs w:val="24"/><w:lang w:val="es-CO" w:eastAsia="en-US" w:bidi="ar-SA"/><w:ins w:id="4880" w:author="Unknown Author" w:date="2026-10-30T04:17:53Z"></w:ins></w:rPr></w:pPr><w:ins w:id="4879" w:author="Unknown Author" w:date="2026-10-30T04:17:53Z"><w:r><w:rPr><w:kern w:val="0"/><w:szCs w:val="24"/><w:lang w:val="es-CO" w:eastAsia="en-US" w:bidi="ar-SA"/></w:rPr><w:t>6</w:t></w:r></w:ins></w:p></w:tc><w:tc><w:tcPr><w:tcW w:w="2158" w:type="dxa"/><w:tcBorders></w:tcBorders><w:shd w:color="auto" w:fill="F7F7F7" w:val="clear"/></w:tcPr><w:p><w:pPr><w:pStyle w:val="Tabla9"/><w:widowControl/><w:jc w:val="left"/><w:rPr><w:kern w:val="0"/><w:szCs w:val="24"/><w:lang w:val="es-CO" w:eastAsia="en-US" w:bidi="ar-SA"/><w:ins w:id="4882" w:author="Unknown Author" w:date="2026-10-30T04:17:53Z"></w:ins></w:rPr></w:pPr><w:ins w:id="4881" w:author="Unknown Author" w:date="2026-10-30T04:17:53Z"><w:r><w:rPr><w:kern w:val="0"/><w:szCs w:val="24"/><w:lang w:val="es-CO" w:eastAsia="en-US" w:bidi="ar-SA"/></w:rPr><w:t>Mantener informado</w:t></w:r></w:ins></w:p></w:tc></w:tr><w:tr><w:trPr><w:ins w:id="4883" w:author="Unknown Author" w:date="2026-10-30T04:17:53Z"/><w:cantSplit w:val="true"/></w:trPr><w:tc><w:tcPr><w:tcW w:w="3401" w:type="dxa"/><w:tcBorders></w:tcBorders></w:tcPr><w:p><w:pPr><w:pStyle w:val="Tabla9"/><w:widowControl/><w:jc w:val="left"/><w:rPr><w:kern w:val="0"/><w:szCs w:val="24"/><w:lang w:val="es-CO" w:eastAsia="en-US" w:bidi="ar-SA"/><w:ins w:id="4885" w:author="Unknown Author" w:date="2026-10-30T04:17:53Z"></w:ins></w:rPr></w:pPr><w:ins w:id="4884" w:author="Unknown Author" w:date="2026-10-30T04:17:53Z"><w:r><w:rPr><w:kern w:val="0"/><w:szCs w:val="24"/><w:lang w:val="es-CO" w:eastAsia="en-US" w:bidi="ar-SA"/></w:rPr><w:t>Laboratorios y evaluación externa</w:t></w:r></w:ins></w:p></w:tc><w:tc><w:tcPr><w:tcW w:w="2073" w:type="dxa"/><w:tcBorders></w:tcBorders></w:tcPr><w:p><w:pPr><w:pStyle w:val="Tabla9"/><w:widowControl/><w:jc w:val="left"/><w:rPr><w:kern w:val="0"/><w:szCs w:val="24"/><w:lang w:val="es-CO" w:eastAsia="en-US" w:bidi="ar-SA"/><w:ins w:id="4887" w:author="Unknown Author" w:date="2026-10-30T04:17:53Z"></w:ins></w:rPr></w:pPr><w:ins w:id="4886" w:author="Unknown Author" w:date="2026-10-30T04:17:53Z"><w:r><w:rPr><w:kern w:val="0"/><w:szCs w:val="24"/><w:lang w:val="es-CO" w:eastAsia="en-US" w:bidi="ar-SA"/></w:rPr><w:t>Externo secundario</w:t></w:r></w:ins></w:p></w:tc><w:tc><w:tcPr><w:tcW w:w="996" w:type="dxa"/><w:tcBorders></w:tcBorders></w:tcPr><w:p><w:pPr><w:pStyle w:val="Tabla9"/><w:widowControl/><w:jc w:val="left"/><w:rPr><w:kern w:val="0"/><w:szCs w:val="24"/><w:lang w:val="es-CO" w:eastAsia="en-US" w:bidi="ar-SA"/><w:ins w:id="4889" w:author="Unknown Author" w:date="2026-10-30T04:17:53Z"></w:ins></w:rPr></w:pPr><w:ins w:id="4888" w:author="Unknown Author" w:date="2026-10-30T04:17:53Z"><w:r><w:rPr><w:kern w:val="0"/><w:szCs w:val="24"/><w:lang w:val="es-CO" w:eastAsia="en-US" w:bidi="ar-SA"/></w:rPr><w:t>5</w:t></w:r></w:ins></w:p></w:tc><w:tc><w:tcPr><w:tcW w:w="1326" w:type="dxa"/><w:tcBorders></w:tcBorders></w:tcPr><w:p><w:pPr><w:pStyle w:val="Tabla9"/><w:widowControl/><w:jc w:val="left"/><w:rPr><w:kern w:val="0"/><w:szCs w:val="24"/><w:lang w:val="es-CO" w:eastAsia="en-US" w:bidi="ar-SA"/><w:ins w:id="4891" w:author="Unknown Author" w:date="2026-10-30T04:17:53Z"></w:ins></w:rPr></w:pPr><w:ins w:id="4890" w:author="Unknown Author" w:date="2026-10-30T04:17:53Z"><w:r><w:rPr><w:kern w:val="0"/><w:szCs w:val="24"/><w:lang w:val="es-CO" w:eastAsia="en-US" w:bidi="ar-SA"/></w:rPr><w:t>3</w:t></w:r></w:ins></w:p></w:tc><w:tc><w:tcPr><w:tcW w:w="2158" w:type="dxa"/><w:tcBorders></w:tcBorders></w:tcPr><w:p><w:pPr><w:pStyle w:val="Tabla9"/><w:widowControl/><w:jc w:val="left"/><w:rPr><w:kern w:val="0"/><w:szCs w:val="24"/><w:lang w:val="es-CO" w:eastAsia="en-US" w:bidi="ar-SA"/><w:ins w:id="4893" w:author="Unknown Author" w:date="2026-10-30T04:17:53Z"></w:ins></w:rPr></w:pPr><w:ins w:id="4892" w:author="Unknown Author" w:date="2026-10-30T04:17:53Z"><w:r><w:rPr><w:kern w:val="0"/><w:szCs w:val="24"/><w:lang w:val="es-CO" w:eastAsia="en-US" w:bidi="ar-SA"/></w:rPr><w:t>Monitorear</w:t></w:r></w:ins></w:p></w:tc></w:tr><w:tr><w:trPr><w:ins w:id="4894" w:author="Unknown Author" w:date="2026-10-30T04:17:53Z"/><w:cantSplit w:val="true"/></w:trPr><w:tc><w:tcPr><w:tcW w:w="3401" w:type="dxa"/><w:tcBorders></w:tcBorders><w:shd w:color="auto" w:fill="F7F7F7" w:val="clear"/></w:tcPr><w:p><w:pPr><w:pStyle w:val="Tabla9"/><w:widowControl/><w:jc w:val="left"/><w:rPr><w:kern w:val="0"/><w:szCs w:val="24"/><w:lang w:val="es-CO" w:eastAsia="en-US" w:bidi="ar-SA"/><w:ins w:id="4896" w:author="Unknown Author" w:date="2026-10-30T04:17:53Z"></w:ins></w:rPr></w:pPr><w:ins w:id="4895" w:author="Unknown Author" w:date="2026-10-30T04:17:53Z"><w:r><w:rPr><w:kern w:val="0"/><w:szCs w:val="24"/><w:lang w:val="es-CO" w:eastAsia="en-US" w:bidi="ar-SA"/></w:rPr><w:t>Proveedores</w:t></w:r></w:ins></w:p></w:tc><w:tc><w:tcPr><w:tcW w:w="2073" w:type="dxa"/><w:tcBorders></w:tcBorders><w:shd w:color="auto" w:fill="F7F7F7" w:val="clear"/></w:tcPr><w:p><w:pPr><w:pStyle w:val="Tabla9"/><w:widowControl/><w:jc w:val="left"/><w:rPr><w:kern w:val="0"/><w:szCs w:val="24"/><w:lang w:val="es-CO" w:eastAsia="en-US" w:bidi="ar-SA"/><w:ins w:id="4898" w:author="Unknown Author" w:date="2026-10-30T04:17:53Z"></w:ins></w:rPr></w:pPr><w:ins w:id="4897" w:author="Unknown Author" w:date="2026-10-30T04:17:53Z"><w:r><w:rPr><w:kern w:val="0"/><w:szCs w:val="24"/><w:lang w:val="es-CO" w:eastAsia="en-US" w:bidi="ar-SA"/></w:rPr><w:t>Externo secundario</w:t></w:r></w:ins></w:p></w:tc><w:tc><w:tcPr><w:tcW w:w="996" w:type="dxa"/><w:tcBorders></w:tcBorders><w:shd w:color="auto" w:fill="F7F7F7" w:val="clear"/></w:tcPr><w:p><w:pPr><w:pStyle w:val="Tabla9"/><w:widowControl/><w:jc w:val="left"/><w:rPr><w:kern w:val="0"/><w:szCs w:val="24"/><w:lang w:val="es-CO" w:eastAsia="en-US" w:bidi="ar-SA"/><w:ins w:id="4900" w:author="Unknown Author" w:date="2026-10-30T04:17:53Z"></w:ins></w:rPr></w:pPr><w:ins w:id="4899" w:author="Unknown Author" w:date="2026-10-30T04:17:53Z"><w:r><w:rPr><w:kern w:val="0"/><w:szCs w:val="24"/><w:lang w:val="es-CO" w:eastAsia="en-US" w:bidi="ar-SA"/></w:rPr><w:t>3</w:t></w:r></w:ins></w:p></w:tc><w:tc><w:tcPr><w:tcW w:w="1326" w:type="dxa"/><w:tcBorders></w:tcBorders><w:shd w:color="auto" w:fill="F7F7F7" w:val="clear"/></w:tcPr><w:p><w:pPr><w:pStyle w:val="Tabla9"/><w:widowControl/><w:jc w:val="left"/><w:rPr><w:kern w:val="0"/><w:szCs w:val="24"/><w:lang w:val="es-CO" w:eastAsia="en-US" w:bidi="ar-SA"/><w:ins w:id="4902" w:author="Unknown Author" w:date="2026-10-30T04:17:53Z"></w:ins></w:rPr></w:pPr><w:ins w:id="4901" w:author="Unknown Author" w:date="2026-10-30T04:17:53Z"><w:r><w:rPr><w:kern w:val="0"/><w:szCs w:val="24"/><w:lang w:val="es-CO" w:eastAsia="en-US" w:bidi="ar-SA"/></w:rPr><w:t>2</w:t></w:r></w:ins></w:p></w:tc><w:tc><w:tcPr><w:tcW w:w="2158" w:type="dxa"/><w:tcBorders></w:tcBorders><w:shd w:color="auto" w:fill="F7F7F7" w:val="clear"/></w:tcPr><w:p><w:pPr><w:pStyle w:val="Tabla9"/><w:widowControl/><w:jc w:val="left"/><w:rPr><w:kern w:val="0"/><w:szCs w:val="24"/><w:lang w:val="es-CO" w:eastAsia="en-US" w:bidi="ar-SA"/><w:ins w:id="4904" w:author="Unknown Author" w:date="2026-10-30T04:17:53Z"></w:ins></w:rPr></w:pPr><w:ins w:id="4903" w:author="Unknown Author" w:date="2026-10-30T04:17:53Z"><w:r><w:rPr><w:kern w:val="0"/><w:szCs w:val="24"/><w:lang w:val="es-CO" w:eastAsia="en-US" w:bidi="ar-SA"/></w:rPr><w:t>Monitorear</w:t></w:r></w:ins></w:p></w:tc></w:tr><w:tr><w:trPr><w:ins w:id="4905" w:author="Unknown Author" w:date="2026-10-30T04:17:53Z"/><w:cantSplit w:val="true"/></w:trPr><w:tc><w:tcPr><w:tcW w:w="3401" w:type="dxa"/><w:tcBorders><w:bottom w:val="single" w:sz="12" w:space="0" w:color="2A3439"/></w:tcBorders></w:tcPr><w:p><w:pPr><w:pStyle w:val="Tabla9"/><w:keepNext w:val="true"/><w:widowControl/><w:jc w:val="left"/><w:rPr><w:kern w:val="0"/><w:szCs w:val="24"/><w:lang w:val="es-CO" w:eastAsia="en-US" w:bidi="ar-SA"/><w:ins w:id="4907" w:author="Unknown Author" w:date="2026-10-30T04:17:53Z"></w:ins></w:rPr></w:pPr><w:ins w:id="4906" w:author="Unknown Author" w:date="2026-10-30T04:17:53Z"><w:r><w:rPr><w:kern w:val="0"/><w:szCs w:val="24"/><w:lang w:val="es-CO" w:eastAsia="en-US" w:bidi="ar-SA"/></w:rPr><w:t>Comunidad científica</w:t></w:r></w:ins></w:p></w:tc><w:tc><w:tcPr><w:tcW w:w="2073" w:type="dxa"/><w:tcBorders><w:bottom w:val="single" w:sz="12" w:space="0" w:color="2A3439"/></w:tcBorders></w:tcPr><w:p><w:pPr><w:pStyle w:val="Tabla9"/><w:keepNext w:val="true"/><w:widowControl/><w:jc w:val="left"/><w:rPr><w:kern w:val="0"/><w:szCs w:val="24"/><w:lang w:val="es-CO" w:eastAsia="en-US" w:bidi="ar-SA"/><w:ins w:id="4909" w:author="Unknown Author" w:date="2026-10-30T04:17:53Z"></w:ins></w:rPr></w:pPr><w:ins w:id="4908" w:author="Unknown Author" w:date="2026-10-30T04:17:53Z"><w:r><w:rPr><w:kern w:val="0"/><w:szCs w:val="24"/><w:lang w:val="es-CO" w:eastAsia="en-US" w:bidi="ar-SA"/></w:rPr><w:t>Externo secundario</w:t></w:r></w:ins></w:p></w:tc><w:tc><w:tcPr><w:tcW w:w="996" w:type="dxa"/><w:tcBorders><w:bottom w:val="single" w:sz="12" w:space="0" w:color="2A3439"/></w:tcBorders></w:tcPr><w:p><w:pPr><w:pStyle w:val="Tabla9"/><w:keepNext w:val="true"/><w:widowControl/><w:jc w:val="left"/><w:rPr><w:kern w:val="0"/><w:szCs w:val="24"/><w:lang w:val="es-CO" w:eastAsia="en-US" w:bidi="ar-SA"/><w:ins w:id="4911" w:author="Unknown Author" w:date="2026-10-30T04:17:53Z"></w:ins></w:rPr></w:pPr><w:ins w:id="4910" w:author="Unknown Author" w:date="2026-10-30T04:17:53Z"><w:r><w:rPr><w:kern w:val="0"/><w:szCs w:val="24"/><w:lang w:val="es-CO" w:eastAsia="en-US" w:bidi="ar-SA"/></w:rPr><w:t>2</w:t></w:r></w:ins></w:p></w:tc><w:tc><w:tcPr><w:tcW w:w="1326" w:type="dxa"/><w:tcBorders><w:bottom w:val="single" w:sz="12" w:space="0" w:color="2A3439"/></w:tcBorders></w:tcPr><w:p><w:pPr><w:pStyle w:val="Tabla9"/><w:keepNext w:val="true"/><w:widowControl/><w:jc w:val="left"/><w:rPr><w:kern w:val="0"/><w:szCs w:val="24"/><w:lang w:val="es-CO" w:eastAsia="en-US" w:bidi="ar-SA"/><w:ins w:id="4913" w:author="Unknown Author" w:date="2026-10-30T04:17:53Z"></w:ins></w:rPr></w:pPr><w:ins w:id="4912" w:author="Unknown Author" w:date="2026-10-30T04:17:53Z"><w:r><w:rPr><w:kern w:val="0"/><w:szCs w:val="24"/><w:lang w:val="es-CO" w:eastAsia="en-US" w:bidi="ar-SA"/></w:rPr><w:t>4</w:t></w:r></w:ins></w:p></w:tc><w:tc><w:tcPr><w:tcW w:w="2158" w:type="dxa"/><w:tcBorders><w:bottom w:val="single" w:sz="12" w:space="0" w:color="2A3439"/></w:tcBorders></w:tcPr><w:p><w:pPr><w:pStyle w:val="Tabla9"/><w:keepNext w:val="true"/><w:widowControl/><w:jc w:val="left"/><w:rPr><w:kern w:val="0"/><w:szCs w:val="24"/><w:lang w:val="es-CO" w:eastAsia="en-US" w:bidi="ar-SA"/><w:ins w:id="4915" w:author="Unknown Author" w:date="2026-10-30T04:17:53Z"></w:ins></w:rPr></w:pPr><w:ins w:id="4914" w:author="Unknown Author" w:date="2026-10-30T04:17:53Z"><w:r><w:rPr><w:kern w:val="0"/><w:szCs w:val="24"/><w:lang w:val="es-CO" w:eastAsia="en-US" w:bidi="ar-SA"/></w:rPr><w:t>Monitorear</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3317"/><w:gridCol w:w="2075"/><w:gridCol w:w="1078"/><w:gridCol w:w="1326"/><w:gridCol w:w="2158"/></w:tblGrid><w:tr><w:trPr><w:tblHeader w:val="true"/><w:del w:id="4916" w:author="Unknown Author" w:date="2026-10-30T04:17:53Z"/><w:cantSplit w:val="true"/></w:trPr><w:tc><w:tcPr><w:tcW w:w="331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4918" w:author="Unknown Author" w:date="2026-10-30T04:17:53Z"></w:del></w:rPr></w:pPr><w:del w:id="4917" w:author="Unknown Author" w:date="2026-10-30T04:17:53Z"><w:r><w:rPr><w:b/><w:kern w:val="0"/><w:szCs w:val="24"/><w:lang w:val="es-CO" w:eastAsia="en-US" w:bidi="ar-SA"/></w:rPr><w:delText>Interesado</w:delText></w:r></w:del></w:p></w:tc><w:tc><w:tcPr><w:tcW w:w="207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4920" w:author="Unknown Author" w:date="2026-10-30T04:17:53Z"></w:del></w:rPr></w:pPr><w:del w:id="4919" w:author="Unknown Author" w:date="2026-10-30T04:17:53Z"><w:r><w:rPr><w:b/><w:kern w:val="0"/><w:szCs w:val="24"/><w:lang w:val="es-CO" w:eastAsia="en-US" w:bidi="ar-SA"/></w:rPr><w:delText>Grupo</w:delText></w:r></w:del></w:p></w:tc><w:tc><w:tcPr><w:tcW w:w="107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4922" w:author="Unknown Author" w:date="2026-10-30T04:17:53Z"></w:del></w:rPr></w:pPr><w:del w:id="4921" w:author="Unknown Author" w:date="2026-10-30T04:17:53Z"><w:r><w:rPr><w:b/><w:kern w:val="0"/><w:szCs w:val="24"/><w:lang w:val="es-CO" w:eastAsia="en-US" w:bidi="ar-SA"/></w:rPr><w:delText>Poder</w:delText></w:r></w:del></w:p></w:tc><w:tc><w:tcPr><w:tcW w:w="1326"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4924" w:author="Unknown Author" w:date="2026-10-30T04:17:53Z"></w:del></w:rPr></w:pPr><w:del w:id="4923" w:author="Unknown Author" w:date="2026-10-30T04:17:53Z"><w:r><w:rPr><w:b/><w:kern w:val="0"/><w:szCs w:val="24"/><w:lang w:val="es-CO" w:eastAsia="en-US" w:bidi="ar-SA"/></w:rPr><w:delText>Interés</w:delText></w:r></w:del></w:p></w:tc><w:tc><w:tcPr><w:tcW w:w="215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4926" w:author="Unknown Author" w:date="2026-10-30T04:17:53Z"></w:del></w:rPr></w:pPr><w:del w:id="4925" w:author="Unknown Author" w:date="2026-10-30T04:17:53Z"><w:r><w:rPr><w:b/><w:kern w:val="0"/><w:szCs w:val="24"/><w:lang w:val="es-CO" w:eastAsia="en-US" w:bidi="ar-SA"/></w:rPr><w:delText>Cuadrante</w:delText></w:r></w:del></w:p></w:tc></w:tr><w:tr><w:trPr><w:del w:id="4927" w:author="Unknown Author" w:date="2026-10-30T04:17:53Z"/><w:cantSplit w:val="true"/></w:trPr><w:tc><w:tcPr><w:tcW w:w="3317" w:type="dxa"/><w:tcBorders></w:tcBorders></w:tcPr><w:p><w:pPr><w:pStyle w:val="Tabla9"/><w:widowControl/><w:jc w:val="left"/><w:rPr><w:kern w:val="0"/><w:szCs w:val="24"/><w:lang w:val="es-CO" w:eastAsia="en-US" w:bidi="ar-SA"/><w:del w:id="4929" w:author="Unknown Author" w:date="2026-10-30T04:17:53Z"></w:del></w:rPr></w:pPr><w:del w:id="4928" w:author="Unknown Author" w:date="2026-10-30T04:17:53Z"><w:r><w:rPr><w:kern w:val="0"/><w:szCs w:val="24"/><w:lang w:val="es-CO" w:eastAsia="en-US" w:bidi="ar-SA"/></w:rPr><w:delText>IES ejecutora</w:delText></w:r></w:del></w:p></w:tc><w:tc><w:tcPr><w:tcW w:w="2075" w:type="dxa"/><w:tcBorders></w:tcBorders></w:tcPr><w:p><w:pPr><w:pStyle w:val="Tabla9"/><w:widowControl/><w:jc w:val="left"/><w:rPr><w:kern w:val="0"/><w:szCs w:val="24"/><w:lang w:val="es-CO" w:eastAsia="en-US" w:bidi="ar-SA"/><w:del w:id="4931" w:author="Unknown Author" w:date="2026-10-30T04:17:53Z"></w:del></w:rPr></w:pPr><w:del w:id="4930" w:author="Unknown Author" w:date="2026-10-30T04:17:53Z"><w:r><w:rPr><w:kern w:val="0"/><w:szCs w:val="24"/><w:lang w:val="es-CO" w:eastAsia="en-US" w:bidi="ar-SA"/></w:rPr><w:delText>Interno</w:delText></w:r></w:del></w:p></w:tc><w:tc><w:tcPr><w:tcW w:w="1078" w:type="dxa"/><w:tcBorders></w:tcBorders></w:tcPr><w:p><w:pPr><w:pStyle w:val="Tabla9"/><w:widowControl/><w:jc w:val="left"/><w:rPr><w:kern w:val="0"/><w:szCs w:val="24"/><w:lang w:val="es-CO" w:eastAsia="en-US" w:bidi="ar-SA"/><w:del w:id="4933" w:author="Unknown Author" w:date="2026-10-30T04:17:53Z"></w:del></w:rPr></w:pPr><w:del w:id="4932" w:author="Unknown Author" w:date="2026-10-30T04:17:53Z"><w:r><w:rPr><w:kern w:val="0"/><w:szCs w:val="24"/><w:lang w:val="es-CO" w:eastAsia="en-US" w:bidi="ar-SA"/></w:rPr><w:delText>8</w:delText></w:r></w:del></w:p></w:tc><w:tc><w:tcPr><w:tcW w:w="1326" w:type="dxa"/><w:tcBorders></w:tcBorders></w:tcPr><w:p><w:pPr><w:pStyle w:val="Tabla9"/><w:widowControl/><w:jc w:val="left"/><w:rPr><w:kern w:val="0"/><w:szCs w:val="24"/><w:lang w:val="es-CO" w:eastAsia="en-US" w:bidi="ar-SA"/><w:del w:id="4935" w:author="Unknown Author" w:date="2026-10-30T04:17:53Z"></w:del></w:rPr></w:pPr><w:del w:id="4934" w:author="Unknown Author" w:date="2026-10-30T04:17:53Z"><w:r><w:rPr><w:kern w:val="0"/><w:szCs w:val="24"/><w:lang w:val="es-CO" w:eastAsia="en-US" w:bidi="ar-SA"/></w:rPr><w:delText>9</w:delText></w:r></w:del></w:p></w:tc><w:tc><w:tcPr><w:tcW w:w="2158" w:type="dxa"/><w:tcBorders></w:tcBorders></w:tcPr><w:p><w:pPr><w:pStyle w:val="Tabla9"/><w:widowControl/><w:jc w:val="left"/><w:rPr><w:kern w:val="0"/><w:szCs w:val="24"/><w:lang w:val="es-CO" w:eastAsia="en-US" w:bidi="ar-SA"/><w:del w:id="4937" w:author="Unknown Author" w:date="2026-10-30T04:17:53Z"></w:del></w:rPr></w:pPr><w:del w:id="4936" w:author="Unknown Author" w:date="2026-10-30T04:17:53Z"><w:r><w:rPr><w:kern w:val="0"/><w:szCs w:val="24"/><w:lang w:val="es-CO" w:eastAsia="en-US" w:bidi="ar-SA"/></w:rPr><w:delText>Gestionar de cerca</w:delText></w:r></w:del></w:p></w:tc></w:tr><w:tr><w:trPr><w:del w:id="4938" w:author="Unknown Author" w:date="2026-10-30T04:17:53Z"/><w:cantSplit w:val="true"/></w:trPr><w:tc><w:tcPr><w:tcW w:w="3317" w:type="dxa"/><w:tcBorders></w:tcBorders><w:shd w:color="auto" w:fill="F7F7F7" w:val="clear"/></w:tcPr><w:p><w:pPr><w:pStyle w:val="Tabla9"/><w:widowControl/><w:jc w:val="left"/><w:rPr><w:kern w:val="0"/><w:szCs w:val="24"/><w:lang w:val="es-CO" w:eastAsia="en-US" w:bidi="ar-SA"/><w:del w:id="4940" w:author="Unknown Author" w:date="2026-10-30T04:17:53Z"></w:del></w:rPr></w:pPr><w:del w:id="4939" w:author="Unknown Author" w:date="2026-10-30T04:17:53Z"><w:r><w:rPr><w:kern w:val="0"/><w:szCs w:val="24"/><w:lang w:val="es-CO" w:eastAsia="en-US" w:bidi="ar-SA"/></w:rPr><w:delText>Gerencia de proyecto</w:delText></w:r></w:del></w:p></w:tc><w:tc><w:tcPr><w:tcW w:w="2075" w:type="dxa"/><w:tcBorders></w:tcBorders><w:shd w:color="auto" w:fill="F7F7F7" w:val="clear"/></w:tcPr><w:p><w:pPr><w:pStyle w:val="Tabla9"/><w:widowControl/><w:jc w:val="left"/><w:rPr><w:kern w:val="0"/><w:szCs w:val="24"/><w:lang w:val="es-CO" w:eastAsia="en-US" w:bidi="ar-SA"/><w:del w:id="4942" w:author="Unknown Author" w:date="2026-10-30T04:17:53Z"></w:del></w:rPr></w:pPr><w:del w:id="4941" w:author="Unknown Author" w:date="2026-10-30T04:17:53Z"><w:r><w:rPr><w:kern w:val="0"/><w:szCs w:val="24"/><w:lang w:val="es-CO" w:eastAsia="en-US" w:bidi="ar-SA"/></w:rPr><w:delText>Interno</w:delText></w:r></w:del></w:p></w:tc><w:tc><w:tcPr><w:tcW w:w="1078" w:type="dxa"/><w:tcBorders></w:tcBorders><w:shd w:color="auto" w:fill="F7F7F7" w:val="clear"/></w:tcPr><w:p><w:pPr><w:pStyle w:val="Tabla9"/><w:widowControl/><w:jc w:val="left"/><w:rPr><w:kern w:val="0"/><w:szCs w:val="24"/><w:lang w:val="es-CO" w:eastAsia="en-US" w:bidi="ar-SA"/><w:del w:id="4944" w:author="Unknown Author" w:date="2026-10-30T04:17:53Z"></w:del></w:rPr></w:pPr><w:del w:id="4943" w:author="Unknown Author" w:date="2026-10-30T04:17:53Z"><w:r><w:rPr><w:kern w:val="0"/><w:szCs w:val="24"/><w:lang w:val="es-CO" w:eastAsia="en-US" w:bidi="ar-SA"/></w:rPr><w:delText>7</w:delText></w:r></w:del></w:p></w:tc><w:tc><w:tcPr><w:tcW w:w="1326" w:type="dxa"/><w:tcBorders></w:tcBorders><w:shd w:color="auto" w:fill="F7F7F7" w:val="clear"/></w:tcPr><w:p><w:pPr><w:pStyle w:val="Tabla9"/><w:widowControl/><w:jc w:val="left"/><w:rPr><w:kern w:val="0"/><w:szCs w:val="24"/><w:lang w:val="es-CO" w:eastAsia="en-US" w:bidi="ar-SA"/><w:del w:id="4946" w:author="Unknown Author" w:date="2026-10-30T04:17:53Z"></w:del></w:rPr></w:pPr><w:del w:id="4945" w:author="Unknown Author" w:date="2026-10-30T04:17:53Z"><w:r><w:rPr><w:kern w:val="0"/><w:szCs w:val="24"/><w:lang w:val="es-CO" w:eastAsia="en-US" w:bidi="ar-SA"/></w:rPr><w:delText>10</w:delText></w:r></w:del></w:p></w:tc><w:tc><w:tcPr><w:tcW w:w="2158" w:type="dxa"/><w:tcBorders></w:tcBorders><w:shd w:color="auto" w:fill="F7F7F7" w:val="clear"/></w:tcPr><w:p><w:pPr><w:pStyle w:val="Tabla9"/><w:widowControl/><w:jc w:val="left"/><w:rPr><w:kern w:val="0"/><w:szCs w:val="24"/><w:lang w:val="es-CO" w:eastAsia="en-US" w:bidi="ar-SA"/><w:del w:id="4948" w:author="Unknown Author" w:date="2026-10-30T04:17:53Z"></w:del></w:rPr></w:pPr><w:del w:id="4947" w:author="Unknown Author" w:date="2026-10-30T04:17:53Z"><w:r><w:rPr><w:kern w:val="0"/><w:szCs w:val="24"/><w:lang w:val="es-CO" w:eastAsia="en-US" w:bidi="ar-SA"/></w:rPr><w:delText>Gestionar de cerca</w:delText></w:r></w:del></w:p></w:tc></w:tr><w:tr><w:trPr><w:del w:id="4949" w:author="Unknown Author" w:date="2026-10-30T04:17:53Z"/><w:cantSplit w:val="true"/></w:trPr><w:tc><w:tcPr><w:tcW w:w="3317" w:type="dxa"/><w:tcBorders></w:tcBorders></w:tcPr><w:p><w:pPr><w:pStyle w:val="Tabla9"/><w:widowControl/><w:jc w:val="left"/><w:rPr><w:kern w:val="0"/><w:szCs w:val="24"/><w:lang w:val="es-CO" w:eastAsia="en-US" w:bidi="ar-SA"/><w:del w:id="4951" w:author="Unknown Author" w:date="2026-10-30T04:17:53Z"></w:del></w:rPr></w:pPr><w:del w:id="4950" w:author="Unknown Author" w:date="2026-10-30T04:17:53Z"><w:r><w:rPr><w:kern w:val="0"/><w:szCs w:val="24"/><w:lang w:val="es-CO" w:eastAsia="en-US" w:bidi="ar-SA"/></w:rPr><w:delText>Equipo técnico y de formación</w:delText></w:r></w:del></w:p></w:tc><w:tc><w:tcPr><w:tcW w:w="2075" w:type="dxa"/><w:tcBorders></w:tcBorders></w:tcPr><w:p><w:pPr><w:pStyle w:val="Tabla9"/><w:widowControl/><w:jc w:val="left"/><w:rPr><w:kern w:val="0"/><w:szCs w:val="24"/><w:lang w:val="es-CO" w:eastAsia="en-US" w:bidi="ar-SA"/><w:del w:id="4953" w:author="Unknown Author" w:date="2026-10-30T04:17:53Z"></w:del></w:rPr></w:pPr><w:del w:id="4952" w:author="Unknown Author" w:date="2026-10-30T04:17:53Z"><w:r><w:rPr><w:kern w:val="0"/><w:szCs w:val="24"/><w:lang w:val="es-CO" w:eastAsia="en-US" w:bidi="ar-SA"/></w:rPr><w:delText>Interno</w:delText></w:r></w:del></w:p></w:tc><w:tc><w:tcPr><w:tcW w:w="1078" w:type="dxa"/><w:tcBorders></w:tcBorders></w:tcPr><w:p><w:pPr><w:pStyle w:val="Tabla9"/><w:widowControl/><w:jc w:val="left"/><w:rPr><w:kern w:val="0"/><w:szCs w:val="24"/><w:lang w:val="es-CO" w:eastAsia="en-US" w:bidi="ar-SA"/><w:del w:id="4955" w:author="Unknown Author" w:date="2026-10-30T04:17:53Z"></w:del></w:rPr></w:pPr><w:del w:id="4954" w:author="Unknown Author" w:date="2026-10-30T04:17:53Z"><w:r><w:rPr><w:kern w:val="0"/><w:szCs w:val="24"/><w:lang w:val="es-CO" w:eastAsia="en-US" w:bidi="ar-SA"/></w:rPr><w:delText>4</w:delText></w:r></w:del></w:p></w:tc><w:tc><w:tcPr><w:tcW w:w="1326" w:type="dxa"/><w:tcBorders></w:tcBorders></w:tcPr><w:p><w:pPr><w:pStyle w:val="Tabla9"/><w:widowControl/><w:jc w:val="left"/><w:rPr><w:kern w:val="0"/><w:szCs w:val="24"/><w:lang w:val="es-CO" w:eastAsia="en-US" w:bidi="ar-SA"/><w:del w:id="4957" w:author="Unknown Author" w:date="2026-10-30T04:17:53Z"></w:del></w:rPr></w:pPr><w:del w:id="4956" w:author="Unknown Author" w:date="2026-10-30T04:17:53Z"><w:r><w:rPr><w:kern w:val="0"/><w:szCs w:val="24"/><w:lang w:val="es-CO" w:eastAsia="en-US" w:bidi="ar-SA"/></w:rPr><w:delText>9</w:delText></w:r></w:del></w:p></w:tc><w:tc><w:tcPr><w:tcW w:w="2158" w:type="dxa"/><w:tcBorders></w:tcBorders></w:tcPr><w:p><w:pPr><w:pStyle w:val="Tabla9"/><w:widowControl/><w:jc w:val="left"/><w:rPr><w:kern w:val="0"/><w:szCs w:val="24"/><w:lang w:val="es-CO" w:eastAsia="en-US" w:bidi="ar-SA"/><w:del w:id="4959" w:author="Unknown Author" w:date="2026-10-30T04:17:53Z"></w:del></w:rPr></w:pPr><w:del w:id="4958" w:author="Unknown Author" w:date="2026-10-30T04:17:53Z"><w:r><w:rPr><w:kern w:val="0"/><w:szCs w:val="24"/><w:lang w:val="es-CO" w:eastAsia="en-US" w:bidi="ar-SA"/></w:rPr><w:delText>Mantener informado</w:delText></w:r></w:del></w:p></w:tc></w:tr><w:tr><w:trPr><w:del w:id="4960" w:author="Unknown Author" w:date="2026-10-30T04:17:53Z"/><w:cantSplit w:val="true"/></w:trPr><w:tc><w:tcPr><w:tcW w:w="3317" w:type="dxa"/><w:tcBorders></w:tcBorders><w:shd w:color="auto" w:fill="F7F7F7" w:val="clear"/></w:tcPr><w:p><w:pPr><w:pStyle w:val="Tabla9"/><w:widowControl/><w:jc w:val="left"/><w:rPr><w:kern w:val="0"/><w:szCs w:val="24"/><w:lang w:val="es-CO" w:eastAsia="en-US" w:bidi="ar-SA"/><w:del w:id="4962" w:author="Unknown Author" w:date="2026-10-30T04:17:53Z"></w:del></w:rPr></w:pPr><w:del w:id="4961" w:author="Unknown Author" w:date="2026-10-30T04:17:53Z"><w:r><w:rPr><w:kern w:val="0"/><w:szCs w:val="24"/><w:lang w:val="es-CO" w:eastAsia="en-US" w:bidi="ar-SA"/></w:rPr><w:delText>Equipo de apropiación y convenios</w:delText></w:r></w:del></w:p></w:tc><w:tc><w:tcPr><w:tcW w:w="2075" w:type="dxa"/><w:tcBorders></w:tcBorders><w:shd w:color="auto" w:fill="F7F7F7" w:val="clear"/></w:tcPr><w:p><w:pPr><w:pStyle w:val="Tabla9"/><w:widowControl/><w:jc w:val="left"/><w:rPr><w:kern w:val="0"/><w:szCs w:val="24"/><w:lang w:val="es-CO" w:eastAsia="en-US" w:bidi="ar-SA"/><w:del w:id="4964" w:author="Unknown Author" w:date="2026-10-30T04:17:53Z"></w:del></w:rPr></w:pPr><w:del w:id="4963" w:author="Unknown Author" w:date="2026-10-30T04:17:53Z"><w:r><w:rPr><w:kern w:val="0"/><w:szCs w:val="24"/><w:lang w:val="es-CO" w:eastAsia="en-US" w:bidi="ar-SA"/></w:rPr><w:delText>Interno</w:delText></w:r></w:del></w:p></w:tc><w:tc><w:tcPr><w:tcW w:w="1078" w:type="dxa"/><w:tcBorders></w:tcBorders><w:shd w:color="auto" w:fill="F7F7F7" w:val="clear"/></w:tcPr><w:p><w:pPr><w:pStyle w:val="Tabla9"/><w:widowControl/><w:jc w:val="left"/><w:rPr><w:kern w:val="0"/><w:szCs w:val="24"/><w:lang w:val="es-CO" w:eastAsia="en-US" w:bidi="ar-SA"/><w:del w:id="4966" w:author="Unknown Author" w:date="2026-10-30T04:17:53Z"></w:del></w:rPr></w:pPr><w:del w:id="4965" w:author="Unknown Author" w:date="2026-10-30T04:17:53Z"><w:r><w:rPr><w:kern w:val="0"/><w:szCs w:val="24"/><w:lang w:val="es-CO" w:eastAsia="en-US" w:bidi="ar-SA"/></w:rPr><w:delText>3</w:delText></w:r></w:del></w:p></w:tc><w:tc><w:tcPr><w:tcW w:w="1326" w:type="dxa"/><w:tcBorders></w:tcBorders><w:shd w:color="auto" w:fill="F7F7F7" w:val="clear"/></w:tcPr><w:p><w:pPr><w:pStyle w:val="Tabla9"/><w:widowControl/><w:jc w:val="left"/><w:rPr><w:kern w:val="0"/><w:szCs w:val="24"/><w:lang w:val="es-CO" w:eastAsia="en-US" w:bidi="ar-SA"/><w:del w:id="4968" w:author="Unknown Author" w:date="2026-10-30T04:17:53Z"></w:del></w:rPr></w:pPr><w:del w:id="4967" w:author="Unknown Author" w:date="2026-10-30T04:17:53Z"><w:r><w:rPr><w:kern w:val="0"/><w:szCs w:val="24"/><w:lang w:val="es-CO" w:eastAsia="en-US" w:bidi="ar-SA"/></w:rPr><w:delText>8</w:delText></w:r></w:del></w:p></w:tc><w:tc><w:tcPr><w:tcW w:w="2158" w:type="dxa"/><w:tcBorders></w:tcBorders><w:shd w:color="auto" w:fill="F7F7F7" w:val="clear"/></w:tcPr><w:p><w:pPr><w:pStyle w:val="Tabla9"/><w:widowControl/><w:jc w:val="left"/><w:rPr><w:kern w:val="0"/><w:szCs w:val="24"/><w:lang w:val="es-CO" w:eastAsia="en-US" w:bidi="ar-SA"/><w:del w:id="4970" w:author="Unknown Author" w:date="2026-10-30T04:17:53Z"></w:del></w:rPr></w:pPr><w:del w:id="4969" w:author="Unknown Author" w:date="2026-10-30T04:17:53Z"><w:r><w:rPr><w:kern w:val="0"/><w:szCs w:val="24"/><w:lang w:val="es-CO" w:eastAsia="en-US" w:bidi="ar-SA"/></w:rPr><w:delText>Mantener informado</w:delText></w:r></w:del></w:p></w:tc></w:tr><w:tr><w:trPr><w:del w:id="4971" w:author="Unknown Author" w:date="2026-10-30T04:17:53Z"/><w:cantSplit w:val="true"/></w:trPr><w:tc><w:tcPr><w:tcW w:w="3317" w:type="dxa"/><w:tcBorders></w:tcBorders></w:tcPr><w:p><w:pPr><w:pStyle w:val="Tabla9"/><w:widowControl/><w:jc w:val="left"/><w:rPr><w:kern w:val="0"/><w:szCs w:val="24"/><w:lang w:val="es-CO" w:eastAsia="en-US" w:bidi="ar-SA"/><w:del w:id="4973" w:author="Unknown Author" w:date="2026-10-30T04:17:53Z"></w:del></w:rPr></w:pPr><w:del w:id="4972" w:author="Unknown Author" w:date="2026-10-30T04:17:53Z"><w:r><w:rPr><w:kern w:val="0"/><w:szCs w:val="24"/><w:lang w:val="es-CO" w:eastAsia="en-US" w:bidi="ar-SA"/></w:rPr><w:delText>Empresa aliada</w:delText></w:r></w:del></w:p></w:tc><w:tc><w:tcPr><w:tcW w:w="2075" w:type="dxa"/><w:tcBorders></w:tcBorders></w:tcPr><w:p><w:pPr><w:pStyle w:val="Tabla9"/><w:widowControl/><w:jc w:val="left"/><w:rPr><w:kern w:val="0"/><w:szCs w:val="24"/><w:lang w:val="es-CO" w:eastAsia="en-US" w:bidi="ar-SA"/><w:del w:id="4975" w:author="Unknown Author" w:date="2026-10-30T04:17:53Z"></w:del></w:rPr></w:pPr><w:del w:id="4974" w:author="Unknown Author" w:date="2026-10-30T04:17:53Z"><w:r><w:rPr><w:kern w:val="0"/><w:szCs w:val="24"/><w:lang w:val="es-CO" w:eastAsia="en-US" w:bidi="ar-SA"/></w:rPr><w:delText>Externo primario</w:delText></w:r></w:del></w:p></w:tc><w:tc><w:tcPr><w:tcW w:w="1078" w:type="dxa"/><w:tcBorders></w:tcBorders></w:tcPr><w:p><w:pPr><w:pStyle w:val="Tabla9"/><w:widowControl/><w:jc w:val="left"/><w:rPr><w:kern w:val="0"/><w:szCs w:val="24"/><w:lang w:val="es-CO" w:eastAsia="en-US" w:bidi="ar-SA"/><w:del w:id="4977" w:author="Unknown Author" w:date="2026-10-30T04:17:53Z"></w:del></w:rPr></w:pPr><w:del w:id="4976" w:author="Unknown Author" w:date="2026-10-30T04:17:53Z"><w:r><w:rPr><w:kern w:val="0"/><w:szCs w:val="24"/><w:lang w:val="es-CO" w:eastAsia="en-US" w:bidi="ar-SA"/></w:rPr><w:delText>7</w:delText></w:r></w:del></w:p></w:tc><w:tc><w:tcPr><w:tcW w:w="1326" w:type="dxa"/><w:tcBorders></w:tcBorders></w:tcPr><w:p><w:pPr><w:pStyle w:val="Tabla9"/><w:widowControl/><w:jc w:val="left"/><w:rPr><w:kern w:val="0"/><w:szCs w:val="24"/><w:lang w:val="es-CO" w:eastAsia="en-US" w:bidi="ar-SA"/><w:del w:id="4979" w:author="Unknown Author" w:date="2026-10-30T04:17:53Z"></w:del></w:rPr></w:pPr><w:del w:id="4978" w:author="Unknown Author" w:date="2026-10-30T04:17:53Z"><w:r><w:rPr><w:kern w:val="0"/><w:szCs w:val="24"/><w:lang w:val="es-CO" w:eastAsia="en-US" w:bidi="ar-SA"/></w:rPr><w:delText>8</w:delText></w:r></w:del></w:p></w:tc><w:tc><w:tcPr><w:tcW w:w="2158" w:type="dxa"/><w:tcBorders></w:tcBorders></w:tcPr><w:p><w:pPr><w:pStyle w:val="Tabla9"/><w:widowControl/><w:jc w:val="left"/><w:rPr><w:kern w:val="0"/><w:szCs w:val="24"/><w:lang w:val="es-CO" w:eastAsia="en-US" w:bidi="ar-SA"/><w:del w:id="4981" w:author="Unknown Author" w:date="2026-10-30T04:17:53Z"></w:del></w:rPr></w:pPr><w:del w:id="4980" w:author="Unknown Author" w:date="2026-10-30T04:17:53Z"><w:r><w:rPr><w:kern w:val="0"/><w:szCs w:val="24"/><w:lang w:val="es-CO" w:eastAsia="en-US" w:bidi="ar-SA"/></w:rPr><w:delText>Gestionar de cerca</w:delText></w:r></w:del></w:p></w:tc></w:tr><w:tr><w:trPr><w:del w:id="4982" w:author="Unknown Author" w:date="2026-10-30T04:17:53Z"/><w:cantSplit w:val="true"/></w:trPr><w:tc><w:tcPr><w:tcW w:w="3317" w:type="dxa"/><w:tcBorders></w:tcBorders><w:shd w:color="auto" w:fill="F7F7F7" w:val="clear"/></w:tcPr><w:p><w:pPr><w:pStyle w:val="Tabla9"/><w:widowControl/><w:jc w:val="left"/><w:rPr><w:kern w:val="0"/><w:szCs w:val="24"/><w:lang w:val="es-CO" w:eastAsia="en-US" w:bidi="ar-SA"/><w:del w:id="4984" w:author="Unknown Author" w:date="2026-10-30T04:17:53Z"></w:del></w:rPr></w:pPr><w:del w:id="4983" w:author="Unknown Author" w:date="2026-10-30T04:17:53Z"><w:r><w:rPr><w:kern w:val="0"/><w:szCs w:val="24"/><w:lang w:val="es-CO" w:eastAsia="en-US" w:bidi="ar-SA"/></w:rPr><w:delText>Municipio aliado</w:delText></w:r></w:del></w:p></w:tc><w:tc><w:tcPr><w:tcW w:w="2075" w:type="dxa"/><w:tcBorders></w:tcBorders><w:shd w:color="auto" w:fill="F7F7F7" w:val="clear"/></w:tcPr><w:p><w:pPr><w:pStyle w:val="Tabla9"/><w:widowControl/><w:jc w:val="left"/><w:rPr><w:kern w:val="0"/><w:szCs w:val="24"/><w:lang w:val="es-CO" w:eastAsia="en-US" w:bidi="ar-SA"/><w:del w:id="4986" w:author="Unknown Author" w:date="2026-10-30T04:17:53Z"></w:del></w:rPr></w:pPr><w:del w:id="4985" w:author="Unknown Author" w:date="2026-10-30T04:17:53Z"><w:r><w:rPr><w:kern w:val="0"/><w:szCs w:val="24"/><w:lang w:val="es-CO" w:eastAsia="en-US" w:bidi="ar-SA"/></w:rPr><w:delText>Externo primario</w:delText></w:r></w:del></w:p></w:tc><w:tc><w:tcPr><w:tcW w:w="1078" w:type="dxa"/><w:tcBorders></w:tcBorders><w:shd w:color="auto" w:fill="F7F7F7" w:val="clear"/></w:tcPr><w:p><w:pPr><w:pStyle w:val="Tabla9"/><w:widowControl/><w:jc w:val="left"/><w:rPr><w:kern w:val="0"/><w:szCs w:val="24"/><w:lang w:val="es-CO" w:eastAsia="en-US" w:bidi="ar-SA"/><w:del w:id="4988" w:author="Unknown Author" w:date="2026-10-30T04:17:53Z"></w:del></w:rPr></w:pPr><w:del w:id="4987" w:author="Unknown Author" w:date="2026-10-30T04:17:53Z"><w:r><w:rPr><w:kern w:val="0"/><w:szCs w:val="24"/><w:lang w:val="es-CO" w:eastAsia="en-US" w:bidi="ar-SA"/></w:rPr><w:delText>7</w:delText></w:r></w:del></w:p></w:tc><w:tc><w:tcPr><w:tcW w:w="1326" w:type="dxa"/><w:tcBorders></w:tcBorders><w:shd w:color="auto" w:fill="F7F7F7" w:val="clear"/></w:tcPr><w:p><w:pPr><w:pStyle w:val="Tabla9"/><w:widowControl/><w:jc w:val="left"/><w:rPr><w:kern w:val="0"/><w:szCs w:val="24"/><w:lang w:val="es-CO" w:eastAsia="en-US" w:bidi="ar-SA"/><w:del w:id="4990" w:author="Unknown Author" w:date="2026-10-30T04:17:53Z"></w:del></w:rPr></w:pPr><w:del w:id="4989" w:author="Unknown Author" w:date="2026-10-30T04:17:53Z"><w:r><w:rPr><w:kern w:val="0"/><w:szCs w:val="24"/><w:lang w:val="es-CO" w:eastAsia="en-US" w:bidi="ar-SA"/></w:rPr><w:delText>8</w:delText></w:r></w:del></w:p></w:tc><w:tc><w:tcPr><w:tcW w:w="2158" w:type="dxa"/><w:tcBorders></w:tcBorders><w:shd w:color="auto" w:fill="F7F7F7" w:val="clear"/></w:tcPr><w:p><w:pPr><w:pStyle w:val="Tabla9"/><w:widowControl/><w:jc w:val="left"/><w:rPr><w:kern w:val="0"/><w:szCs w:val="24"/><w:lang w:val="es-CO" w:eastAsia="en-US" w:bidi="ar-SA"/><w:del w:id="4992" w:author="Unknown Author" w:date="2026-10-30T04:17:53Z"></w:del></w:rPr></w:pPr><w:del w:id="4991" w:author="Unknown Author" w:date="2026-10-30T04:17:53Z"><w:r><w:rPr><w:kern w:val="0"/><w:szCs w:val="24"/><w:lang w:val="es-CO" w:eastAsia="en-US" w:bidi="ar-SA"/></w:rPr><w:delText>Gestionar de cerca</w:delText></w:r></w:del></w:p></w:tc></w:tr><w:tr><w:trPr><w:del w:id="4993" w:author="Unknown Author" w:date="2026-10-30T04:17:53Z"/><w:cantSplit w:val="true"/></w:trPr><w:tc><w:tcPr><w:tcW w:w="3317" w:type="dxa"/><w:tcBorders></w:tcBorders></w:tcPr><w:p><w:pPr><w:pStyle w:val="Tabla9"/><w:widowControl/><w:jc w:val="left"/><w:rPr><w:kern w:val="0"/><w:szCs w:val="24"/><w:lang w:val="es-CO" w:eastAsia="en-US" w:bidi="ar-SA"/><w:del w:id="4995" w:author="Unknown Author" w:date="2026-10-30T04:17:53Z"></w:del></w:rPr></w:pPr><w:del w:id="4994" w:author="Unknown Author" w:date="2026-10-30T04:17:53Z"><w:r><w:rPr><w:kern w:val="0"/><w:szCs w:val="24"/><w:lang w:val="es-CO" w:eastAsia="en-US" w:bidi="ar-SA"/></w:rPr><w:delText>Actor del SNCTI aliado</w:delText></w:r></w:del></w:p></w:tc><w:tc><w:tcPr><w:tcW w:w="2075" w:type="dxa"/><w:tcBorders></w:tcBorders></w:tcPr><w:p><w:pPr><w:pStyle w:val="Tabla9"/><w:widowControl/><w:jc w:val="left"/><w:rPr><w:kern w:val="0"/><w:szCs w:val="24"/><w:lang w:val="es-CO" w:eastAsia="en-US" w:bidi="ar-SA"/><w:del w:id="4997" w:author="Unknown Author" w:date="2026-10-30T04:17:53Z"></w:del></w:rPr></w:pPr><w:del w:id="4996" w:author="Unknown Author" w:date="2026-10-30T04:17:53Z"><w:r><w:rPr><w:kern w:val="0"/><w:szCs w:val="24"/><w:lang w:val="es-CO" w:eastAsia="en-US" w:bidi="ar-SA"/></w:rPr><w:delText>Externo primario</w:delText></w:r></w:del></w:p></w:tc><w:tc><w:tcPr><w:tcW w:w="1078" w:type="dxa"/><w:tcBorders></w:tcBorders></w:tcPr><w:p><w:pPr><w:pStyle w:val="Tabla9"/><w:widowControl/><w:jc w:val="left"/><w:rPr><w:kern w:val="0"/><w:szCs w:val="24"/><w:lang w:val="es-CO" w:eastAsia="en-US" w:bidi="ar-SA"/><w:del w:id="4999" w:author="Unknown Author" w:date="2026-10-30T04:17:53Z"></w:del></w:rPr></w:pPr><w:del w:id="4998" w:author="Unknown Author" w:date="2026-10-30T04:17:53Z"><w:r><w:rPr><w:kern w:val="0"/><w:szCs w:val="24"/><w:lang w:val="es-CO" w:eastAsia="en-US" w:bidi="ar-SA"/></w:rPr><w:delText>6</w:delText></w:r></w:del></w:p></w:tc><w:tc><w:tcPr><w:tcW w:w="1326" w:type="dxa"/><w:tcBorders></w:tcBorders></w:tcPr><w:p><w:pPr><w:pStyle w:val="Tabla9"/><w:widowControl/><w:jc w:val="left"/><w:rPr><w:kern w:val="0"/><w:szCs w:val="24"/><w:lang w:val="es-CO" w:eastAsia="en-US" w:bidi="ar-SA"/><w:del w:id="5001" w:author="Unknown Author" w:date="2026-10-30T04:17:53Z"></w:del></w:rPr></w:pPr><w:del w:id="5000" w:author="Unknown Author" w:date="2026-10-30T04:17:53Z"><w:r><w:rPr><w:kern w:val="0"/><w:szCs w:val="24"/><w:lang w:val="es-CO" w:eastAsia="en-US" w:bidi="ar-SA"/></w:rPr><w:delText>8</w:delText></w:r></w:del></w:p></w:tc><w:tc><w:tcPr><w:tcW w:w="2158" w:type="dxa"/><w:tcBorders></w:tcBorders></w:tcPr><w:p><w:pPr><w:pStyle w:val="Tabla9"/><w:widowControl/><w:jc w:val="left"/><w:rPr><w:kern w:val="0"/><w:szCs w:val="24"/><w:lang w:val="es-CO" w:eastAsia="en-US" w:bidi="ar-SA"/><w:del w:id="5003" w:author="Unknown Author" w:date="2026-10-30T04:17:53Z"></w:del></w:rPr></w:pPr><w:del w:id="5002" w:author="Unknown Author" w:date="2026-10-30T04:17:53Z"><w:r><w:rPr><w:kern w:val="0"/><w:szCs w:val="24"/><w:lang w:val="es-CO" w:eastAsia="en-US" w:bidi="ar-SA"/></w:rPr><w:delText>Gestionar de cerca</w:delText></w:r></w:del></w:p></w:tc></w:tr><w:tr><w:trPr><w:del w:id="5004" w:author="Unknown Author" w:date="2026-10-30T04:17:53Z"/><w:cantSplit w:val="true"/></w:trPr><w:tc><w:tcPr><w:tcW w:w="3317" w:type="dxa"/><w:tcBorders></w:tcBorders><w:shd w:color="auto" w:fill="F7F7F7" w:val="clear"/></w:tcPr><w:p><w:pPr><w:pStyle w:val="Tabla9"/><w:widowControl/><w:jc w:val="left"/><w:rPr><w:kern w:val="0"/><w:szCs w:val="24"/><w:lang w:val="es-CO" w:eastAsia="en-US" w:bidi="ar-SA"/><w:del w:id="5006" w:author="Unknown Author" w:date="2026-10-30T04:17:53Z"></w:del></w:rPr></w:pPr><w:del w:id="5005" w:author="Unknown Author" w:date="2026-10-30T04:17:53Z"><w:r><w:rPr><w:kern w:val="0"/><w:szCs w:val="24"/><w:lang w:val="es-CO" w:eastAsia="en-US" w:bidi="ar-SA"/></w:rPr><w:delText>Financiador (SGR y MinCiencias)</w:delText></w:r></w:del></w:p></w:tc><w:tc><w:tcPr><w:tcW w:w="2075" w:type="dxa"/><w:tcBorders></w:tcBorders><w:shd w:color="auto" w:fill="F7F7F7" w:val="clear"/></w:tcPr><w:p><w:pPr><w:pStyle w:val="Tabla9"/><w:widowControl/><w:jc w:val="left"/><w:rPr><w:kern w:val="0"/><w:szCs w:val="24"/><w:lang w:val="es-CO" w:eastAsia="en-US" w:bidi="ar-SA"/><w:del w:id="5008" w:author="Unknown Author" w:date="2026-10-30T04:17:53Z"></w:del></w:rPr></w:pPr><w:del w:id="5007" w:author="Unknown Author" w:date="2026-10-30T04:17:53Z"><w:r><w:rPr><w:kern w:val="0"/><w:szCs w:val="24"/><w:lang w:val="es-CO" w:eastAsia="en-US" w:bidi="ar-SA"/></w:rPr><w:delText>Externo primario</w:delText></w:r></w:del></w:p></w:tc><w:tc><w:tcPr><w:tcW w:w="1078" w:type="dxa"/><w:tcBorders></w:tcBorders><w:shd w:color="auto" w:fill="F7F7F7" w:val="clear"/></w:tcPr><w:p><w:pPr><w:pStyle w:val="Tabla9"/><w:widowControl/><w:jc w:val="left"/><w:rPr><w:kern w:val="0"/><w:szCs w:val="24"/><w:lang w:val="es-CO" w:eastAsia="en-US" w:bidi="ar-SA"/><w:del w:id="5010" w:author="Unknown Author" w:date="2026-10-30T04:17:53Z"></w:del></w:rPr></w:pPr><w:del w:id="5009" w:author="Unknown Author" w:date="2026-10-30T04:17:53Z"><w:r><w:rPr><w:kern w:val="0"/><w:szCs w:val="24"/><w:lang w:val="es-CO" w:eastAsia="en-US" w:bidi="ar-SA"/></w:rPr><w:delText>10</w:delText></w:r></w:del></w:p></w:tc><w:tc><w:tcPr><w:tcW w:w="1326" w:type="dxa"/><w:tcBorders></w:tcBorders><w:shd w:color="auto" w:fill="F7F7F7" w:val="clear"/></w:tcPr><w:p><w:pPr><w:pStyle w:val="Tabla9"/><w:widowControl/><w:jc w:val="left"/><w:rPr><w:kern w:val="0"/><w:szCs w:val="24"/><w:lang w:val="es-CO" w:eastAsia="en-US" w:bidi="ar-SA"/><w:del w:id="5012" w:author="Unknown Author" w:date="2026-10-30T04:17:53Z"></w:del></w:rPr></w:pPr><w:del w:id="5011" w:author="Unknown Author" w:date="2026-10-30T04:17:53Z"><w:r><w:rPr><w:kern w:val="0"/><w:szCs w:val="24"/><w:lang w:val="es-CO" w:eastAsia="en-US" w:bidi="ar-SA"/></w:rPr><w:delText>7</w:delText></w:r></w:del></w:p></w:tc><w:tc><w:tcPr><w:tcW w:w="2158" w:type="dxa"/><w:tcBorders></w:tcBorders><w:shd w:color="auto" w:fill="F7F7F7" w:val="clear"/></w:tcPr><w:p><w:pPr><w:pStyle w:val="Tabla9"/><w:widowControl/><w:jc w:val="left"/><w:rPr><w:kern w:val="0"/><w:szCs w:val="24"/><w:lang w:val="es-CO" w:eastAsia="en-US" w:bidi="ar-SA"/><w:del w:id="5014" w:author="Unknown Author" w:date="2026-10-30T04:17:53Z"></w:del></w:rPr></w:pPr><w:del w:id="5013" w:author="Unknown Author" w:date="2026-10-30T04:17:53Z"><w:r><w:rPr><w:kern w:val="0"/><w:szCs w:val="24"/><w:lang w:val="es-CO" w:eastAsia="en-US" w:bidi="ar-SA"/></w:rPr><w:delText>Gestionar de cerca</w:delText></w:r></w:del></w:p></w:tc></w:tr><w:tr><w:trPr><w:del w:id="5015" w:author="Unknown Author" w:date="2026-10-30T04:17:53Z"/><w:cantSplit w:val="true"/></w:trPr><w:tc><w:tcPr><w:tcW w:w="3317" w:type="dxa"/><w:tcBorders></w:tcBorders></w:tcPr><w:p><w:pPr><w:pStyle w:val="Tabla9"/><w:widowControl/><w:jc w:val="left"/><w:rPr><w:kern w:val="0"/><w:szCs w:val="24"/><w:lang w:val="es-CO" w:eastAsia="en-US" w:bidi="ar-SA"/><w:del w:id="5017" w:author="Unknown Author" w:date="2026-10-30T04:17:53Z"></w:del></w:rPr></w:pPr><w:del w:id="5016" w:author="Unknown Author" w:date="2026-10-30T04:17:53Z"><w:r><w:rPr><w:kern w:val="0"/><w:szCs w:val="24"/><w:lang w:val="es-CO" w:eastAsia="en-US" w:bidi="ar-SA"/></w:rPr><w:delText>Comités municipales</w:delText></w:r></w:del></w:p></w:tc><w:tc><w:tcPr><w:tcW w:w="2075" w:type="dxa"/><w:tcBorders></w:tcBorders></w:tcPr><w:p><w:pPr><w:pStyle w:val="Tabla9"/><w:widowControl/><w:jc w:val="left"/><w:rPr><w:kern w:val="0"/><w:szCs w:val="24"/><w:lang w:val="es-CO" w:eastAsia="en-US" w:bidi="ar-SA"/><w:del w:id="5019" w:author="Unknown Author" w:date="2026-10-30T04:17:53Z"></w:del></w:rPr></w:pPr><w:del w:id="5018" w:author="Unknown Author" w:date="2026-10-30T04:17:53Z"><w:r><w:rPr><w:kern w:val="0"/><w:szCs w:val="24"/><w:lang w:val="es-CO" w:eastAsia="en-US" w:bidi="ar-SA"/></w:rPr><w:delText>Externo primario</w:delText></w:r></w:del></w:p></w:tc><w:tc><w:tcPr><w:tcW w:w="1078" w:type="dxa"/><w:tcBorders></w:tcBorders></w:tcPr><w:p><w:pPr><w:pStyle w:val="Tabla9"/><w:widowControl/><w:jc w:val="left"/><w:rPr><w:kern w:val="0"/><w:szCs w:val="24"/><w:lang w:val="es-CO" w:eastAsia="en-US" w:bidi="ar-SA"/><w:del w:id="5021" w:author="Unknown Author" w:date="2026-10-30T04:17:53Z"></w:del></w:rPr></w:pPr><w:del w:id="5020" w:author="Unknown Author" w:date="2026-10-30T04:17:53Z"><w:r><w:rPr><w:kern w:val="0"/><w:szCs w:val="24"/><w:lang w:val="es-CO" w:eastAsia="en-US" w:bidi="ar-SA"/></w:rPr><w:delText>6</w:delText></w:r></w:del></w:p></w:tc><w:tc><w:tcPr><w:tcW w:w="1326" w:type="dxa"/><w:tcBorders></w:tcBorders></w:tcPr><w:p><w:pPr><w:pStyle w:val="Tabla9"/><w:widowControl/><w:jc w:val="left"/><w:rPr><w:kern w:val="0"/><w:szCs w:val="24"/><w:lang w:val="es-CO" w:eastAsia="en-US" w:bidi="ar-SA"/><w:del w:id="5023" w:author="Unknown Author" w:date="2026-10-30T04:17:53Z"></w:del></w:rPr></w:pPr><w:del w:id="5022" w:author="Unknown Author" w:date="2026-10-30T04:17:53Z"><w:r><w:rPr><w:kern w:val="0"/><w:szCs w:val="24"/><w:lang w:val="es-CO" w:eastAsia="en-US" w:bidi="ar-SA"/></w:rPr><w:delText>8</w:delText></w:r></w:del></w:p></w:tc><w:tc><w:tcPr><w:tcW w:w="2158" w:type="dxa"/><w:tcBorders></w:tcBorders></w:tcPr><w:p><w:pPr><w:pStyle w:val="Tabla9"/><w:widowControl/><w:jc w:val="left"/><w:rPr><w:kern w:val="0"/><w:szCs w:val="24"/><w:lang w:val="es-CO" w:eastAsia="en-US" w:bidi="ar-SA"/><w:del w:id="5025" w:author="Unknown Author" w:date="2026-10-30T04:17:53Z"></w:del></w:rPr></w:pPr><w:del w:id="5024" w:author="Unknown Author" w:date="2026-10-30T04:17:53Z"><w:r><w:rPr><w:kern w:val="0"/><w:szCs w:val="24"/><w:lang w:val="es-CO" w:eastAsia="en-US" w:bidi="ar-SA"/></w:rPr><w:delText>Gestionar de cerca</w:delText></w:r></w:del></w:p></w:tc></w:tr><w:tr><w:trPr><w:del w:id="5026" w:author="Unknown Author" w:date="2026-10-30T04:17:53Z"/><w:cantSplit w:val="true"/></w:trPr><w:tc><w:tcPr><w:tcW w:w="3317" w:type="dxa"/><w:tcBorders></w:tcBorders><w:shd w:color="auto" w:fill="F7F7F7" w:val="clear"/></w:tcPr><w:p><w:pPr><w:pStyle w:val="Tabla9"/><w:widowControl/><w:jc w:val="left"/><w:rPr><w:kern w:val="0"/><w:szCs w:val="24"/><w:lang w:val="es-CO" w:eastAsia="en-US" w:bidi="ar-SA"/><w:del w:id="5028" w:author="Unknown Author" w:date="2026-10-30T04:17:53Z"></w:del></w:rPr></w:pPr><w:del w:id="5027" w:author="Unknown Author" w:date="2026-10-30T04:17:53Z"><w:r><w:rPr><w:kern w:val="0"/><w:szCs w:val="24"/><w:lang w:val="es-CO" w:eastAsia="en-US" w:bidi="ar-SA"/></w:rPr><w:delText>Comités departamentales</w:delText></w:r></w:del></w:p></w:tc><w:tc><w:tcPr><w:tcW w:w="2075" w:type="dxa"/><w:tcBorders></w:tcBorders><w:shd w:color="auto" w:fill="F7F7F7" w:val="clear"/></w:tcPr><w:p><w:pPr><w:pStyle w:val="Tabla9"/><w:widowControl/><w:jc w:val="left"/><w:rPr><w:kern w:val="0"/><w:szCs w:val="24"/><w:lang w:val="es-CO" w:eastAsia="en-US" w:bidi="ar-SA"/><w:del w:id="5030" w:author="Unknown Author" w:date="2026-10-30T04:17:53Z"></w:del></w:rPr></w:pPr><w:del w:id="5029" w:author="Unknown Author" w:date="2026-10-30T04:17:53Z"><w:r><w:rPr><w:kern w:val="0"/><w:szCs w:val="24"/><w:lang w:val="es-CO" w:eastAsia="en-US" w:bidi="ar-SA"/></w:rPr><w:delText>Externo primario</w:delText></w:r></w:del></w:p></w:tc><w:tc><w:tcPr><w:tcW w:w="1078" w:type="dxa"/><w:tcBorders></w:tcBorders><w:shd w:color="auto" w:fill="F7F7F7" w:val="clear"/></w:tcPr><w:p><w:pPr><w:pStyle w:val="Tabla9"/><w:widowControl/><w:jc w:val="left"/><w:rPr><w:kern w:val="0"/><w:szCs w:val="24"/><w:lang w:val="es-CO" w:eastAsia="en-US" w:bidi="ar-SA"/><w:del w:id="5032" w:author="Unknown Author" w:date="2026-10-30T04:17:53Z"></w:del></w:rPr></w:pPr><w:del w:id="5031" w:author="Unknown Author" w:date="2026-10-30T04:17:53Z"><w:r><w:rPr><w:kern w:val="0"/><w:szCs w:val="24"/><w:lang w:val="es-CO" w:eastAsia="en-US" w:bidi="ar-SA"/></w:rPr><w:delText>7</w:delText></w:r></w:del></w:p></w:tc><w:tc><w:tcPr><w:tcW w:w="1326" w:type="dxa"/><w:tcBorders></w:tcBorders><w:shd w:color="auto" w:fill="F7F7F7" w:val="clear"/></w:tcPr><w:p><w:pPr><w:pStyle w:val="Tabla9"/><w:widowControl/><w:jc w:val="left"/><w:rPr><w:kern w:val="0"/><w:szCs w:val="24"/><w:lang w:val="es-CO" w:eastAsia="en-US" w:bidi="ar-SA"/><w:del w:id="5034" w:author="Unknown Author" w:date="2026-10-30T04:17:53Z"></w:del></w:rPr></w:pPr><w:del w:id="5033" w:author="Unknown Author" w:date="2026-10-30T04:17:53Z"><w:r><w:rPr><w:kern w:val="0"/><w:szCs w:val="24"/><w:lang w:val="es-CO" w:eastAsia="en-US" w:bidi="ar-SA"/></w:rPr><w:delText>7</w:delText></w:r></w:del></w:p></w:tc><w:tc><w:tcPr><w:tcW w:w="2158" w:type="dxa"/><w:tcBorders></w:tcBorders><w:shd w:color="auto" w:fill="F7F7F7" w:val="clear"/></w:tcPr><w:p><w:pPr><w:pStyle w:val="Tabla9"/><w:widowControl/><w:jc w:val="left"/><w:rPr><w:kern w:val="0"/><w:szCs w:val="24"/><w:lang w:val="es-CO" w:eastAsia="en-US" w:bidi="ar-SA"/><w:del w:id="5036" w:author="Unknown Author" w:date="2026-10-30T04:17:53Z"></w:del></w:rPr></w:pPr><w:del w:id="5035" w:author="Unknown Author" w:date="2026-10-30T04:17:53Z"><w:r><w:rPr><w:kern w:val="0"/><w:szCs w:val="24"/><w:lang w:val="es-CO" w:eastAsia="en-US" w:bidi="ar-SA"/></w:rPr><w:delText>Gestionar de cerca</w:delText></w:r></w:del></w:p></w:tc></w:tr><w:tr><w:trPr><w:del w:id="5037" w:author="Unknown Author" w:date="2026-10-30T04:17:53Z"/><w:cantSplit w:val="true"/></w:trPr><w:tc><w:tcPr><w:tcW w:w="3317" w:type="dxa"/><w:tcBorders></w:tcBorders></w:tcPr><w:p><w:pPr><w:pStyle w:val="Tabla9"/><w:widowControl/><w:jc w:val="left"/><w:rPr><w:kern w:val="0"/><w:szCs w:val="24"/><w:lang w:val="es-CO" w:eastAsia="en-US" w:bidi="ar-SA"/><w:del w:id="5039" w:author="Unknown Author" w:date="2026-10-30T04:17:53Z"></w:del></w:rPr></w:pPr><w:del w:id="5038" w:author="Unknown Author" w:date="2026-10-30T04:17:53Z"><w:r><w:rPr><w:kern w:val="0"/><w:szCs w:val="24"/><w:lang w:val="es-CO" w:eastAsia="en-US" w:bidi="ar-SA"/></w:rPr><w:delText>UNGRD</w:delText></w:r></w:del></w:p></w:tc><w:tc><w:tcPr><w:tcW w:w="2075" w:type="dxa"/><w:tcBorders></w:tcBorders></w:tcPr><w:p><w:pPr><w:pStyle w:val="Tabla9"/><w:widowControl/><w:jc w:val="left"/><w:rPr><w:kern w:val="0"/><w:szCs w:val="24"/><w:lang w:val="es-CO" w:eastAsia="en-US" w:bidi="ar-SA"/><w:del w:id="5041" w:author="Unknown Author" w:date="2026-10-30T04:17:53Z"></w:del></w:rPr></w:pPr><w:del w:id="5040" w:author="Unknown Author" w:date="2026-10-30T04:17:53Z"><w:r><w:rPr><w:kern w:val="0"/><w:szCs w:val="24"/><w:lang w:val="es-CO" w:eastAsia="en-US" w:bidi="ar-SA"/></w:rPr><w:delText>Externo primario</w:delText></w:r></w:del></w:p></w:tc><w:tc><w:tcPr><w:tcW w:w="1078" w:type="dxa"/><w:tcBorders></w:tcBorders></w:tcPr><w:p><w:pPr><w:pStyle w:val="Tabla9"/><w:widowControl/><w:jc w:val="left"/><w:rPr><w:kern w:val="0"/><w:szCs w:val="24"/><w:lang w:val="es-CO" w:eastAsia="en-US" w:bidi="ar-SA"/><w:del w:id="5043" w:author="Unknown Author" w:date="2026-10-30T04:17:53Z"></w:del></w:rPr></w:pPr><w:del w:id="5042" w:author="Unknown Author" w:date="2026-10-30T04:17:53Z"><w:r><w:rPr><w:kern w:val="0"/><w:szCs w:val="24"/><w:lang w:val="es-CO" w:eastAsia="en-US" w:bidi="ar-SA"/></w:rPr><w:delText>8</w:delText></w:r></w:del></w:p></w:tc><w:tc><w:tcPr><w:tcW w:w="1326" w:type="dxa"/><w:tcBorders></w:tcBorders></w:tcPr><w:p><w:pPr><w:pStyle w:val="Tabla9"/><w:widowControl/><w:jc w:val="left"/><w:rPr><w:kern w:val="0"/><w:szCs w:val="24"/><w:lang w:val="es-CO" w:eastAsia="en-US" w:bidi="ar-SA"/><w:del w:id="5045" w:author="Unknown Author" w:date="2026-10-30T04:17:53Z"></w:del></w:rPr></w:pPr><w:del w:id="5044" w:author="Unknown Author" w:date="2026-10-30T04:17:53Z"><w:r><w:rPr><w:kern w:val="0"/><w:szCs w:val="24"/><w:lang w:val="es-CO" w:eastAsia="en-US" w:bidi="ar-SA"/></w:rPr><w:delText>5</w:delText></w:r></w:del></w:p></w:tc><w:tc><w:tcPr><w:tcW w:w="2158" w:type="dxa"/><w:tcBorders></w:tcBorders></w:tcPr><w:p><w:pPr><w:pStyle w:val="Tabla9"/><w:widowControl/><w:jc w:val="left"/><w:rPr><w:kern w:val="0"/><w:szCs w:val="24"/><w:lang w:val="es-CO" w:eastAsia="en-US" w:bidi="ar-SA"/><w:del w:id="5047" w:author="Unknown Author" w:date="2026-10-30T04:17:53Z"></w:del></w:rPr></w:pPr><w:del w:id="5046" w:author="Unknown Author" w:date="2026-10-30T04:17:53Z"><w:r><w:rPr><w:kern w:val="0"/><w:szCs w:val="24"/><w:lang w:val="es-CO" w:eastAsia="en-US" w:bidi="ar-SA"/></w:rPr><w:delText>Mantener satisfecho</w:delText></w:r></w:del></w:p></w:tc></w:tr><w:tr><w:trPr><w:del w:id="5048" w:author="Unknown Author" w:date="2026-10-30T04:17:53Z"/><w:cantSplit w:val="true"/></w:trPr><w:tc><w:tcPr><w:tcW w:w="3317" w:type="dxa"/><w:tcBorders></w:tcBorders><w:shd w:color="auto" w:fill="F7F7F7" w:val="clear"/></w:tcPr><w:p><w:pPr><w:pStyle w:val="Tabla9"/><w:widowControl/><w:jc w:val="left"/><w:rPr><w:kern w:val="0"/><w:szCs w:val="24"/><w:lang w:val="es-CO" w:eastAsia="en-US" w:bidi="ar-SA"/><w:del w:id="5050" w:author="Unknown Author" w:date="2026-10-30T04:17:53Z"></w:del></w:rPr></w:pPr><w:del w:id="5049" w:author="Unknown Author" w:date="2026-10-30T04:17:53Z"><w:r><w:rPr><w:kern w:val="0"/><w:szCs w:val="24"/><w:lang w:val="es-CO" w:eastAsia="en-US" w:bidi="ar-SA"/></w:rPr><w:delText>Alcaldías de los demás municipios focalizados</w:delText></w:r></w:del></w:p></w:tc><w:tc><w:tcPr><w:tcW w:w="2075" w:type="dxa"/><w:tcBorders></w:tcBorders><w:shd w:color="auto" w:fill="F7F7F7" w:val="clear"/></w:tcPr><w:p><w:pPr><w:pStyle w:val="Tabla9"/><w:widowControl/><w:jc w:val="left"/><w:rPr><w:kern w:val="0"/><w:szCs w:val="24"/><w:lang w:val="es-CO" w:eastAsia="en-US" w:bidi="ar-SA"/><w:del w:id="5052" w:author="Unknown Author" w:date="2026-10-30T04:17:53Z"></w:del></w:rPr></w:pPr><w:del w:id="5051" w:author="Unknown Author" w:date="2026-10-30T04:17:53Z"><w:r><w:rPr><w:kern w:val="0"/><w:szCs w:val="24"/><w:lang w:val="es-CO" w:eastAsia="en-US" w:bidi="ar-SA"/></w:rPr><w:delText>Externo primario</w:delText></w:r></w:del></w:p></w:tc><w:tc><w:tcPr><w:tcW w:w="1078" w:type="dxa"/><w:tcBorders></w:tcBorders><w:shd w:color="auto" w:fill="F7F7F7" w:val="clear"/></w:tcPr><w:p><w:pPr><w:pStyle w:val="Tabla9"/><w:widowControl/><w:jc w:val="left"/><w:rPr><w:kern w:val="0"/><w:szCs w:val="24"/><w:lang w:val="es-CO" w:eastAsia="en-US" w:bidi="ar-SA"/><w:del w:id="5054" w:author="Unknown Author" w:date="2026-10-30T04:17:53Z"></w:del></w:rPr></w:pPr><w:del w:id="5053" w:author="Unknown Author" w:date="2026-10-30T04:17:53Z"><w:r><w:rPr><w:kern w:val="0"/><w:szCs w:val="24"/><w:lang w:val="es-CO" w:eastAsia="en-US" w:bidi="ar-SA"/></w:rPr><w:delText>8</w:delText></w:r></w:del></w:p></w:tc><w:tc><w:tcPr><w:tcW w:w="1326" w:type="dxa"/><w:tcBorders></w:tcBorders><w:shd w:color="auto" w:fill="F7F7F7" w:val="clear"/></w:tcPr><w:p><w:pPr><w:pStyle w:val="Tabla9"/><w:widowControl/><w:jc w:val="left"/><w:rPr><w:kern w:val="0"/><w:szCs w:val="24"/><w:lang w:val="es-CO" w:eastAsia="en-US" w:bidi="ar-SA"/><w:del w:id="5056" w:author="Unknown Author" w:date="2026-10-30T04:17:53Z"></w:del></w:rPr></w:pPr><w:del w:id="5055" w:author="Unknown Author" w:date="2026-10-30T04:17:53Z"><w:r><w:rPr><w:kern w:val="0"/><w:szCs w:val="24"/><w:lang w:val="es-CO" w:eastAsia="en-US" w:bidi="ar-SA"/></w:rPr><w:delText>4</w:delText></w:r></w:del></w:p></w:tc><w:tc><w:tcPr><w:tcW w:w="2158" w:type="dxa"/><w:tcBorders></w:tcBorders><w:shd w:color="auto" w:fill="F7F7F7" w:val="clear"/></w:tcPr><w:p><w:pPr><w:pStyle w:val="Tabla9"/><w:widowControl/><w:jc w:val="left"/><w:rPr><w:kern w:val="0"/><w:szCs w:val="24"/><w:lang w:val="es-CO" w:eastAsia="en-US" w:bidi="ar-SA"/><w:del w:id="5058" w:author="Unknown Author" w:date="2026-10-30T04:17:53Z"></w:del></w:rPr></w:pPr><w:del w:id="5057" w:author="Unknown Author" w:date="2026-10-30T04:17:53Z"><w:r><w:rPr><w:kern w:val="0"/><w:szCs w:val="24"/><w:lang w:val="es-CO" w:eastAsia="en-US" w:bidi="ar-SA"/></w:rPr><w:delText>Mantener satisfecho</w:delText></w:r></w:del></w:p></w:tc></w:tr><w:tr><w:trPr><w:del w:id="5059" w:author="Unknown Author" w:date="2026-10-30T04:17:53Z"/><w:cantSplit w:val="true"/></w:trPr><w:tc><w:tcPr><w:tcW w:w="3317" w:type="dxa"/><w:tcBorders></w:tcBorders></w:tcPr><w:p><w:pPr><w:pStyle w:val="Tabla9"/><w:widowControl/><w:jc w:val="left"/><w:rPr><w:kern w:val="0"/><w:szCs w:val="24"/><w:lang w:val="es-CO" w:eastAsia="en-US" w:bidi="ar-SA"/><w:del w:id="5061" w:author="Unknown Author" w:date="2026-10-30T04:17:53Z"></w:del></w:rPr></w:pPr><w:del w:id="5060" w:author="Unknown Author" w:date="2026-10-30T04:17:53Z"><w:r><w:rPr><w:kern w:val="0"/><w:szCs w:val="24"/><w:lang w:val="es-CO" w:eastAsia="en-US" w:bidi="ar-SA"/></w:rPr><w:delText>Entidades custodias</w:delText></w:r></w:del></w:p></w:tc><w:tc><w:tcPr><w:tcW w:w="2075" w:type="dxa"/><w:tcBorders></w:tcBorders></w:tcPr><w:p><w:pPr><w:pStyle w:val="Tabla9"/><w:widowControl/><w:jc w:val="left"/><w:rPr><w:kern w:val="0"/><w:szCs w:val="24"/><w:lang w:val="es-CO" w:eastAsia="en-US" w:bidi="ar-SA"/><w:del w:id="5063" w:author="Unknown Author" w:date="2026-10-30T04:17:53Z"></w:del></w:rPr></w:pPr><w:del w:id="5062" w:author="Unknown Author" w:date="2026-10-30T04:17:53Z"><w:r><w:rPr><w:kern w:val="0"/><w:szCs w:val="24"/><w:lang w:val="es-CO" w:eastAsia="en-US" w:bidi="ar-SA"/></w:rPr><w:delText>Externo primario</w:delText></w:r></w:del></w:p></w:tc><w:tc><w:tcPr><w:tcW w:w="1078" w:type="dxa"/><w:tcBorders></w:tcBorders></w:tcPr><w:p><w:pPr><w:pStyle w:val="Tabla9"/><w:widowControl/><w:jc w:val="left"/><w:rPr><w:kern w:val="0"/><w:szCs w:val="24"/><w:lang w:val="es-CO" w:eastAsia="en-US" w:bidi="ar-SA"/><w:del w:id="5065" w:author="Unknown Author" w:date="2026-10-30T04:17:53Z"></w:del></w:rPr></w:pPr><w:del w:id="5064" w:author="Unknown Author" w:date="2026-10-30T04:17:53Z"><w:r><w:rPr><w:kern w:val="0"/><w:szCs w:val="24"/><w:lang w:val="es-CO" w:eastAsia="en-US" w:bidi="ar-SA"/></w:rPr><w:delText>6</w:delText></w:r></w:del></w:p></w:tc><w:tc><w:tcPr><w:tcW w:w="1326" w:type="dxa"/><w:tcBorders></w:tcBorders></w:tcPr><w:p><w:pPr><w:pStyle w:val="Tabla9"/><w:widowControl/><w:jc w:val="left"/><w:rPr><w:kern w:val="0"/><w:szCs w:val="24"/><w:lang w:val="es-CO" w:eastAsia="en-US" w:bidi="ar-SA"/><w:del w:id="5067" w:author="Unknown Author" w:date="2026-10-30T04:17:53Z"></w:del></w:rPr></w:pPr><w:del w:id="5066" w:author="Unknown Author" w:date="2026-10-30T04:17:53Z"><w:r><w:rPr><w:kern w:val="0"/><w:szCs w:val="24"/><w:lang w:val="es-CO" w:eastAsia="en-US" w:bidi="ar-SA"/></w:rPr><w:delText>9</w:delText></w:r></w:del></w:p></w:tc><w:tc><w:tcPr><w:tcW w:w="2158" w:type="dxa"/><w:tcBorders></w:tcBorders></w:tcPr><w:p><w:pPr><w:pStyle w:val="Tabla9"/><w:widowControl/><w:jc w:val="left"/><w:rPr><w:kern w:val="0"/><w:szCs w:val="24"/><w:lang w:val="es-CO" w:eastAsia="en-US" w:bidi="ar-SA"/><w:del w:id="5069" w:author="Unknown Author" w:date="2026-10-30T04:17:53Z"></w:del></w:rPr></w:pPr><w:del w:id="5068" w:author="Unknown Author" w:date="2026-10-30T04:17:53Z"><w:r><w:rPr><w:kern w:val="0"/><w:szCs w:val="24"/><w:lang w:val="es-CO" w:eastAsia="en-US" w:bidi="ar-SA"/></w:rPr><w:delText>Gestionar de cerca</w:delText></w:r></w:del></w:p></w:tc></w:tr><w:tr><w:trPr><w:del w:id="5070" w:author="Unknown Author" w:date="2026-10-30T04:17:53Z"/><w:cantSplit w:val="true"/></w:trPr><w:tc><w:tcPr><w:tcW w:w="3317" w:type="dxa"/><w:tcBorders></w:tcBorders><w:shd w:color="auto" w:fill="F7F7F7" w:val="clear"/></w:tcPr><w:p><w:pPr><w:pStyle w:val="Tabla9"/><w:widowControl/><w:jc w:val="left"/><w:rPr><w:kern w:val="0"/><w:szCs w:val="24"/><w:lang w:val="es-CO" w:eastAsia="en-US" w:bidi="ar-SA"/><w:del w:id="5072" w:author="Unknown Author" w:date="2026-10-30T04:17:53Z"></w:del></w:rPr></w:pPr><w:del w:id="5071" w:author="Unknown Author" w:date="2026-10-30T04:17:53Z"><w:r><w:rPr><w:kern w:val="0"/><w:szCs w:val="24"/><w:lang w:val="es-CO" w:eastAsia="en-US" w:bidi="ar-SA"/></w:rPr><w:delText>Personal operario de remoción</w:delText></w:r></w:del></w:p></w:tc><w:tc><w:tcPr><w:tcW w:w="2075" w:type="dxa"/><w:tcBorders></w:tcBorders><w:shd w:color="auto" w:fill="F7F7F7" w:val="clear"/></w:tcPr><w:p><w:pPr><w:pStyle w:val="Tabla9"/><w:widowControl/><w:jc w:val="left"/><w:rPr><w:kern w:val="0"/><w:szCs w:val="24"/><w:lang w:val="es-CO" w:eastAsia="en-US" w:bidi="ar-SA"/><w:del w:id="5074" w:author="Unknown Author" w:date="2026-10-30T04:17:53Z"></w:del></w:rPr></w:pPr><w:del w:id="5073" w:author="Unknown Author" w:date="2026-10-30T04:17:53Z"><w:r><w:rPr><w:kern w:val="0"/><w:szCs w:val="24"/><w:lang w:val="es-CO" w:eastAsia="en-US" w:bidi="ar-SA"/></w:rPr><w:delText>Externo primario</w:delText></w:r></w:del></w:p></w:tc><w:tc><w:tcPr><w:tcW w:w="1078" w:type="dxa"/><w:tcBorders></w:tcBorders><w:shd w:color="auto" w:fill="F7F7F7" w:val="clear"/></w:tcPr><w:p><w:pPr><w:pStyle w:val="Tabla9"/><w:widowControl/><w:jc w:val="left"/><w:rPr><w:kern w:val="0"/><w:szCs w:val="24"/><w:lang w:val="es-CO" w:eastAsia="en-US" w:bidi="ar-SA"/><w:del w:id="5076" w:author="Unknown Author" w:date="2026-10-30T04:17:53Z"></w:del></w:rPr></w:pPr><w:del w:id="5075" w:author="Unknown Author" w:date="2026-10-30T04:17:53Z"><w:r><w:rPr><w:kern w:val="0"/><w:szCs w:val="24"/><w:lang w:val="es-CO" w:eastAsia="en-US" w:bidi="ar-SA"/></w:rPr><w:delText>2</w:delText></w:r></w:del></w:p></w:tc><w:tc><w:tcPr><w:tcW w:w="1326" w:type="dxa"/><w:tcBorders></w:tcBorders><w:shd w:color="auto" w:fill="F7F7F7" w:val="clear"/></w:tcPr><w:p><w:pPr><w:pStyle w:val="Tabla9"/><w:widowControl/><w:jc w:val="left"/><w:rPr><w:kern w:val="0"/><w:szCs w:val="24"/><w:lang w:val="es-CO" w:eastAsia="en-US" w:bidi="ar-SA"/><w:del w:id="5078" w:author="Unknown Author" w:date="2026-10-30T04:17:53Z"></w:del></w:rPr></w:pPr><w:del w:id="5077" w:author="Unknown Author" w:date="2026-10-30T04:17:53Z"><w:r><w:rPr><w:kern w:val="0"/><w:szCs w:val="24"/><w:lang w:val="es-CO" w:eastAsia="en-US" w:bidi="ar-SA"/></w:rPr><w:delText>9</w:delText></w:r></w:del></w:p></w:tc><w:tc><w:tcPr><w:tcW w:w="2158" w:type="dxa"/><w:tcBorders></w:tcBorders><w:shd w:color="auto" w:fill="F7F7F7" w:val="clear"/></w:tcPr><w:p><w:pPr><w:pStyle w:val="Tabla9"/><w:widowControl/><w:jc w:val="left"/><w:rPr><w:kern w:val="0"/><w:szCs w:val="24"/><w:lang w:val="es-CO" w:eastAsia="en-US" w:bidi="ar-SA"/><w:del w:id="5080" w:author="Unknown Author" w:date="2026-10-30T04:17:53Z"></w:del></w:rPr></w:pPr><w:del w:id="5079" w:author="Unknown Author" w:date="2026-10-30T04:17:53Z"><w:r><w:rPr><w:kern w:val="0"/><w:szCs w:val="24"/><w:lang w:val="es-CO" w:eastAsia="en-US" w:bidi="ar-SA"/></w:rPr><w:delText>Mantener informado</w:delText></w:r></w:del></w:p></w:tc></w:tr><w:tr><w:trPr><w:del w:id="5081" w:author="Unknown Author" w:date="2026-10-30T04:17:53Z"/><w:cantSplit w:val="true"/></w:trPr><w:tc><w:tcPr><w:tcW w:w="3317" w:type="dxa"/><w:tcBorders></w:tcBorders></w:tcPr><w:p><w:pPr><w:pStyle w:val="Tabla9"/><w:widowControl/><w:jc w:val="left"/><w:rPr><w:kern w:val="0"/><w:szCs w:val="24"/><w:lang w:val="es-CO" w:eastAsia="en-US" w:bidi="ar-SA"/><w:del w:id="5083" w:author="Unknown Author" w:date="2026-10-30T04:17:53Z"></w:del></w:rPr></w:pPr><w:del w:id="5082" w:author="Unknown Author" w:date="2026-10-30T04:17:53Z"><w:r><w:rPr><w:kern w:val="0"/><w:szCs w:val="24"/><w:lang w:val="es-CO" w:eastAsia="en-US" w:bidi="ar-SA"/></w:rPr><w:delText>Población expuesta</w:delText></w:r></w:del></w:p></w:tc><w:tc><w:tcPr><w:tcW w:w="2075" w:type="dxa"/><w:tcBorders></w:tcBorders></w:tcPr><w:p><w:pPr><w:pStyle w:val="Tabla9"/><w:widowControl/><w:jc w:val="left"/><w:rPr><w:kern w:val="0"/><w:szCs w:val="24"/><w:lang w:val="es-CO" w:eastAsia="en-US" w:bidi="ar-SA"/><w:del w:id="5085" w:author="Unknown Author" w:date="2026-10-30T04:17:53Z"></w:del></w:rPr></w:pPr><w:del w:id="5084" w:author="Unknown Author" w:date="2026-10-30T04:17:53Z"><w:r><w:rPr><w:kern w:val="0"/><w:szCs w:val="24"/><w:lang w:val="es-CO" w:eastAsia="en-US" w:bidi="ar-SA"/></w:rPr><w:delText>Externo primario</w:delText></w:r></w:del></w:p></w:tc><w:tc><w:tcPr><w:tcW w:w="1078" w:type="dxa"/><w:tcBorders></w:tcBorders></w:tcPr><w:p><w:pPr><w:pStyle w:val="Tabla9"/><w:widowControl/><w:jc w:val="left"/><w:rPr><w:kern w:val="0"/><w:szCs w:val="24"/><w:lang w:val="es-CO" w:eastAsia="en-US" w:bidi="ar-SA"/><w:del w:id="5087" w:author="Unknown Author" w:date="2026-10-30T04:17:53Z"></w:del></w:rPr></w:pPr><w:del w:id="5086" w:author="Unknown Author" w:date="2026-10-30T04:17:53Z"><w:r><w:rPr><w:kern w:val="0"/><w:szCs w:val="24"/><w:lang w:val="es-CO" w:eastAsia="en-US" w:bidi="ar-SA"/></w:rPr><w:delText>2</w:delText></w:r></w:del></w:p></w:tc><w:tc><w:tcPr><w:tcW w:w="1326" w:type="dxa"/><w:tcBorders></w:tcBorders></w:tcPr><w:p><w:pPr><w:pStyle w:val="Tabla9"/><w:widowControl/><w:jc w:val="left"/><w:rPr><w:kern w:val="0"/><w:szCs w:val="24"/><w:lang w:val="es-CO" w:eastAsia="en-US" w:bidi="ar-SA"/><w:del w:id="5089" w:author="Unknown Author" w:date="2026-10-30T04:17:53Z"></w:del></w:rPr></w:pPr><w:del w:id="5088" w:author="Unknown Author" w:date="2026-10-30T04:17:53Z"><w:r><w:rPr><w:kern w:val="0"/><w:szCs w:val="24"/><w:lang w:val="es-CO" w:eastAsia="en-US" w:bidi="ar-SA"/></w:rPr><w:delText>6</w:delText></w:r></w:del></w:p></w:tc><w:tc><w:tcPr><w:tcW w:w="2158" w:type="dxa"/><w:tcBorders></w:tcBorders></w:tcPr><w:p><w:pPr><w:pStyle w:val="Tabla9"/><w:widowControl/><w:jc w:val="left"/><w:rPr><w:kern w:val="0"/><w:szCs w:val="24"/><w:lang w:val="es-CO" w:eastAsia="en-US" w:bidi="ar-SA"/><w:del w:id="5091" w:author="Unknown Author" w:date="2026-10-30T04:17:53Z"></w:del></w:rPr></w:pPr><w:del w:id="5090" w:author="Unknown Author" w:date="2026-10-30T04:17:53Z"><w:r><w:rPr><w:kern w:val="0"/><w:szCs w:val="24"/><w:lang w:val="es-CO" w:eastAsia="en-US" w:bidi="ar-SA"/></w:rPr><w:delText>Mantener informado</w:delText></w:r></w:del></w:p></w:tc></w:tr><w:tr><w:trPr><w:del w:id="5092" w:author="Unknown Author" w:date="2026-10-30T04:17:53Z"/><w:cantSplit w:val="true"/></w:trPr><w:tc><w:tcPr><w:tcW w:w="3317" w:type="dxa"/><w:tcBorders></w:tcBorders><w:shd w:color="auto" w:fill="F7F7F7" w:val="clear"/></w:tcPr><w:p><w:pPr><w:pStyle w:val="Tabla9"/><w:widowControl/><w:jc w:val="left"/><w:rPr><w:kern w:val="0"/><w:szCs w:val="24"/><w:lang w:val="es-CO" w:eastAsia="en-US" w:bidi="ar-SA"/><w:del w:id="5094" w:author="Unknown Author" w:date="2026-10-30T04:17:53Z"></w:del></w:rPr></w:pPr><w:del w:id="5093" w:author="Unknown Author" w:date="2026-10-30T04:17:53Z"><w:r><w:rPr><w:kern w:val="0"/><w:szCs w:val="24"/><w:lang w:val="es-CO" w:eastAsia="en-US" w:bidi="ar-SA"/></w:rPr><w:delText>Autoridades ambientales</w:delText></w:r></w:del></w:p></w:tc><w:tc><w:tcPr><w:tcW w:w="2075" w:type="dxa"/><w:tcBorders></w:tcBorders><w:shd w:color="auto" w:fill="F7F7F7" w:val="clear"/></w:tcPr><w:p><w:pPr><w:pStyle w:val="Tabla9"/><w:widowControl/><w:jc w:val="left"/><w:rPr><w:kern w:val="0"/><w:szCs w:val="24"/><w:lang w:val="es-CO" w:eastAsia="en-US" w:bidi="ar-SA"/><w:del w:id="5096" w:author="Unknown Author" w:date="2026-10-30T04:17:53Z"></w:del></w:rPr></w:pPr><w:del w:id="5095" w:author="Unknown Author" w:date="2026-10-30T04:17:53Z"><w:r><w:rPr><w:kern w:val="0"/><w:szCs w:val="24"/><w:lang w:val="es-CO" w:eastAsia="en-US" w:bidi="ar-SA"/></w:rPr><w:delText>Externo secundario</w:delText></w:r></w:del></w:p></w:tc><w:tc><w:tcPr><w:tcW w:w="1078" w:type="dxa"/><w:tcBorders></w:tcBorders><w:shd w:color="auto" w:fill="F7F7F7" w:val="clear"/></w:tcPr><w:p><w:pPr><w:pStyle w:val="Tabla9"/><w:widowControl/><w:jc w:val="left"/><w:rPr><w:kern w:val="0"/><w:szCs w:val="24"/><w:lang w:val="es-CO" w:eastAsia="en-US" w:bidi="ar-SA"/><w:del w:id="5098" w:author="Unknown Author" w:date="2026-10-30T04:17:53Z"></w:del></w:rPr></w:pPr><w:del w:id="5097" w:author="Unknown Author" w:date="2026-10-30T04:17:53Z"><w:r><w:rPr><w:kern w:val="0"/><w:szCs w:val="24"/><w:lang w:val="es-CO" w:eastAsia="en-US" w:bidi="ar-SA"/></w:rPr><w:delText>7</w:delText></w:r></w:del></w:p></w:tc><w:tc><w:tcPr><w:tcW w:w="1326" w:type="dxa"/><w:tcBorders></w:tcBorders><w:shd w:color="auto" w:fill="F7F7F7" w:val="clear"/></w:tcPr><w:p><w:pPr><w:pStyle w:val="Tabla9"/><w:widowControl/><w:jc w:val="left"/><w:rPr><w:kern w:val="0"/><w:szCs w:val="24"/><w:lang w:val="es-CO" w:eastAsia="en-US" w:bidi="ar-SA"/><w:del w:id="5100" w:author="Unknown Author" w:date="2026-10-30T04:17:53Z"></w:del></w:rPr></w:pPr><w:del w:id="5099" w:author="Unknown Author" w:date="2026-10-30T04:17:53Z"><w:r><w:rPr><w:kern w:val="0"/><w:szCs w:val="24"/><w:lang w:val="es-CO" w:eastAsia="en-US" w:bidi="ar-SA"/></w:rPr><w:delText>3</w:delText></w:r></w:del></w:p></w:tc><w:tc><w:tcPr><w:tcW w:w="2158" w:type="dxa"/><w:tcBorders></w:tcBorders><w:shd w:color="auto" w:fill="F7F7F7" w:val="clear"/></w:tcPr><w:p><w:pPr><w:pStyle w:val="Tabla9"/><w:widowControl/><w:jc w:val="left"/><w:rPr><w:kern w:val="0"/><w:szCs w:val="24"/><w:lang w:val="es-CO" w:eastAsia="en-US" w:bidi="ar-SA"/><w:del w:id="5102" w:author="Unknown Author" w:date="2026-10-30T04:17:53Z"></w:del></w:rPr></w:pPr><w:del w:id="5101" w:author="Unknown Author" w:date="2026-10-30T04:17:53Z"><w:r><w:rPr><w:kern w:val="0"/><w:szCs w:val="24"/><w:lang w:val="es-CO" w:eastAsia="en-US" w:bidi="ar-SA"/></w:rPr><w:delText>Mantener satisfecho</w:delText></w:r></w:del></w:p></w:tc></w:tr><w:tr><w:trPr><w:del w:id="5103" w:author="Unknown Author" w:date="2026-10-30T04:17:53Z"/><w:cantSplit w:val="true"/></w:trPr><w:tc><w:tcPr><w:tcW w:w="3317" w:type="dxa"/><w:tcBorders></w:tcBorders></w:tcPr><w:p><w:pPr><w:pStyle w:val="Tabla9"/><w:widowControl/><w:jc w:val="left"/><w:rPr><w:kern w:val="0"/><w:szCs w:val="24"/><w:lang w:val="es-CO" w:eastAsia="en-US" w:bidi="ar-SA"/><w:del w:id="5105" w:author="Unknown Author" w:date="2026-10-30T04:17:53Z"></w:del></w:rPr></w:pPr><w:del w:id="5104" w:author="Unknown Author" w:date="2026-10-30T04:17:53Z"><w:r><w:rPr><w:kern w:val="0"/><w:szCs w:val="24"/><w:lang w:val="es-CO" w:eastAsia="en-US" w:bidi="ar-SA"/></w:rPr><w:delText>Laboratorios y evaluación externa</w:delText></w:r></w:del></w:p></w:tc><w:tc><w:tcPr><w:tcW w:w="2075" w:type="dxa"/><w:tcBorders></w:tcBorders></w:tcPr><w:p><w:pPr><w:pStyle w:val="Tabla9"/><w:widowControl/><w:jc w:val="left"/><w:rPr><w:kern w:val="0"/><w:szCs w:val="24"/><w:lang w:val="es-CO" w:eastAsia="en-US" w:bidi="ar-SA"/><w:del w:id="5107" w:author="Unknown Author" w:date="2026-10-30T04:17:53Z"></w:del></w:rPr></w:pPr><w:del w:id="5106" w:author="Unknown Author" w:date="2026-10-30T04:17:53Z"><w:r><w:rPr><w:kern w:val="0"/><w:szCs w:val="24"/><w:lang w:val="es-CO" w:eastAsia="en-US" w:bidi="ar-SA"/></w:rPr><w:delText>Externo secundario</w:delText></w:r></w:del></w:p></w:tc><w:tc><w:tcPr><w:tcW w:w="1078" w:type="dxa"/><w:tcBorders></w:tcBorders></w:tcPr><w:p><w:pPr><w:pStyle w:val="Tabla9"/><w:widowControl/><w:jc w:val="left"/><w:rPr><w:kern w:val="0"/><w:szCs w:val="24"/><w:lang w:val="es-CO" w:eastAsia="en-US" w:bidi="ar-SA"/><w:del w:id="5109" w:author="Unknown Author" w:date="2026-10-30T04:17:53Z"></w:del></w:rPr></w:pPr><w:del w:id="5108" w:author="Unknown Author" w:date="2026-10-30T04:17:53Z"><w:r><w:rPr><w:kern w:val="0"/><w:szCs w:val="24"/><w:lang w:val="es-CO" w:eastAsia="en-US" w:bidi="ar-SA"/></w:rPr><w:delText>5</w:delText></w:r></w:del></w:p></w:tc><w:tc><w:tcPr><w:tcW w:w="1326" w:type="dxa"/><w:tcBorders></w:tcBorders></w:tcPr><w:p><w:pPr><w:pStyle w:val="Tabla9"/><w:widowControl/><w:jc w:val="left"/><w:rPr><w:kern w:val="0"/><w:szCs w:val="24"/><w:lang w:val="es-CO" w:eastAsia="en-US" w:bidi="ar-SA"/><w:del w:id="5111" w:author="Unknown Author" w:date="2026-10-30T04:17:53Z"></w:del></w:rPr></w:pPr><w:del w:id="5110" w:author="Unknown Author" w:date="2026-10-30T04:17:53Z"><w:r><w:rPr><w:kern w:val="0"/><w:szCs w:val="24"/><w:lang w:val="es-CO" w:eastAsia="en-US" w:bidi="ar-SA"/></w:rPr><w:delText>3</w:delText></w:r></w:del></w:p></w:tc><w:tc><w:tcPr><w:tcW w:w="2158" w:type="dxa"/><w:tcBorders></w:tcBorders></w:tcPr><w:p><w:pPr><w:pStyle w:val="Tabla9"/><w:widowControl/><w:jc w:val="left"/><w:rPr><w:kern w:val="0"/><w:szCs w:val="24"/><w:lang w:val="es-CO" w:eastAsia="en-US" w:bidi="ar-SA"/><w:del w:id="5113" w:author="Unknown Author" w:date="2026-10-30T04:17:53Z"></w:del></w:rPr></w:pPr><w:del w:id="5112" w:author="Unknown Author" w:date="2026-10-30T04:17:53Z"><w:r><w:rPr><w:kern w:val="0"/><w:szCs w:val="24"/><w:lang w:val="es-CO" w:eastAsia="en-US" w:bidi="ar-SA"/></w:rPr><w:delText>Monitorear</w:delText></w:r></w:del></w:p></w:tc></w:tr><w:tr><w:trPr><w:del w:id="5114" w:author="Unknown Author" w:date="2026-10-30T04:17:53Z"/><w:cantSplit w:val="true"/></w:trPr><w:tc><w:tcPr><w:tcW w:w="3317" w:type="dxa"/><w:tcBorders></w:tcBorders><w:shd w:color="auto" w:fill="F7F7F7" w:val="clear"/></w:tcPr><w:p><w:pPr><w:pStyle w:val="Tabla9"/><w:widowControl/><w:jc w:val="left"/><w:rPr><w:kern w:val="0"/><w:szCs w:val="24"/><w:lang w:val="es-CO" w:eastAsia="en-US" w:bidi="ar-SA"/><w:del w:id="5116" w:author="Unknown Author" w:date="2026-10-30T04:17:53Z"></w:del></w:rPr></w:pPr><w:del w:id="5115" w:author="Unknown Author" w:date="2026-10-30T04:17:53Z"><w:r><w:rPr><w:kern w:val="0"/><w:szCs w:val="24"/><w:lang w:val="es-CO" w:eastAsia="en-US" w:bidi="ar-SA"/></w:rPr><w:delText>Proveedores</w:delText></w:r></w:del></w:p></w:tc><w:tc><w:tcPr><w:tcW w:w="2075" w:type="dxa"/><w:tcBorders></w:tcBorders><w:shd w:color="auto" w:fill="F7F7F7" w:val="clear"/></w:tcPr><w:p><w:pPr><w:pStyle w:val="Tabla9"/><w:widowControl/><w:jc w:val="left"/><w:rPr><w:kern w:val="0"/><w:szCs w:val="24"/><w:lang w:val="es-CO" w:eastAsia="en-US" w:bidi="ar-SA"/><w:del w:id="5118" w:author="Unknown Author" w:date="2026-10-30T04:17:53Z"></w:del></w:rPr></w:pPr><w:del w:id="5117" w:author="Unknown Author" w:date="2026-10-30T04:17:53Z"><w:r><w:rPr><w:kern w:val="0"/><w:szCs w:val="24"/><w:lang w:val="es-CO" w:eastAsia="en-US" w:bidi="ar-SA"/></w:rPr><w:delText>Externo secundario</w:delText></w:r></w:del></w:p></w:tc><w:tc><w:tcPr><w:tcW w:w="1078" w:type="dxa"/><w:tcBorders></w:tcBorders><w:shd w:color="auto" w:fill="F7F7F7" w:val="clear"/></w:tcPr><w:p><w:pPr><w:pStyle w:val="Tabla9"/><w:widowControl/><w:jc w:val="left"/><w:rPr><w:kern w:val="0"/><w:szCs w:val="24"/><w:lang w:val="es-CO" w:eastAsia="en-US" w:bidi="ar-SA"/><w:del w:id="5120" w:author="Unknown Author" w:date="2026-10-30T04:17:53Z"></w:del></w:rPr></w:pPr><w:del w:id="5119" w:author="Unknown Author" w:date="2026-10-30T04:17:53Z"><w:r><w:rPr><w:kern w:val="0"/><w:szCs w:val="24"/><w:lang w:val="es-CO" w:eastAsia="en-US" w:bidi="ar-SA"/></w:rPr><w:delText>3</w:delText></w:r></w:del></w:p></w:tc><w:tc><w:tcPr><w:tcW w:w="1326" w:type="dxa"/><w:tcBorders></w:tcBorders><w:shd w:color="auto" w:fill="F7F7F7" w:val="clear"/></w:tcPr><w:p><w:pPr><w:pStyle w:val="Tabla9"/><w:widowControl/><w:jc w:val="left"/><w:rPr><w:kern w:val="0"/><w:szCs w:val="24"/><w:lang w:val="es-CO" w:eastAsia="en-US" w:bidi="ar-SA"/><w:del w:id="5122" w:author="Unknown Author" w:date="2026-10-30T04:17:53Z"></w:del></w:rPr></w:pPr><w:del w:id="5121" w:author="Unknown Author" w:date="2026-10-30T04:17:53Z"><w:r><w:rPr><w:kern w:val="0"/><w:szCs w:val="24"/><w:lang w:val="es-CO" w:eastAsia="en-US" w:bidi="ar-SA"/></w:rPr><w:delText>2</w:delText></w:r></w:del></w:p></w:tc><w:tc><w:tcPr><w:tcW w:w="2158" w:type="dxa"/><w:tcBorders></w:tcBorders><w:shd w:color="auto" w:fill="F7F7F7" w:val="clear"/></w:tcPr><w:p><w:pPr><w:pStyle w:val="Tabla9"/><w:widowControl/><w:jc w:val="left"/><w:rPr><w:kern w:val="0"/><w:szCs w:val="24"/><w:lang w:val="es-CO" w:eastAsia="en-US" w:bidi="ar-SA"/><w:del w:id="5124" w:author="Unknown Author" w:date="2026-10-30T04:17:53Z"></w:del></w:rPr></w:pPr><w:del w:id="5123" w:author="Unknown Author" w:date="2026-10-30T04:17:53Z"><w:r><w:rPr><w:kern w:val="0"/><w:szCs w:val="24"/><w:lang w:val="es-CO" w:eastAsia="en-US" w:bidi="ar-SA"/></w:rPr><w:delText>Monitorear</w:delText></w:r></w:del></w:p></w:tc></w:tr><w:tr><w:trPr><w:del w:id="5125" w:author="Unknown Author" w:date="2026-10-30T04:17:53Z"/><w:cantSplit w:val="true"/></w:trPr><w:tc><w:tcPr><w:tcW w:w="3317" w:type="dxa"/><w:tcBorders><w:bottom w:val="single" w:sz="12" w:space="0" w:color="2A3439"/></w:tcBorders></w:tcPr><w:p><w:pPr><w:pStyle w:val="Tabla9"/><w:keepNext w:val="true"/><w:widowControl/><w:jc w:val="left"/><w:rPr><w:kern w:val="0"/><w:szCs w:val="24"/><w:lang w:val="es-CO" w:eastAsia="en-US" w:bidi="ar-SA"/><w:del w:id="5127" w:author="Unknown Author" w:date="2026-10-30T04:17:53Z"></w:del></w:rPr></w:pPr><w:del w:id="5126" w:author="Unknown Author" w:date="2026-10-30T04:17:53Z"><w:r><w:rPr><w:kern w:val="0"/><w:szCs w:val="24"/><w:lang w:val="es-CO" w:eastAsia="en-US" w:bidi="ar-SA"/></w:rPr><w:delText>Comunidad científica</w:delText></w:r></w:del></w:p></w:tc><w:tc><w:tcPr><w:tcW w:w="2075" w:type="dxa"/><w:tcBorders><w:bottom w:val="single" w:sz="12" w:space="0" w:color="2A3439"/></w:tcBorders></w:tcPr><w:p><w:pPr><w:pStyle w:val="Tabla9"/><w:keepNext w:val="true"/><w:widowControl/><w:jc w:val="left"/><w:rPr><w:kern w:val="0"/><w:szCs w:val="24"/><w:lang w:val="es-CO" w:eastAsia="en-US" w:bidi="ar-SA"/><w:del w:id="5129" w:author="Unknown Author" w:date="2026-10-30T04:17:53Z"></w:del></w:rPr></w:pPr><w:del w:id="5128" w:author="Unknown Author" w:date="2026-10-30T04:17:53Z"><w:r><w:rPr><w:kern w:val="0"/><w:szCs w:val="24"/><w:lang w:val="es-CO" w:eastAsia="en-US" w:bidi="ar-SA"/></w:rPr><w:delText>Externo secundario</w:delText></w:r></w:del></w:p></w:tc><w:tc><w:tcPr><w:tcW w:w="1078" w:type="dxa"/><w:tcBorders><w:bottom w:val="single" w:sz="12" w:space="0" w:color="2A3439"/></w:tcBorders></w:tcPr><w:p><w:pPr><w:pStyle w:val="Tabla9"/><w:keepNext w:val="true"/><w:widowControl/><w:jc w:val="left"/><w:rPr><w:kern w:val="0"/><w:szCs w:val="24"/><w:lang w:val="es-CO" w:eastAsia="en-US" w:bidi="ar-SA"/><w:del w:id="5131" w:author="Unknown Author" w:date="2026-10-30T04:17:53Z"></w:del></w:rPr></w:pPr><w:del w:id="5130" w:author="Unknown Author" w:date="2026-10-30T04:17:53Z"><w:r><w:rPr><w:kern w:val="0"/><w:szCs w:val="24"/><w:lang w:val="es-CO" w:eastAsia="en-US" w:bidi="ar-SA"/></w:rPr><w:delText>2</w:delText></w:r></w:del></w:p></w:tc><w:tc><w:tcPr><w:tcW w:w="1326" w:type="dxa"/><w:tcBorders><w:bottom w:val="single" w:sz="12" w:space="0" w:color="2A3439"/></w:tcBorders></w:tcPr><w:p><w:pPr><w:pStyle w:val="Tabla9"/><w:keepNext w:val="true"/><w:widowControl/><w:jc w:val="left"/><w:rPr><w:kern w:val="0"/><w:szCs w:val="24"/><w:lang w:val="es-CO" w:eastAsia="en-US" w:bidi="ar-SA"/><w:del w:id="5133" w:author="Unknown Author" w:date="2026-10-30T04:17:53Z"></w:del></w:rPr></w:pPr><w:del w:id="5132" w:author="Unknown Author" w:date="2026-10-30T04:17:53Z"><w:r><w:rPr><w:kern w:val="0"/><w:szCs w:val="24"/><w:lang w:val="es-CO" w:eastAsia="en-US" w:bidi="ar-SA"/></w:rPr><w:delText>4</w:delText></w:r></w:del></w:p></w:tc><w:tc><w:tcPr><w:tcW w:w="2158" w:type="dxa"/><w:tcBorders><w:bottom w:val="single" w:sz="12" w:space="0" w:color="2A3439"/></w:tcBorders></w:tcPr><w:p><w:pPr><w:pStyle w:val="Tabla9"/><w:keepNext w:val="true"/><w:widowControl/><w:jc w:val="left"/><w:rPr><w:kern w:val="0"/><w:szCs w:val="24"/><w:lang w:val="es-CO" w:eastAsia="en-US" w:bidi="ar-SA"/><w:del w:id="5135" w:author="Unknown Author" w:date="2026-10-30T04:17:53Z"></w:del></w:rPr></w:pPr><w:del w:id="5134" w:author="Unknown Author" w:date="2026-10-30T04:17:53Z"><w:r><w:rPr><w:kern w:val="0"/><w:szCs w:val="24"/><w:lang w:val="es-CO" w:eastAsia="en-US" w:bidi="ar-SA"/></w:rPr><w:delText>Monitorear</w:delText></w:r></w:del></w:p></w:tc></w:tr></w:tbl><w:p><w:pPr><w:pStyle w:val="TablaNota"/><w:rPr></w:rPr></w:pPr><w:r><w:rPr><w:i/><w:iCs/></w:rPr><w:t>Nota.</w:t></w:r><w:r><w:rPr></w:rPr><w:t xml:space="preserve"> Elaboración propia. Valores inferidos por el equipo formulador en una escala de 1 a 10; alto es 6 o más. Requieren validación con la alianza y el financiador.</w:t></w:r></w:p><w:p><w:pPr><w:pStyle w:val="FiguraRotulo"/><w:rPr></w:rPr></w:pPr><w:bookmarkStart w:id="114" w:name="rot_Figura_10_1"/><w:r><w:rPr><w:b/><w:bCs/></w:rPr><w:t>Figura 10.1</w:t></w:r><w:bookmarkEnd w:id="114"/></w:p><w:p><w:pPr><w:pStyle w:val="FiguraTitulo"/><w:rPr></w:rPr></w:pPr><w:ins w:id="5136" w:author="Unknown Author" w:date="2026-10-30T04:17:53Z"><w:r><w:rPr><w:i/><w:iCs/></w:rPr><w:t>Ocho</w:t></w:r></w:ins><w:del w:id="5137" w:author="Unknown Author" w:date="2026-10-30T04:17:53Z"><w:r><w:rPr><w:i/><w:iCs/></w:rPr><w:delText>Nueve</w:delText></w:r></w:del><w:r><w:rPr><w:i/><w:iCs/></w:rPr><w:t xml:space="preserve"> de diecinueve interesados exigen gestión cercana por su poder y su interés</w:t></w:r></w:p><w:p><w:pPr><w:pStyle w:val="BodyText"/><w:rPr></w:rPr></w:pPr><w:r><w:rPr></w:rPr><w:drawing><wp:inline distT="0" distB="0" distL="0" distR="0"><wp:extent cx="5579745" cy="5692775"/><wp:effectExtent l="0" t="0" r="0" b="0"/><wp:docPr id="10" name="Image10"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0" name="Image10" descr=""></pic:cNvPr><pic:cNvPicPr><a:picLocks noChangeAspect="1" noChangeArrowheads="1"/></pic:cNvPicPr></pic:nvPicPr><pic:blipFill><a:blip r:embed="rId11"></a:blip><a:stretch><a:fillRect/></a:stretch></pic:blipFill><pic:spPr bwMode="auto"><a:xfrm><a:off x="0" y="0"/><a:ext cx="5579745" cy="5692775"/></a:xfrm><a:prstGeom prst="rect"><a:avLst/></a:prstGeom></pic:spPr></pic:pic></a:graphicData></a:graphic></wp:inline></w:drawing></w:r></w:p><w:p><w:pPr><w:pStyle w:val="FiguraNota"/><w:rPr></w:rPr></w:pPr><w:r><w:rPr><w:i/><w:iCs/></w:rPr><w:t>Nota.</w:t></w:r><w:r><w:rPr></w:rPr><w:t xml:space="preserve"> Elaboración propia con los valores de poder e interés de la Tabla 10.4, inferidos por el equipo formulador (escala de 1 a 10, umbral de 6). Eje horizontal: interés; eje vertical: poder. Los marcadores distinguen interesados internos, externos primarios y externos secundarios.</w:t></w:r></w:p><w:p><w:pPr><w:pStyle w:val="BodyText"/><w:rPr></w:rPr></w:pPr><w:ins w:id="5138" w:author="Unknown Author" w:date="2026-10-30T04:17:53Z"><w:r><w:rPr></w:rPr><w:t>Ocho</w:t></w:r></w:ins><w:del w:id="5139" w:author="Unknown Author" w:date="2026-10-30T04:17:53Z"><w:r><w:rPr></w:rPr><w:delText>Nueve</w:delText></w:r></w:del><w:r><w:rPr></w:rPr><w:t xml:space="preserve"> de los 19 interesados exigen gestión cercana. Son la </w:t></w:r><w:ins w:id="5140" w:author="Unknown Author" w:date="2026-10-30T04:17:53Z"><w:r><w:rPr></w:rPr><w:t>universidad</w:t></w:r></w:ins><w:del w:id="5141" w:author="Unknown Author" w:date="2026-10-30T04:17:53Z"><w:r><w:rPr></w:rPr><w:delText>IES</w:delText></w:r></w:del><w:r><w:rPr></w:rPr><w:t xml:space="preserve">, la gerencia, </w:t></w:r><w:ins w:id="5142" w:author="Unknown Author" w:date="2026-10-30T04:17:53Z"><w:r><w:rPr></w:rPr><w:t>los municipios aliados, Avanciencia</w:t></w:r></w:ins><w:del w:id="5143" w:author="Unknown Author" w:date="2026-10-30T04:17:53Z"><w:r><w:rPr></w:rPr><w:delText>la empresa, el municipio aliado, el actor del SNCTI</w:delText></w:r></w:del><w:r><w:rPr></w:rPr><w:t xml:space="preserve">, el financiador, los dos tipos de </w:t></w:r><w:ins w:id="5144" w:author="Unknown Author" w:date="2026-10-30T04:17:53Z"><w:r><w:rPr></w:rPr><w:t>consejos</w:t></w:r></w:ins><w:del w:id="5145" w:author="Unknown Author" w:date="2026-10-30T04:17:53Z"><w:r><w:rPr></w:rPr><w:delText>comités</w:delText></w:r></w:del><w:r><w:rPr></w:rPr><w:t xml:space="preserve"> y las entidades custodias. Combinan poder e interés altos. Tres interesados requieren mantenerse satisfechos: la UNGRD, las </w:t></w:r><w:ins w:id="5146" w:author="Unknown Author" w:date="2026-10-30T04:17:53Z"><w:r><w:rPr></w:rPr><w:t xml:space="preserve">gobernaciones </w:t></w:r></w:ins><w:del w:id="5147" w:author="Unknown Author" w:date="2026-10-30T04:17:53Z"><w:r><w:rPr></w:rPr><w:delText xml:space="preserve">alcaldías de los demás municipios </w:delText></w:r></w:del><w:r><w:rPr></w:rPr><w:t xml:space="preserve">y las autoridades ambientales. </w:t></w:r><w:ins w:id="5148" w:author="Unknown Author" w:date="2026-10-30T04:17:53Z"><w:r><w:rPr></w:rPr><w:t>Cinco</w:t></w:r></w:ins><w:del w:id="5149" w:author="Unknown Author" w:date="2026-10-30T04:17:53Z"><w:r><w:rPr></w:rPr><w:delText>Cuatro</w:delText></w:r></w:del><w:r><w:rPr></w:rPr><w:t xml:space="preserve"> requieren información: el equipo técnico y de formación, el equipo de apropiación y convenios, </w:t></w:r><w:ins w:id="5150" w:author="Unknown Author" w:date="2026-10-30T04:17:53Z"><w:r><w:rPr></w:rPr><w:t xml:space="preserve">Gestión y Medio Ambiente, </w:t></w:r></w:ins><w:r><w:rPr></w:rPr><w:t xml:space="preserve">el personal operario y la población. Tres requieren monitoreo. La posición de las </w:t></w:r><w:ins w:id="5151" w:author="Unknown Author" w:date="2026-10-30T04:17:53Z"><w:r><w:rPr></w:rPr><w:t>gobernaciones</w:t></w:r></w:ins><w:del w:id="5152" w:author="Unknown Author" w:date="2026-10-30T04:17:53Z"><w:r><w:rPr></w:rPr><w:delText>alcaldías</w:delText></w:r></w:del><w:r><w:rPr></w:rPr><w:t xml:space="preserve"> es la más sensible. Su poder es alto y su interés es bajo. </w:t></w:r><w:ins w:id="5153" w:author="Unknown Author" w:date="2026-10-30T04:17:53Z"><w:r><w:rPr></w:rPr><w:t>Expiden los certificados del plan de acción y deciden las partidas departamentales, sin aportar contrapartida</w:t></w:r></w:ins><w:del w:id="5154" w:author="Unknown Author" w:date="2026-10-30T04:17:53Z"><w:r><w:rPr></w:rPr><w:delText>Deciden las partidas de custodia y no aportan contrapartida, porque el único municipio aportante es el aliado</w:delText></w:r></w:del><w:r><w:rPr></w:rPr><w:t xml:space="preserve">. La compuerta C2 del mes 17 exige convenios de custodia con partida. Por eso la estrategia busca elevar el interés de las </w:t></w:r><w:ins w:id="5155" w:author="Unknown Author" w:date="2026-10-30T04:17:53Z"><w:r><w:rPr></w:rPr><w:t>gobernaciones</w:t></w:r></w:ins><w:del w:id="5156" w:author="Unknown Author" w:date="2026-10-30T04:17:53Z"><w:r><w:rPr></w:rPr><w:delText>alcaldías</w:delText></w:r></w:del><w:r><w:rPr></w:rPr><w:t xml:space="preserve"> a través de </w:t></w:r><w:ins w:id="5157" w:author="Unknown Author" w:date="2026-10-30T04:17:53Z"><w:r><w:rPr></w:rPr><w:t>sus consejos departamentales</w:t></w:r></w:ins><w:del w:id="5158" w:author="Unknown Author" w:date="2026-10-30T04:17:53Z"><w:r><w:rPr></w:rPr><w:delText>los comités municipales antes de C2</w:delText></w:r></w:del><w:r><w:rPr></w:rPr><w:t>.</w:t></w:r></w:p><w:p><w:pPr><w:pStyle w:val="BodyText"/><w:rPr></w:rPr></w:pPr><w:r><w:rPr></w:rPr><w:t xml:space="preserve">El poder del personal operario y de la población expuesta es bajo. Su legitimidad y su urgencia justifican una participación más amplia que la informativa (Mitchell et al., 1997). La escalera de Arnstein (1969) distingue grados de participación, desde la información hasta el control ciudadano. El proyecto compromete al menos tres actas firmadas de co-diseño, que corresponden al grado de colaboración. Freire (2005) sostiene que el conocimiento se construye en diálogo. Por eso los talleres no se limitan a informar. El personal de primera línea también adapta las normas a su carga de trabajo (Lipsky, 1980). Los </w:t></w:r><w:ins w:id="5159" w:author="Unknown Author" w:date="2026-10-30T04:17:53Z"><w:r><w:rPr></w:rPr><w:t>consejos</w:t></w:r></w:ins><w:del w:id="5160" w:author="Unknown Author" w:date="2026-10-30T04:17:53Z"><w:r><w:rPr></w:rPr><w:delText>comités</w:delText></w:r></w:del><w:r><w:rPr></w:rPr><w:t xml:space="preserve"> reciben tareas acotadas y personal designado en el convenio para reducir esa adaptación.</w:t></w:r></w:p><w:p><w:pPr><w:pStyle w:val="BodyText"/><w:rPr></w:rPr></w:pPr><w:r><w:rPr></w:rPr><w:t xml:space="preserve">La estrategia varía por cuadrante. La Tabla 10.5 fija el canal, la frecuencia y el responsable de cada una. Las frecuencias son propuestas del equipo formulador. Los responsables son roles del equipo del proyecto y no personas. La gerencia concentra la relación con el financiador, la </w:t></w:r><w:ins w:id="5161" w:author="Unknown Author" w:date="2026-10-30T04:17:53Z"><w:r><w:rPr></w:rPr><w:t>universidad, Avanciencia</w:t></w:r></w:ins><w:del w:id="5162" w:author="Unknown Author" w:date="2026-10-30T04:17:53Z"><w:r><w:rPr></w:rPr><w:delText>IES, la empresa</w:delText></w:r></w:del><w:r><w:rPr></w:rPr><w:t xml:space="preserve">, el actor </w:t></w:r><w:ins w:id="5163" w:author="Unknown Author" w:date="2026-10-30T04:17:53Z"><w:r><w:rPr></w:rPr><w:t xml:space="preserve">técnico </w:t></w:r></w:ins><w:del w:id="5164" w:author="Unknown Author" w:date="2026-10-30T04:17:53Z"><w:r><w:rPr></w:rPr><w:delText xml:space="preserve">del SNCTI </w:delText></w:r></w:del><w:r><w:rPr></w:rPr><w:t xml:space="preserve">y el equipo. La coordinación de apropiación social conduce la relación con los </w:t></w:r><w:ins w:id="5165" w:author="Unknown Author" w:date="2026-10-30T04:17:53Z"><w:r><w:rPr></w:rPr><w:t>consejos</w:t></w:r></w:ins><w:del w:id="5166" w:author="Unknown Author" w:date="2026-10-30T04:17:53Z"><w:r><w:rPr></w:rPr><w:delText>comités</w:delText></w:r></w:del><w:r><w:rPr></w:rPr><w:t xml:space="preserve"> y con </w:t></w:r><w:ins w:id="5167" w:author="Unknown Author" w:date="2026-10-30T04:17:53Z"><w:r><w:rPr></w:rPr><w:t>los municipios aliados</w:t></w:r></w:ins><w:del w:id="5168" w:author="Unknown Author" w:date="2026-10-30T04:17:53Z"><w:r><w:rPr></w:rPr><w:delText>el municipio aliado</w:delText></w:r></w:del><w:r><w:rPr></w:rPr><w:t xml:space="preserve">. El profesional de convenios conduce la relación con las </w:t></w:r><w:ins w:id="5169" w:author="Unknown Author" w:date="2026-10-30T04:17:53Z"><w:r><w:rPr></w:rPr><w:t>gobernaciones</w:t></w:r></w:ins><w:del w:id="5170" w:author="Unknown Author" w:date="2026-10-30T04:17:53Z"><w:r><w:rPr></w:rPr><w:delText>alcaldías</w:delText></w:r></w:del><w:r><w:rPr></w:rPr><w:t xml:space="preserve"> y las entidades custodias. Esa distribución separa la rendición de cuentas del uso institucional y de la custodia.</w:t></w:r></w:p><w:p><w:pPr><w:pStyle w:val="TablaRotulo"/><w:rPr></w:rPr></w:pPr><w:bookmarkStart w:id="115" w:name="rot_Tabla_10_5"/><w:r><w:rPr><w:b/><w:bCs/></w:rPr><w:t>Tabla 10.5</w:t></w:r><w:bookmarkEnd w:id="115"/></w:p><w:p><w:pPr><w:pStyle w:val="TablaTitulo"/><w:rPr></w:rPr></w:pPr><w:r><w:rPr><w:i/><w:iCs/></w:rPr><w:t>Estrategia de gestión por cuadrante, con canal, frecuencia y responsable</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493"/><w:gridCol w:w="2404"/><w:gridCol w:w="1991"/><w:gridCol w:w="1991"/><w:gridCol w:w="2075"/></w:tblGrid><w:tr><w:trPr><w:tblHeader w:val="true"/><w:ins w:id="5171" w:author="Unknown Author" w:date="2026-10-30T04:17:53Z"/><w:cantSplit w:val="true"/></w:trPr><w:tc><w:tcPr><w:tcW w:w="149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5173" w:author="Unknown Author" w:date="2026-10-30T04:17:53Z"></w:ins></w:rPr></w:pPr><w:ins w:id="5172" w:author="Unknown Author" w:date="2026-10-30T04:17:53Z"><w:r><w:rPr><w:b/><w:kern w:val="0"/><w:szCs w:val="24"/><w:lang w:val="es-CO" w:eastAsia="en-US" w:bidi="ar-SA"/></w:rPr><w:t>Cuadrante</w:t></w:r></w:ins></w:p></w:tc><w:tc><w:tcPr><w:tcW w:w="240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5175" w:author="Unknown Author" w:date="2026-10-30T04:17:53Z"></w:ins></w:rPr></w:pPr><w:ins w:id="5174" w:author="Unknown Author" w:date="2026-10-30T04:17:53Z"><w:r><w:rPr><w:b/><w:kern w:val="0"/><w:szCs w:val="24"/><w:lang w:val="es-CO" w:eastAsia="en-US" w:bidi="ar-SA"/></w:rPr><w:t>Interesados</w:t></w:r></w:ins></w:p></w:tc><w:tc><w:tcPr><w:tcW w:w="199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5177" w:author="Unknown Author" w:date="2026-10-30T04:17:53Z"></w:ins></w:rPr></w:pPr><w:ins w:id="5176" w:author="Unknown Author" w:date="2026-10-30T04:17:53Z"><w:r><w:rPr><w:b/><w:kern w:val="0"/><w:szCs w:val="24"/><w:lang w:val="es-CO" w:eastAsia="en-US" w:bidi="ar-SA"/></w:rPr><w:t>Estrategia y canal</w:t></w:r></w:ins></w:p></w:tc><w:tc><w:tcPr><w:tcW w:w="199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5179" w:author="Unknown Author" w:date="2026-10-30T04:17:53Z"></w:ins></w:rPr></w:pPr><w:ins w:id="5178" w:author="Unknown Author" w:date="2026-10-30T04:17:53Z"><w:r><w:rPr><w:b/><w:kern w:val="0"/><w:szCs w:val="24"/><w:lang w:val="es-CO" w:eastAsia="en-US" w:bidi="ar-SA"/></w:rPr><w:t>Frecuencia propuesta</w:t></w:r></w:ins></w:p></w:tc><w:tc><w:tcPr><w:tcW w:w="207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5181" w:author="Unknown Author" w:date="2026-10-30T04:17:53Z"></w:ins></w:rPr></w:pPr><w:ins w:id="5180" w:author="Unknown Author" w:date="2026-10-30T04:17:53Z"><w:r><w:rPr><w:b/><w:kern w:val="0"/><w:szCs w:val="24"/><w:lang w:val="es-CO" w:eastAsia="en-US" w:bidi="ar-SA"/></w:rPr><w:t>Responsable (rol)</w:t></w:r></w:ins></w:p></w:tc></w:tr><w:tr><w:trPr><w:ins w:id="5182" w:author="Unknown Author" w:date="2026-10-30T04:17:53Z"/><w:cantSplit w:val="true"/></w:trPr><w:tc><w:tcPr><w:tcW w:w="1493" w:type="dxa"/><w:tcBorders></w:tcBorders></w:tcPr><w:p><w:pPr><w:pStyle w:val="Tabla9"/><w:widowControl/><w:jc w:val="left"/><w:rPr><w:kern w:val="0"/><w:szCs w:val="24"/><w:lang w:val="es-CO" w:eastAsia="en-US" w:bidi="ar-SA"/><w:ins w:id="5184" w:author="Unknown Author" w:date="2026-10-30T04:17:53Z"></w:ins></w:rPr></w:pPr><w:ins w:id="5183" w:author="Unknown Author" w:date="2026-10-30T04:17:53Z"><w:r><w:rPr><w:kern w:val="0"/><w:szCs w:val="24"/><w:lang w:val="es-CO" w:eastAsia="en-US" w:bidi="ar-SA"/></w:rPr><w:t>Gestionar de cerca</w:t></w:r></w:ins></w:p></w:tc><w:tc><w:tcPr><w:tcW w:w="2404" w:type="dxa"/><w:tcBorders></w:tcBorders></w:tcPr><w:p><w:pPr><w:pStyle w:val="Tabla9"/><w:widowControl/><w:jc w:val="left"/><w:rPr><w:kern w:val="0"/><w:szCs w:val="24"/><w:lang w:val="es-CO" w:eastAsia="en-US" w:bidi="ar-SA"/><w:ins w:id="5186" w:author="Unknown Author" w:date="2026-10-30T04:17:53Z"></w:ins></w:rPr></w:pPr><w:ins w:id="5185" w:author="Unknown Author" w:date="2026-10-30T04:17:53Z"><w:r><w:rPr><w:kern w:val="0"/><w:szCs w:val="24"/><w:lang w:val="es-CO" w:eastAsia="en-US" w:bidi="ar-SA"/></w:rPr><w:t>Universidad, gerencia, municipios aliados, Avanciencia, financiador, consejos municipales y departamentales, entidades custodias</w:t></w:r></w:ins></w:p></w:tc><w:tc><w:tcPr><w:tcW w:w="1991" w:type="dxa"/><w:tcBorders></w:tcBorders></w:tcPr><w:p><w:pPr><w:pStyle w:val="Tabla9"/><w:widowControl/><w:jc w:val="left"/><w:rPr><w:kern w:val="0"/><w:szCs w:val="24"/><w:lang w:val="es-CO" w:eastAsia="en-US" w:bidi="ar-SA"/><w:ins w:id="5188" w:author="Unknown Author" w:date="2026-10-30T04:17:53Z"></w:ins></w:rPr></w:pPr><w:ins w:id="5187" w:author="Unknown Author" w:date="2026-10-30T04:17:53Z"><w:r><w:rPr><w:kern w:val="0"/><w:szCs w:val="24"/><w:lang w:val="es-CO" w:eastAsia="en-US" w:bidi="ar-SA"/></w:rPr><w:t>Decisiones conjuntas en comité directivo; actas de compuerta con evidencia; talleres de co-diseño con los comités</w:t></w:r></w:ins></w:p></w:tc><w:tc><w:tcPr><w:tcW w:w="1991" w:type="dxa"/><w:tcBorders></w:tcBorders></w:tcPr><w:p><w:pPr><w:pStyle w:val="Tabla9"/><w:widowControl/><w:jc w:val="left"/><w:rPr><w:kern w:val="0"/><w:szCs w:val="24"/><w:lang w:val="es-CO" w:eastAsia="en-US" w:bidi="ar-SA"/><w:ins w:id="5190" w:author="Unknown Author" w:date="2026-10-30T04:17:53Z"></w:ins></w:rPr></w:pPr><w:ins w:id="5189" w:author="Unknown Author" w:date="2026-10-30T04:17:53Z"><w:r><w:rPr><w:kern w:val="0"/><w:szCs w:val="24"/><w:lang w:val="es-CO" w:eastAsia="en-US" w:bidi="ar-SA"/></w:rPr><w:t>Mensual; ocho informes trimestrales de supervisión; en cada compuerta</w:t></w:r></w:ins></w:p></w:tc><w:tc><w:tcPr><w:tcW w:w="2075" w:type="dxa"/><w:tcBorders></w:tcBorders></w:tcPr><w:p><w:pPr><w:pStyle w:val="Tabla9"/><w:widowControl/><w:jc w:val="left"/><w:rPr><w:kern w:val="0"/><w:szCs w:val="24"/><w:lang w:val="es-CO" w:eastAsia="en-US" w:bidi="ar-SA"/><w:ins w:id="5192" w:author="Unknown Author" w:date="2026-10-30T04:17:53Z"></w:ins></w:rPr></w:pPr><w:ins w:id="5191" w:author="Unknown Author" w:date="2026-10-30T04:17:53Z"><w:r><w:rPr><w:kern w:val="0"/><w:szCs w:val="24"/><w:lang w:val="es-CO" w:eastAsia="en-US" w:bidi="ar-SA"/></w:rPr><w:t>Gerencia de proyecto; coordinación de apropiación social para los consejos y los municipios</w:t></w:r></w:ins></w:p></w:tc></w:tr><w:tr><w:trPr><w:ins w:id="5193" w:author="Unknown Author" w:date="2026-10-30T04:17:53Z"/><w:cantSplit w:val="true"/></w:trPr><w:tc><w:tcPr><w:tcW w:w="1493" w:type="dxa"/><w:tcBorders></w:tcBorders><w:shd w:color="auto" w:fill="F7F7F7" w:val="clear"/></w:tcPr><w:p><w:pPr><w:pStyle w:val="Tabla9"/><w:widowControl/><w:jc w:val="left"/><w:rPr><w:kern w:val="0"/><w:szCs w:val="24"/><w:lang w:val="es-CO" w:eastAsia="en-US" w:bidi="ar-SA"/><w:ins w:id="5195" w:author="Unknown Author" w:date="2026-10-30T04:17:53Z"></w:ins></w:rPr></w:pPr><w:ins w:id="5194" w:author="Unknown Author" w:date="2026-10-30T04:17:53Z"><w:r><w:rPr><w:kern w:val="0"/><w:szCs w:val="24"/><w:lang w:val="es-CO" w:eastAsia="en-US" w:bidi="ar-SA"/></w:rPr><w:t>Mantener satisfecho</w:t></w:r></w:ins></w:p></w:tc><w:tc><w:tcPr><w:tcW w:w="2404" w:type="dxa"/><w:tcBorders></w:tcBorders><w:shd w:color="auto" w:fill="F7F7F7" w:val="clear"/></w:tcPr><w:p><w:pPr><w:pStyle w:val="Tabla9"/><w:widowControl/><w:jc w:val="left"/><w:rPr><w:kern w:val="0"/><w:szCs w:val="24"/><w:lang w:val="es-CO" w:eastAsia="en-US" w:bidi="ar-SA"/><w:ins w:id="5197" w:author="Unknown Author" w:date="2026-10-30T04:17:53Z"></w:ins></w:rPr></w:pPr><w:ins w:id="5196" w:author="Unknown Author" w:date="2026-10-30T04:17:53Z"><w:r><w:rPr><w:kern w:val="0"/><w:szCs w:val="24"/><w:lang w:val="es-CO" w:eastAsia="en-US" w:bidi="ar-SA"/></w:rPr><w:t>UNGRD, gobernaciones de Caldas y del Quindío, autoridades ambientales</w:t></w:r></w:ins></w:p></w:tc><w:tc><w:tcPr><w:tcW w:w="1991" w:type="dxa"/><w:tcBorders></w:tcBorders><w:shd w:color="auto" w:fill="F7F7F7" w:val="clear"/></w:tcPr><w:p><w:pPr><w:pStyle w:val="Tabla9"/><w:widowControl/><w:jc w:val="left"/><w:rPr><w:kern w:val="0"/><w:szCs w:val="24"/><w:lang w:val="es-CO" w:eastAsia="en-US" w:bidi="ar-SA"/><w:ins w:id="5199" w:author="Unknown Author" w:date="2026-10-30T04:17:53Z"></w:ins></w:rPr></w:pPr><w:ins w:id="5198" w:author="Unknown Author" w:date="2026-10-30T04:17:53Z"><w:r><w:rPr><w:kern w:val="0"/><w:szCs w:val="24"/><w:lang w:val="es-CO" w:eastAsia="en-US" w:bidi="ar-SA"/></w:rPr><w:t>Información breve y verificable; reunión técnica; mesas de convenio; consulta antes de cada compuerta</w:t></w:r></w:ins></w:p></w:tc><w:tc><w:tcPr><w:tcW w:w="1991" w:type="dxa"/><w:tcBorders></w:tcBorders><w:shd w:color="auto" w:fill="F7F7F7" w:val="clear"/></w:tcPr><w:p><w:pPr><w:pStyle w:val="Tabla9"/><w:widowControl/><w:jc w:val="left"/><w:rPr><w:kern w:val="0"/><w:szCs w:val="24"/><w:lang w:val="es-CO" w:eastAsia="en-US" w:bidi="ar-SA"/><w:ins w:id="5201" w:author="Unknown Author" w:date="2026-10-30T04:17:53Z"></w:ins></w:rPr></w:pPr><w:ins w:id="5200" w:author="Unknown Author" w:date="2026-10-30T04:17:53Z"><w:r><w:rPr><w:kern w:val="0"/><w:szCs w:val="24"/><w:lang w:val="es-CO" w:eastAsia="en-US" w:bidi="ar-SA"/></w:rPr><w:t>Semestral y antes de C1, C2 y C3</w:t></w:r></w:ins></w:p></w:tc><w:tc><w:tcPr><w:tcW w:w="2075" w:type="dxa"/><w:tcBorders></w:tcBorders><w:shd w:color="auto" w:fill="F7F7F7" w:val="clear"/></w:tcPr><w:p><w:pPr><w:pStyle w:val="Tabla9"/><w:widowControl/><w:jc w:val="left"/><w:rPr><w:kern w:val="0"/><w:szCs w:val="24"/><w:lang w:val="es-CO" w:eastAsia="en-US" w:bidi="ar-SA"/><w:ins w:id="5203" w:author="Unknown Author" w:date="2026-10-30T04:17:53Z"></w:ins></w:rPr></w:pPr><w:ins w:id="5202" w:author="Unknown Author" w:date="2026-10-30T04:17:53Z"><w:r><w:rPr><w:kern w:val="0"/><w:szCs w:val="24"/><w:lang w:val="es-CO" w:eastAsia="en-US" w:bidi="ar-SA"/></w:rPr><w:t>Profesional de convenios y custodia; profesional en calidad del aire y salud ambiental</w:t></w:r></w:ins></w:p></w:tc></w:tr><w:tr><w:trPr><w:ins w:id="5204" w:author="Unknown Author" w:date="2026-10-30T04:17:53Z"/><w:cantSplit w:val="true"/></w:trPr><w:tc><w:tcPr><w:tcW w:w="1493" w:type="dxa"/><w:tcBorders></w:tcBorders></w:tcPr><w:p><w:pPr><w:pStyle w:val="Tabla9"/><w:widowControl/><w:jc w:val="left"/><w:rPr><w:kern w:val="0"/><w:szCs w:val="24"/><w:lang w:val="es-CO" w:eastAsia="en-US" w:bidi="ar-SA"/><w:ins w:id="5206" w:author="Unknown Author" w:date="2026-10-30T04:17:53Z"></w:ins></w:rPr></w:pPr><w:ins w:id="5205" w:author="Unknown Author" w:date="2026-10-30T04:17:53Z"><w:r><w:rPr><w:kern w:val="0"/><w:szCs w:val="24"/><w:lang w:val="es-CO" w:eastAsia="en-US" w:bidi="ar-SA"/></w:rPr><w:t>Mantener informado</w:t></w:r></w:ins></w:p></w:tc><w:tc><w:tcPr><w:tcW w:w="2404" w:type="dxa"/><w:tcBorders></w:tcBorders></w:tcPr><w:p><w:pPr><w:pStyle w:val="Tabla9"/><w:widowControl/><w:jc w:val="left"/><w:rPr><w:kern w:val="0"/><w:szCs w:val="24"/><w:lang w:val="es-CO" w:eastAsia="en-US" w:bidi="ar-SA"/><w:ins w:id="5208" w:author="Unknown Author" w:date="2026-10-30T04:17:53Z"></w:ins></w:rPr></w:pPr><w:ins w:id="5207" w:author="Unknown Author" w:date="2026-10-30T04:17:53Z"><w:r><w:rPr><w:kern w:val="0"/><w:szCs w:val="24"/><w:lang w:val="es-CO" w:eastAsia="en-US" w:bidi="ar-SA"/></w:rPr><w:t>Equipo técnico y de formación, equipo de apropiación y convenios, Gestión y Medio Ambiente, personal operario, población expuesta</w:t></w:r></w:ins></w:p></w:tc><w:tc><w:tcPr><w:tcW w:w="1991" w:type="dxa"/><w:tcBorders></w:tcBorders></w:tcPr><w:p><w:pPr><w:pStyle w:val="Tabla9"/><w:widowControl/><w:jc w:val="left"/><w:rPr><w:kern w:val="0"/><w:szCs w:val="24"/><w:lang w:val="es-CO" w:eastAsia="en-US" w:bidi="ar-SA"/><w:ins w:id="5210" w:author="Unknown Author" w:date="2026-10-30T04:17:53Z"></w:ins></w:rPr></w:pPr><w:ins w:id="5209" w:author="Unknown Author" w:date="2026-10-30T04:17:53Z"><w:r><w:rPr><w:kern w:val="0"/><w:szCs w:val="24"/><w:lang w:val="es-CO" w:eastAsia="en-US" w:bidi="ar-SA"/></w:rPr><w:t>Reuniones de equipo; talleres; 5.000 cartillas; jornadas públicas</w:t></w:r></w:ins></w:p></w:tc><w:tc><w:tcPr><w:tcW w:w="1991" w:type="dxa"/><w:tcBorders></w:tcBorders></w:tcPr><w:p><w:pPr><w:pStyle w:val="Tabla9"/><w:widowControl/><w:jc w:val="left"/><w:rPr><w:kern w:val="0"/><w:szCs w:val="24"/><w:lang w:val="es-CO" w:eastAsia="en-US" w:bidi="ar-SA"/><w:ins w:id="5212" w:author="Unknown Author" w:date="2026-10-30T04:17:53Z"></w:ins></w:rPr></w:pPr><w:ins w:id="5211" w:author="Unknown Author" w:date="2026-10-30T04:17:53Z"><w:r><w:rPr><w:kern w:val="0"/><w:szCs w:val="24"/><w:lang w:val="es-CO" w:eastAsia="en-US" w:bidi="ar-SA"/></w:rPr><w:t>Semanal para los equipos; por jornada y por tramo para la comunidad</w:t></w:r></w:ins></w:p></w:tc><w:tc><w:tcPr><w:tcW w:w="2075" w:type="dxa"/><w:tcBorders></w:tcBorders></w:tcPr><w:p><w:pPr><w:pStyle w:val="Tabla9"/><w:widowControl/><w:jc w:val="left"/><w:rPr><w:kern w:val="0"/><w:szCs w:val="24"/><w:lang w:val="es-CO" w:eastAsia="en-US" w:bidi="ar-SA"/><w:ins w:id="5214" w:author="Unknown Author" w:date="2026-10-30T04:17:53Z"></w:ins></w:rPr></w:pPr><w:ins w:id="5213" w:author="Unknown Author" w:date="2026-10-30T04:17:53Z"><w:r><w:rPr><w:kern w:val="0"/><w:szCs w:val="24"/><w:lang w:val="es-CO" w:eastAsia="en-US" w:bidi="ar-SA"/></w:rPr><w:t>Gerencia de proyecto; profesionales de apropiación social</w:t></w:r></w:ins></w:p></w:tc></w:tr><w:tr><w:trPr><w:ins w:id="5215" w:author="Unknown Author" w:date="2026-10-30T04:17:53Z"/><w:cantSplit w:val="true"/></w:trPr><w:tc><w:tcPr><w:tcW w:w="1493" w:type="dxa"/><w:tcBorders><w:bottom w:val="single" w:sz="12" w:space="0" w:color="2A3439"/></w:tcBorders><w:shd w:color="auto" w:fill="F7F7F7" w:val="clear"/></w:tcPr><w:p><w:pPr><w:pStyle w:val="Tabla9"/><w:keepNext w:val="true"/><w:widowControl/><w:jc w:val="left"/><w:rPr><w:kern w:val="0"/><w:szCs w:val="24"/><w:lang w:val="es-CO" w:eastAsia="en-US" w:bidi="ar-SA"/><w:ins w:id="5217" w:author="Unknown Author" w:date="2026-10-30T04:17:53Z"></w:ins></w:rPr></w:pPr><w:ins w:id="5216" w:author="Unknown Author" w:date="2026-10-30T04:17:53Z"><w:r><w:rPr><w:kern w:val="0"/><w:szCs w:val="24"/><w:lang w:val="es-CO" w:eastAsia="en-US" w:bidi="ar-SA"/></w:rPr><w:t>Monitorear</w:t></w:r></w:ins></w:p></w:tc><w:tc><w:tcPr><w:tcW w:w="2404" w:type="dxa"/><w:tcBorders><w:bottom w:val="single" w:sz="12" w:space="0" w:color="2A3439"/></w:tcBorders><w:shd w:color="auto" w:fill="F7F7F7" w:val="clear"/></w:tcPr><w:p><w:pPr><w:pStyle w:val="Tabla9"/><w:keepNext w:val="true"/><w:widowControl/><w:jc w:val="left"/><w:rPr><w:kern w:val="0"/><w:szCs w:val="24"/><w:lang w:val="es-CO" w:eastAsia="en-US" w:bidi="ar-SA"/><w:ins w:id="5219" w:author="Unknown Author" w:date="2026-10-30T04:17:53Z"></w:ins></w:rPr></w:pPr><w:ins w:id="5218" w:author="Unknown Author" w:date="2026-10-30T04:17:53Z"><w:r><w:rPr><w:kern w:val="0"/><w:szCs w:val="24"/><w:lang w:val="es-CO" w:eastAsia="en-US" w:bidi="ar-SA"/></w:rPr><w:t>Laboratorios y evaluación externa, proveedores, comunidad científica</w:t></w:r></w:ins></w:p></w:tc><w:tc><w:tcPr><w:tcW w:w="1991" w:type="dxa"/><w:tcBorders><w:bottom w:val="single" w:sz="12" w:space="0" w:color="2A3439"/></w:tcBorders><w:shd w:color="auto" w:fill="F7F7F7" w:val="clear"/></w:tcPr><w:p><w:pPr><w:pStyle w:val="Tabla9"/><w:keepNext w:val="true"/><w:widowControl/><w:jc w:val="left"/><w:rPr><w:kern w:val="0"/><w:szCs w:val="24"/><w:lang w:val="es-CO" w:eastAsia="en-US" w:bidi="ar-SA"/><w:ins w:id="5221" w:author="Unknown Author" w:date="2026-10-30T04:17:53Z"></w:ins></w:rPr></w:pPr><w:ins w:id="5220" w:author="Unknown Author" w:date="2026-10-30T04:17:53Z"><w:r><w:rPr><w:kern w:val="0"/><w:szCs w:val="24"/><w:lang w:val="es-CO" w:eastAsia="en-US" w:bidi="ar-SA"/></w:rPr><w:t>Contrato y acta de entrega; publicación de resultados</w:t></w:r></w:ins></w:p></w:tc><w:tc><w:tcPr><w:tcW w:w="1991" w:type="dxa"/><w:tcBorders><w:bottom w:val="single" w:sz="12" w:space="0" w:color="2A3439"/></w:tcBorders><w:shd w:color="auto" w:fill="F7F7F7" w:val="clear"/></w:tcPr><w:p><w:pPr><w:pStyle w:val="Tabla9"/><w:keepNext w:val="true"/><w:widowControl/><w:jc w:val="left"/><w:rPr><w:kern w:val="0"/><w:szCs w:val="24"/><w:lang w:val="es-CO" w:eastAsia="en-US" w:bidi="ar-SA"/><w:ins w:id="5223" w:author="Unknown Author" w:date="2026-10-30T04:17:53Z"></w:ins></w:rPr></w:pPr><w:ins w:id="5222" w:author="Unknown Author" w:date="2026-10-30T04:17:53Z"><w:r><w:rPr><w:kern w:val="0"/><w:szCs w:val="24"/><w:lang w:val="es-CO" w:eastAsia="en-US" w:bidi="ar-SA"/></w:rPr><w:t>Por hito: compras en los meses 5, 13 y 18; evaluaciones en los meses 12 y 24; ensayo en el mes 23</w:t></w:r></w:ins></w:p></w:tc><w:tc><w:tcPr><w:tcW w:w="2075" w:type="dxa"/><w:tcBorders><w:bottom w:val="single" w:sz="12" w:space="0" w:color="2A3439"/></w:tcBorders><w:shd w:color="auto" w:fill="F7F7F7" w:val="clear"/></w:tcPr><w:p><w:pPr><w:pStyle w:val="Tabla9"/><w:keepNext w:val="true"/><w:widowControl/><w:jc w:val="left"/><w:rPr><w:kern w:val="0"/><w:szCs w:val="24"/><w:lang w:val="es-CO" w:eastAsia="en-US" w:bidi="ar-SA"/><w:ins w:id="5225" w:author="Unknown Author" w:date="2026-10-30T04:17:53Z"></w:ins></w:rPr></w:pPr><w:ins w:id="5224" w:author="Unknown Author" w:date="2026-10-30T04:17:53Z"><w:r><w:rPr><w:kern w:val="0"/><w:szCs w:val="24"/><w:lang w:val="es-CO" w:eastAsia="en-US" w:bidi="ar-SA"/></w:rPr><w:t>Especialista en metrología y calibración; gerencia de proyecto</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493"/><w:gridCol w:w="2404"/><w:gridCol w:w="1991"/><w:gridCol w:w="1991"/><w:gridCol w:w="2075"/></w:tblGrid><w:tr><w:trPr><w:tblHeader w:val="true"/><w:del w:id="5226" w:author="Unknown Author" w:date="2026-10-30T04:17:53Z"/><w:cantSplit w:val="true"/></w:trPr><w:tc><w:tcPr><w:tcW w:w="149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5228" w:author="Unknown Author" w:date="2026-10-30T04:17:53Z"></w:del></w:rPr></w:pPr><w:del w:id="5227" w:author="Unknown Author" w:date="2026-10-30T04:17:53Z"><w:r><w:rPr><w:b/><w:kern w:val="0"/><w:szCs w:val="24"/><w:lang w:val="es-CO" w:eastAsia="en-US" w:bidi="ar-SA"/></w:rPr><w:delText>Cuadrante</w:delText></w:r></w:del></w:p></w:tc><w:tc><w:tcPr><w:tcW w:w="240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5230" w:author="Unknown Author" w:date="2026-10-30T04:17:53Z"></w:del></w:rPr></w:pPr><w:del w:id="5229" w:author="Unknown Author" w:date="2026-10-30T04:17:53Z"><w:r><w:rPr><w:b/><w:kern w:val="0"/><w:szCs w:val="24"/><w:lang w:val="es-CO" w:eastAsia="en-US" w:bidi="ar-SA"/></w:rPr><w:delText>Interesados</w:delText></w:r></w:del></w:p></w:tc><w:tc><w:tcPr><w:tcW w:w="199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5232" w:author="Unknown Author" w:date="2026-10-30T04:17:53Z"></w:del></w:rPr></w:pPr><w:del w:id="5231" w:author="Unknown Author" w:date="2026-10-30T04:17:53Z"><w:r><w:rPr><w:b/><w:kern w:val="0"/><w:szCs w:val="24"/><w:lang w:val="es-CO" w:eastAsia="en-US" w:bidi="ar-SA"/></w:rPr><w:delText>Estrategia y canal</w:delText></w:r></w:del></w:p></w:tc><w:tc><w:tcPr><w:tcW w:w="199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5234" w:author="Unknown Author" w:date="2026-10-30T04:17:53Z"></w:del></w:rPr></w:pPr><w:del w:id="5233" w:author="Unknown Author" w:date="2026-10-30T04:17:53Z"><w:r><w:rPr><w:b/><w:kern w:val="0"/><w:szCs w:val="24"/><w:lang w:val="es-CO" w:eastAsia="en-US" w:bidi="ar-SA"/></w:rPr><w:delText>Frecuencia propuesta</w:delText></w:r></w:del></w:p></w:tc><w:tc><w:tcPr><w:tcW w:w="207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5236" w:author="Unknown Author" w:date="2026-10-30T04:17:53Z"></w:del></w:rPr></w:pPr><w:del w:id="5235" w:author="Unknown Author" w:date="2026-10-30T04:17:53Z"><w:r><w:rPr><w:b/><w:kern w:val="0"/><w:szCs w:val="24"/><w:lang w:val="es-CO" w:eastAsia="en-US" w:bidi="ar-SA"/></w:rPr><w:delText>Responsable (rol)</w:delText></w:r></w:del></w:p></w:tc></w:tr><w:tr><w:trPr><w:del w:id="5237" w:author="Unknown Author" w:date="2026-10-30T04:17:53Z"/><w:cantSplit w:val="true"/></w:trPr><w:tc><w:tcPr><w:tcW w:w="1493" w:type="dxa"/><w:tcBorders></w:tcBorders></w:tcPr><w:p><w:pPr><w:pStyle w:val="Tabla9"/><w:widowControl/><w:jc w:val="left"/><w:rPr><w:kern w:val="0"/><w:szCs w:val="24"/><w:lang w:val="es-CO" w:eastAsia="en-US" w:bidi="ar-SA"/><w:del w:id="5239" w:author="Unknown Author" w:date="2026-10-30T04:17:53Z"></w:del></w:rPr></w:pPr><w:del w:id="5238" w:author="Unknown Author" w:date="2026-10-30T04:17:53Z"><w:r><w:rPr><w:kern w:val="0"/><w:szCs w:val="24"/><w:lang w:val="es-CO" w:eastAsia="en-US" w:bidi="ar-SA"/></w:rPr><w:delText>Gestionar de cerca</w:delText></w:r></w:del></w:p></w:tc><w:tc><w:tcPr><w:tcW w:w="2404" w:type="dxa"/><w:tcBorders></w:tcBorders></w:tcPr><w:p><w:pPr><w:pStyle w:val="Tabla9"/><w:widowControl/><w:jc w:val="left"/><w:rPr><w:kern w:val="0"/><w:szCs w:val="24"/><w:lang w:val="es-CO" w:eastAsia="en-US" w:bidi="ar-SA"/><w:del w:id="5241" w:author="Unknown Author" w:date="2026-10-30T04:17:53Z"></w:del></w:rPr></w:pPr><w:del w:id="5240" w:author="Unknown Author" w:date="2026-10-30T04:17:53Z"><w:r><w:rPr><w:kern w:val="0"/><w:szCs w:val="24"/><w:lang w:val="es-CO" w:eastAsia="en-US" w:bidi="ar-SA"/></w:rPr><w:delText>IES, gerencia, empresa, municipio aliado, actor del SNCTI, financiador, comités municipales y departamentales, entidades custodias</w:delText></w:r></w:del></w:p></w:tc><w:tc><w:tcPr><w:tcW w:w="1991" w:type="dxa"/><w:tcBorders></w:tcBorders></w:tcPr><w:p><w:pPr><w:pStyle w:val="Tabla9"/><w:widowControl/><w:jc w:val="left"/><w:rPr><w:kern w:val="0"/><w:szCs w:val="24"/><w:lang w:val="es-CO" w:eastAsia="en-US" w:bidi="ar-SA"/><w:del w:id="5243" w:author="Unknown Author" w:date="2026-10-30T04:17:53Z"></w:del></w:rPr></w:pPr><w:del w:id="5242" w:author="Unknown Author" w:date="2026-10-30T04:17:53Z"><w:r><w:rPr><w:kern w:val="0"/><w:szCs w:val="24"/><w:lang w:val="es-CO" w:eastAsia="en-US" w:bidi="ar-SA"/></w:rPr><w:delText>Decisiones conjuntas en comité directivo; actas de compuerta con evidencia; talleres de co-diseño con los comités</w:delText></w:r></w:del></w:p></w:tc><w:tc><w:tcPr><w:tcW w:w="1991" w:type="dxa"/><w:tcBorders></w:tcBorders></w:tcPr><w:p><w:pPr><w:pStyle w:val="Tabla9"/><w:widowControl/><w:jc w:val="left"/><w:rPr><w:kern w:val="0"/><w:szCs w:val="24"/><w:lang w:val="es-CO" w:eastAsia="en-US" w:bidi="ar-SA"/><w:del w:id="5245" w:author="Unknown Author" w:date="2026-10-30T04:17:53Z"></w:del></w:rPr></w:pPr><w:del w:id="5244" w:author="Unknown Author" w:date="2026-10-30T04:17:53Z"><w:r><w:rPr><w:kern w:val="0"/><w:szCs w:val="24"/><w:lang w:val="es-CO" w:eastAsia="en-US" w:bidi="ar-SA"/></w:rPr><w:delText>Mensual; ocho informes trimestrales de supervisión; en cada compuerta</w:delText></w:r></w:del></w:p></w:tc><w:tc><w:tcPr><w:tcW w:w="2075" w:type="dxa"/><w:tcBorders></w:tcBorders></w:tcPr><w:p><w:pPr><w:pStyle w:val="Tabla9"/><w:widowControl/><w:jc w:val="left"/><w:rPr><w:kern w:val="0"/><w:szCs w:val="24"/><w:lang w:val="es-CO" w:eastAsia="en-US" w:bidi="ar-SA"/><w:del w:id="5247" w:author="Unknown Author" w:date="2026-10-30T04:17:53Z"></w:del></w:rPr></w:pPr><w:del w:id="5246" w:author="Unknown Author" w:date="2026-10-30T04:17:53Z"><w:r><w:rPr><w:kern w:val="0"/><w:szCs w:val="24"/><w:lang w:val="es-CO" w:eastAsia="en-US" w:bidi="ar-SA"/></w:rPr><w:delText>Gerencia de proyecto; coordinación de apropiación social para los comités y el municipio</w:delText></w:r></w:del></w:p></w:tc></w:tr><w:tr><w:trPr><w:del w:id="5248" w:author="Unknown Author" w:date="2026-10-30T04:17:53Z"/><w:cantSplit w:val="true"/></w:trPr><w:tc><w:tcPr><w:tcW w:w="1493" w:type="dxa"/><w:tcBorders></w:tcBorders><w:shd w:color="auto" w:fill="F7F7F7" w:val="clear"/></w:tcPr><w:p><w:pPr><w:pStyle w:val="Tabla9"/><w:widowControl/><w:jc w:val="left"/><w:rPr><w:kern w:val="0"/><w:szCs w:val="24"/><w:lang w:val="es-CO" w:eastAsia="en-US" w:bidi="ar-SA"/><w:del w:id="5250" w:author="Unknown Author" w:date="2026-10-30T04:17:53Z"></w:del></w:rPr></w:pPr><w:del w:id="5249" w:author="Unknown Author" w:date="2026-10-30T04:17:53Z"><w:r><w:rPr><w:kern w:val="0"/><w:szCs w:val="24"/><w:lang w:val="es-CO" w:eastAsia="en-US" w:bidi="ar-SA"/></w:rPr><w:delText>Mantener satisfecho</w:delText></w:r></w:del></w:p></w:tc><w:tc><w:tcPr><w:tcW w:w="2404" w:type="dxa"/><w:tcBorders></w:tcBorders><w:shd w:color="auto" w:fill="F7F7F7" w:val="clear"/></w:tcPr><w:p><w:pPr><w:pStyle w:val="Tabla9"/><w:widowControl/><w:jc w:val="left"/><w:rPr><w:kern w:val="0"/><w:szCs w:val="24"/><w:lang w:val="es-CO" w:eastAsia="en-US" w:bidi="ar-SA"/><w:del w:id="5252" w:author="Unknown Author" w:date="2026-10-30T04:17:53Z"></w:del></w:rPr></w:pPr><w:del w:id="5251" w:author="Unknown Author" w:date="2026-10-30T04:17:53Z"><w:r><w:rPr><w:kern w:val="0"/><w:szCs w:val="24"/><w:lang w:val="es-CO" w:eastAsia="en-US" w:bidi="ar-SA"/></w:rPr><w:delText>UNGRD, alcaldías de los demás municipios focalizados, autoridades ambientales</w:delText></w:r></w:del></w:p></w:tc><w:tc><w:tcPr><w:tcW w:w="1991" w:type="dxa"/><w:tcBorders></w:tcBorders><w:shd w:color="auto" w:fill="F7F7F7" w:val="clear"/></w:tcPr><w:p><w:pPr><w:pStyle w:val="Tabla9"/><w:widowControl/><w:jc w:val="left"/><w:rPr><w:kern w:val="0"/><w:szCs w:val="24"/><w:lang w:val="es-CO" w:eastAsia="en-US" w:bidi="ar-SA"/><w:del w:id="5254" w:author="Unknown Author" w:date="2026-10-30T04:17:53Z"></w:del></w:rPr></w:pPr><w:del w:id="5253" w:author="Unknown Author" w:date="2026-10-30T04:17:53Z"><w:r><w:rPr><w:kern w:val="0"/><w:szCs w:val="24"/><w:lang w:val="es-CO" w:eastAsia="en-US" w:bidi="ar-SA"/></w:rPr><w:delText>Información breve y verificable; reunión técnica; mesas de convenio; consulta antes de cada compuerta</w:delText></w:r></w:del></w:p></w:tc><w:tc><w:tcPr><w:tcW w:w="1991" w:type="dxa"/><w:tcBorders></w:tcBorders><w:shd w:color="auto" w:fill="F7F7F7" w:val="clear"/></w:tcPr><w:p><w:pPr><w:pStyle w:val="Tabla9"/><w:widowControl/><w:jc w:val="left"/><w:rPr><w:kern w:val="0"/><w:szCs w:val="24"/><w:lang w:val="es-CO" w:eastAsia="en-US" w:bidi="ar-SA"/><w:del w:id="5256" w:author="Unknown Author" w:date="2026-10-30T04:17:53Z"></w:del></w:rPr></w:pPr><w:del w:id="5255" w:author="Unknown Author" w:date="2026-10-30T04:17:53Z"><w:r><w:rPr><w:kern w:val="0"/><w:szCs w:val="24"/><w:lang w:val="es-CO" w:eastAsia="en-US" w:bidi="ar-SA"/></w:rPr><w:delText>Semestral y antes de C1, C2 y C3</w:delText></w:r></w:del></w:p></w:tc><w:tc><w:tcPr><w:tcW w:w="2075" w:type="dxa"/><w:tcBorders></w:tcBorders><w:shd w:color="auto" w:fill="F7F7F7" w:val="clear"/></w:tcPr><w:p><w:pPr><w:pStyle w:val="Tabla9"/><w:widowControl/><w:jc w:val="left"/><w:rPr><w:kern w:val="0"/><w:szCs w:val="24"/><w:lang w:val="es-CO" w:eastAsia="en-US" w:bidi="ar-SA"/><w:del w:id="5258" w:author="Unknown Author" w:date="2026-10-30T04:17:53Z"></w:del></w:rPr></w:pPr><w:del w:id="5257" w:author="Unknown Author" w:date="2026-10-30T04:17:53Z"><w:r><w:rPr><w:kern w:val="0"/><w:szCs w:val="24"/><w:lang w:val="es-CO" w:eastAsia="en-US" w:bidi="ar-SA"/></w:rPr><w:delText>Profesional de convenios y custodia; profesional en calidad del aire y salud ambiental</w:delText></w:r></w:del></w:p></w:tc></w:tr><w:tr><w:trPr><w:del w:id="5259" w:author="Unknown Author" w:date="2026-10-30T04:17:53Z"/><w:cantSplit w:val="true"/></w:trPr><w:tc><w:tcPr><w:tcW w:w="1493" w:type="dxa"/><w:tcBorders></w:tcBorders></w:tcPr><w:p><w:pPr><w:pStyle w:val="Tabla9"/><w:widowControl/><w:jc w:val="left"/><w:rPr><w:kern w:val="0"/><w:szCs w:val="24"/><w:lang w:val="es-CO" w:eastAsia="en-US" w:bidi="ar-SA"/><w:del w:id="5261" w:author="Unknown Author" w:date="2026-10-30T04:17:53Z"></w:del></w:rPr></w:pPr><w:del w:id="5260" w:author="Unknown Author" w:date="2026-10-30T04:17:53Z"><w:r><w:rPr><w:kern w:val="0"/><w:szCs w:val="24"/><w:lang w:val="es-CO" w:eastAsia="en-US" w:bidi="ar-SA"/></w:rPr><w:delText>Mantener informado</w:delText></w:r></w:del></w:p></w:tc><w:tc><w:tcPr><w:tcW w:w="2404" w:type="dxa"/><w:tcBorders></w:tcBorders></w:tcPr><w:p><w:pPr><w:pStyle w:val="Tabla9"/><w:widowControl/><w:jc w:val="left"/><w:rPr><w:kern w:val="0"/><w:szCs w:val="24"/><w:lang w:val="es-CO" w:eastAsia="en-US" w:bidi="ar-SA"/><w:del w:id="5263" w:author="Unknown Author" w:date="2026-10-30T04:17:53Z"></w:del></w:rPr></w:pPr><w:del w:id="5262" w:author="Unknown Author" w:date="2026-10-30T04:17:53Z"><w:r><w:rPr><w:kern w:val="0"/><w:szCs w:val="24"/><w:lang w:val="es-CO" w:eastAsia="en-US" w:bidi="ar-SA"/></w:rPr><w:delText>Equipo técnico y de formación, equipo de apropiación y convenios, personal operario, población expuesta</w:delText></w:r></w:del></w:p></w:tc><w:tc><w:tcPr><w:tcW w:w="1991" w:type="dxa"/><w:tcBorders></w:tcBorders></w:tcPr><w:p><w:pPr><w:pStyle w:val="Tabla9"/><w:widowControl/><w:jc w:val="left"/><w:rPr><w:kern w:val="0"/><w:szCs w:val="24"/><w:lang w:val="es-CO" w:eastAsia="en-US" w:bidi="ar-SA"/><w:del w:id="5265" w:author="Unknown Author" w:date="2026-10-30T04:17:53Z"></w:del></w:rPr></w:pPr><w:del w:id="5264" w:author="Unknown Author" w:date="2026-10-30T04:17:53Z"><w:r><w:rPr><w:kern w:val="0"/><w:szCs w:val="24"/><w:lang w:val="es-CO" w:eastAsia="en-US" w:bidi="ar-SA"/></w:rPr><w:delText>Reuniones de equipo; talleres; 5.000 cartillas; jornadas públicas</w:delText></w:r></w:del></w:p></w:tc><w:tc><w:tcPr><w:tcW w:w="1991" w:type="dxa"/><w:tcBorders></w:tcBorders></w:tcPr><w:p><w:pPr><w:pStyle w:val="Tabla9"/><w:widowControl/><w:jc w:val="left"/><w:rPr><w:kern w:val="0"/><w:szCs w:val="24"/><w:lang w:val="es-CO" w:eastAsia="en-US" w:bidi="ar-SA"/><w:del w:id="5267" w:author="Unknown Author" w:date="2026-10-30T04:17:53Z"></w:del></w:rPr></w:pPr><w:del w:id="5266" w:author="Unknown Author" w:date="2026-10-30T04:17:53Z"><w:r><w:rPr><w:kern w:val="0"/><w:szCs w:val="24"/><w:lang w:val="es-CO" w:eastAsia="en-US" w:bidi="ar-SA"/></w:rPr><w:delText>Semanal para los equipos; por jornada y por tramo para la comunidad</w:delText></w:r></w:del></w:p></w:tc><w:tc><w:tcPr><w:tcW w:w="2075" w:type="dxa"/><w:tcBorders></w:tcBorders></w:tcPr><w:p><w:pPr><w:pStyle w:val="Tabla9"/><w:widowControl/><w:jc w:val="left"/><w:rPr><w:kern w:val="0"/><w:szCs w:val="24"/><w:lang w:val="es-CO" w:eastAsia="en-US" w:bidi="ar-SA"/><w:del w:id="5269" w:author="Unknown Author" w:date="2026-10-30T04:17:53Z"></w:del></w:rPr></w:pPr><w:del w:id="5268" w:author="Unknown Author" w:date="2026-10-30T04:17:53Z"><w:r><w:rPr><w:kern w:val="0"/><w:szCs w:val="24"/><w:lang w:val="es-CO" w:eastAsia="en-US" w:bidi="ar-SA"/></w:rPr><w:delText>Gerencia de proyecto; profesionales de apropiación social</w:delText></w:r></w:del></w:p></w:tc></w:tr><w:tr><w:trPr><w:del w:id="5270" w:author="Unknown Author" w:date="2026-10-30T04:17:53Z"/><w:cantSplit w:val="true"/></w:trPr><w:tc><w:tcPr><w:tcW w:w="1493" w:type="dxa"/><w:tcBorders><w:bottom w:val="single" w:sz="12" w:space="0" w:color="2A3439"/></w:tcBorders><w:shd w:color="auto" w:fill="F7F7F7" w:val="clear"/></w:tcPr><w:p><w:pPr><w:pStyle w:val="Tabla9"/><w:keepNext w:val="true"/><w:widowControl/><w:jc w:val="left"/><w:rPr><w:kern w:val="0"/><w:szCs w:val="24"/><w:lang w:val="es-CO" w:eastAsia="en-US" w:bidi="ar-SA"/><w:del w:id="5272" w:author="Unknown Author" w:date="2026-10-30T04:17:53Z"></w:del></w:rPr></w:pPr><w:del w:id="5271" w:author="Unknown Author" w:date="2026-10-30T04:17:53Z"><w:r><w:rPr><w:kern w:val="0"/><w:szCs w:val="24"/><w:lang w:val="es-CO" w:eastAsia="en-US" w:bidi="ar-SA"/></w:rPr><w:delText>Monitorear</w:delText></w:r></w:del></w:p></w:tc><w:tc><w:tcPr><w:tcW w:w="2404" w:type="dxa"/><w:tcBorders><w:bottom w:val="single" w:sz="12" w:space="0" w:color="2A3439"/></w:tcBorders><w:shd w:color="auto" w:fill="F7F7F7" w:val="clear"/></w:tcPr><w:p><w:pPr><w:pStyle w:val="Tabla9"/><w:keepNext w:val="true"/><w:widowControl/><w:jc w:val="left"/><w:rPr><w:kern w:val="0"/><w:szCs w:val="24"/><w:lang w:val="es-CO" w:eastAsia="en-US" w:bidi="ar-SA"/><w:del w:id="5274" w:author="Unknown Author" w:date="2026-10-30T04:17:53Z"></w:del></w:rPr></w:pPr><w:del w:id="5273" w:author="Unknown Author" w:date="2026-10-30T04:17:53Z"><w:r><w:rPr><w:kern w:val="0"/><w:szCs w:val="24"/><w:lang w:val="es-CO" w:eastAsia="en-US" w:bidi="ar-SA"/></w:rPr><w:delText>Laboratorios y evaluación externa, proveedores, comunidad científica</w:delText></w:r></w:del></w:p></w:tc><w:tc><w:tcPr><w:tcW w:w="1991" w:type="dxa"/><w:tcBorders><w:bottom w:val="single" w:sz="12" w:space="0" w:color="2A3439"/></w:tcBorders><w:shd w:color="auto" w:fill="F7F7F7" w:val="clear"/></w:tcPr><w:p><w:pPr><w:pStyle w:val="Tabla9"/><w:keepNext w:val="true"/><w:widowControl/><w:jc w:val="left"/><w:rPr><w:kern w:val="0"/><w:szCs w:val="24"/><w:lang w:val="es-CO" w:eastAsia="en-US" w:bidi="ar-SA"/><w:del w:id="5276" w:author="Unknown Author" w:date="2026-10-30T04:17:53Z"></w:del></w:rPr></w:pPr><w:del w:id="5275" w:author="Unknown Author" w:date="2026-10-30T04:17:53Z"><w:r><w:rPr><w:kern w:val="0"/><w:szCs w:val="24"/><w:lang w:val="es-CO" w:eastAsia="en-US" w:bidi="ar-SA"/></w:rPr><w:delText>Contrato y acta de entrega; publicación de resultados</w:delText></w:r></w:del></w:p></w:tc><w:tc><w:tcPr><w:tcW w:w="1991" w:type="dxa"/><w:tcBorders><w:bottom w:val="single" w:sz="12" w:space="0" w:color="2A3439"/></w:tcBorders><w:shd w:color="auto" w:fill="F7F7F7" w:val="clear"/></w:tcPr><w:p><w:pPr><w:pStyle w:val="Tabla9"/><w:keepNext w:val="true"/><w:widowControl/><w:jc w:val="left"/><w:rPr><w:kern w:val="0"/><w:szCs w:val="24"/><w:lang w:val="es-CO" w:eastAsia="en-US" w:bidi="ar-SA"/><w:del w:id="5278" w:author="Unknown Author" w:date="2026-10-30T04:17:53Z"></w:del></w:rPr></w:pPr><w:del w:id="5277" w:author="Unknown Author" w:date="2026-10-30T04:17:53Z"><w:r><w:rPr><w:kern w:val="0"/><w:szCs w:val="24"/><w:lang w:val="es-CO" w:eastAsia="en-US" w:bidi="ar-SA"/></w:rPr><w:delText>Por hito: compras en los meses 5, 13 y 18; evaluaciones en los meses 12 y 24; ensayo en el mes 23</w:delText></w:r></w:del></w:p></w:tc><w:tc><w:tcPr><w:tcW w:w="2075" w:type="dxa"/><w:tcBorders><w:bottom w:val="single" w:sz="12" w:space="0" w:color="2A3439"/></w:tcBorders><w:shd w:color="auto" w:fill="F7F7F7" w:val="clear"/></w:tcPr><w:p><w:pPr><w:pStyle w:val="Tabla9"/><w:keepNext w:val="true"/><w:widowControl/><w:jc w:val="left"/><w:rPr><w:kern w:val="0"/><w:szCs w:val="24"/><w:lang w:val="es-CO" w:eastAsia="en-US" w:bidi="ar-SA"/><w:del w:id="5280" w:author="Unknown Author" w:date="2026-10-30T04:17:53Z"></w:del></w:rPr></w:pPr><w:del w:id="5279" w:author="Unknown Author" w:date="2026-10-30T04:17:53Z"><w:r><w:rPr><w:kern w:val="0"/><w:szCs w:val="24"/><w:lang w:val="es-CO" w:eastAsia="en-US" w:bidi="ar-SA"/></w:rPr><w:delText>Especialista en metrología y calibración; gerencia de proyecto</w:delText></w:r></w:del></w:p></w:tc></w:tr></w:tbl><w:p><w:pPr><w:pStyle w:val="TablaNota"/><w:rPr></w:rPr></w:pPr><w:r><w:rPr><w:i/><w:iCs/></w:rPr><w:t>Nota.</w:t></w:r><w:r><w:rPr></w:rPr><w:t xml:space="preserve"> Elaboración propia. Las frecuencias son propuestas de formulación. Los responsables son roles del presupuesto del proyecto.</w:t></w:r></w:p><w:p><w:pPr><w:pStyle w:val="BodyText"/><w:rPr></w:rPr></w:pPr><w:r><w:rPr></w:rPr><w:t xml:space="preserve">La Tabla 10.5 asigna una estrategia distinta a cada cuadrante. Los interesados de gestión cercana participan en las decisiones y revisan cada compuerta con evidencia. La UNGRD, las </w:t></w:r><w:ins w:id="5281" w:author="Unknown Author" w:date="2026-10-30T04:17:53Z"><w:r><w:rPr></w:rPr><w:t>gobernaciones</w:t></w:r></w:ins><w:del w:id="5282" w:author="Unknown Author" w:date="2026-10-30T04:17:53Z"><w:r><w:rPr></w:rPr><w:delText>alcaldías</w:delText></w:r></w:del><w:r><w:rPr></w:rPr><w:t xml:space="preserve"> y las autoridades ambientales reciben informes breves y se consultan antes de cada compuerta. Los equipos, el personal operario y la población reciben información por canales sencillos y participan en talleres. Los laboratorios, los proveedores y la comunidad científica se gestionan por contrato y por publicación.</w:t></w:r></w:p><w:p><w:pPr><w:pStyle w:val="BodyText"/><w:rPr></w:rPr></w:pPr><w:bookmarkStart w:id="116" w:name="análisis-de-participantes"/><w:bookmarkStart w:id="117" w:name="poder-interés-y-estrategia-de-gestión"/><w:r><w:rPr></w:rPr><w:t>Dos disparadores activan una mesa adicional de gestión. El primero es un uso del tablero menor de 50 % en el tramo 1, que es el umbral de la compuerta C1. El segundo es un convenio de custodia sin partida al acercarse la compuerta C2. El responsable informa a la gerencia en el ciclo mensual siguiente. La gerencia convoca la mesa antes de la compuerta correspondiente. El mapa se revisa en los meses 12, 17 y 24, porque las posiciones cambian durante la ejecución. Cada interacción se documenta con acta y lista de asistencia. El tratamiento de los datos personales de esas listas sigue la Ley 1581 de 2012.</w:t></w:r><w:bookmarkEnd w:id="116"/><w:bookmarkEnd w:id="117"/></w:p><w:p><w:pPr><w:pStyle w:val="Heading1"/><w:rPr></w:rPr></w:pPr><w:bookmarkStart w:id="118" w:name="población"/><w:r><w:rPr></w:rPr><w:t>11. POBLACIÓN</w:t></w:r></w:p><w:p><w:pPr><w:pStyle w:val="FirstParagraph"/><w:rPr></w:rPr></w:pPr><w:r><w:rPr></w:rPr><w:t xml:space="preserve">Esta sección distingue tres poblaciones. La población afectada reside en los municipios de intervención. La población objetivo recibe de forma directa la intervención. El equipo a vincular ejecuta el proyecto. Los datos del Departamento Administrativo Nacional de Estadística (DANE) para </w:t></w:r><w:ins w:id="5283" w:author="Unknown Author" w:date="2026-10-30T04:17:53Z"><w:r><w:rPr></w:rPr><w:t>Manizales y Calarcá</w:t></w:r></w:ins><w:moveFrom w:id="5284" w:author="Unknown Author" w:date="2026-10-30T04:17:53Z"><w:r><w:rPr></w:rPr><w:t>los 12 municipios</w:t></w:r></w:moveFrom><w:r><w:rPr></w:rPr><w:t xml:space="preserve"> no se aportaron. Por eso la sección describe el método de determinación y los criterios de selección. Deja las cifras como datos por diligenciar </w:t></w:r><w:r><w:rPr><w:color w:val="00B050"/></w:rPr><w:t xml:space="preserve">[Diligenciar: población DANE de </w:t></w:r><w:ins w:id="5285" w:author="Unknown Author" w:date="2026-10-30T04:17:53Z"><w:r><w:rPr><w:color w:val="00B050"/></w:rPr><w:t>Manizales y de Calarcá</w:t></w:r></w:ins><w:del w:id="5286" w:author="Unknown Author" w:date="2026-10-30T04:17:53Z"><w:r><w:rPr><w:color w:val="00B050"/></w:rPr><w:delText>los 12 municipios</w:delText></w:r></w:del><w:r><w:rPr><w:color w:val="00B050"/></w:rPr><w:t>]</w:t></w:r><w:r><w:rPr></w:rPr><w:t xml:space="preserve">. Los números del proyecto, como los </w:t></w:r><w:ins w:id="5287" w:author="Unknown Author" w:date="2026-10-30T04:17:53Z"><w:r><w:rPr></w:rPr><w:t>consejos</w:t></w:r></w:ins><w:del w:id="5288" w:author="Unknown Author" w:date="2026-10-30T04:17:53Z"><w:r><w:rPr></w:rPr><w:delText>comités</w:delText></w:r></w:del><w:r><w:rPr></w:rPr><w:t>, las personas a certificar y las actividades, provienen de la formulación. Los supuestos se identifican como tales.</w:t></w:r></w:p><w:p><w:pPr><w:pStyle w:val="Heading2"/><w:rPr></w:rPr></w:pPr><w:bookmarkStart w:id="119" w:name="población-afectada"/><w:r><w:rPr></w:rPr><w:t>11.1. Población afectada</w:t></w:r></w:p><w:p><w:pPr><w:pStyle w:val="FirstParagraph"/><w:rPr></w:rPr></w:pPr><w:r><w:rPr></w:rPr><w:t xml:space="preserve">La población afectada general comprende a las personas que residen en </w:t></w:r><w:ins w:id="5289" w:author="Unknown Author" w:date="2026-10-30T04:17:53Z"><w:r><w:rPr></w:rPr><w:t>Manizales (Caldas) y en Calarcá (Quindío)</w:t></w:r></w:ins><w:del w:id="5290" w:author="Unknown Author" w:date="2026-10-30T04:17:53Z"><w:r><w:rPr></w:rPr><w:delText>los 12 municipios de intervención, cuatro por departamento</w:delText></w:r></w:del><w:r><w:rPr></w:rPr><w:t xml:space="preserve">. Cada municipio debe figurar como afectado por la emergencia que declaró el Decreto 1261 de 2026, modificado por el Decreto 1348 de 2026. Los reportes oficiales de afectación sustentan esa condición </w:t></w:r><w:r><w:rPr><w:color w:val="00B050"/></w:rPr><w:t>[Diligenciar: reportes oficiales de afectación por municipio]</w:t></w:r><w:r><w:rPr></w:rPr><w:t>. Esos reportes no se aportaron. Por eso la formulación no cuantifica a las personas damnificadas.</w:t></w:r></w:p><w:p><w:pPr><w:pStyle w:val="BodyText"/><w:rPr></w:rPr></w:pPr><w:r><w:rPr></w:rPr><w:t xml:space="preserve">El método de determinación se compone de cinco pasos. Primero, el proyecto </w:t></w:r><w:ins w:id="5291" w:author="Unknown Author" w:date="2026-10-30T04:17:53Z"><w:r><w:rPr></w:rPr><w:t>registra a Manizales y a Calarcá</w:t></w:r></w:ins><w:del w:id="5292" w:author="Unknown Author" w:date="2026-10-30T04:17:53Z"><w:r><w:rPr></w:rPr><w:delText>fija los 12 municipios y los registra</w:delText></w:r></w:del><w:r><w:rPr></w:rPr><w:t xml:space="preserve"> como lugares de ejecución. Segundo, se toma la población total de cada municipio de las proyecciones municipales vigentes del DANE. Tercero, se desagrega esa población por área urbana y rural, sexo, edad, pertenencia étnica y discapacidad con el último censo y los registros oficiales. Cuarto, se identifica la población de las zonas colindantes a cada sitio de remoción con la cartografía de los sitios. Quinto, </w:t></w:r><w:ins w:id="5293" w:author="Unknown Author" w:date="2026-10-30T04:17:53Z"><w:r><w:rPr></w:rPr><w:t>los dos municipios aliados y sus consejos</w:t></w:r></w:ins><w:del w:id="5294" w:author="Unknown Author" w:date="2026-10-30T04:17:53Z"><w:r><w:rPr></w:rPr><w:delText>el municipio aliado y los comités</w:delText></w:r></w:del><w:r><w:rPr></w:rPr><w:t xml:space="preserve"> validan las cifras. Cada paso exige una fuente que permita su validación, como pide la plantilla. La Tabla 11.1 lista las variables, su fuente y el estado de cada dato.</w:t></w:r></w:p><w:p><w:pPr><w:pStyle w:val="TablaRotulo"/><w:rPr></w:rPr></w:pPr><w:bookmarkStart w:id="120" w:name="rot_Tabla_11_1"/><w:r><w:rPr><w:b/><w:bCs/></w:rPr><w:t>Tabla 11.1</w:t></w:r><w:bookmarkEnd w:id="120"/></w:p><w:p><w:pPr><w:pStyle w:val="TablaTitulo"/><w:rPr></w:rPr></w:pPr><w:r><w:rPr><w:i/><w:iCs/></w:rPr><w:t>Variables de la población afectada, fuente de validación y estado del dato</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990"/><w:gridCol w:w="2987"/><w:gridCol w:w="2323"/><w:gridCol w:w="2653"/></w:tblGrid><w:tr><w:trPr><w:tblHeader w:val="true"/><w:ins w:id="5295" w:author="Unknown Author" w:date="2026-10-30T04:17:53Z"/><w:cantSplit w:val="true"/></w:trPr><w:tc><w:tcPr><w:tcW w:w="199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5297" w:author="Unknown Author" w:date="2026-10-30T04:17:53Z"></w:ins></w:rPr></w:pPr><w:ins w:id="5296" w:author="Unknown Author" w:date="2026-10-30T04:17:53Z"><w:r><w:rPr><w:b/><w:kern w:val="0"/><w:szCs w:val="24"/><w:lang w:val="es-CO" w:eastAsia="en-US" w:bidi="ar-SA"/></w:rPr><w:t>Variable</w:t></w:r></w:ins></w:p></w:tc><w:tc><w:tcPr><w:tcW w:w="298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5299" w:author="Unknown Author" w:date="2026-10-30T04:17:53Z"></w:ins></w:rPr></w:pPr><w:ins w:id="5298" w:author="Unknown Author" w:date="2026-10-30T04:17:53Z"><w:r><w:rPr><w:b/><w:kern w:val="0"/><w:szCs w:val="24"/><w:lang w:val="es-CO" w:eastAsia="en-US" w:bidi="ar-SA"/></w:rPr><w:t>Descripción</w:t></w:r></w:ins></w:p></w:tc><w:tc><w:tcPr><w:tcW w:w="232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5301" w:author="Unknown Author" w:date="2026-10-30T04:17:53Z"></w:ins></w:rPr></w:pPr><w:ins w:id="5300" w:author="Unknown Author" w:date="2026-10-30T04:17:53Z"><w:r><w:rPr><w:b/><w:kern w:val="0"/><w:szCs w:val="24"/><w:lang w:val="es-CO" w:eastAsia="en-US" w:bidi="ar-SA"/></w:rPr><w:t>Fuente de validación</w:t></w:r></w:ins></w:p></w:tc><w:tc><w:tcPr><w:tcW w:w="265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5303" w:author="Unknown Author" w:date="2026-10-30T04:17:53Z"></w:ins></w:rPr></w:pPr><w:ins w:id="5302" w:author="Unknown Author" w:date="2026-10-30T04:17:53Z"><w:r><w:rPr><w:b/><w:kern w:val="0"/><w:szCs w:val="24"/><w:lang w:val="es-CO" w:eastAsia="en-US" w:bidi="ar-SA"/></w:rPr><w:t>Estado del dato</w:t></w:r></w:ins></w:p></w:tc></w:tr><w:tr><w:trPr><w:ins w:id="5304" w:author="Unknown Author" w:date="2026-10-30T04:17:53Z"/><w:cantSplit w:val="true"/></w:trPr><w:tc><w:tcPr><w:tcW w:w="1990" w:type="dxa"/><w:tcBorders></w:tcBorders></w:tcPr><w:p><w:pPr><w:pStyle w:val="Tabla9"/><w:widowControl/><w:jc w:val="left"/><w:rPr><w:kern w:val="0"/><w:szCs w:val="24"/><w:lang w:val="es-CO" w:eastAsia="en-US" w:bidi="ar-SA"/><w:ins w:id="5306" w:author="Unknown Author" w:date="2026-10-30T04:17:53Z"></w:ins></w:rPr></w:pPr><w:ins w:id="5305" w:author="Unknown Author" w:date="2026-10-30T04:17:53Z"><w:r><w:rPr><w:kern w:val="0"/><w:szCs w:val="24"/><w:lang w:val="es-CO" w:eastAsia="en-US" w:bidi="ar-SA"/></w:rPr><w:t>Población total</w:t></w:r></w:ins></w:p></w:tc><w:tc><w:tcPr><w:tcW w:w="2987" w:type="dxa"/><w:tcBorders></w:tcBorders></w:tcPr><w:p><w:pPr><w:pStyle w:val="Tabla9"/><w:widowControl/><w:jc w:val="left"/><w:rPr><w:kern w:val="0"/><w:szCs w:val="24"/><w:lang w:val="es-CO" w:eastAsia="en-US" w:bidi="ar-SA"/><w:ins w:id="5308" w:author="Unknown Author" w:date="2026-10-30T04:17:53Z"></w:ins></w:rPr></w:pPr><w:ins w:id="5307" w:author="Unknown Author" w:date="2026-10-30T04:17:53Z"><w:r><w:rPr><w:kern w:val="0"/><w:szCs w:val="24"/><w:lang w:val="es-CO" w:eastAsia="en-US" w:bidi="ar-SA"/></w:rPr><w:t>Personas que residen en Manizales y en Calarcá</w:t></w:r></w:ins></w:p></w:tc><w:tc><w:tcPr><w:tcW w:w="2323" w:type="dxa"/><w:tcBorders></w:tcBorders></w:tcPr><w:p><w:pPr><w:pStyle w:val="Tabla9"/><w:widowControl/><w:jc w:val="left"/><w:rPr><w:kern w:val="0"/><w:szCs w:val="24"/><w:lang w:val="es-CO" w:eastAsia="en-US" w:bidi="ar-SA"/><w:ins w:id="5310" w:author="Unknown Author" w:date="2026-10-30T04:17:53Z"></w:ins></w:rPr></w:pPr><w:ins w:id="5309" w:author="Unknown Author" w:date="2026-10-30T04:17:53Z"><w:r><w:rPr><w:kern w:val="0"/><w:szCs w:val="24"/><w:lang w:val="es-CO" w:eastAsia="en-US" w:bidi="ar-SA"/></w:rPr><w:t>Proyecciones municipales y último censo del DANE</w:t></w:r></w:ins></w:p></w:tc><w:tc><w:tcPr><w:tcW w:w="2653" w:type="dxa"/><w:tcBorders></w:tcBorders></w:tcPr><w:p><w:pPr><w:pStyle w:val="Tabla9"/><w:widowControl/><w:jc w:val="left"/><w:rPr><w:kern w:val="0"/><w:szCs w:val="24"/><w:lang w:val="es-CO" w:eastAsia="en-US" w:bidi="ar-SA"/><w:ins w:id="5312" w:author="Unknown Author" w:date="2026-10-30T04:17:53Z"></w:ins></w:rPr></w:pPr><w:ins w:id="5311" w:author="Unknown Author" w:date="2026-10-30T04:17:53Z"><w:r><w:rPr><w:color w:val="00B050"/><w:kern w:val="0"/><w:szCs w:val="24"/><w:lang w:val="es-CO" w:eastAsia="en-US" w:bidi="ar-SA"/></w:rPr><w:t>[Diligenciar: población DANE de cada municipio]</w:t></w:r></w:ins></w:p></w:tc></w:tr><w:tr><w:trPr><w:ins w:id="5313" w:author="Unknown Author" w:date="2026-10-30T04:17:53Z"/><w:cantSplit w:val="true"/></w:trPr><w:tc><w:tcPr><w:tcW w:w="1990" w:type="dxa"/><w:tcBorders></w:tcBorders><w:shd w:color="auto" w:fill="F7F7F7" w:val="clear"/></w:tcPr><w:p><w:pPr><w:pStyle w:val="Tabla9"/><w:widowControl/><w:jc w:val="left"/><w:rPr><w:kern w:val="0"/><w:szCs w:val="24"/><w:lang w:val="es-CO" w:eastAsia="en-US" w:bidi="ar-SA"/><w:ins w:id="5315" w:author="Unknown Author" w:date="2026-10-30T04:17:53Z"></w:ins></w:rPr></w:pPr><w:ins w:id="5314" w:author="Unknown Author" w:date="2026-10-30T04:17:53Z"><w:r><w:rPr><w:kern w:val="0"/><w:szCs w:val="24"/><w:lang w:val="es-CO" w:eastAsia="en-US" w:bidi="ar-SA"/></w:rPr><w:t>Área de residencia</w:t></w:r></w:ins></w:p></w:tc><w:tc><w:tcPr><w:tcW w:w="2987" w:type="dxa"/><w:tcBorders></w:tcBorders><w:shd w:color="auto" w:fill="F7F7F7" w:val="clear"/></w:tcPr><w:p><w:pPr><w:pStyle w:val="Tabla9"/><w:widowControl/><w:jc w:val="left"/><w:rPr><w:kern w:val="0"/><w:szCs w:val="24"/><w:lang w:val="es-CO" w:eastAsia="en-US" w:bidi="ar-SA"/><w:ins w:id="5317" w:author="Unknown Author" w:date="2026-10-30T04:17:53Z"></w:ins></w:rPr></w:pPr><w:ins w:id="5316" w:author="Unknown Author" w:date="2026-10-30T04:17:53Z"><w:r><w:rPr><w:kern w:val="0"/><w:szCs w:val="24"/><w:lang w:val="es-CO" w:eastAsia="en-US" w:bidi="ar-SA"/></w:rPr><w:t>Distribución entre cabecera urbana y resto rural</w:t></w:r></w:ins></w:p></w:tc><w:tc><w:tcPr><w:tcW w:w="2323" w:type="dxa"/><w:tcBorders></w:tcBorders><w:shd w:color="auto" w:fill="F7F7F7" w:val="clear"/></w:tcPr><w:p><w:pPr><w:pStyle w:val="Tabla9"/><w:widowControl/><w:jc w:val="left"/><w:rPr><w:kern w:val="0"/><w:szCs w:val="24"/><w:lang w:val="es-CO" w:eastAsia="en-US" w:bidi="ar-SA"/><w:ins w:id="5319" w:author="Unknown Author" w:date="2026-10-30T04:17:53Z"></w:ins></w:rPr></w:pPr><w:ins w:id="5318" w:author="Unknown Author" w:date="2026-10-30T04:17:53Z"><w:r><w:rPr><w:kern w:val="0"/><w:szCs w:val="24"/><w:lang w:val="es-CO" w:eastAsia="en-US" w:bidi="ar-SA"/></w:rPr><w:t>Último censo del DANE</w:t></w:r></w:ins></w:p></w:tc><w:tc><w:tcPr><w:tcW w:w="2653" w:type="dxa"/><w:tcBorders></w:tcBorders><w:shd w:color="auto" w:fill="F7F7F7" w:val="clear"/></w:tcPr><w:p><w:pPr><w:pStyle w:val="Tabla9"/><w:widowControl/><w:jc w:val="left"/><w:rPr><w:kern w:val="0"/><w:szCs w:val="24"/><w:lang w:val="es-CO" w:eastAsia="en-US" w:bidi="ar-SA"/><w:ins w:id="5321" w:author="Unknown Author" w:date="2026-10-30T04:17:53Z"></w:ins></w:rPr></w:pPr><w:ins w:id="5320" w:author="Unknown Author" w:date="2026-10-30T04:17:53Z"><w:r><w:rPr><w:color w:val="00B050"/><w:kern w:val="0"/><w:szCs w:val="24"/><w:lang w:val="es-CO" w:eastAsia="en-US" w:bidi="ar-SA"/></w:rPr><w:t>[Diligenciar: población urbana y rural por municipio]</w:t></w:r></w:ins></w:p></w:tc></w:tr><w:tr><w:trPr><w:ins w:id="5322" w:author="Unknown Author" w:date="2026-10-30T04:17:53Z"/><w:cantSplit w:val="true"/></w:trPr><w:tc><w:tcPr><w:tcW w:w="1990" w:type="dxa"/><w:tcBorders></w:tcBorders></w:tcPr><w:p><w:pPr><w:pStyle w:val="Tabla9"/><w:widowControl/><w:jc w:val="left"/><w:rPr><w:kern w:val="0"/><w:szCs w:val="24"/><w:lang w:val="es-CO" w:eastAsia="en-US" w:bidi="ar-SA"/><w:ins w:id="5324" w:author="Unknown Author" w:date="2026-10-30T04:17:53Z"></w:ins></w:rPr></w:pPr><w:ins w:id="5323" w:author="Unknown Author" w:date="2026-10-30T04:17:53Z"><w:r><w:rPr><w:kern w:val="0"/><w:szCs w:val="24"/><w:lang w:val="es-CO" w:eastAsia="en-US" w:bidi="ar-SA"/></w:rPr><w:t>Sexo y edad</w:t></w:r></w:ins></w:p></w:tc><w:tc><w:tcPr><w:tcW w:w="2987" w:type="dxa"/><w:tcBorders></w:tcBorders></w:tcPr><w:p><w:pPr><w:pStyle w:val="Tabla9"/><w:widowControl/><w:jc w:val="left"/><w:rPr><w:kern w:val="0"/><w:szCs w:val="24"/><w:lang w:val="es-CO" w:eastAsia="en-US" w:bidi="ar-SA"/><w:ins w:id="5326" w:author="Unknown Author" w:date="2026-10-30T04:17:53Z"></w:ins></w:rPr></w:pPr><w:ins w:id="5325" w:author="Unknown Author" w:date="2026-10-30T04:17:53Z"><w:r><w:rPr><w:kern w:val="0"/><w:szCs w:val="24"/><w:lang w:val="es-CO" w:eastAsia="en-US" w:bidi="ar-SA"/></w:rPr><w:t>Estructura por sexo y por grupos de edad, con énfasis en personas mayores</w:t></w:r></w:ins></w:p></w:tc><w:tc><w:tcPr><w:tcW w:w="2323" w:type="dxa"/><w:tcBorders></w:tcBorders></w:tcPr><w:p><w:pPr><w:pStyle w:val="Tabla9"/><w:widowControl/><w:jc w:val="left"/><w:rPr><w:kern w:val="0"/><w:szCs w:val="24"/><w:lang w:val="es-CO" w:eastAsia="en-US" w:bidi="ar-SA"/><w:ins w:id="5328" w:author="Unknown Author" w:date="2026-10-30T04:17:53Z"></w:ins></w:rPr></w:pPr><w:ins w:id="5327" w:author="Unknown Author" w:date="2026-10-30T04:17:53Z"><w:r><w:rPr><w:kern w:val="0"/><w:szCs w:val="24"/><w:lang w:val="es-CO" w:eastAsia="en-US" w:bidi="ar-SA"/></w:rPr><w:t>Proyecciones y censo del DANE</w:t></w:r></w:ins></w:p></w:tc><w:tc><w:tcPr><w:tcW w:w="2653" w:type="dxa"/><w:tcBorders></w:tcBorders></w:tcPr><w:p><w:pPr><w:pStyle w:val="Tabla9"/><w:widowControl/><w:jc w:val="left"/><w:rPr><w:kern w:val="0"/><w:szCs w:val="24"/><w:lang w:val="es-CO" w:eastAsia="en-US" w:bidi="ar-SA"/><w:ins w:id="5330" w:author="Unknown Author" w:date="2026-10-30T04:17:53Z"></w:ins></w:rPr></w:pPr><w:ins w:id="5329" w:author="Unknown Author" w:date="2026-10-30T04:17:53Z"><w:r><w:rPr><w:color w:val="00B050"/><w:kern w:val="0"/><w:szCs w:val="24"/><w:lang w:val="es-CO" w:eastAsia="en-US" w:bidi="ar-SA"/></w:rPr><w:t>[Diligenciar: estructura por sexo y edad por municipio]</w:t></w:r></w:ins></w:p></w:tc></w:tr><w:tr><w:trPr><w:ins w:id="5331" w:author="Unknown Author" w:date="2026-10-30T04:17:53Z"/><w:cantSplit w:val="true"/></w:trPr><w:tc><w:tcPr><w:tcW w:w="1990" w:type="dxa"/><w:tcBorders></w:tcBorders><w:shd w:color="auto" w:fill="F7F7F7" w:val="clear"/></w:tcPr><w:p><w:pPr><w:pStyle w:val="Tabla9"/><w:widowControl/><w:jc w:val="left"/><w:rPr><w:kern w:val="0"/><w:szCs w:val="24"/><w:lang w:val="es-CO" w:eastAsia="en-US" w:bidi="ar-SA"/><w:ins w:id="5333" w:author="Unknown Author" w:date="2026-10-30T04:17:53Z"></w:ins></w:rPr></w:pPr><w:ins w:id="5332" w:author="Unknown Author" w:date="2026-10-30T04:17:53Z"><w:r><w:rPr><w:kern w:val="0"/><w:szCs w:val="24"/><w:lang w:val="es-CO" w:eastAsia="en-US" w:bidi="ar-SA"/></w:rPr><w:t>Pertenencia étnica</w:t></w:r></w:ins></w:p></w:tc><w:tc><w:tcPr><w:tcW w:w="2987" w:type="dxa"/><w:tcBorders></w:tcBorders><w:shd w:color="auto" w:fill="F7F7F7" w:val="clear"/></w:tcPr><w:p><w:pPr><w:pStyle w:val="Tabla9"/><w:widowControl/><w:jc w:val="left"/><w:rPr><w:kern w:val="0"/><w:szCs w:val="24"/><w:lang w:val="es-CO" w:eastAsia="en-US" w:bidi="ar-SA"/><w:ins w:id="5335" w:author="Unknown Author" w:date="2026-10-30T04:17:53Z"></w:ins></w:rPr></w:pPr><w:ins w:id="5334" w:author="Unknown Author" w:date="2026-10-30T04:17:53Z"><w:r><w:rPr><w:kern w:val="0"/><w:szCs w:val="24"/><w:lang w:val="es-CO" w:eastAsia="en-US" w:bidi="ar-SA"/></w:rPr><w:t>Pueblos indígenas y comunidades negras, afrocolombianas, raizales y palenqueras presentes</w:t></w:r></w:ins></w:p></w:tc><w:tc><w:tcPr><w:tcW w:w="2323" w:type="dxa"/><w:tcBorders></w:tcBorders><w:shd w:color="auto" w:fill="F7F7F7" w:val="clear"/></w:tcPr><w:p><w:pPr><w:pStyle w:val="Tabla9"/><w:widowControl/><w:jc w:val="left"/><w:rPr><w:kern w:val="0"/><w:szCs w:val="24"/><w:lang w:val="es-CO" w:eastAsia="en-US" w:bidi="ar-SA"/><w:ins w:id="5337" w:author="Unknown Author" w:date="2026-10-30T04:17:53Z"></w:ins></w:rPr></w:pPr><w:ins w:id="5336" w:author="Unknown Author" w:date="2026-10-30T04:17:53Z"><w:r><w:rPr><w:kern w:val="0"/><w:szCs w:val="24"/><w:lang w:val="es-CO" w:eastAsia="en-US" w:bidi="ar-SA"/></w:rPr><w:t>Censo del DANE y Anexo 8 de los TdR</w:t></w:r></w:ins></w:p></w:tc><w:tc><w:tcPr><w:tcW w:w="2653" w:type="dxa"/><w:tcBorders></w:tcBorders><w:shd w:color="auto" w:fill="F7F7F7" w:val="clear"/></w:tcPr><w:p><w:pPr><w:pStyle w:val="Tabla9"/><w:widowControl/><w:jc w:val="left"/><w:rPr><w:kern w:val="0"/><w:szCs w:val="24"/><w:lang w:val="es-CO" w:eastAsia="en-US" w:bidi="ar-SA"/><w:ins w:id="5339" w:author="Unknown Author" w:date="2026-10-30T04:17:53Z"></w:ins></w:rPr></w:pPr><w:ins w:id="5338" w:author="Unknown Author" w:date="2026-10-30T04:17:53Z"><w:r><w:rPr><w:color w:val="00B050"/><w:kern w:val="0"/><w:szCs w:val="24"/><w:lang w:val="es-CO" w:eastAsia="en-US" w:bidi="ar-SA"/></w:rPr><w:t>[Diligenciar: resguardos y consejos comunitarios por municipio]</w:t></w:r></w:ins></w:p></w:tc></w:tr><w:tr><w:trPr><w:ins w:id="5340" w:author="Unknown Author" w:date="2026-10-30T04:17:53Z"/><w:cantSplit w:val="true"/></w:trPr><w:tc><w:tcPr><w:tcW w:w="1990" w:type="dxa"/><w:tcBorders></w:tcBorders></w:tcPr><w:p><w:pPr><w:pStyle w:val="Tabla9"/><w:widowControl/><w:jc w:val="left"/><w:rPr><w:kern w:val="0"/><w:szCs w:val="24"/><w:lang w:val="es-CO" w:eastAsia="en-US" w:bidi="ar-SA"/><w:ins w:id="5342" w:author="Unknown Author" w:date="2026-10-30T04:17:53Z"></w:ins></w:rPr></w:pPr><w:ins w:id="5341" w:author="Unknown Author" w:date="2026-10-30T04:17:53Z"><w:r><w:rPr><w:kern w:val="0"/><w:szCs w:val="24"/><w:lang w:val="es-CO" w:eastAsia="en-US" w:bidi="ar-SA"/></w:rPr><w:t>Discapacidad</w:t></w:r></w:ins></w:p></w:tc><w:tc><w:tcPr><w:tcW w:w="2987" w:type="dxa"/><w:tcBorders></w:tcBorders></w:tcPr><w:p><w:pPr><w:pStyle w:val="Tabla9"/><w:widowControl/><w:jc w:val="left"/><w:rPr><w:kern w:val="0"/><w:szCs w:val="24"/><w:lang w:val="es-CO" w:eastAsia="en-US" w:bidi="ar-SA"/><w:ins w:id="5344" w:author="Unknown Author" w:date="2026-10-30T04:17:53Z"></w:ins></w:rPr></w:pPr><w:ins w:id="5343" w:author="Unknown Author" w:date="2026-10-30T04:17:53Z"><w:r><w:rPr><w:kern w:val="0"/><w:szCs w:val="24"/><w:lang w:val="es-CO" w:eastAsia="en-US" w:bidi="ar-SA"/></w:rPr><w:t>Personas con discapacidad registradas</w:t></w:r></w:ins></w:p></w:tc><w:tc><w:tcPr><w:tcW w:w="2323" w:type="dxa"/><w:tcBorders></w:tcBorders></w:tcPr><w:p><w:pPr><w:pStyle w:val="Tabla9"/><w:widowControl/><w:jc w:val="left"/><w:rPr><w:kern w:val="0"/><w:szCs w:val="24"/><w:lang w:val="es-CO" w:eastAsia="en-US" w:bidi="ar-SA"/><w:ins w:id="5346" w:author="Unknown Author" w:date="2026-10-30T04:17:53Z"></w:ins></w:rPr></w:pPr><w:ins w:id="5345" w:author="Unknown Author" w:date="2026-10-30T04:17:53Z"><w:r><w:rPr><w:kern w:val="0"/><w:szCs w:val="24"/><w:lang w:val="es-CO" w:eastAsia="en-US" w:bidi="ar-SA"/></w:rPr><w:t>Registros oficiales de discapacidad</w:t></w:r></w:ins></w:p></w:tc><w:tc><w:tcPr><w:tcW w:w="2653" w:type="dxa"/><w:tcBorders></w:tcBorders></w:tcPr><w:p><w:pPr><w:pStyle w:val="Tabla9"/><w:widowControl/><w:jc w:val="left"/><w:rPr><w:kern w:val="0"/><w:szCs w:val="24"/><w:lang w:val="es-CO" w:eastAsia="en-US" w:bidi="ar-SA"/><w:ins w:id="5348" w:author="Unknown Author" w:date="2026-10-30T04:17:53Z"></w:ins></w:rPr></w:pPr><w:ins w:id="5347" w:author="Unknown Author" w:date="2026-10-30T04:17:53Z"><w:r><w:rPr><w:color w:val="00B050"/><w:kern w:val="0"/><w:szCs w:val="24"/><w:lang w:val="es-CO" w:eastAsia="en-US" w:bidi="ar-SA"/></w:rPr><w:t>[Diligenciar: personas con discapacidad por municipio]</w:t></w:r></w:ins></w:p></w:tc></w:tr><w:tr><w:trPr><w:ins w:id="5349" w:author="Unknown Author" w:date="2026-10-30T04:17:53Z"/><w:cantSplit w:val="true"/></w:trPr><w:tc><w:tcPr><w:tcW w:w="1990" w:type="dxa"/><w:tcBorders></w:tcBorders><w:shd w:color="auto" w:fill="F7F7F7" w:val="clear"/></w:tcPr><w:p><w:pPr><w:pStyle w:val="Tabla9"/><w:widowControl/><w:jc w:val="left"/><w:rPr><w:kern w:val="0"/><w:szCs w:val="24"/><w:lang w:val="es-CO" w:eastAsia="en-US" w:bidi="ar-SA"/><w:ins w:id="5351" w:author="Unknown Author" w:date="2026-10-30T04:17:53Z"></w:ins></w:rPr></w:pPr><w:ins w:id="5350" w:author="Unknown Author" w:date="2026-10-30T04:17:53Z"><w:r><w:rPr><w:kern w:val="0"/><w:szCs w:val="24"/><w:lang w:val="es-CO" w:eastAsia="en-US" w:bidi="ar-SA"/></w:rPr><w:t>Zonas colindantes</w:t></w:r></w:ins></w:p></w:tc><w:tc><w:tcPr><w:tcW w:w="2987" w:type="dxa"/><w:tcBorders></w:tcBorders><w:shd w:color="auto" w:fill="F7F7F7" w:val="clear"/></w:tcPr><w:p><w:pPr><w:pStyle w:val="Tabla9"/><w:widowControl/><w:jc w:val="left"/><w:rPr><w:kern w:val="0"/><w:szCs w:val="24"/><w:lang w:val="es-CO" w:eastAsia="en-US" w:bidi="ar-SA"/><w:ins w:id="5353" w:author="Unknown Author" w:date="2026-10-30T04:17:53Z"></w:ins></w:rPr></w:pPr><w:ins w:id="5352" w:author="Unknown Author" w:date="2026-10-30T04:17:53Z"><w:r><w:rPr><w:kern w:val="0"/><w:szCs w:val="24"/><w:lang w:val="es-CO" w:eastAsia="en-US" w:bidi="ar-SA"/></w:rPr><w:t>Personas que residen cerca de cada sitio de remoción</w:t></w:r></w:ins></w:p></w:tc><w:tc><w:tcPr><w:tcW w:w="2323" w:type="dxa"/><w:tcBorders></w:tcBorders><w:shd w:color="auto" w:fill="F7F7F7" w:val="clear"/></w:tcPr><w:p><w:pPr><w:pStyle w:val="Tabla9"/><w:widowControl/><w:jc w:val="left"/><w:rPr><w:kern w:val="0"/><w:szCs w:val="24"/><w:lang w:val="es-CO" w:eastAsia="en-US" w:bidi="ar-SA"/><w:ins w:id="5355" w:author="Unknown Author" w:date="2026-10-30T04:17:53Z"></w:ins></w:rPr></w:pPr><w:ins w:id="5354" w:author="Unknown Author" w:date="2026-10-30T04:17:53Z"><w:r><w:rPr><w:kern w:val="0"/><w:szCs w:val="24"/><w:lang w:val="es-CO" w:eastAsia="en-US" w:bidi="ar-SA"/></w:rPr><w:t>Cartografía de los sitios y censo por manzana</w:t></w:r></w:ins></w:p></w:tc><w:tc><w:tcPr><w:tcW w:w="2653" w:type="dxa"/><w:tcBorders></w:tcBorders><w:shd w:color="auto" w:fill="F7F7F7" w:val="clear"/></w:tcPr><w:p><w:pPr><w:pStyle w:val="Tabla9"/><w:widowControl/><w:jc w:val="left"/><w:rPr><w:kern w:val="0"/><w:szCs w:val="24"/><w:lang w:val="es-CO" w:eastAsia="en-US" w:bidi="ar-SA"/><w:ins w:id="5357" w:author="Unknown Author" w:date="2026-10-30T04:17:53Z"></w:ins></w:rPr></w:pPr><w:ins w:id="5356" w:author="Unknown Author" w:date="2026-10-30T04:17:53Z"><w:r><w:rPr><w:color w:val="00B050"/><w:kern w:val="0"/><w:szCs w:val="24"/><w:lang w:val="es-CO" w:eastAsia="en-US" w:bidi="ar-SA"/></w:rPr><w:t>[Diligenciar: personas en zonas colindantes por sitio]</w:t></w:r></w:ins></w:p></w:tc></w:tr><w:tr><w:trPr><w:ins w:id="5358" w:author="Unknown Author" w:date="2026-10-30T04:17:53Z"/><w:cantSplit w:val="true"/></w:trPr><w:tc><w:tcPr><w:tcW w:w="1990" w:type="dxa"/><w:tcBorders></w:tcBorders></w:tcPr><w:p><w:pPr><w:pStyle w:val="Tabla9"/><w:widowControl/><w:jc w:val="left"/><w:rPr><w:kern w:val="0"/><w:szCs w:val="24"/><w:lang w:val="es-CO" w:eastAsia="en-US" w:bidi="ar-SA"/><w:ins w:id="5360" w:author="Unknown Author" w:date="2026-10-30T04:17:53Z"></w:ins></w:rPr></w:pPr><w:ins w:id="5359" w:author="Unknown Author" w:date="2026-10-30T04:17:53Z"><w:r><w:rPr><w:kern w:val="0"/><w:szCs w:val="24"/><w:lang w:val="es-CO" w:eastAsia="en-US" w:bidi="ar-SA"/></w:rPr><w:t>Personal operario</w:t></w:r></w:ins></w:p></w:tc><w:tc><w:tcPr><w:tcW w:w="2987" w:type="dxa"/><w:tcBorders></w:tcBorders></w:tcPr><w:p><w:pPr><w:pStyle w:val="Tabla9"/><w:widowControl/><w:jc w:val="left"/><w:rPr><w:kern w:val="0"/><w:szCs w:val="24"/><w:lang w:val="es-CO" w:eastAsia="en-US" w:bidi="ar-SA"/><w:ins w:id="5362" w:author="Unknown Author" w:date="2026-10-30T04:17:53Z"></w:ins></w:rPr></w:pPr><w:ins w:id="5361" w:author="Unknown Author" w:date="2026-10-30T04:17:53Z"><w:r><w:rPr><w:kern w:val="0"/><w:szCs w:val="24"/><w:lang w:val="es-CO" w:eastAsia="en-US" w:bidi="ar-SA"/></w:rPr><w:t>Personas que trabajan en los sitios de remoción</w:t></w:r></w:ins></w:p></w:tc><w:tc><w:tcPr><w:tcW w:w="2323" w:type="dxa"/><w:tcBorders></w:tcBorders></w:tcPr><w:p><w:pPr><w:pStyle w:val="Tabla9"/><w:widowControl/><w:jc w:val="left"/><w:rPr><w:kern w:val="0"/><w:szCs w:val="24"/><w:lang w:val="es-CO" w:eastAsia="en-US" w:bidi="ar-SA"/><w:ins w:id="5364" w:author="Unknown Author" w:date="2026-10-30T04:17:53Z"></w:ins></w:rPr></w:pPr><w:ins w:id="5363" w:author="Unknown Author" w:date="2026-10-30T04:17:53Z"><w:r><w:rPr><w:kern w:val="0"/><w:szCs w:val="24"/><w:lang w:val="es-CO" w:eastAsia="en-US" w:bidi="ar-SA"/></w:rPr><w:t>Registros de los contratistas y del municipio</w:t></w:r></w:ins></w:p></w:tc><w:tc><w:tcPr><w:tcW w:w="2653" w:type="dxa"/><w:tcBorders></w:tcBorders></w:tcPr><w:p><w:pPr><w:pStyle w:val="Tabla9"/><w:widowControl/><w:jc w:val="left"/><w:rPr><w:kern w:val="0"/><w:szCs w:val="24"/><w:lang w:val="es-CO" w:eastAsia="en-US" w:bidi="ar-SA"/><w:ins w:id="5366" w:author="Unknown Author" w:date="2026-10-30T04:17:53Z"></w:ins></w:rPr></w:pPr><w:ins w:id="5365" w:author="Unknown Author" w:date="2026-10-30T04:17:53Z"><w:r><w:rPr><w:color w:val="00B050"/><w:kern w:val="0"/><w:szCs w:val="24"/><w:lang w:val="es-CO" w:eastAsia="en-US" w:bidi="ar-SA"/></w:rPr><w:t>[Diligenciar: número de operarios por sitio]</w:t></w:r></w:ins></w:p></w:tc></w:tr><w:tr><w:trPr><w:ins w:id="5367" w:author="Unknown Author" w:date="2026-10-30T04:17:53Z"/><w:cantSplit w:val="true"/></w:trPr><w:tc><w:tcPr><w:tcW w:w="1990" w:type="dxa"/><w:tcBorders><w:bottom w:val="single" w:sz="12" w:space="0" w:color="2A3439"/></w:tcBorders><w:shd w:color="auto" w:fill="F7F7F7" w:val="clear"/></w:tcPr><w:p><w:pPr><w:pStyle w:val="Tabla9"/><w:keepNext w:val="true"/><w:widowControl/><w:jc w:val="left"/><w:rPr><w:kern w:val="0"/><w:szCs w:val="24"/><w:lang w:val="es-CO" w:eastAsia="en-US" w:bidi="ar-SA"/><w:ins w:id="5369" w:author="Unknown Author" w:date="2026-10-30T04:17:53Z"></w:ins></w:rPr></w:pPr><w:ins w:id="5368" w:author="Unknown Author" w:date="2026-10-30T04:17:53Z"><w:r><w:rPr><w:kern w:val="0"/><w:szCs w:val="24"/><w:lang w:val="es-CO" w:eastAsia="en-US" w:bidi="ar-SA"/></w:rPr><w:t>Afectación por el terremoto</w:t></w:r></w:ins></w:p></w:tc><w:tc><w:tcPr><w:tcW w:w="2987" w:type="dxa"/><w:tcBorders><w:bottom w:val="single" w:sz="12" w:space="0" w:color="2A3439"/></w:tcBorders><w:shd w:color="auto" w:fill="F7F7F7" w:val="clear"/></w:tcPr><w:p><w:pPr><w:pStyle w:val="Tabla9"/><w:keepNext w:val="true"/><w:widowControl/><w:jc w:val="left"/><w:rPr><w:kern w:val="0"/><w:szCs w:val="24"/><w:lang w:val="es-CO" w:eastAsia="en-US" w:bidi="ar-SA"/><w:ins w:id="5371" w:author="Unknown Author" w:date="2026-10-30T04:17:53Z"></w:ins></w:rPr></w:pPr><w:ins w:id="5370" w:author="Unknown Author" w:date="2026-10-30T04:17:53Z"><w:r><w:rPr><w:kern w:val="0"/><w:szCs w:val="24"/><w:lang w:val="es-CO" w:eastAsia="en-US" w:bidi="ar-SA"/></w:rPr><w:t>Personas y viviendas reportadas como afectadas</w:t></w:r></w:ins></w:p></w:tc><w:tc><w:tcPr><w:tcW w:w="2323" w:type="dxa"/><w:tcBorders><w:bottom w:val="single" w:sz="12" w:space="0" w:color="2A3439"/></w:tcBorders><w:shd w:color="auto" w:fill="F7F7F7" w:val="clear"/></w:tcPr><w:p><w:pPr><w:pStyle w:val="Tabla9"/><w:keepNext w:val="true"/><w:widowControl/><w:jc w:val="left"/><w:rPr><w:kern w:val="0"/><w:szCs w:val="24"/><w:lang w:val="es-CO" w:eastAsia="en-US" w:bidi="ar-SA"/><w:ins w:id="5373" w:author="Unknown Author" w:date="2026-10-30T04:17:53Z"></w:ins></w:rPr></w:pPr><w:ins w:id="5372" w:author="Unknown Author" w:date="2026-10-30T04:17:53Z"><w:r><w:rPr><w:kern w:val="0"/><w:szCs w:val="24"/><w:lang w:val="es-CO" w:eastAsia="en-US" w:bidi="ar-SA"/></w:rPr><w:t>Reportes oficiales de afectación</w:t></w:r></w:ins></w:p></w:tc><w:tc><w:tcPr><w:tcW w:w="2653" w:type="dxa"/><w:tcBorders><w:bottom w:val="single" w:sz="12" w:space="0" w:color="2A3439"/></w:tcBorders><w:shd w:color="auto" w:fill="F7F7F7" w:val="clear"/></w:tcPr><w:p><w:pPr><w:pStyle w:val="Tabla9"/><w:keepNext w:val="true"/><w:widowControl/><w:jc w:val="left"/><w:rPr><w:kern w:val="0"/><w:szCs w:val="24"/><w:lang w:val="es-CO" w:eastAsia="en-US" w:bidi="ar-SA"/><w:ins w:id="5375" w:author="Unknown Author" w:date="2026-10-30T04:17:53Z"></w:ins></w:rPr></w:pPr><w:ins w:id="5374" w:author="Unknown Author" w:date="2026-10-30T04:17:53Z"><w:r><w:rPr><w:color w:val="00B050"/><w:kern w:val="0"/><w:szCs w:val="24"/><w:lang w:val="es-CO" w:eastAsia="en-US" w:bidi="ar-SA"/></w:rPr><w:t>[Diligenciar: reportes oficiales de afectación]</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990"/><w:gridCol w:w="2987"/><w:gridCol w:w="2323"/><w:gridCol w:w="2653"/></w:tblGrid><w:tr><w:trPr><w:tblHeader w:val="true"/><w:del w:id="5376" w:author="Unknown Author" w:date="2026-10-30T04:17:53Z"/><w:cantSplit w:val="true"/></w:trPr><w:tc><w:tcPr><w:tcW w:w="199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5378" w:author="Unknown Author" w:date="2026-10-30T04:17:53Z"></w:del></w:rPr></w:pPr><w:del w:id="5377" w:author="Unknown Author" w:date="2026-10-30T04:17:53Z"><w:r><w:rPr><w:b/><w:kern w:val="0"/><w:szCs w:val="24"/><w:lang w:val="es-CO" w:eastAsia="en-US" w:bidi="ar-SA"/></w:rPr><w:delText>Variable</w:delText></w:r></w:del></w:p></w:tc><w:tc><w:tcPr><w:tcW w:w="298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5380" w:author="Unknown Author" w:date="2026-10-30T04:17:53Z"></w:del></w:rPr></w:pPr><w:del w:id="5379" w:author="Unknown Author" w:date="2026-10-30T04:17:53Z"><w:r><w:rPr><w:b/><w:kern w:val="0"/><w:szCs w:val="24"/><w:lang w:val="es-CO" w:eastAsia="en-US" w:bidi="ar-SA"/></w:rPr><w:delText>Descripción</w:delText></w:r></w:del></w:p></w:tc><w:tc><w:tcPr><w:tcW w:w="232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5382" w:author="Unknown Author" w:date="2026-10-30T04:17:53Z"></w:del></w:rPr></w:pPr><w:del w:id="5381" w:author="Unknown Author" w:date="2026-10-30T04:17:53Z"><w:r><w:rPr><w:b/><w:kern w:val="0"/><w:szCs w:val="24"/><w:lang w:val="es-CO" w:eastAsia="en-US" w:bidi="ar-SA"/></w:rPr><w:delText>Fuente de validación</w:delText></w:r></w:del></w:p></w:tc><w:tc><w:tcPr><w:tcW w:w="265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5384" w:author="Unknown Author" w:date="2026-10-30T04:17:53Z"></w:del></w:rPr></w:pPr><w:del w:id="5383" w:author="Unknown Author" w:date="2026-10-30T04:17:53Z"><w:r><w:rPr><w:b/><w:kern w:val="0"/><w:szCs w:val="24"/><w:lang w:val="es-CO" w:eastAsia="en-US" w:bidi="ar-SA"/></w:rPr><w:delText>Estado del dato</w:delText></w:r></w:del></w:p></w:tc></w:tr><w:tr><w:trPr><w:del w:id="5385" w:author="Unknown Author" w:date="2026-10-30T04:17:53Z"/><w:cantSplit w:val="true"/></w:trPr><w:tc><w:tcPr><w:tcW w:w="1990" w:type="dxa"/><w:tcBorders></w:tcBorders></w:tcPr><w:p><w:pPr><w:pStyle w:val="Tabla9"/><w:widowControl/><w:jc w:val="left"/><w:rPr><w:kern w:val="0"/><w:szCs w:val="24"/><w:lang w:val="es-CO" w:eastAsia="en-US" w:bidi="ar-SA"/><w:del w:id="5387" w:author="Unknown Author" w:date="2026-10-30T04:17:53Z"></w:del></w:rPr></w:pPr><w:del w:id="5386" w:author="Unknown Author" w:date="2026-10-30T04:17:53Z"><w:r><w:rPr><w:kern w:val="0"/><w:szCs w:val="24"/><w:lang w:val="es-CO" w:eastAsia="en-US" w:bidi="ar-SA"/></w:rPr><w:delText>Población total</w:delText></w:r></w:del></w:p></w:tc><w:tc><w:tcPr><w:tcW w:w="2987" w:type="dxa"/><w:tcBorders></w:tcBorders></w:tcPr><w:p><w:pPr><w:pStyle w:val="Tabla9"/><w:widowControl/><w:jc w:val="left"/><w:rPr><w:kern w:val="0"/><w:szCs w:val="24"/><w:lang w:val="es-CO" w:eastAsia="en-US" w:bidi="ar-SA"/><w:del w:id="5389" w:author="Unknown Author" w:date="2026-10-30T04:17:53Z"></w:del></w:rPr></w:pPr><w:del w:id="5388" w:author="Unknown Author" w:date="2026-10-30T04:17:53Z"><w:r><w:rPr><w:kern w:val="0"/><w:szCs w:val="24"/><w:lang w:val="es-CO" w:eastAsia="en-US" w:bidi="ar-SA"/></w:rPr><w:delText>Personas que residen en cada uno de los 12 municipios</w:delText></w:r></w:del></w:p></w:tc><w:tc><w:tcPr><w:tcW w:w="2323" w:type="dxa"/><w:tcBorders></w:tcBorders></w:tcPr><w:p><w:pPr><w:pStyle w:val="Tabla9"/><w:widowControl/><w:jc w:val="left"/><w:rPr><w:kern w:val="0"/><w:szCs w:val="24"/><w:lang w:val="es-CO" w:eastAsia="en-US" w:bidi="ar-SA"/><w:del w:id="5391" w:author="Unknown Author" w:date="2026-10-30T04:17:53Z"></w:del></w:rPr></w:pPr><w:del w:id="5390" w:author="Unknown Author" w:date="2026-10-30T04:17:53Z"><w:r><w:rPr><w:kern w:val="0"/><w:szCs w:val="24"/><w:lang w:val="es-CO" w:eastAsia="en-US" w:bidi="ar-SA"/></w:rPr><w:delText>Proyecciones municipales y último censo del DANE</w:delText></w:r></w:del></w:p></w:tc><w:tc><w:tcPr><w:tcW w:w="2653" w:type="dxa"/><w:tcBorders></w:tcBorders></w:tcPr><w:p><w:pPr><w:pStyle w:val="Tabla9"/><w:widowControl/><w:jc w:val="left"/><w:rPr><w:kern w:val="0"/><w:szCs w:val="24"/><w:lang w:val="es-CO" w:eastAsia="en-US" w:bidi="ar-SA"/><w:del w:id="5393" w:author="Unknown Author" w:date="2026-10-30T04:17:53Z"></w:del></w:rPr></w:pPr><w:del w:id="5392" w:author="Unknown Author" w:date="2026-10-30T04:17:53Z"><w:r><w:rPr><w:color w:val="00B050"/><w:kern w:val="0"/><w:szCs w:val="24"/><w:lang w:val="es-CO" w:eastAsia="en-US" w:bidi="ar-SA"/></w:rPr><w:delText>[Diligenciar: población DANE de cada municipio]</w:delText></w:r></w:del></w:p></w:tc></w:tr><w:tr><w:trPr><w:del w:id="5394" w:author="Unknown Author" w:date="2026-10-30T04:17:53Z"/><w:cantSplit w:val="true"/></w:trPr><w:tc><w:tcPr><w:tcW w:w="1990" w:type="dxa"/><w:tcBorders></w:tcBorders><w:shd w:color="auto" w:fill="F7F7F7" w:val="clear"/></w:tcPr><w:p><w:pPr><w:pStyle w:val="Tabla9"/><w:widowControl/><w:jc w:val="left"/><w:rPr><w:kern w:val="0"/><w:szCs w:val="24"/><w:lang w:val="es-CO" w:eastAsia="en-US" w:bidi="ar-SA"/><w:del w:id="5396" w:author="Unknown Author" w:date="2026-10-30T04:17:53Z"></w:del></w:rPr></w:pPr><w:del w:id="5395" w:author="Unknown Author" w:date="2026-10-30T04:17:53Z"><w:r><w:rPr><w:kern w:val="0"/><w:szCs w:val="24"/><w:lang w:val="es-CO" w:eastAsia="en-US" w:bidi="ar-SA"/></w:rPr><w:delText>Área de residencia</w:delText></w:r></w:del></w:p></w:tc><w:tc><w:tcPr><w:tcW w:w="2987" w:type="dxa"/><w:tcBorders></w:tcBorders><w:shd w:color="auto" w:fill="F7F7F7" w:val="clear"/></w:tcPr><w:p><w:pPr><w:pStyle w:val="Tabla9"/><w:widowControl/><w:jc w:val="left"/><w:rPr><w:kern w:val="0"/><w:szCs w:val="24"/><w:lang w:val="es-CO" w:eastAsia="en-US" w:bidi="ar-SA"/><w:del w:id="5398" w:author="Unknown Author" w:date="2026-10-30T04:17:53Z"></w:del></w:rPr></w:pPr><w:del w:id="5397" w:author="Unknown Author" w:date="2026-10-30T04:17:53Z"><w:r><w:rPr><w:kern w:val="0"/><w:szCs w:val="24"/><w:lang w:val="es-CO" w:eastAsia="en-US" w:bidi="ar-SA"/></w:rPr><w:delText>Distribución entre cabecera urbana y resto rural</w:delText></w:r></w:del></w:p></w:tc><w:tc><w:tcPr><w:tcW w:w="2323" w:type="dxa"/><w:tcBorders></w:tcBorders><w:shd w:color="auto" w:fill="F7F7F7" w:val="clear"/></w:tcPr><w:p><w:pPr><w:pStyle w:val="Tabla9"/><w:widowControl/><w:jc w:val="left"/><w:rPr><w:kern w:val="0"/><w:szCs w:val="24"/><w:lang w:val="es-CO" w:eastAsia="en-US" w:bidi="ar-SA"/><w:del w:id="5400" w:author="Unknown Author" w:date="2026-10-30T04:17:53Z"></w:del></w:rPr></w:pPr><w:del w:id="5399" w:author="Unknown Author" w:date="2026-10-30T04:17:53Z"><w:r><w:rPr><w:kern w:val="0"/><w:szCs w:val="24"/><w:lang w:val="es-CO" w:eastAsia="en-US" w:bidi="ar-SA"/></w:rPr><w:delText>Último censo del DANE</w:delText></w:r></w:del></w:p></w:tc><w:tc><w:tcPr><w:tcW w:w="2653" w:type="dxa"/><w:tcBorders></w:tcBorders><w:shd w:color="auto" w:fill="F7F7F7" w:val="clear"/></w:tcPr><w:p><w:pPr><w:pStyle w:val="Tabla9"/><w:widowControl/><w:jc w:val="left"/><w:rPr><w:kern w:val="0"/><w:szCs w:val="24"/><w:lang w:val="es-CO" w:eastAsia="en-US" w:bidi="ar-SA"/><w:del w:id="5402" w:author="Unknown Author" w:date="2026-10-30T04:17:53Z"></w:del></w:rPr></w:pPr><w:del w:id="5401" w:author="Unknown Author" w:date="2026-10-30T04:17:53Z"><w:r><w:rPr><w:color w:val="00B050"/><w:kern w:val="0"/><w:szCs w:val="24"/><w:lang w:val="es-CO" w:eastAsia="en-US" w:bidi="ar-SA"/></w:rPr><w:delText>[Diligenciar: población urbana y rural por municipio]</w:delText></w:r></w:del></w:p></w:tc></w:tr><w:tr><w:trPr><w:del w:id="5403" w:author="Unknown Author" w:date="2026-10-30T04:17:53Z"/><w:cantSplit w:val="true"/></w:trPr><w:tc><w:tcPr><w:tcW w:w="1990" w:type="dxa"/><w:tcBorders></w:tcBorders></w:tcPr><w:p><w:pPr><w:pStyle w:val="Tabla9"/><w:widowControl/><w:jc w:val="left"/><w:rPr><w:kern w:val="0"/><w:szCs w:val="24"/><w:lang w:val="es-CO" w:eastAsia="en-US" w:bidi="ar-SA"/><w:del w:id="5405" w:author="Unknown Author" w:date="2026-10-30T04:17:53Z"></w:del></w:rPr></w:pPr><w:del w:id="5404" w:author="Unknown Author" w:date="2026-10-30T04:17:53Z"><w:r><w:rPr><w:kern w:val="0"/><w:szCs w:val="24"/><w:lang w:val="es-CO" w:eastAsia="en-US" w:bidi="ar-SA"/></w:rPr><w:delText>Sexo y edad</w:delText></w:r></w:del></w:p></w:tc><w:tc><w:tcPr><w:tcW w:w="2987" w:type="dxa"/><w:tcBorders></w:tcBorders></w:tcPr><w:p><w:pPr><w:pStyle w:val="Tabla9"/><w:widowControl/><w:jc w:val="left"/><w:rPr><w:kern w:val="0"/><w:szCs w:val="24"/><w:lang w:val="es-CO" w:eastAsia="en-US" w:bidi="ar-SA"/><w:del w:id="5407" w:author="Unknown Author" w:date="2026-10-30T04:17:53Z"></w:del></w:rPr></w:pPr><w:del w:id="5406" w:author="Unknown Author" w:date="2026-10-30T04:17:53Z"><w:r><w:rPr><w:kern w:val="0"/><w:szCs w:val="24"/><w:lang w:val="es-CO" w:eastAsia="en-US" w:bidi="ar-SA"/></w:rPr><w:delText>Estructura por sexo y por grupos de edad, con énfasis en personas mayores</w:delText></w:r></w:del></w:p></w:tc><w:tc><w:tcPr><w:tcW w:w="2323" w:type="dxa"/><w:tcBorders></w:tcBorders></w:tcPr><w:p><w:pPr><w:pStyle w:val="Tabla9"/><w:widowControl/><w:jc w:val="left"/><w:rPr><w:kern w:val="0"/><w:szCs w:val="24"/><w:lang w:val="es-CO" w:eastAsia="en-US" w:bidi="ar-SA"/><w:del w:id="5409" w:author="Unknown Author" w:date="2026-10-30T04:17:53Z"></w:del></w:rPr></w:pPr><w:del w:id="5408" w:author="Unknown Author" w:date="2026-10-30T04:17:53Z"><w:r><w:rPr><w:kern w:val="0"/><w:szCs w:val="24"/><w:lang w:val="es-CO" w:eastAsia="en-US" w:bidi="ar-SA"/></w:rPr><w:delText>Proyecciones y censo del DANE</w:delText></w:r></w:del></w:p></w:tc><w:tc><w:tcPr><w:tcW w:w="2653" w:type="dxa"/><w:tcBorders></w:tcBorders></w:tcPr><w:p><w:pPr><w:pStyle w:val="Tabla9"/><w:widowControl/><w:jc w:val="left"/><w:rPr><w:kern w:val="0"/><w:szCs w:val="24"/><w:lang w:val="es-CO" w:eastAsia="en-US" w:bidi="ar-SA"/><w:del w:id="5411" w:author="Unknown Author" w:date="2026-10-30T04:17:53Z"></w:del></w:rPr></w:pPr><w:del w:id="5410" w:author="Unknown Author" w:date="2026-10-30T04:17:53Z"><w:r><w:rPr><w:color w:val="00B050"/><w:kern w:val="0"/><w:szCs w:val="24"/><w:lang w:val="es-CO" w:eastAsia="en-US" w:bidi="ar-SA"/></w:rPr><w:delText>[Diligenciar: estructura por sexo y edad por municipio]</w:delText></w:r></w:del></w:p></w:tc></w:tr><w:tr><w:trPr><w:del w:id="5412" w:author="Unknown Author" w:date="2026-10-30T04:17:53Z"/><w:cantSplit w:val="true"/></w:trPr><w:tc><w:tcPr><w:tcW w:w="1990" w:type="dxa"/><w:tcBorders></w:tcBorders><w:shd w:color="auto" w:fill="F7F7F7" w:val="clear"/></w:tcPr><w:p><w:pPr><w:pStyle w:val="Tabla9"/><w:widowControl/><w:jc w:val="left"/><w:rPr><w:kern w:val="0"/><w:szCs w:val="24"/><w:lang w:val="es-CO" w:eastAsia="en-US" w:bidi="ar-SA"/><w:del w:id="5414" w:author="Unknown Author" w:date="2026-10-30T04:17:53Z"></w:del></w:rPr></w:pPr><w:del w:id="5413" w:author="Unknown Author" w:date="2026-10-30T04:17:53Z"><w:r><w:rPr><w:kern w:val="0"/><w:szCs w:val="24"/><w:lang w:val="es-CO" w:eastAsia="en-US" w:bidi="ar-SA"/></w:rPr><w:delText>Pertenencia étnica</w:delText></w:r></w:del></w:p></w:tc><w:tc><w:tcPr><w:tcW w:w="2987" w:type="dxa"/><w:tcBorders></w:tcBorders><w:shd w:color="auto" w:fill="F7F7F7" w:val="clear"/></w:tcPr><w:p><w:pPr><w:pStyle w:val="Tabla9"/><w:widowControl/><w:jc w:val="left"/><w:rPr><w:kern w:val="0"/><w:szCs w:val="24"/><w:lang w:val="es-CO" w:eastAsia="en-US" w:bidi="ar-SA"/><w:del w:id="5416" w:author="Unknown Author" w:date="2026-10-30T04:17:53Z"></w:del></w:rPr></w:pPr><w:del w:id="5415" w:author="Unknown Author" w:date="2026-10-30T04:17:53Z"><w:r><w:rPr><w:kern w:val="0"/><w:szCs w:val="24"/><w:lang w:val="es-CO" w:eastAsia="en-US" w:bidi="ar-SA"/></w:rPr><w:delText>Pueblos indígenas y comunidades negras, afrocolombianas, raizales y palenqueras presentes</w:delText></w:r></w:del></w:p></w:tc><w:tc><w:tcPr><w:tcW w:w="2323" w:type="dxa"/><w:tcBorders></w:tcBorders><w:shd w:color="auto" w:fill="F7F7F7" w:val="clear"/></w:tcPr><w:p><w:pPr><w:pStyle w:val="Tabla9"/><w:widowControl/><w:jc w:val="left"/><w:rPr><w:kern w:val="0"/><w:szCs w:val="24"/><w:lang w:val="es-CO" w:eastAsia="en-US" w:bidi="ar-SA"/><w:del w:id="5418" w:author="Unknown Author" w:date="2026-10-30T04:17:53Z"></w:del></w:rPr></w:pPr><w:del w:id="5417" w:author="Unknown Author" w:date="2026-10-30T04:17:53Z"><w:r><w:rPr><w:kern w:val="0"/><w:szCs w:val="24"/><w:lang w:val="es-CO" w:eastAsia="en-US" w:bidi="ar-SA"/></w:rPr><w:delText>Censo del DANE y Anexo 8 de los TdR</w:delText></w:r></w:del></w:p></w:tc><w:tc><w:tcPr><w:tcW w:w="2653" w:type="dxa"/><w:tcBorders></w:tcBorders><w:shd w:color="auto" w:fill="F7F7F7" w:val="clear"/></w:tcPr><w:p><w:pPr><w:pStyle w:val="Tabla9"/><w:widowControl/><w:jc w:val="left"/><w:rPr><w:kern w:val="0"/><w:szCs w:val="24"/><w:lang w:val="es-CO" w:eastAsia="en-US" w:bidi="ar-SA"/><w:del w:id="5420" w:author="Unknown Author" w:date="2026-10-30T04:17:53Z"></w:del></w:rPr></w:pPr><w:del w:id="5419" w:author="Unknown Author" w:date="2026-10-30T04:17:53Z"><w:r><w:rPr><w:color w:val="00B050"/><w:kern w:val="0"/><w:szCs w:val="24"/><w:lang w:val="es-CO" w:eastAsia="en-US" w:bidi="ar-SA"/></w:rPr><w:delText>[Diligenciar: resguardos y consejos comunitarios por municipio]</w:delText></w:r></w:del></w:p></w:tc></w:tr><w:tr><w:trPr><w:del w:id="5421" w:author="Unknown Author" w:date="2026-10-30T04:17:53Z"/><w:cantSplit w:val="true"/></w:trPr><w:tc><w:tcPr><w:tcW w:w="1990" w:type="dxa"/><w:tcBorders></w:tcBorders></w:tcPr><w:p><w:pPr><w:pStyle w:val="Tabla9"/><w:widowControl/><w:jc w:val="left"/><w:rPr><w:kern w:val="0"/><w:szCs w:val="24"/><w:lang w:val="es-CO" w:eastAsia="en-US" w:bidi="ar-SA"/><w:del w:id="5423" w:author="Unknown Author" w:date="2026-10-30T04:17:53Z"></w:del></w:rPr></w:pPr><w:del w:id="5422" w:author="Unknown Author" w:date="2026-10-30T04:17:53Z"><w:r><w:rPr><w:kern w:val="0"/><w:szCs w:val="24"/><w:lang w:val="es-CO" w:eastAsia="en-US" w:bidi="ar-SA"/></w:rPr><w:delText>Discapacidad</w:delText></w:r></w:del></w:p></w:tc><w:tc><w:tcPr><w:tcW w:w="2987" w:type="dxa"/><w:tcBorders></w:tcBorders></w:tcPr><w:p><w:pPr><w:pStyle w:val="Tabla9"/><w:widowControl/><w:jc w:val="left"/><w:rPr><w:kern w:val="0"/><w:szCs w:val="24"/><w:lang w:val="es-CO" w:eastAsia="en-US" w:bidi="ar-SA"/><w:del w:id="5425" w:author="Unknown Author" w:date="2026-10-30T04:17:53Z"></w:del></w:rPr></w:pPr><w:del w:id="5424" w:author="Unknown Author" w:date="2026-10-30T04:17:53Z"><w:r><w:rPr><w:kern w:val="0"/><w:szCs w:val="24"/><w:lang w:val="es-CO" w:eastAsia="en-US" w:bidi="ar-SA"/></w:rPr><w:delText>Personas con discapacidad registradas</w:delText></w:r></w:del></w:p></w:tc><w:tc><w:tcPr><w:tcW w:w="2323" w:type="dxa"/><w:tcBorders></w:tcBorders></w:tcPr><w:p><w:pPr><w:pStyle w:val="Tabla9"/><w:widowControl/><w:jc w:val="left"/><w:rPr><w:kern w:val="0"/><w:szCs w:val="24"/><w:lang w:val="es-CO" w:eastAsia="en-US" w:bidi="ar-SA"/><w:del w:id="5427" w:author="Unknown Author" w:date="2026-10-30T04:17:53Z"></w:del></w:rPr></w:pPr><w:del w:id="5426" w:author="Unknown Author" w:date="2026-10-30T04:17:53Z"><w:r><w:rPr><w:kern w:val="0"/><w:szCs w:val="24"/><w:lang w:val="es-CO" w:eastAsia="en-US" w:bidi="ar-SA"/></w:rPr><w:delText>Registros oficiales de discapacidad</w:delText></w:r></w:del></w:p></w:tc><w:tc><w:tcPr><w:tcW w:w="2653" w:type="dxa"/><w:tcBorders></w:tcBorders></w:tcPr><w:p><w:pPr><w:pStyle w:val="Tabla9"/><w:widowControl/><w:jc w:val="left"/><w:rPr><w:kern w:val="0"/><w:szCs w:val="24"/><w:lang w:val="es-CO" w:eastAsia="en-US" w:bidi="ar-SA"/><w:del w:id="5429" w:author="Unknown Author" w:date="2026-10-30T04:17:53Z"></w:del></w:rPr></w:pPr><w:del w:id="5428" w:author="Unknown Author" w:date="2026-10-30T04:17:53Z"><w:r><w:rPr><w:color w:val="00B050"/><w:kern w:val="0"/><w:szCs w:val="24"/><w:lang w:val="es-CO" w:eastAsia="en-US" w:bidi="ar-SA"/></w:rPr><w:delText>[Diligenciar: personas con discapacidad por municipio]</w:delText></w:r></w:del></w:p></w:tc></w:tr><w:tr><w:trPr><w:del w:id="5430" w:author="Unknown Author" w:date="2026-10-30T04:17:53Z"/><w:cantSplit w:val="true"/></w:trPr><w:tc><w:tcPr><w:tcW w:w="1990" w:type="dxa"/><w:tcBorders></w:tcBorders><w:shd w:color="auto" w:fill="F7F7F7" w:val="clear"/></w:tcPr><w:p><w:pPr><w:pStyle w:val="Tabla9"/><w:widowControl/><w:jc w:val="left"/><w:rPr><w:kern w:val="0"/><w:szCs w:val="24"/><w:lang w:val="es-CO" w:eastAsia="en-US" w:bidi="ar-SA"/><w:del w:id="5432" w:author="Unknown Author" w:date="2026-10-30T04:17:53Z"></w:del></w:rPr></w:pPr><w:del w:id="5431" w:author="Unknown Author" w:date="2026-10-30T04:17:53Z"><w:r><w:rPr><w:kern w:val="0"/><w:szCs w:val="24"/><w:lang w:val="es-CO" w:eastAsia="en-US" w:bidi="ar-SA"/></w:rPr><w:delText>Zonas colindantes</w:delText></w:r></w:del></w:p></w:tc><w:tc><w:tcPr><w:tcW w:w="2987" w:type="dxa"/><w:tcBorders></w:tcBorders><w:shd w:color="auto" w:fill="F7F7F7" w:val="clear"/></w:tcPr><w:p><w:pPr><w:pStyle w:val="Tabla9"/><w:widowControl/><w:jc w:val="left"/><w:rPr><w:kern w:val="0"/><w:szCs w:val="24"/><w:lang w:val="es-CO" w:eastAsia="en-US" w:bidi="ar-SA"/><w:del w:id="5434" w:author="Unknown Author" w:date="2026-10-30T04:17:53Z"></w:del></w:rPr></w:pPr><w:del w:id="5433" w:author="Unknown Author" w:date="2026-10-30T04:17:53Z"><w:r><w:rPr><w:kern w:val="0"/><w:szCs w:val="24"/><w:lang w:val="es-CO" w:eastAsia="en-US" w:bidi="ar-SA"/></w:rPr><w:delText>Personas que residen cerca de cada sitio de remoción</w:delText></w:r></w:del></w:p></w:tc><w:tc><w:tcPr><w:tcW w:w="2323" w:type="dxa"/><w:tcBorders></w:tcBorders><w:shd w:color="auto" w:fill="F7F7F7" w:val="clear"/></w:tcPr><w:p><w:pPr><w:pStyle w:val="Tabla9"/><w:widowControl/><w:jc w:val="left"/><w:rPr><w:kern w:val="0"/><w:szCs w:val="24"/><w:lang w:val="es-CO" w:eastAsia="en-US" w:bidi="ar-SA"/><w:del w:id="5436" w:author="Unknown Author" w:date="2026-10-30T04:17:53Z"></w:del></w:rPr></w:pPr><w:del w:id="5435" w:author="Unknown Author" w:date="2026-10-30T04:17:53Z"><w:r><w:rPr><w:kern w:val="0"/><w:szCs w:val="24"/><w:lang w:val="es-CO" w:eastAsia="en-US" w:bidi="ar-SA"/></w:rPr><w:delText>Cartografía de los sitios y censo por manzana</w:delText></w:r></w:del></w:p></w:tc><w:tc><w:tcPr><w:tcW w:w="2653" w:type="dxa"/><w:tcBorders></w:tcBorders><w:shd w:color="auto" w:fill="F7F7F7" w:val="clear"/></w:tcPr><w:p><w:pPr><w:pStyle w:val="Tabla9"/><w:widowControl/><w:jc w:val="left"/><w:rPr><w:kern w:val="0"/><w:szCs w:val="24"/><w:lang w:val="es-CO" w:eastAsia="en-US" w:bidi="ar-SA"/><w:del w:id="5438" w:author="Unknown Author" w:date="2026-10-30T04:17:53Z"></w:del></w:rPr></w:pPr><w:del w:id="5437" w:author="Unknown Author" w:date="2026-10-30T04:17:53Z"><w:r><w:rPr><w:color w:val="00B050"/><w:kern w:val="0"/><w:szCs w:val="24"/><w:lang w:val="es-CO" w:eastAsia="en-US" w:bidi="ar-SA"/></w:rPr><w:delText>[Diligenciar: personas en zonas colindantes por sitio]</w:delText></w:r></w:del></w:p></w:tc></w:tr><w:tr><w:trPr><w:del w:id="5439" w:author="Unknown Author" w:date="2026-10-30T04:17:53Z"/><w:cantSplit w:val="true"/></w:trPr><w:tc><w:tcPr><w:tcW w:w="1990" w:type="dxa"/><w:tcBorders></w:tcBorders></w:tcPr><w:p><w:pPr><w:pStyle w:val="Tabla9"/><w:widowControl/><w:jc w:val="left"/><w:rPr><w:kern w:val="0"/><w:szCs w:val="24"/><w:lang w:val="es-CO" w:eastAsia="en-US" w:bidi="ar-SA"/><w:del w:id="5441" w:author="Unknown Author" w:date="2026-10-30T04:17:53Z"></w:del></w:rPr></w:pPr><w:del w:id="5440" w:author="Unknown Author" w:date="2026-10-30T04:17:53Z"><w:r><w:rPr><w:kern w:val="0"/><w:szCs w:val="24"/><w:lang w:val="es-CO" w:eastAsia="en-US" w:bidi="ar-SA"/></w:rPr><w:delText>Personal operario</w:delText></w:r></w:del></w:p></w:tc><w:tc><w:tcPr><w:tcW w:w="2987" w:type="dxa"/><w:tcBorders></w:tcBorders></w:tcPr><w:p><w:pPr><w:pStyle w:val="Tabla9"/><w:widowControl/><w:jc w:val="left"/><w:rPr><w:kern w:val="0"/><w:szCs w:val="24"/><w:lang w:val="es-CO" w:eastAsia="en-US" w:bidi="ar-SA"/><w:del w:id="5443" w:author="Unknown Author" w:date="2026-10-30T04:17:53Z"></w:del></w:rPr></w:pPr><w:del w:id="5442" w:author="Unknown Author" w:date="2026-10-30T04:17:53Z"><w:r><w:rPr><w:kern w:val="0"/><w:szCs w:val="24"/><w:lang w:val="es-CO" w:eastAsia="en-US" w:bidi="ar-SA"/></w:rPr><w:delText>Personas que trabajan en los sitios de remoción</w:delText></w:r></w:del></w:p></w:tc><w:tc><w:tcPr><w:tcW w:w="2323" w:type="dxa"/><w:tcBorders></w:tcBorders></w:tcPr><w:p><w:pPr><w:pStyle w:val="Tabla9"/><w:widowControl/><w:jc w:val="left"/><w:rPr><w:kern w:val="0"/><w:szCs w:val="24"/><w:lang w:val="es-CO" w:eastAsia="en-US" w:bidi="ar-SA"/><w:del w:id="5445" w:author="Unknown Author" w:date="2026-10-30T04:17:53Z"></w:del></w:rPr></w:pPr><w:del w:id="5444" w:author="Unknown Author" w:date="2026-10-30T04:17:53Z"><w:r><w:rPr><w:kern w:val="0"/><w:szCs w:val="24"/><w:lang w:val="es-CO" w:eastAsia="en-US" w:bidi="ar-SA"/></w:rPr><w:delText>Registros de los contratistas y del municipio</w:delText></w:r></w:del></w:p></w:tc><w:tc><w:tcPr><w:tcW w:w="2653" w:type="dxa"/><w:tcBorders></w:tcBorders></w:tcPr><w:p><w:pPr><w:pStyle w:val="Tabla9"/><w:widowControl/><w:jc w:val="left"/><w:rPr><w:kern w:val="0"/><w:szCs w:val="24"/><w:lang w:val="es-CO" w:eastAsia="en-US" w:bidi="ar-SA"/><w:del w:id="5447" w:author="Unknown Author" w:date="2026-10-30T04:17:53Z"></w:del></w:rPr></w:pPr><w:del w:id="5446" w:author="Unknown Author" w:date="2026-10-30T04:17:53Z"><w:r><w:rPr><w:color w:val="00B050"/><w:kern w:val="0"/><w:szCs w:val="24"/><w:lang w:val="es-CO" w:eastAsia="en-US" w:bidi="ar-SA"/></w:rPr><w:delText>[Diligenciar: número de operarios por sitio]</w:delText></w:r></w:del></w:p></w:tc></w:tr><w:tr><w:trPr><w:del w:id="5448" w:author="Unknown Author" w:date="2026-10-30T04:17:53Z"/><w:cantSplit w:val="true"/></w:trPr><w:tc><w:tcPr><w:tcW w:w="1990" w:type="dxa"/><w:tcBorders><w:bottom w:val="single" w:sz="12" w:space="0" w:color="2A3439"/></w:tcBorders><w:shd w:color="auto" w:fill="F7F7F7" w:val="clear"/></w:tcPr><w:p><w:pPr><w:pStyle w:val="Tabla9"/><w:keepNext w:val="true"/><w:widowControl/><w:jc w:val="left"/><w:rPr><w:kern w:val="0"/><w:szCs w:val="24"/><w:lang w:val="es-CO" w:eastAsia="en-US" w:bidi="ar-SA"/><w:del w:id="5450" w:author="Unknown Author" w:date="2026-10-30T04:17:53Z"></w:del></w:rPr></w:pPr><w:del w:id="5449" w:author="Unknown Author" w:date="2026-10-30T04:17:53Z"><w:r><w:rPr><w:kern w:val="0"/><w:szCs w:val="24"/><w:lang w:val="es-CO" w:eastAsia="en-US" w:bidi="ar-SA"/></w:rPr><w:delText>Afectación por el terremoto</w:delText></w:r></w:del></w:p></w:tc><w:tc><w:tcPr><w:tcW w:w="2987" w:type="dxa"/><w:tcBorders><w:bottom w:val="single" w:sz="12" w:space="0" w:color="2A3439"/></w:tcBorders><w:shd w:color="auto" w:fill="F7F7F7" w:val="clear"/></w:tcPr><w:p><w:pPr><w:pStyle w:val="Tabla9"/><w:keepNext w:val="true"/><w:widowControl/><w:jc w:val="left"/><w:rPr><w:kern w:val="0"/><w:szCs w:val="24"/><w:lang w:val="es-CO" w:eastAsia="en-US" w:bidi="ar-SA"/><w:del w:id="5452" w:author="Unknown Author" w:date="2026-10-30T04:17:53Z"></w:del></w:rPr></w:pPr><w:del w:id="5451" w:author="Unknown Author" w:date="2026-10-30T04:17:53Z"><w:r><w:rPr><w:kern w:val="0"/><w:szCs w:val="24"/><w:lang w:val="es-CO" w:eastAsia="en-US" w:bidi="ar-SA"/></w:rPr><w:delText>Personas y viviendas reportadas como afectadas</w:delText></w:r></w:del></w:p></w:tc><w:tc><w:tcPr><w:tcW w:w="2323" w:type="dxa"/><w:tcBorders><w:bottom w:val="single" w:sz="12" w:space="0" w:color="2A3439"/></w:tcBorders><w:shd w:color="auto" w:fill="F7F7F7" w:val="clear"/></w:tcPr><w:p><w:pPr><w:pStyle w:val="Tabla9"/><w:keepNext w:val="true"/><w:widowControl/><w:jc w:val="left"/><w:rPr><w:kern w:val="0"/><w:szCs w:val="24"/><w:lang w:val="es-CO" w:eastAsia="en-US" w:bidi="ar-SA"/><w:del w:id="5454" w:author="Unknown Author" w:date="2026-10-30T04:17:53Z"></w:del></w:rPr></w:pPr><w:del w:id="5453" w:author="Unknown Author" w:date="2026-10-30T04:17:53Z"><w:r><w:rPr><w:kern w:val="0"/><w:szCs w:val="24"/><w:lang w:val="es-CO" w:eastAsia="en-US" w:bidi="ar-SA"/></w:rPr><w:delText>Reportes oficiales de afectación</w:delText></w:r></w:del></w:p></w:tc><w:tc><w:tcPr><w:tcW w:w="2653" w:type="dxa"/><w:tcBorders><w:bottom w:val="single" w:sz="12" w:space="0" w:color="2A3439"/></w:tcBorders><w:shd w:color="auto" w:fill="F7F7F7" w:val="clear"/></w:tcPr><w:p><w:pPr><w:pStyle w:val="Tabla9"/><w:keepNext w:val="true"/><w:widowControl/><w:jc w:val="left"/><w:rPr><w:kern w:val="0"/><w:szCs w:val="24"/><w:lang w:val="es-CO" w:eastAsia="en-US" w:bidi="ar-SA"/><w:del w:id="5456" w:author="Unknown Author" w:date="2026-10-30T04:17:53Z"></w:del></w:rPr></w:pPr><w:del w:id="5455" w:author="Unknown Author" w:date="2026-10-30T04:17:53Z"><w:r><w:rPr><w:color w:val="00B050"/><w:kern w:val="0"/><w:szCs w:val="24"/><w:lang w:val="es-CO" w:eastAsia="en-US" w:bidi="ar-SA"/></w:rPr><w:delText>[Diligenciar: reportes oficiales de afectación]</w:delText></w:r></w:del></w:p></w:tc></w:tr></w:tbl><w:p><w:pPr><w:pStyle w:val="TablaNota"/><w:rPr></w:rPr></w:pPr><w:r><w:rPr><w:i/><w:iCs/></w:rPr><w:t>Nota.</w:t></w:r><w:r><w:rPr></w:rPr><w:t xml:space="preserve"> Elaboración propia. Los datos de población solo provienen de fuentes estadísticas oficiales. La formulación no aporta cifras propias de población. TdR: términos de referencia.</w:t></w:r></w:p><w:p><w:pPr><w:pStyle w:val="BodyText"/><w:rPr></w:rPr></w:pPr><w:r><w:rPr></w:rPr><w:t>La Tabla 11.1 separa lo que la formulación define de lo que solo las fuentes oficiales aportan. Define las variables, la fuente y el paso del método. No define las cifras. Por eso cada celda de estado permanece abierta hasta que el DANE y los reportes de afectación se incorporen. La desagregación por pertenencia étnica y discapacidad es obligatoria, porque alimenta el enfoque diferencial de la sección 11.3.</w:t></w:r></w:p><w:p><w:pPr><w:pStyle w:val="BodyText"/><w:rPr></w:rPr></w:pPr><w:r><w:rPr></w:rPr><w:t>La población afectada no equivale a la población expuesta. El proyecto no estima la exposición de las personas ni la carga de enfermedad. El gemelo predictivo estima la concentración esperada de PM2,5 y PM10 en receptores definidos. Esa concentración no equivale a una dosis ni a un número de personas afectadas. Las estimaciones de carga dependen de la referencia elegida. El informe de vigilancia reporta que las muertes evitables oscilan entre 142 y 34.341 según la referencia de concentración (Rodríguez-Villamizar et al., 2022, pp. 6 y 8). Esa amplitud muestra que convertir población en carga de enfermedad exige un diseño que la formulación no incluye. El proyecto mide material particulado con error conocido y no atribuye cambios de salud.</w:t></w:r></w:p><w:p><w:pPr><w:pStyle w:val="BodyText"/><w:rPr></w:rPr></w:pPr><w:bookmarkStart w:id="121" w:name="población-afectada"/><w:r><w:rPr></w:rPr><w:t>Una parte de la población afectada reside cerca de los sitios de remoción. Landrigan et al. (2004) describen la exposición al polvo de residentes y trabajadores tras el colapso de edificios urbanos. Pope y Dockery (2006) asocian las partículas finas con efectos en poblaciones con enfermedad cardiopulmonar y en edades mayores. Esas asociaciones se estiman en poblaciones y no prueban un efecto en una persona concreta. Justifican que el proyecto identifique a las personas mayores en el diseño de las alertas.</w:t></w:r><w:bookmarkEnd w:id="121"/></w:p><w:p><w:pPr><w:pStyle w:val="Heading2"/><w:rPr></w:rPr></w:pPr><w:bookmarkStart w:id="122" w:name="población-objetivo"/><w:r><w:rPr></w:rPr><w:t>11.2. Población objetivo</w:t></w:r></w:p><w:p><w:pPr><w:pStyle w:val="FirstParagraph"/><w:rPr></w:rPr></w:pPr><w:r><w:rPr></w:rPr><w:t xml:space="preserve">La población objetivo es la que recibe de forma directa la intervención y concentra los esfuerzos del proyecto. Está formada por </w:t></w:r><w:ins w:id="5457" w:author="Unknown Author" w:date="2026-10-30T04:17:53Z"><w:r><w:rPr></w:rPr><w:t>cuatro consejos</w:t></w:r></w:ins><w:del w:id="5458" w:author="Unknown Author" w:date="2026-10-30T04:17:53Z"><w:r><w:rPr></w:rPr><w:delText>15 comités</w:delText></w:r></w:del><w:r><w:rPr></w:rPr><w:t xml:space="preserve"> de gestión del riesgo</w:t></w:r><w:ins w:id="5459" w:author="Unknown Author" w:date="2026-10-30T04:17:53Z"><w:r><w:rPr></w:rPr><w:t>: los municipales de Manizales y de Calarcá y los departamentales de Caldas y del Quindío</w:t></w:r></w:ins><w:del w:id="5460" w:author="Unknown Author" w:date="2026-10-30T04:17:53Z"><w:r><w:rPr></w:rPr><w:delText>, 12 municipales y tres departamentales</w:delText></w:r></w:del><w:r><w:rPr></w:rPr><w:t xml:space="preserve">. Reúne a </w:t></w:r><w:ins w:id="5461" w:author="Unknown Author" w:date="2026-10-30T04:17:53Z"><w:r><w:rPr></w:rPr><w:t xml:space="preserve">cerca de 40 </w:t></w:r></w:ins><w:del w:id="5462" w:author="Unknown Author" w:date="2026-10-30T04:17:53Z"><w:r><w:rPr></w:rPr><w:delText xml:space="preserve">150 </w:delText></w:r></w:del><w:r><w:rPr></w:rPr><w:t xml:space="preserve">personas integrantes de los </w:t></w:r><w:ins w:id="5463" w:author="Unknown Author" w:date="2026-10-30T04:17:53Z"><w:r><w:rPr></w:rPr><w:t>consejos</w:t></w:r></w:ins><w:del w:id="5464" w:author="Unknown Author" w:date="2026-10-30T04:17:53Z"><w:r><w:rPr></w:rPr><w:delText>comités</w:delText></w:r></w:del><w:r><w:rPr></w:rPr><w:t xml:space="preserve">, con 10 por </w:t></w:r><w:ins w:id="5465" w:author="Unknown Author" w:date="2026-10-30T04:17:53Z"><w:r><w:rPr></w:rPr><w:t xml:space="preserve">consejo </w:t></w:r></w:ins><w:del w:id="5466" w:author="Unknown Author" w:date="2026-10-30T04:17:53Z"><w:r><w:rPr></w:rPr><w:delText xml:space="preserve">comité y 50 por departamento </w:delText></w:r></w:del><w:r><w:rPr></w:rPr><w:t xml:space="preserve">(supuesto de trabajo). Incluye a 60 personas que se certifican en el uso y la custodia de la red. </w:t></w:r><w:ins w:id="5467" w:author="Unknown Author" w:date="2026-10-30T04:17:53Z"><w:r><w:rPr></w:rPr><w:t xml:space="preserve">Provienen de los consejos y de las entidades custodias. </w:t></w:r></w:ins><w:r><w:rPr></w:rPr><w:t xml:space="preserve">Incluye también a las comunidades de los </w:t></w:r><w:ins w:id="5468" w:author="Unknown Author" w:date="2026-10-30T04:17:53Z"><w:r><w:rPr></w:rPr><w:t>dos</w:t></w:r></w:ins><w:del w:id="5469" w:author="Unknown Author" w:date="2026-10-30T04:17:53Z"><w:r><w:rPr></w:rPr><w:delText>12</w:delText></w:r></w:del><w:r><w:rPr></w:rPr><w:t xml:space="preserve"> municipios, que participan en 29 actividades. Veinte son talleres de co-diseño y nueve son jornadas públicas. Las nueve personas en formación completan el grupo: seis jóvenes investigadores, dos estudiantes de maestría y un doctor en estancia posdoctoral.</w:t></w:r></w:p><w:p><w:pPr><w:pStyle w:val="BodyText"/><w:rPr></w:rPr></w:pPr><w:r><w:rPr></w:rPr><w:t xml:space="preserve">Los criterios de selección se aplican en dos niveles. En el nivel territorial, </w:t></w:r><w:ins w:id="5470" w:author="Unknown Author" w:date="2026-10-30T04:17:53Z"><w:r><w:rPr></w:rPr><w:t xml:space="preserve">la alianza ya fijó los municipios de Manizales y de Calarcá. La elección cumple cinco </w:t></w:r></w:ins><w:del w:id="5471" w:author="Unknown Author" w:date="2026-10-30T04:17:53Z"><w:r><w:rPr></w:rPr><w:delText xml:space="preserve">el proyecto elige cuatro municipios por departamento con seis </w:delText></w:r></w:del><w:r><w:rPr></w:rPr><w:t xml:space="preserve">criterios. El primero es que el municipio figure como afectado por la emergencia. El segundo es que cuente con </w:t></w:r><w:ins w:id="5472" w:author="Unknown Author" w:date="2026-10-30T04:17:53Z"><w:r><w:rPr></w:rPr><w:t xml:space="preserve">sitios </w:t></w:r></w:ins><w:del w:id="5473" w:author="Unknown Author" w:date="2026-10-30T04:17:53Z"><w:r><w:rPr></w:rPr><w:delText xml:space="preserve">un sitio </w:delText></w:r></w:del><w:r><w:rPr></w:rPr><w:t xml:space="preserve">de remoción </w:t></w:r><w:ins w:id="5474" w:author="Unknown Author" w:date="2026-10-30T04:17:53Z"><w:r><w:rPr></w:rPr><w:t>activos o previstos</w:t></w:r></w:ins><w:del w:id="5475" w:author="Unknown Author" w:date="2026-10-30T04:17:53Z"><w:r><w:rPr></w:rPr><w:delText>activo o previsto</w:delText></w:r></w:del><w:r><w:rPr></w:rPr><w:t xml:space="preserve">. El tercero es que cuente con un </w:t></w:r><w:ins w:id="5476" w:author="Unknown Author" w:date="2026-10-30T04:17:53Z"><w:r><w:rPr></w:rPr><w:t>consejo</w:t></w:r></w:ins><w:del w:id="5477" w:author="Unknown Author" w:date="2026-10-30T04:17:53Z"><w:r><w:rPr></w:rPr><w:delText>comité</w:delText></w:r></w:del><w:r><w:rPr></w:rPr><w:t xml:space="preserve"> de gestión del riesgo en funcionamiento. El cuarto es que el acceso vial se pueda verificar en ventanas secas. El quinto es </w:t></w:r><w:ins w:id="5478" w:author="Unknown Author" w:date="2026-10-30T04:17:53Z"><w:r><w:rPr></w:rPr><w:t xml:space="preserve">el contraste entre una ciudad capital de montaña y un municipio intermedio del Eje Cafetero. La </w:t></w:r></w:ins><w:del w:id="5479" w:author="Unknown Author" w:date="2026-10-30T04:17:53Z"><w:r><w:rPr></w:rPr><w:delText xml:space="preserve">que la distancia al monitor de referencia del departamento permita la colocalización. El sexto es la diversidad entre municipios urbanos y rurales, porque la </w:delText></w:r></w:del><w:r><w:rPr></w:rPr><w:t xml:space="preserve">difusión de una innovación depende del sistema social que la rodea (Rogers, 2003). </w:t></w:r><w:ins w:id="5480" w:author="Unknown Author" w:date="2026-10-30T04:17:53Z"><w:r><w:rPr></w:rPr><w:t xml:space="preserve">Por eso dos contextos urbanos distintos aportan evidencia de transferibilidad. </w:t></w:r></w:ins><w:r><w:rPr></w:rPr><w:t xml:space="preserve">La actividad 1.1 selecciona después los sitios de remoción dentro de </w:t></w:r><w:ins w:id="5481" w:author="Unknown Author" w:date="2026-10-30T04:17:53Z"><w:r><w:rPr></w:rPr><w:t xml:space="preserve">cada municipio. </w:t></w:r></w:ins><w:del w:id="5482" w:author="Unknown Author" w:date="2026-10-30T04:17:53Z"><w:r><w:rPr></w:rPr><w:delText xml:space="preserve">esos municipios. Los criterios son propuestas de formulación. </w:delText></w:r></w:del><w:r><w:rPr></w:rPr><w:t>Las instancias territoriales de gestión del riesgo son las que organiza la Ley 1523 de 2012</w:t></w:r><w:del w:id="5483" w:author="Unknown Author" w:date="2026-10-30T04:17:53Z"><w:r><w:rPr></w:rPr><w:delText xml:space="preserve">. Los nombres de los municipios quedan por diligenciar </w:delText></w:r></w:del><w:del w:id="5484" w:author="Unknown Author" w:date="2026-10-30T04:17:53Z"><w:r><w:rPr><w:color w:val="00B050"/></w:rPr><w:delText>[Diligenciar: nombre de los 12 municipios afectados]</w:delText></w:r></w:del><w:r><w:rPr></w:rPr><w:t>.</w:t></w:r></w:p><w:p><w:pPr><w:pStyle w:val="BodyText"/><w:rPr></w:rPr></w:pPr><w:ins w:id="5485" w:author="Unknown Author" w:date="2026-10-30T04:17:53Z"><w:r><w:rPr></w:rPr><w:t>Los dos municipios son aliados y, a la vez, territorios de intervención. Participan como cooperantes, lideran</w:t></w:r></w:ins><w:del w:id="5486" w:author="Unknown Author" w:date="2026-10-30T04:17:53Z"><w:r><w:rPr></w:rPr><w:delText>El municipio aliado es uno de los 12 municipios. Participa como cooperante, lidera</w:delText></w:r></w:del><w:r><w:rPr></w:rPr><w:t xml:space="preserve"> el uso institucional y </w:t></w:r><w:ins w:id="5487" w:author="Unknown Author" w:date="2026-10-30T04:17:53Z"><w:r><w:rPr></w:rPr><w:t>facilitan</w:t></w:r></w:ins><w:del w:id="5488" w:author="Unknown Author" w:date="2026-10-30T04:17:53Z"><w:r><w:rPr></w:rPr><w:delText>facilita</w:delText></w:r></w:del><w:r><w:rPr></w:rPr><w:t xml:space="preserve"> el acceso a los sitios. </w:t></w:r><w:ins w:id="5489" w:author="Unknown Author" w:date="2026-10-30T04:17:53Z"><w:r><w:rPr></w:rPr><w:t>Sus consejos municipales usan el tablero como parte de la entidad aliada y no figuran como beneficiarios. Los consejos departamentales de Caldas y del Quindío sí figuran como beneficiarios</w:t></w:r></w:ins><w:del w:id="5490" w:author="Unknown Author" w:date="2026-10-30T04:17:53Z"><w:r><w:rPr></w:rPr><w:delText>Su comité no figura como beneficiario. Se sustituye por otro comité de la misma jurisdicción, de modo que se mantienen 15 comités y 150 personas</w:delText></w:r></w:del><w:r><w:rPr></w:rPr><w:t xml:space="preserve">. La regla de la metodología se aplica a la entidad y no a sus habitantes. Las personas que residen en </w:t></w:r><w:ins w:id="5491" w:author="Unknown Author" w:date="2026-10-30T04:17:53Z"><w:r><w:rPr></w:rPr><w:t xml:space="preserve">Manizales y en Calarcá </w:t></w:r></w:ins><w:del w:id="5492" w:author="Unknown Author" w:date="2026-10-30T04:17:53Z"><w:r><w:rPr></w:rPr><w:delText xml:space="preserve">el municipio aliado </w:delText></w:r></w:del><w:r><w:rPr></w:rPr><w:t xml:space="preserve">participan en los talleres como comunidad. Los nodos se reparten en </w:t></w:r><w:ins w:id="5493" w:author="Unknown Author" w:date="2026-10-30T04:17:53Z"><w:r><w:rPr></w:rPr><w:t>50 por municipio (propuesta)</w:t></w:r></w:ins><w:del w:id="5494" w:author="Unknown Author" w:date="2026-10-30T04:17:53Z"><w:r><w:rPr></w:rPr><w:delText>33, 34 y 33 por departamento</w:delText></w:r></w:del><w:r><w:rPr></w:rPr><w:t xml:space="preserve">. El </w:t></w:r><w:ins w:id="5495" w:author="Unknown Author" w:date="2026-10-30T04:17:53Z"><w:r><w:rPr></w:rPr><w:t>conjunto de referencia rota entre los dos municipios para la colocalización</w:t></w:r></w:ins><w:del w:id="5496" w:author="Unknown Author" w:date="2026-10-30T04:17:53Z"><w:r><w:rPr></w:rPr><w:delText>promedio es de 8,3 nodos por municipio (calculado)</w:delText></w:r></w:del><w:r><w:rPr></w:rPr><w:t>.</w:t></w:r></w:p><w:p><w:pPr><w:pStyle w:val="BodyText"/><w:rPr></w:rPr></w:pPr><w:r><w:rPr></w:rPr><w:t xml:space="preserve">En el nivel de las personas, la selección sigue tres reglas. Las personas integrantes de los </w:t></w:r><w:ins w:id="5497" w:author="Unknown Author" w:date="2026-10-30T04:17:53Z"><w:r><w:rPr></w:rPr><w:t>consejos</w:t></w:r></w:ins><w:del w:id="5498" w:author="Unknown Author" w:date="2026-10-30T04:17:53Z"><w:r><w:rPr></w:rPr><w:delText>comités</w:delText></w:r></w:del><w:r><w:rPr></w:rPr><w:t xml:space="preserve"> son quienes inciden en la alerta, y las designa la presidencia de cada </w:t></w:r><w:ins w:id="5499" w:author="Unknown Author" w:date="2026-10-30T04:17:53Z"><w:r><w:rPr></w:rPr><w:t>consejo</w:t></w:r></w:ins><w:del w:id="5500" w:author="Unknown Author" w:date="2026-10-30T04:17:53Z"><w:r><w:rPr></w:rPr><w:delText>comité</w:delText></w:r></w:del><w:r><w:rPr></w:rPr><w:t xml:space="preserve">. Las 60 personas a certificar provienen de los </w:t></w:r><w:ins w:id="5501" w:author="Unknown Author" w:date="2026-10-30T04:17:53Z"><w:r><w:rPr></w:rPr><w:t>consejos</w:t></w:r></w:ins><w:del w:id="5502" w:author="Unknown Author" w:date="2026-10-30T04:17:53Z"><w:r><w:rPr></w:rPr><w:delText>comités</w:delText></w:r></w:del><w:r><w:rPr></w:rPr><w:t xml:space="preserve"> y de las entidades custodias. Cada </w:t></w:r><w:ins w:id="5503" w:author="Unknown Author" w:date="2026-10-30T04:17:53Z"><w:r><w:rPr></w:rPr><w:t>consejo</w:t></w:r></w:ins><w:del w:id="5504" w:author="Unknown Author" w:date="2026-10-30T04:17:53Z"><w:r><w:rPr></w:rPr><w:delText>comité</w:delText></w:r></w:del><w:r><w:rPr></w:rPr><w:t xml:space="preserve"> o entidad las designa con permanencia prevista, y el convenio de custodia registra esa designación. El personal de primera línea adapta las normas a su carga de trabajo (Lipsky, 1980). La permanencia reduce ese riesgo. La certificación exige aprobar una evaluación práctica. Las personas de la comunidad participan de forma voluntaria y con consentimiento informado. Las juntas de acción comunal son un canal de convocatoria propuesto, sin acuerdo firmado. La Tabla 11.2 resume la población objetivo y su fuente.</w:t></w:r></w:p><w:p><w:pPr><w:pStyle w:val="TablaRotulo"/><w:rPr></w:rPr></w:pPr><w:bookmarkStart w:id="123" w:name="rot_Tabla_11_2"/><w:r><w:rPr><w:b/><w:bCs/></w:rPr><w:t>Tabla 11.2</w:t></w:r><w:bookmarkEnd w:id="123"/></w:p><w:p><w:pPr><w:pStyle w:val="TablaTitulo"/><w:rPr></w:rPr></w:pPr><w:r><w:rPr><w:i/><w:iCs/></w:rPr><w:t>Población objetivo por grupo, cantidad, naturaleza del dato y actividad que la atiende</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239"/><w:gridCol w:w="2322"/><w:gridCol w:w="1660"/><w:gridCol w:w="1409"/><w:gridCol w:w="2324"/></w:tblGrid><w:tr><w:trPr><w:tblHeader w:val="true"/><w:ins w:id="5505" w:author="Unknown Author" w:date="2026-10-30T04:17:53Z"/><w:cantSplit w:val="true"/></w:trPr><w:tc><w:tcPr><w:tcW w:w="223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5507" w:author="Unknown Author" w:date="2026-10-30T04:17:53Z"></w:ins></w:rPr></w:pPr><w:ins w:id="5506" w:author="Unknown Author" w:date="2026-10-30T04:17:53Z"><w:r><w:rPr><w:b/><w:kern w:val="0"/><w:szCs w:val="24"/><w:lang w:val="es-CO" w:eastAsia="en-US" w:bidi="ar-SA"/></w:rPr><w:t>Grupo</w:t></w:r></w:ins></w:p></w:tc><w:tc><w:tcPr><w:tcW w:w="232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5509" w:author="Unknown Author" w:date="2026-10-30T04:17:53Z"></w:ins></w:rPr></w:pPr><w:ins w:id="5508" w:author="Unknown Author" w:date="2026-10-30T04:17:53Z"><w:r><w:rPr><w:b/><w:kern w:val="0"/><w:szCs w:val="24"/><w:lang w:val="es-CO" w:eastAsia="en-US" w:bidi="ar-SA"/></w:rPr><w:t>Cantidad</w:t></w:r></w:ins></w:p></w:tc><w:tc><w:tcPr><w:tcW w:w="166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5511" w:author="Unknown Author" w:date="2026-10-30T04:17:53Z"></w:ins></w:rPr></w:pPr><w:ins w:id="5510" w:author="Unknown Author" w:date="2026-10-30T04:17:53Z"><w:r><w:rPr><w:b/><w:kern w:val="0"/><w:szCs w:val="24"/><w:lang w:val="es-CO" w:eastAsia="en-US" w:bidi="ar-SA"/></w:rPr><w:t>Naturaleza del dato</w:t></w:r></w:ins></w:p></w:tc><w:tc><w:tcPr><w:tcW w:w="140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5513" w:author="Unknown Author" w:date="2026-10-30T04:17:53Z"></w:ins></w:rPr></w:pPr><w:ins w:id="5512" w:author="Unknown Author" w:date="2026-10-30T04:17:53Z"><w:r><w:rPr><w:b/><w:kern w:val="0"/><w:szCs w:val="24"/><w:lang w:val="es-CO" w:eastAsia="en-US" w:bidi="ar-SA"/></w:rPr><w:t>Actividad que la atiende</w:t></w:r></w:ins></w:p></w:tc><w:tc><w:tcPr><w:tcW w:w="232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5515" w:author="Unknown Author" w:date="2026-10-30T04:17:53Z"></w:ins></w:rPr></w:pPr><w:ins w:id="5514" w:author="Unknown Author" w:date="2026-10-30T04:17:53Z"><w:r><w:rPr><w:b/><w:kern w:val="0"/><w:szCs w:val="24"/><w:lang w:val="es-CO" w:eastAsia="en-US" w:bidi="ar-SA"/></w:rPr><w:t>Criterio de selección</w:t></w:r></w:ins></w:p></w:tc></w:tr><w:tr><w:trPr><w:ins w:id="5516" w:author="Unknown Author" w:date="2026-10-30T04:17:53Z"/><w:cantSplit w:val="true"/></w:trPr><w:tc><w:tcPr><w:tcW w:w="2239" w:type="dxa"/><w:tcBorders></w:tcBorders></w:tcPr><w:p><w:pPr><w:pStyle w:val="Tabla9"/><w:widowControl/><w:jc w:val="left"/><w:rPr><w:kern w:val="0"/><w:szCs w:val="24"/><w:lang w:val="es-CO" w:eastAsia="en-US" w:bidi="ar-SA"/><w:ins w:id="5518" w:author="Unknown Author" w:date="2026-10-30T04:17:53Z"></w:ins></w:rPr></w:pPr><w:ins w:id="5517" w:author="Unknown Author" w:date="2026-10-30T04:17:53Z"><w:r><w:rPr><w:kern w:val="0"/><w:szCs w:val="24"/><w:lang w:val="es-CO" w:eastAsia="en-US" w:bidi="ar-SA"/></w:rPr><w:t>Consejos municipales de gestión del riesgo</w:t></w:r></w:ins></w:p></w:tc><w:tc><w:tcPr><w:tcW w:w="2322" w:type="dxa"/><w:tcBorders></w:tcBorders></w:tcPr><w:p><w:pPr><w:pStyle w:val="Tabla9"/><w:widowControl/><w:jc w:val="left"/><w:rPr><w:kern w:val="0"/><w:szCs w:val="24"/><w:lang w:val="es-CO" w:eastAsia="en-US" w:bidi="ar-SA"/><w:ins w:id="5520" w:author="Unknown Author" w:date="2026-10-30T04:17:53Z"></w:ins></w:rPr></w:pPr><w:ins w:id="5519" w:author="Unknown Author" w:date="2026-10-30T04:17:53Z"><w:r><w:rPr><w:kern w:val="0"/><w:szCs w:val="24"/><w:lang w:val="es-CO" w:eastAsia="en-US" w:bidi="ar-SA"/></w:rPr><w:t>Dos: Manizales y Calarcá</w:t></w:r></w:ins></w:p></w:tc><w:tc><w:tcPr><w:tcW w:w="1660" w:type="dxa"/><w:tcBorders></w:tcBorders></w:tcPr><w:p><w:pPr><w:pStyle w:val="Tabla9"/><w:widowControl/><w:jc w:val="left"/><w:rPr><w:kern w:val="0"/><w:szCs w:val="24"/><w:lang w:val="es-CO" w:eastAsia="en-US" w:bidi="ar-SA"/><w:ins w:id="5522" w:author="Unknown Author" w:date="2026-10-30T04:17:53Z"></w:ins></w:rPr></w:pPr><w:ins w:id="5521" w:author="Unknown Author" w:date="2026-10-30T04:17:53Z"><w:r><w:rPr><w:kern w:val="0"/><w:szCs w:val="24"/><w:lang w:val="es-CO" w:eastAsia="en-US" w:bidi="ar-SA"/></w:rPr><w:t>Entidad aliada usuaria</w:t></w:r></w:ins></w:p></w:tc><w:tc><w:tcPr><w:tcW w:w="1409" w:type="dxa"/><w:tcBorders></w:tcBorders></w:tcPr><w:p><w:pPr><w:pStyle w:val="Tabla9"/><w:widowControl/><w:jc w:val="left"/><w:rPr><w:kern w:val="0"/><w:szCs w:val="24"/><w:lang w:val="es-CO" w:eastAsia="en-US" w:bidi="ar-SA"/><w:ins w:id="5524" w:author="Unknown Author" w:date="2026-10-30T04:17:53Z"></w:ins></w:rPr></w:pPr><w:ins w:id="5523" w:author="Unknown Author" w:date="2026-10-30T04:17:53Z"><w:r><w:rPr><w:kern w:val="0"/><w:szCs w:val="24"/><w:lang w:val="es-CO" w:eastAsia="en-US" w:bidi="ar-SA"/></w:rPr><w:t>3.1 a 3.4</w:t></w:r></w:ins></w:p></w:tc><w:tc><w:tcPr><w:tcW w:w="2324" w:type="dxa"/><w:tcBorders></w:tcBorders></w:tcPr><w:p><w:pPr><w:pStyle w:val="Tabla9"/><w:widowControl/><w:jc w:val="left"/><w:rPr><w:kern w:val="0"/><w:szCs w:val="24"/><w:lang w:val="es-CO" w:eastAsia="en-US" w:bidi="ar-SA"/><w:ins w:id="5526" w:author="Unknown Author" w:date="2026-10-30T04:17:53Z"></w:ins></w:rPr></w:pPr><w:ins w:id="5525" w:author="Unknown Author" w:date="2026-10-30T04:17:53Z"><w:r><w:rPr><w:kern w:val="0"/><w:szCs w:val="24"/><w:lang w:val="es-CO" w:eastAsia="en-US" w:bidi="ar-SA"/></w:rPr><w:t>Municipio aliado afectado, con sitios de remoción y consejo en funcionamiento</w:t></w:r></w:ins></w:p></w:tc></w:tr><w:tr><w:trPr><w:ins w:id="5527" w:author="Unknown Author" w:date="2026-10-30T04:17:53Z"/><w:cantSplit w:val="true"/></w:trPr><w:tc><w:tcPr><w:tcW w:w="2239" w:type="dxa"/><w:tcBorders></w:tcBorders><w:shd w:color="auto" w:fill="F7F7F7" w:val="clear"/></w:tcPr><w:p><w:pPr><w:pStyle w:val="Tabla9"/><w:widowControl/><w:jc w:val="left"/><w:rPr><w:kern w:val="0"/><w:szCs w:val="24"/><w:lang w:val="es-CO" w:eastAsia="en-US" w:bidi="ar-SA"/><w:ins w:id="5529" w:author="Unknown Author" w:date="2026-10-30T04:17:53Z"></w:ins></w:rPr></w:pPr><w:ins w:id="5528" w:author="Unknown Author" w:date="2026-10-30T04:17:53Z"><w:r><w:rPr><w:kern w:val="0"/><w:szCs w:val="24"/><w:lang w:val="es-CO" w:eastAsia="en-US" w:bidi="ar-SA"/></w:rPr><w:t>Consejos departamentales de gestión del riesgo</w:t></w:r></w:ins></w:p></w:tc><w:tc><w:tcPr><w:tcW w:w="2322" w:type="dxa"/><w:tcBorders></w:tcBorders><w:shd w:color="auto" w:fill="F7F7F7" w:val="clear"/></w:tcPr><w:p><w:pPr><w:pStyle w:val="Tabla9"/><w:widowControl/><w:jc w:val="left"/><w:rPr><w:kern w:val="0"/><w:szCs w:val="24"/><w:lang w:val="es-CO" w:eastAsia="en-US" w:bidi="ar-SA"/><w:ins w:id="5531" w:author="Unknown Author" w:date="2026-10-30T04:17:53Z"></w:ins></w:rPr></w:pPr><w:ins w:id="5530" w:author="Unknown Author" w:date="2026-10-30T04:17:53Z"><w:r><w:rPr><w:kern w:val="0"/><w:szCs w:val="24"/><w:lang w:val="es-CO" w:eastAsia="en-US" w:bidi="ar-SA"/></w:rPr><w:t>Dos: Caldas y Quindío</w:t></w:r></w:ins></w:p></w:tc><w:tc><w:tcPr><w:tcW w:w="1660" w:type="dxa"/><w:tcBorders></w:tcBorders><w:shd w:color="auto" w:fill="F7F7F7" w:val="clear"/></w:tcPr><w:p><w:pPr><w:pStyle w:val="Tabla9"/><w:widowControl/><w:jc w:val="left"/><w:rPr><w:kern w:val="0"/><w:szCs w:val="24"/><w:lang w:val="es-CO" w:eastAsia="en-US" w:bidi="ar-SA"/><w:ins w:id="5533" w:author="Unknown Author" w:date="2026-10-30T04:17:53Z"></w:ins></w:rPr></w:pPr><w:ins w:id="5532" w:author="Unknown Author" w:date="2026-10-30T04:17:53Z"><w:r><w:rPr><w:kern w:val="0"/><w:szCs w:val="24"/><w:lang w:val="es-CO" w:eastAsia="en-US" w:bidi="ar-SA"/></w:rPr><w:t>Supuesto de trabajo</w:t></w:r></w:ins></w:p></w:tc><w:tc><w:tcPr><w:tcW w:w="1409" w:type="dxa"/><w:tcBorders></w:tcBorders><w:shd w:color="auto" w:fill="F7F7F7" w:val="clear"/></w:tcPr><w:p><w:pPr><w:pStyle w:val="Tabla9"/><w:widowControl/><w:jc w:val="left"/><w:rPr><w:kern w:val="0"/><w:szCs w:val="24"/><w:lang w:val="es-CO" w:eastAsia="en-US" w:bidi="ar-SA"/><w:ins w:id="5535" w:author="Unknown Author" w:date="2026-10-30T04:17:53Z"></w:ins></w:rPr></w:pPr><w:ins w:id="5534" w:author="Unknown Author" w:date="2026-10-30T04:17:53Z"><w:r><w:rPr><w:kern w:val="0"/><w:szCs w:val="24"/><w:lang w:val="es-CO" w:eastAsia="en-US" w:bidi="ar-SA"/></w:rPr><w:t>3.1 a 3.4</w:t></w:r></w:ins></w:p></w:tc><w:tc><w:tcPr><w:tcW w:w="2324" w:type="dxa"/><w:tcBorders></w:tcBorders><w:shd w:color="auto" w:fill="F7F7F7" w:val="clear"/></w:tcPr><w:p><w:pPr><w:pStyle w:val="Tabla9"/><w:widowControl/><w:jc w:val="left"/><w:rPr><w:kern w:val="0"/><w:szCs w:val="24"/><w:lang w:val="es-CO" w:eastAsia="en-US" w:bidi="ar-SA"/><w:ins w:id="5537" w:author="Unknown Author" w:date="2026-10-30T04:17:53Z"></w:ins></w:rPr></w:pPr><w:ins w:id="5536" w:author="Unknown Author" w:date="2026-10-30T04:17:53Z"><w:r><w:rPr><w:kern w:val="0"/><w:szCs w:val="24"/><w:lang w:val="es-CO" w:eastAsia="en-US" w:bidi="ar-SA"/></w:rPr><w:t>Un consejo por departamento de intervención</w:t></w:r></w:ins></w:p></w:tc></w:tr><w:tr><w:trPr><w:ins w:id="5538" w:author="Unknown Author" w:date="2026-10-30T04:17:53Z"/><w:cantSplit w:val="true"/></w:trPr><w:tc><w:tcPr><w:tcW w:w="2239" w:type="dxa"/><w:tcBorders></w:tcBorders></w:tcPr><w:p><w:pPr><w:pStyle w:val="Tabla9"/><w:widowControl/><w:jc w:val="left"/><w:rPr><w:kern w:val="0"/><w:szCs w:val="24"/><w:lang w:val="es-CO" w:eastAsia="en-US" w:bidi="ar-SA"/><w:ins w:id="5540" w:author="Unknown Author" w:date="2026-10-30T04:17:53Z"></w:ins></w:rPr></w:pPr><w:ins w:id="5539" w:author="Unknown Author" w:date="2026-10-30T04:17:53Z"><w:r><w:rPr><w:kern w:val="0"/><w:szCs w:val="24"/><w:lang w:val="es-CO" w:eastAsia="en-US" w:bidi="ar-SA"/></w:rPr><w:t>Personas integrantes de los consejos</w:t></w:r></w:ins></w:p></w:tc><w:tc><w:tcPr><w:tcW w:w="2322" w:type="dxa"/><w:tcBorders></w:tcBorders></w:tcPr><w:p><w:pPr><w:pStyle w:val="Tabla9"/><w:widowControl/><w:jc w:val="left"/><w:rPr><w:kern w:val="0"/><w:szCs w:val="24"/><w:lang w:val="es-CO" w:eastAsia="en-US" w:bidi="ar-SA"/><w:ins w:id="5542" w:author="Unknown Author" w:date="2026-10-30T04:17:53Z"></w:ins></w:rPr></w:pPr><w:ins w:id="5541" w:author="Unknown Author" w:date="2026-10-30T04:17:53Z"><w:r><w:rPr><w:kern w:val="0"/><w:szCs w:val="24"/><w:lang w:val="es-CO" w:eastAsia="en-US" w:bidi="ar-SA"/></w:rPr><w:t>Cerca de 40, con 10 por consejo</w:t></w:r></w:ins></w:p></w:tc><w:tc><w:tcPr><w:tcW w:w="1660" w:type="dxa"/><w:tcBorders></w:tcBorders></w:tcPr><w:p><w:pPr><w:pStyle w:val="Tabla9"/><w:widowControl/><w:jc w:val="left"/><w:rPr><w:kern w:val="0"/><w:szCs w:val="24"/><w:lang w:val="es-CO" w:eastAsia="en-US" w:bidi="ar-SA"/><w:ins w:id="5544" w:author="Unknown Author" w:date="2026-10-30T04:17:53Z"></w:ins></w:rPr></w:pPr><w:ins w:id="5543" w:author="Unknown Author" w:date="2026-10-30T04:17:53Z"><w:r><w:rPr><w:kern w:val="0"/><w:szCs w:val="24"/><w:lang w:val="es-CO" w:eastAsia="en-US" w:bidi="ar-SA"/></w:rPr><w:t>Supuesto de trabajo</w:t></w:r></w:ins></w:p></w:tc><w:tc><w:tcPr><w:tcW w:w="1409" w:type="dxa"/><w:tcBorders></w:tcBorders></w:tcPr><w:p><w:pPr><w:pStyle w:val="Tabla9"/><w:widowControl/><w:jc w:val="left"/><w:rPr><w:kern w:val="0"/><w:szCs w:val="24"/><w:lang w:val="es-CO" w:eastAsia="en-US" w:bidi="ar-SA"/><w:ins w:id="5546" w:author="Unknown Author" w:date="2026-10-30T04:17:53Z"></w:ins></w:rPr></w:pPr><w:ins w:id="5545" w:author="Unknown Author" w:date="2026-10-30T04:17:53Z"><w:r><w:rPr><w:kern w:val="0"/><w:szCs w:val="24"/><w:lang w:val="es-CO" w:eastAsia="en-US" w:bidi="ar-SA"/></w:rPr><w:t>3.1 y 3.2</w:t></w:r></w:ins></w:p></w:tc><w:tc><w:tcPr><w:tcW w:w="2324" w:type="dxa"/><w:tcBorders></w:tcBorders></w:tcPr><w:p><w:pPr><w:pStyle w:val="Tabla9"/><w:widowControl/><w:jc w:val="left"/><w:rPr><w:kern w:val="0"/><w:szCs w:val="24"/><w:lang w:val="es-CO" w:eastAsia="en-US" w:bidi="ar-SA"/><w:ins w:id="5548" w:author="Unknown Author" w:date="2026-10-30T04:17:53Z"></w:ins></w:rPr></w:pPr><w:ins w:id="5547" w:author="Unknown Author" w:date="2026-10-30T04:17:53Z"><w:r><w:rPr><w:kern w:val="0"/><w:szCs w:val="24"/><w:lang w:val="es-CO" w:eastAsia="en-US" w:bidi="ar-SA"/></w:rPr><w:t>Incidencia en la alerta; designación por la presidencia del consejo</w:t></w:r></w:ins></w:p></w:tc></w:tr><w:tr><w:trPr><w:ins w:id="5549" w:author="Unknown Author" w:date="2026-10-30T04:17:53Z"/><w:cantSplit w:val="true"/></w:trPr><w:tc><w:tcPr><w:tcW w:w="2239" w:type="dxa"/><w:tcBorders></w:tcBorders><w:shd w:color="auto" w:fill="F7F7F7" w:val="clear"/></w:tcPr><w:p><w:pPr><w:pStyle w:val="Tabla9"/><w:widowControl/><w:jc w:val="left"/><w:rPr><w:kern w:val="0"/><w:szCs w:val="24"/><w:lang w:val="es-CO" w:eastAsia="en-US" w:bidi="ar-SA"/><w:ins w:id="5551" w:author="Unknown Author" w:date="2026-10-30T04:17:53Z"></w:ins></w:rPr></w:pPr><w:ins w:id="5550" w:author="Unknown Author" w:date="2026-10-30T04:17:53Z"><w:r><w:rPr><w:kern w:val="0"/><w:szCs w:val="24"/><w:lang w:val="es-CO" w:eastAsia="en-US" w:bidi="ar-SA"/></w:rPr><w:t>Personas a certificar</w:t></w:r></w:ins></w:p></w:tc><w:tc><w:tcPr><w:tcW w:w="2322" w:type="dxa"/><w:tcBorders></w:tcBorders><w:shd w:color="auto" w:fill="F7F7F7" w:val="clear"/></w:tcPr><w:p><w:pPr><w:pStyle w:val="Tabla9"/><w:widowControl/><w:jc w:val="left"/><w:rPr><w:kern w:val="0"/><w:szCs w:val="24"/><w:lang w:val="es-CO" w:eastAsia="en-US" w:bidi="ar-SA"/><w:ins w:id="5553" w:author="Unknown Author" w:date="2026-10-30T04:17:53Z"></w:ins></w:rPr></w:pPr><w:ins w:id="5552" w:author="Unknown Author" w:date="2026-10-30T04:17:53Z"><w:r><w:rPr><w:kern w:val="0"/><w:szCs w:val="24"/><w:lang w:val="es-CO" w:eastAsia="en-US" w:bidi="ar-SA"/></w:rPr><w:t>60</w:t></w:r></w:ins></w:p></w:tc><w:tc><w:tcPr><w:tcW w:w="1660" w:type="dxa"/><w:tcBorders></w:tcBorders><w:shd w:color="auto" w:fill="F7F7F7" w:val="clear"/></w:tcPr><w:p><w:pPr><w:pStyle w:val="Tabla9"/><w:widowControl/><w:jc w:val="left"/><w:rPr><w:kern w:val="0"/><w:szCs w:val="24"/><w:lang w:val="es-CO" w:eastAsia="en-US" w:bidi="ar-SA"/><w:ins w:id="5555" w:author="Unknown Author" w:date="2026-10-30T04:17:53Z"></w:ins></w:rPr></w:pPr><w:ins w:id="5554" w:author="Unknown Author" w:date="2026-10-30T04:17:53Z"><w:r><w:rPr><w:kern w:val="0"/><w:szCs w:val="24"/><w:lang w:val="es-CO" w:eastAsia="en-US" w:bidi="ar-SA"/></w:rPr><w:t>Meta del proyecto</w:t></w:r></w:ins></w:p></w:tc><w:tc><w:tcPr><w:tcW w:w="1409" w:type="dxa"/><w:tcBorders></w:tcBorders><w:shd w:color="auto" w:fill="F7F7F7" w:val="clear"/></w:tcPr><w:p><w:pPr><w:pStyle w:val="Tabla9"/><w:widowControl/><w:jc w:val="left"/><w:rPr><w:kern w:val="0"/><w:szCs w:val="24"/><w:lang w:val="es-CO" w:eastAsia="en-US" w:bidi="ar-SA"/><w:ins w:id="5557" w:author="Unknown Author" w:date="2026-10-30T04:17:53Z"></w:ins></w:rPr></w:pPr><w:ins w:id="5556" w:author="Unknown Author" w:date="2026-10-30T04:17:53Z"><w:r><w:rPr><w:kern w:val="0"/><w:szCs w:val="24"/><w:lang w:val="es-CO" w:eastAsia="en-US" w:bidi="ar-SA"/></w:rPr><w:t>3.3</w:t></w:r></w:ins></w:p></w:tc><w:tc><w:tcPr><w:tcW w:w="2324" w:type="dxa"/><w:tcBorders></w:tcBorders><w:shd w:color="auto" w:fill="F7F7F7" w:val="clear"/></w:tcPr><w:p><w:pPr><w:pStyle w:val="Tabla9"/><w:widowControl/><w:jc w:val="left"/><w:rPr><w:kern w:val="0"/><w:szCs w:val="24"/><w:lang w:val="es-CO" w:eastAsia="en-US" w:bidi="ar-SA"/><w:ins w:id="5559" w:author="Unknown Author" w:date="2026-10-30T04:17:53Z"></w:ins></w:rPr></w:pPr><w:ins w:id="5558" w:author="Unknown Author" w:date="2026-10-30T04:17:53Z"><w:r><w:rPr><w:kern w:val="0"/><w:szCs w:val="24"/><w:lang w:val="es-CO" w:eastAsia="en-US" w:bidi="ar-SA"/></w:rPr><w:t>Designación con permanencia prevista y aprobación de la evaluación práctica</w:t></w:r></w:ins></w:p></w:tc></w:tr><w:tr><w:trPr><w:ins w:id="5560" w:author="Unknown Author" w:date="2026-10-30T04:17:53Z"/><w:cantSplit w:val="true"/></w:trPr><w:tc><w:tcPr><w:tcW w:w="2239" w:type="dxa"/><w:tcBorders></w:tcBorders></w:tcPr><w:p><w:pPr><w:pStyle w:val="Tabla9"/><w:widowControl/><w:jc w:val="left"/><w:rPr><w:kern w:val="0"/><w:szCs w:val="24"/><w:lang w:val="es-CO" w:eastAsia="en-US" w:bidi="ar-SA"/><w:ins w:id="5562" w:author="Unknown Author" w:date="2026-10-30T04:17:53Z"></w:ins></w:rPr></w:pPr><w:ins w:id="5561" w:author="Unknown Author" w:date="2026-10-30T04:17:53Z"><w:r><w:rPr><w:kern w:val="0"/><w:szCs w:val="24"/><w:lang w:val="es-CO" w:eastAsia="en-US" w:bidi="ar-SA"/></w:rPr><w:t>Personas en formación</w:t></w:r></w:ins></w:p></w:tc><w:tc><w:tcPr><w:tcW w:w="2322" w:type="dxa"/><w:tcBorders></w:tcBorders></w:tcPr><w:p><w:pPr><w:pStyle w:val="Tabla9"/><w:widowControl/><w:jc w:val="left"/><w:rPr><w:kern w:val="0"/><w:szCs w:val="24"/><w:lang w:val="es-CO" w:eastAsia="en-US" w:bidi="ar-SA"/><w:ins w:id="5564" w:author="Unknown Author" w:date="2026-10-30T04:17:53Z"></w:ins></w:rPr></w:pPr><w:ins w:id="5563" w:author="Unknown Author" w:date="2026-10-30T04:17:53Z"><w:r><w:rPr><w:kern w:val="0"/><w:szCs w:val="24"/><w:lang w:val="es-CO" w:eastAsia="en-US" w:bidi="ar-SA"/></w:rPr><w:t>Nueve: seis jóvenes investigadores, dos de maestría y un posdoctor</w:t></w:r></w:ins></w:p></w:tc><w:tc><w:tcPr><w:tcW w:w="1660" w:type="dxa"/><w:tcBorders></w:tcBorders></w:tcPr><w:p><w:pPr><w:pStyle w:val="Tabla9"/><w:widowControl/><w:jc w:val="left"/><w:rPr><w:kern w:val="0"/><w:szCs w:val="24"/><w:lang w:val="es-CO" w:eastAsia="en-US" w:bidi="ar-SA"/><w:ins w:id="5566" w:author="Unknown Author" w:date="2026-10-30T04:17:53Z"></w:ins></w:rPr></w:pPr><w:ins w:id="5565" w:author="Unknown Author" w:date="2026-10-30T04:17:53Z"><w:r><w:rPr><w:kern w:val="0"/><w:szCs w:val="24"/><w:lang w:val="es-CO" w:eastAsia="en-US" w:bidi="ar-SA"/></w:rPr><w:t>Meta del proyecto</w:t></w:r></w:ins></w:p></w:tc><w:tc><w:tcPr><w:tcW w:w="1409" w:type="dxa"/><w:tcBorders></w:tcBorders></w:tcPr><w:p><w:pPr><w:pStyle w:val="Tabla9"/><w:widowControl/><w:jc w:val="left"/><w:rPr><w:kern w:val="0"/><w:szCs w:val="24"/><w:lang w:val="es-CO" w:eastAsia="en-US" w:bidi="ar-SA"/><w:ins w:id="5568" w:author="Unknown Author" w:date="2026-10-30T04:17:53Z"></w:ins></w:rPr></w:pPr><w:ins w:id="5567" w:author="Unknown Author" w:date="2026-10-30T04:17:53Z"><w:r><w:rPr><w:kern w:val="0"/><w:szCs w:val="24"/><w:lang w:val="es-CO" w:eastAsia="en-US" w:bidi="ar-SA"/></w:rPr><w:t>1.1 a 1.6</w:t></w:r></w:ins></w:p></w:tc><w:tc><w:tcPr><w:tcW w:w="2324" w:type="dxa"/><w:tcBorders></w:tcBorders></w:tcPr><w:p><w:pPr><w:pStyle w:val="Tabla9"/><w:widowControl/><w:jc w:val="left"/><w:rPr><w:kern w:val="0"/><w:szCs w:val="24"/><w:lang w:val="es-CO" w:eastAsia="en-US" w:bidi="ar-SA"/><w:ins w:id="5570" w:author="Unknown Author" w:date="2026-10-30T04:17:53Z"></w:ins></w:rPr></w:pPr><w:ins w:id="5569" w:author="Unknown Author" w:date="2026-10-30T04:17:53Z"><w:r><w:rPr><w:kern w:val="0"/><w:szCs w:val="24"/><w:lang w:val="es-CO" w:eastAsia="en-US" w:bidi="ar-SA"/></w:rPr><w:t>Convocatoria según el numeral 9 de los TdR</w:t></w:r></w:ins></w:p></w:tc></w:tr><w:tr><w:trPr><w:ins w:id="5571" w:author="Unknown Author" w:date="2026-10-30T04:17:53Z"/><w:cantSplit w:val="true"/></w:trPr><w:tc><w:tcPr><w:tcW w:w="2239" w:type="dxa"/><w:tcBorders></w:tcBorders><w:shd w:color="auto" w:fill="F7F7F7" w:val="clear"/></w:tcPr><w:p><w:pPr><w:pStyle w:val="Tabla9"/><w:widowControl/><w:jc w:val="left"/><w:rPr><w:kern w:val="0"/><w:szCs w:val="24"/><w:lang w:val="es-CO" w:eastAsia="en-US" w:bidi="ar-SA"/><w:ins w:id="5573" w:author="Unknown Author" w:date="2026-10-30T04:17:53Z"></w:ins></w:rPr></w:pPr><w:ins w:id="5572" w:author="Unknown Author" w:date="2026-10-30T04:17:53Z"><w:r><w:rPr><w:kern w:val="0"/><w:szCs w:val="24"/><w:lang w:val="es-CO" w:eastAsia="en-US" w:bidi="ar-SA"/></w:rPr><w:t>Comunidades de Manizales y de Calarcá</w:t></w:r></w:ins></w:p></w:tc><w:tc><w:tcPr><w:tcW w:w="2322" w:type="dxa"/><w:tcBorders></w:tcBorders><w:shd w:color="auto" w:fill="F7F7F7" w:val="clear"/></w:tcPr><w:p><w:pPr><w:pStyle w:val="Tabla9"/><w:widowControl/><w:jc w:val="left"/><w:rPr><w:kern w:val="0"/><w:szCs w:val="24"/><w:lang w:val="es-CO" w:eastAsia="en-US" w:bidi="ar-SA"/><w:ins w:id="5575" w:author="Unknown Author" w:date="2026-10-30T04:17:53Z"></w:ins></w:rPr></w:pPr><w:ins w:id="5574" w:author="Unknown Author" w:date="2026-10-30T04:17:53Z"><w:r><w:rPr><w:kern w:val="0"/><w:szCs w:val="24"/><w:lang w:val="es-CO" w:eastAsia="en-US" w:bidi="ar-SA"/></w:rPr><w:t>29 actividades: 20 talleres y nueve jornadas</w:t></w:r></w:ins></w:p></w:tc><w:tc><w:tcPr><w:tcW w:w="1660" w:type="dxa"/><w:tcBorders></w:tcBorders><w:shd w:color="auto" w:fill="F7F7F7" w:val="clear"/></w:tcPr><w:p><w:pPr><w:pStyle w:val="Tabla9"/><w:widowControl/><w:jc w:val="left"/><w:rPr><w:kern w:val="0"/><w:szCs w:val="24"/><w:lang w:val="es-CO" w:eastAsia="en-US" w:bidi="ar-SA"/><w:ins w:id="5577" w:author="Unknown Author" w:date="2026-10-30T04:17:53Z"></w:ins></w:rPr></w:pPr><w:ins w:id="5576" w:author="Unknown Author" w:date="2026-10-30T04:17:53Z"><w:r><w:rPr><w:kern w:val="0"/><w:szCs w:val="24"/><w:lang w:val="es-CO" w:eastAsia="en-US" w:bidi="ar-SA"/></w:rPr><w:t>Meta del proyecto</w:t></w:r></w:ins></w:p></w:tc><w:tc><w:tcPr><w:tcW w:w="1409" w:type="dxa"/><w:tcBorders></w:tcBorders><w:shd w:color="auto" w:fill="F7F7F7" w:val="clear"/></w:tcPr><w:p><w:pPr><w:pStyle w:val="Tabla9"/><w:widowControl/><w:jc w:val="left"/><w:rPr><w:kern w:val="0"/><w:szCs w:val="24"/><w:lang w:val="es-CO" w:eastAsia="en-US" w:bidi="ar-SA"/><w:ins w:id="5579" w:author="Unknown Author" w:date="2026-10-30T04:17:53Z"></w:ins></w:rPr></w:pPr><w:ins w:id="5578" w:author="Unknown Author" w:date="2026-10-30T04:17:53Z"><w:r><w:rPr><w:kern w:val="0"/><w:szCs w:val="24"/><w:lang w:val="es-CO" w:eastAsia="en-US" w:bidi="ar-SA"/></w:rPr><w:t>3.1 a 3.4</w:t></w:r></w:ins></w:p></w:tc><w:tc><w:tcPr><w:tcW w:w="2324" w:type="dxa"/><w:tcBorders></w:tcBorders><w:shd w:color="auto" w:fill="F7F7F7" w:val="clear"/></w:tcPr><w:p><w:pPr><w:pStyle w:val="Tabla9"/><w:widowControl/><w:jc w:val="left"/><w:rPr><w:kern w:val="0"/><w:szCs w:val="24"/><w:lang w:val="es-CO" w:eastAsia="en-US" w:bidi="ar-SA"/><w:ins w:id="5581" w:author="Unknown Author" w:date="2026-10-30T04:17:53Z"></w:ins></w:rPr></w:pPr><w:ins w:id="5580" w:author="Unknown Author" w:date="2026-10-30T04:17:53Z"><w:r><w:rPr><w:kern w:val="0"/><w:szCs w:val="24"/><w:lang w:val="es-CO" w:eastAsia="en-US" w:bidi="ar-SA"/></w:rPr><w:t>Residentes de zonas colindantes, con participación voluntaria</w:t></w:r></w:ins></w:p></w:tc></w:tr><w:tr><w:trPr><w:ins w:id="5582" w:author="Unknown Author" w:date="2026-10-30T04:17:53Z"/><w:cantSplit w:val="true"/></w:trPr><w:tc><w:tcPr><w:tcW w:w="2239" w:type="dxa"/><w:tcBorders></w:tcBorders></w:tcPr><w:p><w:pPr><w:pStyle w:val="Tabla9"/><w:widowControl/><w:jc w:val="left"/><w:rPr><w:kern w:val="0"/><w:szCs w:val="24"/><w:lang w:val="es-CO" w:eastAsia="en-US" w:bidi="ar-SA"/><w:ins w:id="5584" w:author="Unknown Author" w:date="2026-10-30T04:17:53Z"></w:ins></w:rPr></w:pPr><w:ins w:id="5583" w:author="Unknown Author" w:date="2026-10-30T04:17:53Z"><w:r><w:rPr><w:kern w:val="0"/><w:szCs w:val="24"/><w:lang w:val="es-CO" w:eastAsia="en-US" w:bidi="ar-SA"/></w:rPr><w:t>Evaluaciones previas de demolición</w:t></w:r></w:ins></w:p></w:tc><w:tc><w:tcPr><w:tcW w:w="2322" w:type="dxa"/><w:tcBorders></w:tcBorders></w:tcPr><w:p><w:pPr><w:pStyle w:val="Tabla9"/><w:widowControl/><w:jc w:val="left"/><w:rPr><w:kern w:val="0"/><w:szCs w:val="24"/><w:lang w:val="es-CO" w:eastAsia="en-US" w:bidi="ar-SA"/><w:ins w:id="5586" w:author="Unknown Author" w:date="2026-10-30T04:17:53Z"></w:ins></w:rPr></w:pPr><w:ins w:id="5585" w:author="Unknown Author" w:date="2026-10-30T04:17:53Z"><w:r><w:rPr><w:kern w:val="0"/><w:szCs w:val="24"/><w:lang w:val="es-CO" w:eastAsia="en-US" w:bidi="ar-SA"/></w:rPr><w:t>12 informes, al menos 3 por municipio</w:t></w:r></w:ins></w:p></w:tc><w:tc><w:tcPr><w:tcW w:w="1660" w:type="dxa"/><w:tcBorders></w:tcBorders></w:tcPr><w:p><w:pPr><w:pStyle w:val="Tabla9"/><w:widowControl/><w:jc w:val="left"/><w:rPr><w:kern w:val="0"/><w:szCs w:val="24"/><w:lang w:val="es-CO" w:eastAsia="en-US" w:bidi="ar-SA"/><w:ins w:id="5588" w:author="Unknown Author" w:date="2026-10-30T04:17:53Z"></w:ins></w:rPr></w:pPr><w:ins w:id="5587" w:author="Unknown Author" w:date="2026-10-30T04:17:53Z"><w:r><w:rPr><w:kern w:val="0"/><w:szCs w:val="24"/><w:lang w:val="es-CO" w:eastAsia="en-US" w:bidi="ar-SA"/></w:rPr><w:t>Meta del proyecto</w:t></w:r></w:ins></w:p></w:tc><w:tc><w:tcPr><w:tcW w:w="1409" w:type="dxa"/><w:tcBorders></w:tcBorders></w:tcPr><w:p><w:pPr><w:pStyle w:val="Tabla9"/><w:widowControl/><w:jc w:val="left"/><w:rPr><w:kern w:val="0"/><w:szCs w:val="24"/><w:lang w:val="es-CO" w:eastAsia="en-US" w:bidi="ar-SA"/><w:ins w:id="5590" w:author="Unknown Author" w:date="2026-10-30T04:17:53Z"></w:ins></w:rPr></w:pPr><w:ins w:id="5589" w:author="Unknown Author" w:date="2026-10-30T04:17:53Z"><w:r><w:rPr><w:kern w:val="0"/><w:szCs w:val="24"/><w:lang w:val="es-CO" w:eastAsia="en-US" w:bidi="ar-SA"/></w:rPr><w:t>1.7 y 3.5</w:t></w:r></w:ins></w:p></w:tc><w:tc><w:tcPr><w:tcW w:w="2324" w:type="dxa"/><w:tcBorders></w:tcBorders></w:tcPr><w:p><w:pPr><w:pStyle w:val="Tabla9"/><w:widowControl/><w:jc w:val="left"/><w:rPr><w:kern w:val="0"/><w:szCs w:val="24"/><w:lang w:val="es-CO" w:eastAsia="en-US" w:bidi="ar-SA"/><w:ins w:id="5592" w:author="Unknown Author" w:date="2026-10-30T04:17:53Z"></w:ins></w:rPr></w:pPr><w:ins w:id="5591" w:author="Unknown Author" w:date="2026-10-30T04:17:53Z"><w:r><w:rPr><w:kern w:val="0"/><w:szCs w:val="24"/><w:lang w:val="es-CO" w:eastAsia="en-US" w:bidi="ar-SA"/></w:rPr><w:t>Demolición programada con acceso acordado con el propietario y con la entidad territorial</w:t></w:r></w:ins></w:p></w:tc></w:tr><w:tr><w:trPr><w:ins w:id="5593" w:author="Unknown Author" w:date="2026-10-30T04:17:53Z"/><w:cantSplit w:val="true"/></w:trPr><w:tc><w:tcPr><w:tcW w:w="2239" w:type="dxa"/><w:tcBorders></w:tcBorders><w:shd w:color="auto" w:fill="F7F7F7" w:val="clear"/></w:tcPr><w:p><w:pPr><w:pStyle w:val="Tabla9"/><w:widowControl/><w:jc w:val="left"/><w:rPr><w:kern w:val="0"/><w:szCs w:val="24"/><w:lang w:val="es-CO" w:eastAsia="en-US" w:bidi="ar-SA"/><w:ins w:id="5595" w:author="Unknown Author" w:date="2026-10-30T04:17:53Z"></w:ins></w:rPr></w:pPr><w:ins w:id="5594" w:author="Unknown Author" w:date="2026-10-30T04:17:53Z"><w:r><w:rPr><w:kern w:val="0"/><w:szCs w:val="24"/><w:lang w:val="es-CO" w:eastAsia="en-US" w:bidi="ar-SA"/></w:rPr><w:t>Personal operario de remoción</w:t></w:r></w:ins></w:p></w:tc><w:tc><w:tcPr><w:tcW w:w="2322" w:type="dxa"/><w:tcBorders></w:tcBorders><w:shd w:color="auto" w:fill="F7F7F7" w:val="clear"/></w:tcPr><w:p><w:pPr><w:pStyle w:val="Tabla9"/><w:widowControl/><w:jc w:val="left"/><w:rPr><w:kern w:val="0"/><w:szCs w:val="24"/><w:lang w:val="es-CO" w:eastAsia="en-US" w:bidi="ar-SA"/><w:ins w:id="5597" w:author="Unknown Author" w:date="2026-10-30T04:17:53Z"></w:ins></w:rPr></w:pPr><w:ins w:id="5596" w:author="Unknown Author" w:date="2026-10-30T04:17:53Z"><w:r><w:rPr><w:color w:val="00B050"/><w:kern w:val="0"/><w:szCs w:val="24"/><w:lang w:val="es-CO" w:eastAsia="en-US" w:bidi="ar-SA"/></w:rPr><w:t>[Diligenciar: número de operarios por sitio]</w:t></w:r></w:ins></w:p></w:tc><w:tc><w:tcPr><w:tcW w:w="1660" w:type="dxa"/><w:tcBorders></w:tcBorders><w:shd w:color="auto" w:fill="F7F7F7" w:val="clear"/></w:tcPr><w:p><w:pPr><w:pStyle w:val="Tabla9"/><w:widowControl/><w:jc w:val="left"/><w:rPr><w:kern w:val="0"/><w:szCs w:val="24"/><w:lang w:val="es-CO" w:eastAsia="en-US" w:bidi="ar-SA"/><w:ins w:id="5599" w:author="Unknown Author" w:date="2026-10-30T04:17:53Z"></w:ins></w:rPr></w:pPr><w:ins w:id="5598" w:author="Unknown Author" w:date="2026-10-30T04:17:53Z"><w:r><w:rPr><w:kern w:val="0"/><w:szCs w:val="24"/><w:lang w:val="es-CO" w:eastAsia="en-US" w:bidi="ar-SA"/></w:rPr><w:t>Por diligenciar</w:t></w:r></w:ins></w:p></w:tc><w:tc><w:tcPr><w:tcW w:w="1409" w:type="dxa"/><w:tcBorders></w:tcBorders><w:shd w:color="auto" w:fill="F7F7F7" w:val="clear"/></w:tcPr><w:p><w:pPr><w:pStyle w:val="Tabla9"/><w:widowControl/><w:jc w:val="left"/><w:rPr><w:kern w:val="0"/><w:szCs w:val="24"/><w:lang w:val="es-CO" w:eastAsia="en-US" w:bidi="ar-SA"/><w:ins w:id="5601" w:author="Unknown Author" w:date="2026-10-30T04:17:53Z"></w:ins></w:rPr></w:pPr><w:ins w:id="5600" w:author="Unknown Author" w:date="2026-10-30T04:17:53Z"><w:r><w:rPr><w:kern w:val="0"/><w:szCs w:val="24"/><w:lang w:val="es-CO" w:eastAsia="en-US" w:bidi="ar-SA"/></w:rPr><w:t>3.1 y 3.2</w:t></w:r></w:ins></w:p></w:tc><w:tc><w:tcPr><w:tcW w:w="2324" w:type="dxa"/><w:tcBorders></w:tcBorders><w:shd w:color="auto" w:fill="F7F7F7" w:val="clear"/></w:tcPr><w:p><w:pPr><w:pStyle w:val="Tabla9"/><w:widowControl/><w:jc w:val="left"/><w:rPr><w:kern w:val="0"/><w:szCs w:val="24"/><w:lang w:val="es-CO" w:eastAsia="en-US" w:bidi="ar-SA"/><w:ins w:id="5603" w:author="Unknown Author" w:date="2026-10-30T04:17:53Z"></w:ins></w:rPr></w:pPr><w:ins w:id="5602" w:author="Unknown Author" w:date="2026-10-30T04:17:53Z"><w:r><w:rPr><w:kern w:val="0"/><w:szCs w:val="24"/><w:lang w:val="es-CO" w:eastAsia="en-US" w:bidi="ar-SA"/></w:rPr><w:t>Personal que trabaja en los sitios monitoreados</w:t></w:r></w:ins></w:p></w:tc></w:tr><w:tr><w:trPr><w:ins w:id="5604" w:author="Unknown Author" w:date="2026-10-30T04:17:53Z"/><w:cantSplit w:val="true"/></w:trPr><w:tc><w:tcPr><w:tcW w:w="2239" w:type="dxa"/><w:tcBorders><w:bottom w:val="single" w:sz="12" w:space="0" w:color="2A3439"/></w:tcBorders></w:tcPr><w:p><w:pPr><w:pStyle w:val="Tabla9"/><w:keepNext w:val="true"/><w:widowControl/><w:jc w:val="left"/><w:rPr><w:kern w:val="0"/><w:szCs w:val="24"/><w:lang w:val="es-CO" w:eastAsia="en-US" w:bidi="ar-SA"/><w:ins w:id="5606" w:author="Unknown Author" w:date="2026-10-30T04:17:53Z"></w:ins></w:rPr></w:pPr><w:ins w:id="5605" w:author="Unknown Author" w:date="2026-10-30T04:17:53Z"><w:r><w:rPr><w:kern w:val="0"/><w:szCs w:val="24"/><w:lang w:val="es-CO" w:eastAsia="en-US" w:bidi="ar-SA"/></w:rPr><w:t>Población en zonas colindantes</w:t></w:r></w:ins></w:p></w:tc><w:tc><w:tcPr><w:tcW w:w="2322" w:type="dxa"/><w:tcBorders><w:bottom w:val="single" w:sz="12" w:space="0" w:color="2A3439"/></w:tcBorders></w:tcPr><w:p><w:pPr><w:pStyle w:val="Tabla9"/><w:keepNext w:val="true"/><w:widowControl/><w:jc w:val="left"/><w:rPr><w:kern w:val="0"/><w:szCs w:val="24"/><w:lang w:val="es-CO" w:eastAsia="en-US" w:bidi="ar-SA"/><w:ins w:id="5608" w:author="Unknown Author" w:date="2026-10-30T04:17:53Z"></w:ins></w:rPr></w:pPr><w:ins w:id="5607" w:author="Unknown Author" w:date="2026-10-30T04:17:53Z"><w:r><w:rPr><w:color w:val="00B050"/><w:kern w:val="0"/><w:szCs w:val="24"/><w:lang w:val="es-CO" w:eastAsia="en-US" w:bidi="ar-SA"/></w:rPr><w:t>[Diligenciar: personas en zonas colindantes por sitio]</w:t></w:r></w:ins></w:p></w:tc><w:tc><w:tcPr><w:tcW w:w="1660" w:type="dxa"/><w:tcBorders><w:bottom w:val="single" w:sz="12" w:space="0" w:color="2A3439"/></w:tcBorders></w:tcPr><w:p><w:pPr><w:pStyle w:val="Tabla9"/><w:keepNext w:val="true"/><w:widowControl/><w:jc w:val="left"/><w:rPr><w:kern w:val="0"/><w:szCs w:val="24"/><w:lang w:val="es-CO" w:eastAsia="en-US" w:bidi="ar-SA"/><w:ins w:id="5610" w:author="Unknown Author" w:date="2026-10-30T04:17:53Z"></w:ins></w:rPr></w:pPr><w:ins w:id="5609" w:author="Unknown Author" w:date="2026-10-30T04:17:53Z"><w:r><w:rPr><w:kern w:val="0"/><w:szCs w:val="24"/><w:lang w:val="es-CO" w:eastAsia="en-US" w:bidi="ar-SA"/></w:rPr><w:t>Por diligenciar</w:t></w:r></w:ins></w:p></w:tc><w:tc><w:tcPr><w:tcW w:w="1409" w:type="dxa"/><w:tcBorders><w:bottom w:val="single" w:sz="12" w:space="0" w:color="2A3439"/></w:tcBorders></w:tcPr><w:p><w:pPr><w:pStyle w:val="Tabla9"/><w:keepNext w:val="true"/><w:widowControl/><w:jc w:val="left"/><w:rPr><w:kern w:val="0"/><w:szCs w:val="24"/><w:lang w:val="es-CO" w:eastAsia="en-US" w:bidi="ar-SA"/><w:ins w:id="5612" w:author="Unknown Author" w:date="2026-10-30T04:17:53Z"></w:ins></w:rPr></w:pPr><w:ins w:id="5611" w:author="Unknown Author" w:date="2026-10-30T04:17:53Z"><w:r><w:rPr><w:kern w:val="0"/><w:szCs w:val="24"/><w:lang w:val="es-CO" w:eastAsia="en-US" w:bidi="ar-SA"/></w:rPr><w:t>3.2 a 3.4</w:t></w:r></w:ins></w:p></w:tc><w:tc><w:tcPr><w:tcW w:w="2324" w:type="dxa"/><w:tcBorders><w:bottom w:val="single" w:sz="12" w:space="0" w:color="2A3439"/></w:tcBorders></w:tcPr><w:p><w:pPr><w:pStyle w:val="Tabla9"/><w:keepNext w:val="true"/><w:widowControl/><w:jc w:val="left"/><w:rPr><w:kern w:val="0"/><w:szCs w:val="24"/><w:lang w:val="es-CO" w:eastAsia="en-US" w:bidi="ar-SA"/><w:ins w:id="5614" w:author="Unknown Author" w:date="2026-10-30T04:17:53Z"></w:ins></w:rPr></w:pPr><w:ins w:id="5613" w:author="Unknown Author" w:date="2026-10-30T04:17:53Z"><w:r><w:rPr><w:kern w:val="0"/><w:szCs w:val="24"/><w:lang w:val="es-CO" w:eastAsia="en-US" w:bidi="ar-SA"/></w:rPr><w:t>Residentes dentro de la distancia de influencia de cada sitio</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239"/><w:gridCol w:w="2322"/><w:gridCol w:w="1660"/><w:gridCol w:w="1409"/><w:gridCol w:w="2324"/></w:tblGrid><w:tr><w:trPr><w:tblHeader w:val="true"/><w:del w:id="5615" w:author="Unknown Author" w:date="2026-10-30T04:17:53Z"/><w:cantSplit w:val="true"/></w:trPr><w:tc><w:tcPr><w:tcW w:w="223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5617" w:author="Unknown Author" w:date="2026-10-30T04:17:53Z"></w:del></w:rPr></w:pPr><w:del w:id="5616" w:author="Unknown Author" w:date="2026-10-30T04:17:53Z"><w:r><w:rPr><w:b/><w:kern w:val="0"/><w:szCs w:val="24"/><w:lang w:val="es-CO" w:eastAsia="en-US" w:bidi="ar-SA"/></w:rPr><w:delText>Grupo</w:delText></w:r></w:del></w:p></w:tc><w:tc><w:tcPr><w:tcW w:w="232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5619" w:author="Unknown Author" w:date="2026-10-30T04:17:53Z"></w:del></w:rPr></w:pPr><w:del w:id="5618" w:author="Unknown Author" w:date="2026-10-30T04:17:53Z"><w:r><w:rPr><w:b/><w:kern w:val="0"/><w:szCs w:val="24"/><w:lang w:val="es-CO" w:eastAsia="en-US" w:bidi="ar-SA"/></w:rPr><w:delText>Cantidad</w:delText></w:r></w:del></w:p></w:tc><w:tc><w:tcPr><w:tcW w:w="166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5621" w:author="Unknown Author" w:date="2026-10-30T04:17:53Z"></w:del></w:rPr></w:pPr><w:del w:id="5620" w:author="Unknown Author" w:date="2026-10-30T04:17:53Z"><w:r><w:rPr><w:b/><w:kern w:val="0"/><w:szCs w:val="24"/><w:lang w:val="es-CO" w:eastAsia="en-US" w:bidi="ar-SA"/></w:rPr><w:delText>Naturaleza del dato</w:delText></w:r></w:del></w:p></w:tc><w:tc><w:tcPr><w:tcW w:w="140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5623" w:author="Unknown Author" w:date="2026-10-30T04:17:53Z"></w:del></w:rPr></w:pPr><w:del w:id="5622" w:author="Unknown Author" w:date="2026-10-30T04:17:53Z"><w:r><w:rPr><w:b/><w:kern w:val="0"/><w:szCs w:val="24"/><w:lang w:val="es-CO" w:eastAsia="en-US" w:bidi="ar-SA"/></w:rPr><w:delText>Actividad que la atiende</w:delText></w:r></w:del></w:p></w:tc><w:tc><w:tcPr><w:tcW w:w="232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5625" w:author="Unknown Author" w:date="2026-10-30T04:17:53Z"></w:del></w:rPr></w:pPr><w:del w:id="5624" w:author="Unknown Author" w:date="2026-10-30T04:17:53Z"><w:r><w:rPr><w:b/><w:kern w:val="0"/><w:szCs w:val="24"/><w:lang w:val="es-CO" w:eastAsia="en-US" w:bidi="ar-SA"/></w:rPr><w:delText>Criterio de selección</w:delText></w:r></w:del></w:p></w:tc></w:tr><w:tr><w:trPr><w:del w:id="5626" w:author="Unknown Author" w:date="2026-10-30T04:17:53Z"/><w:cantSplit w:val="true"/></w:trPr><w:tc><w:tcPr><w:tcW w:w="2239" w:type="dxa"/><w:tcBorders></w:tcBorders></w:tcPr><w:p><w:pPr><w:pStyle w:val="Tabla9"/><w:widowControl/><w:jc w:val="left"/><w:rPr><w:kern w:val="0"/><w:szCs w:val="24"/><w:lang w:val="es-CO" w:eastAsia="en-US" w:bidi="ar-SA"/><w:del w:id="5628" w:author="Unknown Author" w:date="2026-10-30T04:17:53Z"></w:del></w:rPr></w:pPr><w:del w:id="5627" w:author="Unknown Author" w:date="2026-10-30T04:17:53Z"><w:r><w:rPr><w:kern w:val="0"/><w:szCs w:val="24"/><w:lang w:val="es-CO" w:eastAsia="en-US" w:bidi="ar-SA"/></w:rPr><w:delText>Comités municipales de gestión del riesgo</w:delText></w:r></w:del></w:p></w:tc><w:tc><w:tcPr><w:tcW w:w="2322" w:type="dxa"/><w:tcBorders></w:tcBorders></w:tcPr><w:p><w:pPr><w:pStyle w:val="Tabla9"/><w:widowControl/><w:jc w:val="left"/><w:rPr><w:kern w:val="0"/><w:szCs w:val="24"/><w:lang w:val="es-CO" w:eastAsia="en-US" w:bidi="ar-SA"/><w:del w:id="5630" w:author="Unknown Author" w:date="2026-10-30T04:17:53Z"></w:del></w:rPr></w:pPr><w:del w:id="5629" w:author="Unknown Author" w:date="2026-10-30T04:17:53Z"><w:r><w:rPr><w:kern w:val="0"/><w:szCs w:val="24"/><w:lang w:val="es-CO" w:eastAsia="en-US" w:bidi="ar-SA"/></w:rPr><w:delText>12, cuatro por departamento</w:delText></w:r></w:del></w:p></w:tc><w:tc><w:tcPr><w:tcW w:w="1660" w:type="dxa"/><w:tcBorders></w:tcBorders></w:tcPr><w:p><w:pPr><w:pStyle w:val="Tabla9"/><w:widowControl/><w:jc w:val="left"/><w:rPr><w:kern w:val="0"/><w:szCs w:val="24"/><w:lang w:val="es-CO" w:eastAsia="en-US" w:bidi="ar-SA"/><w:del w:id="5632" w:author="Unknown Author" w:date="2026-10-30T04:17:53Z"></w:del></w:rPr></w:pPr><w:del w:id="5631" w:author="Unknown Author" w:date="2026-10-30T04:17:53Z"><w:r><w:rPr><w:kern w:val="0"/><w:szCs w:val="24"/><w:lang w:val="es-CO" w:eastAsia="en-US" w:bidi="ar-SA"/></w:rPr><w:delText>Supuesto de trabajo</w:delText></w:r></w:del></w:p></w:tc><w:tc><w:tcPr><w:tcW w:w="1409" w:type="dxa"/><w:tcBorders></w:tcBorders></w:tcPr><w:p><w:pPr><w:pStyle w:val="Tabla9"/><w:widowControl/><w:jc w:val="left"/><w:rPr><w:kern w:val="0"/><w:szCs w:val="24"/><w:lang w:val="es-CO" w:eastAsia="en-US" w:bidi="ar-SA"/><w:del w:id="5634" w:author="Unknown Author" w:date="2026-10-30T04:17:53Z"></w:del></w:rPr></w:pPr><w:del w:id="5633" w:author="Unknown Author" w:date="2026-10-30T04:17:53Z"><w:r><w:rPr><w:kern w:val="0"/><w:szCs w:val="24"/><w:lang w:val="es-CO" w:eastAsia="en-US" w:bidi="ar-SA"/></w:rPr><w:delText>3.1 a 3.4</w:delText></w:r></w:del></w:p></w:tc><w:tc><w:tcPr><w:tcW w:w="2324" w:type="dxa"/><w:tcBorders></w:tcBorders></w:tcPr><w:p><w:pPr><w:pStyle w:val="Tabla9"/><w:widowControl/><w:jc w:val="left"/><w:rPr><w:kern w:val="0"/><w:szCs w:val="24"/><w:lang w:val="es-CO" w:eastAsia="en-US" w:bidi="ar-SA"/><w:del w:id="5636" w:author="Unknown Author" w:date="2026-10-30T04:17:53Z"></w:del></w:rPr></w:pPr><w:del w:id="5635" w:author="Unknown Author" w:date="2026-10-30T04:17:53Z"><w:r><w:rPr><w:kern w:val="0"/><w:szCs w:val="24"/><w:lang w:val="es-CO" w:eastAsia="en-US" w:bidi="ar-SA"/></w:rPr><w:delText>Municipio afectado con sitio de remoción y comité en funcionamiento</w:delText></w:r></w:del></w:p></w:tc></w:tr><w:tr><w:trPr><w:del w:id="5637" w:author="Unknown Author" w:date="2026-10-30T04:17:53Z"/><w:cantSplit w:val="true"/></w:trPr><w:tc><w:tcPr><w:tcW w:w="2239" w:type="dxa"/><w:tcBorders></w:tcBorders><w:shd w:color="auto" w:fill="F7F7F7" w:val="clear"/></w:tcPr><w:p><w:pPr><w:pStyle w:val="Tabla9"/><w:widowControl/><w:jc w:val="left"/><w:rPr><w:kern w:val="0"/><w:szCs w:val="24"/><w:lang w:val="es-CO" w:eastAsia="en-US" w:bidi="ar-SA"/><w:del w:id="5639" w:author="Unknown Author" w:date="2026-10-30T04:17:53Z"></w:del></w:rPr></w:pPr><w:del w:id="5638" w:author="Unknown Author" w:date="2026-10-30T04:17:53Z"><w:r><w:rPr><w:kern w:val="0"/><w:szCs w:val="24"/><w:lang w:val="es-CO" w:eastAsia="en-US" w:bidi="ar-SA"/></w:rPr><w:delText>Comités departamentales de gestión del riesgo</w:delText></w:r></w:del></w:p></w:tc><w:tc><w:tcPr><w:tcW w:w="2322" w:type="dxa"/><w:tcBorders></w:tcBorders><w:shd w:color="auto" w:fill="F7F7F7" w:val="clear"/></w:tcPr><w:p><w:pPr><w:pStyle w:val="Tabla9"/><w:widowControl/><w:jc w:val="left"/><w:rPr><w:kern w:val="0"/><w:szCs w:val="24"/><w:lang w:val="es-CO" w:eastAsia="en-US" w:bidi="ar-SA"/><w:del w:id="5641" w:author="Unknown Author" w:date="2026-10-30T04:17:53Z"></w:del></w:rPr></w:pPr><w:del w:id="5640" w:author="Unknown Author" w:date="2026-10-30T04:17:53Z"><w:r><w:rPr><w:kern w:val="0"/><w:szCs w:val="24"/><w:lang w:val="es-CO" w:eastAsia="en-US" w:bidi="ar-SA"/></w:rPr><w:delText>Tres, uno por departamento</w:delText></w:r></w:del></w:p></w:tc><w:tc><w:tcPr><w:tcW w:w="1660" w:type="dxa"/><w:tcBorders></w:tcBorders><w:shd w:color="auto" w:fill="F7F7F7" w:val="clear"/></w:tcPr><w:p><w:pPr><w:pStyle w:val="Tabla9"/><w:widowControl/><w:jc w:val="left"/><w:rPr><w:kern w:val="0"/><w:szCs w:val="24"/><w:lang w:val="es-CO" w:eastAsia="en-US" w:bidi="ar-SA"/><w:del w:id="5643" w:author="Unknown Author" w:date="2026-10-30T04:17:53Z"></w:del></w:rPr></w:pPr><w:del w:id="5642" w:author="Unknown Author" w:date="2026-10-30T04:17:53Z"><w:r><w:rPr><w:kern w:val="0"/><w:szCs w:val="24"/><w:lang w:val="es-CO" w:eastAsia="en-US" w:bidi="ar-SA"/></w:rPr><w:delText>Supuesto de trabajo</w:delText></w:r></w:del></w:p></w:tc><w:tc><w:tcPr><w:tcW w:w="1409" w:type="dxa"/><w:tcBorders></w:tcBorders><w:shd w:color="auto" w:fill="F7F7F7" w:val="clear"/></w:tcPr><w:p><w:pPr><w:pStyle w:val="Tabla9"/><w:widowControl/><w:jc w:val="left"/><w:rPr><w:kern w:val="0"/><w:szCs w:val="24"/><w:lang w:val="es-CO" w:eastAsia="en-US" w:bidi="ar-SA"/><w:del w:id="5645" w:author="Unknown Author" w:date="2026-10-30T04:17:53Z"></w:del></w:rPr></w:pPr><w:del w:id="5644" w:author="Unknown Author" w:date="2026-10-30T04:17:53Z"><w:r><w:rPr><w:kern w:val="0"/><w:szCs w:val="24"/><w:lang w:val="es-CO" w:eastAsia="en-US" w:bidi="ar-SA"/></w:rPr><w:delText>3.1 a 3.4</w:delText></w:r></w:del></w:p></w:tc><w:tc><w:tcPr><w:tcW w:w="2324" w:type="dxa"/><w:tcBorders></w:tcBorders><w:shd w:color="auto" w:fill="F7F7F7" w:val="clear"/></w:tcPr><w:p><w:pPr><w:pStyle w:val="Tabla9"/><w:widowControl/><w:jc w:val="left"/><w:rPr><w:kern w:val="0"/><w:szCs w:val="24"/><w:lang w:val="es-CO" w:eastAsia="en-US" w:bidi="ar-SA"/><w:del w:id="5647" w:author="Unknown Author" w:date="2026-10-30T04:17:53Z"></w:del></w:rPr></w:pPr><w:del w:id="5646" w:author="Unknown Author" w:date="2026-10-30T04:17:53Z"><w:r><w:rPr><w:kern w:val="0"/><w:szCs w:val="24"/><w:lang w:val="es-CO" w:eastAsia="en-US" w:bidi="ar-SA"/></w:rPr><w:delText>Un comité por departamento de intervención</w:delText></w:r></w:del></w:p></w:tc></w:tr><w:tr><w:trPr><w:del w:id="5648" w:author="Unknown Author" w:date="2026-10-30T04:17:53Z"/><w:cantSplit w:val="true"/></w:trPr><w:tc><w:tcPr><w:tcW w:w="2239" w:type="dxa"/><w:tcBorders></w:tcBorders></w:tcPr><w:p><w:pPr><w:pStyle w:val="Tabla9"/><w:widowControl/><w:jc w:val="left"/><w:rPr><w:kern w:val="0"/><w:szCs w:val="24"/><w:lang w:val="es-CO" w:eastAsia="en-US" w:bidi="ar-SA"/><w:del w:id="5650" w:author="Unknown Author" w:date="2026-10-30T04:17:53Z"></w:del></w:rPr></w:pPr><w:del w:id="5649" w:author="Unknown Author" w:date="2026-10-30T04:17:53Z"><w:r><w:rPr><w:kern w:val="0"/><w:szCs w:val="24"/><w:lang w:val="es-CO" w:eastAsia="en-US" w:bidi="ar-SA"/></w:rPr><w:delText>Personas integrantes de los comités</w:delText></w:r></w:del></w:p></w:tc><w:tc><w:tcPr><w:tcW w:w="2322" w:type="dxa"/><w:tcBorders></w:tcBorders></w:tcPr><w:p><w:pPr><w:pStyle w:val="Tabla9"/><w:widowControl/><w:jc w:val="left"/><w:rPr><w:kern w:val="0"/><w:szCs w:val="24"/><w:lang w:val="es-CO" w:eastAsia="en-US" w:bidi="ar-SA"/><w:del w:id="5652" w:author="Unknown Author" w:date="2026-10-30T04:17:53Z"></w:del></w:rPr></w:pPr><w:del w:id="5651" w:author="Unknown Author" w:date="2026-10-30T04:17:53Z"><w:r><w:rPr><w:kern w:val="0"/><w:szCs w:val="24"/><w:lang w:val="es-CO" w:eastAsia="en-US" w:bidi="ar-SA"/></w:rPr><w:delText>150, con 10 por comité y 50 por departamento</w:delText></w:r></w:del></w:p></w:tc><w:tc><w:tcPr><w:tcW w:w="1660" w:type="dxa"/><w:tcBorders></w:tcBorders></w:tcPr><w:p><w:pPr><w:pStyle w:val="Tabla9"/><w:widowControl/><w:jc w:val="left"/><w:rPr><w:kern w:val="0"/><w:szCs w:val="24"/><w:lang w:val="es-CO" w:eastAsia="en-US" w:bidi="ar-SA"/><w:del w:id="5654" w:author="Unknown Author" w:date="2026-10-30T04:17:53Z"></w:del></w:rPr></w:pPr><w:del w:id="5653" w:author="Unknown Author" w:date="2026-10-30T04:17:53Z"><w:r><w:rPr><w:kern w:val="0"/><w:szCs w:val="24"/><w:lang w:val="es-CO" w:eastAsia="en-US" w:bidi="ar-SA"/></w:rPr><w:delText>Supuesto de trabajo</w:delText></w:r></w:del></w:p></w:tc><w:tc><w:tcPr><w:tcW w:w="1409" w:type="dxa"/><w:tcBorders></w:tcBorders></w:tcPr><w:p><w:pPr><w:pStyle w:val="Tabla9"/><w:widowControl/><w:jc w:val="left"/><w:rPr><w:kern w:val="0"/><w:szCs w:val="24"/><w:lang w:val="es-CO" w:eastAsia="en-US" w:bidi="ar-SA"/><w:del w:id="5656" w:author="Unknown Author" w:date="2026-10-30T04:17:53Z"></w:del></w:rPr></w:pPr><w:del w:id="5655" w:author="Unknown Author" w:date="2026-10-30T04:17:53Z"><w:r><w:rPr><w:kern w:val="0"/><w:szCs w:val="24"/><w:lang w:val="es-CO" w:eastAsia="en-US" w:bidi="ar-SA"/></w:rPr><w:delText>3.1 y 3.2</w:delText></w:r></w:del></w:p></w:tc><w:tc><w:tcPr><w:tcW w:w="2324" w:type="dxa"/><w:tcBorders></w:tcBorders></w:tcPr><w:p><w:pPr><w:pStyle w:val="Tabla9"/><w:widowControl/><w:jc w:val="left"/><w:rPr><w:kern w:val="0"/><w:szCs w:val="24"/><w:lang w:val="es-CO" w:eastAsia="en-US" w:bidi="ar-SA"/><w:del w:id="5658" w:author="Unknown Author" w:date="2026-10-30T04:17:53Z"></w:del></w:rPr></w:pPr><w:del w:id="5657" w:author="Unknown Author" w:date="2026-10-30T04:17:53Z"><w:r><w:rPr><w:kern w:val="0"/><w:szCs w:val="24"/><w:lang w:val="es-CO" w:eastAsia="en-US" w:bidi="ar-SA"/></w:rPr><w:delText>Incidencia en la alerta; designación por la presidencia del comité</w:delText></w:r></w:del></w:p></w:tc></w:tr><w:tr><w:trPr><w:del w:id="5659" w:author="Unknown Author" w:date="2026-10-30T04:17:53Z"/><w:cantSplit w:val="true"/></w:trPr><w:tc><w:tcPr><w:tcW w:w="2239" w:type="dxa"/><w:tcBorders></w:tcBorders><w:shd w:color="auto" w:fill="F7F7F7" w:val="clear"/></w:tcPr><w:p><w:pPr><w:pStyle w:val="Tabla9"/><w:widowControl/><w:jc w:val="left"/><w:rPr><w:kern w:val="0"/><w:szCs w:val="24"/><w:lang w:val="es-CO" w:eastAsia="en-US" w:bidi="ar-SA"/><w:del w:id="5661" w:author="Unknown Author" w:date="2026-10-30T04:17:53Z"></w:del></w:rPr></w:pPr><w:del w:id="5660" w:author="Unknown Author" w:date="2026-10-30T04:17:53Z"><w:r><w:rPr><w:kern w:val="0"/><w:szCs w:val="24"/><w:lang w:val="es-CO" w:eastAsia="en-US" w:bidi="ar-SA"/></w:rPr><w:delText>Personas a certificar</w:delText></w:r></w:del></w:p></w:tc><w:tc><w:tcPr><w:tcW w:w="2322" w:type="dxa"/><w:tcBorders></w:tcBorders><w:shd w:color="auto" w:fill="F7F7F7" w:val="clear"/></w:tcPr><w:p><w:pPr><w:pStyle w:val="Tabla9"/><w:widowControl/><w:jc w:val="left"/><w:rPr><w:kern w:val="0"/><w:szCs w:val="24"/><w:lang w:val="es-CO" w:eastAsia="en-US" w:bidi="ar-SA"/><w:del w:id="5663" w:author="Unknown Author" w:date="2026-10-30T04:17:53Z"></w:del></w:rPr></w:pPr><w:del w:id="5662" w:author="Unknown Author" w:date="2026-10-30T04:17:53Z"><w:r><w:rPr><w:kern w:val="0"/><w:szCs w:val="24"/><w:lang w:val="es-CO" w:eastAsia="en-US" w:bidi="ar-SA"/></w:rPr><w:delText>60</w:delText></w:r></w:del></w:p></w:tc><w:tc><w:tcPr><w:tcW w:w="1660" w:type="dxa"/><w:tcBorders></w:tcBorders><w:shd w:color="auto" w:fill="F7F7F7" w:val="clear"/></w:tcPr><w:p><w:pPr><w:pStyle w:val="Tabla9"/><w:widowControl/><w:jc w:val="left"/><w:rPr><w:kern w:val="0"/><w:szCs w:val="24"/><w:lang w:val="es-CO" w:eastAsia="en-US" w:bidi="ar-SA"/><w:del w:id="5665" w:author="Unknown Author" w:date="2026-10-30T04:17:53Z"></w:del></w:rPr></w:pPr><w:del w:id="5664" w:author="Unknown Author" w:date="2026-10-30T04:17:53Z"><w:r><w:rPr><w:kern w:val="0"/><w:szCs w:val="24"/><w:lang w:val="es-CO" w:eastAsia="en-US" w:bidi="ar-SA"/></w:rPr><w:delText>Meta del proyecto</w:delText></w:r></w:del></w:p></w:tc><w:tc><w:tcPr><w:tcW w:w="1409" w:type="dxa"/><w:tcBorders></w:tcBorders><w:shd w:color="auto" w:fill="F7F7F7" w:val="clear"/></w:tcPr><w:p><w:pPr><w:pStyle w:val="Tabla9"/><w:widowControl/><w:jc w:val="left"/><w:rPr><w:kern w:val="0"/><w:szCs w:val="24"/><w:lang w:val="es-CO" w:eastAsia="en-US" w:bidi="ar-SA"/><w:del w:id="5667" w:author="Unknown Author" w:date="2026-10-30T04:17:53Z"></w:del></w:rPr></w:pPr><w:del w:id="5666" w:author="Unknown Author" w:date="2026-10-30T04:17:53Z"><w:r><w:rPr><w:kern w:val="0"/><w:szCs w:val="24"/><w:lang w:val="es-CO" w:eastAsia="en-US" w:bidi="ar-SA"/></w:rPr><w:delText>3.3</w:delText></w:r></w:del></w:p></w:tc><w:tc><w:tcPr><w:tcW w:w="2324" w:type="dxa"/><w:tcBorders></w:tcBorders><w:shd w:color="auto" w:fill="F7F7F7" w:val="clear"/></w:tcPr><w:p><w:pPr><w:pStyle w:val="Tabla9"/><w:widowControl/><w:jc w:val="left"/><w:rPr><w:kern w:val="0"/><w:szCs w:val="24"/><w:lang w:val="es-CO" w:eastAsia="en-US" w:bidi="ar-SA"/><w:del w:id="5669" w:author="Unknown Author" w:date="2026-10-30T04:17:53Z"></w:del></w:rPr></w:pPr><w:del w:id="5668" w:author="Unknown Author" w:date="2026-10-30T04:17:53Z"><w:r><w:rPr><w:kern w:val="0"/><w:szCs w:val="24"/><w:lang w:val="es-CO" w:eastAsia="en-US" w:bidi="ar-SA"/></w:rPr><w:delText>Designación con permanencia prevista y aprobación de la evaluación práctica</w:delText></w:r></w:del></w:p></w:tc></w:tr><w:tr><w:trPr><w:del w:id="5670" w:author="Unknown Author" w:date="2026-10-30T04:17:53Z"/><w:cantSplit w:val="true"/></w:trPr><w:tc><w:tcPr><w:tcW w:w="2239" w:type="dxa"/><w:tcBorders></w:tcBorders></w:tcPr><w:p><w:pPr><w:pStyle w:val="Tabla9"/><w:widowControl/><w:jc w:val="left"/><w:rPr><w:kern w:val="0"/><w:szCs w:val="24"/><w:lang w:val="es-CO" w:eastAsia="en-US" w:bidi="ar-SA"/><w:del w:id="5672" w:author="Unknown Author" w:date="2026-10-30T04:17:53Z"></w:del></w:rPr></w:pPr><w:del w:id="5671" w:author="Unknown Author" w:date="2026-10-30T04:17:53Z"><w:r><w:rPr><w:kern w:val="0"/><w:szCs w:val="24"/><w:lang w:val="es-CO" w:eastAsia="en-US" w:bidi="ar-SA"/></w:rPr><w:delText>Personas en formación</w:delText></w:r></w:del></w:p></w:tc><w:tc><w:tcPr><w:tcW w:w="2322" w:type="dxa"/><w:tcBorders></w:tcBorders></w:tcPr><w:p><w:pPr><w:pStyle w:val="Tabla9"/><w:widowControl/><w:jc w:val="left"/><w:rPr><w:kern w:val="0"/><w:szCs w:val="24"/><w:lang w:val="es-CO" w:eastAsia="en-US" w:bidi="ar-SA"/><w:del w:id="5674" w:author="Unknown Author" w:date="2026-10-30T04:17:53Z"></w:del></w:rPr></w:pPr><w:del w:id="5673" w:author="Unknown Author" w:date="2026-10-30T04:17:53Z"><w:r><w:rPr><w:kern w:val="0"/><w:szCs w:val="24"/><w:lang w:val="es-CO" w:eastAsia="en-US" w:bidi="ar-SA"/></w:rPr><w:delText>Nueve: seis jóvenes investigadores, dos de maestría y un posdoctor</w:delText></w:r></w:del></w:p></w:tc><w:tc><w:tcPr><w:tcW w:w="1660" w:type="dxa"/><w:tcBorders></w:tcBorders></w:tcPr><w:p><w:pPr><w:pStyle w:val="Tabla9"/><w:widowControl/><w:jc w:val="left"/><w:rPr><w:kern w:val="0"/><w:szCs w:val="24"/><w:lang w:val="es-CO" w:eastAsia="en-US" w:bidi="ar-SA"/><w:del w:id="5676" w:author="Unknown Author" w:date="2026-10-30T04:17:53Z"></w:del></w:rPr></w:pPr><w:del w:id="5675" w:author="Unknown Author" w:date="2026-10-30T04:17:53Z"><w:r><w:rPr><w:kern w:val="0"/><w:szCs w:val="24"/><w:lang w:val="es-CO" w:eastAsia="en-US" w:bidi="ar-SA"/></w:rPr><w:delText>Meta del proyecto</w:delText></w:r></w:del></w:p></w:tc><w:tc><w:tcPr><w:tcW w:w="1409" w:type="dxa"/><w:tcBorders></w:tcBorders></w:tcPr><w:p><w:pPr><w:pStyle w:val="Tabla9"/><w:widowControl/><w:jc w:val="left"/><w:rPr><w:kern w:val="0"/><w:szCs w:val="24"/><w:lang w:val="es-CO" w:eastAsia="en-US" w:bidi="ar-SA"/><w:del w:id="5678" w:author="Unknown Author" w:date="2026-10-30T04:17:53Z"></w:del></w:rPr></w:pPr><w:del w:id="5677" w:author="Unknown Author" w:date="2026-10-30T04:17:53Z"><w:r><w:rPr><w:kern w:val="0"/><w:szCs w:val="24"/><w:lang w:val="es-CO" w:eastAsia="en-US" w:bidi="ar-SA"/></w:rPr><w:delText>1.1 a 1.6</w:delText></w:r></w:del></w:p></w:tc><w:tc><w:tcPr><w:tcW w:w="2324" w:type="dxa"/><w:tcBorders></w:tcBorders></w:tcPr><w:p><w:pPr><w:pStyle w:val="Tabla9"/><w:widowControl/><w:jc w:val="left"/><w:rPr><w:kern w:val="0"/><w:szCs w:val="24"/><w:lang w:val="es-CO" w:eastAsia="en-US" w:bidi="ar-SA"/><w:del w:id="5680" w:author="Unknown Author" w:date="2026-10-30T04:17:53Z"></w:del></w:rPr></w:pPr><w:del w:id="5679" w:author="Unknown Author" w:date="2026-10-30T04:17:53Z"><w:r><w:rPr><w:kern w:val="0"/><w:szCs w:val="24"/><w:lang w:val="es-CO" w:eastAsia="en-US" w:bidi="ar-SA"/></w:rPr><w:delText>Convocatoria según el numeral 9 de los TdR</w:delText></w:r></w:del></w:p></w:tc></w:tr><w:tr><w:trPr><w:del w:id="5681" w:author="Unknown Author" w:date="2026-10-30T04:17:53Z"/><w:cantSplit w:val="true"/></w:trPr><w:tc><w:tcPr><w:tcW w:w="2239" w:type="dxa"/><w:tcBorders></w:tcBorders><w:shd w:color="auto" w:fill="F7F7F7" w:val="clear"/></w:tcPr><w:p><w:pPr><w:pStyle w:val="Tabla9"/><w:widowControl/><w:jc w:val="left"/><w:rPr><w:kern w:val="0"/><w:szCs w:val="24"/><w:lang w:val="es-CO" w:eastAsia="en-US" w:bidi="ar-SA"/><w:del w:id="5683" w:author="Unknown Author" w:date="2026-10-30T04:17:53Z"></w:del></w:rPr></w:pPr><w:del w:id="5682" w:author="Unknown Author" w:date="2026-10-30T04:17:53Z"><w:r><w:rPr><w:kern w:val="0"/><w:szCs w:val="24"/><w:lang w:val="es-CO" w:eastAsia="en-US" w:bidi="ar-SA"/></w:rPr><w:delText>Comunidades de los 12 municipios</w:delText></w:r></w:del></w:p></w:tc><w:tc><w:tcPr><w:tcW w:w="2322" w:type="dxa"/><w:tcBorders></w:tcBorders><w:shd w:color="auto" w:fill="F7F7F7" w:val="clear"/></w:tcPr><w:p><w:pPr><w:pStyle w:val="Tabla9"/><w:widowControl/><w:jc w:val="left"/><w:rPr><w:kern w:val="0"/><w:szCs w:val="24"/><w:lang w:val="es-CO" w:eastAsia="en-US" w:bidi="ar-SA"/><w:del w:id="5685" w:author="Unknown Author" w:date="2026-10-30T04:17:53Z"></w:del></w:rPr></w:pPr><w:del w:id="5684" w:author="Unknown Author" w:date="2026-10-30T04:17:53Z"><w:r><w:rPr><w:kern w:val="0"/><w:szCs w:val="24"/><w:lang w:val="es-CO" w:eastAsia="en-US" w:bidi="ar-SA"/></w:rPr><w:delText>29 actividades: 20 talleres y nueve jornadas</w:delText></w:r></w:del></w:p></w:tc><w:tc><w:tcPr><w:tcW w:w="1660" w:type="dxa"/><w:tcBorders></w:tcBorders><w:shd w:color="auto" w:fill="F7F7F7" w:val="clear"/></w:tcPr><w:p><w:pPr><w:pStyle w:val="Tabla9"/><w:widowControl/><w:jc w:val="left"/><w:rPr><w:kern w:val="0"/><w:szCs w:val="24"/><w:lang w:val="es-CO" w:eastAsia="en-US" w:bidi="ar-SA"/><w:del w:id="5687" w:author="Unknown Author" w:date="2026-10-30T04:17:53Z"></w:del></w:rPr></w:pPr><w:del w:id="5686" w:author="Unknown Author" w:date="2026-10-30T04:17:53Z"><w:r><w:rPr><w:kern w:val="0"/><w:szCs w:val="24"/><w:lang w:val="es-CO" w:eastAsia="en-US" w:bidi="ar-SA"/></w:rPr><w:delText>Meta del proyecto</w:delText></w:r></w:del></w:p></w:tc><w:tc><w:tcPr><w:tcW w:w="1409" w:type="dxa"/><w:tcBorders></w:tcBorders><w:shd w:color="auto" w:fill="F7F7F7" w:val="clear"/></w:tcPr><w:p><w:pPr><w:pStyle w:val="Tabla9"/><w:widowControl/><w:jc w:val="left"/><w:rPr><w:kern w:val="0"/><w:szCs w:val="24"/><w:lang w:val="es-CO" w:eastAsia="en-US" w:bidi="ar-SA"/><w:del w:id="5689" w:author="Unknown Author" w:date="2026-10-30T04:17:53Z"></w:del></w:rPr></w:pPr><w:del w:id="5688" w:author="Unknown Author" w:date="2026-10-30T04:17:53Z"><w:r><w:rPr><w:kern w:val="0"/><w:szCs w:val="24"/><w:lang w:val="es-CO" w:eastAsia="en-US" w:bidi="ar-SA"/></w:rPr><w:delText>3.1 a 3.4</w:delText></w:r></w:del></w:p></w:tc><w:tc><w:tcPr><w:tcW w:w="2324" w:type="dxa"/><w:tcBorders></w:tcBorders><w:shd w:color="auto" w:fill="F7F7F7" w:val="clear"/></w:tcPr><w:p><w:pPr><w:pStyle w:val="Tabla9"/><w:widowControl/><w:jc w:val="left"/><w:rPr><w:kern w:val="0"/><w:szCs w:val="24"/><w:lang w:val="es-CO" w:eastAsia="en-US" w:bidi="ar-SA"/><w:del w:id="5691" w:author="Unknown Author" w:date="2026-10-30T04:17:53Z"></w:del></w:rPr></w:pPr><w:del w:id="5690" w:author="Unknown Author" w:date="2026-10-30T04:17:53Z"><w:r><w:rPr><w:kern w:val="0"/><w:szCs w:val="24"/><w:lang w:val="es-CO" w:eastAsia="en-US" w:bidi="ar-SA"/></w:rPr><w:delText>Residentes de zonas colindantes, con participación voluntaria</w:delText></w:r></w:del></w:p></w:tc></w:tr><w:tr><w:trPr><w:del w:id="5692" w:author="Unknown Author" w:date="2026-10-30T04:17:53Z"/><w:cantSplit w:val="true"/></w:trPr><w:tc><w:tcPr><w:tcW w:w="2239" w:type="dxa"/><w:tcBorders></w:tcBorders></w:tcPr><w:p><w:pPr><w:pStyle w:val="Tabla9"/><w:widowControl/><w:jc w:val="left"/><w:rPr><w:kern w:val="0"/><w:szCs w:val="24"/><w:lang w:val="es-CO" w:eastAsia="en-US" w:bidi="ar-SA"/><w:del w:id="5694" w:author="Unknown Author" w:date="2026-10-30T04:17:53Z"></w:del></w:rPr></w:pPr><w:del w:id="5693" w:author="Unknown Author" w:date="2026-10-30T04:17:53Z"><w:r><w:rPr><w:kern w:val="0"/><w:szCs w:val="24"/><w:lang w:val="es-CO" w:eastAsia="en-US" w:bidi="ar-SA"/></w:rPr><w:delText>Evaluaciones previas de demolición</w:delText></w:r></w:del></w:p></w:tc><w:tc><w:tcPr><w:tcW w:w="2322" w:type="dxa"/><w:tcBorders></w:tcBorders></w:tcPr><w:p><w:pPr><w:pStyle w:val="Tabla9"/><w:widowControl/><w:jc w:val="left"/><w:rPr><w:kern w:val="0"/><w:szCs w:val="24"/><w:lang w:val="es-CO" w:eastAsia="en-US" w:bidi="ar-SA"/><w:del w:id="5696" w:author="Unknown Author" w:date="2026-10-30T04:17:53Z"></w:del></w:rPr></w:pPr><w:del w:id="5695" w:author="Unknown Author" w:date="2026-10-30T04:17:53Z"><w:r><w:rPr><w:kern w:val="0"/><w:szCs w:val="24"/><w:lang w:val="es-CO" w:eastAsia="en-US" w:bidi="ar-SA"/></w:rPr><w:delText>12 informes, al menos 3 por departamento</w:delText></w:r></w:del></w:p></w:tc><w:tc><w:tcPr><w:tcW w:w="1660" w:type="dxa"/><w:tcBorders></w:tcBorders></w:tcPr><w:p><w:pPr><w:pStyle w:val="Tabla9"/><w:widowControl/><w:jc w:val="left"/><w:rPr><w:kern w:val="0"/><w:szCs w:val="24"/><w:lang w:val="es-CO" w:eastAsia="en-US" w:bidi="ar-SA"/><w:del w:id="5698" w:author="Unknown Author" w:date="2026-10-30T04:17:53Z"></w:del></w:rPr></w:pPr><w:del w:id="5697" w:author="Unknown Author" w:date="2026-10-30T04:17:53Z"><w:r><w:rPr><w:kern w:val="0"/><w:szCs w:val="24"/><w:lang w:val="es-CO" w:eastAsia="en-US" w:bidi="ar-SA"/></w:rPr><w:delText>Meta del proyecto</w:delText></w:r></w:del></w:p></w:tc><w:tc><w:tcPr><w:tcW w:w="1409" w:type="dxa"/><w:tcBorders></w:tcBorders></w:tcPr><w:p><w:pPr><w:pStyle w:val="Tabla9"/><w:widowControl/><w:jc w:val="left"/><w:rPr><w:kern w:val="0"/><w:szCs w:val="24"/><w:lang w:val="es-CO" w:eastAsia="en-US" w:bidi="ar-SA"/><w:del w:id="5700" w:author="Unknown Author" w:date="2026-10-30T04:17:53Z"></w:del></w:rPr></w:pPr><w:del w:id="5699" w:author="Unknown Author" w:date="2026-10-30T04:17:53Z"><w:r><w:rPr><w:kern w:val="0"/><w:szCs w:val="24"/><w:lang w:val="es-CO" w:eastAsia="en-US" w:bidi="ar-SA"/></w:rPr><w:delText>1.7 y 3.5</w:delText></w:r></w:del></w:p></w:tc><w:tc><w:tcPr><w:tcW w:w="2324" w:type="dxa"/><w:tcBorders></w:tcBorders></w:tcPr><w:p><w:pPr><w:pStyle w:val="Tabla9"/><w:widowControl/><w:jc w:val="left"/><w:rPr><w:kern w:val="0"/><w:szCs w:val="24"/><w:lang w:val="es-CO" w:eastAsia="en-US" w:bidi="ar-SA"/><w:del w:id="5702" w:author="Unknown Author" w:date="2026-10-30T04:17:53Z"></w:del></w:rPr></w:pPr><w:del w:id="5701" w:author="Unknown Author" w:date="2026-10-30T04:17:53Z"><w:r><w:rPr><w:kern w:val="0"/><w:szCs w:val="24"/><w:lang w:val="es-CO" w:eastAsia="en-US" w:bidi="ar-SA"/></w:rPr><w:delText>Demolición programada con acceso acordado con el propietario y con la entidad territorial</w:delText></w:r></w:del></w:p></w:tc></w:tr><w:tr><w:trPr><w:del w:id="5703" w:author="Unknown Author" w:date="2026-10-30T04:17:53Z"/><w:cantSplit w:val="true"/></w:trPr><w:tc><w:tcPr><w:tcW w:w="2239" w:type="dxa"/><w:tcBorders></w:tcBorders><w:shd w:color="auto" w:fill="F7F7F7" w:val="clear"/></w:tcPr><w:p><w:pPr><w:pStyle w:val="Tabla9"/><w:widowControl/><w:jc w:val="left"/><w:rPr><w:kern w:val="0"/><w:szCs w:val="24"/><w:lang w:val="es-CO" w:eastAsia="en-US" w:bidi="ar-SA"/><w:del w:id="5705" w:author="Unknown Author" w:date="2026-10-30T04:17:53Z"></w:del></w:rPr></w:pPr><w:del w:id="5704" w:author="Unknown Author" w:date="2026-10-30T04:17:53Z"><w:r><w:rPr><w:kern w:val="0"/><w:szCs w:val="24"/><w:lang w:val="es-CO" w:eastAsia="en-US" w:bidi="ar-SA"/></w:rPr><w:delText>Personal operario de remoción</w:delText></w:r></w:del></w:p></w:tc><w:tc><w:tcPr><w:tcW w:w="2322" w:type="dxa"/><w:tcBorders></w:tcBorders><w:shd w:color="auto" w:fill="F7F7F7" w:val="clear"/></w:tcPr><w:p><w:pPr><w:pStyle w:val="Tabla9"/><w:widowControl/><w:jc w:val="left"/><w:rPr><w:kern w:val="0"/><w:szCs w:val="24"/><w:lang w:val="es-CO" w:eastAsia="en-US" w:bidi="ar-SA"/><w:del w:id="5707" w:author="Unknown Author" w:date="2026-10-30T04:17:53Z"></w:del></w:rPr></w:pPr><w:del w:id="5706" w:author="Unknown Author" w:date="2026-10-30T04:17:53Z"><w:r><w:rPr><w:color w:val="00B050"/><w:kern w:val="0"/><w:szCs w:val="24"/><w:lang w:val="es-CO" w:eastAsia="en-US" w:bidi="ar-SA"/></w:rPr><w:delText>[Diligenciar: número de operarios por sitio]</w:delText></w:r></w:del></w:p></w:tc><w:tc><w:tcPr><w:tcW w:w="1660" w:type="dxa"/><w:tcBorders></w:tcBorders><w:shd w:color="auto" w:fill="F7F7F7" w:val="clear"/></w:tcPr><w:p><w:pPr><w:pStyle w:val="Tabla9"/><w:widowControl/><w:jc w:val="left"/><w:rPr><w:kern w:val="0"/><w:szCs w:val="24"/><w:lang w:val="es-CO" w:eastAsia="en-US" w:bidi="ar-SA"/><w:del w:id="5709" w:author="Unknown Author" w:date="2026-10-30T04:17:53Z"></w:del></w:rPr></w:pPr><w:del w:id="5708" w:author="Unknown Author" w:date="2026-10-30T04:17:53Z"><w:r><w:rPr><w:kern w:val="0"/><w:szCs w:val="24"/><w:lang w:val="es-CO" w:eastAsia="en-US" w:bidi="ar-SA"/></w:rPr><w:delText>Por diligenciar</w:delText></w:r></w:del></w:p></w:tc><w:tc><w:tcPr><w:tcW w:w="1409" w:type="dxa"/><w:tcBorders></w:tcBorders><w:shd w:color="auto" w:fill="F7F7F7" w:val="clear"/></w:tcPr><w:p><w:pPr><w:pStyle w:val="Tabla9"/><w:widowControl/><w:jc w:val="left"/><w:rPr><w:kern w:val="0"/><w:szCs w:val="24"/><w:lang w:val="es-CO" w:eastAsia="en-US" w:bidi="ar-SA"/><w:del w:id="5711" w:author="Unknown Author" w:date="2026-10-30T04:17:53Z"></w:del></w:rPr></w:pPr><w:del w:id="5710" w:author="Unknown Author" w:date="2026-10-30T04:17:53Z"><w:r><w:rPr><w:kern w:val="0"/><w:szCs w:val="24"/><w:lang w:val="es-CO" w:eastAsia="en-US" w:bidi="ar-SA"/></w:rPr><w:delText>3.1 y 3.2</w:delText></w:r></w:del></w:p></w:tc><w:tc><w:tcPr><w:tcW w:w="2324" w:type="dxa"/><w:tcBorders></w:tcBorders><w:shd w:color="auto" w:fill="F7F7F7" w:val="clear"/></w:tcPr><w:p><w:pPr><w:pStyle w:val="Tabla9"/><w:widowControl/><w:jc w:val="left"/><w:rPr><w:kern w:val="0"/><w:szCs w:val="24"/><w:lang w:val="es-CO" w:eastAsia="en-US" w:bidi="ar-SA"/><w:del w:id="5713" w:author="Unknown Author" w:date="2026-10-30T04:17:53Z"></w:del></w:rPr></w:pPr><w:del w:id="5712" w:author="Unknown Author" w:date="2026-10-30T04:17:53Z"><w:r><w:rPr><w:kern w:val="0"/><w:szCs w:val="24"/><w:lang w:val="es-CO" w:eastAsia="en-US" w:bidi="ar-SA"/></w:rPr><w:delText>Personal que trabaja en los sitios monitoreados</w:delText></w:r></w:del></w:p></w:tc></w:tr><w:tr><w:trPr><w:del w:id="5714" w:author="Unknown Author" w:date="2026-10-30T04:17:53Z"/><w:cantSplit w:val="true"/></w:trPr><w:tc><w:tcPr><w:tcW w:w="2239" w:type="dxa"/><w:tcBorders><w:bottom w:val="single" w:sz="12" w:space="0" w:color="2A3439"/></w:tcBorders></w:tcPr><w:p><w:pPr><w:pStyle w:val="Tabla9"/><w:keepNext w:val="true"/><w:widowControl/><w:jc w:val="left"/><w:rPr><w:kern w:val="0"/><w:szCs w:val="24"/><w:lang w:val="es-CO" w:eastAsia="en-US" w:bidi="ar-SA"/><w:del w:id="5716" w:author="Unknown Author" w:date="2026-10-30T04:17:53Z"></w:del></w:rPr></w:pPr><w:del w:id="5715" w:author="Unknown Author" w:date="2026-10-30T04:17:53Z"><w:r><w:rPr><w:kern w:val="0"/><w:szCs w:val="24"/><w:lang w:val="es-CO" w:eastAsia="en-US" w:bidi="ar-SA"/></w:rPr><w:delText>Población en zonas colindantes</w:delText></w:r></w:del></w:p></w:tc><w:tc><w:tcPr><w:tcW w:w="2322" w:type="dxa"/><w:tcBorders><w:bottom w:val="single" w:sz="12" w:space="0" w:color="2A3439"/></w:tcBorders></w:tcPr><w:p><w:pPr><w:pStyle w:val="Tabla9"/><w:keepNext w:val="true"/><w:widowControl/><w:jc w:val="left"/><w:rPr><w:kern w:val="0"/><w:szCs w:val="24"/><w:lang w:val="es-CO" w:eastAsia="en-US" w:bidi="ar-SA"/><w:del w:id="5718" w:author="Unknown Author" w:date="2026-10-30T04:17:53Z"></w:del></w:rPr></w:pPr><w:del w:id="5717" w:author="Unknown Author" w:date="2026-10-30T04:17:53Z"><w:r><w:rPr><w:color w:val="00B050"/><w:kern w:val="0"/><w:szCs w:val="24"/><w:lang w:val="es-CO" w:eastAsia="en-US" w:bidi="ar-SA"/></w:rPr><w:delText>[Diligenciar: personas en zonas colindantes por sitio]</w:delText></w:r></w:del></w:p></w:tc><w:tc><w:tcPr><w:tcW w:w="1660" w:type="dxa"/><w:tcBorders><w:bottom w:val="single" w:sz="12" w:space="0" w:color="2A3439"/></w:tcBorders></w:tcPr><w:p><w:pPr><w:pStyle w:val="Tabla9"/><w:keepNext w:val="true"/><w:widowControl/><w:jc w:val="left"/><w:rPr><w:kern w:val="0"/><w:szCs w:val="24"/><w:lang w:val="es-CO" w:eastAsia="en-US" w:bidi="ar-SA"/><w:del w:id="5720" w:author="Unknown Author" w:date="2026-10-30T04:17:53Z"></w:del></w:rPr></w:pPr><w:del w:id="5719" w:author="Unknown Author" w:date="2026-10-30T04:17:53Z"><w:r><w:rPr><w:kern w:val="0"/><w:szCs w:val="24"/><w:lang w:val="es-CO" w:eastAsia="en-US" w:bidi="ar-SA"/></w:rPr><w:delText>Por diligenciar</w:delText></w:r></w:del></w:p></w:tc><w:tc><w:tcPr><w:tcW w:w="1409" w:type="dxa"/><w:tcBorders><w:bottom w:val="single" w:sz="12" w:space="0" w:color="2A3439"/></w:tcBorders></w:tcPr><w:p><w:pPr><w:pStyle w:val="Tabla9"/><w:keepNext w:val="true"/><w:widowControl/><w:jc w:val="left"/><w:rPr><w:kern w:val="0"/><w:szCs w:val="24"/><w:lang w:val="es-CO" w:eastAsia="en-US" w:bidi="ar-SA"/><w:del w:id="5722" w:author="Unknown Author" w:date="2026-10-30T04:17:53Z"></w:del></w:rPr></w:pPr><w:del w:id="5721" w:author="Unknown Author" w:date="2026-10-30T04:17:53Z"><w:r><w:rPr><w:kern w:val="0"/><w:szCs w:val="24"/><w:lang w:val="es-CO" w:eastAsia="en-US" w:bidi="ar-SA"/></w:rPr><w:delText>3.2 a 3.4</w:delText></w:r></w:del></w:p></w:tc><w:tc><w:tcPr><w:tcW w:w="2324" w:type="dxa"/><w:tcBorders><w:bottom w:val="single" w:sz="12" w:space="0" w:color="2A3439"/></w:tcBorders></w:tcPr><w:p><w:pPr><w:pStyle w:val="Tabla9"/><w:keepNext w:val="true"/><w:widowControl/><w:jc w:val="left"/><w:rPr><w:kern w:val="0"/><w:szCs w:val="24"/><w:lang w:val="es-CO" w:eastAsia="en-US" w:bidi="ar-SA"/><w:del w:id="5724" w:author="Unknown Author" w:date="2026-10-30T04:17:53Z"></w:del></w:rPr></w:pPr><w:del w:id="5723" w:author="Unknown Author" w:date="2026-10-30T04:17:53Z"><w:r><w:rPr><w:kern w:val="0"/><w:szCs w:val="24"/><w:lang w:val="es-CO" w:eastAsia="en-US" w:bidi="ar-SA"/></w:rPr><w:delText>Residentes dentro de la distancia de influencia de cada sitio</w:delText></w:r></w:del></w:p></w:tc></w:tr></w:tbl><w:p><w:pPr><w:pStyle w:val="TablaNota"/><w:rPr></w:rPr></w:pPr><w:r><w:rPr><w:i/><w:iCs/></w:rPr><w:t>Nota.</w:t></w:r><w:r><w:rPr></w:rPr><w:t xml:space="preserve"> Elaboración propia con las metas del proyecto. Los </w:t></w:r><w:ins w:id="5725" w:author="Unknown Author" w:date="2026-10-30T04:17:53Z"><w:r><w:rPr></w:rPr><w:t>consejos</w:t></w:r></w:ins><w:del w:id="5726" w:author="Unknown Author" w:date="2026-10-30T04:17:53Z"><w:r><w:rPr></w:rPr><w:delText>comités</w:delText></w:r></w:del><w:r><w:rPr></w:rPr><w:t xml:space="preserve"> y las personas integrantes son supuestos de trabajo. El aporte de </w:t></w:r><w:ins w:id="5727" w:author="Unknown Author" w:date="2026-10-30T04:17:53Z"><w:r><w:rPr></w:rPr><w:t>cada entidad de la alianza</w:t></w:r></w:ins><w:del w:id="5728" w:author="Unknown Author" w:date="2026-10-30T04:17:53Z"><w:r><w:rPr></w:rPr><w:delText>la IES</w:delText></w:r></w:del><w:r><w:rPr></w:rPr><w:t xml:space="preserve"> se detalla en la sección 10. TdR: términos de referencia.</w:t></w:r></w:p><w:p><w:pPr><w:pStyle w:val="BodyText"/><w:rPr></w:rPr></w:pPr><w:r><w:rPr></w:rPr><w:t xml:space="preserve">La Tabla 11.2 muestra que la población objetivo combina grupos con cifra y grupos sin cifra. Los </w:t></w:r><w:ins w:id="5729" w:author="Unknown Author" w:date="2026-10-30T04:17:53Z"><w:r><w:rPr></w:rPr><w:t>consejos</w:t></w:r></w:ins><w:del w:id="5730" w:author="Unknown Author" w:date="2026-10-30T04:17:53Z"><w:r><w:rPr></w:rPr><w:delText>comités</w:delText></w:r></w:del><w:r><w:rPr></w:rPr><w:t>, las personas a certificar y las actividades cuentan con metas definidas. El personal operario y la población en zonas colindantes dependen de datos externos. Esa asimetría se reduce con la línea base del tramo 1. Las 5.000 cartillas del índice y del protocolo llegan a las comunidades en las actividades 3.2 y 3.3.</w:t></w:r><w:bookmarkEnd w:id="122"/></w:p><w:p><w:pPr><w:pStyle w:val="Heading2"/><w:rPr></w:rPr></w:pPr><w:bookmarkStart w:id="124" w:name="Xc216d4e4d5e1279a47eb3e538c8a258c8fbccf2"/><w:r><w:rPr></w:rPr><w:t>11.3. Características demográficas de la población objetivo</w:t></w:r></w:p><w:p><w:pPr><w:pStyle w:val="FirstParagraph"/><w:rPr></w:rPr></w:pPr><w:r><w:rPr></w:rPr><w:t xml:space="preserve">El perfil de quienes participan depende del grupo. Las personas integrantes de los </w:t></w:r><w:ins w:id="5731" w:author="Unknown Author" w:date="2026-10-30T04:17:53Z"><w:r><w:rPr></w:rPr><w:t>consejos</w:t></w:r></w:ins><w:del w:id="5732" w:author="Unknown Author" w:date="2026-10-30T04:17:53Z"><w:r><w:rPr></w:rPr><w:delText>comités</w:delText></w:r></w:del><w:r><w:rPr></w:rPr><w:t xml:space="preserve"> son personal del servicio público o delegado de entidades que forman el </w:t></w:r><w:ins w:id="5733" w:author="Unknown Author" w:date="2026-10-30T04:17:53Z"><w:r><w:rPr></w:rPr><w:t>consejo</w:t></w:r></w:ins><w:del w:id="5734" w:author="Unknown Author" w:date="2026-10-30T04:17:53Z"><w:r><w:rPr></w:rPr><w:delText>comité</w:delText></w:r></w:del><w:r><w:rPr></w:rPr><w:t xml:space="preserve">. Cuentan con incidencia en las alertas. Las personas a certificar son quienes operarán el tablero o los componentes de la red tras el cierre. Las personas de la comunidad residen en zonas colindantes a los sitios y participan de forma voluntaria. El personal operario trabaja en los sitios monitoreados. La composición de las </w:t></w:r><w:ins w:id="5735" w:author="Unknown Author" w:date="2026-10-30T04:17:53Z"><w:r><w:rPr></w:rPr><w:t xml:space="preserve">cerca de 40 </w:t></w:r></w:ins><w:del w:id="5736" w:author="Unknown Author" w:date="2026-10-30T04:17:53Z"><w:r><w:rPr></w:rPr><w:delText xml:space="preserve">150 </w:delText></w:r></w:del><w:r><w:rPr></w:rPr><w:t xml:space="preserve">personas integrantes queda pendiente </w:t></w:r><w:r><w:rPr><w:color w:val="00B050"/></w:rPr><w:t xml:space="preserve">[Diligenciar: composición por sexo y edad de las </w:t></w:r><w:ins w:id="5737" w:author="Unknown Author" w:date="2026-10-30T04:17:53Z"><w:r><w:rPr><w:color w:val="00B050"/></w:rPr><w:t>personas integrantes</w:t></w:r></w:ins><w:del w:id="5738" w:author="Unknown Author" w:date="2026-10-30T04:17:53Z"><w:r><w:rPr><w:color w:val="00B050"/></w:rPr><w:delText>150 personas</w:delText></w:r></w:del><w:r><w:rPr><w:color w:val="00B050"/></w:rPr><w:t>]</w:t></w:r><w:r><w:rPr></w:rPr><w:t>. Incluye sexo, edad, cargo y pertenencia étnica. El proyecto la levanta como línea base en el tramo 1. Usa consentimiento informado y registro desagregado.</w:t></w:r></w:p><w:p><w:pPr><w:pStyle w:val="BodyText"/><w:rPr></w:rPr></w:pPr><w:r><w:rPr></w:rPr><w:t>El enfoque diferencial se responde con una distinción. El proyecto no resuelve una problemática propia de un grupo poblacional. Su solución es una medición y un protocolo de alerta de uso general. Aplica el enfoque diferencial en el diseño, la validación, la apropiación y la custodia, como pide el numeral 8 de los TdR (Ministerio de Ciencia, Tecnología e Innovación [MinCiencias], 2026). Atiende cuatro frentes: género, pueblos y comunidades étnicas, personas mayores y personas con discapacidad. El Decreto 1414 de 2026 pide considerar los impactos diferenciales en personas mayores y personas con discapacidad. El Marco de Sendái reconoce el papel de las mujeres, las personas con discapacidad y los pueblos indígenas en la gestión del riesgo (UNDRR, 2015).</w:t></w:r></w:p><w:p><w:pPr><w:pStyle w:val="BodyText"/><w:rPr></w:rPr></w:pPr><w:r><w:rPr></w:rPr><w:t>La evidencia local del diagnóstico es limitada. La formulación no aporta datos propios de barreras por género, pertenencia étnica, edad o discapacidad. Por eso las medidas son preventivas y se ajustan con la línea base del tramo 1. Las asociaciones entre partículas finas y salud sugieren mayor susceptibilidad en edades mayores (Pope y Dockery, 2006). La principal barrera esperable es de comunicación: una alerta visual, sonora o escrita puede no llegar a todas las personas. Esa barrera es una hipótesis de diseño y no un hallazgo. El enfoque interseccional se aplica cuando concurren dos condiciones, como ser mujer mayor en una zona rural. El registro desagregado permite identificar esas concurrencias.</w:t></w:r></w:p><w:p><w:pPr><w:pStyle w:val="BodyText"/><w:rPr></w:rPr></w:pPr><w:r><w:rPr></w:rPr><w:t>El numeral 8 exige indicar para cada grupo la medida, la actividad, el responsable, el indicador, la meta y la evidencia. La Tabla 11.3 usa las columnas de la plantilla y reúne esos datos en la descripción de la participación. El valor de cada actividad corresponde al valor del SGR y de la contrapartida del proyecto. Las metas son propuestas de procedimiento y no cifras demográficas.</w:t></w:r></w:p><w:p><w:pPr><w:pStyle w:val="TablaRotulo"/><w:rPr></w:rPr></w:pPr><w:bookmarkStart w:id="125" w:name="rot_Tabla_11_3"/><w:r><w:rPr><w:b/><w:bCs/></w:rPr><w:t>Tabla 11.3</w:t></w:r><w:bookmarkEnd w:id="125"/></w:p><w:p><w:pPr><w:pStyle w:val="TablaTitulo"/><w:rPr></w:rPr></w:pPr><w:r><w:rPr><w:i/><w:iCs/></w:rPr><w:t>Actores diferenciales para el cambio, actividad en la cadena de valor, valor de la actividad y participación</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593"/><w:gridCol w:w="2342"/><w:gridCol w:w="2257"/><w:gridCol w:w="2761"/></w:tblGrid><w:tr><w:trPr><w:tblHeader w:val="true"/><w:ins w:id="5739" w:author="Unknown Author" w:date="2026-10-30T04:17:53Z"/><w:cantSplit w:val="true"/></w:trPr><w:tc><w:tcPr><w:tcW w:w="259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5741" w:author="Unknown Author" w:date="2026-10-30T04:17:53Z"></w:ins></w:rPr></w:pPr><w:ins w:id="5740" w:author="Unknown Author" w:date="2026-10-30T04:17:53Z"><w:r><w:rPr><w:b/><w:kern w:val="0"/><w:szCs w:val="24"/><w:lang w:val="es-CO" w:eastAsia="en-US" w:bidi="ar-SA"/></w:rPr><w:t>GRUPO POBLACIONAL (ACTORES DIFERENCIALES)</w:t></w:r></w:ins></w:p></w:tc><w:tc><w:tcPr><w:tcW w:w="234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5743" w:author="Unknown Author" w:date="2026-10-30T04:17:53Z"></w:ins></w:rPr></w:pPr><w:ins w:id="5742" w:author="Unknown Author" w:date="2026-10-30T04:17:53Z"><w:r><w:rPr><w:b/><w:kern w:val="0"/><w:szCs w:val="24"/><w:lang w:val="es-CO" w:eastAsia="en-US" w:bidi="ar-SA"/></w:rPr><w:t>ACTIVIDAD EN LA CADENA DE VALOR</w:t></w:r></w:ins></w:p></w:tc><w:tc><w:tcPr><w:tcW w:w="225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5745" w:author="Unknown Author" w:date="2026-10-30T04:17:53Z"></w:ins></w:rPr></w:pPr><w:ins w:id="5744" w:author="Unknown Author" w:date="2026-10-30T04:17:53Z"><w:r><w:rPr><w:b/><w:kern w:val="0"/><w:szCs w:val="24"/><w:lang w:val="es-CO" w:eastAsia="en-US" w:bidi="ar-SA"/></w:rPr><w:t>VALOR DE LA ACTIVIDAD</w:t></w:r></w:ins></w:p></w:tc><w:tc><w:tcPr><w:tcW w:w="276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5747" w:author="Unknown Author" w:date="2026-10-30T04:17:53Z"></w:ins></w:rPr></w:pPr><w:ins w:id="5746" w:author="Unknown Author" w:date="2026-10-30T04:17:53Z"><w:r><w:rPr><w:b/><w:kern w:val="0"/><w:szCs w:val="24"/><w:lang w:val="es-CO" w:eastAsia="en-US" w:bidi="ar-SA"/></w:rPr><w:t>DESCRIPCIÓN DE LA PARTICIPACIÓN DE LOS ACTORES DIFERENCIALES PARA EL CAMBIO</w:t></w:r></w:ins></w:p></w:tc></w:tr><w:tr><w:trPr><w:ins w:id="5748" w:author="Unknown Author" w:date="2026-10-30T04:17:53Z"/><w:cantSplit w:val="true"/></w:trPr><w:tc><w:tcPr><w:tcW w:w="2593" w:type="dxa"/><w:tcBorders></w:tcBorders></w:tcPr><w:p><w:pPr><w:pStyle w:val="Tabla9"/><w:widowControl/><w:jc w:val="left"/><w:rPr><w:kern w:val="0"/><w:szCs w:val="24"/><w:lang w:val="es-CO" w:eastAsia="en-US" w:bidi="ar-SA"/><w:ins w:id="5750" w:author="Unknown Author" w:date="2026-10-30T04:17:53Z"></w:ins></w:rPr></w:pPr><w:ins w:id="5749" w:author="Unknown Author" w:date="2026-10-30T04:17:53Z"><w:r><w:rPr><w:kern w:val="0"/><w:szCs w:val="24"/><w:lang w:val="es-CO" w:eastAsia="en-US" w:bidi="ar-SA"/></w:rPr><w:t>Mujeres (enfoque de género)</w:t></w:r></w:ins></w:p></w:tc><w:tc><w:tcPr><w:tcW w:w="2342" w:type="dxa"/><w:tcBorders></w:tcBorders></w:tcPr><w:p><w:pPr><w:pStyle w:val="Tabla9"/><w:widowControl/><w:jc w:val="left"/><w:rPr><w:kern w:val="0"/><w:szCs w:val="24"/><w:lang w:val="es-CO" w:eastAsia="en-US" w:bidi="ar-SA"/><w:ins w:id="5752" w:author="Unknown Author" w:date="2026-10-30T04:17:53Z"></w:ins></w:rPr></w:pPr><w:ins w:id="5751" w:author="Unknown Author" w:date="2026-10-30T04:17:53Z"><w:r><w:rPr><w:kern w:val="0"/><w:szCs w:val="24"/><w:lang w:val="es-CO" w:eastAsia="en-US" w:bidi="ar-SA"/></w:rPr><w:t>3.1 Co-diseñar los umbrales y el protocolo de alerta con los consejos</w:t></w:r></w:ins></w:p></w:tc><w:tc><w:tcPr><w:tcW w:w="2257" w:type="dxa"/><w:tcBorders></w:tcBorders></w:tcPr><w:p><w:pPr><w:pStyle w:val="Tabla9"/><w:widowControl/><w:jc w:val="left"/><w:rPr><w:kern w:val="0"/><w:szCs w:val="24"/><w:lang w:val="es-CO" w:eastAsia="en-US" w:bidi="ar-SA"/><w:ins w:id="5754" w:author="Unknown Author" w:date="2026-10-30T04:17:53Z"></w:ins></w:rPr></w:pPr><w:ins w:id="5753" w:author="Unknown Author" w:date="2026-10-30T04:17:53Z"><w:r><w:rPr><w:kern w:val="0"/><w:szCs w:val="24"/><w:lang w:val="es-CO" w:eastAsia="en-US" w:bidi="ar-SA"/></w:rPr><w:t>SGR $ 1.033.722.462; contrapartida $ 320.000.000</w:t></w:r></w:ins></w:p></w:tc><w:tc><w:tcPr><w:tcW w:w="2761" w:type="dxa"/><w:tcBorders></w:tcBorders></w:tcPr><w:p><w:pPr><w:pStyle w:val="Tabla9"/><w:widowControl/><w:jc w:val="left"/><w:rPr><w:kern w:val="0"/><w:szCs w:val="24"/><w:lang w:val="es-CO" w:eastAsia="en-US" w:bidi="ar-SA"/><w:ins w:id="5756" w:author="Unknown Author" w:date="2026-10-30T04:17:53Z"></w:ins></w:rPr></w:pPr><w:ins w:id="5755" w:author="Unknown Author" w:date="2026-10-30T04:17:53Z"><w:r><w:rPr><w:kern w:val="0"/><w:szCs w:val="24"/><w:lang w:val="es-CO" w:eastAsia="en-US" w:bidi="ar-SA"/></w:rPr><w:t>Participan como integrantes de los consejos, lideresas comunitarias y personal técnico en los 20 talleres. Medida: horarios y sedes compatibles con las labores de cuidado y registro desagregado por sexo. Responsable: coordinación de apropiación social, con los municipios aliados. Indicador y meta: actividades con registro desagregado, 29 de 29 (propuesta). Evidencia: listas de asistencia y actas firmadas.</w:t></w:r></w:ins></w:p></w:tc></w:tr><w:tr><w:trPr><w:ins w:id="5757" w:author="Unknown Author" w:date="2026-10-30T04:17:53Z"/><w:cantSplit w:val="true"/></w:trPr><w:tc><w:tcPr><w:tcW w:w="2593" w:type="dxa"/><w:tcBorders></w:tcBorders><w:shd w:color="auto" w:fill="F7F7F7" w:val="clear"/></w:tcPr><w:p><w:pPr><w:pStyle w:val="Tabla9"/><w:widowControl/><w:jc w:val="left"/><w:rPr><w:kern w:val="0"/><w:szCs w:val="24"/><w:lang w:val="es-CO" w:eastAsia="en-US" w:bidi="ar-SA"/><w:ins w:id="5759" w:author="Unknown Author" w:date="2026-10-30T04:17:53Z"></w:ins></w:rPr></w:pPr><w:ins w:id="5758" w:author="Unknown Author" w:date="2026-10-30T04:17:53Z"><w:r><w:rPr><w:kern w:val="0"/><w:szCs w:val="24"/><w:lang w:val="es-CO" w:eastAsia="en-US" w:bidi="ar-SA"/></w:rPr><w:t>Pueblos y comunidades étnicas</w:t></w:r></w:ins></w:p></w:tc><w:tc><w:tcPr><w:tcW w:w="2342" w:type="dxa"/><w:tcBorders></w:tcBorders><w:shd w:color="auto" w:fill="F7F7F7" w:val="clear"/></w:tcPr><w:p><w:pPr><w:pStyle w:val="Tabla9"/><w:widowControl/><w:jc w:val="left"/><w:rPr><w:kern w:val="0"/><w:szCs w:val="24"/><w:lang w:val="es-CO" w:eastAsia="en-US" w:bidi="ar-SA"/><w:ins w:id="5761" w:author="Unknown Author" w:date="2026-10-30T04:17:53Z"></w:ins></w:rPr></w:pPr><w:ins w:id="5760" w:author="Unknown Author" w:date="2026-10-30T04:17:53Z"><w:r><w:rPr><w:kern w:val="0"/><w:szCs w:val="24"/><w:lang w:val="es-CO" w:eastAsia="en-US" w:bidi="ar-SA"/></w:rPr><w:t>1.1 Seleccionar los sitios y diseñar la colocalización</w:t></w:r></w:ins></w:p></w:tc><w:tc><w:tcPr><w:tcW w:w="2257" w:type="dxa"/><w:tcBorders></w:tcBorders><w:shd w:color="auto" w:fill="F7F7F7" w:val="clear"/></w:tcPr><w:p><w:pPr><w:pStyle w:val="Tabla9"/><w:widowControl/><w:jc w:val="left"/><w:rPr><w:kern w:val="0"/><w:szCs w:val="24"/><w:lang w:val="es-CO" w:eastAsia="en-US" w:bidi="ar-SA"/><w:ins w:id="5763" w:author="Unknown Author" w:date="2026-10-30T04:17:53Z"></w:ins></w:rPr></w:pPr><w:ins w:id="5762" w:author="Unknown Author" w:date="2026-10-30T04:17:53Z"><w:r><w:rPr><w:kern w:val="0"/><w:szCs w:val="24"/><w:lang w:val="es-CO" w:eastAsia="en-US" w:bidi="ar-SA"/></w:rPr><w:t>SGR $ 1.186.894.984; contrapartida $ 700.000.000</w:t></w:r></w:ins></w:p></w:tc><w:tc><w:tcPr><w:tcW w:w="2761" w:type="dxa"/><w:tcBorders></w:tcBorders><w:shd w:color="auto" w:fill="F7F7F7" w:val="clear"/></w:tcPr><w:p><w:pPr><w:pStyle w:val="Tabla9"/><w:widowControl/><w:jc w:val="left"/><w:rPr><w:kern w:val="0"/><w:szCs w:val="24"/><w:lang w:val="es-CO" w:eastAsia="en-US" w:bidi="ar-SA"/><w:ins w:id="5767" w:author="Unknown Author" w:date="2026-10-30T04:17:53Z"></w:ins></w:rPr></w:pPr><w:ins w:id="5764" w:author="Unknown Author" w:date="2026-10-30T04:17:53Z"><w:r><w:rPr><w:kern w:val="0"/><w:szCs w:val="24"/><w:lang w:val="es-CO" w:eastAsia="en-US" w:bidi="ar-SA"/></w:rPr><w:t xml:space="preserve">Las autoridades étnicas participan en la selección de los sitios que se ubiquen en su territorio </w:t></w:r></w:ins><w:ins w:id="5765" w:author="Unknown Author" w:date="2026-10-30T04:17:53Z"><w:r><w:rPr><w:color w:val="00B050"/><w:kern w:val="0"/><w:szCs w:val="24"/><w:lang w:val="es-CO" w:eastAsia="en-US" w:bidi="ar-SA"/></w:rPr><w:t>[Diligenciar: resguardos y consejos comunitarios por municipio]</w:t></w:r></w:ins><w:ins w:id="5766" w:author="Unknown Author" w:date="2026-10-30T04:17:53Z"><w:r><w:rPr><w:kern w:val="0"/><w:szCs w:val="24"/><w:lang w:val="es-CO" w:eastAsia="en-US" w:bidi="ar-SA"/></w:rPr><w:t>. Medida: procedimiento de consulta previa que corresponda, antes de instalar. Responsable: gerencia de proyecto, con los municipios aliados. Indicador y meta: sitios en territorio étnico con concertación documentada, todos los que existan (propuesta). Evidencia: actas de concertación.</w:t></w:r></w:ins></w:p></w:tc></w:tr><w:tr><w:trPr><w:ins w:id="5768" w:author="Unknown Author" w:date="2026-10-30T04:17:53Z"/><w:cantSplit w:val="true"/></w:trPr><w:tc><w:tcPr><w:tcW w:w="2593" w:type="dxa"/><w:tcBorders></w:tcBorders></w:tcPr><w:p><w:pPr><w:pStyle w:val="Tabla9"/><w:widowControl/><w:jc w:val="left"/><w:rPr><w:kern w:val="0"/><w:szCs w:val="24"/><w:lang w:val="es-CO" w:eastAsia="en-US" w:bidi="ar-SA"/><w:ins w:id="5770" w:author="Unknown Author" w:date="2026-10-30T04:17:53Z"></w:ins></w:rPr></w:pPr><w:ins w:id="5769" w:author="Unknown Author" w:date="2026-10-30T04:17:53Z"><w:r><w:rPr><w:kern w:val="0"/><w:szCs w:val="24"/><w:lang w:val="es-CO" w:eastAsia="en-US" w:bidi="ar-SA"/></w:rPr><w:t>Pueblos y comunidades étnicas</w:t></w:r></w:ins></w:p></w:tc><w:tc><w:tcPr><w:tcW w:w="2342" w:type="dxa"/><w:tcBorders></w:tcBorders></w:tcPr><w:p><w:pPr><w:pStyle w:val="Tabla9"/><w:widowControl/><w:jc w:val="left"/><w:rPr><w:kern w:val="0"/><w:szCs w:val="24"/><w:lang w:val="es-CO" w:eastAsia="en-US" w:bidi="ar-SA"/><w:ins w:id="5772" w:author="Unknown Author" w:date="2026-10-30T04:17:53Z"></w:ins></w:rPr></w:pPr><w:ins w:id="5771" w:author="Unknown Author" w:date="2026-10-30T04:17:53Z"><w:r><w:rPr><w:kern w:val="0"/><w:szCs w:val="24"/><w:lang w:val="es-CO" w:eastAsia="en-US" w:bidi="ar-SA"/></w:rPr><w:t>3.2 Poner en uso el tablero con los consejos</w:t></w:r></w:ins></w:p></w:tc><w:tc><w:tcPr><w:tcW w:w="2257" w:type="dxa"/><w:tcBorders></w:tcBorders></w:tcPr><w:p><w:pPr><w:pStyle w:val="Tabla9"/><w:widowControl/><w:jc w:val="left"/><w:rPr><w:kern w:val="0"/><w:szCs w:val="24"/><w:lang w:val="es-CO" w:eastAsia="en-US" w:bidi="ar-SA"/><w:ins w:id="5774" w:author="Unknown Author" w:date="2026-10-30T04:17:53Z"></w:ins></w:rPr></w:pPr><w:ins w:id="5773" w:author="Unknown Author" w:date="2026-10-30T04:17:53Z"><w:r><w:rPr><w:kern w:val="0"/><w:szCs w:val="24"/><w:lang w:val="es-CO" w:eastAsia="en-US" w:bidi="ar-SA"/></w:rPr><w:t>SGR $ 174.500.000; sin contrapartida asignada</w:t></w:r></w:ins></w:p></w:tc><w:tc><w:tcPr><w:tcW w:w="2761" w:type="dxa"/><w:tcBorders></w:tcBorders></w:tcPr><w:p><w:pPr><w:pStyle w:val="Tabla9"/><w:widowControl/><w:jc w:val="left"/><w:rPr><w:kern w:val="0"/><w:szCs w:val="24"/><w:lang w:val="es-CO" w:eastAsia="en-US" w:bidi="ar-SA"/><w:ins w:id="5776" w:author="Unknown Author" w:date="2026-10-30T04:17:53Z"></w:ins></w:rPr></w:pPr><w:ins w:id="5775" w:author="Unknown Author" w:date="2026-10-30T04:17:53Z"><w:r><w:rPr><w:kern w:val="0"/><w:szCs w:val="24"/><w:lang w:val="es-CO" w:eastAsia="en-US" w:bidi="ar-SA"/></w:rPr><w:t>Participan en las jornadas públicas con piezas en su lengua y en formatos acordes con su cultura. Medida: validar los mensajes con sus autoridades. Responsable: profesionales de apropiación social. Indicador y meta: jornadas con piezas validadas, cuando existan comunidades étnicas en el municipio (propuesta). Evidencia: piezas validadas y actas.</w:t></w:r></w:ins></w:p></w:tc></w:tr><w:tr><w:trPr><w:ins w:id="5777" w:author="Unknown Author" w:date="2026-10-30T04:17:53Z"/><w:cantSplit w:val="true"/></w:trPr><w:tc><w:tcPr><w:tcW w:w="2593" w:type="dxa"/><w:tcBorders></w:tcBorders><w:shd w:color="auto" w:fill="F7F7F7" w:val="clear"/></w:tcPr><w:p><w:pPr><w:pStyle w:val="Tabla9"/><w:widowControl/><w:jc w:val="left"/><w:rPr><w:kern w:val="0"/><w:szCs w:val="24"/><w:lang w:val="es-CO" w:eastAsia="en-US" w:bidi="ar-SA"/><w:ins w:id="5779" w:author="Unknown Author" w:date="2026-10-30T04:17:53Z"></w:ins></w:rPr></w:pPr><w:ins w:id="5778" w:author="Unknown Author" w:date="2026-10-30T04:17:53Z"><w:r><w:rPr><w:kern w:val="0"/><w:szCs w:val="24"/><w:lang w:val="es-CO" w:eastAsia="en-US" w:bidi="ar-SA"/></w:rPr><w:t>Personas mayores</w:t></w:r></w:ins></w:p></w:tc><w:tc><w:tcPr><w:tcW w:w="2342" w:type="dxa"/><w:tcBorders></w:tcBorders><w:shd w:color="auto" w:fill="F7F7F7" w:val="clear"/></w:tcPr><w:p><w:pPr><w:pStyle w:val="Tabla9"/><w:widowControl/><w:jc w:val="left"/><w:rPr><w:kern w:val="0"/><w:szCs w:val="24"/><w:lang w:val="es-CO" w:eastAsia="en-US" w:bidi="ar-SA"/><w:ins w:id="5781" w:author="Unknown Author" w:date="2026-10-30T04:17:53Z"></w:ins></w:rPr></w:pPr><w:ins w:id="5780" w:author="Unknown Author" w:date="2026-10-30T04:17:53Z"><w:r><w:rPr><w:kern w:val="0"/><w:szCs w:val="24"/><w:lang w:val="es-CO" w:eastAsia="en-US" w:bidi="ar-SA"/></w:rPr><w:t>3.2 Poner en uso el tablero con los consejos</w:t></w:r></w:ins></w:p></w:tc><w:tc><w:tcPr><w:tcW w:w="2257" w:type="dxa"/><w:tcBorders></w:tcBorders><w:shd w:color="auto" w:fill="F7F7F7" w:val="clear"/></w:tcPr><w:p><w:pPr><w:pStyle w:val="Tabla9"/><w:widowControl/><w:jc w:val="left"/><w:rPr><w:kern w:val="0"/><w:szCs w:val="24"/><w:lang w:val="es-CO" w:eastAsia="en-US" w:bidi="ar-SA"/><w:ins w:id="5783" w:author="Unknown Author" w:date="2026-10-30T04:17:53Z"></w:ins></w:rPr></w:pPr><w:ins w:id="5782" w:author="Unknown Author" w:date="2026-10-30T04:17:53Z"><w:r><w:rPr><w:kern w:val="0"/><w:szCs w:val="24"/><w:lang w:val="es-CO" w:eastAsia="en-US" w:bidi="ar-SA"/></w:rPr><w:t>SGR $ 174.500.000; sin contrapartida asignada</w:t></w:r></w:ins></w:p></w:tc><w:tc><w:tcPr><w:tcW w:w="2761" w:type="dxa"/><w:tcBorders></w:tcBorders><w:shd w:color="auto" w:fill="F7F7F7" w:val="clear"/></w:tcPr><w:p><w:pPr><w:pStyle w:val="Tabla9"/><w:widowControl/><w:jc w:val="left"/><w:rPr><w:kern w:val="0"/><w:szCs w:val="24"/><w:lang w:val="es-CO" w:eastAsia="en-US" w:bidi="ar-SA"/><w:ins w:id="5785" w:author="Unknown Author" w:date="2026-10-30T04:17:53Z"></w:ins></w:rPr></w:pPr><w:ins w:id="5784" w:author="Unknown Author" w:date="2026-10-30T04:17:53Z"><w:r><w:rPr><w:kern w:val="0"/><w:szCs w:val="24"/><w:lang w:val="es-CO" w:eastAsia="en-US" w:bidi="ar-SA"/></w:rPr><w:t>Participan como usuarias de las alertas y como voces en las jornadas. Medida: mensajes en lenguaje claro, canal presencial de aviso y sedes accesibles. Responsable: profesionales de apropiación social. Indicador y meta: nueve de nueve jornadas con un canal presencial de aviso (propuesta). Evidencia: registro de las jornadas.</w:t></w:r></w:ins></w:p></w:tc></w:tr><w:tr><w:trPr><w:ins w:id="5786" w:author="Unknown Author" w:date="2026-10-30T04:17:53Z"/><w:cantSplit w:val="true"/></w:trPr><w:tc><w:tcPr><w:tcW w:w="2593" w:type="dxa"/><w:tcBorders></w:tcBorders></w:tcPr><w:p><w:pPr><w:pStyle w:val="Tabla9"/><w:widowControl/><w:jc w:val="left"/><w:rPr><w:kern w:val="0"/><w:szCs w:val="24"/><w:lang w:val="es-CO" w:eastAsia="en-US" w:bidi="ar-SA"/><w:ins w:id="5788" w:author="Unknown Author" w:date="2026-10-30T04:17:53Z"></w:ins></w:rPr></w:pPr><w:ins w:id="5787" w:author="Unknown Author" w:date="2026-10-30T04:17:53Z"><w:r><w:rPr><w:kern w:val="0"/><w:szCs w:val="24"/><w:lang w:val="es-CO" w:eastAsia="en-US" w:bidi="ar-SA"/></w:rPr><w:t>Personas con discapacidad</w:t></w:r></w:ins></w:p></w:tc><w:tc><w:tcPr><w:tcW w:w="2342" w:type="dxa"/><w:tcBorders></w:tcBorders></w:tcPr><w:p><w:pPr><w:pStyle w:val="Tabla9"/><w:widowControl/><w:jc w:val="left"/><w:rPr><w:kern w:val="0"/><w:szCs w:val="24"/><w:lang w:val="es-CO" w:eastAsia="en-US" w:bidi="ar-SA"/><w:ins w:id="5790" w:author="Unknown Author" w:date="2026-10-30T04:17:53Z"></w:ins></w:rPr></w:pPr><w:ins w:id="5789" w:author="Unknown Author" w:date="2026-10-30T04:17:53Z"><w:r><w:rPr><w:kern w:val="0"/><w:szCs w:val="24"/><w:lang w:val="es-CO" w:eastAsia="en-US" w:bidi="ar-SA"/></w:rPr><w:t>3.1 Co-diseñar los umbrales y el protocolo de alerta con los consejos</w:t></w:r></w:ins></w:p></w:tc><w:tc><w:tcPr><w:tcW w:w="2257" w:type="dxa"/><w:tcBorders></w:tcBorders></w:tcPr><w:p><w:pPr><w:pStyle w:val="Tabla9"/><w:widowControl/><w:jc w:val="left"/><w:rPr><w:kern w:val="0"/><w:szCs w:val="24"/><w:lang w:val="es-CO" w:eastAsia="en-US" w:bidi="ar-SA"/><w:ins w:id="5792" w:author="Unknown Author" w:date="2026-10-30T04:17:53Z"></w:ins></w:rPr></w:pPr><w:ins w:id="5791" w:author="Unknown Author" w:date="2026-10-30T04:17:53Z"><w:r><w:rPr><w:kern w:val="0"/><w:szCs w:val="24"/><w:lang w:val="es-CO" w:eastAsia="en-US" w:bidi="ar-SA"/></w:rPr><w:t>SGR $ 1.033.722.462; contrapartida $ 320.000.000</w:t></w:r></w:ins></w:p></w:tc><w:tc><w:tcPr><w:tcW w:w="2761" w:type="dxa"/><w:tcBorders></w:tcBorders></w:tcPr><w:p><w:pPr><w:pStyle w:val="Tabla9"/><w:widowControl/><w:jc w:val="left"/><w:rPr><w:kern w:val="0"/><w:szCs w:val="24"/><w:lang w:val="es-CO" w:eastAsia="en-US" w:bidi="ar-SA"/><w:ins w:id="5794" w:author="Unknown Author" w:date="2026-10-30T04:17:53Z"></w:ins></w:rPr></w:pPr><w:ins w:id="5793" w:author="Unknown Author" w:date="2026-10-30T04:17:53Z"><w:r><w:rPr><w:kern w:val="0"/><w:szCs w:val="24"/><w:lang w:val="es-CO" w:eastAsia="en-US" w:bidi="ar-SA"/></w:rPr><w:t>Validan los formatos de alerta, visuales, sonoros y escritos, durante el co-diseño. Medida: prueba de formatos con personas con discapacidad y sus organizaciones. Responsable: coordinación de apropiación social. Indicador y meta: protocolo con al menos un formato accesible por tipo de discapacidad relevante (propuesta). Evidencia: acta de validación de los formatos.</w:t></w:r></w:ins></w:p></w:tc></w:tr><w:tr><w:trPr><w:ins w:id="5795" w:author="Unknown Author" w:date="2026-10-30T04:17:53Z"/><w:cantSplit w:val="true"/></w:trPr><w:tc><w:tcPr><w:tcW w:w="2593" w:type="dxa"/><w:tcBorders></w:tcBorders><w:shd w:color="auto" w:fill="F7F7F7" w:val="clear"/></w:tcPr><w:p><w:pPr><w:pStyle w:val="Tabla9"/><w:widowControl/><w:jc w:val="left"/><w:rPr><w:kern w:val="0"/><w:szCs w:val="24"/><w:lang w:val="es-CO" w:eastAsia="en-US" w:bidi="ar-SA"/><w:ins w:id="5797" w:author="Unknown Author" w:date="2026-10-30T04:17:53Z"></w:ins></w:rPr></w:pPr><w:ins w:id="5796" w:author="Unknown Author" w:date="2026-10-30T04:17:53Z"><w:r><w:rPr><w:kern w:val="0"/><w:szCs w:val="24"/><w:lang w:val="es-CO" w:eastAsia="en-US" w:bidi="ar-SA"/></w:rPr><w:t>Personas con discapacidad</w:t></w:r></w:ins></w:p></w:tc><w:tc><w:tcPr><w:tcW w:w="2342" w:type="dxa"/><w:tcBorders></w:tcBorders><w:shd w:color="auto" w:fill="F7F7F7" w:val="clear"/></w:tcPr><w:p><w:pPr><w:pStyle w:val="Tabla9"/><w:widowControl/><w:jc w:val="left"/><w:rPr><w:kern w:val="0"/><w:szCs w:val="24"/><w:lang w:val="es-CO" w:eastAsia="en-US" w:bidi="ar-SA"/><w:ins w:id="5799" w:author="Unknown Author" w:date="2026-10-30T04:17:53Z"></w:ins></w:rPr></w:pPr><w:ins w:id="5798" w:author="Unknown Author" w:date="2026-10-30T04:17:53Z"><w:r><w:rPr><w:kern w:val="0"/><w:szCs w:val="24"/><w:lang w:val="es-CO" w:eastAsia="en-US" w:bidi="ar-SA"/></w:rPr><w:t>3.3 Formar custodios y firmar los convenios por tramo</w:t></w:r></w:ins></w:p></w:tc><w:tc><w:tcPr><w:tcW w:w="2257" w:type="dxa"/><w:tcBorders></w:tcBorders><w:shd w:color="auto" w:fill="F7F7F7" w:val="clear"/></w:tcPr><w:p><w:pPr><w:pStyle w:val="Tabla9"/><w:widowControl/><w:jc w:val="left"/><w:rPr><w:kern w:val="0"/><w:szCs w:val="24"/><w:lang w:val="es-CO" w:eastAsia="en-US" w:bidi="ar-SA"/><w:ins w:id="5801" w:author="Unknown Author" w:date="2026-10-30T04:17:53Z"></w:ins></w:rPr></w:pPr><w:ins w:id="5800" w:author="Unknown Author" w:date="2026-10-30T04:17:53Z"><w:r><w:rPr><w:kern w:val="0"/><w:szCs w:val="24"/><w:lang w:val="es-CO" w:eastAsia="en-US" w:bidi="ar-SA"/></w:rPr><w:t>SGR $ 150.000.000; sin contrapartida asignada</w:t></w:r></w:ins></w:p></w:tc><w:tc><w:tcPr><w:tcW w:w="2761" w:type="dxa"/><w:tcBorders></w:tcBorders><w:shd w:color="auto" w:fill="F7F7F7" w:val="clear"/></w:tcPr><w:p><w:pPr><w:pStyle w:val="Tabla9"/><w:widowControl/><w:jc w:val="left"/><w:rPr><w:kern w:val="0"/><w:szCs w:val="24"/><w:lang w:val="es-CO" w:eastAsia="en-US" w:bidi="ar-SA"/><w:ins w:id="5803" w:author="Unknown Author" w:date="2026-10-30T04:17:53Z"></w:ins></w:rPr></w:pPr><w:ins w:id="5802" w:author="Unknown Author" w:date="2026-10-30T04:17:53Z"><w:r><w:rPr><w:kern w:val="0"/><w:szCs w:val="24"/><w:lang w:val="es-CO" w:eastAsia="en-US" w:bidi="ar-SA"/></w:rPr><w:t>Participan en la formación y en la certificación con ajustes razonables. Medida: materiales y sedes accesibles. Responsable: Universidad Santo Tomás, con la coordinación de apropiación social y el apoyo de Avanciencia en los convenios. Indicador y meta: formaciones con ajustes solicitados atendidos, todas (propuesta). Evidencia: registro de ajustes.</w:t></w:r></w:ins></w:p></w:tc></w:tr><w:tr><w:trPr><w:ins w:id="5804" w:author="Unknown Author" w:date="2026-10-30T04:17:53Z"/><w:cantSplit w:val="true"/></w:trPr><w:tc><w:tcPr><w:tcW w:w="2593" w:type="dxa"/><w:tcBorders><w:bottom w:val="single" w:sz="12" w:space="0" w:color="2A3439"/></w:tcBorders></w:tcPr><w:p><w:pPr><w:pStyle w:val="Tabla9"/><w:keepNext w:val="true"/><w:widowControl/><w:jc w:val="left"/><w:rPr><w:kern w:val="0"/><w:szCs w:val="24"/><w:lang w:val="es-CO" w:eastAsia="en-US" w:bidi="ar-SA"/><w:ins w:id="5806" w:author="Unknown Author" w:date="2026-10-30T04:17:53Z"></w:ins></w:rPr></w:pPr><w:ins w:id="5805" w:author="Unknown Author" w:date="2026-10-30T04:17:53Z"><w:r><w:rPr><w:kern w:val="0"/><w:szCs w:val="24"/><w:lang w:val="es-CO" w:eastAsia="en-US" w:bidi="ar-SA"/></w:rPr><w:t>Todos los grupos, con enfoque interseccional</w:t></w:r></w:ins></w:p></w:tc><w:tc><w:tcPr><w:tcW w:w="2342" w:type="dxa"/><w:tcBorders><w:bottom w:val="single" w:sz="12" w:space="0" w:color="2A3439"/></w:tcBorders></w:tcPr><w:p><w:pPr><w:pStyle w:val="Tabla9"/><w:keepNext w:val="true"/><w:widowControl/><w:jc w:val="left"/><w:rPr><w:kern w:val="0"/><w:szCs w:val="24"/><w:lang w:val="es-CO" w:eastAsia="en-US" w:bidi="ar-SA"/><w:ins w:id="5808" w:author="Unknown Author" w:date="2026-10-30T04:17:53Z"></w:ins></w:rPr></w:pPr><w:ins w:id="5807" w:author="Unknown Author" w:date="2026-10-30T04:17:53Z"><w:r><w:rPr><w:kern w:val="0"/><w:szCs w:val="24"/><w:lang w:val="es-CO" w:eastAsia="en-US" w:bidi="ar-SA"/></w:rPr><w:t>3.4 Transferir, cerrar y evaluar</w:t></w:r></w:ins></w:p></w:tc><w:tc><w:tcPr><w:tcW w:w="2257" w:type="dxa"/><w:tcBorders><w:bottom w:val="single" w:sz="12" w:space="0" w:color="2A3439"/></w:tcBorders></w:tcPr><w:p><w:pPr><w:pStyle w:val="Tabla9"/><w:keepNext w:val="true"/><w:widowControl/><w:jc w:val="left"/><w:rPr><w:kern w:val="0"/><w:szCs w:val="24"/><w:lang w:val="es-CO" w:eastAsia="en-US" w:bidi="ar-SA"/><w:ins w:id="5810" w:author="Unknown Author" w:date="2026-10-30T04:17:53Z"></w:ins></w:rPr></w:pPr><w:ins w:id="5809" w:author="Unknown Author" w:date="2026-10-30T04:17:53Z"><w:r><w:rPr><w:kern w:val="0"/><w:szCs w:val="24"/><w:lang w:val="es-CO" w:eastAsia="en-US" w:bidi="ar-SA"/></w:rPr><w:t>SGR $ 146.100.000; sin contrapartida asignada</w:t></w:r></w:ins></w:p></w:tc><w:tc><w:tcPr><w:tcW w:w="2761" w:type="dxa"/><w:tcBorders><w:bottom w:val="single" w:sz="12" w:space="0" w:color="2A3439"/></w:tcBorders></w:tcPr><w:p><w:pPr><w:pStyle w:val="Tabla9"/><w:keepNext w:val="true"/><w:widowControl/><w:jc w:val="left"/><w:rPr><w:kern w:val="0"/><w:szCs w:val="24"/><w:lang w:val="es-CO" w:eastAsia="en-US" w:bidi="ar-SA"/><w:ins w:id="5812" w:author="Unknown Author" w:date="2026-10-30T04:17:53Z"></w:ins></w:rPr></w:pPr><w:ins w:id="5811" w:author="Unknown Author" w:date="2026-10-30T04:17:53Z"><w:r><w:rPr><w:kern w:val="0"/><w:szCs w:val="24"/><w:lang w:val="es-CO" w:eastAsia="en-US" w:bidi="ar-SA"/></w:rPr><w:t>Participan en la evaluación del proyecto. Medida: análisis por grupo y revisión de las concurrencias de condiciones antes del cierre. Responsable: gerencia de proyecto. Indicador y meta: informe de cierre con resultados desagregados (propuesta). Evidencia: informe de cierre.</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571"/><w:gridCol w:w="2406"/><w:gridCol w:w="2157"/><w:gridCol w:w="2819"/></w:tblGrid><w:tr><w:trPr><w:tblHeader w:val="true"/><w:del w:id="5813" w:author="Unknown Author" w:date="2026-10-30T04:17:53Z"/><w:cantSplit w:val="true"/></w:trPr><w:tc><w:tcPr><w:tcW w:w="257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5815" w:author="Unknown Author" w:date="2026-10-30T04:17:53Z"></w:del></w:rPr></w:pPr><w:del w:id="5814" w:author="Unknown Author" w:date="2026-10-30T04:17:53Z"><w:r><w:rPr><w:b/><w:kern w:val="0"/><w:szCs w:val="24"/><w:lang w:val="es-CO" w:eastAsia="en-US" w:bidi="ar-SA"/></w:rPr><w:delText>GRUPO POBLACIONAL (ACTORES DIFERENCIALES)</w:delText></w:r></w:del></w:p></w:tc><w:tc><w:tcPr><w:tcW w:w="2406"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5817" w:author="Unknown Author" w:date="2026-10-30T04:17:53Z"></w:del></w:rPr></w:pPr><w:del w:id="5816" w:author="Unknown Author" w:date="2026-10-30T04:17:53Z"><w:r><w:rPr><w:b/><w:kern w:val="0"/><w:szCs w:val="24"/><w:lang w:val="es-CO" w:eastAsia="en-US" w:bidi="ar-SA"/></w:rPr><w:delText>ACTIVIDAD EN LA CADENA DE VALOR</w:delText></w:r></w:del></w:p></w:tc><w:tc><w:tcPr><w:tcW w:w="215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5819" w:author="Unknown Author" w:date="2026-10-30T04:17:53Z"></w:del></w:rPr></w:pPr><w:del w:id="5818" w:author="Unknown Author" w:date="2026-10-30T04:17:53Z"><w:r><w:rPr><w:b/><w:kern w:val="0"/><w:szCs w:val="24"/><w:lang w:val="es-CO" w:eastAsia="en-US" w:bidi="ar-SA"/></w:rPr><w:delText>VALOR DE LA ACTIVIDAD</w:delText></w:r></w:del></w:p></w:tc><w:tc><w:tcPr><w:tcW w:w="281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5821" w:author="Unknown Author" w:date="2026-10-30T04:17:53Z"></w:del></w:rPr></w:pPr><w:del w:id="5820" w:author="Unknown Author" w:date="2026-10-30T04:17:53Z"><w:r><w:rPr><w:b/><w:kern w:val="0"/><w:szCs w:val="24"/><w:lang w:val="es-CO" w:eastAsia="en-US" w:bidi="ar-SA"/></w:rPr><w:delText>DESCRIPCIÓN DE LA PARTICIPACIÓN DE LOS ACTORES DIFERENCIALES PARA EL CAMBIO</w:delText></w:r></w:del></w:p></w:tc></w:tr><w:tr><w:trPr><w:del w:id="5822" w:author="Unknown Author" w:date="2026-10-30T04:17:53Z"/><w:cantSplit w:val="true"/></w:trPr><w:tc><w:tcPr><w:tcW w:w="2571" w:type="dxa"/><w:tcBorders></w:tcBorders></w:tcPr><w:p><w:pPr><w:pStyle w:val="Tabla9"/><w:widowControl/><w:jc w:val="left"/><w:rPr><w:kern w:val="0"/><w:szCs w:val="24"/><w:lang w:val="es-CO" w:eastAsia="en-US" w:bidi="ar-SA"/><w:del w:id="5824" w:author="Unknown Author" w:date="2026-10-30T04:17:53Z"></w:del></w:rPr></w:pPr><w:del w:id="5823" w:author="Unknown Author" w:date="2026-10-30T04:17:53Z"><w:r><w:rPr><w:kern w:val="0"/><w:szCs w:val="24"/><w:lang w:val="es-CO" w:eastAsia="en-US" w:bidi="ar-SA"/></w:rPr><w:delText>Mujeres (enfoque de género)</w:delText></w:r></w:del></w:p></w:tc><w:tc><w:tcPr><w:tcW w:w="2406" w:type="dxa"/><w:tcBorders></w:tcBorders></w:tcPr><w:p><w:pPr><w:pStyle w:val="Tabla9"/><w:widowControl/><w:jc w:val="left"/><w:rPr><w:kern w:val="0"/><w:szCs w:val="24"/><w:lang w:val="es-CO" w:eastAsia="en-US" w:bidi="ar-SA"/><w:del w:id="5826" w:author="Unknown Author" w:date="2026-10-30T04:17:53Z"></w:del></w:rPr></w:pPr><w:del w:id="5825" w:author="Unknown Author" w:date="2026-10-30T04:17:53Z"><w:r><w:rPr><w:kern w:val="0"/><w:szCs w:val="24"/><w:lang w:val="es-CO" w:eastAsia="en-US" w:bidi="ar-SA"/></w:rPr><w:delText>3.1 Co-diseñar los umbrales y el protocolo de alerta con los comités</w:delText></w:r></w:del></w:p></w:tc><w:tc><w:tcPr><w:tcW w:w="2157" w:type="dxa"/><w:tcBorders></w:tcBorders></w:tcPr><w:p><w:pPr><w:pStyle w:val="Tabla9"/><w:widowControl/><w:jc w:val="left"/><w:rPr><w:kern w:val="0"/><w:szCs w:val="24"/><w:lang w:val="es-CO" w:eastAsia="en-US" w:bidi="ar-SA"/><w:del w:id="5828" w:author="Unknown Author" w:date="2026-10-30T04:17:53Z"></w:del></w:rPr></w:pPr><w:del w:id="5827" w:author="Unknown Author" w:date="2026-10-30T04:17:53Z"><w:r><w:rPr><w:kern w:val="0"/><w:szCs w:val="24"/><w:lang w:val="es-CO" w:eastAsia="en-US" w:bidi="ar-SA"/></w:rPr><w:delText>SGR $ 468.248.276; contrapartida $ 132.413.794</w:delText></w:r></w:del></w:p></w:tc><w:tc><w:tcPr><w:tcW w:w="2819" w:type="dxa"/><w:tcBorders></w:tcBorders></w:tcPr><w:p><w:pPr><w:pStyle w:val="Tabla9"/><w:widowControl/><w:jc w:val="left"/><w:rPr><w:kern w:val="0"/><w:szCs w:val="24"/><w:lang w:val="es-CO" w:eastAsia="en-US" w:bidi="ar-SA"/><w:del w:id="5830" w:author="Unknown Author" w:date="2026-10-30T04:17:53Z"></w:del></w:rPr></w:pPr><w:del w:id="5829" w:author="Unknown Author" w:date="2026-10-30T04:17:53Z"><w:r><w:rPr><w:kern w:val="0"/><w:szCs w:val="24"/><w:lang w:val="es-CO" w:eastAsia="en-US" w:bidi="ar-SA"/></w:rPr><w:delText>Participan como integrantes de los comités, lideresas comunitarias y personal técnico en los 20 talleres. Medida: horarios y sedes compatibles con las labores de cuidado y registro desagregado por sexo. Responsable: coordinación de apropiación social, con el municipio aliado. Indicador y meta: actividades con registro desagregado, 29 de 29 (propuesta). Evidencia: listas de asistencia y actas firmadas.</w:delText></w:r></w:del></w:p></w:tc></w:tr><w:tr><w:trPr><w:del w:id="5831" w:author="Unknown Author" w:date="2026-10-30T04:17:53Z"/><w:cantSplit w:val="true"/></w:trPr><w:tc><w:tcPr><w:tcW w:w="2571" w:type="dxa"/><w:tcBorders></w:tcBorders><w:shd w:color="auto" w:fill="F7F7F7" w:val="clear"/></w:tcPr><w:p><w:pPr><w:pStyle w:val="Tabla9"/><w:widowControl/><w:jc w:val="left"/><w:rPr><w:kern w:val="0"/><w:szCs w:val="24"/><w:lang w:val="es-CO" w:eastAsia="en-US" w:bidi="ar-SA"/><w:del w:id="5833" w:author="Unknown Author" w:date="2026-10-30T04:17:53Z"></w:del></w:rPr></w:pPr><w:del w:id="5832" w:author="Unknown Author" w:date="2026-10-30T04:17:53Z"><w:r><w:rPr><w:kern w:val="0"/><w:szCs w:val="24"/><w:lang w:val="es-CO" w:eastAsia="en-US" w:bidi="ar-SA"/></w:rPr><w:delText>Pueblos y comunidades étnicas</w:delText></w:r></w:del></w:p></w:tc><w:tc><w:tcPr><w:tcW w:w="2406" w:type="dxa"/><w:tcBorders></w:tcBorders><w:shd w:color="auto" w:fill="F7F7F7" w:val="clear"/></w:tcPr><w:p><w:pPr><w:pStyle w:val="Tabla9"/><w:widowControl/><w:jc w:val="left"/><w:rPr><w:kern w:val="0"/><w:szCs w:val="24"/><w:lang w:val="es-CO" w:eastAsia="en-US" w:bidi="ar-SA"/><w:del w:id="5835" w:author="Unknown Author" w:date="2026-10-30T04:17:53Z"></w:del></w:rPr></w:pPr><w:del w:id="5834" w:author="Unknown Author" w:date="2026-10-30T04:17:53Z"><w:r><w:rPr><w:kern w:val="0"/><w:szCs w:val="24"/><w:lang w:val="es-CO" w:eastAsia="en-US" w:bidi="ar-SA"/></w:rPr><w:delText>1.1 Seleccionar los sitios y diseñar la colocalización</w:delText></w:r></w:del></w:p></w:tc><w:tc><w:tcPr><w:tcW w:w="2157" w:type="dxa"/><w:tcBorders></w:tcBorders><w:shd w:color="auto" w:fill="F7F7F7" w:val="clear"/></w:tcPr><w:p><w:pPr><w:pStyle w:val="Tabla9"/><w:widowControl/><w:jc w:val="left"/><w:rPr><w:kern w:val="0"/><w:szCs w:val="24"/><w:lang w:val="es-CO" w:eastAsia="en-US" w:bidi="ar-SA"/><w:del w:id="5837" w:author="Unknown Author" w:date="2026-10-30T04:17:53Z"></w:del></w:rPr></w:pPr><w:del w:id="5836" w:author="Unknown Author" w:date="2026-10-30T04:17:53Z"><w:r><w:rPr><w:kern w:val="0"/><w:szCs w:val="24"/><w:lang w:val="es-CO" w:eastAsia="en-US" w:bidi="ar-SA"/></w:rPr><w:delText>SGR $ 65.430.000; contrapartida $ 34.375.000</w:delText></w:r></w:del></w:p></w:tc><w:tc><w:tcPr><w:tcW w:w="2819" w:type="dxa"/><w:tcBorders></w:tcBorders><w:shd w:color="auto" w:fill="F7F7F7" w:val="clear"/></w:tcPr><w:p><w:pPr><w:pStyle w:val="Tabla9"/><w:widowControl/><w:jc w:val="left"/><w:rPr><w:kern w:val="0"/><w:szCs w:val="24"/><w:lang w:val="es-CO" w:eastAsia="en-US" w:bidi="ar-SA"/><w:del w:id="5841" w:author="Unknown Author" w:date="2026-10-30T04:17:53Z"></w:del></w:rPr></w:pPr><w:del w:id="5838" w:author="Unknown Author" w:date="2026-10-30T04:17:53Z"><w:r><w:rPr><w:kern w:val="0"/><w:szCs w:val="24"/><w:lang w:val="es-CO" w:eastAsia="en-US" w:bidi="ar-SA"/></w:rPr><w:delText xml:space="preserve">Las autoridades étnicas participan en la selección de los sitios que se ubiquen en su territorio </w:delText></w:r></w:del><w:del w:id="5839" w:author="Unknown Author" w:date="2026-10-30T04:17:53Z"><w:r><w:rPr><w:color w:val="00B050"/><w:kern w:val="0"/><w:szCs w:val="24"/><w:lang w:val="es-CO" w:eastAsia="en-US" w:bidi="ar-SA"/></w:rPr><w:delText>[Diligenciar: resguardos y consejos comunitarios por municipio]</w:delText></w:r></w:del><w:del w:id="5840" w:author="Unknown Author" w:date="2026-10-30T04:17:53Z"><w:r><w:rPr><w:kern w:val="0"/><w:szCs w:val="24"/><w:lang w:val="es-CO" w:eastAsia="en-US" w:bidi="ar-SA"/></w:rPr><w:delText>. Medida: procedimiento de consulta previa que corresponda, antes de instalar. Responsable: gerencia de proyecto, con el municipio aliado. Indicador y meta: sitios en territorio étnico con concertación documentada, todos los que existan (propuesta). Evidencia: actas de concertación.</w:delText></w:r></w:del></w:p></w:tc></w:tr><w:tr><w:trPr><w:del w:id="5842" w:author="Unknown Author" w:date="2026-10-30T04:17:53Z"/><w:cantSplit w:val="true"/></w:trPr><w:tc><w:tcPr><w:tcW w:w="2571" w:type="dxa"/><w:tcBorders></w:tcBorders></w:tcPr><w:p><w:pPr><w:pStyle w:val="Tabla9"/><w:widowControl/><w:jc w:val="left"/><w:rPr><w:kern w:val="0"/><w:szCs w:val="24"/><w:lang w:val="es-CO" w:eastAsia="en-US" w:bidi="ar-SA"/><w:del w:id="5844" w:author="Unknown Author" w:date="2026-10-30T04:17:53Z"></w:del></w:rPr></w:pPr><w:del w:id="5843" w:author="Unknown Author" w:date="2026-10-30T04:17:53Z"><w:r><w:rPr><w:kern w:val="0"/><w:szCs w:val="24"/><w:lang w:val="es-CO" w:eastAsia="en-US" w:bidi="ar-SA"/></w:rPr><w:delText>Pueblos y comunidades étnicas</w:delText></w:r></w:del></w:p></w:tc><w:tc><w:tcPr><w:tcW w:w="2406" w:type="dxa"/><w:tcBorders></w:tcBorders></w:tcPr><w:p><w:pPr><w:pStyle w:val="Tabla9"/><w:widowControl/><w:jc w:val="left"/><w:rPr><w:kern w:val="0"/><w:szCs w:val="24"/><w:lang w:val="es-CO" w:eastAsia="en-US" w:bidi="ar-SA"/><w:del w:id="5846" w:author="Unknown Author" w:date="2026-10-30T04:17:53Z"></w:del></w:rPr></w:pPr><w:del w:id="5845" w:author="Unknown Author" w:date="2026-10-30T04:17:53Z"><w:r><w:rPr><w:kern w:val="0"/><w:szCs w:val="24"/><w:lang w:val="es-CO" w:eastAsia="en-US" w:bidi="ar-SA"/></w:rPr><w:delText>3.2 Poner en uso el tablero con los comités</w:delText></w:r></w:del></w:p></w:tc><w:tc><w:tcPr><w:tcW w:w="2157" w:type="dxa"/><w:tcBorders></w:tcBorders></w:tcPr><w:p><w:pPr><w:pStyle w:val="Tabla9"/><w:widowControl/><w:jc w:val="left"/><w:rPr><w:kern w:val="0"/><w:szCs w:val="24"/><w:lang w:val="es-CO" w:eastAsia="en-US" w:bidi="ar-SA"/><w:del w:id="5848" w:author="Unknown Author" w:date="2026-10-30T04:17:53Z"></w:del></w:rPr></w:pPr><w:del w:id="5847" w:author="Unknown Author" w:date="2026-10-30T04:17:53Z"><w:r><w:rPr><w:kern w:val="0"/><w:szCs w:val="24"/><w:lang w:val="es-CO" w:eastAsia="en-US" w:bidi="ar-SA"/></w:rPr><w:delText>SGR $ 295.824.138; contrapartida $ 66.206.896</w:delText></w:r></w:del></w:p></w:tc><w:tc><w:tcPr><w:tcW w:w="2819" w:type="dxa"/><w:tcBorders></w:tcBorders></w:tcPr><w:p><w:pPr><w:pStyle w:val="Tabla9"/><w:widowControl/><w:jc w:val="left"/><w:rPr><w:kern w:val="0"/><w:szCs w:val="24"/><w:lang w:val="es-CO" w:eastAsia="en-US" w:bidi="ar-SA"/><w:del w:id="5850" w:author="Unknown Author" w:date="2026-10-30T04:17:53Z"></w:del></w:rPr></w:pPr><w:del w:id="5849" w:author="Unknown Author" w:date="2026-10-30T04:17:53Z"><w:r><w:rPr><w:kern w:val="0"/><w:szCs w:val="24"/><w:lang w:val="es-CO" w:eastAsia="en-US" w:bidi="ar-SA"/></w:rPr><w:delText>Participan en las jornadas públicas con piezas en su lengua y en formatos acordes con su cultura. Medida: validar los mensajes con sus autoridades. Responsable: profesionales de apropiación social. Indicador y meta: jornadas con piezas validadas, cuando existan comunidades étnicas en el municipio (propuesta). Evidencia: piezas validadas y actas.</w:delText></w:r></w:del></w:p></w:tc></w:tr><w:tr><w:trPr><w:del w:id="5851" w:author="Unknown Author" w:date="2026-10-30T04:17:53Z"/><w:cantSplit w:val="true"/></w:trPr><w:tc><w:tcPr><w:tcW w:w="2571" w:type="dxa"/><w:tcBorders></w:tcBorders><w:shd w:color="auto" w:fill="F7F7F7" w:val="clear"/></w:tcPr><w:p><w:pPr><w:pStyle w:val="Tabla9"/><w:widowControl/><w:jc w:val="left"/><w:rPr><w:kern w:val="0"/><w:szCs w:val="24"/><w:lang w:val="es-CO" w:eastAsia="en-US" w:bidi="ar-SA"/><w:del w:id="5853" w:author="Unknown Author" w:date="2026-10-30T04:17:53Z"></w:del></w:rPr></w:pPr><w:del w:id="5852" w:author="Unknown Author" w:date="2026-10-30T04:17:53Z"><w:r><w:rPr><w:kern w:val="0"/><w:szCs w:val="24"/><w:lang w:val="es-CO" w:eastAsia="en-US" w:bidi="ar-SA"/></w:rPr><w:delText>Personas mayores</w:delText></w:r></w:del></w:p></w:tc><w:tc><w:tcPr><w:tcW w:w="2406" w:type="dxa"/><w:tcBorders></w:tcBorders><w:shd w:color="auto" w:fill="F7F7F7" w:val="clear"/></w:tcPr><w:p><w:pPr><w:pStyle w:val="Tabla9"/><w:widowControl/><w:jc w:val="left"/><w:rPr><w:kern w:val="0"/><w:szCs w:val="24"/><w:lang w:val="es-CO" w:eastAsia="en-US" w:bidi="ar-SA"/><w:del w:id="5855" w:author="Unknown Author" w:date="2026-10-30T04:17:53Z"></w:del></w:rPr></w:pPr><w:del w:id="5854" w:author="Unknown Author" w:date="2026-10-30T04:17:53Z"><w:r><w:rPr><w:kern w:val="0"/><w:szCs w:val="24"/><w:lang w:val="es-CO" w:eastAsia="en-US" w:bidi="ar-SA"/></w:rPr><w:delText>3.2 Poner en uso el tablero con los comités</w:delText></w:r></w:del></w:p></w:tc><w:tc><w:tcPr><w:tcW w:w="2157" w:type="dxa"/><w:tcBorders></w:tcBorders><w:shd w:color="auto" w:fill="F7F7F7" w:val="clear"/></w:tcPr><w:p><w:pPr><w:pStyle w:val="Tabla9"/><w:widowControl/><w:jc w:val="left"/><w:rPr><w:kern w:val="0"/><w:szCs w:val="24"/><w:lang w:val="es-CO" w:eastAsia="en-US" w:bidi="ar-SA"/><w:del w:id="5857" w:author="Unknown Author" w:date="2026-10-30T04:17:53Z"></w:del></w:rPr></w:pPr><w:del w:id="5856" w:author="Unknown Author" w:date="2026-10-30T04:17:53Z"><w:r><w:rPr><w:kern w:val="0"/><w:szCs w:val="24"/><w:lang w:val="es-CO" w:eastAsia="en-US" w:bidi="ar-SA"/></w:rPr><w:delText>SGR $ 295.824.138; contrapartida $ 66.206.896</w:delText></w:r></w:del></w:p></w:tc><w:tc><w:tcPr><w:tcW w:w="2819" w:type="dxa"/><w:tcBorders></w:tcBorders><w:shd w:color="auto" w:fill="F7F7F7" w:val="clear"/></w:tcPr><w:p><w:pPr><w:pStyle w:val="Tabla9"/><w:widowControl/><w:jc w:val="left"/><w:rPr><w:kern w:val="0"/><w:szCs w:val="24"/><w:lang w:val="es-CO" w:eastAsia="en-US" w:bidi="ar-SA"/><w:del w:id="5859" w:author="Unknown Author" w:date="2026-10-30T04:17:53Z"></w:del></w:rPr></w:pPr><w:del w:id="5858" w:author="Unknown Author" w:date="2026-10-30T04:17:53Z"><w:r><w:rPr><w:kern w:val="0"/><w:szCs w:val="24"/><w:lang w:val="es-CO" w:eastAsia="en-US" w:bidi="ar-SA"/></w:rPr><w:delText>Participan como usuarias de las alertas y como voces en las jornadas. Medida: mensajes en lenguaje claro, canal presencial de aviso y sedes accesibles. Responsable: profesionales de apropiación social. Indicador y meta: nueve de nueve jornadas con un canal presencial de aviso (propuesta). Evidencia: registro de las jornadas.</w:delText></w:r></w:del></w:p></w:tc></w:tr><w:tr><w:trPr><w:del w:id="5860" w:author="Unknown Author" w:date="2026-10-30T04:17:53Z"/><w:cantSplit w:val="true"/></w:trPr><w:tc><w:tcPr><w:tcW w:w="2571" w:type="dxa"/><w:tcBorders></w:tcBorders></w:tcPr><w:p><w:pPr><w:pStyle w:val="Tabla9"/><w:widowControl/><w:jc w:val="left"/><w:rPr><w:kern w:val="0"/><w:szCs w:val="24"/><w:lang w:val="es-CO" w:eastAsia="en-US" w:bidi="ar-SA"/><w:del w:id="5862" w:author="Unknown Author" w:date="2026-10-30T04:17:53Z"></w:del></w:rPr></w:pPr><w:del w:id="5861" w:author="Unknown Author" w:date="2026-10-30T04:17:53Z"><w:r><w:rPr><w:kern w:val="0"/><w:szCs w:val="24"/><w:lang w:val="es-CO" w:eastAsia="en-US" w:bidi="ar-SA"/></w:rPr><w:delText>Personas con discapacidad</w:delText></w:r></w:del></w:p></w:tc><w:tc><w:tcPr><w:tcW w:w="2406" w:type="dxa"/><w:tcBorders></w:tcBorders></w:tcPr><w:p><w:pPr><w:pStyle w:val="Tabla9"/><w:widowControl/><w:jc w:val="left"/><w:rPr><w:kern w:val="0"/><w:szCs w:val="24"/><w:lang w:val="es-CO" w:eastAsia="en-US" w:bidi="ar-SA"/><w:del w:id="5864" w:author="Unknown Author" w:date="2026-10-30T04:17:53Z"></w:del></w:rPr></w:pPr><w:del w:id="5863" w:author="Unknown Author" w:date="2026-10-30T04:17:53Z"><w:r><w:rPr><w:kern w:val="0"/><w:szCs w:val="24"/><w:lang w:val="es-CO" w:eastAsia="en-US" w:bidi="ar-SA"/></w:rPr><w:delText>3.1 Co-diseñar los umbrales y el protocolo de alerta con los comités</w:delText></w:r></w:del></w:p></w:tc><w:tc><w:tcPr><w:tcW w:w="2157" w:type="dxa"/><w:tcBorders></w:tcBorders></w:tcPr><w:p><w:pPr><w:pStyle w:val="Tabla9"/><w:widowControl/><w:jc w:val="left"/><w:rPr><w:kern w:val="0"/><w:szCs w:val="24"/><w:lang w:val="es-CO" w:eastAsia="en-US" w:bidi="ar-SA"/><w:del w:id="5866" w:author="Unknown Author" w:date="2026-10-30T04:17:53Z"></w:del></w:rPr></w:pPr><w:del w:id="5865" w:author="Unknown Author" w:date="2026-10-30T04:17:53Z"><w:r><w:rPr><w:kern w:val="0"/><w:szCs w:val="24"/><w:lang w:val="es-CO" w:eastAsia="en-US" w:bidi="ar-SA"/></w:rPr><w:delText>SGR $ 468.248.276; contrapartida $ 132.413.794</w:delText></w:r></w:del></w:p></w:tc><w:tc><w:tcPr><w:tcW w:w="2819" w:type="dxa"/><w:tcBorders></w:tcBorders></w:tcPr><w:p><w:pPr><w:pStyle w:val="Tabla9"/><w:widowControl/><w:jc w:val="left"/><w:rPr><w:kern w:val="0"/><w:szCs w:val="24"/><w:lang w:val="es-CO" w:eastAsia="en-US" w:bidi="ar-SA"/><w:del w:id="5868" w:author="Unknown Author" w:date="2026-10-30T04:17:53Z"></w:del></w:rPr></w:pPr><w:del w:id="5867" w:author="Unknown Author" w:date="2026-10-30T04:17:53Z"><w:r><w:rPr><w:kern w:val="0"/><w:szCs w:val="24"/><w:lang w:val="es-CO" w:eastAsia="en-US" w:bidi="ar-SA"/></w:rPr><w:delText>Validan los formatos de alerta, visuales, sonoros y escritos, durante el co-diseño. Medida: prueba de formatos con personas con discapacidad y sus organizaciones. Responsable: coordinación de apropiación social. Indicador y meta: protocolo con al menos un formato accesible por tipo de discapacidad relevante (propuesta). Evidencia: acta de validación de los formatos.</w:delText></w:r></w:del></w:p></w:tc></w:tr><w:tr><w:trPr><w:del w:id="5869" w:author="Unknown Author" w:date="2026-10-30T04:17:53Z"/><w:cantSplit w:val="true"/></w:trPr><w:tc><w:tcPr><w:tcW w:w="2571" w:type="dxa"/><w:tcBorders></w:tcBorders><w:shd w:color="auto" w:fill="F7F7F7" w:val="clear"/></w:tcPr><w:p><w:pPr><w:pStyle w:val="Tabla9"/><w:widowControl/><w:jc w:val="left"/><w:rPr><w:kern w:val="0"/><w:szCs w:val="24"/><w:lang w:val="es-CO" w:eastAsia="en-US" w:bidi="ar-SA"/><w:del w:id="5871" w:author="Unknown Author" w:date="2026-10-30T04:17:53Z"></w:del></w:rPr></w:pPr><w:del w:id="5870" w:author="Unknown Author" w:date="2026-10-30T04:17:53Z"><w:r><w:rPr><w:kern w:val="0"/><w:szCs w:val="24"/><w:lang w:val="es-CO" w:eastAsia="en-US" w:bidi="ar-SA"/></w:rPr><w:delText>Personas con discapacidad</w:delText></w:r></w:del></w:p></w:tc><w:tc><w:tcPr><w:tcW w:w="2406" w:type="dxa"/><w:tcBorders></w:tcBorders><w:shd w:color="auto" w:fill="F7F7F7" w:val="clear"/></w:tcPr><w:p><w:pPr><w:pStyle w:val="Tabla9"/><w:widowControl/><w:jc w:val="left"/><w:rPr><w:kern w:val="0"/><w:szCs w:val="24"/><w:lang w:val="es-CO" w:eastAsia="en-US" w:bidi="ar-SA"/><w:del w:id="5873" w:author="Unknown Author" w:date="2026-10-30T04:17:53Z"></w:del></w:rPr></w:pPr><w:del w:id="5872" w:author="Unknown Author" w:date="2026-10-30T04:17:53Z"><w:r><w:rPr><w:kern w:val="0"/><w:szCs w:val="24"/><w:lang w:val="es-CO" w:eastAsia="en-US" w:bidi="ar-SA"/></w:rPr><w:delText>3.3 Formar custodios y firmar los convenios por tramo</w:delText></w:r></w:del></w:p></w:tc><w:tc><w:tcPr><w:tcW w:w="2157" w:type="dxa"/><w:tcBorders></w:tcBorders><w:shd w:color="auto" w:fill="F7F7F7" w:val="clear"/></w:tcPr><w:p><w:pPr><w:pStyle w:val="Tabla9"/><w:widowControl/><w:jc w:val="left"/><w:rPr><w:kern w:val="0"/><w:szCs w:val="24"/><w:lang w:val="es-CO" w:eastAsia="en-US" w:bidi="ar-SA"/><w:del w:id="5875" w:author="Unknown Author" w:date="2026-10-30T04:17:53Z"></w:del></w:rPr></w:pPr><w:del w:id="5874" w:author="Unknown Author" w:date="2026-10-30T04:17:53Z"><w:r><w:rPr><w:kern w:val="0"/><w:szCs w:val="24"/><w:lang w:val="es-CO" w:eastAsia="en-US" w:bidi="ar-SA"/></w:rPr><w:delText>SGR $ 466.565.518; contrapartida $ 88.275.862</w:delText></w:r></w:del></w:p></w:tc><w:tc><w:tcPr><w:tcW w:w="2819" w:type="dxa"/><w:tcBorders></w:tcBorders><w:shd w:color="auto" w:fill="F7F7F7" w:val="clear"/></w:tcPr><w:p><w:pPr><w:pStyle w:val="Tabla9"/><w:widowControl/><w:jc w:val="left"/><w:rPr><w:kern w:val="0"/><w:szCs w:val="24"/><w:lang w:val="es-CO" w:eastAsia="en-US" w:bidi="ar-SA"/><w:del w:id="5877" w:author="Unknown Author" w:date="2026-10-30T04:17:53Z"></w:del></w:rPr></w:pPr><w:del w:id="5876" w:author="Unknown Author" w:date="2026-10-30T04:17:53Z"><w:r><w:rPr><w:kern w:val="0"/><w:szCs w:val="24"/><w:lang w:val="es-CO" w:eastAsia="en-US" w:bidi="ar-SA"/></w:rPr><w:delText>Participan en la formación y en la certificación con ajustes razonables. Medida: materiales y sedes accesibles. Responsable: actor del SNCTI que forma a los custodios, con la coordinación de apropiación social. Indicador y meta: formaciones con ajustes solicitados atendidos, todas (propuesta). Evidencia: registro de ajustes.</w:delText></w:r></w:del></w:p></w:tc></w:tr><w:tr><w:trPr><w:del w:id="5878" w:author="Unknown Author" w:date="2026-10-30T04:17:53Z"/><w:cantSplit w:val="true"/></w:trPr><w:tc><w:tcPr><w:tcW w:w="2571" w:type="dxa"/><w:tcBorders><w:bottom w:val="single" w:sz="12" w:space="0" w:color="2A3439"/></w:tcBorders></w:tcPr><w:p><w:pPr><w:pStyle w:val="Tabla9"/><w:keepNext w:val="true"/><w:widowControl/><w:jc w:val="left"/><w:rPr><w:kern w:val="0"/><w:szCs w:val="24"/><w:lang w:val="es-CO" w:eastAsia="en-US" w:bidi="ar-SA"/><w:del w:id="5880" w:author="Unknown Author" w:date="2026-10-30T04:17:53Z"></w:del></w:rPr></w:pPr><w:del w:id="5879" w:author="Unknown Author" w:date="2026-10-30T04:17:53Z"><w:r><w:rPr><w:kern w:val="0"/><w:szCs w:val="24"/><w:lang w:val="es-CO" w:eastAsia="en-US" w:bidi="ar-SA"/></w:rPr><w:delText>Todos los grupos, con enfoque interseccional</w:delText></w:r></w:del></w:p></w:tc><w:tc><w:tcPr><w:tcW w:w="2406" w:type="dxa"/><w:tcBorders><w:bottom w:val="single" w:sz="12" w:space="0" w:color="2A3439"/></w:tcBorders></w:tcPr><w:p><w:pPr><w:pStyle w:val="Tabla9"/><w:keepNext w:val="true"/><w:widowControl/><w:jc w:val="left"/><w:rPr><w:kern w:val="0"/><w:szCs w:val="24"/><w:lang w:val="es-CO" w:eastAsia="en-US" w:bidi="ar-SA"/><w:del w:id="5882" w:author="Unknown Author" w:date="2026-10-30T04:17:53Z"></w:del></w:rPr></w:pPr><w:del w:id="5881" w:author="Unknown Author" w:date="2026-10-30T04:17:53Z"><w:r><w:rPr><w:kern w:val="0"/><w:szCs w:val="24"/><w:lang w:val="es-CO" w:eastAsia="en-US" w:bidi="ar-SA"/></w:rPr><w:delText>3.4 Transferir, cerrar y evaluar</w:delText></w:r></w:del></w:p></w:tc><w:tc><w:tcPr><w:tcW w:w="2157" w:type="dxa"/><w:tcBorders><w:bottom w:val="single" w:sz="12" w:space="0" w:color="2A3439"/></w:tcBorders></w:tcPr><w:p><w:pPr><w:pStyle w:val="Tabla9"/><w:keepNext w:val="true"/><w:widowControl/><w:jc w:val="left"/><w:rPr><w:kern w:val="0"/><w:szCs w:val="24"/><w:lang w:val="es-CO" w:eastAsia="en-US" w:bidi="ar-SA"/><w:del w:id="5884" w:author="Unknown Author" w:date="2026-10-30T04:17:53Z"></w:del></w:rPr></w:pPr><w:del w:id="5883" w:author="Unknown Author" w:date="2026-10-30T04:17:53Z"><w:r><w:rPr><w:kern w:val="0"/><w:szCs w:val="24"/><w:lang w:val="es-CO" w:eastAsia="en-US" w:bidi="ar-SA"/></w:rPr><w:delText>SGR $ 287.862.068; contrapartida $ 33.103.448</w:delText></w:r></w:del></w:p></w:tc><w:tc><w:tcPr><w:tcW w:w="2819" w:type="dxa"/><w:tcBorders><w:bottom w:val="single" w:sz="12" w:space="0" w:color="2A3439"/></w:tcBorders></w:tcPr><w:p><w:pPr><w:pStyle w:val="Tabla9"/><w:keepNext w:val="true"/><w:widowControl/><w:jc w:val="left"/><w:rPr><w:kern w:val="0"/><w:szCs w:val="24"/><w:lang w:val="es-CO" w:eastAsia="en-US" w:bidi="ar-SA"/><w:del w:id="5886" w:author="Unknown Author" w:date="2026-10-30T04:17:53Z"></w:del></w:rPr></w:pPr><w:del w:id="5885" w:author="Unknown Author" w:date="2026-10-30T04:17:53Z"><w:r><w:rPr><w:kern w:val="0"/><w:szCs w:val="24"/><w:lang w:val="es-CO" w:eastAsia="en-US" w:bidi="ar-SA"/></w:rPr><w:delText>Participan en la evaluación del proyecto. Medida: análisis por grupo y revisión de las concurrencias de condiciones antes del cierre. Responsable: gerencia de proyecto. Indicador y meta: informe de cierre con resultados desagregados (propuesta). Evidencia: informe de cierre.</w:delText></w:r></w:del></w:p></w:tc></w:tr></w:tbl><w:p><w:pPr><w:pStyle w:val="TablaNota"/><w:rPr></w:rPr></w:pPr><w:r><w:rPr><w:i/><w:iCs/></w:rPr><w:t>Nota.</w:t></w:r><w:r><w:rPr></w:rPr><w:t xml:space="preserve"> Elaboración propia con el numeral 8 de los TdR y los valores de las actividades del proyecto. Las metas son propuestas de procedimiento. SGR: Sistema General de Regalías.</w:t></w:r><w:del w:id="5887" w:author="Unknown Author" w:date="2026-10-30T04:17:53Z"><w:r><w:rPr></w:rPr><w:delText xml:space="preserve"> SNCTI: Sistema Nacional de Ciencia, Tecnología e Innovación.</w:delText></w:r></w:del></w:p><w:p><w:pPr><w:pStyle w:val="BodyText"/><w:rPr></w:rPr></w:pPr><w:r><w:rPr></w:rPr><w:t>La Tabla 11.3 concentra la participación diferencial en las actividades 3.1 a 3.4, que suman 1.</w:t></w:r><w:ins w:id="5888" w:author="Unknown Author" w:date="2026-10-30T04:17:53Z"><w:r><w:rPr></w:rPr><w:t>504.322.462</w:t></w:r></w:ins><w:del w:id="5889" w:author="Unknown Author" w:date="2026-10-30T04:17:53Z"><w:r><w:rPr></w:rPr><w:delText>518.500.000</w:delText></w:r></w:del><w:r><w:rPr></w:rPr><w:t xml:space="preserve"> COP del SGR (calculado). Esas actividades corresponden al uso institucional y a la apropiación. La actividad 1.1 se suma para los pueblos étnicos, porque la selección de sitios define dónde se instalan los nodos. Ninguna medida cambia el alcance de 100 nodos y 10 gateways</w:t></w:r><w:ins w:id="5890" w:author="Unknown Author" w:date="2026-10-30T04:17:53Z"><w:r><w:rPr></w:rPr><w:t>, 50 nodos y cinco gateways por municipio (propuesta)</w:t></w:r></w:ins><w:r><w:rPr></w:rPr><w:t>. Cada medida condiciona la forma de participar y no la compra. El número de personas de cada grupo depende de los datos del DANE y se completa con la línea base.</w:t></w:r></w:p><w:p><w:pPr><w:pStyle w:val="BodyText"/><w:rPr></w:rPr></w:pPr><w:bookmarkStart w:id="126" w:name="Xc216d4e4d5e1279a47eb3e538c8a258c8fbccf2"/><w:r><w:rPr></w:rPr><w:t>El proyecto incluye solo los grupos que se relacionan con sus actividades. El numeral 8 advierte que incluir categorías sin relación demostrada con el problema no genera valoración adicional (MinCiencias, 2026). Por eso la tabla omite grupos sin vínculo con la alerta o con la custodia. Arnstein (1969) distingue grados de participación según el poder de decisión que reciben las personas. Callon (1999) sostiene que el conocimiento producido con personas no expertas mejora la pertinencia del producto. El proyecto aplica ambos criterios al co-diseño de los umbrales. Los grupos diferenciales participan como coautores de los formatos y no solo como receptores. Funtowicz y Ravetz (1993) proponen ampliar la comunidad que evalúa la evidencia cuando el riesgo es alto. Estos grupos suelen reunir legitimidad y urgencia con poco poder (Mitchell et al., 1997). Por eso el proyecto les reserva un lugar explícito en el co-diseño.</w:t></w:r><w:bookmarkEnd w:id="126"/></w:p><w:p><w:pPr><w:pStyle w:val="Heading2"/><w:rPr></w:rPr></w:pPr><w:bookmarkStart w:id="127" w:name="X74bb63e11433ed9a2100a644c723e52be388e36"/><w:r><w:rPr></w:rPr><w:t>11.4. Porcentaje de población con enfoque diferencial a vincular al proyecto:</w:t></w:r></w:p><w:p><w:pPr><w:pStyle w:val="FirstParagraph"/><w:rPr></w:rPr></w:pPr><w:r><w:rPr></w:rPr><w:t xml:space="preserve">La plantilla pregunta si más de 50 % del equipo pertenece a una categoría de población con enfoque diferencial del Anexo 12. También pregunta si más de 41 % pertenece a dos o más categorías. El Anexo 12 </w:t></w:r><w:ins w:id="5891" w:author="Unknown Author" w:date="2026-10-30T04:17:53Z"><w:r><w:rPr></w:rPr><w:t xml:space="preserve">de los TdR fija los requisitos de vinculación de jóvenes, maestrantes y posdoctores. No enumera categorías de enfoque diferencial. Por eso la </w:t></w:r></w:ins><w:del w:id="5892" w:author="Unknown Author" w:date="2026-10-30T04:17:53Z"><w:r><w:rPr></w:rPr><w:delText xml:space="preserve">no se aportó. La </w:delText></w:r></w:del><w:r><w:rPr></w:rPr><w:t xml:space="preserve">formulación no compromete ningún porcentaje y no afirma que cumple esos umbrales. El porcentaje queda pendiente </w:t></w:r><w:r><w:rPr><w:color w:val="00B050"/></w:rPr><w:t>[Diligenciar: porcentaje del equipo con enfoque diferencial</w:t></w:r><w:del w:id="5893" w:author="Unknown Author" w:date="2026-10-30T04:17:53Z"><w:r><w:rPr><w:color w:val="00B050"/></w:rPr><w:delText>, Anexo 12</w:delText></w:r></w:del><w:r><w:rPr><w:color w:val="00B050"/></w:rPr><w:t>]</w:t></w:r><w:r><w:rPr></w:rPr><w:t>. Los TdR no exigen identificar a las personas por su nombre en la propuesta (MinCiencias, 2026).</w:t></w:r></w:p><w:p><w:pPr><w:pStyle w:val="BodyText"/><w:rPr></w:rPr></w:pPr><w:r><w:rPr></w:rPr><w:t xml:space="preserve">El equipo a vincular con recursos del SGR suma 32 personas. Son 23 profesionales y técnicos y nueve personas en formación (calculado). Más de 50 % equivale a 17 personas. Más de 41 % equivale a 14 personas. Esas cifras son umbrales de referencia y no compromisos. El personal que la </w:t></w:r><w:ins w:id="5894" w:author="Unknown Author" w:date="2026-10-30T04:17:53Z"><w:r><w:rPr></w:rPr><w:t>universidad</w:t></w:r></w:ins><w:del w:id="5895" w:author="Unknown Author" w:date="2026-10-30T04:17:53Z"><w:r><w:rPr></w:rPr><w:delText>IES</w:delText></w:r></w:del><w:r><w:rPr></w:rPr><w:t xml:space="preserve"> aporta como contrapartida se suma cuando se nombre </w:t></w:r><w:r><w:rPr><w:color w:val="00B050"/></w:rPr><w:t xml:space="preserve">[Diligenciar: número de investigadores aportados por la </w:t></w:r><w:ins w:id="5896" w:author="Unknown Author" w:date="2026-10-30T04:17:53Z"><w:r><w:rPr><w:color w:val="00B050"/></w:rPr><w:t>Universidad Santo Tomás</w:t></w:r></w:ins><w:del w:id="5897" w:author="Unknown Author" w:date="2026-10-30T04:17:53Z"><w:r><w:rPr><w:color w:val="00B050"/></w:rPr><w:delText>IES</w:delText></w:r></w:del><w:r><w:rPr><w:color w:val="00B050"/></w:rPr><w:t>]</w:t></w:r><w:r><w:rPr></w:rPr><w:t>. Ese personal cambia el denominador y, con él, los umbrales.</w:t></w:r></w:p><w:p><w:pPr><w:pStyle w:val="BodyText"/><w:rPr></w:rPr></w:pPr><w:r><w:rPr></w:rPr><w:t xml:space="preserve">Las medidas afirmativas de selección buscan ampliar la participación de los grupos diferenciales sin fijar cuotas. La Tabla 11.4 las lista con su aplicación, su responsable y su evidencia. Son propuestas sujetas a las reglas de contratación de cada entidad. Ninguna reemplaza el mérito técnico que exige cada perfil. Reconocen que la convocatoria abierta y la difusión territorial amplían el grupo de postulantes. Las convocatorias para los técnicos de campo </w:t></w:r><w:del w:id="5898" w:author="Unknown Author" w:date="2026-10-30T04:17:53Z"><w:r><w:rPr></w:rPr><w:delText xml:space="preserve">departamentales </w:delText></w:r></w:del><w:r><w:rPr></w:rPr><w:t>y para los jóvenes investigadores son las de mayor alcance local. Seis técnicos de campo</w:t></w:r><w:ins w:id="5899" w:author="Unknown Author" w:date="2026-10-30T04:17:53Z"><w:r><w:rPr></w:rPr><w:t xml:space="preserve">, tres por municipio, </w:t></w:r></w:ins><w:del w:id="5900" w:author="Unknown Author" w:date="2026-10-30T04:17:53Z"><w:r><w:rPr></w:rPr><w:delText xml:space="preserve"> </w:delText></w:r></w:del><w:r><w:rPr></w:rPr><w:t xml:space="preserve">y seis jóvenes investigadores suman 12 de las </w:t></w:r><w:ins w:id="5901" w:author="Unknown Author" w:date="2026-10-30T04:17:53Z"><w:r><w:rPr></w:rPr><w:t>32</w:t></w:r></w:ins><w:del w:id="5902" w:author="Unknown Author" w:date="2026-10-30T04:17:53Z"><w:r><w:rPr></w:rPr><w:delText>29</w:delText></w:r></w:del><w:r><w:rPr></w:rPr><w:t xml:space="preserve"> vinculaciones (calculado).</w:t></w:r></w:p><w:p><w:pPr><w:pStyle w:val="TablaRotulo"/><w:rPr></w:rPr></w:pPr><w:bookmarkStart w:id="128" w:name="rot_Tabla_11_4"/><w:r><w:rPr><w:b/><w:bCs/></w:rPr><w:t>Tabla 11.4</w:t></w:r><w:bookmarkEnd w:id="128"/></w:p><w:p><w:pPr><w:pStyle w:val="TablaTitulo"/><w:rPr></w:rPr></w:pPr><w:r><w:rPr><w:i/><w:iCs/></w:rPr><w:t>Medidas afirmativas de selección del equipo, con aplicación, responsable y evidencia</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3011"/><w:gridCol w:w="2425"/><w:gridCol w:w="2092"/><w:gridCol w:w="2425"/></w:tblGrid><w:tr><w:trPr><w:tblHeader w:val="true"/><w:ins w:id="5903" w:author="Unknown Author" w:date="2026-10-30T04:17:53Z"/><w:cantSplit w:val="true"/></w:trPr><w:tc><w:tcPr><w:tcW w:w="301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5905" w:author="Unknown Author" w:date="2026-10-30T04:17:53Z"></w:ins></w:rPr></w:pPr><w:ins w:id="5904" w:author="Unknown Author" w:date="2026-10-30T04:17:53Z"><w:r><w:rPr><w:b/><w:kern w:val="0"/><w:szCs w:val="24"/><w:lang w:val="es-CO" w:eastAsia="en-US" w:bidi="ar-SA"/></w:rPr><w:t>Medida</w:t></w:r></w:ins></w:p></w:tc><w:tc><w:tcPr><w:tcW w:w="242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5907" w:author="Unknown Author" w:date="2026-10-30T04:17:53Z"></w:ins></w:rPr></w:pPr><w:ins w:id="5906" w:author="Unknown Author" w:date="2026-10-30T04:17:53Z"><w:r><w:rPr><w:b/><w:kern w:val="0"/><w:szCs w:val="24"/><w:lang w:val="es-CO" w:eastAsia="en-US" w:bidi="ar-SA"/></w:rPr><w:t>Aplicación</w:t></w:r></w:ins></w:p></w:tc><w:tc><w:tcPr><w:tcW w:w="209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5909" w:author="Unknown Author" w:date="2026-10-30T04:17:53Z"></w:ins></w:rPr></w:pPr><w:ins w:id="5908" w:author="Unknown Author" w:date="2026-10-30T04:17:53Z"><w:r><w:rPr><w:b/><w:kern w:val="0"/><w:szCs w:val="24"/><w:lang w:val="es-CO" w:eastAsia="en-US" w:bidi="ar-SA"/></w:rPr><w:t>Responsable</w:t></w:r></w:ins></w:p></w:tc><w:tc><w:tcPr><w:tcW w:w="242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5911" w:author="Unknown Author" w:date="2026-10-30T04:17:53Z"></w:ins></w:rPr></w:pPr><w:ins w:id="5910" w:author="Unknown Author" w:date="2026-10-30T04:17:53Z"><w:r><w:rPr><w:b/><w:kern w:val="0"/><w:szCs w:val="24"/><w:lang w:val="es-CO" w:eastAsia="en-US" w:bidi="ar-SA"/></w:rPr><w:t>Evidencia</w:t></w:r></w:ins></w:p></w:tc></w:tr><w:tr><w:trPr><w:ins w:id="5912" w:author="Unknown Author" w:date="2026-10-30T04:17:53Z"/><w:cantSplit w:val="true"/></w:trPr><w:tc><w:tcPr><w:tcW w:w="3011" w:type="dxa"/><w:tcBorders></w:tcBorders></w:tcPr><w:p><w:pPr><w:pStyle w:val="Tabla9"/><w:widowControl/><w:jc w:val="left"/><w:rPr><w:kern w:val="0"/><w:szCs w:val="24"/><w:lang w:val="es-CO" w:eastAsia="en-US" w:bidi="ar-SA"/><w:ins w:id="5914" w:author="Unknown Author" w:date="2026-10-30T04:17:53Z"></w:ins></w:rPr></w:pPr><w:ins w:id="5913" w:author="Unknown Author" w:date="2026-10-30T04:17:53Z"><w:r><w:rPr><w:kern w:val="0"/><w:szCs w:val="24"/><w:lang w:val="es-CO" w:eastAsia="en-US" w:bidi="ar-SA"/></w:rPr><w:t>Convocatoria pública abierta, con difusión en Manizales, en Calarcá y en universidades regionales</w:t></w:r></w:ins></w:p></w:tc><w:tc><w:tcPr><w:tcW w:w="2425" w:type="dxa"/><w:tcBorders></w:tcBorders></w:tcPr><w:p><w:pPr><w:pStyle w:val="Tabla9"/><w:widowControl/><w:jc w:val="left"/><w:rPr><w:kern w:val="0"/><w:szCs w:val="24"/><w:lang w:val="es-CO" w:eastAsia="en-US" w:bidi="ar-SA"/><w:ins w:id="5916" w:author="Unknown Author" w:date="2026-10-30T04:17:53Z"></w:ins></w:rPr></w:pPr><w:ins w:id="5915" w:author="Unknown Author" w:date="2026-10-30T04:17:53Z"><w:r><w:rPr><w:kern w:val="0"/><w:szCs w:val="24"/><w:lang w:val="es-CO" w:eastAsia="en-US" w:bidi="ar-SA"/></w:rPr><w:t>Todas las vinculaciones</w:t></w:r></w:ins></w:p></w:tc><w:tc><w:tcPr><w:tcW w:w="2092" w:type="dxa"/><w:tcBorders></w:tcBorders></w:tcPr><w:p><w:pPr><w:pStyle w:val="Tabla9"/><w:widowControl/><w:jc w:val="left"/><w:rPr><w:kern w:val="0"/><w:szCs w:val="24"/><w:lang w:val="es-CO" w:eastAsia="en-US" w:bidi="ar-SA"/><w:ins w:id="5918" w:author="Unknown Author" w:date="2026-10-30T04:17:53Z"></w:ins></w:rPr></w:pPr><w:ins w:id="5917" w:author="Unknown Author" w:date="2026-10-30T04:17:53Z"><w:r><w:rPr><w:kern w:val="0"/><w:szCs w:val="24"/><w:lang w:val="es-CO" w:eastAsia="en-US" w:bidi="ar-SA"/></w:rPr><w:t>Universidad Santo Tomás</w:t></w:r></w:ins></w:p></w:tc><w:tc><w:tcPr><w:tcW w:w="2425" w:type="dxa"/><w:tcBorders></w:tcBorders></w:tcPr><w:p><w:pPr><w:pStyle w:val="Tabla9"/><w:widowControl/><w:jc w:val="left"/><w:rPr><w:kern w:val="0"/><w:szCs w:val="24"/><w:lang w:val="es-CO" w:eastAsia="en-US" w:bidi="ar-SA"/><w:ins w:id="5920" w:author="Unknown Author" w:date="2026-10-30T04:17:53Z"></w:ins></w:rPr></w:pPr><w:ins w:id="5919" w:author="Unknown Author" w:date="2026-10-30T04:17:53Z"><w:r><w:rPr><w:kern w:val="0"/><w:szCs w:val="24"/><w:lang w:val="es-CO" w:eastAsia="en-US" w:bidi="ar-SA"/></w:rPr><w:t>Aviso de convocatoria y acta de selección</w:t></w:r></w:ins></w:p></w:tc></w:tr><w:tr><w:trPr><w:ins w:id="5921" w:author="Unknown Author" w:date="2026-10-30T04:17:53Z"/><w:cantSplit w:val="true"/></w:trPr><w:tc><w:tcPr><w:tcW w:w="3011" w:type="dxa"/><w:tcBorders></w:tcBorders><w:shd w:color="auto" w:fill="F7F7F7" w:val="clear"/></w:tcPr><w:p><w:pPr><w:pStyle w:val="Tabla9"/><w:widowControl/><w:jc w:val="left"/><w:rPr><w:kern w:val="0"/><w:szCs w:val="24"/><w:lang w:val="es-CO" w:eastAsia="en-US" w:bidi="ar-SA"/><w:ins w:id="5923" w:author="Unknown Author" w:date="2026-10-30T04:17:53Z"></w:ins></w:rPr></w:pPr><w:ins w:id="5922" w:author="Unknown Author" w:date="2026-10-30T04:17:53Z"><w:r><w:rPr><w:kern w:val="0"/><w:szCs w:val="24"/><w:lang w:val="es-CO" w:eastAsia="en-US" w:bidi="ar-SA"/></w:rPr><w:t>Criterio de desempate a favor de personas que acrediten pertenencia a un grupo con enfoque diferencial</w:t></w:r></w:ins></w:p></w:tc><w:tc><w:tcPr><w:tcW w:w="2425" w:type="dxa"/><w:tcBorders></w:tcBorders><w:shd w:color="auto" w:fill="F7F7F7" w:val="clear"/></w:tcPr><w:p><w:pPr><w:pStyle w:val="Tabla9"/><w:widowControl/><w:jc w:val="left"/><w:rPr><w:kern w:val="0"/><w:szCs w:val="24"/><w:lang w:val="es-CO" w:eastAsia="en-US" w:bidi="ar-SA"/><w:ins w:id="5925" w:author="Unknown Author" w:date="2026-10-30T04:17:53Z"></w:ins></w:rPr></w:pPr><w:ins w:id="5924" w:author="Unknown Author" w:date="2026-10-30T04:17:53Z"><w:r><w:rPr><w:kern w:val="0"/><w:szCs w:val="24"/><w:lang w:val="es-CO" w:eastAsia="en-US" w:bidi="ar-SA"/></w:rPr><w:t>Técnicos de campo y jóvenes investigadores</w:t></w:r></w:ins></w:p></w:tc><w:tc><w:tcPr><w:tcW w:w="2092" w:type="dxa"/><w:tcBorders></w:tcBorders><w:shd w:color="auto" w:fill="F7F7F7" w:val="clear"/></w:tcPr><w:p><w:pPr><w:pStyle w:val="Tabla9"/><w:widowControl/><w:jc w:val="left"/><w:rPr><w:kern w:val="0"/><w:szCs w:val="24"/><w:lang w:val="es-CO" w:eastAsia="en-US" w:bidi="ar-SA"/><w:ins w:id="5927" w:author="Unknown Author" w:date="2026-10-30T04:17:53Z"></w:ins></w:rPr></w:pPr><w:ins w:id="5926" w:author="Unknown Author" w:date="2026-10-30T04:17:53Z"><w:r><w:rPr><w:kern w:val="0"/><w:szCs w:val="24"/><w:lang w:val="es-CO" w:eastAsia="en-US" w:bidi="ar-SA"/></w:rPr><w:t>Gerencia de proyecto</w:t></w:r></w:ins></w:p></w:tc><w:tc><w:tcPr><w:tcW w:w="2425" w:type="dxa"/><w:tcBorders></w:tcBorders><w:shd w:color="auto" w:fill="F7F7F7" w:val="clear"/></w:tcPr><w:p><w:pPr><w:pStyle w:val="Tabla9"/><w:widowControl/><w:jc w:val="left"/><w:rPr><w:kern w:val="0"/><w:szCs w:val="24"/><w:lang w:val="es-CO" w:eastAsia="en-US" w:bidi="ar-SA"/><w:ins w:id="5929" w:author="Unknown Author" w:date="2026-10-30T04:17:53Z"></w:ins></w:rPr></w:pPr><w:ins w:id="5928" w:author="Unknown Author" w:date="2026-10-30T04:17:53Z"><w:r><w:rPr><w:kern w:val="0"/><w:szCs w:val="24"/><w:lang w:val="es-CO" w:eastAsia="en-US" w:bidi="ar-SA"/></w:rPr><w:t>Acta que registra el criterio</w:t></w:r></w:ins></w:p></w:tc></w:tr><w:tr><w:trPr><w:ins w:id="5930" w:author="Unknown Author" w:date="2026-10-30T04:17:53Z"/><w:cantSplit w:val="true"/></w:trPr><w:tc><w:tcPr><w:tcW w:w="3011" w:type="dxa"/><w:tcBorders></w:tcBorders></w:tcPr><w:p><w:pPr><w:pStyle w:val="Tabla9"/><w:widowControl/><w:jc w:val="left"/><w:rPr><w:kern w:val="0"/><w:szCs w:val="24"/><w:lang w:val="es-CO" w:eastAsia="en-US" w:bidi="ar-SA"/><w:ins w:id="5932" w:author="Unknown Author" w:date="2026-10-30T04:17:53Z"></w:ins></w:rPr></w:pPr><w:ins w:id="5931" w:author="Unknown Author" w:date="2026-10-30T04:17:53Z"><w:r><w:rPr><w:kern w:val="0"/><w:szCs w:val="24"/><w:lang w:val="es-CO" w:eastAsia="en-US" w:bidi="ar-SA"/></w:rPr><w:t>Registro voluntario y confidencial de la pertenencia a un grupo, con consentimiento informado</w:t></w:r></w:ins></w:p></w:tc><w:tc><w:tcPr><w:tcW w:w="2425" w:type="dxa"/><w:tcBorders></w:tcBorders></w:tcPr><w:p><w:pPr><w:pStyle w:val="Tabla9"/><w:widowControl/><w:jc w:val="left"/><w:rPr><w:kern w:val="0"/><w:szCs w:val="24"/><w:lang w:val="es-CO" w:eastAsia="en-US" w:bidi="ar-SA"/><w:ins w:id="5934" w:author="Unknown Author" w:date="2026-10-30T04:17:53Z"></w:ins></w:rPr></w:pPr><w:ins w:id="5933" w:author="Unknown Author" w:date="2026-10-30T04:17:53Z"><w:r><w:rPr><w:kern w:val="0"/><w:szCs w:val="24"/><w:lang w:val="es-CO" w:eastAsia="en-US" w:bidi="ar-SA"/></w:rPr><w:t>Todas las vinculaciones</w:t></w:r></w:ins></w:p></w:tc><w:tc><w:tcPr><w:tcW w:w="2092" w:type="dxa"/><w:tcBorders></w:tcBorders></w:tcPr><w:p><w:pPr><w:pStyle w:val="Tabla9"/><w:widowControl/><w:jc w:val="left"/><w:rPr><w:kern w:val="0"/><w:szCs w:val="24"/><w:lang w:val="es-CO" w:eastAsia="en-US" w:bidi="ar-SA"/><w:ins w:id="5936" w:author="Unknown Author" w:date="2026-10-30T04:17:53Z"></w:ins></w:rPr></w:pPr><w:ins w:id="5935" w:author="Unknown Author" w:date="2026-10-30T04:17:53Z"><w:r><w:rPr><w:kern w:val="0"/><w:szCs w:val="24"/><w:lang w:val="es-CO" w:eastAsia="en-US" w:bidi="ar-SA"/></w:rPr><w:t>Universidad Santo Tomás</w:t></w:r></w:ins></w:p></w:tc><w:tc><w:tcPr><w:tcW w:w="2425" w:type="dxa"/><w:tcBorders></w:tcBorders></w:tcPr><w:p><w:pPr><w:pStyle w:val="Tabla9"/><w:widowControl/><w:jc w:val="left"/><w:rPr><w:kern w:val="0"/><w:szCs w:val="24"/><w:lang w:val="es-CO" w:eastAsia="en-US" w:bidi="ar-SA"/><w:ins w:id="5938" w:author="Unknown Author" w:date="2026-10-30T04:17:53Z"></w:ins></w:rPr></w:pPr><w:ins w:id="5937" w:author="Unknown Author" w:date="2026-10-30T04:17:53Z"><w:r><w:rPr><w:kern w:val="0"/><w:szCs w:val="24"/><w:lang w:val="es-CO" w:eastAsia="en-US" w:bidi="ar-SA"/></w:rPr><w:t>Formato firmado, con tratamiento de datos según la Ley 1581 de 2012</w:t></w:r></w:ins></w:p></w:tc></w:tr><w:tr><w:trPr><w:ins w:id="5939" w:author="Unknown Author" w:date="2026-10-30T04:17:53Z"/><w:cantSplit w:val="true"/></w:trPr><w:tc><w:tcPr><w:tcW w:w="3011" w:type="dxa"/><w:tcBorders></w:tcBorders><w:shd w:color="auto" w:fill="F7F7F7" w:val="clear"/></w:tcPr><w:p><w:pPr><w:pStyle w:val="Tabla9"/><w:widowControl/><w:jc w:val="left"/><w:rPr><w:kern w:val="0"/><w:szCs w:val="24"/><w:lang w:val="es-CO" w:eastAsia="en-US" w:bidi="ar-SA"/><w:ins w:id="5941" w:author="Unknown Author" w:date="2026-10-30T04:17:53Z"></w:ins></w:rPr></w:pPr><w:ins w:id="5940" w:author="Unknown Author" w:date="2026-10-30T04:17:53Z"><w:r><w:rPr><w:kern w:val="0"/><w:szCs w:val="24"/><w:lang w:val="es-CO" w:eastAsia="en-US" w:bidi="ar-SA"/></w:rPr><w:t>Paneles de selección con participación de mujeres y de personas de la región</w:t></w:r></w:ins></w:p></w:tc><w:tc><w:tcPr><w:tcW w:w="2425" w:type="dxa"/><w:tcBorders></w:tcBorders><w:shd w:color="auto" w:fill="F7F7F7" w:val="clear"/></w:tcPr><w:p><w:pPr><w:pStyle w:val="Tabla9"/><w:widowControl/><w:jc w:val="left"/><w:rPr><w:kern w:val="0"/><w:szCs w:val="24"/><w:lang w:val="es-CO" w:eastAsia="en-US" w:bidi="ar-SA"/><w:ins w:id="5943" w:author="Unknown Author" w:date="2026-10-30T04:17:53Z"></w:ins></w:rPr></w:pPr><w:ins w:id="5942" w:author="Unknown Author" w:date="2026-10-30T04:17:53Z"><w:r><w:rPr><w:kern w:val="0"/><w:szCs w:val="24"/><w:lang w:val="es-CO" w:eastAsia="en-US" w:bidi="ar-SA"/></w:rPr><w:t>Todas las vinculaciones</w:t></w:r></w:ins></w:p></w:tc><w:tc><w:tcPr><w:tcW w:w="2092" w:type="dxa"/><w:tcBorders></w:tcBorders><w:shd w:color="auto" w:fill="F7F7F7" w:val="clear"/></w:tcPr><w:p><w:pPr><w:pStyle w:val="Tabla9"/><w:widowControl/><w:jc w:val="left"/><w:rPr><w:kern w:val="0"/><w:szCs w:val="24"/><w:lang w:val="es-CO" w:eastAsia="en-US" w:bidi="ar-SA"/><w:ins w:id="5945" w:author="Unknown Author" w:date="2026-10-30T04:17:53Z"></w:ins></w:rPr></w:pPr><w:ins w:id="5944" w:author="Unknown Author" w:date="2026-10-30T04:17:53Z"><w:r><w:rPr><w:kern w:val="0"/><w:szCs w:val="24"/><w:lang w:val="es-CO" w:eastAsia="en-US" w:bidi="ar-SA"/></w:rPr><w:t>Gerencia de proyecto</w:t></w:r></w:ins></w:p></w:tc><w:tc><w:tcPr><w:tcW w:w="2425" w:type="dxa"/><w:tcBorders></w:tcBorders><w:shd w:color="auto" w:fill="F7F7F7" w:val="clear"/></w:tcPr><w:p><w:pPr><w:pStyle w:val="Tabla9"/><w:widowControl/><w:jc w:val="left"/><w:rPr><w:kern w:val="0"/><w:szCs w:val="24"/><w:lang w:val="es-CO" w:eastAsia="en-US" w:bidi="ar-SA"/><w:ins w:id="5947" w:author="Unknown Author" w:date="2026-10-30T04:17:53Z"></w:ins></w:rPr></w:pPr><w:ins w:id="5946" w:author="Unknown Author" w:date="2026-10-30T04:17:53Z"><w:r><w:rPr><w:kern w:val="0"/><w:szCs w:val="24"/><w:lang w:val="es-CO" w:eastAsia="en-US" w:bidi="ar-SA"/></w:rPr><w:t>Acta con la composición del panel</w:t></w:r></w:ins></w:p></w:tc></w:tr><w:tr><w:trPr><w:ins w:id="5948" w:author="Unknown Author" w:date="2026-10-30T04:17:53Z"/><w:cantSplit w:val="true"/></w:trPr><w:tc><w:tcPr><w:tcW w:w="3011" w:type="dxa"/><w:tcBorders></w:tcBorders></w:tcPr><w:p><w:pPr><w:pStyle w:val="Tabla9"/><w:widowControl/><w:jc w:val="left"/><w:rPr><w:kern w:val="0"/><w:szCs w:val="24"/><w:lang w:val="es-CO" w:eastAsia="en-US" w:bidi="ar-SA"/><w:ins w:id="5950" w:author="Unknown Author" w:date="2026-10-30T04:17:53Z"></w:ins></w:rPr></w:pPr><w:ins w:id="5949" w:author="Unknown Author" w:date="2026-10-30T04:17:53Z"><w:r><w:rPr><w:kern w:val="0"/><w:szCs w:val="24"/><w:lang w:val="es-CO" w:eastAsia="en-US" w:bidi="ar-SA"/></w:rPr><w:t>Ajustes razonables para personas con discapacidad en la selección y en las sedes</w:t></w:r></w:ins></w:p></w:tc><w:tc><w:tcPr><w:tcW w:w="2425" w:type="dxa"/><w:tcBorders></w:tcBorders></w:tcPr><w:p><w:pPr><w:pStyle w:val="Tabla9"/><w:widowControl/><w:jc w:val="left"/><w:rPr><w:kern w:val="0"/><w:szCs w:val="24"/><w:lang w:val="es-CO" w:eastAsia="en-US" w:bidi="ar-SA"/><w:ins w:id="5952" w:author="Unknown Author" w:date="2026-10-30T04:17:53Z"></w:ins></w:rPr></w:pPr><w:ins w:id="5951" w:author="Unknown Author" w:date="2026-10-30T04:17:53Z"><w:r><w:rPr><w:kern w:val="0"/><w:szCs w:val="24"/><w:lang w:val="es-CO" w:eastAsia="en-US" w:bidi="ar-SA"/></w:rPr><w:t>Todas las vinculaciones</w:t></w:r></w:ins></w:p></w:tc><w:tc><w:tcPr><w:tcW w:w="2092" w:type="dxa"/><w:tcBorders></w:tcBorders></w:tcPr><w:p><w:pPr><w:pStyle w:val="Tabla9"/><w:widowControl/><w:jc w:val="left"/><w:rPr><w:kern w:val="0"/><w:szCs w:val="24"/><w:lang w:val="es-CO" w:eastAsia="en-US" w:bidi="ar-SA"/><w:ins w:id="5954" w:author="Unknown Author" w:date="2026-10-30T04:17:53Z"></w:ins></w:rPr></w:pPr><w:ins w:id="5953" w:author="Unknown Author" w:date="2026-10-30T04:17:53Z"><w:r><w:rPr><w:kern w:val="0"/><w:szCs w:val="24"/><w:lang w:val="es-CO" w:eastAsia="en-US" w:bidi="ar-SA"/></w:rPr><w:t>Universidad Santo Tomás y municipios aliados</w:t></w:r></w:ins></w:p></w:tc><w:tc><w:tcPr><w:tcW w:w="2425" w:type="dxa"/><w:tcBorders></w:tcBorders></w:tcPr><w:p><w:pPr><w:pStyle w:val="Tabla9"/><w:widowControl/><w:jc w:val="left"/><w:rPr><w:kern w:val="0"/><w:szCs w:val="24"/><w:lang w:val="es-CO" w:eastAsia="en-US" w:bidi="ar-SA"/><w:ins w:id="5956" w:author="Unknown Author" w:date="2026-10-30T04:17:53Z"></w:ins></w:rPr></w:pPr><w:ins w:id="5955" w:author="Unknown Author" w:date="2026-10-30T04:17:53Z"><w:r><w:rPr><w:kern w:val="0"/><w:szCs w:val="24"/><w:lang w:val="es-CO" w:eastAsia="en-US" w:bidi="ar-SA"/></w:rPr><w:t>Registro de ajustes solicitados y atendidos</w:t></w:r></w:ins></w:p></w:tc></w:tr><w:tr><w:trPr><w:ins w:id="5957" w:author="Unknown Author" w:date="2026-10-30T04:17:53Z"/><w:cantSplit w:val="true"/></w:trPr><w:tc><w:tcPr><w:tcW w:w="3011" w:type="dxa"/><w:tcBorders><w:bottom w:val="single" w:sz="12" w:space="0" w:color="2A3439"/></w:tcBorders><w:shd w:color="auto" w:fill="F7F7F7" w:val="clear"/></w:tcPr><w:p><w:pPr><w:pStyle w:val="Tabla9"/><w:keepNext w:val="true"/><w:widowControl/><w:jc w:val="left"/><w:rPr><w:kern w:val="0"/><w:szCs w:val="24"/><w:lang w:val="es-CO" w:eastAsia="en-US" w:bidi="ar-SA"/><w:ins w:id="5959" w:author="Unknown Author" w:date="2026-10-30T04:17:53Z"></w:ins></w:rPr></w:pPr><w:ins w:id="5958" w:author="Unknown Author" w:date="2026-10-30T04:17:53Z"><w:r><w:rPr><w:kern w:val="0"/><w:szCs w:val="24"/><w:lang w:val="es-CO" w:eastAsia="en-US" w:bidi="ar-SA"/></w:rPr><w:t>Reporte de la composición del equipo, sin identificar personas</w:t></w:r></w:ins></w:p></w:tc><w:tc><w:tcPr><w:tcW w:w="2425" w:type="dxa"/><w:tcBorders><w:bottom w:val="single" w:sz="12" w:space="0" w:color="2A3439"/></w:tcBorders><w:shd w:color="auto" w:fill="F7F7F7" w:val="clear"/></w:tcPr><w:p><w:pPr><w:pStyle w:val="Tabla9"/><w:keepNext w:val="true"/><w:widowControl/><w:jc w:val="left"/><w:rPr><w:kern w:val="0"/><w:szCs w:val="24"/><w:lang w:val="es-CO" w:eastAsia="en-US" w:bidi="ar-SA"/><w:ins w:id="5961" w:author="Unknown Author" w:date="2026-10-30T04:17:53Z"></w:ins></w:rPr></w:pPr><w:ins w:id="5960" w:author="Unknown Author" w:date="2026-10-30T04:17:53Z"><w:r><w:rPr><w:kern w:val="0"/><w:szCs w:val="24"/><w:lang w:val="es-CO" w:eastAsia="en-US" w:bidi="ar-SA"/></w:rPr><w:t>Ocho informes trimestrales de supervisión</w:t></w:r></w:ins></w:p></w:tc><w:tc><w:tcPr><w:tcW w:w="2092" w:type="dxa"/><w:tcBorders><w:bottom w:val="single" w:sz="12" w:space="0" w:color="2A3439"/></w:tcBorders><w:shd w:color="auto" w:fill="F7F7F7" w:val="clear"/></w:tcPr><w:p><w:pPr><w:pStyle w:val="Tabla9"/><w:keepNext w:val="true"/><w:widowControl/><w:jc w:val="left"/><w:rPr><w:kern w:val="0"/><w:szCs w:val="24"/><w:lang w:val="es-CO" w:eastAsia="en-US" w:bidi="ar-SA"/><w:ins w:id="5963" w:author="Unknown Author" w:date="2026-10-30T04:17:53Z"></w:ins></w:rPr></w:pPr><w:ins w:id="5962" w:author="Unknown Author" w:date="2026-10-30T04:17:53Z"><w:r><w:rPr><w:kern w:val="0"/><w:szCs w:val="24"/><w:lang w:val="es-CO" w:eastAsia="en-US" w:bidi="ar-SA"/></w:rPr><w:t>Gerencia de proyecto</w:t></w:r></w:ins></w:p></w:tc><w:tc><w:tcPr><w:tcW w:w="2425" w:type="dxa"/><w:tcBorders><w:bottom w:val="single" w:sz="12" w:space="0" w:color="2A3439"/></w:tcBorders><w:shd w:color="auto" w:fill="F7F7F7" w:val="clear"/></w:tcPr><w:p><w:pPr><w:pStyle w:val="Tabla9"/><w:keepNext w:val="true"/><w:widowControl/><w:jc w:val="left"/><w:rPr><w:kern w:val="0"/><w:szCs w:val="24"/><w:lang w:val="es-CO" w:eastAsia="en-US" w:bidi="ar-SA"/><w:ins w:id="5965" w:author="Unknown Author" w:date="2026-10-30T04:17:53Z"></w:ins></w:rPr></w:pPr><w:ins w:id="5964" w:author="Unknown Author" w:date="2026-10-30T04:17:53Z"><w:r><w:rPr><w:kern w:val="0"/><w:szCs w:val="24"/><w:lang w:val="es-CO" w:eastAsia="en-US" w:bidi="ar-SA"/></w:rPr><w:t>Informes trimestrales</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986"/><w:gridCol w:w="2653"/><w:gridCol w:w="1909"/><w:gridCol w:w="2405"/></w:tblGrid><w:tr><w:trPr><w:tblHeader w:val="true"/><w:del w:id="5966" w:author="Unknown Author" w:date="2026-10-30T04:17:53Z"/><w:cantSplit w:val="true"/></w:trPr><w:tc><w:tcPr><w:tcW w:w="2986"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5968" w:author="Unknown Author" w:date="2026-10-30T04:17:53Z"></w:del></w:rPr></w:pPr><w:del w:id="5967" w:author="Unknown Author" w:date="2026-10-30T04:17:53Z"><w:r><w:rPr><w:b/><w:kern w:val="0"/><w:szCs w:val="24"/><w:lang w:val="es-CO" w:eastAsia="en-US" w:bidi="ar-SA"/></w:rPr><w:delText>Medida</w:delText></w:r></w:del></w:p></w:tc><w:tc><w:tcPr><w:tcW w:w="265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5970" w:author="Unknown Author" w:date="2026-10-30T04:17:53Z"></w:del></w:rPr></w:pPr><w:del w:id="5969" w:author="Unknown Author" w:date="2026-10-30T04:17:53Z"><w:r><w:rPr><w:b/><w:kern w:val="0"/><w:szCs w:val="24"/><w:lang w:val="es-CO" w:eastAsia="en-US" w:bidi="ar-SA"/></w:rPr><w:delText>Aplicación</w:delText></w:r></w:del></w:p></w:tc><w:tc><w:tcPr><w:tcW w:w="190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5972" w:author="Unknown Author" w:date="2026-10-30T04:17:53Z"></w:del></w:rPr></w:pPr><w:del w:id="5971" w:author="Unknown Author" w:date="2026-10-30T04:17:53Z"><w:r><w:rPr><w:b/><w:kern w:val="0"/><w:szCs w:val="24"/><w:lang w:val="es-CO" w:eastAsia="en-US" w:bidi="ar-SA"/></w:rPr><w:delText>Responsable</w:delText></w:r></w:del></w:p></w:tc><w:tc><w:tcPr><w:tcW w:w="240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5974" w:author="Unknown Author" w:date="2026-10-30T04:17:53Z"></w:del></w:rPr></w:pPr><w:del w:id="5973" w:author="Unknown Author" w:date="2026-10-30T04:17:53Z"><w:r><w:rPr><w:b/><w:kern w:val="0"/><w:szCs w:val="24"/><w:lang w:val="es-CO" w:eastAsia="en-US" w:bidi="ar-SA"/></w:rPr><w:delText>Evidencia</w:delText></w:r></w:del></w:p></w:tc></w:tr><w:tr><w:trPr><w:del w:id="5975" w:author="Unknown Author" w:date="2026-10-30T04:17:53Z"/><w:cantSplit w:val="true"/></w:trPr><w:tc><w:tcPr><w:tcW w:w="2986" w:type="dxa"/><w:tcBorders></w:tcBorders></w:tcPr><w:p><w:pPr><w:pStyle w:val="Tabla9"/><w:widowControl/><w:jc w:val="left"/><w:rPr><w:kern w:val="0"/><w:szCs w:val="24"/><w:lang w:val="es-CO" w:eastAsia="en-US" w:bidi="ar-SA"/><w:del w:id="5977" w:author="Unknown Author" w:date="2026-10-30T04:17:53Z"></w:del></w:rPr></w:pPr><w:del w:id="5976" w:author="Unknown Author" w:date="2026-10-30T04:17:53Z"><w:r><w:rPr><w:kern w:val="0"/><w:szCs w:val="24"/><w:lang w:val="es-CO" w:eastAsia="en-US" w:bidi="ar-SA"/></w:rPr><w:delText>Convocatoria pública abierta, con difusión en los 12 municipios y en universidades regionales</w:delText></w:r></w:del></w:p></w:tc><w:tc><w:tcPr><w:tcW w:w="2653" w:type="dxa"/><w:tcBorders></w:tcBorders></w:tcPr><w:p><w:pPr><w:pStyle w:val="Tabla9"/><w:widowControl/><w:jc w:val="left"/><w:rPr><w:kern w:val="0"/><w:szCs w:val="24"/><w:lang w:val="es-CO" w:eastAsia="en-US" w:bidi="ar-SA"/><w:del w:id="5979" w:author="Unknown Author" w:date="2026-10-30T04:17:53Z"></w:del></w:rPr></w:pPr><w:del w:id="5978" w:author="Unknown Author" w:date="2026-10-30T04:17:53Z"><w:r><w:rPr><w:kern w:val="0"/><w:szCs w:val="24"/><w:lang w:val="es-CO" w:eastAsia="en-US" w:bidi="ar-SA"/></w:rPr><w:delText>Todas las vinculaciones</w:delText></w:r></w:del></w:p></w:tc><w:tc><w:tcPr><w:tcW w:w="1909" w:type="dxa"/><w:tcBorders></w:tcBorders></w:tcPr><w:p><w:pPr><w:pStyle w:val="Tabla9"/><w:widowControl/><w:jc w:val="left"/><w:rPr><w:kern w:val="0"/><w:szCs w:val="24"/><w:lang w:val="es-CO" w:eastAsia="en-US" w:bidi="ar-SA"/><w:del w:id="5981" w:author="Unknown Author" w:date="2026-10-30T04:17:53Z"></w:del></w:rPr></w:pPr><w:del w:id="5980" w:author="Unknown Author" w:date="2026-10-30T04:17:53Z"><w:r><w:rPr><w:kern w:val="0"/><w:szCs w:val="24"/><w:lang w:val="es-CO" w:eastAsia="en-US" w:bidi="ar-SA"/></w:rPr><w:delText>IES y empresa tecnológica</w:delText></w:r></w:del></w:p></w:tc><w:tc><w:tcPr><w:tcW w:w="2405" w:type="dxa"/><w:tcBorders></w:tcBorders></w:tcPr><w:p><w:pPr><w:pStyle w:val="Tabla9"/><w:widowControl/><w:jc w:val="left"/><w:rPr><w:kern w:val="0"/><w:szCs w:val="24"/><w:lang w:val="es-CO" w:eastAsia="en-US" w:bidi="ar-SA"/><w:del w:id="5983" w:author="Unknown Author" w:date="2026-10-30T04:17:53Z"></w:del></w:rPr></w:pPr><w:del w:id="5982" w:author="Unknown Author" w:date="2026-10-30T04:17:53Z"><w:r><w:rPr><w:kern w:val="0"/><w:szCs w:val="24"/><w:lang w:val="es-CO" w:eastAsia="en-US" w:bidi="ar-SA"/></w:rPr><w:delText>Aviso de convocatoria y acta de selección</w:delText></w:r></w:del></w:p></w:tc></w:tr><w:tr><w:trPr><w:del w:id="5984" w:author="Unknown Author" w:date="2026-10-30T04:17:53Z"/><w:cantSplit w:val="true"/></w:trPr><w:tc><w:tcPr><w:tcW w:w="2986" w:type="dxa"/><w:tcBorders></w:tcBorders><w:shd w:color="auto" w:fill="F7F7F7" w:val="clear"/></w:tcPr><w:p><w:pPr><w:pStyle w:val="Tabla9"/><w:widowControl/><w:jc w:val="left"/><w:rPr><w:kern w:val="0"/><w:szCs w:val="24"/><w:lang w:val="es-CO" w:eastAsia="en-US" w:bidi="ar-SA"/><w:del w:id="5986" w:author="Unknown Author" w:date="2026-10-30T04:17:53Z"></w:del></w:rPr></w:pPr><w:del w:id="5985" w:author="Unknown Author" w:date="2026-10-30T04:17:53Z"><w:r><w:rPr><w:kern w:val="0"/><w:szCs w:val="24"/><w:lang w:val="es-CO" w:eastAsia="en-US" w:bidi="ar-SA"/></w:rPr><w:delText>Criterio de desempate a favor de personas que acrediten pertenencia a un grupo con enfoque diferencial</w:delText></w:r></w:del></w:p></w:tc><w:tc><w:tcPr><w:tcW w:w="2653" w:type="dxa"/><w:tcBorders></w:tcBorders><w:shd w:color="auto" w:fill="F7F7F7" w:val="clear"/></w:tcPr><w:p><w:pPr><w:pStyle w:val="Tabla9"/><w:widowControl/><w:jc w:val="left"/><w:rPr><w:kern w:val="0"/><w:szCs w:val="24"/><w:lang w:val="es-CO" w:eastAsia="en-US" w:bidi="ar-SA"/><w:del w:id="5988" w:author="Unknown Author" w:date="2026-10-30T04:17:53Z"></w:del></w:rPr></w:pPr><w:del w:id="5987" w:author="Unknown Author" w:date="2026-10-30T04:17:53Z"><w:r><w:rPr><w:kern w:val="0"/><w:szCs w:val="24"/><w:lang w:val="es-CO" w:eastAsia="en-US" w:bidi="ar-SA"/></w:rPr><w:delText>Técnicos de campo departamentales y jóvenes investigadores</w:delText></w:r></w:del></w:p></w:tc><w:tc><w:tcPr><w:tcW w:w="1909" w:type="dxa"/><w:tcBorders></w:tcBorders><w:shd w:color="auto" w:fill="F7F7F7" w:val="clear"/></w:tcPr><w:p><w:pPr><w:pStyle w:val="Tabla9"/><w:widowControl/><w:jc w:val="left"/><w:rPr><w:kern w:val="0"/><w:szCs w:val="24"/><w:lang w:val="es-CO" w:eastAsia="en-US" w:bidi="ar-SA"/><w:del w:id="5990" w:author="Unknown Author" w:date="2026-10-30T04:17:53Z"></w:del></w:rPr></w:pPr><w:del w:id="5989" w:author="Unknown Author" w:date="2026-10-30T04:17:53Z"><w:r><w:rPr><w:kern w:val="0"/><w:szCs w:val="24"/><w:lang w:val="es-CO" w:eastAsia="en-US" w:bidi="ar-SA"/></w:rPr><w:delText>Gerencia de proyecto</w:delText></w:r></w:del></w:p></w:tc><w:tc><w:tcPr><w:tcW w:w="2405" w:type="dxa"/><w:tcBorders></w:tcBorders><w:shd w:color="auto" w:fill="F7F7F7" w:val="clear"/></w:tcPr><w:p><w:pPr><w:pStyle w:val="Tabla9"/><w:widowControl/><w:jc w:val="left"/><w:rPr><w:kern w:val="0"/><w:szCs w:val="24"/><w:lang w:val="es-CO" w:eastAsia="en-US" w:bidi="ar-SA"/><w:del w:id="5992" w:author="Unknown Author" w:date="2026-10-30T04:17:53Z"></w:del></w:rPr></w:pPr><w:del w:id="5991" w:author="Unknown Author" w:date="2026-10-30T04:17:53Z"><w:r><w:rPr><w:kern w:val="0"/><w:szCs w:val="24"/><w:lang w:val="es-CO" w:eastAsia="en-US" w:bidi="ar-SA"/></w:rPr><w:delText>Acta que registra el criterio</w:delText></w:r></w:del></w:p></w:tc></w:tr><w:tr><w:trPr><w:del w:id="5993" w:author="Unknown Author" w:date="2026-10-30T04:17:53Z"/><w:cantSplit w:val="true"/></w:trPr><w:tc><w:tcPr><w:tcW w:w="2986" w:type="dxa"/><w:tcBorders></w:tcBorders></w:tcPr><w:p><w:pPr><w:pStyle w:val="Tabla9"/><w:widowControl/><w:jc w:val="left"/><w:rPr><w:kern w:val="0"/><w:szCs w:val="24"/><w:lang w:val="es-CO" w:eastAsia="en-US" w:bidi="ar-SA"/><w:del w:id="5995" w:author="Unknown Author" w:date="2026-10-30T04:17:53Z"></w:del></w:rPr></w:pPr><w:del w:id="5994" w:author="Unknown Author" w:date="2026-10-30T04:17:53Z"><w:r><w:rPr><w:kern w:val="0"/><w:szCs w:val="24"/><w:lang w:val="es-CO" w:eastAsia="en-US" w:bidi="ar-SA"/></w:rPr><w:delText>Registro voluntario y confidencial de la pertenencia a un grupo, con consentimiento informado</w:delText></w:r></w:del></w:p></w:tc><w:tc><w:tcPr><w:tcW w:w="2653" w:type="dxa"/><w:tcBorders></w:tcBorders></w:tcPr><w:p><w:pPr><w:pStyle w:val="Tabla9"/><w:widowControl/><w:jc w:val="left"/><w:rPr><w:kern w:val="0"/><w:szCs w:val="24"/><w:lang w:val="es-CO" w:eastAsia="en-US" w:bidi="ar-SA"/><w:del w:id="5997" w:author="Unknown Author" w:date="2026-10-30T04:17:53Z"></w:del></w:rPr></w:pPr><w:del w:id="5996" w:author="Unknown Author" w:date="2026-10-30T04:17:53Z"><w:r><w:rPr><w:kern w:val="0"/><w:szCs w:val="24"/><w:lang w:val="es-CO" w:eastAsia="en-US" w:bidi="ar-SA"/></w:rPr><w:delText>Todas las vinculaciones</w:delText></w:r></w:del></w:p></w:tc><w:tc><w:tcPr><w:tcW w:w="1909" w:type="dxa"/><w:tcBorders></w:tcBorders></w:tcPr><w:p><w:pPr><w:pStyle w:val="Tabla9"/><w:widowControl/><w:jc w:val="left"/><w:rPr><w:kern w:val="0"/><w:szCs w:val="24"/><w:lang w:val="es-CO" w:eastAsia="en-US" w:bidi="ar-SA"/><w:del w:id="5999" w:author="Unknown Author" w:date="2026-10-30T04:17:53Z"></w:del></w:rPr></w:pPr><w:del w:id="5998" w:author="Unknown Author" w:date="2026-10-30T04:17:53Z"><w:r><w:rPr><w:kern w:val="0"/><w:szCs w:val="24"/><w:lang w:val="es-CO" w:eastAsia="en-US" w:bidi="ar-SA"/></w:rPr><w:delText>IES</w:delText></w:r></w:del></w:p></w:tc><w:tc><w:tcPr><w:tcW w:w="2405" w:type="dxa"/><w:tcBorders></w:tcBorders></w:tcPr><w:p><w:pPr><w:pStyle w:val="Tabla9"/><w:widowControl/><w:jc w:val="left"/><w:rPr><w:kern w:val="0"/><w:szCs w:val="24"/><w:lang w:val="es-CO" w:eastAsia="en-US" w:bidi="ar-SA"/><w:del w:id="6001" w:author="Unknown Author" w:date="2026-10-30T04:17:53Z"></w:del></w:rPr></w:pPr><w:del w:id="6000" w:author="Unknown Author" w:date="2026-10-30T04:17:53Z"><w:r><w:rPr><w:kern w:val="0"/><w:szCs w:val="24"/><w:lang w:val="es-CO" w:eastAsia="en-US" w:bidi="ar-SA"/></w:rPr><w:delText>Formato firmado, con tratamiento de datos según la Ley 1581 de 2012</w:delText></w:r></w:del></w:p></w:tc></w:tr><w:tr><w:trPr><w:del w:id="6002" w:author="Unknown Author" w:date="2026-10-30T04:17:53Z"/><w:cantSplit w:val="true"/></w:trPr><w:tc><w:tcPr><w:tcW w:w="2986" w:type="dxa"/><w:tcBorders></w:tcBorders><w:shd w:color="auto" w:fill="F7F7F7" w:val="clear"/></w:tcPr><w:p><w:pPr><w:pStyle w:val="Tabla9"/><w:widowControl/><w:jc w:val="left"/><w:rPr><w:kern w:val="0"/><w:szCs w:val="24"/><w:lang w:val="es-CO" w:eastAsia="en-US" w:bidi="ar-SA"/><w:del w:id="6004" w:author="Unknown Author" w:date="2026-10-30T04:17:53Z"></w:del></w:rPr></w:pPr><w:del w:id="6003" w:author="Unknown Author" w:date="2026-10-30T04:17:53Z"><w:r><w:rPr><w:kern w:val="0"/><w:szCs w:val="24"/><w:lang w:val="es-CO" w:eastAsia="en-US" w:bidi="ar-SA"/></w:rPr><w:delText>Paneles de selección con participación de mujeres y de personas de la región</w:delText></w:r></w:del></w:p></w:tc><w:tc><w:tcPr><w:tcW w:w="2653" w:type="dxa"/><w:tcBorders></w:tcBorders><w:shd w:color="auto" w:fill="F7F7F7" w:val="clear"/></w:tcPr><w:p><w:pPr><w:pStyle w:val="Tabla9"/><w:widowControl/><w:jc w:val="left"/><w:rPr><w:kern w:val="0"/><w:szCs w:val="24"/><w:lang w:val="es-CO" w:eastAsia="en-US" w:bidi="ar-SA"/><w:del w:id="6006" w:author="Unknown Author" w:date="2026-10-30T04:17:53Z"></w:del></w:rPr></w:pPr><w:del w:id="6005" w:author="Unknown Author" w:date="2026-10-30T04:17:53Z"><w:r><w:rPr><w:kern w:val="0"/><w:szCs w:val="24"/><w:lang w:val="es-CO" w:eastAsia="en-US" w:bidi="ar-SA"/></w:rPr><w:delText>Todas las vinculaciones</w:delText></w:r></w:del></w:p></w:tc><w:tc><w:tcPr><w:tcW w:w="1909" w:type="dxa"/><w:tcBorders></w:tcBorders><w:shd w:color="auto" w:fill="F7F7F7" w:val="clear"/></w:tcPr><w:p><w:pPr><w:pStyle w:val="Tabla9"/><w:widowControl/><w:jc w:val="left"/><w:rPr><w:kern w:val="0"/><w:szCs w:val="24"/><w:lang w:val="es-CO" w:eastAsia="en-US" w:bidi="ar-SA"/><w:del w:id="6008" w:author="Unknown Author" w:date="2026-10-30T04:17:53Z"></w:del></w:rPr></w:pPr><w:del w:id="6007" w:author="Unknown Author" w:date="2026-10-30T04:17:53Z"><w:r><w:rPr><w:kern w:val="0"/><w:szCs w:val="24"/><w:lang w:val="es-CO" w:eastAsia="en-US" w:bidi="ar-SA"/></w:rPr><w:delText>Gerencia de proyecto</w:delText></w:r></w:del></w:p></w:tc><w:tc><w:tcPr><w:tcW w:w="2405" w:type="dxa"/><w:tcBorders></w:tcBorders><w:shd w:color="auto" w:fill="F7F7F7" w:val="clear"/></w:tcPr><w:p><w:pPr><w:pStyle w:val="Tabla9"/><w:widowControl/><w:jc w:val="left"/><w:rPr><w:kern w:val="0"/><w:szCs w:val="24"/><w:lang w:val="es-CO" w:eastAsia="en-US" w:bidi="ar-SA"/><w:del w:id="6010" w:author="Unknown Author" w:date="2026-10-30T04:17:53Z"></w:del></w:rPr></w:pPr><w:del w:id="6009" w:author="Unknown Author" w:date="2026-10-30T04:17:53Z"><w:r><w:rPr><w:kern w:val="0"/><w:szCs w:val="24"/><w:lang w:val="es-CO" w:eastAsia="en-US" w:bidi="ar-SA"/></w:rPr><w:delText>Acta con la composición del panel</w:delText></w:r></w:del></w:p></w:tc></w:tr><w:tr><w:trPr><w:del w:id="6011" w:author="Unknown Author" w:date="2026-10-30T04:17:53Z"/><w:cantSplit w:val="true"/></w:trPr><w:tc><w:tcPr><w:tcW w:w="2986" w:type="dxa"/><w:tcBorders></w:tcBorders></w:tcPr><w:p><w:pPr><w:pStyle w:val="Tabla9"/><w:widowControl/><w:jc w:val="left"/><w:rPr><w:kern w:val="0"/><w:szCs w:val="24"/><w:lang w:val="es-CO" w:eastAsia="en-US" w:bidi="ar-SA"/><w:del w:id="6013" w:author="Unknown Author" w:date="2026-10-30T04:17:53Z"></w:del></w:rPr></w:pPr><w:del w:id="6012" w:author="Unknown Author" w:date="2026-10-30T04:17:53Z"><w:r><w:rPr><w:kern w:val="0"/><w:szCs w:val="24"/><w:lang w:val="es-CO" w:eastAsia="en-US" w:bidi="ar-SA"/></w:rPr><w:delText>Ajustes razonables para personas con discapacidad en la selección y en las sedes</w:delText></w:r></w:del></w:p></w:tc><w:tc><w:tcPr><w:tcW w:w="2653" w:type="dxa"/><w:tcBorders></w:tcBorders></w:tcPr><w:p><w:pPr><w:pStyle w:val="Tabla9"/><w:widowControl/><w:jc w:val="left"/><w:rPr><w:kern w:val="0"/><w:szCs w:val="24"/><w:lang w:val="es-CO" w:eastAsia="en-US" w:bidi="ar-SA"/><w:del w:id="6015" w:author="Unknown Author" w:date="2026-10-30T04:17:53Z"></w:del></w:rPr></w:pPr><w:del w:id="6014" w:author="Unknown Author" w:date="2026-10-30T04:17:53Z"><w:r><w:rPr><w:kern w:val="0"/><w:szCs w:val="24"/><w:lang w:val="es-CO" w:eastAsia="en-US" w:bidi="ar-SA"/></w:rPr><w:delText>Todas las vinculaciones</w:delText></w:r></w:del></w:p></w:tc><w:tc><w:tcPr><w:tcW w:w="1909" w:type="dxa"/><w:tcBorders></w:tcBorders></w:tcPr><w:p><w:pPr><w:pStyle w:val="Tabla9"/><w:widowControl/><w:jc w:val="left"/><w:rPr><w:kern w:val="0"/><w:szCs w:val="24"/><w:lang w:val="es-CO" w:eastAsia="en-US" w:bidi="ar-SA"/><w:del w:id="6017" w:author="Unknown Author" w:date="2026-10-30T04:17:53Z"></w:del></w:rPr></w:pPr><w:del w:id="6016" w:author="Unknown Author" w:date="2026-10-30T04:17:53Z"><w:r><w:rPr><w:kern w:val="0"/><w:szCs w:val="24"/><w:lang w:val="es-CO" w:eastAsia="en-US" w:bidi="ar-SA"/></w:rPr><w:delText>IES y empresa tecnológica</w:delText></w:r></w:del></w:p></w:tc><w:tc><w:tcPr><w:tcW w:w="2405" w:type="dxa"/><w:tcBorders></w:tcBorders></w:tcPr><w:p><w:pPr><w:pStyle w:val="Tabla9"/><w:widowControl/><w:jc w:val="left"/><w:rPr><w:kern w:val="0"/><w:szCs w:val="24"/><w:lang w:val="es-CO" w:eastAsia="en-US" w:bidi="ar-SA"/><w:del w:id="6019" w:author="Unknown Author" w:date="2026-10-30T04:17:53Z"></w:del></w:rPr></w:pPr><w:del w:id="6018" w:author="Unknown Author" w:date="2026-10-30T04:17:53Z"><w:r><w:rPr><w:kern w:val="0"/><w:szCs w:val="24"/><w:lang w:val="es-CO" w:eastAsia="en-US" w:bidi="ar-SA"/></w:rPr><w:delText>Registro de ajustes solicitados y atendidos</w:delText></w:r></w:del></w:p></w:tc></w:tr><w:tr><w:trPr><w:del w:id="6020" w:author="Unknown Author" w:date="2026-10-30T04:17:53Z"/><w:cantSplit w:val="true"/></w:trPr><w:tc><w:tcPr><w:tcW w:w="2986" w:type="dxa"/><w:tcBorders><w:bottom w:val="single" w:sz="12" w:space="0" w:color="2A3439"/></w:tcBorders><w:shd w:color="auto" w:fill="F7F7F7" w:val="clear"/></w:tcPr><w:p><w:pPr><w:pStyle w:val="Tabla9"/><w:keepNext w:val="true"/><w:widowControl/><w:jc w:val="left"/><w:rPr><w:kern w:val="0"/><w:szCs w:val="24"/><w:lang w:val="es-CO" w:eastAsia="en-US" w:bidi="ar-SA"/><w:del w:id="6022" w:author="Unknown Author" w:date="2026-10-30T04:17:53Z"></w:del></w:rPr></w:pPr><w:del w:id="6021" w:author="Unknown Author" w:date="2026-10-30T04:17:53Z"><w:r><w:rPr><w:kern w:val="0"/><w:szCs w:val="24"/><w:lang w:val="es-CO" w:eastAsia="en-US" w:bidi="ar-SA"/></w:rPr><w:delText>Reporte de la composición del equipo, sin identificar personas</w:delText></w:r></w:del></w:p></w:tc><w:tc><w:tcPr><w:tcW w:w="2653" w:type="dxa"/><w:tcBorders><w:bottom w:val="single" w:sz="12" w:space="0" w:color="2A3439"/></w:tcBorders><w:shd w:color="auto" w:fill="F7F7F7" w:val="clear"/></w:tcPr><w:p><w:pPr><w:pStyle w:val="Tabla9"/><w:keepNext w:val="true"/><w:widowControl/><w:jc w:val="left"/><w:rPr><w:kern w:val="0"/><w:szCs w:val="24"/><w:lang w:val="es-CO" w:eastAsia="en-US" w:bidi="ar-SA"/><w:del w:id="6024" w:author="Unknown Author" w:date="2026-10-30T04:17:53Z"></w:del></w:rPr></w:pPr><w:del w:id="6023" w:author="Unknown Author" w:date="2026-10-30T04:17:53Z"><w:r><w:rPr><w:kern w:val="0"/><w:szCs w:val="24"/><w:lang w:val="es-CO" w:eastAsia="en-US" w:bidi="ar-SA"/></w:rPr><w:delText>Ocho informes trimestrales de supervisión</w:delText></w:r></w:del></w:p></w:tc><w:tc><w:tcPr><w:tcW w:w="1909" w:type="dxa"/><w:tcBorders><w:bottom w:val="single" w:sz="12" w:space="0" w:color="2A3439"/></w:tcBorders><w:shd w:color="auto" w:fill="F7F7F7" w:val="clear"/></w:tcPr><w:p><w:pPr><w:pStyle w:val="Tabla9"/><w:keepNext w:val="true"/><w:widowControl/><w:jc w:val="left"/><w:rPr><w:kern w:val="0"/><w:szCs w:val="24"/><w:lang w:val="es-CO" w:eastAsia="en-US" w:bidi="ar-SA"/><w:del w:id="6026" w:author="Unknown Author" w:date="2026-10-30T04:17:53Z"></w:del></w:rPr></w:pPr><w:del w:id="6025" w:author="Unknown Author" w:date="2026-10-30T04:17:53Z"><w:r><w:rPr><w:kern w:val="0"/><w:szCs w:val="24"/><w:lang w:val="es-CO" w:eastAsia="en-US" w:bidi="ar-SA"/></w:rPr><w:delText>Gerencia de proyecto</w:delText></w:r></w:del></w:p></w:tc><w:tc><w:tcPr><w:tcW w:w="2405" w:type="dxa"/><w:tcBorders><w:bottom w:val="single" w:sz="12" w:space="0" w:color="2A3439"/></w:tcBorders><w:shd w:color="auto" w:fill="F7F7F7" w:val="clear"/></w:tcPr><w:p><w:pPr><w:pStyle w:val="Tabla9"/><w:keepNext w:val="true"/><w:widowControl/><w:jc w:val="left"/><w:rPr><w:kern w:val="0"/><w:szCs w:val="24"/><w:lang w:val="es-CO" w:eastAsia="en-US" w:bidi="ar-SA"/><w:del w:id="6028" w:author="Unknown Author" w:date="2026-10-30T04:17:53Z"></w:del></w:rPr></w:pPr><w:del w:id="6027" w:author="Unknown Author" w:date="2026-10-30T04:17:53Z"><w:r><w:rPr><w:kern w:val="0"/><w:szCs w:val="24"/><w:lang w:val="es-CO" w:eastAsia="en-US" w:bidi="ar-SA"/></w:rPr><w:delText>Informes trimestrales</w:delText></w:r></w:del></w:p></w:tc></w:tr></w:tbl><w:p><w:pPr><w:pStyle w:val="TablaNota"/><w:rPr></w:rPr></w:pPr><w:r><w:rPr><w:i/><w:iCs/></w:rPr><w:t>Nota.</w:t></w:r><w:r><w:rPr></w:rPr><w:t xml:space="preserve"> Elaboración propia. Las medidas son propuestas y no fijan cuotas. El porcentaje de personas con enfoque diferencial se declara cuando se </w:t></w:r><w:ins w:id="6029" w:author="Unknown Author" w:date="2026-10-30T04:17:53Z"><w:r><w:rPr></w:rPr><w:t>conozca</w:t></w:r></w:ins><w:del w:id="6030" w:author="Unknown Author" w:date="2026-10-30T04:17:53Z"><w:r><w:rPr></w:rPr><w:delText>conozcan las categorías del Anexo 12 y</w:delText></w:r></w:del><w:r><w:rPr></w:rPr><w:t xml:space="preserve"> la composición real del equipo.</w:t></w:r></w:p><w:p><w:pPr><w:pStyle w:val="BodyText"/><w:rPr></w:rPr></w:pPr><w:r><w:rPr></w:rPr><w:t xml:space="preserve">La Tabla 11.4 no sustituye el compromiso de un porcentaje. Reduce el riesgo de excluir a los grupos diferenciales y deja evidencia verificable. Los datos de pertenencia son sensibles y se tratan con consentimiento informado, según la Ley 1581 de 2012. El reporte trimestral muestra la composición del equipo sin identificar a las personas. Cuando se </w:t></w:r><w:ins w:id="6031" w:author="Unknown Author" w:date="2026-10-30T04:17:53Z"><w:r><w:rPr></w:rPr><w:t>conozca</w:t></w:r></w:ins><w:del w:id="6032" w:author="Unknown Author" w:date="2026-10-30T04:17:53Z"><w:r><w:rPr></w:rPr><w:delText>aporten el Anexo 12 y</w:delText></w:r></w:del><w:r><w:rPr></w:rPr><w:t xml:space="preserve"> la composición real, el proyecto declara el porcentaje y lo compara con los dos umbrales de la plantilla.</w:t></w:r><w:bookmarkEnd w:id="118"/><w:bookmarkEnd w:id="127"/></w:p><w:p><w:pPr><w:pStyle w:val="Heading1"/><w:rPr></w:rPr></w:pPr><w:bookmarkStart w:id="129" w:name="objetivos"/><w:r><w:rPr></w:rPr><w:t>12. OBJETIVOS</w:t></w:r></w:p><w:p><w:pPr><w:pStyle w:val="FirstParagraph"/><w:rPr></w:rPr></w:pPr><w:r><w:rPr></w:rPr><w:t>Los objetivos invierten el árbol de problemas de la sección 5. Cada condición negativa del árbol se formula como una condición positiva que el proyecto puede lograr en 24 meses. El objetivo general atiende el problema central. Los tres objetivos específicos atienden sus causas priorizadas y la brecha complementaria de predicción de la sección 5.2.2. Los fines expresan los efectos que se esperan si el problema central se resuelve. El proyecto no formula objetivos sobre la salud de la población. Formula objetivos de medición verificada y de validación de un modelo predictivo, de disponibilidad de la red y del laboratorio, y de uso institucional.</w:t></w:r></w:p><w:p><w:pPr><w:pStyle w:val="Heading2"/><w:rPr></w:rPr></w:pPr><w:bookmarkStart w:id="130" w:name="objetivo-general"/><w:r><w:rPr></w:rPr><w:t>12.1. Objetivo General</w:t></w:r></w:p><w:p><w:pPr><w:pStyle w:val="FirstParagraph"/><w:rPr></w:rPr></w:pPr><w:r><w:rPr></w:rPr><w:t xml:space="preserve">El objetivo general es el siguiente: </w:t></w:r><w:r><w:rPr><w:b/><w:bCs/></w:rPr><w:t xml:space="preserve">reducir el error de medición de material particulado de una red de 100 nodos de bajo costo, y asegurar el uso institucional de esa medición y de un gemelo predictivo de demolición validado en la gestión del riesgo, mediante calibración dinámica en gateways, operación con energía y enlace redundantes, un laboratorio de modelación y custodia distribuida por tramos, en </w:t></w:r><w:ins w:id="6033" w:author="Unknown Author" w:date="2026-10-30T04:17:53Z"><w:r><w:rPr><w:b/><w:bCs/></w:rPr><w:t>Manizales (Caldas) y Calarcá (Quindío)</w:t></w:r></w:ins><w:del w:id="6034" w:author="Unknown Author" w:date="2026-10-30T04:17:53Z"><w:r><w:rPr><w:b/><w:bCs/></w:rPr><w:delText>Caldas, Cundinamarca y Valle del Cauca</w:delText></w:r></w:del><w:r><w:rPr><w:b/><w:bCs/></w:rPr><w:t>, durante 24 meses.</w:t></w:r></w:p><w:p><w:pPr><w:pStyle w:val="BodyText"/><w:rPr></w:rPr></w:pPr><w:r><w:rPr></w:rPr><w:t xml:space="preserve">El enunciado se compone de seis partes. El verbo es «reducir». El objeto es el error de medición de PM2,5 y PM10 de la red. El medio es la calibración dinámica en gateways con operación redundante, un laboratorio de modelación y custodia por tramos. La finalidad es el uso institucional de las mediciones y del gemelo predictivo en la gestión del riesgo. El lugar son </w:t></w:r><w:ins w:id="6035" w:author="Unknown Author" w:date="2026-10-30T04:17:53Z"><w:r><w:rPr></w:rPr><w:t>dos municipios de dos departamentos afectados</w:t></w:r></w:ins><w:moveFrom w:id="6036" w:author="Unknown Author" w:date="2026-10-30T04:17:53Z"><w:r><w:rPr></w:rPr><w:t>tres departamentos</w:t></w:r></w:moveFrom><w:r><w:rPr></w:rPr><w:t>. El plazo es de 24 meses. La estructura sigue la teoría del programa, que pide expresar el cambio esperado y los supuestos que lo sostienen (Funnell y Rogers, 2011). Reducir el error depende del equipo ejecutor. Asegurar el uso depende de las instituciones, de modo que el proyecto lo acompaña con convenios y compuertas.</w:t></w:r></w:p><w:p><w:pPr><w:pStyle w:val="BodyText"/><w:rPr></w:rPr></w:pPr><w:r><w:rPr><w:b/><w:bCs/></w:rPr><w:t>Indicador(es) que medirían el cumplimiento del objetivo general:</w:t></w:r><w:r><w:rPr></w:rPr><w:t xml:space="preserve"> el objetivo general se mide con tres indicadores de resultado y dos de impacto. La Tabla 12.1 presenta su fórmula, su línea base, su meta y su verificación. El primero mide el desempeño de los nodos frente a la referencia colocalizada. Usa los umbrales de la guía de la Agencia de Protección Ambiental de los Estados Unidos (EPA). La guía se refiere a sensores de PM2,5 en sitios fijos de uso informativo (U.S. Environmental Protection Agency [EPA], 2021). Esos umbrales son un ancla informativa y no una exigencia regulatoria. El segundo mide el uso del tablero por los </w:t></w:r><w:ins w:id="6037" w:author="Unknown Author" w:date="2026-10-30T04:17:53Z"><w:r><w:rPr></w:rPr><w:t>consejos</w:t></w:r></w:ins><w:del w:id="6038" w:author="Unknown Author" w:date="2026-10-30T04:17:53Z"><w:r><w:rPr></w:rPr><w:delText>comités</w:delText></w:r></w:del><w:r><w:rPr></w:rPr><w:t>. El tercero mide el desempeño del gemelo predictivo frente a mediciones en demoliciones reales. Usa la fracción de pares dentro de un factor de dos (FAC2) y el sesgo fraccional (Chang y Hanna, 2004). Los de impacto se miden 12 meses después del cierre con una fuente independiente del equipo ejecutor.</w:t></w:r></w:p><w:p><w:pPr><w:pStyle w:val="TablaRotulo"/><w:rPr></w:rPr></w:pPr><w:bookmarkStart w:id="131" w:name="rot_Tabla_12_1"/><w:r><w:rPr><w:b/><w:bCs/></w:rPr><w:t>Tabla 12.1</w:t></w:r><w:bookmarkEnd w:id="131"/></w:p><w:p><w:pPr><w:pStyle w:val="TablaTitulo"/><w:rPr></w:rPr></w:pPr><w:r><w:rPr><w:i/><w:iCs/></w:rPr><w:t>Indicadores que miden el cumplimiento del objetivo general</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830"/><w:gridCol w:w="1160"/><w:gridCol w:w="1660"/><w:gridCol w:w="1908"/><w:gridCol w:w="1327"/><w:gridCol w:w="1409"/><w:gridCol w:w="1659"/></w:tblGrid><w:tr><w:trPr><w:tblHeader w:val="true"/><w:ins w:id="6039" w:author="Unknown Author" w:date="2026-10-30T04:17:53Z"/><w:cantSplit w:val="true"/></w:trPr><w:tc><w:tcPr><w:tcW w:w="830"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6041" w:author="Unknown Author" w:date="2026-10-30T04:17:53Z"></w:ins></w:rPr></w:pPr><w:ins w:id="6040" w:author="Unknown Author" w:date="2026-10-30T04:17:53Z"><w:r><w:rPr><w:b/><w:kern w:val="0"/><w:szCs w:val="24"/><w:lang w:val="es-CO" w:eastAsia="en-US" w:bidi="ar-SA"/></w:rPr><w:t>Código</w:t></w:r></w:ins></w:p></w:tc><w:tc><w:tcPr><w:tcW w:w="1160"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6043" w:author="Unknown Author" w:date="2026-10-30T04:17:53Z"></w:ins></w:rPr></w:pPr><w:ins w:id="6042" w:author="Unknown Author" w:date="2026-10-30T04:17:53Z"><w:r><w:rPr><w:b/><w:kern w:val="0"/><w:szCs w:val="24"/><w:lang w:val="es-CO" w:eastAsia="en-US" w:bidi="ar-SA"/></w:rPr><w:t>Nivel</w:t></w:r></w:ins></w:p></w:tc><w:tc><w:tcPr><w:tcW w:w="1660"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6045" w:author="Unknown Author" w:date="2026-10-30T04:17:53Z"></w:ins></w:rPr></w:pPr><w:ins w:id="6044" w:author="Unknown Author" w:date="2026-10-30T04:17:53Z"><w:r><w:rPr><w:b/><w:kern w:val="0"/><w:szCs w:val="24"/><w:lang w:val="es-CO" w:eastAsia="en-US" w:bidi="ar-SA"/></w:rPr><w:t>Indicador</w:t></w:r></w:ins></w:p></w:tc><w:tc><w:tcPr><w:tcW w:w="1908"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6047" w:author="Unknown Author" w:date="2026-10-30T04:17:53Z"></w:ins></w:rPr></w:pPr><w:ins w:id="6046" w:author="Unknown Author" w:date="2026-10-30T04:17:53Z"><w:r><w:rPr><w:b/><w:kern w:val="0"/><w:szCs w:val="24"/><w:lang w:val="es-CO" w:eastAsia="en-US" w:bidi="ar-SA"/></w:rPr><w:t>Fórmula</w:t></w:r></w:ins></w:p></w:tc><w:tc><w:tcPr><w:tcW w:w="1327"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6049" w:author="Unknown Author" w:date="2026-10-30T04:17:53Z"></w:ins></w:rPr></w:pPr><w:ins w:id="6048" w:author="Unknown Author" w:date="2026-10-30T04:17:53Z"><w:r><w:rPr><w:b/><w:kern w:val="0"/><w:szCs w:val="24"/><w:lang w:val="es-CO" w:eastAsia="en-US" w:bidi="ar-SA"/></w:rPr><w:t>Línea base</w:t></w:r></w:ins></w:p></w:tc><w:tc><w:tcPr><w:tcW w:w="1409"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6051" w:author="Unknown Author" w:date="2026-10-30T04:17:53Z"></w:ins></w:rPr></w:pPr><w:ins w:id="6050" w:author="Unknown Author" w:date="2026-10-30T04:17:53Z"><w:r><w:rPr><w:b/><w:kern w:val="0"/><w:szCs w:val="24"/><w:lang w:val="es-CO" w:eastAsia="en-US" w:bidi="ar-SA"/></w:rPr><w:t>Meta</w:t></w:r></w:ins></w:p></w:tc><w:tc><w:tcPr><w:tcW w:w="1659"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6053" w:author="Unknown Author" w:date="2026-10-30T04:17:53Z"></w:ins></w:rPr></w:pPr><w:ins w:id="6052" w:author="Unknown Author" w:date="2026-10-30T04:17:53Z"><w:r><w:rPr><w:b/><w:kern w:val="0"/><w:szCs w:val="24"/><w:lang w:val="es-CO" w:eastAsia="en-US" w:bidi="ar-SA"/></w:rPr><w:t>Verificación</w:t></w:r></w:ins></w:p></w:tc></w:tr><w:tr><w:trPr><w:ins w:id="6054" w:author="Unknown Author" w:date="2026-10-30T04:17:53Z"/><w:cantSplit w:val="true"/></w:trPr><w:tc><w:tcPr><w:tcW w:w="830" w:type="dxa"/><w:tcBorders></w:tcBorders></w:tcPr><w:p><w:pPr><w:pStyle w:val="Tabla8"/><w:widowControl/><w:jc w:val="left"/><w:rPr><w:kern w:val="0"/><w:szCs w:val="24"/><w:lang w:val="es-CO" w:eastAsia="en-US" w:bidi="ar-SA"/><w:ins w:id="6056" w:author="Unknown Author" w:date="2026-10-30T04:17:53Z"></w:ins></w:rPr></w:pPr><w:ins w:id="6055" w:author="Unknown Author" w:date="2026-10-30T04:17:53Z"><w:r><w:rPr><w:kern w:val="0"/><w:szCs w:val="24"/><w:lang w:val="es-CO" w:eastAsia="en-US" w:bidi="ar-SA"/></w:rPr><w:t>R1</w:t></w:r></w:ins></w:p></w:tc><w:tc><w:tcPr><w:tcW w:w="1160" w:type="dxa"/><w:tcBorders></w:tcBorders></w:tcPr><w:p><w:pPr><w:pStyle w:val="Tabla8"/><w:widowControl/><w:jc w:val="left"/><w:rPr><w:kern w:val="0"/><w:szCs w:val="24"/><w:lang w:val="es-CO" w:eastAsia="en-US" w:bidi="ar-SA"/><w:ins w:id="6058" w:author="Unknown Author" w:date="2026-10-30T04:17:53Z"></w:ins></w:rPr></w:pPr><w:ins w:id="6057" w:author="Unknown Author" w:date="2026-10-30T04:17:53Z"><w:r><w:rPr><w:kern w:val="0"/><w:szCs w:val="24"/><w:lang w:val="es-CO" w:eastAsia="en-US" w:bidi="ar-SA"/></w:rPr><w:t>Resultado</w:t></w:r></w:ins></w:p></w:tc><w:tc><w:tcPr><w:tcW w:w="1660" w:type="dxa"/><w:tcBorders></w:tcBorders></w:tcPr><w:p><w:pPr><w:pStyle w:val="Tabla8"/><w:widowControl/><w:jc w:val="left"/><w:rPr><w:kern w:val="0"/><w:szCs w:val="24"/><w:lang w:val="es-CO" w:eastAsia="en-US" w:bidi="ar-SA"/><w:ins w:id="6060" w:author="Unknown Author" w:date="2026-10-30T04:17:53Z"></w:ins></w:rPr></w:pPr><w:ins w:id="6059" w:author="Unknown Author" w:date="2026-10-30T04:17:53Z"><w:r><w:rPr><w:kern w:val="0"/><w:szCs w:val="24"/><w:lang w:val="es-CO" w:eastAsia="en-US" w:bidi="ar-SA"/></w:rPr><w:t>Error de medición frente a la referencia en los tres tramos</w:t></w:r></w:ins></w:p></w:tc><w:tc><w:tcPr><w:tcW w:w="1908" w:type="dxa"/><w:tcBorders></w:tcBorders></w:tcPr><w:p><w:pPr><w:pStyle w:val="Tabla8"/><w:widowControl/><w:jc w:val="left"/><w:rPr><w:kern w:val="0"/><w:szCs w:val="24"/><w:lang w:val="es-CO" w:eastAsia="en-US" w:bidi="ar-SA"/><w:ins w:id="6062" w:author="Unknown Author" w:date="2026-10-30T04:17:53Z"></w:ins></w:rPr></w:pPr><w:ins w:id="6061" w:author="Unknown Author" w:date="2026-10-30T04:17:53Z"><w:r><w:rPr><w:kern w:val="0"/><w:szCs w:val="24"/><w:lang w:val="es-CO" w:eastAsia="en-US" w:bidi="ar-SA"/></w:rPr><w:t>NRMSE y R² de cada nodo corregido frente al monitor de referencia colocalizado</w:t></w:r></w:ins></w:p></w:tc><w:tc><w:tcPr><w:tcW w:w="1327" w:type="dxa"/><w:tcBorders></w:tcBorders></w:tcPr><w:p><w:pPr><w:pStyle w:val="Tabla8"/><w:widowControl/><w:jc w:val="left"/><w:rPr><w:kern w:val="0"/><w:szCs w:val="24"/><w:lang w:val="es-CO" w:eastAsia="en-US" w:bidi="ar-SA"/><w:ins w:id="6064" w:author="Unknown Author" w:date="2026-10-30T04:17:53Z"></w:ins></w:rPr></w:pPr><w:ins w:id="6063" w:author="Unknown Author" w:date="2026-10-30T04:17:53Z"><w:r><w:rPr><w:kern w:val="0"/><w:szCs w:val="24"/><w:lang w:val="es-CO" w:eastAsia="en-US" w:bidi="ar-SA"/></w:rPr><w:t>Se mide en el tramo 1 (mes 12)</w:t></w:r></w:ins></w:p></w:tc><w:tc><w:tcPr><w:tcW w:w="1409" w:type="dxa"/><w:tcBorders></w:tcBorders></w:tcPr><w:p><w:pPr><w:pStyle w:val="Tabla8"/><w:widowControl/><w:jc w:val="left"/><w:rPr><w:kern w:val="0"/><w:szCs w:val="24"/><w:lang w:val="es-CO" w:eastAsia="en-US" w:bidi="ar-SA"/><w:ins w:id="6066" w:author="Unknown Author" w:date="2026-10-30T04:17:53Z"></w:ins></w:rPr></w:pPr><w:ins w:id="6065" w:author="Unknown Author" w:date="2026-10-30T04:17:53Z"><w:r><w:rPr><w:kern w:val="0"/><w:szCs w:val="24"/><w:lang w:val="es-CO" w:eastAsia="en-US" w:bidi="ar-SA"/></w:rPr><w:t>R² ≥ 0,70 y NRMSE ≤ 30 % en 100 nodos al mes 24</w:t></w:r></w:ins></w:p></w:tc><w:tc><w:tcPr><w:tcW w:w="1659" w:type="dxa"/><w:tcBorders></w:tcBorders></w:tcPr><w:p><w:pPr><w:pStyle w:val="Tabla8"/><w:widowControl/><w:jc w:val="left"/><w:rPr><w:kern w:val="0"/><w:szCs w:val="24"/><w:lang w:val="es-CO" w:eastAsia="en-US" w:bidi="ar-SA"/><w:ins w:id="6068" w:author="Unknown Author" w:date="2026-10-30T04:17:53Z"></w:ins></w:rPr></w:pPr><w:ins w:id="6067" w:author="Unknown Author" w:date="2026-10-30T04:17:53Z"><w:r><w:rPr><w:kern w:val="0"/><w:szCs w:val="24"/><w:lang w:val="es-CO" w:eastAsia="en-US" w:bidi="ar-SA"/></w:rPr><w:t>Informe de validación por municipio y ensayo independiente del mes 23</w:t></w:r></w:ins></w:p></w:tc></w:tr><w:tr><w:trPr><w:ins w:id="6069" w:author="Unknown Author" w:date="2026-10-30T04:17:53Z"/><w:cantSplit w:val="true"/></w:trPr><w:tc><w:tcPr><w:tcW w:w="830" w:type="dxa"/><w:tcBorders></w:tcBorders><w:shd w:color="auto" w:fill="F7F7F7" w:val="clear"/></w:tcPr><w:p><w:pPr><w:pStyle w:val="Tabla8"/><w:widowControl/><w:jc w:val="left"/><w:rPr><w:kern w:val="0"/><w:szCs w:val="24"/><w:lang w:val="es-CO" w:eastAsia="en-US" w:bidi="ar-SA"/><w:ins w:id="6071" w:author="Unknown Author" w:date="2026-10-30T04:17:53Z"></w:ins></w:rPr></w:pPr><w:ins w:id="6070" w:author="Unknown Author" w:date="2026-10-30T04:17:53Z"><w:r><w:rPr><w:kern w:val="0"/><w:szCs w:val="24"/><w:lang w:val="es-CO" w:eastAsia="en-US" w:bidi="ar-SA"/></w:rPr><w:t>R3</w:t></w:r></w:ins></w:p></w:tc><w:tc><w:tcPr><w:tcW w:w="1160" w:type="dxa"/><w:tcBorders></w:tcBorders><w:shd w:color="auto" w:fill="F7F7F7" w:val="clear"/></w:tcPr><w:p><w:pPr><w:pStyle w:val="Tabla8"/><w:widowControl/><w:jc w:val="left"/><w:rPr><w:kern w:val="0"/><w:szCs w:val="24"/><w:lang w:val="es-CO" w:eastAsia="en-US" w:bidi="ar-SA"/><w:ins w:id="6073" w:author="Unknown Author" w:date="2026-10-30T04:17:53Z"></w:ins></w:rPr></w:pPr><w:ins w:id="6072" w:author="Unknown Author" w:date="2026-10-30T04:17:53Z"><w:r><w:rPr><w:kern w:val="0"/><w:szCs w:val="24"/><w:lang w:val="es-CO" w:eastAsia="en-US" w:bidi="ar-SA"/></w:rPr><w:t>Resultado</w:t></w:r></w:ins></w:p></w:tc><w:tc><w:tcPr><w:tcW w:w="1660" w:type="dxa"/><w:tcBorders></w:tcBorders><w:shd w:color="auto" w:fill="F7F7F7" w:val="clear"/></w:tcPr><w:p><w:pPr><w:pStyle w:val="Tabla8"/><w:widowControl/><w:jc w:val="left"/><w:rPr><w:kern w:val="0"/><w:szCs w:val="24"/><w:lang w:val="es-CO" w:eastAsia="en-US" w:bidi="ar-SA"/><w:ins w:id="6075" w:author="Unknown Author" w:date="2026-10-30T04:17:53Z"></w:ins></w:rPr></w:pPr><w:ins w:id="6074" w:author="Unknown Author" w:date="2026-10-30T04:17:53Z"><w:r><w:rPr><w:kern w:val="0"/><w:szCs w:val="24"/><w:lang w:val="es-CO" w:eastAsia="en-US" w:bidi="ar-SA"/></w:rPr><w:t>Uso institucional del tablero y del protocolo</w:t></w:r></w:ins></w:p></w:tc><w:tc><w:tcPr><w:tcW w:w="1908" w:type="dxa"/><w:tcBorders></w:tcBorders><w:shd w:color="auto" w:fill="F7F7F7" w:val="clear"/></w:tcPr><w:p><w:pPr><w:pStyle w:val="Tabla8"/><w:widowControl/><w:jc w:val="left"/><w:rPr><w:kern w:val="0"/><w:szCs w:val="24"/><w:lang w:val="es-CO" w:eastAsia="en-US" w:bidi="ar-SA"/><w:ins w:id="6077" w:author="Unknown Author" w:date="2026-10-30T04:17:53Z"></w:ins></w:rPr></w:pPr><w:ins w:id="6076" w:author="Unknown Author" w:date="2026-10-30T04:17:53Z"><w:r><w:rPr><w:kern w:val="0"/><w:szCs w:val="24"/><w:lang w:val="es-CO" w:eastAsia="en-US" w:bidi="ar-SA"/></w:rPr><w:t>Consejos con al menos una decisión documentada por trimestre ÷ consejos focalizados × 100</w:t></w:r></w:ins></w:p></w:tc><w:tc><w:tcPr><w:tcW w:w="1327" w:type="dxa"/><w:tcBorders></w:tcBorders><w:shd w:color="auto" w:fill="F7F7F7" w:val="clear"/></w:tcPr><w:p><w:pPr><w:pStyle w:val="Tabla8"/><w:widowControl/><w:jc w:val="left"/><w:rPr><w:kern w:val="0"/><w:szCs w:val="24"/><w:lang w:val="es-CO" w:eastAsia="en-US" w:bidi="ar-SA"/><w:ins w:id="6079" w:author="Unknown Author" w:date="2026-10-30T04:17:53Z"></w:ins></w:rPr></w:pPr><w:ins w:id="6078" w:author="Unknown Author" w:date="2026-10-30T04:17:53Z"><w:r><w:rPr><w:kern w:val="0"/><w:szCs w:val="24"/><w:lang w:val="es-CO" w:eastAsia="en-US" w:bidi="ar-SA"/></w:rPr><w:t>Sin uso documentado</w:t></w:r></w:ins></w:p></w:tc><w:tc><w:tcPr><w:tcW w:w="1409" w:type="dxa"/><w:tcBorders></w:tcBorders><w:shd w:color="auto" w:fill="F7F7F7" w:val="clear"/></w:tcPr><w:p><w:pPr><w:pStyle w:val="Tabla8"/><w:widowControl/><w:jc w:val="left"/><w:rPr><w:kern w:val="0"/><w:szCs w:val="24"/><w:lang w:val="es-CO" w:eastAsia="en-US" w:bidi="ar-SA"/><w:ins w:id="6082" w:author="Unknown Author" w:date="2026-10-30T04:17:53Z"></w:ins></w:rPr></w:pPr><w:ins w:id="6080" w:author="Unknown Author" w:date="2026-10-30T04:17:53Z"><w:r><w:rPr><w:kern w:val="0"/><w:szCs w:val="24"/><w:lang w:val="es-CO" w:eastAsia="en-US" w:bidi="ar-SA"/></w:rPr><w:t xml:space="preserve">≥ </w:t></w:r></w:ins><w:ins w:id="6081" w:author="Unknown Author" w:date="2026-10-30T04:17:53Z"><w:r><w:rPr><w:kern w:val="0"/><w:szCs w:val="24"/><w:lang w:val="es-CO" w:eastAsia="en-US" w:bidi="ar-SA"/></w:rPr><w:t>75 % al mes 24 (al menos 3 de los 4 consejos)</w:t></w:r></w:ins></w:p></w:tc><w:tc><w:tcPr><w:tcW w:w="1659" w:type="dxa"/><w:tcBorders></w:tcBorders><w:shd w:color="auto" w:fill="F7F7F7" w:val="clear"/></w:tcPr><w:p><w:pPr><w:pStyle w:val="Tabla8"/><w:widowControl/><w:jc w:val="left"/><w:rPr><w:kern w:val="0"/><w:szCs w:val="24"/><w:lang w:val="es-CO" w:eastAsia="en-US" w:bidi="ar-SA"/><w:ins w:id="6084" w:author="Unknown Author" w:date="2026-10-30T04:17:53Z"></w:ins></w:rPr></w:pPr><w:ins w:id="6083" w:author="Unknown Author" w:date="2026-10-30T04:17:53Z"><w:r><w:rPr><w:kern w:val="0"/><w:szCs w:val="24"/><w:lang w:val="es-CO" w:eastAsia="en-US" w:bidi="ar-SA"/></w:rPr><w:t>Actas de los consejos y registro de decisiones</w:t></w:r></w:ins></w:p></w:tc></w:tr><w:tr><w:trPr><w:ins w:id="6085" w:author="Unknown Author" w:date="2026-10-30T04:17:53Z"/><w:cantSplit w:val="true"/></w:trPr><w:tc><w:tcPr><w:tcW w:w="830" w:type="dxa"/><w:tcBorders></w:tcBorders></w:tcPr><w:p><w:pPr><w:pStyle w:val="Tabla8"/><w:widowControl/><w:jc w:val="left"/><w:rPr><w:kern w:val="0"/><w:szCs w:val="24"/><w:lang w:val="es-CO" w:eastAsia="en-US" w:bidi="ar-SA"/><w:ins w:id="6087" w:author="Unknown Author" w:date="2026-10-30T04:17:53Z"></w:ins></w:rPr></w:pPr><w:ins w:id="6086" w:author="Unknown Author" w:date="2026-10-30T04:17:53Z"><w:r><w:rPr><w:kern w:val="0"/><w:szCs w:val="24"/><w:lang w:val="es-CO" w:eastAsia="en-US" w:bidi="ar-SA"/></w:rPr><w:t>R6</w:t></w:r></w:ins></w:p></w:tc><w:tc><w:tcPr><w:tcW w:w="1160" w:type="dxa"/><w:tcBorders></w:tcBorders></w:tcPr><w:p><w:pPr><w:pStyle w:val="Tabla8"/><w:widowControl/><w:jc w:val="left"/><w:rPr><w:kern w:val="0"/><w:szCs w:val="24"/><w:lang w:val="es-CO" w:eastAsia="en-US" w:bidi="ar-SA"/><w:ins w:id="6089" w:author="Unknown Author" w:date="2026-10-30T04:17:53Z"></w:ins></w:rPr></w:pPr><w:ins w:id="6088" w:author="Unknown Author" w:date="2026-10-30T04:17:53Z"><w:r><w:rPr><w:kern w:val="0"/><w:szCs w:val="24"/><w:lang w:val="es-CO" w:eastAsia="en-US" w:bidi="ar-SA"/></w:rPr><w:t>Resultado</w:t></w:r></w:ins></w:p></w:tc><w:tc><w:tcPr><w:tcW w:w="1660" w:type="dxa"/><w:tcBorders></w:tcBorders></w:tcPr><w:p><w:pPr><w:pStyle w:val="Tabla8"/><w:widowControl/><w:jc w:val="left"/><w:rPr><w:kern w:val="0"/><w:szCs w:val="24"/><w:lang w:val="es-CO" w:eastAsia="en-US" w:bidi="ar-SA"/><w:ins w:id="6091" w:author="Unknown Author" w:date="2026-10-30T04:17:53Z"></w:ins></w:rPr></w:pPr><w:ins w:id="6090" w:author="Unknown Author" w:date="2026-10-30T04:17:53Z"><w:r><w:rPr><w:kern w:val="0"/><w:szCs w:val="24"/><w:lang w:val="es-CO" w:eastAsia="en-US" w:bidi="ar-SA"/></w:rPr><w:t>Desempeño del gemelo predictivo frente a mediciones en demoliciones reales</w:t></w:r></w:ins></w:p></w:tc><w:tc><w:tcPr><w:tcW w:w="1908" w:type="dxa"/><w:tcBorders></w:tcBorders></w:tcPr><w:p><w:pPr><w:pStyle w:val="Tabla8"/><w:widowControl/><w:jc w:val="left"/><w:rPr><w:kern w:val="0"/><w:szCs w:val="24"/><w:lang w:val="es-CO" w:eastAsia="en-US" w:bidi="ar-SA"/><w:ins w:id="6093" w:author="Unknown Author" w:date="2026-10-30T04:17:53Z"></w:ins></w:rPr></w:pPr><w:ins w:id="6092" w:author="Unknown Author" w:date="2026-10-30T04:17:53Z"><w:r><w:rPr><w:kern w:val="0"/><w:szCs w:val="24"/><w:lang w:val="es-CO" w:eastAsia="en-US" w:bidi="ar-SA"/></w:rPr><w:t>Fracción de pares estimado-medido con razón entre 0,5 y 2 (FAC2) y sesgo fraccional, en promedios de 24 horas, por evento</w:t></w:r></w:ins></w:p></w:tc><w:tc><w:tcPr><w:tcW w:w="1327" w:type="dxa"/><w:tcBorders></w:tcBorders></w:tcPr><w:p><w:pPr><w:pStyle w:val="Tabla8"/><w:widowControl/><w:jc w:val="left"/><w:rPr><w:kern w:val="0"/><w:szCs w:val="24"/><w:lang w:val="es-CO" w:eastAsia="en-US" w:bidi="ar-SA"/><w:ins w:id="6095" w:author="Unknown Author" w:date="2026-10-30T04:17:53Z"></w:ins></w:rPr></w:pPr><w:ins w:id="6094" w:author="Unknown Author" w:date="2026-10-30T04:17:53Z"><w:r><w:rPr><w:kern w:val="0"/><w:szCs w:val="24"/><w:lang w:val="es-CO" w:eastAsia="en-US" w:bidi="ar-SA"/></w:rPr><w:t>Sin modelo predictivo</w:t></w:r></w:ins></w:p></w:tc><w:tc><w:tcPr><w:tcW w:w="1409" w:type="dxa"/><w:tcBorders></w:tcBorders></w:tcPr><w:p><w:pPr><w:pStyle w:val="Tabla8"/><w:widowControl/><w:jc w:val="left"/><w:rPr><w:kern w:val="0"/><w:szCs w:val="24"/><w:lang w:val="es-CO" w:eastAsia="en-US" w:bidi="ar-SA"/><w:ins w:id="6097" w:author="Unknown Author" w:date="2026-10-30T04:17:53Z"></w:ins></w:rPr></w:pPr><w:ins w:id="6096" w:author="Unknown Author" w:date="2026-10-30T04:17:53Z"><w:r><w:rPr><w:kern w:val="0"/><w:szCs w:val="24"/><w:lang w:val="es-CO" w:eastAsia="en-US" w:bidi="ar-SA"/></w:rPr><w:t>FAC2 ≥ 0,5 y sesgo fraccional absoluto ≤ 0,3 en al menos 6 eventos al mes 22</w:t></w:r></w:ins></w:p></w:tc><w:tc><w:tcPr><w:tcW w:w="1659" w:type="dxa"/><w:tcBorders></w:tcBorders></w:tcPr><w:p><w:pPr><w:pStyle w:val="Tabla8"/><w:widowControl/><w:jc w:val="left"/><w:rPr><w:kern w:val="0"/><w:szCs w:val="24"/><w:lang w:val="es-CO" w:eastAsia="en-US" w:bidi="ar-SA"/><w:ins w:id="6099" w:author="Unknown Author" w:date="2026-10-30T04:17:53Z"></w:ins></w:rPr></w:pPr><w:ins w:id="6098" w:author="Unknown Author" w:date="2026-10-30T04:17:53Z"><w:r><w:rPr><w:kern w:val="0"/><w:szCs w:val="24"/><w:lang w:val="es-CO" w:eastAsia="en-US" w:bidi="ar-SA"/></w:rPr><w:t>Informe de validación e informe del verificador independiente</w:t></w:r></w:ins></w:p></w:tc></w:tr><w:tr><w:trPr><w:ins w:id="6100" w:author="Unknown Author" w:date="2026-10-30T04:17:53Z"/><w:cantSplit w:val="true"/></w:trPr><w:tc><w:tcPr><w:tcW w:w="830" w:type="dxa"/><w:tcBorders></w:tcBorders><w:shd w:color="auto" w:fill="F7F7F7" w:val="clear"/></w:tcPr><w:p><w:pPr><w:pStyle w:val="Tabla8"/><w:widowControl/><w:jc w:val="left"/><w:rPr><w:kern w:val="0"/><w:szCs w:val="24"/><w:lang w:val="es-CO" w:eastAsia="en-US" w:bidi="ar-SA"/><w:ins w:id="6102" w:author="Unknown Author" w:date="2026-10-30T04:17:53Z"></w:ins></w:rPr></w:pPr><w:ins w:id="6101" w:author="Unknown Author" w:date="2026-10-30T04:17:53Z"><w:r><w:rPr><w:kern w:val="0"/><w:szCs w:val="24"/><w:lang w:val="es-CO" w:eastAsia="en-US" w:bidi="ar-SA"/></w:rPr><w:t>I1</w:t></w:r></w:ins></w:p></w:tc><w:tc><w:tcPr><w:tcW w:w="1160" w:type="dxa"/><w:tcBorders></w:tcBorders><w:shd w:color="auto" w:fill="F7F7F7" w:val="clear"/></w:tcPr><w:p><w:pPr><w:pStyle w:val="Tabla8"/><w:widowControl/><w:jc w:val="left"/><w:rPr><w:kern w:val="0"/><w:szCs w:val="24"/><w:lang w:val="es-CO" w:eastAsia="en-US" w:bidi="ar-SA"/><w:ins w:id="6104" w:author="Unknown Author" w:date="2026-10-30T04:17:53Z"></w:ins></w:rPr></w:pPr><w:ins w:id="6103" w:author="Unknown Author" w:date="2026-10-30T04:17:53Z"><w:r><w:rPr><w:kern w:val="0"/><w:szCs w:val="24"/><w:lang w:val="es-CO" w:eastAsia="en-US" w:bidi="ar-SA"/></w:rPr><w:t>Impacto</w:t></w:r></w:ins></w:p></w:tc><w:tc><w:tcPr><w:tcW w:w="1660" w:type="dxa"/><w:tcBorders></w:tcBorders><w:shd w:color="auto" w:fill="F7F7F7" w:val="clear"/></w:tcPr><w:p><w:pPr><w:pStyle w:val="Tabla8"/><w:widowControl/><w:jc w:val="left"/><w:rPr><w:kern w:val="0"/><w:szCs w:val="24"/><w:lang w:val="es-CO" w:eastAsia="en-US" w:bidi="ar-SA"/><w:ins w:id="6106" w:author="Unknown Author" w:date="2026-10-30T04:17:53Z"></w:ins></w:rPr></w:pPr><w:ins w:id="6105" w:author="Unknown Author" w:date="2026-10-30T04:17:53Z"><w:r><w:rPr><w:kern w:val="0"/><w:szCs w:val="24"/><w:lang w:val="es-CO" w:eastAsia="en-US" w:bidi="ar-SA"/></w:rPr><w:t>Activación del protocolo ante superación de umbral</w:t></w:r></w:ins></w:p></w:tc><w:tc><w:tcPr><w:tcW w:w="1908" w:type="dxa"/><w:tcBorders></w:tcBorders><w:shd w:color="auto" w:fill="F7F7F7" w:val="clear"/></w:tcPr><w:p><w:pPr><w:pStyle w:val="Tabla8"/><w:widowControl/><w:jc w:val="left"/><w:rPr><w:kern w:val="0"/><w:szCs w:val="24"/><w:lang w:val="es-CO" w:eastAsia="en-US" w:bidi="ar-SA"/><w:ins w:id="6108" w:author="Unknown Author" w:date="2026-10-30T04:17:53Z"></w:ins></w:rPr></w:pPr><w:ins w:id="6107" w:author="Unknown Author" w:date="2026-10-30T04:17:53Z"><w:r><w:rPr><w:kern w:val="0"/><w:szCs w:val="24"/><w:lang w:val="es-CO" w:eastAsia="en-US" w:bidi="ar-SA"/></w:rPr><w:t>Activaciones documentadas ÷ superaciones de umbral × 100</w:t></w:r></w:ins></w:p></w:tc><w:tc><w:tcPr><w:tcW w:w="1327" w:type="dxa"/><w:tcBorders></w:tcBorders><w:shd w:color="auto" w:fill="F7F7F7" w:val="clear"/></w:tcPr><w:p><w:pPr><w:pStyle w:val="Tabla8"/><w:widowControl/><w:jc w:val="left"/><w:rPr><w:kern w:val="0"/><w:szCs w:val="24"/><w:lang w:val="es-CO" w:eastAsia="en-US" w:bidi="ar-SA"/><w:ins w:id="6110" w:author="Unknown Author" w:date="2026-10-30T04:17:53Z"></w:ins></w:rPr></w:pPr><w:ins w:id="6109" w:author="Unknown Author" w:date="2026-10-30T04:17:53Z"><w:r><w:rPr><w:kern w:val="0"/><w:szCs w:val="24"/><w:lang w:val="es-CO" w:eastAsia="en-US" w:bidi="ar-SA"/></w:rPr><w:t>Sin protocolo</w:t></w:r></w:ins></w:p></w:tc><w:tc><w:tcPr><w:tcW w:w="1409" w:type="dxa"/><w:tcBorders></w:tcBorders><w:shd w:color="auto" w:fill="F7F7F7" w:val="clear"/></w:tcPr><w:p><w:pPr><w:pStyle w:val="Tabla8"/><w:widowControl/><w:jc w:val="left"/><w:rPr><w:kern w:val="0"/><w:szCs w:val="24"/><w:lang w:val="es-CO" w:eastAsia="en-US" w:bidi="ar-SA"/><w:ins w:id="6113" w:author="Unknown Author" w:date="2026-10-30T04:17:53Z"></w:ins></w:rPr></w:pPr><w:ins w:id="6111" w:author="Unknown Author" w:date="2026-10-30T04:17:53Z"><w:r><w:rPr><w:kern w:val="0"/><w:szCs w:val="24"/><w:lang w:val="es-CO" w:eastAsia="en-US" w:bidi="ar-SA"/></w:rPr><w:t xml:space="preserve">≥ </w:t></w:r></w:ins><w:ins w:id="6112" w:author="Unknown Author" w:date="2026-10-30T04:17:53Z"><w:r><w:rPr><w:kern w:val="0"/><w:szCs w:val="24"/><w:lang w:val="es-CO" w:eastAsia="en-US" w:bidi="ar-SA"/></w:rPr><w:t>80 % a los 12 meses posteriores al cierre</w:t></w:r></w:ins></w:p></w:tc><w:tc><w:tcPr><w:tcW w:w="1659" w:type="dxa"/><w:tcBorders></w:tcBorders><w:shd w:color="auto" w:fill="F7F7F7" w:val="clear"/></w:tcPr><w:p><w:pPr><w:pStyle w:val="Tabla8"/><w:widowControl/><w:jc w:val="left"/><w:rPr><w:kern w:val="0"/><w:szCs w:val="24"/><w:lang w:val="es-CO" w:eastAsia="en-US" w:bidi="ar-SA"/><w:ins w:id="6115" w:author="Unknown Author" w:date="2026-10-30T04:17:53Z"></w:ins></w:rPr></w:pPr><w:ins w:id="6114" w:author="Unknown Author" w:date="2026-10-30T04:17:53Z"><w:r><w:rPr><w:kern w:val="0"/><w:szCs w:val="24"/><w:lang w:val="es-CO" w:eastAsia="en-US" w:bidi="ar-SA"/></w:rPr><w:t>Evaluación externa independiente</w:t></w:r></w:ins></w:p></w:tc></w:tr><w:tr><w:trPr><w:ins w:id="6116" w:author="Unknown Author" w:date="2026-10-30T04:17:53Z"/><w:cantSplit w:val="true"/></w:trPr><w:tc><w:tcPr><w:tcW w:w="830" w:type="dxa"/><w:tcBorders><w:bottom w:val="single" w:sz="12" w:space="0" w:color="2A3439"/></w:tcBorders></w:tcPr><w:p><w:pPr><w:pStyle w:val="Tabla8"/><w:keepNext w:val="true"/><w:widowControl/><w:jc w:val="left"/><w:rPr><w:kern w:val="0"/><w:szCs w:val="24"/><w:lang w:val="es-CO" w:eastAsia="en-US" w:bidi="ar-SA"/><w:ins w:id="6118" w:author="Unknown Author" w:date="2026-10-30T04:17:53Z"></w:ins></w:rPr></w:pPr><w:ins w:id="6117" w:author="Unknown Author" w:date="2026-10-30T04:17:53Z"><w:r><w:rPr><w:kern w:val="0"/><w:szCs w:val="24"/><w:lang w:val="es-CO" w:eastAsia="en-US" w:bidi="ar-SA"/></w:rPr><w:t>I2</w:t></w:r></w:ins></w:p></w:tc><w:tc><w:tcPr><w:tcW w:w="1160" w:type="dxa"/><w:tcBorders><w:bottom w:val="single" w:sz="12" w:space="0" w:color="2A3439"/></w:tcBorders></w:tcPr><w:p><w:pPr><w:pStyle w:val="Tabla8"/><w:keepNext w:val="true"/><w:widowControl/><w:jc w:val="left"/><w:rPr><w:kern w:val="0"/><w:szCs w:val="24"/><w:lang w:val="es-CO" w:eastAsia="en-US" w:bidi="ar-SA"/><w:ins w:id="6120" w:author="Unknown Author" w:date="2026-10-30T04:17:53Z"></w:ins></w:rPr></w:pPr><w:ins w:id="6119" w:author="Unknown Author" w:date="2026-10-30T04:17:53Z"><w:r><w:rPr><w:kern w:val="0"/><w:szCs w:val="24"/><w:lang w:val="es-CO" w:eastAsia="en-US" w:bidi="ar-SA"/></w:rPr><w:t>Impacto</w:t></w:r></w:ins></w:p></w:tc><w:tc><w:tcPr><w:tcW w:w="1660" w:type="dxa"/><w:tcBorders><w:bottom w:val="single" w:sz="12" w:space="0" w:color="2A3439"/></w:tcBorders></w:tcPr><w:p><w:pPr><w:pStyle w:val="Tabla8"/><w:keepNext w:val="true"/><w:widowControl/><w:jc w:val="left"/><w:rPr><w:kern w:val="0"/><w:szCs w:val="24"/><w:lang w:val="es-CO" w:eastAsia="en-US" w:bidi="ar-SA"/><w:ins w:id="6122" w:author="Unknown Author" w:date="2026-10-30T04:17:53Z"></w:ins></w:rPr></w:pPr><w:ins w:id="6121" w:author="Unknown Author" w:date="2026-10-30T04:17:53Z"><w:r><w:rPr><w:kern w:val="0"/><w:szCs w:val="24"/><w:lang w:val="es-CO" w:eastAsia="en-US" w:bidi="ar-SA"/></w:rPr><w:t>Continuidad de la red bajo custodia</w:t></w:r></w:ins></w:p></w:tc><w:tc><w:tcPr><w:tcW w:w="1908" w:type="dxa"/><w:tcBorders><w:bottom w:val="single" w:sz="12" w:space="0" w:color="2A3439"/></w:tcBorders></w:tcPr><w:p><w:pPr><w:pStyle w:val="Tabla8"/><w:keepNext w:val="true"/><w:widowControl/><w:jc w:val="left"/><w:rPr><w:kern w:val="0"/><w:szCs w:val="24"/><w:lang w:val="es-CO" w:eastAsia="en-US" w:bidi="ar-SA"/><w:ins w:id="6124" w:author="Unknown Author" w:date="2026-10-30T04:17:53Z"></w:ins></w:rPr></w:pPr><w:ins w:id="6123" w:author="Unknown Author" w:date="2026-10-30T04:17:53Z"><w:r><w:rPr><w:kern w:val="0"/><w:szCs w:val="24"/><w:lang w:val="es-CO" w:eastAsia="en-US" w:bidi="ar-SA"/></w:rPr><w:t>Nodos operativos bajo custodia ÷ nodos entregados × 100</w:t></w:r></w:ins></w:p></w:tc><w:tc><w:tcPr><w:tcW w:w="1327" w:type="dxa"/><w:tcBorders><w:bottom w:val="single" w:sz="12" w:space="0" w:color="2A3439"/></w:tcBorders></w:tcPr><w:p><w:pPr><w:pStyle w:val="Tabla8"/><w:keepNext w:val="true"/><w:widowControl/><w:jc w:val="left"/><w:rPr><w:kern w:val="0"/><w:szCs w:val="24"/><w:lang w:val="es-CO" w:eastAsia="en-US" w:bidi="ar-SA"/><w:ins w:id="6126" w:author="Unknown Author" w:date="2026-10-30T04:17:53Z"></w:ins></w:rPr></w:pPr><w:ins w:id="6125" w:author="Unknown Author" w:date="2026-10-30T04:17:53Z"><w:r><w:rPr><w:kern w:val="0"/><w:szCs w:val="24"/><w:lang w:val="es-CO" w:eastAsia="en-US" w:bidi="ar-SA"/></w:rPr><w:t>0</w:t></w:r></w:ins></w:p></w:tc><w:tc><w:tcPr><w:tcW w:w="1409" w:type="dxa"/><w:tcBorders><w:bottom w:val="single" w:sz="12" w:space="0" w:color="2A3439"/></w:tcBorders></w:tcPr><w:p><w:pPr><w:pStyle w:val="Tabla8"/><w:keepNext w:val="true"/><w:widowControl/><w:jc w:val="left"/><w:rPr><w:kern w:val="0"/><w:szCs w:val="24"/><w:lang w:val="es-CO" w:eastAsia="en-US" w:bidi="ar-SA"/><w:ins w:id="6129" w:author="Unknown Author" w:date="2026-10-30T04:17:53Z"></w:ins></w:rPr></w:pPr><w:ins w:id="6127" w:author="Unknown Author" w:date="2026-10-30T04:17:53Z"><w:r><w:rPr><w:kern w:val="0"/><w:szCs w:val="24"/><w:lang w:val="es-CO" w:eastAsia="en-US" w:bidi="ar-SA"/></w:rPr><w:t xml:space="preserve">≥ </w:t></w:r></w:ins><w:ins w:id="6128" w:author="Unknown Author" w:date="2026-10-30T04:17:53Z"><w:r><w:rPr><w:kern w:val="0"/><w:szCs w:val="24"/><w:lang w:val="es-CO" w:eastAsia="en-US" w:bidi="ar-SA"/></w:rPr><w:t>70 % a los 12 meses posteriores al cierre</w:t></w:r></w:ins></w:p></w:tc><w:tc><w:tcPr><w:tcW w:w="1659" w:type="dxa"/><w:tcBorders><w:bottom w:val="single" w:sz="12" w:space="0" w:color="2A3439"/></w:tcBorders></w:tcPr><w:p><w:pPr><w:pStyle w:val="Tabla8"/><w:keepNext w:val="true"/><w:widowControl/><w:jc w:val="left"/><w:rPr><w:kern w:val="0"/><w:szCs w:val="24"/><w:lang w:val="es-CO" w:eastAsia="en-US" w:bidi="ar-SA"/><w:ins w:id="6131" w:author="Unknown Author" w:date="2026-10-30T04:17:53Z"></w:ins></w:rPr></w:pPr><w:ins w:id="6130" w:author="Unknown Author" w:date="2026-10-30T04:17:53Z"><w:r><w:rPr><w:kern w:val="0"/><w:szCs w:val="24"/><w:lang w:val="es-CO" w:eastAsia="en-US" w:bidi="ar-SA"/></w:rPr><w:t>Actas de entrega y verificación de custodios</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830"/><w:gridCol w:w="1160"/><w:gridCol w:w="1660"/><w:gridCol w:w="1908"/><w:gridCol w:w="1327"/><w:gridCol w:w="1409"/><w:gridCol w:w="1659"/></w:tblGrid><w:tr><w:trPr><w:tblHeader w:val="true"/><w:del w:id="6132" w:author="Unknown Author" w:date="2026-10-30T04:17:53Z"/><w:cantSplit w:val="true"/></w:trPr><w:tc><w:tcPr><w:tcW w:w="830"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6134" w:author="Unknown Author" w:date="2026-10-30T04:17:53Z"></w:del></w:rPr></w:pPr><w:del w:id="6133" w:author="Unknown Author" w:date="2026-10-30T04:17:53Z"><w:r><w:rPr><w:b/><w:kern w:val="0"/><w:szCs w:val="24"/><w:lang w:val="es-CO" w:eastAsia="en-US" w:bidi="ar-SA"/></w:rPr><w:delText>Código</w:delText></w:r></w:del></w:p></w:tc><w:tc><w:tcPr><w:tcW w:w="1160"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6136" w:author="Unknown Author" w:date="2026-10-30T04:17:53Z"></w:del></w:rPr></w:pPr><w:del w:id="6135" w:author="Unknown Author" w:date="2026-10-30T04:17:53Z"><w:r><w:rPr><w:b/><w:kern w:val="0"/><w:szCs w:val="24"/><w:lang w:val="es-CO" w:eastAsia="en-US" w:bidi="ar-SA"/></w:rPr><w:delText>Nivel</w:delText></w:r></w:del></w:p></w:tc><w:tc><w:tcPr><w:tcW w:w="1660"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6138" w:author="Unknown Author" w:date="2026-10-30T04:17:53Z"></w:del></w:rPr></w:pPr><w:del w:id="6137" w:author="Unknown Author" w:date="2026-10-30T04:17:53Z"><w:r><w:rPr><w:b/><w:kern w:val="0"/><w:szCs w:val="24"/><w:lang w:val="es-CO" w:eastAsia="en-US" w:bidi="ar-SA"/></w:rPr><w:delText>Indicador</w:delText></w:r></w:del></w:p></w:tc><w:tc><w:tcPr><w:tcW w:w="1908"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6140" w:author="Unknown Author" w:date="2026-10-30T04:17:53Z"></w:del></w:rPr></w:pPr><w:del w:id="6139" w:author="Unknown Author" w:date="2026-10-30T04:17:53Z"><w:r><w:rPr><w:b/><w:kern w:val="0"/><w:szCs w:val="24"/><w:lang w:val="es-CO" w:eastAsia="en-US" w:bidi="ar-SA"/></w:rPr><w:delText>Fórmula</w:delText></w:r></w:del></w:p></w:tc><w:tc><w:tcPr><w:tcW w:w="1327"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6142" w:author="Unknown Author" w:date="2026-10-30T04:17:53Z"></w:del></w:rPr></w:pPr><w:del w:id="6141" w:author="Unknown Author" w:date="2026-10-30T04:17:53Z"><w:r><w:rPr><w:b/><w:kern w:val="0"/><w:szCs w:val="24"/><w:lang w:val="es-CO" w:eastAsia="en-US" w:bidi="ar-SA"/></w:rPr><w:delText>Línea base</w:delText></w:r></w:del></w:p></w:tc><w:tc><w:tcPr><w:tcW w:w="1409"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6144" w:author="Unknown Author" w:date="2026-10-30T04:17:53Z"></w:del></w:rPr></w:pPr><w:del w:id="6143" w:author="Unknown Author" w:date="2026-10-30T04:17:53Z"><w:r><w:rPr><w:b/><w:kern w:val="0"/><w:szCs w:val="24"/><w:lang w:val="es-CO" w:eastAsia="en-US" w:bidi="ar-SA"/></w:rPr><w:delText>Meta</w:delText></w:r></w:del></w:p></w:tc><w:tc><w:tcPr><w:tcW w:w="1659"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6146" w:author="Unknown Author" w:date="2026-10-30T04:17:53Z"></w:del></w:rPr></w:pPr><w:del w:id="6145" w:author="Unknown Author" w:date="2026-10-30T04:17:53Z"><w:r><w:rPr><w:b/><w:kern w:val="0"/><w:szCs w:val="24"/><w:lang w:val="es-CO" w:eastAsia="en-US" w:bidi="ar-SA"/></w:rPr><w:delText>Verificación</w:delText></w:r></w:del></w:p></w:tc></w:tr><w:tr><w:trPr><w:del w:id="6147" w:author="Unknown Author" w:date="2026-10-30T04:17:53Z"/><w:cantSplit w:val="true"/></w:trPr><w:tc><w:tcPr><w:tcW w:w="830" w:type="dxa"/><w:tcBorders></w:tcBorders></w:tcPr><w:p><w:pPr><w:pStyle w:val="Tabla8"/><w:widowControl/><w:jc w:val="left"/><w:rPr><w:kern w:val="0"/><w:szCs w:val="24"/><w:lang w:val="es-CO" w:eastAsia="en-US" w:bidi="ar-SA"/><w:del w:id="6149" w:author="Unknown Author" w:date="2026-10-30T04:17:53Z"></w:del></w:rPr></w:pPr><w:del w:id="6148" w:author="Unknown Author" w:date="2026-10-30T04:17:53Z"><w:r><w:rPr><w:kern w:val="0"/><w:szCs w:val="24"/><w:lang w:val="es-CO" w:eastAsia="en-US" w:bidi="ar-SA"/></w:rPr><w:delText>R1</w:delText></w:r></w:del></w:p></w:tc><w:tc><w:tcPr><w:tcW w:w="1160" w:type="dxa"/><w:tcBorders></w:tcBorders></w:tcPr><w:p><w:pPr><w:pStyle w:val="Tabla8"/><w:widowControl/><w:jc w:val="left"/><w:rPr><w:kern w:val="0"/><w:szCs w:val="24"/><w:lang w:val="es-CO" w:eastAsia="en-US" w:bidi="ar-SA"/><w:del w:id="6151" w:author="Unknown Author" w:date="2026-10-30T04:17:53Z"></w:del></w:rPr></w:pPr><w:del w:id="6150" w:author="Unknown Author" w:date="2026-10-30T04:17:53Z"><w:r><w:rPr><w:kern w:val="0"/><w:szCs w:val="24"/><w:lang w:val="es-CO" w:eastAsia="en-US" w:bidi="ar-SA"/></w:rPr><w:delText>Resultado</w:delText></w:r></w:del></w:p></w:tc><w:tc><w:tcPr><w:tcW w:w="1660" w:type="dxa"/><w:tcBorders></w:tcBorders></w:tcPr><w:p><w:pPr><w:pStyle w:val="Tabla8"/><w:widowControl/><w:jc w:val="left"/><w:rPr><w:kern w:val="0"/><w:szCs w:val="24"/><w:lang w:val="es-CO" w:eastAsia="en-US" w:bidi="ar-SA"/><w:del w:id="6153" w:author="Unknown Author" w:date="2026-10-30T04:17:53Z"></w:del></w:rPr></w:pPr><w:del w:id="6152" w:author="Unknown Author" w:date="2026-10-30T04:17:53Z"><w:r><w:rPr><w:kern w:val="0"/><w:szCs w:val="24"/><w:lang w:val="es-CO" w:eastAsia="en-US" w:bidi="ar-SA"/></w:rPr><w:delText>Error de medición frente a la referencia en los tres tramos</w:delText></w:r></w:del></w:p></w:tc><w:tc><w:tcPr><w:tcW w:w="1908" w:type="dxa"/><w:tcBorders></w:tcBorders></w:tcPr><w:p><w:pPr><w:pStyle w:val="Tabla8"/><w:widowControl/><w:jc w:val="left"/><w:rPr><w:kern w:val="0"/><w:szCs w:val="24"/><w:lang w:val="es-CO" w:eastAsia="en-US" w:bidi="ar-SA"/><w:del w:id="6155" w:author="Unknown Author" w:date="2026-10-30T04:17:53Z"></w:del></w:rPr></w:pPr><w:del w:id="6154" w:author="Unknown Author" w:date="2026-10-30T04:17:53Z"><w:r><w:rPr><w:kern w:val="0"/><w:szCs w:val="24"/><w:lang w:val="es-CO" w:eastAsia="en-US" w:bidi="ar-SA"/></w:rPr><w:delText>NRMSE y R² de cada nodo corregido frente al monitor de referencia colocalizado</w:delText></w:r></w:del></w:p></w:tc><w:tc><w:tcPr><w:tcW w:w="1327" w:type="dxa"/><w:tcBorders></w:tcBorders></w:tcPr><w:p><w:pPr><w:pStyle w:val="Tabla8"/><w:widowControl/><w:jc w:val="left"/><w:rPr><w:kern w:val="0"/><w:szCs w:val="24"/><w:lang w:val="es-CO" w:eastAsia="en-US" w:bidi="ar-SA"/><w:del w:id="6157" w:author="Unknown Author" w:date="2026-10-30T04:17:53Z"></w:del></w:rPr></w:pPr><w:del w:id="6156" w:author="Unknown Author" w:date="2026-10-30T04:17:53Z"><w:r><w:rPr><w:kern w:val="0"/><w:szCs w:val="24"/><w:lang w:val="es-CO" w:eastAsia="en-US" w:bidi="ar-SA"/></w:rPr><w:delText>Se mide en el tramo 1 (mes 12)</w:delText></w:r></w:del></w:p></w:tc><w:tc><w:tcPr><w:tcW w:w="1409" w:type="dxa"/><w:tcBorders></w:tcBorders></w:tcPr><w:p><w:pPr><w:pStyle w:val="Tabla8"/><w:widowControl/><w:jc w:val="left"/><w:rPr><w:kern w:val="0"/><w:szCs w:val="24"/><w:lang w:val="es-CO" w:eastAsia="en-US" w:bidi="ar-SA"/><w:del w:id="6159" w:author="Unknown Author" w:date="2026-10-30T04:17:53Z"></w:del></w:rPr></w:pPr><w:del w:id="6158" w:author="Unknown Author" w:date="2026-10-30T04:17:53Z"><w:r><w:rPr><w:kern w:val="0"/><w:szCs w:val="24"/><w:lang w:val="es-CO" w:eastAsia="en-US" w:bidi="ar-SA"/></w:rPr><w:delText>R² ≥ 0,70 y NRMSE ≤ 30 % en 100 nodos al mes 24</w:delText></w:r></w:del></w:p></w:tc><w:tc><w:tcPr><w:tcW w:w="1659" w:type="dxa"/><w:tcBorders></w:tcBorders></w:tcPr><w:p><w:pPr><w:pStyle w:val="Tabla8"/><w:widowControl/><w:jc w:val="left"/><w:rPr><w:kern w:val="0"/><w:szCs w:val="24"/><w:lang w:val="es-CO" w:eastAsia="en-US" w:bidi="ar-SA"/><w:del w:id="6161" w:author="Unknown Author" w:date="2026-10-30T04:17:53Z"></w:del></w:rPr></w:pPr><w:del w:id="6160" w:author="Unknown Author" w:date="2026-10-30T04:17:53Z"><w:r><w:rPr><w:kern w:val="0"/><w:szCs w:val="24"/><w:lang w:val="es-CO" w:eastAsia="en-US" w:bidi="ar-SA"/></w:rPr><w:delText>Informe de validación por departamento y ensayo independiente del mes 23</w:delText></w:r></w:del></w:p></w:tc></w:tr><w:tr><w:trPr><w:del w:id="6162" w:author="Unknown Author" w:date="2026-10-30T04:17:53Z"/><w:cantSplit w:val="true"/></w:trPr><w:tc><w:tcPr><w:tcW w:w="830" w:type="dxa"/><w:tcBorders></w:tcBorders><w:shd w:color="auto" w:fill="F7F7F7" w:val="clear"/></w:tcPr><w:p><w:pPr><w:pStyle w:val="Tabla8"/><w:widowControl/><w:jc w:val="left"/><w:rPr><w:kern w:val="0"/><w:szCs w:val="24"/><w:lang w:val="es-CO" w:eastAsia="en-US" w:bidi="ar-SA"/><w:del w:id="6164" w:author="Unknown Author" w:date="2026-10-30T04:17:53Z"></w:del></w:rPr></w:pPr><w:del w:id="6163" w:author="Unknown Author" w:date="2026-10-30T04:17:53Z"><w:r><w:rPr><w:kern w:val="0"/><w:szCs w:val="24"/><w:lang w:val="es-CO" w:eastAsia="en-US" w:bidi="ar-SA"/></w:rPr><w:delText>R3</w:delText></w:r></w:del></w:p></w:tc><w:tc><w:tcPr><w:tcW w:w="1160" w:type="dxa"/><w:tcBorders></w:tcBorders><w:shd w:color="auto" w:fill="F7F7F7" w:val="clear"/></w:tcPr><w:p><w:pPr><w:pStyle w:val="Tabla8"/><w:widowControl/><w:jc w:val="left"/><w:rPr><w:kern w:val="0"/><w:szCs w:val="24"/><w:lang w:val="es-CO" w:eastAsia="en-US" w:bidi="ar-SA"/><w:del w:id="6166" w:author="Unknown Author" w:date="2026-10-30T04:17:53Z"></w:del></w:rPr></w:pPr><w:del w:id="6165" w:author="Unknown Author" w:date="2026-10-30T04:17:53Z"><w:r><w:rPr><w:kern w:val="0"/><w:szCs w:val="24"/><w:lang w:val="es-CO" w:eastAsia="en-US" w:bidi="ar-SA"/></w:rPr><w:delText>Resultado</w:delText></w:r></w:del></w:p></w:tc><w:tc><w:tcPr><w:tcW w:w="1660" w:type="dxa"/><w:tcBorders></w:tcBorders><w:shd w:color="auto" w:fill="F7F7F7" w:val="clear"/></w:tcPr><w:p><w:pPr><w:pStyle w:val="Tabla8"/><w:widowControl/><w:jc w:val="left"/><w:rPr><w:kern w:val="0"/><w:szCs w:val="24"/><w:lang w:val="es-CO" w:eastAsia="en-US" w:bidi="ar-SA"/><w:del w:id="6168" w:author="Unknown Author" w:date="2026-10-30T04:17:53Z"></w:del></w:rPr></w:pPr><w:del w:id="6167" w:author="Unknown Author" w:date="2026-10-30T04:17:53Z"><w:r><w:rPr><w:kern w:val="0"/><w:szCs w:val="24"/><w:lang w:val="es-CO" w:eastAsia="en-US" w:bidi="ar-SA"/></w:rPr><w:delText>Uso institucional del tablero y del protocolo</w:delText></w:r></w:del></w:p></w:tc><w:tc><w:tcPr><w:tcW w:w="1908" w:type="dxa"/><w:tcBorders></w:tcBorders><w:shd w:color="auto" w:fill="F7F7F7" w:val="clear"/></w:tcPr><w:p><w:pPr><w:pStyle w:val="Tabla8"/><w:widowControl/><w:jc w:val="left"/><w:rPr><w:kern w:val="0"/><w:szCs w:val="24"/><w:lang w:val="es-CO" w:eastAsia="en-US" w:bidi="ar-SA"/><w:del w:id="6170" w:author="Unknown Author" w:date="2026-10-30T04:17:53Z"></w:del></w:rPr></w:pPr><w:del w:id="6169" w:author="Unknown Author" w:date="2026-10-30T04:17:53Z"><w:r><w:rPr><w:kern w:val="0"/><w:szCs w:val="24"/><w:lang w:val="es-CO" w:eastAsia="en-US" w:bidi="ar-SA"/></w:rPr><w:delText>Comités con al menos una decisión documentada por trimestre ÷ comités focalizados × 100</w:delText></w:r></w:del></w:p></w:tc><w:tc><w:tcPr><w:tcW w:w="1327" w:type="dxa"/><w:tcBorders></w:tcBorders><w:shd w:color="auto" w:fill="F7F7F7" w:val="clear"/></w:tcPr><w:p><w:pPr><w:pStyle w:val="Tabla8"/><w:widowControl/><w:jc w:val="left"/><w:rPr><w:kern w:val="0"/><w:szCs w:val="24"/><w:lang w:val="es-CO" w:eastAsia="en-US" w:bidi="ar-SA"/><w:del w:id="6172" w:author="Unknown Author" w:date="2026-10-30T04:17:53Z"></w:del></w:rPr></w:pPr><w:del w:id="6171" w:author="Unknown Author" w:date="2026-10-30T04:17:53Z"><w:r><w:rPr><w:kern w:val="0"/><w:szCs w:val="24"/><w:lang w:val="es-CO" w:eastAsia="en-US" w:bidi="ar-SA"/></w:rPr><w:delText>Sin uso documentado</w:delText></w:r></w:del></w:p></w:tc><w:tc><w:tcPr><w:tcW w:w="1409" w:type="dxa"/><w:tcBorders></w:tcBorders><w:shd w:color="auto" w:fill="F7F7F7" w:val="clear"/></w:tcPr><w:p><w:pPr><w:pStyle w:val="Tabla8"/><w:widowControl/><w:jc w:val="left"/><w:rPr><w:kern w:val="0"/><w:szCs w:val="24"/><w:lang w:val="es-CO" w:eastAsia="en-US" w:bidi="ar-SA"/><w:del w:id="6175" w:author="Unknown Author" w:date="2026-10-30T04:17:53Z"></w:del></w:rPr></w:pPr><w:del w:id="6173" w:author="Unknown Author" w:date="2026-10-30T04:17:53Z"><w:r><w:rPr><w:kern w:val="0"/><w:szCs w:val="24"/><w:lang w:val="es-CO" w:eastAsia="en-US" w:bidi="ar-SA"/></w:rPr><w:delText xml:space="preserve">≥ </w:delText></w:r></w:del><w:del w:id="6174" w:author="Unknown Author" w:date="2026-10-30T04:17:53Z"><w:r><w:rPr><w:kern w:val="0"/><w:szCs w:val="24"/><w:lang w:val="es-CO" w:eastAsia="en-US" w:bidi="ar-SA"/></w:rPr><w:delText>75 % al mes 24</w:delText></w:r></w:del></w:p></w:tc><w:tc><w:tcPr><w:tcW w:w="1659" w:type="dxa"/><w:tcBorders></w:tcBorders><w:shd w:color="auto" w:fill="F7F7F7" w:val="clear"/></w:tcPr><w:p><w:pPr><w:pStyle w:val="Tabla8"/><w:widowControl/><w:jc w:val="left"/><w:rPr><w:kern w:val="0"/><w:szCs w:val="24"/><w:lang w:val="es-CO" w:eastAsia="en-US" w:bidi="ar-SA"/><w:del w:id="6177" w:author="Unknown Author" w:date="2026-10-30T04:17:53Z"></w:del></w:rPr></w:pPr><w:del w:id="6176" w:author="Unknown Author" w:date="2026-10-30T04:17:53Z"><w:r><w:rPr><w:kern w:val="0"/><w:szCs w:val="24"/><w:lang w:val="es-CO" w:eastAsia="en-US" w:bidi="ar-SA"/></w:rPr><w:delText>Actas de los comités y registro de decisiones</w:delText></w:r></w:del></w:p></w:tc></w:tr><w:tr><w:trPr><w:del w:id="6178" w:author="Unknown Author" w:date="2026-10-30T04:17:53Z"/><w:cantSplit w:val="true"/></w:trPr><w:tc><w:tcPr><w:tcW w:w="830" w:type="dxa"/><w:tcBorders></w:tcBorders></w:tcPr><w:p><w:pPr><w:pStyle w:val="Tabla8"/><w:widowControl/><w:jc w:val="left"/><w:rPr><w:kern w:val="0"/><w:szCs w:val="24"/><w:lang w:val="es-CO" w:eastAsia="en-US" w:bidi="ar-SA"/><w:del w:id="6180" w:author="Unknown Author" w:date="2026-10-30T04:17:53Z"></w:del></w:rPr></w:pPr><w:del w:id="6179" w:author="Unknown Author" w:date="2026-10-30T04:17:53Z"><w:r><w:rPr><w:kern w:val="0"/><w:szCs w:val="24"/><w:lang w:val="es-CO" w:eastAsia="en-US" w:bidi="ar-SA"/></w:rPr><w:delText>R6</w:delText></w:r></w:del></w:p></w:tc><w:tc><w:tcPr><w:tcW w:w="1160" w:type="dxa"/><w:tcBorders></w:tcBorders></w:tcPr><w:p><w:pPr><w:pStyle w:val="Tabla8"/><w:widowControl/><w:jc w:val="left"/><w:rPr><w:kern w:val="0"/><w:szCs w:val="24"/><w:lang w:val="es-CO" w:eastAsia="en-US" w:bidi="ar-SA"/><w:del w:id="6182" w:author="Unknown Author" w:date="2026-10-30T04:17:53Z"></w:del></w:rPr></w:pPr><w:del w:id="6181" w:author="Unknown Author" w:date="2026-10-30T04:17:53Z"><w:r><w:rPr><w:kern w:val="0"/><w:szCs w:val="24"/><w:lang w:val="es-CO" w:eastAsia="en-US" w:bidi="ar-SA"/></w:rPr><w:delText>Resultado</w:delText></w:r></w:del></w:p></w:tc><w:tc><w:tcPr><w:tcW w:w="1660" w:type="dxa"/><w:tcBorders></w:tcBorders></w:tcPr><w:p><w:pPr><w:pStyle w:val="Tabla8"/><w:widowControl/><w:jc w:val="left"/><w:rPr><w:kern w:val="0"/><w:szCs w:val="24"/><w:lang w:val="es-CO" w:eastAsia="en-US" w:bidi="ar-SA"/><w:del w:id="6184" w:author="Unknown Author" w:date="2026-10-30T04:17:53Z"></w:del></w:rPr></w:pPr><w:del w:id="6183" w:author="Unknown Author" w:date="2026-10-30T04:17:53Z"><w:r><w:rPr><w:kern w:val="0"/><w:szCs w:val="24"/><w:lang w:val="es-CO" w:eastAsia="en-US" w:bidi="ar-SA"/></w:rPr><w:delText>Desempeño del gemelo predictivo frente a mediciones en demoliciones reales</w:delText></w:r></w:del></w:p></w:tc><w:tc><w:tcPr><w:tcW w:w="1908" w:type="dxa"/><w:tcBorders></w:tcBorders></w:tcPr><w:p><w:pPr><w:pStyle w:val="Tabla8"/><w:widowControl/><w:jc w:val="left"/><w:rPr><w:kern w:val="0"/><w:szCs w:val="24"/><w:lang w:val="es-CO" w:eastAsia="en-US" w:bidi="ar-SA"/><w:del w:id="6186" w:author="Unknown Author" w:date="2026-10-30T04:17:53Z"></w:del></w:rPr></w:pPr><w:del w:id="6185" w:author="Unknown Author" w:date="2026-10-30T04:17:53Z"><w:r><w:rPr><w:kern w:val="0"/><w:szCs w:val="24"/><w:lang w:val="es-CO" w:eastAsia="en-US" w:bidi="ar-SA"/></w:rPr><w:delText>Fracción de pares estimado-medido con razón entre 0,5 y 2 (FAC2) y sesgo fraccional, en promedios de 24 horas, por evento</w:delText></w:r></w:del></w:p></w:tc><w:tc><w:tcPr><w:tcW w:w="1327" w:type="dxa"/><w:tcBorders></w:tcBorders></w:tcPr><w:p><w:pPr><w:pStyle w:val="Tabla8"/><w:widowControl/><w:jc w:val="left"/><w:rPr><w:kern w:val="0"/><w:szCs w:val="24"/><w:lang w:val="es-CO" w:eastAsia="en-US" w:bidi="ar-SA"/><w:del w:id="6188" w:author="Unknown Author" w:date="2026-10-30T04:17:53Z"></w:del></w:rPr></w:pPr><w:del w:id="6187" w:author="Unknown Author" w:date="2026-10-30T04:17:53Z"><w:r><w:rPr><w:kern w:val="0"/><w:szCs w:val="24"/><w:lang w:val="es-CO" w:eastAsia="en-US" w:bidi="ar-SA"/></w:rPr><w:delText>Sin modelo predictivo</w:delText></w:r></w:del></w:p></w:tc><w:tc><w:tcPr><w:tcW w:w="1409" w:type="dxa"/><w:tcBorders></w:tcBorders></w:tcPr><w:p><w:pPr><w:pStyle w:val="Tabla8"/><w:widowControl/><w:jc w:val="left"/><w:rPr><w:kern w:val="0"/><w:szCs w:val="24"/><w:lang w:val="es-CO" w:eastAsia="en-US" w:bidi="ar-SA"/><w:del w:id="6190" w:author="Unknown Author" w:date="2026-10-30T04:17:53Z"></w:del></w:rPr></w:pPr><w:del w:id="6189" w:author="Unknown Author" w:date="2026-10-30T04:17:53Z"><w:r><w:rPr><w:kern w:val="0"/><w:szCs w:val="24"/><w:lang w:val="es-CO" w:eastAsia="en-US" w:bidi="ar-SA"/></w:rPr><w:delText>FAC2 ≥ 0,5 y sesgo fraccional absoluto ≤ 0,3 en al menos 6 eventos al mes 22</w:delText></w:r></w:del></w:p></w:tc><w:tc><w:tcPr><w:tcW w:w="1659" w:type="dxa"/><w:tcBorders></w:tcBorders></w:tcPr><w:p><w:pPr><w:pStyle w:val="Tabla8"/><w:widowControl/><w:jc w:val="left"/><w:rPr><w:kern w:val="0"/><w:szCs w:val="24"/><w:lang w:val="es-CO" w:eastAsia="en-US" w:bidi="ar-SA"/><w:del w:id="6192" w:author="Unknown Author" w:date="2026-10-30T04:17:53Z"></w:del></w:rPr></w:pPr><w:del w:id="6191" w:author="Unknown Author" w:date="2026-10-30T04:17:53Z"><w:r><w:rPr><w:kern w:val="0"/><w:szCs w:val="24"/><w:lang w:val="es-CO" w:eastAsia="en-US" w:bidi="ar-SA"/></w:rPr><w:delText>Informe de validación e informe del verificador independiente</w:delText></w:r></w:del></w:p></w:tc></w:tr><w:tr><w:trPr><w:del w:id="6193" w:author="Unknown Author" w:date="2026-10-30T04:17:53Z"/><w:cantSplit w:val="true"/></w:trPr><w:tc><w:tcPr><w:tcW w:w="830" w:type="dxa"/><w:tcBorders></w:tcBorders><w:shd w:color="auto" w:fill="F7F7F7" w:val="clear"/></w:tcPr><w:p><w:pPr><w:pStyle w:val="Tabla8"/><w:widowControl/><w:jc w:val="left"/><w:rPr><w:kern w:val="0"/><w:szCs w:val="24"/><w:lang w:val="es-CO" w:eastAsia="en-US" w:bidi="ar-SA"/><w:del w:id="6195" w:author="Unknown Author" w:date="2026-10-30T04:17:53Z"></w:del></w:rPr></w:pPr><w:del w:id="6194" w:author="Unknown Author" w:date="2026-10-30T04:17:53Z"><w:r><w:rPr><w:kern w:val="0"/><w:szCs w:val="24"/><w:lang w:val="es-CO" w:eastAsia="en-US" w:bidi="ar-SA"/></w:rPr><w:delText>I1</w:delText></w:r></w:del></w:p></w:tc><w:tc><w:tcPr><w:tcW w:w="1160" w:type="dxa"/><w:tcBorders></w:tcBorders><w:shd w:color="auto" w:fill="F7F7F7" w:val="clear"/></w:tcPr><w:p><w:pPr><w:pStyle w:val="Tabla8"/><w:widowControl/><w:jc w:val="left"/><w:rPr><w:kern w:val="0"/><w:szCs w:val="24"/><w:lang w:val="es-CO" w:eastAsia="en-US" w:bidi="ar-SA"/><w:del w:id="6197" w:author="Unknown Author" w:date="2026-10-30T04:17:53Z"></w:del></w:rPr></w:pPr><w:del w:id="6196" w:author="Unknown Author" w:date="2026-10-30T04:17:53Z"><w:r><w:rPr><w:kern w:val="0"/><w:szCs w:val="24"/><w:lang w:val="es-CO" w:eastAsia="en-US" w:bidi="ar-SA"/></w:rPr><w:delText>Impacto</w:delText></w:r></w:del></w:p></w:tc><w:tc><w:tcPr><w:tcW w:w="1660" w:type="dxa"/><w:tcBorders></w:tcBorders><w:shd w:color="auto" w:fill="F7F7F7" w:val="clear"/></w:tcPr><w:p><w:pPr><w:pStyle w:val="Tabla8"/><w:widowControl/><w:jc w:val="left"/><w:rPr><w:kern w:val="0"/><w:szCs w:val="24"/><w:lang w:val="es-CO" w:eastAsia="en-US" w:bidi="ar-SA"/><w:del w:id="6199" w:author="Unknown Author" w:date="2026-10-30T04:17:53Z"></w:del></w:rPr></w:pPr><w:del w:id="6198" w:author="Unknown Author" w:date="2026-10-30T04:17:53Z"><w:r><w:rPr><w:kern w:val="0"/><w:szCs w:val="24"/><w:lang w:val="es-CO" w:eastAsia="en-US" w:bidi="ar-SA"/></w:rPr><w:delText>Activación del protocolo ante superación de umbral</w:delText></w:r></w:del></w:p></w:tc><w:tc><w:tcPr><w:tcW w:w="1908" w:type="dxa"/><w:tcBorders></w:tcBorders><w:shd w:color="auto" w:fill="F7F7F7" w:val="clear"/></w:tcPr><w:p><w:pPr><w:pStyle w:val="Tabla8"/><w:widowControl/><w:jc w:val="left"/><w:rPr><w:kern w:val="0"/><w:szCs w:val="24"/><w:lang w:val="es-CO" w:eastAsia="en-US" w:bidi="ar-SA"/><w:del w:id="6201" w:author="Unknown Author" w:date="2026-10-30T04:17:53Z"></w:del></w:rPr></w:pPr><w:del w:id="6200" w:author="Unknown Author" w:date="2026-10-30T04:17:53Z"><w:r><w:rPr><w:kern w:val="0"/><w:szCs w:val="24"/><w:lang w:val="es-CO" w:eastAsia="en-US" w:bidi="ar-SA"/></w:rPr><w:delText>Activaciones documentadas ÷ superaciones de umbral × 100</w:delText></w:r></w:del></w:p></w:tc><w:tc><w:tcPr><w:tcW w:w="1327" w:type="dxa"/><w:tcBorders></w:tcBorders><w:shd w:color="auto" w:fill="F7F7F7" w:val="clear"/></w:tcPr><w:p><w:pPr><w:pStyle w:val="Tabla8"/><w:widowControl/><w:jc w:val="left"/><w:rPr><w:kern w:val="0"/><w:szCs w:val="24"/><w:lang w:val="es-CO" w:eastAsia="en-US" w:bidi="ar-SA"/><w:del w:id="6203" w:author="Unknown Author" w:date="2026-10-30T04:17:53Z"></w:del></w:rPr></w:pPr><w:del w:id="6202" w:author="Unknown Author" w:date="2026-10-30T04:17:53Z"><w:r><w:rPr><w:kern w:val="0"/><w:szCs w:val="24"/><w:lang w:val="es-CO" w:eastAsia="en-US" w:bidi="ar-SA"/></w:rPr><w:delText>Sin protocolo</w:delText></w:r></w:del></w:p></w:tc><w:tc><w:tcPr><w:tcW w:w="1409" w:type="dxa"/><w:tcBorders></w:tcBorders><w:shd w:color="auto" w:fill="F7F7F7" w:val="clear"/></w:tcPr><w:p><w:pPr><w:pStyle w:val="Tabla8"/><w:widowControl/><w:jc w:val="left"/><w:rPr><w:kern w:val="0"/><w:szCs w:val="24"/><w:lang w:val="es-CO" w:eastAsia="en-US" w:bidi="ar-SA"/><w:del w:id="6206" w:author="Unknown Author" w:date="2026-10-30T04:17:53Z"></w:del></w:rPr></w:pPr><w:del w:id="6204" w:author="Unknown Author" w:date="2026-10-30T04:17:53Z"><w:r><w:rPr><w:kern w:val="0"/><w:szCs w:val="24"/><w:lang w:val="es-CO" w:eastAsia="en-US" w:bidi="ar-SA"/></w:rPr><w:delText xml:space="preserve">≥ </w:delText></w:r></w:del><w:del w:id="6205" w:author="Unknown Author" w:date="2026-10-30T04:17:53Z"><w:r><w:rPr><w:kern w:val="0"/><w:szCs w:val="24"/><w:lang w:val="es-CO" w:eastAsia="en-US" w:bidi="ar-SA"/></w:rPr><w:delText>80 % a los 12 meses posteriores al cierre</w:delText></w:r></w:del></w:p></w:tc><w:tc><w:tcPr><w:tcW w:w="1659" w:type="dxa"/><w:tcBorders></w:tcBorders><w:shd w:color="auto" w:fill="F7F7F7" w:val="clear"/></w:tcPr><w:p><w:pPr><w:pStyle w:val="Tabla8"/><w:widowControl/><w:jc w:val="left"/><w:rPr><w:kern w:val="0"/><w:szCs w:val="24"/><w:lang w:val="es-CO" w:eastAsia="en-US" w:bidi="ar-SA"/><w:del w:id="6208" w:author="Unknown Author" w:date="2026-10-30T04:17:53Z"></w:del></w:rPr></w:pPr><w:del w:id="6207" w:author="Unknown Author" w:date="2026-10-30T04:17:53Z"><w:r><w:rPr><w:kern w:val="0"/><w:szCs w:val="24"/><w:lang w:val="es-CO" w:eastAsia="en-US" w:bidi="ar-SA"/></w:rPr><w:delText>Evaluación externa independiente</w:delText></w:r></w:del></w:p></w:tc></w:tr><w:tr><w:trPr><w:del w:id="6209" w:author="Unknown Author" w:date="2026-10-30T04:17:53Z"/><w:cantSplit w:val="true"/></w:trPr><w:tc><w:tcPr><w:tcW w:w="830" w:type="dxa"/><w:tcBorders><w:bottom w:val="single" w:sz="12" w:space="0" w:color="2A3439"/></w:tcBorders></w:tcPr><w:p><w:pPr><w:pStyle w:val="Tabla8"/><w:keepNext w:val="true"/><w:widowControl/><w:jc w:val="left"/><w:rPr><w:kern w:val="0"/><w:szCs w:val="24"/><w:lang w:val="es-CO" w:eastAsia="en-US" w:bidi="ar-SA"/><w:del w:id="6211" w:author="Unknown Author" w:date="2026-10-30T04:17:53Z"></w:del></w:rPr></w:pPr><w:del w:id="6210" w:author="Unknown Author" w:date="2026-10-30T04:17:53Z"><w:r><w:rPr><w:kern w:val="0"/><w:szCs w:val="24"/><w:lang w:val="es-CO" w:eastAsia="en-US" w:bidi="ar-SA"/></w:rPr><w:delText>I2</w:delText></w:r></w:del></w:p></w:tc><w:tc><w:tcPr><w:tcW w:w="1160" w:type="dxa"/><w:tcBorders><w:bottom w:val="single" w:sz="12" w:space="0" w:color="2A3439"/></w:tcBorders></w:tcPr><w:p><w:pPr><w:pStyle w:val="Tabla8"/><w:keepNext w:val="true"/><w:widowControl/><w:jc w:val="left"/><w:rPr><w:kern w:val="0"/><w:szCs w:val="24"/><w:lang w:val="es-CO" w:eastAsia="en-US" w:bidi="ar-SA"/><w:del w:id="6213" w:author="Unknown Author" w:date="2026-10-30T04:17:53Z"></w:del></w:rPr></w:pPr><w:del w:id="6212" w:author="Unknown Author" w:date="2026-10-30T04:17:53Z"><w:r><w:rPr><w:kern w:val="0"/><w:szCs w:val="24"/><w:lang w:val="es-CO" w:eastAsia="en-US" w:bidi="ar-SA"/></w:rPr><w:delText>Impacto</w:delText></w:r></w:del></w:p></w:tc><w:tc><w:tcPr><w:tcW w:w="1660" w:type="dxa"/><w:tcBorders><w:bottom w:val="single" w:sz="12" w:space="0" w:color="2A3439"/></w:tcBorders></w:tcPr><w:p><w:pPr><w:pStyle w:val="Tabla8"/><w:keepNext w:val="true"/><w:widowControl/><w:jc w:val="left"/><w:rPr><w:kern w:val="0"/><w:szCs w:val="24"/><w:lang w:val="es-CO" w:eastAsia="en-US" w:bidi="ar-SA"/><w:del w:id="6215" w:author="Unknown Author" w:date="2026-10-30T04:17:53Z"></w:del></w:rPr></w:pPr><w:del w:id="6214" w:author="Unknown Author" w:date="2026-10-30T04:17:53Z"><w:r><w:rPr><w:kern w:val="0"/><w:szCs w:val="24"/><w:lang w:val="es-CO" w:eastAsia="en-US" w:bidi="ar-SA"/></w:rPr><w:delText>Continuidad de la red bajo custodia</w:delText></w:r></w:del></w:p></w:tc><w:tc><w:tcPr><w:tcW w:w="1908" w:type="dxa"/><w:tcBorders><w:bottom w:val="single" w:sz="12" w:space="0" w:color="2A3439"/></w:tcBorders></w:tcPr><w:p><w:pPr><w:pStyle w:val="Tabla8"/><w:keepNext w:val="true"/><w:widowControl/><w:jc w:val="left"/><w:rPr><w:kern w:val="0"/><w:szCs w:val="24"/><w:lang w:val="es-CO" w:eastAsia="en-US" w:bidi="ar-SA"/><w:del w:id="6217" w:author="Unknown Author" w:date="2026-10-30T04:17:53Z"></w:del></w:rPr></w:pPr><w:del w:id="6216" w:author="Unknown Author" w:date="2026-10-30T04:17:53Z"><w:r><w:rPr><w:kern w:val="0"/><w:szCs w:val="24"/><w:lang w:val="es-CO" w:eastAsia="en-US" w:bidi="ar-SA"/></w:rPr><w:delText>Nodos operativos bajo custodia ÷ nodos entregados × 100</w:delText></w:r></w:del></w:p></w:tc><w:tc><w:tcPr><w:tcW w:w="1327" w:type="dxa"/><w:tcBorders><w:bottom w:val="single" w:sz="12" w:space="0" w:color="2A3439"/></w:tcBorders></w:tcPr><w:p><w:pPr><w:pStyle w:val="Tabla8"/><w:keepNext w:val="true"/><w:widowControl/><w:jc w:val="left"/><w:rPr><w:kern w:val="0"/><w:szCs w:val="24"/><w:lang w:val="es-CO" w:eastAsia="en-US" w:bidi="ar-SA"/><w:del w:id="6219" w:author="Unknown Author" w:date="2026-10-30T04:17:53Z"></w:del></w:rPr></w:pPr><w:del w:id="6218" w:author="Unknown Author" w:date="2026-10-30T04:17:53Z"><w:r><w:rPr><w:kern w:val="0"/><w:szCs w:val="24"/><w:lang w:val="es-CO" w:eastAsia="en-US" w:bidi="ar-SA"/></w:rPr><w:delText>0</w:delText></w:r></w:del></w:p></w:tc><w:tc><w:tcPr><w:tcW w:w="1409" w:type="dxa"/><w:tcBorders><w:bottom w:val="single" w:sz="12" w:space="0" w:color="2A3439"/></w:tcBorders></w:tcPr><w:p><w:pPr><w:pStyle w:val="Tabla8"/><w:keepNext w:val="true"/><w:widowControl/><w:jc w:val="left"/><w:rPr><w:kern w:val="0"/><w:szCs w:val="24"/><w:lang w:val="es-CO" w:eastAsia="en-US" w:bidi="ar-SA"/><w:del w:id="6222" w:author="Unknown Author" w:date="2026-10-30T04:17:53Z"></w:del></w:rPr></w:pPr><w:del w:id="6220" w:author="Unknown Author" w:date="2026-10-30T04:17:53Z"><w:r><w:rPr><w:kern w:val="0"/><w:szCs w:val="24"/><w:lang w:val="es-CO" w:eastAsia="en-US" w:bidi="ar-SA"/></w:rPr><w:delText xml:space="preserve">≥ </w:delText></w:r></w:del><w:del w:id="6221" w:author="Unknown Author" w:date="2026-10-30T04:17:53Z"><w:r><w:rPr><w:kern w:val="0"/><w:szCs w:val="24"/><w:lang w:val="es-CO" w:eastAsia="en-US" w:bidi="ar-SA"/></w:rPr><w:delText>70 % a los 12 meses posteriores al cierre</w:delText></w:r></w:del></w:p></w:tc><w:tc><w:tcPr><w:tcW w:w="1659" w:type="dxa"/><w:tcBorders><w:bottom w:val="single" w:sz="12" w:space="0" w:color="2A3439"/></w:tcBorders></w:tcPr><w:p><w:pPr><w:pStyle w:val="Tabla8"/><w:keepNext w:val="true"/><w:widowControl/><w:jc w:val="left"/><w:rPr><w:kern w:val="0"/><w:szCs w:val="24"/><w:lang w:val="es-CO" w:eastAsia="en-US" w:bidi="ar-SA"/><w:del w:id="6224" w:author="Unknown Author" w:date="2026-10-30T04:17:53Z"></w:del></w:rPr></w:pPr><w:del w:id="6223" w:author="Unknown Author" w:date="2026-10-30T04:17:53Z"><w:r><w:rPr><w:kern w:val="0"/><w:szCs w:val="24"/><w:lang w:val="es-CO" w:eastAsia="en-US" w:bidi="ar-SA"/></w:rPr><w:delText>Actas de entrega y verificación de custodios</w:delText></w:r></w:del></w:p></w:tc></w:tr></w:tbl><w:p><w:pPr><w:pStyle w:val="TablaNota"/><w:rPr></w:rPr></w:pPr><w:r><w:rPr><w:i/><w:iCs/></w:rPr><w:t>Nota.</w:t></w:r><w:r><w:rPr></w:rPr><w:t xml:space="preserve"> Elaboración propia con la formulación del proyecto y la guía de la EPA (2021). Los códigos se usan en las secciones 17 y 24. La línea base de R1 se mide en el tramo 1 porque ningún documento aporta un valor para los sitios de remoción.</w:t></w:r></w:p><w:p><w:pPr><w:pStyle w:val="BodyText"/><w:rPr></w:rPr></w:pPr><w:r><w:rPr></w:rPr><w:t xml:space="preserve">La Tabla 12.1 separa lo que el proyecto controla de lo que no controla. Controla la corrección del error, la instalación y la formación, que dependen de su equipo. No controla la decisión de un </w:t></w:r><w:ins w:id="6225" w:author="Unknown Author" w:date="2026-10-30T04:17:53Z"><w:r><w:rPr></w:rPr><w:t>consejo</w:t></w:r></w:ins><w:del w:id="6226" w:author="Unknown Author" w:date="2026-10-30T04:17:53Z"><w:r><w:rPr></w:rPr><w:delText>comité</w:delText></w:r></w:del><w:r><w:rPr></w:rPr><w:t xml:space="preserve"> ni la partida de una entidad territorial, que dependen de terceros. Por eso el proyecto atribuye a su acción los resultados técnicos y evalúa su contribución a los de adopción y de continuidad (Mayne, 2012). El Anexo A formaliza ese límite en la teoría del cambio.</w:t></w:r><w:bookmarkEnd w:id="130"/></w:p><w:p><w:pPr><w:pStyle w:val="Heading2"/><w:rPr></w:rPr></w:pPr><w:bookmarkStart w:id="132" w:name="objetivos-específicos"/><w:r><w:rPr></w:rPr><w:t>12.2. Objetivos específicos</w:t></w:r></w:p><w:p><w:pPr><w:pStyle w:val="FirstParagraph"/><w:rPr></w:rPr></w:pPr><w:r><w:rPr></w:rPr><w:t>Los tres objetivos específicos forman una secuencia lógica. Primero se obtiene una medición con error conocido. Después se mantiene la disponibilidad de la red que produce esa medición. Por último se logra que las instituciones usen el dato y asuman su custodia. El laboratorio de modelación recorre los tres objetivos. Se construye en el segundo, se valida con mediciones en el primero y su protocolo se adopta en el tercero. Ningún objetivo describe actividades ni productos, que se desarrollan en las secciones 14, 15 y 20.</w:t></w:r></w:p><w:p><w:pPr><w:pStyle w:val="Compact"/><w:numPr><w:ilvl w:val="0"/><w:numId w:val="76"/></w:numPr><w:rPr></w:rPr></w:pPr><w:r><w:rPr><w:b/><w:bCs/></w:rPr><w:t>Objetivo específico 1 (OE1):</w:t></w:r><w:r><w:rPr></w:rPr><w:t xml:space="preserve"> corregir la interferencia de humedad y de fracción gruesa en las mediciones de PM2,5 y PM10 mediante colocalización con equipos de referencia y un modelo de corrección aplicado en gateways, hasta cumplir los umbrales de desempeño fijados en el piloto del tramo 1 y verificados al mes 24, y validar el gemelo predictivo con mediciones en demoliciones y remociones reales. Meta: R² ≥ 0,70 y NRMSE ≤ 30 % frente a la referencia en los tres tramos, y FAC2 ≥ 0,5 con sesgo fraccional absoluto ≤ 0,3 en al menos seis eventos al mes 22.</w:t></w:r></w:p><w:p><w:pPr><w:pStyle w:val="Compact"/><w:numPr><w:ilvl w:val="0"/><w:numId w:val="77"/></w:numPr><w:rPr></w:rPr></w:pPr><w:r><w:rPr><w:b/><w:bCs/></w:rPr><w:t>Objetivo específico 2 (OE2):</w:t></w:r><w:r><w:rPr></w:rPr><w:t xml:space="preserve"> mantener la disponibilidad de 100 nodos y 10 gateways ante polvo, humedad y fallas de energía y de enlace, mediante autonomía mínima de 14 días sin sol y un enlace alterno con almacenamiento local de 7 días, y poner en operación un laboratorio de modelación que calcule la emisión y la dispersión del polvo de una demolición. Meta: disponibilidad mensual de nodos ≥ 90 % y pérdida de paquetes ≤ 10 %; laboratorio dotado al mes 11 y gemelo predictivo calibrado al mes 17.</w:t></w:r></w:p><w:p><w:pPr><w:pStyle w:val="Compact"/><w:numPr><w:ilvl w:val="0"/><w:numId w:val="78"/></w:numPr><w:rPr></w:rPr></w:pPr><w:r><w:rPr><w:b/><w:bCs/></w:rPr><w:t>Objetivo específico 3 (OE3):</w:t></w:r><w:r><w:rPr></w:rPr><w:t xml:space="preserve"> lograr el uso del tablero y del protocolo de alerta por los </w:t></w:r><w:ins w:id="6227" w:author="Unknown Author" w:date="2026-10-30T04:17:53Z"><w:r><w:rPr></w:rPr><w:t>consejos</w:t></w:r></w:ins><w:del w:id="6228" w:author="Unknown Author" w:date="2026-10-30T04:17:53Z"><w:r><w:rPr></w:rPr><w:delText>comités</w:delText></w:r></w:del><w:r><w:rPr></w:rPr><w:t xml:space="preserve"> de gestión del riesgo, con umbrales validados localmente y custodia por componente, y adoptar un protocolo de evaluación previa de demolición, mediante co-diseño, formación, talleres y convenios por tramo. Meta: al menos </w:t></w:r><w:ins w:id="6229" w:author="Unknown Author" w:date="2026-10-30T04:17:53Z"><w:r><w:rPr></w:rPr><w:t xml:space="preserve">tres </w:t></w:r></w:ins><w:del w:id="6230" w:author="Unknown Author" w:date="2026-10-30T04:17:53Z"><w:r><w:rPr></w:rPr><w:delText xml:space="preserve">75 % </w:delText></w:r></w:del><w:r><w:rPr></w:rPr><w:t xml:space="preserve">de los </w:t></w:r><w:ins w:id="6231" w:author="Unknown Author" w:date="2026-10-30T04:17:53Z"><w:r><w:rPr></w:rPr><w:t xml:space="preserve">cuatro consejos </w:t></w:r></w:ins><w:del w:id="6232" w:author="Unknown Author" w:date="2026-10-30T04:17:53Z"><w:r><w:rPr></w:rPr><w:delText xml:space="preserve">comités </w:delText></w:r></w:del><w:r><w:rPr></w:rPr><w:t xml:space="preserve">focalizados usan el tablero en decisiones documentadas al mes 24, y se entregan 12 evaluaciones previas de demolición, con al menos 3 por </w:t></w:r><w:ins w:id="6233" w:author="Unknown Author" w:date="2026-10-30T04:17:53Z"><w:r><w:rPr></w:rPr><w:t>municipio</w:t></w:r></w:ins><w:del w:id="6234" w:author="Unknown Author" w:date="2026-10-30T04:17:53Z"><w:r><w:rPr></w:rPr><w:delText>departamento</w:delText></w:r></w:del><w:r><w:rPr></w:rPr><w:t>.</w:t></w:r></w:p><w:p><w:pPr><w:pStyle w:val="FirstParagraph"/><w:rPr></w:rPr></w:pPr><w:r><w:rPr></w:rPr><w:t xml:space="preserve">El primer objetivo corrige la causa técnica del problema central. La humedad altera la respuesta de los sensores ópticos de bajo costo (Jayaratne et al., 2018). Una corrección con humedad mejora el acuerdo con la referencia (Barkjohn et al., 2021; Malings et al., 2020). Bang et al. (2026, pp. 6-8) elevaron el R² de menos de 0,2 a 0,81 con una estación cercana. Ningún estudio del informe de vigilancia tecnológica cubre sitios de remoción de escombros. El efecto allí es una inferencia que el piloto contrasta. Giordano et al. (2021) advierten que la corrección depende de las condiciones de colocalización. Por eso el modelo se reentrena y se valida por </w:t></w:r><w:ins w:id="6235" w:author="Unknown Author" w:date="2026-10-30T04:17:53Z"><w:r><w:rPr></w:rPr><w:t>municipio</w:t></w:r></w:ins><w:del w:id="6236" w:author="Unknown Author" w:date="2026-10-30T04:17:53Z"><w:r><w:rPr></w:rPr><w:delText>departamento</w:delText></w:r></w:del><w:r><w:rPr></w:rPr><w:t>. El primer objetivo incluye además la validación del gemelo predictivo. La emisión de una demolición depende de la distancia y del viento (Dorevitch et al., 2006). Por eso un modelo solo sirve si se contrasta con mediciones a distintas distancias. La validación usa al menos seis eventos reales y métricas estándar de desempeño (Chang y Hanna, 2004).</w:t></w:r></w:p><w:p><w:pPr><w:pStyle w:val="BodyText"/><w:rPr></w:rPr></w:pPr><w:r><w:rPr></w:rPr><w:t>El segundo objetivo atiende la disponibilidad. El enlace LoRa limita la capacidad de la red y el ciclo de trabajo de cada nodo (Adelantado et al., 2017). Por eso el nodo transmite lecturas compactas y el gateway concentra el procesamiento (Shi et al., 2016). La operación sostenida es una debilidad conocida: en Brasil, 96 de 570 estaciones figuraban como inactivas o sin estado (Tavella et al., 2026, p. 6). El proyecto mantiene simple el nodo hoja y reserva la redundancia para el enlace del gateway. La meta de disponibilidad mensual de 90 % se verifica con la plataforma y el inventario. El segundo objetivo incluye también el laboratorio de modelación. Un servidor, cuatro estaciones meteorológicas, un dron y monitores portátiles alimentan un modelo de emisión y de dispersión (Cimorelli et al., 2005). Una simulación del flujo cerca de edificios lo complementa cuando la geometría lo exige (Lateb et al., 2016).</w:t></w:r></w:p><w:p><w:pPr><w:pStyle w:val="BodyText"/><w:rPr></w:rPr></w:pPr><w:r><w:rPr></w:rPr><w:t xml:space="preserve">El tercer objetivo atiende el uso. La teoría de la difusión de innovaciones explica la adopción por atributos percibidos, como la ventaja relativa y la compatibilidad (Rogers, 2003). Los modelos de aceptación atribuyen el uso a la utilidad y a la facilidad de uso percibidas (Davis, 1989; Venkatesh et al., 2003). Ostrom (2005) añade que las reglas en uso de cada organización condicionan la decisión. El objetivo recoge esas posiciones: co-diseña los umbrales con los </w:t></w:r><w:ins w:id="6237" w:author="Unknown Author" w:date="2026-10-30T04:17:53Z"><w:r><w:rPr></w:rPr><w:t>consejos</w:t></w:r></w:ins><w:del w:id="6238" w:author="Unknown Author" w:date="2026-10-30T04:17:53Z"><w:r><w:rPr></w:rPr><w:delText>comités</w:delText></w:r></w:del><w:r><w:rPr></w:rPr><w:t xml:space="preserve"> y firma convenios de custodia por tramo. La focalización comprende </w:t></w:r><w:ins w:id="6239" w:author="Unknown Author" w:date="2026-10-30T04:17:53Z"><w:r><w:rPr></w:rPr><w:t>cuatro consejos: los municipales de Manizales y de Calarcá y los departamentales de Caldas y de Quindío</w:t></w:r></w:ins><w:del w:id="6240" w:author="Unknown Author" w:date="2026-10-30T04:17:53Z"><w:r><w:rPr></w:rPr><w:delText>15 comités, 12 municipales y 3 departamentales</w:delText></w:r></w:del><w:r><w:rPr></w:rPr><w:t>. El tercer objetivo incluye además la adopción del protocolo de evaluación previa de demolición. El protocolo define el resultado como un insumo de decisión y no como una autorización de la autoridad competente.</w:t></w:r></w:p><w:p><w:pPr><w:pStyle w:val="BodyText"/><w:rPr></w:rPr></w:pPr><w:r><w:rPr></w:rPr><w:t xml:space="preserve">La Tabla 12.2 traza cada causa del árbol de problemas hasta su objetivo y su indicador. Ninguna causa priorizada queda sin objetivo y ningún objetivo carece de indicador. La compuerta del mes 12 exige además que al menos 50 % de los </w:t></w:r><w:ins w:id="6241" w:author="Unknown Author" w:date="2026-10-30T04:17:53Z"><w:r><w:rPr></w:rPr><w:t>consejos</w:t></w:r></w:ins><w:del w:id="6242" w:author="Unknown Author" w:date="2026-10-30T04:17:53Z"><w:r><w:rPr></w:rPr><w:delText>comités</w:delText></w:r></w:del><w:r><w:rPr></w:rPr><w:t xml:space="preserve"> del tramo 1 use el tablero. Esa meta intermedia permite detener la ampliación si el uso no se consolida.</w:t></w:r></w:p><w:p><w:pPr><w:pStyle w:val="TablaRotulo"/><w:rPr></w:rPr></w:pPr><w:bookmarkStart w:id="133" w:name="rot_Tabla_12_2"/><w:r><w:rPr><w:b/><w:bCs/></w:rPr><w:t>Tabla 12.2</w:t></w:r><w:bookmarkEnd w:id="133"/></w:p><w:p><w:pPr><w:pStyle w:val="TablaTitulo"/><w:rPr></w:rPr></w:pPr><w:r><w:rPr><w:i/><w:iCs/></w:rPr><w:t>Trazabilidad entre las causas del problema, los objetivos específicos y los indicadores</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990"/><w:gridCol w:w="1493"/><w:gridCol w:w="2489"/><w:gridCol w:w="1742"/><w:gridCol w:w="2240"/></w:tblGrid><w:tr><w:trPr><w:tblHeader w:val="true"/><w:ins w:id="6243" w:author="Unknown Author" w:date="2026-10-30T04:17:53Z"/><w:cantSplit w:val="true"/></w:trPr><w:tc><w:tcPr><w:tcW w:w="199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6245" w:author="Unknown Author" w:date="2026-10-30T04:17:53Z"></w:ins></w:rPr></w:pPr><w:ins w:id="6244" w:author="Unknown Author" w:date="2026-10-30T04:17:53Z"><w:r><w:rPr><w:b/><w:kern w:val="0"/><w:szCs w:val="24"/><w:lang w:val="es-CO" w:eastAsia="en-US" w:bidi="ar-SA"/></w:rPr><w:t>Causa del árbol de problemas</w:t></w:r></w:ins></w:p></w:tc><w:tc><w:tcPr><w:tcW w:w="149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6247" w:author="Unknown Author" w:date="2026-10-30T04:17:53Z"></w:ins></w:rPr></w:pPr><w:ins w:id="6246" w:author="Unknown Author" w:date="2026-10-30T04:17:53Z"><w:r><w:rPr><w:b/><w:kern w:val="0"/><w:szCs w:val="24"/><w:lang w:val="es-CO" w:eastAsia="en-US" w:bidi="ar-SA"/></w:rPr><w:t>Objetivo específico</w:t></w:r></w:ins></w:p></w:tc><w:tc><w:tcPr><w:tcW w:w="248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6249" w:author="Unknown Author" w:date="2026-10-30T04:17:53Z"></w:ins></w:rPr></w:pPr><w:ins w:id="6248" w:author="Unknown Author" w:date="2026-10-30T04:17:53Z"><w:r><w:rPr><w:b/><w:kern w:val="0"/><w:szCs w:val="24"/><w:lang w:val="es-CO" w:eastAsia="en-US" w:bidi="ar-SA"/></w:rPr><w:t>Medio del proyecto</w:t></w:r></w:ins></w:p></w:tc><w:tc><w:tcPr><w:tcW w:w="174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6251" w:author="Unknown Author" w:date="2026-10-30T04:17:53Z"></w:ins></w:rPr></w:pPr><w:ins w:id="6250" w:author="Unknown Author" w:date="2026-10-30T04:17:53Z"><w:r><w:rPr><w:b/><w:kern w:val="0"/><w:szCs w:val="24"/><w:lang w:val="es-CO" w:eastAsia="en-US" w:bidi="ar-SA"/></w:rPr><w:t>Indicadores de verificación</w:t></w:r></w:ins></w:p></w:tc><w:tc><w:tcPr><w:tcW w:w="224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6253" w:author="Unknown Author" w:date="2026-10-30T04:17:53Z"></w:ins></w:rPr></w:pPr><w:ins w:id="6252" w:author="Unknown Author" w:date="2026-10-30T04:17:53Z"><w:r><w:rPr><w:b/><w:kern w:val="0"/><w:szCs w:val="24"/><w:lang w:val="es-CO" w:eastAsia="en-US" w:bidi="ar-SA"/></w:rPr><w:t>Meta final</w:t></w:r></w:ins></w:p></w:tc></w:tr><w:tr><w:trPr><w:ins w:id="6254" w:author="Unknown Author" w:date="2026-10-30T04:17:53Z"/><w:cantSplit w:val="true"/></w:trPr><w:tc><w:tcPr><w:tcW w:w="1990" w:type="dxa"/><w:tcBorders></w:tcBorders></w:tcPr><w:p><w:pPr><w:pStyle w:val="Tabla9"/><w:widowControl/><w:jc w:val="left"/><w:rPr><w:kern w:val="0"/><w:szCs w:val="24"/><w:lang w:val="es-CO" w:eastAsia="en-US" w:bidi="ar-SA"/><w:ins w:id="6256" w:author="Unknown Author" w:date="2026-10-30T04:17:53Z"></w:ins></w:rPr></w:pPr><w:ins w:id="6255" w:author="Unknown Author" w:date="2026-10-30T04:17:53Z"><w:r><w:rPr><w:kern w:val="0"/><w:szCs w:val="24"/><w:lang w:val="es-CO" w:eastAsia="en-US" w:bidi="ar-SA"/></w:rPr><w:t>Humedad relativa alta en los sitios</w:t></w:r></w:ins></w:p></w:tc><w:tc><w:tcPr><w:tcW w:w="1493" w:type="dxa"/><w:tcBorders></w:tcBorders></w:tcPr><w:p><w:pPr><w:pStyle w:val="Tabla9"/><w:widowControl/><w:jc w:val="left"/><w:rPr><w:kern w:val="0"/><w:szCs w:val="24"/><w:lang w:val="es-CO" w:eastAsia="en-US" w:bidi="ar-SA"/><w:ins w:id="6258" w:author="Unknown Author" w:date="2026-10-30T04:17:53Z"></w:ins></w:rPr></w:pPr><w:ins w:id="6257" w:author="Unknown Author" w:date="2026-10-30T04:17:53Z"><w:r><w:rPr><w:kern w:val="0"/><w:szCs w:val="24"/><w:lang w:val="es-CO" w:eastAsia="en-US" w:bidi="ar-SA"/></w:rPr><w:t>OE1</w:t></w:r></w:ins></w:p></w:tc><w:tc><w:tcPr><w:tcW w:w="2489" w:type="dxa"/><w:tcBorders></w:tcBorders></w:tcPr><w:p><w:pPr><w:pStyle w:val="Tabla9"/><w:widowControl/><w:jc w:val="left"/><w:rPr><w:kern w:val="0"/><w:szCs w:val="24"/><w:lang w:val="es-CO" w:eastAsia="en-US" w:bidi="ar-SA"/><w:ins w:id="6260" w:author="Unknown Author" w:date="2026-10-30T04:17:53Z"></w:ins></w:rPr></w:pPr><w:ins w:id="6259" w:author="Unknown Author" w:date="2026-10-30T04:17:53Z"><w:r><w:rPr><w:kern w:val="0"/><w:szCs w:val="24"/><w:lang w:val="es-CO" w:eastAsia="en-US" w:bidi="ar-SA"/></w:rPr><w:t>Modelo de corrección con humedad y temperatura aplicado en cada gateway</w:t></w:r></w:ins></w:p></w:tc><w:tc><w:tcPr><w:tcW w:w="1742" w:type="dxa"/><w:tcBorders></w:tcBorders></w:tcPr><w:p><w:pPr><w:pStyle w:val="Tabla9"/><w:widowControl/><w:jc w:val="left"/><w:rPr><w:kern w:val="0"/><w:szCs w:val="24"/><w:lang w:val="es-CO" w:eastAsia="en-US" w:bidi="ar-SA"/><w:ins w:id="6262" w:author="Unknown Author" w:date="2026-10-30T04:17:53Z"></w:ins></w:rPr></w:pPr><w:ins w:id="6261" w:author="Unknown Author" w:date="2026-10-30T04:17:53Z"><w:r><w:rPr><w:kern w:val="0"/><w:szCs w:val="24"/><w:lang w:val="es-CO" w:eastAsia="en-US" w:bidi="ar-SA"/></w:rPr><w:t>R1</w:t></w:r></w:ins></w:p></w:tc><w:tc><w:tcPr><w:tcW w:w="2240" w:type="dxa"/><w:tcBorders></w:tcBorders></w:tcPr><w:p><w:pPr><w:pStyle w:val="Tabla9"/><w:widowControl/><w:jc w:val="left"/><w:rPr><w:kern w:val="0"/><w:szCs w:val="24"/><w:lang w:val="es-CO" w:eastAsia="en-US" w:bidi="ar-SA"/><w:ins w:id="6264" w:author="Unknown Author" w:date="2026-10-30T04:17:53Z"></w:ins></w:rPr></w:pPr><w:ins w:id="6263" w:author="Unknown Author" w:date="2026-10-30T04:17:53Z"><w:r><w:rPr><w:kern w:val="0"/><w:szCs w:val="24"/><w:lang w:val="es-CO" w:eastAsia="en-US" w:bidi="ar-SA"/></w:rPr><w:t>R² ≥ 0,70 y NRMSE ≤ 30 %</w:t></w:r></w:ins></w:p></w:tc></w:tr><w:tr><w:trPr><w:ins w:id="6265" w:author="Unknown Author" w:date="2026-10-30T04:17:53Z"/><w:cantSplit w:val="true"/></w:trPr><w:tc><w:tcPr><w:tcW w:w="1990" w:type="dxa"/><w:tcBorders></w:tcBorders><w:shd w:color="auto" w:fill="F7F7F7" w:val="clear"/></w:tcPr><w:p><w:pPr><w:pStyle w:val="Tabla9"/><w:widowControl/><w:jc w:val="left"/><w:rPr><w:kern w:val="0"/><w:szCs w:val="24"/><w:lang w:val="es-CO" w:eastAsia="en-US" w:bidi="ar-SA"/><w:ins w:id="6267" w:author="Unknown Author" w:date="2026-10-30T04:17:53Z"></w:ins></w:rPr></w:pPr><w:ins w:id="6266" w:author="Unknown Author" w:date="2026-10-30T04:17:53Z"><w:r><w:rPr><w:kern w:val="0"/><w:szCs w:val="24"/><w:lang w:val="es-CO" w:eastAsia="en-US" w:bidi="ar-SA"/></w:rPr><w:t>Fracción gruesa de PM10 sin corrección</w:t></w:r></w:ins></w:p></w:tc><w:tc><w:tcPr><w:tcW w:w="1493" w:type="dxa"/><w:tcBorders></w:tcBorders><w:shd w:color="auto" w:fill="F7F7F7" w:val="clear"/></w:tcPr><w:p><w:pPr><w:pStyle w:val="Tabla9"/><w:widowControl/><w:jc w:val="left"/><w:rPr><w:kern w:val="0"/><w:szCs w:val="24"/><w:lang w:val="es-CO" w:eastAsia="en-US" w:bidi="ar-SA"/><w:ins w:id="6269" w:author="Unknown Author" w:date="2026-10-30T04:17:53Z"></w:ins></w:rPr></w:pPr><w:ins w:id="6268" w:author="Unknown Author" w:date="2026-10-30T04:17:53Z"><w:r><w:rPr><w:kern w:val="0"/><w:szCs w:val="24"/><w:lang w:val="es-CO" w:eastAsia="en-US" w:bidi="ar-SA"/></w:rPr><w:t>OE1</w:t></w:r></w:ins></w:p></w:tc><w:tc><w:tcPr><w:tcW w:w="2489" w:type="dxa"/><w:tcBorders></w:tcBorders><w:shd w:color="auto" w:fill="F7F7F7" w:val="clear"/></w:tcPr><w:p><w:pPr><w:pStyle w:val="Tabla9"/><w:widowControl/><w:jc w:val="left"/><w:rPr><w:kern w:val="0"/><w:szCs w:val="24"/><w:lang w:val="es-CO" w:eastAsia="en-US" w:bidi="ar-SA"/><w:ins w:id="6271" w:author="Unknown Author" w:date="2026-10-30T04:17:53Z"></w:ins></w:rPr></w:pPr><w:ins w:id="6270" w:author="Unknown Author" w:date="2026-10-30T04:17:53Z"><w:r><w:rPr><w:kern w:val="0"/><w:szCs w:val="24"/><w:lang w:val="es-CO" w:eastAsia="en-US" w:bidi="ar-SA"/></w:rPr><w:t>Caracterización por tamaño en el banco de calibración, colocalización con referencia gravimétrica y variable de fracción gruesa en el modelo</w:t></w:r></w:ins></w:p></w:tc><w:tc><w:tcPr><w:tcW w:w="1742" w:type="dxa"/><w:tcBorders></w:tcBorders><w:shd w:color="auto" w:fill="F7F7F7" w:val="clear"/></w:tcPr><w:p><w:pPr><w:pStyle w:val="Tabla9"/><w:widowControl/><w:jc w:val="left"/><w:rPr><w:kern w:val="0"/><w:szCs w:val="24"/><w:lang w:val="es-CO" w:eastAsia="en-US" w:bidi="ar-SA"/><w:ins w:id="6273" w:author="Unknown Author" w:date="2026-10-30T04:17:53Z"></w:ins></w:rPr></w:pPr><w:ins w:id="6272" w:author="Unknown Author" w:date="2026-10-30T04:17:53Z"><w:r><w:rPr><w:kern w:val="0"/><w:szCs w:val="24"/><w:lang w:val="es-CO" w:eastAsia="en-US" w:bidi="ar-SA"/></w:rPr><w:t>R1</w:t></w:r></w:ins></w:p></w:tc><w:tc><w:tcPr><w:tcW w:w="2240" w:type="dxa"/><w:tcBorders></w:tcBorders><w:shd w:color="auto" w:fill="F7F7F7" w:val="clear"/></w:tcPr><w:p><w:pPr><w:pStyle w:val="Tabla9"/><w:widowControl/><w:jc w:val="left"/><w:rPr><w:kern w:val="0"/><w:szCs w:val="24"/><w:lang w:val="es-CO" w:eastAsia="en-US" w:bidi="ar-SA"/><w:ins w:id="6275" w:author="Unknown Author" w:date="2026-10-30T04:17:53Z"></w:ins></w:rPr></w:pPr><w:ins w:id="6274" w:author="Unknown Author" w:date="2026-10-30T04:17:53Z"><w:r><w:rPr><w:kern w:val="0"/><w:szCs w:val="24"/><w:lang w:val="es-CO" w:eastAsia="en-US" w:bidi="ar-SA"/></w:rPr><w:t>R² ≥ 0,70 y NRMSE ≤ 30 %</w:t></w:r></w:ins></w:p></w:tc></w:tr><w:tr><w:trPr><w:ins w:id="6276" w:author="Unknown Author" w:date="2026-10-30T04:17:53Z"/><w:cantSplit w:val="true"/></w:trPr><w:tc><w:tcPr><w:tcW w:w="1990" w:type="dxa"/><w:tcBorders></w:tcBorders></w:tcPr><w:p><w:pPr><w:pStyle w:val="Tabla9"/><w:widowControl/><w:jc w:val="left"/><w:rPr><w:kern w:val="0"/><w:szCs w:val="24"/><w:lang w:val="es-CO" w:eastAsia="en-US" w:bidi="ar-SA"/><w:ins w:id="6278" w:author="Unknown Author" w:date="2026-10-30T04:17:53Z"></w:ins></w:rPr></w:pPr><w:ins w:id="6277" w:author="Unknown Author" w:date="2026-10-30T04:17:53Z"><w:r><w:rPr><w:kern w:val="0"/><w:szCs w:val="24"/><w:lang w:val="es-CO" w:eastAsia="en-US" w:bidi="ar-SA"/></w:rPr><w:t>PM2,5 sin referencia colocalizada</w:t></w:r></w:ins></w:p></w:tc><w:tc><w:tcPr><w:tcW w:w="1493" w:type="dxa"/><w:tcBorders></w:tcBorders></w:tcPr><w:p><w:pPr><w:pStyle w:val="Tabla9"/><w:widowControl/><w:jc w:val="left"/><w:rPr><w:kern w:val="0"/><w:szCs w:val="24"/><w:lang w:val="es-CO" w:eastAsia="en-US" w:bidi="ar-SA"/><w:ins w:id="6280" w:author="Unknown Author" w:date="2026-10-30T04:17:53Z"></w:ins></w:rPr></w:pPr><w:ins w:id="6279" w:author="Unknown Author" w:date="2026-10-30T04:17:53Z"><w:r><w:rPr><w:kern w:val="0"/><w:szCs w:val="24"/><w:lang w:val="es-CO" w:eastAsia="en-US" w:bidi="ar-SA"/></w:rPr><w:t>OE1</w:t></w:r></w:ins></w:p></w:tc><w:tc><w:tcPr><w:tcW w:w="2489" w:type="dxa"/><w:tcBorders></w:tcBorders></w:tcPr><w:p><w:pPr><w:pStyle w:val="Tabla9"/><w:widowControl/><w:jc w:val="left"/><w:rPr><w:kern w:val="0"/><w:szCs w:val="24"/><w:lang w:val="es-CO" w:eastAsia="en-US" w:bidi="ar-SA"/><w:ins w:id="6282" w:author="Unknown Author" w:date="2026-10-30T04:17:53Z"></w:ins></w:rPr></w:pPr><w:ins w:id="6281" w:author="Unknown Author" w:date="2026-10-30T04:17:53Z"><w:r><w:rPr><w:kern w:val="0"/><w:szCs w:val="24"/><w:lang w:val="es-CO" w:eastAsia="en-US" w:bidi="ar-SA"/></w:rPr><w:t>Conjunto de referencia gravimétrico, beta y óptico que rota entre los dos municipios</w:t></w:r></w:ins></w:p></w:tc><w:tc><w:tcPr><w:tcW w:w="1742" w:type="dxa"/><w:tcBorders></w:tcBorders></w:tcPr><w:p><w:pPr><w:pStyle w:val="Tabla9"/><w:widowControl/><w:jc w:val="left"/><w:rPr><w:kern w:val="0"/><w:szCs w:val="24"/><w:lang w:val="es-CO" w:eastAsia="en-US" w:bidi="ar-SA"/><w:ins w:id="6284" w:author="Unknown Author" w:date="2026-10-30T04:17:53Z"></w:ins></w:rPr></w:pPr><w:ins w:id="6283" w:author="Unknown Author" w:date="2026-10-30T04:17:53Z"><w:r><w:rPr><w:kern w:val="0"/><w:szCs w:val="24"/><w:lang w:val="es-CO" w:eastAsia="en-US" w:bidi="ar-SA"/></w:rPr><w:t>R1</w:t></w:r></w:ins></w:p></w:tc><w:tc><w:tcPr><w:tcW w:w="2240" w:type="dxa"/><w:tcBorders></w:tcBorders></w:tcPr><w:p><w:pPr><w:pStyle w:val="Tabla9"/><w:widowControl/><w:jc w:val="left"/><w:rPr><w:kern w:val="0"/><w:szCs w:val="24"/><w:lang w:val="es-CO" w:eastAsia="en-US" w:bidi="ar-SA"/><w:ins w:id="6286" w:author="Unknown Author" w:date="2026-10-30T04:17:53Z"></w:ins></w:rPr></w:pPr><w:ins w:id="6285" w:author="Unknown Author" w:date="2026-10-30T04:17:53Z"><w:r><w:rPr><w:kern w:val="0"/><w:szCs w:val="24"/><w:lang w:val="es-CO" w:eastAsia="en-US" w:bidi="ar-SA"/></w:rPr><w:t>Colocalización en los dos municipios</w:t></w:r></w:ins></w:p></w:tc></w:tr><w:tr><w:trPr><w:ins w:id="6287" w:author="Unknown Author" w:date="2026-10-30T04:17:53Z"/><w:cantSplit w:val="true"/></w:trPr><w:tc><w:tcPr><w:tcW w:w="1990" w:type="dxa"/><w:tcBorders></w:tcBorders><w:shd w:color="auto" w:fill="F7F7F7" w:val="clear"/></w:tcPr><w:p><w:pPr><w:pStyle w:val="Tabla9"/><w:widowControl/><w:jc w:val="left"/><w:rPr><w:kern w:val="0"/><w:szCs w:val="24"/><w:lang w:val="es-CO" w:eastAsia="en-US" w:bidi="ar-SA"/><w:ins w:id="6289" w:author="Unknown Author" w:date="2026-10-30T04:17:53Z"></w:ins></w:rPr></w:pPr><w:ins w:id="6288" w:author="Unknown Author" w:date="2026-10-30T04:17:53Z"><w:r><w:rPr><w:kern w:val="0"/><w:szCs w:val="24"/><w:lang w:val="es-CO" w:eastAsia="en-US" w:bidi="ar-SA"/></w:rPr><w:t>Calibración baja o nula</w:t></w:r></w:ins></w:p></w:tc><w:tc><w:tcPr><w:tcW w:w="1493" w:type="dxa"/><w:tcBorders></w:tcBorders><w:shd w:color="auto" w:fill="F7F7F7" w:val="clear"/></w:tcPr><w:p><w:pPr><w:pStyle w:val="Tabla9"/><w:widowControl/><w:jc w:val="left"/><w:rPr><w:kern w:val="0"/><w:szCs w:val="24"/><w:lang w:val="es-CO" w:eastAsia="en-US" w:bidi="ar-SA"/><w:ins w:id="6291" w:author="Unknown Author" w:date="2026-10-30T04:17:53Z"></w:ins></w:rPr></w:pPr><w:ins w:id="6290" w:author="Unknown Author" w:date="2026-10-30T04:17:53Z"><w:r><w:rPr><w:kern w:val="0"/><w:szCs w:val="24"/><w:lang w:val="es-CO" w:eastAsia="en-US" w:bidi="ar-SA"/></w:rPr><w:t>OE1</w:t></w:r></w:ins></w:p></w:tc><w:tc><w:tcPr><w:tcW w:w="2489" w:type="dxa"/><w:tcBorders></w:tcBorders><w:shd w:color="auto" w:fill="F7F7F7" w:val="clear"/></w:tcPr><w:p><w:pPr><w:pStyle w:val="Tabla9"/><w:widowControl/><w:jc w:val="left"/><w:rPr><w:kern w:val="0"/><w:szCs w:val="24"/><w:lang w:val="es-CO" w:eastAsia="en-US" w:bidi="ar-SA"/><w:ins w:id="6293" w:author="Unknown Author" w:date="2026-10-30T04:17:53Z"></w:ins></w:rPr></w:pPr><w:ins w:id="6292" w:author="Unknown Author" w:date="2026-10-30T04:17:53Z"><w:r><w:rPr><w:kern w:val="0"/><w:szCs w:val="24"/><w:lang w:val="es-CO" w:eastAsia="en-US" w:bidi="ar-SA"/></w:rPr><w:t>Banco de calibración con impactador eléctrico, generadores de aerosol y cámara climática, y ciclos de calibración por tramo</w:t></w:r></w:ins></w:p></w:tc><w:tc><w:tcPr><w:tcW w:w="1742" w:type="dxa"/><w:tcBorders></w:tcBorders><w:shd w:color="auto" w:fill="F7F7F7" w:val="clear"/></w:tcPr><w:p><w:pPr><w:pStyle w:val="Tabla9"/><w:widowControl/><w:jc w:val="left"/><w:rPr><w:kern w:val="0"/><w:szCs w:val="24"/><w:lang w:val="es-CO" w:eastAsia="en-US" w:bidi="ar-SA"/><w:ins w:id="6295" w:author="Unknown Author" w:date="2026-10-30T04:17:53Z"></w:ins></w:rPr></w:pPr><w:ins w:id="6294" w:author="Unknown Author" w:date="2026-10-30T04:17:53Z"><w:r><w:rPr><w:kern w:val="0"/><w:szCs w:val="24"/><w:lang w:val="es-CO" w:eastAsia="en-US" w:bidi="ar-SA"/></w:rPr><w:t>R1</w:t></w:r></w:ins></w:p></w:tc><w:tc><w:tcPr><w:tcW w:w="2240" w:type="dxa"/><w:tcBorders></w:tcBorders><w:shd w:color="auto" w:fill="F7F7F7" w:val="clear"/></w:tcPr><w:p><w:pPr><w:pStyle w:val="Tabla9"/><w:widowControl/><w:jc w:val="left"/><w:rPr><w:kern w:val="0"/><w:szCs w:val="24"/><w:lang w:val="es-CO" w:eastAsia="en-US" w:bidi="ar-SA"/><w:ins w:id="6297" w:author="Unknown Author" w:date="2026-10-30T04:17:53Z"></w:ins></w:rPr></w:pPr><w:ins w:id="6296" w:author="Unknown Author" w:date="2026-10-30T04:17:53Z"><w:r><w:rPr><w:kern w:val="0"/><w:szCs w:val="24"/><w:lang w:val="es-CO" w:eastAsia="en-US" w:bidi="ar-SA"/></w:rPr><w:t>Línea base medida en el tramo 1 y verificación al mes 24</w:t></w:r></w:ins></w:p></w:tc></w:tr><w:tr><w:trPr><w:ins w:id="6298" w:author="Unknown Author" w:date="2026-10-30T04:17:53Z"/><w:cantSplit w:val="true"/></w:trPr><w:tc><w:tcPr><w:tcW w:w="1990" w:type="dxa"/><w:tcBorders></w:tcBorders></w:tcPr><w:p><w:pPr><w:pStyle w:val="Tabla9"/><w:widowControl/><w:jc w:val="left"/><w:rPr><w:kern w:val="0"/><w:szCs w:val="24"/><w:lang w:val="es-CO" w:eastAsia="en-US" w:bidi="ar-SA"/><w:ins w:id="6300" w:author="Unknown Author" w:date="2026-10-30T04:17:53Z"></w:ins></w:rPr></w:pPr><w:ins w:id="6299" w:author="Unknown Author" w:date="2026-10-30T04:17:53Z"><w:r><w:rPr><w:kern w:val="0"/><w:szCs w:val="24"/><w:lang w:val="es-CO" w:eastAsia="en-US" w:bidi="ar-SA"/></w:rPr><w:t>Polvo, humedad y fallas de energía y de enlace en los sitios de remoción</w:t></w:r></w:ins></w:p></w:tc><w:tc><w:tcPr><w:tcW w:w="1493" w:type="dxa"/><w:tcBorders></w:tcBorders></w:tcPr><w:p><w:pPr><w:pStyle w:val="Tabla9"/><w:widowControl/><w:jc w:val="left"/><w:rPr><w:kern w:val="0"/><w:szCs w:val="24"/><w:lang w:val="es-CO" w:eastAsia="en-US" w:bidi="ar-SA"/><w:ins w:id="6302" w:author="Unknown Author" w:date="2026-10-30T04:17:53Z"></w:ins></w:rPr></w:pPr><w:ins w:id="6301" w:author="Unknown Author" w:date="2026-10-30T04:17:53Z"><w:r><w:rPr><w:kern w:val="0"/><w:szCs w:val="24"/><w:lang w:val="es-CO" w:eastAsia="en-US" w:bidi="ar-SA"/></w:rPr><w:t>OE2</w:t></w:r></w:ins></w:p></w:tc><w:tc><w:tcPr><w:tcW w:w="2489" w:type="dxa"/><w:tcBorders></w:tcBorders></w:tcPr><w:p><w:pPr><w:pStyle w:val="Tabla9"/><w:widowControl/><w:jc w:val="left"/><w:rPr><w:kern w:val="0"/><w:szCs w:val="24"/><w:lang w:val="es-CO" w:eastAsia="en-US" w:bidi="ar-SA"/><w:ins w:id="6304" w:author="Unknown Author" w:date="2026-10-30T04:17:53Z"></w:ins></w:rPr></w:pPr><w:ins w:id="6303" w:author="Unknown Author" w:date="2026-10-30T04:17:53Z"><w:r><w:rPr><w:kern w:val="0"/><w:szCs w:val="24"/><w:lang w:val="es-CO" w:eastAsia="en-US" w:bidi="ar-SA"/></w:rPr><w:t>Autonomía de 14 días sin sol, enlace satelital de respaldo y almacenamiento local de 7 días</w:t></w:r></w:ins></w:p></w:tc><w:tc><w:tcPr><w:tcW w:w="1742" w:type="dxa"/><w:tcBorders></w:tcBorders></w:tcPr><w:p><w:pPr><w:pStyle w:val="Tabla9"/><w:widowControl/><w:jc w:val="left"/><w:rPr><w:kern w:val="0"/><w:szCs w:val="24"/><w:lang w:val="es-CO" w:eastAsia="en-US" w:bidi="ar-SA"/><w:ins w:id="6306" w:author="Unknown Author" w:date="2026-10-30T04:17:53Z"></w:ins></w:rPr></w:pPr><w:ins w:id="6305" w:author="Unknown Author" w:date="2026-10-30T04:17:53Z"><w:r><w:rPr><w:kern w:val="0"/><w:szCs w:val="24"/><w:lang w:val="es-CO" w:eastAsia="en-US" w:bidi="ar-SA"/></w:rPr><w:t>R2</w:t></w:r></w:ins></w:p></w:tc><w:tc><w:tcPr><w:tcW w:w="2240" w:type="dxa"/><w:tcBorders></w:tcBorders></w:tcPr><w:p><w:pPr><w:pStyle w:val="Tabla9"/><w:widowControl/><w:jc w:val="left"/><w:rPr><w:kern w:val="0"/><w:szCs w:val="24"/><w:lang w:val="es-CO" w:eastAsia="en-US" w:bidi="ar-SA"/><w:ins w:id="6308" w:author="Unknown Author" w:date="2026-10-30T04:17:53Z"></w:ins></w:rPr></w:pPr><w:ins w:id="6307" w:author="Unknown Author" w:date="2026-10-30T04:17:53Z"><w:r><w:rPr><w:kern w:val="0"/><w:szCs w:val="24"/><w:lang w:val="es-CO" w:eastAsia="en-US" w:bidi="ar-SA"/></w:rPr><w:t>Disponibilidad mensual ≥ 90 % y pérdida de paquetes ≤ 10 %</w:t></w:r></w:ins></w:p></w:tc></w:tr><w:tr><w:trPr><w:ins w:id="6309" w:author="Unknown Author" w:date="2026-10-30T04:17:53Z"/><w:cantSplit w:val="true"/></w:trPr><w:tc><w:tcPr><w:tcW w:w="1990" w:type="dxa"/><w:tcBorders></w:tcBorders><w:shd w:color="auto" w:fill="F7F7F7" w:val="clear"/></w:tcPr><w:p><w:pPr><w:pStyle w:val="Tabla9"/><w:widowControl/><w:jc w:val="left"/><w:rPr><w:kern w:val="0"/><w:szCs w:val="24"/><w:lang w:val="es-CO" w:eastAsia="en-US" w:bidi="ar-SA"/><w:ins w:id="6311" w:author="Unknown Author" w:date="2026-10-30T04:17:53Z"></w:ins></w:rPr></w:pPr><w:ins w:id="6310" w:author="Unknown Author" w:date="2026-10-30T04:17:53Z"><w:r><w:rPr><w:kern w:val="0"/><w:szCs w:val="24"/><w:lang w:val="es-CO" w:eastAsia="en-US" w:bidi="ar-SA"/></w:rPr><w:t>Uso sin reglas ni capacidades (rama 3)</w:t></w:r></w:ins></w:p></w:tc><w:tc><w:tcPr><w:tcW w:w="1493" w:type="dxa"/><w:tcBorders></w:tcBorders><w:shd w:color="auto" w:fill="F7F7F7" w:val="clear"/></w:tcPr><w:p><w:pPr><w:pStyle w:val="Tabla9"/><w:widowControl/><w:jc w:val="left"/><w:rPr><w:kern w:val="0"/><w:szCs w:val="24"/><w:lang w:val="es-CO" w:eastAsia="en-US" w:bidi="ar-SA"/><w:ins w:id="6313" w:author="Unknown Author" w:date="2026-10-30T04:17:53Z"></w:ins></w:rPr></w:pPr><w:ins w:id="6312" w:author="Unknown Author" w:date="2026-10-30T04:17:53Z"><w:r><w:rPr><w:kern w:val="0"/><w:szCs w:val="24"/><w:lang w:val="es-CO" w:eastAsia="en-US" w:bidi="ar-SA"/></w:rPr><w:t>OE3</w:t></w:r></w:ins></w:p></w:tc><w:tc><w:tcPr><w:tcW w:w="2489" w:type="dxa"/><w:tcBorders></w:tcBorders><w:shd w:color="auto" w:fill="F7F7F7" w:val="clear"/></w:tcPr><w:p><w:pPr><w:pStyle w:val="Tabla9"/><w:widowControl/><w:jc w:val="left"/><w:rPr><w:kern w:val="0"/><w:szCs w:val="24"/><w:lang w:val="es-CO" w:eastAsia="en-US" w:bidi="ar-SA"/><w:ins w:id="6315" w:author="Unknown Author" w:date="2026-10-30T04:17:53Z"></w:ins></w:rPr></w:pPr><w:ins w:id="6314" w:author="Unknown Author" w:date="2026-10-30T04:17:53Z"><w:r><w:rPr><w:kern w:val="0"/><w:szCs w:val="24"/><w:lang w:val="es-CO" w:eastAsia="en-US" w:bidi="ar-SA"/></w:rPr><w:t>Co-diseño de umbrales, formación y convenios de custodia por tramo</w:t></w:r></w:ins></w:p></w:tc><w:tc><w:tcPr><w:tcW w:w="1742" w:type="dxa"/><w:tcBorders></w:tcBorders><w:shd w:color="auto" w:fill="F7F7F7" w:val="clear"/></w:tcPr><w:p><w:pPr><w:pStyle w:val="Tabla9"/><w:widowControl/><w:jc w:val="left"/><w:rPr><w:kern w:val="0"/><w:szCs w:val="24"/><w:lang w:val="es-CO" w:eastAsia="en-US" w:bidi="ar-SA"/><w:ins w:id="6317" w:author="Unknown Author" w:date="2026-10-30T04:17:53Z"></w:ins></w:rPr></w:pPr><w:ins w:id="6316" w:author="Unknown Author" w:date="2026-10-30T04:17:53Z"><w:r><w:rPr><w:kern w:val="0"/><w:szCs w:val="24"/><w:lang w:val="es-CO" w:eastAsia="en-US" w:bidi="ar-SA"/></w:rPr><w:t>R3, R4, R5, I1 e I2</w:t></w:r></w:ins></w:p></w:tc><w:tc><w:tcPr><w:tcW w:w="2240" w:type="dxa"/><w:tcBorders></w:tcBorders><w:shd w:color="auto" w:fill="F7F7F7" w:val="clear"/></w:tcPr><w:p><w:pPr><w:pStyle w:val="Tabla9"/><w:widowControl/><w:jc w:val="left"/><w:rPr><w:kern w:val="0"/><w:szCs w:val="24"/><w:lang w:val="es-CO" w:eastAsia="en-US" w:bidi="ar-SA"/><w:ins w:id="6319" w:author="Unknown Author" w:date="2026-10-30T04:17:53Z"></w:ins></w:rPr></w:pPr><w:ins w:id="6318" w:author="Unknown Author" w:date="2026-10-30T04:17:53Z"><w:r><w:rPr><w:kern w:val="0"/><w:szCs w:val="24"/><w:lang w:val="es-CO" w:eastAsia="en-US" w:bidi="ar-SA"/></w:rPr><w:t>Uso en al menos 3 de los 4 consejos al mes 24; ≥ 60 personas certificadas</w:t></w:r></w:ins></w:p></w:tc></w:tr><w:tr><w:trPr><w:ins w:id="6320" w:author="Unknown Author" w:date="2026-10-30T04:17:53Z"/><w:cantSplit w:val="true"/></w:trPr><w:tc><w:tcPr><w:tcW w:w="1990" w:type="dxa"/><w:tcBorders><w:bottom w:val="single" w:sz="12" w:space="0" w:color="2A3439"/></w:tcBorders></w:tcPr><w:p><w:pPr><w:pStyle w:val="Tabla9"/><w:keepNext w:val="true"/><w:widowControl/><w:jc w:val="left"/><w:rPr><w:kern w:val="0"/><w:szCs w:val="24"/><w:lang w:val="es-CO" w:eastAsia="en-US" w:bidi="ar-SA"/><w:ins w:id="6322" w:author="Unknown Author" w:date="2026-10-30T04:17:53Z"></w:ins></w:rPr></w:pPr><w:ins w:id="6321" w:author="Unknown Author" w:date="2026-10-30T04:17:53Z"><w:r><w:rPr><w:kern w:val="0"/><w:szCs w:val="24"/><w:lang w:val="es-CO" w:eastAsia="en-US" w:bidi="ar-SA"/></w:rPr><w:t>Brecha de predicción (rama 2 del árbol; sección 5.2.2)</w:t></w:r></w:ins></w:p></w:tc><w:tc><w:tcPr><w:tcW w:w="1493" w:type="dxa"/><w:tcBorders><w:bottom w:val="single" w:sz="12" w:space="0" w:color="2A3439"/></w:tcBorders></w:tcPr><w:p><w:pPr><w:pStyle w:val="Tabla9"/><w:keepNext w:val="true"/><w:widowControl/><w:jc w:val="left"/><w:rPr><w:kern w:val="0"/><w:szCs w:val="24"/><w:lang w:val="es-CO" w:eastAsia="en-US" w:bidi="ar-SA"/><w:ins w:id="6324" w:author="Unknown Author" w:date="2026-10-30T04:17:53Z"></w:ins></w:rPr></w:pPr><w:ins w:id="6323" w:author="Unknown Author" w:date="2026-10-30T04:17:53Z"><w:r><w:rPr><w:kern w:val="0"/><w:szCs w:val="24"/><w:lang w:val="es-CO" w:eastAsia="en-US" w:bidi="ar-SA"/></w:rPr><w:t>OE1, OE2 y OE3</w:t></w:r></w:ins></w:p></w:tc><w:tc><w:tcPr><w:tcW w:w="2489" w:type="dxa"/><w:tcBorders><w:bottom w:val="single" w:sz="12" w:space="0" w:color="2A3439"/></w:tcBorders></w:tcPr><w:p><w:pPr><w:pStyle w:val="Tabla9"/><w:keepNext w:val="true"/><w:widowControl/><w:jc w:val="left"/><w:rPr><w:kern w:val="0"/><w:szCs w:val="24"/><w:lang w:val="es-CO" w:eastAsia="en-US" w:bidi="ar-SA"/><w:ins w:id="6326" w:author="Unknown Author" w:date="2026-10-30T04:17:53Z"></w:ins></w:rPr></w:pPr><w:ins w:id="6325" w:author="Unknown Author" w:date="2026-10-30T04:17:53Z"><w:r><w:rPr><w:kern w:val="0"/><w:szCs w:val="24"/><w:lang w:val="es-CO" w:eastAsia="en-US" w:bidi="ar-SA"/></w:rPr><w:t>Laboratorio de modelación: gemelo predictivo calibrado en OE2, validado con eventos reales en OE1 y protocolo de evaluación previa en OE3</w:t></w:r></w:ins></w:p></w:tc><w:tc><w:tcPr><w:tcW w:w="1742" w:type="dxa"/><w:tcBorders><w:bottom w:val="single" w:sz="12" w:space="0" w:color="2A3439"/></w:tcBorders></w:tcPr><w:p><w:pPr><w:pStyle w:val="Tabla9"/><w:keepNext w:val="true"/><w:widowControl/><w:jc w:val="left"/><w:rPr><w:kern w:val="0"/><w:szCs w:val="24"/><w:lang w:val="es-CO" w:eastAsia="en-US" w:bidi="ar-SA"/><w:ins w:id="6328" w:author="Unknown Author" w:date="2026-10-30T04:17:53Z"></w:ins></w:rPr></w:pPr><w:ins w:id="6327" w:author="Unknown Author" w:date="2026-10-30T04:17:53Z"><w:r><w:rPr><w:kern w:val="0"/><w:szCs w:val="24"/><w:lang w:val="es-CO" w:eastAsia="en-US" w:bidi="ar-SA"/></w:rPr><w:t>R6 y R7</w:t></w:r></w:ins></w:p></w:tc><w:tc><w:tcPr><w:tcW w:w="2240" w:type="dxa"/><w:tcBorders><w:bottom w:val="single" w:sz="12" w:space="0" w:color="2A3439"/></w:tcBorders></w:tcPr><w:p><w:pPr><w:pStyle w:val="Tabla9"/><w:keepNext w:val="true"/><w:widowControl/><w:jc w:val="left"/><w:rPr><w:kern w:val="0"/><w:szCs w:val="24"/><w:lang w:val="es-CO" w:eastAsia="en-US" w:bidi="ar-SA"/><w:ins w:id="6330" w:author="Unknown Author" w:date="2026-10-30T04:17:53Z"></w:ins></w:rPr></w:pPr><w:ins w:id="6329" w:author="Unknown Author" w:date="2026-10-30T04:17:53Z"><w:r><w:rPr><w:kern w:val="0"/><w:szCs w:val="24"/><w:lang w:val="es-CO" w:eastAsia="en-US" w:bidi="ar-SA"/></w:rPr><w:t>FAC2 ≥ 0,5 y sesgo fraccional absoluto ≤ 0,3 en seis eventos; 12 evaluaciones previas</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239"/><w:gridCol w:w="1411"/><w:gridCol w:w="2322"/><w:gridCol w:w="1742"/><w:gridCol w:w="2240"/></w:tblGrid><w:tr><w:trPr><w:tblHeader w:val="true"/><w:del w:id="6331" w:author="Unknown Author" w:date="2026-10-30T04:17:53Z"/><w:cantSplit w:val="true"/></w:trPr><w:tc><w:tcPr><w:tcW w:w="223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6333" w:author="Unknown Author" w:date="2026-10-30T04:17:53Z"></w:del></w:rPr></w:pPr><w:del w:id="6332" w:author="Unknown Author" w:date="2026-10-30T04:17:53Z"><w:r><w:rPr><w:b/><w:kern w:val="0"/><w:szCs w:val="24"/><w:lang w:val="es-CO" w:eastAsia="en-US" w:bidi="ar-SA"/></w:rPr><w:delText>Causa del árbol de problemas</w:delText></w:r></w:del></w:p></w:tc><w:tc><w:tcPr><w:tcW w:w="141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6335" w:author="Unknown Author" w:date="2026-10-30T04:17:53Z"></w:del></w:rPr></w:pPr><w:del w:id="6334" w:author="Unknown Author" w:date="2026-10-30T04:17:53Z"><w:r><w:rPr><w:b/><w:kern w:val="0"/><w:szCs w:val="24"/><w:lang w:val="es-CO" w:eastAsia="en-US" w:bidi="ar-SA"/></w:rPr><w:delText>Objetivo específico</w:delText></w:r></w:del></w:p></w:tc><w:tc><w:tcPr><w:tcW w:w="232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6337" w:author="Unknown Author" w:date="2026-10-30T04:17:53Z"></w:del></w:rPr></w:pPr><w:del w:id="6336" w:author="Unknown Author" w:date="2026-10-30T04:17:53Z"><w:r><w:rPr><w:b/><w:kern w:val="0"/><w:szCs w:val="24"/><w:lang w:val="es-CO" w:eastAsia="en-US" w:bidi="ar-SA"/></w:rPr><w:delText>Medio del proyecto</w:delText></w:r></w:del></w:p></w:tc><w:tc><w:tcPr><w:tcW w:w="174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6339" w:author="Unknown Author" w:date="2026-10-30T04:17:53Z"></w:del></w:rPr></w:pPr><w:del w:id="6338" w:author="Unknown Author" w:date="2026-10-30T04:17:53Z"><w:r><w:rPr><w:b/><w:kern w:val="0"/><w:szCs w:val="24"/><w:lang w:val="es-CO" w:eastAsia="en-US" w:bidi="ar-SA"/></w:rPr><w:delText>Indicadores de verificación</w:delText></w:r></w:del></w:p></w:tc><w:tc><w:tcPr><w:tcW w:w="224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6341" w:author="Unknown Author" w:date="2026-10-30T04:17:53Z"></w:del></w:rPr></w:pPr><w:del w:id="6340" w:author="Unknown Author" w:date="2026-10-30T04:17:53Z"><w:r><w:rPr><w:b/><w:kern w:val="0"/><w:szCs w:val="24"/><w:lang w:val="es-CO" w:eastAsia="en-US" w:bidi="ar-SA"/></w:rPr><w:delText>Meta final</w:delText></w:r></w:del></w:p></w:tc></w:tr><w:tr><w:trPr><w:del w:id="6342" w:author="Unknown Author" w:date="2026-10-30T04:17:53Z"/><w:cantSplit w:val="true"/></w:trPr><w:tc><w:tcPr><w:tcW w:w="2239" w:type="dxa"/><w:tcBorders></w:tcBorders></w:tcPr><w:p><w:pPr><w:pStyle w:val="Tabla9"/><w:widowControl/><w:jc w:val="left"/><w:rPr><w:kern w:val="0"/><w:szCs w:val="24"/><w:lang w:val="es-CO" w:eastAsia="en-US" w:bidi="ar-SA"/><w:del w:id="6344" w:author="Unknown Author" w:date="2026-10-30T04:17:53Z"></w:del></w:rPr></w:pPr><w:del w:id="6343" w:author="Unknown Author" w:date="2026-10-30T04:17:53Z"><w:r><w:rPr><w:kern w:val="0"/><w:szCs w:val="24"/><w:lang w:val="es-CO" w:eastAsia="en-US" w:bidi="ar-SA"/></w:rPr><w:delText>Humedad relativa alta en los sitios</w:delText></w:r></w:del></w:p></w:tc><w:tc><w:tcPr><w:tcW w:w="1411" w:type="dxa"/><w:tcBorders></w:tcBorders></w:tcPr><w:p><w:pPr><w:pStyle w:val="Tabla9"/><w:widowControl/><w:jc w:val="left"/><w:rPr><w:kern w:val="0"/><w:szCs w:val="24"/><w:lang w:val="es-CO" w:eastAsia="en-US" w:bidi="ar-SA"/><w:del w:id="6346" w:author="Unknown Author" w:date="2026-10-30T04:17:53Z"></w:del></w:rPr></w:pPr><w:del w:id="6345" w:author="Unknown Author" w:date="2026-10-30T04:17:53Z"><w:r><w:rPr><w:kern w:val="0"/><w:szCs w:val="24"/><w:lang w:val="es-CO" w:eastAsia="en-US" w:bidi="ar-SA"/></w:rPr><w:delText>OE1</w:delText></w:r></w:del></w:p></w:tc><w:tc><w:tcPr><w:tcW w:w="2322" w:type="dxa"/><w:tcBorders></w:tcBorders></w:tcPr><w:p><w:pPr><w:pStyle w:val="Tabla9"/><w:widowControl/><w:jc w:val="left"/><w:rPr><w:kern w:val="0"/><w:szCs w:val="24"/><w:lang w:val="es-CO" w:eastAsia="en-US" w:bidi="ar-SA"/><w:del w:id="6348" w:author="Unknown Author" w:date="2026-10-30T04:17:53Z"></w:del></w:rPr></w:pPr><w:del w:id="6347" w:author="Unknown Author" w:date="2026-10-30T04:17:53Z"><w:r><w:rPr><w:kern w:val="0"/><w:szCs w:val="24"/><w:lang w:val="es-CO" w:eastAsia="en-US" w:bidi="ar-SA"/></w:rPr><w:delText>Modelo de corrección con humedad y temperatura aplicado en cada gateway</w:delText></w:r></w:del></w:p></w:tc><w:tc><w:tcPr><w:tcW w:w="1742" w:type="dxa"/><w:tcBorders></w:tcBorders></w:tcPr><w:p><w:pPr><w:pStyle w:val="Tabla9"/><w:widowControl/><w:jc w:val="left"/><w:rPr><w:kern w:val="0"/><w:szCs w:val="24"/><w:lang w:val="es-CO" w:eastAsia="en-US" w:bidi="ar-SA"/><w:del w:id="6350" w:author="Unknown Author" w:date="2026-10-30T04:17:53Z"></w:del></w:rPr></w:pPr><w:del w:id="6349" w:author="Unknown Author" w:date="2026-10-30T04:17:53Z"><w:r><w:rPr><w:kern w:val="0"/><w:szCs w:val="24"/><w:lang w:val="es-CO" w:eastAsia="en-US" w:bidi="ar-SA"/></w:rPr><w:delText>R1</w:delText></w:r></w:del></w:p></w:tc><w:tc><w:tcPr><w:tcW w:w="2240" w:type="dxa"/><w:tcBorders></w:tcBorders></w:tcPr><w:p><w:pPr><w:pStyle w:val="Tabla9"/><w:widowControl/><w:jc w:val="left"/><w:rPr><w:kern w:val="0"/><w:szCs w:val="24"/><w:lang w:val="es-CO" w:eastAsia="en-US" w:bidi="ar-SA"/><w:del w:id="6352" w:author="Unknown Author" w:date="2026-10-30T04:17:53Z"></w:del></w:rPr></w:pPr><w:del w:id="6351" w:author="Unknown Author" w:date="2026-10-30T04:17:53Z"><w:r><w:rPr><w:kern w:val="0"/><w:szCs w:val="24"/><w:lang w:val="es-CO" w:eastAsia="en-US" w:bidi="ar-SA"/></w:rPr><w:delText>R² ≥ 0,70 y NRMSE ≤ 30 %</w:delText></w:r></w:del></w:p></w:tc></w:tr><w:tr><w:trPr><w:del w:id="6353" w:author="Unknown Author" w:date="2026-10-30T04:17:53Z"/><w:cantSplit w:val="true"/></w:trPr><w:tc><w:tcPr><w:tcW w:w="2239" w:type="dxa"/><w:tcBorders></w:tcBorders><w:shd w:color="auto" w:fill="F7F7F7" w:val="clear"/></w:tcPr><w:p><w:pPr><w:pStyle w:val="Tabla9"/><w:widowControl/><w:jc w:val="left"/><w:rPr><w:kern w:val="0"/><w:szCs w:val="24"/><w:lang w:val="es-CO" w:eastAsia="en-US" w:bidi="ar-SA"/><w:del w:id="6355" w:author="Unknown Author" w:date="2026-10-30T04:17:53Z"></w:del></w:rPr></w:pPr><w:del w:id="6354" w:author="Unknown Author" w:date="2026-10-30T04:17:53Z"><w:r><w:rPr><w:kern w:val="0"/><w:szCs w:val="24"/><w:lang w:val="es-CO" w:eastAsia="en-US" w:bidi="ar-SA"/></w:rPr><w:delText>Fracción gruesa de PM10 sin corrección</w:delText></w:r></w:del></w:p></w:tc><w:tc><w:tcPr><w:tcW w:w="1411" w:type="dxa"/><w:tcBorders></w:tcBorders><w:shd w:color="auto" w:fill="F7F7F7" w:val="clear"/></w:tcPr><w:p><w:pPr><w:pStyle w:val="Tabla9"/><w:widowControl/><w:jc w:val="left"/><w:rPr><w:kern w:val="0"/><w:szCs w:val="24"/><w:lang w:val="es-CO" w:eastAsia="en-US" w:bidi="ar-SA"/><w:del w:id="6357" w:author="Unknown Author" w:date="2026-10-30T04:17:53Z"></w:del></w:rPr></w:pPr><w:del w:id="6356" w:author="Unknown Author" w:date="2026-10-30T04:17:53Z"><w:r><w:rPr><w:kern w:val="0"/><w:szCs w:val="24"/><w:lang w:val="es-CO" w:eastAsia="en-US" w:bidi="ar-SA"/></w:rPr><w:delText>OE1</w:delText></w:r></w:del></w:p></w:tc><w:tc><w:tcPr><w:tcW w:w="2322" w:type="dxa"/><w:tcBorders></w:tcBorders><w:shd w:color="auto" w:fill="F7F7F7" w:val="clear"/></w:tcPr><w:p><w:pPr><w:pStyle w:val="Tabla9"/><w:widowControl/><w:jc w:val="left"/><w:rPr><w:kern w:val="0"/><w:szCs w:val="24"/><w:lang w:val="es-CO" w:eastAsia="en-US" w:bidi="ar-SA"/><w:del w:id="6359" w:author="Unknown Author" w:date="2026-10-30T04:17:53Z"></w:del></w:rPr></w:pPr><w:del w:id="6358" w:author="Unknown Author" w:date="2026-10-30T04:17:53Z"><w:r><w:rPr><w:kern w:val="0"/><w:szCs w:val="24"/><w:lang w:val="es-CO" w:eastAsia="en-US" w:bidi="ar-SA"/></w:rPr><w:delText>Colocalización con monitores gravimétricos y variable de fracción gruesa en el modelo</w:delText></w:r></w:del></w:p></w:tc><w:tc><w:tcPr><w:tcW w:w="1742" w:type="dxa"/><w:tcBorders></w:tcBorders><w:shd w:color="auto" w:fill="F7F7F7" w:val="clear"/></w:tcPr><w:p><w:pPr><w:pStyle w:val="Tabla9"/><w:widowControl/><w:jc w:val="left"/><w:rPr><w:kern w:val="0"/><w:szCs w:val="24"/><w:lang w:val="es-CO" w:eastAsia="en-US" w:bidi="ar-SA"/><w:del w:id="6361" w:author="Unknown Author" w:date="2026-10-30T04:17:53Z"></w:del></w:rPr></w:pPr><w:del w:id="6360" w:author="Unknown Author" w:date="2026-10-30T04:17:53Z"><w:r><w:rPr><w:kern w:val="0"/><w:szCs w:val="24"/><w:lang w:val="es-CO" w:eastAsia="en-US" w:bidi="ar-SA"/></w:rPr><w:delText>R1</w:delText></w:r></w:del></w:p></w:tc><w:tc><w:tcPr><w:tcW w:w="2240" w:type="dxa"/><w:tcBorders></w:tcBorders><w:shd w:color="auto" w:fill="F7F7F7" w:val="clear"/></w:tcPr><w:p><w:pPr><w:pStyle w:val="Tabla9"/><w:widowControl/><w:jc w:val="left"/><w:rPr><w:kern w:val="0"/><w:szCs w:val="24"/><w:lang w:val="es-CO" w:eastAsia="en-US" w:bidi="ar-SA"/><w:del w:id="6363" w:author="Unknown Author" w:date="2026-10-30T04:17:53Z"></w:del></w:rPr></w:pPr><w:del w:id="6362" w:author="Unknown Author" w:date="2026-10-30T04:17:53Z"><w:r><w:rPr><w:kern w:val="0"/><w:szCs w:val="24"/><w:lang w:val="es-CO" w:eastAsia="en-US" w:bidi="ar-SA"/></w:rPr><w:delText>R² ≥ 0,70 y NRMSE ≤ 30 %</w:delText></w:r></w:del></w:p></w:tc></w:tr><w:tr><w:trPr><w:del w:id="6364" w:author="Unknown Author" w:date="2026-10-30T04:17:53Z"/><w:cantSplit w:val="true"/></w:trPr><w:tc><w:tcPr><w:tcW w:w="2239" w:type="dxa"/><w:tcBorders></w:tcBorders></w:tcPr><w:p><w:pPr><w:pStyle w:val="Tabla9"/><w:widowControl/><w:jc w:val="left"/><w:rPr><w:kern w:val="0"/><w:szCs w:val="24"/><w:lang w:val="es-CO" w:eastAsia="en-US" w:bidi="ar-SA"/><w:del w:id="6366" w:author="Unknown Author" w:date="2026-10-30T04:17:53Z"></w:del></w:rPr></w:pPr><w:del w:id="6365" w:author="Unknown Author" w:date="2026-10-30T04:17:53Z"><w:r><w:rPr><w:kern w:val="0"/><w:szCs w:val="24"/><w:lang w:val="es-CO" w:eastAsia="en-US" w:bidi="ar-SA"/></w:rPr><w:delText>PM2,5 sin referencia colocalizada</w:delText></w:r></w:del></w:p></w:tc><w:tc><w:tcPr><w:tcW w:w="1411" w:type="dxa"/><w:tcBorders></w:tcBorders></w:tcPr><w:p><w:pPr><w:pStyle w:val="Tabla9"/><w:widowControl/><w:jc w:val="left"/><w:rPr><w:kern w:val="0"/><w:szCs w:val="24"/><w:lang w:val="es-CO" w:eastAsia="en-US" w:bidi="ar-SA"/><w:del w:id="6368" w:author="Unknown Author" w:date="2026-10-30T04:17:53Z"></w:del></w:rPr></w:pPr><w:del w:id="6367" w:author="Unknown Author" w:date="2026-10-30T04:17:53Z"><w:r><w:rPr><w:kern w:val="0"/><w:szCs w:val="24"/><w:lang w:val="es-CO" w:eastAsia="en-US" w:bidi="ar-SA"/></w:rPr><w:delText>OE1</w:delText></w:r></w:del></w:p></w:tc><w:tc><w:tcPr><w:tcW w:w="2322" w:type="dxa"/><w:tcBorders></w:tcBorders></w:tcPr><w:p><w:pPr><w:pStyle w:val="Tabla9"/><w:widowControl/><w:jc w:val="left"/><w:rPr><w:kern w:val="0"/><w:szCs w:val="24"/><w:lang w:val="es-CO" w:eastAsia="en-US" w:bidi="ar-SA"/><w:del w:id="6370" w:author="Unknown Author" w:date="2026-10-30T04:17:53Z"></w:del></w:rPr></w:pPr><w:del w:id="6369" w:author="Unknown Author" w:date="2026-10-30T04:17:53Z"><w:r><w:rPr><w:kern w:val="0"/><w:szCs w:val="24"/><w:lang w:val="es-CO" w:eastAsia="en-US" w:bidi="ar-SA"/></w:rPr><w:delText>Tres monitores de referencia, uno por departamento</w:delText></w:r></w:del></w:p></w:tc><w:tc><w:tcPr><w:tcW w:w="1742" w:type="dxa"/><w:tcBorders></w:tcBorders></w:tcPr><w:p><w:pPr><w:pStyle w:val="Tabla9"/><w:widowControl/><w:jc w:val="left"/><w:rPr><w:kern w:val="0"/><w:szCs w:val="24"/><w:lang w:val="es-CO" w:eastAsia="en-US" w:bidi="ar-SA"/><w:del w:id="6372" w:author="Unknown Author" w:date="2026-10-30T04:17:53Z"></w:del></w:rPr></w:pPr><w:del w:id="6371" w:author="Unknown Author" w:date="2026-10-30T04:17:53Z"><w:r><w:rPr><w:kern w:val="0"/><w:szCs w:val="24"/><w:lang w:val="es-CO" w:eastAsia="en-US" w:bidi="ar-SA"/></w:rPr><w:delText>R1</w:delText></w:r></w:del></w:p></w:tc><w:tc><w:tcPr><w:tcW w:w="2240" w:type="dxa"/><w:tcBorders></w:tcBorders></w:tcPr><w:p><w:pPr><w:pStyle w:val="Tabla9"/><w:widowControl/><w:jc w:val="left"/><w:rPr><w:kern w:val="0"/><w:szCs w:val="24"/><w:lang w:val="es-CO" w:eastAsia="en-US" w:bidi="ar-SA"/><w:del w:id="6374" w:author="Unknown Author" w:date="2026-10-30T04:17:53Z"></w:del></w:rPr></w:pPr><w:del w:id="6373" w:author="Unknown Author" w:date="2026-10-30T04:17:53Z"><w:r><w:rPr><w:kern w:val="0"/><w:szCs w:val="24"/><w:lang w:val="es-CO" w:eastAsia="en-US" w:bidi="ar-SA"/></w:rPr><w:delText>Referencia en los tres departamentos</w:delText></w:r></w:del></w:p></w:tc></w:tr><w:tr><w:trPr><w:del w:id="6375" w:author="Unknown Author" w:date="2026-10-30T04:17:53Z"/><w:cantSplit w:val="true"/></w:trPr><w:tc><w:tcPr><w:tcW w:w="2239" w:type="dxa"/><w:tcBorders></w:tcBorders><w:shd w:color="auto" w:fill="F7F7F7" w:val="clear"/></w:tcPr><w:p><w:pPr><w:pStyle w:val="Tabla9"/><w:widowControl/><w:jc w:val="left"/><w:rPr><w:kern w:val="0"/><w:szCs w:val="24"/><w:lang w:val="es-CO" w:eastAsia="en-US" w:bidi="ar-SA"/><w:del w:id="6377" w:author="Unknown Author" w:date="2026-10-30T04:17:53Z"></w:del></w:rPr></w:pPr><w:del w:id="6376" w:author="Unknown Author" w:date="2026-10-30T04:17:53Z"><w:r><w:rPr><w:kern w:val="0"/><w:szCs w:val="24"/><w:lang w:val="es-CO" w:eastAsia="en-US" w:bidi="ar-SA"/></w:rPr><w:delText>Calibración baja o nula</w:delText></w:r></w:del></w:p></w:tc><w:tc><w:tcPr><w:tcW w:w="1411" w:type="dxa"/><w:tcBorders></w:tcBorders><w:shd w:color="auto" w:fill="F7F7F7" w:val="clear"/></w:tcPr><w:p><w:pPr><w:pStyle w:val="Tabla9"/><w:widowControl/><w:jc w:val="left"/><w:rPr><w:kern w:val="0"/><w:szCs w:val="24"/><w:lang w:val="es-CO" w:eastAsia="en-US" w:bidi="ar-SA"/><w:del w:id="6379" w:author="Unknown Author" w:date="2026-10-30T04:17:53Z"></w:del></w:rPr></w:pPr><w:del w:id="6378" w:author="Unknown Author" w:date="2026-10-30T04:17:53Z"><w:r><w:rPr><w:kern w:val="0"/><w:szCs w:val="24"/><w:lang w:val="es-CO" w:eastAsia="en-US" w:bidi="ar-SA"/></w:rPr><w:delText>OE1</w:delText></w:r></w:del></w:p></w:tc><w:tc><w:tcPr><w:tcW w:w="2322" w:type="dxa"/><w:tcBorders></w:tcBorders><w:shd w:color="auto" w:fill="F7F7F7" w:val="clear"/></w:tcPr><w:p><w:pPr><w:pStyle w:val="Tabla9"/><w:widowControl/><w:jc w:val="left"/><w:rPr><w:kern w:val="0"/><w:szCs w:val="24"/><w:lang w:val="es-CO" w:eastAsia="en-US" w:bidi="ar-SA"/><w:del w:id="6381" w:author="Unknown Author" w:date="2026-10-30T04:17:53Z"></w:del></w:rPr></w:pPr><w:del w:id="6380" w:author="Unknown Author" w:date="2026-10-30T04:17:53Z"><w:r><w:rPr><w:kern w:val="0"/><w:szCs w:val="24"/><w:lang w:val="es-CO" w:eastAsia="en-US" w:bidi="ar-SA"/></w:rPr><w:delText>Banco de calibración y ciclos de calibración por tramo</w:delText></w:r></w:del></w:p></w:tc><w:tc><w:tcPr><w:tcW w:w="1742" w:type="dxa"/><w:tcBorders></w:tcBorders><w:shd w:color="auto" w:fill="F7F7F7" w:val="clear"/></w:tcPr><w:p><w:pPr><w:pStyle w:val="Tabla9"/><w:widowControl/><w:jc w:val="left"/><w:rPr><w:kern w:val="0"/><w:szCs w:val="24"/><w:lang w:val="es-CO" w:eastAsia="en-US" w:bidi="ar-SA"/><w:del w:id="6383" w:author="Unknown Author" w:date="2026-10-30T04:17:53Z"></w:del></w:rPr></w:pPr><w:del w:id="6382" w:author="Unknown Author" w:date="2026-10-30T04:17:53Z"><w:r><w:rPr><w:kern w:val="0"/><w:szCs w:val="24"/><w:lang w:val="es-CO" w:eastAsia="en-US" w:bidi="ar-SA"/></w:rPr><w:delText>R1</w:delText></w:r></w:del></w:p></w:tc><w:tc><w:tcPr><w:tcW w:w="2240" w:type="dxa"/><w:tcBorders></w:tcBorders><w:shd w:color="auto" w:fill="F7F7F7" w:val="clear"/></w:tcPr><w:p><w:pPr><w:pStyle w:val="Tabla9"/><w:widowControl/><w:jc w:val="left"/><w:rPr><w:kern w:val="0"/><w:szCs w:val="24"/><w:lang w:val="es-CO" w:eastAsia="en-US" w:bidi="ar-SA"/><w:del w:id="6385" w:author="Unknown Author" w:date="2026-10-30T04:17:53Z"></w:del></w:rPr></w:pPr><w:del w:id="6384" w:author="Unknown Author" w:date="2026-10-30T04:17:53Z"><w:r><w:rPr><w:kern w:val="0"/><w:szCs w:val="24"/><w:lang w:val="es-CO" w:eastAsia="en-US" w:bidi="ar-SA"/></w:rPr><w:delText>Línea base medida en el tramo 1 y verificación al mes 24</w:delText></w:r></w:del></w:p></w:tc></w:tr><w:tr><w:trPr><w:del w:id="6386" w:author="Unknown Author" w:date="2026-10-30T04:17:53Z"/><w:cantSplit w:val="true"/></w:trPr><w:tc><w:tcPr><w:tcW w:w="2239" w:type="dxa"/><w:tcBorders></w:tcBorders></w:tcPr><w:p><w:pPr><w:pStyle w:val="Tabla9"/><w:widowControl/><w:jc w:val="left"/><w:rPr><w:kern w:val="0"/><w:szCs w:val="24"/><w:lang w:val="es-CO" w:eastAsia="en-US" w:bidi="ar-SA"/><w:del w:id="6388" w:author="Unknown Author" w:date="2026-10-30T04:17:53Z"></w:del></w:rPr></w:pPr><w:del w:id="6387" w:author="Unknown Author" w:date="2026-10-30T04:17:53Z"><w:r><w:rPr><w:kern w:val="0"/><w:szCs w:val="24"/><w:lang w:val="es-CO" w:eastAsia="en-US" w:bidi="ar-SA"/></w:rPr><w:delText>Polvo, humedad y fallas de energía y de enlace en los sitios de remoción</w:delText></w:r></w:del></w:p></w:tc><w:tc><w:tcPr><w:tcW w:w="1411" w:type="dxa"/><w:tcBorders></w:tcBorders></w:tcPr><w:p><w:pPr><w:pStyle w:val="Tabla9"/><w:widowControl/><w:jc w:val="left"/><w:rPr><w:kern w:val="0"/><w:szCs w:val="24"/><w:lang w:val="es-CO" w:eastAsia="en-US" w:bidi="ar-SA"/><w:del w:id="6390" w:author="Unknown Author" w:date="2026-10-30T04:17:53Z"></w:del></w:rPr></w:pPr><w:del w:id="6389" w:author="Unknown Author" w:date="2026-10-30T04:17:53Z"><w:r><w:rPr><w:kern w:val="0"/><w:szCs w:val="24"/><w:lang w:val="es-CO" w:eastAsia="en-US" w:bidi="ar-SA"/></w:rPr><w:delText>OE2</w:delText></w:r></w:del></w:p></w:tc><w:tc><w:tcPr><w:tcW w:w="2322" w:type="dxa"/><w:tcBorders></w:tcBorders></w:tcPr><w:p><w:pPr><w:pStyle w:val="Tabla9"/><w:widowControl/><w:jc w:val="left"/><w:rPr><w:kern w:val="0"/><w:szCs w:val="24"/><w:lang w:val="es-CO" w:eastAsia="en-US" w:bidi="ar-SA"/><w:del w:id="6392" w:author="Unknown Author" w:date="2026-10-30T04:17:53Z"></w:del></w:rPr></w:pPr><w:del w:id="6391" w:author="Unknown Author" w:date="2026-10-30T04:17:53Z"><w:r><w:rPr><w:kern w:val="0"/><w:szCs w:val="24"/><w:lang w:val="es-CO" w:eastAsia="en-US" w:bidi="ar-SA"/></w:rPr><w:delText>Autonomía de 14 días sin sol, enlace satelital de respaldo y almacenamiento local de 7 días</w:delText></w:r></w:del></w:p></w:tc><w:tc><w:tcPr><w:tcW w:w="1742" w:type="dxa"/><w:tcBorders></w:tcBorders></w:tcPr><w:p><w:pPr><w:pStyle w:val="Tabla9"/><w:widowControl/><w:jc w:val="left"/><w:rPr><w:kern w:val="0"/><w:szCs w:val="24"/><w:lang w:val="es-CO" w:eastAsia="en-US" w:bidi="ar-SA"/><w:del w:id="6394" w:author="Unknown Author" w:date="2026-10-30T04:17:53Z"></w:del></w:rPr></w:pPr><w:del w:id="6393" w:author="Unknown Author" w:date="2026-10-30T04:17:53Z"><w:r><w:rPr><w:kern w:val="0"/><w:szCs w:val="24"/><w:lang w:val="es-CO" w:eastAsia="en-US" w:bidi="ar-SA"/></w:rPr><w:delText>R2</w:delText></w:r></w:del></w:p></w:tc><w:tc><w:tcPr><w:tcW w:w="2240" w:type="dxa"/><w:tcBorders></w:tcBorders></w:tcPr><w:p><w:pPr><w:pStyle w:val="Tabla9"/><w:widowControl/><w:jc w:val="left"/><w:rPr><w:kern w:val="0"/><w:szCs w:val="24"/><w:lang w:val="es-CO" w:eastAsia="en-US" w:bidi="ar-SA"/><w:del w:id="6396" w:author="Unknown Author" w:date="2026-10-30T04:17:53Z"></w:del></w:rPr></w:pPr><w:del w:id="6395" w:author="Unknown Author" w:date="2026-10-30T04:17:53Z"><w:r><w:rPr><w:kern w:val="0"/><w:szCs w:val="24"/><w:lang w:val="es-CO" w:eastAsia="en-US" w:bidi="ar-SA"/></w:rPr><w:delText>Disponibilidad mensual ≥ 90 % y pérdida de paquetes ≤ 10 %</w:delText></w:r></w:del></w:p></w:tc></w:tr><w:tr><w:trPr><w:del w:id="6397" w:author="Unknown Author" w:date="2026-10-30T04:17:53Z"/><w:cantSplit w:val="true"/></w:trPr><w:tc><w:tcPr><w:tcW w:w="2239" w:type="dxa"/><w:tcBorders></w:tcBorders><w:shd w:color="auto" w:fill="F7F7F7" w:val="clear"/></w:tcPr><w:p><w:pPr><w:pStyle w:val="Tabla9"/><w:widowControl/><w:jc w:val="left"/><w:rPr><w:kern w:val="0"/><w:szCs w:val="24"/><w:lang w:val="es-CO" w:eastAsia="en-US" w:bidi="ar-SA"/><w:del w:id="6399" w:author="Unknown Author" w:date="2026-10-30T04:17:53Z"></w:del></w:rPr></w:pPr><w:del w:id="6398" w:author="Unknown Author" w:date="2026-10-30T04:17:53Z"><w:r><w:rPr><w:kern w:val="0"/><w:szCs w:val="24"/><w:lang w:val="es-CO" w:eastAsia="en-US" w:bidi="ar-SA"/></w:rPr><w:delText>Baja adopción institucional del tablero y de las alertas</w:delText></w:r></w:del></w:p></w:tc><w:tc><w:tcPr><w:tcW w:w="1411" w:type="dxa"/><w:tcBorders></w:tcBorders><w:shd w:color="auto" w:fill="F7F7F7" w:val="clear"/></w:tcPr><w:p><w:pPr><w:pStyle w:val="Tabla9"/><w:widowControl/><w:jc w:val="left"/><w:rPr><w:kern w:val="0"/><w:szCs w:val="24"/><w:lang w:val="es-CO" w:eastAsia="en-US" w:bidi="ar-SA"/><w:del w:id="6401" w:author="Unknown Author" w:date="2026-10-30T04:17:53Z"></w:del></w:rPr></w:pPr><w:del w:id="6400" w:author="Unknown Author" w:date="2026-10-30T04:17:53Z"><w:r><w:rPr><w:kern w:val="0"/><w:szCs w:val="24"/><w:lang w:val="es-CO" w:eastAsia="en-US" w:bidi="ar-SA"/></w:rPr><w:delText>OE3</w:delText></w:r></w:del></w:p></w:tc><w:tc><w:tcPr><w:tcW w:w="2322" w:type="dxa"/><w:tcBorders></w:tcBorders><w:shd w:color="auto" w:fill="F7F7F7" w:val="clear"/></w:tcPr><w:p><w:pPr><w:pStyle w:val="Tabla9"/><w:widowControl/><w:jc w:val="left"/><w:rPr><w:kern w:val="0"/><w:szCs w:val="24"/><w:lang w:val="es-CO" w:eastAsia="en-US" w:bidi="ar-SA"/><w:del w:id="6403" w:author="Unknown Author" w:date="2026-10-30T04:17:53Z"></w:del></w:rPr></w:pPr><w:del w:id="6402" w:author="Unknown Author" w:date="2026-10-30T04:17:53Z"><w:r><w:rPr><w:kern w:val="0"/><w:szCs w:val="24"/><w:lang w:val="es-CO" w:eastAsia="en-US" w:bidi="ar-SA"/></w:rPr><w:delText>Co-diseño de umbrales, formación y convenios de custodia por tramo</w:delText></w:r></w:del></w:p></w:tc><w:tc><w:tcPr><w:tcW w:w="1742" w:type="dxa"/><w:tcBorders></w:tcBorders><w:shd w:color="auto" w:fill="F7F7F7" w:val="clear"/></w:tcPr><w:p><w:pPr><w:pStyle w:val="Tabla9"/><w:widowControl/><w:jc w:val="left"/><w:rPr><w:kern w:val="0"/><w:szCs w:val="24"/><w:lang w:val="es-CO" w:eastAsia="en-US" w:bidi="ar-SA"/><w:del w:id="6405" w:author="Unknown Author" w:date="2026-10-30T04:17:53Z"></w:del></w:rPr></w:pPr><w:del w:id="6404" w:author="Unknown Author" w:date="2026-10-30T04:17:53Z"><w:r><w:rPr><w:kern w:val="0"/><w:szCs w:val="24"/><w:lang w:val="es-CO" w:eastAsia="en-US" w:bidi="ar-SA"/></w:rPr><w:delText>R3, R4, R5, I1 e I2</w:delText></w:r></w:del></w:p></w:tc><w:tc><w:tcPr><w:tcW w:w="2240" w:type="dxa"/><w:tcBorders></w:tcBorders><w:shd w:color="auto" w:fill="F7F7F7" w:val="clear"/></w:tcPr><w:p><w:pPr><w:pStyle w:val="Tabla9"/><w:widowControl/><w:jc w:val="left"/><w:rPr><w:kern w:val="0"/><w:szCs w:val="24"/><w:lang w:val="es-CO" w:eastAsia="en-US" w:bidi="ar-SA"/><w:del w:id="6407" w:author="Unknown Author" w:date="2026-10-30T04:17:53Z"></w:del></w:rPr></w:pPr><w:del w:id="6406" w:author="Unknown Author" w:date="2026-10-30T04:17:53Z"><w:r><w:rPr><w:kern w:val="0"/><w:szCs w:val="24"/><w:lang w:val="es-CO" w:eastAsia="en-US" w:bidi="ar-SA"/></w:rPr><w:delText>Uso ≥ 75 % al mes 24; ≥ 60 personas certificadas</w:delText></w:r></w:del></w:p></w:tc></w:tr><w:tr><w:trPr><w:del w:id="6408" w:author="Unknown Author" w:date="2026-10-30T04:17:53Z"/><w:cantSplit w:val="true"/></w:trPr><w:tc><w:tcPr><w:tcW w:w="2239" w:type="dxa"/><w:tcBorders><w:bottom w:val="single" w:sz="12" w:space="0" w:color="2A3439"/></w:tcBorders></w:tcPr><w:p><w:pPr><w:pStyle w:val="Tabla9"/><w:keepNext w:val="true"/><w:widowControl/><w:jc w:val="left"/><w:rPr><w:kern w:val="0"/><w:szCs w:val="24"/><w:lang w:val="es-CO" w:eastAsia="en-US" w:bidi="ar-SA"/><w:del w:id="6410" w:author="Unknown Author" w:date="2026-10-30T04:17:53Z"></w:del></w:rPr></w:pPr><w:del w:id="6409" w:author="Unknown Author" w:date="2026-10-30T04:17:53Z"><w:r><w:rPr><w:kern w:val="0"/><w:szCs w:val="24"/><w:lang w:val="es-CO" w:eastAsia="en-US" w:bidi="ar-SA"/></w:rPr><w:delText>Brecha complementaria de predicción (sección 5.2.2; no integra el árbol)</w:delText></w:r></w:del></w:p></w:tc><w:tc><w:tcPr><w:tcW w:w="1411" w:type="dxa"/><w:tcBorders><w:bottom w:val="single" w:sz="12" w:space="0" w:color="2A3439"/></w:tcBorders></w:tcPr><w:p><w:pPr><w:pStyle w:val="Tabla9"/><w:keepNext w:val="true"/><w:widowControl/><w:jc w:val="left"/><w:rPr><w:kern w:val="0"/><w:szCs w:val="24"/><w:lang w:val="es-CO" w:eastAsia="en-US" w:bidi="ar-SA"/><w:del w:id="6412" w:author="Unknown Author" w:date="2026-10-30T04:17:53Z"></w:del></w:rPr></w:pPr><w:del w:id="6411" w:author="Unknown Author" w:date="2026-10-30T04:17:53Z"><w:r><w:rPr><w:kern w:val="0"/><w:szCs w:val="24"/><w:lang w:val="es-CO" w:eastAsia="en-US" w:bidi="ar-SA"/></w:rPr><w:delText>OE1, OE2 y OE3</w:delText></w:r></w:del></w:p></w:tc><w:tc><w:tcPr><w:tcW w:w="2322" w:type="dxa"/><w:tcBorders><w:bottom w:val="single" w:sz="12" w:space="0" w:color="2A3439"/></w:tcBorders></w:tcPr><w:p><w:pPr><w:pStyle w:val="Tabla9"/><w:keepNext w:val="true"/><w:widowControl/><w:jc w:val="left"/><w:rPr><w:kern w:val="0"/><w:szCs w:val="24"/><w:lang w:val="es-CO" w:eastAsia="en-US" w:bidi="ar-SA"/><w:del w:id="6414" w:author="Unknown Author" w:date="2026-10-30T04:17:53Z"></w:del></w:rPr></w:pPr><w:del w:id="6413" w:author="Unknown Author" w:date="2026-10-30T04:17:53Z"><w:r><w:rPr><w:kern w:val="0"/><w:szCs w:val="24"/><w:lang w:val="es-CO" w:eastAsia="en-US" w:bidi="ar-SA"/></w:rPr><w:delText>Laboratorio de modelación: gemelo predictivo calibrado en OE2, validado con eventos reales en OE1 y protocolo de evaluación previa en OE3</w:delText></w:r></w:del></w:p></w:tc><w:tc><w:tcPr><w:tcW w:w="1742" w:type="dxa"/><w:tcBorders><w:bottom w:val="single" w:sz="12" w:space="0" w:color="2A3439"/></w:tcBorders></w:tcPr><w:p><w:pPr><w:pStyle w:val="Tabla9"/><w:keepNext w:val="true"/><w:widowControl/><w:jc w:val="left"/><w:rPr><w:kern w:val="0"/><w:szCs w:val="24"/><w:lang w:val="es-CO" w:eastAsia="en-US" w:bidi="ar-SA"/><w:del w:id="6416" w:author="Unknown Author" w:date="2026-10-30T04:17:53Z"></w:del></w:rPr></w:pPr><w:del w:id="6415" w:author="Unknown Author" w:date="2026-10-30T04:17:53Z"><w:r><w:rPr><w:kern w:val="0"/><w:szCs w:val="24"/><w:lang w:val="es-CO" w:eastAsia="en-US" w:bidi="ar-SA"/></w:rPr><w:delText>R6 y R7</w:delText></w:r></w:del></w:p></w:tc><w:tc><w:tcPr><w:tcW w:w="2240" w:type="dxa"/><w:tcBorders><w:bottom w:val="single" w:sz="12" w:space="0" w:color="2A3439"/></w:tcBorders></w:tcPr><w:p><w:pPr><w:pStyle w:val="Tabla9"/><w:keepNext w:val="true"/><w:widowControl/><w:jc w:val="left"/><w:rPr><w:kern w:val="0"/><w:szCs w:val="24"/><w:lang w:val="es-CO" w:eastAsia="en-US" w:bidi="ar-SA"/><w:del w:id="6418" w:author="Unknown Author" w:date="2026-10-30T04:17:53Z"></w:del></w:rPr></w:pPr><w:del w:id="6417" w:author="Unknown Author" w:date="2026-10-30T04:17:53Z"><w:r><w:rPr><w:kern w:val="0"/><w:szCs w:val="24"/><w:lang w:val="es-CO" w:eastAsia="en-US" w:bidi="ar-SA"/></w:rPr><w:delText>FAC2 ≥ 0,5 y sesgo fraccional absoluto ≤ 0,3 en seis eventos; 12 evaluaciones previas</w:delText></w:r></w:del></w:p></w:tc></w:tr></w:tbl><w:p><w:pPr><w:pStyle w:val="TablaNota"/><w:rPr></w:rPr></w:pPr><w:r><w:rPr><w:i/><w:iCs/></w:rPr><w:t>Nota.</w:t></w:r><w:r><w:rPr></w:rPr><w:t xml:space="preserve"> Elaboración propia con el árbol de problemas de la sección 5 y la formulación del proyecto. Los códigos de indicador se definen en la sección 17.</w:t></w:r><w:bookmarkEnd w:id="132"/></w:p><w:p><w:pPr><w:pStyle w:val="Heading2"/><w:rPr></w:rPr></w:pPr><w:bookmarkStart w:id="134" w:name="árbol-de-objetivos"/><w:r><w:rPr></w:rPr><w:t>12.3. Árbol de objetivos</w:t></w:r></w:p><w:p><w:pPr><w:pStyle w:val="FirstParagraph"/><w:rPr></w:rPr></w:pPr><w:r><w:rPr></w:rPr><w:t xml:space="preserve">El árbol de objetivos corresponde al árbol de problemas de la sección 5. Los efectos se convierten en fines, el problema central en objetivo general y las causas en medios. La Tabla 12.3 lo presenta </w:t></w:r><w:ins w:id="6419" w:author="Unknown Author" w:date="2026-10-30T04:17:53Z"><w:r><w:rPr></w:rPr><w:t>con el esquema de la plantilla, en las mismas tres ramas. Cada columna une un objetivo específico con sus medios y sus fines. La</w:t></w:r></w:ins><w:del w:id="6420" w:author="Unknown Author" w:date="2026-10-30T04:17:53Z"><w:r><w:rPr></w:rPr><w:delText>por niveles y la</w:delText></w:r></w:del><w:r><w:rPr></w:rPr><w:t xml:space="preserve"> Figura 12.1 lo representa de forma gráfica. La lectura de arriba abajo explica el fin que se espera. La lectura de abajo arriba explica cómo se logra.</w:t></w:r></w:p><w:p><w:pPr><w:pStyle w:val="TablaRotulo"/><w:rPr></w:rPr></w:pPr><w:bookmarkStart w:id="135" w:name="rot_Tabla_12_3"/><w:r><w:rPr><w:b/><w:bCs/></w:rPr><w:t>Tabla 12.3</w:t></w:r><w:bookmarkEnd w:id="135"/></w:p><w:p><w:pPr><w:pStyle w:val="TablaTitulo"/><w:rPr></w:rPr></w:pPr><w:r><w:rPr><w:i/><w:iCs/></w:rPr><w:t>Árbol de objetivos del proyecto por niveles</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727"/><w:gridCol w:w="2715"/><w:gridCol w:w="2796"/><w:gridCol w:w="2715"/></w:tblGrid><w:tr><w:trPr><w:tblHeader w:val="true"/><w:ins w:id="6421" w:author="Unknown Author" w:date="2026-10-30T04:17:53Z"/><w:cantSplit w:val="true"/></w:trPr><w:tc><w:tcPr><w:tcW w:w="1727" w:type="dxa"/><w:tcBorders><w:top w:val="single" w:sz="12" w:space="0" w:color="2A3439"/><w:bottom w:val="single" w:sz="12" w:space="0" w:color="6699CC"/></w:tcBorders><w:shd w:color="auto" w:fill="E2EFDA" w:val="clear"/><w:vAlign w:val="bottom"/></w:tcPr><w:p><w:pPr><w:pStyle w:val="Tabla9"/><w:keepNext w:val="true"/><w:widowControl/><w:jc w:val="left"/><w:rPr><w:kern w:val="0"/><w:szCs w:val="24"/><w:lang w:val="es-CO" w:eastAsia="en-US" w:bidi="ar-SA"/><w:ins w:id="6423" w:author="Unknown Author" w:date="2026-10-30T04:17:53Z"></w:ins></w:rPr></w:pPr><w:ins w:id="6422" w:author="Unknown Author" w:date="2026-10-30T04:17:53Z"><w:r><w:rPr><w:b/><w:kern w:val="0"/><w:szCs w:val="24"/><w:lang w:val="es-CO" w:eastAsia="en-US" w:bidi="ar-SA"/></w:rPr><w:t>Fines indirectos</w:t></w:r></w:ins></w:p></w:tc><w:tc><w:tcPr><w:tcW w:w="2715" w:type="dxa"/><w:tcBorders><w:top w:val="single" w:sz="12" w:space="0" w:color="2A3439"/><w:bottom w:val="single" w:sz="12" w:space="0" w:color="6699CC"/></w:tcBorders><w:shd w:color="auto" w:fill="E2EFDA" w:val="clear"/><w:vAlign w:val="bottom"/></w:tcPr><w:p><w:pPr><w:pStyle w:val="Tabla9"/><w:keepNext w:val="true"/><w:widowControl/><w:jc w:val="left"/><w:rPr><w:kern w:val="0"/><w:szCs w:val="24"/><w:lang w:val="es-CO" w:eastAsia="en-US" w:bidi="ar-SA"/><w:ins w:id="6425" w:author="Unknown Author" w:date="2026-10-30T04:17:53Z"></w:ins></w:rPr></w:pPr><w:ins w:id="6424" w:author="Unknown Author" w:date="2026-10-30T04:17:53Z"><w:r><w:rPr><w:b/><w:kern w:val="0"/><w:szCs w:val="24"/><w:lang w:val="es-CO" w:eastAsia="en-US" w:bidi="ar-SA"/></w:rPr><w:t>1.1. Población y operarios con protección efectiva ante alertas confiables</w:t></w:r></w:ins></w:p></w:tc><w:tc><w:tcPr><w:tcW w:w="2796" w:type="dxa"/><w:tcBorders><w:top w:val="single" w:sz="12" w:space="0" w:color="2A3439"/><w:bottom w:val="single" w:sz="12" w:space="0" w:color="6699CC"/></w:tcBorders><w:shd w:color="auto" w:fill="E2EFDA" w:val="clear"/><w:vAlign w:val="bottom"/></w:tcPr><w:p><w:pPr><w:pStyle w:val="Tabla9"/><w:keepNext w:val="true"/><w:widowControl/><w:jc w:val="left"/><w:rPr><w:kern w:val="0"/><w:szCs w:val="24"/><w:lang w:val="es-CO" w:eastAsia="en-US" w:bidi="ar-SA"/><w:ins w:id="6427" w:author="Unknown Author" w:date="2026-10-30T04:17:53Z"></w:ins></w:rPr></w:pPr><w:ins w:id="6426" w:author="Unknown Author" w:date="2026-10-30T04:17:53Z"><w:r><w:rPr><w:b/><w:kern w:val="0"/><w:szCs w:val="24"/><w:lang w:val="es-CO" w:eastAsia="en-US" w:bidi="ar-SA"/></w:rPr><w:t>2.1. Medidas de control del polvo decididas antes de demoler</w:t></w:r></w:ins></w:p></w:tc><w:tc><w:tcPr><w:tcW w:w="2715" w:type="dxa"/><w:tcBorders><w:top w:val="single" w:sz="12" w:space="0" w:color="2A3439"/><w:bottom w:val="single" w:sz="12" w:space="0" w:color="6699CC"/></w:tcBorders><w:shd w:color="auto" w:fill="E2EFDA" w:val="clear"/><w:vAlign w:val="bottom"/></w:tcPr><w:p><w:pPr><w:pStyle w:val="Tabla9"/><w:keepNext w:val="true"/><w:widowControl/><w:jc w:val="left"/><w:rPr><w:kern w:val="0"/><w:szCs w:val="24"/><w:lang w:val="es-CO" w:eastAsia="en-US" w:bidi="ar-SA"/><w:ins w:id="6429" w:author="Unknown Author" w:date="2026-10-30T04:17:53Z"></w:ins></w:rPr></w:pPr><w:ins w:id="6428" w:author="Unknown Author" w:date="2026-10-30T04:17:53Z"><w:r><w:rPr><w:b/><w:kern w:val="0"/><w:szCs w:val="24"/><w:lang w:val="es-CO" w:eastAsia="en-US" w:bidi="ar-SA"/></w:rPr><w:t>3.1. Alta adopción institucional del tablero y de las alertas</w:t></w:r></w:ins></w:p></w:tc></w:tr><w:tr><w:trPr><w:ins w:id="6430" w:author="Unknown Author" w:date="2026-10-30T04:17:53Z"/><w:cantSplit w:val="true"/></w:trPr><w:tc><w:tcPr><w:tcW w:w="1727" w:type="dxa"/><w:tcBorders></w:tcBorders><w:shd w:color="auto" w:fill="E2EFDA" w:val="clear"/></w:tcPr><w:p><w:pPr><w:pStyle w:val="Tabla9"/><w:widowControl/><w:jc w:val="left"/><w:rPr><w:kern w:val="0"/><w:szCs w:val="24"/><w:lang w:val="es-CO" w:eastAsia="en-US" w:bidi="ar-SA"/><w:ins w:id="6432" w:author="Unknown Author" w:date="2026-10-30T04:17:53Z"></w:ins></w:rPr></w:pPr><w:ins w:id="6431" w:author="Unknown Author" w:date="2026-10-30T04:17:53Z"><w:r><w:rPr><w:kern w:val="0"/><w:szCs w:val="24"/><w:lang w:val="es-CO" w:eastAsia="en-US" w:bidi="ar-SA"/></w:rPr><w:t>Fines directos</w:t></w:r></w:ins></w:p></w:tc><w:tc><w:tcPr><w:tcW w:w="2715" w:type="dxa"/><w:tcBorders></w:tcBorders><w:shd w:color="auto" w:fill="E2EFDA" w:val="clear"/></w:tcPr><w:p><w:pPr><w:pStyle w:val="Tabla9"/><w:widowControl/><w:jc w:val="left"/><w:rPr><w:kern w:val="0"/><w:szCs w:val="24"/><w:lang w:val="es-CO" w:eastAsia="en-US" w:bidi="ar-SA"/><w:ins w:id="6434" w:author="Unknown Author" w:date="2026-10-30T04:17:53Z"></w:ins></w:rPr></w:pPr><w:ins w:id="6433" w:author="Unknown Author" w:date="2026-10-30T04:17:53Z"><w:r><w:rPr><w:kern w:val="0"/><w:szCs w:val="24"/><w:lang w:val="es-CO" w:eastAsia="en-US" w:bidi="ar-SA"/></w:rPr><w:t>1. Índice local de calidad del aire con fórmula validada y entradas de error conocido</w:t></w:r></w:ins></w:p></w:tc><w:tc><w:tcPr><w:tcW w:w="2796" w:type="dxa"/><w:tcBorders></w:tcBorders><w:shd w:color="auto" w:fill="E2EFDA" w:val="clear"/></w:tcPr><w:p><w:pPr><w:pStyle w:val="Tabla9"/><w:widowControl/><w:jc w:val="left"/><w:rPr><w:kern w:val="0"/><w:szCs w:val="24"/><w:lang w:val="es-CO" w:eastAsia="en-US" w:bidi="ar-SA"/><w:ins w:id="6436" w:author="Unknown Author" w:date="2026-10-30T04:17:53Z"></w:ins></w:rPr></w:pPr><w:ins w:id="6435" w:author="Unknown Author" w:date="2026-10-30T04:17:53Z"><w:r><w:rPr><w:kern w:val="0"/><w:szCs w:val="24"/><w:lang w:val="es-CO" w:eastAsia="en-US" w:bidi="ar-SA"/></w:rPr><w:t>2. Series de datos continuas y estimación previa de la exposición</w:t></w:r></w:ins></w:p></w:tc><w:tc><w:tcPr><w:tcW w:w="2715" w:type="dxa"/><w:tcBorders></w:tcBorders><w:shd w:color="auto" w:fill="E2EFDA" w:val="clear"/></w:tcPr><w:p><w:pPr><w:pStyle w:val="Tabla9"/><w:widowControl/><w:jc w:val="left"/><w:rPr><w:kern w:val="0"/><w:szCs w:val="24"/><w:lang w:val="es-CO" w:eastAsia="en-US" w:bidi="ar-SA"/><w:ins w:id="6438" w:author="Unknown Author" w:date="2026-10-30T04:17:53Z"></w:ins></w:rPr></w:pPr><w:ins w:id="6437" w:author="Unknown Author" w:date="2026-10-30T04:17:53Z"><w:r><w:rPr><w:kern w:val="0"/><w:szCs w:val="24"/><w:lang w:val="es-CO" w:eastAsia="en-US" w:bidi="ar-SA"/></w:rPr><w:t>3. Tasa de falsas alarmas medida y reducida, con decisiones registradas</w:t></w:r></w:ins></w:p></w:tc></w:tr><w:tr><w:trPr><w:ins w:id="6439" w:author="Unknown Author" w:date="2026-10-30T04:17:53Z"/><w:cantSplit w:val="true"/></w:trPr><w:tc><w:tcPr><w:tcW w:w="1727" w:type="dxa"/><w:tcBorders></w:tcBorders><w:shd w:color="auto" w:fill="F4CCCC" w:val="clear"/></w:tcPr><w:p><w:pPr><w:pStyle w:val="Tabla9"/><w:widowControl/><w:jc w:val="left"/><w:rPr><w:kern w:val="0"/><w:szCs w:val="24"/><w:lang w:val="es-CO" w:eastAsia="en-US" w:bidi="ar-SA"/><w:ins w:id="6441" w:author="Unknown Author" w:date="2026-10-30T04:17:53Z"></w:ins></w:rPr></w:pPr><w:ins w:id="6440" w:author="Unknown Author" w:date="2026-10-30T04:17:53Z"><w:r><w:rPr><w:kern w:val="0"/><w:szCs w:val="24"/><w:lang w:val="es-CO" w:eastAsia="en-US" w:bidi="ar-SA"/></w:rPr><w:t>Objetivo general</w:t></w:r></w:ins></w:p></w:tc><w:tc><w:tcPr><w:tcW w:w="8226" w:type="dxa"/><w:gridSpan w:val="3"/><w:tcBorders></w:tcBorders><w:shd w:color="auto" w:fill="F4CCCC" w:val="clear"/></w:tcPr><w:p><w:pPr><w:pStyle w:val="Tabla9"/><w:widowControl/><w:jc w:val="left"/><w:rPr><w:kern w:val="0"/><w:szCs w:val="24"/><w:lang w:val="es-CO" w:eastAsia="en-US" w:bidi="ar-SA"/><w:ins w:id="6443" w:author="Unknown Author" w:date="2026-10-30T04:17:53Z"></w:ins></w:rPr></w:pPr><w:ins w:id="6442" w:author="Unknown Author" w:date="2026-10-30T04:17:53Z"><w:r><w:rPr><w:kern w:val="0"/><w:szCs w:val="24"/><w:lang w:val="es-CO" w:eastAsia="en-US" w:bidi="ar-SA"/></w:rPr><w:t>Reducir el error de medición de material particulado de una red de 100 nodos de bajo costo, y asegurar el uso institucional de esa medición y de un gemelo predictivo de demolición validado en la gestión del riesgo (numeral 12.1)</w:t></w:r></w:ins></w:p></w:tc></w:tr><w:tr><w:trPr><w:ins w:id="6444" w:author="Unknown Author" w:date="2026-10-30T04:17:53Z"/><w:cantSplit w:val="true"/></w:trPr><w:tc><w:tcPr><w:tcW w:w="1727" w:type="dxa"/><w:tcBorders></w:tcBorders><w:shd w:color="auto" w:fill="FCE4D6" w:val="clear"/></w:tcPr><w:p><w:pPr><w:pStyle w:val="Tabla9"/><w:widowControl/><w:jc w:val="left"/><w:rPr><w:kern w:val="0"/><w:szCs w:val="24"/><w:lang w:val="es-CO" w:eastAsia="en-US" w:bidi="ar-SA"/><w:ins w:id="6446" w:author="Unknown Author" w:date="2026-10-30T04:17:53Z"></w:ins></w:rPr></w:pPr><w:ins w:id="6445" w:author="Unknown Author" w:date="2026-10-30T04:17:53Z"><w:r><w:rPr><w:kern w:val="0"/><w:szCs w:val="24"/><w:lang w:val="es-CO" w:eastAsia="en-US" w:bidi="ar-SA"/></w:rPr><w:t>Objetivos específicos</w:t></w:r></w:ins></w:p></w:tc><w:tc><w:tcPr><w:tcW w:w="2715" w:type="dxa"/><w:tcBorders></w:tcBorders><w:shd w:color="auto" w:fill="FCE4D6" w:val="clear"/></w:tcPr><w:p><w:pPr><w:pStyle w:val="Tabla9"/><w:widowControl/><w:jc w:val="left"/><w:rPr><w:kern w:val="0"/><w:szCs w:val="24"/><w:lang w:val="es-CO" w:eastAsia="en-US" w:bidi="ar-SA"/><w:ins w:id="6448" w:author="Unknown Author" w:date="2026-10-30T04:17:53Z"></w:ins></w:rPr></w:pPr><w:ins w:id="6447" w:author="Unknown Author" w:date="2026-10-30T04:17:53Z"><w:r><w:rPr><w:kern w:val="0"/><w:szCs w:val="24"/><w:lang w:val="es-CO" w:eastAsia="en-US" w:bidi="ar-SA"/></w:rPr><w:t>OE1. Corregir la interferencia de humedad y de fracción gruesa y validar el gemelo predictivo</w:t></w:r></w:ins></w:p></w:tc><w:tc><w:tcPr><w:tcW w:w="2796" w:type="dxa"/><w:tcBorders></w:tcBorders><w:shd w:color="auto" w:fill="FCE4D6" w:val="clear"/></w:tcPr><w:p><w:pPr><w:pStyle w:val="Tabla9"/><w:widowControl/><w:jc w:val="left"/><w:rPr><w:kern w:val="0"/><w:szCs w:val="24"/><w:lang w:val="es-CO" w:eastAsia="en-US" w:bidi="ar-SA"/><w:ins w:id="6450" w:author="Unknown Author" w:date="2026-10-30T04:17:53Z"></w:ins></w:rPr></w:pPr><w:ins w:id="6449" w:author="Unknown Author" w:date="2026-10-30T04:17:53Z"><w:r><w:rPr><w:kern w:val="0"/><w:szCs w:val="24"/><w:lang w:val="es-CO" w:eastAsia="en-US" w:bidi="ar-SA"/></w:rPr><w:t>OE2. Mantener la disponibilidad de 100 nodos y 10 gateways y poner en operación el laboratorio de modelación</w:t></w:r></w:ins></w:p></w:tc><w:tc><w:tcPr><w:tcW w:w="2715" w:type="dxa"/><w:tcBorders></w:tcBorders><w:shd w:color="auto" w:fill="FCE4D6" w:val="clear"/></w:tcPr><w:p><w:pPr><w:pStyle w:val="Tabla9"/><w:widowControl/><w:jc w:val="left"/><w:rPr><w:kern w:val="0"/><w:szCs w:val="24"/><w:lang w:val="es-CO" w:eastAsia="en-US" w:bidi="ar-SA"/><w:ins w:id="6452" w:author="Unknown Author" w:date="2026-10-30T04:17:53Z"></w:ins></w:rPr></w:pPr><w:ins w:id="6451" w:author="Unknown Author" w:date="2026-10-30T04:17:53Z"><w:r><w:rPr><w:kern w:val="0"/><w:szCs w:val="24"/><w:lang w:val="es-CO" w:eastAsia="en-US" w:bidi="ar-SA"/></w:rPr><w:t>OE3. Lograr el uso del tablero y del protocolo por los consejos y adoptar el protocolo de evaluación previa</w:t></w:r></w:ins></w:p></w:tc></w:tr><w:tr><w:trPr><w:ins w:id="6453" w:author="Unknown Author" w:date="2026-10-30T04:17:53Z"/><w:cantSplit w:val="true"/></w:trPr><w:tc><w:tcPr><w:tcW w:w="1727" w:type="dxa"/><w:tcBorders><w:bottom w:val="single" w:sz="12" w:space="0" w:color="2A3439"/></w:tcBorders><w:shd w:color="auto" w:fill="FCE4D6" w:val="clear"/></w:tcPr><w:p><w:pPr><w:pStyle w:val="Tabla9"/><w:keepNext w:val="true"/><w:widowControl/><w:jc w:val="left"/><w:rPr><w:kern w:val="0"/><w:szCs w:val="24"/><w:lang w:val="es-CO" w:eastAsia="en-US" w:bidi="ar-SA"/><w:ins w:id="6455" w:author="Unknown Author" w:date="2026-10-30T04:17:53Z"></w:ins></w:rPr></w:pPr><w:ins w:id="6454" w:author="Unknown Author" w:date="2026-10-30T04:17:53Z"><w:r><w:rPr><w:kern w:val="0"/><w:szCs w:val="24"/><w:lang w:val="es-CO" w:eastAsia="en-US" w:bidi="ar-SA"/></w:rPr><w:t>Medios</w:t></w:r></w:ins></w:p></w:tc><w:tc><w:tcPr><w:tcW w:w="2715" w:type="dxa"/><w:tcBorders><w:bottom w:val="single" w:sz="12" w:space="0" w:color="2A3439"/></w:tcBorders><w:shd w:color="auto" w:fill="FCE4D6" w:val="clear"/></w:tcPr><w:p><w:pPr><w:pStyle w:val="Tabla9"/><w:keepNext w:val="true"/><w:widowControl/><w:jc w:val="left"/><w:rPr><w:kern w:val="0"/><w:szCs w:val="24"/><w:lang w:val="es-CO" w:eastAsia="en-US" w:bidi="ar-SA"/><w:ins w:id="6457" w:author="Unknown Author" w:date="2026-10-30T04:17:53Z"></w:ins></w:rPr></w:pPr><w:ins w:id="6456" w:author="Unknown Author" w:date="2026-10-30T04:17:53Z"><w:r><w:rPr><w:kern w:val="0"/><w:szCs w:val="24"/><w:lang w:val="es-CO" w:eastAsia="en-US" w:bidi="ar-SA"/></w:rPr><w:t>1.1. Banco de calibración, conjunto de referencia rotativo y modelo de corrección en gateways. 1.2. Validación con mediciones en demoliciones reales</w:t></w:r></w:ins></w:p></w:tc><w:tc><w:tcPr><w:tcW w:w="2796" w:type="dxa"/><w:tcBorders><w:bottom w:val="single" w:sz="12" w:space="0" w:color="2A3439"/></w:tcBorders><w:shd w:color="auto" w:fill="FCE4D6" w:val="clear"/></w:tcPr><w:p><w:pPr><w:pStyle w:val="Tabla9"/><w:keepNext w:val="true"/><w:widowControl/><w:jc w:val="left"/><w:rPr><w:kern w:val="0"/><w:szCs w:val="24"/><w:lang w:val="es-CO" w:eastAsia="en-US" w:bidi="ar-SA"/><w:ins w:id="6459" w:author="Unknown Author" w:date="2026-10-30T04:17:53Z"></w:ins></w:rPr></w:pPr><w:ins w:id="6458" w:author="Unknown Author" w:date="2026-10-30T04:17:53Z"><w:r><w:rPr><w:kern w:val="0"/><w:szCs w:val="24"/><w:lang w:val="es-CO" w:eastAsia="en-US" w:bidi="ar-SA"/></w:rPr><w:t>2.1. Autonomía de 14 días, enlace alterno y almacenamiento local. 2.2. Plataforma geoespacial y laboratorio de modelación con gemelo predictivo</w:t></w:r></w:ins></w:p></w:tc><w:tc><w:tcPr><w:tcW w:w="2715" w:type="dxa"/><w:tcBorders><w:bottom w:val="single" w:sz="12" w:space="0" w:color="2A3439"/></w:tcBorders><w:shd w:color="auto" w:fill="FCE4D6" w:val="clear"/></w:tcPr><w:p><w:pPr><w:pStyle w:val="Tabla9"/><w:keepNext w:val="true"/><w:widowControl/><w:jc w:val="left"/><w:rPr><w:kern w:val="0"/><w:szCs w:val="24"/><w:lang w:val="es-CO" w:eastAsia="en-US" w:bidi="ar-SA"/><w:ins w:id="6461" w:author="Unknown Author" w:date="2026-10-30T04:17:53Z"></w:ins></w:rPr></w:pPr><w:ins w:id="6460" w:author="Unknown Author" w:date="2026-10-30T04:17:53Z"><w:r><w:rPr><w:kern w:val="0"/><w:szCs w:val="24"/><w:lang w:val="es-CO" w:eastAsia="en-US" w:bidi="ar-SA"/></w:rPr><w:t>3.1. Co-diseño, formación y convenios de custodia por tramo. 3.2. Protocolo de evaluación previa de demolición</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986"/><w:gridCol w:w="6967"/></w:tblGrid><w:tr><w:trPr><w:tblHeader w:val="true"/><w:del w:id="6462" w:author="Unknown Author" w:date="2026-10-30T04:17:53Z"/><w:cantSplit w:val="true"/></w:trPr><w:tc><w:tcPr><w:tcW w:w="2986"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6464" w:author="Unknown Author" w:date="2026-10-30T04:17:53Z"></w:del></w:rPr></w:pPr><w:del w:id="6463" w:author="Unknown Author" w:date="2026-10-30T04:17:53Z"><w:r><w:rPr><w:b/><w:kern w:val="0"/><w:szCs w:val="24"/><w:lang w:val="es-CO" w:eastAsia="en-US" w:bidi="ar-SA"/></w:rPr><w:delText>Nivel</w:delText></w:r></w:del></w:p></w:tc><w:tc><w:tcPr><w:tcW w:w="696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6466" w:author="Unknown Author" w:date="2026-10-30T04:17:53Z"></w:del></w:rPr></w:pPr><w:del w:id="6465" w:author="Unknown Author" w:date="2026-10-30T04:17:53Z"><w:r><w:rPr><w:b/><w:kern w:val="0"/><w:szCs w:val="24"/><w:lang w:val="es-CO" w:eastAsia="en-US" w:bidi="ar-SA"/></w:rPr><w:delText>Contenido</w:delText></w:r></w:del></w:p></w:tc></w:tr><w:tr><w:trPr><w:del w:id="6467" w:author="Unknown Author" w:date="2026-10-30T04:17:53Z"/><w:cantSplit w:val="true"/></w:trPr><w:tc><w:tcPr><w:tcW w:w="2986" w:type="dxa"/><w:tcBorders></w:tcBorders></w:tcPr><w:p><w:pPr><w:pStyle w:val="Tabla9"/><w:widowControl/><w:jc w:val="left"/><w:rPr><w:kern w:val="0"/><w:szCs w:val="24"/><w:lang w:val="es-CO" w:eastAsia="en-US" w:bidi="ar-SA"/><w:del w:id="6469" w:author="Unknown Author" w:date="2026-10-30T04:17:53Z"></w:del></w:rPr></w:pPr><w:del w:id="6468" w:author="Unknown Author" w:date="2026-10-30T04:17:53Z"><w:r><w:rPr><w:kern w:val="0"/><w:szCs w:val="24"/><w:lang w:val="es-CO" w:eastAsia="en-US" w:bidi="ar-SA"/></w:rPr><w:delText>Fines indirectos</w:delText></w:r></w:del></w:p></w:tc><w:tc><w:tcPr><w:tcW w:w="6967" w:type="dxa"/><w:tcBorders></w:tcBorders></w:tcPr><w:p><w:pPr><w:pStyle w:val="Tabla9"/><w:widowControl/><w:jc w:val="left"/><w:rPr><w:kern w:val="0"/><w:szCs w:val="24"/><w:lang w:val="es-CO" w:eastAsia="en-US" w:bidi="ar-SA"/><w:del w:id="6471" w:author="Unknown Author" w:date="2026-10-30T04:17:53Z"></w:del></w:rPr></w:pPr><w:del w:id="6470" w:author="Unknown Author" w:date="2026-10-30T04:17:53Z"><w:r><w:rPr><w:kern w:val="0"/><w:szCs w:val="24"/><w:lang w:val="es-CO" w:eastAsia="en-US" w:bidi="ar-SA"/></w:rPr><w:delText>1.1. Población y trabajadores con protección efectiva ante alertas confiables. 1.2. Alta adopción institucional del tablero y de las alertas</w:delText></w:r></w:del></w:p></w:tc></w:tr><w:tr><w:trPr><w:del w:id="6472" w:author="Unknown Author" w:date="2026-10-30T04:17:53Z"/><w:cantSplit w:val="true"/></w:trPr><w:tc><w:tcPr><w:tcW w:w="2986" w:type="dxa"/><w:tcBorders></w:tcBorders><w:shd w:color="auto" w:fill="F7F7F7" w:val="clear"/></w:tcPr><w:p><w:pPr><w:pStyle w:val="Tabla9"/><w:widowControl/><w:jc w:val="left"/><w:rPr><w:kern w:val="0"/><w:szCs w:val="24"/><w:lang w:val="es-CO" w:eastAsia="en-US" w:bidi="ar-SA"/><w:del w:id="6474" w:author="Unknown Author" w:date="2026-10-30T04:17:53Z"></w:del></w:rPr></w:pPr><w:del w:id="6473" w:author="Unknown Author" w:date="2026-10-30T04:17:53Z"><w:r><w:rPr><w:kern w:val="0"/><w:szCs w:val="24"/><w:lang w:val="es-CO" w:eastAsia="en-US" w:bidi="ar-SA"/></w:rPr><w:delText>Fines directos</w:delText></w:r></w:del></w:p></w:tc><w:tc><w:tcPr><w:tcW w:w="6967" w:type="dxa"/><w:tcBorders></w:tcBorders><w:shd w:color="auto" w:fill="F7F7F7" w:val="clear"/></w:tcPr><w:p><w:pPr><w:pStyle w:val="Tabla9"/><w:widowControl/><w:jc w:val="left"/><w:rPr><w:kern w:val="0"/><w:szCs w:val="24"/><w:lang w:val="es-CO" w:eastAsia="en-US" w:bidi="ar-SA"/><w:del w:id="6476" w:author="Unknown Author" w:date="2026-10-30T04:17:53Z"></w:del></w:rPr></w:pPr><w:del w:id="6475" w:author="Unknown Author" w:date="2026-10-30T04:17:53Z"><w:r><w:rPr><w:kern w:val="0"/><w:szCs w:val="24"/><w:lang w:val="es-CO" w:eastAsia="en-US" w:bidi="ar-SA"/></w:rPr><w:delText>1. Índice local de calidad del aire con fórmula validada y entradas de error conocido. 2. Tasa de falsas alarmas medida y reducida</w:delText></w:r></w:del></w:p></w:tc></w:tr><w:tr><w:trPr><w:del w:id="6477" w:author="Unknown Author" w:date="2026-10-30T04:17:53Z"/><w:cantSplit w:val="true"/></w:trPr><w:tc><w:tcPr><w:tcW w:w="2986" w:type="dxa"/><w:tcBorders></w:tcBorders></w:tcPr><w:p><w:pPr><w:pStyle w:val="Tabla9"/><w:widowControl/><w:jc w:val="left"/><w:rPr><w:kern w:val="0"/><w:szCs w:val="24"/><w:lang w:val="es-CO" w:eastAsia="en-US" w:bidi="ar-SA"/><w:del w:id="6479" w:author="Unknown Author" w:date="2026-10-30T04:17:53Z"></w:del></w:rPr></w:pPr><w:del w:id="6478" w:author="Unknown Author" w:date="2026-10-30T04:17:53Z"><w:r><w:rPr><w:kern w:val="0"/><w:szCs w:val="24"/><w:lang w:val="es-CO" w:eastAsia="en-US" w:bidi="ar-SA"/></w:rPr><w:delText>Objetivo general</w:delText></w:r></w:del></w:p></w:tc><w:tc><w:tcPr><w:tcW w:w="6967" w:type="dxa"/><w:tcBorders></w:tcBorders></w:tcPr><w:p><w:pPr><w:pStyle w:val="Tabla9"/><w:widowControl/><w:jc w:val="left"/><w:rPr><w:kern w:val="0"/><w:szCs w:val="24"/><w:lang w:val="es-CO" w:eastAsia="en-US" w:bidi="ar-SA"/><w:del w:id="6481" w:author="Unknown Author" w:date="2026-10-30T04:17:53Z"></w:del></w:rPr></w:pPr><w:del w:id="6480" w:author="Unknown Author" w:date="2026-10-30T04:17:53Z"><w:r><w:rPr><w:kern w:val="0"/><w:szCs w:val="24"/><w:lang w:val="es-CO" w:eastAsia="en-US" w:bidi="ar-SA"/></w:rPr><w:delText>Reducir el error de medición de material particulado de una red de 100 nodos de bajo costo, y asegurar el uso institucional de esa medición y de un gemelo predictivo de demolición validado en la gestión del riesgo (numeral 12.1)</w:delText></w:r></w:del></w:p></w:tc></w:tr><w:tr><w:trPr><w:del w:id="6482" w:author="Unknown Author" w:date="2026-10-30T04:17:53Z"/><w:cantSplit w:val="true"/></w:trPr><w:tc><w:tcPr><w:tcW w:w="2986" w:type="dxa"/><w:tcBorders></w:tcBorders><w:shd w:color="auto" w:fill="F7F7F7" w:val="clear"/></w:tcPr><w:p><w:pPr><w:pStyle w:val="Tabla9"/><w:widowControl/><w:jc w:val="left"/><w:rPr><w:kern w:val="0"/><w:szCs w:val="24"/><w:lang w:val="es-CO" w:eastAsia="en-US" w:bidi="ar-SA"/><w:del w:id="6484" w:author="Unknown Author" w:date="2026-10-30T04:17:53Z"></w:del></w:rPr></w:pPr><w:del w:id="6483" w:author="Unknown Author" w:date="2026-10-30T04:17:53Z"><w:r><w:rPr><w:kern w:val="0"/><w:szCs w:val="24"/><w:lang w:val="es-CO" w:eastAsia="en-US" w:bidi="ar-SA"/></w:rPr><w:delText>Objetivos específicos</w:delText></w:r></w:del></w:p></w:tc><w:tc><w:tcPr><w:tcW w:w="6967" w:type="dxa"/><w:tcBorders></w:tcBorders><w:shd w:color="auto" w:fill="F7F7F7" w:val="clear"/></w:tcPr><w:p><w:pPr><w:pStyle w:val="Tabla9"/><w:widowControl/><w:jc w:val="left"/><w:rPr><w:kern w:val="0"/><w:szCs w:val="24"/><w:lang w:val="es-CO" w:eastAsia="en-US" w:bidi="ar-SA"/><w:del w:id="6486" w:author="Unknown Author" w:date="2026-10-30T04:17:53Z"></w:del></w:rPr></w:pPr><w:del w:id="6485" w:author="Unknown Author" w:date="2026-10-30T04:17:53Z"><w:r><w:rPr><w:kern w:val="0"/><w:szCs w:val="24"/><w:lang w:val="es-CO" w:eastAsia="en-US" w:bidi="ar-SA"/></w:rPr><w:delText>OE1. Corregir la interferencia de humedad y de fracción gruesa y validar el gemelo predictivo. OE2. Mantener la disponibilidad de 100 nodos y 10 gateways y poner en operación el laboratorio de modelación. OE3. Lograr el uso del tablero y del protocolo por los comités y adoptar el protocolo de evaluación previa</w:delText></w:r></w:del></w:p></w:tc></w:tr><w:tr><w:trPr><w:del w:id="6487" w:author="Unknown Author" w:date="2026-10-30T04:17:53Z"/><w:cantSplit w:val="true"/></w:trPr><w:tc><w:tcPr><w:tcW w:w="2986" w:type="dxa"/><w:tcBorders><w:bottom w:val="single" w:sz="12" w:space="0" w:color="2A3439"/></w:tcBorders></w:tcPr><w:p><w:pPr><w:pStyle w:val="Tabla9"/><w:keepNext w:val="true"/><w:widowControl/><w:jc w:val="left"/><w:rPr><w:kern w:val="0"/><w:szCs w:val="24"/><w:lang w:val="es-CO" w:eastAsia="en-US" w:bidi="ar-SA"/><w:del w:id="6489" w:author="Unknown Author" w:date="2026-10-30T04:17:53Z"></w:del></w:rPr></w:pPr><w:del w:id="6488" w:author="Unknown Author" w:date="2026-10-30T04:17:53Z"><w:r><w:rPr><w:kern w:val="0"/><w:szCs w:val="24"/><w:lang w:val="es-CO" w:eastAsia="en-US" w:bidi="ar-SA"/></w:rPr><w:delText>Medios</w:delText></w:r></w:del></w:p></w:tc><w:tc><w:tcPr><w:tcW w:w="6967" w:type="dxa"/><w:tcBorders><w:bottom w:val="single" w:sz="12" w:space="0" w:color="2A3439"/></w:tcBorders></w:tcPr><w:p><w:pPr><w:pStyle w:val="Tabla9"/><w:keepNext w:val="true"/><w:widowControl/><w:jc w:val="left"/><w:rPr><w:kern w:val="0"/><w:szCs w:val="24"/><w:lang w:val="es-CO" w:eastAsia="en-US" w:bidi="ar-SA"/><w:del w:id="6491" w:author="Unknown Author" w:date="2026-10-30T04:17:53Z"></w:del></w:rPr></w:pPr><w:del w:id="6490" w:author="Unknown Author" w:date="2026-10-30T04:17:53Z"><w:r><w:rPr><w:kern w:val="0"/><w:szCs w:val="24"/><w:lang w:val="es-CO" w:eastAsia="en-US" w:bidi="ar-SA"/></w:rPr><w:delText>1.1. Colocalización con tres monitores de referencia y modelo de corrección en gateways. 1.2. Validación con mediciones en demoliciones reales. 2.1. Autonomía de 14 días, enlace alterno y almacenamiento local. 2.2. Laboratorio de modelación con gemelo predictivo. 3.1. Co-diseño, formación y convenios de custodia por tramo. 3.2. Protocolo de evaluación previa de demolición</w:delText></w:r></w:del></w:p></w:tc></w:tr></w:tbl><w:p><w:pPr><w:pStyle w:val="TablaNota"/><w:rPr></w:rPr></w:pPr><w:r><w:rPr><w:i/><w:iCs/></w:rPr><w:t>Nota.</w:t></w:r><w:r><w:rPr></w:rPr><w:t xml:space="preserve"> Elaboración propia a partir del árbol de problemas de la sección 5</w:t></w:r><w:ins w:id="6492" w:author="Unknown Author" w:date="2026-10-30T04:17:53Z"><w:r><w:rPr></w:rPr><w:t>, con el esquema de la plantilla del Anexo 2. Cada columna corresponde a una rama del</w:t></w:r></w:ins><w:del w:id="6493" w:author="Unknown Author" w:date="2026-10-30T04:17:53Z"><w:r><w:rPr></w:rPr><w:delText>. Las compuertas de los meses 12 y 17 condicionan la compra de cada tramo. La brecha de predicción no integra el</w:delText></w:r></w:del><w:r><w:rPr></w:rPr><w:t xml:space="preserve"> árbol de problemas y </w:t></w:r><w:ins w:id="6494" w:author="Unknown Author" w:date="2026-10-30T04:17:53Z"><w:r><w:rPr></w:rPr><w:t>a un objetivo específico. Las compuertas de los meses 12 y 17 condicionan la compra de cada tramo</w:t></w:r></w:ins><w:del w:id="6495" w:author="Unknown Author" w:date="2026-10-30T04:17:53Z"><w:r><w:rPr></w:rPr><w:delText>por eso aparece solo en los objetivos específicos y en los medios</w:delText></w:r></w:del><w:r><w:rPr></w:rPr><w:t>.</w:t></w:r></w:p><w:p><w:pPr><w:pStyle w:val="FiguraRotulo"/><w:rPr></w:rPr></w:pPr><w:bookmarkStart w:id="136" w:name="rot_Figura_12_1"/><w:r><w:rPr><w:b/><w:bCs/></w:rPr><w:t>Figura 12.1</w:t></w:r><w:bookmarkEnd w:id="136"/></w:p><w:p><w:pPr><w:pStyle w:val="FiguraTitulo"/><w:rPr></w:rPr></w:pPr><w:r><w:rPr><w:i/><w:iCs/></w:rPr><w:t>Los tres objetivos específicos convierten las causas priorizadas en medios verificables</w:t></w:r></w:p><w:p><w:pPr><w:pStyle w:val="BodyText"/><w:rPr></w:rPr></w:pPr><w:r><w:rPr></w:rPr><w:drawing><wp:inline distT="0" distB="0" distL="0" distR="0"><wp:extent cx="5579745" cy="5914390"/><wp:effectExtent l="0" t="0" r="0" b="0"/><wp:docPr id="11" name="Image11"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1" name="Image11" descr=""></pic:cNvPr><pic:cNvPicPr><a:picLocks noChangeAspect="1" noChangeArrowheads="1"/></pic:cNvPicPr></pic:nvPicPr><pic:blipFill><a:blip r:embed="rId12"></a:blip><a:stretch><a:fillRect/></a:stretch></pic:blipFill><pic:spPr bwMode="auto"><a:xfrm><a:off x="0" y="0"/><a:ext cx="5579745" cy="5914390"/></a:xfrm><a:prstGeom prst="rect"><a:avLst/></a:prstGeom></pic:spPr></pic:pic></a:graphicData></a:graphic></wp:inline></w:drawing></w:r></w:p><w:p><w:pPr><w:pStyle w:val="FiguraNota"/><w:rPr></w:rPr></w:pPr><w:r><w:rPr><w:i/><w:iCs/></w:rPr><w:t>Nota.</w:t></w:r><w:r><w:rPr></w:rPr><w:t xml:space="preserve"> Elaboración propia con la formulación del proyecto y el árbol de problemas de la sección 5. Software: Python 3 y matplotlib.</w:t></w:r></w:p><w:p><w:pPr><w:pStyle w:val="BodyText"/><w:rPr></w:rPr></w:pPr><w:r><w:rPr></w:rPr><w:t>La Figura 12.1 invierte el problema central en el objetivo general y sus causas en tres ramas de medios. La franja inferior recuerda que las compuertas liberan las compras. Esa doble lectura es la prueba de coherencia vertical del árbol. Cada fin tiene un objetivo que lo explica, y cada objetivo tiene un medio que lo sostiene.</w:t></w:r></w:p><w:p><w:pPr><w:pStyle w:val="BodyText"/><w:rPr></w:rPr></w:pPr><w:r><w:rPr></w:rPr><w:t>Los objetivos se alinean además con la Agenda 2030 para el Desarrollo Sostenible (Organización de las Naciones Unidas [ONU], 2015). La Figura 12.2 indica la contribución de cada objetivo específico a los Objetivos de Desarrollo Sostenible (ODS) 3, 9, 11 y 13. La contribución directa corresponde al ODS 9, por la infraestructura y la capacidad científica de OE1 y OE2. Corresponde también al ODS 11, por el uso institucional de OE3 y por la atención a la calidad del aire urbano durante las demoliciones. Las demás contribuciones son indirectas. La alineación es una decisión de formulación. El aporte a la salud depende de decisiones ajenas al proyecto, de modo que el proyecto no lo promete.</w:t></w:r></w:p><w:p><w:pPr><w:pStyle w:val="FiguraRotulo"/><w:rPr></w:rPr></w:pPr><w:bookmarkStart w:id="137" w:name="rot_Figura_12_2"/><w:r><w:rPr><w:b/><w:bCs/></w:rPr><w:t>Figura 12.2</w:t></w:r><w:bookmarkEnd w:id="137"/></w:p><w:p><w:pPr><w:pStyle w:val="FiguraTitulo"/><w:rPr></w:rPr></w:pPr><w:r><w:rPr><w:i/><w:iCs/></w:rPr><w:t>Los objetivos específicos contribuyen a cuatro Objetivos de Desarrollo Sostenible</w:t></w:r></w:p><w:p><w:pPr><w:pStyle w:val="BodyText"/><w:rPr></w:rPr></w:pPr><w:r><w:rPr></w:rPr><w:drawing><wp:inline distT="0" distB="0" distL="0" distR="0"><wp:extent cx="5579745" cy="5366385"/><wp:effectExtent l="0" t="0" r="0" b="0"/><wp:docPr id="12" name="Image12"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2" name="Image12" descr=""></pic:cNvPr><pic:cNvPicPr><a:picLocks noChangeAspect="1" noChangeArrowheads="1"/></pic:cNvPicPr></pic:nvPicPr><pic:blipFill><a:blip r:embed="rId13"></a:blip><a:stretch><a:fillRect/></a:stretch></pic:blipFill><pic:spPr bwMode="auto"><a:xfrm><a:off x="0" y="0"/><a:ext cx="5579745" cy="5366385"/></a:xfrm><a:prstGeom prst="rect"><a:avLst/></a:prstGeom></pic:spPr></pic:pic></a:graphicData></a:graphic></wp:inline></w:drawing></w:r></w:p><w:p><w:pPr><w:pStyle w:val="FiguraNota"/><w:rPr></w:rPr></w:pPr><w:r><w:rPr><w:i/><w:iCs/></w:rPr><w:t>Nota.</w:t></w:r><w:r><w:rPr></w:rPr><w:t xml:space="preserve"> Elaboración propia con la formulación del proyecto y ONU (2015). Línea continua: contribución directa. Línea discontinua: contribución indirecta. Software: Python 3 y matplotlib.</w:t></w:r><w:bookmarkEnd w:id="129"/><w:bookmarkEnd w:id="134"/></w:p><w:p><w:pPr><w:pStyle w:val="Heading1"/><w:rPr></w:rPr></w:pPr><w:bookmarkStart w:id="138" w:name="análisis-de-las-alternativas"/><w:r><w:rPr></w:rPr><w:t>13. ANÁLISIS DE LAS ALTERNATIVAS</w:t></w:r></w:p><w:p><w:pPr><w:pStyle w:val="FirstParagraph"/><w:rPr></w:rPr></w:pPr><w:r><w:rPr></w:rPr><w:t xml:space="preserve">El proyecto comparó cuatro alternativas para cumplir el objetivo general y cerrar la brecha de medición. Las alternativas responden a una pregunta. Esa pregunta es cómo obtener mediciones de PM2,5 y PM10 de error conocido en sitios de remoción de escombros. Los </w:t></w:r><w:ins w:id="6496" w:author="Unknown Author" w:date="2026-10-30T04:17:53Z"><w:r><w:rPr></w:rPr><w:t>consejos</w:t></w:r></w:ins><w:del w:id="6497" w:author="Unknown Author" w:date="2026-10-30T04:17:53Z"><w:r><w:rPr></w:rPr><w:delText>comités</w:delText></w:r></w:del><w:r><w:rPr></w:rPr><w:t xml:space="preserve"> las usan para decidir. La Tabla 13.1 describe cada alternativa, su evaluación de costo-eficiencia y la justificación de su selección o de su descarte. La alternativa seleccionada es la red híbrida con corrección en el gateway, despliegue por tramos y custodia distribuida. El componente predictivo se compara aparte en la subsección 13.3. El Anexo A documenta las condiciones bajo las cuales cambia la elección entre las alternativas.</w:t></w:r></w:p><w:p><w:pPr><w:pStyle w:val="TablaRotulo"/><w:rPr></w:rPr></w:pPr><w:bookmarkStart w:id="139" w:name="rot_Tabla_13_1"/><w:r><w:rPr><w:b/><w:bCs/></w:rPr><w:t>Tabla 13.1</w:t></w:r><w:bookmarkEnd w:id="139"/></w:p><w:p><w:pPr><w:pStyle w:val="TablaTitulo"/><w:rPr></w:rPr></w:pPr><w:r><w:rPr><w:i/><w:iCs/></w:rPr><w:t>Alternativas analizadas, evaluación de costo-eficiencia y justificación</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3208"/><w:gridCol w:w="3537"/><w:gridCol w:w="3209"/></w:tblGrid><w:tr><w:trPr><w:tblHeader w:val="true"/><w:cantSplit w:val="true"/></w:trPr><w:tc><w:tcPr><w:tcW w:w="320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Nombre de la alternativa</w:t></w:r></w:p></w:tc><w:tc><w:tcPr><w:tcW w:w="353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Descripción de la evaluación: rentabilidad, costo-eficiencia y costo mínimo</w:t></w:r></w:p></w:tc><w:tc><w:tcPr><w:tcW w:w="320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Breve justificación</w:t></w:r></w:p></w:tc></w:tr><w:tr><w:trPr><w:cantSplit w:val="true"/></w:trPr><w:tc><w:tcPr><w:tcW w:w="3208" w:type="dxa"/><w:tcBorders></w:tcBorders></w:tcPr><w:p><w:pPr><w:pStyle w:val="Tabla9"/><w:widowControl/><w:jc w:val="left"/><w:rPr><w:kern w:val="0"/><w:szCs w:val="24"/><w:lang w:val="es-CO" w:eastAsia="en-US" w:bidi="ar-SA"/></w:rPr></w:pPr><w:r><w:rPr><w:kern w:val="0"/><w:szCs w:val="24"/><w:lang w:val="es-CO" w:eastAsia="en-US" w:bidi="ar-SA"/></w:rPr><w:t>Alternativa 1: red híbrida con corrección en el gateway, despliegue por tramos y custodia distribuida (seleccionada)</w:t></w:r></w:p></w:tc><w:tc><w:tcPr><w:tcW w:w="3537" w:type="dxa"/><w:tcBorders></w:tcBorders></w:tcPr><w:p><w:pPr><w:pStyle w:val="Tabla9"/><w:widowControl/><w:jc w:val="left"/><w:rPr><w:kern w:val="0"/><w:szCs w:val="24"/><w:lang w:val="es-CO" w:eastAsia="en-US" w:bidi="ar-SA"/></w:rPr></w:pPr><w:r><w:rPr><w:kern w:val="0"/><w:szCs w:val="24"/><w:lang w:val="es-CO" w:eastAsia="en-US" w:bidi="ar-SA"/></w:rPr><w:t>Costo-eficiencia: 15,90 millones de COP por punto de medición, incluida la verificación frente a referencia. Puntaje ponderado: 5,805</w:t></w:r></w:p></w:tc><w:tc><w:tcPr><w:tcW w:w="3209" w:type="dxa"/><w:tcBorders></w:tcBorders></w:tcPr><w:p><w:pPr><w:pStyle w:val="Tabla9"/><w:widowControl/><w:jc w:val="left"/><w:rPr><w:kern w:val="0"/><w:szCs w:val="24"/><w:lang w:val="es-CO" w:eastAsia="en-US" w:bidi="ar-SA"/></w:rPr></w:pPr><w:r><w:rPr><w:kern w:val="0"/><w:szCs w:val="24"/><w:lang w:val="es-CO" w:eastAsia="en-US" w:bidi="ar-SA"/></w:rPr><w:t>Corrige el sesgo en el origen, mantiene la corrección con el enlace caído y condiciona cada compra a un resultado medido. Obtiene el mayor puntaje y es la única que verifica el uso institucional</w:t></w:r></w:p></w:tc></w:tr><w:tr><w:trPr><w:cantSplit w:val="true"/></w:trPr><w:tc><w:tcPr><w:tcW w:w="3208" w:type="dxa"/><w:tcBorders></w:tcBorders><w:shd w:color="auto" w:fill="F7F7F7" w:val="clear"/></w:tcPr><w:p><w:pPr><w:pStyle w:val="Tabla9"/><w:widowControl/><w:jc w:val="left"/><w:rPr><w:kern w:val="0"/><w:szCs w:val="24"/><w:lang w:val="es-CO" w:eastAsia="en-US" w:bidi="ar-SA"/></w:rPr></w:pPr><w:r><w:rPr><w:kern w:val="0"/><w:szCs w:val="24"/><w:lang w:val="es-CO" w:eastAsia="en-US" w:bidi="ar-SA"/></w:rPr><w:t>Alternativa 2: red de sensores con calibración centralizada en la nube</w:t></w:r></w:p></w:tc><w:tc><w:tcPr><w:tcW w:w="3537" w:type="dxa"/><w:tcBorders></w:tcBorders><w:shd w:color="auto" w:fill="F7F7F7" w:val="clear"/></w:tcPr><w:p><w:pPr><w:pStyle w:val="Tabla9"/><w:widowControl/><w:jc w:val="left"/><w:rPr><w:kern w:val="0"/><w:szCs w:val="24"/><w:lang w:val="es-CO" w:eastAsia="en-US" w:bidi="ar-SA"/></w:rPr></w:pPr><w:r><w:rPr><w:kern w:val="0"/><w:szCs w:val="24"/><w:lang w:val="es-CO" w:eastAsia="en-US" w:bidi="ar-SA"/></w:rPr><w:t>Costo-eficiencia: 13,15 millones de COP por punto, con verificación solo frente a referencia. Puntaje ponderado: 5,150</w:t></w:r></w:p></w:tc><w:tc><w:tcPr><w:tcW w:w="3209" w:type="dxa"/><w:tcBorders></w:tcBorders><w:shd w:color="auto" w:fill="F7F7F7" w:val="clear"/></w:tcPr><w:p><w:pPr><w:pStyle w:val="Tabla9"/><w:widowControl/><w:jc w:val="left"/><w:rPr><w:kern w:val="0"/><w:szCs w:val="24"/><w:lang w:val="es-CO" w:eastAsia="en-US" w:bidi="ar-SA"/></w:rPr></w:pPr><w:r><w:rPr><w:kern w:val="0"/><w:szCs w:val="24"/><w:lang w:val="es-CO" w:eastAsia="en-US" w:bidi="ar-SA"/></w:rPr><w:t>No se selecciona porque cada lectura depende del enlace para corregirse y la solución no verifica el uso. Supera a la seleccionada solo en tiempo de implementación</w:t></w:r></w:p></w:tc></w:tr><w:tr><w:trPr><w:cantSplit w:val="true"/></w:trPr><w:tc><w:tcPr><w:tcW w:w="3208" w:type="dxa"/><w:tcBorders></w:tcBorders></w:tcPr><w:p><w:pPr><w:pStyle w:val="Tabla9"/><w:widowControl/><w:jc w:val="left"/><w:rPr><w:kern w:val="0"/><w:szCs w:val="24"/><w:lang w:val="es-CO" w:eastAsia="en-US" w:bidi="ar-SA"/></w:rPr></w:pPr><w:r><w:rPr><w:kern w:val="0"/><w:szCs w:val="24"/><w:lang w:val="es-CO" w:eastAsia="en-US" w:bidi="ar-SA"/></w:rPr><w:t>Alternativa 3: statu quo, con sensores aislados sin calibración dinámica</w:t></w:r></w:p></w:tc><w:tc><w:tcPr><w:tcW w:w="3537" w:type="dxa"/><w:tcBorders></w:tcBorders></w:tcPr><w:p><w:pPr><w:pStyle w:val="Tabla9"/><w:widowControl/><w:jc w:val="left"/><w:rPr><w:kern w:val="0"/><w:szCs w:val="24"/><w:lang w:val="es-CO" w:eastAsia="en-US" w:bidi="ar-SA"/></w:rPr></w:pPr><w:r><w:rPr><w:kern w:val="0"/><w:szCs w:val="24"/><w:lang w:val="es-CO" w:eastAsia="en-US" w:bidi="ar-SA"/></w:rPr><w:t>Costo mínimo: 6,70 millones de COP por punto. No existe costo por punto verificado porque las lecturas no tienen error conocido. Puntaje ponderado: 4,475</w:t></w:r></w:p></w:tc><w:tc><w:tcPr><w:tcW w:w="3209" w:type="dxa"/><w:tcBorders></w:tcBorders></w:tcPr><w:p><w:pPr><w:pStyle w:val="Tabla9"/><w:widowControl/><w:jc w:val="left"/><w:rPr><w:kern w:val="0"/><w:szCs w:val="24"/><w:lang w:val="es-CO" w:eastAsia="en-US" w:bidi="ar-SA"/></w:rPr></w:pPr><w:r><w:rPr><w:kern w:val="0"/><w:szCs w:val="24"/><w:lang w:val="es-CO" w:eastAsia="en-US" w:bidi="ar-SA"/></w:rPr><w:t>No se selecciona porque no atiende la brecha: entrega lecturas de calidad desconocida y no genera uso institucional</w:t></w:r></w:p></w:tc></w:tr><w:tr><w:trPr><w:cantSplit w:val="true"/></w:trPr><w:tc><w:tcPr><w:tcW w:w="3208" w:type="dxa"/><w:tcBorders><w:bottom w:val="single" w:sz="12" w:space="0" w:color="2A3439"/></w:tcBorders><w:shd w:color="auto" w:fill="F7F7F7" w:val="clear"/></w:tcPr><w:p><w:pPr><w:pStyle w:val="Tabla9"/><w:keepNext w:val="true"/><w:widowControl/><w:jc w:val="left"/><w:rPr><w:kern w:val="0"/><w:szCs w:val="24"/><w:lang w:val="es-CO" w:eastAsia="en-US" w:bidi="ar-SA"/></w:rPr></w:pPr><w:r><w:rPr><w:kern w:val="0"/><w:szCs w:val="24"/><w:lang w:val="es-CO" w:eastAsia="en-US" w:bidi="ar-SA"/></w:rPr><w:t>Alternativa 4: estaciones fijas de referencia en los sitios de remoción</w:t></w:r></w:p></w:tc><w:tc><w:tcPr><w:tcW w:w="3537" w:type="dxa"/><w:tcBorders><w:bottom w:val="single" w:sz="12" w:space="0" w:color="2A3439"/></w:tcBorders><w:shd w:color="auto" w:fill="F7F7F7" w:val="clear"/></w:tcPr><w:p><w:pPr><w:pStyle w:val="Tabla9"/><w:keepNext w:val="true"/><w:widowControl/><w:jc w:val="left"/><w:rPr><w:kern w:val="0"/><w:szCs w:val="24"/><w:lang w:val="es-CO" w:eastAsia="en-US" w:bidi="ar-SA"/></w:rPr></w:pPr><w:r><w:rPr><w:kern w:val="0"/><w:szCs w:val="24"/><w:lang w:val="es-CO" w:eastAsia="en-US" w:bidi="ar-SA"/></w:rPr><w:t>Costo-eficiencia: 114,20 millones de COP por punto, equivalente a 7,2 veces la alternativa 1. Puntaje ponderado: 4,335</w:t></w:r></w:p></w:tc><w:tc><w:tcPr><w:tcW w:w="3209" w:type="dxa"/><w:tcBorders><w:bottom w:val="single" w:sz="12" w:space="0" w:color="2A3439"/></w:tcBorders><w:shd w:color="auto" w:fill="F7F7F7" w:val="clear"/></w:tcPr><w:p><w:pPr><w:pStyle w:val="Tabla9"/><w:keepNext w:val="true"/><w:widowControl/><w:jc w:val="left"/><w:rPr><w:kern w:val="0"/><w:szCs w:val="24"/><w:lang w:val="es-CO" w:eastAsia="en-US" w:bidi="ar-SA"/></w:rPr></w:pPr><w:r><w:rPr><w:kern w:val="0"/><w:szCs w:val="24"/><w:lang w:val="es-CO" w:eastAsia="en-US" w:bidi="ar-SA"/></w:rPr><w:t>No se selecciona porque no logra cobertura densa, exige obra y compra masiva y no se reubica con los sitios. Su fiabilidad por punto es la mayor</w:t></w:r></w:p></w:tc></w:tr></w:tbl><w:p><w:pPr><w:pStyle w:val="TablaNota"/><w:rPr></w:rPr></w:pPr><w:r><w:rPr><w:i/><w:iCs/></w:rPr><w:t>Nota.</w:t></w:r><w:r><w:rPr></w:rPr><w:t xml:space="preserve"> Elaboración propia con las líneas del presupuesto del proyecto. Los costos de las alternativas 1 y 3 se calculan con los costos unitarios del presupuesto. Los de las alternativas 2 y 4 son valores de referencia de formulación. El costo por punto incluye equipo, instalación, energía, enlace y verificación. Decimales con coma.</w:t></w:r></w:p><w:p><w:pPr><w:pStyle w:val="Heading2"/><w:rPr></w:rPr></w:pPr><w:bookmarkStart w:id="140" w:name="X50d2af8ce102570bcd65e9ec7447b91a89d1b96"/><w:r><w:rPr></w:rPr><w:t>13.1. Análisis técnico de la alternativa seleccionada</w:t></w:r></w:p><w:p><w:pPr><w:pStyle w:val="FirstParagraph"/><w:rPr></w:rPr></w:pPr><w:r><w:rPr></w:rPr><w:t>La selección se hizo con una suma ponderada de 14 criterios y una escala de desempeño de 1 a 9 (Hwang y Yoon, 1981). La Tabla 13.2 presenta los pesos y los puntajes. Los pesos reflejan la prioridad de la formulación: impacto esperado, viabilidad técnica y financiera, y articulación territorial. Los puntajes son estimaciones del equipo formulador y un panel evaluador puede ratificarlos. Los criterios de articulación territorial y de respuesta a prioridades usan puntajes provisionales. Las entidades territoriales certifican después la alineación con los planes de desarrollo.</w:t></w:r></w:p><w:p><w:pPr><w:pStyle w:val="TablaRotulo"/><w:rPr></w:rPr></w:pPr><w:bookmarkStart w:id="141" w:name="rot_Tabla_13_2"/><w:r><w:rPr><w:b/><w:bCs/></w:rPr><w:t>Tabla 13.2</w:t></w:r><w:bookmarkEnd w:id="141"/></w:p><w:p><w:pPr><w:pStyle w:val="TablaTitulo"/><w:rPr></w:rPr></w:pPr><w:r><w:rPr><w:i/><w:iCs/></w:rPr><w:t>Criterios de decisión, pesos y puntajes de las cuatro alternativas</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239"/><w:gridCol w:w="1327"/><w:gridCol w:w="1577"/><w:gridCol w:w="1575"/><w:gridCol w:w="1576"/><w:gridCol w:w="1659"/></w:tblGrid><w:tr><w:trPr><w:tblHeader w:val="true"/><w:ins w:id="6498" w:author="Unknown Author" w:date="2026-10-30T04:17:53Z"/><w:cantSplit w:val="true"/></w:trPr><w:tc><w:tcPr><w:tcW w:w="223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6500" w:author="Unknown Author" w:date="2026-10-30T04:17:53Z"></w:ins></w:rPr></w:pPr><w:ins w:id="6499" w:author="Unknown Author" w:date="2026-10-30T04:17:53Z"><w:r><w:rPr><w:b/><w:kern w:val="0"/><w:szCs w:val="24"/><w:lang w:val="es-CO" w:eastAsia="en-US" w:bidi="ar-SA"/></w:rPr><w:t>Criterio</w:t></w:r></w:ins></w:p></w:tc><w:tc><w:tcPr><w:tcW w:w="132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6502" w:author="Unknown Author" w:date="2026-10-30T04:17:53Z"></w:ins></w:rPr></w:pPr><w:ins w:id="6501" w:author="Unknown Author" w:date="2026-10-30T04:17:53Z"><w:r><w:rPr><w:b/><w:kern w:val="0"/><w:szCs w:val="24"/><w:lang w:val="es-CO" w:eastAsia="en-US" w:bidi="ar-SA"/></w:rPr><w:t>Peso (%)</w:t></w:r></w:ins></w:p></w:tc><w:tc><w:tcPr><w:tcW w:w="157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6504" w:author="Unknown Author" w:date="2026-10-30T04:17:53Z"></w:ins></w:rPr></w:pPr><w:ins w:id="6503" w:author="Unknown Author" w:date="2026-10-30T04:17:53Z"><w:r><w:rPr><w:b/><w:kern w:val="0"/><w:szCs w:val="24"/><w:lang w:val="es-CO" w:eastAsia="en-US" w:bidi="ar-SA"/></w:rPr><w:t>Alternativa 1: híbrida</w:t></w:r></w:ins></w:p></w:tc><w:tc><w:tcPr><w:tcW w:w="157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6506" w:author="Unknown Author" w:date="2026-10-30T04:17:53Z"></w:ins></w:rPr></w:pPr><w:ins w:id="6505" w:author="Unknown Author" w:date="2026-10-30T04:17:53Z"><w:r><w:rPr><w:b/><w:kern w:val="0"/><w:szCs w:val="24"/><w:lang w:val="es-CO" w:eastAsia="en-US" w:bidi="ar-SA"/></w:rPr><w:t>Alternativa 2: nube</w:t></w:r></w:ins></w:p></w:tc><w:tc><w:tcPr><w:tcW w:w="1576"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6508" w:author="Unknown Author" w:date="2026-10-30T04:17:53Z"></w:ins></w:rPr></w:pPr><w:ins w:id="6507" w:author="Unknown Author" w:date="2026-10-30T04:17:53Z"><w:r><w:rPr><w:b/><w:kern w:val="0"/><w:szCs w:val="24"/><w:lang w:val="es-CO" w:eastAsia="en-US" w:bidi="ar-SA"/></w:rPr><w:t>Alternativa 3: statu quo</w:t></w:r></w:ins></w:p></w:tc><w:tc><w:tcPr><w:tcW w:w="165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6510" w:author="Unknown Author" w:date="2026-10-30T04:17:53Z"></w:ins></w:rPr></w:pPr><w:ins w:id="6509" w:author="Unknown Author" w:date="2026-10-30T04:17:53Z"><w:r><w:rPr><w:b/><w:kern w:val="0"/><w:szCs w:val="24"/><w:lang w:val="es-CO" w:eastAsia="en-US" w:bidi="ar-SA"/></w:rPr><w:t>Alternativa 4: estaciones fijas</w:t></w:r></w:ins></w:p></w:tc></w:tr><w:tr><w:trPr><w:ins w:id="6511" w:author="Unknown Author" w:date="2026-10-30T04:17:53Z"/><w:cantSplit w:val="true"/></w:trPr><w:tc><w:tcPr><w:tcW w:w="2239" w:type="dxa"/><w:tcBorders></w:tcBorders></w:tcPr><w:p><w:pPr><w:pStyle w:val="Tabla9"/><w:widowControl/><w:jc w:val="left"/><w:rPr><w:kern w:val="0"/><w:szCs w:val="24"/><w:lang w:val="es-CO" w:eastAsia="en-US" w:bidi="ar-SA"/><w:ins w:id="6513" w:author="Unknown Author" w:date="2026-10-30T04:17:53Z"></w:ins></w:rPr></w:pPr><w:ins w:id="6512" w:author="Unknown Author" w:date="2026-10-30T04:17:53Z"><w:r><w:rPr><w:kern w:val="0"/><w:szCs w:val="24"/><w:lang w:val="es-CO" w:eastAsia="en-US" w:bidi="ar-SA"/></w:rPr><w:t>Viabilidad técnica</w:t></w:r></w:ins></w:p></w:tc><w:tc><w:tcPr><w:tcW w:w="1327" w:type="dxa"/><w:tcBorders></w:tcBorders></w:tcPr><w:p><w:pPr><w:pStyle w:val="Tabla9"/><w:widowControl/><w:jc w:val="left"/><w:rPr><w:kern w:val="0"/><w:szCs w:val="24"/><w:lang w:val="es-CO" w:eastAsia="en-US" w:bidi="ar-SA"/><w:ins w:id="6515" w:author="Unknown Author" w:date="2026-10-30T04:17:53Z"></w:ins></w:rPr></w:pPr><w:ins w:id="6514" w:author="Unknown Author" w:date="2026-10-30T04:17:53Z"><w:r><w:rPr><w:kern w:val="0"/><w:szCs w:val="24"/><w:lang w:val="es-CO" w:eastAsia="en-US" w:bidi="ar-SA"/></w:rPr><w:t>12,0</w:t></w:r></w:ins></w:p></w:tc><w:tc><w:tcPr><w:tcW w:w="1577" w:type="dxa"/><w:tcBorders></w:tcBorders></w:tcPr><w:p><w:pPr><w:pStyle w:val="Tabla9"/><w:widowControl/><w:jc w:val="left"/><w:rPr><w:kern w:val="0"/><w:szCs w:val="24"/><w:lang w:val="es-CO" w:eastAsia="en-US" w:bidi="ar-SA"/><w:ins w:id="6517" w:author="Unknown Author" w:date="2026-10-30T04:17:53Z"></w:ins></w:rPr></w:pPr><w:ins w:id="6516" w:author="Unknown Author" w:date="2026-10-30T04:17:53Z"><w:r><w:rPr><w:kern w:val="0"/><w:szCs w:val="24"/><w:lang w:val="es-CO" w:eastAsia="en-US" w:bidi="ar-SA"/></w:rPr><w:t>6</w:t></w:r></w:ins></w:p></w:tc><w:tc><w:tcPr><w:tcW w:w="1575" w:type="dxa"/><w:tcBorders></w:tcBorders></w:tcPr><w:p><w:pPr><w:pStyle w:val="Tabla9"/><w:widowControl/><w:jc w:val="left"/><w:rPr><w:kern w:val="0"/><w:szCs w:val="24"/><w:lang w:val="es-CO" w:eastAsia="en-US" w:bidi="ar-SA"/><w:ins w:id="6519" w:author="Unknown Author" w:date="2026-10-30T04:17:53Z"></w:ins></w:rPr></w:pPr><w:ins w:id="6518" w:author="Unknown Author" w:date="2026-10-30T04:17:53Z"><w:r><w:rPr><w:kern w:val="0"/><w:szCs w:val="24"/><w:lang w:val="es-CO" w:eastAsia="en-US" w:bidi="ar-SA"/></w:rPr><w:t>5</w:t></w:r></w:ins></w:p></w:tc><w:tc><w:tcPr><w:tcW w:w="1576" w:type="dxa"/><w:tcBorders></w:tcBorders></w:tcPr><w:p><w:pPr><w:pStyle w:val="Tabla9"/><w:widowControl/><w:jc w:val="left"/><w:rPr><w:kern w:val="0"/><w:szCs w:val="24"/><w:lang w:val="es-CO" w:eastAsia="en-US" w:bidi="ar-SA"/><w:ins w:id="6521" w:author="Unknown Author" w:date="2026-10-30T04:17:53Z"></w:ins></w:rPr></w:pPr><w:ins w:id="6520" w:author="Unknown Author" w:date="2026-10-30T04:17:53Z"><w:r><w:rPr><w:kern w:val="0"/><w:szCs w:val="24"/><w:lang w:val="es-CO" w:eastAsia="en-US" w:bidi="ar-SA"/></w:rPr><w:t>9</w:t></w:r></w:ins></w:p></w:tc><w:tc><w:tcPr><w:tcW w:w="1659" w:type="dxa"/><w:tcBorders></w:tcBorders></w:tcPr><w:p><w:pPr><w:pStyle w:val="Tabla9"/><w:widowControl/><w:jc w:val="left"/><w:rPr><w:kern w:val="0"/><w:szCs w:val="24"/><w:lang w:val="es-CO" w:eastAsia="en-US" w:bidi="ar-SA"/><w:ins w:id="6523" w:author="Unknown Author" w:date="2026-10-30T04:17:53Z"></w:ins></w:rPr></w:pPr><w:ins w:id="6522" w:author="Unknown Author" w:date="2026-10-30T04:17:53Z"><w:r><w:rPr><w:kern w:val="0"/><w:szCs w:val="24"/><w:lang w:val="es-CO" w:eastAsia="en-US" w:bidi="ar-SA"/></w:rPr><w:t>7</w:t></w:r></w:ins></w:p></w:tc></w:tr><w:tr><w:trPr><w:ins w:id="6524" w:author="Unknown Author" w:date="2026-10-30T04:17:53Z"/><w:cantSplit w:val="true"/></w:trPr><w:tc><w:tcPr><w:tcW w:w="2239" w:type="dxa"/><w:tcBorders></w:tcBorders><w:shd w:color="auto" w:fill="F7F7F7" w:val="clear"/></w:tcPr><w:p><w:pPr><w:pStyle w:val="Tabla9"/><w:widowControl/><w:jc w:val="left"/><w:rPr><w:kern w:val="0"/><w:szCs w:val="24"/><w:lang w:val="es-CO" w:eastAsia="en-US" w:bidi="ar-SA"/><w:ins w:id="6526" w:author="Unknown Author" w:date="2026-10-30T04:17:53Z"></w:ins></w:rPr></w:pPr><w:ins w:id="6525" w:author="Unknown Author" w:date="2026-10-30T04:17:53Z"><w:r><w:rPr><w:kern w:val="0"/><w:szCs w:val="24"/><w:lang w:val="es-CO" w:eastAsia="en-US" w:bidi="ar-SA"/></w:rPr><w:t>Viabilidad financiera</w:t></w:r></w:ins></w:p></w:tc><w:tc><w:tcPr><w:tcW w:w="1327" w:type="dxa"/><w:tcBorders></w:tcBorders><w:shd w:color="auto" w:fill="F7F7F7" w:val="clear"/></w:tcPr><w:p><w:pPr><w:pStyle w:val="Tabla9"/><w:widowControl/><w:jc w:val="left"/><w:rPr><w:kern w:val="0"/><w:szCs w:val="24"/><w:lang w:val="es-CO" w:eastAsia="en-US" w:bidi="ar-SA"/><w:ins w:id="6528" w:author="Unknown Author" w:date="2026-10-30T04:17:53Z"></w:ins></w:rPr></w:pPr><w:ins w:id="6527" w:author="Unknown Author" w:date="2026-10-30T04:17:53Z"><w:r><w:rPr><w:kern w:val="0"/><w:szCs w:val="24"/><w:lang w:val="es-CO" w:eastAsia="en-US" w:bidi="ar-SA"/></w:rPr><w:t>12,0</w:t></w:r></w:ins></w:p></w:tc><w:tc><w:tcPr><w:tcW w:w="1577" w:type="dxa"/><w:tcBorders></w:tcBorders><w:shd w:color="auto" w:fill="F7F7F7" w:val="clear"/></w:tcPr><w:p><w:pPr><w:pStyle w:val="Tabla9"/><w:widowControl/><w:jc w:val="left"/><w:rPr><w:kern w:val="0"/><w:szCs w:val="24"/><w:lang w:val="es-CO" w:eastAsia="en-US" w:bidi="ar-SA"/><w:ins w:id="6530" w:author="Unknown Author" w:date="2026-10-30T04:17:53Z"></w:ins></w:rPr></w:pPr><w:ins w:id="6529" w:author="Unknown Author" w:date="2026-10-30T04:17:53Z"><w:r><w:rPr><w:kern w:val="0"/><w:szCs w:val="24"/><w:lang w:val="es-CO" w:eastAsia="en-US" w:bidi="ar-SA"/></w:rPr><w:t>6</w:t></w:r></w:ins></w:p></w:tc><w:tc><w:tcPr><w:tcW w:w="1575" w:type="dxa"/><w:tcBorders></w:tcBorders><w:shd w:color="auto" w:fill="F7F7F7" w:val="clear"/></w:tcPr><w:p><w:pPr><w:pStyle w:val="Tabla9"/><w:widowControl/><w:jc w:val="left"/><w:rPr><w:kern w:val="0"/><w:szCs w:val="24"/><w:lang w:val="es-CO" w:eastAsia="en-US" w:bidi="ar-SA"/><w:ins w:id="6532" w:author="Unknown Author" w:date="2026-10-30T04:17:53Z"></w:ins></w:rPr></w:pPr><w:ins w:id="6531" w:author="Unknown Author" w:date="2026-10-30T04:17:53Z"><w:r><w:rPr><w:kern w:val="0"/><w:szCs w:val="24"/><w:lang w:val="es-CO" w:eastAsia="en-US" w:bidi="ar-SA"/></w:rPr><w:t>6</w:t></w:r></w:ins></w:p></w:tc><w:tc><w:tcPr><w:tcW w:w="1576" w:type="dxa"/><w:tcBorders></w:tcBorders><w:shd w:color="auto" w:fill="F7F7F7" w:val="clear"/></w:tcPr><w:p><w:pPr><w:pStyle w:val="Tabla9"/><w:widowControl/><w:jc w:val="left"/><w:rPr><w:kern w:val="0"/><w:szCs w:val="24"/><w:lang w:val="es-CO" w:eastAsia="en-US" w:bidi="ar-SA"/><w:ins w:id="6534" w:author="Unknown Author" w:date="2026-10-30T04:17:53Z"></w:ins></w:rPr></w:pPr><w:ins w:id="6533" w:author="Unknown Author" w:date="2026-10-30T04:17:53Z"><w:r><w:rPr><w:kern w:val="0"/><w:szCs w:val="24"/><w:lang w:val="es-CO" w:eastAsia="en-US" w:bidi="ar-SA"/></w:rPr><w:t>9</w:t></w:r></w:ins></w:p></w:tc><w:tc><w:tcPr><w:tcW w:w="1659" w:type="dxa"/><w:tcBorders></w:tcBorders><w:shd w:color="auto" w:fill="F7F7F7" w:val="clear"/></w:tcPr><w:p><w:pPr><w:pStyle w:val="Tabla9"/><w:widowControl/><w:jc w:val="left"/><w:rPr><w:kern w:val="0"/><w:szCs w:val="24"/><w:lang w:val="es-CO" w:eastAsia="en-US" w:bidi="ar-SA"/><w:ins w:id="6536" w:author="Unknown Author" w:date="2026-10-30T04:17:53Z"></w:ins></w:rPr></w:pPr><w:ins w:id="6535" w:author="Unknown Author" w:date="2026-10-30T04:17:53Z"><w:r><w:rPr><w:kern w:val="0"/><w:szCs w:val="24"/><w:lang w:val="es-CO" w:eastAsia="en-US" w:bidi="ar-SA"/></w:rPr><w:t>3</w:t></w:r></w:ins></w:p></w:tc></w:tr><w:tr><w:trPr><w:ins w:id="6537" w:author="Unknown Author" w:date="2026-10-30T04:17:53Z"/><w:cantSplit w:val="true"/></w:trPr><w:tc><w:tcPr><w:tcW w:w="2239" w:type="dxa"/><w:tcBorders></w:tcBorders></w:tcPr><w:p><w:pPr><w:pStyle w:val="Tabla9"/><w:widowControl/><w:jc w:val="left"/><w:rPr><w:kern w:val="0"/><w:szCs w:val="24"/><w:lang w:val="es-CO" w:eastAsia="en-US" w:bidi="ar-SA"/><w:ins w:id="6539" w:author="Unknown Author" w:date="2026-10-30T04:17:53Z"></w:ins></w:rPr></w:pPr><w:ins w:id="6538" w:author="Unknown Author" w:date="2026-10-30T04:17:53Z"><w:r><w:rPr><w:kern w:val="0"/><w:szCs w:val="24"/><w:lang w:val="es-CO" w:eastAsia="en-US" w:bidi="ar-SA"/></w:rPr><w:t>Impacto esperado</w:t></w:r></w:ins></w:p></w:tc><w:tc><w:tcPr><w:tcW w:w="1327" w:type="dxa"/><w:tcBorders></w:tcBorders></w:tcPr><w:p><w:pPr><w:pStyle w:val="Tabla9"/><w:widowControl/><w:jc w:val="left"/><w:rPr><w:kern w:val="0"/><w:szCs w:val="24"/><w:lang w:val="es-CO" w:eastAsia="en-US" w:bidi="ar-SA"/><w:ins w:id="6541" w:author="Unknown Author" w:date="2026-10-30T04:17:53Z"></w:ins></w:rPr></w:pPr><w:ins w:id="6540" w:author="Unknown Author" w:date="2026-10-30T04:17:53Z"><w:r><w:rPr><w:kern w:val="0"/><w:szCs w:val="24"/><w:lang w:val="es-CO" w:eastAsia="en-US" w:bidi="ar-SA"/></w:rPr><w:t>15,0</w:t></w:r></w:ins></w:p></w:tc><w:tc><w:tcPr><w:tcW w:w="1577" w:type="dxa"/><w:tcBorders></w:tcBorders></w:tcPr><w:p><w:pPr><w:pStyle w:val="Tabla9"/><w:widowControl/><w:jc w:val="left"/><w:rPr><w:kern w:val="0"/><w:szCs w:val="24"/><w:lang w:val="es-CO" w:eastAsia="en-US" w:bidi="ar-SA"/><w:ins w:id="6543" w:author="Unknown Author" w:date="2026-10-30T04:17:53Z"></w:ins></w:rPr></w:pPr><w:ins w:id="6542" w:author="Unknown Author" w:date="2026-10-30T04:17:53Z"><w:r><w:rPr><w:kern w:val="0"/><w:szCs w:val="24"/><w:lang w:val="es-CO" w:eastAsia="en-US" w:bidi="ar-SA"/></w:rPr><w:t>7</w:t></w:r></w:ins></w:p></w:tc><w:tc><w:tcPr><w:tcW w:w="1575" w:type="dxa"/><w:tcBorders></w:tcBorders></w:tcPr><w:p><w:pPr><w:pStyle w:val="Tabla9"/><w:widowControl/><w:jc w:val="left"/><w:rPr><w:kern w:val="0"/><w:szCs w:val="24"/><w:lang w:val="es-CO" w:eastAsia="en-US" w:bidi="ar-SA"/><w:ins w:id="6545" w:author="Unknown Author" w:date="2026-10-30T04:17:53Z"></w:ins></w:rPr></w:pPr><w:ins w:id="6544" w:author="Unknown Author" w:date="2026-10-30T04:17:53Z"><w:r><w:rPr><w:kern w:val="0"/><w:szCs w:val="24"/><w:lang w:val="es-CO" w:eastAsia="en-US" w:bidi="ar-SA"/></w:rPr><w:t>5</w:t></w:r></w:ins></w:p></w:tc><w:tc><w:tcPr><w:tcW w:w="1576" w:type="dxa"/><w:tcBorders></w:tcBorders></w:tcPr><w:p><w:pPr><w:pStyle w:val="Tabla9"/><w:widowControl/><w:jc w:val="left"/><w:rPr><w:kern w:val="0"/><w:szCs w:val="24"/><w:lang w:val="es-CO" w:eastAsia="en-US" w:bidi="ar-SA"/><w:ins w:id="6547" w:author="Unknown Author" w:date="2026-10-30T04:17:53Z"></w:ins></w:rPr></w:pPr><w:ins w:id="6546" w:author="Unknown Author" w:date="2026-10-30T04:17:53Z"><w:r><w:rPr><w:kern w:val="0"/><w:szCs w:val="24"/><w:lang w:val="es-CO" w:eastAsia="en-US" w:bidi="ar-SA"/></w:rPr><w:t>1</w:t></w:r></w:ins></w:p></w:tc><w:tc><w:tcPr><w:tcW w:w="1659" w:type="dxa"/><w:tcBorders></w:tcBorders></w:tcPr><w:p><w:pPr><w:pStyle w:val="Tabla9"/><w:widowControl/><w:jc w:val="left"/><w:rPr><w:kern w:val="0"/><w:szCs w:val="24"/><w:lang w:val="es-CO" w:eastAsia="en-US" w:bidi="ar-SA"/><w:ins w:id="6549" w:author="Unknown Author" w:date="2026-10-30T04:17:53Z"></w:ins></w:rPr></w:pPr><w:ins w:id="6548" w:author="Unknown Author" w:date="2026-10-30T04:17:53Z"><w:r><w:rPr><w:kern w:val="0"/><w:szCs w:val="24"/><w:lang w:val="es-CO" w:eastAsia="en-US" w:bidi="ar-SA"/></w:rPr><w:t>5</w:t></w:r></w:ins></w:p></w:tc></w:tr><w:tr><w:trPr><w:ins w:id="6550" w:author="Unknown Author" w:date="2026-10-30T04:17:53Z"/><w:cantSplit w:val="true"/></w:trPr><w:tc><w:tcPr><w:tcW w:w="2239" w:type="dxa"/><w:tcBorders></w:tcBorders><w:shd w:color="auto" w:fill="F7F7F7" w:val="clear"/></w:tcPr><w:p><w:pPr><w:pStyle w:val="Tabla9"/><w:widowControl/><w:jc w:val="left"/><w:rPr><w:kern w:val="0"/><w:szCs w:val="24"/><w:lang w:val="es-CO" w:eastAsia="en-US" w:bidi="ar-SA"/><w:ins w:id="6552" w:author="Unknown Author" w:date="2026-10-30T04:17:53Z"></w:ins></w:rPr></w:pPr><w:ins w:id="6551" w:author="Unknown Author" w:date="2026-10-30T04:17:53Z"><w:r><w:rPr><w:kern w:val="0"/><w:szCs w:val="24"/><w:lang w:val="es-CO" w:eastAsia="en-US" w:bidi="ar-SA"/></w:rPr><w:t>Articulación con planes de desarrollo y demandas territoriales</w:t></w:r></w:ins></w:p></w:tc><w:tc><w:tcPr><w:tcW w:w="1327" w:type="dxa"/><w:tcBorders></w:tcBorders><w:shd w:color="auto" w:fill="F7F7F7" w:val="clear"/></w:tcPr><w:p><w:pPr><w:pStyle w:val="Tabla9"/><w:widowControl/><w:jc w:val="left"/><w:rPr><w:kern w:val="0"/><w:szCs w:val="24"/><w:lang w:val="es-CO" w:eastAsia="en-US" w:bidi="ar-SA"/><w:ins w:id="6554" w:author="Unknown Author" w:date="2026-10-30T04:17:53Z"></w:ins></w:rPr></w:pPr><w:ins w:id="6553" w:author="Unknown Author" w:date="2026-10-30T04:17:53Z"><w:r><w:rPr><w:kern w:val="0"/><w:szCs w:val="24"/><w:lang w:val="es-CO" w:eastAsia="en-US" w:bidi="ar-SA"/></w:rPr><w:t>10,0</w:t></w:r></w:ins></w:p></w:tc><w:tc><w:tcPr><w:tcW w:w="1577" w:type="dxa"/><w:tcBorders></w:tcBorders><w:shd w:color="auto" w:fill="F7F7F7" w:val="clear"/></w:tcPr><w:p><w:pPr><w:pStyle w:val="Tabla9"/><w:widowControl/><w:jc w:val="left"/><w:rPr><w:kern w:val="0"/><w:szCs w:val="24"/><w:lang w:val="es-CO" w:eastAsia="en-US" w:bidi="ar-SA"/><w:ins w:id="6556" w:author="Unknown Author" w:date="2026-10-30T04:17:53Z"></w:ins></w:rPr></w:pPr><w:ins w:id="6555" w:author="Unknown Author" w:date="2026-10-30T04:17:53Z"><w:r><w:rPr><w:kern w:val="0"/><w:szCs w:val="24"/><w:lang w:val="es-CO" w:eastAsia="en-US" w:bidi="ar-SA"/></w:rPr><w:t>5</w:t></w:r></w:ins></w:p></w:tc><w:tc><w:tcPr><w:tcW w:w="1575" w:type="dxa"/><w:tcBorders></w:tcBorders><w:shd w:color="auto" w:fill="F7F7F7" w:val="clear"/></w:tcPr><w:p><w:pPr><w:pStyle w:val="Tabla9"/><w:widowControl/><w:jc w:val="left"/><w:rPr><w:kern w:val="0"/><w:szCs w:val="24"/><w:lang w:val="es-CO" w:eastAsia="en-US" w:bidi="ar-SA"/><w:ins w:id="6558" w:author="Unknown Author" w:date="2026-10-30T04:17:53Z"></w:ins></w:rPr></w:pPr><w:ins w:id="6557" w:author="Unknown Author" w:date="2026-10-30T04:17:53Z"><w:r><w:rPr><w:kern w:val="0"/><w:szCs w:val="24"/><w:lang w:val="es-CO" w:eastAsia="en-US" w:bidi="ar-SA"/></w:rPr><w:t>5</w:t></w:r></w:ins></w:p></w:tc><w:tc><w:tcPr><w:tcW w:w="1576" w:type="dxa"/><w:tcBorders></w:tcBorders><w:shd w:color="auto" w:fill="F7F7F7" w:val="clear"/></w:tcPr><w:p><w:pPr><w:pStyle w:val="Tabla9"/><w:widowControl/><w:jc w:val="left"/><w:rPr><w:kern w:val="0"/><w:szCs w:val="24"/><w:lang w:val="es-CO" w:eastAsia="en-US" w:bidi="ar-SA"/><w:ins w:id="6560" w:author="Unknown Author" w:date="2026-10-30T04:17:53Z"></w:ins></w:rPr></w:pPr><w:ins w:id="6559" w:author="Unknown Author" w:date="2026-10-30T04:17:53Z"><w:r><w:rPr><w:kern w:val="0"/><w:szCs w:val="24"/><w:lang w:val="es-CO" w:eastAsia="en-US" w:bidi="ar-SA"/></w:rPr><w:t>1</w:t></w:r></w:ins></w:p></w:tc><w:tc><w:tcPr><w:tcW w:w="1659" w:type="dxa"/><w:tcBorders></w:tcBorders><w:shd w:color="auto" w:fill="F7F7F7" w:val="clear"/></w:tcPr><w:p><w:pPr><w:pStyle w:val="Tabla9"/><w:widowControl/><w:jc w:val="left"/><w:rPr><w:kern w:val="0"/><w:szCs w:val="24"/><w:lang w:val="es-CO" w:eastAsia="en-US" w:bidi="ar-SA"/><w:ins w:id="6562" w:author="Unknown Author" w:date="2026-10-30T04:17:53Z"></w:ins></w:rPr></w:pPr><w:ins w:id="6561" w:author="Unknown Author" w:date="2026-10-30T04:17:53Z"><w:r><w:rPr><w:kern w:val="0"/><w:szCs w:val="24"/><w:lang w:val="es-CO" w:eastAsia="en-US" w:bidi="ar-SA"/></w:rPr><w:t>5</w:t></w:r></w:ins></w:p></w:tc></w:tr><w:tr><w:trPr><w:ins w:id="6563" w:author="Unknown Author" w:date="2026-10-30T04:17:53Z"/><w:cantSplit w:val="true"/></w:trPr><w:tc><w:tcPr><w:tcW w:w="2239" w:type="dxa"/><w:tcBorders></w:tcBorders></w:tcPr><w:p><w:pPr><w:pStyle w:val="Tabla9"/><w:widowControl/><w:jc w:val="left"/><w:rPr><w:kern w:val="0"/><w:szCs w:val="24"/><w:lang w:val="es-CO" w:eastAsia="en-US" w:bidi="ar-SA"/><w:ins w:id="6565" w:author="Unknown Author" w:date="2026-10-30T04:17:53Z"></w:ins></w:rPr></w:pPr><w:ins w:id="6564" w:author="Unknown Author" w:date="2026-10-30T04:17:53Z"><w:r><w:rPr><w:kern w:val="0"/><w:szCs w:val="24"/><w:lang w:val="es-CO" w:eastAsia="en-US" w:bidi="ar-SA"/></w:rPr><w:t>Respuesta a prioridades del territorio</w:t></w:r></w:ins></w:p></w:tc><w:tc><w:tcPr><w:tcW w:w="1327" w:type="dxa"/><w:tcBorders></w:tcBorders></w:tcPr><w:p><w:pPr><w:pStyle w:val="Tabla9"/><w:widowControl/><w:jc w:val="left"/><w:rPr><w:kern w:val="0"/><w:szCs w:val="24"/><w:lang w:val="es-CO" w:eastAsia="en-US" w:bidi="ar-SA"/><w:ins w:id="6567" w:author="Unknown Author" w:date="2026-10-30T04:17:53Z"></w:ins></w:rPr></w:pPr><w:ins w:id="6566" w:author="Unknown Author" w:date="2026-10-30T04:17:53Z"><w:r><w:rPr><w:kern w:val="0"/><w:szCs w:val="24"/><w:lang w:val="es-CO" w:eastAsia="en-US" w:bidi="ar-SA"/></w:rPr><w:t>8,0</w:t></w:r></w:ins></w:p></w:tc><w:tc><w:tcPr><w:tcW w:w="1577" w:type="dxa"/><w:tcBorders></w:tcBorders></w:tcPr><w:p><w:pPr><w:pStyle w:val="Tabla9"/><w:widowControl/><w:jc w:val="left"/><w:rPr><w:kern w:val="0"/><w:szCs w:val="24"/><w:lang w:val="es-CO" w:eastAsia="en-US" w:bidi="ar-SA"/><w:ins w:id="6569" w:author="Unknown Author" w:date="2026-10-30T04:17:53Z"></w:ins></w:rPr></w:pPr><w:ins w:id="6568" w:author="Unknown Author" w:date="2026-10-30T04:17:53Z"><w:r><w:rPr><w:kern w:val="0"/><w:szCs w:val="24"/><w:lang w:val="es-CO" w:eastAsia="en-US" w:bidi="ar-SA"/></w:rPr><w:t>5</w:t></w:r></w:ins></w:p></w:tc><w:tc><w:tcPr><w:tcW w:w="1575" w:type="dxa"/><w:tcBorders></w:tcBorders></w:tcPr><w:p><w:pPr><w:pStyle w:val="Tabla9"/><w:widowControl/><w:jc w:val="left"/><w:rPr><w:kern w:val="0"/><w:szCs w:val="24"/><w:lang w:val="es-CO" w:eastAsia="en-US" w:bidi="ar-SA"/><w:ins w:id="6571" w:author="Unknown Author" w:date="2026-10-30T04:17:53Z"></w:ins></w:rPr></w:pPr><w:ins w:id="6570" w:author="Unknown Author" w:date="2026-10-30T04:17:53Z"><w:r><w:rPr><w:kern w:val="0"/><w:szCs w:val="24"/><w:lang w:val="es-CO" w:eastAsia="en-US" w:bidi="ar-SA"/></w:rPr><w:t>5</w:t></w:r></w:ins></w:p></w:tc><w:tc><w:tcPr><w:tcW w:w="1576" w:type="dxa"/><w:tcBorders></w:tcBorders></w:tcPr><w:p><w:pPr><w:pStyle w:val="Tabla9"/><w:widowControl/><w:jc w:val="left"/><w:rPr><w:kern w:val="0"/><w:szCs w:val="24"/><w:lang w:val="es-CO" w:eastAsia="en-US" w:bidi="ar-SA"/><w:ins w:id="6573" w:author="Unknown Author" w:date="2026-10-30T04:17:53Z"></w:ins></w:rPr></w:pPr><w:ins w:id="6572" w:author="Unknown Author" w:date="2026-10-30T04:17:53Z"><w:r><w:rPr><w:kern w:val="0"/><w:szCs w:val="24"/><w:lang w:val="es-CO" w:eastAsia="en-US" w:bidi="ar-SA"/></w:rPr><w:t>1</w:t></w:r></w:ins></w:p></w:tc><w:tc><w:tcPr><w:tcW w:w="1659" w:type="dxa"/><w:tcBorders></w:tcBorders></w:tcPr><w:p><w:pPr><w:pStyle w:val="Tabla9"/><w:widowControl/><w:jc w:val="left"/><w:rPr><w:kern w:val="0"/><w:szCs w:val="24"/><w:lang w:val="es-CO" w:eastAsia="en-US" w:bidi="ar-SA"/><w:ins w:id="6575" w:author="Unknown Author" w:date="2026-10-30T04:17:53Z"></w:ins></w:rPr></w:pPr><w:ins w:id="6574" w:author="Unknown Author" w:date="2026-10-30T04:17:53Z"><w:r><w:rPr><w:kern w:val="0"/><w:szCs w:val="24"/><w:lang w:val="es-CO" w:eastAsia="en-US" w:bidi="ar-SA"/></w:rPr><w:t>4</w:t></w:r></w:ins></w:p></w:tc></w:tr><w:tr><w:trPr><w:ins w:id="6576" w:author="Unknown Author" w:date="2026-10-30T04:17:53Z"/><w:cantSplit w:val="true"/></w:trPr><w:tc><w:tcPr><w:tcW w:w="2239" w:type="dxa"/><w:tcBorders></w:tcBorders><w:shd w:color="auto" w:fill="F7F7F7" w:val="clear"/></w:tcPr><w:p><w:pPr><w:pStyle w:val="Tabla9"/><w:widowControl/><w:jc w:val="left"/><w:rPr><w:kern w:val="0"/><w:szCs w:val="24"/><w:lang w:val="es-CO" w:eastAsia="en-US" w:bidi="ar-SA"/><w:ins w:id="6578" w:author="Unknown Author" w:date="2026-10-30T04:17:53Z"></w:ins></w:rPr></w:pPr><w:ins w:id="6577" w:author="Unknown Author" w:date="2026-10-30T04:17:53Z"><w:r><w:rPr><w:kern w:val="0"/><w:szCs w:val="24"/><w:lang w:val="es-CO" w:eastAsia="en-US" w:bidi="ar-SA"/></w:rPr><w:t>Sostenibilidad</w:t></w:r></w:ins></w:p></w:tc><w:tc><w:tcPr><w:tcW w:w="1327" w:type="dxa"/><w:tcBorders></w:tcBorders><w:shd w:color="auto" w:fill="F7F7F7" w:val="clear"/></w:tcPr><w:p><w:pPr><w:pStyle w:val="Tabla9"/><w:widowControl/><w:jc w:val="left"/><w:rPr><w:kern w:val="0"/><w:szCs w:val="24"/><w:lang w:val="es-CO" w:eastAsia="en-US" w:bidi="ar-SA"/><w:ins w:id="6580" w:author="Unknown Author" w:date="2026-10-30T04:17:53Z"></w:ins></w:rPr></w:pPr><w:ins w:id="6579" w:author="Unknown Author" w:date="2026-10-30T04:17:53Z"><w:r><w:rPr><w:kern w:val="0"/><w:szCs w:val="24"/><w:lang w:val="es-CO" w:eastAsia="en-US" w:bidi="ar-SA"/></w:rPr><w:t>8,0</w:t></w:r></w:ins></w:p></w:tc><w:tc><w:tcPr><w:tcW w:w="1577" w:type="dxa"/><w:tcBorders></w:tcBorders><w:shd w:color="auto" w:fill="F7F7F7" w:val="clear"/></w:tcPr><w:p><w:pPr><w:pStyle w:val="Tabla9"/><w:widowControl/><w:jc w:val="left"/><w:rPr><w:kern w:val="0"/><w:szCs w:val="24"/><w:lang w:val="es-CO" w:eastAsia="en-US" w:bidi="ar-SA"/><w:ins w:id="6582" w:author="Unknown Author" w:date="2026-10-30T04:17:53Z"></w:ins></w:rPr></w:pPr><w:ins w:id="6581" w:author="Unknown Author" w:date="2026-10-30T04:17:53Z"><w:r><w:rPr><w:kern w:val="0"/><w:szCs w:val="24"/><w:lang w:val="es-CO" w:eastAsia="en-US" w:bidi="ar-SA"/></w:rPr><w:t>5</w:t></w:r></w:ins></w:p></w:tc><w:tc><w:tcPr><w:tcW w:w="1575" w:type="dxa"/><w:tcBorders></w:tcBorders><w:shd w:color="auto" w:fill="F7F7F7" w:val="clear"/></w:tcPr><w:p><w:pPr><w:pStyle w:val="Tabla9"/><w:widowControl/><w:jc w:val="left"/><w:rPr><w:kern w:val="0"/><w:szCs w:val="24"/><w:lang w:val="es-CO" w:eastAsia="en-US" w:bidi="ar-SA"/><w:ins w:id="6584" w:author="Unknown Author" w:date="2026-10-30T04:17:53Z"></w:ins></w:rPr></w:pPr><w:ins w:id="6583" w:author="Unknown Author" w:date="2026-10-30T04:17:53Z"><w:r><w:rPr><w:kern w:val="0"/><w:szCs w:val="24"/><w:lang w:val="es-CO" w:eastAsia="en-US" w:bidi="ar-SA"/></w:rPr><w:t>4</w:t></w:r></w:ins></w:p></w:tc><w:tc><w:tcPr><w:tcW w:w="1576" w:type="dxa"/><w:tcBorders></w:tcBorders><w:shd w:color="auto" w:fill="F7F7F7" w:val="clear"/></w:tcPr><w:p><w:pPr><w:pStyle w:val="Tabla9"/><w:widowControl/><w:jc w:val="left"/><w:rPr><w:kern w:val="0"/><w:szCs w:val="24"/><w:lang w:val="es-CO" w:eastAsia="en-US" w:bidi="ar-SA"/><w:ins w:id="6586" w:author="Unknown Author" w:date="2026-10-30T04:17:53Z"></w:ins></w:rPr></w:pPr><w:ins w:id="6585" w:author="Unknown Author" w:date="2026-10-30T04:17:53Z"><w:r><w:rPr><w:kern w:val="0"/><w:szCs w:val="24"/><w:lang w:val="es-CO" w:eastAsia="en-US" w:bidi="ar-SA"/></w:rPr><w:t>1</w:t></w:r></w:ins></w:p></w:tc><w:tc><w:tcPr><w:tcW w:w="1659" w:type="dxa"/><w:tcBorders></w:tcBorders><w:shd w:color="auto" w:fill="F7F7F7" w:val="clear"/></w:tcPr><w:p><w:pPr><w:pStyle w:val="Tabla9"/><w:widowControl/><w:jc w:val="left"/><w:rPr><w:kern w:val="0"/><w:szCs w:val="24"/><w:lang w:val="es-CO" w:eastAsia="en-US" w:bidi="ar-SA"/><w:ins w:id="6588" w:author="Unknown Author" w:date="2026-10-30T04:17:53Z"></w:ins></w:rPr></w:pPr><w:ins w:id="6587" w:author="Unknown Author" w:date="2026-10-30T04:17:53Z"><w:r><w:rPr><w:kern w:val="0"/><w:szCs w:val="24"/><w:lang w:val="es-CO" w:eastAsia="en-US" w:bidi="ar-SA"/></w:rPr><w:t>3</w:t></w:r></w:ins></w:p></w:tc></w:tr><w:tr><w:trPr><w:ins w:id="6589" w:author="Unknown Author" w:date="2026-10-30T04:17:53Z"/><w:cantSplit w:val="true"/></w:trPr><w:tc><w:tcPr><w:tcW w:w="2239" w:type="dxa"/><w:tcBorders></w:tcBorders></w:tcPr><w:p><w:pPr><w:pStyle w:val="Tabla9"/><w:widowControl/><w:jc w:val="left"/><w:rPr><w:kern w:val="0"/><w:szCs w:val="24"/><w:lang w:val="es-CO" w:eastAsia="en-US" w:bidi="ar-SA"/><w:ins w:id="6591" w:author="Unknown Author" w:date="2026-10-30T04:17:53Z"></w:ins></w:rPr></w:pPr><w:ins w:id="6590" w:author="Unknown Author" w:date="2026-10-30T04:17:53Z"><w:r><w:rPr><w:kern w:val="0"/><w:szCs w:val="24"/><w:lang w:val="es-CO" w:eastAsia="en-US" w:bidi="ar-SA"/></w:rPr><w:t>Tiempo de implementación</w:t></w:r></w:ins></w:p></w:tc><w:tc><w:tcPr><w:tcW w:w="1327" w:type="dxa"/><w:tcBorders></w:tcBorders></w:tcPr><w:p><w:pPr><w:pStyle w:val="Tabla9"/><w:widowControl/><w:jc w:val="left"/><w:rPr><w:kern w:val="0"/><w:szCs w:val="24"/><w:lang w:val="es-CO" w:eastAsia="en-US" w:bidi="ar-SA"/><w:ins w:id="6593" w:author="Unknown Author" w:date="2026-10-30T04:17:53Z"></w:ins></w:rPr></w:pPr><w:ins w:id="6592" w:author="Unknown Author" w:date="2026-10-30T04:17:53Z"><w:r><w:rPr><w:kern w:val="0"/><w:szCs w:val="24"/><w:lang w:val="es-CO" w:eastAsia="en-US" w:bidi="ar-SA"/></w:rPr><w:t>8,0</w:t></w:r></w:ins></w:p></w:tc><w:tc><w:tcPr><w:tcW w:w="1577" w:type="dxa"/><w:tcBorders></w:tcBorders></w:tcPr><w:p><w:pPr><w:pStyle w:val="Tabla9"/><w:widowControl/><w:jc w:val="left"/><w:rPr><w:kern w:val="0"/><w:szCs w:val="24"/><w:lang w:val="es-CO" w:eastAsia="en-US" w:bidi="ar-SA"/><w:ins w:id="6595" w:author="Unknown Author" w:date="2026-10-30T04:17:53Z"></w:ins></w:rPr></w:pPr><w:ins w:id="6594" w:author="Unknown Author" w:date="2026-10-30T04:17:53Z"><w:r><w:rPr><w:kern w:val="0"/><w:szCs w:val="24"/><w:lang w:val="es-CO" w:eastAsia="en-US" w:bidi="ar-SA"/></w:rPr><w:t>5</w:t></w:r></w:ins></w:p></w:tc><w:tc><w:tcPr><w:tcW w:w="1575" w:type="dxa"/><w:tcBorders></w:tcBorders></w:tcPr><w:p><w:pPr><w:pStyle w:val="Tabla9"/><w:widowControl/><w:jc w:val="left"/><w:rPr><w:kern w:val="0"/><w:szCs w:val="24"/><w:lang w:val="es-CO" w:eastAsia="en-US" w:bidi="ar-SA"/><w:ins w:id="6597" w:author="Unknown Author" w:date="2026-10-30T04:17:53Z"></w:ins></w:rPr></w:pPr><w:ins w:id="6596" w:author="Unknown Author" w:date="2026-10-30T04:17:53Z"><w:r><w:rPr><w:kern w:val="0"/><w:szCs w:val="24"/><w:lang w:val="es-CO" w:eastAsia="en-US" w:bidi="ar-SA"/></w:rPr><w:t>6</w:t></w:r></w:ins></w:p></w:tc><w:tc><w:tcPr><w:tcW w:w="1576" w:type="dxa"/><w:tcBorders></w:tcBorders></w:tcPr><w:p><w:pPr><w:pStyle w:val="Tabla9"/><w:widowControl/><w:jc w:val="left"/><w:rPr><w:kern w:val="0"/><w:szCs w:val="24"/><w:lang w:val="es-CO" w:eastAsia="en-US" w:bidi="ar-SA"/><w:ins w:id="6599" w:author="Unknown Author" w:date="2026-10-30T04:17:53Z"></w:ins></w:rPr></w:pPr><w:ins w:id="6598" w:author="Unknown Author" w:date="2026-10-30T04:17:53Z"><w:r><w:rPr><w:kern w:val="0"/><w:szCs w:val="24"/><w:lang w:val="es-CO" w:eastAsia="en-US" w:bidi="ar-SA"/></w:rPr><w:t>9</w:t></w:r></w:ins></w:p></w:tc><w:tc><w:tcPr><w:tcW w:w="1659" w:type="dxa"/><w:tcBorders></w:tcBorders></w:tcPr><w:p><w:pPr><w:pStyle w:val="Tabla9"/><w:widowControl/><w:jc w:val="left"/><w:rPr><w:kern w:val="0"/><w:szCs w:val="24"/><w:lang w:val="es-CO" w:eastAsia="en-US" w:bidi="ar-SA"/><w:ins w:id="6601" w:author="Unknown Author" w:date="2026-10-30T04:17:53Z"></w:ins></w:rPr></w:pPr><w:ins w:id="6600" w:author="Unknown Author" w:date="2026-10-30T04:17:53Z"><w:r><w:rPr><w:kern w:val="0"/><w:szCs w:val="24"/><w:lang w:val="es-CO" w:eastAsia="en-US" w:bidi="ar-SA"/></w:rPr><w:t>3</w:t></w:r></w:ins></w:p></w:tc></w:tr><w:tr><w:trPr><w:ins w:id="6602" w:author="Unknown Author" w:date="2026-10-30T04:17:53Z"/><w:cantSplit w:val="true"/></w:trPr><w:tc><w:tcPr><w:tcW w:w="2239" w:type="dxa"/><w:tcBorders></w:tcBorders><w:shd w:color="auto" w:fill="F7F7F7" w:val="clear"/></w:tcPr><w:p><w:pPr><w:pStyle w:val="Tabla9"/><w:widowControl/><w:jc w:val="left"/><w:rPr><w:kern w:val="0"/><w:szCs w:val="24"/><w:lang w:val="es-CO" w:eastAsia="en-US" w:bidi="ar-SA"/><w:ins w:id="6604" w:author="Unknown Author" w:date="2026-10-30T04:17:53Z"></w:ins></w:rPr></w:pPr><w:ins w:id="6603" w:author="Unknown Author" w:date="2026-10-30T04:17:53Z"><w:r><w:rPr><w:kern w:val="0"/><w:szCs w:val="24"/><w:lang w:val="es-CO" w:eastAsia="en-US" w:bidi="ar-SA"/></w:rPr><w:t>Nivel de riesgo (mayor puntaje, menor riesgo)</w:t></w:r></w:ins></w:p></w:tc><w:tc><w:tcPr><w:tcW w:w="1327" w:type="dxa"/><w:tcBorders></w:tcBorders><w:shd w:color="auto" w:fill="F7F7F7" w:val="clear"/></w:tcPr><w:p><w:pPr><w:pStyle w:val="Tabla9"/><w:widowControl/><w:jc w:val="left"/><w:rPr><w:kern w:val="0"/><w:szCs w:val="24"/><w:lang w:val="es-CO" w:eastAsia="en-US" w:bidi="ar-SA"/><w:ins w:id="6606" w:author="Unknown Author" w:date="2026-10-30T04:17:53Z"></w:ins></w:rPr></w:pPr><w:ins w:id="6605" w:author="Unknown Author" w:date="2026-10-30T04:17:53Z"><w:r><w:rPr><w:kern w:val="0"/><w:szCs w:val="24"/><w:lang w:val="es-CO" w:eastAsia="en-US" w:bidi="ar-SA"/></w:rPr><w:t>8,0</w:t></w:r></w:ins></w:p></w:tc><w:tc><w:tcPr><w:tcW w:w="1577" w:type="dxa"/><w:tcBorders></w:tcBorders><w:shd w:color="auto" w:fill="F7F7F7" w:val="clear"/></w:tcPr><w:p><w:pPr><w:pStyle w:val="Tabla9"/><w:widowControl/><w:jc w:val="left"/><w:rPr><w:kern w:val="0"/><w:szCs w:val="24"/><w:lang w:val="es-CO" w:eastAsia="en-US" w:bidi="ar-SA"/><w:ins w:id="6608" w:author="Unknown Author" w:date="2026-10-30T04:17:53Z"></w:ins></w:rPr></w:pPr><w:ins w:id="6607" w:author="Unknown Author" w:date="2026-10-30T04:17:53Z"><w:r><w:rPr><w:kern w:val="0"/><w:szCs w:val="24"/><w:lang w:val="es-CO" w:eastAsia="en-US" w:bidi="ar-SA"/></w:rPr><w:t>4</w:t></w:r></w:ins></w:p></w:tc><w:tc><w:tcPr><w:tcW w:w="1575" w:type="dxa"/><w:tcBorders></w:tcBorders><w:shd w:color="auto" w:fill="F7F7F7" w:val="clear"/></w:tcPr><w:p><w:pPr><w:pStyle w:val="Tabla9"/><w:widowControl/><w:jc w:val="left"/><w:rPr><w:kern w:val="0"/><w:szCs w:val="24"/><w:lang w:val="es-CO" w:eastAsia="en-US" w:bidi="ar-SA"/><w:ins w:id="6610" w:author="Unknown Author" w:date="2026-10-30T04:17:53Z"></w:ins></w:rPr></w:pPr><w:ins w:id="6609" w:author="Unknown Author" w:date="2026-10-30T04:17:53Z"><w:r><w:rPr><w:kern w:val="0"/><w:szCs w:val="24"/><w:lang w:val="es-CO" w:eastAsia="en-US" w:bidi="ar-SA"/></w:rPr><w:t>4</w:t></w:r></w:ins></w:p></w:tc><w:tc><w:tcPr><w:tcW w:w="1576" w:type="dxa"/><w:tcBorders></w:tcBorders><w:shd w:color="auto" w:fill="F7F7F7" w:val="clear"/></w:tcPr><w:p><w:pPr><w:pStyle w:val="Tabla9"/><w:widowControl/><w:jc w:val="left"/><w:rPr><w:kern w:val="0"/><w:szCs w:val="24"/><w:lang w:val="es-CO" w:eastAsia="en-US" w:bidi="ar-SA"/><w:ins w:id="6612" w:author="Unknown Author" w:date="2026-10-30T04:17:53Z"></w:ins></w:rPr></w:pPr><w:ins w:id="6611" w:author="Unknown Author" w:date="2026-10-30T04:17:53Z"><w:r><w:rPr><w:kern w:val="0"/><w:szCs w:val="24"/><w:lang w:val="es-CO" w:eastAsia="en-US" w:bidi="ar-SA"/></w:rPr><w:t>9</w:t></w:r></w:ins></w:p></w:tc><w:tc><w:tcPr><w:tcW w:w="1659" w:type="dxa"/><w:tcBorders></w:tcBorders><w:shd w:color="auto" w:fill="F7F7F7" w:val="clear"/></w:tcPr><w:p><w:pPr><w:pStyle w:val="Tabla9"/><w:widowControl/><w:jc w:val="left"/><w:rPr><w:kern w:val="0"/><w:szCs w:val="24"/><w:lang w:val="es-CO" w:eastAsia="en-US" w:bidi="ar-SA"/><w:ins w:id="6614" w:author="Unknown Author" w:date="2026-10-30T04:17:53Z"></w:ins></w:rPr></w:pPr><w:ins w:id="6613" w:author="Unknown Author" w:date="2026-10-30T04:17:53Z"><w:r><w:rPr><w:kern w:val="0"/><w:szCs w:val="24"/><w:lang w:val="es-CO" w:eastAsia="en-US" w:bidi="ar-SA"/></w:rPr><w:t>6</w:t></w:r></w:ins></w:p></w:tc></w:tr><w:tr><w:trPr><w:ins w:id="6615" w:author="Unknown Author" w:date="2026-10-30T04:17:53Z"/><w:cantSplit w:val="true"/></w:trPr><w:tc><w:tcPr><w:tcW w:w="2239" w:type="dxa"/><w:tcBorders></w:tcBorders></w:tcPr><w:p><w:pPr><w:pStyle w:val="Tabla9"/><w:widowControl/><w:jc w:val="left"/><w:rPr><w:kern w:val="0"/><w:szCs w:val="24"/><w:lang w:val="es-CO" w:eastAsia="en-US" w:bidi="ar-SA"/><w:ins w:id="6617" w:author="Unknown Author" w:date="2026-10-30T04:17:53Z"></w:ins></w:rPr></w:pPr><w:ins w:id="6616" w:author="Unknown Author" w:date="2026-10-30T04:17:53Z"><w:r><w:rPr><w:kern w:val="0"/><w:szCs w:val="24"/><w:lang w:val="es-CO" w:eastAsia="en-US" w:bidi="ar-SA"/></w:rPr><w:t>Escalabilidad</w:t></w:r></w:ins></w:p></w:tc><w:tc><w:tcPr><w:tcW w:w="1327" w:type="dxa"/><w:tcBorders></w:tcBorders></w:tcPr><w:p><w:pPr><w:pStyle w:val="Tabla9"/><w:widowControl/><w:jc w:val="left"/><w:rPr><w:kern w:val="0"/><w:szCs w:val="24"/><w:lang w:val="es-CO" w:eastAsia="en-US" w:bidi="ar-SA"/><w:ins w:id="6619" w:author="Unknown Author" w:date="2026-10-30T04:17:53Z"></w:ins></w:rPr></w:pPr><w:ins w:id="6618" w:author="Unknown Author" w:date="2026-10-30T04:17:53Z"><w:r><w:rPr><w:kern w:val="0"/><w:szCs w:val="24"/><w:lang w:val="es-CO" w:eastAsia="en-US" w:bidi="ar-SA"/></w:rPr><w:t>5,0</w:t></w:r></w:ins></w:p></w:tc><w:tc><w:tcPr><w:tcW w:w="1577" w:type="dxa"/><w:tcBorders></w:tcBorders></w:tcPr><w:p><w:pPr><w:pStyle w:val="Tabla9"/><w:widowControl/><w:jc w:val="left"/><w:rPr><w:kern w:val="0"/><w:szCs w:val="24"/><w:lang w:val="es-CO" w:eastAsia="en-US" w:bidi="ar-SA"/><w:ins w:id="6621" w:author="Unknown Author" w:date="2026-10-30T04:17:53Z"></w:ins></w:rPr></w:pPr><w:ins w:id="6620" w:author="Unknown Author" w:date="2026-10-30T04:17:53Z"><w:r><w:rPr><w:kern w:val="0"/><w:szCs w:val="24"/><w:lang w:val="es-CO" w:eastAsia="en-US" w:bidi="ar-SA"/></w:rPr><w:t>7</w:t></w:r></w:ins></w:p></w:tc><w:tc><w:tcPr><w:tcW w:w="1575" w:type="dxa"/><w:tcBorders></w:tcBorders></w:tcPr><w:p><w:pPr><w:pStyle w:val="Tabla9"/><w:widowControl/><w:jc w:val="left"/><w:rPr><w:kern w:val="0"/><w:szCs w:val="24"/><w:lang w:val="es-CO" w:eastAsia="en-US" w:bidi="ar-SA"/><w:ins w:id="6623" w:author="Unknown Author" w:date="2026-10-30T04:17:53Z"></w:ins></w:rPr></w:pPr><w:ins w:id="6622" w:author="Unknown Author" w:date="2026-10-30T04:17:53Z"><w:r><w:rPr><w:kern w:val="0"/><w:szCs w:val="24"/><w:lang w:val="es-CO" w:eastAsia="en-US" w:bidi="ar-SA"/></w:rPr><w:t>7</w:t></w:r></w:ins></w:p></w:tc><w:tc><w:tcPr><w:tcW w:w="1576" w:type="dxa"/><w:tcBorders></w:tcBorders></w:tcPr><w:p><w:pPr><w:pStyle w:val="Tabla9"/><w:widowControl/><w:jc w:val="left"/><w:rPr><w:kern w:val="0"/><w:szCs w:val="24"/><w:lang w:val="es-CO" w:eastAsia="en-US" w:bidi="ar-SA"/><w:ins w:id="6625" w:author="Unknown Author" w:date="2026-10-30T04:17:53Z"></w:ins></w:rPr></w:pPr><w:ins w:id="6624" w:author="Unknown Author" w:date="2026-10-30T04:17:53Z"><w:r><w:rPr><w:kern w:val="0"/><w:szCs w:val="24"/><w:lang w:val="es-CO" w:eastAsia="en-US" w:bidi="ar-SA"/></w:rPr><w:t>1</w:t></w:r></w:ins></w:p></w:tc><w:tc><w:tcPr><w:tcW w:w="1659" w:type="dxa"/><w:tcBorders></w:tcBorders></w:tcPr><w:p><w:pPr><w:pStyle w:val="Tabla9"/><w:widowControl/><w:jc w:val="left"/><w:rPr><w:kern w:val="0"/><w:szCs w:val="24"/><w:lang w:val="es-CO" w:eastAsia="en-US" w:bidi="ar-SA"/><w:ins w:id="6627" w:author="Unknown Author" w:date="2026-10-30T04:17:53Z"></w:ins></w:rPr></w:pPr><w:ins w:id="6626" w:author="Unknown Author" w:date="2026-10-30T04:17:53Z"><w:r><w:rPr><w:kern w:val="0"/><w:szCs w:val="24"/><w:lang w:val="es-CO" w:eastAsia="en-US" w:bidi="ar-SA"/></w:rPr><w:t>2</w:t></w:r></w:ins></w:p></w:tc></w:tr><w:tr><w:trPr><w:ins w:id="6628" w:author="Unknown Author" w:date="2026-10-30T04:17:53Z"/><w:cantSplit w:val="true"/></w:trPr><w:tc><w:tcPr><w:tcW w:w="2239" w:type="dxa"/><w:tcBorders></w:tcBorders><w:shd w:color="auto" w:fill="F7F7F7" w:val="clear"/></w:tcPr><w:p><w:pPr><w:pStyle w:val="Tabla9"/><w:widowControl/><w:jc w:val="left"/><w:rPr><w:kern w:val="0"/><w:szCs w:val="24"/><w:lang w:val="es-CO" w:eastAsia="en-US" w:bidi="ar-SA"/><w:ins w:id="6630" w:author="Unknown Author" w:date="2026-10-30T04:17:53Z"></w:ins></w:rPr></w:pPr><w:ins w:id="6629" w:author="Unknown Author" w:date="2026-10-30T04:17:53Z"><w:r><w:rPr><w:kern w:val="0"/><w:szCs w:val="24"/><w:lang w:val="es-CO" w:eastAsia="en-US" w:bidi="ar-SA"/></w:rPr><w:t>Nivel de innovación</w:t></w:r></w:ins></w:p></w:tc><w:tc><w:tcPr><w:tcW w:w="1327" w:type="dxa"/><w:tcBorders></w:tcBorders><w:shd w:color="auto" w:fill="F7F7F7" w:val="clear"/></w:tcPr><w:p><w:pPr><w:pStyle w:val="Tabla9"/><w:widowControl/><w:jc w:val="left"/><w:rPr><w:kern w:val="0"/><w:szCs w:val="24"/><w:lang w:val="es-CO" w:eastAsia="en-US" w:bidi="ar-SA"/><w:ins w:id="6632" w:author="Unknown Author" w:date="2026-10-30T04:17:53Z"></w:ins></w:rPr></w:pPr><w:ins w:id="6631" w:author="Unknown Author" w:date="2026-10-30T04:17:53Z"><w:r><w:rPr><w:kern w:val="0"/><w:szCs w:val="24"/><w:lang w:val="es-CO" w:eastAsia="en-US" w:bidi="ar-SA"/></w:rPr><w:t>4,0</w:t></w:r></w:ins></w:p></w:tc><w:tc><w:tcPr><w:tcW w:w="1577" w:type="dxa"/><w:tcBorders></w:tcBorders><w:shd w:color="auto" w:fill="F7F7F7" w:val="clear"/></w:tcPr><w:p><w:pPr><w:pStyle w:val="Tabla9"/><w:widowControl/><w:jc w:val="left"/><w:rPr><w:kern w:val="0"/><w:szCs w:val="24"/><w:lang w:val="es-CO" w:eastAsia="en-US" w:bidi="ar-SA"/><w:ins w:id="6634" w:author="Unknown Author" w:date="2026-10-30T04:17:53Z"></w:ins></w:rPr></w:pPr><w:ins w:id="6633" w:author="Unknown Author" w:date="2026-10-30T04:17:53Z"><w:r><w:rPr><w:kern w:val="0"/><w:szCs w:val="24"/><w:lang w:val="es-CO" w:eastAsia="en-US" w:bidi="ar-SA"/></w:rPr><w:t>8</w:t></w:r></w:ins></w:p></w:tc><w:tc><w:tcPr><w:tcW w:w="1575" w:type="dxa"/><w:tcBorders></w:tcBorders><w:shd w:color="auto" w:fill="F7F7F7" w:val="clear"/></w:tcPr><w:p><w:pPr><w:pStyle w:val="Tabla9"/><w:widowControl/><w:jc w:val="left"/><w:rPr><w:kern w:val="0"/><w:szCs w:val="24"/><w:lang w:val="es-CO" w:eastAsia="en-US" w:bidi="ar-SA"/><w:ins w:id="6636" w:author="Unknown Author" w:date="2026-10-30T04:17:53Z"></w:ins></w:rPr></w:pPr><w:ins w:id="6635" w:author="Unknown Author" w:date="2026-10-30T04:17:53Z"><w:r><w:rPr><w:kern w:val="0"/><w:szCs w:val="24"/><w:lang w:val="es-CO" w:eastAsia="en-US" w:bidi="ar-SA"/></w:rPr><w:t>4</w:t></w:r></w:ins></w:p></w:tc><w:tc><w:tcPr><w:tcW w:w="1576" w:type="dxa"/><w:tcBorders></w:tcBorders><w:shd w:color="auto" w:fill="F7F7F7" w:val="clear"/></w:tcPr><w:p><w:pPr><w:pStyle w:val="Tabla9"/><w:widowControl/><w:jc w:val="left"/><w:rPr><w:kern w:val="0"/><w:szCs w:val="24"/><w:lang w:val="es-CO" w:eastAsia="en-US" w:bidi="ar-SA"/><w:ins w:id="6638" w:author="Unknown Author" w:date="2026-10-30T04:17:53Z"></w:ins></w:rPr></w:pPr><w:ins w:id="6637" w:author="Unknown Author" w:date="2026-10-30T04:17:53Z"><w:r><w:rPr><w:kern w:val="0"/><w:szCs w:val="24"/><w:lang w:val="es-CO" w:eastAsia="en-US" w:bidi="ar-SA"/></w:rPr><w:t>1</w:t></w:r></w:ins></w:p></w:tc><w:tc><w:tcPr><w:tcW w:w="1659" w:type="dxa"/><w:tcBorders></w:tcBorders><w:shd w:color="auto" w:fill="F7F7F7" w:val="clear"/></w:tcPr><w:p><w:pPr><w:pStyle w:val="Tabla9"/><w:widowControl/><w:jc w:val="left"/><w:rPr><w:kern w:val="0"/><w:szCs w:val="24"/><w:lang w:val="es-CO" w:eastAsia="en-US" w:bidi="ar-SA"/><w:ins w:id="6640" w:author="Unknown Author" w:date="2026-10-30T04:17:53Z"></w:ins></w:rPr></w:pPr><w:ins w:id="6639" w:author="Unknown Author" w:date="2026-10-30T04:17:53Z"><w:r><w:rPr><w:kern w:val="0"/><w:szCs w:val="24"/><w:lang w:val="es-CO" w:eastAsia="en-US" w:bidi="ar-SA"/></w:rPr><w:t>2</w:t></w:r></w:ins></w:p></w:tc></w:tr><w:tr><w:trPr><w:ins w:id="6641" w:author="Unknown Author" w:date="2026-10-30T04:17:53Z"/><w:cantSplit w:val="true"/></w:trPr><w:tc><w:tcPr><w:tcW w:w="2239" w:type="dxa"/><w:tcBorders></w:tcBorders></w:tcPr><w:p><w:pPr><w:pStyle w:val="Tabla9"/><w:widowControl/><w:jc w:val="left"/><w:rPr><w:kern w:val="0"/><w:szCs w:val="24"/><w:lang w:val="es-CO" w:eastAsia="en-US" w:bidi="ar-SA"/><w:ins w:id="6643" w:author="Unknown Author" w:date="2026-10-30T04:17:53Z"></w:ins></w:rPr></w:pPr><w:ins w:id="6642" w:author="Unknown Author" w:date="2026-10-30T04:17:53Z"><w:r><w:rPr><w:kern w:val="0"/><w:szCs w:val="24"/><w:lang w:val="es-CO" w:eastAsia="en-US" w:bidi="ar-SA"/></w:rPr><w:t>Operación práctica para los consejos</w:t></w:r></w:ins></w:p></w:tc><w:tc><w:tcPr><w:tcW w:w="1327" w:type="dxa"/><w:tcBorders></w:tcBorders></w:tcPr><w:p><w:pPr><w:pStyle w:val="Tabla9"/><w:widowControl/><w:jc w:val="left"/><w:rPr><w:kern w:val="0"/><w:szCs w:val="24"/><w:lang w:val="es-CO" w:eastAsia="en-US" w:bidi="ar-SA"/><w:ins w:id="6645" w:author="Unknown Author" w:date="2026-10-30T04:17:53Z"></w:ins></w:rPr></w:pPr><w:ins w:id="6644" w:author="Unknown Author" w:date="2026-10-30T04:17:53Z"><w:r><w:rPr><w:kern w:val="0"/><w:szCs w:val="24"/><w:lang w:val="es-CO" w:eastAsia="en-US" w:bidi="ar-SA"/></w:rPr><w:t>2,5</w:t></w:r></w:ins></w:p></w:tc><w:tc><w:tcPr><w:tcW w:w="1577" w:type="dxa"/><w:tcBorders></w:tcBorders></w:tcPr><w:p><w:pPr><w:pStyle w:val="Tabla9"/><w:widowControl/><w:jc w:val="left"/><w:rPr><w:kern w:val="0"/><w:szCs w:val="24"/><w:lang w:val="es-CO" w:eastAsia="en-US" w:bidi="ar-SA"/><w:ins w:id="6647" w:author="Unknown Author" w:date="2026-10-30T04:17:53Z"></w:ins></w:rPr></w:pPr><w:ins w:id="6646" w:author="Unknown Author" w:date="2026-10-30T04:17:53Z"><w:r><w:rPr><w:kern w:val="0"/><w:szCs w:val="24"/><w:lang w:val="es-CO" w:eastAsia="en-US" w:bidi="ar-SA"/></w:rPr><w:t>6</w:t></w:r></w:ins></w:p></w:tc><w:tc><w:tcPr><w:tcW w:w="1575" w:type="dxa"/><w:tcBorders></w:tcBorders></w:tcPr><w:p><w:pPr><w:pStyle w:val="Tabla9"/><w:widowControl/><w:jc w:val="left"/><w:rPr><w:kern w:val="0"/><w:szCs w:val="24"/><w:lang w:val="es-CO" w:eastAsia="en-US" w:bidi="ar-SA"/><w:ins w:id="6649" w:author="Unknown Author" w:date="2026-10-30T04:17:53Z"></w:ins></w:rPr></w:pPr><w:ins w:id="6648" w:author="Unknown Author" w:date="2026-10-30T04:17:53Z"><w:r><w:rPr><w:kern w:val="0"/><w:szCs w:val="24"/><w:lang w:val="es-CO" w:eastAsia="en-US" w:bidi="ar-SA"/></w:rPr><w:t>6</w:t></w:r></w:ins></w:p></w:tc><w:tc><w:tcPr><w:tcW w:w="1576" w:type="dxa"/><w:tcBorders></w:tcBorders></w:tcPr><w:p><w:pPr><w:pStyle w:val="Tabla9"/><w:widowControl/><w:jc w:val="left"/><w:rPr><w:kern w:val="0"/><w:szCs w:val="24"/><w:lang w:val="es-CO" w:eastAsia="en-US" w:bidi="ar-SA"/><w:ins w:id="6651" w:author="Unknown Author" w:date="2026-10-30T04:17:53Z"></w:ins></w:rPr></w:pPr><w:ins w:id="6650" w:author="Unknown Author" w:date="2026-10-30T04:17:53Z"><w:r><w:rPr><w:kern w:val="0"/><w:szCs w:val="24"/><w:lang w:val="es-CO" w:eastAsia="en-US" w:bidi="ar-SA"/></w:rPr><w:t>5</w:t></w:r></w:ins></w:p></w:tc><w:tc><w:tcPr><w:tcW w:w="1659" w:type="dxa"/><w:tcBorders></w:tcBorders></w:tcPr><w:p><w:pPr><w:pStyle w:val="Tabla9"/><w:widowControl/><w:jc w:val="left"/><w:rPr><w:kern w:val="0"/><w:szCs w:val="24"/><w:lang w:val="es-CO" w:eastAsia="en-US" w:bidi="ar-SA"/><w:ins w:id="6653" w:author="Unknown Author" w:date="2026-10-30T04:17:53Z"></w:ins></w:rPr></w:pPr><w:ins w:id="6652" w:author="Unknown Author" w:date="2026-10-30T04:17:53Z"><w:r><w:rPr><w:kern w:val="0"/><w:szCs w:val="24"/><w:lang w:val="es-CO" w:eastAsia="en-US" w:bidi="ar-SA"/></w:rPr><w:t>4</w:t></w:r></w:ins></w:p></w:tc></w:tr><w:tr><w:trPr><w:ins w:id="6654" w:author="Unknown Author" w:date="2026-10-30T04:17:53Z"/><w:cantSplit w:val="true"/></w:trPr><w:tc><w:tcPr><w:tcW w:w="2239" w:type="dxa"/><w:tcBorders></w:tcBorders><w:shd w:color="auto" w:fill="F7F7F7" w:val="clear"/></w:tcPr><w:p><w:pPr><w:pStyle w:val="Tabla9"/><w:widowControl/><w:jc w:val="left"/><w:rPr><w:kern w:val="0"/><w:szCs w:val="24"/><w:lang w:val="es-CO" w:eastAsia="en-US" w:bidi="ar-SA"/><w:ins w:id="6656" w:author="Unknown Author" w:date="2026-10-30T04:17:53Z"></w:ins></w:rPr></w:pPr><w:ins w:id="6655" w:author="Unknown Author" w:date="2026-10-30T04:17:53Z"><w:r><w:rPr><w:kern w:val="0"/><w:szCs w:val="24"/><w:lang w:val="es-CO" w:eastAsia="en-US" w:bidi="ar-SA"/></w:rPr><w:t>Costo accesible para municipios</w:t></w:r></w:ins></w:p></w:tc><w:tc><w:tcPr><w:tcW w:w="1327" w:type="dxa"/><w:tcBorders></w:tcBorders><w:shd w:color="auto" w:fill="F7F7F7" w:val="clear"/></w:tcPr><w:p><w:pPr><w:pStyle w:val="Tabla9"/><w:widowControl/><w:jc w:val="left"/><w:rPr><w:kern w:val="0"/><w:szCs w:val="24"/><w:lang w:val="es-CO" w:eastAsia="en-US" w:bidi="ar-SA"/><w:ins w:id="6658" w:author="Unknown Author" w:date="2026-10-30T04:17:53Z"></w:ins></w:rPr></w:pPr><w:ins w:id="6657" w:author="Unknown Author" w:date="2026-10-30T04:17:53Z"><w:r><w:rPr><w:kern w:val="0"/><w:szCs w:val="24"/><w:lang w:val="es-CO" w:eastAsia="en-US" w:bidi="ar-SA"/></w:rPr><w:t>2,5</w:t></w:r></w:ins></w:p></w:tc><w:tc><w:tcPr><w:tcW w:w="1577" w:type="dxa"/><w:tcBorders></w:tcBorders><w:shd w:color="auto" w:fill="F7F7F7" w:val="clear"/></w:tcPr><w:p><w:pPr><w:pStyle w:val="Tabla9"/><w:widowControl/><w:jc w:val="left"/><w:rPr><w:kern w:val="0"/><w:szCs w:val="24"/><w:lang w:val="es-CO" w:eastAsia="en-US" w:bidi="ar-SA"/><w:ins w:id="6660" w:author="Unknown Author" w:date="2026-10-30T04:17:53Z"></w:ins></w:rPr></w:pPr><w:ins w:id="6659" w:author="Unknown Author" w:date="2026-10-30T04:17:53Z"><w:r><w:rPr><w:kern w:val="0"/><w:szCs w:val="24"/><w:lang w:val="es-CO" w:eastAsia="en-US" w:bidi="ar-SA"/></w:rPr><w:t>6</w:t></w:r></w:ins></w:p></w:tc><w:tc><w:tcPr><w:tcW w:w="1575" w:type="dxa"/><w:tcBorders></w:tcBorders><w:shd w:color="auto" w:fill="F7F7F7" w:val="clear"/></w:tcPr><w:p><w:pPr><w:pStyle w:val="Tabla9"/><w:widowControl/><w:jc w:val="left"/><w:rPr><w:kern w:val="0"/><w:szCs w:val="24"/><w:lang w:val="es-CO" w:eastAsia="en-US" w:bidi="ar-SA"/><w:ins w:id="6662" w:author="Unknown Author" w:date="2026-10-30T04:17:53Z"></w:ins></w:rPr></w:pPr><w:ins w:id="6661" w:author="Unknown Author" w:date="2026-10-30T04:17:53Z"><w:r><w:rPr><w:kern w:val="0"/><w:szCs w:val="24"/><w:lang w:val="es-CO" w:eastAsia="en-US" w:bidi="ar-SA"/></w:rPr><w:t>6</w:t></w:r></w:ins></w:p></w:tc><w:tc><w:tcPr><w:tcW w:w="1576" w:type="dxa"/><w:tcBorders></w:tcBorders><w:shd w:color="auto" w:fill="F7F7F7" w:val="clear"/></w:tcPr><w:p><w:pPr><w:pStyle w:val="Tabla9"/><w:widowControl/><w:jc w:val="left"/><w:rPr><w:kern w:val="0"/><w:szCs w:val="24"/><w:lang w:val="es-CO" w:eastAsia="en-US" w:bidi="ar-SA"/><w:ins w:id="6664" w:author="Unknown Author" w:date="2026-10-30T04:17:53Z"></w:ins></w:rPr></w:pPr><w:ins w:id="6663" w:author="Unknown Author" w:date="2026-10-30T04:17:53Z"><w:r><w:rPr><w:kern w:val="0"/><w:szCs w:val="24"/><w:lang w:val="es-CO" w:eastAsia="en-US" w:bidi="ar-SA"/></w:rPr><w:t>5</w:t></w:r></w:ins></w:p></w:tc><w:tc><w:tcPr><w:tcW w:w="1659" w:type="dxa"/><w:tcBorders></w:tcBorders><w:shd w:color="auto" w:fill="F7F7F7" w:val="clear"/></w:tcPr><w:p><w:pPr><w:pStyle w:val="Tabla9"/><w:widowControl/><w:jc w:val="left"/><w:rPr><w:kern w:val="0"/><w:szCs w:val="24"/><w:lang w:val="es-CO" w:eastAsia="en-US" w:bidi="ar-SA"/><w:ins w:id="6666" w:author="Unknown Author" w:date="2026-10-30T04:17:53Z"></w:ins></w:rPr></w:pPr><w:ins w:id="6665" w:author="Unknown Author" w:date="2026-10-30T04:17:53Z"><w:r><w:rPr><w:kern w:val="0"/><w:szCs w:val="24"/><w:lang w:val="es-CO" w:eastAsia="en-US" w:bidi="ar-SA"/></w:rPr><w:t>3</w:t></w:r></w:ins></w:p></w:tc></w:tr><w:tr><w:trPr><w:ins w:id="6667" w:author="Unknown Author" w:date="2026-10-30T04:17:53Z"/><w:cantSplit w:val="true"/></w:trPr><w:tc><w:tcPr><w:tcW w:w="2239" w:type="dxa"/><w:tcBorders></w:tcBorders></w:tcPr><w:p><w:pPr><w:pStyle w:val="Tabla9"/><w:widowControl/><w:jc w:val="left"/><w:rPr><w:kern w:val="0"/><w:szCs w:val="24"/><w:lang w:val="es-CO" w:eastAsia="en-US" w:bidi="ar-SA"/><w:ins w:id="6669" w:author="Unknown Author" w:date="2026-10-30T04:17:53Z"></w:ins></w:rPr></w:pPr><w:ins w:id="6668" w:author="Unknown Author" w:date="2026-10-30T04:17:53Z"><w:r><w:rPr><w:kern w:val="0"/><w:szCs w:val="24"/><w:lang w:val="es-CO" w:eastAsia="en-US" w:bidi="ar-SA"/></w:rPr><w:t>Fiabilidad de la medición</w:t></w:r></w:ins></w:p></w:tc><w:tc><w:tcPr><w:tcW w:w="1327" w:type="dxa"/><w:tcBorders></w:tcBorders></w:tcPr><w:p><w:pPr><w:pStyle w:val="Tabla9"/><w:widowControl/><w:jc w:val="left"/><w:rPr><w:kern w:val="0"/><w:szCs w:val="24"/><w:lang w:val="es-CO" w:eastAsia="en-US" w:bidi="ar-SA"/><w:ins w:id="6671" w:author="Unknown Author" w:date="2026-10-30T04:17:53Z"></w:ins></w:rPr></w:pPr><w:ins w:id="6670" w:author="Unknown Author" w:date="2026-10-30T04:17:53Z"><w:r><w:rPr><w:kern w:val="0"/><w:szCs w:val="24"/><w:lang w:val="es-CO" w:eastAsia="en-US" w:bidi="ar-SA"/></w:rPr><w:t>2,5</w:t></w:r></w:ins></w:p></w:tc><w:tc><w:tcPr><w:tcW w:w="1577" w:type="dxa"/><w:tcBorders></w:tcBorders></w:tcPr><w:p><w:pPr><w:pStyle w:val="Tabla9"/><w:widowControl/><w:jc w:val="left"/><w:rPr><w:kern w:val="0"/><w:szCs w:val="24"/><w:lang w:val="es-CO" w:eastAsia="en-US" w:bidi="ar-SA"/><w:ins w:id="6673" w:author="Unknown Author" w:date="2026-10-30T04:17:53Z"></w:ins></w:rPr></w:pPr><w:ins w:id="6672" w:author="Unknown Author" w:date="2026-10-30T04:17:53Z"><w:r><w:rPr><w:kern w:val="0"/><w:szCs w:val="24"/><w:lang w:val="es-CO" w:eastAsia="en-US" w:bidi="ar-SA"/></w:rPr><w:t>6</w:t></w:r></w:ins></w:p></w:tc><w:tc><w:tcPr><w:tcW w:w="1575" w:type="dxa"/><w:tcBorders></w:tcBorders></w:tcPr><w:p><w:pPr><w:pStyle w:val="Tabla9"/><w:widowControl/><w:jc w:val="left"/><w:rPr><w:kern w:val="0"/><w:szCs w:val="24"/><w:lang w:val="es-CO" w:eastAsia="en-US" w:bidi="ar-SA"/><w:ins w:id="6675" w:author="Unknown Author" w:date="2026-10-30T04:17:53Z"></w:ins></w:rPr></w:pPr><w:ins w:id="6674" w:author="Unknown Author" w:date="2026-10-30T04:17:53Z"><w:r><w:rPr><w:kern w:val="0"/><w:szCs w:val="24"/><w:lang w:val="es-CO" w:eastAsia="en-US" w:bidi="ar-SA"/></w:rPr><w:t>4</w:t></w:r></w:ins></w:p></w:tc><w:tc><w:tcPr><w:tcW w:w="1576" w:type="dxa"/><w:tcBorders></w:tcBorders></w:tcPr><w:p><w:pPr><w:pStyle w:val="Tabla9"/><w:widowControl/><w:jc w:val="left"/><w:rPr><w:kern w:val="0"/><w:szCs w:val="24"/><w:lang w:val="es-CO" w:eastAsia="en-US" w:bidi="ar-SA"/><w:ins w:id="6677" w:author="Unknown Author" w:date="2026-10-30T04:17:53Z"></w:ins></w:rPr></w:pPr><w:ins w:id="6676" w:author="Unknown Author" w:date="2026-10-30T04:17:53Z"><w:r><w:rPr><w:kern w:val="0"/><w:szCs w:val="24"/><w:lang w:val="es-CO" w:eastAsia="en-US" w:bidi="ar-SA"/></w:rPr><w:t>3</w:t></w:r></w:ins></w:p></w:tc><w:tc><w:tcPr><w:tcW w:w="1659" w:type="dxa"/><w:tcBorders></w:tcBorders></w:tcPr><w:p><w:pPr><w:pStyle w:val="Tabla9"/><w:widowControl/><w:jc w:val="left"/><w:rPr><w:kern w:val="0"/><w:szCs w:val="24"/><w:lang w:val="es-CO" w:eastAsia="en-US" w:bidi="ar-SA"/><w:ins w:id="6679" w:author="Unknown Author" w:date="2026-10-30T04:17:53Z"></w:ins></w:rPr></w:pPr><w:ins w:id="6678" w:author="Unknown Author" w:date="2026-10-30T04:17:53Z"><w:r><w:rPr><w:kern w:val="0"/><w:szCs w:val="24"/><w:lang w:val="es-CO" w:eastAsia="en-US" w:bidi="ar-SA"/></w:rPr><w:t>8</w:t></w:r></w:ins></w:p></w:tc></w:tr><w:tr><w:trPr><w:ins w:id="6680" w:author="Unknown Author" w:date="2026-10-30T04:17:53Z"/><w:cantSplit w:val="true"/></w:trPr><w:tc><w:tcPr><w:tcW w:w="2239" w:type="dxa"/><w:tcBorders></w:tcBorders><w:shd w:color="auto" w:fill="F7F7F7" w:val="clear"/></w:tcPr><w:p><w:pPr><w:pStyle w:val="Tabla9"/><w:widowControl/><w:jc w:val="left"/><w:rPr><w:kern w:val="0"/><w:szCs w:val="24"/><w:lang w:val="es-CO" w:eastAsia="en-US" w:bidi="ar-SA"/><w:ins w:id="6682" w:author="Unknown Author" w:date="2026-10-30T04:17:53Z"></w:ins></w:rPr></w:pPr><w:ins w:id="6681" w:author="Unknown Author" w:date="2026-10-30T04:17:53Z"><w:r><w:rPr><w:kern w:val="0"/><w:szCs w:val="24"/><w:lang w:val="es-CO" w:eastAsia="en-US" w:bidi="ar-SA"/></w:rPr><w:t>Cobertura espacial</w:t></w:r></w:ins></w:p></w:tc><w:tc><w:tcPr><w:tcW w:w="1327" w:type="dxa"/><w:tcBorders></w:tcBorders><w:shd w:color="auto" w:fill="F7F7F7" w:val="clear"/></w:tcPr><w:p><w:pPr><w:pStyle w:val="Tabla9"/><w:widowControl/><w:jc w:val="left"/><w:rPr><w:kern w:val="0"/><w:szCs w:val="24"/><w:lang w:val="es-CO" w:eastAsia="en-US" w:bidi="ar-SA"/><w:ins w:id="6684" w:author="Unknown Author" w:date="2026-10-30T04:17:53Z"></w:ins></w:rPr></w:pPr><w:ins w:id="6683" w:author="Unknown Author" w:date="2026-10-30T04:17:53Z"><w:r><w:rPr><w:kern w:val="0"/><w:szCs w:val="24"/><w:lang w:val="es-CO" w:eastAsia="en-US" w:bidi="ar-SA"/></w:rPr><w:t>2,5</w:t></w:r></w:ins></w:p></w:tc><w:tc><w:tcPr><w:tcW w:w="1577" w:type="dxa"/><w:tcBorders></w:tcBorders><w:shd w:color="auto" w:fill="F7F7F7" w:val="clear"/></w:tcPr><w:p><w:pPr><w:pStyle w:val="Tabla9"/><w:widowControl/><w:jc w:val="left"/><w:rPr><w:kern w:val="0"/><w:szCs w:val="24"/><w:lang w:val="es-CO" w:eastAsia="en-US" w:bidi="ar-SA"/><w:ins w:id="6686" w:author="Unknown Author" w:date="2026-10-30T04:17:53Z"></w:ins></w:rPr></w:pPr><w:ins w:id="6685" w:author="Unknown Author" w:date="2026-10-30T04:17:53Z"><w:r><w:rPr><w:kern w:val="0"/><w:szCs w:val="24"/><w:lang w:val="es-CO" w:eastAsia="en-US" w:bidi="ar-SA"/></w:rPr><w:t>7</w:t></w:r></w:ins></w:p></w:tc><w:tc><w:tcPr><w:tcW w:w="1575" w:type="dxa"/><w:tcBorders></w:tcBorders><w:shd w:color="auto" w:fill="F7F7F7" w:val="clear"/></w:tcPr><w:p><w:pPr><w:pStyle w:val="Tabla9"/><w:widowControl/><w:jc w:val="left"/><w:rPr><w:kern w:val="0"/><w:szCs w:val="24"/><w:lang w:val="es-CO" w:eastAsia="en-US" w:bidi="ar-SA"/><w:ins w:id="6688" w:author="Unknown Author" w:date="2026-10-30T04:17:53Z"></w:ins></w:rPr></w:pPr><w:ins w:id="6687" w:author="Unknown Author" w:date="2026-10-30T04:17:53Z"><w:r><w:rPr><w:kern w:val="0"/><w:szCs w:val="24"/><w:lang w:val="es-CO" w:eastAsia="en-US" w:bidi="ar-SA"/></w:rPr><w:t>6</w:t></w:r></w:ins></w:p></w:tc><w:tc><w:tcPr><w:tcW w:w="1576" w:type="dxa"/><w:tcBorders></w:tcBorders><w:shd w:color="auto" w:fill="F7F7F7" w:val="clear"/></w:tcPr><w:p><w:pPr><w:pStyle w:val="Tabla9"/><w:widowControl/><w:jc w:val="left"/><w:rPr><w:kern w:val="0"/><w:szCs w:val="24"/><w:lang w:val="es-CO" w:eastAsia="en-US" w:bidi="ar-SA"/><w:ins w:id="6690" w:author="Unknown Author" w:date="2026-10-30T04:17:53Z"></w:ins></w:rPr></w:pPr><w:ins w:id="6689" w:author="Unknown Author" w:date="2026-10-30T04:17:53Z"><w:r><w:rPr><w:kern w:val="0"/><w:szCs w:val="24"/><w:lang w:val="es-CO" w:eastAsia="en-US" w:bidi="ar-SA"/></w:rPr><w:t>2</w:t></w:r></w:ins></w:p></w:tc><w:tc><w:tcPr><w:tcW w:w="1659" w:type="dxa"/><w:tcBorders></w:tcBorders><w:shd w:color="auto" w:fill="F7F7F7" w:val="clear"/></w:tcPr><w:p><w:pPr><w:pStyle w:val="Tabla9"/><w:widowControl/><w:jc w:val="left"/><w:rPr><w:kern w:val="0"/><w:szCs w:val="24"/><w:lang w:val="es-CO" w:eastAsia="en-US" w:bidi="ar-SA"/><w:ins w:id="6692" w:author="Unknown Author" w:date="2026-10-30T04:17:53Z"></w:ins></w:rPr></w:pPr><w:ins w:id="6691" w:author="Unknown Author" w:date="2026-10-30T04:17:53Z"><w:r><w:rPr><w:kern w:val="0"/><w:szCs w:val="24"/><w:lang w:val="es-CO" w:eastAsia="en-US" w:bidi="ar-SA"/></w:rPr><w:t>2</w:t></w:r></w:ins></w:p></w:tc></w:tr><w:tr><w:trPr><w:ins w:id="6693" w:author="Unknown Author" w:date="2026-10-30T04:17:53Z"/><w:cantSplit w:val="true"/></w:trPr><w:tc><w:tcPr><w:tcW w:w="2239" w:type="dxa"/><w:tcBorders><w:bottom w:val="single" w:sz="12" w:space="0" w:color="2A3439"/></w:tcBorders></w:tcPr><w:p><w:pPr><w:pStyle w:val="Tabla9"/><w:keepNext w:val="true"/><w:widowControl/><w:jc w:val="left"/><w:rPr><w:kern w:val="0"/><w:szCs w:val="24"/><w:lang w:val="es-CO" w:eastAsia="en-US" w:bidi="ar-SA"/><w:ins w:id="6695" w:author="Unknown Author" w:date="2026-10-30T04:17:53Z"></w:ins></w:rPr></w:pPr><w:ins w:id="6694" w:author="Unknown Author" w:date="2026-10-30T04:17:53Z"><w:r><w:rPr><w:b/><w:bCs/><w:kern w:val="0"/><w:szCs w:val="24"/><w:lang w:val="es-CO" w:eastAsia="en-US" w:bidi="ar-SA"/></w:rPr><w:t>Puntaje ponderado</w:t></w:r></w:ins></w:p></w:tc><w:tc><w:tcPr><w:tcW w:w="1327" w:type="dxa"/><w:tcBorders><w:bottom w:val="single" w:sz="12" w:space="0" w:color="2A3439"/></w:tcBorders></w:tcPr><w:p><w:pPr><w:pStyle w:val="Tabla9"/><w:keepNext w:val="true"/><w:widowControl/><w:jc w:val="left"/><w:rPr><w:kern w:val="0"/><w:szCs w:val="24"/><w:lang w:val="es-CO" w:eastAsia="en-US" w:bidi="ar-SA"/><w:ins w:id="6697" w:author="Unknown Author" w:date="2026-10-30T04:17:53Z"></w:ins></w:rPr></w:pPr><w:ins w:id="6696" w:author="Unknown Author" w:date="2026-10-30T04:17:53Z"><w:r><w:rPr><w:b/><w:bCs/><w:kern w:val="0"/><w:szCs w:val="24"/><w:lang w:val="es-CO" w:eastAsia="en-US" w:bidi="ar-SA"/></w:rPr><w:t>100,0</w:t></w:r></w:ins></w:p></w:tc><w:tc><w:tcPr><w:tcW w:w="1577" w:type="dxa"/><w:tcBorders><w:bottom w:val="single" w:sz="12" w:space="0" w:color="2A3439"/></w:tcBorders></w:tcPr><w:p><w:pPr><w:pStyle w:val="Tabla9"/><w:keepNext w:val="true"/><w:widowControl/><w:jc w:val="left"/><w:rPr><w:kern w:val="0"/><w:szCs w:val="24"/><w:lang w:val="es-CO" w:eastAsia="en-US" w:bidi="ar-SA"/><w:ins w:id="6699" w:author="Unknown Author" w:date="2026-10-30T04:17:53Z"></w:ins></w:rPr></w:pPr><w:ins w:id="6698" w:author="Unknown Author" w:date="2026-10-30T04:17:53Z"><w:r><w:rPr><w:b/><w:bCs/><w:kern w:val="0"/><w:szCs w:val="24"/><w:lang w:val="es-CO" w:eastAsia="en-US" w:bidi="ar-SA"/></w:rPr><w:t>5,805</w:t></w:r></w:ins></w:p></w:tc><w:tc><w:tcPr><w:tcW w:w="1575" w:type="dxa"/><w:tcBorders><w:bottom w:val="single" w:sz="12" w:space="0" w:color="2A3439"/></w:tcBorders></w:tcPr><w:p><w:pPr><w:pStyle w:val="Tabla9"/><w:keepNext w:val="true"/><w:widowControl/><w:jc w:val="left"/><w:rPr><w:kern w:val="0"/><w:szCs w:val="24"/><w:lang w:val="es-CO" w:eastAsia="en-US" w:bidi="ar-SA"/><w:ins w:id="6701" w:author="Unknown Author" w:date="2026-10-30T04:17:53Z"></w:ins></w:rPr></w:pPr><w:ins w:id="6700" w:author="Unknown Author" w:date="2026-10-30T04:17:53Z"><w:r><w:rPr><w:b/><w:bCs/><w:kern w:val="0"/><w:szCs w:val="24"/><w:lang w:val="es-CO" w:eastAsia="en-US" w:bidi="ar-SA"/></w:rPr><w:t>5,150</w:t></w:r></w:ins></w:p></w:tc><w:tc><w:tcPr><w:tcW w:w="1576" w:type="dxa"/><w:tcBorders><w:bottom w:val="single" w:sz="12" w:space="0" w:color="2A3439"/></w:tcBorders></w:tcPr><w:p><w:pPr><w:pStyle w:val="Tabla9"/><w:keepNext w:val="true"/><w:widowControl/><w:jc w:val="left"/><w:rPr><w:kern w:val="0"/><w:szCs w:val="24"/><w:lang w:val="es-CO" w:eastAsia="en-US" w:bidi="ar-SA"/><w:ins w:id="6703" w:author="Unknown Author" w:date="2026-10-30T04:17:53Z"></w:ins></w:rPr></w:pPr><w:ins w:id="6702" w:author="Unknown Author" w:date="2026-10-30T04:17:53Z"><w:r><w:rPr><w:b/><w:bCs/><w:kern w:val="0"/><w:szCs w:val="24"/><w:lang w:val="es-CO" w:eastAsia="en-US" w:bidi="ar-SA"/></w:rPr><w:t>4,475</w:t></w:r></w:ins></w:p></w:tc><w:tc><w:tcPr><w:tcW w:w="1659" w:type="dxa"/><w:tcBorders><w:bottom w:val="single" w:sz="12" w:space="0" w:color="2A3439"/></w:tcBorders></w:tcPr><w:p><w:pPr><w:pStyle w:val="Tabla9"/><w:keepNext w:val="true"/><w:widowControl/><w:jc w:val="left"/><w:rPr><w:kern w:val="0"/><w:szCs w:val="24"/><w:lang w:val="es-CO" w:eastAsia="en-US" w:bidi="ar-SA"/><w:ins w:id="6705" w:author="Unknown Author" w:date="2026-10-30T04:17:53Z"></w:ins></w:rPr></w:pPr><w:ins w:id="6704" w:author="Unknown Author" w:date="2026-10-30T04:17:53Z"><w:r><w:rPr><w:b/><w:bCs/><w:kern w:val="0"/><w:szCs w:val="24"/><w:lang w:val="es-CO" w:eastAsia="en-US" w:bidi="ar-SA"/></w:rPr><w:t>4,335</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239"/><w:gridCol w:w="1327"/><w:gridCol w:w="1577"/><w:gridCol w:w="1575"/><w:gridCol w:w="1576"/><w:gridCol w:w="1659"/></w:tblGrid><w:tr><w:trPr><w:tblHeader w:val="true"/><w:del w:id="6706" w:author="Unknown Author" w:date="2026-10-30T04:17:53Z"/><w:cantSplit w:val="true"/></w:trPr><w:tc><w:tcPr><w:tcW w:w="223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6708" w:author="Unknown Author" w:date="2026-10-30T04:17:53Z"></w:del></w:rPr></w:pPr><w:del w:id="6707" w:author="Unknown Author" w:date="2026-10-30T04:17:53Z"><w:r><w:rPr><w:b/><w:kern w:val="0"/><w:szCs w:val="24"/><w:lang w:val="es-CO" w:eastAsia="en-US" w:bidi="ar-SA"/></w:rPr><w:delText>Criterio</w:delText></w:r></w:del></w:p></w:tc><w:tc><w:tcPr><w:tcW w:w="132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6710" w:author="Unknown Author" w:date="2026-10-30T04:17:53Z"></w:del></w:rPr></w:pPr><w:del w:id="6709" w:author="Unknown Author" w:date="2026-10-30T04:17:53Z"><w:r><w:rPr><w:b/><w:kern w:val="0"/><w:szCs w:val="24"/><w:lang w:val="es-CO" w:eastAsia="en-US" w:bidi="ar-SA"/></w:rPr><w:delText>Peso (%)</w:delText></w:r></w:del></w:p></w:tc><w:tc><w:tcPr><w:tcW w:w="157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6712" w:author="Unknown Author" w:date="2026-10-30T04:17:53Z"></w:del></w:rPr></w:pPr><w:del w:id="6711" w:author="Unknown Author" w:date="2026-10-30T04:17:53Z"><w:r><w:rPr><w:b/><w:kern w:val="0"/><w:szCs w:val="24"/><w:lang w:val="es-CO" w:eastAsia="en-US" w:bidi="ar-SA"/></w:rPr><w:delText>Alternativa 1: híbrida</w:delText></w:r></w:del></w:p></w:tc><w:tc><w:tcPr><w:tcW w:w="157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6714" w:author="Unknown Author" w:date="2026-10-30T04:17:53Z"></w:del></w:rPr></w:pPr><w:del w:id="6713" w:author="Unknown Author" w:date="2026-10-30T04:17:53Z"><w:r><w:rPr><w:b/><w:kern w:val="0"/><w:szCs w:val="24"/><w:lang w:val="es-CO" w:eastAsia="en-US" w:bidi="ar-SA"/></w:rPr><w:delText>Alternativa 2: nube</w:delText></w:r></w:del></w:p></w:tc><w:tc><w:tcPr><w:tcW w:w="1576"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6716" w:author="Unknown Author" w:date="2026-10-30T04:17:53Z"></w:del></w:rPr></w:pPr><w:del w:id="6715" w:author="Unknown Author" w:date="2026-10-30T04:17:53Z"><w:r><w:rPr><w:b/><w:kern w:val="0"/><w:szCs w:val="24"/><w:lang w:val="es-CO" w:eastAsia="en-US" w:bidi="ar-SA"/></w:rPr><w:delText>Alternativa 3: statu quo</w:delText></w:r></w:del></w:p></w:tc><w:tc><w:tcPr><w:tcW w:w="165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6718" w:author="Unknown Author" w:date="2026-10-30T04:17:53Z"></w:del></w:rPr></w:pPr><w:del w:id="6717" w:author="Unknown Author" w:date="2026-10-30T04:17:53Z"><w:r><w:rPr><w:b/><w:kern w:val="0"/><w:szCs w:val="24"/><w:lang w:val="es-CO" w:eastAsia="en-US" w:bidi="ar-SA"/></w:rPr><w:delText>Alternativa 4: estaciones fijas</w:delText></w:r></w:del></w:p></w:tc></w:tr><w:tr><w:trPr><w:del w:id="6719" w:author="Unknown Author" w:date="2026-10-30T04:17:53Z"/><w:cantSplit w:val="true"/></w:trPr><w:tc><w:tcPr><w:tcW w:w="2239" w:type="dxa"/><w:tcBorders></w:tcBorders></w:tcPr><w:p><w:pPr><w:pStyle w:val="Tabla9"/><w:widowControl/><w:jc w:val="left"/><w:rPr><w:kern w:val="0"/><w:szCs w:val="24"/><w:lang w:val="es-CO" w:eastAsia="en-US" w:bidi="ar-SA"/><w:del w:id="6721" w:author="Unknown Author" w:date="2026-10-30T04:17:53Z"></w:del></w:rPr></w:pPr><w:del w:id="6720" w:author="Unknown Author" w:date="2026-10-30T04:17:53Z"><w:r><w:rPr><w:kern w:val="0"/><w:szCs w:val="24"/><w:lang w:val="es-CO" w:eastAsia="en-US" w:bidi="ar-SA"/></w:rPr><w:delText>Viabilidad técnica</w:delText></w:r></w:del></w:p></w:tc><w:tc><w:tcPr><w:tcW w:w="1327" w:type="dxa"/><w:tcBorders></w:tcBorders></w:tcPr><w:p><w:pPr><w:pStyle w:val="Tabla9"/><w:widowControl/><w:jc w:val="left"/><w:rPr><w:kern w:val="0"/><w:szCs w:val="24"/><w:lang w:val="es-CO" w:eastAsia="en-US" w:bidi="ar-SA"/><w:del w:id="6723" w:author="Unknown Author" w:date="2026-10-30T04:17:53Z"></w:del></w:rPr></w:pPr><w:del w:id="6722" w:author="Unknown Author" w:date="2026-10-30T04:17:53Z"><w:r><w:rPr><w:kern w:val="0"/><w:szCs w:val="24"/><w:lang w:val="es-CO" w:eastAsia="en-US" w:bidi="ar-SA"/></w:rPr><w:delText>12,0</w:delText></w:r></w:del></w:p></w:tc><w:tc><w:tcPr><w:tcW w:w="1577" w:type="dxa"/><w:tcBorders></w:tcBorders></w:tcPr><w:p><w:pPr><w:pStyle w:val="Tabla9"/><w:widowControl/><w:jc w:val="left"/><w:rPr><w:kern w:val="0"/><w:szCs w:val="24"/><w:lang w:val="es-CO" w:eastAsia="en-US" w:bidi="ar-SA"/><w:del w:id="6725" w:author="Unknown Author" w:date="2026-10-30T04:17:53Z"></w:del></w:rPr></w:pPr><w:del w:id="6724" w:author="Unknown Author" w:date="2026-10-30T04:17:53Z"><w:r><w:rPr><w:kern w:val="0"/><w:szCs w:val="24"/><w:lang w:val="es-CO" w:eastAsia="en-US" w:bidi="ar-SA"/></w:rPr><w:delText>6</w:delText></w:r></w:del></w:p></w:tc><w:tc><w:tcPr><w:tcW w:w="1575" w:type="dxa"/><w:tcBorders></w:tcBorders></w:tcPr><w:p><w:pPr><w:pStyle w:val="Tabla9"/><w:widowControl/><w:jc w:val="left"/><w:rPr><w:kern w:val="0"/><w:szCs w:val="24"/><w:lang w:val="es-CO" w:eastAsia="en-US" w:bidi="ar-SA"/><w:del w:id="6727" w:author="Unknown Author" w:date="2026-10-30T04:17:53Z"></w:del></w:rPr></w:pPr><w:del w:id="6726" w:author="Unknown Author" w:date="2026-10-30T04:17:53Z"><w:r><w:rPr><w:kern w:val="0"/><w:szCs w:val="24"/><w:lang w:val="es-CO" w:eastAsia="en-US" w:bidi="ar-SA"/></w:rPr><w:delText>5</w:delText></w:r></w:del></w:p></w:tc><w:tc><w:tcPr><w:tcW w:w="1576" w:type="dxa"/><w:tcBorders></w:tcBorders></w:tcPr><w:p><w:pPr><w:pStyle w:val="Tabla9"/><w:widowControl/><w:jc w:val="left"/><w:rPr><w:kern w:val="0"/><w:szCs w:val="24"/><w:lang w:val="es-CO" w:eastAsia="en-US" w:bidi="ar-SA"/><w:del w:id="6729" w:author="Unknown Author" w:date="2026-10-30T04:17:53Z"></w:del></w:rPr></w:pPr><w:del w:id="6728" w:author="Unknown Author" w:date="2026-10-30T04:17:53Z"><w:r><w:rPr><w:kern w:val="0"/><w:szCs w:val="24"/><w:lang w:val="es-CO" w:eastAsia="en-US" w:bidi="ar-SA"/></w:rPr><w:delText>9</w:delText></w:r></w:del></w:p></w:tc><w:tc><w:tcPr><w:tcW w:w="1659" w:type="dxa"/><w:tcBorders></w:tcBorders></w:tcPr><w:p><w:pPr><w:pStyle w:val="Tabla9"/><w:widowControl/><w:jc w:val="left"/><w:rPr><w:kern w:val="0"/><w:szCs w:val="24"/><w:lang w:val="es-CO" w:eastAsia="en-US" w:bidi="ar-SA"/><w:del w:id="6731" w:author="Unknown Author" w:date="2026-10-30T04:17:53Z"></w:del></w:rPr></w:pPr><w:del w:id="6730" w:author="Unknown Author" w:date="2026-10-30T04:17:53Z"><w:r><w:rPr><w:kern w:val="0"/><w:szCs w:val="24"/><w:lang w:val="es-CO" w:eastAsia="en-US" w:bidi="ar-SA"/></w:rPr><w:delText>7</w:delText></w:r></w:del></w:p></w:tc></w:tr><w:tr><w:trPr><w:del w:id="6732" w:author="Unknown Author" w:date="2026-10-30T04:17:53Z"/><w:cantSplit w:val="true"/></w:trPr><w:tc><w:tcPr><w:tcW w:w="2239" w:type="dxa"/><w:tcBorders></w:tcBorders><w:shd w:color="auto" w:fill="F7F7F7" w:val="clear"/></w:tcPr><w:p><w:pPr><w:pStyle w:val="Tabla9"/><w:widowControl/><w:jc w:val="left"/><w:rPr><w:kern w:val="0"/><w:szCs w:val="24"/><w:lang w:val="es-CO" w:eastAsia="en-US" w:bidi="ar-SA"/><w:del w:id="6734" w:author="Unknown Author" w:date="2026-10-30T04:17:53Z"></w:del></w:rPr></w:pPr><w:del w:id="6733" w:author="Unknown Author" w:date="2026-10-30T04:17:53Z"><w:r><w:rPr><w:kern w:val="0"/><w:szCs w:val="24"/><w:lang w:val="es-CO" w:eastAsia="en-US" w:bidi="ar-SA"/></w:rPr><w:delText>Viabilidad financiera</w:delText></w:r></w:del></w:p></w:tc><w:tc><w:tcPr><w:tcW w:w="1327" w:type="dxa"/><w:tcBorders></w:tcBorders><w:shd w:color="auto" w:fill="F7F7F7" w:val="clear"/></w:tcPr><w:p><w:pPr><w:pStyle w:val="Tabla9"/><w:widowControl/><w:jc w:val="left"/><w:rPr><w:kern w:val="0"/><w:szCs w:val="24"/><w:lang w:val="es-CO" w:eastAsia="en-US" w:bidi="ar-SA"/><w:del w:id="6736" w:author="Unknown Author" w:date="2026-10-30T04:17:53Z"></w:del></w:rPr></w:pPr><w:del w:id="6735" w:author="Unknown Author" w:date="2026-10-30T04:17:53Z"><w:r><w:rPr><w:kern w:val="0"/><w:szCs w:val="24"/><w:lang w:val="es-CO" w:eastAsia="en-US" w:bidi="ar-SA"/></w:rPr><w:delText>12,0</w:delText></w:r></w:del></w:p></w:tc><w:tc><w:tcPr><w:tcW w:w="1577" w:type="dxa"/><w:tcBorders></w:tcBorders><w:shd w:color="auto" w:fill="F7F7F7" w:val="clear"/></w:tcPr><w:p><w:pPr><w:pStyle w:val="Tabla9"/><w:widowControl/><w:jc w:val="left"/><w:rPr><w:kern w:val="0"/><w:szCs w:val="24"/><w:lang w:val="es-CO" w:eastAsia="en-US" w:bidi="ar-SA"/><w:del w:id="6738" w:author="Unknown Author" w:date="2026-10-30T04:17:53Z"></w:del></w:rPr></w:pPr><w:del w:id="6737" w:author="Unknown Author" w:date="2026-10-30T04:17:53Z"><w:r><w:rPr><w:kern w:val="0"/><w:szCs w:val="24"/><w:lang w:val="es-CO" w:eastAsia="en-US" w:bidi="ar-SA"/></w:rPr><w:delText>6</w:delText></w:r></w:del></w:p></w:tc><w:tc><w:tcPr><w:tcW w:w="1575" w:type="dxa"/><w:tcBorders></w:tcBorders><w:shd w:color="auto" w:fill="F7F7F7" w:val="clear"/></w:tcPr><w:p><w:pPr><w:pStyle w:val="Tabla9"/><w:widowControl/><w:jc w:val="left"/><w:rPr><w:kern w:val="0"/><w:szCs w:val="24"/><w:lang w:val="es-CO" w:eastAsia="en-US" w:bidi="ar-SA"/><w:del w:id="6740" w:author="Unknown Author" w:date="2026-10-30T04:17:53Z"></w:del></w:rPr></w:pPr><w:del w:id="6739" w:author="Unknown Author" w:date="2026-10-30T04:17:53Z"><w:r><w:rPr><w:kern w:val="0"/><w:szCs w:val="24"/><w:lang w:val="es-CO" w:eastAsia="en-US" w:bidi="ar-SA"/></w:rPr><w:delText>6</w:delText></w:r></w:del></w:p></w:tc><w:tc><w:tcPr><w:tcW w:w="1576" w:type="dxa"/><w:tcBorders></w:tcBorders><w:shd w:color="auto" w:fill="F7F7F7" w:val="clear"/></w:tcPr><w:p><w:pPr><w:pStyle w:val="Tabla9"/><w:widowControl/><w:jc w:val="left"/><w:rPr><w:kern w:val="0"/><w:szCs w:val="24"/><w:lang w:val="es-CO" w:eastAsia="en-US" w:bidi="ar-SA"/><w:del w:id="6742" w:author="Unknown Author" w:date="2026-10-30T04:17:53Z"></w:del></w:rPr></w:pPr><w:del w:id="6741" w:author="Unknown Author" w:date="2026-10-30T04:17:53Z"><w:r><w:rPr><w:kern w:val="0"/><w:szCs w:val="24"/><w:lang w:val="es-CO" w:eastAsia="en-US" w:bidi="ar-SA"/></w:rPr><w:delText>9</w:delText></w:r></w:del></w:p></w:tc><w:tc><w:tcPr><w:tcW w:w="1659" w:type="dxa"/><w:tcBorders></w:tcBorders><w:shd w:color="auto" w:fill="F7F7F7" w:val="clear"/></w:tcPr><w:p><w:pPr><w:pStyle w:val="Tabla9"/><w:widowControl/><w:jc w:val="left"/><w:rPr><w:kern w:val="0"/><w:szCs w:val="24"/><w:lang w:val="es-CO" w:eastAsia="en-US" w:bidi="ar-SA"/><w:del w:id="6744" w:author="Unknown Author" w:date="2026-10-30T04:17:53Z"></w:del></w:rPr></w:pPr><w:del w:id="6743" w:author="Unknown Author" w:date="2026-10-30T04:17:53Z"><w:r><w:rPr><w:kern w:val="0"/><w:szCs w:val="24"/><w:lang w:val="es-CO" w:eastAsia="en-US" w:bidi="ar-SA"/></w:rPr><w:delText>3</w:delText></w:r></w:del></w:p></w:tc></w:tr><w:tr><w:trPr><w:del w:id="6745" w:author="Unknown Author" w:date="2026-10-30T04:17:53Z"/><w:cantSplit w:val="true"/></w:trPr><w:tc><w:tcPr><w:tcW w:w="2239" w:type="dxa"/><w:tcBorders></w:tcBorders></w:tcPr><w:p><w:pPr><w:pStyle w:val="Tabla9"/><w:widowControl/><w:jc w:val="left"/><w:rPr><w:kern w:val="0"/><w:szCs w:val="24"/><w:lang w:val="es-CO" w:eastAsia="en-US" w:bidi="ar-SA"/><w:del w:id="6747" w:author="Unknown Author" w:date="2026-10-30T04:17:53Z"></w:del></w:rPr></w:pPr><w:del w:id="6746" w:author="Unknown Author" w:date="2026-10-30T04:17:53Z"><w:r><w:rPr><w:kern w:val="0"/><w:szCs w:val="24"/><w:lang w:val="es-CO" w:eastAsia="en-US" w:bidi="ar-SA"/></w:rPr><w:delText>Impacto esperado</w:delText></w:r></w:del></w:p></w:tc><w:tc><w:tcPr><w:tcW w:w="1327" w:type="dxa"/><w:tcBorders></w:tcBorders></w:tcPr><w:p><w:pPr><w:pStyle w:val="Tabla9"/><w:widowControl/><w:jc w:val="left"/><w:rPr><w:kern w:val="0"/><w:szCs w:val="24"/><w:lang w:val="es-CO" w:eastAsia="en-US" w:bidi="ar-SA"/><w:del w:id="6749" w:author="Unknown Author" w:date="2026-10-30T04:17:53Z"></w:del></w:rPr></w:pPr><w:del w:id="6748" w:author="Unknown Author" w:date="2026-10-30T04:17:53Z"><w:r><w:rPr><w:kern w:val="0"/><w:szCs w:val="24"/><w:lang w:val="es-CO" w:eastAsia="en-US" w:bidi="ar-SA"/></w:rPr><w:delText>15,0</w:delText></w:r></w:del></w:p></w:tc><w:tc><w:tcPr><w:tcW w:w="1577" w:type="dxa"/><w:tcBorders></w:tcBorders></w:tcPr><w:p><w:pPr><w:pStyle w:val="Tabla9"/><w:widowControl/><w:jc w:val="left"/><w:rPr><w:kern w:val="0"/><w:szCs w:val="24"/><w:lang w:val="es-CO" w:eastAsia="en-US" w:bidi="ar-SA"/><w:del w:id="6751" w:author="Unknown Author" w:date="2026-10-30T04:17:53Z"></w:del></w:rPr></w:pPr><w:del w:id="6750" w:author="Unknown Author" w:date="2026-10-30T04:17:53Z"><w:r><w:rPr><w:kern w:val="0"/><w:szCs w:val="24"/><w:lang w:val="es-CO" w:eastAsia="en-US" w:bidi="ar-SA"/></w:rPr><w:delText>7</w:delText></w:r></w:del></w:p></w:tc><w:tc><w:tcPr><w:tcW w:w="1575" w:type="dxa"/><w:tcBorders></w:tcBorders></w:tcPr><w:p><w:pPr><w:pStyle w:val="Tabla9"/><w:widowControl/><w:jc w:val="left"/><w:rPr><w:kern w:val="0"/><w:szCs w:val="24"/><w:lang w:val="es-CO" w:eastAsia="en-US" w:bidi="ar-SA"/><w:del w:id="6753" w:author="Unknown Author" w:date="2026-10-30T04:17:53Z"></w:del></w:rPr></w:pPr><w:del w:id="6752" w:author="Unknown Author" w:date="2026-10-30T04:17:53Z"><w:r><w:rPr><w:kern w:val="0"/><w:szCs w:val="24"/><w:lang w:val="es-CO" w:eastAsia="en-US" w:bidi="ar-SA"/></w:rPr><w:delText>5</w:delText></w:r></w:del></w:p></w:tc><w:tc><w:tcPr><w:tcW w:w="1576" w:type="dxa"/><w:tcBorders></w:tcBorders></w:tcPr><w:p><w:pPr><w:pStyle w:val="Tabla9"/><w:widowControl/><w:jc w:val="left"/><w:rPr><w:kern w:val="0"/><w:szCs w:val="24"/><w:lang w:val="es-CO" w:eastAsia="en-US" w:bidi="ar-SA"/><w:del w:id="6755" w:author="Unknown Author" w:date="2026-10-30T04:17:53Z"></w:del></w:rPr></w:pPr><w:del w:id="6754" w:author="Unknown Author" w:date="2026-10-30T04:17:53Z"><w:r><w:rPr><w:kern w:val="0"/><w:szCs w:val="24"/><w:lang w:val="es-CO" w:eastAsia="en-US" w:bidi="ar-SA"/></w:rPr><w:delText>1</w:delText></w:r></w:del></w:p></w:tc><w:tc><w:tcPr><w:tcW w:w="1659" w:type="dxa"/><w:tcBorders></w:tcBorders></w:tcPr><w:p><w:pPr><w:pStyle w:val="Tabla9"/><w:widowControl/><w:jc w:val="left"/><w:rPr><w:kern w:val="0"/><w:szCs w:val="24"/><w:lang w:val="es-CO" w:eastAsia="en-US" w:bidi="ar-SA"/><w:del w:id="6757" w:author="Unknown Author" w:date="2026-10-30T04:17:53Z"></w:del></w:rPr></w:pPr><w:del w:id="6756" w:author="Unknown Author" w:date="2026-10-30T04:17:53Z"><w:r><w:rPr><w:kern w:val="0"/><w:szCs w:val="24"/><w:lang w:val="es-CO" w:eastAsia="en-US" w:bidi="ar-SA"/></w:rPr><w:delText>5</w:delText></w:r></w:del></w:p></w:tc></w:tr><w:tr><w:trPr><w:del w:id="6758" w:author="Unknown Author" w:date="2026-10-30T04:17:53Z"/><w:cantSplit w:val="true"/></w:trPr><w:tc><w:tcPr><w:tcW w:w="2239" w:type="dxa"/><w:tcBorders></w:tcBorders><w:shd w:color="auto" w:fill="F7F7F7" w:val="clear"/></w:tcPr><w:p><w:pPr><w:pStyle w:val="Tabla9"/><w:widowControl/><w:jc w:val="left"/><w:rPr><w:kern w:val="0"/><w:szCs w:val="24"/><w:lang w:val="es-CO" w:eastAsia="en-US" w:bidi="ar-SA"/><w:del w:id="6760" w:author="Unknown Author" w:date="2026-10-30T04:17:53Z"></w:del></w:rPr></w:pPr><w:del w:id="6759" w:author="Unknown Author" w:date="2026-10-30T04:17:53Z"><w:r><w:rPr><w:kern w:val="0"/><w:szCs w:val="24"/><w:lang w:val="es-CO" w:eastAsia="en-US" w:bidi="ar-SA"/></w:rPr><w:delText>Articulación con planes de desarrollo y demandas territoriales</w:delText></w:r></w:del></w:p></w:tc><w:tc><w:tcPr><w:tcW w:w="1327" w:type="dxa"/><w:tcBorders></w:tcBorders><w:shd w:color="auto" w:fill="F7F7F7" w:val="clear"/></w:tcPr><w:p><w:pPr><w:pStyle w:val="Tabla9"/><w:widowControl/><w:jc w:val="left"/><w:rPr><w:kern w:val="0"/><w:szCs w:val="24"/><w:lang w:val="es-CO" w:eastAsia="en-US" w:bidi="ar-SA"/><w:del w:id="6762" w:author="Unknown Author" w:date="2026-10-30T04:17:53Z"></w:del></w:rPr></w:pPr><w:del w:id="6761" w:author="Unknown Author" w:date="2026-10-30T04:17:53Z"><w:r><w:rPr><w:kern w:val="0"/><w:szCs w:val="24"/><w:lang w:val="es-CO" w:eastAsia="en-US" w:bidi="ar-SA"/></w:rPr><w:delText>10,0</w:delText></w:r></w:del></w:p></w:tc><w:tc><w:tcPr><w:tcW w:w="1577" w:type="dxa"/><w:tcBorders></w:tcBorders><w:shd w:color="auto" w:fill="F7F7F7" w:val="clear"/></w:tcPr><w:p><w:pPr><w:pStyle w:val="Tabla9"/><w:widowControl/><w:jc w:val="left"/><w:rPr><w:kern w:val="0"/><w:szCs w:val="24"/><w:lang w:val="es-CO" w:eastAsia="en-US" w:bidi="ar-SA"/><w:del w:id="6764" w:author="Unknown Author" w:date="2026-10-30T04:17:53Z"></w:del></w:rPr></w:pPr><w:del w:id="6763" w:author="Unknown Author" w:date="2026-10-30T04:17:53Z"><w:r><w:rPr><w:kern w:val="0"/><w:szCs w:val="24"/><w:lang w:val="es-CO" w:eastAsia="en-US" w:bidi="ar-SA"/></w:rPr><w:delText>5</w:delText></w:r></w:del></w:p></w:tc><w:tc><w:tcPr><w:tcW w:w="1575" w:type="dxa"/><w:tcBorders></w:tcBorders><w:shd w:color="auto" w:fill="F7F7F7" w:val="clear"/></w:tcPr><w:p><w:pPr><w:pStyle w:val="Tabla9"/><w:widowControl/><w:jc w:val="left"/><w:rPr><w:kern w:val="0"/><w:szCs w:val="24"/><w:lang w:val="es-CO" w:eastAsia="en-US" w:bidi="ar-SA"/><w:del w:id="6766" w:author="Unknown Author" w:date="2026-10-30T04:17:53Z"></w:del></w:rPr></w:pPr><w:del w:id="6765" w:author="Unknown Author" w:date="2026-10-30T04:17:53Z"><w:r><w:rPr><w:kern w:val="0"/><w:szCs w:val="24"/><w:lang w:val="es-CO" w:eastAsia="en-US" w:bidi="ar-SA"/></w:rPr><w:delText>5</w:delText></w:r></w:del></w:p></w:tc><w:tc><w:tcPr><w:tcW w:w="1576" w:type="dxa"/><w:tcBorders></w:tcBorders><w:shd w:color="auto" w:fill="F7F7F7" w:val="clear"/></w:tcPr><w:p><w:pPr><w:pStyle w:val="Tabla9"/><w:widowControl/><w:jc w:val="left"/><w:rPr><w:kern w:val="0"/><w:szCs w:val="24"/><w:lang w:val="es-CO" w:eastAsia="en-US" w:bidi="ar-SA"/><w:del w:id="6768" w:author="Unknown Author" w:date="2026-10-30T04:17:53Z"></w:del></w:rPr></w:pPr><w:del w:id="6767" w:author="Unknown Author" w:date="2026-10-30T04:17:53Z"><w:r><w:rPr><w:kern w:val="0"/><w:szCs w:val="24"/><w:lang w:val="es-CO" w:eastAsia="en-US" w:bidi="ar-SA"/></w:rPr><w:delText>1</w:delText></w:r></w:del></w:p></w:tc><w:tc><w:tcPr><w:tcW w:w="1659" w:type="dxa"/><w:tcBorders></w:tcBorders><w:shd w:color="auto" w:fill="F7F7F7" w:val="clear"/></w:tcPr><w:p><w:pPr><w:pStyle w:val="Tabla9"/><w:widowControl/><w:jc w:val="left"/><w:rPr><w:kern w:val="0"/><w:szCs w:val="24"/><w:lang w:val="es-CO" w:eastAsia="en-US" w:bidi="ar-SA"/><w:del w:id="6770" w:author="Unknown Author" w:date="2026-10-30T04:17:53Z"></w:del></w:rPr></w:pPr><w:del w:id="6769" w:author="Unknown Author" w:date="2026-10-30T04:17:53Z"><w:r><w:rPr><w:kern w:val="0"/><w:szCs w:val="24"/><w:lang w:val="es-CO" w:eastAsia="en-US" w:bidi="ar-SA"/></w:rPr><w:delText>5</w:delText></w:r></w:del></w:p></w:tc></w:tr><w:tr><w:trPr><w:del w:id="6771" w:author="Unknown Author" w:date="2026-10-30T04:17:53Z"/><w:cantSplit w:val="true"/></w:trPr><w:tc><w:tcPr><w:tcW w:w="2239" w:type="dxa"/><w:tcBorders></w:tcBorders></w:tcPr><w:p><w:pPr><w:pStyle w:val="Tabla9"/><w:widowControl/><w:jc w:val="left"/><w:rPr><w:kern w:val="0"/><w:szCs w:val="24"/><w:lang w:val="es-CO" w:eastAsia="en-US" w:bidi="ar-SA"/><w:del w:id="6773" w:author="Unknown Author" w:date="2026-10-30T04:17:53Z"></w:del></w:rPr></w:pPr><w:del w:id="6772" w:author="Unknown Author" w:date="2026-10-30T04:17:53Z"><w:r><w:rPr><w:kern w:val="0"/><w:szCs w:val="24"/><w:lang w:val="es-CO" w:eastAsia="en-US" w:bidi="ar-SA"/></w:rPr><w:delText>Respuesta a prioridades del territorio</w:delText></w:r></w:del></w:p></w:tc><w:tc><w:tcPr><w:tcW w:w="1327" w:type="dxa"/><w:tcBorders></w:tcBorders></w:tcPr><w:p><w:pPr><w:pStyle w:val="Tabla9"/><w:widowControl/><w:jc w:val="left"/><w:rPr><w:kern w:val="0"/><w:szCs w:val="24"/><w:lang w:val="es-CO" w:eastAsia="en-US" w:bidi="ar-SA"/><w:del w:id="6775" w:author="Unknown Author" w:date="2026-10-30T04:17:53Z"></w:del></w:rPr></w:pPr><w:del w:id="6774" w:author="Unknown Author" w:date="2026-10-30T04:17:53Z"><w:r><w:rPr><w:kern w:val="0"/><w:szCs w:val="24"/><w:lang w:val="es-CO" w:eastAsia="en-US" w:bidi="ar-SA"/></w:rPr><w:delText>8,0</w:delText></w:r></w:del></w:p></w:tc><w:tc><w:tcPr><w:tcW w:w="1577" w:type="dxa"/><w:tcBorders></w:tcBorders></w:tcPr><w:p><w:pPr><w:pStyle w:val="Tabla9"/><w:widowControl/><w:jc w:val="left"/><w:rPr><w:kern w:val="0"/><w:szCs w:val="24"/><w:lang w:val="es-CO" w:eastAsia="en-US" w:bidi="ar-SA"/><w:del w:id="6777" w:author="Unknown Author" w:date="2026-10-30T04:17:53Z"></w:del></w:rPr></w:pPr><w:del w:id="6776" w:author="Unknown Author" w:date="2026-10-30T04:17:53Z"><w:r><w:rPr><w:kern w:val="0"/><w:szCs w:val="24"/><w:lang w:val="es-CO" w:eastAsia="en-US" w:bidi="ar-SA"/></w:rPr><w:delText>5</w:delText></w:r></w:del></w:p></w:tc><w:tc><w:tcPr><w:tcW w:w="1575" w:type="dxa"/><w:tcBorders></w:tcBorders></w:tcPr><w:p><w:pPr><w:pStyle w:val="Tabla9"/><w:widowControl/><w:jc w:val="left"/><w:rPr><w:kern w:val="0"/><w:szCs w:val="24"/><w:lang w:val="es-CO" w:eastAsia="en-US" w:bidi="ar-SA"/><w:del w:id="6779" w:author="Unknown Author" w:date="2026-10-30T04:17:53Z"></w:del></w:rPr></w:pPr><w:del w:id="6778" w:author="Unknown Author" w:date="2026-10-30T04:17:53Z"><w:r><w:rPr><w:kern w:val="0"/><w:szCs w:val="24"/><w:lang w:val="es-CO" w:eastAsia="en-US" w:bidi="ar-SA"/></w:rPr><w:delText>5</w:delText></w:r></w:del></w:p></w:tc><w:tc><w:tcPr><w:tcW w:w="1576" w:type="dxa"/><w:tcBorders></w:tcBorders></w:tcPr><w:p><w:pPr><w:pStyle w:val="Tabla9"/><w:widowControl/><w:jc w:val="left"/><w:rPr><w:kern w:val="0"/><w:szCs w:val="24"/><w:lang w:val="es-CO" w:eastAsia="en-US" w:bidi="ar-SA"/><w:del w:id="6781" w:author="Unknown Author" w:date="2026-10-30T04:17:53Z"></w:del></w:rPr></w:pPr><w:del w:id="6780" w:author="Unknown Author" w:date="2026-10-30T04:17:53Z"><w:r><w:rPr><w:kern w:val="0"/><w:szCs w:val="24"/><w:lang w:val="es-CO" w:eastAsia="en-US" w:bidi="ar-SA"/></w:rPr><w:delText>1</w:delText></w:r></w:del></w:p></w:tc><w:tc><w:tcPr><w:tcW w:w="1659" w:type="dxa"/><w:tcBorders></w:tcBorders></w:tcPr><w:p><w:pPr><w:pStyle w:val="Tabla9"/><w:widowControl/><w:jc w:val="left"/><w:rPr><w:kern w:val="0"/><w:szCs w:val="24"/><w:lang w:val="es-CO" w:eastAsia="en-US" w:bidi="ar-SA"/><w:del w:id="6783" w:author="Unknown Author" w:date="2026-10-30T04:17:53Z"></w:del></w:rPr></w:pPr><w:del w:id="6782" w:author="Unknown Author" w:date="2026-10-30T04:17:53Z"><w:r><w:rPr><w:kern w:val="0"/><w:szCs w:val="24"/><w:lang w:val="es-CO" w:eastAsia="en-US" w:bidi="ar-SA"/></w:rPr><w:delText>4</w:delText></w:r></w:del></w:p></w:tc></w:tr><w:tr><w:trPr><w:del w:id="6784" w:author="Unknown Author" w:date="2026-10-30T04:17:53Z"/><w:cantSplit w:val="true"/></w:trPr><w:tc><w:tcPr><w:tcW w:w="2239" w:type="dxa"/><w:tcBorders></w:tcBorders><w:shd w:color="auto" w:fill="F7F7F7" w:val="clear"/></w:tcPr><w:p><w:pPr><w:pStyle w:val="Tabla9"/><w:widowControl/><w:jc w:val="left"/><w:rPr><w:kern w:val="0"/><w:szCs w:val="24"/><w:lang w:val="es-CO" w:eastAsia="en-US" w:bidi="ar-SA"/><w:del w:id="6786" w:author="Unknown Author" w:date="2026-10-30T04:17:53Z"></w:del></w:rPr></w:pPr><w:del w:id="6785" w:author="Unknown Author" w:date="2026-10-30T04:17:53Z"><w:r><w:rPr><w:kern w:val="0"/><w:szCs w:val="24"/><w:lang w:val="es-CO" w:eastAsia="en-US" w:bidi="ar-SA"/></w:rPr><w:delText>Sostenibilidad</w:delText></w:r></w:del></w:p></w:tc><w:tc><w:tcPr><w:tcW w:w="1327" w:type="dxa"/><w:tcBorders></w:tcBorders><w:shd w:color="auto" w:fill="F7F7F7" w:val="clear"/></w:tcPr><w:p><w:pPr><w:pStyle w:val="Tabla9"/><w:widowControl/><w:jc w:val="left"/><w:rPr><w:kern w:val="0"/><w:szCs w:val="24"/><w:lang w:val="es-CO" w:eastAsia="en-US" w:bidi="ar-SA"/><w:del w:id="6788" w:author="Unknown Author" w:date="2026-10-30T04:17:53Z"></w:del></w:rPr></w:pPr><w:del w:id="6787" w:author="Unknown Author" w:date="2026-10-30T04:17:53Z"><w:r><w:rPr><w:kern w:val="0"/><w:szCs w:val="24"/><w:lang w:val="es-CO" w:eastAsia="en-US" w:bidi="ar-SA"/></w:rPr><w:delText>8,0</w:delText></w:r></w:del></w:p></w:tc><w:tc><w:tcPr><w:tcW w:w="1577" w:type="dxa"/><w:tcBorders></w:tcBorders><w:shd w:color="auto" w:fill="F7F7F7" w:val="clear"/></w:tcPr><w:p><w:pPr><w:pStyle w:val="Tabla9"/><w:widowControl/><w:jc w:val="left"/><w:rPr><w:kern w:val="0"/><w:szCs w:val="24"/><w:lang w:val="es-CO" w:eastAsia="en-US" w:bidi="ar-SA"/><w:del w:id="6790" w:author="Unknown Author" w:date="2026-10-30T04:17:53Z"></w:del></w:rPr></w:pPr><w:del w:id="6789" w:author="Unknown Author" w:date="2026-10-30T04:17:53Z"><w:r><w:rPr><w:kern w:val="0"/><w:szCs w:val="24"/><w:lang w:val="es-CO" w:eastAsia="en-US" w:bidi="ar-SA"/></w:rPr><w:delText>5</w:delText></w:r></w:del></w:p></w:tc><w:tc><w:tcPr><w:tcW w:w="1575" w:type="dxa"/><w:tcBorders></w:tcBorders><w:shd w:color="auto" w:fill="F7F7F7" w:val="clear"/></w:tcPr><w:p><w:pPr><w:pStyle w:val="Tabla9"/><w:widowControl/><w:jc w:val="left"/><w:rPr><w:kern w:val="0"/><w:szCs w:val="24"/><w:lang w:val="es-CO" w:eastAsia="en-US" w:bidi="ar-SA"/><w:del w:id="6792" w:author="Unknown Author" w:date="2026-10-30T04:17:53Z"></w:del></w:rPr></w:pPr><w:del w:id="6791" w:author="Unknown Author" w:date="2026-10-30T04:17:53Z"><w:r><w:rPr><w:kern w:val="0"/><w:szCs w:val="24"/><w:lang w:val="es-CO" w:eastAsia="en-US" w:bidi="ar-SA"/></w:rPr><w:delText>4</w:delText></w:r></w:del></w:p></w:tc><w:tc><w:tcPr><w:tcW w:w="1576" w:type="dxa"/><w:tcBorders></w:tcBorders><w:shd w:color="auto" w:fill="F7F7F7" w:val="clear"/></w:tcPr><w:p><w:pPr><w:pStyle w:val="Tabla9"/><w:widowControl/><w:jc w:val="left"/><w:rPr><w:kern w:val="0"/><w:szCs w:val="24"/><w:lang w:val="es-CO" w:eastAsia="en-US" w:bidi="ar-SA"/><w:del w:id="6794" w:author="Unknown Author" w:date="2026-10-30T04:17:53Z"></w:del></w:rPr></w:pPr><w:del w:id="6793" w:author="Unknown Author" w:date="2026-10-30T04:17:53Z"><w:r><w:rPr><w:kern w:val="0"/><w:szCs w:val="24"/><w:lang w:val="es-CO" w:eastAsia="en-US" w:bidi="ar-SA"/></w:rPr><w:delText>1</w:delText></w:r></w:del></w:p></w:tc><w:tc><w:tcPr><w:tcW w:w="1659" w:type="dxa"/><w:tcBorders></w:tcBorders><w:shd w:color="auto" w:fill="F7F7F7" w:val="clear"/></w:tcPr><w:p><w:pPr><w:pStyle w:val="Tabla9"/><w:widowControl/><w:jc w:val="left"/><w:rPr><w:kern w:val="0"/><w:szCs w:val="24"/><w:lang w:val="es-CO" w:eastAsia="en-US" w:bidi="ar-SA"/><w:del w:id="6796" w:author="Unknown Author" w:date="2026-10-30T04:17:53Z"></w:del></w:rPr></w:pPr><w:del w:id="6795" w:author="Unknown Author" w:date="2026-10-30T04:17:53Z"><w:r><w:rPr><w:kern w:val="0"/><w:szCs w:val="24"/><w:lang w:val="es-CO" w:eastAsia="en-US" w:bidi="ar-SA"/></w:rPr><w:delText>3</w:delText></w:r></w:del></w:p></w:tc></w:tr><w:tr><w:trPr><w:del w:id="6797" w:author="Unknown Author" w:date="2026-10-30T04:17:53Z"/><w:cantSplit w:val="true"/></w:trPr><w:tc><w:tcPr><w:tcW w:w="2239" w:type="dxa"/><w:tcBorders></w:tcBorders></w:tcPr><w:p><w:pPr><w:pStyle w:val="Tabla9"/><w:widowControl/><w:jc w:val="left"/><w:rPr><w:kern w:val="0"/><w:szCs w:val="24"/><w:lang w:val="es-CO" w:eastAsia="en-US" w:bidi="ar-SA"/><w:del w:id="6799" w:author="Unknown Author" w:date="2026-10-30T04:17:53Z"></w:del></w:rPr></w:pPr><w:del w:id="6798" w:author="Unknown Author" w:date="2026-10-30T04:17:53Z"><w:r><w:rPr><w:kern w:val="0"/><w:szCs w:val="24"/><w:lang w:val="es-CO" w:eastAsia="en-US" w:bidi="ar-SA"/></w:rPr><w:delText>Tiempo de implementación</w:delText></w:r></w:del></w:p></w:tc><w:tc><w:tcPr><w:tcW w:w="1327" w:type="dxa"/><w:tcBorders></w:tcBorders></w:tcPr><w:p><w:pPr><w:pStyle w:val="Tabla9"/><w:widowControl/><w:jc w:val="left"/><w:rPr><w:kern w:val="0"/><w:szCs w:val="24"/><w:lang w:val="es-CO" w:eastAsia="en-US" w:bidi="ar-SA"/><w:del w:id="6801" w:author="Unknown Author" w:date="2026-10-30T04:17:53Z"></w:del></w:rPr></w:pPr><w:del w:id="6800" w:author="Unknown Author" w:date="2026-10-30T04:17:53Z"><w:r><w:rPr><w:kern w:val="0"/><w:szCs w:val="24"/><w:lang w:val="es-CO" w:eastAsia="en-US" w:bidi="ar-SA"/></w:rPr><w:delText>8,0</w:delText></w:r></w:del></w:p></w:tc><w:tc><w:tcPr><w:tcW w:w="1577" w:type="dxa"/><w:tcBorders></w:tcBorders></w:tcPr><w:p><w:pPr><w:pStyle w:val="Tabla9"/><w:widowControl/><w:jc w:val="left"/><w:rPr><w:kern w:val="0"/><w:szCs w:val="24"/><w:lang w:val="es-CO" w:eastAsia="en-US" w:bidi="ar-SA"/><w:del w:id="6803" w:author="Unknown Author" w:date="2026-10-30T04:17:53Z"></w:del></w:rPr></w:pPr><w:del w:id="6802" w:author="Unknown Author" w:date="2026-10-30T04:17:53Z"><w:r><w:rPr><w:kern w:val="0"/><w:szCs w:val="24"/><w:lang w:val="es-CO" w:eastAsia="en-US" w:bidi="ar-SA"/></w:rPr><w:delText>5</w:delText></w:r></w:del></w:p></w:tc><w:tc><w:tcPr><w:tcW w:w="1575" w:type="dxa"/><w:tcBorders></w:tcBorders></w:tcPr><w:p><w:pPr><w:pStyle w:val="Tabla9"/><w:widowControl/><w:jc w:val="left"/><w:rPr><w:kern w:val="0"/><w:szCs w:val="24"/><w:lang w:val="es-CO" w:eastAsia="en-US" w:bidi="ar-SA"/><w:del w:id="6805" w:author="Unknown Author" w:date="2026-10-30T04:17:53Z"></w:del></w:rPr></w:pPr><w:del w:id="6804" w:author="Unknown Author" w:date="2026-10-30T04:17:53Z"><w:r><w:rPr><w:kern w:val="0"/><w:szCs w:val="24"/><w:lang w:val="es-CO" w:eastAsia="en-US" w:bidi="ar-SA"/></w:rPr><w:delText>6</w:delText></w:r></w:del></w:p></w:tc><w:tc><w:tcPr><w:tcW w:w="1576" w:type="dxa"/><w:tcBorders></w:tcBorders></w:tcPr><w:p><w:pPr><w:pStyle w:val="Tabla9"/><w:widowControl/><w:jc w:val="left"/><w:rPr><w:kern w:val="0"/><w:szCs w:val="24"/><w:lang w:val="es-CO" w:eastAsia="en-US" w:bidi="ar-SA"/><w:del w:id="6807" w:author="Unknown Author" w:date="2026-10-30T04:17:53Z"></w:del></w:rPr></w:pPr><w:del w:id="6806" w:author="Unknown Author" w:date="2026-10-30T04:17:53Z"><w:r><w:rPr><w:kern w:val="0"/><w:szCs w:val="24"/><w:lang w:val="es-CO" w:eastAsia="en-US" w:bidi="ar-SA"/></w:rPr><w:delText>9</w:delText></w:r></w:del></w:p></w:tc><w:tc><w:tcPr><w:tcW w:w="1659" w:type="dxa"/><w:tcBorders></w:tcBorders></w:tcPr><w:p><w:pPr><w:pStyle w:val="Tabla9"/><w:widowControl/><w:jc w:val="left"/><w:rPr><w:kern w:val="0"/><w:szCs w:val="24"/><w:lang w:val="es-CO" w:eastAsia="en-US" w:bidi="ar-SA"/><w:del w:id="6809" w:author="Unknown Author" w:date="2026-10-30T04:17:53Z"></w:del></w:rPr></w:pPr><w:del w:id="6808" w:author="Unknown Author" w:date="2026-10-30T04:17:53Z"><w:r><w:rPr><w:kern w:val="0"/><w:szCs w:val="24"/><w:lang w:val="es-CO" w:eastAsia="en-US" w:bidi="ar-SA"/></w:rPr><w:delText>3</w:delText></w:r></w:del></w:p></w:tc></w:tr><w:tr><w:trPr><w:del w:id="6810" w:author="Unknown Author" w:date="2026-10-30T04:17:53Z"/><w:cantSplit w:val="true"/></w:trPr><w:tc><w:tcPr><w:tcW w:w="2239" w:type="dxa"/><w:tcBorders></w:tcBorders><w:shd w:color="auto" w:fill="F7F7F7" w:val="clear"/></w:tcPr><w:p><w:pPr><w:pStyle w:val="Tabla9"/><w:widowControl/><w:jc w:val="left"/><w:rPr><w:kern w:val="0"/><w:szCs w:val="24"/><w:lang w:val="es-CO" w:eastAsia="en-US" w:bidi="ar-SA"/><w:del w:id="6812" w:author="Unknown Author" w:date="2026-10-30T04:17:53Z"></w:del></w:rPr></w:pPr><w:del w:id="6811" w:author="Unknown Author" w:date="2026-10-30T04:17:53Z"><w:r><w:rPr><w:kern w:val="0"/><w:szCs w:val="24"/><w:lang w:val="es-CO" w:eastAsia="en-US" w:bidi="ar-SA"/></w:rPr><w:delText>Nivel de riesgo (mayor puntaje, menor riesgo)</w:delText></w:r></w:del></w:p></w:tc><w:tc><w:tcPr><w:tcW w:w="1327" w:type="dxa"/><w:tcBorders></w:tcBorders><w:shd w:color="auto" w:fill="F7F7F7" w:val="clear"/></w:tcPr><w:p><w:pPr><w:pStyle w:val="Tabla9"/><w:widowControl/><w:jc w:val="left"/><w:rPr><w:kern w:val="0"/><w:szCs w:val="24"/><w:lang w:val="es-CO" w:eastAsia="en-US" w:bidi="ar-SA"/><w:del w:id="6814" w:author="Unknown Author" w:date="2026-10-30T04:17:53Z"></w:del></w:rPr></w:pPr><w:del w:id="6813" w:author="Unknown Author" w:date="2026-10-30T04:17:53Z"><w:r><w:rPr><w:kern w:val="0"/><w:szCs w:val="24"/><w:lang w:val="es-CO" w:eastAsia="en-US" w:bidi="ar-SA"/></w:rPr><w:delText>8,0</w:delText></w:r></w:del></w:p></w:tc><w:tc><w:tcPr><w:tcW w:w="1577" w:type="dxa"/><w:tcBorders></w:tcBorders><w:shd w:color="auto" w:fill="F7F7F7" w:val="clear"/></w:tcPr><w:p><w:pPr><w:pStyle w:val="Tabla9"/><w:widowControl/><w:jc w:val="left"/><w:rPr><w:kern w:val="0"/><w:szCs w:val="24"/><w:lang w:val="es-CO" w:eastAsia="en-US" w:bidi="ar-SA"/><w:del w:id="6816" w:author="Unknown Author" w:date="2026-10-30T04:17:53Z"></w:del></w:rPr></w:pPr><w:del w:id="6815" w:author="Unknown Author" w:date="2026-10-30T04:17:53Z"><w:r><w:rPr><w:kern w:val="0"/><w:szCs w:val="24"/><w:lang w:val="es-CO" w:eastAsia="en-US" w:bidi="ar-SA"/></w:rPr><w:delText>4</w:delText></w:r></w:del></w:p></w:tc><w:tc><w:tcPr><w:tcW w:w="1575" w:type="dxa"/><w:tcBorders></w:tcBorders><w:shd w:color="auto" w:fill="F7F7F7" w:val="clear"/></w:tcPr><w:p><w:pPr><w:pStyle w:val="Tabla9"/><w:widowControl/><w:jc w:val="left"/><w:rPr><w:kern w:val="0"/><w:szCs w:val="24"/><w:lang w:val="es-CO" w:eastAsia="en-US" w:bidi="ar-SA"/><w:del w:id="6818" w:author="Unknown Author" w:date="2026-10-30T04:17:53Z"></w:del></w:rPr></w:pPr><w:del w:id="6817" w:author="Unknown Author" w:date="2026-10-30T04:17:53Z"><w:r><w:rPr><w:kern w:val="0"/><w:szCs w:val="24"/><w:lang w:val="es-CO" w:eastAsia="en-US" w:bidi="ar-SA"/></w:rPr><w:delText>4</w:delText></w:r></w:del></w:p></w:tc><w:tc><w:tcPr><w:tcW w:w="1576" w:type="dxa"/><w:tcBorders></w:tcBorders><w:shd w:color="auto" w:fill="F7F7F7" w:val="clear"/></w:tcPr><w:p><w:pPr><w:pStyle w:val="Tabla9"/><w:widowControl/><w:jc w:val="left"/><w:rPr><w:kern w:val="0"/><w:szCs w:val="24"/><w:lang w:val="es-CO" w:eastAsia="en-US" w:bidi="ar-SA"/><w:del w:id="6820" w:author="Unknown Author" w:date="2026-10-30T04:17:53Z"></w:del></w:rPr></w:pPr><w:del w:id="6819" w:author="Unknown Author" w:date="2026-10-30T04:17:53Z"><w:r><w:rPr><w:kern w:val="0"/><w:szCs w:val="24"/><w:lang w:val="es-CO" w:eastAsia="en-US" w:bidi="ar-SA"/></w:rPr><w:delText>9</w:delText></w:r></w:del></w:p></w:tc><w:tc><w:tcPr><w:tcW w:w="1659" w:type="dxa"/><w:tcBorders></w:tcBorders><w:shd w:color="auto" w:fill="F7F7F7" w:val="clear"/></w:tcPr><w:p><w:pPr><w:pStyle w:val="Tabla9"/><w:widowControl/><w:jc w:val="left"/><w:rPr><w:kern w:val="0"/><w:szCs w:val="24"/><w:lang w:val="es-CO" w:eastAsia="en-US" w:bidi="ar-SA"/><w:del w:id="6822" w:author="Unknown Author" w:date="2026-10-30T04:17:53Z"></w:del></w:rPr></w:pPr><w:del w:id="6821" w:author="Unknown Author" w:date="2026-10-30T04:17:53Z"><w:r><w:rPr><w:kern w:val="0"/><w:szCs w:val="24"/><w:lang w:val="es-CO" w:eastAsia="en-US" w:bidi="ar-SA"/></w:rPr><w:delText>6</w:delText></w:r></w:del></w:p></w:tc></w:tr><w:tr><w:trPr><w:del w:id="6823" w:author="Unknown Author" w:date="2026-10-30T04:17:53Z"/><w:cantSplit w:val="true"/></w:trPr><w:tc><w:tcPr><w:tcW w:w="2239" w:type="dxa"/><w:tcBorders></w:tcBorders></w:tcPr><w:p><w:pPr><w:pStyle w:val="Tabla9"/><w:widowControl/><w:jc w:val="left"/><w:rPr><w:kern w:val="0"/><w:szCs w:val="24"/><w:lang w:val="es-CO" w:eastAsia="en-US" w:bidi="ar-SA"/><w:del w:id="6825" w:author="Unknown Author" w:date="2026-10-30T04:17:53Z"></w:del></w:rPr></w:pPr><w:del w:id="6824" w:author="Unknown Author" w:date="2026-10-30T04:17:53Z"><w:r><w:rPr><w:kern w:val="0"/><w:szCs w:val="24"/><w:lang w:val="es-CO" w:eastAsia="en-US" w:bidi="ar-SA"/></w:rPr><w:delText>Escalabilidad</w:delText></w:r></w:del></w:p></w:tc><w:tc><w:tcPr><w:tcW w:w="1327" w:type="dxa"/><w:tcBorders></w:tcBorders></w:tcPr><w:p><w:pPr><w:pStyle w:val="Tabla9"/><w:widowControl/><w:jc w:val="left"/><w:rPr><w:kern w:val="0"/><w:szCs w:val="24"/><w:lang w:val="es-CO" w:eastAsia="en-US" w:bidi="ar-SA"/><w:del w:id="6827" w:author="Unknown Author" w:date="2026-10-30T04:17:53Z"></w:del></w:rPr></w:pPr><w:del w:id="6826" w:author="Unknown Author" w:date="2026-10-30T04:17:53Z"><w:r><w:rPr><w:kern w:val="0"/><w:szCs w:val="24"/><w:lang w:val="es-CO" w:eastAsia="en-US" w:bidi="ar-SA"/></w:rPr><w:delText>5,0</w:delText></w:r></w:del></w:p></w:tc><w:tc><w:tcPr><w:tcW w:w="1577" w:type="dxa"/><w:tcBorders></w:tcBorders></w:tcPr><w:p><w:pPr><w:pStyle w:val="Tabla9"/><w:widowControl/><w:jc w:val="left"/><w:rPr><w:kern w:val="0"/><w:szCs w:val="24"/><w:lang w:val="es-CO" w:eastAsia="en-US" w:bidi="ar-SA"/><w:del w:id="6829" w:author="Unknown Author" w:date="2026-10-30T04:17:53Z"></w:del></w:rPr></w:pPr><w:del w:id="6828" w:author="Unknown Author" w:date="2026-10-30T04:17:53Z"><w:r><w:rPr><w:kern w:val="0"/><w:szCs w:val="24"/><w:lang w:val="es-CO" w:eastAsia="en-US" w:bidi="ar-SA"/></w:rPr><w:delText>7</w:delText></w:r></w:del></w:p></w:tc><w:tc><w:tcPr><w:tcW w:w="1575" w:type="dxa"/><w:tcBorders></w:tcBorders></w:tcPr><w:p><w:pPr><w:pStyle w:val="Tabla9"/><w:widowControl/><w:jc w:val="left"/><w:rPr><w:kern w:val="0"/><w:szCs w:val="24"/><w:lang w:val="es-CO" w:eastAsia="en-US" w:bidi="ar-SA"/><w:del w:id="6831" w:author="Unknown Author" w:date="2026-10-30T04:17:53Z"></w:del></w:rPr></w:pPr><w:del w:id="6830" w:author="Unknown Author" w:date="2026-10-30T04:17:53Z"><w:r><w:rPr><w:kern w:val="0"/><w:szCs w:val="24"/><w:lang w:val="es-CO" w:eastAsia="en-US" w:bidi="ar-SA"/></w:rPr><w:delText>7</w:delText></w:r></w:del></w:p></w:tc><w:tc><w:tcPr><w:tcW w:w="1576" w:type="dxa"/><w:tcBorders></w:tcBorders></w:tcPr><w:p><w:pPr><w:pStyle w:val="Tabla9"/><w:widowControl/><w:jc w:val="left"/><w:rPr><w:kern w:val="0"/><w:szCs w:val="24"/><w:lang w:val="es-CO" w:eastAsia="en-US" w:bidi="ar-SA"/><w:del w:id="6833" w:author="Unknown Author" w:date="2026-10-30T04:17:53Z"></w:del></w:rPr></w:pPr><w:del w:id="6832" w:author="Unknown Author" w:date="2026-10-30T04:17:53Z"><w:r><w:rPr><w:kern w:val="0"/><w:szCs w:val="24"/><w:lang w:val="es-CO" w:eastAsia="en-US" w:bidi="ar-SA"/></w:rPr><w:delText>1</w:delText></w:r></w:del></w:p></w:tc><w:tc><w:tcPr><w:tcW w:w="1659" w:type="dxa"/><w:tcBorders></w:tcBorders></w:tcPr><w:p><w:pPr><w:pStyle w:val="Tabla9"/><w:widowControl/><w:jc w:val="left"/><w:rPr><w:kern w:val="0"/><w:szCs w:val="24"/><w:lang w:val="es-CO" w:eastAsia="en-US" w:bidi="ar-SA"/><w:del w:id="6835" w:author="Unknown Author" w:date="2026-10-30T04:17:53Z"></w:del></w:rPr></w:pPr><w:del w:id="6834" w:author="Unknown Author" w:date="2026-10-30T04:17:53Z"><w:r><w:rPr><w:kern w:val="0"/><w:szCs w:val="24"/><w:lang w:val="es-CO" w:eastAsia="en-US" w:bidi="ar-SA"/></w:rPr><w:delText>2</w:delText></w:r></w:del></w:p></w:tc></w:tr><w:tr><w:trPr><w:del w:id="6836" w:author="Unknown Author" w:date="2026-10-30T04:17:53Z"/><w:cantSplit w:val="true"/></w:trPr><w:tc><w:tcPr><w:tcW w:w="2239" w:type="dxa"/><w:tcBorders></w:tcBorders><w:shd w:color="auto" w:fill="F7F7F7" w:val="clear"/></w:tcPr><w:p><w:pPr><w:pStyle w:val="Tabla9"/><w:widowControl/><w:jc w:val="left"/><w:rPr><w:kern w:val="0"/><w:szCs w:val="24"/><w:lang w:val="es-CO" w:eastAsia="en-US" w:bidi="ar-SA"/><w:del w:id="6838" w:author="Unknown Author" w:date="2026-10-30T04:17:53Z"></w:del></w:rPr></w:pPr><w:del w:id="6837" w:author="Unknown Author" w:date="2026-10-30T04:17:53Z"><w:r><w:rPr><w:kern w:val="0"/><w:szCs w:val="24"/><w:lang w:val="es-CO" w:eastAsia="en-US" w:bidi="ar-SA"/></w:rPr><w:delText>Nivel de innovación</w:delText></w:r></w:del></w:p></w:tc><w:tc><w:tcPr><w:tcW w:w="1327" w:type="dxa"/><w:tcBorders></w:tcBorders><w:shd w:color="auto" w:fill="F7F7F7" w:val="clear"/></w:tcPr><w:p><w:pPr><w:pStyle w:val="Tabla9"/><w:widowControl/><w:jc w:val="left"/><w:rPr><w:kern w:val="0"/><w:szCs w:val="24"/><w:lang w:val="es-CO" w:eastAsia="en-US" w:bidi="ar-SA"/><w:del w:id="6840" w:author="Unknown Author" w:date="2026-10-30T04:17:53Z"></w:del></w:rPr></w:pPr><w:del w:id="6839" w:author="Unknown Author" w:date="2026-10-30T04:17:53Z"><w:r><w:rPr><w:kern w:val="0"/><w:szCs w:val="24"/><w:lang w:val="es-CO" w:eastAsia="en-US" w:bidi="ar-SA"/></w:rPr><w:delText>4,0</w:delText></w:r></w:del></w:p></w:tc><w:tc><w:tcPr><w:tcW w:w="1577" w:type="dxa"/><w:tcBorders></w:tcBorders><w:shd w:color="auto" w:fill="F7F7F7" w:val="clear"/></w:tcPr><w:p><w:pPr><w:pStyle w:val="Tabla9"/><w:widowControl/><w:jc w:val="left"/><w:rPr><w:kern w:val="0"/><w:szCs w:val="24"/><w:lang w:val="es-CO" w:eastAsia="en-US" w:bidi="ar-SA"/><w:del w:id="6842" w:author="Unknown Author" w:date="2026-10-30T04:17:53Z"></w:del></w:rPr></w:pPr><w:del w:id="6841" w:author="Unknown Author" w:date="2026-10-30T04:17:53Z"><w:r><w:rPr><w:kern w:val="0"/><w:szCs w:val="24"/><w:lang w:val="es-CO" w:eastAsia="en-US" w:bidi="ar-SA"/></w:rPr><w:delText>8</w:delText></w:r></w:del></w:p></w:tc><w:tc><w:tcPr><w:tcW w:w="1575" w:type="dxa"/><w:tcBorders></w:tcBorders><w:shd w:color="auto" w:fill="F7F7F7" w:val="clear"/></w:tcPr><w:p><w:pPr><w:pStyle w:val="Tabla9"/><w:widowControl/><w:jc w:val="left"/><w:rPr><w:kern w:val="0"/><w:szCs w:val="24"/><w:lang w:val="es-CO" w:eastAsia="en-US" w:bidi="ar-SA"/><w:del w:id="6844" w:author="Unknown Author" w:date="2026-10-30T04:17:53Z"></w:del></w:rPr></w:pPr><w:del w:id="6843" w:author="Unknown Author" w:date="2026-10-30T04:17:53Z"><w:r><w:rPr><w:kern w:val="0"/><w:szCs w:val="24"/><w:lang w:val="es-CO" w:eastAsia="en-US" w:bidi="ar-SA"/></w:rPr><w:delText>4</w:delText></w:r></w:del></w:p></w:tc><w:tc><w:tcPr><w:tcW w:w="1576" w:type="dxa"/><w:tcBorders></w:tcBorders><w:shd w:color="auto" w:fill="F7F7F7" w:val="clear"/></w:tcPr><w:p><w:pPr><w:pStyle w:val="Tabla9"/><w:widowControl/><w:jc w:val="left"/><w:rPr><w:kern w:val="0"/><w:szCs w:val="24"/><w:lang w:val="es-CO" w:eastAsia="en-US" w:bidi="ar-SA"/><w:del w:id="6846" w:author="Unknown Author" w:date="2026-10-30T04:17:53Z"></w:del></w:rPr></w:pPr><w:del w:id="6845" w:author="Unknown Author" w:date="2026-10-30T04:17:53Z"><w:r><w:rPr><w:kern w:val="0"/><w:szCs w:val="24"/><w:lang w:val="es-CO" w:eastAsia="en-US" w:bidi="ar-SA"/></w:rPr><w:delText>1</w:delText></w:r></w:del></w:p></w:tc><w:tc><w:tcPr><w:tcW w:w="1659" w:type="dxa"/><w:tcBorders></w:tcBorders><w:shd w:color="auto" w:fill="F7F7F7" w:val="clear"/></w:tcPr><w:p><w:pPr><w:pStyle w:val="Tabla9"/><w:widowControl/><w:jc w:val="left"/><w:rPr><w:kern w:val="0"/><w:szCs w:val="24"/><w:lang w:val="es-CO" w:eastAsia="en-US" w:bidi="ar-SA"/><w:del w:id="6848" w:author="Unknown Author" w:date="2026-10-30T04:17:53Z"></w:del></w:rPr></w:pPr><w:del w:id="6847" w:author="Unknown Author" w:date="2026-10-30T04:17:53Z"><w:r><w:rPr><w:kern w:val="0"/><w:szCs w:val="24"/><w:lang w:val="es-CO" w:eastAsia="en-US" w:bidi="ar-SA"/></w:rPr><w:delText>2</w:delText></w:r></w:del></w:p></w:tc></w:tr><w:tr><w:trPr><w:del w:id="6849" w:author="Unknown Author" w:date="2026-10-30T04:17:53Z"/><w:cantSplit w:val="true"/></w:trPr><w:tc><w:tcPr><w:tcW w:w="2239" w:type="dxa"/><w:tcBorders></w:tcBorders></w:tcPr><w:p><w:pPr><w:pStyle w:val="Tabla9"/><w:widowControl/><w:jc w:val="left"/><w:rPr><w:kern w:val="0"/><w:szCs w:val="24"/><w:lang w:val="es-CO" w:eastAsia="en-US" w:bidi="ar-SA"/><w:del w:id="6851" w:author="Unknown Author" w:date="2026-10-30T04:17:53Z"></w:del></w:rPr></w:pPr><w:del w:id="6850" w:author="Unknown Author" w:date="2026-10-30T04:17:53Z"><w:r><w:rPr><w:kern w:val="0"/><w:szCs w:val="24"/><w:lang w:val="es-CO" w:eastAsia="en-US" w:bidi="ar-SA"/></w:rPr><w:delText>Operación práctica para los comités</w:delText></w:r></w:del></w:p></w:tc><w:tc><w:tcPr><w:tcW w:w="1327" w:type="dxa"/><w:tcBorders></w:tcBorders></w:tcPr><w:p><w:pPr><w:pStyle w:val="Tabla9"/><w:widowControl/><w:jc w:val="left"/><w:rPr><w:kern w:val="0"/><w:szCs w:val="24"/><w:lang w:val="es-CO" w:eastAsia="en-US" w:bidi="ar-SA"/><w:del w:id="6853" w:author="Unknown Author" w:date="2026-10-30T04:17:53Z"></w:del></w:rPr></w:pPr><w:del w:id="6852" w:author="Unknown Author" w:date="2026-10-30T04:17:53Z"><w:r><w:rPr><w:kern w:val="0"/><w:szCs w:val="24"/><w:lang w:val="es-CO" w:eastAsia="en-US" w:bidi="ar-SA"/></w:rPr><w:delText>2,5</w:delText></w:r></w:del></w:p></w:tc><w:tc><w:tcPr><w:tcW w:w="1577" w:type="dxa"/><w:tcBorders></w:tcBorders></w:tcPr><w:p><w:pPr><w:pStyle w:val="Tabla9"/><w:widowControl/><w:jc w:val="left"/><w:rPr><w:kern w:val="0"/><w:szCs w:val="24"/><w:lang w:val="es-CO" w:eastAsia="en-US" w:bidi="ar-SA"/><w:del w:id="6855" w:author="Unknown Author" w:date="2026-10-30T04:17:53Z"></w:del></w:rPr></w:pPr><w:del w:id="6854" w:author="Unknown Author" w:date="2026-10-30T04:17:53Z"><w:r><w:rPr><w:kern w:val="0"/><w:szCs w:val="24"/><w:lang w:val="es-CO" w:eastAsia="en-US" w:bidi="ar-SA"/></w:rPr><w:delText>6</w:delText></w:r></w:del></w:p></w:tc><w:tc><w:tcPr><w:tcW w:w="1575" w:type="dxa"/><w:tcBorders></w:tcBorders></w:tcPr><w:p><w:pPr><w:pStyle w:val="Tabla9"/><w:widowControl/><w:jc w:val="left"/><w:rPr><w:kern w:val="0"/><w:szCs w:val="24"/><w:lang w:val="es-CO" w:eastAsia="en-US" w:bidi="ar-SA"/><w:del w:id="6857" w:author="Unknown Author" w:date="2026-10-30T04:17:53Z"></w:del></w:rPr></w:pPr><w:del w:id="6856" w:author="Unknown Author" w:date="2026-10-30T04:17:53Z"><w:r><w:rPr><w:kern w:val="0"/><w:szCs w:val="24"/><w:lang w:val="es-CO" w:eastAsia="en-US" w:bidi="ar-SA"/></w:rPr><w:delText>6</w:delText></w:r></w:del></w:p></w:tc><w:tc><w:tcPr><w:tcW w:w="1576" w:type="dxa"/><w:tcBorders></w:tcBorders></w:tcPr><w:p><w:pPr><w:pStyle w:val="Tabla9"/><w:widowControl/><w:jc w:val="left"/><w:rPr><w:kern w:val="0"/><w:szCs w:val="24"/><w:lang w:val="es-CO" w:eastAsia="en-US" w:bidi="ar-SA"/><w:del w:id="6859" w:author="Unknown Author" w:date="2026-10-30T04:17:53Z"></w:del></w:rPr></w:pPr><w:del w:id="6858" w:author="Unknown Author" w:date="2026-10-30T04:17:53Z"><w:r><w:rPr><w:kern w:val="0"/><w:szCs w:val="24"/><w:lang w:val="es-CO" w:eastAsia="en-US" w:bidi="ar-SA"/></w:rPr><w:delText>5</w:delText></w:r></w:del></w:p></w:tc><w:tc><w:tcPr><w:tcW w:w="1659" w:type="dxa"/><w:tcBorders></w:tcBorders></w:tcPr><w:p><w:pPr><w:pStyle w:val="Tabla9"/><w:widowControl/><w:jc w:val="left"/><w:rPr><w:kern w:val="0"/><w:szCs w:val="24"/><w:lang w:val="es-CO" w:eastAsia="en-US" w:bidi="ar-SA"/><w:del w:id="6861" w:author="Unknown Author" w:date="2026-10-30T04:17:53Z"></w:del></w:rPr></w:pPr><w:del w:id="6860" w:author="Unknown Author" w:date="2026-10-30T04:17:53Z"><w:r><w:rPr><w:kern w:val="0"/><w:szCs w:val="24"/><w:lang w:val="es-CO" w:eastAsia="en-US" w:bidi="ar-SA"/></w:rPr><w:delText>4</w:delText></w:r></w:del></w:p></w:tc></w:tr><w:tr><w:trPr><w:del w:id="6862" w:author="Unknown Author" w:date="2026-10-30T04:17:53Z"/><w:cantSplit w:val="true"/></w:trPr><w:tc><w:tcPr><w:tcW w:w="2239" w:type="dxa"/><w:tcBorders></w:tcBorders><w:shd w:color="auto" w:fill="F7F7F7" w:val="clear"/></w:tcPr><w:p><w:pPr><w:pStyle w:val="Tabla9"/><w:widowControl/><w:jc w:val="left"/><w:rPr><w:kern w:val="0"/><w:szCs w:val="24"/><w:lang w:val="es-CO" w:eastAsia="en-US" w:bidi="ar-SA"/><w:del w:id="6864" w:author="Unknown Author" w:date="2026-10-30T04:17:53Z"></w:del></w:rPr></w:pPr><w:del w:id="6863" w:author="Unknown Author" w:date="2026-10-30T04:17:53Z"><w:r><w:rPr><w:kern w:val="0"/><w:szCs w:val="24"/><w:lang w:val="es-CO" w:eastAsia="en-US" w:bidi="ar-SA"/></w:rPr><w:delText>Costo accesible para municipios</w:delText></w:r></w:del></w:p></w:tc><w:tc><w:tcPr><w:tcW w:w="1327" w:type="dxa"/><w:tcBorders></w:tcBorders><w:shd w:color="auto" w:fill="F7F7F7" w:val="clear"/></w:tcPr><w:p><w:pPr><w:pStyle w:val="Tabla9"/><w:widowControl/><w:jc w:val="left"/><w:rPr><w:kern w:val="0"/><w:szCs w:val="24"/><w:lang w:val="es-CO" w:eastAsia="en-US" w:bidi="ar-SA"/><w:del w:id="6866" w:author="Unknown Author" w:date="2026-10-30T04:17:53Z"></w:del></w:rPr></w:pPr><w:del w:id="6865" w:author="Unknown Author" w:date="2026-10-30T04:17:53Z"><w:r><w:rPr><w:kern w:val="0"/><w:szCs w:val="24"/><w:lang w:val="es-CO" w:eastAsia="en-US" w:bidi="ar-SA"/></w:rPr><w:delText>2,5</w:delText></w:r></w:del></w:p></w:tc><w:tc><w:tcPr><w:tcW w:w="1577" w:type="dxa"/><w:tcBorders></w:tcBorders><w:shd w:color="auto" w:fill="F7F7F7" w:val="clear"/></w:tcPr><w:p><w:pPr><w:pStyle w:val="Tabla9"/><w:widowControl/><w:jc w:val="left"/><w:rPr><w:kern w:val="0"/><w:szCs w:val="24"/><w:lang w:val="es-CO" w:eastAsia="en-US" w:bidi="ar-SA"/><w:del w:id="6868" w:author="Unknown Author" w:date="2026-10-30T04:17:53Z"></w:del></w:rPr></w:pPr><w:del w:id="6867" w:author="Unknown Author" w:date="2026-10-30T04:17:53Z"><w:r><w:rPr><w:kern w:val="0"/><w:szCs w:val="24"/><w:lang w:val="es-CO" w:eastAsia="en-US" w:bidi="ar-SA"/></w:rPr><w:delText>6</w:delText></w:r></w:del></w:p></w:tc><w:tc><w:tcPr><w:tcW w:w="1575" w:type="dxa"/><w:tcBorders></w:tcBorders><w:shd w:color="auto" w:fill="F7F7F7" w:val="clear"/></w:tcPr><w:p><w:pPr><w:pStyle w:val="Tabla9"/><w:widowControl/><w:jc w:val="left"/><w:rPr><w:kern w:val="0"/><w:szCs w:val="24"/><w:lang w:val="es-CO" w:eastAsia="en-US" w:bidi="ar-SA"/><w:del w:id="6870" w:author="Unknown Author" w:date="2026-10-30T04:17:53Z"></w:del></w:rPr></w:pPr><w:del w:id="6869" w:author="Unknown Author" w:date="2026-10-30T04:17:53Z"><w:r><w:rPr><w:kern w:val="0"/><w:szCs w:val="24"/><w:lang w:val="es-CO" w:eastAsia="en-US" w:bidi="ar-SA"/></w:rPr><w:delText>6</w:delText></w:r></w:del></w:p></w:tc><w:tc><w:tcPr><w:tcW w:w="1576" w:type="dxa"/><w:tcBorders></w:tcBorders><w:shd w:color="auto" w:fill="F7F7F7" w:val="clear"/></w:tcPr><w:p><w:pPr><w:pStyle w:val="Tabla9"/><w:widowControl/><w:jc w:val="left"/><w:rPr><w:kern w:val="0"/><w:szCs w:val="24"/><w:lang w:val="es-CO" w:eastAsia="en-US" w:bidi="ar-SA"/><w:del w:id="6872" w:author="Unknown Author" w:date="2026-10-30T04:17:53Z"></w:del></w:rPr></w:pPr><w:del w:id="6871" w:author="Unknown Author" w:date="2026-10-30T04:17:53Z"><w:r><w:rPr><w:kern w:val="0"/><w:szCs w:val="24"/><w:lang w:val="es-CO" w:eastAsia="en-US" w:bidi="ar-SA"/></w:rPr><w:delText>5</w:delText></w:r></w:del></w:p></w:tc><w:tc><w:tcPr><w:tcW w:w="1659" w:type="dxa"/><w:tcBorders></w:tcBorders><w:shd w:color="auto" w:fill="F7F7F7" w:val="clear"/></w:tcPr><w:p><w:pPr><w:pStyle w:val="Tabla9"/><w:widowControl/><w:jc w:val="left"/><w:rPr><w:kern w:val="0"/><w:szCs w:val="24"/><w:lang w:val="es-CO" w:eastAsia="en-US" w:bidi="ar-SA"/><w:del w:id="6874" w:author="Unknown Author" w:date="2026-10-30T04:17:53Z"></w:del></w:rPr></w:pPr><w:del w:id="6873" w:author="Unknown Author" w:date="2026-10-30T04:17:53Z"><w:r><w:rPr><w:kern w:val="0"/><w:szCs w:val="24"/><w:lang w:val="es-CO" w:eastAsia="en-US" w:bidi="ar-SA"/></w:rPr><w:delText>3</w:delText></w:r></w:del></w:p></w:tc></w:tr><w:tr><w:trPr><w:del w:id="6875" w:author="Unknown Author" w:date="2026-10-30T04:17:53Z"/><w:cantSplit w:val="true"/></w:trPr><w:tc><w:tcPr><w:tcW w:w="2239" w:type="dxa"/><w:tcBorders></w:tcBorders></w:tcPr><w:p><w:pPr><w:pStyle w:val="Tabla9"/><w:widowControl/><w:jc w:val="left"/><w:rPr><w:kern w:val="0"/><w:szCs w:val="24"/><w:lang w:val="es-CO" w:eastAsia="en-US" w:bidi="ar-SA"/><w:del w:id="6877" w:author="Unknown Author" w:date="2026-10-30T04:17:53Z"></w:del></w:rPr></w:pPr><w:del w:id="6876" w:author="Unknown Author" w:date="2026-10-30T04:17:53Z"><w:r><w:rPr><w:kern w:val="0"/><w:szCs w:val="24"/><w:lang w:val="es-CO" w:eastAsia="en-US" w:bidi="ar-SA"/></w:rPr><w:delText>Fiabilidad de la medición</w:delText></w:r></w:del></w:p></w:tc><w:tc><w:tcPr><w:tcW w:w="1327" w:type="dxa"/><w:tcBorders></w:tcBorders></w:tcPr><w:p><w:pPr><w:pStyle w:val="Tabla9"/><w:widowControl/><w:jc w:val="left"/><w:rPr><w:kern w:val="0"/><w:szCs w:val="24"/><w:lang w:val="es-CO" w:eastAsia="en-US" w:bidi="ar-SA"/><w:del w:id="6879" w:author="Unknown Author" w:date="2026-10-30T04:17:53Z"></w:del></w:rPr></w:pPr><w:del w:id="6878" w:author="Unknown Author" w:date="2026-10-30T04:17:53Z"><w:r><w:rPr><w:kern w:val="0"/><w:szCs w:val="24"/><w:lang w:val="es-CO" w:eastAsia="en-US" w:bidi="ar-SA"/></w:rPr><w:delText>2,5</w:delText></w:r></w:del></w:p></w:tc><w:tc><w:tcPr><w:tcW w:w="1577" w:type="dxa"/><w:tcBorders></w:tcBorders></w:tcPr><w:p><w:pPr><w:pStyle w:val="Tabla9"/><w:widowControl/><w:jc w:val="left"/><w:rPr><w:kern w:val="0"/><w:szCs w:val="24"/><w:lang w:val="es-CO" w:eastAsia="en-US" w:bidi="ar-SA"/><w:del w:id="6881" w:author="Unknown Author" w:date="2026-10-30T04:17:53Z"></w:del></w:rPr></w:pPr><w:del w:id="6880" w:author="Unknown Author" w:date="2026-10-30T04:17:53Z"><w:r><w:rPr><w:kern w:val="0"/><w:szCs w:val="24"/><w:lang w:val="es-CO" w:eastAsia="en-US" w:bidi="ar-SA"/></w:rPr><w:delText>6</w:delText></w:r></w:del></w:p></w:tc><w:tc><w:tcPr><w:tcW w:w="1575" w:type="dxa"/><w:tcBorders></w:tcBorders></w:tcPr><w:p><w:pPr><w:pStyle w:val="Tabla9"/><w:widowControl/><w:jc w:val="left"/><w:rPr><w:kern w:val="0"/><w:szCs w:val="24"/><w:lang w:val="es-CO" w:eastAsia="en-US" w:bidi="ar-SA"/><w:del w:id="6883" w:author="Unknown Author" w:date="2026-10-30T04:17:53Z"></w:del></w:rPr></w:pPr><w:del w:id="6882" w:author="Unknown Author" w:date="2026-10-30T04:17:53Z"><w:r><w:rPr><w:kern w:val="0"/><w:szCs w:val="24"/><w:lang w:val="es-CO" w:eastAsia="en-US" w:bidi="ar-SA"/></w:rPr><w:delText>4</w:delText></w:r></w:del></w:p></w:tc><w:tc><w:tcPr><w:tcW w:w="1576" w:type="dxa"/><w:tcBorders></w:tcBorders></w:tcPr><w:p><w:pPr><w:pStyle w:val="Tabla9"/><w:widowControl/><w:jc w:val="left"/><w:rPr><w:kern w:val="0"/><w:szCs w:val="24"/><w:lang w:val="es-CO" w:eastAsia="en-US" w:bidi="ar-SA"/><w:del w:id="6885" w:author="Unknown Author" w:date="2026-10-30T04:17:53Z"></w:del></w:rPr></w:pPr><w:del w:id="6884" w:author="Unknown Author" w:date="2026-10-30T04:17:53Z"><w:r><w:rPr><w:kern w:val="0"/><w:szCs w:val="24"/><w:lang w:val="es-CO" w:eastAsia="en-US" w:bidi="ar-SA"/></w:rPr><w:delText>3</w:delText></w:r></w:del></w:p></w:tc><w:tc><w:tcPr><w:tcW w:w="1659" w:type="dxa"/><w:tcBorders></w:tcBorders></w:tcPr><w:p><w:pPr><w:pStyle w:val="Tabla9"/><w:widowControl/><w:jc w:val="left"/><w:rPr><w:kern w:val="0"/><w:szCs w:val="24"/><w:lang w:val="es-CO" w:eastAsia="en-US" w:bidi="ar-SA"/><w:del w:id="6887" w:author="Unknown Author" w:date="2026-10-30T04:17:53Z"></w:del></w:rPr></w:pPr><w:del w:id="6886" w:author="Unknown Author" w:date="2026-10-30T04:17:53Z"><w:r><w:rPr><w:kern w:val="0"/><w:szCs w:val="24"/><w:lang w:val="es-CO" w:eastAsia="en-US" w:bidi="ar-SA"/></w:rPr><w:delText>8</w:delText></w:r></w:del></w:p></w:tc></w:tr><w:tr><w:trPr><w:del w:id="6888" w:author="Unknown Author" w:date="2026-10-30T04:17:53Z"/><w:cantSplit w:val="true"/></w:trPr><w:tc><w:tcPr><w:tcW w:w="2239" w:type="dxa"/><w:tcBorders></w:tcBorders><w:shd w:color="auto" w:fill="F7F7F7" w:val="clear"/></w:tcPr><w:p><w:pPr><w:pStyle w:val="Tabla9"/><w:widowControl/><w:jc w:val="left"/><w:rPr><w:kern w:val="0"/><w:szCs w:val="24"/><w:lang w:val="es-CO" w:eastAsia="en-US" w:bidi="ar-SA"/><w:del w:id="6890" w:author="Unknown Author" w:date="2026-10-30T04:17:53Z"></w:del></w:rPr></w:pPr><w:del w:id="6889" w:author="Unknown Author" w:date="2026-10-30T04:17:53Z"><w:r><w:rPr><w:kern w:val="0"/><w:szCs w:val="24"/><w:lang w:val="es-CO" w:eastAsia="en-US" w:bidi="ar-SA"/></w:rPr><w:delText>Cobertura espacial</w:delText></w:r></w:del></w:p></w:tc><w:tc><w:tcPr><w:tcW w:w="1327" w:type="dxa"/><w:tcBorders></w:tcBorders><w:shd w:color="auto" w:fill="F7F7F7" w:val="clear"/></w:tcPr><w:p><w:pPr><w:pStyle w:val="Tabla9"/><w:widowControl/><w:jc w:val="left"/><w:rPr><w:kern w:val="0"/><w:szCs w:val="24"/><w:lang w:val="es-CO" w:eastAsia="en-US" w:bidi="ar-SA"/><w:del w:id="6892" w:author="Unknown Author" w:date="2026-10-30T04:17:53Z"></w:del></w:rPr></w:pPr><w:del w:id="6891" w:author="Unknown Author" w:date="2026-10-30T04:17:53Z"><w:r><w:rPr><w:kern w:val="0"/><w:szCs w:val="24"/><w:lang w:val="es-CO" w:eastAsia="en-US" w:bidi="ar-SA"/></w:rPr><w:delText>2,5</w:delText></w:r></w:del></w:p></w:tc><w:tc><w:tcPr><w:tcW w:w="1577" w:type="dxa"/><w:tcBorders></w:tcBorders><w:shd w:color="auto" w:fill="F7F7F7" w:val="clear"/></w:tcPr><w:p><w:pPr><w:pStyle w:val="Tabla9"/><w:widowControl/><w:jc w:val="left"/><w:rPr><w:kern w:val="0"/><w:szCs w:val="24"/><w:lang w:val="es-CO" w:eastAsia="en-US" w:bidi="ar-SA"/><w:del w:id="6894" w:author="Unknown Author" w:date="2026-10-30T04:17:53Z"></w:del></w:rPr></w:pPr><w:del w:id="6893" w:author="Unknown Author" w:date="2026-10-30T04:17:53Z"><w:r><w:rPr><w:kern w:val="0"/><w:szCs w:val="24"/><w:lang w:val="es-CO" w:eastAsia="en-US" w:bidi="ar-SA"/></w:rPr><w:delText>7</w:delText></w:r></w:del></w:p></w:tc><w:tc><w:tcPr><w:tcW w:w="1575" w:type="dxa"/><w:tcBorders></w:tcBorders><w:shd w:color="auto" w:fill="F7F7F7" w:val="clear"/></w:tcPr><w:p><w:pPr><w:pStyle w:val="Tabla9"/><w:widowControl/><w:jc w:val="left"/><w:rPr><w:kern w:val="0"/><w:szCs w:val="24"/><w:lang w:val="es-CO" w:eastAsia="en-US" w:bidi="ar-SA"/><w:del w:id="6896" w:author="Unknown Author" w:date="2026-10-30T04:17:53Z"></w:del></w:rPr></w:pPr><w:del w:id="6895" w:author="Unknown Author" w:date="2026-10-30T04:17:53Z"><w:r><w:rPr><w:kern w:val="0"/><w:szCs w:val="24"/><w:lang w:val="es-CO" w:eastAsia="en-US" w:bidi="ar-SA"/></w:rPr><w:delText>6</w:delText></w:r></w:del></w:p></w:tc><w:tc><w:tcPr><w:tcW w:w="1576" w:type="dxa"/><w:tcBorders></w:tcBorders><w:shd w:color="auto" w:fill="F7F7F7" w:val="clear"/></w:tcPr><w:p><w:pPr><w:pStyle w:val="Tabla9"/><w:widowControl/><w:jc w:val="left"/><w:rPr><w:kern w:val="0"/><w:szCs w:val="24"/><w:lang w:val="es-CO" w:eastAsia="en-US" w:bidi="ar-SA"/><w:del w:id="6898" w:author="Unknown Author" w:date="2026-10-30T04:17:53Z"></w:del></w:rPr></w:pPr><w:del w:id="6897" w:author="Unknown Author" w:date="2026-10-30T04:17:53Z"><w:r><w:rPr><w:kern w:val="0"/><w:szCs w:val="24"/><w:lang w:val="es-CO" w:eastAsia="en-US" w:bidi="ar-SA"/></w:rPr><w:delText>2</w:delText></w:r></w:del></w:p></w:tc><w:tc><w:tcPr><w:tcW w:w="1659" w:type="dxa"/><w:tcBorders></w:tcBorders><w:shd w:color="auto" w:fill="F7F7F7" w:val="clear"/></w:tcPr><w:p><w:pPr><w:pStyle w:val="Tabla9"/><w:widowControl/><w:jc w:val="left"/><w:rPr><w:kern w:val="0"/><w:szCs w:val="24"/><w:lang w:val="es-CO" w:eastAsia="en-US" w:bidi="ar-SA"/><w:del w:id="6900" w:author="Unknown Author" w:date="2026-10-30T04:17:53Z"></w:del></w:rPr></w:pPr><w:del w:id="6899" w:author="Unknown Author" w:date="2026-10-30T04:17:53Z"><w:r><w:rPr><w:kern w:val="0"/><w:szCs w:val="24"/><w:lang w:val="es-CO" w:eastAsia="en-US" w:bidi="ar-SA"/></w:rPr><w:delText>2</w:delText></w:r></w:del></w:p></w:tc></w:tr><w:tr><w:trPr><w:del w:id="6901" w:author="Unknown Author" w:date="2026-10-30T04:17:53Z"/><w:cantSplit w:val="true"/></w:trPr><w:tc><w:tcPr><w:tcW w:w="2239" w:type="dxa"/><w:tcBorders><w:bottom w:val="single" w:sz="12" w:space="0" w:color="2A3439"/></w:tcBorders></w:tcPr><w:p><w:pPr><w:pStyle w:val="Tabla9"/><w:keepNext w:val="true"/><w:widowControl/><w:jc w:val="left"/><w:rPr><w:kern w:val="0"/><w:szCs w:val="24"/><w:lang w:val="es-CO" w:eastAsia="en-US" w:bidi="ar-SA"/><w:del w:id="6903" w:author="Unknown Author" w:date="2026-10-30T04:17:53Z"></w:del></w:rPr></w:pPr><w:del w:id="6902" w:author="Unknown Author" w:date="2026-10-30T04:17:53Z"><w:r><w:rPr><w:b/><w:bCs/><w:kern w:val="0"/><w:szCs w:val="24"/><w:lang w:val="es-CO" w:eastAsia="en-US" w:bidi="ar-SA"/></w:rPr><w:delText>Puntaje ponderado</w:delText></w:r></w:del></w:p></w:tc><w:tc><w:tcPr><w:tcW w:w="1327" w:type="dxa"/><w:tcBorders><w:bottom w:val="single" w:sz="12" w:space="0" w:color="2A3439"/></w:tcBorders></w:tcPr><w:p><w:pPr><w:pStyle w:val="Tabla9"/><w:keepNext w:val="true"/><w:widowControl/><w:jc w:val="left"/><w:rPr><w:kern w:val="0"/><w:szCs w:val="24"/><w:lang w:val="es-CO" w:eastAsia="en-US" w:bidi="ar-SA"/><w:del w:id="6905" w:author="Unknown Author" w:date="2026-10-30T04:17:53Z"></w:del></w:rPr></w:pPr><w:del w:id="6904" w:author="Unknown Author" w:date="2026-10-30T04:17:53Z"><w:r><w:rPr><w:b/><w:bCs/><w:kern w:val="0"/><w:szCs w:val="24"/><w:lang w:val="es-CO" w:eastAsia="en-US" w:bidi="ar-SA"/></w:rPr><w:delText>100,0</w:delText></w:r></w:del></w:p></w:tc><w:tc><w:tcPr><w:tcW w:w="1577" w:type="dxa"/><w:tcBorders><w:bottom w:val="single" w:sz="12" w:space="0" w:color="2A3439"/></w:tcBorders></w:tcPr><w:p><w:pPr><w:pStyle w:val="Tabla9"/><w:keepNext w:val="true"/><w:widowControl/><w:jc w:val="left"/><w:rPr><w:kern w:val="0"/><w:szCs w:val="24"/><w:lang w:val="es-CO" w:eastAsia="en-US" w:bidi="ar-SA"/><w:del w:id="6907" w:author="Unknown Author" w:date="2026-10-30T04:17:53Z"></w:del></w:rPr></w:pPr><w:del w:id="6906" w:author="Unknown Author" w:date="2026-10-30T04:17:53Z"><w:r><w:rPr><w:b/><w:bCs/><w:kern w:val="0"/><w:szCs w:val="24"/><w:lang w:val="es-CO" w:eastAsia="en-US" w:bidi="ar-SA"/></w:rPr><w:delText>5,805</w:delText></w:r></w:del></w:p></w:tc><w:tc><w:tcPr><w:tcW w:w="1575" w:type="dxa"/><w:tcBorders><w:bottom w:val="single" w:sz="12" w:space="0" w:color="2A3439"/></w:tcBorders></w:tcPr><w:p><w:pPr><w:pStyle w:val="Tabla9"/><w:keepNext w:val="true"/><w:widowControl/><w:jc w:val="left"/><w:rPr><w:kern w:val="0"/><w:szCs w:val="24"/><w:lang w:val="es-CO" w:eastAsia="en-US" w:bidi="ar-SA"/><w:del w:id="6909" w:author="Unknown Author" w:date="2026-10-30T04:17:53Z"></w:del></w:rPr></w:pPr><w:del w:id="6908" w:author="Unknown Author" w:date="2026-10-30T04:17:53Z"><w:r><w:rPr><w:b/><w:bCs/><w:kern w:val="0"/><w:szCs w:val="24"/><w:lang w:val="es-CO" w:eastAsia="en-US" w:bidi="ar-SA"/></w:rPr><w:delText>5,150</w:delText></w:r></w:del></w:p></w:tc><w:tc><w:tcPr><w:tcW w:w="1576" w:type="dxa"/><w:tcBorders><w:bottom w:val="single" w:sz="12" w:space="0" w:color="2A3439"/></w:tcBorders></w:tcPr><w:p><w:pPr><w:pStyle w:val="Tabla9"/><w:keepNext w:val="true"/><w:widowControl/><w:jc w:val="left"/><w:rPr><w:kern w:val="0"/><w:szCs w:val="24"/><w:lang w:val="es-CO" w:eastAsia="en-US" w:bidi="ar-SA"/><w:del w:id="6911" w:author="Unknown Author" w:date="2026-10-30T04:17:53Z"></w:del></w:rPr></w:pPr><w:del w:id="6910" w:author="Unknown Author" w:date="2026-10-30T04:17:53Z"><w:r><w:rPr><w:b/><w:bCs/><w:kern w:val="0"/><w:szCs w:val="24"/><w:lang w:val="es-CO" w:eastAsia="en-US" w:bidi="ar-SA"/></w:rPr><w:delText>4,475</w:delText></w:r></w:del></w:p></w:tc><w:tc><w:tcPr><w:tcW w:w="1659" w:type="dxa"/><w:tcBorders><w:bottom w:val="single" w:sz="12" w:space="0" w:color="2A3439"/></w:tcBorders></w:tcPr><w:p><w:pPr><w:pStyle w:val="Tabla9"/><w:keepNext w:val="true"/><w:widowControl/><w:jc w:val="left"/><w:rPr><w:kern w:val="0"/><w:szCs w:val="24"/><w:lang w:val="es-CO" w:eastAsia="en-US" w:bidi="ar-SA"/><w:del w:id="6913" w:author="Unknown Author" w:date="2026-10-30T04:17:53Z"></w:del></w:rPr></w:pPr><w:del w:id="6912" w:author="Unknown Author" w:date="2026-10-30T04:17:53Z"><w:r><w:rPr><w:b/><w:bCs/><w:kern w:val="0"/><w:szCs w:val="24"/><w:lang w:val="es-CO" w:eastAsia="en-US" w:bidi="ar-SA"/></w:rPr><w:delText>4,335</w:delText></w:r></w:del></w:p></w:tc></w:tr></w:tbl><w:p><w:pPr><w:pStyle w:val="TablaNota"/><w:rPr></w:rPr></w:pPr><w:r><w:rPr><w:i/><w:iCs/></w:rPr><w:t>Nota.</w:t></w:r><w:r><w:rPr></w:rPr><w:t xml:space="preserve"> Elaboración propia. Escala de desempeño de 1 a 9; un puntaje mayor es mejor. En el nivel de riesgo, un puntaje mayor indica menor riesgo. Los puntajes son estimaciones de formulación.</w:t></w:r></w:p><w:p><w:pPr><w:pStyle w:val="BodyText"/><w:rPr></w:rPr></w:pPr><w:r><w:rPr></w:rPr><w:t>La Figura 13.1 muestra el resultado. La alternativa 1 supera a la alternativa 2 por 0,655 puntos. Su ventaja viene del impacto esperado, la sostenibilidad, la innovación y la fiabilidad. La alternativa 2 la supera solo en tiempo de implementación. La alternativa 3 obtiene puntajes altos de viabilidad, tiempo y riesgo porque no exige desarrollo. Sin embargo, obtiene el puntaje mínimo en impacto, articulación y sostenibilidad. El resultado no cambia con la sensibilidad de los pesos. En 20.000 combinaciones de perturbaciones simultáneas de hasta 10 % relativo en los 14 pesos, la alternativa 1 conserva el primer puesto. Lo conserva también si se anula cualquier criterio. Si aumenta un solo peso, lo conserva hasta 333 % en el nivel de riesgo. Lo conserva hasta 370 % en las viabilidades técnica y financiera y hasta 416 % en el tiempo de implementación.</w:t></w:r></w:p><w:p><w:pPr><w:pStyle w:val="FiguraRotulo"/><w:rPr></w:rPr></w:pPr><w:bookmarkStart w:id="142" w:name="rot_Figura_13_1"/><w:r><w:rPr><w:b/><w:bCs/></w:rPr><w:t>Figura 13.1</w:t></w:r><w:bookmarkEnd w:id="142"/></w:p><w:p><w:pPr><w:pStyle w:val="FiguraTitulo"/><w:rPr></w:rPr></w:pPr><w:r><w:rPr><w:i/><w:iCs/></w:rPr><w:t>La red híbrida por tramos obtiene el mayor puntaje entre cuatro alternativas</w:t></w:r></w:p><w:p><w:pPr><w:pStyle w:val="BodyText"/><w:rPr></w:rPr></w:pPr><w:r><w:rPr></w:rPr><w:drawing><wp:inline distT="0" distB="0" distL="0" distR="0"><wp:extent cx="5579745" cy="3013075"/><wp:effectExtent l="0" t="0" r="0" b="0"/><wp:docPr id="13" name="Image13"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3" name="Image13" descr=""></pic:cNvPr><pic:cNvPicPr><a:picLocks noChangeAspect="1" noChangeArrowheads="1"/></pic:cNvPicPr></pic:nvPicPr><pic:blipFill><a:blip r:embed="rId14"></a:blip><a:stretch><a:fillRect/></a:stretch></pic:blipFill><pic:spPr bwMode="auto"><a:xfrm><a:off x="0" y="0"/><a:ext cx="5579745" cy="3013075"/></a:xfrm><a:prstGeom prst="rect"><a:avLst/></a:prstGeom></pic:spPr></pic:pic></a:graphicData></a:graphic></wp:inline></w:drawing></w:r></w:p><w:p><w:pPr><w:pStyle w:val="FiguraNota"/><w:rPr></w:rPr></w:pPr><w:r><w:rPr><w:i/><w:iCs/></w:rPr><w:t>Nota.</w:t></w:r><w:r><w:rPr></w:rPr><w:t xml:space="preserve"> Elaboración propia con los puntajes de la tabla de criterios de la sección 13.1. Las líneas indican el rango del puntaje en cinco escenarios de sensibilidad de más o menos 10 % relativo en los pesos. Software: Python 3 y matplotlib.</w:t></w:r></w:p><w:p><w:pPr><w:pStyle w:val="BodyText"/><w:rPr></w:rPr></w:pPr><w:r><w:rPr></w:rPr><w:t>La razón del descarte no es solo financiera. Los TdR señalan que la disponibilidad de recursos no basta para descartar una alternativa (Ministerio de Ciencia, Tecnología e Innovación [MinCiencias], 2026). La alternativa 4 tiene la mayor fiabilidad por punto, pero logra el menor puntaje en cobertura, escalabilidad y tiempo. La alternativa 3 tiene el menor costo, pero no ofrece un dato utilizable. La alternativa 2 cuesta 83 % de la seleccionada. Concentra la corrección en la nube y deja sin corregir las lecturas cuando el enlace falla. El registro de riesgos asigna a la falla de la red celular una probabilidad de 40 %.</w:t></w:r></w:p><w:p><w:pPr><w:pStyle w:val="BodyText"/><w:rPr></w:rPr></w:pPr><w:r><w:rPr></w:rPr><w:t>La alternativa seleccionada integra cuatro decisiones técnicas. La primera es la colocalización. Cada departamento cuenta con un monitor gravimétrico de referencia, y los nodos se comparan con él para entrenar y verificar el modelo de corrección. La colocalización con referencia es una práctica de calibración documentada para sensores de bajo costo (Giordano et al., 2021; Malings et al., 2020). La segunda es la corrección en el gateway. El gateway aplica el modelo con humedad, temperatura y fracción gruesa y conserva las lecturas corregidas siete días. El cómputo en el borde reduce la dependencia del enlace y el volumen de datos (Shi et al., 2016; Warden y Situnayake, 2019).</w:t></w:r></w:p><w:p><w:pPr><w:pStyle w:val="BodyText"/><w:rPr></w:rPr></w:pPr><w:r><w:rPr></w:rPr><w:t>La tercera decisión es la redundancia de energía y de enlace. Cada nodo tiene panel solar y batería con autonomía mínima de 14 días sin sol. Cada gateway tiene energía solar con respaldo, enlace celular y módulo satelital de respaldo. El nodo transmite por LoRa lecturas compactas, porque el protocolo limita el ciclo de trabajo y la capacidad de la red (Adelantado et al., 2017). La cuarta decisión es el despliegue por tramos con custodia distribuida. Se instalan 30, 40 y 30 nodos, con compuertas de decisión en los meses 12, 17 y 24. Cada componente pasa a un custodio designado. La Figura 13.2 muestra la arquitectura completa y la Tabla 13.3 fija los umbrales de desempeño que verifican la solución. El laboratorio de modelación de la universidad forma parte de esa arquitectura. Recibe de la nube las mediciones corregidas y los datos meteorológicos. Calcula la emisión y la dispersión del polvo de una demolición y devuelve escenarios al tablero.</w:t></w:r></w:p><w:p><w:pPr><w:pStyle w:val="TablaRotulo"/><w:rPr></w:rPr></w:pPr><w:bookmarkStart w:id="143" w:name="rot_Tabla_13_3"/><w:r><w:rPr><w:b/><w:bCs/></w:rPr><w:t>Tabla 13.3</w:t></w:r><w:bookmarkEnd w:id="143"/></w:p><w:p><w:pPr><w:pStyle w:val="TablaTitulo"/><w:rPr></w:rPr></w:pPr><w:r><w:rPr><w:i/><w:iCs/></w:rPr><w:t>Umbrales de desempeño que verifican la alternativa seleccionada</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3261"/><w:gridCol w:w="1338"/><w:gridCol w:w="2678"/><w:gridCol w:w="2676"/></w:tblGrid><w:tr><w:trPr><w:tblHeader w:val="true"/><w:cantSplit w:val="true"/></w:trPr><w:tc><w:tcPr><w:tcW w:w="326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Medida</w:t></w:r></w:p></w:tc><w:tc><w:tcPr><w:tcW w:w="133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Umbral</w:t></w:r></w:p></w:tc><w:tc><w:tcPr><w:tcW w:w="267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Referencia</w:t></w:r></w:p></w:tc><w:tc><w:tcPr><w:tcW w:w="2676"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Momento de verificación</w:t></w:r></w:p></w:tc></w:tr><w:tr><w:trPr><w:cantSplit w:val="true"/></w:trPr><w:tc><w:tcPr><w:tcW w:w="3261" w:type="dxa"/><w:tcBorders></w:tcBorders></w:tcPr><w:p><w:pPr><w:pStyle w:val="Tabla9"/><w:widowControl/><w:jc w:val="left"/><w:rPr><w:kern w:val="0"/><w:szCs w:val="24"/><w:lang w:val="es-CO" w:eastAsia="en-US" w:bidi="ar-SA"/></w:rPr></w:pPr><w:r><w:rPr><w:kern w:val="0"/><w:szCs w:val="24"/><w:lang w:val="es-CO" w:eastAsia="en-US" w:bidi="ar-SA"/></w:rPr><w:t>Coeficiente de determinación (R²) frente a la referencia</w:t></w:r></w:p></w:tc><w:tc><w:tcPr><w:tcW w:w="1338" w:type="dxa"/><w:tcBorders></w:tcBorders></w:tcPr><w:p><w:pPr><w:pStyle w:val="Tabla9"/><w:widowControl/><w:jc w:val="left"/><w:rPr><w:kern w:val="0"/><w:szCs w:val="24"/><w:lang w:val="es-CO" w:eastAsia="en-US" w:bidi="ar-SA"/></w:rPr></w:pPr><w:r><w:rPr><w:kern w:val="0"/><w:szCs w:val="24"/><w:lang w:val="es-CO" w:eastAsia="en-US" w:bidi="ar-SA"/></w:rPr><w:t xml:space="preserve">≥ </w:t></w:r><w:r><w:rPr><w:kern w:val="0"/><w:szCs w:val="24"/><w:lang w:val="es-CO" w:eastAsia="en-US" w:bidi="ar-SA"/></w:rPr><w:t>0,70</w:t></w:r></w:p></w:tc><w:tc><w:tcPr><w:tcW w:w="2678" w:type="dxa"/><w:tcBorders></w:tcBorders></w:tcPr><w:p><w:pPr><w:pStyle w:val="Tabla9"/><w:widowControl/><w:jc w:val="left"/><w:rPr><w:kern w:val="0"/><w:szCs w:val="24"/><w:lang w:val="es-CO" w:eastAsia="en-US" w:bidi="ar-SA"/></w:rPr></w:pPr><w:r><w:rPr><w:kern w:val="0"/><w:szCs w:val="24"/><w:lang w:val="es-CO" w:eastAsia="en-US" w:bidi="ar-SA"/></w:rPr><w:t>Guía de la EPA (2021), ancla informativa</w:t></w:r></w:p></w:tc><w:tc><w:tcPr><w:tcW w:w="2676" w:type="dxa"/><w:tcBorders></w:tcBorders></w:tcPr><w:p><w:pPr><w:pStyle w:val="Tabla9"/><w:widowControl/><w:jc w:val="left"/><w:rPr><w:kern w:val="0"/><w:szCs w:val="24"/><w:lang w:val="es-CO" w:eastAsia="en-US" w:bidi="ar-SA"/></w:rPr></w:pPr><w:r><w:rPr><w:kern w:val="0"/><w:szCs w:val="24"/><w:lang w:val="es-CO" w:eastAsia="en-US" w:bidi="ar-SA"/></w:rPr><w:t>Compuertas de los meses 12 y 17; mes 24</w:t></w:r></w:p></w:tc></w:tr><w:tr><w:trPr><w:cantSplit w:val="true"/></w:trPr><w:tc><w:tcPr><w:tcW w:w="3261" w:type="dxa"/><w:tcBorders></w:tcBorders><w:shd w:color="auto" w:fill="F7F7F7" w:val="clear"/></w:tcPr><w:p><w:pPr><w:pStyle w:val="Tabla9"/><w:widowControl/><w:jc w:val="left"/><w:rPr><w:kern w:val="0"/><w:szCs w:val="24"/><w:lang w:val="es-CO" w:eastAsia="en-US" w:bidi="ar-SA"/></w:rPr></w:pPr><w:r><w:rPr><w:kern w:val="0"/><w:szCs w:val="24"/><w:lang w:val="es-CO" w:eastAsia="en-US" w:bidi="ar-SA"/></w:rPr><w:t>Error cuadrático medio normalizado (NRMSE)</w:t></w:r></w:p></w:tc><w:tc><w:tcPr><w:tcW w:w="1338" w:type="dxa"/><w:tcBorders></w:tcBorders><w:shd w:color="auto" w:fill="F7F7F7" w:val="clear"/></w:tcPr><w:p><w:pPr><w:pStyle w:val="Tabla9"/><w:widowControl/><w:jc w:val="left"/><w:rPr><w:kern w:val="0"/><w:szCs w:val="24"/><w:lang w:val="es-CO" w:eastAsia="en-US" w:bidi="ar-SA"/></w:rPr></w:pPr><w:r><w:rPr><w:kern w:val="0"/><w:szCs w:val="24"/><w:lang w:val="es-CO" w:eastAsia="en-US" w:bidi="ar-SA"/></w:rPr><w:t xml:space="preserve">≤ </w:t></w:r><w:r><w:rPr><w:kern w:val="0"/><w:szCs w:val="24"/><w:lang w:val="es-CO" w:eastAsia="en-US" w:bidi="ar-SA"/></w:rPr><w:t>30 %</w:t></w:r></w:p></w:tc><w:tc><w:tcPr><w:tcW w:w="2678" w:type="dxa"/><w:tcBorders></w:tcBorders><w:shd w:color="auto" w:fill="F7F7F7" w:val="clear"/></w:tcPr><w:p><w:pPr><w:pStyle w:val="Tabla9"/><w:widowControl/><w:jc w:val="left"/><w:rPr><w:kern w:val="0"/><w:szCs w:val="24"/><w:lang w:val="es-CO" w:eastAsia="en-US" w:bidi="ar-SA"/></w:rPr></w:pPr><w:r><w:rPr><w:kern w:val="0"/><w:szCs w:val="24"/><w:lang w:val="es-CO" w:eastAsia="en-US" w:bidi="ar-SA"/></w:rPr><w:t>Guía de la EPA (2021), ancla informativa</w:t></w:r></w:p></w:tc><w:tc><w:tcPr><w:tcW w:w="2676" w:type="dxa"/><w:tcBorders></w:tcBorders><w:shd w:color="auto" w:fill="F7F7F7" w:val="clear"/></w:tcPr><w:p><w:pPr><w:pStyle w:val="Tabla9"/><w:widowControl/><w:jc w:val="left"/><w:rPr><w:kern w:val="0"/><w:szCs w:val="24"/><w:lang w:val="es-CO" w:eastAsia="en-US" w:bidi="ar-SA"/></w:rPr></w:pPr><w:r><w:rPr><w:kern w:val="0"/><w:szCs w:val="24"/><w:lang w:val="es-CO" w:eastAsia="en-US" w:bidi="ar-SA"/></w:rPr><w:t>Compuertas de los meses 12 y 17; mes 24</w:t></w:r></w:p></w:tc></w:tr><w:tr><w:trPr><w:cantSplit w:val="true"/></w:trPr><w:tc><w:tcPr><w:tcW w:w="3261" w:type="dxa"/><w:tcBorders></w:tcBorders></w:tcPr><w:p><w:pPr><w:pStyle w:val="Tabla9"/><w:widowControl/><w:jc w:val="left"/><w:rPr><w:kern w:val="0"/><w:szCs w:val="24"/><w:lang w:val="es-CO" w:eastAsia="en-US" w:bidi="ar-SA"/></w:rPr></w:pPr><w:r><w:rPr><w:kern w:val="0"/><w:szCs w:val="24"/><w:lang w:val="es-CO" w:eastAsia="en-US" w:bidi="ar-SA"/></w:rPr><w:t>Pendiente de la regresión frente a la referencia</w:t></w:r></w:p></w:tc><w:tc><w:tcPr><w:tcW w:w="1338" w:type="dxa"/><w:tcBorders></w:tcBorders></w:tcPr><w:p><w:pPr><w:pStyle w:val="Tabla9"/><w:widowControl/><w:jc w:val="left"/><w:rPr><w:kern w:val="0"/><w:szCs w:val="24"/><w:lang w:val="es-CO" w:eastAsia="en-US" w:bidi="ar-SA"/></w:rPr></w:pPr><w:r><w:rPr><w:kern w:val="0"/><w:szCs w:val="24"/><w:lang w:val="es-CO" w:eastAsia="en-US" w:bidi="ar-SA"/></w:rPr><w:t>0,65 a 1,35</w:t></w:r></w:p></w:tc><w:tc><w:tcPr><w:tcW w:w="2678" w:type="dxa"/><w:tcBorders></w:tcBorders></w:tcPr><w:p><w:pPr><w:pStyle w:val="Tabla9"/><w:widowControl/><w:jc w:val="left"/><w:rPr><w:kern w:val="0"/><w:szCs w:val="24"/><w:lang w:val="es-CO" w:eastAsia="en-US" w:bidi="ar-SA"/></w:rPr></w:pPr><w:r><w:rPr><w:kern w:val="0"/><w:szCs w:val="24"/><w:lang w:val="es-CO" w:eastAsia="en-US" w:bidi="ar-SA"/></w:rPr><w:t>Guía de la EPA (2021), ancla informativa</w:t></w:r></w:p></w:tc><w:tc><w:tcPr><w:tcW w:w="2676" w:type="dxa"/><w:tcBorders></w:tcBorders></w:tcPr><w:p><w:pPr><w:pStyle w:val="Tabla9"/><w:widowControl/><w:jc w:val="left"/><w:rPr><w:kern w:val="0"/><w:szCs w:val="24"/><w:lang w:val="es-CO" w:eastAsia="en-US" w:bidi="ar-SA"/></w:rPr></w:pPr><w:r><w:rPr><w:kern w:val="0"/><w:szCs w:val="24"/><w:lang w:val="es-CO" w:eastAsia="en-US" w:bidi="ar-SA"/></w:rPr><w:t>Compuertas de los meses 12 y 17; mes 24</w:t></w:r></w:p></w:tc></w:tr><w:tr><w:trPr><w:cantSplit w:val="true"/></w:trPr><w:tc><w:tcPr><w:tcW w:w="3261" w:type="dxa"/><w:tcBorders></w:tcBorders><w:shd w:color="auto" w:fill="F7F7F7" w:val="clear"/></w:tcPr><w:p><w:pPr><w:pStyle w:val="Tabla9"/><w:widowControl/><w:jc w:val="left"/><w:rPr><w:kern w:val="0"/><w:szCs w:val="24"/><w:lang w:val="es-CO" w:eastAsia="en-US" w:bidi="ar-SA"/></w:rPr></w:pPr><w:r><w:rPr><w:kern w:val="0"/><w:szCs w:val="24"/><w:lang w:val="es-CO" w:eastAsia="en-US" w:bidi="ar-SA"/></w:rPr><w:t>Sesgo frente a la referencia</w:t></w:r></w:p></w:tc><w:tc><w:tcPr><w:tcW w:w="1338" w:type="dxa"/><w:tcBorders></w:tcBorders><w:shd w:color="auto" w:fill="F7F7F7" w:val="clear"/></w:tcPr><w:p><w:pPr><w:pStyle w:val="Tabla9"/><w:widowControl/><w:jc w:val="left"/><w:rPr><w:kern w:val="0"/><w:szCs w:val="24"/><w:lang w:val="es-CO" w:eastAsia="en-US" w:bidi="ar-SA"/></w:rPr></w:pPr><w:r><w:rPr><w:kern w:val="0"/><w:szCs w:val="24"/><w:lang w:val="es-CO" w:eastAsia="en-US" w:bidi="ar-SA"/></w:rPr><w:t>−</w:t></w:r><w:r><w:rPr><w:kern w:val="0"/><w:szCs w:val="24"/><w:lang w:val="es-CO" w:eastAsia="en-US" w:bidi="ar-SA"/></w:rPr><w:t>5,0 a 5,0 µg/m³</w:t></w:r></w:p></w:tc><w:tc><w:tcPr><w:tcW w:w="2678" w:type="dxa"/><w:tcBorders></w:tcBorders><w:shd w:color="auto" w:fill="F7F7F7" w:val="clear"/></w:tcPr><w:p><w:pPr><w:pStyle w:val="Tabla9"/><w:widowControl/><w:jc w:val="left"/><w:rPr><w:kern w:val="0"/><w:szCs w:val="24"/><w:lang w:val="es-CO" w:eastAsia="en-US" w:bidi="ar-SA"/></w:rPr></w:pPr><w:r><w:rPr><w:kern w:val="0"/><w:szCs w:val="24"/><w:lang w:val="es-CO" w:eastAsia="en-US" w:bidi="ar-SA"/></w:rPr><w:t>Guía de la EPA (2021), ancla informativa</w:t></w:r></w:p></w:tc><w:tc><w:tcPr><w:tcW w:w="2676" w:type="dxa"/><w:tcBorders></w:tcBorders><w:shd w:color="auto" w:fill="F7F7F7" w:val="clear"/></w:tcPr><w:p><w:pPr><w:pStyle w:val="Tabla9"/><w:widowControl/><w:jc w:val="left"/><w:rPr><w:kern w:val="0"/><w:szCs w:val="24"/><w:lang w:val="es-CO" w:eastAsia="en-US" w:bidi="ar-SA"/></w:rPr></w:pPr><w:r><w:rPr><w:kern w:val="0"/><w:szCs w:val="24"/><w:lang w:val="es-CO" w:eastAsia="en-US" w:bidi="ar-SA"/></w:rPr><w:t>Compuertas de los meses 12 y 17; mes 24</w:t></w:r></w:p></w:tc></w:tr><w:tr><w:trPr><w:cantSplit w:val="true"/></w:trPr><w:tc><w:tcPr><w:tcW w:w="3261" w:type="dxa"/><w:tcBorders></w:tcBorders></w:tcPr><w:p><w:pPr><w:pStyle w:val="Tabla9"/><w:widowControl/><w:jc w:val="left"/><w:rPr><w:kern w:val="0"/><w:szCs w:val="24"/><w:lang w:val="es-CO" w:eastAsia="en-US" w:bidi="ar-SA"/></w:rPr></w:pPr><w:r><w:rPr><w:kern w:val="0"/><w:szCs w:val="24"/><w:lang w:val="es-CO" w:eastAsia="en-US" w:bidi="ar-SA"/></w:rPr><w:t>Disponibilidad mensual de nodos</w:t></w:r></w:p></w:tc><w:tc><w:tcPr><w:tcW w:w="1338" w:type="dxa"/><w:tcBorders></w:tcBorders></w:tcPr><w:p><w:pPr><w:pStyle w:val="Tabla9"/><w:widowControl/><w:jc w:val="left"/><w:rPr><w:kern w:val="0"/><w:szCs w:val="24"/><w:lang w:val="es-CO" w:eastAsia="en-US" w:bidi="ar-SA"/></w:rPr></w:pPr><w:r><w:rPr><w:kern w:val="0"/><w:szCs w:val="24"/><w:lang w:val="es-CO" w:eastAsia="en-US" w:bidi="ar-SA"/></w:rPr><w:t xml:space="preserve">≥ </w:t></w:r><w:r><w:rPr><w:kern w:val="0"/><w:szCs w:val="24"/><w:lang w:val="es-CO" w:eastAsia="en-US" w:bidi="ar-SA"/></w:rPr><w:t>90 %</w:t></w:r></w:p></w:tc><w:tc><w:tcPr><w:tcW w:w="2678" w:type="dxa"/><w:tcBorders></w:tcBorders></w:tcPr><w:p><w:pPr><w:pStyle w:val="Tabla9"/><w:widowControl/><w:jc w:val="left"/><w:rPr><w:kern w:val="0"/><w:szCs w:val="24"/><w:lang w:val="es-CO" w:eastAsia="en-US" w:bidi="ar-SA"/></w:rPr></w:pPr><w:r><w:rPr><w:kern w:val="0"/><w:szCs w:val="24"/><w:lang w:val="es-CO" w:eastAsia="en-US" w:bidi="ar-SA"/></w:rPr><w:t>Meta de formulación</w:t></w:r></w:p></w:tc><w:tc><w:tcPr><w:tcW w:w="2676" w:type="dxa"/><w:tcBorders></w:tcBorders></w:tcPr><w:p><w:pPr><w:pStyle w:val="Tabla9"/><w:widowControl/><w:jc w:val="left"/><w:rPr><w:kern w:val="0"/><w:szCs w:val="24"/><w:lang w:val="es-CO" w:eastAsia="en-US" w:bidi="ar-SA"/></w:rPr></w:pPr><w:r><w:rPr><w:kern w:val="0"/><w:szCs w:val="24"/><w:lang w:val="es-CO" w:eastAsia="en-US" w:bidi="ar-SA"/></w:rPr><w:t>Mensual desde el mes 12</w:t></w:r></w:p></w:tc></w:tr><w:tr><w:trPr><w:cantSplit w:val="true"/></w:trPr><w:tc><w:tcPr><w:tcW w:w="3261" w:type="dxa"/><w:tcBorders></w:tcBorders><w:shd w:color="auto" w:fill="F7F7F7" w:val="clear"/></w:tcPr><w:p><w:pPr><w:pStyle w:val="Tabla9"/><w:widowControl/><w:jc w:val="left"/><w:rPr><w:kern w:val="0"/><w:szCs w:val="24"/><w:lang w:val="es-CO" w:eastAsia="en-US" w:bidi="ar-SA"/></w:rPr></w:pPr><w:r><w:rPr><w:kern w:val="0"/><w:szCs w:val="24"/><w:lang w:val="es-CO" w:eastAsia="en-US" w:bidi="ar-SA"/></w:rPr><w:t>Pérdida de paquetes</w:t></w:r></w:p></w:tc><w:tc><w:tcPr><w:tcW w:w="1338" w:type="dxa"/><w:tcBorders></w:tcBorders><w:shd w:color="auto" w:fill="F7F7F7" w:val="clear"/></w:tcPr><w:p><w:pPr><w:pStyle w:val="Tabla9"/><w:widowControl/><w:jc w:val="left"/><w:rPr><w:kern w:val="0"/><w:szCs w:val="24"/><w:lang w:val="es-CO" w:eastAsia="en-US" w:bidi="ar-SA"/></w:rPr></w:pPr><w:r><w:rPr><w:kern w:val="0"/><w:szCs w:val="24"/><w:lang w:val="es-CO" w:eastAsia="en-US" w:bidi="ar-SA"/></w:rPr><w:t xml:space="preserve">≤ </w:t></w:r><w:r><w:rPr><w:kern w:val="0"/><w:szCs w:val="24"/><w:lang w:val="es-CO" w:eastAsia="en-US" w:bidi="ar-SA"/></w:rPr><w:t>10 %</w:t></w:r></w:p></w:tc><w:tc><w:tcPr><w:tcW w:w="2678" w:type="dxa"/><w:tcBorders></w:tcBorders><w:shd w:color="auto" w:fill="F7F7F7" w:val="clear"/></w:tcPr><w:p><w:pPr><w:pStyle w:val="Tabla9"/><w:widowControl/><w:jc w:val="left"/><w:rPr><w:kern w:val="0"/><w:szCs w:val="24"/><w:lang w:val="es-CO" w:eastAsia="en-US" w:bidi="ar-SA"/></w:rPr></w:pPr><w:r><w:rPr><w:kern w:val="0"/><w:szCs w:val="24"/><w:lang w:val="es-CO" w:eastAsia="en-US" w:bidi="ar-SA"/></w:rPr><w:t>Meta de formulación</w:t></w:r></w:p></w:tc><w:tc><w:tcPr><w:tcW w:w="2676" w:type="dxa"/><w:tcBorders></w:tcBorders><w:shd w:color="auto" w:fill="F7F7F7" w:val="clear"/></w:tcPr><w:p><w:pPr><w:pStyle w:val="Tabla9"/><w:widowControl/><w:jc w:val="left"/><w:rPr><w:kern w:val="0"/><w:szCs w:val="24"/><w:lang w:val="es-CO" w:eastAsia="en-US" w:bidi="ar-SA"/></w:rPr></w:pPr><w:r><w:rPr><w:kern w:val="0"/><w:szCs w:val="24"/><w:lang w:val="es-CO" w:eastAsia="en-US" w:bidi="ar-SA"/></w:rPr><w:t>Mensual desde el mes 12</w:t></w:r></w:p></w:tc></w:tr><w:tr><w:trPr><w:cantSplit w:val="true"/></w:trPr><w:tc><w:tcPr><w:tcW w:w="3261" w:type="dxa"/><w:tcBorders><w:bottom w:val="single" w:sz="12" w:space="0" w:color="2A3439"/></w:tcBorders></w:tcPr><w:p><w:pPr><w:pStyle w:val="Tabla9"/><w:keepNext w:val="true"/><w:widowControl/><w:jc w:val="left"/><w:rPr><w:kern w:val="0"/><w:szCs w:val="24"/><w:lang w:val="es-CO" w:eastAsia="en-US" w:bidi="ar-SA"/></w:rPr></w:pPr><w:r><w:rPr><w:kern w:val="0"/><w:szCs w:val="24"/><w:lang w:val="es-CO" w:eastAsia="en-US" w:bidi="ar-SA"/></w:rPr><w:t>Error absoluto medio normalizado (NMAE)</w:t></w:r></w:p></w:tc><w:tc><w:tcPr><w:tcW w:w="1338" w:type="dxa"/><w:tcBorders><w:bottom w:val="single" w:sz="12" w:space="0" w:color="2A3439"/></w:tcBorders></w:tcPr><w:p><w:pPr><w:pStyle w:val="Tabla9"/><w:keepNext w:val="true"/><w:widowControl/><w:jc w:val="left"/><w:rPr><w:kern w:val="0"/><w:szCs w:val="24"/><w:lang w:val="es-CO" w:eastAsia="en-US" w:bidi="ar-SA"/></w:rPr></w:pPr><w:r><w:rPr><w:kern w:val="0"/><w:szCs w:val="24"/><w:lang w:val="es-CO" w:eastAsia="en-US" w:bidi="ar-SA"/></w:rPr><w:t xml:space="preserve">≤ </w:t></w:r><w:r><w:rPr><w:kern w:val="0"/><w:szCs w:val="24"/><w:lang w:val="es-CO" w:eastAsia="en-US" w:bidi="ar-SA"/></w:rPr><w:t>15 %</w:t></w:r></w:p></w:tc><w:tc><w:tcPr><w:tcW w:w="2678" w:type="dxa"/><w:tcBorders><w:bottom w:val="single" w:sz="12" w:space="0" w:color="2A3439"/></w:tcBorders></w:tcPr><w:p><w:pPr><w:pStyle w:val="Tabla9"/><w:keepNext w:val="true"/><w:widowControl/><w:jc w:val="left"/><w:rPr><w:kern w:val="0"/><w:szCs w:val="24"/><w:lang w:val="es-CO" w:eastAsia="en-US" w:bidi="ar-SA"/></w:rPr></w:pPr><w:r><w:rPr><w:kern w:val="0"/><w:szCs w:val="24"/><w:lang w:val="es-CO" w:eastAsia="en-US" w:bidi="ar-SA"/></w:rPr><w:t>Aspiración, no condiciona las compuertas</w:t></w:r></w:p></w:tc><w:tc><w:tcPr><w:tcW w:w="2676" w:type="dxa"/><w:tcBorders><w:bottom w:val="single" w:sz="12" w:space="0" w:color="2A3439"/></w:tcBorders></w:tcPr><w:p><w:pPr><w:pStyle w:val="Tabla9"/><w:keepNext w:val="true"/><w:widowControl/><w:jc w:val="left"/><w:rPr><w:kern w:val="0"/><w:szCs w:val="24"/><w:lang w:val="es-CO" w:eastAsia="en-US" w:bidi="ar-SA"/></w:rPr></w:pPr><w:r><w:rPr><w:kern w:val="0"/><w:szCs w:val="24"/><w:lang w:val="es-CO" w:eastAsia="en-US" w:bidi="ar-SA"/></w:rPr><w:t>Mes 24</w:t></w:r></w:p></w:tc></w:tr></w:tbl><w:p><w:pPr><w:pStyle w:val="TablaNota"/><w:rPr></w:rPr></w:pPr><w:r><w:rPr><w:i/><w:iCs/></w:rPr><w:t>Nota.</w:t></w:r><w:r><w:rPr></w:rPr><w:t xml:space="preserve"> Elaboración propia con la guía de la EPA (2021) para sensores de PM2,5 en sitios fijos de uso informativo y la formulación del proyecto. La línea base de error se mide en el tramo 1. Los umbrales se evalúan con promedios de 24 horas; el desempeño horario es un criterio secundario (sección 14).</w:t></w:r></w:p><w:p><w:pPr><w:pStyle w:val="FiguraRotulo"/><w:rPr></w:rPr></w:pPr><w:bookmarkStart w:id="144" w:name="rot_Figura_13_2"/><w:r><w:rPr><w:b/><w:bCs/></w:rPr><w:t>Figura 13.2</w:t></w:r><w:bookmarkEnd w:id="144"/></w:p><w:p><w:pPr><w:pStyle w:val="FiguraTitulo"/><w:rPr></w:rPr></w:pPr><w:r><w:rPr><w:i/><w:iCs/></w:rPr><w:t xml:space="preserve">La corrección se aplica en 10 gateways y las mediciones llegan a </w:t></w:r><w:ins w:id="6914" w:author="Unknown Author" w:date="2026-10-30T04:17:53Z"><w:r><w:rPr><w:i/><w:iCs/></w:rPr><w:t>cuatro consejos</w:t></w:r></w:ins><w:del w:id="6915" w:author="Unknown Author" w:date="2026-10-30T04:17:53Z"><w:r><w:rPr><w:i/><w:iCs/></w:rPr><w:delText>15 comités</w:delText></w:r></w:del></w:p><w:p><w:pPr><w:pStyle w:val="BodyText"/><w:rPr></w:rPr></w:pPr><w:r><w:rPr></w:rPr><w:drawing><wp:inline distT="0" distB="0" distL="0" distR="0"><wp:extent cx="5579745" cy="4631690"/><wp:effectExtent l="0" t="0" r="0" b="0"/><wp:docPr id="14" name="Image14"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4" name="Image14" descr=""></pic:cNvPr><pic:cNvPicPr><a:picLocks noChangeAspect="1" noChangeArrowheads="1"/></pic:cNvPicPr></pic:nvPicPr><pic:blipFill><a:blip r:embed="rId15"></a:blip><a:stretch><a:fillRect/></a:stretch></pic:blipFill><pic:spPr bwMode="auto"><a:xfrm><a:off x="0" y="0"/><a:ext cx="5579745" cy="4631690"/></a:xfrm><a:prstGeom prst="rect"><a:avLst/></a:prstGeom></pic:spPr></pic:pic></a:graphicData></a:graphic></wp:inline></w:drawing></w:r></w:p><w:p><w:pPr><w:pStyle w:val="FiguraNota"/><w:rPr></w:rPr></w:pPr><w:r><w:rPr><w:i/><w:iCs/></w:rPr><w:t>Nota.</w:t></w:r><w:r><w:rPr></w:rPr><w:t xml:space="preserve"> Elaboración propia con la formulación del proyecto. Los nodos transmiten por LoRa a los gateways, que corrigen las lecturas y las reenvían a la nube. La flecha continua lleva las mediciones corregidas al laboratorio de modelación, y la discontinua devuelve los escenarios al tablero. Software: Python 3 y matplotlib.</w:t></w:r></w:p><w:p><w:pPr><w:pStyle w:val="BodyText"/><w:rPr></w:rPr></w:pPr><w:bookmarkStart w:id="145" w:name="X50d2af8ce102570bcd65e9ec7447b91a89d1b96"/><w:r><w:rPr></w:rPr><w:t>Los umbrales provienen de una guía diseñada para sitios fijos y para PM2,5. Su aplicación a PM10 y a sitios de remoción es una extensión de formulación. El proyecto la declara y la contrasta con el piloto del tramo 1. Si el desempeño no alcanza los umbrales, la compuerta activa un ciclo de corrección del modelo antes de liberar el tramo siguiente. El alcance de 100 nodos y 10 gateways no se reduce.</w:t></w:r><w:bookmarkEnd w:id="145"/></w:p><w:p><w:pPr><w:pStyle w:val="Heading2"/><w:rPr></w:rPr></w:pPr><w:bookmarkStart w:id="146" w:name="X1a52b11524ca980d54f4cb0f353ea6a83f4c125"/><w:r><w:rPr></w:rPr><w:t>13.2 Estado de desarrollo y madurez tecnológica</w:t></w:r></w:p><w:p><w:pPr><w:pStyle w:val="FirstParagraph"/><w:rPr></w:rPr></w:pPr><w:r><w:rPr></w:rPr><w:t>El proyecto declara para la red un nivel de madurez tecnológica (TRL) de entrada de 4. El TRL 4 corresponde a componentes validados en laboratorio (Mankins, 1995). La solución integra componentes que existen por separado: sensor óptico de partículas, enlace LoRa, gateway con cómputo en el borde, nube y tablero. Lo que aún no existe es su integración sobre polvo de escombros ni el modelo de corrección validado en los sitios. El informe de vigilancia tecnológica del proyecto muestra niveles bajos en la tecnología cercana. De 41 documentos, 34 están en TRL 4 o menos y solo dos alcanzan el TRL 7 (Equipo formulador, 2026, sección 1.3).</w:t></w:r></w:p><w:p><w:pPr><w:pStyle w:val="BodyText"/><w:rPr></w:rPr></w:pPr><w:r><w:rPr></w:rPr><w:t>La Tabla 13.4 lista las evidencias técnicas que soportan el TRL de entrada. Los TdR exigen evidencias verificables y no basta la declaración del nivel (MinCiencias, 2026). Las especificaciones de diseño son objetivos que el piloto verifica. La autonomía de 14 días sin sol y el almacenamiento local de 7 días son requisitos de diseño y no desempeños medidos. Los soportes los aportan las entidades de la alianza antes de radicar.</w:t></w:r></w:p><w:p><w:pPr><w:pStyle w:val="TablaRotulo"/><w:rPr></w:rPr></w:pPr><w:bookmarkStart w:id="147" w:name="rot_Tabla_13_4"/><w:r><w:rPr><w:b/><w:bCs/></w:rPr><w:t>Tabla 13.4</w:t></w:r><w:bookmarkEnd w:id="147"/></w:p><w:p><w:pPr><w:pStyle w:val="TablaTitulo"/><w:rPr></w:rPr></w:pPr><w:r><w:rPr><w:i/><w:iCs/></w:rPr><w:t>Evidencias técnicas del nivel de madurez de entrada (TRL 4)</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3456"/><w:gridCol w:w="3125"/><w:gridCol w:w="3373"/></w:tblGrid><w:tr><w:trPr><w:tblHeader w:val="true"/><w:cantSplit w:val="true"/></w:trPr><w:tc><w:tcPr><w:tcW w:w="3456"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Evidencia</w:t></w:r></w:p></w:tc><w:tc><w:tcPr><w:tcW w:w="312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Qué sustenta</w:t></w:r></w:p></w:tc><w:tc><w:tcPr><w:tcW w:w="337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Soporte por adjuntar</w:t></w:r></w:p></w:tc></w:tr><w:tr><w:trPr><w:cantSplit w:val="true"/></w:trPr><w:tc><w:tcPr><w:tcW w:w="3456" w:type="dxa"/><w:tcBorders></w:tcBorders></w:tcPr><w:p><w:pPr><w:pStyle w:val="Tabla9"/><w:widowControl/><w:jc w:val="left"/><w:rPr><w:kern w:val="0"/><w:szCs w:val="24"/><w:lang w:val="es-CO" w:eastAsia="en-US" w:bidi="ar-SA"/></w:rPr></w:pPr><w:r><w:rPr><w:kern w:val="0"/><w:szCs w:val="24"/><w:lang w:val="es-CO" w:eastAsia="en-US" w:bidi="ar-SA"/></w:rPr><w:t>Caracterización del cabezal óptico de partículas en laboratorio</w:t></w:r></w:p></w:tc><w:tc><w:tcPr><w:tcW w:w="3125" w:type="dxa"/><w:tcBorders></w:tcBorders></w:tcPr><w:p><w:pPr><w:pStyle w:val="Tabla9"/><w:widowControl/><w:jc w:val="left"/><w:rPr><w:kern w:val="0"/><w:szCs w:val="24"/><w:lang w:val="es-CO" w:eastAsia="en-US" w:bidi="ar-SA"/></w:rPr></w:pPr><w:r><w:rPr><w:kern w:val="0"/><w:szCs w:val="24"/><w:lang w:val="es-CO" w:eastAsia="en-US" w:bidi="ar-SA"/></w:rPr><w:t>Respuesta del sensor frente a humedad y aerosol controlados</w:t></w:r></w:p></w:tc><w:tc><w:tcPr><w:tcW w:w="3373" w:type="dxa"/><w:tcBorders></w:tcBorders></w:tcPr><w:p><w:pPr><w:pStyle w:val="Tabla9"/><w:widowControl/><w:jc w:val="left"/><w:rPr><w:kern w:val="0"/><w:szCs w:val="24"/><w:lang w:val="es-CO" w:eastAsia="en-US" w:bidi="ar-SA"/></w:rPr></w:pPr><w:r><w:rPr><w:color w:val="00B050"/><w:kern w:val="0"/><w:szCs w:val="24"/><w:lang w:val="es-CO" w:eastAsia="en-US" w:bidi="ar-SA"/></w:rPr><w:t>[Diligenciar: informe de caracterización del sensor]</w:t></w:r></w:p></w:tc></w:tr><w:tr><w:trPr><w:cantSplit w:val="true"/></w:trPr><w:tc><w:tcPr><w:tcW w:w="3456" w:type="dxa"/><w:tcBorders></w:tcBorders><w:shd w:color="auto" w:fill="F7F7F7" w:val="clear"/></w:tcPr><w:p><w:pPr><w:pStyle w:val="Tabla9"/><w:widowControl/><w:jc w:val="left"/><w:rPr><w:kern w:val="0"/><w:szCs w:val="24"/><w:lang w:val="es-CO" w:eastAsia="en-US" w:bidi="ar-SA"/></w:rPr></w:pPr><w:r><w:rPr><w:kern w:val="0"/><w:szCs w:val="24"/><w:lang w:val="es-CO" w:eastAsia="en-US" w:bidi="ar-SA"/></w:rPr><w:t>Prueba de enlace entre nodo y gateway</w:t></w:r></w:p></w:tc><w:tc><w:tcPr><w:tcW w:w="3125" w:type="dxa"/><w:tcBorders></w:tcBorders><w:shd w:color="auto" w:fill="F7F7F7" w:val="clear"/></w:tcPr><w:p><w:pPr><w:pStyle w:val="Tabla9"/><w:widowControl/><w:jc w:val="left"/><w:rPr><w:kern w:val="0"/><w:szCs w:val="24"/><w:lang w:val="es-CO" w:eastAsia="en-US" w:bidi="ar-SA"/></w:rPr></w:pPr><w:r><w:rPr><w:kern w:val="0"/><w:szCs w:val="24"/><w:lang w:val="es-CO" w:eastAsia="en-US" w:bidi="ar-SA"/></w:rPr><w:t>Alcance y pérdida de paquetes del enlace LoRa en condiciones de ensayo</w:t></w:r></w:p></w:tc><w:tc><w:tcPr><w:tcW w:w="3373" w:type="dxa"/><w:tcBorders></w:tcBorders><w:shd w:color="auto" w:fill="F7F7F7" w:val="clear"/></w:tcPr><w:p><w:pPr><w:pStyle w:val="Tabla9"/><w:widowControl/><w:jc w:val="left"/><w:rPr><w:kern w:val="0"/><w:szCs w:val="24"/><w:lang w:val="es-CO" w:eastAsia="en-US" w:bidi="ar-SA"/></w:rPr></w:pPr><w:r><w:rPr><w:color w:val="00B050"/><w:kern w:val="0"/><w:szCs w:val="24"/><w:lang w:val="es-CO" w:eastAsia="en-US" w:bidi="ar-SA"/></w:rPr><w:t>[Diligenciar: informe de prueba de enlace]</w:t></w:r></w:p></w:tc></w:tr><w:tr><w:trPr><w:cantSplit w:val="true"/></w:trPr><w:tc><w:tcPr><w:tcW w:w="3456" w:type="dxa"/><w:tcBorders></w:tcBorders></w:tcPr><w:p><w:pPr><w:pStyle w:val="Tabla9"/><w:widowControl/><w:jc w:val="left"/><w:rPr><w:kern w:val="0"/><w:szCs w:val="24"/><w:lang w:val="es-CO" w:eastAsia="en-US" w:bidi="ar-SA"/></w:rPr></w:pPr><w:r><w:rPr><w:kern w:val="0"/><w:szCs w:val="24"/><w:lang w:val="es-CO" w:eastAsia="en-US" w:bidi="ar-SA"/></w:rPr><w:t>Prototipo de nodo con panel solar y batería</w:t></w:r></w:p></w:tc><w:tc><w:tcPr><w:tcW w:w="3125" w:type="dxa"/><w:tcBorders></w:tcBorders></w:tcPr><w:p><w:pPr><w:pStyle w:val="Tabla9"/><w:widowControl/><w:jc w:val="left"/><w:rPr><w:kern w:val="0"/><w:szCs w:val="24"/><w:lang w:val="es-CO" w:eastAsia="en-US" w:bidi="ar-SA"/></w:rPr></w:pPr><w:r><w:rPr><w:kern w:val="0"/><w:szCs w:val="24"/><w:lang w:val="es-CO" w:eastAsia="en-US" w:bidi="ar-SA"/></w:rPr><w:t>Consumo y autonomía medidos en banco</w:t></w:r></w:p></w:tc><w:tc><w:tcPr><w:tcW w:w="3373" w:type="dxa"/><w:tcBorders></w:tcBorders></w:tcPr><w:p><w:pPr><w:pStyle w:val="Tabla9"/><w:widowControl/><w:jc w:val="left"/><w:rPr><w:kern w:val="0"/><w:szCs w:val="24"/><w:lang w:val="es-CO" w:eastAsia="en-US" w:bidi="ar-SA"/></w:rPr></w:pPr><w:r><w:rPr><w:color w:val="00B050"/><w:kern w:val="0"/><w:szCs w:val="24"/><w:lang w:val="es-CO" w:eastAsia="en-US" w:bidi="ar-SA"/></w:rPr><w:t>[Diligenciar: informe de consumo y autonomía]</w:t></w:r></w:p></w:tc></w:tr><w:tr><w:trPr><w:cantSplit w:val="true"/></w:trPr><w:tc><w:tcPr><w:tcW w:w="3456" w:type="dxa"/><w:tcBorders><w:bottom w:val="single" w:sz="12" w:space="0" w:color="2A3439"/></w:tcBorders><w:shd w:color="auto" w:fill="F7F7F7" w:val="clear"/></w:tcPr><w:p><w:pPr><w:pStyle w:val="Tabla9"/><w:keepNext w:val="true"/><w:widowControl/><w:jc w:val="left"/><w:rPr><w:kern w:val="0"/><w:szCs w:val="24"/><w:lang w:val="es-CO" w:eastAsia="en-US" w:bidi="ar-SA"/></w:rPr></w:pPr><w:r><w:rPr><w:kern w:val="0"/><w:szCs w:val="24"/><w:lang w:val="es-CO" w:eastAsia="en-US" w:bidi="ar-SA"/></w:rPr><w:t>Prototipo del modelo de corrección</w:t></w:r></w:p></w:tc><w:tc><w:tcPr><w:tcW w:w="3125" w:type="dxa"/><w:tcBorders><w:bottom w:val="single" w:sz="12" w:space="0" w:color="2A3439"/></w:tcBorders><w:shd w:color="auto" w:fill="F7F7F7" w:val="clear"/></w:tcPr><w:p><w:pPr><w:pStyle w:val="Tabla9"/><w:keepNext w:val="true"/><w:widowControl/><w:jc w:val="left"/><w:rPr><w:kern w:val="0"/><w:szCs w:val="24"/><w:lang w:val="es-CO" w:eastAsia="en-US" w:bidi="ar-SA"/></w:rPr></w:pPr><w:r><w:rPr><w:kern w:val="0"/><w:szCs w:val="24"/><w:lang w:val="es-CO" w:eastAsia="en-US" w:bidi="ar-SA"/></w:rPr><w:t>Corrección por humedad con datos disponibles antes del piloto</w:t></w:r></w:p></w:tc><w:tc><w:tcPr><w:tcW w:w="3373" w:type="dxa"/><w:tcBorders><w:bottom w:val="single" w:sz="12" w:space="0" w:color="2A3439"/></w:tcBorders><w:shd w:color="auto" w:fill="F7F7F7" w:val="clear"/></w:tcPr><w:p><w:pPr><w:pStyle w:val="Tabla9"/><w:keepNext w:val="true"/><w:widowControl/><w:jc w:val="left"/><w:rPr><w:kern w:val="0"/><w:szCs w:val="24"/><w:lang w:val="es-CO" w:eastAsia="en-US" w:bidi="ar-SA"/></w:rPr></w:pPr><w:r><w:rPr><w:color w:val="00B050"/><w:kern w:val="0"/><w:szCs w:val="24"/><w:lang w:val="es-CO" w:eastAsia="en-US" w:bidi="ar-SA"/></w:rPr><w:t>[Diligenciar: informe del prototipo del modelo]</w:t></w:r></w:p></w:tc></w:tr></w:tbl><w:p><w:pPr><w:pStyle w:val="TablaNota"/><w:rPr></w:rPr></w:pPr><w:r><w:rPr><w:i/><w:iCs/></w:rPr><w:t>Nota.</w:t></w:r><w:r><w:rPr></w:rPr><w:t xml:space="preserve"> Elaboración propia. Cada soporte se carga como documento independiente en la plataforma. El TRL se declara con el soporte, no con la sola afirmación del nivel.</w:t></w:r></w:p><w:p><w:pPr><w:pStyle w:val="BodyText"/><w:rPr></w:rPr></w:pPr><w:r><w:rPr></w:rPr><w:t>La ruta técnica avanza de TRL 4 a TRL 8 en 24 meses. La Figura 13.3 y la Tabla 13.5 la presentan. Cada nivel tiene un mes de verificación y una evidencia. El TRL 5 se alcanza cuando termina la colocalización del tramo 1, en el mes 10. El TRL 6 se alcanza con el modelo validado en el piloto, en la compuerta del mes 12. El TRL 7 se alcanza con el sistema completo de 100 nodos y 10 gateways en operación, en el mes 19. El TRL 8 se alcanza con el ensayo independiente y la evaluación externa del mes 23.</w:t></w:r></w:p><w:p><w:pPr><w:pStyle w:val="TablaRotulo"/><w:rPr></w:rPr></w:pPr><w:bookmarkStart w:id="148" w:name="rot_Tabla_13_5"/><w:r><w:rPr><w:b/><w:bCs/></w:rPr><w:t>Tabla 13.5</w:t></w:r><w:bookmarkEnd w:id="148"/></w:p><w:p><w:pPr><w:pStyle w:val="TablaTitulo"/><w:rPr></w:rPr></w:pPr><w:r><w:rPr><w:i/><w:iCs/></w:rPr><w:t>Ruta de madurez tecnológica de TRL 4 a TRL 8</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746"/><w:gridCol w:w="1244"/><w:gridCol w:w="3153"/><w:gridCol w:w="3317"/><w:gridCol w:w="1494"/></w:tblGrid><w:tr><w:trPr><w:tblHeader w:val="true"/><w:cantSplit w:val="true"/></w:trPr><w:tc><w:tcPr><w:tcW w:w="746"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TRL</w:t></w:r></w:p></w:tc><w:tc><w:tcPr><w:tcW w:w="124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Mes</w:t></w:r></w:p></w:tc><w:tc><w:tcPr><w:tcW w:w="315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Condición que se verifica</w:t></w:r></w:p></w:tc><w:tc><w:tcPr><w:tcW w:w="331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Evidencia verificable</w:t></w:r></w:p></w:tc><w:tc><w:tcPr><w:tcW w:w="149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Actividad</w:t></w:r></w:p></w:tc></w:tr><w:tr><w:trPr><w:cantSplit w:val="true"/></w:trPr><w:tc><w:tcPr><w:tcW w:w="746" w:type="dxa"/><w:tcBorders></w:tcBorders></w:tcPr><w:p><w:pPr><w:pStyle w:val="Tabla9"/><w:widowControl/><w:jc w:val="left"/><w:rPr><w:kern w:val="0"/><w:szCs w:val="24"/><w:lang w:val="es-CO" w:eastAsia="en-US" w:bidi="ar-SA"/></w:rPr></w:pPr><w:r><w:rPr><w:kern w:val="0"/><w:szCs w:val="24"/><w:lang w:val="es-CO" w:eastAsia="en-US" w:bidi="ar-SA"/></w:rPr><w:t>4</w:t></w:r></w:p></w:tc><w:tc><w:tcPr><w:tcW w:w="1244" w:type="dxa"/><w:tcBorders></w:tcBorders></w:tcPr><w:p><w:pPr><w:pStyle w:val="Tabla9"/><w:widowControl/><w:jc w:val="left"/><w:rPr><w:kern w:val="0"/><w:szCs w:val="24"/><w:lang w:val="es-CO" w:eastAsia="en-US" w:bidi="ar-SA"/></w:rPr></w:pPr><w:r><w:rPr><w:kern w:val="0"/><w:szCs w:val="24"/><w:lang w:val="es-CO" w:eastAsia="en-US" w:bidi="ar-SA"/></w:rPr><w:t>Entrada</w:t></w:r></w:p></w:tc><w:tc><w:tcPr><w:tcW w:w="3153" w:type="dxa"/><w:tcBorders></w:tcBorders></w:tcPr><w:p><w:pPr><w:pStyle w:val="Tabla9"/><w:widowControl/><w:jc w:val="left"/><w:rPr><w:kern w:val="0"/><w:szCs w:val="24"/><w:lang w:val="es-CO" w:eastAsia="en-US" w:bidi="ar-SA"/></w:rPr></w:pPr><w:r><w:rPr><w:kern w:val="0"/><w:szCs w:val="24"/><w:lang w:val="es-CO" w:eastAsia="en-US" w:bidi="ar-SA"/></w:rPr><w:t>Componentes validados en laboratorio</w:t></w:r></w:p></w:tc><w:tc><w:tcPr><w:tcW w:w="3317" w:type="dxa"/><w:tcBorders></w:tcBorders></w:tcPr><w:p><w:pPr><w:pStyle w:val="Tabla9"/><w:widowControl/><w:jc w:val="left"/><w:rPr><w:kern w:val="0"/><w:szCs w:val="24"/><w:lang w:val="es-CO" w:eastAsia="en-US" w:bidi="ar-SA"/></w:rPr></w:pPr><w:r><w:rPr><w:kern w:val="0"/><w:szCs w:val="24"/><w:lang w:val="es-CO" w:eastAsia="en-US" w:bidi="ar-SA"/></w:rPr><w:t>Soportes de la tabla de evidencias de entrada</w:t></w:r></w:p></w:tc><w:tc><w:tcPr><w:tcW w:w="1494" w:type="dxa"/><w:tcBorders></w:tcBorders></w:tcPr><w:p><w:pPr><w:pStyle w:val="Tabla9"/><w:widowControl/><w:jc w:val="left"/><w:rPr><w:kern w:val="0"/><w:szCs w:val="24"/><w:lang w:val="es-CO" w:eastAsia="en-US" w:bidi="ar-SA"/></w:rPr></w:pPr><w:r><w:rPr><w:kern w:val="0"/><w:szCs w:val="24"/><w:lang w:val="es-CO" w:eastAsia="en-US" w:bidi="ar-SA"/></w:rPr><w:t>No aplica</w:t></w:r></w:p></w:tc></w:tr><w:tr><w:trPr><w:cantSplit w:val="true"/></w:trPr><w:tc><w:tcPr><w:tcW w:w="746" w:type="dxa"/><w:tcBorders></w:tcBorders><w:shd w:color="auto" w:fill="F7F7F7" w:val="clear"/></w:tcPr><w:p><w:pPr><w:pStyle w:val="Tabla9"/><w:widowControl/><w:jc w:val="left"/><w:rPr><w:kern w:val="0"/><w:szCs w:val="24"/><w:lang w:val="es-CO" w:eastAsia="en-US" w:bidi="ar-SA"/></w:rPr></w:pPr><w:r><w:rPr><w:kern w:val="0"/><w:szCs w:val="24"/><w:lang w:val="es-CO" w:eastAsia="en-US" w:bidi="ar-SA"/></w:rPr><w:t>5</w:t></w:r></w:p></w:tc><w:tc><w:tcPr><w:tcW w:w="1244" w:type="dxa"/><w:tcBorders></w:tcBorders><w:shd w:color="auto" w:fill="F7F7F7" w:val="clear"/></w:tcPr><w:p><w:pPr><w:pStyle w:val="Tabla9"/><w:widowControl/><w:jc w:val="left"/><w:rPr><w:kern w:val="0"/><w:szCs w:val="24"/><w:lang w:val="es-CO" w:eastAsia="en-US" w:bidi="ar-SA"/></w:rPr></w:pPr><w:r><w:rPr><w:kern w:val="0"/><w:szCs w:val="24"/><w:lang w:val="es-CO" w:eastAsia="en-US" w:bidi="ar-SA"/></w:rPr><w:t>10</w:t></w:r></w:p></w:tc><w:tc><w:tcPr><w:tcW w:w="3153" w:type="dxa"/><w:tcBorders></w:tcBorders><w:shd w:color="auto" w:fill="F7F7F7" w:val="clear"/></w:tcPr><w:p><w:pPr><w:pStyle w:val="Tabla9"/><w:widowControl/><w:jc w:val="left"/><w:rPr><w:kern w:val="0"/><w:szCs w:val="24"/><w:lang w:val="es-CO" w:eastAsia="en-US" w:bidi="ar-SA"/></w:rPr></w:pPr><w:r><w:rPr><w:kern w:val="0"/><w:szCs w:val="24"/><w:lang w:val="es-CO" w:eastAsia="en-US" w:bidi="ar-SA"/></w:rPr><w:t>Componentes integrados y validados en el entorno relevante del tramo 1</w:t></w:r></w:p></w:tc><w:tc><w:tcPr><w:tcW w:w="3317" w:type="dxa"/><w:tcBorders></w:tcBorders><w:shd w:color="auto" w:fill="F7F7F7" w:val="clear"/></w:tcPr><w:p><w:pPr><w:pStyle w:val="Tabla9"/><w:widowControl/><w:jc w:val="left"/><w:rPr><w:kern w:val="0"/><w:szCs w:val="24"/><w:lang w:val="es-CO" w:eastAsia="en-US" w:bidi="ar-SA"/></w:rPr></w:pPr><w:r><w:rPr><w:kern w:val="0"/><w:szCs w:val="24"/><w:lang w:val="es-CO" w:eastAsia="en-US" w:bidi="ar-SA"/></w:rPr><w:t>Base de datos de colocalización y línea base de error medida</w:t></w:r></w:p></w:tc><w:tc><w:tcPr><w:tcW w:w="1494" w:type="dxa"/><w:tcBorders></w:tcBorders><w:shd w:color="auto" w:fill="F7F7F7" w:val="clear"/></w:tcPr><w:p><w:pPr><w:pStyle w:val="Tabla9"/><w:widowControl/><w:jc w:val="left"/><w:rPr><w:kern w:val="0"/><w:szCs w:val="24"/><w:lang w:val="es-CO" w:eastAsia="en-US" w:bidi="ar-SA"/></w:rPr></w:pPr><w:r><w:rPr><w:kern w:val="0"/><w:szCs w:val="24"/><w:lang w:val="es-CO" w:eastAsia="en-US" w:bidi="ar-SA"/></w:rPr><w:t>1.3</w:t></w:r></w:p></w:tc></w:tr><w:tr><w:trPr><w:cantSplit w:val="true"/></w:trPr><w:tc><w:tcPr><w:tcW w:w="746" w:type="dxa"/><w:tcBorders></w:tcBorders></w:tcPr><w:p><w:pPr><w:pStyle w:val="Tabla9"/><w:widowControl/><w:jc w:val="left"/><w:rPr><w:kern w:val="0"/><w:szCs w:val="24"/><w:lang w:val="es-CO" w:eastAsia="en-US" w:bidi="ar-SA"/></w:rPr></w:pPr><w:r><w:rPr><w:kern w:val="0"/><w:szCs w:val="24"/><w:lang w:val="es-CO" w:eastAsia="en-US" w:bidi="ar-SA"/></w:rPr><w:t>6</w:t></w:r></w:p></w:tc><w:tc><w:tcPr><w:tcW w:w="1244" w:type="dxa"/><w:tcBorders></w:tcBorders></w:tcPr><w:p><w:pPr><w:pStyle w:val="Tabla9"/><w:widowControl/><w:jc w:val="left"/><w:rPr><w:kern w:val="0"/><w:szCs w:val="24"/><w:lang w:val="es-CO" w:eastAsia="en-US" w:bidi="ar-SA"/></w:rPr></w:pPr><w:r><w:rPr><w:kern w:val="0"/><w:szCs w:val="24"/><w:lang w:val="es-CO" w:eastAsia="en-US" w:bidi="ar-SA"/></w:rPr><w:t>12</w:t></w:r></w:p></w:tc><w:tc><w:tcPr><w:tcW w:w="3153" w:type="dxa"/><w:tcBorders></w:tcBorders></w:tcPr><w:p><w:pPr><w:pStyle w:val="Tabla9"/><w:widowControl/><w:jc w:val="left"/><w:rPr><w:kern w:val="0"/><w:szCs w:val="24"/><w:lang w:val="es-CO" w:eastAsia="en-US" w:bidi="ar-SA"/></w:rPr></w:pPr><w:r><w:rPr><w:kern w:val="0"/><w:szCs w:val="24"/><w:lang w:val="es-CO" w:eastAsia="en-US" w:bidi="ar-SA"/></w:rPr><w:t>Prototipo con el modelo de corrección validado en el piloto</w:t></w:r></w:p></w:tc><w:tc><w:tcPr><w:tcW w:w="3317" w:type="dxa"/><w:tcBorders></w:tcBorders></w:tcPr><w:p><w:pPr><w:pStyle w:val="Tabla9"/><w:widowControl/><w:jc w:val="left"/><w:rPr><w:kern w:val="0"/><w:szCs w:val="24"/><w:lang w:val="es-CO" w:eastAsia="en-US" w:bidi="ar-SA"/></w:rPr></w:pPr><w:r><w:rPr><w:kern w:val="0"/><w:szCs w:val="24"/><w:lang w:val="es-CO" w:eastAsia="en-US" w:bidi="ar-SA"/></w:rPr><w:t>Acta de la compuerta C1 con R² y NRMSE frente a la referencia</w:t></w:r></w:p></w:tc><w:tc><w:tcPr><w:tcW w:w="1494" w:type="dxa"/><w:tcBorders></w:tcBorders></w:tcPr><w:p><w:pPr><w:pStyle w:val="Tabla9"/><w:widowControl/><w:jc w:val="left"/><w:rPr><w:kern w:val="0"/><w:szCs w:val="24"/><w:lang w:val="es-CO" w:eastAsia="en-US" w:bidi="ar-SA"/></w:rPr></w:pPr><w:r><w:rPr><w:kern w:val="0"/><w:szCs w:val="24"/><w:lang w:val="es-CO" w:eastAsia="en-US" w:bidi="ar-SA"/></w:rPr><w:t>1.4</w:t></w:r></w:p></w:tc></w:tr><w:tr><w:trPr><w:cantSplit w:val="true"/></w:trPr><w:tc><w:tcPr><w:tcW w:w="746" w:type="dxa"/><w:tcBorders></w:tcBorders><w:shd w:color="auto" w:fill="F7F7F7" w:val="clear"/></w:tcPr><w:p><w:pPr><w:pStyle w:val="Tabla9"/><w:widowControl/><w:jc w:val="left"/><w:rPr><w:kern w:val="0"/><w:szCs w:val="24"/><w:lang w:val="es-CO" w:eastAsia="en-US" w:bidi="ar-SA"/></w:rPr></w:pPr><w:r><w:rPr><w:kern w:val="0"/><w:szCs w:val="24"/><w:lang w:val="es-CO" w:eastAsia="en-US" w:bidi="ar-SA"/></w:rPr><w:t>7</w:t></w:r></w:p></w:tc><w:tc><w:tcPr><w:tcW w:w="1244" w:type="dxa"/><w:tcBorders></w:tcBorders><w:shd w:color="auto" w:fill="F7F7F7" w:val="clear"/></w:tcPr><w:p><w:pPr><w:pStyle w:val="Tabla9"/><w:widowControl/><w:jc w:val="left"/><w:rPr><w:kern w:val="0"/><w:szCs w:val="24"/><w:lang w:val="es-CO" w:eastAsia="en-US" w:bidi="ar-SA"/></w:rPr></w:pPr><w:r><w:rPr><w:kern w:val="0"/><w:szCs w:val="24"/><w:lang w:val="es-CO" w:eastAsia="en-US" w:bidi="ar-SA"/></w:rPr><w:t>19</w:t></w:r></w:p></w:tc><w:tc><w:tcPr><w:tcW w:w="3153" w:type="dxa"/><w:tcBorders></w:tcBorders><w:shd w:color="auto" w:fill="F7F7F7" w:val="clear"/></w:tcPr><w:p><w:pPr><w:pStyle w:val="Tabla9"/><w:widowControl/><w:jc w:val="left"/><w:rPr><w:kern w:val="0"/><w:szCs w:val="24"/><w:lang w:val="es-CO" w:eastAsia="en-US" w:bidi="ar-SA"/></w:rPr></w:pPr><w:r><w:rPr><w:kern w:val="0"/><w:szCs w:val="24"/><w:lang w:val="es-CO" w:eastAsia="en-US" w:bidi="ar-SA"/></w:rPr><w:t>Sistema completo de 100 nodos y 10 gateways operando en el entorno real</w:t></w:r></w:p></w:tc><w:tc><w:tcPr><w:tcW w:w="3317" w:type="dxa"/><w:tcBorders></w:tcBorders><w:shd w:color="auto" w:fill="F7F7F7" w:val="clear"/></w:tcPr><w:p><w:pPr><w:pStyle w:val="Tabla9"/><w:widowControl/><w:jc w:val="left"/><w:rPr><w:kern w:val="0"/><w:szCs w:val="24"/><w:lang w:val="es-CO" w:eastAsia="en-US" w:bidi="ar-SA"/></w:rPr></w:pPr><w:r><w:rPr><w:kern w:val="0"/><w:szCs w:val="24"/><w:lang w:val="es-CO" w:eastAsia="en-US" w:bidi="ar-SA"/></w:rPr><w:t>Inventario de nodos y gateways operativos y actas de instalación</w:t></w:r></w:p></w:tc><w:tc><w:tcPr><w:tcW w:w="1494" w:type="dxa"/><w:tcBorders></w:tcBorders><w:shd w:color="auto" w:fill="F7F7F7" w:val="clear"/></w:tcPr><w:p><w:pPr><w:pStyle w:val="Tabla9"/><w:widowControl/><w:jc w:val="left"/><w:rPr><w:kern w:val="0"/><w:szCs w:val="24"/><w:lang w:val="es-CO" w:eastAsia="en-US" w:bidi="ar-SA"/></w:rPr></w:pPr><w:r><w:rPr><w:kern w:val="0"/><w:szCs w:val="24"/><w:lang w:val="es-CO" w:eastAsia="en-US" w:bidi="ar-SA"/></w:rPr><w:t>2.4</w:t></w:r></w:p></w:tc></w:tr><w:tr><w:trPr><w:cantSplit w:val="true"/></w:trPr><w:tc><w:tcPr><w:tcW w:w="746" w:type="dxa"/><w:tcBorders><w:bottom w:val="single" w:sz="12" w:space="0" w:color="2A3439"/></w:tcBorders></w:tcPr><w:p><w:pPr><w:pStyle w:val="Tabla9"/><w:keepNext w:val="true"/><w:widowControl/><w:jc w:val="left"/><w:rPr><w:kern w:val="0"/><w:szCs w:val="24"/><w:lang w:val="es-CO" w:eastAsia="en-US" w:bidi="ar-SA"/></w:rPr></w:pPr><w:r><w:rPr><w:kern w:val="0"/><w:szCs w:val="24"/><w:lang w:val="es-CO" w:eastAsia="en-US" w:bidi="ar-SA"/></w:rPr><w:t>8</w:t></w:r></w:p></w:tc><w:tc><w:tcPr><w:tcW w:w="1244" w:type="dxa"/><w:tcBorders><w:bottom w:val="single" w:sz="12" w:space="0" w:color="2A3439"/></w:tcBorders></w:tcPr><w:p><w:pPr><w:pStyle w:val="Tabla9"/><w:keepNext w:val="true"/><w:widowControl/><w:jc w:val="left"/><w:rPr><w:kern w:val="0"/><w:szCs w:val="24"/><w:lang w:val="es-CO" w:eastAsia="en-US" w:bidi="ar-SA"/></w:rPr></w:pPr><w:r><w:rPr><w:kern w:val="0"/><w:szCs w:val="24"/><w:lang w:val="es-CO" w:eastAsia="en-US" w:bidi="ar-SA"/></w:rPr><w:t>23</w:t></w:r></w:p></w:tc><w:tc><w:tcPr><w:tcW w:w="3153" w:type="dxa"/><w:tcBorders><w:bottom w:val="single" w:sz="12" w:space="0" w:color="2A3439"/></w:tcBorders></w:tcPr><w:p><w:pPr><w:pStyle w:val="Tabla9"/><w:keepNext w:val="true"/><w:widowControl/><w:jc w:val="left"/><w:rPr><w:kern w:val="0"/><w:szCs w:val="24"/><w:lang w:val="es-CO" w:eastAsia="en-US" w:bidi="ar-SA"/></w:rPr></w:pPr><w:r><w:rPr><w:kern w:val="0"/><w:szCs w:val="24"/><w:lang w:val="es-CO" w:eastAsia="en-US" w:bidi="ar-SA"/></w:rPr><w:t>Sistema completo verificado por un tercero independiente</w:t></w:r></w:p></w:tc><w:tc><w:tcPr><w:tcW w:w="3317" w:type="dxa"/><w:tcBorders><w:bottom w:val="single" w:sz="12" w:space="0" w:color="2A3439"/></w:tcBorders></w:tcPr><w:p><w:pPr><w:pStyle w:val="Tabla9"/><w:keepNext w:val="true"/><w:widowControl/><w:jc w:val="left"/><w:rPr><w:kern w:val="0"/><w:szCs w:val="24"/><w:lang w:val="es-CO" w:eastAsia="en-US" w:bidi="ar-SA"/></w:rPr></w:pPr><w:r><w:rPr><w:kern w:val="0"/><w:szCs w:val="24"/><w:lang w:val="es-CO" w:eastAsia="en-US" w:bidi="ar-SA"/></w:rPr><w:t>Informe de laboratorio externo y evaluación externa final</w:t></w:r></w:p></w:tc><w:tc><w:tcPr><w:tcW w:w="1494" w:type="dxa"/><w:tcBorders><w:bottom w:val="single" w:sz="12" w:space="0" w:color="2A3439"/></w:tcBorders></w:tcPr><w:p><w:pPr><w:pStyle w:val="Tabla9"/><w:keepNext w:val="true"/><w:widowControl/><w:jc w:val="left"/><w:rPr><w:kern w:val="0"/><w:szCs w:val="24"/><w:lang w:val="es-CO" w:eastAsia="en-US" w:bidi="ar-SA"/></w:rPr></w:pPr><w:r><w:rPr><w:kern w:val="0"/><w:szCs w:val="24"/><w:lang w:val="es-CO" w:eastAsia="en-US" w:bidi="ar-SA"/></w:rPr><w:t>1.6</w:t></w:r></w:p></w:tc></w:tr></w:tbl><w:p><w:pPr><w:pStyle w:val="TablaNota"/><w:rPr></w:rPr></w:pPr><w:r><w:rPr><w:i/><w:iCs/></w:rPr><w:t>Nota.</w:t></w:r><w:r><w:rPr></w:rPr><w:t xml:space="preserve"> Elaboración propia con la escala de Mankins (1995) y el cronograma del proyecto. El nivel 8 se acredita con el ensayo independiente y la evaluación externa de los meses 22 y 23.</w:t></w:r></w:p><w:p><w:pPr><w:pStyle w:val="FiguraRotulo"/><w:rPr></w:rPr></w:pPr><w:bookmarkStart w:id="149" w:name="rot_Figura_13_3"/><w:r><w:rPr><w:b/><w:bCs/></w:rPr><w:t>Figura 13.3</w:t></w:r><w:bookmarkEnd w:id="149"/></w:p><w:p><w:pPr><w:pStyle w:val="FiguraTitulo"/><w:rPr></w:rPr></w:pPr><w:r><w:rPr><w:i/><w:iCs/></w:rPr><w:t>El TRL sube de 4 a 8 en 24 meses con verificaciones en los meses 10, 12, 19 y 23</w:t></w:r></w:p><w:p><w:pPr><w:pStyle w:val="BodyText"/><w:rPr></w:rPr></w:pPr><w:r><w:rPr></w:rPr><w:drawing><wp:inline distT="0" distB="0" distL="0" distR="0"><wp:extent cx="5579745" cy="4129405"/><wp:effectExtent l="0" t="0" r="0" b="0"/><wp:docPr id="15" name="Image15"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5" name="Image15" descr=""></pic:cNvPr><pic:cNvPicPr><a:picLocks noChangeAspect="1" noChangeArrowheads="1"/></pic:cNvPicPr></pic:nvPicPr><pic:blipFill><a:blip r:embed="rId16"></a:blip><a:stretch><a:fillRect/></a:stretch></pic:blipFill><pic:spPr bwMode="auto"><a:xfrm><a:off x="0" y="0"/><a:ext cx="5579745" cy="4129405"/></a:xfrm><a:prstGeom prst="rect"><a:avLst/></a:prstGeom></pic:spPr></pic:pic></a:graphicData></a:graphic></wp:inline></w:drawing></w:r></w:p><w:p><w:pPr><w:pStyle w:val="FiguraNota"/><w:rPr></w:rPr></w:pPr><w:r><w:rPr><w:i/><w:iCs/></w:rPr><w:t>Nota.</w:t></w:r><w:r><w:rPr></w:rPr><w:t xml:space="preserve"> Elaboración propia con el cronograma y los hitos del proyecto. Software: Python 3 y matplotlib.</w:t></w:r></w:p><w:p><w:pPr><w:pStyle w:val="BodyText"/><w:rPr></w:rPr></w:pPr><w:r><w:rPr></w:rPr><w:t>El proyecto compromete el TRL 8 y no el TRL 9. El TRL 9 exige la operación exitosa y sostenida del sistema después de su calificación. Esa condición ocurre sobre todo después del mes 24, cuando los custodios operan la red. El proyecto no condiciona su resultado a esa etapa. La solución completa se entrega, se verifica y se transfiere dentro de los 24 meses. La operación posterior por custodios es una consecuencia opcional que el indicador de continuidad mide.</w:t></w:r></w:p><w:p><w:pPr><w:pStyle w:val="BodyText"/><w:rPr></w:rPr></w:pPr><w:r><w:rPr></w:rPr><w:t xml:space="preserve">El gemelo predictivo del laboratorio sigue una ruta propia, de TRL 3 a TRL 6, que la Tabla 13.6 presenta. Parte de modelos de emisión y de dispersión que existen por separado y que el proyecto integra y calibra. No compromete el TRL 7. Ese nivel exige demostrar el prototipo en el entorno operativo con decisiones reales de un </w:t></w:r><w:ins w:id="6916" w:author="Unknown Author" w:date="2026-10-30T04:17:53Z"><w:r><w:rPr></w:rPr><w:t>consejo</w:t></w:r></w:ins><w:del w:id="6917" w:author="Unknown Author" w:date="2026-10-30T04:17:53Z"><w:r><w:rPr></w:rPr><w:delText>comité</w:delText></w:r></w:del><w:r><w:rPr></w:rPr><w:t>, y esa etapa excede los 24 meses.</w:t></w:r></w:p><w:p><w:pPr><w:pStyle w:val="TablaRotulo"/><w:rPr></w:rPr></w:pPr><w:bookmarkStart w:id="150" w:name="rot_Tabla_13_6"/><w:r><w:rPr><w:b/><w:bCs/></w:rPr><w:t>Tabla 13.6</w:t></w:r><w:bookmarkEnd w:id="150"/></w:p><w:p><w:pPr><w:pStyle w:val="TablaTitulo"/><w:rPr></w:rPr></w:pPr><w:r><w:rPr><w:i/><w:iCs/></w:rPr><w:t>Ruta de madurez tecnológica del gemelo predictivo de demolición, de TRL 3 a TRL 6</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746"/><w:gridCol w:w="1244"/><w:gridCol w:w="3319"/><w:gridCol w:w="3151"/><w:gridCol w:w="1494"/></w:tblGrid><w:tr><w:trPr><w:tblHeader w:val="true"/><w:cantSplit w:val="true"/></w:trPr><w:tc><w:tcPr><w:tcW w:w="746"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TRL</w:t></w:r></w:p></w:tc><w:tc><w:tcPr><w:tcW w:w="124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Mes</w:t></w:r></w:p></w:tc><w:tc><w:tcPr><w:tcW w:w="331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Condición que se verifica</w:t></w:r></w:p></w:tc><w:tc><w:tcPr><w:tcW w:w="315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Evidencia verificable</w:t></w:r></w:p></w:tc><w:tc><w:tcPr><w:tcW w:w="149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Actividad</w:t></w:r></w:p></w:tc></w:tr><w:tr><w:trPr><w:cantSplit w:val="true"/></w:trPr><w:tc><w:tcPr><w:tcW w:w="746" w:type="dxa"/><w:tcBorders></w:tcBorders></w:tcPr><w:p><w:pPr><w:pStyle w:val="Tabla9"/><w:widowControl/><w:jc w:val="left"/><w:rPr><w:kern w:val="0"/><w:szCs w:val="24"/><w:lang w:val="es-CO" w:eastAsia="en-US" w:bidi="ar-SA"/></w:rPr></w:pPr><w:r><w:rPr><w:kern w:val="0"/><w:szCs w:val="24"/><w:lang w:val="es-CO" w:eastAsia="en-US" w:bidi="ar-SA"/></w:rPr><w:t>3</w:t></w:r></w:p></w:tc><w:tc><w:tcPr><w:tcW w:w="1244" w:type="dxa"/><w:tcBorders></w:tcBorders></w:tcPr><w:p><w:pPr><w:pStyle w:val="Tabla9"/><w:widowControl/><w:jc w:val="left"/><w:rPr><w:kern w:val="0"/><w:szCs w:val="24"/><w:lang w:val="es-CO" w:eastAsia="en-US" w:bidi="ar-SA"/></w:rPr></w:pPr><w:r><w:rPr><w:kern w:val="0"/><w:szCs w:val="24"/><w:lang w:val="es-CO" w:eastAsia="en-US" w:bidi="ar-SA"/></w:rPr><w:t>Entrada</w:t></w:r></w:p></w:tc><w:tc><w:tcPr><w:tcW w:w="3319" w:type="dxa"/><w:tcBorders></w:tcBorders></w:tcPr><w:p><w:pPr><w:pStyle w:val="Tabla9"/><w:widowControl/><w:jc w:val="left"/><w:rPr><w:kern w:val="0"/><w:szCs w:val="24"/><w:lang w:val="es-CO" w:eastAsia="en-US" w:bidi="ar-SA"/></w:rPr></w:pPr><w:r><w:rPr><w:kern w:val="0"/><w:szCs w:val="24"/><w:lang w:val="es-CO" w:eastAsia="en-US" w:bidi="ar-SA"/></w:rPr><w:t>Prueba de concepto de las funciones críticas: modelos de emisión y de dispersión que existen por separado</w:t></w:r></w:p></w:tc><w:tc><w:tcPr><w:tcW w:w="3151" w:type="dxa"/><w:tcBorders></w:tcBorders></w:tcPr><w:p><w:pPr><w:pStyle w:val="Tabla9"/><w:widowControl/><w:jc w:val="left"/><w:rPr><w:kern w:val="0"/><w:szCs w:val="24"/><w:lang w:val="es-CO" w:eastAsia="en-US" w:bidi="ar-SA"/></w:rPr></w:pPr><w:r><w:rPr><w:color w:val="00B050"/><w:kern w:val="0"/><w:szCs w:val="24"/><w:lang w:val="es-CO" w:eastAsia="en-US" w:bidi="ar-SA"/></w:rPr><w:t>[Diligenciar: informe de un caso de demostración con el modelo de dispersión]</w:t></w:r></w:p></w:tc><w:tc><w:tcPr><w:tcW w:w="1494" w:type="dxa"/><w:tcBorders></w:tcBorders></w:tcPr><w:p><w:pPr><w:pStyle w:val="Tabla9"/><w:widowControl/><w:jc w:val="left"/><w:rPr><w:kern w:val="0"/><w:szCs w:val="24"/><w:lang w:val="es-CO" w:eastAsia="en-US" w:bidi="ar-SA"/></w:rPr></w:pPr><w:r><w:rPr><w:kern w:val="0"/><w:szCs w:val="24"/><w:lang w:val="es-CO" w:eastAsia="en-US" w:bidi="ar-SA"/></w:rPr><w:t>No aplica</w:t></w:r></w:p></w:tc></w:tr><w:tr><w:trPr><w:cantSplit w:val="true"/></w:trPr><w:tc><w:tcPr><w:tcW w:w="746" w:type="dxa"/><w:tcBorders></w:tcBorders><w:shd w:color="auto" w:fill="F7F7F7" w:val="clear"/></w:tcPr><w:p><w:pPr><w:pStyle w:val="Tabla9"/><w:widowControl/><w:jc w:val="left"/><w:rPr><w:kern w:val="0"/><w:szCs w:val="24"/><w:lang w:val="es-CO" w:eastAsia="en-US" w:bidi="ar-SA"/></w:rPr></w:pPr><w:r><w:rPr><w:kern w:val="0"/><w:szCs w:val="24"/><w:lang w:val="es-CO" w:eastAsia="en-US" w:bidi="ar-SA"/></w:rPr><w:t>4</w:t></w:r></w:p></w:tc><w:tc><w:tcPr><w:tcW w:w="1244" w:type="dxa"/><w:tcBorders></w:tcBorders><w:shd w:color="auto" w:fill="F7F7F7" w:val="clear"/></w:tcPr><w:p><w:pPr><w:pStyle w:val="Tabla9"/><w:widowControl/><w:jc w:val="left"/><w:rPr><w:kern w:val="0"/><w:szCs w:val="24"/><w:lang w:val="es-CO" w:eastAsia="en-US" w:bidi="ar-SA"/></w:rPr></w:pPr><w:r><w:rPr><w:kern w:val="0"/><w:szCs w:val="24"/><w:lang w:val="es-CO" w:eastAsia="en-US" w:bidi="ar-SA"/></w:rPr><w:t>11</w:t></w:r></w:p></w:tc><w:tc><w:tcPr><w:tcW w:w="3319" w:type="dxa"/><w:tcBorders></w:tcBorders><w:shd w:color="auto" w:fill="F7F7F7" w:val="clear"/></w:tcPr><w:p><w:pPr><w:pStyle w:val="Tabla9"/><w:widowControl/><w:jc w:val="left"/><w:rPr><w:kern w:val="0"/><w:szCs w:val="24"/><w:lang w:val="es-CO" w:eastAsia="en-US" w:bidi="ar-SA"/></w:rPr></w:pPr><w:r><w:rPr><w:kern w:val="0"/><w:szCs w:val="24"/><w:lang w:val="es-CO" w:eastAsia="en-US" w:bidi="ar-SA"/></w:rPr><w:t>Cadena de modelación integrada y probada en laboratorio con un caso de prueba documentado</w:t></w:r></w:p></w:tc><w:tc><w:tcPr><w:tcW w:w="3151" w:type="dxa"/><w:tcBorders></w:tcBorders><w:shd w:color="auto" w:fill="F7F7F7" w:val="clear"/></w:tcPr><w:p><w:pPr><w:pStyle w:val="Tabla9"/><w:widowControl/><w:jc w:val="left"/><w:rPr><w:kern w:val="0"/><w:szCs w:val="24"/><w:lang w:val="es-CO" w:eastAsia="en-US" w:bidi="ar-SA"/></w:rPr></w:pPr><w:r><w:rPr><w:kern w:val="0"/><w:szCs w:val="24"/><w:lang w:val="es-CO" w:eastAsia="en-US" w:bidi="ar-SA"/></w:rPr><w:t>Acta del hito H9 y caso de prueba ejecutado en el servidor</w:t></w:r></w:p></w:tc><w:tc><w:tcPr><w:tcW w:w="1494" w:type="dxa"/><w:tcBorders></w:tcBorders><w:shd w:color="auto" w:fill="F7F7F7" w:val="clear"/></w:tcPr><w:p><w:pPr><w:pStyle w:val="Tabla9"/><w:widowControl/><w:jc w:val="left"/><w:rPr><w:kern w:val="0"/><w:szCs w:val="24"/><w:lang w:val="es-CO" w:eastAsia="en-US" w:bidi="ar-SA"/></w:rPr></w:pPr><w:r><w:rPr><w:kern w:val="0"/><w:szCs w:val="24"/><w:lang w:val="es-CO" w:eastAsia="en-US" w:bidi="ar-SA"/></w:rPr><w:t>2.6</w:t></w:r></w:p></w:tc></w:tr><w:tr><w:trPr><w:cantSplit w:val="true"/></w:trPr><w:tc><w:tcPr><w:tcW w:w="746" w:type="dxa"/><w:tcBorders></w:tcBorders></w:tcPr><w:p><w:pPr><w:pStyle w:val="Tabla9"/><w:widowControl/><w:jc w:val="left"/><w:rPr><w:kern w:val="0"/><w:szCs w:val="24"/><w:lang w:val="es-CO" w:eastAsia="en-US" w:bidi="ar-SA"/></w:rPr></w:pPr><w:r><w:rPr><w:kern w:val="0"/><w:szCs w:val="24"/><w:lang w:val="es-CO" w:eastAsia="en-US" w:bidi="ar-SA"/></w:rPr><w:t>5</w:t></w:r></w:p></w:tc><w:tc><w:tcPr><w:tcW w:w="1244" w:type="dxa"/><w:tcBorders></w:tcBorders></w:tcPr><w:p><w:pPr><w:pStyle w:val="Tabla9"/><w:widowControl/><w:jc w:val="left"/><w:rPr><w:kern w:val="0"/><w:szCs w:val="24"/><w:lang w:val="es-CO" w:eastAsia="en-US" w:bidi="ar-SA"/></w:rPr></w:pPr><w:r><w:rPr><w:kern w:val="0"/><w:szCs w:val="24"/><w:lang w:val="es-CO" w:eastAsia="en-US" w:bidi="ar-SA"/></w:rPr><w:t>17</w:t></w:r></w:p></w:tc><w:tc><w:tcPr><w:tcW w:w="3319" w:type="dxa"/><w:tcBorders></w:tcBorders></w:tcPr><w:p><w:pPr><w:pStyle w:val="Tabla9"/><w:widowControl/><w:jc w:val="left"/><w:rPr><w:kern w:val="0"/><w:szCs w:val="24"/><w:lang w:val="es-CO" w:eastAsia="en-US" w:bidi="ar-SA"/></w:rPr></w:pPr><w:r><w:rPr><w:kern w:val="0"/><w:szCs w:val="24"/><w:lang w:val="es-CO" w:eastAsia="en-US" w:bidi="ar-SA"/></w:rPr><w:t>Modelo calibrado con polvo del territorio y con la campaña piloto en el entorno relevante</w:t></w:r></w:p></w:tc><w:tc><w:tcPr><w:tcW w:w="3151" w:type="dxa"/><w:tcBorders></w:tcBorders></w:tcPr><w:p><w:pPr><w:pStyle w:val="Tabla9"/><w:widowControl/><w:jc w:val="left"/><w:rPr><w:kern w:val="0"/><w:szCs w:val="24"/><w:lang w:val="es-CO" w:eastAsia="en-US" w:bidi="ar-SA"/></w:rPr></w:pPr><w:r><w:rPr><w:kern w:val="0"/><w:szCs w:val="24"/><w:lang w:val="es-CO" w:eastAsia="en-US" w:bidi="ar-SA"/></w:rPr><w:t>Informe de calibración del hito H10</w:t></w:r></w:p></w:tc><w:tc><w:tcPr><w:tcW w:w="1494" w:type="dxa"/><w:tcBorders></w:tcBorders></w:tcPr><w:p><w:pPr><w:pStyle w:val="Tabla9"/><w:widowControl/><w:jc w:val="left"/><w:rPr><w:kern w:val="0"/><w:szCs w:val="24"/><w:lang w:val="es-CO" w:eastAsia="en-US" w:bidi="ar-SA"/></w:rPr></w:pPr><w:r><w:rPr><w:kern w:val="0"/><w:szCs w:val="24"/><w:lang w:val="es-CO" w:eastAsia="en-US" w:bidi="ar-SA"/></w:rPr><w:t>2.7</w:t></w:r></w:p></w:tc></w:tr><w:tr><w:trPr><w:cantSplit w:val="true"/></w:trPr><w:tc><w:tcPr><w:tcW w:w="746" w:type="dxa"/><w:tcBorders><w:bottom w:val="single" w:sz="12" w:space="0" w:color="2A3439"/></w:tcBorders><w:shd w:color="auto" w:fill="F7F7F7" w:val="clear"/></w:tcPr><w:p><w:pPr><w:pStyle w:val="Tabla9"/><w:keepNext w:val="true"/><w:widowControl/><w:jc w:val="left"/><w:rPr><w:kern w:val="0"/><w:szCs w:val="24"/><w:lang w:val="es-CO" w:eastAsia="en-US" w:bidi="ar-SA"/></w:rPr></w:pPr><w:r><w:rPr><w:kern w:val="0"/><w:szCs w:val="24"/><w:lang w:val="es-CO" w:eastAsia="en-US" w:bidi="ar-SA"/></w:rPr><w:t>6</w:t></w:r></w:p></w:tc><w:tc><w:tcPr><w:tcW w:w="1244" w:type="dxa"/><w:tcBorders><w:bottom w:val="single" w:sz="12" w:space="0" w:color="2A3439"/></w:tcBorders><w:shd w:color="auto" w:fill="F7F7F7" w:val="clear"/></w:tcPr><w:p><w:pPr><w:pStyle w:val="Tabla9"/><w:keepNext w:val="true"/><w:widowControl/><w:jc w:val="left"/><w:rPr><w:kern w:val="0"/><w:szCs w:val="24"/><w:lang w:val="es-CO" w:eastAsia="en-US" w:bidi="ar-SA"/></w:rPr></w:pPr><w:r><w:rPr><w:kern w:val="0"/><w:szCs w:val="24"/><w:lang w:val="es-CO" w:eastAsia="en-US" w:bidi="ar-SA"/></w:rPr><w:t>22</w:t></w:r></w:p></w:tc><w:tc><w:tcPr><w:tcW w:w="3319" w:type="dxa"/><w:tcBorders><w:bottom w:val="single" w:sz="12" w:space="0" w:color="2A3439"/></w:tcBorders><w:shd w:color="auto" w:fill="F7F7F7" w:val="clear"/></w:tcPr><w:p><w:pPr><w:pStyle w:val="Tabla9"/><w:keepNext w:val="true"/><w:widowControl/><w:jc w:val="left"/><w:rPr><w:kern w:val="0"/><w:szCs w:val="24"/><w:lang w:val="es-CO" w:eastAsia="en-US" w:bidi="ar-SA"/></w:rPr></w:pPr><w:r><w:rPr><w:kern w:val="0"/><w:szCs w:val="24"/><w:lang w:val="es-CO" w:eastAsia="en-US" w:bidi="ar-SA"/></w:rPr><w:t>Prototipo demostrado en el entorno relevante con seis eventos reales y verificación independiente</w:t></w:r></w:p></w:tc><w:tc><w:tcPr><w:tcW w:w="3151" w:type="dxa"/><w:tcBorders><w:bottom w:val="single" w:sz="12" w:space="0" w:color="2A3439"/></w:tcBorders><w:shd w:color="auto" w:fill="F7F7F7" w:val="clear"/></w:tcPr><w:p><w:pPr><w:pStyle w:val="Tabla9"/><w:keepNext w:val="true"/><w:widowControl/><w:jc w:val="left"/><w:rPr><w:kern w:val="0"/><w:szCs w:val="24"/><w:lang w:val="es-CO" w:eastAsia="en-US" w:bidi="ar-SA"/></w:rPr></w:pPr><w:r><w:rPr><w:kern w:val="0"/><w:szCs w:val="24"/><w:lang w:val="es-CO" w:eastAsia="en-US" w:bidi="ar-SA"/></w:rPr><w:t>Informe de validación con FAC2 y sesgo fraccional e informe del verificador, hito H11</w:t></w:r></w:p></w:tc><w:tc><w:tcPr><w:tcW w:w="1494" w:type="dxa"/><w:tcBorders><w:bottom w:val="single" w:sz="12" w:space="0" w:color="2A3439"/></w:tcBorders><w:shd w:color="auto" w:fill="F7F7F7" w:val="clear"/></w:tcPr><w:p><w:pPr><w:pStyle w:val="Tabla9"/><w:keepNext w:val="true"/><w:widowControl/><w:jc w:val="left"/><w:rPr><w:kern w:val="0"/><w:szCs w:val="24"/><w:lang w:val="es-CO" w:eastAsia="en-US" w:bidi="ar-SA"/></w:rPr></w:pPr><w:r><w:rPr><w:kern w:val="0"/><w:szCs w:val="24"/><w:lang w:val="es-CO" w:eastAsia="en-US" w:bidi="ar-SA"/></w:rPr><w:t>1.7</w:t></w:r></w:p></w:tc></w:tr></w:tbl><w:p><w:pPr><w:pStyle w:val="TablaNota"/><w:rPr></w:rPr></w:pPr><w:r><w:rPr><w:i/><w:iCs/></w:rPr><w:t>Nota.</w:t></w:r><w:r><w:rPr></w:rPr><w:t xml:space="preserve"> Elaboración propia con la escala de Mankins (1995) y los hitos H9, H10 y H11 del proyecto. Los niveles se acreditan con el soporte y no con la sola declaración.</w:t></w:r><w:bookmarkEnd w:id="146"/></w:p><w:p><w:pPr><w:pStyle w:val="Heading2"/><w:rPr></w:rPr></w:pPr><w:bookmarkStart w:id="151" w:name="Xb568668995b092ac8559ea23820492086de1c75"/><w:r><w:rPr></w:rPr><w:t>13.3 Alternativas para el componente predictivo</w:t></w:r></w:p><w:p><w:pPr><w:pStyle w:val="FirstParagraph"/><w:rPr></w:rPr></w:pPr><w:r><w:rPr></w:rPr><w:t xml:space="preserve">El laboratorio de modelación se analizó con las mismas reglas que la solución principal. La Tabla 13.7 compara cuatro alternativas para estimar la exposición antes de una demolición. La comparación es cualitativa. El costo de las alternativas externas depende de cotizaciones que aún no constan </w:t></w:r><w:r><w:rPr><w:color w:val="00B050"/></w:rPr><w:t>[Diligenciar: cotización de al menos dos estudios de dispersión por demolición]</w:t></w:r><w:r><w:rPr></w:rPr><w:t>.</w:t></w:r></w:p><w:p><w:pPr><w:pStyle w:val="TablaRotulo"/><w:rPr></w:rPr></w:pPr><w:bookmarkStart w:id="152" w:name="rot_Tabla_13_7"/><w:r><w:rPr><w:b/><w:bCs/></w:rPr><w:t>Tabla 13.7</w:t></w:r><w:bookmarkEnd w:id="152"/></w:p><w:p><w:pPr><w:pStyle w:val="TablaTitulo"/><w:rPr></w:rPr></w:pPr><w:r><w:rPr><w:i/><w:iCs/></w:rPr><w:t>Alternativas para estimar la exposición antes de una demolición</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841"/><w:gridCol w:w="1923"/><w:gridCol w:w="1924"/><w:gridCol w:w="2341"/><w:gridCol w:w="1925"/></w:tblGrid><w:tr><w:trPr><w:tblHeader w:val="true"/><w:cantSplit w:val="true"/></w:trPr><w:tc><w:tcPr><w:tcW w:w="184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Alternativa</w:t></w:r></w:p></w:tc><w:tc><w:tcPr><w:tcW w:w="192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Descripción</w:t></w:r></w:p></w:tc><w:tc><w:tcPr><w:tcW w:w="192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Ventajas</w:t></w:r></w:p></w:tc><w:tc><w:tcPr><w:tcW w:w="234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Limitaciones</w:t></w:r></w:p></w:tc><w:tc><w:tcPr><w:tcW w:w="192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Decisión</w:t></w:r></w:p></w:tc></w:tr><w:tr><w:trPr><w:cantSplit w:val="true"/></w:trPr><w:tc><w:tcPr><w:tcW w:w="1841" w:type="dxa"/><w:tcBorders></w:tcBorders></w:tcPr><w:p><w:pPr><w:pStyle w:val="Tabla9"/><w:widowControl/><w:jc w:val="left"/><w:rPr><w:kern w:val="0"/><w:szCs w:val="24"/><w:lang w:val="es-CO" w:eastAsia="en-US" w:bidi="ar-SA"/></w:rPr></w:pPr><w:r><w:rPr><w:kern w:val="0"/><w:szCs w:val="24"/><w:lang w:val="es-CO" w:eastAsia="en-US" w:bidi="ar-SA"/></w:rPr><w:t>A. Laboratorio propio con modelo físico calibrado y modelo sustituto</w:t></w:r></w:p></w:tc><w:tc><w:tcPr><w:tcW w:w="1923" w:type="dxa"/><w:tcBorders></w:tcBorders></w:tcPr><w:p><w:pPr><w:pStyle w:val="Tabla9"/><w:widowControl/><w:jc w:val="left"/><w:rPr><w:kern w:val="0"/><w:szCs w:val="24"/><w:lang w:val="es-CO" w:eastAsia="en-US" w:bidi="ar-SA"/></w:rPr></w:pPr><w:r><w:rPr><w:kern w:val="0"/><w:szCs w:val="24"/><w:lang w:val="es-CO" w:eastAsia="en-US" w:bidi="ar-SA"/></w:rPr><w:t>La universidad calibra con polvo local un modelo de emisión y de dispersión, lo valida con eventos reales y entrega la evaluación con rapidez</w:t></w:r></w:p></w:tc><w:tc><w:tcPr><w:tcW w:w="1924" w:type="dxa"/><w:tcBorders></w:tcBorders></w:tcPr><w:p><w:pPr><w:pStyle w:val="Tabla9"/><w:widowControl/><w:jc w:val="left"/><w:rPr><w:kern w:val="0"/><w:szCs w:val="24"/><w:lang w:val="es-CO" w:eastAsia="en-US" w:bidi="ar-SA"/></w:rPr></w:pPr><w:r><w:rPr><w:kern w:val="0"/><w:szCs w:val="24"/><w:lang w:val="es-CO" w:eastAsia="en-US" w:bidi="ar-SA"/></w:rPr><w:t>Deja capacidad instalada, reutiliza los datos de la red y evalúa varias demoliciones con un mismo modelo</w:t></w:r></w:p></w:tc><w:tc><w:tcPr><w:tcW w:w="2341" w:type="dxa"/><w:tcBorders></w:tcBorders></w:tcPr><w:p><w:pPr><w:pStyle w:val="Tabla9"/><w:widowControl/><w:jc w:val="left"/><w:rPr><w:kern w:val="0"/><w:szCs w:val="24"/><w:lang w:val="es-CO" w:eastAsia="en-US" w:bidi="ar-SA"/></w:rPr></w:pPr><w:r><w:rPr><w:kern w:val="0"/><w:szCs w:val="24"/><w:lang w:val="es-CO" w:eastAsia="en-US" w:bidi="ar-SA"/></w:rPr><w:t>Exige equipo y talento especializados; su desempeño es incierto hasta la validación</w:t></w:r></w:p></w:tc><w:tc><w:tcPr><w:tcW w:w="1925" w:type="dxa"/><w:tcBorders></w:tcBorders></w:tcPr><w:p><w:pPr><w:pStyle w:val="Tabla9"/><w:widowControl/><w:jc w:val="left"/><w:rPr><w:kern w:val="0"/><w:szCs w:val="24"/><w:lang w:val="es-CO" w:eastAsia="en-US" w:bidi="ar-SA"/></w:rPr></w:pPr><w:r><w:rPr><w:kern w:val="0"/><w:szCs w:val="24"/><w:lang w:val="es-CO" w:eastAsia="en-US" w:bidi="ar-SA"/></w:rPr><w:t>Se selecciona: es la única que deja un protocolo reutilizable y un desempeño medido</w:t></w:r></w:p></w:tc></w:tr><w:tr><w:trPr><w:cantSplit w:val="true"/></w:trPr><w:tc><w:tcPr><w:tcW w:w="1841" w:type="dxa"/><w:tcBorders></w:tcBorders><w:shd w:color="auto" w:fill="F7F7F7" w:val="clear"/></w:tcPr><w:p><w:pPr><w:pStyle w:val="Tabla9"/><w:widowControl/><w:jc w:val="left"/><w:rPr><w:kern w:val="0"/><w:szCs w:val="24"/><w:lang w:val="es-CO" w:eastAsia="en-US" w:bidi="ar-SA"/></w:rPr></w:pPr><w:r><w:rPr><w:kern w:val="0"/><w:szCs w:val="24"/><w:lang w:val="es-CO" w:eastAsia="en-US" w:bidi="ar-SA"/></w:rPr><w:t>B. Factores genéricos de emisión y modelo de dispersión sin calibración local</w:t></w:r></w:p></w:tc><w:tc><w:tcPr><w:tcW w:w="1923" w:type="dxa"/><w:tcBorders></w:tcBorders><w:shd w:color="auto" w:fill="F7F7F7" w:val="clear"/></w:tcPr><w:p><w:pPr><w:pStyle w:val="Tabla9"/><w:widowControl/><w:jc w:val="left"/><w:rPr><w:kern w:val="0"/><w:szCs w:val="24"/><w:lang w:val="es-CO" w:eastAsia="en-US" w:bidi="ar-SA"/></w:rPr></w:pPr><w:r><w:rPr><w:kern w:val="0"/><w:szCs w:val="24"/><w:lang w:val="es-CO" w:eastAsia="en-US" w:bidi="ar-SA"/></w:rPr><w:t>Aplica los factores de la EPA (1995) y un modelo de dispersión con parámetros por defecto</w:t></w:r></w:p></w:tc><w:tc><w:tcPr><w:tcW w:w="1924" w:type="dxa"/><w:tcBorders></w:tcBorders><w:shd w:color="auto" w:fill="F7F7F7" w:val="clear"/></w:tcPr><w:p><w:pPr><w:pStyle w:val="Tabla9"/><w:widowControl/><w:jc w:val="left"/><w:rPr><w:kern w:val="0"/><w:szCs w:val="24"/><w:lang w:val="es-CO" w:eastAsia="en-US" w:bidi="ar-SA"/></w:rPr></w:pPr><w:r><w:rPr><w:kern w:val="0"/><w:szCs w:val="24"/><w:lang w:val="es-CO" w:eastAsia="en-US" w:bidi="ar-SA"/></w:rPr><w:t>Bajo costo y rapidez</w:t></w:r></w:p></w:tc><w:tc><w:tcPr><w:tcW w:w="2341" w:type="dxa"/><w:tcBorders></w:tcBorders><w:shd w:color="auto" w:fill="F7F7F7" w:val="clear"/></w:tcPr><w:p><w:pPr><w:pStyle w:val="Tabla9"/><w:widowControl/><w:jc w:val="left"/><w:rPr><w:kern w:val="0"/><w:szCs w:val="24"/><w:lang w:val="es-CO" w:eastAsia="en-US" w:bidi="ar-SA"/></w:rPr></w:pPr><w:r><w:rPr><w:kern w:val="0"/><w:szCs w:val="24"/><w:lang w:val="es-CO" w:eastAsia="en-US" w:bidi="ar-SA"/></w:rPr><w:t>El factor es genérico y no refleja los materiales ni los métodos del territorio; sin validación, el error se desconoce</w:t></w:r></w:p></w:tc><w:tc><w:tcPr><w:tcW w:w="1925" w:type="dxa"/><w:tcBorders></w:tcBorders><w:shd w:color="auto" w:fill="F7F7F7" w:val="clear"/></w:tcPr><w:p><w:pPr><w:pStyle w:val="Tabla9"/><w:widowControl/><w:jc w:val="left"/><w:rPr><w:kern w:val="0"/><w:szCs w:val="24"/><w:lang w:val="es-CO" w:eastAsia="en-US" w:bidi="ar-SA"/></w:rPr></w:pPr><w:r><w:rPr><w:kern w:val="0"/><w:szCs w:val="24"/><w:lang w:val="es-CO" w:eastAsia="en-US" w:bidi="ar-SA"/></w:rPr><w:t>Se usa como línea base de comparación en la validación del gemelo</w:t></w:r></w:p></w:tc></w:tr><w:tr><w:trPr><w:cantSplit w:val="true"/></w:trPr><w:tc><w:tcPr><w:tcW w:w="1841" w:type="dxa"/><w:tcBorders></w:tcBorders></w:tcPr><w:p><w:pPr><w:pStyle w:val="Tabla9"/><w:widowControl/><w:jc w:val="left"/><w:rPr><w:kern w:val="0"/><w:szCs w:val="24"/><w:lang w:val="es-CO" w:eastAsia="en-US" w:bidi="ar-SA"/></w:rPr></w:pPr><w:r><w:rPr><w:kern w:val="0"/><w:szCs w:val="24"/><w:lang w:val="es-CO" w:eastAsia="en-US" w:bidi="ar-SA"/></w:rPr><w:t>C. Estudios de dispersión por encargo, evento por evento</w:t></w:r></w:p></w:tc><w:tc><w:tcPr><w:tcW w:w="1923" w:type="dxa"/><w:tcBorders></w:tcBorders></w:tcPr><w:p><w:pPr><w:pStyle w:val="Tabla9"/><w:widowControl/><w:jc w:val="left"/><w:rPr><w:kern w:val="0"/><w:szCs w:val="24"/><w:lang w:val="es-CO" w:eastAsia="en-US" w:bidi="ar-SA"/></w:rPr></w:pPr><w:r><w:rPr><w:kern w:val="0"/><w:szCs w:val="24"/><w:lang w:val="es-CO" w:eastAsia="en-US" w:bidi="ar-SA"/></w:rPr><w:t>Una consultoría modela cada demolición</w:t></w:r></w:p></w:tc><w:tc><w:tcPr><w:tcW w:w="1924" w:type="dxa"/><w:tcBorders></w:tcBorders></w:tcPr><w:p><w:pPr><w:pStyle w:val="Tabla9"/><w:widowControl/><w:jc w:val="left"/><w:rPr><w:kern w:val="0"/><w:szCs w:val="24"/><w:lang w:val="es-CO" w:eastAsia="en-US" w:bidi="ar-SA"/></w:rPr></w:pPr><w:r><w:rPr><w:kern w:val="0"/><w:szCs w:val="24"/><w:lang w:val="es-CO" w:eastAsia="en-US" w:bidi="ar-SA"/></w:rPr><w:t>No exige equipo propio</w:t></w:r></w:p></w:tc><w:tc><w:tcPr><w:tcW w:w="2341" w:type="dxa"/><w:tcBorders></w:tcBorders></w:tcPr><w:p><w:pPr><w:pStyle w:val="Tabla9"/><w:widowControl/><w:jc w:val="left"/><w:rPr><w:kern w:val="0"/><w:szCs w:val="24"/><w:lang w:val="es-CO" w:eastAsia="en-US" w:bidi="ar-SA"/></w:rPr></w:pPr><w:r><w:rPr><w:kern w:val="0"/><w:szCs w:val="24"/><w:lang w:val="es-CO" w:eastAsia="en-US" w:bidi="ar-SA"/></w:rPr><w:t>El costo se repite en cada evento, no deja capacidad ni datos propios y no produce validación local</w:t></w:r></w:p></w:tc><w:tc><w:tcPr><w:tcW w:w="1925" w:type="dxa"/><w:tcBorders></w:tcBorders></w:tcPr><w:p><w:pPr><w:pStyle w:val="Tabla9"/><w:widowControl/><w:jc w:val="left"/><w:rPr><w:kern w:val="0"/><w:szCs w:val="24"/><w:lang w:val="es-CO" w:eastAsia="en-US" w:bidi="ar-SA"/></w:rPr></w:pPr><w:r><w:rPr><w:kern w:val="0"/><w:szCs w:val="24"/><w:lang w:val="es-CO" w:eastAsia="en-US" w:bidi="ar-SA"/></w:rPr><w:t>No se selecciona</w:t></w:r></w:p></w:tc></w:tr><w:tr><w:trPr><w:cantSplit w:val="true"/></w:trPr><w:tc><w:tcPr><w:tcW w:w="1841" w:type="dxa"/><w:tcBorders><w:bottom w:val="single" w:sz="12" w:space="0" w:color="2A3439"/></w:tcBorders><w:shd w:color="auto" w:fill="F7F7F7" w:val="clear"/></w:tcPr><w:p><w:pPr><w:pStyle w:val="Tabla9"/><w:keepNext w:val="true"/><w:widowControl/><w:jc w:val="left"/><w:rPr><w:kern w:val="0"/><w:szCs w:val="24"/><w:lang w:val="es-CO" w:eastAsia="en-US" w:bidi="ar-SA"/></w:rPr></w:pPr><w:r><w:rPr><w:kern w:val="0"/><w:szCs w:val="24"/><w:lang w:val="es-CO" w:eastAsia="en-US" w:bidi="ar-SA"/></w:rPr><w:t>D. Sin componente predictivo</w:t></w:r></w:p></w:tc><w:tc><w:tcPr><w:tcW w:w="1923" w:type="dxa"/><w:tcBorders><w:bottom w:val="single" w:sz="12" w:space="0" w:color="2A3439"/></w:tcBorders><w:shd w:color="auto" w:fill="F7F7F7" w:val="clear"/></w:tcPr><w:p><w:pPr><w:pStyle w:val="Tabla9"/><w:keepNext w:val="true"/><w:widowControl/><w:jc w:val="left"/><w:rPr><w:kern w:val="0"/><w:szCs w:val="24"/><w:lang w:val="es-CO" w:eastAsia="en-US" w:bidi="ar-SA"/></w:rPr></w:pPr><w:r><w:rPr><w:kern w:val="0"/><w:szCs w:val="24"/><w:lang w:val="es-CO" w:eastAsia="en-US" w:bidi="ar-SA"/></w:rPr><w:t>La red mide, pero no anticipa</w:t></w:r></w:p></w:tc><w:tc><w:tcPr><w:tcW w:w="1924" w:type="dxa"/><w:tcBorders><w:bottom w:val="single" w:sz="12" w:space="0" w:color="2A3439"/></w:tcBorders><w:shd w:color="auto" w:fill="F7F7F7" w:val="clear"/></w:tcPr><w:p><w:pPr><w:pStyle w:val="Tabla9"/><w:keepNext w:val="true"/><w:widowControl/><w:jc w:val="left"/><w:rPr><w:kern w:val="0"/><w:szCs w:val="24"/><w:lang w:val="es-CO" w:eastAsia="en-US" w:bidi="ar-SA"/></w:rPr></w:pPr><w:r><w:rPr><w:kern w:val="0"/><w:szCs w:val="24"/><w:lang w:val="es-CO" w:eastAsia="en-US" w:bidi="ar-SA"/></w:rPr><w:t>Menor costo y menor riesgo de ejecución</w:t></w:r></w:p></w:tc><w:tc><w:tcPr><w:tcW w:w="2341" w:type="dxa"/><w:tcBorders><w:bottom w:val="single" w:sz="12" w:space="0" w:color="2A3439"/></w:tcBorders><w:shd w:color="auto" w:fill="F7F7F7" w:val="clear"/></w:tcPr><w:p><w:pPr><w:pStyle w:val="Tabla9"/><w:keepNext w:val="true"/><w:widowControl/><w:jc w:val="left"/><w:rPr><w:kern w:val="0"/><w:szCs w:val="24"/><w:lang w:val="es-CO" w:eastAsia="en-US" w:bidi="ar-SA"/></w:rPr></w:pPr><w:r><w:rPr><w:kern w:val="0"/><w:szCs w:val="24"/><w:lang w:val="es-CO" w:eastAsia="en-US" w:bidi="ar-SA"/></w:rPr><w:t>No atiende la estimación previa que la alianza definió como necesidad</w:t></w:r></w:p></w:tc><w:tc><w:tcPr><w:tcW w:w="1925" w:type="dxa"/><w:tcBorders><w:bottom w:val="single" w:sz="12" w:space="0" w:color="2A3439"/></w:tcBorders><w:shd w:color="auto" w:fill="F7F7F7" w:val="clear"/></w:tcPr><w:p><w:pPr><w:pStyle w:val="Tabla9"/><w:keepNext w:val="true"/><w:widowControl/><w:jc w:val="left"/><w:rPr><w:kern w:val="0"/><w:szCs w:val="24"/><w:lang w:val="es-CO" w:eastAsia="en-US" w:bidi="ar-SA"/></w:rPr></w:pPr><w:r><w:rPr><w:kern w:val="0"/><w:szCs w:val="24"/><w:lang w:val="es-CO" w:eastAsia="en-US" w:bidi="ar-SA"/></w:rPr><w:t>No se selecciona</w:t></w:r></w:p></w:tc></w:tr></w:tbl><w:p><w:pPr><w:pStyle w:val="TablaNota"/><w:rPr></w:rPr></w:pPr><w:r><w:rPr><w:i/><w:iCs/></w:rPr><w:t>Nota.</w:t></w:r><w:r><w:rPr></w:rPr><w:t xml:space="preserve"> Elaboración propia con la formulación del proyecto y los factores de emisión de la EPA (1995). La comparación es cualitativa y se completa con cotizaciones.</w:t></w:r></w:p><w:p><w:pPr><w:pStyle w:val="BodyText"/><w:rPr></w:rPr></w:pPr><w:bookmarkStart w:id="153" w:name="análisis-de-las-alternativas"/><w:bookmarkStart w:id="154" w:name="Xb568668995b092ac8559ea23820492086de1c75"/><w:r><w:rPr></w:rPr><w:t>La alternativa A conserva la lógica de la solución principal: medir el error antes de ampliar el uso. El gemelo predictivo se compara en la validación con la alternativa B. Si no la supera en FAC2 y sesgo fraccional, el protocolo restringe el uso del resultado y el proyecto informa el desempeño real. Esa regla evita que un modelo sin ventaja medida se presente como una herramienta de decisión.</w:t></w:r><w:bookmarkEnd w:id="153"/><w:bookmarkEnd w:id="154"/></w:p><w:p><w:pPr><w:pStyle w:val="Heading1"/><w:rPr></w:rPr></w:pPr><w:bookmarkStart w:id="155" w:name="Xf39ac899f991f00da5bcef87a9dca810689bdb6"/><w:r><w:rPr></w:rPr><w:t>14. METODOLOGÍA PARA DESARROLLAR LA ALTERNATIVA SELECCIONADA</w:t></w:r></w:p><w:p><w:pPr><w:pStyle w:val="FirstParagraph"/><w:rPr></w:rPr></w:pPr><w:r><w:rPr></w:rPr><w:t>La metodología define las actividades que conducen a los tres objetivos específicos, sus responsables y los entregables que verifican su cumplimiento. El proyecto es una investigación aplicada con desarrollo tecnológico e innovación. La Organización para la Cooperación y el Desarrollo Económicos (OCDE) distingue dos categorías. La investigación aplicada busca conocimiento original para un fin práctico. El desarrollo experimental lo convierte en productos o procesos mejorados (OCDE, 2015). El proyecto reúne ambas categorías en un solo artefacto. El artefacto comprende 100 nodos de medición, un modelo de corrección en los gateways, un gemelo digital, un tablero y un protocolo de alerta. Incluye un laboratorio de modelación con un gemelo predictivo de demolición.</w:t></w:r></w:p><w:p><w:pPr><w:pStyle w:val="BodyText"/><w:rPr></w:rPr></w:pPr><w:r><w:rPr></w:rPr><w:t xml:space="preserve">El diseño sigue la ciencia del diseño. Esta crea artefactos y los evalúa con criterios de utilidad (Hevner et al., 2004). El enfoque es mixto. La medición de PM2,5 y PM10 y la verificación gravimétrica son cuantitativas. El uso del tablero en los </w:t></w:r><w:ins w:id="6918" w:author="Unknown Author" w:date="2026-10-30T04:17:53Z"><w:r><w:rPr></w:rPr><w:t>consejos</w:t></w:r></w:ins><w:del w:id="6919" w:author="Unknown Author" w:date="2026-10-30T04:17:53Z"><w:r><w:rPr></w:rPr><w:delText>comités</w:delText></w:r></w:del><w:r><w:rPr></w:rPr><w:t xml:space="preserve"> combina el conteo de decisiones con la lectura de actas y entrevistas (Pawson y Tilley, 1997). El criterio cuantitativo decide cada compuerta técnica. La evidencia cualitativa explica los resultados y orienta los ajustes, pero no sustituye los umbrales.</w:t></w:r></w:p><w:p><w:pPr><w:pStyle w:val="Heading2"/><w:rPr></w:rPr></w:pPr><w:bookmarkStart w:id="156" w:name="estructura-de-la-metodología"/><w:r><w:rPr></w:rPr><w:t>14.1. Estructura de la metodología</w:t></w:r></w:p><w:p><w:pPr><w:pStyle w:val="FirstParagraph"/><w:rPr></w:rPr></w:pPr><w:r><w:rPr></w:rPr><w:t>El trabajo se organiza en cinco fases y tres tramos de despliegue. La fase 1 diseña y planifica. La fase 2 construye. La fase 3 mide. La fase 4 aprende y decide en las compuertas. La fase 5 escala la red de 30 a 100 nodos y de 3 a 10 gateways. La Figura 14.1 muestra las fases con las semanas de la ruta crítica, los tramos y las tres compuertas. El laboratorio de modelación recorre las mismas fases. Se diseña y se dota al comienzo, se calibra y se valida durante la medición, y se transfiere con la red. Las fases corresponden a las 22 actividades del cronograma de la sección 21, y la suma de la ruta crítica es de 104 semanas. Las cinco actividades del laboratorio no integran la ruta crítica.</w:t></w:r></w:p><w:p><w:pPr><w:pStyle w:val="FiguraRotulo"/><w:rPr></w:rPr></w:pPr><w:bookmarkStart w:id="157" w:name="rot_Figura_14_1"/><w:r><w:rPr><w:b/><w:bCs/></w:rPr><w:t>Figura 14.1</w:t></w:r><w:bookmarkEnd w:id="157"/></w:p><w:p><w:pPr><w:pStyle w:val="FiguraTitulo"/><w:rPr></w:rPr></w:pPr><w:r><w:rPr><w:i/><w:iCs/></w:rPr><w:t>Cinco fases en tres tramos ordenan el trabajo y cada compuerta libera la compra siguiente</w:t></w:r></w:p><w:p><w:pPr><w:pStyle w:val="BodyText"/><w:rPr></w:rPr></w:pPr><w:r><w:rPr></w:rPr><w:drawing><wp:inline distT="0" distB="0" distL="0" distR="0"><wp:extent cx="5579745" cy="5803265"/><wp:effectExtent l="0" t="0" r="0" b="0"/><wp:docPr id="16" name="Image16"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6" name="Image16" descr=""></pic:cNvPr><pic:cNvPicPr><a:picLocks noChangeAspect="1" noChangeArrowheads="1"/></pic:cNvPicPr></pic:nvPicPr><pic:blipFill><a:blip r:embed="rId17"></a:blip><a:stretch><a:fillRect/></a:stretch></pic:blipFill><pic:spPr bwMode="auto"><a:xfrm><a:off x="0" y="0"/><a:ext cx="5579745" cy="5803265"/></a:xfrm><a:prstGeom prst="rect"><a:avLst/></a:prstGeom></pic:spPr></pic:pic></a:graphicData></a:graphic></wp:inline></w:drawing></w:r></w:p><w:p><w:pPr><w:pStyle w:val="FiguraNota"/><w:rPr></w:rPr></w:pPr><w:r><w:rPr><w:i/><w:iCs/></w:rPr><w:t>Nota.</w:t></w:r><w:r><w:rPr></w:rPr><w:t xml:space="preserve"> Elaboración propia con el cronograma del proyecto. El laboratorio de modelación se ubica por semanas, en la misma escala horizontal que los tramos. Software: Python 3 y matplotlib.</w:t></w:r></w:p><w:p><w:pPr><w:pStyle w:val="BodyText"/><w:rPr></w:rPr></w:pPr><w:r><w:rPr></w:rPr><w:t xml:space="preserve">Cada compuerta aplica criterios numéricos fijados antes de medir. La compuerta C1, en el mes 12, libera el tramo 2 bajo dos condiciones. El modelo cumple R² ≥ 0,70 y NRMSE ≤ 30 % frente a la referencia en el piloto. Además, al menos 50 % de los </w:t></w:r><w:ins w:id="6920" w:author="Unknown Author" w:date="2026-10-30T04:17:53Z"><w:r><w:rPr></w:rPr><w:t>consejos</w:t></w:r></w:ins><w:del w:id="6921" w:author="Unknown Author" w:date="2026-10-30T04:17:53Z"><w:r><w:rPr></w:rPr><w:delText>comités</w:delText></w:r></w:del><w:r><w:rPr></w:rPr><w:t xml:space="preserve"> del tramo 1 usa el tablero. La compuerta C2, en el mes 17, libera el tramo 3 con los mismos umbrales en los </w:t></w:r><w:ins w:id="6922" w:author="Unknown Author" w:date="2026-10-30T04:17:53Z"><w:r><w:rPr></w:rPr><w:t>dos municipios</w:t></w:r></w:ins><w:moveFrom w:id="6923" w:author="Unknown Author" w:date="2026-10-30T04:17:53Z"><w:r><w:rPr></w:rPr><w:t>tres departamentos</w:t></w:r></w:moveFrom><w:r><w:rPr></w:rPr><w:t>. Exige además disponibilidad mensual de 90 % o más y convenios de custodia con partida. La compuerta C3, en el mes 24, cierra y transfiere con la evidencia del TRL 8. El laboratorio no libera compras por compuerta. Sus criterios son los hitos H9, H10 y H11, que verifican la dotación, la calibración y la validación del gemelo antes de transferirlo. La Figura 14.2 muestra el árbol de decisión.</w:t></w:r></w:p><w:p><w:pPr><w:pStyle w:val="FiguraRotulo"/><w:rPr></w:rPr></w:pPr><w:bookmarkStart w:id="158" w:name="rot_Figura_14_2"/><w:r><w:rPr><w:b/><w:bCs/></w:rPr><w:t>Figura 14.2</w:t></w:r><w:bookmarkEnd w:id="158"/></w:p><w:p><w:pPr><w:pStyle w:val="FiguraTitulo"/><w:rPr></w:rPr></w:pPr><w:r><w:rPr><w:i/><w:iCs/></w:rPr><w:t>En cada compuerta se aplican tres criterios y un ciclo de corrección antes de liberar la compra</w:t></w:r></w:p><w:p><w:pPr><w:pStyle w:val="BodyText"/><w:rPr></w:rPr></w:pPr><w:r><w:rPr></w:rPr><w:drawing><wp:inline distT="0" distB="0" distL="0" distR="0"><wp:extent cx="5579745" cy="4519930"/><wp:effectExtent l="0" t="0" r="0" b="0"/><wp:docPr id="17" name="Image17"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7" name="Image17" descr=""></pic:cNvPr><pic:cNvPicPr><a:picLocks noChangeAspect="1" noChangeArrowheads="1"/></pic:cNvPicPr></pic:nvPicPr><pic:blipFill><a:blip r:embed="rId18"></a:blip><a:stretch><a:fillRect/></a:stretch></pic:blipFill><pic:spPr bwMode="auto"><a:xfrm><a:off x="0" y="0"/><a:ext cx="5579745" cy="4519930"/></a:xfrm><a:prstGeom prst="rect"><a:avLst/></a:prstGeom></pic:spPr></pic:pic></a:graphicData></a:graphic></wp:inline></w:drawing></w:r></w:p><w:p><w:pPr><w:pStyle w:val="FiguraNota"/><w:rPr></w:rPr></w:pPr><w:r><w:rPr><w:i/><w:iCs/></w:rPr><w:t>Nota.</w:t></w:r><w:r><w:rPr></w:rPr><w:t xml:space="preserve"> Elaboración propia con los criterios de las compuertas del proyecto. Software: Python 3 y matplotlib.</w:t></w:r></w:p><w:p><w:pPr><w:pStyle w:val="BodyText"/><w:rPr></w:rPr></w:pPr><w:r><w:rPr></w:rPr><w:t xml:space="preserve">Si un criterio no se cumple, el proyecto activa un ciclo de corrección y no reduce el alcance. Si falla el criterio técnico, el proyecto pasa al modelo candidato siguiente y revisa el cabezal óptico y el protocolo de instalación. Si falla el criterio de uso, rediseña el protocolo de alerta con los </w:t></w:r><w:ins w:id="6924" w:author="Unknown Author" w:date="2026-10-30T04:17:53Z"><w:r><w:rPr></w:rPr><w:t>consejos</w:t></w:r></w:ins><w:del w:id="6925" w:author="Unknown Author" w:date="2026-10-30T04:17:53Z"><w:r><w:rPr></w:rPr><w:delText>comités</w:delText></w:r></w:del><w:r><w:rPr></w:rPr><w:t>. Si faltan convenios de custodia, refuerza la gestión con la entidad territorial. La compra del tramo siguiente se libera cuando el criterio se cumple. El alcance de 100 nodos y 10 gateways se conserva. Cada desviación del cronograma se registra como cambio controlado.</w:t></w:r></w:p><w:p><w:pPr><w:pStyle w:val="BodyText"/><w:rPr></w:rPr></w:pPr><w:r><w:rPr></w:rPr><w:t>Los TdR exigen tres componentes metodológicos obligatorios (Ministerio de Ciencia, Tecnología e Innovación [MinCiencias], 2026). La Tabla 14.1 indica cómo los cubre el proyecto y dónde se desarrollan. El componente 1 abarca el desarrollo, la validación, la transferencia y el escalamiento de la solución. El componente 2 es la estrategia de apropiación social del conocimiento. El componente 3 define los productos, los indicadores y los hitos verificables.</w:t></w:r></w:p><w:p><w:pPr><w:pStyle w:val="TablaRotulo"/><w:rPr></w:rPr></w:pPr><w:bookmarkStart w:id="159" w:name="rot_Tabla_14_1"/><w:r><w:rPr><w:b/><w:bCs/></w:rPr><w:t>Tabla 14.1</w:t></w:r><w:bookmarkEnd w:id="159"/></w:p><w:p><w:pPr><w:pStyle w:val="TablaTitulo"/><w:rPr></w:rPr></w:pPr><w:r><w:rPr><w:i/><w:iCs/></w:rPr><w:t>Componentes metodológicos obligatorios y su desarrollo en el proyecto</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737"/><w:gridCol w:w="3069"/><w:gridCol w:w="2323"/><w:gridCol w:w="1824"/></w:tblGrid><w:tr><w:trPr><w:tblHeader w:val="true"/><w:cantSplit w:val="true"/></w:trPr><w:tc><w:tcPr><w:tcW w:w="273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Componente</w:t></w:r></w:p></w:tc><w:tc><w:tcPr><w:tcW w:w="306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Contenido exigido</w:t></w:r></w:p></w:tc><w:tc><w:tcPr><w:tcW w:w="232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Actividades del proyecto</w:t></w:r></w:p></w:tc><w:tc><w:tcPr><w:tcW w:w="182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Dónde se desarrolla</w:t></w:r></w:p></w:tc></w:tr><w:tr><w:trPr><w:cantSplit w:val="true"/></w:trPr><w:tc><w:tcPr><w:tcW w:w="2737" w:type="dxa"/><w:tcBorders></w:tcBorders></w:tcPr><w:p><w:pPr><w:pStyle w:val="Tabla9"/><w:widowControl/><w:jc w:val="left"/><w:rPr><w:kern w:val="0"/><w:szCs w:val="24"/><w:lang w:val="es-CO" w:eastAsia="en-US" w:bidi="ar-SA"/></w:rPr></w:pPr><w:r><w:rPr><w:kern w:val="0"/><w:szCs w:val="24"/><w:lang w:val="es-CO" w:eastAsia="en-US" w:bidi="ar-SA"/></w:rPr><w:t>1. Desarrollo, validación, transferencia y escalamiento de soluciones</w:t></w:r></w:p></w:tc><w:tc><w:tcPr><w:tcW w:w="3069" w:type="dxa"/><w:tcBorders></w:tcBorders></w:tcPr><w:p><w:pPr><w:pStyle w:val="Tabla9"/><w:widowControl/><w:jc w:val="left"/><w:rPr><w:kern w:val="0"/><w:szCs w:val="24"/><w:lang w:val="es-CO" w:eastAsia="en-US" w:bidi="ar-SA"/></w:rPr></w:pPr><w:r><w:rPr><w:kern w:val="0"/><w:szCs w:val="24"/><w:lang w:val="es-CO" w:eastAsia="en-US" w:bidi="ar-SA"/></w:rPr><w:t>Desarrollar la red y el gemelo predictivo, validar los modelos, transferir a custodios y escalar por tramos</w:t></w:r></w:p></w:tc><w:tc><w:tcPr><w:tcW w:w="2323" w:type="dxa"/><w:tcBorders></w:tcBorders></w:tcPr><w:p><w:pPr><w:pStyle w:val="Tabla9"/><w:widowControl/><w:jc w:val="left"/><w:rPr><w:kern w:val="0"/><w:szCs w:val="24"/><w:lang w:val="es-CO" w:eastAsia="en-US" w:bidi="ar-SA"/></w:rPr></w:pPr><w:r><w:rPr><w:kern w:val="0"/><w:szCs w:val="24"/><w:lang w:val="es-CO" w:eastAsia="en-US" w:bidi="ar-SA"/></w:rPr><w:t>1.1 a 1.7; 2.1 a 2.7; 3.3 a 3.5</w:t></w:r></w:p></w:tc><w:tc><w:tcPr><w:tcW w:w="1824" w:type="dxa"/><w:tcBorders></w:tcBorders></w:tcPr><w:p><w:pPr><w:pStyle w:val="Tabla9"/><w:widowControl/><w:jc w:val="left"/><w:rPr><w:kern w:val="0"/><w:szCs w:val="24"/><w:lang w:val="es-CO" w:eastAsia="en-US" w:bidi="ar-SA"/></w:rPr></w:pPr><w:r><w:rPr><w:kern w:val="0"/><w:szCs w:val="24"/><w:lang w:val="es-CO" w:eastAsia="en-US" w:bidi="ar-SA"/></w:rPr><w:t>Secciones 13, 14 y 18</w:t></w:r></w:p></w:tc></w:tr><w:tr><w:trPr><w:cantSplit w:val="true"/></w:trPr><w:tc><w:tcPr><w:tcW w:w="2737" w:type="dxa"/><w:tcBorders></w:tcBorders><w:shd w:color="auto" w:fill="F7F7F7" w:val="clear"/></w:tcPr><w:p><w:pPr><w:pStyle w:val="Tabla9"/><w:widowControl/><w:jc w:val="left"/><w:rPr><w:kern w:val="0"/><w:szCs w:val="24"/><w:lang w:val="es-CO" w:eastAsia="en-US" w:bidi="ar-SA"/></w:rPr></w:pPr><w:r><w:rPr><w:kern w:val="0"/><w:szCs w:val="24"/><w:lang w:val="es-CO" w:eastAsia="en-US" w:bidi="ar-SA"/></w:rPr><w:t>2. Apropiación social del conocimiento</w:t></w:r></w:p></w:tc><w:tc><w:tcPr><w:tcW w:w="3069" w:type="dxa"/><w:tcBorders></w:tcBorders><w:shd w:color="auto" w:fill="F7F7F7" w:val="clear"/></w:tcPr><w:p><w:pPr><w:pStyle w:val="Tabla9"/><w:widowControl/><w:jc w:val="left"/><w:rPr><w:kern w:val="0"/><w:szCs w:val="24"/><w:lang w:val="es-CO" w:eastAsia="en-US" w:bidi="ar-SA"/></w:rPr></w:pPr><w:r><w:rPr><w:kern w:val="0"/><w:szCs w:val="24"/><w:lang w:val="es-CO" w:eastAsia="en-US" w:bidi="ar-SA"/></w:rPr><w:t>Estrategia de apropiación con productos claros y participación de las comunidades</w:t></w:r></w:p></w:tc><w:tc><w:tcPr><w:tcW w:w="2323" w:type="dxa"/><w:tcBorders></w:tcBorders><w:shd w:color="auto" w:fill="F7F7F7" w:val="clear"/></w:tcPr><w:p><w:pPr><w:pStyle w:val="Tabla9"/><w:widowControl/><w:jc w:val="left"/><w:rPr><w:kern w:val="0"/><w:szCs w:val="24"/><w:lang w:val="es-CO" w:eastAsia="en-US" w:bidi="ar-SA"/></w:rPr></w:pPr><w:r><w:rPr><w:kern w:val="0"/><w:szCs w:val="24"/><w:lang w:val="es-CO" w:eastAsia="en-US" w:bidi="ar-SA"/></w:rPr><w:t>3.1 a 3.5</w:t></w:r></w:p></w:tc><w:tc><w:tcPr><w:tcW w:w="1824" w:type="dxa"/><w:tcBorders></w:tcBorders><w:shd w:color="auto" w:fill="F7F7F7" w:val="clear"/></w:tcPr><w:p><w:pPr><w:pStyle w:val="Tabla9"/><w:widowControl/><w:jc w:val="left"/><w:rPr><w:kern w:val="0"/><w:szCs w:val="24"/><w:lang w:val="es-CO" w:eastAsia="en-US" w:bidi="ar-SA"/></w:rPr></w:pPr><w:r><w:rPr><w:kern w:val="0"/><w:szCs w:val="24"/><w:lang w:val="es-CO" w:eastAsia="en-US" w:bidi="ar-SA"/></w:rPr><w:t>Sección 19</w:t></w:r></w:p></w:tc></w:tr><w:tr><w:trPr><w:cantSplit w:val="true"/></w:trPr><w:tc><w:tcPr><w:tcW w:w="2737" w:type="dxa"/><w:tcBorders><w:bottom w:val="single" w:sz="12" w:space="0" w:color="2A3439"/></w:tcBorders></w:tcPr><w:p><w:pPr><w:pStyle w:val="Tabla9"/><w:keepNext w:val="true"/><w:widowControl/><w:jc w:val="left"/><w:rPr><w:kern w:val="0"/><w:szCs w:val="24"/><w:lang w:val="es-CO" w:eastAsia="en-US" w:bidi="ar-SA"/></w:rPr></w:pPr><w:r><w:rPr><w:kern w:val="0"/><w:szCs w:val="24"/><w:lang w:val="es-CO" w:eastAsia="en-US" w:bidi="ar-SA"/></w:rPr><w:t>3. Productos, indicadores e hitos verificables</w:t></w:r></w:p></w:tc><w:tc><w:tcPr><w:tcW w:w="3069" w:type="dxa"/><w:tcBorders><w:bottom w:val="single" w:sz="12" w:space="0" w:color="2A3439"/></w:tcBorders></w:tcPr><w:p><w:pPr><w:pStyle w:val="Tabla9"/><w:keepNext w:val="true"/><w:widowControl/><w:jc w:val="left"/><w:rPr><w:kern w:val="0"/><w:szCs w:val="24"/><w:lang w:val="es-CO" w:eastAsia="en-US" w:bidi="ar-SA"/></w:rPr></w:pPr><w:r><w:rPr><w:kern w:val="0"/><w:szCs w:val="24"/><w:lang w:val="es-CO" w:eastAsia="en-US" w:bidi="ar-SA"/></w:rPr><w:t>Para cada producto, indicador y meta, responsable, periodo, evidencia, territorio y población</w:t></w:r></w:p></w:tc><w:tc><w:tcPr><w:tcW w:w="2323" w:type="dxa"/><w:tcBorders><w:bottom w:val="single" w:sz="12" w:space="0" w:color="2A3439"/></w:tcBorders></w:tcPr><w:p><w:pPr><w:pStyle w:val="Tabla9"/><w:keepNext w:val="true"/><w:widowControl/><w:jc w:val="left"/><w:rPr><w:kern w:val="0"/><w:szCs w:val="24"/><w:lang w:val="es-CO" w:eastAsia="en-US" w:bidi="ar-SA"/></w:rPr></w:pPr><w:r><w:rPr><w:kern w:val="0"/><w:szCs w:val="24"/><w:lang w:val="es-CO" w:eastAsia="en-US" w:bidi="ar-SA"/></w:rPr><w:t>Todas, con hitos H0 a H11 y compuertas C1 a C3</w:t></w:r></w:p></w:tc><w:tc><w:tcPr><w:tcW w:w="1824" w:type="dxa"/><w:tcBorders><w:bottom w:val="single" w:sz="12" w:space="0" w:color="2A3439"/></w:tcBorders></w:tcPr><w:p><w:pPr><w:pStyle w:val="Tabla9"/><w:keepNext w:val="true"/><w:widowControl/><w:jc w:val="left"/><w:rPr><w:kern w:val="0"/><w:szCs w:val="24"/><w:lang w:val="es-CO" w:eastAsia="en-US" w:bidi="ar-SA"/></w:rPr></w:pPr><w:r><w:rPr><w:kern w:val="0"/><w:szCs w:val="24"/><w:lang w:val="es-CO" w:eastAsia="en-US" w:bidi="ar-SA"/></w:rPr><w:t>Secciones 20, 21, 23 y 24</w:t></w:r></w:p></w:tc></w:tr></w:tbl><w:p><w:pPr><w:pStyle w:val="TablaNota"/><w:rPr></w:rPr></w:pPr><w:r><w:rPr><w:i/><w:iCs/></w:rPr><w:t>Nota.</w:t></w:r><w:r><w:rPr></w:rPr><w:t xml:space="preserve"> Elaboración propia con los numerales 1 y 6 de los términos de referencia y la formulación del proyecto.</w:t></w:r></w:p><w:p><w:pPr><w:pStyle w:val="BodyText"/><w:rPr></w:rPr></w:pPr><w:r><w:rPr></w:rPr><w:t xml:space="preserve">La alianza tiene cuatro integrantes y cada uno cumple un papel distinto en la ejecución. La Tabla 14.2 resume su naturaleza, el objetivo que lidera, las actividades en que tiene una función, lo que aporta y su contrapartida. La </w:t></w:r><w:ins w:id="6926" w:author="Unknown Author" w:date="2026-10-30T04:17:53Z"><w:r><w:rPr></w:rPr><w:t>Universidad Santo Tomás, entidad proponente,</w:t></w:r></w:ins><w:del w:id="6927" w:author="Unknown Author" w:date="2026-10-30T04:17:53Z"><w:r><w:rPr></w:rPr><w:delText>universidad proponente</w:delText></w:r></w:del><w:r><w:rPr></w:rPr><w:t xml:space="preserve"> coordina el proyecto</w:t></w:r><w:ins w:id="6928" w:author="Unknown Author" w:date="2026-10-30T04:17:53Z"><w:r><w:rPr></w:rPr><w:t xml:space="preserve"> y lidera los objetivos específicos</w:t></w:r></w:ins><w:del w:id="6929" w:author="Unknown Author" w:date="2026-10-30T04:17:53Z"><w:r><w:rPr></w:rPr><w:delText>, lidera el objetivo específico</w:delText></w:r></w:del><w:r><w:rPr></w:rPr><w:t xml:space="preserve"> 1 y </w:t></w:r><w:ins w:id="6930" w:author="Unknown Author" w:date="2026-10-30T04:17:53Z"><w:r><w:rPr></w:rPr><w:t xml:space="preserve">2. Ejecuta la red, la plataforma y el </w:t></w:r></w:ins><w:del w:id="6931" w:author="Unknown Author" w:date="2026-10-30T04:17:53Z"><w:r><w:rPr></w:rPr><w:delText xml:space="preserve">las actividades del </w:delText></w:r></w:del><w:r><w:rPr></w:rPr><w:t>laboratorio de modelación</w:t></w:r><w:ins w:id="6932" w:author="Unknown Author" w:date="2026-10-30T04:17:53Z"><w:r><w:rPr></w:rPr><w:t xml:space="preserve"> con su equipo y con un servicio contratado de plataforma geoespacial. Los municipios de Manizales y de Calarcá lideran </w:t></w:r></w:ins><w:del w:id="6933" w:author="Unknown Author" w:date="2026-10-30T04:17:53Z"><w:r><w:rPr></w:rPr><w:delText xml:space="preserve">. La empresa tecnológica lidera el objetivo específico 2 en la red y la plataforma, e integra a ella el gemelo predictivo. El municipio aliado lidera </w:delText></w:r></w:del><w:r><w:rPr></w:rPr><w:t xml:space="preserve">el uso institucional del objetivo específico 3 </w:t></w:r><w:ins w:id="6934" w:author="Unknown Author" w:date="2026-10-30T04:17:53Z"><w:r><w:rPr></w:rPr><w:t>en su jurisdicción. Facilitan además el acceso a los sitios y adoptan</w:t></w:r></w:ins><w:del w:id="6935" w:author="Unknown Author" w:date="2026-10-30T04:17:53Z"><w:r><w:rPr></w:rPr><w:delText>y adopta</w:delText></w:r></w:del><w:r><w:rPr></w:rPr><w:t xml:space="preserve"> el protocolo de evaluación previa. </w:t></w:r><w:ins w:id="6936" w:author="Unknown Author" w:date="2026-10-30T04:17:53Z"><w:r><w:rPr></w:rPr><w:t>Avanciencia, oficina de transferencia de resultados de investigación, gestiona la vigilancia tecnol</w:t></w:r></w:ins><w:del w:id="6937" w:author="Unknown Author" w:date="2026-10-30T04:17:53Z"><w:r><w:rPr></w:rPr><w:delText>El actor del SNCTI participa en el objetivo específico 1 con la validación metrol</w:delText></w:r></w:del><w:r><w:rPr></w:rPr><w:t xml:space="preserve">ógica, </w:t></w:r><w:ins w:id="6938" w:author="Unknown Author" w:date="2026-10-30T04:17:53Z"><w:r><w:rPr></w:rPr><w:t>la propiedad intelectual, la valoración y los convenios de transferencia y de custodia. Gestión y Medio Ambiente, empresa de Manizales con experiencia en calidad del aire, participa como actor técnico externo y no integra la alianza</w:t></w:r></w:ins><w:del w:id="6939" w:author="Unknown Author" w:date="2026-10-30T04:17:53Z"><w:r><w:rPr></w:rPr><w:delText>incluida la comparación de los monitores portátiles. Participa en el objetivo específico 3 con la formación de custodios y la custodia científica de los datos</w:delText></w:r></w:del><w:r><w:rPr></w:rPr><w:t>.</w:t></w:r></w:p><w:p><w:pPr><w:pStyle w:val="TablaRotulo"/><w:rPr></w:rPr></w:pPr><w:bookmarkStart w:id="160" w:name="rot_Tabla_14_2"/><w:r><w:rPr><w:b/><w:bCs/></w:rPr><w:t>Tabla 14.2</w:t></w:r><w:bookmarkEnd w:id="160"/></w:p><w:p><w:pPr><w:pStyle w:val="TablaTitulo"/><w:rPr></w:rPr></w:pPr><w:r><w:rPr><w:i/><w:iCs/></w:rPr><w:t>Integrantes de la alianza: naturaleza, objetivos, actividades, aporte y contrapartida</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562"/><w:gridCol w:w="1647"/><w:gridCol w:w="986"/><w:gridCol w:w="1153"/><w:gridCol w:w="1316"/><w:gridCol w:w="1727"/><w:gridCol w:w="1562"/></w:tblGrid><w:tr><w:trPr><w:tblHeader w:val="true"/><w:ins w:id="6940" w:author="Unknown Author" w:date="2026-10-30T04:17:53Z"/><w:cantSplit w:val="true"/></w:trPr><w:tc><w:tcPr><w:tcW w:w="1562"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6942" w:author="Unknown Author" w:date="2026-10-30T04:17:53Z"></w:ins></w:rPr></w:pPr><w:ins w:id="6941" w:author="Unknown Author" w:date="2026-10-30T04:17:53Z"><w:r><w:rPr><w:b/><w:kern w:val="0"/><w:szCs w:val="24"/><w:lang w:val="es-CO" w:eastAsia="en-US" w:bidi="ar-SA"/></w:rPr><w:t>Integrante</w:t></w:r></w:ins></w:p></w:tc><w:tc><w:tcPr><w:tcW w:w="1647"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6944" w:author="Unknown Author" w:date="2026-10-30T04:17:53Z"></w:ins></w:rPr></w:pPr><w:ins w:id="6943" w:author="Unknown Author" w:date="2026-10-30T04:17:53Z"><w:r><w:rPr><w:b/><w:kern w:val="0"/><w:szCs w:val="24"/><w:lang w:val="es-CO" w:eastAsia="en-US" w:bidi="ar-SA"/></w:rPr><w:t>Naturaleza</w:t></w:r></w:ins></w:p></w:tc><w:tc><w:tcPr><w:tcW w:w="986"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6946" w:author="Unknown Author" w:date="2026-10-30T04:17:53Z"></w:ins></w:rPr></w:pPr><w:ins w:id="6945" w:author="Unknown Author" w:date="2026-10-30T04:17:53Z"><w:r><w:rPr><w:b/><w:kern w:val="0"/><w:szCs w:val="24"/><w:lang w:val="es-CO" w:eastAsia="en-US" w:bidi="ar-SA"/></w:rPr><w:t>Objetivo que lidera</w:t></w:r></w:ins></w:p></w:tc><w:tc><w:tcPr><w:tcW w:w="1153"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6948" w:author="Unknown Author" w:date="2026-10-30T04:17:53Z"></w:ins></w:rPr></w:pPr><w:ins w:id="6947" w:author="Unknown Author" w:date="2026-10-30T04:17:53Z"><w:r><w:rPr><w:b/><w:kern w:val="0"/><w:szCs w:val="24"/><w:lang w:val="es-CO" w:eastAsia="en-US" w:bidi="ar-SA"/></w:rPr><w:t>Objetivos en que participa</w:t></w:r></w:ins></w:p></w:tc><w:tc><w:tcPr><w:tcW w:w="1316"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6950" w:author="Unknown Author" w:date="2026-10-30T04:17:53Z"></w:ins></w:rPr></w:pPr><w:ins w:id="6949" w:author="Unknown Author" w:date="2026-10-30T04:17:53Z"><w:r><w:rPr><w:b/><w:kern w:val="0"/><w:szCs w:val="24"/><w:lang w:val="es-CO" w:eastAsia="en-US" w:bidi="ar-SA"/></w:rPr><w:t>Actividades con función</w:t></w:r></w:ins></w:p></w:tc><w:tc><w:tcPr><w:tcW w:w="1727"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6952" w:author="Unknown Author" w:date="2026-10-30T04:17:53Z"></w:ins></w:rPr></w:pPr><w:ins w:id="6951" w:author="Unknown Author" w:date="2026-10-30T04:17:53Z"><w:r><w:rPr><w:b/><w:kern w:val="0"/><w:szCs w:val="24"/><w:lang w:val="es-CO" w:eastAsia="en-US" w:bidi="ar-SA"/></w:rPr><w:t>Qué aporta</w:t></w:r></w:ins></w:p></w:tc><w:tc><w:tcPr><w:tcW w:w="1562"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6954" w:author="Unknown Author" w:date="2026-10-30T04:17:53Z"></w:ins></w:rPr></w:pPr><w:ins w:id="6953" w:author="Unknown Author" w:date="2026-10-30T04:17:53Z"><w:r><w:rPr><w:b/><w:kern w:val="0"/><w:szCs w:val="24"/><w:lang w:val="es-CO" w:eastAsia="en-US" w:bidi="ar-SA"/></w:rPr><w:t>Contrapartida</w:t></w:r></w:ins></w:p></w:tc></w:tr><w:tr><w:trPr><w:ins w:id="6955" w:author="Unknown Author" w:date="2026-10-30T04:17:53Z"/><w:cantSplit w:val="true"/></w:trPr><w:tc><w:tcPr><w:tcW w:w="1562" w:type="dxa"/><w:tcBorders></w:tcBorders></w:tcPr><w:p><w:pPr><w:pStyle w:val="Tabla8"/><w:widowControl/><w:jc w:val="left"/><w:rPr><w:kern w:val="0"/><w:szCs w:val="24"/><w:lang w:val="es-CO" w:eastAsia="en-US" w:bidi="ar-SA"/><w:ins w:id="6957" w:author="Unknown Author" w:date="2026-10-30T04:17:53Z"></w:ins></w:rPr></w:pPr><w:ins w:id="6956" w:author="Unknown Author" w:date="2026-10-30T04:17:53Z"><w:r><w:rPr><w:kern w:val="0"/><w:szCs w:val="24"/><w:lang w:val="es-CO" w:eastAsia="en-US" w:bidi="ar-SA"/></w:rPr><w:t>Universidad Santo Tomás, sede Villavicencio</w:t></w:r></w:ins></w:p></w:tc><w:tc><w:tcPr><w:tcW w:w="1647" w:type="dxa"/><w:tcBorders></w:tcBorders></w:tcPr><w:p><w:pPr><w:pStyle w:val="Tabla8"/><w:widowControl/><w:jc w:val="left"/><w:rPr><w:kern w:val="0"/><w:szCs w:val="24"/><w:lang w:val="es-CO" w:eastAsia="en-US" w:bidi="ar-SA"/><w:ins w:id="6959" w:author="Unknown Author" w:date="2026-10-30T04:17:53Z"></w:ins></w:rPr></w:pPr><w:ins w:id="6958" w:author="Unknown Author" w:date="2026-10-30T04:17:53Z"><w:r><w:rPr><w:kern w:val="0"/><w:szCs w:val="24"/><w:lang w:val="es-CO" w:eastAsia="en-US" w:bidi="ar-SA"/></w:rPr><w:t>Institución de educación superior; entidad proponente y ejecutora</w:t></w:r></w:ins></w:p></w:tc><w:tc><w:tcPr><w:tcW w:w="986" w:type="dxa"/><w:tcBorders></w:tcBorders></w:tcPr><w:p><w:pPr><w:pStyle w:val="Tabla8"/><w:widowControl/><w:jc w:val="left"/><w:rPr><w:kern w:val="0"/><w:szCs w:val="24"/><w:lang w:val="es-CO" w:eastAsia="en-US" w:bidi="ar-SA"/><w:ins w:id="6961" w:author="Unknown Author" w:date="2026-10-30T04:17:53Z"></w:ins></w:rPr></w:pPr><w:ins w:id="6960" w:author="Unknown Author" w:date="2026-10-30T04:17:53Z"><w:r><w:rPr><w:kern w:val="0"/><w:szCs w:val="24"/><w:lang w:val="es-CO" w:eastAsia="en-US" w:bidi="ar-SA"/></w:rPr><w:t>OE1, OE2</w:t></w:r></w:ins></w:p></w:tc><w:tc><w:tcPr><w:tcW w:w="1153" w:type="dxa"/><w:tcBorders></w:tcBorders></w:tcPr><w:p><w:pPr><w:pStyle w:val="Tabla8"/><w:widowControl/><w:jc w:val="left"/><w:rPr><w:kern w:val="0"/><w:szCs w:val="24"/><w:lang w:val="es-CO" w:eastAsia="en-US" w:bidi="ar-SA"/><w:ins w:id="6963" w:author="Unknown Author" w:date="2026-10-30T04:17:53Z"></w:ins></w:rPr></w:pPr><w:ins w:id="6962" w:author="Unknown Author" w:date="2026-10-30T04:17:53Z"><w:r><w:rPr><w:kern w:val="0"/><w:szCs w:val="24"/><w:lang w:val="es-CO" w:eastAsia="en-US" w:bidi="ar-SA"/></w:rPr><w:t>OE3</w:t></w:r></w:ins></w:p></w:tc><w:tc><w:tcPr><w:tcW w:w="1316" w:type="dxa"/><w:tcBorders></w:tcBorders></w:tcPr><w:p><w:pPr><w:pStyle w:val="Tabla8"/><w:widowControl/><w:jc w:val="left"/><w:rPr><w:kern w:val="0"/><w:szCs w:val="24"/><w:lang w:val="es-CO" w:eastAsia="en-US" w:bidi="ar-SA"/><w:ins w:id="6965" w:author="Unknown Author" w:date="2026-10-30T04:17:53Z"></w:ins></w:rPr></w:pPr><w:ins w:id="6964" w:author="Unknown Author" w:date="2026-10-30T04:17:53Z"><w:r><w:rPr><w:kern w:val="0"/><w:szCs w:val="24"/><w:lang w:val="es-CO" w:eastAsia="en-US" w:bidi="ar-SA"/></w:rPr><w:t>1.1, 1.2, 1.3, 1.4, 1.5, 1.6, 1.7, 1.8, 2.1, 2.2, 2.3, 2.4, 2.5, 2.6, 2.7, 2.8, 3.1, 3.2, 3.3, 3.4, 3.5, 3.6</w:t></w:r></w:ins></w:p></w:tc><w:tc><w:tcPr><w:tcW w:w="1727" w:type="dxa"/><w:tcBorders></w:tcBorders></w:tcPr><w:p><w:pPr><w:pStyle w:val="Tabla8"/><w:widowControl/><w:jc w:val="left"/><w:rPr><w:kern w:val="0"/><w:szCs w:val="24"/><w:lang w:val="es-CO" w:eastAsia="en-US" w:bidi="ar-SA"/><w:ins w:id="6967" w:author="Unknown Author" w:date="2026-10-30T04:17:53Z"></w:ins></w:rPr></w:pPr><w:ins w:id="6966" w:author="Unknown Author" w:date="2026-10-30T04:17:53Z"><w:r><w:rPr><w:kern w:val="0"/><w:szCs w:val="24"/><w:lang w:val="es-CO" w:eastAsia="en-US" w:bidi="ar-SA"/></w:rPr><w:t>Coordina y ejecuta el proyecto; lidera la medición verificada, la red, la plataforma geoespacial con un servicio contratado y el laboratorio de modelación; forma al talento y produce los documentos de investigación</w:t></w:r></w:ins></w:p></w:tc><w:tc><w:tcPr><w:tcW w:w="1562" w:type="dxa"/><w:tcBorders></w:tcBorders></w:tcPr><w:p><w:pPr><w:pStyle w:val="Tabla8"/><w:widowControl/><w:jc w:val="left"/><w:rPr><w:kern w:val="0"/><w:szCs w:val="24"/><w:lang w:val="es-CO" w:eastAsia="en-US" w:bidi="ar-SA"/><w:ins w:id="6969" w:author="Unknown Author" w:date="2026-10-30T04:17:53Z"></w:ins></w:rPr></w:pPr><w:ins w:id="6968" w:author="Unknown Author" w:date="2026-10-30T04:17:53Z"><w:r><w:rPr><w:kern w:val="0"/><w:szCs w:val="24"/><w:lang w:val="es-CO" w:eastAsia="en-US" w:bidi="ar-SA"/></w:rPr><w:t>$ 1.244.000.000 en especie</w:t></w:r></w:ins></w:p></w:tc></w:tr><w:tr><w:trPr><w:ins w:id="6970" w:author="Unknown Author" w:date="2026-10-30T04:17:53Z"/><w:cantSplit w:val="true"/></w:trPr><w:tc><w:tcPr><w:tcW w:w="1562" w:type="dxa"/><w:tcBorders></w:tcBorders><w:shd w:color="auto" w:fill="F7F7F7" w:val="clear"/></w:tcPr><w:p><w:pPr><w:pStyle w:val="Tabla8"/><w:widowControl/><w:jc w:val="left"/><w:rPr><w:kern w:val="0"/><w:szCs w:val="24"/><w:lang w:val="es-CO" w:eastAsia="en-US" w:bidi="ar-SA"/><w:ins w:id="6972" w:author="Unknown Author" w:date="2026-10-30T04:17:53Z"></w:ins></w:rPr></w:pPr><w:ins w:id="6971" w:author="Unknown Author" w:date="2026-10-30T04:17:53Z"><w:r><w:rPr><w:kern w:val="0"/><w:szCs w:val="24"/><w:lang w:val="es-CO" w:eastAsia="en-US" w:bidi="ar-SA"/></w:rPr><w:t>Municipio de Manizales</w:t></w:r></w:ins></w:p></w:tc><w:tc><w:tcPr><w:tcW w:w="1647" w:type="dxa"/><w:tcBorders></w:tcBorders><w:shd w:color="auto" w:fill="F7F7F7" w:val="clear"/></w:tcPr><w:p><w:pPr><w:pStyle w:val="Tabla8"/><w:widowControl/><w:jc w:val="left"/><w:rPr><w:kern w:val="0"/><w:szCs w:val="24"/><w:lang w:val="es-CO" w:eastAsia="en-US" w:bidi="ar-SA"/><w:ins w:id="6974" w:author="Unknown Author" w:date="2026-10-30T04:17:53Z"></w:ins></w:rPr></w:pPr><w:ins w:id="6973" w:author="Unknown Author" w:date="2026-10-30T04:17:53Z"><w:r><w:rPr><w:kern w:val="0"/><w:szCs w:val="24"/><w:lang w:val="es-CO" w:eastAsia="en-US" w:bidi="ar-SA"/></w:rPr><w:t>Entidad territorial de Caldas; municipio afectado y lugar de ejecución</w:t></w:r></w:ins></w:p></w:tc><w:tc><w:tcPr><w:tcW w:w="986" w:type="dxa"/><w:tcBorders></w:tcBorders><w:shd w:color="auto" w:fill="F7F7F7" w:val="clear"/></w:tcPr><w:p><w:pPr><w:pStyle w:val="Tabla8"/><w:widowControl/><w:jc w:val="left"/><w:rPr><w:kern w:val="0"/><w:szCs w:val="24"/><w:lang w:val="es-CO" w:eastAsia="en-US" w:bidi="ar-SA"/><w:ins w:id="6976" w:author="Unknown Author" w:date="2026-10-30T04:17:53Z"></w:ins></w:rPr></w:pPr><w:ins w:id="6975" w:author="Unknown Author" w:date="2026-10-30T04:17:53Z"><w:r><w:rPr><w:kern w:val="0"/><w:szCs w:val="24"/><w:lang w:val="es-CO" w:eastAsia="en-US" w:bidi="ar-SA"/></w:rPr><w:t>OE3</w:t></w:r></w:ins></w:p></w:tc><w:tc><w:tcPr><w:tcW w:w="1153" w:type="dxa"/><w:tcBorders></w:tcBorders><w:shd w:color="auto" w:fill="F7F7F7" w:val="clear"/></w:tcPr><w:p><w:pPr><w:pStyle w:val="Tabla8"/><w:widowControl/><w:jc w:val="left"/><w:rPr><w:kern w:val="0"/><w:szCs w:val="24"/><w:lang w:val="es-CO" w:eastAsia="en-US" w:bidi="ar-SA"/><w:ins w:id="6978" w:author="Unknown Author" w:date="2026-10-30T04:17:53Z"></w:ins></w:rPr></w:pPr><w:ins w:id="6977" w:author="Unknown Author" w:date="2026-10-30T04:17:53Z"><w:r><w:rPr><w:kern w:val="0"/><w:szCs w:val="24"/><w:lang w:val="es-CO" w:eastAsia="en-US" w:bidi="ar-SA"/></w:rPr><w:t>OE1, OE2</w:t></w:r></w:ins></w:p></w:tc><w:tc><w:tcPr><w:tcW w:w="1316" w:type="dxa"/><w:tcBorders></w:tcBorders><w:shd w:color="auto" w:fill="F7F7F7" w:val="clear"/></w:tcPr><w:p><w:pPr><w:pStyle w:val="Tabla8"/><w:widowControl/><w:jc w:val="left"/><w:rPr><w:kern w:val="0"/><w:szCs w:val="24"/><w:lang w:val="es-CO" w:eastAsia="en-US" w:bidi="ar-SA"/><w:ins w:id="6980" w:author="Unknown Author" w:date="2026-10-30T04:17:53Z"></w:ins></w:rPr></w:pPr><w:ins w:id="6979" w:author="Unknown Author" w:date="2026-10-30T04:17:53Z"><w:r><w:rPr><w:kern w:val="0"/><w:szCs w:val="24"/><w:lang w:val="es-CO" w:eastAsia="en-US" w:bidi="ar-SA"/></w:rPr><w:t>1.1, 1.3, 1.4, 1.5, 1.6, 1.7, 2.1, 2.3, 2.4, 2.5, 3.1, 3.2, 3.3, 3.4, 3.5</w:t></w:r></w:ins></w:p></w:tc><w:tc><w:tcPr><w:tcW w:w="1727" w:type="dxa"/><w:tcBorders></w:tcBorders><w:shd w:color="auto" w:fill="F7F7F7" w:val="clear"/></w:tcPr><w:p><w:pPr><w:pStyle w:val="Tabla8"/><w:widowControl/><w:jc w:val="left"/><w:rPr><w:kern w:val="0"/><w:szCs w:val="24"/><w:lang w:val="es-CO" w:eastAsia="en-US" w:bidi="ar-SA"/><w:ins w:id="6982" w:author="Unknown Author" w:date="2026-10-30T04:17:53Z"></w:ins></w:rPr></w:pPr><w:ins w:id="6981" w:author="Unknown Author" w:date="2026-10-30T04:17:53Z"><w:r><w:rPr><w:kern w:val="0"/><w:szCs w:val="24"/><w:lang w:val="es-CO" w:eastAsia="en-US" w:bidi="ar-SA"/></w:rPr><w:t>Asume la responsabilidad territorial en Manizales: acceso a sitios y demoliciones, convocatoria del consejo de gestión del riesgo, adopción de los protocolos y custodia local</w:t></w:r></w:ins></w:p></w:tc><w:tc><w:tcPr><w:tcW w:w="1562" w:type="dxa"/><w:tcBorders></w:tcBorders><w:shd w:color="auto" w:fill="F7F7F7" w:val="clear"/></w:tcPr><w:p><w:pPr><w:pStyle w:val="Tabla8"/><w:widowControl/><w:jc w:val="left"/><w:rPr><w:kern w:val="0"/><w:szCs w:val="24"/><w:lang w:val="es-CO" w:eastAsia="en-US" w:bidi="ar-SA"/><w:ins w:id="6984" w:author="Unknown Author" w:date="2026-10-30T04:17:53Z"></w:ins></w:rPr></w:pPr><w:ins w:id="6983" w:author="Unknown Author" w:date="2026-10-30T04:17:53Z"><w:r><w:rPr><w:kern w:val="0"/><w:szCs w:val="24"/><w:lang w:val="es-CO" w:eastAsia="en-US" w:bidi="ar-SA"/></w:rPr><w:t>$ 60.000.000 en especie</w:t></w:r></w:ins></w:p></w:tc></w:tr><w:tr><w:trPr><w:ins w:id="6985" w:author="Unknown Author" w:date="2026-10-30T04:17:53Z"/><w:cantSplit w:val="true"/></w:trPr><w:tc><w:tcPr><w:tcW w:w="1562" w:type="dxa"/><w:tcBorders></w:tcBorders></w:tcPr><w:p><w:pPr><w:pStyle w:val="Tabla8"/><w:widowControl/><w:jc w:val="left"/><w:rPr><w:kern w:val="0"/><w:szCs w:val="24"/><w:lang w:val="es-CO" w:eastAsia="en-US" w:bidi="ar-SA"/><w:ins w:id="6987" w:author="Unknown Author" w:date="2026-10-30T04:17:53Z"></w:ins></w:rPr></w:pPr><w:ins w:id="6986" w:author="Unknown Author" w:date="2026-10-30T04:17:53Z"><w:r><w:rPr><w:kern w:val="0"/><w:szCs w:val="24"/><w:lang w:val="es-CO" w:eastAsia="en-US" w:bidi="ar-SA"/></w:rPr><w:t>Municipio de Calarcá</w:t></w:r></w:ins></w:p></w:tc><w:tc><w:tcPr><w:tcW w:w="1647" w:type="dxa"/><w:tcBorders></w:tcBorders></w:tcPr><w:p><w:pPr><w:pStyle w:val="Tabla8"/><w:widowControl/><w:jc w:val="left"/><w:rPr><w:kern w:val="0"/><w:szCs w:val="24"/><w:lang w:val="es-CO" w:eastAsia="en-US" w:bidi="ar-SA"/><w:ins w:id="6989" w:author="Unknown Author" w:date="2026-10-30T04:17:53Z"></w:ins></w:rPr></w:pPr><w:ins w:id="6988" w:author="Unknown Author" w:date="2026-10-30T04:17:53Z"><w:r><w:rPr><w:kern w:val="0"/><w:szCs w:val="24"/><w:lang w:val="es-CO" w:eastAsia="en-US" w:bidi="ar-SA"/></w:rPr><w:t>Entidad territorial de Quindío; municipio afectado y lugar de ejecución</w:t></w:r></w:ins></w:p></w:tc><w:tc><w:tcPr><w:tcW w:w="986" w:type="dxa"/><w:tcBorders></w:tcBorders></w:tcPr><w:p><w:pPr><w:pStyle w:val="Tabla8"/><w:widowControl/><w:jc w:val="left"/><w:rPr><w:kern w:val="0"/><w:szCs w:val="24"/><w:lang w:val="es-CO" w:eastAsia="en-US" w:bidi="ar-SA"/><w:ins w:id="6991" w:author="Unknown Author" w:date="2026-10-30T04:17:53Z"></w:ins></w:rPr></w:pPr><w:ins w:id="6990" w:author="Unknown Author" w:date="2026-10-30T04:17:53Z"><w:r><w:rPr><w:kern w:val="0"/><w:szCs w:val="24"/><w:lang w:val="es-CO" w:eastAsia="en-US" w:bidi="ar-SA"/></w:rPr><w:t>OE3</w:t></w:r></w:ins></w:p></w:tc><w:tc><w:tcPr><w:tcW w:w="1153" w:type="dxa"/><w:tcBorders></w:tcBorders></w:tcPr><w:p><w:pPr><w:pStyle w:val="Tabla8"/><w:widowControl/><w:jc w:val="left"/><w:rPr><w:kern w:val="0"/><w:szCs w:val="24"/><w:lang w:val="es-CO" w:eastAsia="en-US" w:bidi="ar-SA"/><w:ins w:id="6993" w:author="Unknown Author" w:date="2026-10-30T04:17:53Z"></w:ins></w:rPr></w:pPr><w:ins w:id="6992" w:author="Unknown Author" w:date="2026-10-30T04:17:53Z"><w:r><w:rPr><w:kern w:val="0"/><w:szCs w:val="24"/><w:lang w:val="es-CO" w:eastAsia="en-US" w:bidi="ar-SA"/></w:rPr><w:t>OE1, OE2</w:t></w:r></w:ins></w:p></w:tc><w:tc><w:tcPr><w:tcW w:w="1316" w:type="dxa"/><w:tcBorders></w:tcBorders></w:tcPr><w:p><w:pPr><w:pStyle w:val="Tabla8"/><w:widowControl/><w:jc w:val="left"/><w:rPr><w:kern w:val="0"/><w:szCs w:val="24"/><w:lang w:val="es-CO" w:eastAsia="en-US" w:bidi="ar-SA"/><w:ins w:id="6995" w:author="Unknown Author" w:date="2026-10-30T04:17:53Z"></w:ins></w:rPr></w:pPr><w:ins w:id="6994" w:author="Unknown Author" w:date="2026-10-30T04:17:53Z"><w:r><w:rPr><w:kern w:val="0"/><w:szCs w:val="24"/><w:lang w:val="es-CO" w:eastAsia="en-US" w:bidi="ar-SA"/></w:rPr><w:t>1.1, 1.3, 1.4, 1.5, 1.6, 1.7, 2.1, 2.3, 2.4, 2.5, 3.1, 3.2, 3.3, 3.4, 3.5</w:t></w:r></w:ins></w:p></w:tc><w:tc><w:tcPr><w:tcW w:w="1727" w:type="dxa"/><w:tcBorders></w:tcBorders></w:tcPr><w:p><w:pPr><w:pStyle w:val="Tabla8"/><w:widowControl/><w:jc w:val="left"/><w:rPr><w:kern w:val="0"/><w:szCs w:val="24"/><w:lang w:val="es-CO" w:eastAsia="en-US" w:bidi="ar-SA"/><w:ins w:id="6997" w:author="Unknown Author" w:date="2026-10-30T04:17:53Z"></w:ins></w:rPr></w:pPr><w:ins w:id="6996" w:author="Unknown Author" w:date="2026-10-30T04:17:53Z"><w:r><w:rPr><w:kern w:val="0"/><w:szCs w:val="24"/><w:lang w:val="es-CO" w:eastAsia="en-US" w:bidi="ar-SA"/></w:rPr><w:t>Asume la responsabilidad territorial en Calarcá: acceso a sitios y demoliciones, convocatoria del consejo de gestión del riesgo, adopción de los protocolos y custodia local</w:t></w:r></w:ins></w:p></w:tc><w:tc><w:tcPr><w:tcW w:w="1562" w:type="dxa"/><w:tcBorders></w:tcBorders></w:tcPr><w:p><w:pPr><w:pStyle w:val="Tabla8"/><w:widowControl/><w:jc w:val="left"/><w:rPr><w:kern w:val="0"/><w:szCs w:val="24"/><w:lang w:val="es-CO" w:eastAsia="en-US" w:bidi="ar-SA"/><w:ins w:id="6999" w:author="Unknown Author" w:date="2026-10-30T04:17:53Z"></w:ins></w:rPr></w:pPr><w:ins w:id="6998" w:author="Unknown Author" w:date="2026-10-30T04:17:53Z"><w:r><w:rPr><w:kern w:val="0"/><w:szCs w:val="24"/><w:lang w:val="es-CO" w:eastAsia="en-US" w:bidi="ar-SA"/></w:rPr><w:t>$ 60.000.000 en especie</w:t></w:r></w:ins></w:p></w:tc></w:tr><w:tr><w:trPr><w:ins w:id="7000" w:author="Unknown Author" w:date="2026-10-30T04:17:53Z"/><w:cantSplit w:val="true"/></w:trPr><w:tc><w:tcPr><w:tcW w:w="1562" w:type="dxa"/><w:tcBorders><w:bottom w:val="single" w:sz="12" w:space="0" w:color="2A3439"/></w:tcBorders><w:shd w:color="auto" w:fill="F7F7F7" w:val="clear"/></w:tcPr><w:p><w:pPr><w:pStyle w:val="Tabla8"/><w:keepNext w:val="true"/><w:widowControl/><w:jc w:val="left"/><w:rPr><w:kern w:val="0"/><w:szCs w:val="24"/><w:lang w:val="es-CO" w:eastAsia="en-US" w:bidi="ar-SA"/><w:ins w:id="7002" w:author="Unknown Author" w:date="2026-10-30T04:17:53Z"></w:ins></w:rPr></w:pPr><w:ins w:id="7001" w:author="Unknown Author" w:date="2026-10-30T04:17:53Z"><w:r><w:rPr><w:kern w:val="0"/><w:szCs w:val="24"/><w:lang w:val="es-CO" w:eastAsia="en-US" w:bidi="ar-SA"/></w:rPr><w:t>Avanciencia</w:t></w:r></w:ins></w:p></w:tc><w:tc><w:tcPr><w:tcW w:w="1647" w:type="dxa"/><w:tcBorders><w:bottom w:val="single" w:sz="12" w:space="0" w:color="2A3439"/></w:tcBorders><w:shd w:color="auto" w:fill="F7F7F7" w:val="clear"/></w:tcPr><w:p><w:pPr><w:pStyle w:val="Tabla8"/><w:keepNext w:val="true"/><w:widowControl/><w:jc w:val="left"/><w:rPr><w:kern w:val="0"/><w:szCs w:val="24"/><w:lang w:val="es-CO" w:eastAsia="en-US" w:bidi="ar-SA"/><w:ins w:id="7004" w:author="Unknown Author" w:date="2026-10-30T04:17:53Z"></w:ins></w:rPr></w:pPr><w:ins w:id="7003" w:author="Unknown Author" w:date="2026-10-30T04:17:53Z"><w:r><w:rPr><w:kern w:val="0"/><w:szCs w:val="24"/><w:lang w:val="es-CO" w:eastAsia="en-US" w:bidi="ar-SA"/></w:rPr><w:t>Oficina de transferencia de resultados de investigación (OTRI); actor del SNCTI con reconocimiento de MinCiencias</w:t></w:r></w:ins></w:p></w:tc><w:tc><w:tcPr><w:tcW w:w="986" w:type="dxa"/><w:tcBorders><w:bottom w:val="single" w:sz="12" w:space="0" w:color="2A3439"/></w:tcBorders><w:shd w:color="auto" w:fill="F7F7F7" w:val="clear"/></w:tcPr><w:p><w:pPr><w:pStyle w:val="Tabla8"/><w:keepNext w:val="true"/><w:widowControl/><w:jc w:val="left"/><w:rPr><w:kern w:val="0"/><w:szCs w:val="24"/><w:lang w:val="es-CO" w:eastAsia="en-US" w:bidi="ar-SA"/><w:ins w:id="7006" w:author="Unknown Author" w:date="2026-10-30T04:17:53Z"></w:ins></w:rPr></w:pPr><w:ins w:id="7005" w:author="Unknown Author" w:date="2026-10-30T04:17:53Z"><w:r><w:rPr><w:kern w:val="0"/><w:szCs w:val="24"/><w:lang w:val="es-CO" w:eastAsia="en-US" w:bidi="ar-SA"/></w:rPr><w:t>Ninguno</w:t></w:r></w:ins></w:p></w:tc><w:tc><w:tcPr><w:tcW w:w="1153" w:type="dxa"/><w:tcBorders><w:bottom w:val="single" w:sz="12" w:space="0" w:color="2A3439"/></w:tcBorders><w:shd w:color="auto" w:fill="F7F7F7" w:val="clear"/></w:tcPr><w:p><w:pPr><w:pStyle w:val="Tabla8"/><w:keepNext w:val="true"/><w:widowControl/><w:jc w:val="left"/><w:rPr><w:kern w:val="0"/><w:szCs w:val="24"/><w:lang w:val="es-CO" w:eastAsia="en-US" w:bidi="ar-SA"/><w:ins w:id="7008" w:author="Unknown Author" w:date="2026-10-30T04:17:53Z"></w:ins></w:rPr></w:pPr><w:ins w:id="7007" w:author="Unknown Author" w:date="2026-10-30T04:17:53Z"><w:r><w:rPr><w:kern w:val="0"/><w:szCs w:val="24"/><w:lang w:val="es-CO" w:eastAsia="en-US" w:bidi="ar-SA"/></w:rPr><w:t>OE1, OE3</w:t></w:r></w:ins></w:p></w:tc><w:tc><w:tcPr><w:tcW w:w="1316" w:type="dxa"/><w:tcBorders><w:bottom w:val="single" w:sz="12" w:space="0" w:color="2A3439"/></w:tcBorders><w:shd w:color="auto" w:fill="F7F7F7" w:val="clear"/></w:tcPr><w:p><w:pPr><w:pStyle w:val="Tabla8"/><w:keepNext w:val="true"/><w:widowControl/><w:jc w:val="left"/><w:rPr><w:kern w:val="0"/><w:szCs w:val="24"/><w:lang w:val="es-CO" w:eastAsia="en-US" w:bidi="ar-SA"/><w:ins w:id="7010" w:author="Unknown Author" w:date="2026-10-30T04:17:53Z"></w:ins></w:rPr></w:pPr><w:ins w:id="7009" w:author="Unknown Author" w:date="2026-10-30T04:17:53Z"><w:r><w:rPr><w:kern w:val="0"/><w:szCs w:val="24"/><w:lang w:val="es-CO" w:eastAsia="en-US" w:bidi="ar-SA"/></w:rPr><w:t>1.1, 1.2, 1.4, 1.6, 3.3, 3.4</w:t></w:r></w:ins></w:p></w:tc><w:tc><w:tcPr><w:tcW w:w="1727" w:type="dxa"/><w:tcBorders><w:bottom w:val="single" w:sz="12" w:space="0" w:color="2A3439"/></w:tcBorders><w:shd w:color="auto" w:fill="F7F7F7" w:val="clear"/></w:tcPr><w:p><w:pPr><w:pStyle w:val="Tabla8"/><w:keepNext w:val="true"/><w:widowControl/><w:jc w:val="left"/><w:rPr><w:kern w:val="0"/><w:szCs w:val="24"/><w:lang w:val="es-CO" w:eastAsia="en-US" w:bidi="ar-SA"/><w:ins w:id="7012" w:author="Unknown Author" w:date="2026-10-30T04:17:53Z"></w:ins></w:rPr></w:pPr><w:ins w:id="7011" w:author="Unknown Author" w:date="2026-10-30T04:17:53Z"><w:r><w:rPr><w:kern w:val="0"/><w:szCs w:val="24"/><w:lang w:val="es-CO" w:eastAsia="en-US" w:bidi="ar-SA"/></w:rPr><w:t>Lidera el componente de transferencia: vigilancia tecnológica, valoración, propiedad intelectual y convenios de transferencia y custodia</w:t></w:r></w:ins></w:p></w:tc><w:tc><w:tcPr><w:tcW w:w="1562" w:type="dxa"/><w:tcBorders><w:bottom w:val="single" w:sz="12" w:space="0" w:color="2A3439"/></w:tcBorders><w:shd w:color="auto" w:fill="F7F7F7" w:val="clear"/></w:tcPr><w:p><w:pPr><w:pStyle w:val="Tabla8"/><w:keepNext w:val="true"/><w:widowControl/><w:jc w:val="left"/><w:rPr><w:kern w:val="0"/><w:szCs w:val="24"/><w:lang w:val="es-CO" w:eastAsia="en-US" w:bidi="ar-SA"/><w:ins w:id="7014" w:author="Unknown Author" w:date="2026-10-30T04:17:53Z"></w:ins></w:rPr></w:pPr><w:ins w:id="7013" w:author="Unknown Author" w:date="2026-10-30T04:17:53Z"><w:r><w:rPr><w:kern w:val="0"/><w:szCs w:val="24"/><w:lang w:val="es-CO" w:eastAsia="en-US" w:bidi="ar-SA"/></w:rPr><w:t>$ 150.000.000 en especie</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337"/><w:gridCol w:w="1757"/><w:gridCol w:w="1088"/><w:gridCol w:w="1172"/><w:gridCol w:w="1421"/><w:gridCol w:w="1590"/><w:gridCol w:w="1588"/></w:tblGrid><w:tr><w:trPr><w:tblHeader w:val="true"/><w:del w:id="7015" w:author="Unknown Author" w:date="2026-10-30T04:17:53Z"/><w:cantSplit w:val="true"/></w:trPr><w:tc><w:tcPr><w:tcW w:w="1337"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7017" w:author="Unknown Author" w:date="2026-10-30T04:17:53Z"></w:del></w:rPr></w:pPr><w:del w:id="7016" w:author="Unknown Author" w:date="2026-10-30T04:17:53Z"><w:r><w:rPr><w:b/><w:kern w:val="0"/><w:szCs w:val="24"/><w:lang w:val="es-CO" w:eastAsia="en-US" w:bidi="ar-SA"/></w:rPr><w:delText>Integrante</w:delText></w:r></w:del></w:p></w:tc><w:tc><w:tcPr><w:tcW w:w="1757"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7019" w:author="Unknown Author" w:date="2026-10-30T04:17:53Z"></w:del></w:rPr></w:pPr><w:del w:id="7018" w:author="Unknown Author" w:date="2026-10-30T04:17:53Z"><w:r><w:rPr><w:b/><w:kern w:val="0"/><w:szCs w:val="24"/><w:lang w:val="es-CO" w:eastAsia="en-US" w:bidi="ar-SA"/></w:rPr><w:delText>Naturaleza</w:delText></w:r></w:del></w:p></w:tc><w:tc><w:tcPr><w:tcW w:w="1088"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7021" w:author="Unknown Author" w:date="2026-10-30T04:17:53Z"></w:del></w:rPr></w:pPr><w:del w:id="7020" w:author="Unknown Author" w:date="2026-10-30T04:17:53Z"><w:r><w:rPr><w:b/><w:kern w:val="0"/><w:szCs w:val="24"/><w:lang w:val="es-CO" w:eastAsia="en-US" w:bidi="ar-SA"/></w:rPr><w:delText>Objetivo que lidera</w:delText></w:r></w:del></w:p></w:tc><w:tc><w:tcPr><w:tcW w:w="1172"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7023" w:author="Unknown Author" w:date="2026-10-30T04:17:53Z"></w:del></w:rPr></w:pPr><w:del w:id="7022" w:author="Unknown Author" w:date="2026-10-30T04:17:53Z"><w:r><w:rPr><w:b/><w:kern w:val="0"/><w:szCs w:val="24"/><w:lang w:val="es-CO" w:eastAsia="en-US" w:bidi="ar-SA"/></w:rPr><w:delText>Objetivos en que participa</w:delText></w:r></w:del></w:p></w:tc><w:tc><w:tcPr><w:tcW w:w="1421"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7025" w:author="Unknown Author" w:date="2026-10-30T04:17:53Z"></w:del></w:rPr></w:pPr><w:del w:id="7024" w:author="Unknown Author" w:date="2026-10-30T04:17:53Z"><w:r><w:rPr><w:b/><w:kern w:val="0"/><w:szCs w:val="24"/><w:lang w:val="es-CO" w:eastAsia="en-US" w:bidi="ar-SA"/></w:rPr><w:delText>Actividades con función</w:delText></w:r></w:del></w:p></w:tc><w:tc><w:tcPr><w:tcW w:w="1590"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7027" w:author="Unknown Author" w:date="2026-10-30T04:17:53Z"></w:del></w:rPr></w:pPr><w:del w:id="7026" w:author="Unknown Author" w:date="2026-10-30T04:17:53Z"><w:r><w:rPr><w:b/><w:kern w:val="0"/><w:szCs w:val="24"/><w:lang w:val="es-CO" w:eastAsia="en-US" w:bidi="ar-SA"/></w:rPr><w:delText>Qué aporta</w:delText></w:r></w:del></w:p></w:tc><w:tc><w:tcPr><w:tcW w:w="1588"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7029" w:author="Unknown Author" w:date="2026-10-30T04:17:53Z"></w:del></w:rPr></w:pPr><w:del w:id="7028" w:author="Unknown Author" w:date="2026-10-30T04:17:53Z"><w:r><w:rPr><w:b/><w:kern w:val="0"/><w:szCs w:val="24"/><w:lang w:val="es-CO" w:eastAsia="en-US" w:bidi="ar-SA"/></w:rPr><w:delText>Contrapartida</w:delText></w:r></w:del></w:p></w:tc></w:tr><w:tr><w:trPr><w:del w:id="7030" w:author="Unknown Author" w:date="2026-10-30T04:17:53Z"/><w:cantSplit w:val="true"/></w:trPr><w:tc><w:tcPr><w:tcW w:w="1337" w:type="dxa"/><w:tcBorders></w:tcBorders></w:tcPr><w:p><w:pPr><w:pStyle w:val="Tabla8"/><w:widowControl/><w:jc w:val="left"/><w:rPr><w:kern w:val="0"/><w:szCs w:val="24"/><w:lang w:val="es-CO" w:eastAsia="en-US" w:bidi="ar-SA"/><w:del w:id="7032" w:author="Unknown Author" w:date="2026-10-30T04:17:53Z"></w:del></w:rPr></w:pPr><w:del w:id="7031" w:author="Unknown Author" w:date="2026-10-30T04:17:53Z"><w:r><w:rPr><w:kern w:val="0"/><w:szCs w:val="24"/><w:lang w:val="es-CO" w:eastAsia="en-US" w:bidi="ar-SA"/></w:rPr><w:delText>Entidad proponente: universidad</w:delText></w:r></w:del></w:p></w:tc><w:tc><w:tcPr><w:tcW w:w="1757" w:type="dxa"/><w:tcBorders></w:tcBorders></w:tcPr><w:p><w:pPr><w:pStyle w:val="Tabla8"/><w:widowControl/><w:jc w:val="left"/><w:rPr><w:kern w:val="0"/><w:szCs w:val="24"/><w:lang w:val="es-CO" w:eastAsia="en-US" w:bidi="ar-SA"/><w:del w:id="7034" w:author="Unknown Author" w:date="2026-10-30T04:17:53Z"></w:del></w:rPr></w:pPr><w:del w:id="7033" w:author="Unknown Author" w:date="2026-10-30T04:17:53Z"><w:r><w:rPr><w:kern w:val="0"/><w:szCs w:val="24"/><w:lang w:val="es-CO" w:eastAsia="en-US" w:bidi="ar-SA"/></w:rPr><w:delText>Institución de educación superior; entidad proponente y ejecutora</w:delText></w:r></w:del></w:p></w:tc><w:tc><w:tcPr><w:tcW w:w="1088" w:type="dxa"/><w:tcBorders></w:tcBorders></w:tcPr><w:p><w:pPr><w:pStyle w:val="Tabla8"/><w:widowControl/><w:jc w:val="left"/><w:rPr><w:kern w:val="0"/><w:szCs w:val="24"/><w:lang w:val="es-CO" w:eastAsia="en-US" w:bidi="ar-SA"/><w:del w:id="7036" w:author="Unknown Author" w:date="2026-10-30T04:17:53Z"></w:del></w:rPr></w:pPr><w:del w:id="7035" w:author="Unknown Author" w:date="2026-10-30T04:17:53Z"><w:r><w:rPr><w:kern w:val="0"/><w:szCs w:val="24"/><w:lang w:val="es-CO" w:eastAsia="en-US" w:bidi="ar-SA"/></w:rPr><w:delText>OE1</w:delText></w:r></w:del></w:p></w:tc><w:tc><w:tcPr><w:tcW w:w="1172" w:type="dxa"/><w:tcBorders></w:tcBorders></w:tcPr><w:p><w:pPr><w:pStyle w:val="Tabla8"/><w:widowControl/><w:jc w:val="left"/><w:rPr><w:kern w:val="0"/><w:szCs w:val="24"/><w:lang w:val="es-CO" w:eastAsia="en-US" w:bidi="ar-SA"/><w:del w:id="7038" w:author="Unknown Author" w:date="2026-10-30T04:17:53Z"></w:del></w:rPr></w:pPr><w:del w:id="7037" w:author="Unknown Author" w:date="2026-10-30T04:17:53Z"><w:r><w:rPr><w:kern w:val="0"/><w:szCs w:val="24"/><w:lang w:val="es-CO" w:eastAsia="en-US" w:bidi="ar-SA"/></w:rPr><w:delText>OE2, OE3</w:delText></w:r></w:del></w:p></w:tc><w:tc><w:tcPr><w:tcW w:w="1421" w:type="dxa"/><w:tcBorders></w:tcBorders></w:tcPr><w:p><w:pPr><w:pStyle w:val="Tabla8"/><w:widowControl/><w:jc w:val="left"/><w:rPr><w:kern w:val="0"/><w:szCs w:val="24"/><w:lang w:val="es-CO" w:eastAsia="en-US" w:bidi="ar-SA"/><w:del w:id="7040" w:author="Unknown Author" w:date="2026-10-30T04:17:53Z"></w:del></w:rPr></w:pPr><w:del w:id="7039" w:author="Unknown Author" w:date="2026-10-30T04:17:53Z"><w:r><w:rPr><w:kern w:val="0"/><w:szCs w:val="24"/><w:lang w:val="es-CO" w:eastAsia="en-US" w:bidi="ar-SA"/></w:rPr><w:delText>1.1, 1.2, 1.3, 1.4, 1.5, 1.6, 1.7, 1.8, 2.1, 2.2, 2.3, 2.4, 2.5, 2.6, 2.7, 2.8, 3.1, 3.2, 3.3, 3.4, 3.5, 3.6</w:delText></w:r></w:del></w:p></w:tc><w:tc><w:tcPr><w:tcW w:w="1590" w:type="dxa"/><w:tcBorders></w:tcBorders></w:tcPr><w:p><w:pPr><w:pStyle w:val="Tabla8"/><w:widowControl/><w:jc w:val="left"/><w:rPr><w:kern w:val="0"/><w:szCs w:val="24"/><w:lang w:val="es-CO" w:eastAsia="en-US" w:bidi="ar-SA"/><w:del w:id="7042" w:author="Unknown Author" w:date="2026-10-30T04:17:53Z"></w:del></w:rPr></w:pPr><w:del w:id="7041" w:author="Unknown Author" w:date="2026-10-30T04:17:53Z"><w:r><w:rPr><w:kern w:val="0"/><w:szCs w:val="24"/><w:lang w:val="es-CO" w:eastAsia="en-US" w:bidi="ar-SA"/></w:rPr><w:delText>Coordina el proyecto, lidera la medición verificada y aloja el laboratorio de modelación; forma al talento y produce los documentos de investigación</w:delText></w:r></w:del></w:p></w:tc><w:tc><w:tcPr><w:tcW w:w="1588" w:type="dxa"/><w:tcBorders></w:tcBorders></w:tcPr><w:p><w:pPr><w:pStyle w:val="Tabla8"/><w:widowControl/><w:jc w:val="left"/><w:rPr><w:kern w:val="0"/><w:szCs w:val="24"/><w:lang w:val="es-CO" w:eastAsia="en-US" w:bidi="ar-SA"/><w:del w:id="7044" w:author="Unknown Author" w:date="2026-10-30T04:17:53Z"></w:del></w:rPr></w:pPr><w:del w:id="7043" w:author="Unknown Author" w:date="2026-10-30T04:17:53Z"><w:r><w:rPr><w:kern w:val="0"/><w:szCs w:val="24"/><w:lang w:val="es-CO" w:eastAsia="en-US" w:bidi="ar-SA"/></w:rPr><w:delText>$ 1.244.000.000 en especie</w:delText></w:r></w:del></w:p></w:tc></w:tr><w:tr><w:trPr><w:del w:id="7045" w:author="Unknown Author" w:date="2026-10-30T04:17:53Z"/><w:cantSplit w:val="true"/></w:trPr><w:tc><w:tcPr><w:tcW w:w="1337" w:type="dxa"/><w:tcBorders></w:tcBorders><w:shd w:color="auto" w:fill="F7F7F7" w:val="clear"/></w:tcPr><w:p><w:pPr><w:pStyle w:val="Tabla8"/><w:widowControl/><w:jc w:val="left"/><w:rPr><w:kern w:val="0"/><w:szCs w:val="24"/><w:lang w:val="es-CO" w:eastAsia="en-US" w:bidi="ar-SA"/><w:del w:id="7047" w:author="Unknown Author" w:date="2026-10-30T04:17:53Z"></w:del></w:rPr></w:pPr><w:del w:id="7046" w:author="Unknown Author" w:date="2026-10-30T04:17:53Z"><w:r><w:rPr><w:kern w:val="0"/><w:szCs w:val="24"/><w:lang w:val="es-CO" w:eastAsia="en-US" w:bidi="ar-SA"/></w:rPr><w:delText>Entidad aliada 1: municipio</w:delText></w:r></w:del></w:p></w:tc><w:tc><w:tcPr><w:tcW w:w="1757" w:type="dxa"/><w:tcBorders></w:tcBorders><w:shd w:color="auto" w:fill="F7F7F7" w:val="clear"/></w:tcPr><w:p><w:pPr><w:pStyle w:val="Tabla8"/><w:widowControl/><w:jc w:val="left"/><w:rPr><w:kern w:val="0"/><w:szCs w:val="24"/><w:lang w:val="es-CO" w:eastAsia="en-US" w:bidi="ar-SA"/><w:del w:id="7049" w:author="Unknown Author" w:date="2026-10-30T04:17:53Z"></w:del></w:rPr></w:pPr><w:del w:id="7048" w:author="Unknown Author" w:date="2026-10-30T04:17:53Z"><w:r><w:rPr><w:kern w:val="0"/><w:szCs w:val="24"/><w:lang w:val="es-CO" w:eastAsia="en-US" w:bidi="ar-SA"/></w:rPr><w:delText>Entidad territorial: municipio de un departamento afectado, uno de los municipios de intervención</w:delText></w:r></w:del></w:p></w:tc><w:tc><w:tcPr><w:tcW w:w="1088" w:type="dxa"/><w:tcBorders></w:tcBorders><w:shd w:color="auto" w:fill="F7F7F7" w:val="clear"/></w:tcPr><w:p><w:pPr><w:pStyle w:val="Tabla8"/><w:widowControl/><w:jc w:val="left"/><w:rPr><w:kern w:val="0"/><w:szCs w:val="24"/><w:lang w:val="es-CO" w:eastAsia="en-US" w:bidi="ar-SA"/><w:del w:id="7051" w:author="Unknown Author" w:date="2026-10-30T04:17:53Z"></w:del></w:rPr></w:pPr><w:del w:id="7050" w:author="Unknown Author" w:date="2026-10-30T04:17:53Z"><w:r><w:rPr><w:kern w:val="0"/><w:szCs w:val="24"/><w:lang w:val="es-CO" w:eastAsia="en-US" w:bidi="ar-SA"/></w:rPr><w:delText>OE3</w:delText></w:r></w:del></w:p></w:tc><w:tc><w:tcPr><w:tcW w:w="1172" w:type="dxa"/><w:tcBorders></w:tcBorders><w:shd w:color="auto" w:fill="F7F7F7" w:val="clear"/></w:tcPr><w:p><w:pPr><w:pStyle w:val="Tabla8"/><w:widowControl/><w:jc w:val="left"/><w:rPr><w:kern w:val="0"/><w:szCs w:val="24"/><w:lang w:val="es-CO" w:eastAsia="en-US" w:bidi="ar-SA"/><w:del w:id="7053" w:author="Unknown Author" w:date="2026-10-30T04:17:53Z"></w:del></w:rPr></w:pPr><w:del w:id="7052" w:author="Unknown Author" w:date="2026-10-30T04:17:53Z"><w:r><w:rPr><w:kern w:val="0"/><w:szCs w:val="24"/><w:lang w:val="es-CO" w:eastAsia="en-US" w:bidi="ar-SA"/></w:rPr><w:delText>OE1, OE2</w:delText></w:r></w:del></w:p></w:tc><w:tc><w:tcPr><w:tcW w:w="1421" w:type="dxa"/><w:tcBorders></w:tcBorders><w:shd w:color="auto" w:fill="F7F7F7" w:val="clear"/></w:tcPr><w:p><w:pPr><w:pStyle w:val="Tabla8"/><w:widowControl/><w:jc w:val="left"/><w:rPr><w:kern w:val="0"/><w:szCs w:val="24"/><w:lang w:val="es-CO" w:eastAsia="en-US" w:bidi="ar-SA"/><w:del w:id="7055" w:author="Unknown Author" w:date="2026-10-30T04:17:53Z"></w:del></w:rPr></w:pPr><w:del w:id="7054" w:author="Unknown Author" w:date="2026-10-30T04:17:53Z"><w:r><w:rPr><w:kern w:val="0"/><w:szCs w:val="24"/><w:lang w:val="es-CO" w:eastAsia="en-US" w:bidi="ar-SA"/></w:rPr><w:delText>1.1, 1.3, 1.4, 1.5, 1.6, 1.7, 2.1, 2.3, 2.4, 2.5, 3.1, 3.2, 3.3, 3.4, 3.5</w:delText></w:r></w:del></w:p></w:tc><w:tc><w:tcPr><w:tcW w:w="1590" w:type="dxa"/><w:tcBorders></w:tcBorders><w:shd w:color="auto" w:fill="F7F7F7" w:val="clear"/></w:tcPr><w:p><w:pPr><w:pStyle w:val="Tabla8"/><w:widowControl/><w:jc w:val="left"/><w:rPr><w:kern w:val="0"/><w:szCs w:val="24"/><w:lang w:val="es-CO" w:eastAsia="en-US" w:bidi="ar-SA"/><w:del w:id="7057" w:author="Unknown Author" w:date="2026-10-30T04:17:53Z"></w:del></w:rPr></w:pPr><w:del w:id="7056" w:author="Unknown Author" w:date="2026-10-30T04:17:53Z"><w:r><w:rPr><w:kern w:val="0"/><w:szCs w:val="24"/><w:lang w:val="es-CO" w:eastAsia="en-US" w:bidi="ar-SA"/></w:rPr><w:delText>Facilita el acceso a los sitios y a las demoliciones, convoca a los comités, adopta el protocolo de evaluación previa y asume la custodia local de la red</w:delText></w:r></w:del></w:p></w:tc><w:tc><w:tcPr><w:tcW w:w="1588" w:type="dxa"/><w:tcBorders></w:tcBorders><w:shd w:color="auto" w:fill="F7F7F7" w:val="clear"/></w:tcPr><w:p><w:pPr><w:pStyle w:val="Tabla8"/><w:widowControl/><w:jc w:val="left"/><w:rPr><w:kern w:val="0"/><w:szCs w:val="24"/><w:lang w:val="es-CO" w:eastAsia="en-US" w:bidi="ar-SA"/><w:del w:id="7059" w:author="Unknown Author" w:date="2026-10-30T04:17:53Z"></w:del></w:rPr></w:pPr><w:del w:id="7058" w:author="Unknown Author" w:date="2026-10-30T04:17:53Z"><w:r><w:rPr><w:kern w:val="0"/><w:szCs w:val="24"/><w:lang w:val="es-CO" w:eastAsia="en-US" w:bidi="ar-SA"/></w:rPr><w:delText>$ 120.000.000 en especie</w:delText></w:r></w:del></w:p></w:tc></w:tr><w:tr><w:trPr><w:del w:id="7060" w:author="Unknown Author" w:date="2026-10-30T04:17:53Z"/><w:cantSplit w:val="true"/></w:trPr><w:tc><w:tcPr><w:tcW w:w="1337" w:type="dxa"/><w:tcBorders></w:tcBorders></w:tcPr><w:p><w:pPr><w:pStyle w:val="Tabla8"/><w:widowControl/><w:jc w:val="left"/><w:rPr><w:kern w:val="0"/><w:szCs w:val="24"/><w:lang w:val="es-CO" w:eastAsia="en-US" w:bidi="ar-SA"/><w:del w:id="7062" w:author="Unknown Author" w:date="2026-10-30T04:17:53Z"></w:del></w:rPr></w:pPr><w:del w:id="7061" w:author="Unknown Author" w:date="2026-10-30T04:17:53Z"><w:r><w:rPr><w:kern w:val="0"/><w:szCs w:val="24"/><w:lang w:val="es-CO" w:eastAsia="en-US" w:bidi="ar-SA"/></w:rPr><w:delText>Entidad aliada 2: actor del SNCTI</w:delText></w:r></w:del></w:p></w:tc><w:tc><w:tcPr><w:tcW w:w="1757" w:type="dxa"/><w:tcBorders></w:tcBorders></w:tcPr><w:p><w:pPr><w:pStyle w:val="Tabla8"/><w:widowControl/><w:jc w:val="left"/><w:rPr><w:kern w:val="0"/><w:szCs w:val="24"/><w:lang w:val="es-CO" w:eastAsia="en-US" w:bidi="ar-SA"/><w:del w:id="7064" w:author="Unknown Author" w:date="2026-10-30T04:17:53Z"></w:del></w:rPr></w:pPr><w:del w:id="7063" w:author="Unknown Author" w:date="2026-10-30T04:17:53Z"><w:r><w:rPr><w:kern w:val="0"/><w:szCs w:val="24"/><w:lang w:val="es-CO" w:eastAsia="en-US" w:bidi="ar-SA"/></w:rPr><w:delText>Actor del Sistema Nacional de Ciencia, Tecnología e Innovación con reconocimiento vigente de MinCiencias</w:delText></w:r></w:del></w:p></w:tc><w:tc><w:tcPr><w:tcW w:w="1088" w:type="dxa"/><w:tcBorders></w:tcBorders></w:tcPr><w:p><w:pPr><w:pStyle w:val="Tabla8"/><w:widowControl/><w:jc w:val="left"/><w:rPr><w:kern w:val="0"/><w:szCs w:val="24"/><w:lang w:val="es-CO" w:eastAsia="en-US" w:bidi="ar-SA"/><w:del w:id="7066" w:author="Unknown Author" w:date="2026-10-30T04:17:53Z"></w:del></w:rPr></w:pPr><w:del w:id="7065" w:author="Unknown Author" w:date="2026-10-30T04:17:53Z"><w:r><w:rPr><w:kern w:val="0"/><w:szCs w:val="24"/><w:lang w:val="es-CO" w:eastAsia="en-US" w:bidi="ar-SA"/></w:rPr><w:delText>Ninguno</w:delText></w:r></w:del></w:p></w:tc><w:tc><w:tcPr><w:tcW w:w="1172" w:type="dxa"/><w:tcBorders></w:tcBorders></w:tcPr><w:p><w:pPr><w:pStyle w:val="Tabla8"/><w:widowControl/><w:jc w:val="left"/><w:rPr><w:kern w:val="0"/><w:szCs w:val="24"/><w:lang w:val="es-CO" w:eastAsia="en-US" w:bidi="ar-SA"/><w:del w:id="7068" w:author="Unknown Author" w:date="2026-10-30T04:17:53Z"></w:del></w:rPr></w:pPr><w:del w:id="7067" w:author="Unknown Author" w:date="2026-10-30T04:17:53Z"><w:r><w:rPr><w:kern w:val="0"/><w:szCs w:val="24"/><w:lang w:val="es-CO" w:eastAsia="en-US" w:bidi="ar-SA"/></w:rPr><w:delText>OE1, OE2, OE3</w:delText></w:r></w:del></w:p></w:tc><w:tc><w:tcPr><w:tcW w:w="1421" w:type="dxa"/><w:tcBorders></w:tcBorders></w:tcPr><w:p><w:pPr><w:pStyle w:val="Tabla8"/><w:widowControl/><w:jc w:val="left"/><w:rPr><w:kern w:val="0"/><w:szCs w:val="24"/><w:lang w:val="es-CO" w:eastAsia="en-US" w:bidi="ar-SA"/><w:del w:id="7070" w:author="Unknown Author" w:date="2026-10-30T04:17:53Z"></w:del></w:rPr></w:pPr><w:del w:id="7069" w:author="Unknown Author" w:date="2026-10-30T04:17:53Z"><w:r><w:rPr><w:kern w:val="0"/><w:szCs w:val="24"/><w:lang w:val="es-CO" w:eastAsia="en-US" w:bidi="ar-SA"/></w:rPr><w:delText>1.1, 1.2, 1.4, 1.6, 1.7, 2.6, 3.3, 3.4, 3.5</w:delText></w:r></w:del></w:p></w:tc><w:tc><w:tcPr><w:tcW w:w="1590" w:type="dxa"/><w:tcBorders></w:tcBorders></w:tcPr><w:p><w:pPr><w:pStyle w:val="Tabla8"/><w:widowControl/><w:jc w:val="left"/><w:rPr><w:kern w:val="0"/><w:szCs w:val="24"/><w:lang w:val="es-CO" w:eastAsia="en-US" w:bidi="ar-SA"/><w:del w:id="7072" w:author="Unknown Author" w:date="2026-10-30T04:17:53Z"></w:del></w:rPr></w:pPr><w:del w:id="7071" w:author="Unknown Author" w:date="2026-10-30T04:17:53Z"><w:r><w:rPr><w:kern w:val="0"/><w:szCs w:val="24"/><w:lang w:val="es-CO" w:eastAsia="en-US" w:bidi="ar-SA"/></w:rPr><w:delText>Aporta la validación metrológica de los monitores, la formación de custodios y la custodia científica de los datos</w:delText></w:r></w:del></w:p></w:tc><w:tc><w:tcPr><w:tcW w:w="1588" w:type="dxa"/><w:tcBorders></w:tcBorders></w:tcPr><w:p><w:pPr><w:pStyle w:val="Tabla8"/><w:widowControl/><w:jc w:val="left"/><w:rPr><w:kern w:val="0"/><w:szCs w:val="24"/><w:lang w:val="es-CO" w:eastAsia="en-US" w:bidi="ar-SA"/><w:del w:id="7075" w:author="Unknown Author" w:date="2026-10-30T04:17:53Z"></w:del></w:rPr></w:pPr><w:del w:id="7073" w:author="Unknown Author" w:date="2026-10-30T04:17:53Z"><w:r><w:rPr><w:kern w:val="0"/><w:szCs w:val="24"/><w:lang w:val="es-CO" w:eastAsia="en-US" w:bidi="ar-SA"/></w:rPr><w:delText xml:space="preserve">Especie: </w:delText></w:r></w:del><w:del w:id="7074" w:author="Unknown Author" w:date="2026-10-30T04:17:53Z"><w:r><w:rPr><w:color w:val="00B050"/><w:kern w:val="0"/><w:szCs w:val="24"/><w:lang w:val="es-CO" w:eastAsia="en-US" w:bidi="ar-SA"/></w:rPr><w:delText>[Diligenciar: valor certificado del aporte]</w:delText></w:r></w:del></w:p></w:tc></w:tr><w:tr><w:trPr><w:del w:id="7076" w:author="Unknown Author" w:date="2026-10-30T04:17:53Z"/><w:cantSplit w:val="true"/></w:trPr><w:tc><w:tcPr><w:tcW w:w="1337" w:type="dxa"/><w:tcBorders><w:bottom w:val="single" w:sz="12" w:space="0" w:color="2A3439"/></w:tcBorders><w:shd w:color="auto" w:fill="F7F7F7" w:val="clear"/></w:tcPr><w:p><w:pPr><w:pStyle w:val="Tabla8"/><w:keepNext w:val="true"/><w:widowControl/><w:jc w:val="left"/><w:rPr><w:kern w:val="0"/><w:szCs w:val="24"/><w:lang w:val="es-CO" w:eastAsia="en-US" w:bidi="ar-SA"/><w:del w:id="7078" w:author="Unknown Author" w:date="2026-10-30T04:17:53Z"></w:del></w:rPr></w:pPr><w:del w:id="7077" w:author="Unknown Author" w:date="2026-10-30T04:17:53Z"><w:r><w:rPr><w:kern w:val="0"/><w:szCs w:val="24"/><w:lang w:val="es-CO" w:eastAsia="en-US" w:bidi="ar-SA"/></w:rPr><w:delText>Entidad aliada 3: empresa tecnológica</w:delText></w:r></w:del></w:p></w:tc><w:tc><w:tcPr><w:tcW w:w="1757" w:type="dxa"/><w:tcBorders><w:bottom w:val="single" w:sz="12" w:space="0" w:color="2A3439"/></w:tcBorders><w:shd w:color="auto" w:fill="F7F7F7" w:val="clear"/></w:tcPr><w:p><w:pPr><w:pStyle w:val="Tabla8"/><w:keepNext w:val="true"/><w:widowControl/><w:jc w:val="left"/><w:rPr><w:kern w:val="0"/><w:szCs w:val="24"/><w:lang w:val="es-CO" w:eastAsia="en-US" w:bidi="ar-SA"/><w:del w:id="7080" w:author="Unknown Author" w:date="2026-10-30T04:17:53Z"></w:del></w:rPr></w:pPr><w:del w:id="7079" w:author="Unknown Author" w:date="2026-10-30T04:17:53Z"><w:r><w:rPr><w:kern w:val="0"/><w:szCs w:val="24"/><w:lang w:val="es-CO" w:eastAsia="en-US" w:bidi="ar-SA"/></w:rPr><w:delText>Actor del sector productivo con domicilio en un departamento afectado</w:delText></w:r></w:del></w:p></w:tc><w:tc><w:tcPr><w:tcW w:w="1088" w:type="dxa"/><w:tcBorders><w:bottom w:val="single" w:sz="12" w:space="0" w:color="2A3439"/></w:tcBorders><w:shd w:color="auto" w:fill="F7F7F7" w:val="clear"/></w:tcPr><w:p><w:pPr><w:pStyle w:val="Tabla8"/><w:keepNext w:val="true"/><w:widowControl/><w:jc w:val="left"/><w:rPr><w:kern w:val="0"/><w:szCs w:val="24"/><w:lang w:val="es-CO" w:eastAsia="en-US" w:bidi="ar-SA"/><w:del w:id="7082" w:author="Unknown Author" w:date="2026-10-30T04:17:53Z"></w:del></w:rPr></w:pPr><w:del w:id="7081" w:author="Unknown Author" w:date="2026-10-30T04:17:53Z"><w:r><w:rPr><w:kern w:val="0"/><w:szCs w:val="24"/><w:lang w:val="es-CO" w:eastAsia="en-US" w:bidi="ar-SA"/></w:rPr><w:delText>OE2</w:delText></w:r></w:del></w:p></w:tc><w:tc><w:tcPr><w:tcW w:w="1172" w:type="dxa"/><w:tcBorders><w:bottom w:val="single" w:sz="12" w:space="0" w:color="2A3439"/></w:tcBorders><w:shd w:color="auto" w:fill="F7F7F7" w:val="clear"/></w:tcPr><w:p><w:pPr><w:pStyle w:val="Tabla8"/><w:keepNext w:val="true"/><w:widowControl/><w:jc w:val="left"/><w:rPr><w:kern w:val="0"/><w:szCs w:val="24"/><w:lang w:val="es-CO" w:eastAsia="en-US" w:bidi="ar-SA"/><w:del w:id="7084" w:author="Unknown Author" w:date="2026-10-30T04:17:53Z"></w:del></w:rPr></w:pPr><w:del w:id="7083" w:author="Unknown Author" w:date="2026-10-30T04:17:53Z"><w:r><w:rPr><w:kern w:val="0"/><w:szCs w:val="24"/><w:lang w:val="es-CO" w:eastAsia="en-US" w:bidi="ar-SA"/></w:rPr><w:delText>OE1, OE3</w:delText></w:r></w:del></w:p></w:tc><w:tc><w:tcPr><w:tcW w:w="1421" w:type="dxa"/><w:tcBorders><w:bottom w:val="single" w:sz="12" w:space="0" w:color="2A3439"/></w:tcBorders><w:shd w:color="auto" w:fill="F7F7F7" w:val="clear"/></w:tcPr><w:p><w:pPr><w:pStyle w:val="Tabla8"/><w:keepNext w:val="true"/><w:widowControl/><w:jc w:val="left"/><w:rPr><w:kern w:val="0"/><w:szCs w:val="24"/><w:lang w:val="es-CO" w:eastAsia="en-US" w:bidi="ar-SA"/><w:del w:id="7086" w:author="Unknown Author" w:date="2026-10-30T04:17:53Z"></w:del></w:rPr></w:pPr><w:del w:id="7085" w:author="Unknown Author" w:date="2026-10-30T04:17:53Z"><w:r><w:rPr><w:kern w:val="0"/><w:szCs w:val="24"/><w:lang w:val="es-CO" w:eastAsia="en-US" w:bidi="ar-SA"/></w:rPr><w:delText>1.1, 1.2, 1.3, 1.4, 1.5, 1.6, 1.7, 2.1, 2.2, 2.3, 2.4, 2.5, 2.6, 2.7, 3.1, 3.2, 3.3, 3.4, 3.5</w:delText></w:r></w:del></w:p></w:tc><w:tc><w:tcPr><w:tcW w:w="1590" w:type="dxa"/><w:tcBorders><w:bottom w:val="single" w:sz="12" w:space="0" w:color="2A3439"/></w:tcBorders><w:shd w:color="auto" w:fill="F7F7F7" w:val="clear"/></w:tcPr><w:p><w:pPr><w:pStyle w:val="Tabla8"/><w:keepNext w:val="true"/><w:widowControl/><w:jc w:val="left"/><w:rPr><w:kern w:val="0"/><w:szCs w:val="24"/><w:lang w:val="es-CO" w:eastAsia="en-US" w:bidi="ar-SA"/><w:del w:id="7088" w:author="Unknown Author" w:date="2026-10-30T04:17:53Z"></w:del></w:rPr></w:pPr><w:del w:id="7087" w:author="Unknown Author" w:date="2026-10-30T04:17:53Z"><w:r><w:rPr><w:kern w:val="0"/><w:szCs w:val="24"/><w:lang w:val="es-CO" w:eastAsia="en-US" w:bidi="ar-SA"/></w:rPr><w:delText>Aporta nodos, gateways, firmware, nube y tablero, integra el gemelo predictivo a la plataforma y mantiene la red</w:delText></w:r></w:del></w:p></w:tc><w:tc><w:tcPr><w:tcW w:w="1588" w:type="dxa"/><w:tcBorders><w:bottom w:val="single" w:sz="12" w:space="0" w:color="2A3439"/></w:tcBorders><w:shd w:color="auto" w:fill="F7F7F7" w:val="clear"/></w:tcPr><w:p><w:pPr><w:pStyle w:val="Tabla8"/><w:keepNext w:val="true"/><w:widowControl/><w:jc w:val="left"/><w:rPr><w:kern w:val="0"/><w:szCs w:val="24"/><w:lang w:val="es-CO" w:eastAsia="en-US" w:bidi="ar-SA"/><w:del w:id="7090" w:author="Unknown Author" w:date="2026-10-30T04:17:53Z"></w:del></w:rPr></w:pPr><w:del w:id="7089" w:author="Unknown Author" w:date="2026-10-30T04:17:53Z"><w:r><w:rPr><w:kern w:val="0"/><w:szCs w:val="24"/><w:lang w:val="es-CO" w:eastAsia="en-US" w:bidi="ar-SA"/></w:rPr><w:delText>$ 210.000.000 en efectivo y $ 800.000.000 en especie</w:delText></w:r></w:del></w:p></w:tc></w:tr></w:tbl><w:p><w:pPr><w:pStyle w:val="TablaNota"/><w:rPr></w:rPr></w:pPr><w:r><w:rPr><w:i/><w:iCs/></w:rPr><w:t>Nota.</w:t></w:r><w:r><w:rPr></w:rPr><w:t xml:space="preserve"> Elaboración propia con los numerales 3 y 18 de los términos de referencia y </w:t></w:r><w:ins w:id="7091" w:author="Unknown Author" w:date="2026-10-30T04:17:53Z"><w:r><w:rPr></w:rPr><w:t>el Anexo 3</w:t></w:r></w:ins><w:del w:id="7092" w:author="Unknown Author" w:date="2026-10-30T04:17:53Z"><w:r><w:rPr></w:rPr><w:delText>la formulación del proyecto</w:delText></w:r></w:del><w:r><w:rPr></w:rPr><w:t>. Cada integrante asume al menos una actividad, designa un responsable institucional y aporta una contrapartida cuantificada</w:t></w:r><w:ins w:id="7093" w:author="Unknown Author" w:date="2026-10-30T04:17:53Z"><w:r><w:rPr></w:rPr><w:t>, sujeta a la certificación de su representante legal</w:t></w:r></w:ins><w:r><w:rPr></w:rPr><w:t>.</w:t></w:r></w:p><w:p><w:pPr><w:pStyle w:val="BodyText"/><w:rPr></w:rPr></w:pPr><w:r><w:rPr></w:rPr><w:t xml:space="preserve">La Tabla 14.3 especifica, actividad por actividad, la función de cada integrante y de los actores diferenciales para el cambio. Los </w:t></w:r><w:ins w:id="7094" w:author="Unknown Author" w:date="2026-10-30T04:17:53Z"><w:r><w:rPr></w:rPr><w:t>consejos</w:t></w:r></w:ins><w:del w:id="7095" w:author="Unknown Author" w:date="2026-10-30T04:17:53Z"><w:r><w:rPr></w:rPr><w:delText>comités</w:delText></w:r></w:del><w:r><w:rPr></w:rPr><w:t xml:space="preserve"> de gestión del riesgo y los custodios son actores de cambio porque deciden con el tablero y asumen la operación. Los laboratorios, el evaluador externo y los técnicos de campo son proveedores de servicios y no integran la alianza. La expresión «No participa» indica que el integrante no tiene una función en esa actividad. La expresión «Reporta su contrapartida» indica que solo informa su aporte.</w:t></w:r></w:p><w:p><w:pPr><w:pStyle w:val="TablaRotulo"/><w:rPr></w:rPr></w:pPr><w:bookmarkStart w:id="161" w:name="rot_Tabla_14_3"/><w:r><w:rPr><w:b/><w:bCs/></w:rPr><w:t>Tabla 14.3</w:t></w:r><w:bookmarkEnd w:id="161"/></w:p><w:p><w:pPr><w:pStyle w:val="TablaTitulo"/><w:rPr></w:rPr></w:pPr><w:r><w:rPr><w:i/><w:iCs/></w:rPr><w:t>Roles de los integrantes de la alianza y de los actores de cambio por actividad</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659"/><w:gridCol w:w="1742"/><w:gridCol w:w="1576"/><w:gridCol w:w="1575"/><w:gridCol w:w="1660"/><w:gridCol w:w="1741"/></w:tblGrid><w:tr><w:trPr><w:tblHeader w:val="true"/><w:ins w:id="7096" w:author="Unknown Author" w:date="2026-10-30T04:17:53Z"/><w:cantSplit w:val="true"/></w:trPr><w:tc><w:tcPr><w:tcW w:w="165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7098" w:author="Unknown Author" w:date="2026-10-30T04:17:53Z"></w:ins></w:rPr></w:pPr><w:ins w:id="7097" w:author="Unknown Author" w:date="2026-10-30T04:17:53Z"><w:r><w:rPr><w:b/><w:kern w:val="0"/><w:szCs w:val="24"/><w:lang w:val="es-CO" w:eastAsia="en-US" w:bidi="ar-SA"/></w:rPr><w:t>Actividad</w:t></w:r></w:ins></w:p></w:tc><w:tc><w:tcPr><w:tcW w:w="174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7100" w:author="Unknown Author" w:date="2026-10-30T04:17:53Z"></w:ins></w:rPr></w:pPr><w:ins w:id="7099" w:author="Unknown Author" w:date="2026-10-30T04:17:53Z"><w:r><w:rPr><w:b/><w:kern w:val="0"/><w:szCs w:val="24"/><w:lang w:val="es-CO" w:eastAsia="en-US" w:bidi="ar-SA"/></w:rPr><w:t>Universidad Santo Tomás, sede Villavicencio</w:t></w:r></w:ins></w:p></w:tc><w:tc><w:tcPr><w:tcW w:w="1576"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7102" w:author="Unknown Author" w:date="2026-10-30T04:17:53Z"></w:ins></w:rPr></w:pPr><w:ins w:id="7101" w:author="Unknown Author" w:date="2026-10-30T04:17:53Z"><w:r><w:rPr><w:b/><w:kern w:val="0"/><w:szCs w:val="24"/><w:lang w:val="es-CO" w:eastAsia="en-US" w:bidi="ar-SA"/></w:rPr><w:t>Municipio de Manizales</w:t></w:r></w:ins></w:p></w:tc><w:tc><w:tcPr><w:tcW w:w="157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7104" w:author="Unknown Author" w:date="2026-10-30T04:17:53Z"></w:ins></w:rPr></w:pPr><w:ins w:id="7103" w:author="Unknown Author" w:date="2026-10-30T04:17:53Z"><w:r><w:rPr><w:b/><w:kern w:val="0"/><w:szCs w:val="24"/><w:lang w:val="es-CO" w:eastAsia="en-US" w:bidi="ar-SA"/></w:rPr><w:t>Municipio de Calarcá</w:t></w:r></w:ins></w:p></w:tc><w:tc><w:tcPr><w:tcW w:w="166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7106" w:author="Unknown Author" w:date="2026-10-30T04:17:53Z"></w:ins></w:rPr></w:pPr><w:ins w:id="7105" w:author="Unknown Author" w:date="2026-10-30T04:17:53Z"><w:r><w:rPr><w:b/><w:kern w:val="0"/><w:szCs w:val="24"/><w:lang w:val="es-CO" w:eastAsia="en-US" w:bidi="ar-SA"/></w:rPr><w:t>Avanciencia</w:t></w:r></w:ins></w:p></w:tc><w:tc><w:tcPr><w:tcW w:w="174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7108" w:author="Unknown Author" w:date="2026-10-30T04:17:53Z"></w:ins></w:rPr></w:pPr><w:ins w:id="7107" w:author="Unknown Author" w:date="2026-10-30T04:17:53Z"><w:r><w:rPr><w:b/><w:kern w:val="0"/><w:szCs w:val="24"/><w:lang w:val="es-CO" w:eastAsia="en-US" w:bidi="ar-SA"/></w:rPr><w:t>Actores de cambio, actores técnicos y proveedores</w:t></w:r></w:ins></w:p></w:tc></w:tr><w:tr><w:trPr><w:ins w:id="7109" w:author="Unknown Author" w:date="2026-10-30T04:17:53Z"/><w:cantSplit w:val="true"/></w:trPr><w:tc><w:tcPr><w:tcW w:w="1659" w:type="dxa"/><w:tcBorders></w:tcBorders></w:tcPr><w:p><w:pPr><w:pStyle w:val="Tabla9"/><w:widowControl/><w:jc w:val="left"/><w:rPr><w:kern w:val="0"/><w:szCs w:val="24"/><w:lang w:val="es-CO" w:eastAsia="en-US" w:bidi="ar-SA"/><w:ins w:id="7111" w:author="Unknown Author" w:date="2026-10-30T04:17:53Z"></w:ins></w:rPr></w:pPr><w:ins w:id="7110" w:author="Unknown Author" w:date="2026-10-30T04:17:53Z"><w:r><w:rPr><w:kern w:val="0"/><w:szCs w:val="24"/><w:lang w:val="es-CO" w:eastAsia="en-US" w:bidi="ar-SA"/></w:rPr><w:t>1.1 Seleccionar los sitios y diseñar la colocalización</w:t></w:r></w:ins></w:p></w:tc><w:tc><w:tcPr><w:tcW w:w="1742" w:type="dxa"/><w:tcBorders></w:tcBorders></w:tcPr><w:p><w:pPr><w:pStyle w:val="Tabla9"/><w:widowControl/><w:jc w:val="left"/><w:rPr><w:kern w:val="0"/><w:szCs w:val="24"/><w:lang w:val="es-CO" w:eastAsia="en-US" w:bidi="ar-SA"/><w:ins w:id="7113" w:author="Unknown Author" w:date="2026-10-30T04:17:53Z"></w:ins></w:rPr></w:pPr><w:ins w:id="7112" w:author="Unknown Author" w:date="2026-10-30T04:17:53Z"><w:r><w:rPr><w:kern w:val="0"/><w:szCs w:val="24"/><w:lang w:val="es-CO" w:eastAsia="en-US" w:bidi="ar-SA"/></w:rPr><w:t>Lidera el diseño de la colocalización, el mapeo diagnóstico y el plan de análisis</w:t></w:r></w:ins></w:p></w:tc><w:tc><w:tcPr><w:tcW w:w="1576" w:type="dxa"/><w:tcBorders></w:tcBorders></w:tcPr><w:p><w:pPr><w:pStyle w:val="Tabla9"/><w:widowControl/><w:jc w:val="left"/><w:rPr><w:kern w:val="0"/><w:szCs w:val="24"/><w:lang w:val="es-CO" w:eastAsia="en-US" w:bidi="ar-SA"/><w:ins w:id="7115" w:author="Unknown Author" w:date="2026-10-30T04:17:53Z"></w:ins></w:rPr></w:pPr><w:ins w:id="7114" w:author="Unknown Author" w:date="2026-10-30T04:17:53Z"><w:r><w:rPr><w:kern w:val="0"/><w:szCs w:val="24"/><w:lang w:val="es-CO" w:eastAsia="en-US" w:bidi="ar-SA"/></w:rPr><w:t>Facilita el acceso a los sitios de Manizales y aporta los datos de afectación</w:t></w:r></w:ins></w:p></w:tc><w:tc><w:tcPr><w:tcW w:w="1575" w:type="dxa"/><w:tcBorders></w:tcBorders></w:tcPr><w:p><w:pPr><w:pStyle w:val="Tabla9"/><w:widowControl/><w:jc w:val="left"/><w:rPr><w:kern w:val="0"/><w:szCs w:val="24"/><w:lang w:val="es-CO" w:eastAsia="en-US" w:bidi="ar-SA"/><w:ins w:id="7117" w:author="Unknown Author" w:date="2026-10-30T04:17:53Z"></w:ins></w:rPr></w:pPr><w:ins w:id="7116" w:author="Unknown Author" w:date="2026-10-30T04:17:53Z"><w:r><w:rPr><w:kern w:val="0"/><w:szCs w:val="24"/><w:lang w:val="es-CO" w:eastAsia="en-US" w:bidi="ar-SA"/></w:rPr><w:t>Facilita el acceso a los sitios de Calarcá y aporta los datos de afectación</w:t></w:r></w:ins></w:p></w:tc><w:tc><w:tcPr><w:tcW w:w="1660" w:type="dxa"/><w:tcBorders></w:tcBorders></w:tcPr><w:p><w:pPr><w:pStyle w:val="Tabla9"/><w:widowControl/><w:jc w:val="left"/><w:rPr><w:kern w:val="0"/><w:szCs w:val="24"/><w:lang w:val="es-CO" w:eastAsia="en-US" w:bidi="ar-SA"/><w:ins w:id="7119" w:author="Unknown Author" w:date="2026-10-30T04:17:53Z"></w:ins></w:rPr></w:pPr><w:ins w:id="7118" w:author="Unknown Author" w:date="2026-10-30T04:17:53Z"><w:r><w:rPr><w:kern w:val="0"/><w:szCs w:val="24"/><w:lang w:val="es-CO" w:eastAsia="en-US" w:bidi="ar-SA"/></w:rPr><w:t>Revisa el diseño de la colocalización y la vigilancia tecnológica</w:t></w:r></w:ins></w:p></w:tc><w:tc><w:tcPr><w:tcW w:w="1741" w:type="dxa"/><w:tcBorders></w:tcBorders></w:tcPr><w:p><w:pPr><w:pStyle w:val="Tabla9"/><w:widowControl/><w:jc w:val="left"/><w:rPr><w:kern w:val="0"/><w:szCs w:val="24"/><w:lang w:val="es-CO" w:eastAsia="en-US" w:bidi="ar-SA"/><w:ins w:id="7121" w:author="Unknown Author" w:date="2026-10-30T04:17:53Z"></w:ins></w:rPr></w:pPr><w:ins w:id="7120" w:author="Unknown Author" w:date="2026-10-30T04:17:53Z"><w:r><w:rPr><w:kern w:val="0"/><w:szCs w:val="24"/><w:lang w:val="es-CO" w:eastAsia="en-US" w:bidi="ar-SA"/></w:rPr><w:t>Consejos de gestión del riesgo de los dos municipios; Gestión y Medio Ambiente, actor técnico en calidad del aire</w:t></w:r></w:ins></w:p></w:tc></w:tr><w:tr><w:trPr><w:ins w:id="7122" w:author="Unknown Author" w:date="2026-10-30T04:17:53Z"/><w:cantSplit w:val="true"/></w:trPr><w:tc><w:tcPr><w:tcW w:w="1659" w:type="dxa"/><w:tcBorders></w:tcBorders><w:shd w:color="auto" w:fill="F7F7F7" w:val="clear"/></w:tcPr><w:p><w:pPr><w:pStyle w:val="Tabla9"/><w:widowControl/><w:jc w:val="left"/><w:rPr><w:kern w:val="0"/><w:szCs w:val="24"/><w:lang w:val="es-CO" w:eastAsia="en-US" w:bidi="ar-SA"/><w:ins w:id="7124" w:author="Unknown Author" w:date="2026-10-30T04:17:53Z"></w:ins></w:rPr></w:pPr><w:ins w:id="7123" w:author="Unknown Author" w:date="2026-10-30T04:17:53Z"><w:r><w:rPr><w:kern w:val="0"/><w:szCs w:val="24"/><w:lang w:val="es-CO" w:eastAsia="en-US" w:bidi="ar-SA"/></w:rPr><w:t>1.2 Adquirir y caracterizar el lote 1 de nodos y las referencias</w:t></w:r></w:ins></w:p></w:tc><w:tc><w:tcPr><w:tcW w:w="1742" w:type="dxa"/><w:tcBorders></w:tcBorders><w:shd w:color="auto" w:fill="F7F7F7" w:val="clear"/></w:tcPr><w:p><w:pPr><w:pStyle w:val="Tabla9"/><w:widowControl/><w:jc w:val="left"/><w:rPr><w:kern w:val="0"/><w:szCs w:val="24"/><w:lang w:val="es-CO" w:eastAsia="en-US" w:bidi="ar-SA"/><w:ins w:id="7126" w:author="Unknown Author" w:date="2026-10-30T04:17:53Z"></w:ins></w:rPr></w:pPr><w:ins w:id="7125" w:author="Unknown Author" w:date="2026-10-30T04:17:53Z"><w:r><w:rPr><w:kern w:val="0"/><w:szCs w:val="24"/><w:lang w:val="es-CO" w:eastAsia="en-US" w:bidi="ar-SA"/></w:rPr><w:t>Dirige la compra y caracteriza los nodos en el banco de calibración</w:t></w:r></w:ins></w:p></w:tc><w:tc><w:tcPr><w:tcW w:w="1576" w:type="dxa"/><w:tcBorders></w:tcBorders><w:shd w:color="auto" w:fill="F7F7F7" w:val="clear"/></w:tcPr><w:p><w:pPr><w:pStyle w:val="Tabla9"/><w:widowControl/><w:jc w:val="left"/><w:rPr><w:kern w:val="0"/><w:szCs w:val="24"/><w:lang w:val="es-CO" w:eastAsia="en-US" w:bidi="ar-SA"/><w:ins w:id="7128" w:author="Unknown Author" w:date="2026-10-30T04:17:53Z"></w:ins></w:rPr></w:pPr><w:ins w:id="7127" w:author="Unknown Author" w:date="2026-10-30T04:17:53Z"><w:r><w:rPr><w:kern w:val="0"/><w:szCs w:val="24"/><w:lang w:val="es-CO" w:eastAsia="en-US" w:bidi="ar-SA"/></w:rPr><w:t>No participa</w:t></w:r></w:ins></w:p></w:tc><w:tc><w:tcPr><w:tcW w:w="1575" w:type="dxa"/><w:tcBorders></w:tcBorders><w:shd w:color="auto" w:fill="F7F7F7" w:val="clear"/></w:tcPr><w:p><w:pPr><w:pStyle w:val="Tabla9"/><w:widowControl/><w:jc w:val="left"/><w:rPr><w:kern w:val="0"/><w:szCs w:val="24"/><w:lang w:val="es-CO" w:eastAsia="en-US" w:bidi="ar-SA"/><w:ins w:id="7130" w:author="Unknown Author" w:date="2026-10-30T04:17:53Z"></w:ins></w:rPr></w:pPr><w:ins w:id="7129" w:author="Unknown Author" w:date="2026-10-30T04:17:53Z"><w:r><w:rPr><w:kern w:val="0"/><w:szCs w:val="24"/><w:lang w:val="es-CO" w:eastAsia="en-US" w:bidi="ar-SA"/></w:rPr><w:t>No participa</w:t></w:r></w:ins></w:p></w:tc><w:tc><w:tcPr><w:tcW w:w="1660" w:type="dxa"/><w:tcBorders></w:tcBorders><w:shd w:color="auto" w:fill="F7F7F7" w:val="clear"/></w:tcPr><w:p><w:pPr><w:pStyle w:val="Tabla9"/><w:widowControl/><w:jc w:val="left"/><w:rPr><w:kern w:val="0"/><w:szCs w:val="24"/><w:lang w:val="es-CO" w:eastAsia="en-US" w:bidi="ar-SA"/><w:ins w:id="7132" w:author="Unknown Author" w:date="2026-10-30T04:17:53Z"></w:ins></w:rPr></w:pPr><w:ins w:id="7131" w:author="Unknown Author" w:date="2026-10-30T04:17:53Z"><w:r><w:rPr><w:kern w:val="0"/><w:szCs w:val="24"/><w:lang w:val="es-CO" w:eastAsia="en-US" w:bidi="ar-SA"/></w:rPr><w:t>Revisa la libertad de operación de los nodos y de los cabezales</w:t></w:r></w:ins></w:p></w:tc><w:tc><w:tcPr><w:tcW w:w="1741" w:type="dxa"/><w:tcBorders></w:tcBorders><w:shd w:color="auto" w:fill="F7F7F7" w:val="clear"/></w:tcPr><w:p><w:pPr><w:pStyle w:val="Tabla9"/><w:widowControl/><w:jc w:val="left"/><w:rPr><w:kern w:val="0"/><w:szCs w:val="24"/><w:lang w:val="es-CO" w:eastAsia="en-US" w:bidi="ar-SA"/><w:ins w:id="7134" w:author="Unknown Author" w:date="2026-10-30T04:17:53Z"></w:ins></w:rPr></w:pPr><w:ins w:id="7133" w:author="Unknown Author" w:date="2026-10-30T04:17:53Z"><w:r><w:rPr><w:kern w:val="0"/><w:szCs w:val="24"/><w:lang w:val="es-CO" w:eastAsia="en-US" w:bidi="ar-SA"/></w:rPr><w:t>Proveedores de nodos, monitores de referencia y banco de calibración</w:t></w:r></w:ins></w:p></w:tc></w:tr><w:tr><w:trPr><w:ins w:id="7135" w:author="Unknown Author" w:date="2026-10-30T04:17:53Z"/><w:cantSplit w:val="true"/></w:trPr><w:tc><w:tcPr><w:tcW w:w="1659" w:type="dxa"/><w:tcBorders></w:tcBorders></w:tcPr><w:p><w:pPr><w:pStyle w:val="Tabla9"/><w:widowControl/><w:jc w:val="left"/><w:rPr><w:kern w:val="0"/><w:szCs w:val="24"/><w:lang w:val="es-CO" w:eastAsia="en-US" w:bidi="ar-SA"/><w:ins w:id="7137" w:author="Unknown Author" w:date="2026-10-30T04:17:53Z"></w:ins></w:rPr></w:pPr><w:ins w:id="7136" w:author="Unknown Author" w:date="2026-10-30T04:17:53Z"><w:r><w:rPr><w:kern w:val="0"/><w:szCs w:val="24"/><w:lang w:val="es-CO" w:eastAsia="en-US" w:bidi="ar-SA"/></w:rPr><w:t>1.3 Instalar el tramo 1, colocalizar y calibrar en el piloto</w:t></w:r></w:ins></w:p></w:tc><w:tc><w:tcPr><w:tcW w:w="1742" w:type="dxa"/><w:tcBorders></w:tcBorders></w:tcPr><w:p><w:pPr><w:pStyle w:val="Tabla9"/><w:widowControl/><w:jc w:val="left"/><w:rPr><w:kern w:val="0"/><w:szCs w:val="24"/><w:lang w:val="es-CO" w:eastAsia="en-US" w:bidi="ar-SA"/><w:ins w:id="7139" w:author="Unknown Author" w:date="2026-10-30T04:17:53Z"></w:ins></w:rPr></w:pPr><w:ins w:id="7138" w:author="Unknown Author" w:date="2026-10-30T04:17:53Z"><w:r><w:rPr><w:kern w:val="0"/><w:szCs w:val="24"/><w:lang w:val="es-CO" w:eastAsia="en-US" w:bidi="ar-SA"/></w:rPr><w:t>Instala el tramo 1, opera la colocalización y mide la línea base</w:t></w:r></w:ins></w:p></w:tc><w:tc><w:tcPr><w:tcW w:w="1576" w:type="dxa"/><w:tcBorders></w:tcBorders></w:tcPr><w:p><w:pPr><w:pStyle w:val="Tabla9"/><w:widowControl/><w:jc w:val="left"/><w:rPr><w:kern w:val="0"/><w:szCs w:val="24"/><w:lang w:val="es-CO" w:eastAsia="en-US" w:bidi="ar-SA"/><w:ins w:id="7141" w:author="Unknown Author" w:date="2026-10-30T04:17:53Z"></w:ins></w:rPr></w:pPr><w:ins w:id="7140" w:author="Unknown Author" w:date="2026-10-30T04:17:53Z"><w:r><w:rPr><w:kern w:val="0"/><w:szCs w:val="24"/><w:lang w:val="es-CO" w:eastAsia="en-US" w:bidi="ar-SA"/></w:rPr><w:t>Provee acceso y seguridad en los sitios de Manizales</w:t></w:r></w:ins></w:p></w:tc><w:tc><w:tcPr><w:tcW w:w="1575" w:type="dxa"/><w:tcBorders></w:tcBorders></w:tcPr><w:p><w:pPr><w:pStyle w:val="Tabla9"/><w:widowControl/><w:jc w:val="left"/><w:rPr><w:kern w:val="0"/><w:szCs w:val="24"/><w:lang w:val="es-CO" w:eastAsia="en-US" w:bidi="ar-SA"/><w:ins w:id="7143" w:author="Unknown Author" w:date="2026-10-30T04:17:53Z"></w:ins></w:rPr></w:pPr><w:ins w:id="7142" w:author="Unknown Author" w:date="2026-10-30T04:17:53Z"><w:r><w:rPr><w:kern w:val="0"/><w:szCs w:val="24"/><w:lang w:val="es-CO" w:eastAsia="en-US" w:bidi="ar-SA"/></w:rPr><w:t>Provee acceso y seguridad en los sitios de Calarcá</w:t></w:r></w:ins></w:p></w:tc><w:tc><w:tcPr><w:tcW w:w="1660" w:type="dxa"/><w:tcBorders></w:tcBorders></w:tcPr><w:p><w:pPr><w:pStyle w:val="Tabla9"/><w:widowControl/><w:jc w:val="left"/><w:rPr><w:kern w:val="0"/><w:szCs w:val="24"/><w:lang w:val="es-CO" w:eastAsia="en-US" w:bidi="ar-SA"/><w:ins w:id="7145" w:author="Unknown Author" w:date="2026-10-30T04:17:53Z"></w:ins></w:rPr></w:pPr><w:ins w:id="7144" w:author="Unknown Author" w:date="2026-10-30T04:17:53Z"><w:r><w:rPr><w:kern w:val="0"/><w:szCs w:val="24"/><w:lang w:val="es-CO" w:eastAsia="en-US" w:bidi="ar-SA"/></w:rPr><w:t>No participa</w:t></w:r></w:ins></w:p></w:tc><w:tc><w:tcPr><w:tcW w:w="1741" w:type="dxa"/><w:tcBorders></w:tcBorders></w:tcPr><w:p><w:pPr><w:pStyle w:val="Tabla9"/><w:widowControl/><w:jc w:val="left"/><w:rPr><w:kern w:val="0"/><w:szCs w:val="24"/><w:lang w:val="es-CO" w:eastAsia="en-US" w:bidi="ar-SA"/><w:ins w:id="7147" w:author="Unknown Author" w:date="2026-10-30T04:17:53Z"></w:ins></w:rPr></w:pPr><w:ins w:id="7146" w:author="Unknown Author" w:date="2026-10-30T04:17:53Z"><w:r><w:rPr><w:kern w:val="0"/><w:szCs w:val="24"/><w:lang w:val="es-CO" w:eastAsia="en-US" w:bidi="ar-SA"/></w:rPr><w:t>Técnicos de campo y laboratorio acreditado; Gestión y Medio Ambiente, actor técnico en calidad del aire</w:t></w:r></w:ins></w:p></w:tc></w:tr><w:tr><w:trPr><w:ins w:id="7148" w:author="Unknown Author" w:date="2026-10-30T04:17:53Z"/><w:cantSplit w:val="true"/></w:trPr><w:tc><w:tcPr><w:tcW w:w="1659" w:type="dxa"/><w:tcBorders></w:tcBorders><w:shd w:color="auto" w:fill="F7F7F7" w:val="clear"/></w:tcPr><w:p><w:pPr><w:pStyle w:val="Tabla9"/><w:widowControl/><w:jc w:val="left"/><w:rPr><w:kern w:val="0"/><w:szCs w:val="24"/><w:lang w:val="es-CO" w:eastAsia="en-US" w:bidi="ar-SA"/><w:ins w:id="7150" w:author="Unknown Author" w:date="2026-10-30T04:17:53Z"></w:ins></w:rPr></w:pPr><w:ins w:id="7149" w:author="Unknown Author" w:date="2026-10-30T04:17:53Z"><w:r><w:rPr><w:kern w:val="0"/><w:szCs w:val="24"/><w:lang w:val="es-CO" w:eastAsia="en-US" w:bidi="ar-SA"/></w:rPr><w:t>1.4 Entrenar y validar el modelo de corrección y decidir en la compuerta C1</w:t></w:r></w:ins></w:p></w:tc><w:tc><w:tcPr><w:tcW w:w="1742" w:type="dxa"/><w:tcBorders></w:tcBorders><w:shd w:color="auto" w:fill="F7F7F7" w:val="clear"/></w:tcPr><w:p><w:pPr><w:pStyle w:val="Tabla9"/><w:widowControl/><w:jc w:val="left"/><w:rPr><w:kern w:val="0"/><w:szCs w:val="24"/><w:lang w:val="es-CO" w:eastAsia="en-US" w:bidi="ar-SA"/><w:ins w:id="7152" w:author="Unknown Author" w:date="2026-10-30T04:17:53Z"></w:ins></w:rPr></w:pPr><w:ins w:id="7151" w:author="Unknown Author" w:date="2026-10-30T04:17:53Z"><w:r><w:rPr><w:kern w:val="0"/><w:szCs w:val="24"/><w:lang w:val="es-CO" w:eastAsia="en-US" w:bidi="ar-SA"/></w:rPr><w:t>Entrena y valida el modelo de corrección</w:t></w:r></w:ins></w:p></w:tc><w:tc><w:tcPr><w:tcW w:w="1576" w:type="dxa"/><w:tcBorders></w:tcBorders><w:shd w:color="auto" w:fill="F7F7F7" w:val="clear"/></w:tcPr><w:p><w:pPr><w:pStyle w:val="Tabla9"/><w:widowControl/><w:jc w:val="left"/><w:rPr><w:kern w:val="0"/><w:szCs w:val="24"/><w:lang w:val="es-CO" w:eastAsia="en-US" w:bidi="ar-SA"/><w:ins w:id="7154" w:author="Unknown Author" w:date="2026-10-30T04:17:53Z"></w:ins></w:rPr></w:pPr><w:ins w:id="7153" w:author="Unknown Author" w:date="2026-10-30T04:17:53Z"><w:r><w:rPr><w:kern w:val="0"/><w:szCs w:val="24"/><w:lang w:val="es-CO" w:eastAsia="en-US" w:bidi="ar-SA"/></w:rPr><w:t>Participa en la decisión de la compuerta C1</w:t></w:r></w:ins></w:p></w:tc><w:tc><w:tcPr><w:tcW w:w="1575" w:type="dxa"/><w:tcBorders></w:tcBorders><w:shd w:color="auto" w:fill="F7F7F7" w:val="clear"/></w:tcPr><w:p><w:pPr><w:pStyle w:val="Tabla9"/><w:widowControl/><w:jc w:val="left"/><w:rPr><w:kern w:val="0"/><w:szCs w:val="24"/><w:lang w:val="es-CO" w:eastAsia="en-US" w:bidi="ar-SA"/><w:ins w:id="7156" w:author="Unknown Author" w:date="2026-10-30T04:17:53Z"></w:ins></w:rPr></w:pPr><w:ins w:id="7155" w:author="Unknown Author" w:date="2026-10-30T04:17:53Z"><w:r><w:rPr><w:kern w:val="0"/><w:szCs w:val="24"/><w:lang w:val="es-CO" w:eastAsia="en-US" w:bidi="ar-SA"/></w:rPr><w:t>Participa en la decisión de la compuerta C1</w:t></w:r></w:ins></w:p></w:tc><w:tc><w:tcPr><w:tcW w:w="1660" w:type="dxa"/><w:tcBorders></w:tcBorders><w:shd w:color="auto" w:fill="F7F7F7" w:val="clear"/></w:tcPr><w:p><w:pPr><w:pStyle w:val="Tabla9"/><w:widowControl/><w:jc w:val="left"/><w:rPr><w:kern w:val="0"/><w:szCs w:val="24"/><w:lang w:val="es-CO" w:eastAsia="en-US" w:bidi="ar-SA"/><w:ins w:id="7158" w:author="Unknown Author" w:date="2026-10-30T04:17:53Z"></w:ins></w:rPr></w:pPr><w:ins w:id="7157" w:author="Unknown Author" w:date="2026-10-30T04:17:53Z"><w:r><w:rPr><w:kern w:val="0"/><w:szCs w:val="24"/><w:lang w:val="es-CO" w:eastAsia="en-US" w:bidi="ar-SA"/></w:rPr><w:t>Documenta el modelo de corrección como resultado protegible</w:t></w:r></w:ins></w:p></w:tc><w:tc><w:tcPr><w:tcW w:w="1741" w:type="dxa"/><w:tcBorders></w:tcBorders><w:shd w:color="auto" w:fill="F7F7F7" w:val="clear"/></w:tcPr><w:p><w:pPr><w:pStyle w:val="Tabla9"/><w:widowControl/><w:jc w:val="left"/><w:rPr><w:kern w:val="0"/><w:szCs w:val="24"/><w:lang w:val="es-CO" w:eastAsia="en-US" w:bidi="ar-SA"/><w:ins w:id="7160" w:author="Unknown Author" w:date="2026-10-30T04:17:53Z"></w:ins></w:rPr></w:pPr><w:ins w:id="7159" w:author="Unknown Author" w:date="2026-10-30T04:17:53Z"><w:r><w:rPr><w:kern w:val="0"/><w:szCs w:val="24"/><w:lang w:val="es-CO" w:eastAsia="en-US" w:bidi="ar-SA"/></w:rPr><w:t>Evaluador externo independiente</w:t></w:r></w:ins></w:p></w:tc></w:tr><w:tr><w:trPr><w:ins w:id="7161" w:author="Unknown Author" w:date="2026-10-30T04:17:53Z"/><w:cantSplit w:val="true"/></w:trPr><w:tc><w:tcPr><w:tcW w:w="1659" w:type="dxa"/><w:tcBorders></w:tcBorders></w:tcPr><w:p><w:pPr><w:pStyle w:val="Tabla9"/><w:widowControl/><w:jc w:val="left"/><w:rPr><w:kern w:val="0"/><w:szCs w:val="24"/><w:lang w:val="es-CO" w:eastAsia="en-US" w:bidi="ar-SA"/><w:ins w:id="7163" w:author="Unknown Author" w:date="2026-10-30T04:17:53Z"></w:ins></w:rPr></w:pPr><w:ins w:id="7162" w:author="Unknown Author" w:date="2026-10-30T04:17:53Z"><w:r><w:rPr><w:kern w:val="0"/><w:szCs w:val="24"/><w:lang w:val="es-CO" w:eastAsia="en-US" w:bidi="ar-SA"/></w:rPr><w:t>1.5 Reentrenar y verificar por municipio el tramo 2 y decidir en la compuerta C2</w:t></w:r></w:ins></w:p></w:tc><w:tc><w:tcPr><w:tcW w:w="1742" w:type="dxa"/><w:tcBorders></w:tcBorders></w:tcPr><w:p><w:pPr><w:pStyle w:val="Tabla9"/><w:widowControl/><w:jc w:val="left"/><w:rPr><w:kern w:val="0"/><w:szCs w:val="24"/><w:lang w:val="es-CO" w:eastAsia="en-US" w:bidi="ar-SA"/><w:ins w:id="7165" w:author="Unknown Author" w:date="2026-10-30T04:17:53Z"></w:ins></w:rPr></w:pPr><w:ins w:id="7164" w:author="Unknown Author" w:date="2026-10-30T04:17:53Z"><w:r><w:rPr><w:kern w:val="0"/><w:szCs w:val="24"/><w:lang w:val="es-CO" w:eastAsia="en-US" w:bidi="ar-SA"/></w:rPr><w:t>Reentrena y verifica el modelo por municipio</w:t></w:r></w:ins></w:p></w:tc><w:tc><w:tcPr><w:tcW w:w="1576" w:type="dxa"/><w:tcBorders></w:tcBorders></w:tcPr><w:p><w:pPr><w:pStyle w:val="Tabla9"/><w:widowControl/><w:jc w:val="left"/><w:rPr><w:kern w:val="0"/><w:szCs w:val="24"/><w:lang w:val="es-CO" w:eastAsia="en-US" w:bidi="ar-SA"/><w:ins w:id="7167" w:author="Unknown Author" w:date="2026-10-30T04:17:53Z"></w:ins></w:rPr></w:pPr><w:ins w:id="7166" w:author="Unknown Author" w:date="2026-10-30T04:17:53Z"><w:r><w:rPr><w:kern w:val="0"/><w:szCs w:val="24"/><w:lang w:val="es-CO" w:eastAsia="en-US" w:bidi="ar-SA"/></w:rPr><w:t>Participa en la compuerta C2</w:t></w:r></w:ins></w:p></w:tc><w:tc><w:tcPr><w:tcW w:w="1575" w:type="dxa"/><w:tcBorders></w:tcBorders></w:tcPr><w:p><w:pPr><w:pStyle w:val="Tabla9"/><w:widowControl/><w:jc w:val="left"/><w:rPr><w:kern w:val="0"/><w:szCs w:val="24"/><w:lang w:val="es-CO" w:eastAsia="en-US" w:bidi="ar-SA"/><w:ins w:id="7169" w:author="Unknown Author" w:date="2026-10-30T04:17:53Z"></w:ins></w:rPr></w:pPr><w:ins w:id="7168" w:author="Unknown Author" w:date="2026-10-30T04:17:53Z"><w:r><w:rPr><w:kern w:val="0"/><w:szCs w:val="24"/><w:lang w:val="es-CO" w:eastAsia="en-US" w:bidi="ar-SA"/></w:rPr><w:t>Participa en la compuerta C2</w:t></w:r></w:ins></w:p></w:tc><w:tc><w:tcPr><w:tcW w:w="1660" w:type="dxa"/><w:tcBorders></w:tcBorders></w:tcPr><w:p><w:pPr><w:pStyle w:val="Tabla9"/><w:widowControl/><w:jc w:val="left"/><w:rPr><w:kern w:val="0"/><w:szCs w:val="24"/><w:lang w:val="es-CO" w:eastAsia="en-US" w:bidi="ar-SA"/><w:ins w:id="7171" w:author="Unknown Author" w:date="2026-10-30T04:17:53Z"></w:ins></w:rPr></w:pPr><w:ins w:id="7170" w:author="Unknown Author" w:date="2026-10-30T04:17:53Z"><w:r><w:rPr><w:kern w:val="0"/><w:szCs w:val="24"/><w:lang w:val="es-CO" w:eastAsia="en-US" w:bidi="ar-SA"/></w:rPr><w:t>No participa</w:t></w:r></w:ins></w:p></w:tc><w:tc><w:tcPr><w:tcW w:w="1741" w:type="dxa"/><w:tcBorders></w:tcBorders></w:tcPr><w:p><w:pPr><w:pStyle w:val="Tabla9"/><w:widowControl/><w:jc w:val="left"/><w:rPr><w:kern w:val="0"/><w:szCs w:val="24"/><w:lang w:val="es-CO" w:eastAsia="en-US" w:bidi="ar-SA"/><w:ins w:id="7173" w:author="Unknown Author" w:date="2026-10-30T04:17:53Z"></w:ins></w:rPr></w:pPr><w:ins w:id="7172" w:author="Unknown Author" w:date="2026-10-30T04:17:53Z"><w:r><w:rPr><w:kern w:val="0"/><w:szCs w:val="24"/><w:lang w:val="es-CO" w:eastAsia="en-US" w:bidi="ar-SA"/></w:rPr><w:t>Consejos de gestión del riesgo y custodios</w:t></w:r></w:ins></w:p></w:tc></w:tr><w:tr><w:trPr><w:ins w:id="7174" w:author="Unknown Author" w:date="2026-10-30T04:17:53Z"/><w:cantSplit w:val="true"/></w:trPr><w:tc><w:tcPr><w:tcW w:w="1659" w:type="dxa"/><w:tcBorders></w:tcBorders><w:shd w:color="auto" w:fill="F7F7F7" w:val="clear"/></w:tcPr><w:p><w:pPr><w:pStyle w:val="Tabla9"/><w:widowControl/><w:jc w:val="left"/><w:rPr><w:kern w:val="0"/><w:szCs w:val="24"/><w:lang w:val="es-CO" w:eastAsia="en-US" w:bidi="ar-SA"/><w:ins w:id="7176" w:author="Unknown Author" w:date="2026-10-30T04:17:53Z"></w:ins></w:rPr></w:pPr><w:ins w:id="7175" w:author="Unknown Author" w:date="2026-10-30T04:17:53Z"><w:r><w:rPr><w:kern w:val="0"/><w:szCs w:val="24"/><w:lang w:val="es-CO" w:eastAsia="en-US" w:bidi="ar-SA"/></w:rPr><w:t>1.6 Verificar el desempeño final y ejecutar el ensayo independiente</w:t></w:r></w:ins></w:p></w:tc><w:tc><w:tcPr><w:tcW w:w="1742" w:type="dxa"/><w:tcBorders></w:tcBorders><w:shd w:color="auto" w:fill="F7F7F7" w:val="clear"/></w:tcPr><w:p><w:pPr><w:pStyle w:val="Tabla9"/><w:widowControl/><w:jc w:val="left"/><w:rPr><w:kern w:val="0"/><w:szCs w:val="24"/><w:lang w:val="es-CO" w:eastAsia="en-US" w:bidi="ar-SA"/><w:ins w:id="7178" w:author="Unknown Author" w:date="2026-10-30T04:17:53Z"></w:ins></w:rPr></w:pPr><w:ins w:id="7177" w:author="Unknown Author" w:date="2026-10-30T04:17:53Z"><w:r><w:rPr><w:kern w:val="0"/><w:szCs w:val="24"/><w:lang w:val="es-CO" w:eastAsia="en-US" w:bidi="ar-SA"/></w:rPr><w:t>Dirige la verificación final y el ensayo independiente</w:t></w:r></w:ins></w:p></w:tc><w:tc><w:tcPr><w:tcW w:w="1576" w:type="dxa"/><w:tcBorders></w:tcBorders><w:shd w:color="auto" w:fill="F7F7F7" w:val="clear"/></w:tcPr><w:p><w:pPr><w:pStyle w:val="Tabla9"/><w:widowControl/><w:jc w:val="left"/><w:rPr><w:kern w:val="0"/><w:szCs w:val="24"/><w:lang w:val="es-CO" w:eastAsia="en-US" w:bidi="ar-SA"/><w:ins w:id="7180" w:author="Unknown Author" w:date="2026-10-30T04:17:53Z"></w:ins></w:rPr></w:pPr><w:ins w:id="7179" w:author="Unknown Author" w:date="2026-10-30T04:17:53Z"><w:r><w:rPr><w:kern w:val="0"/><w:szCs w:val="24"/><w:lang w:val="es-CO" w:eastAsia="en-US" w:bidi="ar-SA"/></w:rPr><w:t>Aporta registros de uso</w:t></w:r></w:ins></w:p></w:tc><w:tc><w:tcPr><w:tcW w:w="1575" w:type="dxa"/><w:tcBorders></w:tcBorders><w:shd w:color="auto" w:fill="F7F7F7" w:val="clear"/></w:tcPr><w:p><w:pPr><w:pStyle w:val="Tabla9"/><w:widowControl/><w:jc w:val="left"/><w:rPr><w:kern w:val="0"/><w:szCs w:val="24"/><w:lang w:val="es-CO" w:eastAsia="en-US" w:bidi="ar-SA"/><w:ins w:id="7182" w:author="Unknown Author" w:date="2026-10-30T04:17:53Z"></w:ins></w:rPr></w:pPr><w:ins w:id="7181" w:author="Unknown Author" w:date="2026-10-30T04:17:53Z"><w:r><w:rPr><w:kern w:val="0"/><w:szCs w:val="24"/><w:lang w:val="es-CO" w:eastAsia="en-US" w:bidi="ar-SA"/></w:rPr><w:t>Aporta registros de uso</w:t></w:r></w:ins></w:p></w:tc><w:tc><w:tcPr><w:tcW w:w="1660" w:type="dxa"/><w:tcBorders></w:tcBorders><w:shd w:color="auto" w:fill="F7F7F7" w:val="clear"/></w:tcPr><w:p><w:pPr><w:pStyle w:val="Tabla9"/><w:widowControl/><w:jc w:val="left"/><w:rPr><w:kern w:val="0"/><w:szCs w:val="24"/><w:lang w:val="es-CO" w:eastAsia="en-US" w:bidi="ar-SA"/><w:ins w:id="7184" w:author="Unknown Author" w:date="2026-10-30T04:17:53Z"></w:ins></w:rPr></w:pPr><w:ins w:id="7183" w:author="Unknown Author" w:date="2026-10-30T04:17:53Z"><w:r><w:rPr><w:kern w:val="0"/><w:szCs w:val="24"/><w:lang w:val="es-CO" w:eastAsia="en-US" w:bidi="ar-SA"/></w:rPr><w:t>Valora los resultados finales para su transferencia</w:t></w:r></w:ins></w:p></w:tc><w:tc><w:tcPr><w:tcW w:w="1741" w:type="dxa"/><w:tcBorders></w:tcBorders><w:shd w:color="auto" w:fill="F7F7F7" w:val="clear"/></w:tcPr><w:p><w:pPr><w:pStyle w:val="Tabla9"/><w:widowControl/><w:jc w:val="left"/><w:rPr><w:kern w:val="0"/><w:szCs w:val="24"/><w:lang w:val="es-CO" w:eastAsia="en-US" w:bidi="ar-SA"/><w:ins w:id="7186" w:author="Unknown Author" w:date="2026-10-30T04:17:53Z"></w:ins></w:rPr></w:pPr><w:ins w:id="7185" w:author="Unknown Author" w:date="2026-10-30T04:17:53Z"><w:r><w:rPr><w:kern w:val="0"/><w:szCs w:val="24"/><w:lang w:val="es-CO" w:eastAsia="en-US" w:bidi="ar-SA"/></w:rPr><w:t>Laboratorio externo y evaluador independiente; Gestión y Medio Ambiente, actor técnico en calidad del aire</w:t></w:r></w:ins></w:p></w:tc></w:tr><w:tr><w:trPr><w:ins w:id="7187" w:author="Unknown Author" w:date="2026-10-30T04:17:53Z"/><w:cantSplit w:val="true"/></w:trPr><w:tc><w:tcPr><w:tcW w:w="1659" w:type="dxa"/><w:tcBorders></w:tcBorders></w:tcPr><w:p><w:pPr><w:pStyle w:val="Tabla9"/><w:widowControl/><w:jc w:val="left"/><w:rPr><w:kern w:val="0"/><w:szCs w:val="24"/><w:lang w:val="es-CO" w:eastAsia="en-US" w:bidi="ar-SA"/><w:ins w:id="7189" w:author="Unknown Author" w:date="2026-10-30T04:17:53Z"></w:ins></w:rPr></w:pPr><w:ins w:id="7188" w:author="Unknown Author" w:date="2026-10-30T04:17:53Z"><w:r><w:rPr><w:kern w:val="0"/><w:szCs w:val="24"/><w:lang w:val="es-CO" w:eastAsia="en-US" w:bidi="ar-SA"/></w:rPr><w:t>1.7 Validar el gemelo predictivo con demoliciones y remociones reales en los dos municipios</w:t></w:r></w:ins></w:p></w:tc><w:tc><w:tcPr><w:tcW w:w="1742" w:type="dxa"/><w:tcBorders></w:tcBorders></w:tcPr><w:p><w:pPr><w:pStyle w:val="Tabla9"/><w:widowControl/><w:jc w:val="left"/><w:rPr><w:kern w:val="0"/><w:szCs w:val="24"/><w:lang w:val="es-CO" w:eastAsia="en-US" w:bidi="ar-SA"/><w:ins w:id="7191" w:author="Unknown Author" w:date="2026-10-30T04:17:53Z"></w:ins></w:rPr></w:pPr><w:ins w:id="7190" w:author="Unknown Author" w:date="2026-10-30T04:17:53Z"><w:r><w:rPr><w:kern w:val="0"/><w:szCs w:val="24"/><w:lang w:val="es-CO" w:eastAsia="en-US" w:bidi="ar-SA"/></w:rPr><w:t>Lidera la validación del gemelo predictivo con demoliciones reales</w:t></w:r></w:ins></w:p></w:tc><w:tc><w:tcPr><w:tcW w:w="1576" w:type="dxa"/><w:tcBorders></w:tcBorders></w:tcPr><w:p><w:pPr><w:pStyle w:val="Tabla9"/><w:widowControl/><w:jc w:val="left"/><w:rPr><w:kern w:val="0"/><w:szCs w:val="24"/><w:lang w:val="es-CO" w:eastAsia="en-US" w:bidi="ar-SA"/><w:ins w:id="7193" w:author="Unknown Author" w:date="2026-10-30T04:17:53Z"></w:ins></w:rPr></w:pPr><w:ins w:id="7192" w:author="Unknown Author" w:date="2026-10-30T04:17:53Z"><w:r><w:rPr><w:kern w:val="0"/><w:szCs w:val="24"/><w:lang w:val="es-CO" w:eastAsia="en-US" w:bidi="ar-SA"/></w:rPr><w:t>Gestiona el acceso a las demoliciones de Manizales</w:t></w:r></w:ins></w:p></w:tc><w:tc><w:tcPr><w:tcW w:w="1575" w:type="dxa"/><w:tcBorders></w:tcBorders></w:tcPr><w:p><w:pPr><w:pStyle w:val="Tabla9"/><w:widowControl/><w:jc w:val="left"/><w:rPr><w:kern w:val="0"/><w:szCs w:val="24"/><w:lang w:val="es-CO" w:eastAsia="en-US" w:bidi="ar-SA"/><w:ins w:id="7195" w:author="Unknown Author" w:date="2026-10-30T04:17:53Z"></w:ins></w:rPr></w:pPr><w:ins w:id="7194" w:author="Unknown Author" w:date="2026-10-30T04:17:53Z"><w:r><w:rPr><w:kern w:val="0"/><w:szCs w:val="24"/><w:lang w:val="es-CO" w:eastAsia="en-US" w:bidi="ar-SA"/></w:rPr><w:t>Gestiona el acceso a las demoliciones de Calarcá</w:t></w:r></w:ins></w:p></w:tc><w:tc><w:tcPr><w:tcW w:w="1660" w:type="dxa"/><w:tcBorders></w:tcBorders></w:tcPr><w:p><w:pPr><w:pStyle w:val="Tabla9"/><w:widowControl/><w:jc w:val="left"/><w:rPr><w:kern w:val="0"/><w:szCs w:val="24"/><w:lang w:val="es-CO" w:eastAsia="en-US" w:bidi="ar-SA"/><w:ins w:id="7197" w:author="Unknown Author" w:date="2026-10-30T04:17:53Z"></w:ins></w:rPr></w:pPr><w:ins w:id="7196" w:author="Unknown Author" w:date="2026-10-30T04:17:53Z"><w:r><w:rPr><w:kern w:val="0"/><w:szCs w:val="24"/><w:lang w:val="es-CO" w:eastAsia="en-US" w:bidi="ar-SA"/></w:rPr><w:t>No participa</w:t></w:r></w:ins></w:p></w:tc><w:tc><w:tcPr><w:tcW w:w="1741" w:type="dxa"/><w:tcBorders></w:tcBorders></w:tcPr><w:p><w:pPr><w:pStyle w:val="Tabla9"/><w:widowControl/><w:jc w:val="left"/><w:rPr><w:kern w:val="0"/><w:szCs w:val="24"/><w:lang w:val="es-CO" w:eastAsia="en-US" w:bidi="ar-SA"/><w:ins w:id="7199" w:author="Unknown Author" w:date="2026-10-30T04:17:53Z"></w:ins></w:rPr></w:pPr><w:ins w:id="7198" w:author="Unknown Author" w:date="2026-10-30T04:17:53Z"><w:r><w:rPr><w:kern w:val="0"/><w:szCs w:val="24"/><w:lang w:val="es-CO" w:eastAsia="en-US" w:bidi="ar-SA"/></w:rPr><w:t>Responsables de obra, verificador independiente y servicio contratado de analítica geoespacial</w:t></w:r></w:ins></w:p></w:tc></w:tr><w:tr><w:trPr><w:ins w:id="7200" w:author="Unknown Author" w:date="2026-10-30T04:17:53Z"/><w:cantSplit w:val="true"/></w:trPr><w:tc><w:tcPr><w:tcW w:w="1659" w:type="dxa"/><w:tcBorders></w:tcBorders><w:shd w:color="auto" w:fill="F7F7F7" w:val="clear"/></w:tcPr><w:p><w:pPr><w:pStyle w:val="Tabla9"/><w:widowControl/><w:jc w:val="left"/><w:rPr><w:kern w:val="0"/><w:szCs w:val="24"/><w:lang w:val="es-CO" w:eastAsia="en-US" w:bidi="ar-SA"/><w:ins w:id="7202" w:author="Unknown Author" w:date="2026-10-30T04:17:53Z"></w:ins></w:rPr></w:pPr><w:ins w:id="7201" w:author="Unknown Author" w:date="2026-10-30T04:17:53Z"><w:r><w:rPr><w:kern w:val="0"/><w:szCs w:val="24"/><w:lang w:val="es-CO" w:eastAsia="en-US" w:bidi="ar-SA"/></w:rPr><w:t>1.8 Administración y apoyo a la supervisión (objetivo específico 1)</w:t></w:r></w:ins></w:p></w:tc><w:tc><w:tcPr><w:tcW w:w="1742" w:type="dxa"/><w:tcBorders></w:tcBorders><w:shd w:color="auto" w:fill="F7F7F7" w:val="clear"/></w:tcPr><w:p><w:pPr><w:pStyle w:val="Tabla9"/><w:widowControl/><w:jc w:val="left"/><w:rPr><w:kern w:val="0"/><w:szCs w:val="24"/><w:lang w:val="es-CO" w:eastAsia="en-US" w:bidi="ar-SA"/><w:ins w:id="7204" w:author="Unknown Author" w:date="2026-10-30T04:17:53Z"></w:ins></w:rPr></w:pPr><w:ins w:id="7203" w:author="Unknown Author" w:date="2026-10-30T04:17:53Z"><w:r><w:rPr><w:kern w:val="0"/><w:szCs w:val="24"/><w:lang w:val="es-CO" w:eastAsia="en-US" w:bidi="ar-SA"/></w:rPr><w:t>Ejerce la gerencia, la dirección científica y la supervisión</w:t></w:r></w:ins></w:p></w:tc><w:tc><w:tcPr><w:tcW w:w="1576" w:type="dxa"/><w:tcBorders></w:tcBorders><w:shd w:color="auto" w:fill="F7F7F7" w:val="clear"/></w:tcPr><w:p><w:pPr><w:pStyle w:val="Tabla9"/><w:widowControl/><w:jc w:val="left"/><w:rPr><w:kern w:val="0"/><w:szCs w:val="24"/><w:lang w:val="es-CO" w:eastAsia="en-US" w:bidi="ar-SA"/><w:ins w:id="7206" w:author="Unknown Author" w:date="2026-10-30T04:17:53Z"></w:ins></w:rPr></w:pPr><w:ins w:id="7205" w:author="Unknown Author" w:date="2026-10-30T04:17:53Z"><w:r><w:rPr><w:kern w:val="0"/><w:szCs w:val="24"/><w:lang w:val="es-CO" w:eastAsia="en-US" w:bidi="ar-SA"/></w:rPr><w:t>Reporta su contrapartida</w:t></w:r></w:ins></w:p></w:tc><w:tc><w:tcPr><w:tcW w:w="1575" w:type="dxa"/><w:tcBorders></w:tcBorders><w:shd w:color="auto" w:fill="F7F7F7" w:val="clear"/></w:tcPr><w:p><w:pPr><w:pStyle w:val="Tabla9"/><w:widowControl/><w:jc w:val="left"/><w:rPr><w:kern w:val="0"/><w:szCs w:val="24"/><w:lang w:val="es-CO" w:eastAsia="en-US" w:bidi="ar-SA"/><w:ins w:id="7208" w:author="Unknown Author" w:date="2026-10-30T04:17:53Z"></w:ins></w:rPr></w:pPr><w:ins w:id="7207" w:author="Unknown Author" w:date="2026-10-30T04:17:53Z"><w:r><w:rPr><w:kern w:val="0"/><w:szCs w:val="24"/><w:lang w:val="es-CO" w:eastAsia="en-US" w:bidi="ar-SA"/></w:rPr><w:t>Reporta su contrapartida</w:t></w:r></w:ins></w:p></w:tc><w:tc><w:tcPr><w:tcW w:w="1660" w:type="dxa"/><w:tcBorders></w:tcBorders><w:shd w:color="auto" w:fill="F7F7F7" w:val="clear"/></w:tcPr><w:p><w:pPr><w:pStyle w:val="Tabla9"/><w:widowControl/><w:jc w:val="left"/><w:rPr><w:kern w:val="0"/><w:szCs w:val="24"/><w:lang w:val="es-CO" w:eastAsia="en-US" w:bidi="ar-SA"/><w:ins w:id="7210" w:author="Unknown Author" w:date="2026-10-30T04:17:53Z"></w:ins></w:rPr></w:pPr><w:ins w:id="7209" w:author="Unknown Author" w:date="2026-10-30T04:17:53Z"><w:r><w:rPr><w:kern w:val="0"/><w:szCs w:val="24"/><w:lang w:val="es-CO" w:eastAsia="en-US" w:bidi="ar-SA"/></w:rPr><w:t>Reporta su contrapartida</w:t></w:r></w:ins></w:p></w:tc><w:tc><w:tcPr><w:tcW w:w="1741" w:type="dxa"/><w:tcBorders></w:tcBorders><w:shd w:color="auto" w:fill="F7F7F7" w:val="clear"/></w:tcPr><w:p><w:pPr><w:pStyle w:val="Tabla9"/><w:widowControl/><w:jc w:val="left"/><w:rPr><w:kern w:val="0"/><w:szCs w:val="24"/><w:lang w:val="es-CO" w:eastAsia="en-US" w:bidi="ar-SA"/><w:ins w:id="7212" w:author="Unknown Author" w:date="2026-10-30T04:17:53Z"></w:ins></w:rPr></w:pPr><w:ins w:id="7211" w:author="Unknown Author" w:date="2026-10-30T04:17:53Z"><w:r><w:rPr><w:kern w:val="0"/><w:szCs w:val="24"/><w:lang w:val="es-CO" w:eastAsia="en-US" w:bidi="ar-SA"/></w:rPr><w:t>Supervisión del SGR</w:t></w:r></w:ins></w:p></w:tc></w:tr><w:tr><w:trPr><w:ins w:id="7213" w:author="Unknown Author" w:date="2026-10-30T04:17:53Z"/><w:cantSplit w:val="true"/></w:trPr><w:tc><w:tcPr><w:tcW w:w="1659" w:type="dxa"/><w:tcBorders></w:tcBorders></w:tcPr><w:p><w:pPr><w:pStyle w:val="Tabla9"/><w:widowControl/><w:jc w:val="left"/><w:rPr><w:kern w:val="0"/><w:szCs w:val="24"/><w:lang w:val="es-CO" w:eastAsia="en-US" w:bidi="ar-SA"/><w:ins w:id="7215" w:author="Unknown Author" w:date="2026-10-30T04:17:53Z"></w:ins></w:rPr></w:pPr><w:ins w:id="7214" w:author="Unknown Author" w:date="2026-10-30T04:17:53Z"><w:r><w:rPr><w:kern w:val="0"/><w:szCs w:val="24"/><w:lang w:val="es-CO" w:eastAsia="en-US" w:bidi="ar-SA"/></w:rPr><w:t>2.1 Diseñar la arquitectura de enlace y energía</w:t></w:r></w:ins></w:p></w:tc><w:tc><w:tcPr><w:tcW w:w="1742" w:type="dxa"/><w:tcBorders></w:tcBorders></w:tcPr><w:p><w:pPr><w:pStyle w:val="Tabla9"/><w:widowControl/><w:jc w:val="left"/><w:rPr><w:kern w:val="0"/><w:szCs w:val="24"/><w:lang w:val="es-CO" w:eastAsia="en-US" w:bidi="ar-SA"/><w:ins w:id="7217" w:author="Unknown Author" w:date="2026-10-30T04:17:53Z"></w:ins></w:rPr></w:pPr><w:ins w:id="7216" w:author="Unknown Author" w:date="2026-10-30T04:17:53Z"><w:r><w:rPr><w:kern w:val="0"/><w:szCs w:val="24"/><w:lang w:val="es-CO" w:eastAsia="en-US" w:bidi="ar-SA"/></w:rPr><w:t>Lidera el diseño del enlace, de la energía y de la arquitectura de la plataforma</w:t></w:r></w:ins></w:p></w:tc><w:tc><w:tcPr><w:tcW w:w="1576" w:type="dxa"/><w:tcBorders></w:tcBorders></w:tcPr><w:p><w:pPr><w:pStyle w:val="Tabla9"/><w:widowControl/><w:jc w:val="left"/><w:rPr><w:kern w:val="0"/><w:szCs w:val="24"/><w:lang w:val="es-CO" w:eastAsia="en-US" w:bidi="ar-SA"/><w:ins w:id="7219" w:author="Unknown Author" w:date="2026-10-30T04:17:53Z"></w:ins></w:rPr></w:pPr><w:ins w:id="7218" w:author="Unknown Author" w:date="2026-10-30T04:17:53Z"><w:r><w:rPr><w:kern w:val="0"/><w:szCs w:val="24"/><w:lang w:val="es-CO" w:eastAsia="en-US" w:bidi="ar-SA"/></w:rPr><w:t>Informa restricciones de los sitios</w:t></w:r></w:ins></w:p></w:tc><w:tc><w:tcPr><w:tcW w:w="1575" w:type="dxa"/><w:tcBorders></w:tcBorders></w:tcPr><w:p><w:pPr><w:pStyle w:val="Tabla9"/><w:widowControl/><w:jc w:val="left"/><w:rPr><w:kern w:val="0"/><w:szCs w:val="24"/><w:lang w:val="es-CO" w:eastAsia="en-US" w:bidi="ar-SA"/><w:ins w:id="7221" w:author="Unknown Author" w:date="2026-10-30T04:17:53Z"></w:ins></w:rPr></w:pPr><w:ins w:id="7220" w:author="Unknown Author" w:date="2026-10-30T04:17:53Z"><w:r><w:rPr><w:kern w:val="0"/><w:szCs w:val="24"/><w:lang w:val="es-CO" w:eastAsia="en-US" w:bidi="ar-SA"/></w:rPr><w:t>Informa restricciones de los sitios</w:t></w:r></w:ins></w:p></w:tc><w:tc><w:tcPr><w:tcW w:w="1660" w:type="dxa"/><w:tcBorders></w:tcBorders></w:tcPr><w:p><w:pPr><w:pStyle w:val="Tabla9"/><w:widowControl/><w:jc w:val="left"/><w:rPr><w:kern w:val="0"/><w:szCs w:val="24"/><w:lang w:val="es-CO" w:eastAsia="en-US" w:bidi="ar-SA"/><w:ins w:id="7223" w:author="Unknown Author" w:date="2026-10-30T04:17:53Z"></w:ins></w:rPr></w:pPr><w:ins w:id="7222" w:author="Unknown Author" w:date="2026-10-30T04:17:53Z"><w:r><w:rPr><w:kern w:val="0"/><w:szCs w:val="24"/><w:lang w:val="es-CO" w:eastAsia="en-US" w:bidi="ar-SA"/></w:rPr><w:t>No participa</w:t></w:r></w:ins></w:p></w:tc><w:tc><w:tcPr><w:tcW w:w="1741" w:type="dxa"/><w:tcBorders></w:tcBorders></w:tcPr><w:p><w:pPr><w:pStyle w:val="Tabla9"/><w:widowControl/><w:jc w:val="left"/><w:rPr><w:kern w:val="0"/><w:szCs w:val="24"/><w:lang w:val="es-CO" w:eastAsia="en-US" w:bidi="ar-SA"/><w:ins w:id="7225" w:author="Unknown Author" w:date="2026-10-30T04:17:53Z"></w:ins></w:rPr></w:pPr><w:ins w:id="7224" w:author="Unknown Author" w:date="2026-10-30T04:17:53Z"><w:r><w:rPr><w:kern w:val="0"/><w:szCs w:val="24"/><w:lang w:val="es-CO" w:eastAsia="en-US" w:bidi="ar-SA"/></w:rPr><w:t>Estudio de cobertura por municipio y servicio contratado de arquitectura geoespacial</w:t></w:r></w:ins></w:p></w:tc></w:tr><w:tr><w:trPr><w:ins w:id="7226" w:author="Unknown Author" w:date="2026-10-30T04:17:53Z"/><w:cantSplit w:val="true"/></w:trPr><w:tc><w:tcPr><w:tcW w:w="1659" w:type="dxa"/><w:tcBorders></w:tcBorders><w:shd w:color="auto" w:fill="F7F7F7" w:val="clear"/></w:tcPr><w:p><w:pPr><w:pStyle w:val="Tabla9"/><w:widowControl/><w:jc w:val="left"/><w:rPr><w:kern w:val="0"/><w:szCs w:val="24"/><w:lang w:val="es-CO" w:eastAsia="en-US" w:bidi="ar-SA"/><w:ins w:id="7228" w:author="Unknown Author" w:date="2026-10-30T04:17:53Z"></w:ins></w:rPr></w:pPr><w:ins w:id="7227" w:author="Unknown Author" w:date="2026-10-30T04:17:53Z"><w:r><w:rPr><w:kern w:val="0"/><w:szCs w:val="24"/><w:lang w:val="es-CO" w:eastAsia="en-US" w:bidi="ar-SA"/></w:rPr><w:t>2.2 Desarrollar el firmware y la plataforma base (gemelo digital y tablero)</w:t></w:r></w:ins></w:p></w:tc><w:tc><w:tcPr><w:tcW w:w="1742" w:type="dxa"/><w:tcBorders></w:tcBorders><w:shd w:color="auto" w:fill="F7F7F7" w:val="clear"/></w:tcPr><w:p><w:pPr><w:pStyle w:val="Tabla9"/><w:widowControl/><w:jc w:val="left"/><w:rPr><w:kern w:val="0"/><w:szCs w:val="24"/><w:lang w:val="es-CO" w:eastAsia="en-US" w:bidi="ar-SA"/><w:ins w:id="7230" w:author="Unknown Author" w:date="2026-10-30T04:17:53Z"></w:ins></w:rPr></w:pPr><w:ins w:id="7229" w:author="Unknown Author" w:date="2026-10-30T04:17:53Z"><w:r><w:rPr><w:kern w:val="0"/><w:szCs w:val="24"/><w:lang w:val="es-CO" w:eastAsia="en-US" w:bidi="ar-SA"/></w:rPr><w:t>Desarrolla el firmware, la ingesta y la corrección en el gateway, y dirige el servicio contratado de la plataforma geoespacial</w:t></w:r></w:ins></w:p></w:tc><w:tc><w:tcPr><w:tcW w:w="1576" w:type="dxa"/><w:tcBorders></w:tcBorders><w:shd w:color="auto" w:fill="F7F7F7" w:val="clear"/></w:tcPr><w:p><w:pPr><w:pStyle w:val="Tabla9"/><w:widowControl/><w:jc w:val="left"/><w:rPr><w:kern w:val="0"/><w:szCs w:val="24"/><w:lang w:val="es-CO" w:eastAsia="en-US" w:bidi="ar-SA"/><w:ins w:id="7232" w:author="Unknown Author" w:date="2026-10-30T04:17:53Z"></w:ins></w:rPr></w:pPr><w:ins w:id="7231" w:author="Unknown Author" w:date="2026-10-30T04:17:53Z"><w:r><w:rPr><w:kern w:val="0"/><w:szCs w:val="24"/><w:lang w:val="es-CO" w:eastAsia="en-US" w:bidi="ar-SA"/></w:rPr><w:t>No participa</w:t></w:r></w:ins></w:p></w:tc><w:tc><w:tcPr><w:tcW w:w="1575" w:type="dxa"/><w:tcBorders></w:tcBorders><w:shd w:color="auto" w:fill="F7F7F7" w:val="clear"/></w:tcPr><w:p><w:pPr><w:pStyle w:val="Tabla9"/><w:widowControl/><w:jc w:val="left"/><w:rPr><w:kern w:val="0"/><w:szCs w:val="24"/><w:lang w:val="es-CO" w:eastAsia="en-US" w:bidi="ar-SA"/><w:ins w:id="7234" w:author="Unknown Author" w:date="2026-10-30T04:17:53Z"></w:ins></w:rPr></w:pPr><w:ins w:id="7233" w:author="Unknown Author" w:date="2026-10-30T04:17:53Z"><w:r><w:rPr><w:kern w:val="0"/><w:szCs w:val="24"/><w:lang w:val="es-CO" w:eastAsia="en-US" w:bidi="ar-SA"/></w:rPr><w:t>No participa</w:t></w:r></w:ins></w:p></w:tc><w:tc><w:tcPr><w:tcW w:w="1660" w:type="dxa"/><w:tcBorders></w:tcBorders><w:shd w:color="auto" w:fill="F7F7F7" w:val="clear"/></w:tcPr><w:p><w:pPr><w:pStyle w:val="Tabla9"/><w:widowControl/><w:jc w:val="left"/><w:rPr><w:kern w:val="0"/><w:szCs w:val="24"/><w:lang w:val="es-CO" w:eastAsia="en-US" w:bidi="ar-SA"/><w:ins w:id="7236" w:author="Unknown Author" w:date="2026-10-30T04:17:53Z"></w:ins></w:rPr></w:pPr><w:ins w:id="7235" w:author="Unknown Author" w:date="2026-10-30T04:17:53Z"><w:r><w:rPr><w:kern w:val="0"/><w:szCs w:val="24"/><w:lang w:val="es-CO" w:eastAsia="en-US" w:bidi="ar-SA"/></w:rPr><w:t>No participa</w:t></w:r></w:ins></w:p></w:tc><w:tc><w:tcPr><w:tcW w:w="1741" w:type="dxa"/><w:tcBorders></w:tcBorders><w:shd w:color="auto" w:fill="F7F7F7" w:val="clear"/></w:tcPr><w:p><w:pPr><w:pStyle w:val="Tabla9"/><w:widowControl/><w:jc w:val="left"/><w:rPr><w:kern w:val="0"/><w:szCs w:val="24"/><w:lang w:val="es-CO" w:eastAsia="en-US" w:bidi="ar-SA"/><w:ins w:id="7238" w:author="Unknown Author" w:date="2026-10-30T04:17:53Z"></w:ins></w:rPr></w:pPr><w:ins w:id="7237" w:author="Unknown Author" w:date="2026-10-30T04:17:53Z"><w:r><w:rPr><w:kern w:val="0"/><w:szCs w:val="24"/><w:lang w:val="es-CO" w:eastAsia="en-US" w:bidi="ar-SA"/></w:rPr><w:t>Proveedor de la plataforma geoespacial y auditor de ciberseguridad</w:t></w:r></w:ins></w:p></w:tc></w:tr><w:tr><w:trPr><w:ins w:id="7239" w:author="Unknown Author" w:date="2026-10-30T04:17:53Z"/><w:cantSplit w:val="true"/></w:trPr><w:tc><w:tcPr><w:tcW w:w="1659" w:type="dxa"/><w:tcBorders></w:tcBorders></w:tcPr><w:p><w:pPr><w:pStyle w:val="Tabla9"/><w:widowControl/><w:jc w:val="left"/><w:rPr><w:kern w:val="0"/><w:szCs w:val="24"/><w:lang w:val="es-CO" w:eastAsia="en-US" w:bidi="ar-SA"/><w:ins w:id="7241" w:author="Unknown Author" w:date="2026-10-30T04:17:53Z"></w:ins></w:rPr></w:pPr><w:ins w:id="7240" w:author="Unknown Author" w:date="2026-10-30T04:17:53Z"><w:r><w:rPr><w:kern w:val="0"/><w:szCs w:val="24"/><w:lang w:val="es-CO" w:eastAsia="en-US" w:bidi="ar-SA"/></w:rPr><w:t>2.3 Instalar el tramo 2</w:t></w:r></w:ins></w:p></w:tc><w:tc><w:tcPr><w:tcW w:w="1742" w:type="dxa"/><w:tcBorders></w:tcBorders></w:tcPr><w:p><w:pPr><w:pStyle w:val="Tabla9"/><w:widowControl/><w:jc w:val="left"/><w:rPr><w:kern w:val="0"/><w:szCs w:val="24"/><w:lang w:val="es-CO" w:eastAsia="en-US" w:bidi="ar-SA"/><w:ins w:id="7243" w:author="Unknown Author" w:date="2026-10-30T04:17:53Z"></w:ins></w:rPr></w:pPr><w:ins w:id="7242" w:author="Unknown Author" w:date="2026-10-30T04:17:53Z"><w:r><w:rPr><w:kern w:val="0"/><w:szCs w:val="24"/><w:lang w:val="es-CO" w:eastAsia="en-US" w:bidi="ar-SA"/></w:rPr><w:t>Instala y mantiene el tramo 2</w:t></w:r></w:ins></w:p></w:tc><w:tc><w:tcPr><w:tcW w:w="1576" w:type="dxa"/><w:tcBorders></w:tcBorders></w:tcPr><w:p><w:pPr><w:pStyle w:val="Tabla9"/><w:widowControl/><w:jc w:val="left"/><w:rPr><w:kern w:val="0"/><w:szCs w:val="24"/><w:lang w:val="es-CO" w:eastAsia="en-US" w:bidi="ar-SA"/><w:ins w:id="7245" w:author="Unknown Author" w:date="2026-10-30T04:17:53Z"></w:ins></w:rPr></w:pPr><w:ins w:id="7244" w:author="Unknown Author" w:date="2026-10-30T04:17:53Z"><w:r><w:rPr><w:kern w:val="0"/><w:szCs w:val="24"/><w:lang w:val="es-CO" w:eastAsia="en-US" w:bidi="ar-SA"/></w:rPr><w:t>Provee acceso y custodia local</w:t></w:r></w:ins></w:p></w:tc><w:tc><w:tcPr><w:tcW w:w="1575" w:type="dxa"/><w:tcBorders></w:tcBorders></w:tcPr><w:p><w:pPr><w:pStyle w:val="Tabla9"/><w:widowControl/><w:jc w:val="left"/><w:rPr><w:kern w:val="0"/><w:szCs w:val="24"/><w:lang w:val="es-CO" w:eastAsia="en-US" w:bidi="ar-SA"/><w:ins w:id="7247" w:author="Unknown Author" w:date="2026-10-30T04:17:53Z"></w:ins></w:rPr></w:pPr><w:ins w:id="7246" w:author="Unknown Author" w:date="2026-10-30T04:17:53Z"><w:r><w:rPr><w:kern w:val="0"/><w:szCs w:val="24"/><w:lang w:val="es-CO" w:eastAsia="en-US" w:bidi="ar-SA"/></w:rPr><w:t>Provee acceso y custodia local</w:t></w:r></w:ins></w:p></w:tc><w:tc><w:tcPr><w:tcW w:w="1660" w:type="dxa"/><w:tcBorders></w:tcBorders></w:tcPr><w:p><w:pPr><w:pStyle w:val="Tabla9"/><w:widowControl/><w:jc w:val="left"/><w:rPr><w:kern w:val="0"/><w:szCs w:val="24"/><w:lang w:val="es-CO" w:eastAsia="en-US" w:bidi="ar-SA"/><w:ins w:id="7249" w:author="Unknown Author" w:date="2026-10-30T04:17:53Z"></w:ins></w:rPr></w:pPr><w:ins w:id="7248" w:author="Unknown Author" w:date="2026-10-30T04:17:53Z"><w:r><w:rPr><w:kern w:val="0"/><w:szCs w:val="24"/><w:lang w:val="es-CO" w:eastAsia="en-US" w:bidi="ar-SA"/></w:rPr><w:t>No participa</w:t></w:r></w:ins></w:p></w:tc><w:tc><w:tcPr><w:tcW w:w="1741" w:type="dxa"/><w:tcBorders></w:tcBorders></w:tcPr><w:p><w:pPr><w:pStyle w:val="Tabla9"/><w:widowControl/><w:jc w:val="left"/><w:rPr><w:kern w:val="0"/><w:szCs w:val="24"/><w:lang w:val="es-CO" w:eastAsia="en-US" w:bidi="ar-SA"/><w:ins w:id="7251" w:author="Unknown Author" w:date="2026-10-30T04:17:53Z"></w:ins></w:rPr></w:pPr><w:ins w:id="7250" w:author="Unknown Author" w:date="2026-10-30T04:17:53Z"><w:r><w:rPr><w:kern w:val="0"/><w:szCs w:val="24"/><w:lang w:val="es-CO" w:eastAsia="en-US" w:bidi="ar-SA"/></w:rPr><w:t>Técnicos de campo</w:t></w:r></w:ins></w:p></w:tc></w:tr><w:tr><w:trPr><w:ins w:id="7252" w:author="Unknown Author" w:date="2026-10-30T04:17:53Z"/><w:cantSplit w:val="true"/></w:trPr><w:tc><w:tcPr><w:tcW w:w="1659" w:type="dxa"/><w:tcBorders></w:tcBorders><w:shd w:color="auto" w:fill="F7F7F7" w:val="clear"/></w:tcPr><w:p><w:pPr><w:pStyle w:val="Tabla9"/><w:widowControl/><w:jc w:val="left"/><w:rPr><w:kern w:val="0"/><w:szCs w:val="24"/><w:lang w:val="es-CO" w:eastAsia="en-US" w:bidi="ar-SA"/><w:ins w:id="7254" w:author="Unknown Author" w:date="2026-10-30T04:17:53Z"></w:ins></w:rPr></w:pPr><w:ins w:id="7253" w:author="Unknown Author" w:date="2026-10-30T04:17:53Z"><w:r><w:rPr><w:kern w:val="0"/><w:szCs w:val="24"/><w:lang w:val="es-CO" w:eastAsia="en-US" w:bidi="ar-SA"/></w:rPr><w:t>2.4 Instalar el tramo 3</w:t></w:r></w:ins></w:p></w:tc><w:tc><w:tcPr><w:tcW w:w="1742" w:type="dxa"/><w:tcBorders></w:tcBorders><w:shd w:color="auto" w:fill="F7F7F7" w:val="clear"/></w:tcPr><w:p><w:pPr><w:pStyle w:val="Tabla9"/><w:widowControl/><w:jc w:val="left"/><w:rPr><w:kern w:val="0"/><w:szCs w:val="24"/><w:lang w:val="es-CO" w:eastAsia="en-US" w:bidi="ar-SA"/><w:ins w:id="7256" w:author="Unknown Author" w:date="2026-10-30T04:17:53Z"></w:ins></w:rPr></w:pPr><w:ins w:id="7255" w:author="Unknown Author" w:date="2026-10-30T04:17:53Z"><w:r><w:rPr><w:kern w:val="0"/><w:szCs w:val="24"/><w:lang w:val="es-CO" w:eastAsia="en-US" w:bidi="ar-SA"/></w:rPr><w:t>Instala y mantiene el tramo 3</w:t></w:r></w:ins></w:p></w:tc><w:tc><w:tcPr><w:tcW w:w="1576" w:type="dxa"/><w:tcBorders></w:tcBorders><w:shd w:color="auto" w:fill="F7F7F7" w:val="clear"/></w:tcPr><w:p><w:pPr><w:pStyle w:val="Tabla9"/><w:widowControl/><w:jc w:val="left"/><w:rPr><w:kern w:val="0"/><w:szCs w:val="24"/><w:lang w:val="es-CO" w:eastAsia="en-US" w:bidi="ar-SA"/><w:ins w:id="7258" w:author="Unknown Author" w:date="2026-10-30T04:17:53Z"></w:ins></w:rPr></w:pPr><w:ins w:id="7257" w:author="Unknown Author" w:date="2026-10-30T04:17:53Z"><w:r><w:rPr><w:kern w:val="0"/><w:szCs w:val="24"/><w:lang w:val="es-CO" w:eastAsia="en-US" w:bidi="ar-SA"/></w:rPr><w:t>Provee acceso y custodia local</w:t></w:r></w:ins></w:p></w:tc><w:tc><w:tcPr><w:tcW w:w="1575" w:type="dxa"/><w:tcBorders></w:tcBorders><w:shd w:color="auto" w:fill="F7F7F7" w:val="clear"/></w:tcPr><w:p><w:pPr><w:pStyle w:val="Tabla9"/><w:widowControl/><w:jc w:val="left"/><w:rPr><w:kern w:val="0"/><w:szCs w:val="24"/><w:lang w:val="es-CO" w:eastAsia="en-US" w:bidi="ar-SA"/><w:ins w:id="7260" w:author="Unknown Author" w:date="2026-10-30T04:17:53Z"></w:ins></w:rPr></w:pPr><w:ins w:id="7259" w:author="Unknown Author" w:date="2026-10-30T04:17:53Z"><w:r><w:rPr><w:kern w:val="0"/><w:szCs w:val="24"/><w:lang w:val="es-CO" w:eastAsia="en-US" w:bidi="ar-SA"/></w:rPr><w:t>Provee acceso y custodia local</w:t></w:r></w:ins></w:p></w:tc><w:tc><w:tcPr><w:tcW w:w="1660" w:type="dxa"/><w:tcBorders></w:tcBorders><w:shd w:color="auto" w:fill="F7F7F7" w:val="clear"/></w:tcPr><w:p><w:pPr><w:pStyle w:val="Tabla9"/><w:widowControl/><w:jc w:val="left"/><w:rPr><w:kern w:val="0"/><w:szCs w:val="24"/><w:lang w:val="es-CO" w:eastAsia="en-US" w:bidi="ar-SA"/><w:ins w:id="7262" w:author="Unknown Author" w:date="2026-10-30T04:17:53Z"></w:ins></w:rPr></w:pPr><w:ins w:id="7261" w:author="Unknown Author" w:date="2026-10-30T04:17:53Z"><w:r><w:rPr><w:kern w:val="0"/><w:szCs w:val="24"/><w:lang w:val="es-CO" w:eastAsia="en-US" w:bidi="ar-SA"/></w:rPr><w:t>No participa</w:t></w:r></w:ins></w:p></w:tc><w:tc><w:tcPr><w:tcW w:w="1741" w:type="dxa"/><w:tcBorders></w:tcBorders><w:shd w:color="auto" w:fill="F7F7F7" w:val="clear"/></w:tcPr><w:p><w:pPr><w:pStyle w:val="Tabla9"/><w:widowControl/><w:jc w:val="left"/><w:rPr><w:kern w:val="0"/><w:szCs w:val="24"/><w:lang w:val="es-CO" w:eastAsia="en-US" w:bidi="ar-SA"/><w:ins w:id="7264" w:author="Unknown Author" w:date="2026-10-30T04:17:53Z"></w:ins></w:rPr></w:pPr><w:ins w:id="7263" w:author="Unknown Author" w:date="2026-10-30T04:17:53Z"><w:r><w:rPr><w:kern w:val="0"/><w:szCs w:val="24"/><w:lang w:val="es-CO" w:eastAsia="en-US" w:bidi="ar-SA"/></w:rPr><w:t>Técnicos de campo</w:t></w:r></w:ins></w:p></w:tc></w:tr><w:tr><w:trPr><w:ins w:id="7265" w:author="Unknown Author" w:date="2026-10-30T04:17:53Z"/><w:cantSplit w:val="true"/></w:trPr><w:tc><w:tcPr><w:tcW w:w="1659" w:type="dxa"/><w:tcBorders></w:tcBorders></w:tcPr><w:p><w:pPr><w:pStyle w:val="Tabla9"/><w:widowControl/><w:jc w:val="left"/><w:rPr><w:kern w:val="0"/><w:szCs w:val="24"/><w:lang w:val="es-CO" w:eastAsia="en-US" w:bidi="ar-SA"/><w:ins w:id="7267" w:author="Unknown Author" w:date="2026-10-30T04:17:53Z"></w:ins></w:rPr></w:pPr><w:ins w:id="7266" w:author="Unknown Author" w:date="2026-10-30T04:17:53Z"><w:r><w:rPr><w:kern w:val="0"/><w:szCs w:val="24"/><w:lang w:val="es-CO" w:eastAsia="en-US" w:bidi="ar-SA"/></w:rPr><w:t>2.5 Diseñar el laboratorio de modelación y el inventario de emisión de demolición</w:t></w:r></w:ins></w:p></w:tc><w:tc><w:tcPr><w:tcW w:w="1742" w:type="dxa"/><w:tcBorders></w:tcBorders></w:tcPr><w:p><w:pPr><w:pStyle w:val="Tabla9"/><w:widowControl/><w:jc w:val="left"/><w:rPr><w:kern w:val="0"/><w:szCs w:val="24"/><w:lang w:val="es-CO" w:eastAsia="en-US" w:bidi="ar-SA"/><w:ins w:id="7269" w:author="Unknown Author" w:date="2026-10-30T04:17:53Z"></w:ins></w:rPr></w:pPr><w:ins w:id="7268" w:author="Unknown Author" w:date="2026-10-30T04:17:53Z"><w:r><w:rPr><w:kern w:val="0"/><w:szCs w:val="24"/><w:lang w:val="es-CO" w:eastAsia="en-US" w:bidi="ar-SA"/></w:rPr><w:t>Lidera el diseño del laboratorio y del inventario de emisión de demolición</w:t></w:r></w:ins></w:p></w:tc><w:tc><w:tcPr><w:tcW w:w="1576" w:type="dxa"/><w:tcBorders></w:tcBorders></w:tcPr><w:p><w:pPr><w:pStyle w:val="Tabla9"/><w:widowControl/><w:jc w:val="left"/><w:rPr><w:kern w:val="0"/><w:szCs w:val="24"/><w:lang w:val="es-CO" w:eastAsia="en-US" w:bidi="ar-SA"/><w:ins w:id="7271" w:author="Unknown Author" w:date="2026-10-30T04:17:53Z"></w:ins></w:rPr></w:pPr><w:ins w:id="7270" w:author="Unknown Author" w:date="2026-10-30T04:17:53Z"><w:r><w:rPr><w:kern w:val="0"/><w:szCs w:val="24"/><w:lang w:val="es-CO" w:eastAsia="en-US" w:bidi="ar-SA"/></w:rPr><w:t>Informa las demoliciones previstas y aporta cartografía local</w:t></w:r></w:ins></w:p></w:tc><w:tc><w:tcPr><w:tcW w:w="1575" w:type="dxa"/><w:tcBorders></w:tcBorders></w:tcPr><w:p><w:pPr><w:pStyle w:val="Tabla9"/><w:widowControl/><w:jc w:val="left"/><w:rPr><w:kern w:val="0"/><w:szCs w:val="24"/><w:lang w:val="es-CO" w:eastAsia="en-US" w:bidi="ar-SA"/><w:ins w:id="7273" w:author="Unknown Author" w:date="2026-10-30T04:17:53Z"></w:ins></w:rPr></w:pPr><w:ins w:id="7272" w:author="Unknown Author" w:date="2026-10-30T04:17:53Z"><w:r><w:rPr><w:kern w:val="0"/><w:szCs w:val="24"/><w:lang w:val="es-CO" w:eastAsia="en-US" w:bidi="ar-SA"/></w:rPr><w:t>Informa las demoliciones previstas y aporta cartografía local</w:t></w:r></w:ins></w:p></w:tc><w:tc><w:tcPr><w:tcW w:w="1660" w:type="dxa"/><w:tcBorders></w:tcBorders></w:tcPr><w:p><w:pPr><w:pStyle w:val="Tabla9"/><w:widowControl/><w:jc w:val="left"/><w:rPr><w:kern w:val="0"/><w:szCs w:val="24"/><w:lang w:val="es-CO" w:eastAsia="en-US" w:bidi="ar-SA"/><w:ins w:id="7275" w:author="Unknown Author" w:date="2026-10-30T04:17:53Z"></w:ins></w:rPr></w:pPr><w:ins w:id="7274" w:author="Unknown Author" w:date="2026-10-30T04:17:53Z"><w:r><w:rPr><w:kern w:val="0"/><w:szCs w:val="24"/><w:lang w:val="es-CO" w:eastAsia="en-US" w:bidi="ar-SA"/></w:rPr><w:t>No participa</w:t></w:r></w:ins></w:p></w:tc><w:tc><w:tcPr><w:tcW w:w="1741" w:type="dxa"/><w:tcBorders></w:tcBorders></w:tcPr><w:p><w:pPr><w:pStyle w:val="Tabla9"/><w:widowControl/><w:jc w:val="left"/><w:rPr><w:kern w:val="0"/><w:szCs w:val="24"/><w:lang w:val="es-CO" w:eastAsia="en-US" w:bidi="ar-SA"/><w:ins w:id="7277" w:author="Unknown Author" w:date="2026-10-30T04:17:53Z"></w:ins></w:rPr></w:pPr><w:ins w:id="7276" w:author="Unknown Author" w:date="2026-10-30T04:17:53Z"><w:r><w:rPr><w:kern w:val="0"/><w:szCs w:val="24"/><w:lang w:val="es-CO" w:eastAsia="en-US" w:bidi="ar-SA"/></w:rPr><w:t>Laboratorio acreditado de caracterización del polvo</w:t></w:r></w:ins></w:p></w:tc></w:tr><w:tr><w:trPr><w:ins w:id="7278" w:author="Unknown Author" w:date="2026-10-30T04:17:53Z"/><w:cantSplit w:val="true"/></w:trPr><w:tc><w:tcPr><w:tcW w:w="1659" w:type="dxa"/><w:tcBorders></w:tcBorders><w:shd w:color="auto" w:fill="F7F7F7" w:val="clear"/></w:tcPr><w:p><w:pPr><w:pStyle w:val="Tabla9"/><w:widowControl/><w:jc w:val="left"/><w:rPr><w:kern w:val="0"/><w:szCs w:val="24"/><w:lang w:val="es-CO" w:eastAsia="en-US" w:bidi="ar-SA"/><w:ins w:id="7280" w:author="Unknown Author" w:date="2026-10-30T04:17:53Z"></w:ins></w:rPr></w:pPr><w:ins w:id="7279" w:author="Unknown Author" w:date="2026-10-30T04:17:53Z"><w:r><w:rPr><w:kern w:val="0"/><w:szCs w:val="24"/><w:lang w:val="es-CO" w:eastAsia="en-US" w:bidi="ar-SA"/></w:rPr><w:t>2.6 Dotar el laboratorio y montar la cadena de modelación</w:t></w:r></w:ins></w:p></w:tc><w:tc><w:tcPr><w:tcW w:w="1742" w:type="dxa"/><w:tcBorders></w:tcBorders><w:shd w:color="auto" w:fill="F7F7F7" w:val="clear"/></w:tcPr><w:p><w:pPr><w:pStyle w:val="Tabla9"/><w:widowControl/><w:jc w:val="left"/><w:rPr><w:kern w:val="0"/><w:szCs w:val="24"/><w:lang w:val="es-CO" w:eastAsia="en-US" w:bidi="ar-SA"/><w:ins w:id="7282" w:author="Unknown Author" w:date="2026-10-30T04:17:53Z"></w:ins></w:rPr></w:pPr><w:ins w:id="7281" w:author="Unknown Author" w:date="2026-10-30T04:17:53Z"><w:r><w:rPr><w:kern w:val="0"/><w:szCs w:val="24"/><w:lang w:val="es-CO" w:eastAsia="en-US" w:bidi="ar-SA"/></w:rPr><w:t>Dota el laboratorio y monta la cadena de modelación</w:t></w:r></w:ins></w:p></w:tc><w:tc><w:tcPr><w:tcW w:w="1576" w:type="dxa"/><w:tcBorders></w:tcBorders><w:shd w:color="auto" w:fill="F7F7F7" w:val="clear"/></w:tcPr><w:p><w:pPr><w:pStyle w:val="Tabla9"/><w:widowControl/><w:jc w:val="left"/><w:rPr><w:kern w:val="0"/><w:szCs w:val="24"/><w:lang w:val="es-CO" w:eastAsia="en-US" w:bidi="ar-SA"/><w:ins w:id="7284" w:author="Unknown Author" w:date="2026-10-30T04:17:53Z"></w:ins></w:rPr></w:pPr><w:ins w:id="7283" w:author="Unknown Author" w:date="2026-10-30T04:17:53Z"><w:r><w:rPr><w:kern w:val="0"/><w:szCs w:val="24"/><w:lang w:val="es-CO" w:eastAsia="en-US" w:bidi="ar-SA"/></w:rPr><w:t>No participa</w:t></w:r></w:ins></w:p></w:tc><w:tc><w:tcPr><w:tcW w:w="1575" w:type="dxa"/><w:tcBorders></w:tcBorders><w:shd w:color="auto" w:fill="F7F7F7" w:val="clear"/></w:tcPr><w:p><w:pPr><w:pStyle w:val="Tabla9"/><w:widowControl/><w:jc w:val="left"/><w:rPr><w:kern w:val="0"/><w:szCs w:val="24"/><w:lang w:val="es-CO" w:eastAsia="en-US" w:bidi="ar-SA"/><w:ins w:id="7286" w:author="Unknown Author" w:date="2026-10-30T04:17:53Z"></w:ins></w:rPr></w:pPr><w:ins w:id="7285" w:author="Unknown Author" w:date="2026-10-30T04:17:53Z"><w:r><w:rPr><w:kern w:val="0"/><w:szCs w:val="24"/><w:lang w:val="es-CO" w:eastAsia="en-US" w:bidi="ar-SA"/></w:rPr><w:t>No participa</w:t></w:r></w:ins></w:p></w:tc><w:tc><w:tcPr><w:tcW w:w="1660" w:type="dxa"/><w:tcBorders></w:tcBorders><w:shd w:color="auto" w:fill="F7F7F7" w:val="clear"/></w:tcPr><w:p><w:pPr><w:pStyle w:val="Tabla9"/><w:widowControl/><w:jc w:val="left"/><w:rPr><w:kern w:val="0"/><w:szCs w:val="24"/><w:lang w:val="es-CO" w:eastAsia="en-US" w:bidi="ar-SA"/><w:ins w:id="7288" w:author="Unknown Author" w:date="2026-10-30T04:17:53Z"></w:ins></w:rPr></w:pPr><w:ins w:id="7287" w:author="Unknown Author" w:date="2026-10-30T04:17:53Z"><w:r><w:rPr><w:kern w:val="0"/><w:szCs w:val="24"/><w:lang w:val="es-CO" w:eastAsia="en-US" w:bidi="ar-SA"/></w:rPr><w:t>No participa</w:t></w:r></w:ins></w:p></w:tc><w:tc><w:tcPr><w:tcW w:w="1741" w:type="dxa"/><w:tcBorders></w:tcBorders><w:shd w:color="auto" w:fill="F7F7F7" w:val="clear"/></w:tcPr><w:p><w:pPr><w:pStyle w:val="Tabla9"/><w:widowControl/><w:jc w:val="left"/><w:rPr><w:kern w:val="0"/><w:szCs w:val="24"/><w:lang w:val="es-CO" w:eastAsia="en-US" w:bidi="ar-SA"/><w:ins w:id="7290" w:author="Unknown Author" w:date="2026-10-30T04:17:53Z"></w:ins></w:rPr></w:pPr><w:ins w:id="7289" w:author="Unknown Author" w:date="2026-10-30T04:17:53Z"><w:r><w:rPr><w:kern w:val="0"/><w:szCs w:val="24"/><w:lang w:val="es-CO" w:eastAsia="en-US" w:bidi="ar-SA"/></w:rPr><w:t>Proveedores de equipos con entrega en Colombia</w:t></w:r></w:ins></w:p></w:tc></w:tr><w:tr><w:trPr><w:ins w:id="7291" w:author="Unknown Author" w:date="2026-10-30T04:17:53Z"/><w:cantSplit w:val="true"/></w:trPr><w:tc><w:tcPr><w:tcW w:w="1659" w:type="dxa"/><w:tcBorders></w:tcBorders></w:tcPr><w:p><w:pPr><w:pStyle w:val="Tabla9"/><w:widowControl/><w:jc w:val="left"/><w:rPr><w:kern w:val="0"/><w:szCs w:val="24"/><w:lang w:val="es-CO" w:eastAsia="en-US" w:bidi="ar-SA"/><w:ins w:id="7293" w:author="Unknown Author" w:date="2026-10-30T04:17:53Z"></w:ins></w:rPr></w:pPr><w:ins w:id="7292" w:author="Unknown Author" w:date="2026-10-30T04:17:53Z"><w:r><w:rPr><w:kern w:val="0"/><w:szCs w:val="24"/><w:lang w:val="es-CO" w:eastAsia="en-US" w:bidi="ar-SA"/></w:rPr><w:t>2.7 Construir y calibrar el gemelo predictivo de demolición</w:t></w:r></w:ins></w:p></w:tc><w:tc><w:tcPr><w:tcW w:w="1742" w:type="dxa"/><w:tcBorders></w:tcBorders></w:tcPr><w:p><w:pPr><w:pStyle w:val="Tabla9"/><w:widowControl/><w:jc w:val="left"/><w:rPr><w:kern w:val="0"/><w:szCs w:val="24"/><w:lang w:val="es-CO" w:eastAsia="en-US" w:bidi="ar-SA"/><w:ins w:id="7295" w:author="Unknown Author" w:date="2026-10-30T04:17:53Z"></w:ins></w:rPr></w:pPr><w:ins w:id="7294" w:author="Unknown Author" w:date="2026-10-30T04:17:53Z"><w:r><w:rPr><w:kern w:val="0"/><w:szCs w:val="24"/><w:lang w:val="es-CO" w:eastAsia="en-US" w:bidi="ar-SA"/></w:rPr><w:t>Lidera la construcción y la calibración del gemelo predictivo</w:t></w:r></w:ins></w:p></w:tc><w:tc><w:tcPr><w:tcW w:w="1576" w:type="dxa"/><w:tcBorders></w:tcBorders></w:tcPr><w:p><w:pPr><w:pStyle w:val="Tabla9"/><w:widowControl/><w:jc w:val="left"/><w:rPr><w:kern w:val="0"/><w:szCs w:val="24"/><w:lang w:val="es-CO" w:eastAsia="en-US" w:bidi="ar-SA"/><w:ins w:id="7297" w:author="Unknown Author" w:date="2026-10-30T04:17:53Z"></w:ins></w:rPr></w:pPr><w:ins w:id="7296" w:author="Unknown Author" w:date="2026-10-30T04:17:53Z"><w:r><w:rPr><w:kern w:val="0"/><w:szCs w:val="24"/><w:lang w:val="es-CO" w:eastAsia="en-US" w:bidi="ar-SA"/></w:rPr><w:t>No participa</w:t></w:r></w:ins></w:p></w:tc><w:tc><w:tcPr><w:tcW w:w="1575" w:type="dxa"/><w:tcBorders></w:tcBorders></w:tcPr><w:p><w:pPr><w:pStyle w:val="Tabla9"/><w:widowControl/><w:jc w:val="left"/><w:rPr><w:kern w:val="0"/><w:szCs w:val="24"/><w:lang w:val="es-CO" w:eastAsia="en-US" w:bidi="ar-SA"/><w:ins w:id="7299" w:author="Unknown Author" w:date="2026-10-30T04:17:53Z"></w:ins></w:rPr></w:pPr><w:ins w:id="7298" w:author="Unknown Author" w:date="2026-10-30T04:17:53Z"><w:r><w:rPr><w:kern w:val="0"/><w:szCs w:val="24"/><w:lang w:val="es-CO" w:eastAsia="en-US" w:bidi="ar-SA"/></w:rPr><w:t>No participa</w:t></w:r></w:ins></w:p></w:tc><w:tc><w:tcPr><w:tcW w:w="1660" w:type="dxa"/><w:tcBorders></w:tcBorders></w:tcPr><w:p><w:pPr><w:pStyle w:val="Tabla9"/><w:widowControl/><w:jc w:val="left"/><w:rPr><w:kern w:val="0"/><w:szCs w:val="24"/><w:lang w:val="es-CO" w:eastAsia="en-US" w:bidi="ar-SA"/><w:ins w:id="7301" w:author="Unknown Author" w:date="2026-10-30T04:17:53Z"></w:ins></w:rPr></w:pPr><w:ins w:id="7300" w:author="Unknown Author" w:date="2026-10-30T04:17:53Z"><w:r><w:rPr><w:kern w:val="0"/><w:szCs w:val="24"/><w:lang w:val="es-CO" w:eastAsia="en-US" w:bidi="ar-SA"/></w:rPr><w:t>No participa</w:t></w:r></w:ins></w:p></w:tc><w:tc><w:tcPr><w:tcW w:w="1741" w:type="dxa"/><w:tcBorders></w:tcBorders></w:tcPr><w:p><w:pPr><w:pStyle w:val="Tabla9"/><w:widowControl/><w:jc w:val="left"/><w:rPr><w:kern w:val="0"/><w:szCs w:val="24"/><w:lang w:val="es-CO" w:eastAsia="en-US" w:bidi="ar-SA"/><w:ins w:id="7303" w:author="Unknown Author" w:date="2026-10-30T04:17:53Z"></w:ins></w:rPr></w:pPr><w:ins w:id="7302" w:author="Unknown Author" w:date="2026-10-30T04:17:53Z"><w:r><w:rPr><w:kern w:val="0"/><w:szCs w:val="24"/><w:lang w:val="es-CO" w:eastAsia="en-US" w:bidi="ar-SA"/></w:rPr><w:t>Servicio de cartografía y proveedor de la plataforma geoespacial</w:t></w:r></w:ins></w:p></w:tc></w:tr><w:tr><w:trPr><w:ins w:id="7304" w:author="Unknown Author" w:date="2026-10-30T04:17:53Z"/><w:cantSplit w:val="true"/></w:trPr><w:tc><w:tcPr><w:tcW w:w="1659" w:type="dxa"/><w:tcBorders></w:tcBorders><w:shd w:color="auto" w:fill="F7F7F7" w:val="clear"/></w:tcPr><w:p><w:pPr><w:pStyle w:val="Tabla9"/><w:widowControl/><w:jc w:val="left"/><w:rPr><w:kern w:val="0"/><w:szCs w:val="24"/><w:lang w:val="es-CO" w:eastAsia="en-US" w:bidi="ar-SA"/><w:ins w:id="7306" w:author="Unknown Author" w:date="2026-10-30T04:17:53Z"></w:ins></w:rPr></w:pPr><w:ins w:id="7305" w:author="Unknown Author" w:date="2026-10-30T04:17:53Z"><w:r><w:rPr><w:kern w:val="0"/><w:szCs w:val="24"/><w:lang w:val="es-CO" w:eastAsia="en-US" w:bidi="ar-SA"/></w:rPr><w:t>2.8 Administración y apoyo a la supervisión (objetivo específico 2)</w:t></w:r></w:ins></w:p></w:tc><w:tc><w:tcPr><w:tcW w:w="1742" w:type="dxa"/><w:tcBorders></w:tcBorders><w:shd w:color="auto" w:fill="F7F7F7" w:val="clear"/></w:tcPr><w:p><w:pPr><w:pStyle w:val="Tabla9"/><w:widowControl/><w:jc w:val="left"/><w:rPr><w:kern w:val="0"/><w:szCs w:val="24"/><w:lang w:val="es-CO" w:eastAsia="en-US" w:bidi="ar-SA"/><w:ins w:id="7308" w:author="Unknown Author" w:date="2026-10-30T04:17:53Z"></w:ins></w:rPr></w:pPr><w:ins w:id="7307" w:author="Unknown Author" w:date="2026-10-30T04:17:53Z"><w:r><w:rPr><w:kern w:val="0"/><w:szCs w:val="24"/><w:lang w:val="es-CO" w:eastAsia="en-US" w:bidi="ar-SA"/></w:rPr><w:t>Gestiona compras y conciliación</w:t></w:r></w:ins></w:p></w:tc><w:tc><w:tcPr><w:tcW w:w="1576" w:type="dxa"/><w:tcBorders></w:tcBorders><w:shd w:color="auto" w:fill="F7F7F7" w:val="clear"/></w:tcPr><w:p><w:pPr><w:pStyle w:val="Tabla9"/><w:widowControl/><w:jc w:val="left"/><w:rPr><w:kern w:val="0"/><w:szCs w:val="24"/><w:lang w:val="es-CO" w:eastAsia="en-US" w:bidi="ar-SA"/><w:ins w:id="7310" w:author="Unknown Author" w:date="2026-10-30T04:17:53Z"></w:ins></w:rPr></w:pPr><w:ins w:id="7309" w:author="Unknown Author" w:date="2026-10-30T04:17:53Z"><w:r><w:rPr><w:kern w:val="0"/><w:szCs w:val="24"/><w:lang w:val="es-CO" w:eastAsia="en-US" w:bidi="ar-SA"/></w:rPr><w:t>Reporta su contrapartida</w:t></w:r></w:ins></w:p></w:tc><w:tc><w:tcPr><w:tcW w:w="1575" w:type="dxa"/><w:tcBorders></w:tcBorders><w:shd w:color="auto" w:fill="F7F7F7" w:val="clear"/></w:tcPr><w:p><w:pPr><w:pStyle w:val="Tabla9"/><w:widowControl/><w:jc w:val="left"/><w:rPr><w:kern w:val="0"/><w:szCs w:val="24"/><w:lang w:val="es-CO" w:eastAsia="en-US" w:bidi="ar-SA"/><w:ins w:id="7312" w:author="Unknown Author" w:date="2026-10-30T04:17:53Z"></w:ins></w:rPr></w:pPr><w:ins w:id="7311" w:author="Unknown Author" w:date="2026-10-30T04:17:53Z"><w:r><w:rPr><w:kern w:val="0"/><w:szCs w:val="24"/><w:lang w:val="es-CO" w:eastAsia="en-US" w:bidi="ar-SA"/></w:rPr><w:t>Reporta su contrapartida</w:t></w:r></w:ins></w:p></w:tc><w:tc><w:tcPr><w:tcW w:w="1660" w:type="dxa"/><w:tcBorders></w:tcBorders><w:shd w:color="auto" w:fill="F7F7F7" w:val="clear"/></w:tcPr><w:p><w:pPr><w:pStyle w:val="Tabla9"/><w:widowControl/><w:jc w:val="left"/><w:rPr><w:kern w:val="0"/><w:szCs w:val="24"/><w:lang w:val="es-CO" w:eastAsia="en-US" w:bidi="ar-SA"/><w:ins w:id="7314" w:author="Unknown Author" w:date="2026-10-30T04:17:53Z"></w:ins></w:rPr></w:pPr><w:ins w:id="7313" w:author="Unknown Author" w:date="2026-10-30T04:17:53Z"><w:r><w:rPr><w:kern w:val="0"/><w:szCs w:val="24"/><w:lang w:val="es-CO" w:eastAsia="en-US" w:bidi="ar-SA"/></w:rPr><w:t>Reporta su contrapartida</w:t></w:r></w:ins></w:p></w:tc><w:tc><w:tcPr><w:tcW w:w="1741" w:type="dxa"/><w:tcBorders></w:tcBorders><w:shd w:color="auto" w:fill="F7F7F7" w:val="clear"/></w:tcPr><w:p><w:pPr><w:pStyle w:val="Tabla9"/><w:widowControl/><w:jc w:val="left"/><w:rPr><w:kern w:val="0"/><w:szCs w:val="24"/><w:lang w:val="es-CO" w:eastAsia="en-US" w:bidi="ar-SA"/><w:ins w:id="7316" w:author="Unknown Author" w:date="2026-10-30T04:17:53Z"></w:ins></w:rPr></w:pPr><w:ins w:id="7315" w:author="Unknown Author" w:date="2026-10-30T04:17:53Z"><w:r><w:rPr><w:kern w:val="0"/><w:szCs w:val="24"/><w:lang w:val="es-CO" w:eastAsia="en-US" w:bidi="ar-SA"/></w:rPr><w:t>Proveedores y revisoría fiscal</w:t></w:r></w:ins></w:p></w:tc></w:tr><w:tr><w:trPr><w:ins w:id="7317" w:author="Unknown Author" w:date="2026-10-30T04:17:53Z"/><w:cantSplit w:val="true"/></w:trPr><w:tc><w:tcPr><w:tcW w:w="1659" w:type="dxa"/><w:tcBorders></w:tcBorders></w:tcPr><w:p><w:pPr><w:pStyle w:val="Tabla9"/><w:widowControl/><w:jc w:val="left"/><w:rPr><w:kern w:val="0"/><w:szCs w:val="24"/><w:lang w:val="es-CO" w:eastAsia="en-US" w:bidi="ar-SA"/><w:ins w:id="7319" w:author="Unknown Author" w:date="2026-10-30T04:17:53Z"></w:ins></w:rPr></w:pPr><w:ins w:id="7318" w:author="Unknown Author" w:date="2026-10-30T04:17:53Z"><w:r><w:rPr><w:kern w:val="0"/><w:szCs w:val="24"/><w:lang w:val="es-CO" w:eastAsia="en-US" w:bidi="ar-SA"/></w:rPr><w:t>3.1 Co-diseñar los umbrales y el protocolo de alerta con los consejos</w:t></w:r></w:ins></w:p></w:tc><w:tc><w:tcPr><w:tcW w:w="1742" w:type="dxa"/><w:tcBorders></w:tcBorders></w:tcPr><w:p><w:pPr><w:pStyle w:val="Tabla9"/><w:widowControl/><w:jc w:val="left"/><w:rPr><w:kern w:val="0"/><w:szCs w:val="24"/><w:lang w:val="es-CO" w:eastAsia="en-US" w:bidi="ar-SA"/><w:ins w:id="7321" w:author="Unknown Author" w:date="2026-10-30T04:17:53Z"></w:ins></w:rPr></w:pPr><w:ins w:id="7320" w:author="Unknown Author" w:date="2026-10-30T04:17:53Z"><w:r><w:rPr><w:kern w:val="0"/><w:szCs w:val="24"/><w:lang w:val="es-CO" w:eastAsia="en-US" w:bidi="ar-SA"/></w:rPr><w:t>Coordina el co-diseño y la apropiación social</w:t></w:r></w:ins></w:p></w:tc><w:tc><w:tcPr><w:tcW w:w="1576" w:type="dxa"/><w:tcBorders></w:tcBorders></w:tcPr><w:p><w:pPr><w:pStyle w:val="Tabla9"/><w:widowControl/><w:jc w:val="left"/><w:rPr><w:kern w:val="0"/><w:szCs w:val="24"/><w:lang w:val="es-CO" w:eastAsia="en-US" w:bidi="ar-SA"/><w:ins w:id="7323" w:author="Unknown Author" w:date="2026-10-30T04:17:53Z"></w:ins></w:rPr></w:pPr><w:ins w:id="7322" w:author="Unknown Author" w:date="2026-10-30T04:17:53Z"><w:r><w:rPr><w:kern w:val="0"/><w:szCs w:val="24"/><w:lang w:val="es-CO" w:eastAsia="en-US" w:bidi="ar-SA"/></w:rPr><w:t>Convoca a su consejo de gestión del riesgo y a la comunidad</w:t></w:r></w:ins></w:p></w:tc><w:tc><w:tcPr><w:tcW w:w="1575" w:type="dxa"/><w:tcBorders></w:tcBorders></w:tcPr><w:p><w:pPr><w:pStyle w:val="Tabla9"/><w:widowControl/><w:jc w:val="left"/><w:rPr><w:kern w:val="0"/><w:szCs w:val="24"/><w:lang w:val="es-CO" w:eastAsia="en-US" w:bidi="ar-SA"/><w:ins w:id="7325" w:author="Unknown Author" w:date="2026-10-30T04:17:53Z"></w:ins></w:rPr></w:pPr><w:ins w:id="7324" w:author="Unknown Author" w:date="2026-10-30T04:17:53Z"><w:r><w:rPr><w:kern w:val="0"/><w:szCs w:val="24"/><w:lang w:val="es-CO" w:eastAsia="en-US" w:bidi="ar-SA"/></w:rPr><w:t>Convoca a su consejo de gestión del riesgo y a la comunidad</w:t></w:r></w:ins></w:p></w:tc><w:tc><w:tcPr><w:tcW w:w="1660" w:type="dxa"/><w:tcBorders></w:tcBorders></w:tcPr><w:p><w:pPr><w:pStyle w:val="Tabla9"/><w:widowControl/><w:jc w:val="left"/><w:rPr><w:kern w:val="0"/><w:szCs w:val="24"/><w:lang w:val="es-CO" w:eastAsia="en-US" w:bidi="ar-SA"/><w:ins w:id="7327" w:author="Unknown Author" w:date="2026-10-30T04:17:53Z"></w:ins></w:rPr></w:pPr><w:ins w:id="7326" w:author="Unknown Author" w:date="2026-10-30T04:17:53Z"><w:r><w:rPr><w:kern w:val="0"/><w:szCs w:val="24"/><w:lang w:val="es-CO" w:eastAsia="en-US" w:bidi="ar-SA"/></w:rPr><w:t>No participa</w:t></w:r></w:ins></w:p></w:tc><w:tc><w:tcPr><w:tcW w:w="1741" w:type="dxa"/><w:tcBorders></w:tcBorders></w:tcPr><w:p><w:pPr><w:pStyle w:val="Tabla9"/><w:widowControl/><w:jc w:val="left"/><w:rPr><w:kern w:val="0"/><w:szCs w:val="24"/><w:lang w:val="es-CO" w:eastAsia="en-US" w:bidi="ar-SA"/><w:ins w:id="7329" w:author="Unknown Author" w:date="2026-10-30T04:17:53Z"></w:ins></w:rPr></w:pPr><w:ins w:id="7328" w:author="Unknown Author" w:date="2026-10-30T04:17:53Z"><w:r><w:rPr><w:kern w:val="0"/><w:szCs w:val="24"/><w:lang w:val="es-CO" w:eastAsia="en-US" w:bidi="ar-SA"/></w:rPr><w:t>Consejos de gestión del riesgo, comunidades vecinas y servicio contratado de diseño del tablero</w:t></w:r></w:ins></w:p></w:tc></w:tr><w:tr><w:trPr><w:ins w:id="7330" w:author="Unknown Author" w:date="2026-10-30T04:17:53Z"/><w:cantSplit w:val="true"/></w:trPr><w:tc><w:tcPr><w:tcW w:w="1659" w:type="dxa"/><w:tcBorders></w:tcBorders><w:shd w:color="auto" w:fill="F7F7F7" w:val="clear"/></w:tcPr><w:p><w:pPr><w:pStyle w:val="Tabla9"/><w:widowControl/><w:jc w:val="left"/><w:rPr><w:kern w:val="0"/><w:szCs w:val="24"/><w:lang w:val="es-CO" w:eastAsia="en-US" w:bidi="ar-SA"/><w:ins w:id="7332" w:author="Unknown Author" w:date="2026-10-30T04:17:53Z"></w:ins></w:rPr></w:pPr><w:ins w:id="7331" w:author="Unknown Author" w:date="2026-10-30T04:17:53Z"><w:r><w:rPr><w:kern w:val="0"/><w:szCs w:val="24"/><w:lang w:val="es-CO" w:eastAsia="en-US" w:bidi="ar-SA"/></w:rPr><w:t>3.2 Poner en uso el tablero con los consejos</w:t></w:r></w:ins></w:p></w:tc><w:tc><w:tcPr><w:tcW w:w="1742" w:type="dxa"/><w:tcBorders></w:tcBorders><w:shd w:color="auto" w:fill="F7F7F7" w:val="clear"/></w:tcPr><w:p><w:pPr><w:pStyle w:val="Tabla9"/><w:widowControl/><w:jc w:val="left"/><w:rPr><w:kern w:val="0"/><w:szCs w:val="24"/><w:lang w:val="es-CO" w:eastAsia="en-US" w:bidi="ar-SA"/><w:ins w:id="7334" w:author="Unknown Author" w:date="2026-10-30T04:17:53Z"></w:ins></w:rPr></w:pPr><w:ins w:id="7333" w:author="Unknown Author" w:date="2026-10-30T04:17:53Z"><w:r><w:rPr><w:kern w:val="0"/><w:szCs w:val="24"/><w:lang w:val="es-CO" w:eastAsia="en-US" w:bidi="ar-SA"/></w:rPr><w:t>Acompaña y evalúa el uso del tablero y coordina su soporte técnico</w:t></w:r></w:ins></w:p></w:tc><w:tc><w:tcPr><w:tcW w:w="1576" w:type="dxa"/><w:tcBorders></w:tcBorders><w:shd w:color="auto" w:fill="F7F7F7" w:val="clear"/></w:tcPr><w:p><w:pPr><w:pStyle w:val="Tabla9"/><w:widowControl/><w:jc w:val="left"/><w:rPr><w:kern w:val="0"/><w:szCs w:val="24"/><w:lang w:val="es-CO" w:eastAsia="en-US" w:bidi="ar-SA"/><w:ins w:id="7336" w:author="Unknown Author" w:date="2026-10-30T04:17:53Z"></w:ins></w:rPr></w:pPr><w:ins w:id="7335" w:author="Unknown Author" w:date="2026-10-30T04:17:53Z"><w:r><w:rPr><w:kern w:val="0"/><w:szCs w:val="24"/><w:lang w:val="es-CO" w:eastAsia="en-US" w:bidi="ar-SA"/></w:rPr><w:t>Lidera el registro de decisiones en Manizales</w:t></w:r></w:ins></w:p></w:tc><w:tc><w:tcPr><w:tcW w:w="1575" w:type="dxa"/><w:tcBorders></w:tcBorders><w:shd w:color="auto" w:fill="F7F7F7" w:val="clear"/></w:tcPr><w:p><w:pPr><w:pStyle w:val="Tabla9"/><w:widowControl/><w:jc w:val="left"/><w:rPr><w:kern w:val="0"/><w:szCs w:val="24"/><w:lang w:val="es-CO" w:eastAsia="en-US" w:bidi="ar-SA"/><w:ins w:id="7338" w:author="Unknown Author" w:date="2026-10-30T04:17:53Z"></w:ins></w:rPr></w:pPr><w:ins w:id="7337" w:author="Unknown Author" w:date="2026-10-30T04:17:53Z"><w:r><w:rPr><w:kern w:val="0"/><w:szCs w:val="24"/><w:lang w:val="es-CO" w:eastAsia="en-US" w:bidi="ar-SA"/></w:rPr><w:t>Lidera el registro de decisiones en Calarcá</w:t></w:r></w:ins></w:p></w:tc><w:tc><w:tcPr><w:tcW w:w="1660" w:type="dxa"/><w:tcBorders></w:tcBorders><w:shd w:color="auto" w:fill="F7F7F7" w:val="clear"/></w:tcPr><w:p><w:pPr><w:pStyle w:val="Tabla9"/><w:widowControl/><w:jc w:val="left"/><w:rPr><w:kern w:val="0"/><w:szCs w:val="24"/><w:lang w:val="es-CO" w:eastAsia="en-US" w:bidi="ar-SA"/><w:ins w:id="7340" w:author="Unknown Author" w:date="2026-10-30T04:17:53Z"></w:ins></w:rPr></w:pPr><w:ins w:id="7339" w:author="Unknown Author" w:date="2026-10-30T04:17:53Z"><w:r><w:rPr><w:kern w:val="0"/><w:szCs w:val="24"/><w:lang w:val="es-CO" w:eastAsia="en-US" w:bidi="ar-SA"/></w:rPr><w:t>No participa</w:t></w:r></w:ins></w:p></w:tc><w:tc><w:tcPr><w:tcW w:w="1741" w:type="dxa"/><w:tcBorders></w:tcBorders><w:shd w:color="auto" w:fill="F7F7F7" w:val="clear"/></w:tcPr><w:p><w:pPr><w:pStyle w:val="Tabla9"/><w:widowControl/><w:jc w:val="left"/><w:rPr><w:kern w:val="0"/><w:szCs w:val="24"/><w:lang w:val="es-CO" w:eastAsia="en-US" w:bidi="ar-SA"/><w:ins w:id="7342" w:author="Unknown Author" w:date="2026-10-30T04:17:53Z"></w:ins></w:rPr></w:pPr><w:ins w:id="7341" w:author="Unknown Author" w:date="2026-10-30T04:17:53Z"><w:r><w:rPr><w:kern w:val="0"/><w:szCs w:val="24"/><w:lang w:val="es-CO" w:eastAsia="en-US" w:bidi="ar-SA"/></w:rPr><w:t>Consejos de gestión del riesgo</w:t></w:r></w:ins></w:p></w:tc></w:tr><w:tr><w:trPr><w:ins w:id="7343" w:author="Unknown Author" w:date="2026-10-30T04:17:53Z"/><w:cantSplit w:val="true"/></w:trPr><w:tc><w:tcPr><w:tcW w:w="1659" w:type="dxa"/><w:tcBorders></w:tcBorders></w:tcPr><w:p><w:pPr><w:pStyle w:val="Tabla9"/><w:widowControl/><w:jc w:val="left"/><w:rPr><w:kern w:val="0"/><w:szCs w:val="24"/><w:lang w:val="es-CO" w:eastAsia="en-US" w:bidi="ar-SA"/><w:ins w:id="7345" w:author="Unknown Author" w:date="2026-10-30T04:17:53Z"></w:ins></w:rPr></w:pPr><w:ins w:id="7344" w:author="Unknown Author" w:date="2026-10-30T04:17:53Z"><w:r><w:rPr><w:kern w:val="0"/><w:szCs w:val="24"/><w:lang w:val="es-CO" w:eastAsia="en-US" w:bidi="ar-SA"/></w:rPr><w:t>3.3 Formar custodios y firmar los convenios por tramo</w:t></w:r></w:ins></w:p></w:tc><w:tc><w:tcPr><w:tcW w:w="1742" w:type="dxa"/><w:tcBorders></w:tcBorders></w:tcPr><w:p><w:pPr><w:pStyle w:val="Tabla9"/><w:widowControl/><w:jc w:val="left"/><w:rPr><w:kern w:val="0"/><w:szCs w:val="24"/><w:lang w:val="es-CO" w:eastAsia="en-US" w:bidi="ar-SA"/><w:ins w:id="7347" w:author="Unknown Author" w:date="2026-10-30T04:17:53Z"></w:ins></w:rPr></w:pPr><w:ins w:id="7346" w:author="Unknown Author" w:date="2026-10-30T04:17:53Z"><w:r><w:rPr><w:kern w:val="0"/><w:szCs w:val="24"/><w:lang w:val="es-CO" w:eastAsia="en-US" w:bidi="ar-SA"/></w:rPr><w:t>Diseña y certifica la formación de custodios</w:t></w:r></w:ins></w:p></w:tc><w:tc><w:tcPr><w:tcW w:w="1576" w:type="dxa"/><w:tcBorders></w:tcBorders></w:tcPr><w:p><w:pPr><w:pStyle w:val="Tabla9"/><w:widowControl/><w:jc w:val="left"/><w:rPr><w:kern w:val="0"/><w:szCs w:val="24"/><w:lang w:val="es-CO" w:eastAsia="en-US" w:bidi="ar-SA"/><w:ins w:id="7349" w:author="Unknown Author" w:date="2026-10-30T04:17:53Z"></w:ins></w:rPr></w:pPr><w:ins w:id="7348" w:author="Unknown Author" w:date="2026-10-30T04:17:53Z"><w:r><w:rPr><w:kern w:val="0"/><w:szCs w:val="24"/><w:lang w:val="es-CO" w:eastAsia="en-US" w:bidi="ar-SA"/></w:rPr><w:t>Firma el convenio de custodia</w:t></w:r></w:ins></w:p></w:tc><w:tc><w:tcPr><w:tcW w:w="1575" w:type="dxa"/><w:tcBorders></w:tcBorders></w:tcPr><w:p><w:pPr><w:pStyle w:val="Tabla9"/><w:widowControl/><w:jc w:val="left"/><w:rPr><w:kern w:val="0"/><w:szCs w:val="24"/><w:lang w:val="es-CO" w:eastAsia="en-US" w:bidi="ar-SA"/><w:ins w:id="7351" w:author="Unknown Author" w:date="2026-10-30T04:17:53Z"></w:ins></w:rPr></w:pPr><w:ins w:id="7350" w:author="Unknown Author" w:date="2026-10-30T04:17:53Z"><w:r><w:rPr><w:kern w:val="0"/><w:szCs w:val="24"/><w:lang w:val="es-CO" w:eastAsia="en-US" w:bidi="ar-SA"/></w:rPr><w:t>Firma el convenio de custodia</w:t></w:r></w:ins></w:p></w:tc><w:tc><w:tcPr><w:tcW w:w="1660" w:type="dxa"/><w:tcBorders></w:tcBorders></w:tcPr><w:p><w:pPr><w:pStyle w:val="Tabla9"/><w:widowControl/><w:jc w:val="left"/><w:rPr><w:kern w:val="0"/><w:szCs w:val="24"/><w:lang w:val="es-CO" w:eastAsia="en-US" w:bidi="ar-SA"/><w:ins w:id="7353" w:author="Unknown Author" w:date="2026-10-30T04:17:53Z"></w:ins></w:rPr></w:pPr><w:ins w:id="7352" w:author="Unknown Author" w:date="2026-10-30T04:17:53Z"><w:r><w:rPr><w:kern w:val="0"/><w:szCs w:val="24"/><w:lang w:val="es-CO" w:eastAsia="en-US" w:bidi="ar-SA"/></w:rPr><w:t>Estructura los convenios de transferencia y de custodia</w:t></w:r></w:ins></w:p></w:tc><w:tc><w:tcPr><w:tcW w:w="1741" w:type="dxa"/><w:tcBorders></w:tcBorders></w:tcPr><w:p><w:pPr><w:pStyle w:val="Tabla9"/><w:widowControl/><w:jc w:val="left"/><w:rPr><w:kern w:val="0"/><w:szCs w:val="24"/><w:lang w:val="es-CO" w:eastAsia="en-US" w:bidi="ar-SA"/><w:ins w:id="7355" w:author="Unknown Author" w:date="2026-10-30T04:17:53Z"></w:ins></w:rPr></w:pPr><w:ins w:id="7354" w:author="Unknown Author" w:date="2026-10-30T04:17:53Z"><w:r><w:rPr><w:kern w:val="0"/><w:szCs w:val="24"/><w:lang w:val="es-CO" w:eastAsia="en-US" w:bidi="ar-SA"/></w:rPr><w:t>Custodios designados</w:t></w:r></w:ins></w:p></w:tc></w:tr><w:tr><w:trPr><w:ins w:id="7356" w:author="Unknown Author" w:date="2026-10-30T04:17:53Z"/><w:cantSplit w:val="true"/></w:trPr><w:tc><w:tcPr><w:tcW w:w="1659" w:type="dxa"/><w:tcBorders></w:tcBorders><w:shd w:color="auto" w:fill="F7F7F7" w:val="clear"/></w:tcPr><w:p><w:pPr><w:pStyle w:val="Tabla9"/><w:widowControl/><w:jc w:val="left"/><w:rPr><w:kern w:val="0"/><w:szCs w:val="24"/><w:lang w:val="es-CO" w:eastAsia="en-US" w:bidi="ar-SA"/><w:ins w:id="7358" w:author="Unknown Author" w:date="2026-10-30T04:17:53Z"></w:ins></w:rPr></w:pPr><w:ins w:id="7357" w:author="Unknown Author" w:date="2026-10-30T04:17:53Z"><w:r><w:rPr><w:kern w:val="0"/><w:szCs w:val="24"/><w:lang w:val="es-CO" w:eastAsia="en-US" w:bidi="ar-SA"/></w:rPr><w:t>3.4 Transferir, cerrar y evaluar</w:t></w:r></w:ins></w:p></w:tc><w:tc><w:tcPr><w:tcW w:w="1742" w:type="dxa"/><w:tcBorders></w:tcBorders><w:shd w:color="auto" w:fill="F7F7F7" w:val="clear"/></w:tcPr><w:p><w:pPr><w:pStyle w:val="Tabla9"/><w:widowControl/><w:jc w:val="left"/><w:rPr><w:kern w:val="0"/><w:szCs w:val="24"/><w:lang w:val="es-CO" w:eastAsia="en-US" w:bidi="ar-SA"/><w:ins w:id="7360" w:author="Unknown Author" w:date="2026-10-30T04:17:53Z"></w:ins></w:rPr></w:pPr><w:ins w:id="7359" w:author="Unknown Author" w:date="2026-10-30T04:17:53Z"><w:r><w:rPr><w:kern w:val="0"/><w:szCs w:val="24"/><w:lang w:val="es-CO" w:eastAsia="en-US" w:bidi="ar-SA"/></w:rPr><w:t>Entrega los bienes y evalúa el cierre</w:t></w:r></w:ins></w:p></w:tc><w:tc><w:tcPr><w:tcW w:w="1576" w:type="dxa"/><w:tcBorders></w:tcBorders><w:shd w:color="auto" w:fill="F7F7F7" w:val="clear"/></w:tcPr><w:p><w:pPr><w:pStyle w:val="Tabla9"/><w:widowControl/><w:jc w:val="left"/><w:rPr><w:kern w:val="0"/><w:szCs w:val="24"/><w:lang w:val="es-CO" w:eastAsia="en-US" w:bidi="ar-SA"/><w:ins w:id="7362" w:author="Unknown Author" w:date="2026-10-30T04:17:53Z"></w:ins></w:rPr></w:pPr><w:ins w:id="7361" w:author="Unknown Author" w:date="2026-10-30T04:17:53Z"><w:r><w:rPr><w:kern w:val="0"/><w:szCs w:val="24"/><w:lang w:val="es-CO" w:eastAsia="en-US" w:bidi="ar-SA"/></w:rPr><w:t>Recibe la custodia local</w:t></w:r></w:ins></w:p></w:tc><w:tc><w:tcPr><w:tcW w:w="1575" w:type="dxa"/><w:tcBorders></w:tcBorders><w:shd w:color="auto" w:fill="F7F7F7" w:val="clear"/></w:tcPr><w:p><w:pPr><w:pStyle w:val="Tabla9"/><w:widowControl/><w:jc w:val="left"/><w:rPr><w:kern w:val="0"/><w:szCs w:val="24"/><w:lang w:val="es-CO" w:eastAsia="en-US" w:bidi="ar-SA"/><w:ins w:id="7364" w:author="Unknown Author" w:date="2026-10-30T04:17:53Z"></w:ins></w:rPr></w:pPr><w:ins w:id="7363" w:author="Unknown Author" w:date="2026-10-30T04:17:53Z"><w:r><w:rPr><w:kern w:val="0"/><w:szCs w:val="24"/><w:lang w:val="es-CO" w:eastAsia="en-US" w:bidi="ar-SA"/></w:rPr><w:t>Recibe la custodia local</w:t></w:r></w:ins></w:p></w:tc><w:tc><w:tcPr><w:tcW w:w="1660" w:type="dxa"/><w:tcBorders></w:tcBorders><w:shd w:color="auto" w:fill="F7F7F7" w:val="clear"/></w:tcPr><w:p><w:pPr><w:pStyle w:val="Tabla9"/><w:widowControl/><w:jc w:val="left"/><w:rPr><w:kern w:val="0"/><w:szCs w:val="24"/><w:lang w:val="es-CO" w:eastAsia="en-US" w:bidi="ar-SA"/><w:ins w:id="7366" w:author="Unknown Author" w:date="2026-10-30T04:17:53Z"></w:ins></w:rPr></w:pPr><w:ins w:id="7365" w:author="Unknown Author" w:date="2026-10-30T04:17:53Z"><w:r><w:rPr><w:kern w:val="0"/><w:szCs w:val="24"/><w:lang w:val="es-CO" w:eastAsia="en-US" w:bidi="ar-SA"/></w:rPr><w:t>Lidera la valoración y la ruta de transferencia</w:t></w:r></w:ins></w:p></w:tc><w:tc><w:tcPr><w:tcW w:w="1741" w:type="dxa"/><w:tcBorders></w:tcBorders><w:shd w:color="auto" w:fill="F7F7F7" w:val="clear"/></w:tcPr><w:p><w:pPr><w:pStyle w:val="Tabla9"/><w:widowControl/><w:jc w:val="left"/><w:rPr><w:kern w:val="0"/><w:szCs w:val="24"/><w:lang w:val="es-CO" w:eastAsia="en-US" w:bidi="ar-SA"/><w:ins w:id="7368" w:author="Unknown Author" w:date="2026-10-30T04:17:53Z"></w:ins></w:rPr></w:pPr><w:ins w:id="7367" w:author="Unknown Author" w:date="2026-10-30T04:17:53Z"><w:r><w:rPr><w:kern w:val="0"/><w:szCs w:val="24"/><w:lang w:val="es-CO" w:eastAsia="en-US" w:bidi="ar-SA"/></w:rPr><w:t>Custodios, evaluador independiente y proveedor de la plataforma geoespacial</w:t></w:r></w:ins></w:p></w:tc></w:tr><w:tr><w:trPr><w:ins w:id="7369" w:author="Unknown Author" w:date="2026-10-30T04:17:53Z"/><w:cantSplit w:val="true"/></w:trPr><w:tc><w:tcPr><w:tcW w:w="1659" w:type="dxa"/><w:tcBorders></w:tcBorders></w:tcPr><w:p><w:pPr><w:pStyle w:val="Tabla9"/><w:widowControl/><w:jc w:val="left"/><w:rPr><w:kern w:val="0"/><w:szCs w:val="24"/><w:lang w:val="es-CO" w:eastAsia="en-US" w:bidi="ar-SA"/><w:ins w:id="7371" w:author="Unknown Author" w:date="2026-10-30T04:17:53Z"></w:ins></w:rPr></w:pPr><w:ins w:id="7370" w:author="Unknown Author" w:date="2026-10-30T04:17:53Z"><w:r><w:rPr><w:kern w:val="0"/><w:szCs w:val="24"/><w:lang w:val="es-CO" w:eastAsia="en-US" w:bidi="ar-SA"/></w:rPr><w:t>3.5 Adoptar el protocolo de evaluación previa de demolición y transferir el laboratorio</w:t></w:r></w:ins></w:p></w:tc><w:tc><w:tcPr><w:tcW w:w="1742" w:type="dxa"/><w:tcBorders></w:tcBorders></w:tcPr><w:p><w:pPr><w:pStyle w:val="Tabla9"/><w:widowControl/><w:jc w:val="left"/><w:rPr><w:kern w:val="0"/><w:szCs w:val="24"/><w:lang w:val="es-CO" w:eastAsia="en-US" w:bidi="ar-SA"/><w:ins w:id="7373" w:author="Unknown Author" w:date="2026-10-30T04:17:53Z"></w:ins></w:rPr></w:pPr><w:ins w:id="7372" w:author="Unknown Author" w:date="2026-10-30T04:17:53Z"><w:r><w:rPr><w:kern w:val="0"/><w:szCs w:val="24"/><w:lang w:val="es-CO" w:eastAsia="en-US" w:bidi="ar-SA"/></w:rPr><w:t>Lidera el protocolo de evaluación previa y transfiere el laboratorio</w:t></w:r></w:ins></w:p></w:tc><w:tc><w:tcPr><w:tcW w:w="1576" w:type="dxa"/><w:tcBorders></w:tcBorders></w:tcPr><w:p><w:pPr><w:pStyle w:val="Tabla9"/><w:widowControl/><w:jc w:val="left"/><w:rPr><w:kern w:val="0"/><w:szCs w:val="24"/><w:lang w:val="es-CO" w:eastAsia="en-US" w:bidi="ar-SA"/><w:ins w:id="7375" w:author="Unknown Author" w:date="2026-10-30T04:17:53Z"></w:ins></w:rPr></w:pPr><w:ins w:id="7374" w:author="Unknown Author" w:date="2026-10-30T04:17:53Z"><w:r><w:rPr><w:kern w:val="0"/><w:szCs w:val="24"/><w:lang w:val="es-CO" w:eastAsia="en-US" w:bidi="ar-SA"/></w:rPr><w:t>Adopta el protocolo en Manizales</w:t></w:r></w:ins></w:p></w:tc><w:tc><w:tcPr><w:tcW w:w="1575" w:type="dxa"/><w:tcBorders></w:tcBorders></w:tcPr><w:p><w:pPr><w:pStyle w:val="Tabla9"/><w:widowControl/><w:jc w:val="left"/><w:rPr><w:kern w:val="0"/><w:szCs w:val="24"/><w:lang w:val="es-CO" w:eastAsia="en-US" w:bidi="ar-SA"/><w:ins w:id="7377" w:author="Unknown Author" w:date="2026-10-30T04:17:53Z"></w:ins></w:rPr></w:pPr><w:ins w:id="7376" w:author="Unknown Author" w:date="2026-10-30T04:17:53Z"><w:r><w:rPr><w:kern w:val="0"/><w:szCs w:val="24"/><w:lang w:val="es-CO" w:eastAsia="en-US" w:bidi="ar-SA"/></w:rPr><w:t>Adopta el protocolo en Calarcá</w:t></w:r></w:ins></w:p></w:tc><w:tc><w:tcPr><w:tcW w:w="1660" w:type="dxa"/><w:tcBorders></w:tcBorders></w:tcPr><w:p><w:pPr><w:pStyle w:val="Tabla9"/><w:widowControl/><w:jc w:val="left"/><w:rPr><w:kern w:val="0"/><w:szCs w:val="24"/><w:lang w:val="es-CO" w:eastAsia="en-US" w:bidi="ar-SA"/><w:ins w:id="7379" w:author="Unknown Author" w:date="2026-10-30T04:17:53Z"></w:ins></w:rPr></w:pPr><w:ins w:id="7378" w:author="Unknown Author" w:date="2026-10-30T04:17:53Z"><w:r><w:rPr><w:kern w:val="0"/><w:szCs w:val="24"/><w:lang w:val="es-CO" w:eastAsia="en-US" w:bidi="ar-SA"/></w:rPr><w:t>No participa</w:t></w:r></w:ins></w:p></w:tc><w:tc><w:tcPr><w:tcW w:w="1741" w:type="dxa"/><w:tcBorders></w:tcBorders></w:tcPr><w:p><w:pPr><w:pStyle w:val="Tabla9"/><w:widowControl/><w:jc w:val="left"/><w:rPr><w:kern w:val="0"/><w:szCs w:val="24"/><w:lang w:val="es-CO" w:eastAsia="en-US" w:bidi="ar-SA"/><w:ins w:id="7381" w:author="Unknown Author" w:date="2026-10-30T04:17:53Z"></w:ins></w:rPr></w:pPr><w:ins w:id="7380" w:author="Unknown Author" w:date="2026-10-30T04:17:53Z"><w:r><w:rPr><w:kern w:val="0"/><w:szCs w:val="24"/><w:lang w:val="es-CO" w:eastAsia="en-US" w:bidi="ar-SA"/></w:rPr><w:t>Consejos, responsables de obra y verificador independiente</w:t></w:r></w:ins></w:p></w:tc></w:tr><w:tr><w:trPr><w:ins w:id="7382" w:author="Unknown Author" w:date="2026-10-30T04:17:53Z"/><w:cantSplit w:val="true"/></w:trPr><w:tc><w:tcPr><w:tcW w:w="1659" w:type="dxa"/><w:tcBorders><w:bottom w:val="single" w:sz="12" w:space="0" w:color="2A3439"/></w:tcBorders><w:shd w:color="auto" w:fill="F7F7F7" w:val="clear"/></w:tcPr><w:p><w:pPr><w:pStyle w:val="Tabla9"/><w:keepNext w:val="true"/><w:widowControl/><w:jc w:val="left"/><w:rPr><w:kern w:val="0"/><w:szCs w:val="24"/><w:lang w:val="es-CO" w:eastAsia="en-US" w:bidi="ar-SA"/><w:ins w:id="7384" w:author="Unknown Author" w:date="2026-10-30T04:17:53Z"></w:ins></w:rPr></w:pPr><w:ins w:id="7383" w:author="Unknown Author" w:date="2026-10-30T04:17:53Z"><w:r><w:rPr><w:kern w:val="0"/><w:szCs w:val="24"/><w:lang w:val="es-CO" w:eastAsia="en-US" w:bidi="ar-SA"/></w:rPr><w:t>3.6 Administración y apoyo a la supervisión (objetivo específico 3)</w:t></w:r></w:ins></w:p></w:tc><w:tc><w:tcPr><w:tcW w:w="1742" w:type="dxa"/><w:tcBorders><w:bottom w:val="single" w:sz="12" w:space="0" w:color="2A3439"/></w:tcBorders><w:shd w:color="auto" w:fill="F7F7F7" w:val="clear"/></w:tcPr><w:p><w:pPr><w:pStyle w:val="Tabla9"/><w:keepNext w:val="true"/><w:widowControl/><w:jc w:val="left"/><w:rPr><w:kern w:val="0"/><w:szCs w:val="24"/><w:lang w:val="es-CO" w:eastAsia="en-US" w:bidi="ar-SA"/><w:ins w:id="7386" w:author="Unknown Author" w:date="2026-10-30T04:17:53Z"></w:ins></w:rPr></w:pPr><w:ins w:id="7385" w:author="Unknown Author" w:date="2026-10-30T04:17:53Z"><w:r><w:rPr><w:kern w:val="0"/><w:szCs w:val="24"/><w:lang w:val="es-CO" w:eastAsia="en-US" w:bidi="ar-SA"/></w:rPr><w:t>Gestiona eventos y logística</w:t></w:r></w:ins></w:p></w:tc><w:tc><w:tcPr><w:tcW w:w="1576" w:type="dxa"/><w:tcBorders><w:bottom w:val="single" w:sz="12" w:space="0" w:color="2A3439"/></w:tcBorders><w:shd w:color="auto" w:fill="F7F7F7" w:val="clear"/></w:tcPr><w:p><w:pPr><w:pStyle w:val="Tabla9"/><w:keepNext w:val="true"/><w:widowControl/><w:jc w:val="left"/><w:rPr><w:kern w:val="0"/><w:szCs w:val="24"/><w:lang w:val="es-CO" w:eastAsia="en-US" w:bidi="ar-SA"/><w:ins w:id="7388" w:author="Unknown Author" w:date="2026-10-30T04:17:53Z"></w:ins></w:rPr></w:pPr><w:ins w:id="7387" w:author="Unknown Author" w:date="2026-10-30T04:17:53Z"><w:r><w:rPr><w:kern w:val="0"/><w:szCs w:val="24"/><w:lang w:val="es-CO" w:eastAsia="en-US" w:bidi="ar-SA"/></w:rPr><w:t>Reporta su contrapartida</w:t></w:r></w:ins></w:p></w:tc><w:tc><w:tcPr><w:tcW w:w="1575" w:type="dxa"/><w:tcBorders><w:bottom w:val="single" w:sz="12" w:space="0" w:color="2A3439"/></w:tcBorders><w:shd w:color="auto" w:fill="F7F7F7" w:val="clear"/></w:tcPr><w:p><w:pPr><w:pStyle w:val="Tabla9"/><w:keepNext w:val="true"/><w:widowControl/><w:jc w:val="left"/><w:rPr><w:kern w:val="0"/><w:szCs w:val="24"/><w:lang w:val="es-CO" w:eastAsia="en-US" w:bidi="ar-SA"/><w:ins w:id="7390" w:author="Unknown Author" w:date="2026-10-30T04:17:53Z"></w:ins></w:rPr></w:pPr><w:ins w:id="7389" w:author="Unknown Author" w:date="2026-10-30T04:17:53Z"><w:r><w:rPr><w:kern w:val="0"/><w:szCs w:val="24"/><w:lang w:val="es-CO" w:eastAsia="en-US" w:bidi="ar-SA"/></w:rPr><w:t>Reporta su contrapartida</w:t></w:r></w:ins></w:p></w:tc><w:tc><w:tcPr><w:tcW w:w="1660" w:type="dxa"/><w:tcBorders><w:bottom w:val="single" w:sz="12" w:space="0" w:color="2A3439"/></w:tcBorders><w:shd w:color="auto" w:fill="F7F7F7" w:val="clear"/></w:tcPr><w:p><w:pPr><w:pStyle w:val="Tabla9"/><w:keepNext w:val="true"/><w:widowControl/><w:jc w:val="left"/><w:rPr><w:kern w:val="0"/><w:szCs w:val="24"/><w:lang w:val="es-CO" w:eastAsia="en-US" w:bidi="ar-SA"/><w:ins w:id="7392" w:author="Unknown Author" w:date="2026-10-30T04:17:53Z"></w:ins></w:rPr></w:pPr><w:ins w:id="7391" w:author="Unknown Author" w:date="2026-10-30T04:17:53Z"><w:r><w:rPr><w:kern w:val="0"/><w:szCs w:val="24"/><w:lang w:val="es-CO" w:eastAsia="en-US" w:bidi="ar-SA"/></w:rPr><w:t>Reporta su contrapartida</w:t></w:r></w:ins></w:p></w:tc><w:tc><w:tcPr><w:tcW w:w="1741" w:type="dxa"/><w:tcBorders><w:bottom w:val="single" w:sz="12" w:space="0" w:color="2A3439"/></w:tcBorders><w:shd w:color="auto" w:fill="F7F7F7" w:val="clear"/></w:tcPr><w:p><w:pPr><w:pStyle w:val="Tabla9"/><w:keepNext w:val="true"/><w:widowControl/><w:jc w:val="left"/><w:rPr><w:kern w:val="0"/><w:szCs w:val="24"/><w:lang w:val="es-CO" w:eastAsia="en-US" w:bidi="ar-SA"/><w:ins w:id="7394" w:author="Unknown Author" w:date="2026-10-30T04:17:53Z"></w:ins></w:rPr></w:pPr><w:ins w:id="7393" w:author="Unknown Author" w:date="2026-10-30T04:17:53Z"><w:r><w:rPr><w:kern w:val="0"/><w:szCs w:val="24"/><w:lang w:val="es-CO" w:eastAsia="en-US" w:bidi="ar-SA"/></w:rPr><w:t>Proveedores de logística</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659"/><w:gridCol w:w="1658"/><w:gridCol w:w="1493"/><w:gridCol w:w="1742"/><w:gridCol w:w="1660"/><w:gridCol w:w="1741"/></w:tblGrid><w:tr><w:trPr><w:tblHeader w:val="true"/><w:del w:id="7395" w:author="Unknown Author" w:date="2026-10-30T04:17:53Z"/><w:cantSplit w:val="true"/></w:trPr><w:tc><w:tcPr><w:tcW w:w="165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7397" w:author="Unknown Author" w:date="2026-10-30T04:17:53Z"></w:del></w:rPr></w:pPr><w:del w:id="7396" w:author="Unknown Author" w:date="2026-10-30T04:17:53Z"><w:r><w:rPr><w:b/><w:kern w:val="0"/><w:szCs w:val="24"/><w:lang w:val="es-CO" w:eastAsia="en-US" w:bidi="ar-SA"/></w:rPr><w:delText>Actividad</w:delText></w:r></w:del></w:p></w:tc><w:tc><w:tcPr><w:tcW w:w="165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7399" w:author="Unknown Author" w:date="2026-10-30T04:17:53Z"></w:del></w:rPr></w:pPr><w:del w:id="7398" w:author="Unknown Author" w:date="2026-10-30T04:17:53Z"><w:r><w:rPr><w:b/><w:kern w:val="0"/><w:szCs w:val="24"/><w:lang w:val="es-CO" w:eastAsia="en-US" w:bidi="ar-SA"/></w:rPr><w:delText>Entidad proponente: universidad</w:delText></w:r></w:del></w:p></w:tc><w:tc><w:tcPr><w:tcW w:w="149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7401" w:author="Unknown Author" w:date="2026-10-30T04:17:53Z"></w:del></w:rPr></w:pPr><w:del w:id="7400" w:author="Unknown Author" w:date="2026-10-30T04:17:53Z"><w:r><w:rPr><w:b/><w:kern w:val="0"/><w:szCs w:val="24"/><w:lang w:val="es-CO" w:eastAsia="en-US" w:bidi="ar-SA"/></w:rPr><w:delText>Entidad aliada 1: municipio</w:delText></w:r></w:del></w:p></w:tc><w:tc><w:tcPr><w:tcW w:w="174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7403" w:author="Unknown Author" w:date="2026-10-30T04:17:53Z"></w:del></w:rPr></w:pPr><w:del w:id="7402" w:author="Unknown Author" w:date="2026-10-30T04:17:53Z"><w:r><w:rPr><w:b/><w:kern w:val="0"/><w:szCs w:val="24"/><w:lang w:val="es-CO" w:eastAsia="en-US" w:bidi="ar-SA"/></w:rPr><w:delText>Entidad aliada 2: actor del SNCTI</w:delText></w:r></w:del></w:p></w:tc><w:tc><w:tcPr><w:tcW w:w="166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7405" w:author="Unknown Author" w:date="2026-10-30T04:17:53Z"></w:del></w:rPr></w:pPr><w:del w:id="7404" w:author="Unknown Author" w:date="2026-10-30T04:17:53Z"><w:r><w:rPr><w:b/><w:kern w:val="0"/><w:szCs w:val="24"/><w:lang w:val="es-CO" w:eastAsia="en-US" w:bidi="ar-SA"/></w:rPr><w:delText>Entidad aliada 3: empresa tecnológica</w:delText></w:r></w:del></w:p></w:tc><w:tc><w:tcPr><w:tcW w:w="174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7407" w:author="Unknown Author" w:date="2026-10-30T04:17:53Z"></w:del></w:rPr></w:pPr><w:del w:id="7406" w:author="Unknown Author" w:date="2026-10-30T04:17:53Z"><w:r><w:rPr><w:b/><w:kern w:val="0"/><w:szCs w:val="24"/><w:lang w:val="es-CO" w:eastAsia="en-US" w:bidi="ar-SA"/></w:rPr><w:delText>Actores de cambio y proveedores</w:delText></w:r></w:del></w:p></w:tc></w:tr><w:tr><w:trPr><w:del w:id="7408" w:author="Unknown Author" w:date="2026-10-30T04:17:53Z"/><w:cantSplit w:val="true"/></w:trPr><w:tc><w:tcPr><w:tcW w:w="1659" w:type="dxa"/><w:tcBorders></w:tcBorders></w:tcPr><w:p><w:pPr><w:pStyle w:val="Tabla9"/><w:widowControl/><w:jc w:val="left"/><w:rPr><w:kern w:val="0"/><w:szCs w:val="24"/><w:lang w:val="es-CO" w:eastAsia="en-US" w:bidi="ar-SA"/><w:del w:id="7410" w:author="Unknown Author" w:date="2026-10-30T04:17:53Z"></w:del></w:rPr></w:pPr><w:del w:id="7409" w:author="Unknown Author" w:date="2026-10-30T04:17:53Z"><w:r><w:rPr><w:kern w:val="0"/><w:szCs w:val="24"/><w:lang w:val="es-CO" w:eastAsia="en-US" w:bidi="ar-SA"/></w:rPr><w:delText>1.1 Seleccionar los sitios y diseñar la colocalización</w:delText></w:r></w:del></w:p></w:tc><w:tc><w:tcPr><w:tcW w:w="1658" w:type="dxa"/><w:tcBorders></w:tcBorders></w:tcPr><w:p><w:pPr><w:pStyle w:val="Tabla9"/><w:widowControl/><w:jc w:val="left"/><w:rPr><w:kern w:val="0"/><w:szCs w:val="24"/><w:lang w:val="es-CO" w:eastAsia="en-US" w:bidi="ar-SA"/><w:del w:id="7412" w:author="Unknown Author" w:date="2026-10-30T04:17:53Z"></w:del></w:rPr></w:pPr><w:del w:id="7411" w:author="Unknown Author" w:date="2026-10-30T04:17:53Z"><w:r><w:rPr><w:kern w:val="0"/><w:szCs w:val="24"/><w:lang w:val="es-CO" w:eastAsia="en-US" w:bidi="ar-SA"/></w:rPr><w:delText>Lidera el diseño y el plan de análisis</w:delText></w:r></w:del></w:p></w:tc><w:tc><w:tcPr><w:tcW w:w="1493" w:type="dxa"/><w:tcBorders></w:tcBorders></w:tcPr><w:p><w:pPr><w:pStyle w:val="Tabla9"/><w:widowControl/><w:jc w:val="left"/><w:rPr><w:kern w:val="0"/><w:szCs w:val="24"/><w:lang w:val="es-CO" w:eastAsia="en-US" w:bidi="ar-SA"/><w:del w:id="7414" w:author="Unknown Author" w:date="2026-10-30T04:17:53Z"></w:del></w:rPr></w:pPr><w:del w:id="7413" w:author="Unknown Author" w:date="2026-10-30T04:17:53Z"><w:r><w:rPr><w:kern w:val="0"/><w:szCs w:val="24"/><w:lang w:val="es-CO" w:eastAsia="en-US" w:bidi="ar-SA"/></w:rPr><w:delText>Facilita el acceso a sitios y aporta datos de afectación</w:delText></w:r></w:del></w:p></w:tc><w:tc><w:tcPr><w:tcW w:w="1742" w:type="dxa"/><w:tcBorders></w:tcBorders></w:tcPr><w:p><w:pPr><w:pStyle w:val="Tabla9"/><w:widowControl/><w:jc w:val="left"/><w:rPr><w:kern w:val="0"/><w:szCs w:val="24"/><w:lang w:val="es-CO" w:eastAsia="en-US" w:bidi="ar-SA"/><w:del w:id="7416" w:author="Unknown Author" w:date="2026-10-30T04:17:53Z"></w:del></w:rPr></w:pPr><w:del w:id="7415" w:author="Unknown Author" w:date="2026-10-30T04:17:53Z"><w:r><w:rPr><w:kern w:val="0"/><w:szCs w:val="24"/><w:lang w:val="es-CO" w:eastAsia="en-US" w:bidi="ar-SA"/></w:rPr><w:delText>Revisa el diseño metrológico de la colocalización</w:delText></w:r></w:del></w:p></w:tc><w:tc><w:tcPr><w:tcW w:w="1660" w:type="dxa"/><w:tcBorders></w:tcBorders></w:tcPr><w:p><w:pPr><w:pStyle w:val="Tabla9"/><w:widowControl/><w:jc w:val="left"/><w:rPr><w:kern w:val="0"/><w:szCs w:val="24"/><w:lang w:val="es-CO" w:eastAsia="en-US" w:bidi="ar-SA"/><w:del w:id="7418" w:author="Unknown Author" w:date="2026-10-30T04:17:53Z"></w:del></w:rPr></w:pPr><w:del w:id="7417" w:author="Unknown Author" w:date="2026-10-30T04:17:53Z"><w:r><w:rPr><w:kern w:val="0"/><w:szCs w:val="24"/><w:lang w:val="es-CO" w:eastAsia="en-US" w:bidi="ar-SA"/></w:rPr><w:delText>Aporta datos de cobertura</w:delText></w:r></w:del></w:p></w:tc><w:tc><w:tcPr><w:tcW w:w="1741" w:type="dxa"/><w:tcBorders></w:tcBorders></w:tcPr><w:p><w:pPr><w:pStyle w:val="Tabla9"/><w:widowControl/><w:jc w:val="left"/><w:rPr><w:kern w:val="0"/><w:szCs w:val="24"/><w:lang w:val="es-CO" w:eastAsia="en-US" w:bidi="ar-SA"/><w:del w:id="7420" w:author="Unknown Author" w:date="2026-10-30T04:17:53Z"></w:del></w:rPr></w:pPr><w:del w:id="7419" w:author="Unknown Author" w:date="2026-10-30T04:17:53Z"><w:r><w:rPr><w:kern w:val="0"/><w:szCs w:val="24"/><w:lang w:val="es-CO" w:eastAsia="en-US" w:bidi="ar-SA"/></w:rPr><w:delText>Comités de los municipios</w:delText></w:r></w:del></w:p></w:tc></w:tr><w:tr><w:trPr><w:del w:id="7421" w:author="Unknown Author" w:date="2026-10-30T04:17:53Z"/><w:cantSplit w:val="true"/></w:trPr><w:tc><w:tcPr><w:tcW w:w="1659" w:type="dxa"/><w:tcBorders></w:tcBorders><w:shd w:color="auto" w:fill="F7F7F7" w:val="clear"/></w:tcPr><w:p><w:pPr><w:pStyle w:val="Tabla9"/><w:widowControl/><w:jc w:val="left"/><w:rPr><w:kern w:val="0"/><w:szCs w:val="24"/><w:lang w:val="es-CO" w:eastAsia="en-US" w:bidi="ar-SA"/><w:del w:id="7423" w:author="Unknown Author" w:date="2026-10-30T04:17:53Z"></w:del></w:rPr></w:pPr><w:del w:id="7422" w:author="Unknown Author" w:date="2026-10-30T04:17:53Z"><w:r><w:rPr><w:kern w:val="0"/><w:szCs w:val="24"/><w:lang w:val="es-CO" w:eastAsia="en-US" w:bidi="ar-SA"/></w:rPr><w:delText>1.2 Adquirir y caracterizar el lote 1 de nodos y las referencias</w:delText></w:r></w:del></w:p></w:tc><w:tc><w:tcPr><w:tcW w:w="1658" w:type="dxa"/><w:tcBorders></w:tcBorders><w:shd w:color="auto" w:fill="F7F7F7" w:val="clear"/></w:tcPr><w:p><w:pPr><w:pStyle w:val="Tabla9"/><w:widowControl/><w:jc w:val="left"/><w:rPr><w:kern w:val="0"/><w:szCs w:val="24"/><w:lang w:val="es-CO" w:eastAsia="en-US" w:bidi="ar-SA"/><w:del w:id="7425" w:author="Unknown Author" w:date="2026-10-30T04:17:53Z"></w:del></w:rPr></w:pPr><w:del w:id="7424" w:author="Unknown Author" w:date="2026-10-30T04:17:53Z"><w:r><w:rPr><w:kern w:val="0"/><w:szCs w:val="24"/><w:lang w:val="es-CO" w:eastAsia="en-US" w:bidi="ar-SA"/></w:rPr><w:delText>Dirige la compra y recibe las referencias</w:delText></w:r></w:del></w:p></w:tc><w:tc><w:tcPr><w:tcW w:w="1493" w:type="dxa"/><w:tcBorders></w:tcBorders><w:shd w:color="auto" w:fill="F7F7F7" w:val="clear"/></w:tcPr><w:p><w:pPr><w:pStyle w:val="Tabla9"/><w:widowControl/><w:jc w:val="left"/><w:rPr><w:kern w:val="0"/><w:szCs w:val="24"/><w:lang w:val="es-CO" w:eastAsia="en-US" w:bidi="ar-SA"/><w:del w:id="7427" w:author="Unknown Author" w:date="2026-10-30T04:17:53Z"></w:del></w:rPr></w:pPr><w:del w:id="7426" w:author="Unknown Author" w:date="2026-10-30T04:17:53Z"><w:r><w:rPr><w:kern w:val="0"/><w:szCs w:val="24"/><w:lang w:val="es-CO" w:eastAsia="en-US" w:bidi="ar-SA"/></w:rPr><w:delText>No participa</w:delText></w:r></w:del></w:p></w:tc><w:tc><w:tcPr><w:tcW w:w="1742" w:type="dxa"/><w:tcBorders></w:tcBorders><w:shd w:color="auto" w:fill="F7F7F7" w:val="clear"/></w:tcPr><w:p><w:pPr><w:pStyle w:val="Tabla9"/><w:widowControl/><w:jc w:val="left"/><w:rPr><w:kern w:val="0"/><w:szCs w:val="24"/><w:lang w:val="es-CO" w:eastAsia="en-US" w:bidi="ar-SA"/><w:del w:id="7429" w:author="Unknown Author" w:date="2026-10-30T04:17:53Z"></w:del></w:rPr></w:pPr><w:del w:id="7428" w:author="Unknown Author" w:date="2026-10-30T04:17:53Z"><w:r><w:rPr><w:kern w:val="0"/><w:szCs w:val="24"/><w:lang w:val="es-CO" w:eastAsia="en-US" w:bidi="ar-SA"/></w:rPr><w:delText>Participa en la caracterización de los cabezales</w:delText></w:r></w:del></w:p></w:tc><w:tc><w:tcPr><w:tcW w:w="1660" w:type="dxa"/><w:tcBorders></w:tcBorders><w:shd w:color="auto" w:fill="F7F7F7" w:val="clear"/></w:tcPr><w:p><w:pPr><w:pStyle w:val="Tabla9"/><w:widowControl/><w:jc w:val="left"/><w:rPr><w:kern w:val="0"/><w:szCs w:val="24"/><w:lang w:val="es-CO" w:eastAsia="en-US" w:bidi="ar-SA"/><w:del w:id="7431" w:author="Unknown Author" w:date="2026-10-30T04:17:53Z"></w:del></w:rPr></w:pPr><w:del w:id="7430" w:author="Unknown Author" w:date="2026-10-30T04:17:53Z"><w:r><w:rPr><w:kern w:val="0"/><w:szCs w:val="24"/><w:lang w:val="es-CO" w:eastAsia="en-US" w:bidi="ar-SA"/></w:rPr><w:delText>Entrega nodos y gateways</w:delText></w:r></w:del></w:p></w:tc><w:tc><w:tcPr><w:tcW w:w="1741" w:type="dxa"/><w:tcBorders></w:tcBorders><w:shd w:color="auto" w:fill="F7F7F7" w:val="clear"/></w:tcPr><w:p><w:pPr><w:pStyle w:val="Tabla9"/><w:widowControl/><w:jc w:val="left"/><w:rPr><w:kern w:val="0"/><w:szCs w:val="24"/><w:lang w:val="es-CO" w:eastAsia="en-US" w:bidi="ar-SA"/><w:del w:id="7433" w:author="Unknown Author" w:date="2026-10-30T04:17:53Z"></w:del></w:rPr></w:pPr><w:del w:id="7432" w:author="Unknown Author" w:date="2026-10-30T04:17:53Z"><w:r><w:rPr><w:kern w:val="0"/><w:szCs w:val="24"/><w:lang w:val="es-CO" w:eastAsia="en-US" w:bidi="ar-SA"/></w:rPr><w:delText>Laboratorio acreditado</w:delText></w:r></w:del></w:p></w:tc></w:tr><w:tr><w:trPr><w:del w:id="7434" w:author="Unknown Author" w:date="2026-10-30T04:17:53Z"/><w:cantSplit w:val="true"/></w:trPr><w:tc><w:tcPr><w:tcW w:w="1659" w:type="dxa"/><w:tcBorders></w:tcBorders></w:tcPr><w:p><w:pPr><w:pStyle w:val="Tabla9"/><w:widowControl/><w:jc w:val="left"/><w:rPr><w:kern w:val="0"/><w:szCs w:val="24"/><w:lang w:val="es-CO" w:eastAsia="en-US" w:bidi="ar-SA"/><w:del w:id="7436" w:author="Unknown Author" w:date="2026-10-30T04:17:53Z"></w:del></w:rPr></w:pPr><w:del w:id="7435" w:author="Unknown Author" w:date="2026-10-30T04:17:53Z"><w:r><w:rPr><w:kern w:val="0"/><w:szCs w:val="24"/><w:lang w:val="es-CO" w:eastAsia="en-US" w:bidi="ar-SA"/></w:rPr><w:delText>1.3 Instalar el tramo 1, colocalizar y calibrar en el piloto</w:delText></w:r></w:del></w:p></w:tc><w:tc><w:tcPr><w:tcW w:w="1658" w:type="dxa"/><w:tcBorders></w:tcBorders></w:tcPr><w:p><w:pPr><w:pStyle w:val="Tabla9"/><w:widowControl/><w:jc w:val="left"/><w:rPr><w:kern w:val="0"/><w:szCs w:val="24"/><w:lang w:val="es-CO" w:eastAsia="en-US" w:bidi="ar-SA"/><w:del w:id="7438" w:author="Unknown Author" w:date="2026-10-30T04:17:53Z"></w:del></w:rPr></w:pPr><w:del w:id="7437" w:author="Unknown Author" w:date="2026-10-30T04:17:53Z"><w:r><w:rPr><w:kern w:val="0"/><w:szCs w:val="24"/><w:lang w:val="es-CO" w:eastAsia="en-US" w:bidi="ar-SA"/></w:rPr><w:delText>Opera la colocalización y mide la línea base</w:delText></w:r></w:del></w:p></w:tc><w:tc><w:tcPr><w:tcW w:w="1493" w:type="dxa"/><w:tcBorders></w:tcBorders></w:tcPr><w:p><w:pPr><w:pStyle w:val="Tabla9"/><w:widowControl/><w:jc w:val="left"/><w:rPr><w:kern w:val="0"/><w:szCs w:val="24"/><w:lang w:val="es-CO" w:eastAsia="en-US" w:bidi="ar-SA"/><w:del w:id="7440" w:author="Unknown Author" w:date="2026-10-30T04:17:53Z"></w:del></w:rPr></w:pPr><w:del w:id="7439" w:author="Unknown Author" w:date="2026-10-30T04:17:53Z"><w:r><w:rPr><w:kern w:val="0"/><w:szCs w:val="24"/><w:lang w:val="es-CO" w:eastAsia="en-US" w:bidi="ar-SA"/></w:rPr><w:delText>Provee acceso y seguridad en los sitios</w:delText></w:r></w:del></w:p></w:tc><w:tc><w:tcPr><w:tcW w:w="1742" w:type="dxa"/><w:tcBorders></w:tcBorders></w:tcPr><w:p><w:pPr><w:pStyle w:val="Tabla9"/><w:widowControl/><w:jc w:val="left"/><w:rPr><w:kern w:val="0"/><w:szCs w:val="24"/><w:lang w:val="es-CO" w:eastAsia="en-US" w:bidi="ar-SA"/><w:del w:id="7442" w:author="Unknown Author" w:date="2026-10-30T04:17:53Z"></w:del></w:rPr></w:pPr><w:del w:id="7441" w:author="Unknown Author" w:date="2026-10-30T04:17:53Z"><w:r><w:rPr><w:kern w:val="0"/><w:szCs w:val="24"/><w:lang w:val="es-CO" w:eastAsia="en-US" w:bidi="ar-SA"/></w:rPr><w:delText>No participa</w:delText></w:r></w:del></w:p></w:tc><w:tc><w:tcPr><w:tcW w:w="1660" w:type="dxa"/><w:tcBorders></w:tcBorders></w:tcPr><w:p><w:pPr><w:pStyle w:val="Tabla9"/><w:widowControl/><w:jc w:val="left"/><w:rPr><w:kern w:val="0"/><w:szCs w:val="24"/><w:lang w:val="es-CO" w:eastAsia="en-US" w:bidi="ar-SA"/><w:del w:id="7444" w:author="Unknown Author" w:date="2026-10-30T04:17:53Z"></w:del></w:rPr></w:pPr><w:del w:id="7443" w:author="Unknown Author" w:date="2026-10-30T04:17:53Z"><w:r><w:rPr><w:kern w:val="0"/><w:szCs w:val="24"/><w:lang w:val="es-CO" w:eastAsia="en-US" w:bidi="ar-SA"/></w:rPr><w:delText>Instala nodos y gateways</w:delText></w:r></w:del></w:p></w:tc><w:tc><w:tcPr><w:tcW w:w="1741" w:type="dxa"/><w:tcBorders></w:tcBorders></w:tcPr><w:p><w:pPr><w:pStyle w:val="Tabla9"/><w:widowControl/><w:jc w:val="left"/><w:rPr><w:kern w:val="0"/><w:szCs w:val="24"/><w:lang w:val="es-CO" w:eastAsia="en-US" w:bidi="ar-SA"/><w:del w:id="7446" w:author="Unknown Author" w:date="2026-10-30T04:17:53Z"></w:del></w:rPr></w:pPr><w:del w:id="7445" w:author="Unknown Author" w:date="2026-10-30T04:17:53Z"><w:r><w:rPr><w:kern w:val="0"/><w:szCs w:val="24"/><w:lang w:val="es-CO" w:eastAsia="en-US" w:bidi="ar-SA"/></w:rPr><w:delText>Técnicos de campo departamentales</w:delText></w:r></w:del></w:p></w:tc></w:tr><w:tr><w:trPr><w:del w:id="7447" w:author="Unknown Author" w:date="2026-10-30T04:17:53Z"/><w:cantSplit w:val="true"/></w:trPr><w:tc><w:tcPr><w:tcW w:w="1659" w:type="dxa"/><w:tcBorders></w:tcBorders><w:shd w:color="auto" w:fill="F7F7F7" w:val="clear"/></w:tcPr><w:p><w:pPr><w:pStyle w:val="Tabla9"/><w:widowControl/><w:jc w:val="left"/><w:rPr><w:kern w:val="0"/><w:szCs w:val="24"/><w:lang w:val="es-CO" w:eastAsia="en-US" w:bidi="ar-SA"/><w:del w:id="7449" w:author="Unknown Author" w:date="2026-10-30T04:17:53Z"></w:del></w:rPr></w:pPr><w:del w:id="7448" w:author="Unknown Author" w:date="2026-10-30T04:17:53Z"><w:r><w:rPr><w:kern w:val="0"/><w:szCs w:val="24"/><w:lang w:val="es-CO" w:eastAsia="en-US" w:bidi="ar-SA"/></w:rPr><w:delText>1.4 Entrenar y validar el modelo de corrección y decidir en la compuerta C1</w:delText></w:r></w:del></w:p></w:tc><w:tc><w:tcPr><w:tcW w:w="1658" w:type="dxa"/><w:tcBorders></w:tcBorders><w:shd w:color="auto" w:fill="F7F7F7" w:val="clear"/></w:tcPr><w:p><w:pPr><w:pStyle w:val="Tabla9"/><w:widowControl/><w:jc w:val="left"/><w:rPr><w:kern w:val="0"/><w:szCs w:val="24"/><w:lang w:val="es-CO" w:eastAsia="en-US" w:bidi="ar-SA"/><w:del w:id="7451" w:author="Unknown Author" w:date="2026-10-30T04:17:53Z"></w:del></w:rPr></w:pPr><w:del w:id="7450" w:author="Unknown Author" w:date="2026-10-30T04:17:53Z"><w:r><w:rPr><w:kern w:val="0"/><w:szCs w:val="24"/><w:lang w:val="es-CO" w:eastAsia="en-US" w:bidi="ar-SA"/></w:rPr><w:delText>Entrena y valida el modelo</w:delText></w:r></w:del></w:p></w:tc><w:tc><w:tcPr><w:tcW w:w="1493" w:type="dxa"/><w:tcBorders></w:tcBorders><w:shd w:color="auto" w:fill="F7F7F7" w:val="clear"/></w:tcPr><w:p><w:pPr><w:pStyle w:val="Tabla9"/><w:widowControl/><w:jc w:val="left"/><w:rPr><w:kern w:val="0"/><w:szCs w:val="24"/><w:lang w:val="es-CO" w:eastAsia="en-US" w:bidi="ar-SA"/><w:del w:id="7453" w:author="Unknown Author" w:date="2026-10-30T04:17:53Z"></w:del></w:rPr></w:pPr><w:del w:id="7452" w:author="Unknown Author" w:date="2026-10-30T04:17:53Z"><w:r><w:rPr><w:kern w:val="0"/><w:szCs w:val="24"/><w:lang w:val="es-CO" w:eastAsia="en-US" w:bidi="ar-SA"/></w:rPr><w:delText>Participa en la decisión de la compuerta</w:delText></w:r></w:del></w:p></w:tc><w:tc><w:tcPr><w:tcW w:w="1742" w:type="dxa"/><w:tcBorders></w:tcBorders><w:shd w:color="auto" w:fill="F7F7F7" w:val="clear"/></w:tcPr><w:p><w:pPr><w:pStyle w:val="Tabla9"/><w:widowControl/><w:jc w:val="left"/><w:rPr><w:kern w:val="0"/><w:szCs w:val="24"/><w:lang w:val="es-CO" w:eastAsia="en-US" w:bidi="ar-SA"/><w:del w:id="7455" w:author="Unknown Author" w:date="2026-10-30T04:17:53Z"></w:del></w:rPr></w:pPr><w:del w:id="7454" w:author="Unknown Author" w:date="2026-10-30T04:17:53Z"><w:r><w:rPr><w:kern w:val="0"/><w:szCs w:val="24"/><w:lang w:val="es-CO" w:eastAsia="en-US" w:bidi="ar-SA"/></w:rPr><w:delText>Valida el procedimiento metrológico</w:delText></w:r></w:del></w:p></w:tc><w:tc><w:tcPr><w:tcW w:w="1660" w:type="dxa"/><w:tcBorders></w:tcBorders><w:shd w:color="auto" w:fill="F7F7F7" w:val="clear"/></w:tcPr><w:p><w:pPr><w:pStyle w:val="Tabla9"/><w:widowControl/><w:jc w:val="left"/><w:rPr><w:kern w:val="0"/><w:szCs w:val="24"/><w:lang w:val="es-CO" w:eastAsia="en-US" w:bidi="ar-SA"/><w:del w:id="7457" w:author="Unknown Author" w:date="2026-10-30T04:17:53Z"></w:del></w:rPr></w:pPr><w:del w:id="7456" w:author="Unknown Author" w:date="2026-10-30T04:17:53Z"><w:r><w:rPr><w:kern w:val="0"/><w:szCs w:val="24"/><w:lang w:val="es-CO" w:eastAsia="en-US" w:bidi="ar-SA"/></w:rPr><w:delText>Despliega el modelo en el gateway</w:delText></w:r></w:del></w:p></w:tc><w:tc><w:tcPr><w:tcW w:w="1741" w:type="dxa"/><w:tcBorders></w:tcBorders><w:shd w:color="auto" w:fill="F7F7F7" w:val="clear"/></w:tcPr><w:p><w:pPr><w:pStyle w:val="Tabla9"/><w:widowControl/><w:jc w:val="left"/><w:rPr><w:kern w:val="0"/><w:szCs w:val="24"/><w:lang w:val="es-CO" w:eastAsia="en-US" w:bidi="ar-SA"/><w:del w:id="7459" w:author="Unknown Author" w:date="2026-10-30T04:17:53Z"></w:del></w:rPr></w:pPr><w:del w:id="7458" w:author="Unknown Author" w:date="2026-10-30T04:17:53Z"><w:r><w:rPr><w:kern w:val="0"/><w:szCs w:val="24"/><w:lang w:val="es-CO" w:eastAsia="en-US" w:bidi="ar-SA"/></w:rPr><w:delText>Evaluador externo independiente</w:delText></w:r></w:del></w:p></w:tc></w:tr><w:tr><w:trPr><w:del w:id="7460" w:author="Unknown Author" w:date="2026-10-30T04:17:53Z"/><w:cantSplit w:val="true"/></w:trPr><w:tc><w:tcPr><w:tcW w:w="1659" w:type="dxa"/><w:tcBorders></w:tcBorders></w:tcPr><w:p><w:pPr><w:pStyle w:val="Tabla9"/><w:widowControl/><w:jc w:val="left"/><w:rPr><w:kern w:val="0"/><w:szCs w:val="24"/><w:lang w:val="es-CO" w:eastAsia="en-US" w:bidi="ar-SA"/><w:del w:id="7462" w:author="Unknown Author" w:date="2026-10-30T04:17:53Z"></w:del></w:rPr></w:pPr><w:del w:id="7461" w:author="Unknown Author" w:date="2026-10-30T04:17:53Z"><w:r><w:rPr><w:kern w:val="0"/><w:szCs w:val="24"/><w:lang w:val="es-CO" w:eastAsia="en-US" w:bidi="ar-SA"/></w:rPr><w:delText>1.5 Reentrenar y verificar por departamento el tramo 2 y decidir en la compuerta C2</w:delText></w:r></w:del></w:p></w:tc><w:tc><w:tcPr><w:tcW w:w="1658" w:type="dxa"/><w:tcBorders></w:tcBorders></w:tcPr><w:p><w:pPr><w:pStyle w:val="Tabla9"/><w:widowControl/><w:jc w:val="left"/><w:rPr><w:kern w:val="0"/><w:szCs w:val="24"/><w:lang w:val="es-CO" w:eastAsia="en-US" w:bidi="ar-SA"/><w:del w:id="7464" w:author="Unknown Author" w:date="2026-10-30T04:17:53Z"></w:del></w:rPr></w:pPr><w:del w:id="7463" w:author="Unknown Author" w:date="2026-10-30T04:17:53Z"><w:r><w:rPr><w:kern w:val="0"/><w:szCs w:val="24"/><w:lang w:val="es-CO" w:eastAsia="en-US" w:bidi="ar-SA"/></w:rPr><w:delText>Reentrena y verifica por departamento</w:delText></w:r></w:del></w:p></w:tc><w:tc><w:tcPr><w:tcW w:w="1493" w:type="dxa"/><w:tcBorders></w:tcBorders></w:tcPr><w:p><w:pPr><w:pStyle w:val="Tabla9"/><w:widowControl/><w:jc w:val="left"/><w:rPr><w:kern w:val="0"/><w:szCs w:val="24"/><w:lang w:val="es-CO" w:eastAsia="en-US" w:bidi="ar-SA"/><w:del w:id="7466" w:author="Unknown Author" w:date="2026-10-30T04:17:53Z"></w:del></w:rPr></w:pPr><w:del w:id="7465" w:author="Unknown Author" w:date="2026-10-30T04:17:53Z"><w:r><w:rPr><w:kern w:val="0"/><w:szCs w:val="24"/><w:lang w:val="es-CO" w:eastAsia="en-US" w:bidi="ar-SA"/></w:rPr><w:delText>Participa en la compuerta y en los convenios</w:delText></w:r></w:del></w:p></w:tc><w:tc><w:tcPr><w:tcW w:w="1742" w:type="dxa"/><w:tcBorders></w:tcBorders></w:tcPr><w:p><w:pPr><w:pStyle w:val="Tabla9"/><w:widowControl/><w:jc w:val="left"/><w:rPr><w:kern w:val="0"/><w:szCs w:val="24"/><w:lang w:val="es-CO" w:eastAsia="en-US" w:bidi="ar-SA"/><w:del w:id="7468" w:author="Unknown Author" w:date="2026-10-30T04:17:53Z"></w:del></w:rPr></w:pPr><w:del w:id="7467" w:author="Unknown Author" w:date="2026-10-30T04:17:53Z"><w:r><w:rPr><w:kern w:val="0"/><w:szCs w:val="24"/><w:lang w:val="es-CO" w:eastAsia="en-US" w:bidi="ar-SA"/></w:rPr><w:delText>No participa</w:delText></w:r></w:del></w:p></w:tc><w:tc><w:tcPr><w:tcW w:w="1660" w:type="dxa"/><w:tcBorders></w:tcBorders></w:tcPr><w:p><w:pPr><w:pStyle w:val="Tabla9"/><w:widowControl/><w:jc w:val="left"/><w:rPr><w:kern w:val="0"/><w:szCs w:val="24"/><w:lang w:val="es-CO" w:eastAsia="en-US" w:bidi="ar-SA"/><w:del w:id="7470" w:author="Unknown Author" w:date="2026-10-30T04:17:53Z"></w:del></w:rPr></w:pPr><w:del w:id="7469" w:author="Unknown Author" w:date="2026-10-30T04:17:53Z"><w:r><w:rPr><w:kern w:val="0"/><w:szCs w:val="24"/><w:lang w:val="es-CO" w:eastAsia="en-US" w:bidi="ar-SA"/></w:rPr><w:delText>Mantiene la red</w:delText></w:r></w:del></w:p></w:tc><w:tc><w:tcPr><w:tcW w:w="1741" w:type="dxa"/><w:tcBorders></w:tcBorders></w:tcPr><w:p><w:pPr><w:pStyle w:val="Tabla9"/><w:widowControl/><w:jc w:val="left"/><w:rPr><w:kern w:val="0"/><w:szCs w:val="24"/><w:lang w:val="es-CO" w:eastAsia="en-US" w:bidi="ar-SA"/><w:del w:id="7472" w:author="Unknown Author" w:date="2026-10-30T04:17:53Z"></w:del></w:rPr></w:pPr><w:del w:id="7471" w:author="Unknown Author" w:date="2026-10-30T04:17:53Z"><w:r><w:rPr><w:kern w:val="0"/><w:szCs w:val="24"/><w:lang w:val="es-CO" w:eastAsia="en-US" w:bidi="ar-SA"/></w:rPr><w:delText>Comités y custodios</w:delText></w:r></w:del></w:p></w:tc></w:tr><w:tr><w:trPr><w:del w:id="7473" w:author="Unknown Author" w:date="2026-10-30T04:17:53Z"/><w:cantSplit w:val="true"/></w:trPr><w:tc><w:tcPr><w:tcW w:w="1659" w:type="dxa"/><w:tcBorders></w:tcBorders><w:shd w:color="auto" w:fill="F7F7F7" w:val="clear"/></w:tcPr><w:p><w:pPr><w:pStyle w:val="Tabla9"/><w:widowControl/><w:jc w:val="left"/><w:rPr><w:kern w:val="0"/><w:szCs w:val="24"/><w:lang w:val="es-CO" w:eastAsia="en-US" w:bidi="ar-SA"/><w:del w:id="7475" w:author="Unknown Author" w:date="2026-10-30T04:17:53Z"></w:del></w:rPr></w:pPr><w:del w:id="7474" w:author="Unknown Author" w:date="2026-10-30T04:17:53Z"><w:r><w:rPr><w:kern w:val="0"/><w:szCs w:val="24"/><w:lang w:val="es-CO" w:eastAsia="en-US" w:bidi="ar-SA"/></w:rPr><w:delText>1.6 Verificar el desempeño final y ejecutar el ensayo independiente</w:delText></w:r></w:del></w:p></w:tc><w:tc><w:tcPr><w:tcW w:w="1658" w:type="dxa"/><w:tcBorders></w:tcBorders><w:shd w:color="auto" w:fill="F7F7F7" w:val="clear"/></w:tcPr><w:p><w:pPr><w:pStyle w:val="Tabla9"/><w:widowControl/><w:jc w:val="left"/><w:rPr><w:kern w:val="0"/><w:szCs w:val="24"/><w:lang w:val="es-CO" w:eastAsia="en-US" w:bidi="ar-SA"/><w:del w:id="7477" w:author="Unknown Author" w:date="2026-10-30T04:17:53Z"></w:del></w:rPr></w:pPr><w:del w:id="7476" w:author="Unknown Author" w:date="2026-10-30T04:17:53Z"><w:r><w:rPr><w:kern w:val="0"/><w:szCs w:val="24"/><w:lang w:val="es-CO" w:eastAsia="en-US" w:bidi="ar-SA"/></w:rPr><w:delText>Dirige la verificación final</w:delText></w:r></w:del></w:p></w:tc><w:tc><w:tcPr><w:tcW w:w="1493" w:type="dxa"/><w:tcBorders></w:tcBorders><w:shd w:color="auto" w:fill="F7F7F7" w:val="clear"/></w:tcPr><w:p><w:pPr><w:pStyle w:val="Tabla9"/><w:widowControl/><w:jc w:val="left"/><w:rPr><w:kern w:val="0"/><w:szCs w:val="24"/><w:lang w:val="es-CO" w:eastAsia="en-US" w:bidi="ar-SA"/><w:del w:id="7479" w:author="Unknown Author" w:date="2026-10-30T04:17:53Z"></w:del></w:rPr></w:pPr><w:del w:id="7478" w:author="Unknown Author" w:date="2026-10-30T04:17:53Z"><w:r><w:rPr><w:kern w:val="0"/><w:szCs w:val="24"/><w:lang w:val="es-CO" w:eastAsia="en-US" w:bidi="ar-SA"/></w:rPr><w:delText>Aporta registros de uso</w:delText></w:r></w:del></w:p></w:tc><w:tc><w:tcPr><w:tcW w:w="1742" w:type="dxa"/><w:tcBorders></w:tcBorders><w:shd w:color="auto" w:fill="F7F7F7" w:val="clear"/></w:tcPr><w:p><w:pPr><w:pStyle w:val="Tabla9"/><w:widowControl/><w:jc w:val="left"/><w:rPr><w:kern w:val="0"/><w:szCs w:val="24"/><w:lang w:val="es-CO" w:eastAsia="en-US" w:bidi="ar-SA"/><w:del w:id="7481" w:author="Unknown Author" w:date="2026-10-30T04:17:53Z"></w:del></w:rPr></w:pPr><w:del w:id="7480" w:author="Unknown Author" w:date="2026-10-30T04:17:53Z"><w:r><w:rPr><w:kern w:val="0"/><w:szCs w:val="24"/><w:lang w:val="es-CO" w:eastAsia="en-US" w:bidi="ar-SA"/></w:rPr><w:delText>Contrasta los resultados finales</w:delText></w:r></w:del></w:p></w:tc><w:tc><w:tcPr><w:tcW w:w="1660" w:type="dxa"/><w:tcBorders></w:tcBorders><w:shd w:color="auto" w:fill="F7F7F7" w:val="clear"/></w:tcPr><w:p><w:pPr><w:pStyle w:val="Tabla9"/><w:widowControl/><w:jc w:val="left"/><w:rPr><w:kern w:val="0"/><w:szCs w:val="24"/><w:lang w:val="es-CO" w:eastAsia="en-US" w:bidi="ar-SA"/><w:del w:id="7483" w:author="Unknown Author" w:date="2026-10-30T04:17:53Z"></w:del></w:rPr></w:pPr><w:del w:id="7482" w:author="Unknown Author" w:date="2026-10-30T04:17:53Z"><w:r><w:rPr><w:kern w:val="0"/><w:szCs w:val="24"/><w:lang w:val="es-CO" w:eastAsia="en-US" w:bidi="ar-SA"/></w:rPr><w:delText>Entrega la versión congelada</w:delText></w:r></w:del></w:p></w:tc><w:tc><w:tcPr><w:tcW w:w="1741" w:type="dxa"/><w:tcBorders></w:tcBorders><w:shd w:color="auto" w:fill="F7F7F7" w:val="clear"/></w:tcPr><w:p><w:pPr><w:pStyle w:val="Tabla9"/><w:widowControl/><w:jc w:val="left"/><w:rPr><w:kern w:val="0"/><w:szCs w:val="24"/><w:lang w:val="es-CO" w:eastAsia="en-US" w:bidi="ar-SA"/><w:del w:id="7485" w:author="Unknown Author" w:date="2026-10-30T04:17:53Z"></w:del></w:rPr></w:pPr><w:del w:id="7484" w:author="Unknown Author" w:date="2026-10-30T04:17:53Z"><w:r><w:rPr><w:kern w:val="0"/><w:szCs w:val="24"/><w:lang w:val="es-CO" w:eastAsia="en-US" w:bidi="ar-SA"/></w:rPr><w:delText>Laboratorio externo y evaluador independiente</w:delText></w:r></w:del></w:p></w:tc></w:tr><w:tr><w:trPr><w:del w:id="7486" w:author="Unknown Author" w:date="2026-10-30T04:17:53Z"/><w:cantSplit w:val="true"/></w:trPr><w:tc><w:tcPr><w:tcW w:w="1659" w:type="dxa"/><w:tcBorders></w:tcBorders></w:tcPr><w:p><w:pPr><w:pStyle w:val="Tabla9"/><w:widowControl/><w:jc w:val="left"/><w:rPr><w:kern w:val="0"/><w:szCs w:val="24"/><w:lang w:val="es-CO" w:eastAsia="en-US" w:bidi="ar-SA"/><w:del w:id="7488" w:author="Unknown Author" w:date="2026-10-30T04:17:53Z"></w:del></w:rPr></w:pPr><w:del w:id="7487" w:author="Unknown Author" w:date="2026-10-30T04:17:53Z"><w:r><w:rPr><w:kern w:val="0"/><w:szCs w:val="24"/><w:lang w:val="es-CO" w:eastAsia="en-US" w:bidi="ar-SA"/></w:rPr><w:delText>1.7 Validar el gemelo predictivo con demoliciones y remociones reales en los tres departamentos</w:delText></w:r></w:del></w:p></w:tc><w:tc><w:tcPr><w:tcW w:w="1658" w:type="dxa"/><w:tcBorders></w:tcBorders></w:tcPr><w:p><w:pPr><w:pStyle w:val="Tabla9"/><w:widowControl/><w:jc w:val="left"/><w:rPr><w:kern w:val="0"/><w:szCs w:val="24"/><w:lang w:val="es-CO" w:eastAsia="en-US" w:bidi="ar-SA"/><w:del w:id="7490" w:author="Unknown Author" w:date="2026-10-30T04:17:53Z"></w:del></w:rPr></w:pPr><w:del w:id="7489" w:author="Unknown Author" w:date="2026-10-30T04:17:53Z"><w:r><w:rPr><w:kern w:val="0"/><w:szCs w:val="24"/><w:lang w:val="es-CO" w:eastAsia="en-US" w:bidi="ar-SA"/></w:rPr><w:delText>Lidera la validación y el análisis de desempeño del gemelo predictivo</w:delText></w:r></w:del></w:p></w:tc><w:tc><w:tcPr><w:tcW w:w="1493" w:type="dxa"/><w:tcBorders></w:tcBorders></w:tcPr><w:p><w:pPr><w:pStyle w:val="Tabla9"/><w:widowControl/><w:jc w:val="left"/><w:rPr><w:kern w:val="0"/><w:szCs w:val="24"/><w:lang w:val="es-CO" w:eastAsia="en-US" w:bidi="ar-SA"/><w:del w:id="7492" w:author="Unknown Author" w:date="2026-10-30T04:17:53Z"></w:del></w:rPr></w:pPr><w:del w:id="7491" w:author="Unknown Author" w:date="2026-10-30T04:17:53Z"><w:r><w:rPr><w:kern w:val="0"/><w:szCs w:val="24"/><w:lang w:val="es-CO" w:eastAsia="en-US" w:bidi="ar-SA"/></w:rPr><w:delText>Gestiona con los propietarios el acceso a las demoliciones y los permisos de medición</w:delText></w:r></w:del></w:p></w:tc><w:tc><w:tcPr><w:tcW w:w="1742" w:type="dxa"/><w:tcBorders></w:tcBorders></w:tcPr><w:p><w:pPr><w:pStyle w:val="Tabla9"/><w:widowControl/><w:jc w:val="left"/><w:rPr><w:kern w:val="0"/><w:szCs w:val="24"/><w:lang w:val="es-CO" w:eastAsia="en-US" w:bidi="ar-SA"/><w:del w:id="7494" w:author="Unknown Author" w:date="2026-10-30T04:17:53Z"></w:del></w:rPr></w:pPr><w:del w:id="7493" w:author="Unknown Author" w:date="2026-10-30T04:17:53Z"><w:r><w:rPr><w:kern w:val="0"/><w:szCs w:val="24"/><w:lang w:val="es-CO" w:eastAsia="en-US" w:bidi="ar-SA"/></w:rPr><w:delText>Verifica la trazabilidad de los monitores portátiles</w:delText></w:r></w:del></w:p></w:tc><w:tc><w:tcPr><w:tcW w:w="1660" w:type="dxa"/><w:tcBorders></w:tcBorders></w:tcPr><w:p><w:pPr><w:pStyle w:val="Tabla9"/><w:widowControl/><w:jc w:val="left"/><w:rPr><w:kern w:val="0"/><w:szCs w:val="24"/><w:lang w:val="es-CO" w:eastAsia="en-US" w:bidi="ar-SA"/><w:del w:id="7496" w:author="Unknown Author" w:date="2026-10-30T04:17:53Z"></w:del></w:rPr></w:pPr><w:del w:id="7495" w:author="Unknown Author" w:date="2026-10-30T04:17:53Z"><w:r><w:rPr><w:kern w:val="0"/><w:szCs w:val="24"/><w:lang w:val="es-CO" w:eastAsia="en-US" w:bidi="ar-SA"/></w:rPr><w:delText>Integra los datos de campo a la plataforma</w:delText></w:r></w:del></w:p></w:tc><w:tc><w:tcPr><w:tcW w:w="1741" w:type="dxa"/><w:tcBorders></w:tcBorders></w:tcPr><w:p><w:pPr><w:pStyle w:val="Tabla9"/><w:widowControl/><w:jc w:val="left"/><w:rPr><w:kern w:val="0"/><w:szCs w:val="24"/><w:lang w:val="es-CO" w:eastAsia="en-US" w:bidi="ar-SA"/><w:del w:id="7498" w:author="Unknown Author" w:date="2026-10-30T04:17:53Z"></w:del></w:rPr></w:pPr><w:del w:id="7497" w:author="Unknown Author" w:date="2026-10-30T04:17:53Z"><w:r><w:rPr><w:kern w:val="0"/><w:szCs w:val="24"/><w:lang w:val="es-CO" w:eastAsia="en-US" w:bidi="ar-SA"/></w:rPr><w:delText>Responsables de obra y verificador independiente</w:delText></w:r></w:del></w:p></w:tc></w:tr><w:tr><w:trPr><w:del w:id="7499" w:author="Unknown Author" w:date="2026-10-30T04:17:53Z"/><w:cantSplit w:val="true"/></w:trPr><w:tc><w:tcPr><w:tcW w:w="1659" w:type="dxa"/><w:tcBorders></w:tcBorders><w:shd w:color="auto" w:fill="F7F7F7" w:val="clear"/></w:tcPr><w:p><w:pPr><w:pStyle w:val="Tabla9"/><w:widowControl/><w:jc w:val="left"/><w:rPr><w:kern w:val="0"/><w:szCs w:val="24"/><w:lang w:val="es-CO" w:eastAsia="en-US" w:bidi="ar-SA"/><w:del w:id="7501" w:author="Unknown Author" w:date="2026-10-30T04:17:53Z"></w:del></w:rPr></w:pPr><w:del w:id="7500" w:author="Unknown Author" w:date="2026-10-30T04:17:53Z"><w:r><w:rPr><w:kern w:val="0"/><w:szCs w:val="24"/><w:lang w:val="es-CO" w:eastAsia="en-US" w:bidi="ar-SA"/></w:rPr><w:delText>1.8 Administración y apoyo a la supervisión (objetivo específico 1)</w:delText></w:r></w:del></w:p></w:tc><w:tc><w:tcPr><w:tcW w:w="1658" w:type="dxa"/><w:tcBorders></w:tcBorders><w:shd w:color="auto" w:fill="F7F7F7" w:val="clear"/></w:tcPr><w:p><w:pPr><w:pStyle w:val="Tabla9"/><w:widowControl/><w:jc w:val="left"/><w:rPr><w:kern w:val="0"/><w:szCs w:val="24"/><w:lang w:val="es-CO" w:eastAsia="en-US" w:bidi="ar-SA"/><w:del w:id="7503" w:author="Unknown Author" w:date="2026-10-30T04:17:53Z"></w:del></w:rPr></w:pPr><w:del w:id="7502" w:author="Unknown Author" w:date="2026-10-30T04:17:53Z"><w:r><w:rPr><w:kern w:val="0"/><w:szCs w:val="24"/><w:lang w:val="es-CO" w:eastAsia="en-US" w:bidi="ar-SA"/></w:rPr><w:delText>Ejerce la gerencia y la supervisión</w:delText></w:r></w:del></w:p></w:tc><w:tc><w:tcPr><w:tcW w:w="1493" w:type="dxa"/><w:tcBorders></w:tcBorders><w:shd w:color="auto" w:fill="F7F7F7" w:val="clear"/></w:tcPr><w:p><w:pPr><w:pStyle w:val="Tabla9"/><w:widowControl/><w:jc w:val="left"/><w:rPr><w:kern w:val="0"/><w:szCs w:val="24"/><w:lang w:val="es-CO" w:eastAsia="en-US" w:bidi="ar-SA"/><w:del w:id="7505" w:author="Unknown Author" w:date="2026-10-30T04:17:53Z"></w:del></w:rPr></w:pPr><w:del w:id="7504" w:author="Unknown Author" w:date="2026-10-30T04:17:53Z"><w:r><w:rPr><w:kern w:val="0"/><w:szCs w:val="24"/><w:lang w:val="es-CO" w:eastAsia="en-US" w:bidi="ar-SA"/></w:rPr><w:delText>Reporta su contrapartida</w:delText></w:r></w:del></w:p></w:tc><w:tc><w:tcPr><w:tcW w:w="1742" w:type="dxa"/><w:tcBorders></w:tcBorders><w:shd w:color="auto" w:fill="F7F7F7" w:val="clear"/></w:tcPr><w:p><w:pPr><w:pStyle w:val="Tabla9"/><w:widowControl/><w:jc w:val="left"/><w:rPr><w:kern w:val="0"/><w:szCs w:val="24"/><w:lang w:val="es-CO" w:eastAsia="en-US" w:bidi="ar-SA"/><w:del w:id="7507" w:author="Unknown Author" w:date="2026-10-30T04:17:53Z"></w:del></w:rPr></w:pPr><w:del w:id="7506" w:author="Unknown Author" w:date="2026-10-30T04:17:53Z"><w:r><w:rPr><w:kern w:val="0"/><w:szCs w:val="24"/><w:lang w:val="es-CO" w:eastAsia="en-US" w:bidi="ar-SA"/></w:rPr><w:delText>Reporta su contrapartida</w:delText></w:r></w:del></w:p></w:tc><w:tc><w:tcPr><w:tcW w:w="1660" w:type="dxa"/><w:tcBorders></w:tcBorders><w:shd w:color="auto" w:fill="F7F7F7" w:val="clear"/></w:tcPr><w:p><w:pPr><w:pStyle w:val="Tabla9"/><w:widowControl/><w:jc w:val="left"/><w:rPr><w:kern w:val="0"/><w:szCs w:val="24"/><w:lang w:val="es-CO" w:eastAsia="en-US" w:bidi="ar-SA"/><w:del w:id="7509" w:author="Unknown Author" w:date="2026-10-30T04:17:53Z"></w:del></w:rPr></w:pPr><w:del w:id="7508" w:author="Unknown Author" w:date="2026-10-30T04:17:53Z"><w:r><w:rPr><w:kern w:val="0"/><w:szCs w:val="24"/><w:lang w:val="es-CO" w:eastAsia="en-US" w:bidi="ar-SA"/></w:rPr><w:delText>Reporta su contrapartida</w:delText></w:r></w:del></w:p></w:tc><w:tc><w:tcPr><w:tcW w:w="1741" w:type="dxa"/><w:tcBorders></w:tcBorders><w:shd w:color="auto" w:fill="F7F7F7" w:val="clear"/></w:tcPr><w:p><w:pPr><w:pStyle w:val="Tabla9"/><w:widowControl/><w:jc w:val="left"/><w:rPr><w:kern w:val="0"/><w:szCs w:val="24"/><w:lang w:val="es-CO" w:eastAsia="en-US" w:bidi="ar-SA"/><w:del w:id="7511" w:author="Unknown Author" w:date="2026-10-30T04:17:53Z"></w:del></w:rPr></w:pPr><w:del w:id="7510" w:author="Unknown Author" w:date="2026-10-30T04:17:53Z"><w:r><w:rPr><w:kern w:val="0"/><w:szCs w:val="24"/><w:lang w:val="es-CO" w:eastAsia="en-US" w:bidi="ar-SA"/></w:rPr><w:delText>Supervisión del SGR</w:delText></w:r></w:del></w:p></w:tc></w:tr><w:tr><w:trPr><w:del w:id="7512" w:author="Unknown Author" w:date="2026-10-30T04:17:53Z"/><w:cantSplit w:val="true"/></w:trPr><w:tc><w:tcPr><w:tcW w:w="1659" w:type="dxa"/><w:tcBorders></w:tcBorders></w:tcPr><w:p><w:pPr><w:pStyle w:val="Tabla9"/><w:widowControl/><w:jc w:val="left"/><w:rPr><w:kern w:val="0"/><w:szCs w:val="24"/><w:lang w:val="es-CO" w:eastAsia="en-US" w:bidi="ar-SA"/><w:del w:id="7514" w:author="Unknown Author" w:date="2026-10-30T04:17:53Z"></w:del></w:rPr></w:pPr><w:del w:id="7513" w:author="Unknown Author" w:date="2026-10-30T04:17:53Z"><w:r><w:rPr><w:kern w:val="0"/><w:szCs w:val="24"/><w:lang w:val="es-CO" w:eastAsia="en-US" w:bidi="ar-SA"/></w:rPr><w:delText>2.1 Diseñar la arquitectura de enlace y energía</w:delText></w:r></w:del></w:p></w:tc><w:tc><w:tcPr><w:tcW w:w="1658" w:type="dxa"/><w:tcBorders></w:tcBorders></w:tcPr><w:p><w:pPr><w:pStyle w:val="Tabla9"/><w:widowControl/><w:jc w:val="left"/><w:rPr><w:kern w:val="0"/><w:szCs w:val="24"/><w:lang w:val="es-CO" w:eastAsia="en-US" w:bidi="ar-SA"/><w:del w:id="7516" w:author="Unknown Author" w:date="2026-10-30T04:17:53Z"></w:del></w:rPr></w:pPr><w:del w:id="7515" w:author="Unknown Author" w:date="2026-10-30T04:17:53Z"><w:r><w:rPr><w:kern w:val="0"/><w:szCs w:val="24"/><w:lang w:val="es-CO" w:eastAsia="en-US" w:bidi="ar-SA"/></w:rPr><w:delText>Revisa el diseño</w:delText></w:r></w:del></w:p></w:tc><w:tc><w:tcPr><w:tcW w:w="1493" w:type="dxa"/><w:tcBorders></w:tcBorders></w:tcPr><w:p><w:pPr><w:pStyle w:val="Tabla9"/><w:widowControl/><w:jc w:val="left"/><w:rPr><w:kern w:val="0"/><w:szCs w:val="24"/><w:lang w:val="es-CO" w:eastAsia="en-US" w:bidi="ar-SA"/><w:del w:id="7518" w:author="Unknown Author" w:date="2026-10-30T04:17:53Z"></w:del></w:rPr></w:pPr><w:del w:id="7517" w:author="Unknown Author" w:date="2026-10-30T04:17:53Z"><w:r><w:rPr><w:kern w:val="0"/><w:szCs w:val="24"/><w:lang w:val="es-CO" w:eastAsia="en-US" w:bidi="ar-SA"/></w:rPr><w:delText>Informa restricciones del sitio</w:delText></w:r></w:del></w:p></w:tc><w:tc><w:tcPr><w:tcW w:w="1742" w:type="dxa"/><w:tcBorders></w:tcBorders></w:tcPr><w:p><w:pPr><w:pStyle w:val="Tabla9"/><w:widowControl/><w:jc w:val="left"/><w:rPr><w:kern w:val="0"/><w:szCs w:val="24"/><w:lang w:val="es-CO" w:eastAsia="en-US" w:bidi="ar-SA"/><w:del w:id="7520" w:author="Unknown Author" w:date="2026-10-30T04:17:53Z"></w:del></w:rPr></w:pPr><w:del w:id="7519" w:author="Unknown Author" w:date="2026-10-30T04:17:53Z"><w:r><w:rPr><w:kern w:val="0"/><w:szCs w:val="24"/><w:lang w:val="es-CO" w:eastAsia="en-US" w:bidi="ar-SA"/></w:rPr><w:delText>No participa</w:delText></w:r></w:del></w:p></w:tc><w:tc><w:tcPr><w:tcW w:w="1660" w:type="dxa"/><w:tcBorders></w:tcBorders></w:tcPr><w:p><w:pPr><w:pStyle w:val="Tabla9"/><w:widowControl/><w:jc w:val="left"/><w:rPr><w:kern w:val="0"/><w:szCs w:val="24"/><w:lang w:val="es-CO" w:eastAsia="en-US" w:bidi="ar-SA"/><w:del w:id="7522" w:author="Unknown Author" w:date="2026-10-30T04:17:53Z"></w:del></w:rPr></w:pPr><w:del w:id="7521" w:author="Unknown Author" w:date="2026-10-30T04:17:53Z"><w:r><w:rPr><w:kern w:val="0"/><w:szCs w:val="24"/><w:lang w:val="es-CO" w:eastAsia="en-US" w:bidi="ar-SA"/></w:rPr><w:delText>Lidera el diseño del enlace y de la energía</w:delText></w:r></w:del></w:p></w:tc><w:tc><w:tcPr><w:tcW w:w="1741" w:type="dxa"/><w:tcBorders></w:tcBorders></w:tcPr><w:p><w:pPr><w:pStyle w:val="Tabla9"/><w:widowControl/><w:jc w:val="left"/><w:rPr><w:kern w:val="0"/><w:szCs w:val="24"/><w:lang w:val="es-CO" w:eastAsia="en-US" w:bidi="ar-SA"/><w:del w:id="7524" w:author="Unknown Author" w:date="2026-10-30T04:17:53Z"></w:del></w:rPr></w:pPr><w:del w:id="7523" w:author="Unknown Author" w:date="2026-10-30T04:17:53Z"><w:r><w:rPr><w:kern w:val="0"/><w:szCs w:val="24"/><w:lang w:val="es-CO" w:eastAsia="en-US" w:bidi="ar-SA"/></w:rPr><w:delText>Estudio de cobertura</w:delText></w:r></w:del></w:p></w:tc></w:tr><w:tr><w:trPr><w:del w:id="7525" w:author="Unknown Author" w:date="2026-10-30T04:17:53Z"/><w:cantSplit w:val="true"/></w:trPr><w:tc><w:tcPr><w:tcW w:w="1659" w:type="dxa"/><w:tcBorders></w:tcBorders><w:shd w:color="auto" w:fill="F7F7F7" w:val="clear"/></w:tcPr><w:p><w:pPr><w:pStyle w:val="Tabla9"/><w:widowControl/><w:jc w:val="left"/><w:rPr><w:kern w:val="0"/><w:szCs w:val="24"/><w:lang w:val="es-CO" w:eastAsia="en-US" w:bidi="ar-SA"/><w:del w:id="7527" w:author="Unknown Author" w:date="2026-10-30T04:17:53Z"></w:del></w:rPr></w:pPr><w:del w:id="7526" w:author="Unknown Author" w:date="2026-10-30T04:17:53Z"><w:r><w:rPr><w:kern w:val="0"/><w:szCs w:val="24"/><w:lang w:val="es-CO" w:eastAsia="en-US" w:bidi="ar-SA"/></w:rPr><w:delText>2.2 Desarrollar el firmware y la plataforma base (gemelo digital y tablero)</w:delText></w:r></w:del></w:p></w:tc><w:tc><w:tcPr><w:tcW w:w="1658" w:type="dxa"/><w:tcBorders></w:tcBorders><w:shd w:color="auto" w:fill="F7F7F7" w:val="clear"/></w:tcPr><w:p><w:pPr><w:pStyle w:val="Tabla9"/><w:widowControl/><w:jc w:val="left"/><w:rPr><w:kern w:val="0"/><w:szCs w:val="24"/><w:lang w:val="es-CO" w:eastAsia="en-US" w:bidi="ar-SA"/><w:del w:id="7529" w:author="Unknown Author" w:date="2026-10-30T04:17:53Z"></w:del></w:rPr></w:pPr><w:del w:id="7528" w:author="Unknown Author" w:date="2026-10-30T04:17:53Z"><w:r><w:rPr><w:kern w:val="0"/><w:szCs w:val="24"/><w:lang w:val="es-CO" w:eastAsia="en-US" w:bidi="ar-SA"/></w:rPr><w:delText>Define requisitos de calidad de datos</w:delText></w:r></w:del></w:p></w:tc><w:tc><w:tcPr><w:tcW w:w="1493" w:type="dxa"/><w:tcBorders></w:tcBorders><w:shd w:color="auto" w:fill="F7F7F7" w:val="clear"/></w:tcPr><w:p><w:pPr><w:pStyle w:val="Tabla9"/><w:widowControl/><w:jc w:val="left"/><w:rPr><w:kern w:val="0"/><w:szCs w:val="24"/><w:lang w:val="es-CO" w:eastAsia="en-US" w:bidi="ar-SA"/><w:del w:id="7531" w:author="Unknown Author" w:date="2026-10-30T04:17:53Z"></w:del></w:rPr></w:pPr><w:del w:id="7530" w:author="Unknown Author" w:date="2026-10-30T04:17:53Z"><w:r><w:rPr><w:kern w:val="0"/><w:szCs w:val="24"/><w:lang w:val="es-CO" w:eastAsia="en-US" w:bidi="ar-SA"/></w:rPr><w:delText>No participa</w:delText></w:r></w:del></w:p></w:tc><w:tc><w:tcPr><w:tcW w:w="1742" w:type="dxa"/><w:tcBorders></w:tcBorders><w:shd w:color="auto" w:fill="F7F7F7" w:val="clear"/></w:tcPr><w:p><w:pPr><w:pStyle w:val="Tabla9"/><w:widowControl/><w:jc w:val="left"/><w:rPr><w:kern w:val="0"/><w:szCs w:val="24"/><w:lang w:val="es-CO" w:eastAsia="en-US" w:bidi="ar-SA"/><w:del w:id="7533" w:author="Unknown Author" w:date="2026-10-30T04:17:53Z"></w:del></w:rPr></w:pPr><w:del w:id="7532" w:author="Unknown Author" w:date="2026-10-30T04:17:53Z"><w:r><w:rPr><w:kern w:val="0"/><w:szCs w:val="24"/><w:lang w:val="es-CO" w:eastAsia="en-US" w:bidi="ar-SA"/></w:rPr><w:delText>No participa</w:delText></w:r></w:del></w:p></w:tc><w:tc><w:tcPr><w:tcW w:w="1660" w:type="dxa"/><w:tcBorders></w:tcBorders><w:shd w:color="auto" w:fill="F7F7F7" w:val="clear"/></w:tcPr><w:p><w:pPr><w:pStyle w:val="Tabla9"/><w:widowControl/><w:jc w:val="left"/><w:rPr><w:kern w:val="0"/><w:szCs w:val="24"/><w:lang w:val="es-CO" w:eastAsia="en-US" w:bidi="ar-SA"/><w:del w:id="7535" w:author="Unknown Author" w:date="2026-10-30T04:17:53Z"></w:del></w:rPr></w:pPr><w:del w:id="7534" w:author="Unknown Author" w:date="2026-10-30T04:17:53Z"><w:r><w:rPr><w:kern w:val="0"/><w:szCs w:val="24"/><w:lang w:val="es-CO" w:eastAsia="en-US" w:bidi="ar-SA"/></w:rPr><w:delText>Lidera el firmware, la nube y el tablero</w:delText></w:r></w:del></w:p></w:tc><w:tc><w:tcPr><w:tcW w:w="1741" w:type="dxa"/><w:tcBorders></w:tcBorders><w:shd w:color="auto" w:fill="F7F7F7" w:val="clear"/></w:tcPr><w:p><w:pPr><w:pStyle w:val="Tabla9"/><w:widowControl/><w:jc w:val="left"/><w:rPr><w:kern w:val="0"/><w:szCs w:val="24"/><w:lang w:val="es-CO" w:eastAsia="en-US" w:bidi="ar-SA"/><w:del w:id="7537" w:author="Unknown Author" w:date="2026-10-30T04:17:53Z"></w:del></w:rPr></w:pPr><w:del w:id="7536" w:author="Unknown Author" w:date="2026-10-30T04:17:53Z"><w:r><w:rPr><w:kern w:val="0"/><w:szCs w:val="24"/><w:lang w:val="es-CO" w:eastAsia="en-US" w:bidi="ar-SA"/></w:rPr><w:delText>Auditor de ciberseguridad</w:delText></w:r></w:del></w:p></w:tc></w:tr><w:tr><w:trPr><w:del w:id="7538" w:author="Unknown Author" w:date="2026-10-30T04:17:53Z"/><w:cantSplit w:val="true"/></w:trPr><w:tc><w:tcPr><w:tcW w:w="1659" w:type="dxa"/><w:tcBorders></w:tcBorders></w:tcPr><w:p><w:pPr><w:pStyle w:val="Tabla9"/><w:widowControl/><w:jc w:val="left"/><w:rPr><w:kern w:val="0"/><w:szCs w:val="24"/><w:lang w:val="es-CO" w:eastAsia="en-US" w:bidi="ar-SA"/><w:del w:id="7540" w:author="Unknown Author" w:date="2026-10-30T04:17:53Z"></w:del></w:rPr></w:pPr><w:del w:id="7539" w:author="Unknown Author" w:date="2026-10-30T04:17:53Z"><w:r><w:rPr><w:kern w:val="0"/><w:szCs w:val="24"/><w:lang w:val="es-CO" w:eastAsia="en-US" w:bidi="ar-SA"/></w:rPr><w:delText>2.3 Instalar el tramo 2</w:delText></w:r></w:del></w:p></w:tc><w:tc><w:tcPr><w:tcW w:w="1658" w:type="dxa"/><w:tcBorders></w:tcBorders></w:tcPr><w:p><w:pPr><w:pStyle w:val="Tabla9"/><w:widowControl/><w:jc w:val="left"/><w:rPr><w:kern w:val="0"/><w:szCs w:val="24"/><w:lang w:val="es-CO" w:eastAsia="en-US" w:bidi="ar-SA"/><w:del w:id="7542" w:author="Unknown Author" w:date="2026-10-30T04:17:53Z"></w:del></w:rPr></w:pPr><w:del w:id="7541" w:author="Unknown Author" w:date="2026-10-30T04:17:53Z"><w:r><w:rPr><w:kern w:val="0"/><w:szCs w:val="24"/><w:lang w:val="es-CO" w:eastAsia="en-US" w:bidi="ar-SA"/></w:rPr><w:delText>Coordina la instalación</w:delText></w:r></w:del></w:p></w:tc><w:tc><w:tcPr><w:tcW w:w="1493" w:type="dxa"/><w:tcBorders></w:tcBorders></w:tcPr><w:p><w:pPr><w:pStyle w:val="Tabla9"/><w:widowControl/><w:jc w:val="left"/><w:rPr><w:kern w:val="0"/><w:szCs w:val="24"/><w:lang w:val="es-CO" w:eastAsia="en-US" w:bidi="ar-SA"/><w:del w:id="7544" w:author="Unknown Author" w:date="2026-10-30T04:17:53Z"></w:del></w:rPr></w:pPr><w:del w:id="7543" w:author="Unknown Author" w:date="2026-10-30T04:17:53Z"><w:r><w:rPr><w:kern w:val="0"/><w:szCs w:val="24"/><w:lang w:val="es-CO" w:eastAsia="en-US" w:bidi="ar-SA"/></w:rPr><w:delText>Provee acceso y custodia local</w:delText></w:r></w:del></w:p></w:tc><w:tc><w:tcPr><w:tcW w:w="1742" w:type="dxa"/><w:tcBorders></w:tcBorders></w:tcPr><w:p><w:pPr><w:pStyle w:val="Tabla9"/><w:widowControl/><w:jc w:val="left"/><w:rPr><w:kern w:val="0"/><w:szCs w:val="24"/><w:lang w:val="es-CO" w:eastAsia="en-US" w:bidi="ar-SA"/><w:del w:id="7546" w:author="Unknown Author" w:date="2026-10-30T04:17:53Z"></w:del></w:rPr></w:pPr><w:del w:id="7545" w:author="Unknown Author" w:date="2026-10-30T04:17:53Z"><w:r><w:rPr><w:kern w:val="0"/><w:szCs w:val="24"/><w:lang w:val="es-CO" w:eastAsia="en-US" w:bidi="ar-SA"/></w:rPr><w:delText>No participa</w:delText></w:r></w:del></w:p></w:tc><w:tc><w:tcPr><w:tcW w:w="1660" w:type="dxa"/><w:tcBorders></w:tcBorders></w:tcPr><w:p><w:pPr><w:pStyle w:val="Tabla9"/><w:widowControl/><w:jc w:val="left"/><w:rPr><w:kern w:val="0"/><w:szCs w:val="24"/><w:lang w:val="es-CO" w:eastAsia="en-US" w:bidi="ar-SA"/><w:del w:id="7548" w:author="Unknown Author" w:date="2026-10-30T04:17:53Z"></w:del></w:rPr></w:pPr><w:del w:id="7547" w:author="Unknown Author" w:date="2026-10-30T04:17:53Z"><w:r><w:rPr><w:kern w:val="0"/><w:szCs w:val="24"/><w:lang w:val="es-CO" w:eastAsia="en-US" w:bidi="ar-SA"/></w:rPr><w:delText>Lidera la instalación y el mantenimiento</w:delText></w:r></w:del></w:p></w:tc><w:tc><w:tcPr><w:tcW w:w="1741" w:type="dxa"/><w:tcBorders></w:tcBorders></w:tcPr><w:p><w:pPr><w:pStyle w:val="Tabla9"/><w:widowControl/><w:jc w:val="left"/><w:rPr><w:kern w:val="0"/><w:szCs w:val="24"/><w:lang w:val="es-CO" w:eastAsia="en-US" w:bidi="ar-SA"/><w:del w:id="7550" w:author="Unknown Author" w:date="2026-10-30T04:17:53Z"></w:del></w:rPr></w:pPr><w:del w:id="7549" w:author="Unknown Author" w:date="2026-10-30T04:17:53Z"><w:r><w:rPr><w:kern w:val="0"/><w:szCs w:val="24"/><w:lang w:val="es-CO" w:eastAsia="en-US" w:bidi="ar-SA"/></w:rPr><w:delText>Técnicos de campo departamentales</w:delText></w:r></w:del></w:p></w:tc></w:tr><w:tr><w:trPr><w:del w:id="7551" w:author="Unknown Author" w:date="2026-10-30T04:17:53Z"/><w:cantSplit w:val="true"/></w:trPr><w:tc><w:tcPr><w:tcW w:w="1659" w:type="dxa"/><w:tcBorders></w:tcBorders><w:shd w:color="auto" w:fill="F7F7F7" w:val="clear"/></w:tcPr><w:p><w:pPr><w:pStyle w:val="Tabla9"/><w:widowControl/><w:jc w:val="left"/><w:rPr><w:kern w:val="0"/><w:szCs w:val="24"/><w:lang w:val="es-CO" w:eastAsia="en-US" w:bidi="ar-SA"/><w:del w:id="7553" w:author="Unknown Author" w:date="2026-10-30T04:17:53Z"></w:del></w:rPr></w:pPr><w:del w:id="7552" w:author="Unknown Author" w:date="2026-10-30T04:17:53Z"><w:r><w:rPr><w:kern w:val="0"/><w:szCs w:val="24"/><w:lang w:val="es-CO" w:eastAsia="en-US" w:bidi="ar-SA"/></w:rPr><w:delText>2.4 Instalar el tramo 3</w:delText></w:r></w:del></w:p></w:tc><w:tc><w:tcPr><w:tcW w:w="1658" w:type="dxa"/><w:tcBorders></w:tcBorders><w:shd w:color="auto" w:fill="F7F7F7" w:val="clear"/></w:tcPr><w:p><w:pPr><w:pStyle w:val="Tabla9"/><w:widowControl/><w:jc w:val="left"/><w:rPr><w:kern w:val="0"/><w:szCs w:val="24"/><w:lang w:val="es-CO" w:eastAsia="en-US" w:bidi="ar-SA"/><w:del w:id="7555" w:author="Unknown Author" w:date="2026-10-30T04:17:53Z"></w:del></w:rPr></w:pPr><w:del w:id="7554" w:author="Unknown Author" w:date="2026-10-30T04:17:53Z"><w:r><w:rPr><w:kern w:val="0"/><w:szCs w:val="24"/><w:lang w:val="es-CO" w:eastAsia="en-US" w:bidi="ar-SA"/></w:rPr><w:delText>Coordina la instalación</w:delText></w:r></w:del></w:p></w:tc><w:tc><w:tcPr><w:tcW w:w="1493" w:type="dxa"/><w:tcBorders></w:tcBorders><w:shd w:color="auto" w:fill="F7F7F7" w:val="clear"/></w:tcPr><w:p><w:pPr><w:pStyle w:val="Tabla9"/><w:widowControl/><w:jc w:val="left"/><w:rPr><w:kern w:val="0"/><w:szCs w:val="24"/><w:lang w:val="es-CO" w:eastAsia="en-US" w:bidi="ar-SA"/><w:del w:id="7557" w:author="Unknown Author" w:date="2026-10-30T04:17:53Z"></w:del></w:rPr></w:pPr><w:del w:id="7556" w:author="Unknown Author" w:date="2026-10-30T04:17:53Z"><w:r><w:rPr><w:kern w:val="0"/><w:szCs w:val="24"/><w:lang w:val="es-CO" w:eastAsia="en-US" w:bidi="ar-SA"/></w:rPr><w:delText>Provee acceso y custodia local</w:delText></w:r></w:del></w:p></w:tc><w:tc><w:tcPr><w:tcW w:w="1742" w:type="dxa"/><w:tcBorders></w:tcBorders><w:shd w:color="auto" w:fill="F7F7F7" w:val="clear"/></w:tcPr><w:p><w:pPr><w:pStyle w:val="Tabla9"/><w:widowControl/><w:jc w:val="left"/><w:rPr><w:kern w:val="0"/><w:szCs w:val="24"/><w:lang w:val="es-CO" w:eastAsia="en-US" w:bidi="ar-SA"/><w:del w:id="7559" w:author="Unknown Author" w:date="2026-10-30T04:17:53Z"></w:del></w:rPr></w:pPr><w:del w:id="7558" w:author="Unknown Author" w:date="2026-10-30T04:17:53Z"><w:r><w:rPr><w:kern w:val="0"/><w:szCs w:val="24"/><w:lang w:val="es-CO" w:eastAsia="en-US" w:bidi="ar-SA"/></w:rPr><w:delText>No participa</w:delText></w:r></w:del></w:p></w:tc><w:tc><w:tcPr><w:tcW w:w="1660" w:type="dxa"/><w:tcBorders></w:tcBorders><w:shd w:color="auto" w:fill="F7F7F7" w:val="clear"/></w:tcPr><w:p><w:pPr><w:pStyle w:val="Tabla9"/><w:widowControl/><w:jc w:val="left"/><w:rPr><w:kern w:val="0"/><w:szCs w:val="24"/><w:lang w:val="es-CO" w:eastAsia="en-US" w:bidi="ar-SA"/><w:del w:id="7561" w:author="Unknown Author" w:date="2026-10-30T04:17:53Z"></w:del></w:rPr></w:pPr><w:del w:id="7560" w:author="Unknown Author" w:date="2026-10-30T04:17:53Z"><w:r><w:rPr><w:kern w:val="0"/><w:szCs w:val="24"/><w:lang w:val="es-CO" w:eastAsia="en-US" w:bidi="ar-SA"/></w:rPr><w:delText>Lidera la instalación y el mantenimiento</w:delText></w:r></w:del></w:p></w:tc><w:tc><w:tcPr><w:tcW w:w="1741" w:type="dxa"/><w:tcBorders></w:tcBorders><w:shd w:color="auto" w:fill="F7F7F7" w:val="clear"/></w:tcPr><w:p><w:pPr><w:pStyle w:val="Tabla9"/><w:widowControl/><w:jc w:val="left"/><w:rPr><w:kern w:val="0"/><w:szCs w:val="24"/><w:lang w:val="es-CO" w:eastAsia="en-US" w:bidi="ar-SA"/><w:del w:id="7563" w:author="Unknown Author" w:date="2026-10-30T04:17:53Z"></w:del></w:rPr></w:pPr><w:del w:id="7562" w:author="Unknown Author" w:date="2026-10-30T04:17:53Z"><w:r><w:rPr><w:kern w:val="0"/><w:szCs w:val="24"/><w:lang w:val="es-CO" w:eastAsia="en-US" w:bidi="ar-SA"/></w:rPr><w:delText>Técnicos de campo departamentales</w:delText></w:r></w:del></w:p></w:tc></w:tr><w:tr><w:trPr><w:del w:id="7564" w:author="Unknown Author" w:date="2026-10-30T04:17:53Z"/><w:cantSplit w:val="true"/></w:trPr><w:tc><w:tcPr><w:tcW w:w="1659" w:type="dxa"/><w:tcBorders></w:tcBorders></w:tcPr><w:p><w:pPr><w:pStyle w:val="Tabla9"/><w:widowControl/><w:jc w:val="left"/><w:rPr><w:kern w:val="0"/><w:szCs w:val="24"/><w:lang w:val="es-CO" w:eastAsia="en-US" w:bidi="ar-SA"/><w:del w:id="7566" w:author="Unknown Author" w:date="2026-10-30T04:17:53Z"></w:del></w:rPr></w:pPr><w:del w:id="7565" w:author="Unknown Author" w:date="2026-10-30T04:17:53Z"><w:r><w:rPr><w:kern w:val="0"/><w:szCs w:val="24"/><w:lang w:val="es-CO" w:eastAsia="en-US" w:bidi="ar-SA"/></w:rPr><w:delText>2.5 Diseñar el laboratorio de modelación y el inventario de emisión de demolición</w:delText></w:r></w:del></w:p></w:tc><w:tc><w:tcPr><w:tcW w:w="1658" w:type="dxa"/><w:tcBorders></w:tcBorders></w:tcPr><w:p><w:pPr><w:pStyle w:val="Tabla9"/><w:widowControl/><w:jc w:val="left"/><w:rPr><w:kern w:val="0"/><w:szCs w:val="24"/><w:lang w:val="es-CO" w:eastAsia="en-US" w:bidi="ar-SA"/><w:del w:id="7568" w:author="Unknown Author" w:date="2026-10-30T04:17:53Z"></w:del></w:rPr></w:pPr><w:del w:id="7567" w:author="Unknown Author" w:date="2026-10-30T04:17:53Z"><w:r><w:rPr><w:kern w:val="0"/><w:szCs w:val="24"/><w:lang w:val="es-CO" w:eastAsia="en-US" w:bidi="ar-SA"/></w:rPr><w:delText>Lidera el diseño del laboratorio y del inventario de emisión de demolición</w:delText></w:r></w:del></w:p></w:tc><w:tc><w:tcPr><w:tcW w:w="1493" w:type="dxa"/><w:tcBorders></w:tcBorders></w:tcPr><w:p><w:pPr><w:pStyle w:val="Tabla9"/><w:widowControl/><w:jc w:val="left"/><w:rPr><w:kern w:val="0"/><w:szCs w:val="24"/><w:lang w:val="es-CO" w:eastAsia="en-US" w:bidi="ar-SA"/><w:del w:id="7570" w:author="Unknown Author" w:date="2026-10-30T04:17:53Z"></w:del></w:rPr></w:pPr><w:del w:id="7569" w:author="Unknown Author" w:date="2026-10-30T04:17:53Z"><w:r><w:rPr><w:kern w:val="0"/><w:szCs w:val="24"/><w:lang w:val="es-CO" w:eastAsia="en-US" w:bidi="ar-SA"/></w:rPr><w:delText>Informa las demoliciones previstas y aporta la cartografía local</w:delText></w:r></w:del></w:p></w:tc><w:tc><w:tcPr><w:tcW w:w="1742" w:type="dxa"/><w:tcBorders></w:tcBorders></w:tcPr><w:p><w:pPr><w:pStyle w:val="Tabla9"/><w:widowControl/><w:jc w:val="left"/><w:rPr><w:kern w:val="0"/><w:szCs w:val="24"/><w:lang w:val="es-CO" w:eastAsia="en-US" w:bidi="ar-SA"/><w:del w:id="7572" w:author="Unknown Author" w:date="2026-10-30T04:17:53Z"></w:del></w:rPr></w:pPr><w:del w:id="7571" w:author="Unknown Author" w:date="2026-10-30T04:17:53Z"><w:r><w:rPr><w:kern w:val="0"/><w:szCs w:val="24"/><w:lang w:val="es-CO" w:eastAsia="en-US" w:bidi="ar-SA"/></w:rPr><w:delText>No participa</w:delText></w:r></w:del></w:p></w:tc><w:tc><w:tcPr><w:tcW w:w="1660" w:type="dxa"/><w:tcBorders></w:tcBorders></w:tcPr><w:p><w:pPr><w:pStyle w:val="Tabla9"/><w:widowControl/><w:jc w:val="left"/><w:rPr><w:kern w:val="0"/><w:szCs w:val="24"/><w:lang w:val="es-CO" w:eastAsia="en-US" w:bidi="ar-SA"/><w:del w:id="7574" w:author="Unknown Author" w:date="2026-10-30T04:17:53Z"></w:del></w:rPr></w:pPr><w:del w:id="7573" w:author="Unknown Author" w:date="2026-10-30T04:17:53Z"><w:r><w:rPr><w:kern w:val="0"/><w:szCs w:val="24"/><w:lang w:val="es-CO" w:eastAsia="en-US" w:bidi="ar-SA"/></w:rPr><w:delText>Define la interfaz de datos con la plataforma</w:delText></w:r></w:del></w:p></w:tc><w:tc><w:tcPr><w:tcW w:w="1741" w:type="dxa"/><w:tcBorders></w:tcBorders></w:tcPr><w:p><w:pPr><w:pStyle w:val="Tabla9"/><w:widowControl/><w:jc w:val="left"/><w:rPr><w:kern w:val="0"/><w:szCs w:val="24"/><w:lang w:val="es-CO" w:eastAsia="en-US" w:bidi="ar-SA"/><w:del w:id="7576" w:author="Unknown Author" w:date="2026-10-30T04:17:53Z"></w:del></w:rPr></w:pPr><w:del w:id="7575" w:author="Unknown Author" w:date="2026-10-30T04:17:53Z"><w:r><w:rPr><w:kern w:val="0"/><w:szCs w:val="24"/><w:lang w:val="es-CO" w:eastAsia="en-US" w:bidi="ar-SA"/></w:rPr><w:delText>Laboratorio acreditado de caracterización del polvo</w:delText></w:r></w:del></w:p></w:tc></w:tr><w:tr><w:trPr><w:del w:id="7577" w:author="Unknown Author" w:date="2026-10-30T04:17:53Z"/><w:cantSplit w:val="true"/></w:trPr><w:tc><w:tcPr><w:tcW w:w="1659" w:type="dxa"/><w:tcBorders></w:tcBorders><w:shd w:color="auto" w:fill="F7F7F7" w:val="clear"/></w:tcPr><w:p><w:pPr><w:pStyle w:val="Tabla9"/><w:widowControl/><w:jc w:val="left"/><w:rPr><w:kern w:val="0"/><w:szCs w:val="24"/><w:lang w:val="es-CO" w:eastAsia="en-US" w:bidi="ar-SA"/><w:del w:id="7579" w:author="Unknown Author" w:date="2026-10-30T04:17:53Z"></w:del></w:rPr></w:pPr><w:del w:id="7578" w:author="Unknown Author" w:date="2026-10-30T04:17:53Z"><w:r><w:rPr><w:kern w:val="0"/><w:szCs w:val="24"/><w:lang w:val="es-CO" w:eastAsia="en-US" w:bidi="ar-SA"/></w:rPr><w:delText>2.6 Dotar el laboratorio y montar la cadena de modelación</w:delText></w:r></w:del></w:p></w:tc><w:tc><w:tcPr><w:tcW w:w="1658" w:type="dxa"/><w:tcBorders></w:tcBorders><w:shd w:color="auto" w:fill="F7F7F7" w:val="clear"/></w:tcPr><w:p><w:pPr><w:pStyle w:val="Tabla9"/><w:widowControl/><w:jc w:val="left"/><w:rPr><w:kern w:val="0"/><w:szCs w:val="24"/><w:lang w:val="es-CO" w:eastAsia="en-US" w:bidi="ar-SA"/><w:del w:id="7581" w:author="Unknown Author" w:date="2026-10-30T04:17:53Z"></w:del></w:rPr></w:pPr><w:del w:id="7580" w:author="Unknown Author" w:date="2026-10-30T04:17:53Z"><w:r><w:rPr><w:kern w:val="0"/><w:szCs w:val="24"/><w:lang w:val="es-CO" w:eastAsia="en-US" w:bidi="ar-SA"/></w:rPr><w:delText>Dota el laboratorio y monta la cadena de modelación</w:delText></w:r></w:del></w:p></w:tc><w:tc><w:tcPr><w:tcW w:w="1493" w:type="dxa"/><w:tcBorders></w:tcBorders><w:shd w:color="auto" w:fill="F7F7F7" w:val="clear"/></w:tcPr><w:p><w:pPr><w:pStyle w:val="Tabla9"/><w:widowControl/><w:jc w:val="left"/><w:rPr><w:kern w:val="0"/><w:szCs w:val="24"/><w:lang w:val="es-CO" w:eastAsia="en-US" w:bidi="ar-SA"/><w:del w:id="7583" w:author="Unknown Author" w:date="2026-10-30T04:17:53Z"></w:del></w:rPr></w:pPr><w:del w:id="7582" w:author="Unknown Author" w:date="2026-10-30T04:17:53Z"><w:r><w:rPr><w:kern w:val="0"/><w:szCs w:val="24"/><w:lang w:val="es-CO" w:eastAsia="en-US" w:bidi="ar-SA"/></w:rPr><w:delText>No participa</w:delText></w:r></w:del></w:p></w:tc><w:tc><w:tcPr><w:tcW w:w="1742" w:type="dxa"/><w:tcBorders></w:tcBorders><w:shd w:color="auto" w:fill="F7F7F7" w:val="clear"/></w:tcPr><w:p><w:pPr><w:pStyle w:val="Tabla9"/><w:widowControl/><w:jc w:val="left"/><w:rPr><w:kern w:val="0"/><w:szCs w:val="24"/><w:lang w:val="es-CO" w:eastAsia="en-US" w:bidi="ar-SA"/><w:del w:id="7585" w:author="Unknown Author" w:date="2026-10-30T04:17:53Z"></w:del></w:rPr></w:pPr><w:del w:id="7584" w:author="Unknown Author" w:date="2026-10-30T04:17:53Z"><w:r><w:rPr><w:kern w:val="0"/><w:szCs w:val="24"/><w:lang w:val="es-CO" w:eastAsia="en-US" w:bidi="ar-SA"/></w:rPr><w:delText>Revisa la especificación de los monitores portátiles</w:delText></w:r></w:del></w:p></w:tc><w:tc><w:tcPr><w:tcW w:w="1660" w:type="dxa"/><w:tcBorders></w:tcBorders><w:shd w:color="auto" w:fill="F7F7F7" w:val="clear"/></w:tcPr><w:p><w:pPr><w:pStyle w:val="Tabla9"/><w:widowControl/><w:jc w:val="left"/><w:rPr><w:kern w:val="0"/><w:szCs w:val="24"/><w:lang w:val="es-CO" w:eastAsia="en-US" w:bidi="ar-SA"/><w:del w:id="7587" w:author="Unknown Author" w:date="2026-10-30T04:17:53Z"></w:del></w:rPr></w:pPr><w:del w:id="7586" w:author="Unknown Author" w:date="2026-10-30T04:17:53Z"><w:r><w:rPr><w:kern w:val="0"/><w:szCs w:val="24"/><w:lang w:val="es-CO" w:eastAsia="en-US" w:bidi="ar-SA"/></w:rPr><w:delText>Instala las estaciones meteorológicas y conecta el laboratorio a la plataforma</w:delText></w:r></w:del></w:p></w:tc><w:tc><w:tcPr><w:tcW w:w="1741" w:type="dxa"/><w:tcBorders></w:tcBorders><w:shd w:color="auto" w:fill="F7F7F7" w:val="clear"/></w:tcPr><w:p><w:pPr><w:pStyle w:val="Tabla9"/><w:widowControl/><w:jc w:val="left"/><w:rPr><w:kern w:val="0"/><w:szCs w:val="24"/><w:lang w:val="es-CO" w:eastAsia="en-US" w:bidi="ar-SA"/><w:del w:id="7589" w:author="Unknown Author" w:date="2026-10-30T04:17:53Z"></w:del></w:rPr></w:pPr><w:del w:id="7588" w:author="Unknown Author" w:date="2026-10-30T04:17:53Z"><w:r><w:rPr><w:kern w:val="0"/><w:szCs w:val="24"/><w:lang w:val="es-CO" w:eastAsia="en-US" w:bidi="ar-SA"/></w:rPr><w:delText>Proveedores de equipos y agente aduanero</w:delText></w:r></w:del></w:p></w:tc></w:tr><w:tr><w:trPr><w:del w:id="7590" w:author="Unknown Author" w:date="2026-10-30T04:17:53Z"/><w:cantSplit w:val="true"/></w:trPr><w:tc><w:tcPr><w:tcW w:w="1659" w:type="dxa"/><w:tcBorders></w:tcBorders></w:tcPr><w:p><w:pPr><w:pStyle w:val="Tabla9"/><w:widowControl/><w:jc w:val="left"/><w:rPr><w:kern w:val="0"/><w:szCs w:val="24"/><w:lang w:val="es-CO" w:eastAsia="en-US" w:bidi="ar-SA"/><w:del w:id="7592" w:author="Unknown Author" w:date="2026-10-30T04:17:53Z"></w:del></w:rPr></w:pPr><w:del w:id="7591" w:author="Unknown Author" w:date="2026-10-30T04:17:53Z"><w:r><w:rPr><w:kern w:val="0"/><w:szCs w:val="24"/><w:lang w:val="es-CO" w:eastAsia="en-US" w:bidi="ar-SA"/></w:rPr><w:delText>2.7 Construir y calibrar el gemelo predictivo de demolición</w:delText></w:r></w:del></w:p></w:tc><w:tc><w:tcPr><w:tcW w:w="1658" w:type="dxa"/><w:tcBorders></w:tcBorders></w:tcPr><w:p><w:pPr><w:pStyle w:val="Tabla9"/><w:widowControl/><w:jc w:val="left"/><w:rPr><w:kern w:val="0"/><w:szCs w:val="24"/><w:lang w:val="es-CO" w:eastAsia="en-US" w:bidi="ar-SA"/><w:del w:id="7594" w:author="Unknown Author" w:date="2026-10-30T04:17:53Z"></w:del></w:rPr></w:pPr><w:del w:id="7593" w:author="Unknown Author" w:date="2026-10-30T04:17:53Z"><w:r><w:rPr><w:kern w:val="0"/><w:szCs w:val="24"/><w:lang w:val="es-CO" w:eastAsia="en-US" w:bidi="ar-SA"/></w:rPr><w:delText>Lidera la construcción y la calibración del gemelo predictivo</w:delText></w:r></w:del></w:p></w:tc><w:tc><w:tcPr><w:tcW w:w="1493" w:type="dxa"/><w:tcBorders></w:tcBorders></w:tcPr><w:p><w:pPr><w:pStyle w:val="Tabla9"/><w:widowControl/><w:jc w:val="left"/><w:rPr><w:kern w:val="0"/><w:szCs w:val="24"/><w:lang w:val="es-CO" w:eastAsia="en-US" w:bidi="ar-SA"/><w:del w:id="7596" w:author="Unknown Author" w:date="2026-10-30T04:17:53Z"></w:del></w:rPr></w:pPr><w:del w:id="7595" w:author="Unknown Author" w:date="2026-10-30T04:17:53Z"><w:r><w:rPr><w:kern w:val="0"/><w:szCs w:val="24"/><w:lang w:val="es-CO" w:eastAsia="en-US" w:bidi="ar-SA"/></w:rPr><w:delText>No participa</w:delText></w:r></w:del></w:p></w:tc><w:tc><w:tcPr><w:tcW w:w="1742" w:type="dxa"/><w:tcBorders></w:tcBorders></w:tcPr><w:p><w:pPr><w:pStyle w:val="Tabla9"/><w:widowControl/><w:jc w:val="left"/><w:rPr><w:kern w:val="0"/><w:szCs w:val="24"/><w:lang w:val="es-CO" w:eastAsia="en-US" w:bidi="ar-SA"/><w:del w:id="7598" w:author="Unknown Author" w:date="2026-10-30T04:17:53Z"></w:del></w:rPr></w:pPr><w:del w:id="7597" w:author="Unknown Author" w:date="2026-10-30T04:17:53Z"><w:r><w:rPr><w:kern w:val="0"/><w:szCs w:val="24"/><w:lang w:val="es-CO" w:eastAsia="en-US" w:bidi="ar-SA"/></w:rPr><w:delText>No participa</w:delText></w:r></w:del></w:p></w:tc><w:tc><w:tcPr><w:tcW w:w="1660" w:type="dxa"/><w:tcBorders></w:tcBorders></w:tcPr><w:p><w:pPr><w:pStyle w:val="Tabla9"/><w:widowControl/><w:jc w:val="left"/><w:rPr><w:kern w:val="0"/><w:szCs w:val="24"/><w:lang w:val="es-CO" w:eastAsia="en-US" w:bidi="ar-SA"/><w:del w:id="7600" w:author="Unknown Author" w:date="2026-10-30T04:17:53Z"></w:del></w:rPr></w:pPr><w:del w:id="7599" w:author="Unknown Author" w:date="2026-10-30T04:17:53Z"><w:r><w:rPr><w:kern w:val="0"/><w:szCs w:val="24"/><w:lang w:val="es-CO" w:eastAsia="en-US" w:bidi="ar-SA"/></w:rPr><w:delText>Integra la asimilación de datos y la salida al tablero</w:delText></w:r></w:del></w:p></w:tc><w:tc><w:tcPr><w:tcW w:w="1741" w:type="dxa"/><w:tcBorders></w:tcBorders></w:tcPr><w:p><w:pPr><w:pStyle w:val="Tabla9"/><w:widowControl/><w:jc w:val="left"/><w:rPr><w:kern w:val="0"/><w:szCs w:val="24"/><w:lang w:val="es-CO" w:eastAsia="en-US" w:bidi="ar-SA"/><w:del w:id="7602" w:author="Unknown Author" w:date="2026-10-30T04:17:53Z"></w:del></w:rPr></w:pPr><w:del w:id="7601" w:author="Unknown Author" w:date="2026-10-30T04:17:53Z"><w:r><w:rPr><w:kern w:val="0"/><w:szCs w:val="24"/><w:lang w:val="es-CO" w:eastAsia="en-US" w:bidi="ar-SA"/></w:rPr><w:delText>Servicio de cartografía</w:delText></w:r></w:del></w:p></w:tc></w:tr><w:tr><w:trPr><w:del w:id="7603" w:author="Unknown Author" w:date="2026-10-30T04:17:53Z"/><w:cantSplit w:val="true"/></w:trPr><w:tc><w:tcPr><w:tcW w:w="1659" w:type="dxa"/><w:tcBorders></w:tcBorders><w:shd w:color="auto" w:fill="F7F7F7" w:val="clear"/></w:tcPr><w:p><w:pPr><w:pStyle w:val="Tabla9"/><w:widowControl/><w:jc w:val="left"/><w:rPr><w:kern w:val="0"/><w:szCs w:val="24"/><w:lang w:val="es-CO" w:eastAsia="en-US" w:bidi="ar-SA"/><w:del w:id="7605" w:author="Unknown Author" w:date="2026-10-30T04:17:53Z"></w:del></w:rPr></w:pPr><w:del w:id="7604" w:author="Unknown Author" w:date="2026-10-30T04:17:53Z"><w:r><w:rPr><w:kern w:val="0"/><w:szCs w:val="24"/><w:lang w:val="es-CO" w:eastAsia="en-US" w:bidi="ar-SA"/></w:rPr><w:delText>2.8 Administración y apoyo a la supervisión (objetivo específico 2)</w:delText></w:r></w:del></w:p></w:tc><w:tc><w:tcPr><w:tcW w:w="1658" w:type="dxa"/><w:tcBorders></w:tcBorders><w:shd w:color="auto" w:fill="F7F7F7" w:val="clear"/></w:tcPr><w:p><w:pPr><w:pStyle w:val="Tabla9"/><w:widowControl/><w:jc w:val="left"/><w:rPr><w:kern w:val="0"/><w:szCs w:val="24"/><w:lang w:val="es-CO" w:eastAsia="en-US" w:bidi="ar-SA"/><w:del w:id="7607" w:author="Unknown Author" w:date="2026-10-30T04:17:53Z"></w:del></w:rPr></w:pPr><w:del w:id="7606" w:author="Unknown Author" w:date="2026-10-30T04:17:53Z"><w:r><w:rPr><w:kern w:val="0"/><w:szCs w:val="24"/><w:lang w:val="es-CO" w:eastAsia="en-US" w:bidi="ar-SA"/></w:rPr><w:delText>Gestiona compras y conciliación</w:delText></w:r></w:del></w:p></w:tc><w:tc><w:tcPr><w:tcW w:w="1493" w:type="dxa"/><w:tcBorders></w:tcBorders><w:shd w:color="auto" w:fill="F7F7F7" w:val="clear"/></w:tcPr><w:p><w:pPr><w:pStyle w:val="Tabla9"/><w:widowControl/><w:jc w:val="left"/><w:rPr><w:kern w:val="0"/><w:szCs w:val="24"/><w:lang w:val="es-CO" w:eastAsia="en-US" w:bidi="ar-SA"/><w:del w:id="7609" w:author="Unknown Author" w:date="2026-10-30T04:17:53Z"></w:del></w:rPr></w:pPr><w:del w:id="7608" w:author="Unknown Author" w:date="2026-10-30T04:17:53Z"><w:r><w:rPr><w:kern w:val="0"/><w:szCs w:val="24"/><w:lang w:val="es-CO" w:eastAsia="en-US" w:bidi="ar-SA"/></w:rPr><w:delText>Reporta su contrapartida</w:delText></w:r></w:del></w:p></w:tc><w:tc><w:tcPr><w:tcW w:w="1742" w:type="dxa"/><w:tcBorders></w:tcBorders><w:shd w:color="auto" w:fill="F7F7F7" w:val="clear"/></w:tcPr><w:p><w:pPr><w:pStyle w:val="Tabla9"/><w:widowControl/><w:jc w:val="left"/><w:rPr><w:kern w:val="0"/><w:szCs w:val="24"/><w:lang w:val="es-CO" w:eastAsia="en-US" w:bidi="ar-SA"/><w:del w:id="7611" w:author="Unknown Author" w:date="2026-10-30T04:17:53Z"></w:del></w:rPr></w:pPr><w:del w:id="7610" w:author="Unknown Author" w:date="2026-10-30T04:17:53Z"><w:r><w:rPr><w:kern w:val="0"/><w:szCs w:val="24"/><w:lang w:val="es-CO" w:eastAsia="en-US" w:bidi="ar-SA"/></w:rPr><w:delText>Reporta su contrapartida</w:delText></w:r></w:del></w:p></w:tc><w:tc><w:tcPr><w:tcW w:w="1660" w:type="dxa"/><w:tcBorders></w:tcBorders><w:shd w:color="auto" w:fill="F7F7F7" w:val="clear"/></w:tcPr><w:p><w:pPr><w:pStyle w:val="Tabla9"/><w:widowControl/><w:jc w:val="left"/><w:rPr><w:kern w:val="0"/><w:szCs w:val="24"/><w:lang w:val="es-CO" w:eastAsia="en-US" w:bidi="ar-SA"/><w:del w:id="7613" w:author="Unknown Author" w:date="2026-10-30T04:17:53Z"></w:del></w:rPr></w:pPr><w:del w:id="7612" w:author="Unknown Author" w:date="2026-10-30T04:17:53Z"><w:r><w:rPr><w:kern w:val="0"/><w:szCs w:val="24"/><w:lang w:val="es-CO" w:eastAsia="en-US" w:bidi="ar-SA"/></w:rPr><w:delText>Reporta su contrapartida</w:delText></w:r></w:del></w:p></w:tc><w:tc><w:tcPr><w:tcW w:w="1741" w:type="dxa"/><w:tcBorders></w:tcBorders><w:shd w:color="auto" w:fill="F7F7F7" w:val="clear"/></w:tcPr><w:p><w:pPr><w:pStyle w:val="Tabla9"/><w:widowControl/><w:jc w:val="left"/><w:rPr><w:kern w:val="0"/><w:szCs w:val="24"/><w:lang w:val="es-CO" w:eastAsia="en-US" w:bidi="ar-SA"/><w:del w:id="7615" w:author="Unknown Author" w:date="2026-10-30T04:17:53Z"></w:del></w:rPr></w:pPr><w:del w:id="7614" w:author="Unknown Author" w:date="2026-10-30T04:17:53Z"><w:r><w:rPr><w:kern w:val="0"/><w:szCs w:val="24"/><w:lang w:val="es-CO" w:eastAsia="en-US" w:bidi="ar-SA"/></w:rPr><w:delText>Agente aduanero</w:delText></w:r></w:del></w:p></w:tc></w:tr><w:tr><w:trPr><w:del w:id="7616" w:author="Unknown Author" w:date="2026-10-30T04:17:53Z"/><w:cantSplit w:val="true"/></w:trPr><w:tc><w:tcPr><w:tcW w:w="1659" w:type="dxa"/><w:tcBorders></w:tcBorders></w:tcPr><w:p><w:pPr><w:pStyle w:val="Tabla9"/><w:widowControl/><w:jc w:val="left"/><w:rPr><w:kern w:val="0"/><w:szCs w:val="24"/><w:lang w:val="es-CO" w:eastAsia="en-US" w:bidi="ar-SA"/><w:del w:id="7618" w:author="Unknown Author" w:date="2026-10-30T04:17:53Z"></w:del></w:rPr></w:pPr><w:del w:id="7617" w:author="Unknown Author" w:date="2026-10-30T04:17:53Z"><w:r><w:rPr><w:kern w:val="0"/><w:szCs w:val="24"/><w:lang w:val="es-CO" w:eastAsia="en-US" w:bidi="ar-SA"/></w:rPr><w:delText>3.1 Co-diseñar los umbrales y el protocolo de alerta con los comités</w:delText></w:r></w:del></w:p></w:tc><w:tc><w:tcPr><w:tcW w:w="1658" w:type="dxa"/><w:tcBorders></w:tcBorders></w:tcPr><w:p><w:pPr><w:pStyle w:val="Tabla9"/><w:widowControl/><w:jc w:val="left"/><w:rPr><w:kern w:val="0"/><w:szCs w:val="24"/><w:lang w:val="es-CO" w:eastAsia="en-US" w:bidi="ar-SA"/><w:del w:id="7620" w:author="Unknown Author" w:date="2026-10-30T04:17:53Z"></w:del></w:rPr></w:pPr><w:del w:id="7619" w:author="Unknown Author" w:date="2026-10-30T04:17:53Z"><w:r><w:rPr><w:kern w:val="0"/><w:szCs w:val="24"/><w:lang w:val="es-CO" w:eastAsia="en-US" w:bidi="ar-SA"/></w:rPr><w:delText>Facilita el co-diseño</w:delText></w:r></w:del></w:p></w:tc><w:tc><w:tcPr><w:tcW w:w="1493" w:type="dxa"/><w:tcBorders></w:tcBorders></w:tcPr><w:p><w:pPr><w:pStyle w:val="Tabla9"/><w:widowControl/><w:jc w:val="left"/><w:rPr><w:kern w:val="0"/><w:szCs w:val="24"/><w:lang w:val="es-CO" w:eastAsia="en-US" w:bidi="ar-SA"/><w:del w:id="7622" w:author="Unknown Author" w:date="2026-10-30T04:17:53Z"></w:del></w:rPr></w:pPr><w:del w:id="7621" w:author="Unknown Author" w:date="2026-10-30T04:17:53Z"><w:r><w:rPr><w:kern w:val="0"/><w:szCs w:val="24"/><w:lang w:val="es-CO" w:eastAsia="en-US" w:bidi="ar-SA"/></w:rPr><w:delText>Lidera la convocatoria de los comités</w:delText></w:r></w:del></w:p></w:tc><w:tc><w:tcPr><w:tcW w:w="1742" w:type="dxa"/><w:tcBorders></w:tcBorders></w:tcPr><w:p><w:pPr><w:pStyle w:val="Tabla9"/><w:widowControl/><w:jc w:val="left"/><w:rPr><w:kern w:val="0"/><w:szCs w:val="24"/><w:lang w:val="es-CO" w:eastAsia="en-US" w:bidi="ar-SA"/><w:del w:id="7624" w:author="Unknown Author" w:date="2026-10-30T04:17:53Z"></w:del></w:rPr></w:pPr><w:del w:id="7623" w:author="Unknown Author" w:date="2026-10-30T04:17:53Z"><w:r><w:rPr><w:kern w:val="0"/><w:szCs w:val="24"/><w:lang w:val="es-CO" w:eastAsia="en-US" w:bidi="ar-SA"/></w:rPr><w:delText>No participa</w:delText></w:r></w:del></w:p></w:tc><w:tc><w:tcPr><w:tcW w:w="1660" w:type="dxa"/><w:tcBorders></w:tcBorders></w:tcPr><w:p><w:pPr><w:pStyle w:val="Tabla9"/><w:widowControl/><w:jc w:val="left"/><w:rPr><w:kern w:val="0"/><w:szCs w:val="24"/><w:lang w:val="es-CO" w:eastAsia="en-US" w:bidi="ar-SA"/><w:del w:id="7626" w:author="Unknown Author" w:date="2026-10-30T04:17:53Z"></w:del></w:rPr></w:pPr><w:del w:id="7625" w:author="Unknown Author" w:date="2026-10-30T04:17:53Z"><w:r><w:rPr><w:kern w:val="0"/><w:szCs w:val="24"/><w:lang w:val="es-CO" w:eastAsia="en-US" w:bidi="ar-SA"/></w:rPr><w:delText>Adapta el tablero</w:delText></w:r></w:del></w:p></w:tc><w:tc><w:tcPr><w:tcW w:w="1741" w:type="dxa"/><w:tcBorders></w:tcBorders></w:tcPr><w:p><w:pPr><w:pStyle w:val="Tabla9"/><w:widowControl/><w:jc w:val="left"/><w:rPr><w:kern w:val="0"/><w:szCs w:val="24"/><w:lang w:val="es-CO" w:eastAsia="en-US" w:bidi="ar-SA"/><w:del w:id="7628" w:author="Unknown Author" w:date="2026-10-30T04:17:53Z"></w:del></w:rPr></w:pPr><w:del w:id="7627" w:author="Unknown Author" w:date="2026-10-30T04:17:53Z"><w:r><w:rPr><w:kern w:val="0"/><w:szCs w:val="24"/><w:lang w:val="es-CO" w:eastAsia="en-US" w:bidi="ar-SA"/></w:rPr><w:delText>Comités de gestión del riesgo</w:delText></w:r></w:del></w:p></w:tc></w:tr><w:tr><w:trPr><w:del w:id="7629" w:author="Unknown Author" w:date="2026-10-30T04:17:53Z"/><w:cantSplit w:val="true"/></w:trPr><w:tc><w:tcPr><w:tcW w:w="1659" w:type="dxa"/><w:tcBorders></w:tcBorders><w:shd w:color="auto" w:fill="F7F7F7" w:val="clear"/></w:tcPr><w:p><w:pPr><w:pStyle w:val="Tabla9"/><w:widowControl/><w:jc w:val="left"/><w:rPr><w:kern w:val="0"/><w:szCs w:val="24"/><w:lang w:val="es-CO" w:eastAsia="en-US" w:bidi="ar-SA"/><w:del w:id="7631" w:author="Unknown Author" w:date="2026-10-30T04:17:53Z"></w:del></w:rPr></w:pPr><w:del w:id="7630" w:author="Unknown Author" w:date="2026-10-30T04:17:53Z"><w:r><w:rPr><w:kern w:val="0"/><w:szCs w:val="24"/><w:lang w:val="es-CO" w:eastAsia="en-US" w:bidi="ar-SA"/></w:rPr><w:delText>3.2 Poner en uso el tablero con los comités</w:delText></w:r></w:del></w:p></w:tc><w:tc><w:tcPr><w:tcW w:w="1658" w:type="dxa"/><w:tcBorders></w:tcBorders><w:shd w:color="auto" w:fill="F7F7F7" w:val="clear"/></w:tcPr><w:p><w:pPr><w:pStyle w:val="Tabla9"/><w:widowControl/><w:jc w:val="left"/><w:rPr><w:kern w:val="0"/><w:szCs w:val="24"/><w:lang w:val="es-CO" w:eastAsia="en-US" w:bidi="ar-SA"/><w:del w:id="7633" w:author="Unknown Author" w:date="2026-10-30T04:17:53Z"></w:del></w:rPr></w:pPr><w:del w:id="7632" w:author="Unknown Author" w:date="2026-10-30T04:17:53Z"><w:r><w:rPr><w:kern w:val="0"/><w:szCs w:val="24"/><w:lang w:val="es-CO" w:eastAsia="en-US" w:bidi="ar-SA"/></w:rPr><w:delText>Acompaña y evalúa el uso</w:delText></w:r></w:del></w:p></w:tc><w:tc><w:tcPr><w:tcW w:w="1493" w:type="dxa"/><w:tcBorders></w:tcBorders><w:shd w:color="auto" w:fill="F7F7F7" w:val="clear"/></w:tcPr><w:p><w:pPr><w:pStyle w:val="Tabla9"/><w:widowControl/><w:jc w:val="left"/><w:rPr><w:kern w:val="0"/><w:szCs w:val="24"/><w:lang w:val="es-CO" w:eastAsia="en-US" w:bidi="ar-SA"/><w:del w:id="7635" w:author="Unknown Author" w:date="2026-10-30T04:17:53Z"></w:del></w:rPr></w:pPr><w:del w:id="7634" w:author="Unknown Author" w:date="2026-10-30T04:17:53Z"><w:r><w:rPr><w:kern w:val="0"/><w:szCs w:val="24"/><w:lang w:val="es-CO" w:eastAsia="en-US" w:bidi="ar-SA"/></w:rPr><w:delText>Lidera el registro de decisiones</w:delText></w:r></w:del></w:p></w:tc><w:tc><w:tcPr><w:tcW w:w="1742" w:type="dxa"/><w:tcBorders></w:tcBorders><w:shd w:color="auto" w:fill="F7F7F7" w:val="clear"/></w:tcPr><w:p><w:pPr><w:pStyle w:val="Tabla9"/><w:widowControl/><w:jc w:val="left"/><w:rPr><w:kern w:val="0"/><w:szCs w:val="24"/><w:lang w:val="es-CO" w:eastAsia="en-US" w:bidi="ar-SA"/><w:del w:id="7637" w:author="Unknown Author" w:date="2026-10-30T04:17:53Z"></w:del></w:rPr></w:pPr><w:del w:id="7636" w:author="Unknown Author" w:date="2026-10-30T04:17:53Z"><w:r><w:rPr><w:kern w:val="0"/><w:szCs w:val="24"/><w:lang w:val="es-CO" w:eastAsia="en-US" w:bidi="ar-SA"/></w:rPr><w:delText>No participa</w:delText></w:r></w:del></w:p></w:tc><w:tc><w:tcPr><w:tcW w:w="1660" w:type="dxa"/><w:tcBorders></w:tcBorders><w:shd w:color="auto" w:fill="F7F7F7" w:val="clear"/></w:tcPr><w:p><w:pPr><w:pStyle w:val="Tabla9"/><w:widowControl/><w:jc w:val="left"/><w:rPr><w:kern w:val="0"/><w:szCs w:val="24"/><w:lang w:val="es-CO" w:eastAsia="en-US" w:bidi="ar-SA"/><w:del w:id="7639" w:author="Unknown Author" w:date="2026-10-30T04:17:53Z"></w:del></w:rPr></w:pPr><w:del w:id="7638" w:author="Unknown Author" w:date="2026-10-30T04:17:53Z"><w:r><w:rPr><w:kern w:val="0"/><w:szCs w:val="24"/><w:lang w:val="es-CO" w:eastAsia="en-US" w:bidi="ar-SA"/></w:rPr><w:delText>Da soporte técnico</w:delText></w:r></w:del></w:p></w:tc><w:tc><w:tcPr><w:tcW w:w="1741" w:type="dxa"/><w:tcBorders></w:tcBorders><w:shd w:color="auto" w:fill="F7F7F7" w:val="clear"/></w:tcPr><w:p><w:pPr><w:pStyle w:val="Tabla9"/><w:widowControl/><w:jc w:val="left"/><w:rPr><w:kern w:val="0"/><w:szCs w:val="24"/><w:lang w:val="es-CO" w:eastAsia="en-US" w:bidi="ar-SA"/><w:del w:id="7641" w:author="Unknown Author" w:date="2026-10-30T04:17:53Z"></w:del></w:rPr></w:pPr><w:del w:id="7640" w:author="Unknown Author" w:date="2026-10-30T04:17:53Z"><w:r><w:rPr><w:kern w:val="0"/><w:szCs w:val="24"/><w:lang w:val="es-CO" w:eastAsia="en-US" w:bidi="ar-SA"/></w:rPr><w:delText>Comités de gestión del riesgo</w:delText></w:r></w:del></w:p></w:tc></w:tr><w:tr><w:trPr><w:del w:id="7642" w:author="Unknown Author" w:date="2026-10-30T04:17:53Z"/><w:cantSplit w:val="true"/></w:trPr><w:tc><w:tcPr><w:tcW w:w="1659" w:type="dxa"/><w:tcBorders></w:tcBorders></w:tcPr><w:p><w:pPr><w:pStyle w:val="Tabla9"/><w:widowControl/><w:jc w:val="left"/><w:rPr><w:kern w:val="0"/><w:szCs w:val="24"/><w:lang w:val="es-CO" w:eastAsia="en-US" w:bidi="ar-SA"/><w:del w:id="7644" w:author="Unknown Author" w:date="2026-10-30T04:17:53Z"></w:del></w:rPr></w:pPr><w:del w:id="7643" w:author="Unknown Author" w:date="2026-10-30T04:17:53Z"><w:r><w:rPr><w:kern w:val="0"/><w:szCs w:val="24"/><w:lang w:val="es-CO" w:eastAsia="en-US" w:bidi="ar-SA"/></w:rPr><w:delText>3.3 Formar custodios y firmar los convenios por tramo</w:delText></w:r></w:del></w:p></w:tc><w:tc><w:tcPr><w:tcW w:w="1658" w:type="dxa"/><w:tcBorders></w:tcBorders></w:tcPr><w:p><w:pPr><w:pStyle w:val="Tabla9"/><w:widowControl/><w:jc w:val="left"/><w:rPr><w:kern w:val="0"/><w:szCs w:val="24"/><w:lang w:val="es-CO" w:eastAsia="en-US" w:bidi="ar-SA"/><w:del w:id="7646" w:author="Unknown Author" w:date="2026-10-30T04:17:53Z"></w:del></w:rPr></w:pPr><w:del w:id="7645" w:author="Unknown Author" w:date="2026-10-30T04:17:53Z"><w:r><w:rPr><w:kern w:val="0"/><w:szCs w:val="24"/><w:lang w:val="es-CO" w:eastAsia="en-US" w:bidi="ar-SA"/></w:rPr><w:delText>Diseña y certifica la formación</w:delText></w:r></w:del></w:p></w:tc><w:tc><w:tcPr><w:tcW w:w="1493" w:type="dxa"/><w:tcBorders></w:tcBorders></w:tcPr><w:p><w:pPr><w:pStyle w:val="Tabla9"/><w:widowControl/><w:jc w:val="left"/><w:rPr><w:kern w:val="0"/><w:szCs w:val="24"/><w:lang w:val="es-CO" w:eastAsia="en-US" w:bidi="ar-SA"/><w:del w:id="7648" w:author="Unknown Author" w:date="2026-10-30T04:17:53Z"></w:del></w:rPr></w:pPr><w:del w:id="7647" w:author="Unknown Author" w:date="2026-10-30T04:17:53Z"><w:r><w:rPr><w:kern w:val="0"/><w:szCs w:val="24"/><w:lang w:val="es-CO" w:eastAsia="en-US" w:bidi="ar-SA"/></w:rPr><w:delText>Firma los convenios de custodia</w:delText></w:r></w:del></w:p></w:tc><w:tc><w:tcPr><w:tcW w:w="1742" w:type="dxa"/><w:tcBorders></w:tcBorders></w:tcPr><w:p><w:pPr><w:pStyle w:val="Tabla9"/><w:widowControl/><w:jc w:val="left"/><w:rPr><w:kern w:val="0"/><w:szCs w:val="24"/><w:lang w:val="es-CO" w:eastAsia="en-US" w:bidi="ar-SA"/><w:del w:id="7650" w:author="Unknown Author" w:date="2026-10-30T04:17:53Z"></w:del></w:rPr></w:pPr><w:del w:id="7649" w:author="Unknown Author" w:date="2026-10-30T04:17:53Z"><w:r><w:rPr><w:kern w:val="0"/><w:szCs w:val="24"/><w:lang w:val="es-CO" w:eastAsia="en-US" w:bidi="ar-SA"/></w:rPr><w:delText>Participa en la formación de custodios</w:delText></w:r></w:del></w:p></w:tc><w:tc><w:tcPr><w:tcW w:w="1660" w:type="dxa"/><w:tcBorders></w:tcBorders></w:tcPr><w:p><w:pPr><w:pStyle w:val="Tabla9"/><w:widowControl/><w:jc w:val="left"/><w:rPr><w:kern w:val="0"/><w:szCs w:val="24"/><w:lang w:val="es-CO" w:eastAsia="en-US" w:bidi="ar-SA"/><w:del w:id="7652" w:author="Unknown Author" w:date="2026-10-30T04:17:53Z"></w:del></w:rPr></w:pPr><w:del w:id="7651" w:author="Unknown Author" w:date="2026-10-30T04:17:53Z"><w:r><w:rPr><w:kern w:val="0"/><w:szCs w:val="24"/><w:lang w:val="es-CO" w:eastAsia="en-US" w:bidi="ar-SA"/></w:rPr><w:delText>Transfiere conocimiento técnico</w:delText></w:r></w:del></w:p></w:tc><w:tc><w:tcPr><w:tcW w:w="1741" w:type="dxa"/><w:tcBorders></w:tcBorders></w:tcPr><w:p><w:pPr><w:pStyle w:val="Tabla9"/><w:widowControl/><w:jc w:val="left"/><w:rPr><w:kern w:val="0"/><w:szCs w:val="24"/><w:lang w:val="es-CO" w:eastAsia="en-US" w:bidi="ar-SA"/><w:del w:id="7654" w:author="Unknown Author" w:date="2026-10-30T04:17:53Z"></w:del></w:rPr></w:pPr><w:del w:id="7653" w:author="Unknown Author" w:date="2026-10-30T04:17:53Z"><w:r><w:rPr><w:kern w:val="0"/><w:szCs w:val="24"/><w:lang w:val="es-CO" w:eastAsia="en-US" w:bidi="ar-SA"/></w:rPr><w:delText>Custodios designados</w:delText></w:r></w:del></w:p></w:tc></w:tr><w:tr><w:trPr><w:del w:id="7655" w:author="Unknown Author" w:date="2026-10-30T04:17:53Z"/><w:cantSplit w:val="true"/></w:trPr><w:tc><w:tcPr><w:tcW w:w="1659" w:type="dxa"/><w:tcBorders></w:tcBorders><w:shd w:color="auto" w:fill="F7F7F7" w:val="clear"/></w:tcPr><w:p><w:pPr><w:pStyle w:val="Tabla9"/><w:widowControl/><w:jc w:val="left"/><w:rPr><w:kern w:val="0"/><w:szCs w:val="24"/><w:lang w:val="es-CO" w:eastAsia="en-US" w:bidi="ar-SA"/><w:del w:id="7657" w:author="Unknown Author" w:date="2026-10-30T04:17:53Z"></w:del></w:rPr></w:pPr><w:del w:id="7656" w:author="Unknown Author" w:date="2026-10-30T04:17:53Z"><w:r><w:rPr><w:kern w:val="0"/><w:szCs w:val="24"/><w:lang w:val="es-CO" w:eastAsia="en-US" w:bidi="ar-SA"/></w:rPr><w:delText>3.4 Transferir, cerrar y evaluar</w:delText></w:r></w:del></w:p></w:tc><w:tc><w:tcPr><w:tcW w:w="1658" w:type="dxa"/><w:tcBorders></w:tcBorders><w:shd w:color="auto" w:fill="F7F7F7" w:val="clear"/></w:tcPr><w:p><w:pPr><w:pStyle w:val="Tabla9"/><w:widowControl/><w:jc w:val="left"/><w:rPr><w:kern w:val="0"/><w:szCs w:val="24"/><w:lang w:val="es-CO" w:eastAsia="en-US" w:bidi="ar-SA"/><w:del w:id="7659" w:author="Unknown Author" w:date="2026-10-30T04:17:53Z"></w:del></w:rPr></w:pPr><w:del w:id="7658" w:author="Unknown Author" w:date="2026-10-30T04:17:53Z"><w:r><w:rPr><w:kern w:val="0"/><w:szCs w:val="24"/><w:lang w:val="es-CO" w:eastAsia="en-US" w:bidi="ar-SA"/></w:rPr><w:delText>Entrega y evalúa</w:delText></w:r></w:del></w:p></w:tc><w:tc><w:tcPr><w:tcW w:w="1493" w:type="dxa"/><w:tcBorders></w:tcBorders><w:shd w:color="auto" w:fill="F7F7F7" w:val="clear"/></w:tcPr><w:p><w:pPr><w:pStyle w:val="Tabla9"/><w:widowControl/><w:jc w:val="left"/><w:rPr><w:kern w:val="0"/><w:szCs w:val="24"/><w:lang w:val="es-CO" w:eastAsia="en-US" w:bidi="ar-SA"/><w:del w:id="7661" w:author="Unknown Author" w:date="2026-10-30T04:17:53Z"></w:del></w:rPr></w:pPr><w:del w:id="7660" w:author="Unknown Author" w:date="2026-10-30T04:17:53Z"><w:r><w:rPr><w:kern w:val="0"/><w:szCs w:val="24"/><w:lang w:val="es-CO" w:eastAsia="en-US" w:bidi="ar-SA"/></w:rPr><w:delText>Recibe la custodia</w:delText></w:r></w:del></w:p></w:tc><w:tc><w:tcPr><w:tcW w:w="1742" w:type="dxa"/><w:tcBorders></w:tcBorders><w:shd w:color="auto" w:fill="F7F7F7" w:val="clear"/></w:tcPr><w:p><w:pPr><w:pStyle w:val="Tabla9"/><w:widowControl/><w:jc w:val="left"/><w:rPr><w:kern w:val="0"/><w:szCs w:val="24"/><w:lang w:val="es-CO" w:eastAsia="en-US" w:bidi="ar-SA"/><w:del w:id="7663" w:author="Unknown Author" w:date="2026-10-30T04:17:53Z"></w:del></w:rPr></w:pPr><w:del w:id="7662" w:author="Unknown Author" w:date="2026-10-30T04:17:53Z"><w:r><w:rPr><w:kern w:val="0"/><w:szCs w:val="24"/><w:lang w:val="es-CO" w:eastAsia="en-US" w:bidi="ar-SA"/></w:rPr><w:delText>Asume la custodia científica del repositorio de datos</w:delText></w:r></w:del></w:p></w:tc><w:tc><w:tcPr><w:tcW w:w="1660" w:type="dxa"/><w:tcBorders></w:tcBorders><w:shd w:color="auto" w:fill="F7F7F7" w:val="clear"/></w:tcPr><w:p><w:pPr><w:pStyle w:val="Tabla9"/><w:widowControl/><w:jc w:val="left"/><w:rPr><w:kern w:val="0"/><w:szCs w:val="24"/><w:lang w:val="es-CO" w:eastAsia="en-US" w:bidi="ar-SA"/><w:del w:id="7665" w:author="Unknown Author" w:date="2026-10-30T04:17:53Z"></w:del></w:rPr></w:pPr><w:del w:id="7664" w:author="Unknown Author" w:date="2026-10-30T04:17:53Z"><w:r><w:rPr><w:kern w:val="0"/><w:szCs w:val="24"/><w:lang w:val="es-CO" w:eastAsia="en-US" w:bidi="ar-SA"/></w:rPr><w:delText>Entrega la plataforma</w:delText></w:r></w:del></w:p></w:tc><w:tc><w:tcPr><w:tcW w:w="1741" w:type="dxa"/><w:tcBorders></w:tcBorders><w:shd w:color="auto" w:fill="F7F7F7" w:val="clear"/></w:tcPr><w:p><w:pPr><w:pStyle w:val="Tabla9"/><w:widowControl/><w:jc w:val="left"/><w:rPr><w:kern w:val="0"/><w:szCs w:val="24"/><w:lang w:val="es-CO" w:eastAsia="en-US" w:bidi="ar-SA"/><w:del w:id="7667" w:author="Unknown Author" w:date="2026-10-30T04:17:53Z"></w:del></w:rPr></w:pPr><w:del w:id="7666" w:author="Unknown Author" w:date="2026-10-30T04:17:53Z"><w:r><w:rPr><w:kern w:val="0"/><w:szCs w:val="24"/><w:lang w:val="es-CO" w:eastAsia="en-US" w:bidi="ar-SA"/></w:rPr><w:delText>Custodios y evaluador independiente</w:delText></w:r></w:del></w:p></w:tc></w:tr><w:tr><w:trPr><w:del w:id="7668" w:author="Unknown Author" w:date="2026-10-30T04:17:53Z"/><w:cantSplit w:val="true"/></w:trPr><w:tc><w:tcPr><w:tcW w:w="1659" w:type="dxa"/><w:tcBorders></w:tcBorders></w:tcPr><w:p><w:pPr><w:pStyle w:val="Tabla9"/><w:widowControl/><w:jc w:val="left"/><w:rPr><w:kern w:val="0"/><w:szCs w:val="24"/><w:lang w:val="es-CO" w:eastAsia="en-US" w:bidi="ar-SA"/><w:del w:id="7670" w:author="Unknown Author" w:date="2026-10-30T04:17:53Z"></w:del></w:rPr></w:pPr><w:del w:id="7669" w:author="Unknown Author" w:date="2026-10-30T04:17:53Z"><w:r><w:rPr><w:kern w:val="0"/><w:szCs w:val="24"/><w:lang w:val="es-CO" w:eastAsia="en-US" w:bidi="ar-SA"/></w:rPr><w:delText>3.5 Adoptar el protocolo de evaluación previa de demolición y transferir el laboratorio</w:delText></w:r></w:del></w:p></w:tc><w:tc><w:tcPr><w:tcW w:w="1658" w:type="dxa"/><w:tcBorders></w:tcBorders></w:tcPr><w:p><w:pPr><w:pStyle w:val="Tabla9"/><w:widowControl/><w:jc w:val="left"/><w:rPr><w:kern w:val="0"/><w:szCs w:val="24"/><w:lang w:val="es-CO" w:eastAsia="en-US" w:bidi="ar-SA"/><w:del w:id="7672" w:author="Unknown Author" w:date="2026-10-30T04:17:53Z"></w:del></w:rPr></w:pPr><w:del w:id="7671" w:author="Unknown Author" w:date="2026-10-30T04:17:53Z"><w:r><w:rPr><w:kern w:val="0"/><w:szCs w:val="24"/><w:lang w:val="es-CO" w:eastAsia="en-US" w:bidi="ar-SA"/></w:rPr><w:delText>Lidera el protocolo de evaluación previa y entrega el laboratorio</w:delText></w:r></w:del></w:p></w:tc><w:tc><w:tcPr><w:tcW w:w="1493" w:type="dxa"/><w:tcBorders></w:tcBorders></w:tcPr><w:p><w:pPr><w:pStyle w:val="Tabla9"/><w:widowControl/><w:jc w:val="left"/><w:rPr><w:kern w:val="0"/><w:szCs w:val="24"/><w:lang w:val="es-CO" w:eastAsia="en-US" w:bidi="ar-SA"/><w:del w:id="7674" w:author="Unknown Author" w:date="2026-10-30T04:17:53Z"></w:del></w:rPr></w:pPr><w:del w:id="7673" w:author="Unknown Author" w:date="2026-10-30T04:17:53Z"><w:r><w:rPr><w:kern w:val="0"/><w:szCs w:val="24"/><w:lang w:val="es-CO" w:eastAsia="en-US" w:bidi="ar-SA"/></w:rPr><w:delText>Adopta el protocolo y usa las evaluaciones en sus decisiones</w:delText></w:r></w:del></w:p></w:tc><w:tc><w:tcPr><w:tcW w:w="1742" w:type="dxa"/><w:tcBorders></w:tcBorders></w:tcPr><w:p><w:pPr><w:pStyle w:val="Tabla9"/><w:widowControl/><w:jc w:val="left"/><w:rPr><w:kern w:val="0"/><w:szCs w:val="24"/><w:lang w:val="es-CO" w:eastAsia="en-US" w:bidi="ar-SA"/><w:del w:id="7676" w:author="Unknown Author" w:date="2026-10-30T04:17:53Z"></w:del></w:rPr></w:pPr><w:del w:id="7675" w:author="Unknown Author" w:date="2026-10-30T04:17:53Z"><w:r><w:rPr><w:kern w:val="0"/><w:szCs w:val="24"/><w:lang w:val="es-CO" w:eastAsia="en-US" w:bidi="ar-SA"/></w:rPr><w:delText>Participa en la revisión del protocolo</w:delText></w:r></w:del></w:p></w:tc><w:tc><w:tcPr><w:tcW w:w="1660" w:type="dxa"/><w:tcBorders></w:tcBorders></w:tcPr><w:p><w:pPr><w:pStyle w:val="Tabla9"/><w:widowControl/><w:jc w:val="left"/><w:rPr><w:kern w:val="0"/><w:szCs w:val="24"/><w:lang w:val="es-CO" w:eastAsia="en-US" w:bidi="ar-SA"/><w:del w:id="7678" w:author="Unknown Author" w:date="2026-10-30T04:17:53Z"></w:del></w:rPr></w:pPr><w:del w:id="7677" w:author="Unknown Author" w:date="2026-10-30T04:17:53Z"><w:r><w:rPr><w:kern w:val="0"/><w:szCs w:val="24"/><w:lang w:val="es-CO" w:eastAsia="en-US" w:bidi="ar-SA"/></w:rPr><w:delText>Documenta la interfaz del modelo con la plataforma</w:delText></w:r></w:del></w:p></w:tc><w:tc><w:tcPr><w:tcW w:w="1741" w:type="dxa"/><w:tcBorders></w:tcBorders></w:tcPr><w:p><w:pPr><w:pStyle w:val="Tabla9"/><w:widowControl/><w:jc w:val="left"/><w:rPr><w:kern w:val="0"/><w:szCs w:val="24"/><w:lang w:val="es-CO" w:eastAsia="en-US" w:bidi="ar-SA"/><w:del w:id="7680" w:author="Unknown Author" w:date="2026-10-30T04:17:53Z"></w:del></w:rPr></w:pPr><w:del w:id="7679" w:author="Unknown Author" w:date="2026-10-30T04:17:53Z"><w:r><w:rPr><w:kern w:val="0"/><w:szCs w:val="24"/><w:lang w:val="es-CO" w:eastAsia="en-US" w:bidi="ar-SA"/></w:rPr><w:delText>Comités, responsables de obra y verificador independiente</w:delText></w:r></w:del></w:p></w:tc></w:tr><w:tr><w:trPr><w:del w:id="7681" w:author="Unknown Author" w:date="2026-10-30T04:17:53Z"/><w:cantSplit w:val="true"/></w:trPr><w:tc><w:tcPr><w:tcW w:w="1659" w:type="dxa"/><w:tcBorders><w:bottom w:val="single" w:sz="12" w:space="0" w:color="2A3439"/></w:tcBorders><w:shd w:color="auto" w:fill="F7F7F7" w:val="clear"/></w:tcPr><w:p><w:pPr><w:pStyle w:val="Tabla9"/><w:keepNext w:val="true"/><w:widowControl/><w:jc w:val="left"/><w:rPr><w:kern w:val="0"/><w:szCs w:val="24"/><w:lang w:val="es-CO" w:eastAsia="en-US" w:bidi="ar-SA"/><w:del w:id="7683" w:author="Unknown Author" w:date="2026-10-30T04:17:53Z"></w:del></w:rPr></w:pPr><w:del w:id="7682" w:author="Unknown Author" w:date="2026-10-30T04:17:53Z"><w:r><w:rPr><w:kern w:val="0"/><w:szCs w:val="24"/><w:lang w:val="es-CO" w:eastAsia="en-US" w:bidi="ar-SA"/></w:rPr><w:delText>3.6 Administración y apoyo a la supervisión (objetivo específico 3)</w:delText></w:r></w:del></w:p></w:tc><w:tc><w:tcPr><w:tcW w:w="1658" w:type="dxa"/><w:tcBorders><w:bottom w:val="single" w:sz="12" w:space="0" w:color="2A3439"/></w:tcBorders><w:shd w:color="auto" w:fill="F7F7F7" w:val="clear"/></w:tcPr><w:p><w:pPr><w:pStyle w:val="Tabla9"/><w:keepNext w:val="true"/><w:widowControl/><w:jc w:val="left"/><w:rPr><w:kern w:val="0"/><w:szCs w:val="24"/><w:lang w:val="es-CO" w:eastAsia="en-US" w:bidi="ar-SA"/><w:del w:id="7685" w:author="Unknown Author" w:date="2026-10-30T04:17:53Z"></w:del></w:rPr></w:pPr><w:del w:id="7684" w:author="Unknown Author" w:date="2026-10-30T04:17:53Z"><w:r><w:rPr><w:kern w:val="0"/><w:szCs w:val="24"/><w:lang w:val="es-CO" w:eastAsia="en-US" w:bidi="ar-SA"/></w:rPr><w:delText>Gestiona eventos y logística</w:delText></w:r></w:del></w:p></w:tc><w:tc><w:tcPr><w:tcW w:w="1493" w:type="dxa"/><w:tcBorders><w:bottom w:val="single" w:sz="12" w:space="0" w:color="2A3439"/></w:tcBorders><w:shd w:color="auto" w:fill="F7F7F7" w:val="clear"/></w:tcPr><w:p><w:pPr><w:pStyle w:val="Tabla9"/><w:keepNext w:val="true"/><w:widowControl/><w:jc w:val="left"/><w:rPr><w:kern w:val="0"/><w:szCs w:val="24"/><w:lang w:val="es-CO" w:eastAsia="en-US" w:bidi="ar-SA"/><w:del w:id="7687" w:author="Unknown Author" w:date="2026-10-30T04:17:53Z"></w:del></w:rPr></w:pPr><w:del w:id="7686" w:author="Unknown Author" w:date="2026-10-30T04:17:53Z"><w:r><w:rPr><w:kern w:val="0"/><w:szCs w:val="24"/><w:lang w:val="es-CO" w:eastAsia="en-US" w:bidi="ar-SA"/></w:rPr><w:delText>Reporta su contrapartida</w:delText></w:r></w:del></w:p></w:tc><w:tc><w:tcPr><w:tcW w:w="1742" w:type="dxa"/><w:tcBorders><w:bottom w:val="single" w:sz="12" w:space="0" w:color="2A3439"/></w:tcBorders><w:shd w:color="auto" w:fill="F7F7F7" w:val="clear"/></w:tcPr><w:p><w:pPr><w:pStyle w:val="Tabla9"/><w:keepNext w:val="true"/><w:widowControl/><w:jc w:val="left"/><w:rPr><w:kern w:val="0"/><w:szCs w:val="24"/><w:lang w:val="es-CO" w:eastAsia="en-US" w:bidi="ar-SA"/><w:del w:id="7689" w:author="Unknown Author" w:date="2026-10-30T04:17:53Z"></w:del></w:rPr></w:pPr><w:del w:id="7688" w:author="Unknown Author" w:date="2026-10-30T04:17:53Z"><w:r><w:rPr><w:kern w:val="0"/><w:szCs w:val="24"/><w:lang w:val="es-CO" w:eastAsia="en-US" w:bidi="ar-SA"/></w:rPr><w:delText>Reporta su contrapartida</w:delText></w:r></w:del></w:p></w:tc><w:tc><w:tcPr><w:tcW w:w="1660" w:type="dxa"/><w:tcBorders><w:bottom w:val="single" w:sz="12" w:space="0" w:color="2A3439"/></w:tcBorders><w:shd w:color="auto" w:fill="F7F7F7" w:val="clear"/></w:tcPr><w:p><w:pPr><w:pStyle w:val="Tabla9"/><w:keepNext w:val="true"/><w:widowControl/><w:jc w:val="left"/><w:rPr><w:kern w:val="0"/><w:szCs w:val="24"/><w:lang w:val="es-CO" w:eastAsia="en-US" w:bidi="ar-SA"/><w:del w:id="7691" w:author="Unknown Author" w:date="2026-10-30T04:17:53Z"></w:del></w:rPr></w:pPr><w:del w:id="7690" w:author="Unknown Author" w:date="2026-10-30T04:17:53Z"><w:r><w:rPr><w:kern w:val="0"/><w:szCs w:val="24"/><w:lang w:val="es-CO" w:eastAsia="en-US" w:bidi="ar-SA"/></w:rPr><w:delText>Reporta su contrapartida</w:delText></w:r></w:del></w:p></w:tc><w:tc><w:tcPr><w:tcW w:w="1741" w:type="dxa"/><w:tcBorders><w:bottom w:val="single" w:sz="12" w:space="0" w:color="2A3439"/></w:tcBorders><w:shd w:color="auto" w:fill="F7F7F7" w:val="clear"/></w:tcPr><w:p><w:pPr><w:pStyle w:val="Tabla9"/><w:keepNext w:val="true"/><w:widowControl/><w:jc w:val="left"/><w:rPr><w:kern w:val="0"/><w:szCs w:val="24"/><w:lang w:val="es-CO" w:eastAsia="en-US" w:bidi="ar-SA"/><w:del w:id="7693" w:author="Unknown Author" w:date="2026-10-30T04:17:53Z"></w:del></w:rPr></w:pPr><w:del w:id="7692" w:author="Unknown Author" w:date="2026-10-30T04:17:53Z"><w:r><w:rPr><w:kern w:val="0"/><w:szCs w:val="24"/><w:lang w:val="es-CO" w:eastAsia="en-US" w:bidi="ar-SA"/></w:rPr><w:delText>Proveedores de logística</w:delText></w:r></w:del></w:p></w:tc></w:tr></w:tbl><w:p><w:pPr><w:pStyle w:val="TablaNota"/><w:rPr></w:rPr></w:pPr><w:r><w:rPr><w:i/><w:iCs/></w:rPr><w:t>Nota.</w:t></w:r><w:r><w:rPr></w:rPr><w:t xml:space="preserve"> Elaboración propia con la formulación del proyecto</w:t></w:r><w:ins w:id="7694" w:author="Unknown Author" w:date="2026-10-30T04:17:53Z"><w:r><w:rPr></w:rPr><w:t xml:space="preserve"> y el Anexo 3</w:t></w:r></w:ins><w:r><w:rPr></w:rPr><w:t xml:space="preserve">. Una misma entidad no figura como integrante de la alianza y como beneficiaria. </w:t></w:r><w:ins w:id="7695" w:author="Unknown Author" w:date="2026-10-30T04:17:53Z"><w:r><w:rPr></w:rPr><w:t>Gestión y Medio Ambiente, los</w:t></w:r></w:ins><w:del w:id="7696" w:author="Unknown Author" w:date="2026-10-30T04:17:53Z"><w:r><w:rPr></w:rPr><w:delText>Los</w:delText></w:r></w:del><w:r><w:rPr></w:rPr><w:t xml:space="preserve"> proveedores y el evaluador externo no integran la alianza.</w:t></w:r><w:bookmarkEnd w:id="156"/></w:p><w:p><w:pPr><w:pStyle w:val="Heading2"/><w:rPr></w:rPr></w:pPr><w:bookmarkStart w:id="162" w:name="X227d7324b00705c243ed05dfdb36cb6a20f71a7"/><w:r><w:rPr></w:rPr><w:t>14.2. Técnicas, datos y validación del modelo de corrección</w:t></w:r></w:p><w:p><w:pPr><w:pStyle w:val="FirstParagraph"/><w:rPr></w:rPr></w:pPr><w:r><w:rPr></w:rPr><w:t xml:space="preserve">El proyecto recolecta datos con cuatro técnicas. La colocalización compara cada nodo con un monitor de referencia que mide el mismo aire (EPA, 2021; Giordano et al., 2021). La verificación gravimétrica ancla la referencia y los nodos a una medición directa de masa. El registro automático de la plataforma mide disponibilidad y pérdida de paquetes. La revisión documental de actas y la encuesta de uso miden la adopción del tablero. Karagulian et al. (2019) y Castell et al. (2017) describen un desempeño de los sensores que varía con el entorno, de modo que cada técnica se aplica en los </w:t></w:r><w:ins w:id="7697" w:author="Unknown Author" w:date="2026-10-30T04:17:53Z"><w:r><w:rPr></w:rPr><w:t>dos municipios</w:t></w:r></w:ins><w:del w:id="7698" w:author="Unknown Author" w:date="2026-10-30T04:17:53Z"><w:r><w:rPr></w:rPr><w:delText>tres departamentos</w:delText></w:r></w:del><w:r><w:rPr></w:rPr><w:t>.</w:t></w:r></w:p><w:p><w:pPr><w:pStyle w:val="BodyText"/><w:rPr></w:rPr></w:pPr><w:r><w:rPr><w:b/><w:bCs/></w:rPr><w:t>Diseño de la colocalización.</w:t></w:r><w:r><w:rPr></w:rPr><w:t xml:space="preserve"> </w:t></w:r><w:ins w:id="7699" w:author="Unknown Author" w:date="2026-10-30T04:17:53Z"><w:r><w:rPr></w:rPr><w:t xml:space="preserve">Un solo conjunto de referencia sirve a los dos municipios. Reúne un monitor beta continuo, un monitor óptico de referencia y un muestreador gravimétrico. Durante 16 semanas, 15 nodos se instalan </w:t></w:r></w:ins><w:del w:id="7700" w:author="Unknown Author" w:date="2026-10-30T04:17:53Z"><w:r><w:rPr></w:rPr><w:delText xml:space="preserve">Se instalan 10 nodos </w:delText></w:r></w:del><w:r><w:rPr></w:rPr><w:t xml:space="preserve">junto al monitor </w:t></w:r><w:ins w:id="7701" w:author="Unknown Author" w:date="2026-10-30T04:17:53Z"><w:r><w:rPr></w:rPr><w:t>beta en un municipio y 15 junto al monitor óptico en el otro. En la semana 8 los dos monitores continuos se intercambian de municipio. El intercambio separa el efecto del instrumento del efecto del sitio, porque cada municipio se mide con los dos monitores</w:t></w:r></w:ins><w:del w:id="7702" w:author="Unknown Author" w:date="2026-10-30T04:17:53Z"><w:r><w:rPr></w:rPr><w:delText>de referencia de cada departamento durante 16 semanas</w:delText></w:r></w:del><w:r><w:rPr></w:rPr><w:t>. Los 30 nodos del tramo 1 quedan a la misma altura y con la misma exposición que la toma de la referencia. La meta de diseño es de al menos 60.000 horas-nodo válidas. El diseño ofrece 80.640 horas-nodo teóricas, producto de 30 nodos, 16 semanas y 168 horas por semana. Con una completitud de pares de 75 %, el resultado es de 60.480 horas-nodo. El margen es estrecho, y por eso se controla cada semana con la trayectoria de horas válidas acumuladas.</w:t></w:r></w:p><w:p><w:pPr><w:pStyle w:val="BodyText"/><w:rPr></w:rPr></w:pPr><w:r><w:rPr><w:b/><w:bCs/></w:rPr><w:t>Sincronización y valores atípicos.</w:t></w:r><w:r><w:rPr></w:rPr><w:t xml:space="preserve"> Bang et al. (2026, pp. 6-8) elevaron el R² de menos de 0,2 a 0,81 solo después de alinear las series con la estación cercana. El proyecto estima el desfase de cada par nodo-referencia por correlación cruzada y lo corrige antes de calcular las métricas. Los valores atípicos se marcan y no se eliminan. Un valor se excluye solo si existe una causa instrumental documentada, porque los episodios de polvo intenso son datos genuinos. El modelo se aplica solo dentro del rango de concentración y humedad de la colocalización. Fuera de ese rango, el gateway marca el dato como extrapolación.</w:t></w:r></w:p><w:p><w:pPr><w:pStyle w:val="BodyText"/><w:rPr></w:rPr></w:pPr><w:r><w:rPr><w:b/><w:bCs/></w:rPr><w:t>Verificación gravimétrica.</w:t></w:r><w:r><w:rPr></w:rPr><w:t xml:space="preserve"> El proyecto analiza 240 muestras en un laboratorio acreditado. De ellas, 216 son de aire ambiente y 24 son controles de calidad, con 12 blancos de campo y 12 duplicados. Cada </w:t></w:r><w:ins w:id="7703" w:author="Unknown Author" w:date="2026-10-30T04:17:53Z"><w:r><w:rPr></w:rPr><w:t>municipio recibe 108</w:t></w:r></w:ins><w:del w:id="7704" w:author="Unknown Author" w:date="2026-10-30T04:17:53Z"><w:r><w:rPr></w:rPr><w:delText>departamento recibe 72</w:delText></w:r></w:del><w:r><w:rPr></w:rPr><w:t xml:space="preserve"> muestras de aire: </w:t></w:r><w:ins w:id="7705" w:author="Unknown Author" w:date="2026-10-30T04:17:53Z"><w:r><w:rPr></w:rPr><w:t>40</w:t></w:r></w:ins><w:del w:id="7706" w:author="Unknown Author" w:date="2026-10-30T04:17:53Z"><w:r><w:rPr></w:rPr><w:delText>36</w:delText></w:r></w:del><w:r><w:rPr></w:rPr><w:t xml:space="preserve"> en el tramo 1, </w:t></w:r><w:ins w:id="7707" w:author="Unknown Author" w:date="2026-10-30T04:17:53Z"><w:r><w:rPr></w:rPr><w:t>24</w:t></w:r></w:ins><w:del w:id="7708" w:author="Unknown Author" w:date="2026-10-30T04:17:53Z"><w:r><w:rPr></w:rPr><w:delText>12</w:delText></w:r></w:del><w:r><w:rPr></w:rPr><w:t xml:space="preserve"> en el tramo 2 y </w:t></w:r><w:ins w:id="7709" w:author="Unknown Author" w:date="2026-10-30T04:17:53Z"><w:r><w:rPr></w:rPr><w:t>44</w:t></w:r></w:ins><w:del w:id="7710" w:author="Unknown Author" w:date="2026-10-30T04:17:53Z"><w:r><w:rPr></w:rPr><w:delText>24</w:delText></w:r></w:del><w:r><w:rPr></w:rPr><w:t xml:space="preserve"> en el tramo 3</w:t></w:r><w:ins w:id="7711" w:author="Unknown Author" w:date="2026-10-30T04:17:53Z"><w:r><w:rPr></w:rPr><w:t>. En el tramo 1, el muestreador alterna de municipio cada cuatro semanas. Así, cada combinación de monitor continuo y municipio recibe cuatro semanas de verificación de masa</w:t></w:r></w:ins><w:r><w:rPr></w:rPr><w:t>. Cada muestra integra 24 horas y se asigna por estratos de humedad relativa y de concentración. La compra de 1.200 filtros de politetrafluoroetileno cubre blancos, duplicados y reposiciones. La gravimetría verifica la referencia y los nodos, pero no entrena el modelo.</w:t></w:r></w:p><w:p><w:pPr><w:pStyle w:val="BodyText"/><w:rPr></w:rPr></w:pPr><w:r><w:rPr><w:b/><w:bCs/></w:rPr><w:t>Rotación de nodos.</w:t></w:r><w:r><w:rPr></w:rPr><w:t xml:space="preserve"> La rotación extiende la colocalización a los 70 nodos de los tramos 2 y 3. </w:t></w:r><w:ins w:id="7712" w:author="Unknown Author" w:date="2026-10-30T04:17:53Z"><w:r><w:rPr></w:rPr><w:t xml:space="preserve">Los dos monitores continuos permiten rotar en paralelo en los dos municipios. Cada municipio realiza cinco rotaciones, y cada </w:t></w:r></w:ins><w:del w:id="7713" w:author="Unknown Author" w:date="2026-10-30T04:17:53Z"><w:r><w:rPr></w:rPr><w:delText xml:space="preserve">Cada departamento realiza cuatro rotaciones. Cada </w:delText></w:r></w:del><w:r><w:rPr></w:rPr><w:t xml:space="preserve">rotación coloca siete nodos junto </w:t></w:r><w:ins w:id="7714" w:author="Unknown Author" w:date="2026-10-30T04:17:53Z"><w:r><w:rPr></w:rPr><w:t xml:space="preserve">al monitor </w:t></w:r></w:ins><w:del w:id="7715" w:author="Unknown Author" w:date="2026-10-30T04:17:53Z"><w:r><w:rPr></w:rPr><w:delText xml:space="preserve">a la referencia </w:delText></w:r></w:del><w:r><w:rPr></w:rPr><w:t>durante dos semanas</w:t></w:r><w:ins w:id="7716" w:author="Unknown Author" w:date="2026-10-30T04:17:53Z"><w:r><w:rPr></w:rPr><w:t>. Las diez rotaciones cubren una vez los 70 nodos</w:t></w:r></w:ins><w:r><w:rPr></w:rPr><w:t>. Los 20 nodos de reserva reemplazan a los nodos rotados, de modo que ningún sitio queda sin cobertura. Los datos de rotación no entrenan el modelo. Sirven para verificarlo con nodos que el entrenamiento no vio y para detectar deriva. Un nodo se recalibra si, tras la rotación, su sesgo supera 5,0 µg/m³ o su pendiente sale del intervalo de 0,65 a 1,35.</w:t></w:r></w:p><w:p><w:pPr><w:pStyle w:val="BodyText"/><w:rPr></w:rPr></w:pPr><w:r><w:rPr><w:b/><w:bCs/></w:rPr><w:t>Modelos candidatos y validación.</w:t></w:r><w:r><w:rPr></w:rPr><w:t xml:space="preserve"> Tres modelos compiten en la actividad 1.4. La Tabla 14.4 los resume. El modelo lineal con humedad es el punto de partida (Barkjohn et al., 2021; Malings et al., 2020). Un modelo más complejo se justifica solo si mejora la validación fuera de muestra. La literatura se divide sobre la complejidad adecuada. Una posición favorece modelos simples y transparentes (Vélez-Pereira et al., 2025). La otra favorece modelos flexibles con mayor capacidad de ajuste (Nelson et al., 2026). El proyecto no elige por adelantado.</w:t></w:r></w:p><w:p><w:pPr><w:pStyle w:val="TablaRotulo"/><w:rPr></w:rPr></w:pPr><w:bookmarkStart w:id="163" w:name="rot_Tabla_14_4"/><w:r><w:rPr><w:b/><w:bCs/></w:rPr><w:t>Tabla 14.4</w:t></w:r><w:bookmarkEnd w:id="163"/></w:p><w:p><w:pPr><w:pStyle w:val="TablaTitulo"/><w:rPr></w:rPr></w:pPr><w:r><w:rPr><w:i/><w:iCs/></w:rPr><w:t>Modelos candidatos de corrección y criterio de parsimonia</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505"/><w:gridCol w:w="1673"/><w:gridCol w:w="1588"/><w:gridCol w:w="1758"/><w:gridCol w:w="1674"/><w:gridCol w:w="1755"/></w:tblGrid><w:tr><w:trPr><w:tblHeader w:val="true"/><w:ins w:id="7717" w:author="Unknown Author" w:date="2026-10-30T04:17:53Z"/><w:cantSplit w:val="true"/></w:trPr><w:tc><w:tcPr><w:tcW w:w="150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7719" w:author="Unknown Author" w:date="2026-10-30T04:17:53Z"></w:ins></w:rPr></w:pPr><w:ins w:id="7718" w:author="Unknown Author" w:date="2026-10-30T04:17:53Z"><w:r><w:rPr><w:b/><w:kern w:val="0"/><w:szCs w:val="24"/><w:lang w:val="es-CO" w:eastAsia="en-US" w:bidi="ar-SA"/></w:rPr><w:t>Modelo</w:t></w:r></w:ins></w:p></w:tc><w:tc><w:tcPr><w:tcW w:w="167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7721" w:author="Unknown Author" w:date="2026-10-30T04:17:53Z"></w:ins></w:rPr></w:pPr><w:ins w:id="7720" w:author="Unknown Author" w:date="2026-10-30T04:17:53Z"><w:r><w:rPr><w:b/><w:kern w:val="0"/><w:szCs w:val="24"/><w:lang w:val="es-CO" w:eastAsia="en-US" w:bidi="ar-SA"/></w:rPr><w:t>Estructura</w:t></w:r></w:ins></w:p></w:tc><w:tc><w:tcPr><w:tcW w:w="158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7723" w:author="Unknown Author" w:date="2026-10-30T04:17:53Z"></w:ins></w:rPr></w:pPr><w:ins w:id="7722" w:author="Unknown Author" w:date="2026-10-30T04:17:53Z"><w:r><w:rPr><w:b/><w:kern w:val="0"/><w:szCs w:val="24"/><w:lang w:val="es-CO" w:eastAsia="en-US" w:bidi="ar-SA"/></w:rPr><w:t>Entradas</w:t></w:r></w:ins></w:p></w:tc><w:tc><w:tcPr><w:tcW w:w="175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7725" w:author="Unknown Author" w:date="2026-10-30T04:17:53Z"></w:ins></w:rPr></w:pPr><w:ins w:id="7724" w:author="Unknown Author" w:date="2026-10-30T04:17:53Z"><w:r><w:rPr><w:b/><w:kern w:val="0"/><w:szCs w:val="24"/><w:lang w:val="es-CO" w:eastAsia="en-US" w:bidi="ar-SA"/></w:rPr><w:t>Ventaja principal</w:t></w:r></w:ins></w:p></w:tc><w:tc><w:tcPr><w:tcW w:w="167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7727" w:author="Unknown Author" w:date="2026-10-30T04:17:53Z"></w:ins></w:rPr></w:pPr><w:ins w:id="7726" w:author="Unknown Author" w:date="2026-10-30T04:17:53Z"><w:r><w:rPr><w:b/><w:kern w:val="0"/><w:szCs w:val="24"/><w:lang w:val="es-CO" w:eastAsia="en-US" w:bidi="ar-SA"/></w:rPr><w:t>Riesgo principal</w:t></w:r></w:ins></w:p></w:tc><w:tc><w:tcPr><w:tcW w:w="175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7729" w:author="Unknown Author" w:date="2026-10-30T04:17:53Z"></w:ins></w:rPr></w:pPr><w:ins w:id="7728" w:author="Unknown Author" w:date="2026-10-30T04:17:53Z"><w:r><w:rPr><w:b/><w:kern w:val="0"/><w:szCs w:val="24"/><w:lang w:val="es-CO" w:eastAsia="en-US" w:bidi="ar-SA"/></w:rPr><w:t>Despliegue en el gateway</w:t></w:r></w:ins></w:p></w:tc></w:tr><w:tr><w:trPr><w:ins w:id="7730" w:author="Unknown Author" w:date="2026-10-30T04:17:53Z"/><w:cantSplit w:val="true"/></w:trPr><w:tc><w:tcPr><w:tcW w:w="1505" w:type="dxa"/><w:tcBorders></w:tcBorders></w:tcPr><w:p><w:pPr><w:pStyle w:val="Tabla9"/><w:widowControl/><w:jc w:val="left"/><w:rPr><w:kern w:val="0"/><w:szCs w:val="24"/><w:lang w:val="es-CO" w:eastAsia="en-US" w:bidi="ar-SA"/><w:ins w:id="7732" w:author="Unknown Author" w:date="2026-10-30T04:17:53Z"></w:ins></w:rPr></w:pPr><w:ins w:id="7731" w:author="Unknown Author" w:date="2026-10-30T04:17:53Z"><w:r><w:rPr><w:kern w:val="0"/><w:szCs w:val="24"/><w:lang w:val="es-CO" w:eastAsia="en-US" w:bidi="ar-SA"/></w:rPr><w:t>Lineal con humedad</w:t></w:r></w:ins></w:p></w:tc><w:tc><w:tcPr><w:tcW w:w="1673" w:type="dxa"/><w:tcBorders></w:tcBorders></w:tcPr><w:p><w:pPr><w:pStyle w:val="Tabla9"/><w:widowControl/><w:jc w:val="left"/><w:rPr><w:kern w:val="0"/><w:szCs w:val="24"/><w:lang w:val="es-CO" w:eastAsia="en-US" w:bidi="ar-SA"/><w:ins w:id="7734" w:author="Unknown Author" w:date="2026-10-30T04:17:53Z"></w:ins></w:rPr></w:pPr><w:ins w:id="7733" w:author="Unknown Author" w:date="2026-10-30T04:17:53Z"><w:r><w:rPr><w:kern w:val="0"/><w:szCs w:val="24"/><w:lang w:val="es-CO" w:eastAsia="en-US" w:bidi="ar-SA"/></w:rPr><w:t>Regresión lineal con interacción entre lectura y humedad</w:t></w:r></w:ins></w:p></w:tc><w:tc><w:tcPr><w:tcW w:w="1588" w:type="dxa"/><w:tcBorders></w:tcBorders></w:tcPr><w:p><w:pPr><w:pStyle w:val="Tabla9"/><w:widowControl/><w:jc w:val="left"/><w:rPr><w:kern w:val="0"/><w:szCs w:val="24"/><w:lang w:val="es-CO" w:eastAsia="en-US" w:bidi="ar-SA"/><w:ins w:id="7736" w:author="Unknown Author" w:date="2026-10-30T04:17:53Z"></w:ins></w:rPr></w:pPr><w:ins w:id="7735" w:author="Unknown Author" w:date="2026-10-30T04:17:53Z"><w:r><w:rPr><w:kern w:val="0"/><w:szCs w:val="24"/><w:lang w:val="es-CO" w:eastAsia="en-US" w:bidi="ar-SA"/></w:rPr><w:t>Lectura del nodo y humedad relativa</w:t></w:r></w:ins></w:p></w:tc><w:tc><w:tcPr><w:tcW w:w="1758" w:type="dxa"/><w:tcBorders></w:tcBorders></w:tcPr><w:p><w:pPr><w:pStyle w:val="Tabla9"/><w:widowControl/><w:jc w:val="left"/><w:rPr><w:kern w:val="0"/><w:szCs w:val="24"/><w:lang w:val="es-CO" w:eastAsia="en-US" w:bidi="ar-SA"/><w:ins w:id="7738" w:author="Unknown Author" w:date="2026-10-30T04:17:53Z"></w:ins></w:rPr></w:pPr><w:ins w:id="7737" w:author="Unknown Author" w:date="2026-10-30T04:17:53Z"><w:r><w:rPr><w:kern w:val="0"/><w:szCs w:val="24"/><w:lang w:val="es-CO" w:eastAsia="en-US" w:bidi="ar-SA"/></w:rPr><w:t>Pocos parámetros y auditable</w:t></w:r></w:ins></w:p></w:tc><w:tc><w:tcPr><w:tcW w:w="1674" w:type="dxa"/><w:tcBorders></w:tcBorders></w:tcPr><w:p><w:pPr><w:pStyle w:val="Tabla9"/><w:widowControl/><w:jc w:val="left"/><w:rPr><w:kern w:val="0"/><w:szCs w:val="24"/><w:lang w:val="es-CO" w:eastAsia="en-US" w:bidi="ar-SA"/><w:ins w:id="7740" w:author="Unknown Author" w:date="2026-10-30T04:17:53Z"></w:ins></w:rPr></w:pPr><w:ins w:id="7739" w:author="Unknown Author" w:date="2026-10-30T04:17:53Z"><w:r><w:rPr><w:kern w:val="0"/><w:szCs w:val="24"/><w:lang w:val="es-CO" w:eastAsia="en-US" w:bidi="ar-SA"/></w:rPr><w:t>No representa la saturación cerca de la humedad máxima</w:t></w:r></w:ins></w:p></w:tc><w:tc><w:tcPr><w:tcW w:w="1755" w:type="dxa"/><w:tcBorders></w:tcBorders></w:tcPr><w:p><w:pPr><w:pStyle w:val="Tabla9"/><w:widowControl/><w:jc w:val="left"/><w:rPr><w:kern w:val="0"/><w:szCs w:val="24"/><w:lang w:val="es-CO" w:eastAsia="en-US" w:bidi="ar-SA"/><w:ins w:id="7742" w:author="Unknown Author" w:date="2026-10-30T04:17:53Z"></w:ins></w:rPr></w:pPr><w:ins w:id="7741" w:author="Unknown Author" w:date="2026-10-30T04:17:53Z"><w:r><w:rPr><w:kern w:val="0"/><w:szCs w:val="24"/><w:lang w:val="es-CO" w:eastAsia="en-US" w:bidi="ar-SA"/></w:rPr><w:t>Cuatro coeficientes, comunes o por municipio</w:t></w:r></w:ins></w:p></w:tc></w:tr><w:tr><w:trPr><w:ins w:id="7743" w:author="Unknown Author" w:date="2026-10-30T04:17:53Z"/><w:cantSplit w:val="true"/></w:trPr><w:tc><w:tcPr><w:tcW w:w="1505" w:type="dxa"/><w:tcBorders></w:tcBorders><w:shd w:color="auto" w:fill="F7F7F7" w:val="clear"/></w:tcPr><w:p><w:pPr><w:pStyle w:val="Tabla9"/><w:widowControl/><w:jc w:val="left"/><w:rPr><w:kern w:val="0"/><w:szCs w:val="24"/><w:lang w:val="es-CO" w:eastAsia="en-US" w:bidi="ar-SA"/><w:ins w:id="7745" w:author="Unknown Author" w:date="2026-10-30T04:17:53Z"></w:ins></w:rPr></w:pPr><w:ins w:id="7744" w:author="Unknown Author" w:date="2026-10-30T04:17:53Z"><w:r><w:rPr><w:kern w:val="0"/><w:szCs w:val="24"/><w:lang w:val="es-CO" w:eastAsia="en-US" w:bidi="ar-SA"/></w:rPr><w:t>No lineal con humedad y temperatura</w:t></w:r></w:ins></w:p></w:tc><w:tc><w:tcPr><w:tcW w:w="1673" w:type="dxa"/><w:tcBorders></w:tcBorders><w:shd w:color="auto" w:fill="F7F7F7" w:val="clear"/></w:tcPr><w:p><w:pPr><w:pStyle w:val="Tabla9"/><w:widowControl/><w:jc w:val="left"/><w:rPr><w:kern w:val="0"/><w:szCs w:val="24"/><w:lang w:val="es-CO" w:eastAsia="en-US" w:bidi="ar-SA"/><w:ins w:id="7747" w:author="Unknown Author" w:date="2026-10-30T04:17:53Z"></w:ins></w:rPr></w:pPr><w:ins w:id="7746" w:author="Unknown Author" w:date="2026-10-30T04:17:53Z"><w:r><w:rPr><w:kern w:val="0"/><w:szCs w:val="24"/><w:lang w:val="es-CO" w:eastAsia="en-US" w:bidi="ar-SA"/></w:rPr><w:t>Término higroscópico y término de temperatura</w:t></w:r></w:ins></w:p></w:tc><w:tc><w:tcPr><w:tcW w:w="1588" w:type="dxa"/><w:tcBorders></w:tcBorders><w:shd w:color="auto" w:fill="F7F7F7" w:val="clear"/></w:tcPr><w:p><w:pPr><w:pStyle w:val="Tabla9"/><w:widowControl/><w:jc w:val="left"/><w:rPr><w:kern w:val="0"/><w:szCs w:val="24"/><w:lang w:val="es-CO" w:eastAsia="en-US" w:bidi="ar-SA"/><w:ins w:id="7749" w:author="Unknown Author" w:date="2026-10-30T04:17:53Z"></w:ins></w:rPr></w:pPr><w:ins w:id="7748" w:author="Unknown Author" w:date="2026-10-30T04:17:53Z"><w:r><w:rPr><w:kern w:val="0"/><w:szCs w:val="24"/><w:lang w:val="es-CO" w:eastAsia="en-US" w:bidi="ar-SA"/></w:rPr><w:t>Lecturas de PM2,5 y PM10, humedad y temperatura</w:t></w:r></w:ins></w:p></w:tc><w:tc><w:tcPr><w:tcW w:w="1758" w:type="dxa"/><w:tcBorders></w:tcBorders><w:shd w:color="auto" w:fill="F7F7F7" w:val="clear"/></w:tcPr><w:p><w:pPr><w:pStyle w:val="Tabla9"/><w:widowControl/><w:jc w:val="left"/><w:rPr><w:kern w:val="0"/><w:szCs w:val="24"/><w:lang w:val="es-CO" w:eastAsia="en-US" w:bidi="ar-SA"/><w:ins w:id="7751" w:author="Unknown Author" w:date="2026-10-30T04:17:53Z"></w:ins></w:rPr></w:pPr><w:ins w:id="7750" w:author="Unknown Author" w:date="2026-10-30T04:17:53Z"><w:r><w:rPr><w:kern w:val="0"/><w:szCs w:val="24"/><w:lang w:val="es-CO" w:eastAsia="en-US" w:bidi="ar-SA"/></w:rPr><w:t>Parámetros con sentido físico</w:t></w:r></w:ins></w:p></w:tc><w:tc><w:tcPr><w:tcW w:w="1674" w:type="dxa"/><w:tcBorders></w:tcBorders><w:shd w:color="auto" w:fill="F7F7F7" w:val="clear"/></w:tcPr><w:p><w:pPr><w:pStyle w:val="Tabla9"/><w:widowControl/><w:jc w:val="left"/><w:rPr><w:kern w:val="0"/><w:szCs w:val="24"/><w:lang w:val="es-CO" w:eastAsia="en-US" w:bidi="ar-SA"/><w:ins w:id="7753" w:author="Unknown Author" w:date="2026-10-30T04:17:53Z"></w:ins></w:rPr></w:pPr><w:ins w:id="7752" w:author="Unknown Author" w:date="2026-10-30T04:17:53Z"><w:r><w:rPr><w:kern w:val="0"/><w:szCs w:val="24"/><w:lang w:val="es-CO" w:eastAsia="en-US" w:bidi="ar-SA"/></w:rPr><w:t>Ajuste inestable con pocos datos de humedad alta</w:t></w:r></w:ins></w:p></w:tc><w:tc><w:tcPr><w:tcW w:w="1755" w:type="dxa"/><w:tcBorders></w:tcBorders><w:shd w:color="auto" w:fill="F7F7F7" w:val="clear"/></w:tcPr><w:p><w:pPr><w:pStyle w:val="Tabla9"/><w:widowControl/><w:jc w:val="left"/><w:rPr><w:kern w:val="0"/><w:szCs w:val="24"/><w:lang w:val="es-CO" w:eastAsia="en-US" w:bidi="ar-SA"/><w:ins w:id="7755" w:author="Unknown Author" w:date="2026-10-30T04:17:53Z"></w:ins></w:rPr></w:pPr><w:ins w:id="7754" w:author="Unknown Author" w:date="2026-10-30T04:17:53Z"><w:r><w:rPr><w:kern w:val="0"/><w:szCs w:val="24"/><w:lang w:val="es-CO" w:eastAsia="en-US" w:bidi="ar-SA"/></w:rPr><w:t>Función cerrada con pocos parámetros</w:t></w:r></w:ins></w:p></w:tc></w:tr><w:tr><w:trPr><w:ins w:id="7756" w:author="Unknown Author" w:date="2026-10-30T04:17:53Z"/><w:cantSplit w:val="true"/></w:trPr><w:tc><w:tcPr><w:tcW w:w="1505" w:type="dxa"/><w:tcBorders><w:bottom w:val="single" w:sz="12" w:space="0" w:color="2A3439"/></w:tcBorders></w:tcPr><w:p><w:pPr><w:pStyle w:val="Tabla9"/><w:keepNext w:val="true"/><w:widowControl/><w:jc w:val="left"/><w:rPr><w:kern w:val="0"/><w:szCs w:val="24"/><w:lang w:val="es-CO" w:eastAsia="en-US" w:bidi="ar-SA"/><w:ins w:id="7758" w:author="Unknown Author" w:date="2026-10-30T04:17:53Z"></w:ins></w:rPr></w:pPr><w:ins w:id="7757" w:author="Unknown Author" w:date="2026-10-30T04:17:53Z"><w:r><w:rPr><w:kern w:val="0"/><w:szCs w:val="24"/><w:lang w:val="es-CO" w:eastAsia="en-US" w:bidi="ar-SA"/></w:rPr><w:t>Árboles potenciados ligeros</w:t></w:r></w:ins></w:p></w:tc><w:tc><w:tcPr><w:tcW w:w="1673" w:type="dxa"/><w:tcBorders><w:bottom w:val="single" w:sz="12" w:space="0" w:color="2A3439"/></w:tcBorders></w:tcPr><w:p><w:pPr><w:pStyle w:val="Tabla9"/><w:keepNext w:val="true"/><w:widowControl/><w:jc w:val="left"/><w:rPr><w:kern w:val="0"/><w:szCs w:val="24"/><w:lang w:val="es-CO" w:eastAsia="en-US" w:bidi="ar-SA"/><w:ins w:id="7760" w:author="Unknown Author" w:date="2026-10-30T04:17:53Z"></w:ins></w:rPr></w:pPr><w:ins w:id="7759" w:author="Unknown Author" w:date="2026-10-30T04:17:53Z"><w:r><w:rPr><w:kern w:val="0"/><w:szCs w:val="24"/><w:lang w:val="es-CO" w:eastAsia="en-US" w:bidi="ar-SA"/></w:rPr><w:t>Conjunto de árboles poco profundos con límite de tamaño</w:t></w:r></w:ins></w:p></w:tc><w:tc><w:tcPr><w:tcW w:w="1588" w:type="dxa"/><w:tcBorders><w:bottom w:val="single" w:sz="12" w:space="0" w:color="2A3439"/></w:tcBorders></w:tcPr><w:p><w:pPr><w:pStyle w:val="Tabla9"/><w:keepNext w:val="true"/><w:widowControl/><w:jc w:val="left"/><w:rPr><w:kern w:val="0"/><w:szCs w:val="24"/><w:lang w:val="es-CO" w:eastAsia="en-US" w:bidi="ar-SA"/><w:ins w:id="7762" w:author="Unknown Author" w:date="2026-10-30T04:17:53Z"></w:ins></w:rPr></w:pPr><w:ins w:id="7761" w:author="Unknown Author" w:date="2026-10-30T04:17:53Z"><w:r><w:rPr><w:kern w:val="0"/><w:szCs w:val="24"/><w:lang w:val="es-CO" w:eastAsia="en-US" w:bidi="ar-SA"/></w:rPr><w:t>Entradas del modelo no lineal más la hora del día</w:t></w:r></w:ins></w:p></w:tc><w:tc><w:tcPr><w:tcW w:w="1758" w:type="dxa"/><w:tcBorders><w:bottom w:val="single" w:sz="12" w:space="0" w:color="2A3439"/></w:tcBorders></w:tcPr><w:p><w:pPr><w:pStyle w:val="Tabla9"/><w:keepNext w:val="true"/><w:widowControl/><w:jc w:val="left"/><w:rPr><w:kern w:val="0"/><w:szCs w:val="24"/><w:lang w:val="es-CO" w:eastAsia="en-US" w:bidi="ar-SA"/><w:ins w:id="7764" w:author="Unknown Author" w:date="2026-10-30T04:17:53Z"></w:ins></w:rPr></w:pPr><w:ins w:id="7763" w:author="Unknown Author" w:date="2026-10-30T04:17:53Z"><w:r><w:rPr><w:kern w:val="0"/><w:szCs w:val="24"/><w:lang w:val="es-CO" w:eastAsia="en-US" w:bidi="ar-SA"/></w:rPr><w:t>Capta interacciones sin forma previa</w:t></w:r></w:ins></w:p></w:tc><w:tc><w:tcPr><w:tcW w:w="1674" w:type="dxa"/><w:tcBorders><w:bottom w:val="single" w:sz="12" w:space="0" w:color="2A3439"/></w:tcBorders></w:tcPr><w:p><w:pPr><w:pStyle w:val="Tabla9"/><w:keepNext w:val="true"/><w:widowControl/><w:jc w:val="left"/><w:rPr><w:kern w:val="0"/><w:szCs w:val="24"/><w:lang w:val="es-CO" w:eastAsia="en-US" w:bidi="ar-SA"/><w:ins w:id="7766" w:author="Unknown Author" w:date="2026-10-30T04:17:53Z"></w:ins></w:rPr></w:pPr><w:ins w:id="7765" w:author="Unknown Author" w:date="2026-10-30T04:17:53Z"><w:r><w:rPr><w:kern w:val="0"/><w:szCs w:val="24"/><w:lang w:val="es-CO" w:eastAsia="en-US" w:bidi="ar-SA"/></w:rPr><w:t>Extrapola mal fuera del rango y es menos transparente</w:t></w:r></w:ins></w:p></w:tc><w:tc><w:tcPr><w:tcW w:w="1755" w:type="dxa"/><w:tcBorders><w:bottom w:val="single" w:sz="12" w:space="0" w:color="2A3439"/></w:tcBorders></w:tcPr><w:p><w:pPr><w:pStyle w:val="Tabla9"/><w:keepNext w:val="true"/><w:widowControl/><w:jc w:val="left"/><w:rPr><w:kern w:val="0"/><w:szCs w:val="24"/><w:lang w:val="es-CO" w:eastAsia="en-US" w:bidi="ar-SA"/><w:ins w:id="7768" w:author="Unknown Author" w:date="2026-10-30T04:17:53Z"></w:ins></w:rPr></w:pPr><w:ins w:id="7767" w:author="Unknown Author" w:date="2026-10-30T04:17:53Z"><w:r><w:rPr><w:kern w:val="0"/><w:szCs w:val="24"/><w:lang w:val="es-CO" w:eastAsia="en-US" w:bidi="ar-SA"/></w:rPr><w:t>Tabla de árboles dentro del presupuesto de memoria</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505"/><w:gridCol w:w="1673"/><w:gridCol w:w="1588"/><w:gridCol w:w="1758"/><w:gridCol w:w="1674"/><w:gridCol w:w="1755"/></w:tblGrid><w:tr><w:trPr><w:tblHeader w:val="true"/><w:del w:id="7769" w:author="Unknown Author" w:date="2026-10-30T04:17:53Z"/><w:cantSplit w:val="true"/></w:trPr><w:tc><w:tcPr><w:tcW w:w="150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7771" w:author="Unknown Author" w:date="2026-10-30T04:17:53Z"></w:del></w:rPr></w:pPr><w:del w:id="7770" w:author="Unknown Author" w:date="2026-10-30T04:17:53Z"><w:r><w:rPr><w:b/><w:kern w:val="0"/><w:szCs w:val="24"/><w:lang w:val="es-CO" w:eastAsia="en-US" w:bidi="ar-SA"/></w:rPr><w:delText>Modelo</w:delText></w:r></w:del></w:p></w:tc><w:tc><w:tcPr><w:tcW w:w="167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7773" w:author="Unknown Author" w:date="2026-10-30T04:17:53Z"></w:del></w:rPr></w:pPr><w:del w:id="7772" w:author="Unknown Author" w:date="2026-10-30T04:17:53Z"><w:r><w:rPr><w:b/><w:kern w:val="0"/><w:szCs w:val="24"/><w:lang w:val="es-CO" w:eastAsia="en-US" w:bidi="ar-SA"/></w:rPr><w:delText>Estructura</w:delText></w:r></w:del></w:p></w:tc><w:tc><w:tcPr><w:tcW w:w="158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7775" w:author="Unknown Author" w:date="2026-10-30T04:17:53Z"></w:del></w:rPr></w:pPr><w:del w:id="7774" w:author="Unknown Author" w:date="2026-10-30T04:17:53Z"><w:r><w:rPr><w:b/><w:kern w:val="0"/><w:szCs w:val="24"/><w:lang w:val="es-CO" w:eastAsia="en-US" w:bidi="ar-SA"/></w:rPr><w:delText>Entradas</w:delText></w:r></w:del></w:p></w:tc><w:tc><w:tcPr><w:tcW w:w="175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7777" w:author="Unknown Author" w:date="2026-10-30T04:17:53Z"></w:del></w:rPr></w:pPr><w:del w:id="7776" w:author="Unknown Author" w:date="2026-10-30T04:17:53Z"><w:r><w:rPr><w:b/><w:kern w:val="0"/><w:szCs w:val="24"/><w:lang w:val="es-CO" w:eastAsia="en-US" w:bidi="ar-SA"/></w:rPr><w:delText>Ventaja principal</w:delText></w:r></w:del></w:p></w:tc><w:tc><w:tcPr><w:tcW w:w="167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7779" w:author="Unknown Author" w:date="2026-10-30T04:17:53Z"></w:del></w:rPr></w:pPr><w:del w:id="7778" w:author="Unknown Author" w:date="2026-10-30T04:17:53Z"><w:r><w:rPr><w:b/><w:kern w:val="0"/><w:szCs w:val="24"/><w:lang w:val="es-CO" w:eastAsia="en-US" w:bidi="ar-SA"/></w:rPr><w:delText>Riesgo principal</w:delText></w:r></w:del></w:p></w:tc><w:tc><w:tcPr><w:tcW w:w="175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7781" w:author="Unknown Author" w:date="2026-10-30T04:17:53Z"></w:del></w:rPr></w:pPr><w:del w:id="7780" w:author="Unknown Author" w:date="2026-10-30T04:17:53Z"><w:r><w:rPr><w:b/><w:kern w:val="0"/><w:szCs w:val="24"/><w:lang w:val="es-CO" w:eastAsia="en-US" w:bidi="ar-SA"/></w:rPr><w:delText>Despliegue en el gateway</w:delText></w:r></w:del></w:p></w:tc></w:tr><w:tr><w:trPr><w:del w:id="7782" w:author="Unknown Author" w:date="2026-10-30T04:17:53Z"/><w:cantSplit w:val="true"/></w:trPr><w:tc><w:tcPr><w:tcW w:w="1505" w:type="dxa"/><w:tcBorders></w:tcBorders></w:tcPr><w:p><w:pPr><w:pStyle w:val="Tabla9"/><w:widowControl/><w:jc w:val="left"/><w:rPr><w:kern w:val="0"/><w:szCs w:val="24"/><w:lang w:val="es-CO" w:eastAsia="en-US" w:bidi="ar-SA"/><w:del w:id="7784" w:author="Unknown Author" w:date="2026-10-30T04:17:53Z"></w:del></w:rPr></w:pPr><w:del w:id="7783" w:author="Unknown Author" w:date="2026-10-30T04:17:53Z"><w:r><w:rPr><w:kern w:val="0"/><w:szCs w:val="24"/><w:lang w:val="es-CO" w:eastAsia="en-US" w:bidi="ar-SA"/></w:rPr><w:delText>Lineal con humedad</w:delText></w:r></w:del></w:p></w:tc><w:tc><w:tcPr><w:tcW w:w="1673" w:type="dxa"/><w:tcBorders></w:tcBorders></w:tcPr><w:p><w:pPr><w:pStyle w:val="Tabla9"/><w:widowControl/><w:jc w:val="left"/><w:rPr><w:kern w:val="0"/><w:szCs w:val="24"/><w:lang w:val="es-CO" w:eastAsia="en-US" w:bidi="ar-SA"/><w:del w:id="7786" w:author="Unknown Author" w:date="2026-10-30T04:17:53Z"></w:del></w:rPr></w:pPr><w:del w:id="7785" w:author="Unknown Author" w:date="2026-10-30T04:17:53Z"><w:r><w:rPr><w:kern w:val="0"/><w:szCs w:val="24"/><w:lang w:val="es-CO" w:eastAsia="en-US" w:bidi="ar-SA"/></w:rPr><w:delText>Regresión lineal con interacción entre lectura y humedad</w:delText></w:r></w:del></w:p></w:tc><w:tc><w:tcPr><w:tcW w:w="1588" w:type="dxa"/><w:tcBorders></w:tcBorders></w:tcPr><w:p><w:pPr><w:pStyle w:val="Tabla9"/><w:widowControl/><w:jc w:val="left"/><w:rPr><w:kern w:val="0"/><w:szCs w:val="24"/><w:lang w:val="es-CO" w:eastAsia="en-US" w:bidi="ar-SA"/><w:del w:id="7788" w:author="Unknown Author" w:date="2026-10-30T04:17:53Z"></w:del></w:rPr></w:pPr><w:del w:id="7787" w:author="Unknown Author" w:date="2026-10-30T04:17:53Z"><w:r><w:rPr><w:kern w:val="0"/><w:szCs w:val="24"/><w:lang w:val="es-CO" w:eastAsia="en-US" w:bidi="ar-SA"/></w:rPr><w:delText>Lectura del nodo y humedad relativa</w:delText></w:r></w:del></w:p></w:tc><w:tc><w:tcPr><w:tcW w:w="1758" w:type="dxa"/><w:tcBorders></w:tcBorders></w:tcPr><w:p><w:pPr><w:pStyle w:val="Tabla9"/><w:widowControl/><w:jc w:val="left"/><w:rPr><w:kern w:val="0"/><w:szCs w:val="24"/><w:lang w:val="es-CO" w:eastAsia="en-US" w:bidi="ar-SA"/><w:del w:id="7790" w:author="Unknown Author" w:date="2026-10-30T04:17:53Z"></w:del></w:rPr></w:pPr><w:del w:id="7789" w:author="Unknown Author" w:date="2026-10-30T04:17:53Z"><w:r><w:rPr><w:kern w:val="0"/><w:szCs w:val="24"/><w:lang w:val="es-CO" w:eastAsia="en-US" w:bidi="ar-SA"/></w:rPr><w:delText>Pocos parámetros y auditable</w:delText></w:r></w:del></w:p></w:tc><w:tc><w:tcPr><w:tcW w:w="1674" w:type="dxa"/><w:tcBorders></w:tcBorders></w:tcPr><w:p><w:pPr><w:pStyle w:val="Tabla9"/><w:widowControl/><w:jc w:val="left"/><w:rPr><w:kern w:val="0"/><w:szCs w:val="24"/><w:lang w:val="es-CO" w:eastAsia="en-US" w:bidi="ar-SA"/><w:del w:id="7792" w:author="Unknown Author" w:date="2026-10-30T04:17:53Z"></w:del></w:rPr></w:pPr><w:del w:id="7791" w:author="Unknown Author" w:date="2026-10-30T04:17:53Z"><w:r><w:rPr><w:kern w:val="0"/><w:szCs w:val="24"/><w:lang w:val="es-CO" w:eastAsia="en-US" w:bidi="ar-SA"/></w:rPr><w:delText>No representa la saturación cerca de la humedad máxima</w:delText></w:r></w:del></w:p></w:tc><w:tc><w:tcPr><w:tcW w:w="1755" w:type="dxa"/><w:tcBorders></w:tcBorders></w:tcPr><w:p><w:pPr><w:pStyle w:val="Tabla9"/><w:widowControl/><w:jc w:val="left"/><w:rPr><w:kern w:val="0"/><w:szCs w:val="24"/><w:lang w:val="es-CO" w:eastAsia="en-US" w:bidi="ar-SA"/><w:del w:id="7794" w:author="Unknown Author" w:date="2026-10-30T04:17:53Z"></w:del></w:rPr></w:pPr><w:del w:id="7793" w:author="Unknown Author" w:date="2026-10-30T04:17:53Z"><w:r><w:rPr><w:kern w:val="0"/><w:szCs w:val="24"/><w:lang w:val="es-CO" w:eastAsia="en-US" w:bidi="ar-SA"/></w:rPr><w:delText>Cuatro coeficientes, comunes o por departamento</w:delText></w:r></w:del></w:p></w:tc></w:tr><w:tr><w:trPr><w:del w:id="7795" w:author="Unknown Author" w:date="2026-10-30T04:17:53Z"/><w:cantSplit w:val="true"/></w:trPr><w:tc><w:tcPr><w:tcW w:w="1505" w:type="dxa"/><w:tcBorders></w:tcBorders><w:shd w:color="auto" w:fill="F7F7F7" w:val="clear"/></w:tcPr><w:p><w:pPr><w:pStyle w:val="Tabla9"/><w:widowControl/><w:jc w:val="left"/><w:rPr><w:kern w:val="0"/><w:szCs w:val="24"/><w:lang w:val="es-CO" w:eastAsia="en-US" w:bidi="ar-SA"/><w:del w:id="7797" w:author="Unknown Author" w:date="2026-10-30T04:17:53Z"></w:del></w:rPr></w:pPr><w:del w:id="7796" w:author="Unknown Author" w:date="2026-10-30T04:17:53Z"><w:r><w:rPr><w:kern w:val="0"/><w:szCs w:val="24"/><w:lang w:val="es-CO" w:eastAsia="en-US" w:bidi="ar-SA"/></w:rPr><w:delText>No lineal con humedad y temperatura</w:delText></w:r></w:del></w:p></w:tc><w:tc><w:tcPr><w:tcW w:w="1673" w:type="dxa"/><w:tcBorders></w:tcBorders><w:shd w:color="auto" w:fill="F7F7F7" w:val="clear"/></w:tcPr><w:p><w:pPr><w:pStyle w:val="Tabla9"/><w:widowControl/><w:jc w:val="left"/><w:rPr><w:kern w:val="0"/><w:szCs w:val="24"/><w:lang w:val="es-CO" w:eastAsia="en-US" w:bidi="ar-SA"/><w:del w:id="7799" w:author="Unknown Author" w:date="2026-10-30T04:17:53Z"></w:del></w:rPr></w:pPr><w:del w:id="7798" w:author="Unknown Author" w:date="2026-10-30T04:17:53Z"><w:r><w:rPr><w:kern w:val="0"/><w:szCs w:val="24"/><w:lang w:val="es-CO" w:eastAsia="en-US" w:bidi="ar-SA"/></w:rPr><w:delText>Término higroscópico y término de temperatura</w:delText></w:r></w:del></w:p></w:tc><w:tc><w:tcPr><w:tcW w:w="1588" w:type="dxa"/><w:tcBorders></w:tcBorders><w:shd w:color="auto" w:fill="F7F7F7" w:val="clear"/></w:tcPr><w:p><w:pPr><w:pStyle w:val="Tabla9"/><w:widowControl/><w:jc w:val="left"/><w:rPr><w:kern w:val="0"/><w:szCs w:val="24"/><w:lang w:val="es-CO" w:eastAsia="en-US" w:bidi="ar-SA"/><w:del w:id="7801" w:author="Unknown Author" w:date="2026-10-30T04:17:53Z"></w:del></w:rPr></w:pPr><w:del w:id="7800" w:author="Unknown Author" w:date="2026-10-30T04:17:53Z"><w:r><w:rPr><w:kern w:val="0"/><w:szCs w:val="24"/><w:lang w:val="es-CO" w:eastAsia="en-US" w:bidi="ar-SA"/></w:rPr><w:delText>Lecturas de PM2,5 y PM10, humedad y temperatura</w:delText></w:r></w:del></w:p></w:tc><w:tc><w:tcPr><w:tcW w:w="1758" w:type="dxa"/><w:tcBorders></w:tcBorders><w:shd w:color="auto" w:fill="F7F7F7" w:val="clear"/></w:tcPr><w:p><w:pPr><w:pStyle w:val="Tabla9"/><w:widowControl/><w:jc w:val="left"/><w:rPr><w:kern w:val="0"/><w:szCs w:val="24"/><w:lang w:val="es-CO" w:eastAsia="en-US" w:bidi="ar-SA"/><w:del w:id="7803" w:author="Unknown Author" w:date="2026-10-30T04:17:53Z"></w:del></w:rPr></w:pPr><w:del w:id="7802" w:author="Unknown Author" w:date="2026-10-30T04:17:53Z"><w:r><w:rPr><w:kern w:val="0"/><w:szCs w:val="24"/><w:lang w:val="es-CO" w:eastAsia="en-US" w:bidi="ar-SA"/></w:rPr><w:delText>Parámetros con sentido físico</w:delText></w:r></w:del></w:p></w:tc><w:tc><w:tcPr><w:tcW w:w="1674" w:type="dxa"/><w:tcBorders></w:tcBorders><w:shd w:color="auto" w:fill="F7F7F7" w:val="clear"/></w:tcPr><w:p><w:pPr><w:pStyle w:val="Tabla9"/><w:widowControl/><w:jc w:val="left"/><w:rPr><w:kern w:val="0"/><w:szCs w:val="24"/><w:lang w:val="es-CO" w:eastAsia="en-US" w:bidi="ar-SA"/><w:del w:id="7805" w:author="Unknown Author" w:date="2026-10-30T04:17:53Z"></w:del></w:rPr></w:pPr><w:del w:id="7804" w:author="Unknown Author" w:date="2026-10-30T04:17:53Z"><w:r><w:rPr><w:kern w:val="0"/><w:szCs w:val="24"/><w:lang w:val="es-CO" w:eastAsia="en-US" w:bidi="ar-SA"/></w:rPr><w:delText>Ajuste inestable con pocos datos de humedad alta</w:delText></w:r></w:del></w:p></w:tc><w:tc><w:tcPr><w:tcW w:w="1755" w:type="dxa"/><w:tcBorders></w:tcBorders><w:shd w:color="auto" w:fill="F7F7F7" w:val="clear"/></w:tcPr><w:p><w:pPr><w:pStyle w:val="Tabla9"/><w:widowControl/><w:jc w:val="left"/><w:rPr><w:kern w:val="0"/><w:szCs w:val="24"/><w:lang w:val="es-CO" w:eastAsia="en-US" w:bidi="ar-SA"/><w:del w:id="7807" w:author="Unknown Author" w:date="2026-10-30T04:17:53Z"></w:del></w:rPr></w:pPr><w:del w:id="7806" w:author="Unknown Author" w:date="2026-10-30T04:17:53Z"><w:r><w:rPr><w:kern w:val="0"/><w:szCs w:val="24"/><w:lang w:val="es-CO" w:eastAsia="en-US" w:bidi="ar-SA"/></w:rPr><w:delText>Función cerrada con pocos parámetros</w:delText></w:r></w:del></w:p></w:tc></w:tr><w:tr><w:trPr><w:del w:id="7808" w:author="Unknown Author" w:date="2026-10-30T04:17:53Z"/><w:cantSplit w:val="true"/></w:trPr><w:tc><w:tcPr><w:tcW w:w="1505" w:type="dxa"/><w:tcBorders><w:bottom w:val="single" w:sz="12" w:space="0" w:color="2A3439"/></w:tcBorders></w:tcPr><w:p><w:pPr><w:pStyle w:val="Tabla9"/><w:keepNext w:val="true"/><w:widowControl/><w:jc w:val="left"/><w:rPr><w:kern w:val="0"/><w:szCs w:val="24"/><w:lang w:val="es-CO" w:eastAsia="en-US" w:bidi="ar-SA"/><w:del w:id="7810" w:author="Unknown Author" w:date="2026-10-30T04:17:53Z"></w:del></w:rPr></w:pPr><w:del w:id="7809" w:author="Unknown Author" w:date="2026-10-30T04:17:53Z"><w:r><w:rPr><w:kern w:val="0"/><w:szCs w:val="24"/><w:lang w:val="es-CO" w:eastAsia="en-US" w:bidi="ar-SA"/></w:rPr><w:delText>Árboles potenciados ligeros</w:delText></w:r></w:del></w:p></w:tc><w:tc><w:tcPr><w:tcW w:w="1673" w:type="dxa"/><w:tcBorders><w:bottom w:val="single" w:sz="12" w:space="0" w:color="2A3439"/></w:tcBorders></w:tcPr><w:p><w:pPr><w:pStyle w:val="Tabla9"/><w:keepNext w:val="true"/><w:widowControl/><w:jc w:val="left"/><w:rPr><w:kern w:val="0"/><w:szCs w:val="24"/><w:lang w:val="es-CO" w:eastAsia="en-US" w:bidi="ar-SA"/><w:del w:id="7812" w:author="Unknown Author" w:date="2026-10-30T04:17:53Z"></w:del></w:rPr></w:pPr><w:del w:id="7811" w:author="Unknown Author" w:date="2026-10-30T04:17:53Z"><w:r><w:rPr><w:kern w:val="0"/><w:szCs w:val="24"/><w:lang w:val="es-CO" w:eastAsia="en-US" w:bidi="ar-SA"/></w:rPr><w:delText>Conjunto de árboles poco profundos con límite de tamaño</w:delText></w:r></w:del></w:p></w:tc><w:tc><w:tcPr><w:tcW w:w="1588" w:type="dxa"/><w:tcBorders><w:bottom w:val="single" w:sz="12" w:space="0" w:color="2A3439"/></w:tcBorders></w:tcPr><w:p><w:pPr><w:pStyle w:val="Tabla9"/><w:keepNext w:val="true"/><w:widowControl/><w:jc w:val="left"/><w:rPr><w:kern w:val="0"/><w:szCs w:val="24"/><w:lang w:val="es-CO" w:eastAsia="en-US" w:bidi="ar-SA"/><w:del w:id="7814" w:author="Unknown Author" w:date="2026-10-30T04:17:53Z"></w:del></w:rPr></w:pPr><w:del w:id="7813" w:author="Unknown Author" w:date="2026-10-30T04:17:53Z"><w:r><w:rPr><w:kern w:val="0"/><w:szCs w:val="24"/><w:lang w:val="es-CO" w:eastAsia="en-US" w:bidi="ar-SA"/></w:rPr><w:delText>Entradas del modelo no lineal más la hora del día</w:delText></w:r></w:del></w:p></w:tc><w:tc><w:tcPr><w:tcW w:w="1758" w:type="dxa"/><w:tcBorders><w:bottom w:val="single" w:sz="12" w:space="0" w:color="2A3439"/></w:tcBorders></w:tcPr><w:p><w:pPr><w:pStyle w:val="Tabla9"/><w:keepNext w:val="true"/><w:widowControl/><w:jc w:val="left"/><w:rPr><w:kern w:val="0"/><w:szCs w:val="24"/><w:lang w:val="es-CO" w:eastAsia="en-US" w:bidi="ar-SA"/><w:del w:id="7816" w:author="Unknown Author" w:date="2026-10-30T04:17:53Z"></w:del></w:rPr></w:pPr><w:del w:id="7815" w:author="Unknown Author" w:date="2026-10-30T04:17:53Z"><w:r><w:rPr><w:kern w:val="0"/><w:szCs w:val="24"/><w:lang w:val="es-CO" w:eastAsia="en-US" w:bidi="ar-SA"/></w:rPr><w:delText>Capta interacciones sin forma previa</w:delText></w:r></w:del></w:p></w:tc><w:tc><w:tcPr><w:tcW w:w="1674" w:type="dxa"/><w:tcBorders><w:bottom w:val="single" w:sz="12" w:space="0" w:color="2A3439"/></w:tcBorders></w:tcPr><w:p><w:pPr><w:pStyle w:val="Tabla9"/><w:keepNext w:val="true"/><w:widowControl/><w:jc w:val="left"/><w:rPr><w:kern w:val="0"/><w:szCs w:val="24"/><w:lang w:val="es-CO" w:eastAsia="en-US" w:bidi="ar-SA"/><w:del w:id="7818" w:author="Unknown Author" w:date="2026-10-30T04:17:53Z"></w:del></w:rPr></w:pPr><w:del w:id="7817" w:author="Unknown Author" w:date="2026-10-30T04:17:53Z"><w:r><w:rPr><w:kern w:val="0"/><w:szCs w:val="24"/><w:lang w:val="es-CO" w:eastAsia="en-US" w:bidi="ar-SA"/></w:rPr><w:delText>Extrapola mal fuera del rango y es menos transparente</w:delText></w:r></w:del></w:p></w:tc><w:tc><w:tcPr><w:tcW w:w="1755" w:type="dxa"/><w:tcBorders><w:bottom w:val="single" w:sz="12" w:space="0" w:color="2A3439"/></w:tcBorders></w:tcPr><w:p><w:pPr><w:pStyle w:val="Tabla9"/><w:keepNext w:val="true"/><w:widowControl/><w:jc w:val="left"/><w:rPr><w:kern w:val="0"/><w:szCs w:val="24"/><w:lang w:val="es-CO" w:eastAsia="en-US" w:bidi="ar-SA"/><w:del w:id="7820" w:author="Unknown Author" w:date="2026-10-30T04:17:53Z"></w:del></w:rPr></w:pPr><w:del w:id="7819" w:author="Unknown Author" w:date="2026-10-30T04:17:53Z"><w:r><w:rPr><w:kern w:val="0"/><w:szCs w:val="24"/><w:lang w:val="es-CO" w:eastAsia="en-US" w:bidi="ar-SA"/></w:rPr><w:delText>Tabla de árboles dentro del presupuesto de memoria</w:delText></w:r></w:del></w:p></w:tc></w:tr></w:tbl><w:p><w:pPr><w:pStyle w:val="TablaNota"/><w:rPr></w:rPr></w:pPr><w:r><w:rPr><w:i/><w:iCs/></w:rPr><w:t>Nota.</w:t></w:r><w:r><w:rPr></w:rPr><w:t xml:space="preserve"> Elaboración propia. La forma funcional definitiva y los límites de tamaño se fijan en la actividad 1.4 con los datos del tramo 1. La capacidad de procesamiento y de memoria del gateway es </w:t></w:r><w:r><w:rPr><w:color w:val="00B050"/></w:rPr><w:t>[Diligenciar: especificación del gateway]</w:t></w:r><w:r><w:rPr></w:rPr><w:t>.</w:t></w:r></w:p><w:p><w:pPr><w:pStyle w:val="BodyText"/><w:rPr></w:rPr></w:pPr><w:r><w:rPr></w:rPr><w:t xml:space="preserve">La validación combina dos particiones. La primera es por </w:t></w:r><w:ins w:id="7821" w:author="Unknown Author" w:date="2026-10-30T04:17:53Z"><w:r><w:rPr></w:rPr><w:t>municipio</w:t></w:r></w:ins><w:del w:id="7822" w:author="Unknown Author" w:date="2026-10-30T04:17:53Z"><w:r><w:rPr></w:rPr><w:delText>departamento</w:delText></w:r></w:del><w:r><w:rPr></w:rPr><w:t xml:space="preserve">: el modelo se entrena con </w:t></w:r><w:ins w:id="7823" w:author="Unknown Author" w:date="2026-10-30T04:17:53Z"><w:r><w:rPr></w:rPr><w:t>un municipio</w:t></w:r></w:ins><w:del w:id="7824" w:author="Unknown Author" w:date="2026-10-30T04:17:53Z"><w:r><w:rPr></w:rPr><w:delText>dos departamentos</w:delText></w:r></w:del><w:r><w:rPr></w:rPr><w:t xml:space="preserve"> y se prueba en el </w:t></w:r><w:ins w:id="7825" w:author="Unknown Author" w:date="2026-10-30T04:17:53Z"><w:r><w:rPr></w:rPr><w:t xml:space="preserve">otro, en los dos sentidos. Con dos sitios, esa </w:t></w:r></w:ins><w:del w:id="7826" w:author="Unknown Author" w:date="2026-10-30T04:17:53Z"><w:r><w:rPr></w:rPr><w:delText xml:space="preserve">tercero. Esa </w:delText></w:r></w:del><w:r><w:rPr></w:rPr><w:t xml:space="preserve">partición evalúa la </w:t></w:r><w:ins w:id="7827" w:author="Unknown Author" w:date="2026-10-30T04:17:53Z"><w:r><w:rPr></w:rPr><w:t xml:space="preserve">transferencia entre dos contextos y no la </w:t></w:r></w:ins><w:r><w:rPr></w:rPr><w:t xml:space="preserve">generalización </w:t></w:r><w:ins w:id="7828" w:author="Unknown Author" w:date="2026-10-30T04:17:53Z"><w:r><w:rPr></w:rPr><w:t>a un tercero. Las rotaciones de los tramos 2 y 3 añaden nodos y semanas que el entrenamiento no vio</w:t></w:r></w:ins><w:del w:id="7829" w:author="Unknown Author" w:date="2026-10-30T04:17:53Z"><w:r><w:rPr></w:rPr><w:delText>espacial</w:delText></w:r></w:del><w:r><w:rPr></w:rPr><w:t>. La segunda es temporal: las semanas 1 a 11 se destinan al entrenamiento y las semanas 12 a 16 a la prueba. Los hiperparámetros se ajustan solo con datos de entrenamiento. Todas las métricas se calculan fuera de muestra. Liao et al. (2026, pp. 6 y 8) hallaron que solo 9,4 % de 53 estudios de índices de calidad del aire validó con partición de datos. Una calibración evaluada con los mismos datos de ajuste sobrestima su desempeño (Giordano et al., 2021).</w:t></w:r></w:p><w:p><w:pPr><w:pStyle w:val="BodyText"/><w:rPr></w:rPr></w:pPr><w:r><w:rPr></w:rPr><w:t>Las métricas siguen la convención de la EPA (2021). La regresión usa la lectura corregida como variable de respuesta y la referencia como variable explicativa. El error cuadrático medio normalizado (NRMSE) y el error absoluto medio normalizado (NMAE) se normalizan por la media de la referencia. El sesgo es la media de la diferencia entre la lectura corregida y la referencia. El criterio principal de las compuertas se evalúa con promedios de 24 horas, como formula la Organización Mundial de la Salud (OMS) sus guías (Organización Mundial de la Salud [OMS], 2021). El desempeño horario se reporta como criterio secundario. Si un modelo cumple a 24 horas y no a una hora, el tablero restringe las alertas a los promedios de 24 horas.</w:t></w:r></w:p><w:p><w:pPr><w:pStyle w:val="BodyText"/><w:rPr></w:rPr></w:pPr><w:r><w:rPr></w:rPr><w:t xml:space="preserve">Una simulación de formulación estima la incertidumbre que </w:t></w:r><w:ins w:id="7830" w:author="Unknown Author" w:date="2026-10-30T04:17:53Z"><w:r><w:rPr></w:rPr><w:t>este diseño</w:t></w:r></w:ins><w:del w:id="7831" w:author="Unknown Author" w:date="2026-10-30T04:17:53Z"><w:r><w:rPr></w:rPr><w:delText>la colocalización</w:delText></w:r></w:del><w:r><w:rPr></w:rPr><w:t xml:space="preserve"> permite esperar. Genera 1.000 campañas por escenario con </w:t></w:r><w:ins w:id="7832" w:author="Unknown Author" w:date="2026-10-30T04:17:53Z"><w:r><w:rPr></w:rPr><w:t>dos municipios, 15</w:t></w:r></w:ins><w:del w:id="7833" w:author="Unknown Author" w:date="2026-10-30T04:17:53Z"><w:r><w:rPr></w:rPr><w:delText>tres departamentos, 10</w:delText></w:r></w:del><w:r><w:rPr></w:rPr><w:t xml:space="preserve"> nodos por </w:t></w:r><w:ins w:id="7834" w:author="Unknown Author" w:date="2026-10-30T04:17:53Z"><w:r><w:rPr></w:rPr><w:t xml:space="preserve">municipio, intercambio de monitores en la semana 8 </w:t></w:r></w:ins><w:del w:id="7835" w:author="Unknown Author" w:date="2026-10-30T04:17:53Z"><w:r><w:rPr></w:rPr><w:delText xml:space="preserve">departamento </w:delText></w:r></w:del><w:r><w:rPr></w:rPr><w:t>y 2.688 horas</w:t></w:r><w:ins w:id="7836" w:author="Unknown Author" w:date="2026-10-30T04:17:53Z"><w:r><w:rPr></w:rPr><w:t xml:space="preserve"> por nodo. Supone medias de PM2,5 de 22 y 18 µg/m³, humedades medias de 80 % y 74 % y un episodio semanal de remoción. </w:t></w:r></w:ins><w:del w:id="7837" w:author="Unknown Author" w:date="2026-10-30T04:17:53Z"><w:r><w:rPr></w:rPr><w:delText xml:space="preserve">. </w:delText></w:r></w:del><w:r><w:rPr></w:rPr><w:t>Con un ruido de tamaño medio, el R² mediano es de 0,</w:t></w:r><w:ins w:id="7838" w:author="Unknown Author" w:date="2026-10-30T04:17:53Z"><w:r><w:rPr></w:rPr><w:t>868</w:t></w:r></w:ins><w:del w:id="7839" w:author="Unknown Author" w:date="2026-10-30T04:17:53Z"><w:r><w:rPr></w:rPr><w:delText>798</w:delText></w:r></w:del><w:r><w:rPr></w:rPr><w:t xml:space="preserve"> y el NRMSE de </w:t></w:r><w:ins w:id="7840" w:author="Unknown Author" w:date="2026-10-30T04:17:53Z"><w:r><w:rPr></w:rPr><w:t>43,4</w:t></w:r></w:ins><w:del w:id="7841" w:author="Unknown Author" w:date="2026-10-30T04:17:53Z"><w:r><w:rPr></w:rPr><w:delText>27,0</w:delText></w:r></w:del><w:r><w:rPr></w:rPr><w:t xml:space="preserve"> % a una hora. A 24 horas, el R² es de 0,</w:t></w:r><w:ins w:id="7842" w:author="Unknown Author" w:date="2026-10-30T04:17:53Z"><w:r><w:rPr></w:rPr><w:t>948</w:t></w:r></w:ins><w:del w:id="7843" w:author="Unknown Author" w:date="2026-10-30T04:17:53Z"><w:r><w:rPr></w:rPr><w:delText>910</w:delText></w:r></w:del><w:r><w:rPr></w:rPr><w:t xml:space="preserve"> y el NRMSE de </w:t></w:r><w:ins w:id="7844" w:author="Unknown Author" w:date="2026-10-30T04:17:53Z"><w:r><w:rPr></w:rPr><w:t>17,6</w:t></w:r></w:ins><w:del w:id="7845" w:author="Unknown Author" w:date="2026-10-30T04:17:53Z"><w:r><w:rPr></w:rPr><w:delText>15,9</w:delText></w:r></w:del><w:r><w:rPr></w:rPr><w:t xml:space="preserve"> %. </w:t></w:r><w:ins w:id="7846" w:author="Unknown Author" w:date="2026-10-30T04:17:53Z"><w:r><w:rPr></w:rPr><w:t>En ese escenario, 96,8 % de las campañas</w:t></w:r></w:ins><w:del w:id="7847" w:author="Unknown Author" w:date="2026-10-30T04:17:53Z"><w:r><w:rPr></w:rPr><w:delText>Con un ruido alto, ninguna campaña</w:delText></w:r></w:del><w:r><w:rPr></w:rPr><w:t xml:space="preserve"> cumple los </w:t></w:r><w:ins w:id="7848" w:author="Unknown Author" w:date="2026-10-30T04:17:53Z"><w:r><w:rPr></w:rPr><w:t xml:space="preserve">cuatro criterios a 24 horas. Con un ruido alto, 85,5 % cumple a </w:t></w:r></w:ins><w:del w:id="7849" w:author="Unknown Author" w:date="2026-10-30T04:17:53Z"><w:r><w:rPr></w:rPr><w:delText xml:space="preserve">umbrales a una hora. A </w:delText></w:r></w:del><w:r><w:rPr></w:rPr><w:t xml:space="preserve">24 horas </w:t></w:r><w:ins w:id="7850" w:author="Unknown Author" w:date="2026-10-30T04:17:53Z"><w:r><w:rPr></w:rPr><w:t>y ninguna cumple a una hora. La prueba cruzada entre municipios reduce ese cumplimiento a 95,6 % con ruido medio y a 78</w:t></w:r></w:ins><w:del w:id="7851" w:author="Unknown Author" w:date="2026-10-30T04:17:53Z"><w:r><w:rPr></w:rPr><w:delText>todas los cumplen, aunque la pendiente queda por debajo de 0,65 en 5</w:delText></w:r></w:del><w:r><w:rPr></w:rPr><w:t xml:space="preserve">,8 % </w:t></w:r><w:ins w:id="7852" w:author="Unknown Author" w:date="2026-10-30T04:17:53Z"><w:r><w:rPr></w:rPr><w:t>con ruido alto</w:t></w:r></w:ins><w:del w:id="7853" w:author="Unknown Author" w:date="2026-10-30T04:17:53Z"><w:r><w:rPr></w:rPr><w:delText>de las campañas</w:delText></w:r></w:del><w:r><w:rPr></w:rPr><w:t>. La simulación orienta el tamaño de los intervalos y no predice el desempeño real. No incluye error de especificación del modelo ni deriva del sensor.</w:t></w:r><w:bookmarkEnd w:id="162"/></w:p><w:p><w:pPr><w:pStyle w:val="Heading2"/><w:rPr></w:rPr></w:pPr><w:bookmarkStart w:id="164" w:name="X23195bc754c7b59a57da4fb8114b9c8060d84ff"/><w:r><w:rPr></w:rPr><w:t>14.3. Metodología para el logro del objetivo específico 1</w:t></w:r></w:p><w:p><w:pPr><w:pStyle w:val="FirstParagraph"/><w:rPr></w:rPr></w:pPr><w:r><w:rPr></w:rPr><w:t>El objetivo específico 1 corrige la interferencia de humedad y de fracción gruesa. Comprende siete actividades técnicas y una de administración. Las actividades 1.2 a 1.6 pertenecen a la ruta crítica. La actividad 1.7, que valida el gemelo predictivo, no pertenece a ella.</w:t></w:r></w:p><w:p><w:pPr><w:pStyle w:val="BodyText"/><w:rPr></w:rPr></w:pPr><w:r><w:rPr><w:b/><w:bCs/></w:rPr><w:t>Actividad 1.1. Seleccionar los sitios y diseñar la colocalización.</w:t></w:r><w:r><w:rPr></w:rPr><w:t xml:space="preserve"> La actividad define los sitios de remoción donde se instalan los nodos y el diseño que compara su desempeño con la referencia. Dura cuatro semanas (semanas 8 a 12) y tiene una holgura de dos semanas. La planificación detallada de las fases 1 y 2 se justifica porque dependen de contratos y compras con plazos largos. La actividad fija, antes del primer dato, un plan de análisis con cuatro piezas. Son los criterios de selección de sitios, las definiciones de las métricas, las reglas de dato válido y los umbrales de aceptación.</w:t></w:r></w:p><w:p><w:pPr><w:pStyle w:val="Compact"/><w:numPr><w:ilvl w:val="0"/><w:numId w:val="79"/></w:numPr><w:rPr></w:rPr></w:pPr><w:r><w:rPr><w:b/><w:bCs/></w:rPr><w:t>Responsable:</w:t></w:r><w:r><w:rPr></w:rPr><w:t xml:space="preserve"> investigador principal de la </w:t></w:r><w:ins w:id="7854" w:author="Unknown Author" w:date="2026-10-30T04:17:53Z"><w:r><w:rPr></w:rPr><w:t>universidad</w:t></w:r></w:ins><w:moveFrom w:id="7855" w:author="Unknown Author" w:date="2026-10-30T04:17:53Z"><w:r><w:rPr></w:rPr><w:t>entidad proponente</w:t></w:r></w:moveFrom><w:r><w:rPr></w:rPr><w:t xml:space="preserve">, con el especialista en metrología y calibración; </w:t></w:r><w:ins w:id="7856" w:author="Unknown Author" w:date="2026-10-30T04:17:53Z"><w:r><w:rPr></w:rPr><w:t>Avanciencia ejecuta la vigilancia tecnológica</w:t></w:r></w:ins><w:del w:id="7857" w:author="Unknown Author" w:date="2026-10-30T04:17:53Z"><w:r><w:rPr></w:rPr><w:delText>el actor del SNCTI revisa el diseño metrológico</w:delText></w:r></w:del><w:r><w:rPr></w:rPr><w:t>.</w:t></w:r></w:p><w:p><w:pPr><w:pStyle w:val="Compact"/><w:numPr><w:ilvl w:val="0"/><w:numId w:val="80"/></w:numPr><w:rPr></w:rPr></w:pPr><w:r><w:rPr><w:b/><w:bCs/></w:rPr><w:t>Tareas:</w:t></w:r><w:r><w:rPr></w:rPr><w:t xml:space="preserve"> identificar los sitios de remoción con afectación acreditada; </w:t></w:r><w:ins w:id="7858" w:author="Unknown Author" w:date="2026-10-30T04:17:53Z"><w:r><w:rPr></w:rPr><w:t xml:space="preserve">levantar el mapeo diagnóstico de los sitios con el sistema de geociencias; </w:t></w:r></w:ins><w:r><w:rPr></w:rPr><w:t xml:space="preserve">verificar acceso, seguridad, energía y cobertura; asignar </w:t></w:r><w:ins w:id="7859" w:author="Unknown Author" w:date="2026-10-30T04:17:53Z"><w:r><w:rPr></w:rPr><w:t>15</w:t></w:r></w:ins><w:del w:id="7860" w:author="Unknown Author" w:date="2026-10-30T04:17:53Z"><w:r><w:rPr></w:rPr><w:delText>10</w:delText></w:r></w:del><w:r><w:rPr></w:rPr><w:t xml:space="preserve"> nodos por </w:t></w:r><w:ins w:id="7861" w:author="Unknown Author" w:date="2026-10-30T04:17:53Z"><w:r><w:rPr></w:rPr><w:t>municipio</w:t></w:r></w:ins><w:del w:id="7862" w:author="Unknown Author" w:date="2026-10-30T04:17:53Z"><w:r><w:rPr></w:rPr><w:delText>departamento</w:delText></w:r></w:del><w:r><w:rPr></w:rPr><w:t xml:space="preserve"> a la colocalización; redactar el plan de análisis preestablecido.</w:t></w:r></w:p><w:p><w:pPr><w:pStyle w:val="Compact"/><w:numPr><w:ilvl w:val="0"/><w:numId w:val="81"/></w:numPr><w:rPr></w:rPr></w:pPr><w:r><w:rPr><w:b/><w:bCs/></w:rPr><w:t>Resultados de la actividad:</w:t></w:r><w:r><w:rPr></w:rPr><w:t xml:space="preserve"> informe de sitios del tramo 1 y plan de análisis preestablecido.</w:t></w:r></w:p><w:p><w:pPr><w:pStyle w:val="Compact"/><w:numPr><w:ilvl w:val="0"/><w:numId w:val="82"/></w:numPr><w:rPr></w:rPr></w:pPr><w:r><w:rPr><w:b/><w:bCs/></w:rPr><w:t>Medio de verificación:</w:t></w:r><w:r><w:rPr></w:rPr><w:t xml:space="preserve"> documento firmado por la gerencia, la </w:t></w:r><w:ins w:id="7863" w:author="Unknown Author" w:date="2026-10-30T04:17:53Z"><w:r><w:rPr></w:rPr><w:t>universidad y los municipios de Manizales y de Calarcá</w:t></w:r></w:ins><w:del w:id="7864" w:author="Unknown Author" w:date="2026-10-30T04:17:53Z"><w:r><w:rPr></w:rPr><w:delText>entidad proponente y el municipio aliado</w:delText></w:r></w:del><w:r><w:rPr></w:rPr><w:t xml:space="preserve"> en el hito H1 (mes 4).</w:t></w:r></w:p><w:p><w:pPr><w:pStyle w:val="FirstParagraph"/><w:rPr></w:rPr></w:pPr><w:r><w:rPr><w:b/><w:bCs/></w:rPr><w:t>Actividad 1.2. Adquirir y caracterizar el lote 1 de nodos y las referencias.</w:t></w:r><w:r><w:rPr></w:rPr><w:t xml:space="preserve"> La actividad compra 36 nodos y cuatro gateways del tramo 1, </w:t></w:r><w:ins w:id="7865" w:author="Unknown Author" w:date="2026-10-30T04:17:53Z"><w:r><w:rPr></w:rPr><w:t xml:space="preserve">el conjunto de referencia, </w:t></w:r></w:ins><w:del w:id="7866" w:author="Unknown Author" w:date="2026-10-30T04:17:53Z"><w:r><w:rPr></w:rPr><w:delText xml:space="preserve">los tres monitores gravimétricos de referencia y </w:delText></w:r></w:del><w:r><w:rPr></w:rPr><w:t xml:space="preserve">el banco de calibración </w:t></w:r><w:ins w:id="7867" w:author="Unknown Author" w:date="2026-10-30T04:17:53Z"><w:r><w:rPr></w:rPr><w:t>y la cámara climática</w:t></w:r></w:ins><w:del w:id="7868" w:author="Unknown Author" w:date="2026-10-30T04:17:53Z"><w:r><w:rPr></w:rPr><w:delText>de laboratorio</w:delText></w:r></w:del><w:r><w:rPr></w:rPr><w:t xml:space="preserve">. Dura 10 semanas (semanas 14 a 24). Antes de instalarlos, el proyecto caracteriza cada cabezal óptico en </w:t></w:r><w:ins w:id="7869" w:author="Unknown Author" w:date="2026-10-30T04:17:53Z"><w:r><w:rPr></w:rPr><w:t>la</w:t></w:r></w:ins><w:del w:id="7870" w:author="Unknown Author" w:date="2026-10-30T04:17:53Z"><w:r><w:rPr></w:rPr><w:delText>una</w:delText></w:r></w:del><w:r><w:rPr></w:rPr><w:t xml:space="preserve"> cámara </w:t></w:r><w:ins w:id="7871" w:author="Unknown Author" w:date="2026-10-30T04:17:53Z"><w:r><w:rPr></w:rPr><w:t>climática</w:t></w:r></w:ins><w:del w:id="7872" w:author="Unknown Author" w:date="2026-10-30T04:17:53Z"><w:r><w:rPr></w:rPr><w:delText>de humedad</w:delText></w:r></w:del><w:r><w:rPr></w:rPr><w:t xml:space="preserve"> con generador de aerosol. Jayaratne et al. (2018) documentan la influencia de la humedad sobre un sensor de masa de partículas de bajo costo. Crilley et al. (2018) evaluaron un contador óptico de bajo costo en monitoreo ambiental. El proyecto adopta esa práctica para medir la variación entre unidades.</w:t></w:r></w:p><w:p><w:pPr><w:pStyle w:val="Compact"/><w:numPr><w:ilvl w:val="0"/><w:numId w:val="83"/></w:numPr><w:rPr></w:rPr></w:pPr><w:r><w:rPr><w:b/><w:bCs/></w:rPr><w:t>Responsable:</w:t></w:r><w:r><w:rPr></w:rPr><w:t xml:space="preserve"> especialista en metrología y calibración de la </w:t></w:r><w:ins w:id="7873" w:author="Unknown Author" w:date="2026-10-30T04:17:53Z"><w:r><w:rPr></w:rPr><w:t>universidad; los proveedores entregan los nodos, los gateways y las referencias; Avanciencia revisa la libertad de operación de los nodos</w:t></w:r></w:ins><w:del w:id="7874" w:author="Unknown Author" w:date="2026-10-30T04:17:53Z"><w:r><w:rPr></w:rPr><w:delText>entidad proponente; la empresa tecnológica entrega los nodos y los gateways; el actor del SNCTI participa en la caracterización</w:delText></w:r></w:del><w:r><w:rPr></w:rPr><w:t>.</w:t></w:r></w:p><w:p><w:pPr><w:pStyle w:val="Compact"/><w:numPr><w:ilvl w:val="0"/><w:numId w:val="84"/></w:numPr><w:rPr></w:rPr></w:pPr><w:r><w:rPr><w:b/><w:bCs/></w:rPr><w:t>Tareas:</w:t></w:r><w:r><w:rPr></w:rPr><w:t xml:space="preserve"> solicitar cotizaciones y contratar el lote 1; recibir y verificar los equipos; caracterizar cada cabezal frente a humedad y aerosol controlados; registrar la configuración de cada nodo.</w:t></w:r></w:p><w:p><w:pPr><w:pStyle w:val="Compact"/><w:numPr><w:ilvl w:val="0"/><w:numId w:val="85"/></w:numPr><w:rPr></w:rPr></w:pPr><w:r><w:rPr><w:b/><w:bCs/></w:rPr><w:t>Resultados de la actividad:</w:t></w:r><w:r><w:rPr></w:rPr><w:t xml:space="preserve"> informe de caracterización del lote 1 y inventario con número de serie.</w:t></w:r></w:p><w:p><w:pPr><w:pStyle w:val="Compact"/><w:numPr><w:ilvl w:val="0"/><w:numId w:val="86"/></w:numPr><w:rPr></w:rPr></w:pPr><w:r><w:rPr><w:b/><w:bCs/></w:rPr><w:t>Medio de verificación:</w:t></w:r><w:r><w:rPr></w:rPr><w:t xml:space="preserve"> actas de recibo, informe de caracterización en cámara de humedad y registro fotográfico.</w:t></w:r></w:p><w:p><w:pPr><w:pStyle w:val="FirstParagraph"/><w:rPr></w:rPr></w:pPr><w:r><w:rPr><w:b/><w:bCs/></w:rPr><w:t>Actividad 1.3. Instalar el tramo 1, colocalizar y calibrar en el piloto.</w:t></w:r><w:r><w:rPr></w:rPr><w:t xml:space="preserve"> La actividad instala 30 nodos y tres gateways y los colocaliza con </w:t></w:r><w:ins w:id="7875" w:author="Unknown Author" w:date="2026-10-30T04:17:53Z"><w:r><w:rPr></w:rPr><w:t xml:space="preserve">el conjunto de referencia </w:t></w:r></w:ins><w:moveFrom w:id="7876" w:author="Unknown Author" w:date="2026-10-30T04:17:53Z"><w:r><w:rPr></w:rPr><w:t xml:space="preserve">las referencias </w:t></w:r></w:moveFrom><w:r><w:rPr></w:rPr><w:t xml:space="preserve">durante 16 semanas (semanas 24 a 40). Cada </w:t></w:r><w:ins w:id="7877" w:author="Unknown Author" w:date="2026-10-30T04:17:53Z"><w:r><w:rPr></w:rPr><w:t>municipio recibe 15</w:t></w:r></w:ins><w:del w:id="7878" w:author="Unknown Author" w:date="2026-10-30T04:17:53Z"><w:r><w:rPr></w:rPr><w:delText>departamento recibe 10</w:delText></w:r></w:del><w:r><w:rPr></w:rPr><w:t xml:space="preserve"> nodos junto a </w:t></w:r><w:ins w:id="7879" w:author="Unknown Author" w:date="2026-10-30T04:17:53Z"><w:r><w:rPr></w:rPr><w:t>uno de los dos monitores continuos, que se intercambian en la semana 8</w:t></w:r></w:ins><w:del w:id="7880" w:author="Unknown Author" w:date="2026-10-30T04:17:53Z"><w:r><w:rPr></w:rPr><w:delText>su monitor de referencia</w:delText></w:r></w:del><w:r><w:rPr></w:rPr><w:t xml:space="preserve">. La actividad produce la línea base de error, que hoy no se conoce. Toma además </w:t></w:r><w:ins w:id="7881" w:author="Unknown Author" w:date="2026-10-30T04:17:53Z"><w:r><w:rPr></w:rPr><w:t>40</w:t></w:r></w:ins><w:del w:id="7882" w:author="Unknown Author" w:date="2026-10-30T04:17:53Z"><w:r><w:rPr></w:rPr><w:delText>36</w:delText></w:r></w:del><w:r><w:rPr></w:rPr><w:t xml:space="preserve"> muestras gravimétricas de aire por </w:t></w:r><w:ins w:id="7883" w:author="Unknown Author" w:date="2026-10-30T04:17:53Z"><w:r><w:rPr></w:rPr><w:t>municipio</w:t></w:r></w:ins><w:del w:id="7884" w:author="Unknown Author" w:date="2026-10-30T04:17:53Z"><w:r><w:rPr></w:rPr><w:delText>departamento</w:delText></w:r></w:del><w:r><w:rPr></w:rPr><w:t>.</w:t></w:r></w:p><w:p><w:pPr><w:pStyle w:val="Compact"/><w:numPr><w:ilvl w:val="0"/><w:numId w:val="87"/></w:numPr><w:rPr></w:rPr></w:pPr><w:r><w:rPr><w:b/><w:bCs/></w:rPr><w:t>Responsable:</w:t></w:r><w:r><w:rPr></w:rPr><w:t xml:space="preserve"> </w:t></w:r><w:ins w:id="7885" w:author="Unknown Author" w:date="2026-10-30T04:17:53Z"><w:r><w:rPr></w:rPr><w:t>Universidad Santo Tomás</w:t></w:r></w:ins><w:moveFrom w:id="7886" w:author="Unknown Author" w:date="2026-10-30T04:17:53Z"><w:r><w:rPr></w:rPr><w:t>entidad proponente</w:t></w:r></w:moveFrom><w:r><w:rPr></w:rPr><w:t xml:space="preserve">, con </w:t></w:r><w:del w:id="7887" w:author="Unknown Author" w:date="2026-10-30T04:17:53Z"><w:r><w:rPr></w:rPr><w:delText xml:space="preserve">la empresa tecnológica y </w:delText></w:r></w:del><w:r><w:rPr></w:rPr><w:t xml:space="preserve">los técnicos de campo </w:t></w:r><w:ins w:id="7888" w:author="Unknown Author" w:date="2026-10-30T04:17:53Z"><w:r><w:rPr></w:rPr><w:t>y con los municipios en el acceso a los sitios</w:t></w:r></w:ins><w:del w:id="7889" w:author="Unknown Author" w:date="2026-10-30T04:17:53Z"><w:r><w:rPr></w:rPr><w:delText>departamentales</w:delText></w:r></w:del><w:r><w:rPr></w:rPr><w:t>.</w:t></w:r></w:p><w:p><w:pPr><w:pStyle w:val="Compact"/><w:numPr><w:ilvl w:val="0"/><w:numId w:val="88"/></w:numPr><w:rPr></w:rPr></w:pPr><w:r><w:rPr><w:b/><w:bCs/></w:rPr><w:t>Tareas:</w:t></w:r><w:r><w:rPr></w:rPr><w:t xml:space="preserve"> instalar nodos, mástiles y gateways; configurar la sincronización de reloj; operar la colocalización con control de calidad semanal; tomar y enviar las muestras gravimétricas; medir la línea base de uso y de falsas alarmas.</w:t></w:r></w:p><w:p><w:pPr><w:pStyle w:val="Compact"/><w:numPr><w:ilvl w:val="0"/><w:numId w:val="89"/></w:numPr><w:rPr></w:rPr></w:pPr><w:r><w:rPr><w:b/><w:bCs/></w:rPr><w:t>Resultados de la actividad:</w:t></w:r><w:r><w:rPr></w:rPr><w:t xml:space="preserve"> base de datos de colocalización y línea base de error medida.</w:t></w:r></w:p><w:p><w:pPr><w:pStyle w:val="Compact"/><w:numPr><w:ilvl w:val="0"/><w:numId w:val="90"/></w:numPr><w:rPr></w:rPr></w:pPr><w:r><w:rPr><w:b/><w:bCs/></w:rPr><w:t>Medio de verificación:</w:t></w:r><w:r><w:rPr></w:rPr><w:t xml:space="preserve"> base de datos con control de calidad, bitácora de campo y hito H2 (mes 10).</w:t></w:r></w:p><w:p><w:pPr><w:pStyle w:val="FirstParagraph"/><w:rPr></w:rPr></w:pPr><w:r><w:rPr><w:b/><w:bCs/></w:rPr><w:t>Actividad 1.4. Entrenar y validar el modelo de corrección y decidir en la compuerta C1.</w:t></w:r><w:r><w:rPr></w:rPr><w:t xml:space="preserve"> La actividad entrena los tres modelos candidatos con los datos del tramo 1 y los valida por </w:t></w:r><w:ins w:id="7890" w:author="Unknown Author" w:date="2026-10-30T04:17:53Z"><w:r><w:rPr></w:rPr><w:t>municipio</w:t></w:r></w:ins><w:del w:id="7891" w:author="Unknown Author" w:date="2026-10-30T04:17:53Z"><w:r><w:rPr></w:rPr><w:delText>departamento</w:delText></w:r></w:del><w:r><w:rPr></w:rPr><w:t xml:space="preserve"> y por periodo. Dura 10 semanas (semanas 40 a 50). Congela la versión del modelo que se despliega en los gateways. La compuerta C1 aplica los criterios de desempeño y de uso. La evaluación externa independiente del mes 12 revisa el procedimiento y los resultados, de modo que el equipo ejecutor no juzga su propio desempeño.</w:t></w:r></w:p><w:p><w:pPr><w:pStyle w:val="Compact"/><w:numPr><w:ilvl w:val="0"/><w:numId w:val="91"/></w:numPr><w:rPr></w:rPr></w:pPr><w:r><w:rPr><w:b/><w:bCs/></w:rPr><w:t>Responsable:</w:t></w:r><w:r><w:rPr></w:rPr><w:t xml:space="preserve"> </w:t></w:r><w:ins w:id="7892" w:author="Unknown Author" w:date="2026-10-30T04:17:53Z"><w:r><w:rPr></w:rPr><w:t>Universidad Santo Tomás</w:t></w:r></w:ins><w:moveFrom w:id="7893" w:author="Unknown Author" w:date="2026-10-30T04:17:53Z"><w:r><w:rPr></w:rPr><w:t>entidad proponente</w:t></w:r></w:moveFrom><w:r><w:rPr></w:rPr><w:t xml:space="preserve">, con el analista de datos espaciales y los ingenieros de software y nube; </w:t></w:r><w:ins w:id="7894" w:author="Unknown Author" w:date="2026-10-30T04:17:53Z"><w:r><w:rPr></w:rPr><w:t>Avanciencia documenta el modelo como resultado protegible</w:t></w:r></w:ins><w:del w:id="7895" w:author="Unknown Author" w:date="2026-10-30T04:17:53Z"><w:r><w:rPr></w:rPr><w:delText>el actor del SNCTI valida el procedimiento metrológico</w:delText></w:r></w:del><w:r><w:rPr></w:rPr><w:t>.</w:t></w:r></w:p><w:p><w:pPr><w:pStyle w:val="Compact"/><w:numPr><w:ilvl w:val="0"/><w:numId w:val="92"/></w:numPr><w:rPr></w:rPr></w:pPr><w:r><w:rPr><w:b/><w:bCs/></w:rPr><w:t>Tareas:</w:t></w:r><w:r><w:rPr></w:rPr><w:t xml:space="preserve"> entrenar y comparar los modelos; calcular las métricas fuera de muestra con intervalos de confianza; congelar la versión; preparar el acta de la compuerta; contratar y atender la evaluación externa.</w:t></w:r></w:p><w:p><w:pPr><w:pStyle w:val="Compact"/><w:numPr><w:ilvl w:val="0"/><w:numId w:val="93"/></w:numPr><w:rPr></w:rPr></w:pPr><w:r><w:rPr><w:b/><w:bCs/></w:rPr><w:t>Resultados de la actividad:</w:t></w:r><w:r><w:rPr></w:rPr><w:t xml:space="preserve"> informe de validación y acta de la compuerta C1.</w:t></w:r></w:p><w:p><w:pPr><w:pStyle w:val="Compact"/><w:numPr><w:ilvl w:val="0"/><w:numId w:val="94"/></w:numPr><w:rPr></w:rPr></w:pPr><w:r><w:rPr><w:b/><w:bCs/></w:rPr><w:t>Medio de verificación:</w:t></w:r><w:r><w:rPr></w:rPr><w:t xml:space="preserve"> acta de la compuerta C1 con R² y NRMSE, informe de la evaluación externa y hito H3 (mes 12).</w:t></w:r></w:p><w:p><w:pPr><w:pStyle w:val="FirstParagraph"/><w:rPr></w:rPr></w:pPr><w:r><w:rPr><w:b/><w:bCs/></w:rPr><w:t xml:space="preserve">Actividad 1.5. Reentrenar y verificar por </w:t></w:r><w:ins w:id="7896" w:author="Unknown Author" w:date="2026-10-30T04:17:53Z"><w:r><w:rPr><w:b/><w:bCs/></w:rPr><w:t>municipio</w:t></w:r></w:ins><w:del w:id="7897" w:author="Unknown Author" w:date="2026-10-30T04:17:53Z"><w:r><w:rPr><w:b/><w:bCs/></w:rPr><w:delText>departamento</w:delText></w:r></w:del><w:r><w:rPr><w:b/><w:bCs/></w:rPr><w:t xml:space="preserve"> el tramo 2 y decidir en la compuerta C2.</w:t></w:r><w:r><w:rPr></w:rPr><w:t xml:space="preserve"> La actividad reentrena el modelo por </w:t></w:r><w:ins w:id="7898" w:author="Unknown Author" w:date="2026-10-30T04:17:53Z"><w:r><w:rPr></w:rPr><w:t>municipio</w:t></w:r></w:ins><w:del w:id="7899" w:author="Unknown Author" w:date="2026-10-30T04:17:53Z"><w:r><w:rPr></w:rPr><w:delText>departamento</w:delText></w:r></w:del><w:r><w:rPr></w:rPr><w:t xml:space="preserve"> con las rotaciones del tramo 2 y verifica su desempeño y la disponibilidad de la red. Dura ocho semanas (semanas 62 a 70). Las dos primeras rotaciones </w:t></w:r><w:ins w:id="7900" w:author="Unknown Author" w:date="2026-10-30T04:17:53Z"><w:r><w:rPr></w:rPr><w:t xml:space="preserve">de cada municipio </w:t></w:r></w:ins><w:moveFrom w:id="7901" w:author="Unknown Author" w:date="2026-10-30T04:17:53Z"><w:r><w:rPr></w:rPr><w:t xml:space="preserve">por departamento </w:t></w:r></w:moveFrom><w:r><w:rPr></w:rPr><w:t>ocurren durante la instalación del tramo 2</w:t></w:r><w:ins w:id="7902" w:author="Unknown Author" w:date="2026-10-30T04:17:53Z"><w:r><w:rPr></w:rPr><w:t>, y la tercera ocurre en esta actividad</w:t></w:r></w:ins><w:r><w:rPr></w:rPr><w:t xml:space="preserve">. La compuerta C2 repite los umbrales en los </w:t></w:r><w:ins w:id="7903" w:author="Unknown Author" w:date="2026-10-30T04:17:53Z"><w:r><w:rPr></w:rPr><w:t>dos municipios</w:t></w:r></w:ins><w:moveFrom w:id="7904" w:author="Unknown Author" w:date="2026-10-30T04:17:53Z"><w:r><w:rPr></w:rPr><w:t>tres departamentos</w:t></w:r></w:moveFrom><w:r><w:rPr></w:rPr><w:t>. Exige también disponibilidad mensual de 90 % o más y convenios de custodia con partida.</w:t></w:r></w:p><w:p><w:pPr><w:pStyle w:val="Compact"/><w:numPr><w:ilvl w:val="0"/><w:numId w:val="95"/></w:numPr><w:rPr><w:ins w:id="7907" w:author="Unknown Author" w:date="2026-10-30T04:17:53Z"></w:ins></w:rPr></w:pPr><w:ins w:id="7905" w:author="Unknown Author" w:date="2026-10-30T04:17:53Z"><w:r><w:rPr><w:b/><w:bCs/></w:rPr><w:t>Responsable:</w:t></w:r></w:ins><w:ins w:id="7906" w:author="Unknown Author" w:date="2026-10-30T04:17:53Z"><w:r><w:rPr></w:rPr><w:t xml:space="preserve"> Universidad Santo Tomás, con los municipios de Manizales y de Calarcá.</w:t></w:r></w:ins></w:p><w:p><w:pPr><w:pStyle w:val="Compact"/><w:numPr><w:ilvl w:val="0"/><w:numId w:val="96"/></w:numPr><w:rPr><w:del w:id="7910" w:author="Unknown Author" w:date="2026-10-30T04:17:53Z"></w:del></w:rPr></w:pPr><w:del w:id="7908" w:author="Unknown Author" w:date="2026-10-30T04:17:53Z"><w:r><w:rPr><w:b/><w:bCs/></w:rPr><w:delText>Responsable:</w:delText></w:r></w:del><w:del w:id="7909" w:author="Unknown Author" w:date="2026-10-30T04:17:53Z"><w:r><w:rPr></w:rPr><w:delText xml:space="preserve"> entidad proponente, con la empresa tecnológica y el municipio aliado.</w:delText></w:r></w:del></w:p><w:p><w:pPr><w:pStyle w:val="Compact"/><w:numPr><w:ilvl w:val="0"/><w:numId w:val="97"/></w:numPr><w:rPr></w:rPr></w:pPr><w:r><w:rPr><w:b/><w:bCs/></w:rPr><w:t>Tareas:</w:t></w:r><w:r><w:rPr></w:rPr><w:t xml:space="preserve"> ejecutar </w:t></w:r><w:ins w:id="7911" w:author="Unknown Author" w:date="2026-10-30T04:17:53Z"><w:r><w:rPr></w:rPr><w:t xml:space="preserve">la tercera rotación </w:t></w:r></w:ins><w:del w:id="7912" w:author="Unknown Author" w:date="2026-10-30T04:17:53Z"><w:r><w:rPr></w:rPr><w:delText xml:space="preserve">las rotaciones </w:delText></w:r></w:del><w:r><w:rPr></w:rPr><w:t xml:space="preserve">de nodos junto a </w:t></w:r><w:ins w:id="7913" w:author="Unknown Author" w:date="2026-10-30T04:17:53Z"><w:r><w:rPr></w:rPr><w:t>los monitores de referencia</w:t></w:r></w:ins><w:del w:id="7914" w:author="Unknown Author" w:date="2026-10-30T04:17:53Z"><w:r><w:rPr></w:rPr><w:delText>las referencias</w:delText></w:r></w:del><w:r><w:rPr></w:rPr><w:t xml:space="preserve">; reentrenar y verificar por </w:t></w:r><w:ins w:id="7915" w:author="Unknown Author" w:date="2026-10-30T04:17:53Z"><w:r><w:rPr></w:rPr><w:t>municipio</w:t></w:r></w:ins><w:del w:id="7916" w:author="Unknown Author" w:date="2026-10-30T04:17:53Z"><w:r><w:rPr></w:rPr><w:delText>departamento</w:delText></w:r></w:del><w:r><w:rPr></w:rPr><w:t>; medir la disponibilidad mensual; consolidar los convenios de custodia; preparar el acta.</w:t></w:r></w:p><w:p><w:pPr><w:pStyle w:val="Compact"/><w:numPr><w:ilvl w:val="0"/><w:numId w:val="98"/></w:numPr><w:rPr></w:rPr></w:pPr><w:r><w:rPr><w:b/><w:bCs/></w:rPr><w:t>Resultados de la actividad:</w:t></w:r><w:r><w:rPr></w:rPr><w:t xml:space="preserve"> informe de disponibilidad y desempeño del tramo 2 y acta de la compuerta C2.</w:t></w:r></w:p><w:p><w:pPr><w:pStyle w:val="Compact"/><w:numPr><w:ilvl w:val="0"/><w:numId w:val="99"/></w:numPr><w:rPr></w:rPr></w:pPr><w:r><w:rPr><w:b/><w:bCs/></w:rPr><w:t>Medio de verificación:</w:t></w:r><w:r><w:rPr></w:rPr><w:t xml:space="preserve"> acta de la compuerta C2 con uso del tablero y convenios, e hitos H4 (mes 16) y H5 (mes 17).</w:t></w:r></w:p><w:p><w:pPr><w:pStyle w:val="FirstParagraph"/><w:rPr></w:rPr></w:pPr><w:r><w:rPr><w:b/><w:bCs/></w:rPr><w:t>Actividad 1.6. Verificar el desempeño final y ejecutar el ensayo independiente.</w:t></w:r><w:r><w:rPr></w:rPr><w:t xml:space="preserve"> La actividad verifica la red de 100 nodos. Ejecuta las dos últimas rotaciones </w:t></w:r><w:ins w:id="7917" w:author="Unknown Author" w:date="2026-10-30T04:17:53Z"><w:r><w:rPr></w:rPr><w:t>de cada municipio</w:t></w:r></w:ins><w:del w:id="7918" w:author="Unknown Author" w:date="2026-10-30T04:17:53Z"><w:r><w:rPr></w:rPr><w:delText>por departamento</w:delText></w:r></w:del><w:r><w:rPr></w:rPr><w:t xml:space="preserve"> y la campaña gravimétrica final. Realiza además un ensayo de desempeño con un laboratorio externo. Dura 16 semanas (semanas 82 a 98). El ensayo usa datos que el modelo congelado no vio. El informe del laboratorio externo y la evaluación externa final son la evidencia del TRL 8.</w:t></w:r></w:p><w:p><w:pPr><w:pStyle w:val="Compact"/><w:numPr><w:ilvl w:val="0"/><w:numId w:val="100"/></w:numPr><w:rPr></w:rPr></w:pPr><w:r><w:rPr><w:b/><w:bCs/></w:rPr><w:t>Responsable:</w:t></w:r><w:r><w:rPr></w:rPr><w:t xml:space="preserve"> </w:t></w:r><w:ins w:id="7919" w:author="Unknown Author" w:date="2026-10-30T04:17:53Z"><w:r><w:rPr></w:rPr><w:t>Universidad Santo Tomás</w:t></w:r></w:ins><w:moveFrom w:id="7920" w:author="Unknown Author" w:date="2026-10-30T04:17:53Z"><w:r><w:rPr></w:rPr><w:t>entidad proponente</w:t></w:r></w:moveFrom><w:r><w:rPr></w:rPr><w:t xml:space="preserve">, con el </w:t></w:r><w:del w:id="7921" w:author="Unknown Author" w:date="2026-10-30T04:17:53Z"><w:r><w:rPr></w:rPr><w:delText xml:space="preserve">actor del SNCTI, el </w:delText></w:r></w:del><w:r><w:rPr></w:rPr><w:t>laboratorio externo y el evaluador independiente</w:t></w:r><w:ins w:id="7922" w:author="Unknown Author" w:date="2026-10-30T04:17:53Z"><w:r><w:rPr></w:rPr><w:t>; Avanciencia valora los resultados para su transferencia</w:t></w:r></w:ins><w:r><w:rPr></w:rPr><w:t>.</w:t></w:r></w:p><w:p><w:pPr><w:pStyle w:val="Compact"/><w:numPr><w:ilvl w:val="0"/><w:numId w:val="101"/></w:numPr><w:rPr></w:rPr></w:pPr><w:r><w:rPr><w:b/><w:bCs/></w:rPr><w:t>Tareas:</w:t></w:r><w:r><w:rPr></w:rPr><w:t xml:space="preserve"> ejecutar las rotaciones restantes; tomar las muestras gravimétricas del tramo 3; contratar y atender el ensayo del laboratorio externo; redactar los documentos de investigación y el informe técnico final.</w:t></w:r></w:p><w:p><w:pPr><w:pStyle w:val="Compact"/><w:numPr><w:ilvl w:val="0"/><w:numId w:val="102"/></w:numPr><w:rPr></w:rPr></w:pPr><w:r><w:rPr><w:b/><w:bCs/></w:rPr><w:t>Resultados de la actividad:</w:t></w:r><w:r><w:rPr></w:rPr><w:t xml:space="preserve"> informe del ensayo independiente, evaluación externa final y documentos de investigación.</w:t></w:r></w:p><w:p><w:pPr><w:pStyle w:val="Compact"/><w:numPr><w:ilvl w:val="0"/><w:numId w:val="103"/></w:numPr><w:rPr></w:rPr></w:pPr><w:r><w:rPr><w:b/><w:bCs/></w:rPr><w:t>Medio de verificación:</w:t></w:r><w:r><w:rPr></w:rPr><w:t xml:space="preserve"> informe de laboratorio externo, evaluación externa final y hito H7 (mes 23).</w:t></w:r></w:p><w:p><w:pPr><w:pStyle w:val="FirstParagraph"/><w:rPr></w:rPr></w:pPr><w:r><w:rPr><w:b/><w:bCs/></w:rPr><w:t xml:space="preserve">Actividad 1.7. Validar el gemelo predictivo con demoliciones y remociones reales en los </w:t></w:r><w:ins w:id="7923" w:author="Unknown Author" w:date="2026-10-30T04:17:53Z"><w:r><w:rPr><w:b/><w:bCs/></w:rPr><w:t>dos municipios</w:t></w:r></w:ins><w:del w:id="7924" w:author="Unknown Author" w:date="2026-10-30T04:17:53Z"><w:r><w:rPr><w:b/><w:bCs/></w:rPr><w:delText>tres departamentos</w:delText></w:r></w:del><w:r><w:rPr><w:b/><w:bCs/></w:rPr><w:t>.</w:t></w:r><w:r><w:rPr></w:rPr><w:t xml:space="preserve"> La actividad contrasta las estimaciones del gemelo con mediciones en demoliciones y remociones reales. Dura 36 semanas (semanas 60 a 96) y tiene una holgura de cuatro semanas. Ejecuta nueve campañas y exige al menos seis eventos válidos, con </w:t></w:r><w:ins w:id="7925" w:author="Unknown Author" w:date="2026-10-30T04:17:53Z"><w:r><w:rPr></w:rPr><w:t>tres</w:t></w:r></w:ins><w:del w:id="7926" w:author="Unknown Author" w:date="2026-10-30T04:17:53Z"><w:r><w:rPr></w:rPr><w:delText>dos</w:delText></w:r></w:del><w:r><w:rPr></w:rPr><w:t xml:space="preserve"> como mínimo por </w:t></w:r><w:ins w:id="7927" w:author="Unknown Author" w:date="2026-10-30T04:17:53Z"><w:r><w:rPr></w:rPr><w:t>municipio</w:t></w:r></w:ins><w:del w:id="7928" w:author="Unknown Author" w:date="2026-10-30T04:17:53Z"><w:r><w:rPr></w:rPr><w:delText>departamento</w:delText></w:r></w:del><w:r><w:rPr></w:rPr><w:t>. El método, los criterios y los límites se describen en la subsección 14.6.</w:t></w:r></w:p><w:p><w:pPr><w:pStyle w:val="Compact"/><w:numPr><w:ilvl w:val="0"/><w:numId w:val="104"/></w:numPr><w:rPr></w:rPr></w:pPr><w:r><w:rPr><w:b/><w:bCs/></w:rPr><w:t>Responsable:</w:t></w:r><w:r><w:rPr></w:rPr><w:t xml:space="preserve"> investigador líder en modelación de la </w:t></w:r><w:ins w:id="7929" w:author="Unknown Author" w:date="2026-10-30T04:17:53Z"><w:r><w:rPr></w:rPr><w:t>universidad</w:t></w:r></w:ins><w:moveFrom w:id="7930" w:author="Unknown Author" w:date="2026-10-30T04:17:53Z"><w:r><w:rPr></w:rPr><w:t>entidad proponente</w:t></w:r></w:moveFrom><w:r><w:rPr></w:rPr><w:t xml:space="preserve">, con el ingeniero en demolición y control de polvo; </w:t></w:r><w:ins w:id="7931" w:author="Unknown Author" w:date="2026-10-30T04:17:53Z"><w:r><w:rPr></w:rPr><w:t xml:space="preserve">los municipios gestionan </w:t></w:r></w:ins><w:del w:id="7932" w:author="Unknown Author" w:date="2026-10-30T04:17:53Z"><w:r><w:rPr></w:rPr><w:delText xml:space="preserve">el municipio aliado gestiona </w:delText></w:r></w:del><w:r><w:rPr></w:rPr><w:t xml:space="preserve">el acceso a los eventos; el </w:t></w:r><w:ins w:id="7933" w:author="Unknown Author" w:date="2026-10-30T04:17:53Z"><w:r><w:rPr></w:rPr><w:t>especialista en metrología</w:t></w:r></w:ins><w:del w:id="7934" w:author="Unknown Author" w:date="2026-10-30T04:17:53Z"><w:r><w:rPr></w:rPr><w:delText>actor del SNCTI</w:delText></w:r></w:del><w:r><w:rPr></w:rPr><w:t xml:space="preserve"> verifica la trazabilidad de los monitores portátiles</w:t></w:r><w:ins w:id="7935" w:author="Unknown Author" w:date="2026-10-30T04:17:53Z"><w:r><w:rPr></w:rPr><w:t>; el servicio contratado de analítica geoespacial apoya el análisis espacial</w:t></w:r></w:ins><w:r><w:rPr></w:rPr><w:t>; un verificador independiente revisa el modelo y las métricas.</w:t></w:r></w:p><w:p><w:pPr><w:pStyle w:val="Compact"/><w:numPr><w:ilvl w:val="0"/><w:numId w:val="105"/></w:numPr><w:rPr></w:rPr></w:pPr><w:r><w:rPr><w:b/><w:bCs/></w:rPr><w:t>Tareas:</w:t></w:r><w:r><w:rPr></w:rPr><w:t xml:space="preserve"> acordar con propietarios y </w:t></w:r><w:ins w:id="7936" w:author="Unknown Author" w:date="2026-10-30T04:17:53Z"><w:r><w:rPr></w:rPr><w:t>consejos</w:t></w:r></w:ins><w:del w:id="7937" w:author="Unknown Author" w:date="2026-10-30T04:17:53Z"><w:r><w:rPr></w:rPr><w:delText>comités</w:delText></w:r></w:del><w:r><w:rPr></w:rPr><w:t xml:space="preserve"> el calendario de los eventos; levantar la geometría con el dron antes de cada evento; emitir la evaluación previa antes de cada evento; medir con monitores portátiles a barlovento y a sotavento y con los nodos cercanos; calcular FAC2 y sesgo fraccional por evento.</w:t></w:r></w:p><w:p><w:pPr><w:pStyle w:val="Compact"/><w:numPr><w:ilvl w:val="0"/><w:numId w:val="106"/></w:numPr><w:rPr></w:rPr></w:pPr><w:r><w:rPr><w:b/><w:bCs/></w:rPr><w:t>Resultados de la actividad:</w:t></w:r><w:r><w:rPr></w:rPr><w:t xml:space="preserve"> informe de validación con al menos seis eventos válidos e informe del verificador independiente.</w:t></w:r></w:p><w:p><w:pPr><w:pStyle w:val="Compact"/><w:numPr><w:ilvl w:val="0"/><w:numId w:val="107"/></w:numPr><w:rPr></w:rPr></w:pPr><w:r><w:rPr><w:b/><w:bCs/></w:rPr><w:t>Medio de verificación:</w:t></w:r><w:r><w:rPr></w:rPr><w:t xml:space="preserve"> bitácoras de campo, base de datos pareada de estimaciones y mediciones, informe de validación y hito H11 (mes 22).</w:t></w:r></w:p><w:p><w:pPr><w:pStyle w:val="FirstParagraph"/><w:rPr></w:rPr></w:pPr><w:r><w:rPr><w:b/><w:bCs/></w:rPr><w:t>Actividad 1.8. Administración y apoyo a la supervisión (objetivo específico 1).</w:t></w:r><w:r><w:rPr></w:rPr><w:t xml:space="preserve"> La actividad gestiona la contratación, la ejecución presupuestal, el seguimiento de la alianza y la atención de la supervisión durante 24 meses. Incluye la gerencia del proyecto y los informes trimestrales. El acta de inicio y la contratación completa se verifican en el hito H0 (mes 2).</w:t></w:r></w:p><w:p><w:pPr><w:pStyle w:val="Compact"/><w:numPr><w:ilvl w:val="0"/><w:numId w:val="108"/></w:numPr><w:rPr></w:rPr></w:pPr><w:r><w:rPr><w:b/><w:bCs/></w:rPr><w:t>Responsable:</w:t></w:r><w:r><w:rPr></w:rPr><w:t xml:space="preserve"> gerencia del proyecto de la </w:t></w:r><w:ins w:id="7938" w:author="Unknown Author" w:date="2026-10-30T04:17:53Z"><w:r><w:rPr></w:rPr><w:t>universidad</w:t></w:r></w:ins><w:moveFrom w:id="7939" w:author="Unknown Author" w:date="2026-10-30T04:17:53Z"><w:r><w:rPr></w:rPr><w:t>entidad proponente</w:t></w:r></w:moveFrom><w:r><w:rPr></w:rPr><w:t>.</w:t></w:r></w:p><w:p><w:pPr><w:pStyle w:val="Compact"/><w:numPr><w:ilvl w:val="0"/><w:numId w:val="109"/></w:numPr><w:rPr></w:rPr></w:pPr><w:r><w:rPr><w:b/><w:bCs/></w:rPr><w:t>Tareas:</w:t></w:r><w:r><w:rPr></w:rPr><w:t xml:space="preserve"> contratar al equipo; firmar los convenios de ejecución; controlar el presupuesto; elaborar ocho informes trimestrales; atender la supervisión del Sistema General de Regalías.</w:t></w:r></w:p><w:p><w:pPr><w:pStyle w:val="Compact"/><w:numPr><w:ilvl w:val="0"/><w:numId w:val="110"/></w:numPr><w:rPr></w:rPr></w:pPr><w:r><w:rPr><w:b/><w:bCs/></w:rPr><w:t>Resultados de la actividad:</w:t></w:r><w:r><w:rPr></w:rPr><w:t xml:space="preserve"> proyecto ejecutado con desviación presupuestal de 5 % o menos y ocho informes entregados.</w:t></w:r></w:p><w:p><w:pPr><w:pStyle w:val="Compact"/><w:numPr><w:ilvl w:val="0"/><w:numId w:val="111"/></w:numPr><w:rPr></w:rPr></w:pPr><w:r><w:rPr><w:b/><w:bCs/></w:rPr><w:t>Medio de verificación:</w:t></w:r><w:r><w:rPr></w:rPr><w:t xml:space="preserve"> actas de inicio, informes trimestrales de supervisión y reporte de ejecución presupuestal.</w:t></w:r><w:bookmarkEnd w:id="164"/></w:p><w:p><w:pPr><w:pStyle w:val="Heading2"/><w:rPr></w:rPr></w:pPr><w:bookmarkStart w:id="165" w:name="X8c6cd6e3b4648d1635b907ce1bc19a932882788"/><w:r><w:rPr></w:rPr><w:t>14.4. Metodología para el logro del objetivo específico 2</w:t></w:r></w:p><w:p><w:pPr><w:pStyle w:val="FirstParagraph"/><w:rPr></w:rPr></w:pPr><w:r><w:rPr></w:rPr><w:t>El objetivo específico 2 mantiene la disponibilidad de 100 nodos y 10 gateways. Su método es diseñar la energía y el enlace, desarrollar el firmware y la plataforma, e instalar la red por tramos. Incluye poner en operación el laboratorio de modelación. El protocolo LoRa limita la capacidad de la red y el ciclo de trabajo de cada nodo (Adelantado et al., 2017). Por eso el nodo transmite lecturas compactas y el gateway concentra el procesamiento (Shi et al., 2016).</w:t></w:r></w:p><w:p><w:pPr><w:pStyle w:val="BodyText"/><w:rPr></w:rPr></w:pPr><w:r><w:rPr><w:b/><w:bCs/></w:rPr><w:t>Actividad 2.1. Diseñar la arquitectura de enlace y energía.</w:t></w:r><w:r><w:rPr></w:rPr><w:t xml:space="preserve"> La actividad dimensiona la energía y el enlace de cada sitio. Dura seis semanas (semanas 8 a 14). Fija tres condiciones que determinan la disponibilidad. La primera es una autonomía mínima de 14 días sin sol por nodo. La segunda es un almacenamiento local de siete días en cada gateway. La tercera es un enlace celular con respaldo satelital. Un estudio de cobertura y de enlace en </w:t></w:r><w:ins w:id="7940" w:author="Unknown Author" w:date="2026-10-30T04:17:53Z"><w:r><w:rPr></w:rPr><w:t>cada municipio</w:t></w:r></w:ins><w:del w:id="7941" w:author="Unknown Author" w:date="2026-10-30T04:17:53Z"><w:r><w:rPr></w:rPr><w:delText>los tres departamentos</w:delText></w:r></w:del><w:r><w:rPr></w:rPr><w:t xml:space="preserve"> sustenta el dimensionamiento.</w:t></w:r></w:p><w:p><w:pPr><w:pStyle w:val="Compact"/><w:numPr><w:ilvl w:val="0"/><w:numId w:val="112"/></w:numPr><w:rPr></w:rPr></w:pPr><w:r><w:rPr><w:b/><w:bCs/></w:rPr><w:t>Responsable:</w:t></w:r><w:r><w:rPr></w:rPr><w:t xml:space="preserve"> </w:t></w:r><w:ins w:id="7942" w:author="Unknown Author" w:date="2026-10-30T04:17:53Z"><w:r><w:rPr></w:rPr><w:t>Universidad Santo Tomás</w:t></w:r></w:ins><w:moveFrom w:id="7943" w:author="Unknown Author" w:date="2026-10-30T04:17:53Z"><w:r><w:rPr></w:rPr><w:t>empresa tecnológica</w:t></w:r></w:moveFrom><w:r><w:rPr></w:rPr><w:t>, con el ingeniero de firmware y energía</w:t></w:r><w:ins w:id="7944" w:author="Unknown Author" w:date="2026-10-30T04:17:53Z"><w:r><w:rPr></w:rPr><w:t>, los ingenieros IoT y el servicio contratado de arquitectura geoespacial</w:t></w:r></w:ins><w:r><w:rPr></w:rPr><w:t>.</w:t></w:r></w:p><w:p><w:pPr><w:pStyle w:val="Compact"/><w:numPr><w:ilvl w:val="0"/><w:numId w:val="113"/></w:numPr><w:rPr></w:rPr></w:pPr><w:r><w:rPr><w:b/><w:bCs/></w:rPr><w:t>Tareas:</w:t></w:r><w:r><w:rPr></w:rPr><w:t xml:space="preserve"> ejecutar el estudio de cobertura y de enlace; dimensionar paneles y baterías; definir la topología de gateways; especificar los requisitos de seguridad.</w:t></w:r></w:p><w:p><w:pPr><w:pStyle w:val="Compact"/><w:numPr><w:ilvl w:val="0"/><w:numId w:val="114"/></w:numPr><w:rPr></w:rPr></w:pPr><w:r><w:rPr><w:b/><w:bCs/></w:rPr><w:t>Resultados de la actividad:</w:t></w:r><w:r><w:rPr></w:rPr><w:t xml:space="preserve"> informe de cobertura, enlace y energía.</w:t></w:r></w:p><w:p><w:pPr><w:pStyle w:val="Compact"/><w:numPr><w:ilvl w:val="0"/><w:numId w:val="115"/></w:numPr><w:rPr></w:rPr></w:pPr><w:r><w:rPr><w:b/><w:bCs/></w:rPr><w:t>Medio de verificación:</w:t></w:r><w:r><w:rPr></w:rPr><w:t xml:space="preserve"> informe firmado por la </w:t></w:r><w:ins w:id="7945" w:author="Unknown Author" w:date="2026-10-30T04:17:53Z"><w:r><w:rPr></w:rPr><w:t>gerencia y por el ingeniero de firmware y energía</w:t></w:r></w:ins><w:del w:id="7946" w:author="Unknown Author" w:date="2026-10-30T04:17:53Z"><w:r><w:rPr></w:rPr><w:delText>empresa y la entidad proponente</w:delText></w:r></w:del><w:r><w:rPr></w:rPr><w:t xml:space="preserve"> en el hito H1 (mes 4).</w:t></w:r></w:p><w:p><w:pPr><w:pStyle w:val="FirstParagraph"/><w:rPr></w:rPr></w:pPr><w:r><w:rPr><w:b/><w:bCs/></w:rPr><w:t>Actividad 2.2. Desarrollar el firmware y la plataforma base.</w:t></w:r><w:r><w:rPr></w:rPr><w:t xml:space="preserve"> La actividad desarrolla el firmware del nodo, el modelo de corrección en el gateway, la base de datos, el gemelo digital y un tablero mínimo. Dura 10 semanas (semanas 14 a 24). El gemelo digital es una réplica virtual de la red que se alimenta con los datos medidos (Grieves y Vickers, 2017). Estima el índice local de calidad del aire entre los nodos. Una auditoría externa de ciberseguridad revisa la plataforma antes de su operación.</w:t></w:r></w:p><w:p><w:pPr><w:pStyle w:val="Compact"/><w:numPr><w:ilvl w:val="0"/><w:numId w:val="116"/></w:numPr><w:rPr></w:rPr></w:pPr><w:r><w:rPr><w:b/><w:bCs/></w:rPr><w:t>Responsable:</w:t></w:r><w:r><w:rPr></w:rPr><w:t xml:space="preserve"> </w:t></w:r><w:ins w:id="7947" w:author="Unknown Author" w:date="2026-10-30T04:17:53Z"><w:r><w:rPr></w:rPr><w:t>Universidad Santo Tomás</w:t></w:r></w:ins><w:moveFrom w:id="7948" w:author="Unknown Author" w:date="2026-10-30T04:17:53Z"><w:r><w:rPr></w:rPr><w:t>empresa tecnológica</w:t></w:r></w:moveFrom><w:r><w:rPr></w:rPr><w:t>, con los ingenieros de software y nube</w:t></w:r><w:ins w:id="7949" w:author="Unknown Author" w:date="2026-10-30T04:17:53Z"><w:r><w:rPr></w:rPr><w:t xml:space="preserve"> y el servicio contratado de la plataforma geoespacial</w:t></w:r></w:ins><w:r><w:rPr></w:rPr><w:t>.</w:t></w:r></w:p><w:p><w:pPr><w:pStyle w:val="Compact"/><w:numPr><w:ilvl w:val="0"/><w:numId w:val="117"/></w:numPr><w:rPr></w:rPr></w:pPr><w:r><w:rPr><w:b/><w:bCs/></w:rPr><w:t>Tareas:</w:t></w:r><w:r><w:rPr></w:rPr><w:t xml:space="preserve"> programar el firmware versión 1; implementar la corrección en el gateway; montar la base de datos y las instancias en la nube; </w:t></w:r><w:ins w:id="7950" w:author="Unknown Author" w:date="2026-10-30T04:17:53Z"><w:r><w:rPr></w:rPr><w:t xml:space="preserve">contratar y supervisar el servicio de la plataforma geoespacial; </w:t></w:r></w:ins><w:r><w:rPr></w:rPr><w:t>construir el tablero mínimo; contratar la auditoría de ciberseguridad.</w:t></w:r></w:p><w:p><w:pPr><w:pStyle w:val="Compact"/><w:numPr><w:ilvl w:val="0"/><w:numId w:val="118"/></w:numPr><w:rPr></w:rPr></w:pPr><w:r><w:rPr><w:b/><w:bCs/></w:rPr><w:t>Resultados de la actividad:</w:t></w:r><w:r><w:rPr></w:rPr><w:t xml:space="preserve"> firmware versión 1, plataforma base y tablero mínimo.</w:t></w:r></w:p><w:p><w:pPr><w:pStyle w:val="Compact"/><w:numPr><w:ilvl w:val="0"/><w:numId w:val="119"/></w:numPr><w:rPr></w:rPr></w:pPr><w:r><w:rPr><w:b/><w:bCs/></w:rPr><w:t>Medio de verificación:</w:t></w:r><w:r><w:rPr></w:rPr><w:t xml:space="preserve"> versión etiquetada del código, acta de aceptación técnica e informe de la auditoría.</w:t></w:r></w:p><w:p><w:pPr><w:pStyle w:val="FirstParagraph"/><w:rPr></w:rPr></w:pPr><w:r><w:rPr><w:b/><w:bCs/></w:rPr><w:t>Actividad 2.3. Instalar el tramo 2.</w:t></w:r><w:r><w:rPr></w:rPr><w:t xml:space="preserve"> La actividad compra e instala 40 nodos operativos y cuatro gateways, con 48 nodos y cuatro gateways comprados. La compra se libera con la compuerta C1. Dura 12 semanas (semanas 50 a 62). Cada tramo congela la versión del modelo y del firmware antes de instalarse. Registra cada cambio y verifica por </w:t></w:r><w:ins w:id="7951" w:author="Unknown Author" w:date="2026-10-30T04:17:53Z"><w:r><w:rPr></w:rPr><w:t>municipio</w:t></w:r></w:ins><w:del w:id="7952" w:author="Unknown Author" w:date="2026-10-30T04:17:53Z"><w:r><w:rPr></w:rPr><w:delText>departamento</w:delText></w:r></w:del><w:r><w:rPr></w:rPr><w:t xml:space="preserve"> si el modelo conserva su desempeño.</w:t></w:r></w:p><w:p><w:pPr><w:pStyle w:val="Compact"/><w:numPr><w:ilvl w:val="0"/><w:numId w:val="120"/></w:numPr><w:rPr></w:rPr></w:pPr><w:r><w:rPr><w:b/><w:bCs/></w:rPr><w:t>Responsable:</w:t></w:r><w:r><w:rPr></w:rPr><w:t xml:space="preserve"> </w:t></w:r><w:ins w:id="7953" w:author="Unknown Author" w:date="2026-10-30T04:17:53Z"><w:r><w:rPr></w:rPr><w:t>Universidad Santo Tomás</w:t></w:r></w:ins><w:moveFrom w:id="7954" w:author="Unknown Author" w:date="2026-10-30T04:17:53Z"><w:r><w:rPr></w:rPr><w:t>empresa tecnológica</w:t></w:r></w:moveFrom><w:r><w:rPr></w:rPr><w:t xml:space="preserve">, con los técnicos de campo </w:t></w:r><w:ins w:id="7955" w:author="Unknown Author" w:date="2026-10-30T04:17:53Z"><w:r><w:rPr></w:rPr><w:t xml:space="preserve">y con los municipios en el acceso </w:t></w:r></w:ins><w:del w:id="7956" w:author="Unknown Author" w:date="2026-10-30T04:17:53Z"><w:r><w:rPr></w:rPr><w:delText xml:space="preserve">departamentales </w:delText></w:r></w:del><w:r><w:rPr></w:rPr><w:t xml:space="preserve">y la </w:t></w:r><w:ins w:id="7957" w:author="Unknown Author" w:date="2026-10-30T04:17:53Z"><w:r><w:rPr></w:rPr><w:t>custodia local</w:t></w:r></w:ins><w:moveFrom w:id="7958" w:author="Unknown Author" w:date="2026-10-30T04:17:53Z"><w:r><w:rPr></w:rPr><w:t>entidad proponente</w:t></w:r></w:moveFrom><w:r><w:rPr></w:rPr><w:t>.</w:t></w:r></w:p><w:p><w:pPr><w:pStyle w:val="Compact"/><w:numPr><w:ilvl w:val="0"/><w:numId w:val="121"/></w:numPr><w:rPr></w:rPr></w:pPr><w:r><w:rPr><w:b/><w:bCs/></w:rPr><w:t>Tareas:</w:t></w:r><w:r><w:rPr></w:rPr><w:t xml:space="preserve"> comprar y recibir el lote del tramo 2; instalar nodos, mástiles y gateways; configurar los </w:t></w:r><w:ins w:id="7959" w:author="Unknown Author" w:date="2026-10-30T04:17:53Z"><w:r><w:rPr></w:rPr><w:t>terminales satelitales</w:t></w:r></w:ins><w:del w:id="7960" w:author="Unknown Author" w:date="2026-10-30T04:17:53Z"><w:r><w:rPr></w:rPr><w:delText>módulos de enlace satelital</w:delText></w:r></w:del><w:r><w:rPr></w:rPr><w:t xml:space="preserve">; ejecutar las dos primeras rotaciones </w:t></w:r><w:ins w:id="7961" w:author="Unknown Author" w:date="2026-10-30T04:17:53Z"><w:r><w:rPr></w:rPr><w:t>de cada municipio</w:t></w:r></w:ins><w:moveFrom w:id="7962" w:author="Unknown Author" w:date="2026-10-30T04:17:53Z"><w:r><w:rPr></w:rPr><w:t>por departamento</w:t></w:r></w:moveFrom><w:r><w:rPr></w:rPr><w:t>; capacitar al personal de mantenimiento.</w:t></w:r></w:p><w:p><w:pPr><w:pStyle w:val="Compact"/><w:numPr><w:ilvl w:val="0"/><w:numId w:val="122"/></w:numPr><w:rPr></w:rPr></w:pPr><w:r><w:rPr><w:b/><w:bCs/></w:rPr><w:t>Resultados de la actividad:</w:t></w:r><w:r><w:rPr></w:rPr><w:t xml:space="preserve"> tramo 2 instalado y operando.</w:t></w:r></w:p><w:p><w:pPr><w:pStyle w:val="Compact"/><w:numPr><w:ilvl w:val="0"/><w:numId w:val="123"/></w:numPr><w:rPr></w:rPr></w:pPr><w:r><w:rPr><w:b/><w:bCs/></w:rPr><w:t>Medio de verificación:</w:t></w:r><w:r><w:rPr></w:rPr><w:t xml:space="preserve"> inventario del tramo 2 con coordenadas y números de serie, actas de instalación e informe de disponibilidad.</w:t></w:r></w:p><w:p><w:pPr><w:pStyle w:val="FirstParagraph"/><w:rPr></w:rPr></w:pPr><w:r><w:rPr><w:b/><w:bCs/></w:rPr><w:t>Actividad 2.4. Instalar el tramo 3.</w:t></w:r><w:r><w:rPr></w:rPr><w:t xml:space="preserve"> La actividad instala los últimos 30 nodos y tres gateways, con 36 nodos y tres gateways comprados. La compra se libera con la compuerta C2. Dura 12 semanas (semanas 70 a 82). Al cierre de la actividad operan los 100 nodos y los 10 gateways. Una segunda auditoría de ciberseguridad revisa la plataforma completa.</w:t></w:r></w:p><w:p><w:pPr><w:pStyle w:val="Compact"/><w:numPr><w:ilvl w:val="0"/><w:numId w:val="124"/></w:numPr><w:rPr></w:rPr></w:pPr><w:r><w:rPr><w:b/><w:bCs/></w:rPr><w:t>Responsable:</w:t></w:r><w:r><w:rPr></w:rPr><w:t xml:space="preserve"> </w:t></w:r><w:ins w:id="7963" w:author="Unknown Author" w:date="2026-10-30T04:17:53Z"><w:r><w:rPr></w:rPr><w:t>Universidad Santo Tomás</w:t></w:r></w:ins><w:del w:id="7964" w:author="Unknown Author" w:date="2026-10-30T04:17:53Z"><w:r><w:rPr></w:rPr><w:delText>empresa tecnológica</w:delText></w:r></w:del><w:r><w:rPr></w:rPr><w:t xml:space="preserve">, con los técnicos de campo </w:t></w:r><w:ins w:id="7965" w:author="Unknown Author" w:date="2026-10-30T04:17:53Z"><w:r><w:rPr></w:rPr><w:t xml:space="preserve">y con los municipios en el acceso </w:t></w:r></w:ins><w:del w:id="7966" w:author="Unknown Author" w:date="2026-10-30T04:17:53Z"><w:r><w:rPr></w:rPr><w:delText xml:space="preserve">departamentales </w:delText></w:r></w:del><w:r><w:rPr></w:rPr><w:t xml:space="preserve">y la </w:t></w:r><w:ins w:id="7967" w:author="Unknown Author" w:date="2026-10-30T04:17:53Z"><w:r><w:rPr></w:rPr><w:t>custodia local</w:t></w:r></w:ins><w:moveFrom w:id="7968" w:author="Unknown Author" w:date="2026-10-30T04:17:53Z"><w:r><w:rPr></w:rPr><w:t>entidad proponente</w:t></w:r></w:moveFrom><w:r><w:rPr></w:rPr><w:t>.</w:t></w:r></w:p><w:p><w:pPr><w:pStyle w:val="Compact"/><w:numPr><w:ilvl w:val="0"/><w:numId w:val="125"/></w:numPr><w:rPr></w:rPr></w:pPr><w:r><w:rPr><w:b/><w:bCs/></w:rPr><w:t>Tareas:</w:t></w:r><w:r><w:rPr></w:rPr><w:t xml:space="preserve"> comprar y recibir el lote del tramo 3; instalar la red restante; ejecutar las dos últimas rotaciones </w:t></w:r><w:ins w:id="7969" w:author="Unknown Author" w:date="2026-10-30T04:17:53Z"><w:r><w:rPr></w:rPr><w:t>de cada municipio</w:t></w:r></w:ins><w:del w:id="7970" w:author="Unknown Author" w:date="2026-10-30T04:17:53Z"><w:r><w:rPr></w:rPr><w:delText>por departamento</w:delText></w:r></w:del><w:r><w:rPr></w:rPr><w:t>; verificar el inventario completo; contratar la segunda auditoría.</w:t></w:r></w:p><w:p><w:pPr><w:pStyle w:val="Compact"/><w:numPr><w:ilvl w:val="0"/><w:numId w:val="126"/></w:numPr><w:rPr></w:rPr></w:pPr><w:r><w:rPr><w:b/><w:bCs/></w:rPr><w:t>Resultados de la actividad:</w:t></w:r><w:r><w:rPr></w:rPr><w:t xml:space="preserve"> red de 100 nodos y 10 gateways operativa.</w:t></w:r></w:p><w:p><w:pPr><w:pStyle w:val="Compact"/><w:numPr><w:ilvl w:val="0"/><w:numId w:val="127"/></w:numPr><w:rPr></w:rPr></w:pPr><w:r><w:rPr><w:b/><w:bCs/></w:rPr><w:t>Medio de verificación:</w:t></w:r><w:r><w:rPr></w:rPr><w:t xml:space="preserve"> inventario de 100 nodos y 10 gateways operativos y hito H6 (mes 19).</w:t></w:r></w:p><w:p><w:pPr><w:pStyle w:val="FirstParagraph"/><w:rPr></w:rPr></w:pPr><w:r><w:rPr><w:b/><w:bCs/></w:rPr><w:t>Actividad 2.5. Diseñar el laboratorio de modelación y el inventario de emisión de demolición.</w:t></w:r><w:r><w:rPr></w:rPr><w:t xml:space="preserve"> La actividad especifica la cadena de modelación, el inventario que alimenta al modelo y los equipos del laboratorio. Dura 18 semanas (semanas 8 a 26) y tiene una holgura de seis semanas. Fija antes de la primera campaña un plan de análisis con las métricas, las reglas de dato válido y la línea base de comparación. Inicia además la caracterización del polvo de escombros del territorio.</w:t></w:r></w:p><w:p><w:pPr><w:pStyle w:val="Compact"/><w:numPr><w:ilvl w:val="0"/><w:numId w:val="128"/></w:numPr><w:rPr></w:rPr></w:pPr><w:r><w:rPr><w:b/><w:bCs/></w:rPr><w:t>Responsable:</w:t></w:r><w:r><w:rPr></w:rPr><w:t xml:space="preserve"> investigador líder en modelación de la </w:t></w:r><w:ins w:id="7971" w:author="Unknown Author" w:date="2026-10-30T04:17:53Z"><w:r><w:rPr></w:rPr><w:t>universidad</w:t></w:r></w:ins><w:moveFrom w:id="7972" w:author="Unknown Author" w:date="2026-10-30T04:17:53Z"><w:r><w:rPr></w:rPr><w:t>entidad proponente</w:t></w:r></w:moveFrom><w:r><w:rPr></w:rPr><w:t xml:space="preserve">, con el ingeniero en demolición y control de polvo; </w:t></w:r><w:ins w:id="7973" w:author="Unknown Author" w:date="2026-10-30T04:17:53Z"><w:r><w:rPr></w:rPr><w:t>el servicio contratado de la plataforma geoespacial</w:t></w:r></w:ins><w:del w:id="7974" w:author="Unknown Author" w:date="2026-10-30T04:17:53Z"><w:r><w:rPr></w:rPr><w:delText>la empresa tecnológica</w:delText></w:r></w:del><w:r><w:rPr></w:rPr><w:t xml:space="preserve"> define la interfaz de datos</w:t></w:r><w:del w:id="7975" w:author="Unknown Author" w:date="2026-10-30T04:17:53Z"><w:r><w:rPr></w:rPr><w:delText xml:space="preserve"> con la plataforma</w:delText></w:r></w:del><w:r><w:rPr></w:rPr><w:t>.</w:t></w:r></w:p><w:p><w:pPr><w:pStyle w:val="Compact"/><w:numPr><w:ilvl w:val="0"/><w:numId w:val="129"/></w:numPr><w:rPr></w:rPr></w:pPr><w:r><w:rPr><w:b/><w:bCs/></w:rPr><w:t>Tareas:</w:t></w:r><w:r><w:rPr></w:rPr><w:t xml:space="preserve"> especificar la cadena de modelación y la interfaz con la plataforma; definir las variables y el formato del inventario de emisión; redactar el plan de análisis preestablecido; contratar la cartografía de los sitios; tomar y enviar las primeras muestras de polvo a un laboratorio acreditado.</w:t></w:r></w:p><w:p><w:pPr><w:pStyle w:val="Compact"/><w:numPr><w:ilvl w:val="0"/><w:numId w:val="130"/></w:numPr><w:rPr></w:rPr></w:pPr><w:r><w:rPr><w:b/><w:bCs/></w:rPr><w:t>Resultados de la actividad:</w:t></w:r><w:r><w:rPr></w:rPr><w:t xml:space="preserve"> especificación técnica del laboratorio, formato del inventario y plan de análisis preestablecido.</w:t></w:r></w:p><w:p><w:pPr><w:pStyle w:val="Compact"/><w:numPr><w:ilvl w:val="0"/><w:numId w:val="131"/></w:numPr><w:rPr></w:rPr></w:pPr><w:r><w:rPr><w:b/><w:bCs/></w:rPr><w:t>Medio de verificación:</w:t></w:r><w:r><w:rPr></w:rPr><w:t xml:space="preserve"> documento firmado por la gerencia</w:t></w:r><w:ins w:id="7976" w:author="Unknown Author" w:date="2026-10-30T04:17:53Z"><w:r><w:rPr></w:rPr><w:t xml:space="preserve"> y por el investigador líder en modelación</w:t></w:r></w:ins><w:del w:id="7977" w:author="Unknown Author" w:date="2026-10-30T04:17:53Z"><w:r><w:rPr></w:rPr><w:delText>, la entidad proponente y la empresa tecnológica</w:delText></w:r></w:del><w:r><w:rPr></w:rPr><w:t xml:space="preserve"> en el mes 6, y cartografía recibida.</w:t></w:r></w:p><w:p><w:pPr><w:pStyle w:val="FirstParagraph"/><w:rPr></w:rPr></w:pPr><w:r><w:rPr><w:b/><w:bCs/></w:rPr><w:t>Actividad 2.6. Dotar el laboratorio y montar la cadena de modelación.</w:t></w:r><w:r><w:rPr></w:rPr><w:t xml:space="preserve"> La actividad compra </w:t></w:r><w:del w:id="7978" w:author="Unknown Author" w:date="2026-10-30T04:17:53Z"><w:r><w:rPr></w:rPr><w:delText xml:space="preserve">e importa </w:delText></w:r></w:del><w:r><w:rPr></w:rPr><w:t>los equipos del laboratorio y monta la cadena. Dura 18 semanas (semanas 26 a 44) y tiene una holgura de seis semanas. Los equipos son un servidor de cálculo, cuatro estaciones meteorológicas, un dron con sensor LiDAR, dos monitores portátiles y las licencias de software. La actividad termina con un caso de prueba documentado en el servidor.</w:t></w:r></w:p><w:p><w:pPr><w:pStyle w:val="Compact"/><w:numPr><w:ilvl w:val="0"/><w:numId w:val="132"/></w:numPr><w:rPr></w:rPr></w:pPr><w:r><w:rPr><w:b/><w:bCs/></w:rPr><w:t>Responsable:</w:t></w:r><w:r><w:rPr></w:rPr><w:t xml:space="preserve"> investigador líder en modelación y el ingeniero en dinámica de fluidos de la </w:t></w:r><w:ins w:id="7979" w:author="Unknown Author" w:date="2026-10-30T04:17:53Z"><w:r><w:rPr></w:rPr><w:t>universidad; los ingenieros IoT instalan</w:t></w:r></w:ins><w:del w:id="7980" w:author="Unknown Author" w:date="2026-10-30T04:17:53Z"><w:r><w:rPr></w:rPr><w:delText>entidad proponente; la empresa tecnológica instala</w:delText></w:r></w:del><w:r><w:rPr></w:rPr><w:t xml:space="preserve"> las estaciones y </w:t></w:r><w:ins w:id="7981" w:author="Unknown Author" w:date="2026-10-30T04:17:53Z"><w:r><w:rPr></w:rPr><w:t>conectan</w:t></w:r></w:ins><w:del w:id="7982" w:author="Unknown Author" w:date="2026-10-30T04:17:53Z"><w:r><w:rPr></w:rPr><w:delText>conecta</w:delText></w:r></w:del><w:r><w:rPr></w:rPr><w:t xml:space="preserve"> el laboratorio a la plataforma; el </w:t></w:r><w:ins w:id="7983" w:author="Unknown Author" w:date="2026-10-30T04:17:53Z"><w:r><w:rPr></w:rPr><w:t>especialista en metrología</w:t></w:r></w:ins><w:del w:id="7984" w:author="Unknown Author" w:date="2026-10-30T04:17:53Z"><w:r><w:rPr></w:rPr><w:delText>actor del SNCTI</w:delText></w:r></w:del><w:r><w:rPr></w:rPr><w:t xml:space="preserve"> revisa la especificación de los monitores portátiles.</w:t></w:r></w:p><w:p><w:pPr><w:pStyle w:val="Compact"/><w:numPr><w:ilvl w:val="0"/><w:numId w:val="133"/></w:numPr><w:rPr></w:rPr></w:pPr><w:r><w:rPr><w:b/><w:bCs/></w:rPr><w:t>Tareas:</w:t></w:r><w:r><w:rPr></w:rPr><w:t xml:space="preserve"> cotizar y contratar los equipos; </w:t></w:r><w:ins w:id="7985" w:author="Unknown Author" w:date="2026-10-30T04:17:53Z"><w:r><w:rPr></w:rPr><w:t xml:space="preserve">verificar la entrega en Colombia </w:t></w:r></w:ins><w:del w:id="7986" w:author="Unknown Author" w:date="2026-10-30T04:17:53Z"><w:r><w:rPr></w:rPr><w:delText xml:space="preserve">gestionar la importación </w:delText></w:r></w:del><w:r><w:rPr></w:rPr><w:t xml:space="preserve">y la </w:t></w:r><w:ins w:id="7987" w:author="Unknown Author" w:date="2026-10-30T04:17:53Z"><w:r><w:rPr></w:rPr><w:t>documentación técnica</w:t></w:r></w:ins><w:del w:id="7988" w:author="Unknown Author" w:date="2026-10-30T04:17:53Z"><w:r><w:rPr></w:rPr><w:delText>nacionalización</w:delText></w:r></w:del><w:r><w:rPr></w:rPr><w:t xml:space="preserve">; instalar el servidor y la cadena de modelación; instalar las estaciones </w:t></w:r><w:ins w:id="7989" w:author="Unknown Author" w:date="2026-10-30T04:17:53Z"><w:r><w:rPr></w:rPr><w:t>municipales</w:t></w:r></w:ins><w:del w:id="7990" w:author="Unknown Author" w:date="2026-10-30T04:17:53Z"><w:r><w:rPr></w:rPr><w:delText>departamentales</w:delText></w:r></w:del><w:r><w:rPr></w:rPr><w:t xml:space="preserve"> y configurar la estación móvil; ejecutar un caso de prueba; conectar el laboratorio a la plataforma.</w:t></w:r></w:p><w:p><w:pPr><w:pStyle w:val="Compact"/><w:numPr><w:ilvl w:val="0"/><w:numId w:val="134"/></w:numPr><w:rPr></w:rPr></w:pPr><w:r><w:rPr><w:b/><w:bCs/></w:rPr><w:t>Resultados de la actividad:</w:t></w:r><w:r><w:rPr></w:rPr><w:t xml:space="preserve"> laboratorio dotado y cadena de modelación en operación.</w:t></w:r></w:p><w:p><w:pPr><w:pStyle w:val="Compact"/><w:numPr><w:ilvl w:val="0"/><w:numId w:val="135"/></w:numPr><w:rPr></w:rPr></w:pPr><w:r><w:rPr><w:b/><w:bCs/></w:rPr><w:t>Medio de verificación:</w:t></w:r><w:r><w:rPr></w:rPr><w:t xml:space="preserve"> actas de recibo, caso de prueba ejecutado y hito H9 (mes 11).</w:t></w:r></w:p><w:p><w:pPr><w:pStyle w:val="FirstParagraph"/><w:rPr></w:rPr></w:pPr><w:r><w:rPr><w:b/><w:bCs/></w:rPr><w:t>Actividad 2.7. Construir y calibrar el gemelo predictivo de demolición.</w:t></w:r><w:r><w:rPr></w:rPr><w:t xml:space="preserve"> La actividad construye el modelo de emisión con la granulometría del polvo del territorio y simula casos tipo de geometría. Entrena el modelo sustituto y lo compara con la simulación física. Dura 26 semanas (semanas 44 a 70) y tiene una holgura de seis semanas. La primera calibración usa las tres primeras campañas de medición y cierra con el hito H10.</w:t></w:r></w:p><w:p><w:pPr><w:pStyle w:val="Compact"/><w:numPr><w:ilvl w:val="0"/><w:numId w:val="136"/></w:numPr><w:rPr></w:rPr></w:pPr><w:r><w:rPr><w:b/><w:bCs/></w:rPr><w:t>Responsable:</w:t></w:r><w:r><w:rPr></w:rPr><w:t xml:space="preserve"> investigador líder en modelación y el ingeniero en dinámica de fluidos de la </w:t></w:r><w:ins w:id="7991" w:author="Unknown Author" w:date="2026-10-30T04:17:53Z"><w:r><w:rPr></w:rPr><w:t>universidad; los ingenieros de software integran</w:t></w:r></w:ins><w:del w:id="7992" w:author="Unknown Author" w:date="2026-10-30T04:17:53Z"><w:r><w:rPr></w:rPr><w:delText>entidad proponente; la empresa tecnológica integra</w:delText></w:r></w:del><w:r><w:rPr></w:rPr><w:t xml:space="preserve"> la asimilación de datos y la salida al tablero.</w:t></w:r></w:p><w:p><w:pPr><w:pStyle w:val="Compact"/><w:numPr><w:ilvl w:val="0"/><w:numId w:val="137"/></w:numPr><w:rPr></w:rPr></w:pPr><w:r><w:rPr><w:b/><w:bCs/></w:rPr><w:t>Tareas:</w:t></w:r><w:r><w:rPr></w:rPr><w:t xml:space="preserve"> ajustar los factores de emisión con las muestras de polvo; simular los casos tipo; entrenar y comparar el modelo sustituto; calibrar con las tres primeras campañas; integrar la salida al tablero.</w:t></w:r></w:p><w:p><w:pPr><w:pStyle w:val="Compact"/><w:numPr><w:ilvl w:val="0"/><w:numId w:val="138"/></w:numPr><w:rPr></w:rPr></w:pPr><w:r><w:rPr><w:b/><w:bCs/></w:rPr><w:t>Resultados de la actividad:</w:t></w:r><w:r><w:rPr></w:rPr><w:t xml:space="preserve"> modelo calibrado y documentación del modelo, con su dominio de validez.</w:t></w:r></w:p><w:p><w:pPr><w:pStyle w:val="Compact"/><w:numPr><w:ilvl w:val="0"/><w:numId w:val="139"/></w:numPr><w:rPr></w:rPr></w:pPr><w:r><w:rPr><w:b/><w:bCs/></w:rPr><w:t>Medio de verificación:</w:t></w:r><w:r><w:rPr></w:rPr><w:t xml:space="preserve"> informe de calibración, versión etiquetada del código y hito H10 (mes 17).</w:t></w:r></w:p><w:p><w:pPr><w:pStyle w:val="FirstParagraph"/><w:rPr></w:rPr></w:pPr><w:r><w:rPr><w:b/><w:bCs/></w:rPr><w:t>Actividad 2.8. Administración y apoyo a la supervisión (objetivo específico 2).</w:t></w:r><w:r><w:rPr></w:rPr><w:t xml:space="preserve"> La actividad administra los contratos de compra, la </w:t></w:r><w:ins w:id="7993" w:author="Unknown Author" w:date="2026-10-30T04:17:53Z"><w:r><w:rPr></w:rPr><w:t>recepción de los</w:t></w:r></w:ins><w:del w:id="7994" w:author="Unknown Author" w:date="2026-10-30T04:17:53Z"><w:r><w:rPr></w:rPr><w:delText>importación y nacionalización de</w:delText></w:r></w:del><w:r><w:rPr></w:rPr><w:t xml:space="preserve"> equipos de la red y del laboratorio y el seguimiento de las instalaciones. Dura 24 meses.</w:t></w:r></w:p><w:p><w:pPr><w:pStyle w:val="Compact"/><w:numPr><w:ilvl w:val="0"/><w:numId w:val="140"/></w:numPr><w:rPr></w:rPr></w:pPr><w:r><w:rPr><w:b/><w:bCs/></w:rPr><w:t>Responsable:</w:t></w:r><w:r><w:rPr></w:rPr><w:t xml:space="preserve"> gerencia del proyecto de la </w:t></w:r><w:ins w:id="7995" w:author="Unknown Author" w:date="2026-10-30T04:17:53Z"><w:r><w:rPr></w:rPr><w:t>universidad</w:t></w:r></w:ins><w:moveFrom w:id="7996" w:author="Unknown Author" w:date="2026-10-30T04:17:53Z"><w:r><w:rPr></w:rPr><w:t>entidad proponente</w:t></w:r></w:moveFrom><w:r><w:rPr></w:rPr><w:t>.</w:t></w:r></w:p><w:p><w:pPr><w:pStyle w:val="Compact"/><w:numPr><w:ilvl w:val="0"/><w:numId w:val="141"/></w:numPr><w:rPr></w:rPr></w:pPr><w:r><w:rPr><w:b/><w:bCs/></w:rPr><w:t>Tareas:</w:t></w:r><w:r><w:rPr></w:rPr><w:t xml:space="preserve"> gestionar las órdenes de compra por tramo; </w:t></w:r><w:ins w:id="7997" w:author="Unknown Author" w:date="2026-10-30T04:17:53Z"><w:r><w:rPr></w:rPr><w:t>verificar los plazos de entrega pactados</w:t></w:r></w:ins><w:del w:id="7998" w:author="Unknown Author" w:date="2026-10-30T04:17:53Z"><w:r><w:rPr></w:rPr><w:delText>contratar el agente aduanero</w:delText></w:r></w:del><w:r><w:rPr></w:rPr><w:t>; controlar el inventario y las reservas; reportar la ejecución del objetivo.</w:t></w:r></w:p><w:p><w:pPr><w:pStyle w:val="Compact"/><w:numPr><w:ilvl w:val="0"/><w:numId w:val="142"/></w:numPr><w:rPr></w:rPr></w:pPr><w:r><w:rPr><w:b/><w:bCs/></w:rPr><w:t>Resultados de la actividad:</w:t></w:r><w:r><w:rPr></w:rPr><w:t xml:space="preserve"> compras ejecutadas por tramo y conciliadas con el presupuesto.</w:t></w:r></w:p><w:p><w:pPr><w:pStyle w:val="Compact"/><w:numPr><w:ilvl w:val="0"/><w:numId w:val="143"/></w:numPr><w:rPr></w:rPr></w:pPr><w:r><w:rPr><w:b/><w:bCs/></w:rPr><w:t>Medio de verificación:</w:t></w:r><w:r><w:rPr></w:rPr><w:t xml:space="preserve"> órdenes de compra, actas de recibo y conciliación presupuestal.</w:t></w:r><w:bookmarkEnd w:id="165"/></w:p><w:p><w:pPr><w:pStyle w:val="Heading2"/><w:rPr></w:rPr></w:pPr><w:bookmarkStart w:id="166" w:name="X613255600d4dde93c9e892b702bb2408aed4a67"/><w:r><w:rPr></w:rPr><w:t>14.5. Metodología para el logro del objetivo específico 3</w:t></w:r></w:p><w:p><w:pPr><w:pStyle w:val="FirstParagraph"/><w:rPr></w:rPr></w:pPr><w:r><w:rPr></w:rPr><w:t xml:space="preserve">El objetivo específico 3 logra el uso del tablero y del protocolo y la adopción del protocolo de evaluación previa de demolición. Los modelos de aceptación atribuyen el uso a la utilidad y a la facilidad de uso percibidas (Davis, 1989; Venkatesh et al., 2003). El proyecto añade el nivel institucional, porque los </w:t></w:r><w:ins w:id="7999" w:author="Unknown Author" w:date="2026-10-30T04:17:53Z"><w:r><w:rPr></w:rPr><w:t>consejos</w:t></w:r></w:ins><w:del w:id="8000" w:author="Unknown Author" w:date="2026-10-30T04:17:53Z"><w:r><w:rPr></w:rPr><w:delText>comités</w:delText></w:r></w:del><w:r><w:rPr></w:rPr><w:t xml:space="preserve"> deciden en grupo (Ostrom, 2005). Por eso combina un cuestionario individual con la revisión de las decisiones documentadas y entrevistas a la presidencia de cada </w:t></w:r><w:ins w:id="8001" w:author="Unknown Author" w:date="2026-10-30T04:17:53Z"><w:r><w:rPr></w:rPr><w:t>consejo</w:t></w:r></w:ins><w:del w:id="8002" w:author="Unknown Author" w:date="2026-10-30T04:17:53Z"><w:r><w:rPr></w:rPr><w:delText>comité</w:delText></w:r></w:del><w:r><w:rPr></w:rPr><w:t xml:space="preserve">. La unidad de decisión es el </w:t></w:r><w:ins w:id="8003" w:author="Unknown Author" w:date="2026-10-30T04:17:53Z"><w:r><w:rPr></w:rPr><w:t>consejo</w:t></w:r></w:ins><w:del w:id="8004" w:author="Unknown Author" w:date="2026-10-30T04:17:53Z"><w:r><w:rPr></w:rPr><w:delText>comité</w:delText></w:r></w:del><w:r><w:rPr></w:rPr><w:t xml:space="preserve">, con </w:t></w:r><w:ins w:id="8005" w:author="Unknown Author" w:date="2026-10-30T04:17:53Z"><w:r><w:rPr></w:rPr><w:t>cuatro consejos</w:t></w:r></w:ins><w:del w:id="8006" w:author="Unknown Author" w:date="2026-10-30T04:17:53Z"><w:r><w:rPr></w:rPr><w:delText>15 comités</w:delText></w:r></w:del><w:r><w:rPr></w:rPr><w:t>, y la unidad de encuesta es la persona.</w:t></w:r></w:p><w:p><w:pPr><w:pStyle w:val="BodyText"/><w:rPr></w:rPr></w:pPr><w:r><w:rPr><w:b/><w:bCs/></w:rPr><w:t xml:space="preserve">Actividad 3.1. Co-diseñar los umbrales y el protocolo de alerta con los </w:t></w:r><w:ins w:id="8007" w:author="Unknown Author" w:date="2026-10-30T04:17:53Z"><w:r><w:rPr><w:b/><w:bCs/></w:rPr><w:t>consejos</w:t></w:r></w:ins><w:del w:id="8008" w:author="Unknown Author" w:date="2026-10-30T04:17:53Z"><w:r><w:rPr><w:b/><w:bCs/></w:rPr><w:delText>comités</w:delText></w:r></w:del><w:r><w:rPr><w:b/><w:bCs/></w:rPr><w:t>.</w:t></w:r><w:r><w:rPr></w:rPr><w:t xml:space="preserve"> La actividad co-diseña con los </w:t></w:r><w:ins w:id="8009" w:author="Unknown Author" w:date="2026-10-30T04:17:53Z"><w:r><w:rPr></w:rPr><w:t>consejos</w:t></w:r></w:ins><w:del w:id="8010" w:author="Unknown Author" w:date="2026-10-30T04:17:53Z"><w:r><w:rPr></w:rPr><w:delText>comités</w:delText></w:r></w:del><w:r><w:rPr></w:rPr><w:t xml:space="preserve"> los umbrales de alerta y el protocolo de decisión. Dura 24 semanas (semanas 12 a 36) y tiene una holgura de 12 semanas. El co-diseño requiere un prototipo observable, por eso comienza antes de que termine la construcción. Medir la línea base de uso del tablero es la primera tarea. La estrategia de apropiación de la sección 19 detalla los talleres.</w:t></w:r></w:p><w:p><w:pPr><w:pStyle w:val="Compact"/><w:numPr><w:ilvl w:val="0"/><w:numId w:val="144"/></w:numPr><w:rPr></w:rPr></w:pPr><w:r><w:rPr><w:b/><w:bCs/></w:rPr><w:t>Responsable:</w:t></w:r><w:r><w:rPr></w:rPr><w:t xml:space="preserve"> coordinación de apropiación social de la </w:t></w:r><w:ins w:id="8011" w:author="Unknown Author" w:date="2026-10-30T04:17:53Z"><w:r><w:rPr></w:rPr><w:t>universidad</w:t></w:r></w:ins><w:moveFrom w:id="8012" w:author="Unknown Author" w:date="2026-10-30T04:17:53Z"><w:r><w:rPr></w:rPr><w:t>entidad proponente</w:t></w:r></w:moveFrom><w:r><w:rPr></w:rPr><w:t xml:space="preserve">, con </w:t></w:r><w:ins w:id="8013" w:author="Unknown Author" w:date="2026-10-30T04:17:53Z"><w:r><w:rPr></w:rPr><w:t>los municipios de Manizales y de Calarcá</w:t></w:r></w:ins><w:moveFrom w:id="8014" w:author="Unknown Author" w:date="2026-10-30T04:17:53Z"><w:r><w:rPr></w:rPr><w:t>el municipio aliado</w:t></w:r></w:moveFrom><w:r><w:rPr></w:rPr><w:t>.</w:t></w:r></w:p><w:p><w:pPr><w:pStyle w:val="Compact"/><w:numPr><w:ilvl w:val="0"/><w:numId w:val="145"/></w:numPr><w:rPr></w:rPr></w:pPr><w:r><w:rPr><w:b/><w:bCs/></w:rPr><w:t>Tareas:</w:t></w:r><w:r><w:rPr></w:rPr><w:t xml:space="preserve"> caracterizar a los actores de cada </w:t></w:r><w:ins w:id="8015" w:author="Unknown Author" w:date="2026-10-30T04:17:53Z"><w:r><w:rPr></w:rPr><w:t>consejo</w:t></w:r></w:ins><w:del w:id="8016" w:author="Unknown Author" w:date="2026-10-30T04:17:53Z"><w:r><w:rPr></w:rPr><w:delText>comité</w:delText></w:r></w:del><w:r><w:rPr></w:rPr><w:t>; ejecutar talleres de co-diseño; acordar umbrales y acciones; medir la línea base de uso.</w:t></w:r></w:p><w:p><w:pPr><w:pStyle w:val="Compact"/><w:numPr><w:ilvl w:val="0"/><w:numId w:val="146"/></w:numPr><w:rPr></w:rPr></w:pPr><w:r><w:rPr><w:b/><w:bCs/></w:rPr><w:t>Resultados de la actividad:</w:t></w:r><w:r><w:rPr></w:rPr><w:t xml:space="preserve"> umbrales y protocolo de alerta acordados con los </w:t></w:r><w:ins w:id="8017" w:author="Unknown Author" w:date="2026-10-30T04:17:53Z"><w:r><w:rPr></w:rPr><w:t>consejos</w:t></w:r></w:ins><w:del w:id="8018" w:author="Unknown Author" w:date="2026-10-30T04:17:53Z"><w:r><w:rPr></w:rPr><w:delText>comités</w:delText></w:r></w:del><w:r><w:rPr></w:rPr><w:t>.</w:t></w:r></w:p><w:p><w:pPr><w:pStyle w:val="Compact"/><w:numPr><w:ilvl w:val="0"/><w:numId w:val="147"/></w:numPr><w:rPr></w:rPr></w:pPr><w:r><w:rPr><w:b/><w:bCs/></w:rPr><w:t>Medio de verificación:</w:t></w:r><w:r><w:rPr></w:rPr><w:t xml:space="preserve"> actas firmadas de co-diseño, protocolo versión 1 y línea base de uso.</w:t></w:r></w:p><w:p><w:pPr><w:pStyle w:val="FirstParagraph"/><w:rPr></w:rPr></w:pPr><w:r><w:rPr><w:b/><w:bCs/></w:rPr><w:t xml:space="preserve">Actividad 3.2. Poner en uso el tablero con los </w:t></w:r><w:ins w:id="8019" w:author="Unknown Author" w:date="2026-10-30T04:17:53Z"><w:r><w:rPr><w:b/><w:bCs/></w:rPr><w:t>consejos</w:t></w:r></w:ins><w:del w:id="8020" w:author="Unknown Author" w:date="2026-10-30T04:17:53Z"><w:r><w:rPr><w:b/><w:bCs/></w:rPr><w:delText>comités</w:delText></w:r></w:del><w:r><w:rPr><w:b/><w:bCs/></w:rPr><w:t>.</w:t></w:r><w:r><w:rPr></w:rPr><w:t xml:space="preserve"> La actividad pone el tablero en uso en los </w:t></w:r><w:ins w:id="8021" w:author="Unknown Author" w:date="2026-10-30T04:17:53Z"><w:r><w:rPr></w:rPr><w:t>consejos</w:t></w:r></w:ins><w:del w:id="8022" w:author="Unknown Author" w:date="2026-10-30T04:17:53Z"><w:r><w:rPr></w:rPr><w:delText>comités</w:delText></w:r></w:del><w:r><w:rPr></w:rPr><w:t xml:space="preserve"> y registra sus decisiones. Dura 12 semanas (semanas 50 a 62) y tiene una holgura de seis semanas. La compuerta C1 evalúa un uso piloto previo con los </w:t></w:r><w:ins w:id="8023" w:author="Unknown Author" w:date="2026-10-30T04:17:53Z"><w:r><w:rPr></w:rPr><w:t>consejos</w:t></w:r></w:ins><w:del w:id="8024" w:author="Unknown Author" w:date="2026-10-30T04:17:53Z"><w:r><w:rPr></w:rPr><w:delText>comités</w:delText></w:r></w:del><w:r><w:rPr></w:rPr><w:t xml:space="preserve"> del tramo 1. La actividad amplía ese uso a los </w:t></w:r><w:ins w:id="8025" w:author="Unknown Author" w:date="2026-10-30T04:17:53Z"><w:r><w:rPr></w:rPr><w:t>consejos</w:t></w:r></w:ins><w:del w:id="8026" w:author="Unknown Author" w:date="2026-10-30T04:17:53Z"><w:r><w:rPr></w:rPr><w:delText>comités</w:delText></w:r></w:del><w:r><w:rPr></w:rPr><w:t xml:space="preserve"> del tramo 2 y capacita a las personas funcionarias.</w:t></w:r></w:p><w:p><w:pPr><w:pStyle w:val="Compact"/><w:numPr><w:ilvl w:val="0"/><w:numId w:val="148"/></w:numPr><w:rPr></w:rPr></w:pPr><w:r><w:rPr><w:b/><w:bCs/></w:rPr><w:t>Responsable:</w:t></w:r><w:r><w:rPr></w:rPr><w:t xml:space="preserve"> </w:t></w:r><w:ins w:id="8027" w:author="Unknown Author" w:date="2026-10-30T04:17:53Z"><w:r><w:rPr></w:rPr><w:t>Universidad Santo Tomás</w:t></w:r></w:ins><w:moveFrom w:id="8028" w:author="Unknown Author" w:date="2026-10-30T04:17:53Z"><w:r><w:rPr></w:rPr><w:t>entidad proponente</w:t></w:r></w:moveFrom><w:r><w:rPr></w:rPr><w:t xml:space="preserve">, con </w:t></w:r><w:ins w:id="8029" w:author="Unknown Author" w:date="2026-10-30T04:17:53Z"><w:r><w:rPr></w:rPr><w:t xml:space="preserve">los ingenieros de software </w:t></w:r></w:ins><w:del w:id="8030" w:author="Unknown Author" w:date="2026-10-30T04:17:53Z"><w:r><w:rPr></w:rPr><w:delText xml:space="preserve">la empresa tecnológica </w:delText></w:r></w:del><w:r><w:rPr></w:rPr><w:t xml:space="preserve">para el soporte y </w:t></w:r><w:ins w:id="8031" w:author="Unknown Author" w:date="2026-10-30T04:17:53Z"><w:r><w:rPr></w:rPr><w:t>con los municipios</w:t></w:r></w:ins><w:del w:id="8032" w:author="Unknown Author" w:date="2026-10-30T04:17:53Z"><w:r><w:rPr></w:rPr><w:delText>el municipio aliado</w:delText></w:r></w:del><w:r><w:rPr></w:rPr><w:t xml:space="preserve"> para convocar a los </w:t></w:r><w:ins w:id="8033" w:author="Unknown Author" w:date="2026-10-30T04:17:53Z"><w:r><w:rPr></w:rPr><w:t>consejos</w:t></w:r></w:ins><w:del w:id="8034" w:author="Unknown Author" w:date="2026-10-30T04:17:53Z"><w:r><w:rPr></w:rPr><w:delText>comités</w:delText></w:r></w:del><w:r><w:rPr></w:rPr><w:t>.</w:t></w:r></w:p><w:p><w:pPr><w:pStyle w:val="Compact"/><w:numPr><w:ilvl w:val="0"/><w:numId w:val="149"/></w:numPr><w:rPr></w:rPr></w:pPr><w:r><w:rPr><w:b/><w:bCs/></w:rPr><w:t>Tareas:</w:t></w:r><w:r><w:rPr></w:rPr><w:t xml:space="preserve"> capacitar al personal de los </w:t></w:r><w:ins w:id="8035" w:author="Unknown Author" w:date="2026-10-30T04:17:53Z"><w:r><w:rPr></w:rPr><w:t>consejos</w:t></w:r></w:ins><w:del w:id="8036" w:author="Unknown Author" w:date="2026-10-30T04:17:53Z"><w:r><w:rPr></w:rPr><w:delText>comités</w:delText></w:r></w:del><w:r><w:rPr></w:rPr><w:t>; acompañar las primeras sesiones de decisión; registrar las decisiones; aplicar la encuesta de uso y aceptación.</w:t></w:r></w:p><w:p><w:pPr><w:pStyle w:val="Compact"/><w:numPr><w:ilvl w:val="0"/><w:numId w:val="150"/></w:numPr><w:rPr></w:rPr></w:pPr><w:r><w:rPr><w:b/><w:bCs/></w:rPr><w:t>Resultados de la actividad:</w:t></w:r><w:r><w:rPr></w:rPr><w:t xml:space="preserve"> registro de uso y de decisiones de los </w:t></w:r><w:ins w:id="8037" w:author="Unknown Author" w:date="2026-10-30T04:17:53Z"><w:r><w:rPr></w:rPr><w:t>consejos</w:t></w:r></w:ins><w:del w:id="8038" w:author="Unknown Author" w:date="2026-10-30T04:17:53Z"><w:r><w:rPr></w:rPr><w:delText>comités</w:delText></w:r></w:del><w:r><w:rPr></w:rPr><w:t>.</w:t></w:r></w:p><w:p><w:pPr><w:pStyle w:val="Compact"/><w:numPr><w:ilvl w:val="0"/><w:numId w:val="151"/></w:numPr><w:rPr></w:rPr></w:pPr><w:r><w:rPr><w:b/><w:bCs/></w:rPr><w:t>Medio de verificación:</w:t></w:r><w:r><w:rPr></w:rPr><w:t xml:space="preserve"> actas de los </w:t></w:r><w:ins w:id="8039" w:author="Unknown Author" w:date="2026-10-30T04:17:53Z"><w:r><w:rPr></w:rPr><w:t>consejos</w:t></w:r></w:ins><w:del w:id="8040" w:author="Unknown Author" w:date="2026-10-30T04:17:53Z"><w:r><w:rPr></w:rPr><w:delText>comités</w:delText></w:r></w:del><w:r><w:rPr></w:rPr><w:t xml:space="preserve"> que citan el tablero, registro de accesos y resultados de la encuesta.</w:t></w:r></w:p><w:p><w:pPr><w:pStyle w:val="FirstParagraph"/><w:rPr></w:rPr></w:pPr><w:r><w:rPr><w:b/><w:bCs/></w:rPr><w:t>Actividad 3.3. Formar custodios y firmar los convenios por tramo.</w:t></w:r><w:r><w:rPr></w:rPr><w:t xml:space="preserve"> La actividad forma y certifica a las personas que operan y custodian la red, y firma los convenios de custodia por tramo. Dura 16 semanas (semanas 70 a 86) y tiene una holgura de 12 semanas. La meta es certificar a 60 personas. Cada componente de la red pasa a un custodio designado con una condición de recepción.</w:t></w:r></w:p><w:p><w:pPr><w:pStyle w:val="Compact"/><w:numPr><w:ilvl w:val="0"/><w:numId w:val="152"/></w:numPr><w:rPr></w:rPr></w:pPr><w:r><w:rPr><w:b/><w:bCs/></w:rPr><w:t>Responsable:</w:t></w:r><w:r><w:rPr></w:rPr><w:t xml:space="preserve"> profesional de convenios y custodia de la </w:t></w:r><w:ins w:id="8041" w:author="Unknown Author" w:date="2026-10-30T04:17:53Z"><w:r><w:rPr></w:rPr><w:t>universidad</w:t></w:r></w:ins><w:moveFrom w:id="8042" w:author="Unknown Author" w:date="2026-10-30T04:17:53Z"><w:r><w:rPr></w:rPr><w:t>entidad proponente</w:t></w:r></w:moveFrom><w:r><w:rPr></w:rPr><w:t xml:space="preserve">, con </w:t></w:r><w:ins w:id="8043" w:author="Unknown Author" w:date="2026-10-30T04:17:53Z"><w:r><w:rPr></w:rPr><w:t>los municipios y con Avanciencia, que estructura los convenios</w:t></w:r></w:ins><w:del w:id="8044" w:author="Unknown Author" w:date="2026-10-30T04:17:53Z"><w:r><w:rPr></w:rPr><w:delText>el municipio aliado y el actor del SNCTI</w:delText></w:r></w:del><w:r><w:rPr></w:rPr><w:t>.</w:t></w:r></w:p><w:p><w:pPr><w:pStyle w:val="Compact"/><w:numPr><w:ilvl w:val="0"/><w:numId w:val="153"/></w:numPr><w:rPr></w:rPr></w:pPr><w:r><w:rPr><w:b/><w:bCs/></w:rPr><w:t>Tareas:</w:t></w:r><w:r><w:rPr></w:rPr><w:t xml:space="preserve"> diseñar el programa de formación; evaluar con rúbricas el desempeño práctico; negociar y firmar los convenios; verificar que cada convenio tenga partida.</w:t></w:r></w:p><w:p><w:pPr><w:pStyle w:val="Compact"/><w:numPr><w:ilvl w:val="0"/><w:numId w:val="154"/></w:numPr><w:rPr></w:rPr></w:pPr><w:r><w:rPr><w:b/><w:bCs/></w:rPr><w:t>Resultados de la actividad:</w:t></w:r><w:r><w:rPr></w:rPr><w:t xml:space="preserve"> 60 personas certificadas y convenios de custodia firmados por tramo.</w:t></w:r></w:p><w:p><w:pPr><w:pStyle w:val="Compact"/><w:numPr><w:ilvl w:val="0"/><w:numId w:val="155"/></w:numPr><w:rPr></w:rPr></w:pPr><w:r><w:rPr><w:b/><w:bCs/></w:rPr><w:t>Medio de verificación:</w:t></w:r><w:r><w:rPr></w:rPr><w:t xml:space="preserve"> certificados de formación, rúbricas de desempeño y convenios firmados con partida.</w:t></w:r></w:p><w:p><w:pPr><w:pStyle w:val="FirstParagraph"/><w:rPr></w:rPr></w:pPr><w:r><w:rPr><w:b/><w:bCs/></w:rPr><w:t>Actividad 3.4. Transferir, cerrar y evaluar.</w:t></w:r><w:r><w:rPr></w:rPr><w:t xml:space="preserve"> La actividad entrega los componentes a los custodios, registra la propiedad intelectual y cierra el proyecto. Dura seis semanas (semanas 98 a 104). Entrega, junto con la actividad 3.5, los tres documentos de planeación. Son el protocolo de alerta, el plan de sostenibilidad con los convenios y el protocolo de evaluación previa de demolición. Realiza la evaluación externa final y el informe técnico de cierre.</w:t></w:r></w:p><w:p><w:pPr><w:pStyle w:val="Compact"/><w:numPr><w:ilvl w:val="0"/><w:numId w:val="156"/></w:numPr><w:rPr><w:ins w:id="8047" w:author="Unknown Author" w:date="2026-10-30T04:17:53Z"></w:ins></w:rPr></w:pPr><w:ins w:id="8045" w:author="Unknown Author" w:date="2026-10-30T04:17:53Z"><w:r><w:rPr><w:b/><w:bCs/></w:rPr><w:t>Responsable:</w:t></w:r></w:ins><w:ins w:id="8046" w:author="Unknown Author" w:date="2026-10-30T04:17:53Z"><w:r><w:rPr></w:rPr><w:t xml:space="preserve"> Universidad Santo Tomás, que asume la custodia permanente de los datos, con los municipios y con Avanciencia en la valoración y la propiedad intelectual.</w:t></w:r></w:ins></w:p><w:p><w:pPr><w:pStyle w:val="Compact"/><w:numPr><w:ilvl w:val="0"/><w:numId w:val="157"/></w:numPr><w:rPr><w:del w:id="8050" w:author="Unknown Author" w:date="2026-10-30T04:17:53Z"></w:del></w:rPr></w:pPr><w:del w:id="8048" w:author="Unknown Author" w:date="2026-10-30T04:17:53Z"><w:r><w:rPr><w:b/><w:bCs/></w:rPr><w:delText>Responsable:</w:delText></w:r></w:del><w:del w:id="8049" w:author="Unknown Author" w:date="2026-10-30T04:17:53Z"><w:r><w:rPr></w:rPr><w:delText xml:space="preserve"> entidad proponente, con la empresa tecnológica, el municipio aliado y el actor del SNCTI, que asume la custodia científica de los datos.</w:delText></w:r></w:del></w:p><w:p><w:pPr><w:pStyle w:val="Compact"/><w:numPr><w:ilvl w:val="0"/><w:numId w:val="158"/></w:numPr><w:rPr></w:rPr></w:pPr><w:r><w:rPr><w:b/><w:bCs/></w:rPr><w:t>Tareas:</w:t></w:r><w:r><w:rPr></w:rPr><w:t xml:space="preserve"> entregar nodos, gateways, gemelo digital y tablero a los custodios; firmar la cláusula de apertura; registrar el software y los datos; elaborar el informe de cierre.</w:t></w:r></w:p><w:p><w:pPr><w:pStyle w:val="Compact"/><w:numPr><w:ilvl w:val="0"/><w:numId w:val="159"/></w:numPr><w:rPr></w:rPr></w:pPr><w:r><w:rPr><w:b/><w:bCs/></w:rPr><w:t>Resultados de la actividad:</w:t></w:r><w:r><w:rPr></w:rPr><w:t xml:space="preserve"> actas de entrega a custodios, documentos de planeación y evaluación final.</w:t></w:r></w:p><w:p><w:pPr><w:pStyle w:val="Compact"/><w:numPr><w:ilvl w:val="0"/><w:numId w:val="160"/></w:numPr><w:rPr></w:rPr></w:pPr><w:r><w:rPr><w:b/><w:bCs/></w:rPr><w:t>Medio de verificación:</w:t></w:r><w:r><w:rPr></w:rPr><w:t xml:space="preserve"> actas de entrega firmadas, cláusula de apertura y hito H8 (mes 24).</w:t></w:r></w:p><w:p><w:pPr><w:pStyle w:val="FirstParagraph"/><w:rPr></w:rPr></w:pPr><w:r><w:rPr><w:b/><w:bCs/></w:rPr><w:t>Actividad 3.5. Adoptar el protocolo de evaluación previa de demolición y transferir el laboratorio.</w:t></w:r><w:r><w:rPr></w:rPr><w:t xml:space="preserve"> La actividad redacta con la entidad territorial el protocolo que regula la solicitud y el uso de las evaluaciones previas. Dura 10 semanas (semanas 90 a 100) y tiene una holgura de cuatro semanas. Realiza seis talleres, </w:t></w:r><w:ins w:id="8051" w:author="Unknown Author" w:date="2026-10-30T04:17:53Z"><w:r><w:rPr></w:rPr><w:t>tres por municipio</w:t></w:r></w:ins><w:del w:id="8052" w:author="Unknown Author" w:date="2026-10-30T04:17:53Z"><w:r><w:rPr></w:rPr><w:delText>dos por departamento</w:delText></w:r></w:del><w:r><w:rPr></w:rPr><w:t xml:space="preserve">, con </w:t></w:r><w:ins w:id="8053" w:author="Unknown Author" w:date="2026-10-30T04:17:53Z"><w:r><w:rPr></w:rPr><w:t>consejos</w:t></w:r></w:ins><w:del w:id="8054" w:author="Unknown Author" w:date="2026-10-30T04:17:53Z"><w:r><w:rPr></w:rPr><w:delText>comités</w:delText></w:r></w:del><w:r><w:rPr></w:rPr><w:t xml:space="preserve"> y responsables de obra. Entrega las evaluaciones solicitadas y transfiere el laboratorio a la universidad.</w:t></w:r></w:p><w:p><w:pPr><w:pStyle w:val="Compact"/><w:numPr><w:ilvl w:val="0"/><w:numId w:val="161"/></w:numPr><w:rPr></w:rPr></w:pPr><w:r><w:rPr><w:b/><w:bCs/></w:rPr><w:t>Responsable:</w:t></w:r><w:r><w:rPr></w:rPr><w:t xml:space="preserve"> investigador líder en modelación de la </w:t></w:r><w:ins w:id="8055" w:author="Unknown Author" w:date="2026-10-30T04:17:53Z"><w:r><w:rPr></w:rPr><w:t xml:space="preserve">universidad; los municipios adoptan </w:t></w:r></w:ins><w:del w:id="8056" w:author="Unknown Author" w:date="2026-10-30T04:17:53Z"><w:r><w:rPr></w:rPr><w:delText xml:space="preserve">entidad proponente; el municipio aliado adopta </w:delText></w:r></w:del><w:r><w:rPr></w:rPr><w:t xml:space="preserve">el protocolo; </w:t></w:r><w:ins w:id="8057" w:author="Unknown Author" w:date="2026-10-30T04:17:53Z"><w:r><w:rPr></w:rPr><w:t>Avanciencia revisa la licencia del modelo; los ingenieros de software documentan</w:t></w:r></w:ins><w:del w:id="8058" w:author="Unknown Author" w:date="2026-10-30T04:17:53Z"><w:r><w:rPr></w:rPr><w:delText>el actor del SNCTI participa en su revisión; la empresa tecnológica documenta</w:delText></w:r></w:del><w:r><w:rPr></w:rPr><w:t xml:space="preserve"> la interfaz del modelo con la plataforma.</w:t></w:r></w:p><w:p><w:pPr><w:pStyle w:val="Compact"/><w:numPr><w:ilvl w:val="0"/><w:numId w:val="162"/></w:numPr><w:rPr></w:rPr></w:pPr><w:r><w:rPr><w:b/><w:bCs/></w:rPr><w:t>Tareas:</w:t></w:r><w:r><w:rPr></w:rPr><w:t xml:space="preserve"> redactar el protocolo con la entidad territorial; realizar los seis talleres; entregar las evaluaciones previas solicitadas; registrar el software y los datos del modelo ante la DNDA; firmar el acta de transferencia del laboratorio; atender la verificación independiente.</w:t></w:r></w:p><w:p><w:pPr><w:pStyle w:val="Compact"/><w:numPr><w:ilvl w:val="0"/><w:numId w:val="163"/></w:numPr><w:rPr></w:rPr></w:pPr><w:r><w:rPr><w:b/><w:bCs/></w:rPr><w:t>Resultados de la actividad:</w:t></w:r><w:r><w:rPr></w:rPr><w:t xml:space="preserve"> protocolo de evaluación previa adoptado, al menos 12 evaluaciones entregadas, con tres por </w:t></w:r><w:ins w:id="8059" w:author="Unknown Author" w:date="2026-10-30T04:17:53Z"><w:r><w:rPr></w:rPr><w:t>municipio</w:t></w:r></w:ins><w:del w:id="8060" w:author="Unknown Author" w:date="2026-10-30T04:17:53Z"><w:r><w:rPr></w:rPr><w:delText>departamento</w:delText></w:r></w:del><w:r><w:rPr></w:rPr><w:t xml:space="preserve"> como mínimo, y laboratorio transferido.</w:t></w:r></w:p><w:p><w:pPr><w:pStyle w:val="Compact"/><w:numPr><w:ilvl w:val="0"/><w:numId w:val="164"/></w:numPr><w:rPr></w:rPr></w:pPr><w:r><w:rPr><w:b/><w:bCs/></w:rPr><w:t>Medio de verificación:</w:t></w:r><w:r><w:rPr></w:rPr><w:t xml:space="preserve"> acta de adopción del protocolo, informes con constancia de recibo, acta de transferencia y registro ante la DNDA.</w:t></w:r></w:p><w:p><w:pPr><w:pStyle w:val="FirstParagraph"/><w:rPr></w:rPr></w:pPr><w:r><w:rPr><w:b/><w:bCs/></w:rPr><w:t>Actividad 3.6. Administración y apoyo a la supervisión (objetivo específico 3).</w:t></w:r><w:r><w:rPr></w:rPr><w:t xml:space="preserve"> La actividad administra los eventos de apropiación, la logística de los talleres y la gestión de los convenios. Dura 24 meses.</w:t></w:r></w:p><w:p><w:pPr><w:pStyle w:val="Compact"/><w:numPr><w:ilvl w:val="0"/><w:numId w:val="165"/></w:numPr><w:rPr></w:rPr></w:pPr><w:r><w:rPr><w:b/><w:bCs/></w:rPr><w:t>Responsable:</w:t></w:r><w:r><w:rPr></w:rPr><w:t xml:space="preserve"> gerencia del proyecto de la </w:t></w:r><w:ins w:id="8061" w:author="Unknown Author" w:date="2026-10-30T04:17:53Z"><w:r><w:rPr></w:rPr><w:t>universidad</w:t></w:r></w:ins><w:moveFrom w:id="8062" w:author="Unknown Author" w:date="2026-10-30T04:17:53Z"><w:r><w:rPr></w:rPr><w:t>entidad proponente</w:t></w:r></w:moveFrom><w:r><w:rPr></w:rPr><w:t>.</w:t></w:r></w:p><w:p><w:pPr><w:pStyle w:val="Compact"/><w:numPr><w:ilvl w:val="0"/><w:numId w:val="166"/></w:numPr><w:rPr></w:rPr></w:pPr><w:r><w:rPr><w:b/><w:bCs/></w:rPr><w:t>Tareas:</w:t></w:r><w:r><w:rPr></w:rPr><w:t xml:space="preserve"> programar y contratar la logística de los eventos; custodiar los soportes de asistencia; reportar la ejecución del objetivo.</w:t></w:r></w:p><w:p><w:pPr><w:pStyle w:val="Compact"/><w:numPr><w:ilvl w:val="0"/><w:numId w:val="167"/></w:numPr><w:rPr></w:rPr></w:pPr><w:r><w:rPr><w:b/><w:bCs/></w:rPr><w:t>Resultados de la actividad:</w:t></w:r><w:r><w:rPr></w:rPr><w:t xml:space="preserve"> eventos de apropiación realizados y soportados.</w:t></w:r></w:p><w:p><w:pPr><w:pStyle w:val="Compact"/><w:numPr><w:ilvl w:val="0"/><w:numId w:val="168"/></w:numPr><w:rPr></w:rPr></w:pPr><w:r><w:rPr><w:b/><w:bCs/></w:rPr><w:t>Medio de verificación:</w:t></w:r><w:r><w:rPr></w:rPr><w:t xml:space="preserve"> listas de asistencia, facturas y conciliación presupuestal.</w:t></w:r></w:p><w:p><w:pPr><w:pStyle w:val="FirstParagraph"/><w:rPr></w:rPr></w:pPr><w:r><w:rPr></w:rPr><w:t xml:space="preserve">Las 22 actividades coinciden con las del cronograma de la sección 21. Coinciden también con la cadena de valor de la sección 15 y con el presupuesto de la sección 28. La evaluación del uso institucional no permite atribuir efectos al proyecto. El diseño carece de grupo de comparación y la asignación de los </w:t></w:r><w:ins w:id="8063" w:author="Unknown Author" w:date="2026-10-30T04:17:53Z"><w:r><w:rPr></w:rPr><w:t>consejos</w:t></w:r></w:ins><w:del w:id="8064" w:author="Unknown Author" w:date="2026-10-30T04:17:53Z"><w:r><w:rPr></w:rPr><w:delText>comités</w:delText></w:r></w:del><w:r><w:rPr></w:rPr><w:t xml:space="preserve"> a los tramos no es aleatoria (Gertler et al., 2016). Por eso el proyecto describe el uso y analiza la contribución, y no afirma una atribución causal (Mayne, 2012). El Anexo A declara los estimandos y los límites de la inferencia causal.</w:t></w:r><w:bookmarkEnd w:id="166"/></w:p><w:p><w:pPr><w:pStyle w:val="Heading2"/><w:rPr></w:rPr></w:pPr><w:bookmarkStart w:id="167" w:name="X7066f5677759c818f8069fc2d69cc19d73c2c3c"/><w:r><w:rPr></w:rPr><w:t>14.6. Método del laboratorio de modelación predictiva</w:t></w:r></w:p><w:p><w:pPr><w:pStyle w:val="FirstParagraph"/><w:rPr></w:rPr></w:pPr><w:r><w:rPr></w:rPr><w:t>El laboratorio estima, antes de demoler una edificación, la emisión de PM10 y PM2,5, su dispersión y la concentración esperada en receptores definidos. Sus actividades pertenecen a los objetivos específicos 1, 2 y 3 y se describen en las subsecciones 14.3 a 14.5. Este apartado reúne el método completo, para que la validación no dependa de decisiones posteriores. La Figura 14.3 muestra la cadena de modelación y su ciclo de validación.</w:t></w:r></w:p><w:p><w:pPr><w:pStyle w:val="FiguraRotulo"/><w:rPr></w:rPr></w:pPr><w:bookmarkStart w:id="168" w:name="rot_Figura_14_3"/><w:r><w:rPr><w:b/><w:bCs/></w:rPr><w:t>Figura 14.3</w:t></w:r><w:bookmarkEnd w:id="168"/></w:p><w:p><w:pPr><w:pStyle w:val="FiguraTitulo"/><w:rPr></w:rPr></w:pPr><w:r><w:rPr><w:i/><w:iCs/></w:rPr><w:t>La cadena de modelación combina inventario, emisión, dispersión y evaluación previa, y se valida con mediciones en eventos reales</w:t></w:r></w:p><w:p><w:pPr><w:pStyle w:val="BodyText"/><w:rPr></w:rPr></w:pPr><w:r><w:rPr></w:rPr><w:drawing><wp:inline distT="0" distB="0" distL="0" distR="0"><wp:extent cx="5579745" cy="4798695"/><wp:effectExtent l="0" t="0" r="0" b="0"/><wp:docPr id="18" name="Image18"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8" name="Image18" descr=""></pic:cNvPr><pic:cNvPicPr><a:picLocks noChangeAspect="1" noChangeArrowheads="1"/></pic:cNvPicPr></pic:nvPicPr><pic:blipFill><a:blip r:embed="rId19"></a:blip><a:stretch><a:fillRect/></a:stretch></pic:blipFill><pic:spPr bwMode="auto"><a:xfrm><a:off x="0" y="0"/><a:ext cx="5579745" cy="4798695"/></a:xfrm><a:prstGeom prst="rect"><a:avLst/></a:prstGeom></pic:spPr></pic:pic></a:graphicData></a:graphic></wp:inline></w:drawing></w:r></w:p><w:p><w:pPr><w:pStyle w:val="FiguraNota"/><w:rPr></w:rPr></w:pPr><w:r><w:rPr><w:i/><w:iCs/></w:rPr><w:t>Nota.</w:t></w:r><w:r><w:rPr></w:rPr><w:t xml:space="preserve"> Elaboración propia con la formulación del proyecto. Las flechas indican el flujo de datos. Software: Python 3 y matplotlib.</w:t></w:r></w:p><w:p><w:pPr><w:pStyle w:val="BodyText"/><w:rPr></w:rPr></w:pPr><w:r><w:rPr><w:b/><w:bCs/></w:rPr><w:t>Cadena de modelación.</w:t></w:r><w:r><w:rPr></w:rPr><w:t xml:space="preserve"> La cadena tiene un inventario de entrada y cuatro módulos. El inventario de la demolición reúne volumen, material, método, altura, calendario y medidas de control, con la geometría que levanta el dron. El primer módulo es el modelo de emisión. Parte de los factores genéricos de la EPA (1995) y los ajusta con la granulometría y la composición del polvo del territorio. El segundo es el modelo de dispersión. AERMOD cumple la función de cribado (Cimorelli et al., 2005), y una simulación numérica del flujo entre edificios lo complementa cuando la geometría lo exige (Lateb et al., 2016). El tercero es un modelo sustituto de aprendizaje supervisado, entrenado con las simulaciones, que entrega la estimación con rapidez. El cuarto es la evaluación previa. Entrega la concentración esperada en los receptores, su comparación con los valores guía de 24 horas de la OMS (2021) y escenarios de medidas de control.</w:t></w:r></w:p><w:p><w:pPr><w:pStyle w:val="BodyText"/><w:rPr></w:rPr></w:pPr><w:r><w:rPr><w:b/><w:bCs/></w:rPr><w:t>Datos de entrada.</w:t></w:r><w:r><w:rPr></w:rPr><w:t xml:space="preserve"> Cuatro estaciones meteorológicas automáticas, </w:t></w:r><w:ins w:id="8065" w:author="Unknown Author" w:date="2026-10-30T04:17:53Z"><w:r><w:rPr></w:rPr><w:t xml:space="preserve">una por municipio, una de referencia en el laboratorio </w:t></w:r></w:ins><w:del w:id="8066" w:author="Unknown Author" w:date="2026-10-30T04:17:53Z"><w:r><w:rPr></w:rPr><w:delText xml:space="preserve">tres departamentales </w:delText></w:r></w:del><w:r><w:rPr></w:rPr><w:t>y una móvil, miden viento, lluvia y radiación</w:t></w:r><w:del w:id="8067" w:author="Unknown Author" w:date="2026-10-30T04:17:53Z"><w:r><w:rPr></w:rPr><w:delText xml:space="preserve"> en los sitios</w:delText></w:r></w:del><w:r><w:rPr></w:rPr><w:t xml:space="preserve">. El dron con sensor LiDAR y receptor GNSS levanta la geometría antes de cada evento. Una cartografía de alta resolución aporta el terreno. Treinta muestras de polvo de escombros, analizadas en un laboratorio acreditado, aportan la granulometría y la composición. El pronóstico meteorológico proviene de </w:t></w:r><w:r><w:rPr><w:color w:val="00B050"/></w:rPr><w:t>[Diligenciar: fuente del pronóstico meteorológico y acuerdo de acceso a los datos]</w:t></w:r><w:r><w:rPr></w:rPr><w:t>. El inventario de emisión se expresa en rangos y no en valores únicos. El volumen, el método y las medidas de control se conocen con incertidumbre.</w:t></w:r></w:p><w:p><w:pPr><w:pStyle w:val="BodyText"/><w:rPr></w:rPr></w:pPr><w:r><w:rPr><w:b/><w:bCs/></w:rPr><w:t>Campañas y validación.</w:t></w:r><w:r><w:rPr></w:rPr><w:t xml:space="preserve"> Nueve campañas de medición se programan entre los meses 14 y 22. En cada evento, un monitor portátil de referencia equivalente mide el fondo a barlovento. Otro mide a sotavento, a una distancia que varía por evento entre 25 y 100 metros. Los nodos cercanos aportan receptores adicionales con error conocido. Dorevitch et al. (2006) hallaron que el efecto depende de la distancia y del viento, de modo que el diseño varía ambas condiciones. Las tres primeras campañas permiten una primera calibración, que cierra el hito H10. La validación final usa validación cruzada dejando un evento fuera. El modelo se calibra con los demás eventos y se evalúa en el retenido, de modo que ningún evento calibra y evalúa a la vez.</w:t></w:r></w:p><w:p><w:pPr><w:pStyle w:val="BodyText"/><w:rPr></w:rPr></w:pPr><w:r><w:rPr><w:b/><w:bCs/></w:rPr><w:t>Criterios de desempeño.</w:t></w:r><w:r><w:rPr></w:rPr><w:t xml:space="preserve"> Cada par compara el promedio de 24 horas estimado y medido en un receptor, después de restar el fondo medido a barlovento. La meta es una FAC2 de 0,5 o más y un sesgo fraccional absoluto de 0,3 o menos. Son valores de referencia de la práctica de evaluación de modelos (Chang y Hanna, 2004). El desempeño con promedios horarios se reporta como criterio secundario. El gemelo se compara además con la línea base de cribado con factores genéricos, que es la alternativa B de la sección 13.3. Si no la supera, el protocolo restringe el uso del resultado y el proyecto informa el desempeño real. Un verificador independiente revisa el modelo y las métricas antes de la transferencia.</w:t></w:r></w:p><w:p><w:pPr><w:pStyle w:val="BodyText"/><w:rPr></w:rPr></w:pPr><w:r><w:rPr><w:b/><w:bCs/></w:rPr><w:t>Alcance y límites.</w:t></w:r><w:r><w:rPr></w:rPr><w:t xml:space="preserve"> El gemelo estima concentraciones de PM2,5 y PM10 en receptores definidos. No estima efectos en la salud, no asigna responsabilidades y no sustituye la autorización de la autoridad competente. Su dominio de validez se limita a los materiales, los métodos, las distancias y las condiciones meteorológicas medidos. Fuera de ese dominio, la evaluación marca el resultado como extrapolación. El proyecto no ejecuta medidas de control. Estima el efecto esperado de escenarios como la humectación o el cerramiento, y presenta ese efecto como supuesto mientras una campaña no lo verifique.</w:t></w:r></w:p><w:p><w:pPr><w:pStyle w:val="BodyText"/><w:rPr></w:rPr></w:pPr><w:r><w:rPr><w:b/><w:bCs/></w:rPr><w:t>Entrega.</w:t></w:r><w:r><w:rPr></w:rPr><w:t xml:space="preserve"> El informe de evaluación previa contiene la estimación con su incertidumbre, la comparación con los valores guía y las medidas sugeridas. El </w:t></w:r><w:ins w:id="8068" w:author="Unknown Author" w:date="2026-10-30T04:17:53Z"><w:r><w:rPr></w:rPr><w:t>consejo</w:t></w:r></w:ins><w:del w:id="8069" w:author="Unknown Author" w:date="2026-10-30T04:17:53Z"><w:r><w:rPr></w:rPr><w:delText>comité</w:delText></w:r></w:del><w:r><w:rPr></w:rPr><w:t xml:space="preserve"> o la entidad territorial decide. Las evaluaciones de los eventos de campaña cuentan como evaluaciones previas. Las demás se entregan a solicitud de las entidades territoriales entre los meses 20 y 24. El protocolo que adopta la actividad 3.5 define quién solicita la evaluación, qué información entrega y en qué plazo recibe el informe.</w:t></w:r><w:bookmarkEnd w:id="155"/><w:bookmarkEnd w:id="167"/></w:p><w:p><w:pPr><w:pStyle w:val="Heading1"/><w:rPr></w:rPr></w:pPr><w:bookmarkStart w:id="169" w:name="cadena-de-valor"/><w:r><w:rPr></w:rPr><w:t>15. CADENA DE VALOR</w:t></w:r></w:p><w:p><w:pPr><w:pStyle w:val="FirstParagraph"/><w:rPr></w:rPr></w:pPr><w:r><w:rPr></w:rPr><w:t>La cadena de valor relaciona de forma secuencial los objetivos específicos con los productos que los materializan. Relaciona también esos productos con las actividades que los producen. El proyecto tiene tres objetivos, nueve productos del catálogo de la Metodología General Ajustada (MGA) y 22 actividades. Las actividades coinciden con las de la metodología de la sección 14 y con las del cronograma de la sección 21. La Tabla 15.1 presenta la cadena en el formato de los TdR y la Figura 15.1 la representa de forma gráfica (Ministerio de Ciencia, Tecnología e Innovación [MinCiencias], 2026).</w:t></w:r></w:p><w:p><w:pPr><w:pStyle w:val="TablaRotulo"/><w:rPr></w:rPr></w:pPr><w:bookmarkStart w:id="170" w:name="rot_Tabla_15_1"/><w:r><w:rPr><w:b/><w:bCs/></w:rPr><w:t>Tabla 15.1</w:t></w:r><w:bookmarkEnd w:id="170"/></w:p><w:p><w:pPr><w:pStyle w:val="TablaTitulo"/><w:rPr></w:rPr></w:pPr><w:r><w:rPr><w:i/><w:iCs/></w:rPr><w:t>Cadena de valor: objetivos específicos, productos, medición, meta y actividades asociadas</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575"/><w:gridCol w:w="2322"/><w:gridCol w:w="2240"/><w:gridCol w:w="2157"/><w:gridCol w:w="1660"/></w:tblGrid><w:tr><w:trPr><w:tblHeader w:val="true"/><w:ins w:id="8070" w:author="Unknown Author" w:date="2026-10-30T04:17:53Z"/><w:cantSplit w:val="true"/></w:trPr><w:tc><w:tcPr><w:tcW w:w="157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8072" w:author="Unknown Author" w:date="2026-10-30T04:17:53Z"></w:ins></w:rPr></w:pPr><w:ins w:id="8071" w:author="Unknown Author" w:date="2026-10-30T04:17:53Z"><w:r><w:rPr><w:b/><w:kern w:val="0"/><w:szCs w:val="24"/><w:lang w:val="es-CO" w:eastAsia="en-US" w:bidi="ar-SA"/></w:rPr><w:t>Objetivo específico</w:t></w:r></w:ins></w:p></w:tc><w:tc><w:tcPr><w:tcW w:w="232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8074" w:author="Unknown Author" w:date="2026-10-30T04:17:53Z"></w:ins></w:rPr></w:pPr><w:ins w:id="8073" w:author="Unknown Author" w:date="2026-10-30T04:17:53Z"><w:r><w:rPr><w:b/><w:kern w:val="0"/><w:szCs w:val="24"/><w:lang w:val="es-CO" w:eastAsia="en-US" w:bidi="ar-SA"/></w:rPr><w:t>Producto</w:t></w:r></w:ins></w:p></w:tc><w:tc><w:tcPr><w:tcW w:w="224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8076" w:author="Unknown Author" w:date="2026-10-30T04:17:53Z"></w:ins></w:rPr></w:pPr><w:ins w:id="8075" w:author="Unknown Author" w:date="2026-10-30T04:17:53Z"><w:r><w:rPr><w:b/><w:kern w:val="0"/><w:szCs w:val="24"/><w:lang w:val="es-CO" w:eastAsia="en-US" w:bidi="ar-SA"/></w:rPr><w:t>Medido a través del cual se verifica</w:t></w:r></w:ins></w:p></w:tc><w:tc><w:tcPr><w:tcW w:w="215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8078" w:author="Unknown Author" w:date="2026-10-30T04:17:53Z"></w:ins></w:rPr></w:pPr><w:ins w:id="8077" w:author="Unknown Author" w:date="2026-10-30T04:17:53Z"><w:r><w:rPr><w:b/><w:kern w:val="0"/><w:szCs w:val="24"/><w:lang w:val="es-CO" w:eastAsia="en-US" w:bidi="ar-SA"/></w:rPr><w:t>Cantidad o meta</w:t></w:r></w:ins></w:p></w:tc><w:tc><w:tcPr><w:tcW w:w="166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8080" w:author="Unknown Author" w:date="2026-10-30T04:17:53Z"></w:ins></w:rPr></w:pPr><w:ins w:id="8079" w:author="Unknown Author" w:date="2026-10-30T04:17:53Z"><w:r><w:rPr><w:b/><w:kern w:val="0"/><w:szCs w:val="24"/><w:lang w:val="es-CO" w:eastAsia="en-US" w:bidi="ar-SA"/></w:rPr><w:t>Actividades asociadas al producto</w:t></w:r></w:ins></w:p></w:tc></w:tr><w:tr><w:trPr><w:ins w:id="8081" w:author="Unknown Author" w:date="2026-10-30T04:17:53Z"/><w:cantSplit w:val="true"/></w:trPr><w:tc><w:tcPr><w:tcW w:w="1575" w:type="dxa"/><w:tcBorders></w:tcBorders></w:tcPr><w:p><w:pPr><w:pStyle w:val="Tabla9"/><w:widowControl/><w:jc w:val="left"/><w:rPr><w:kern w:val="0"/><w:szCs w:val="24"/><w:lang w:val="es-CO" w:eastAsia="en-US" w:bidi="ar-SA"/><w:ins w:id="8083" w:author="Unknown Author" w:date="2026-10-30T04:17:53Z"></w:ins></w:rPr></w:pPr><w:ins w:id="8082" w:author="Unknown Author" w:date="2026-10-30T04:17:53Z"><w:r><w:rPr><w:kern w:val="0"/><w:szCs w:val="24"/><w:lang w:val="es-CO" w:eastAsia="en-US" w:bidi="ar-SA"/></w:rPr><w:t>Objetivo específico 1 (OE1)</w:t></w:r></w:ins></w:p></w:tc><w:tc><w:tcPr><w:tcW w:w="2322" w:type="dxa"/><w:tcBorders></w:tcBorders></w:tcPr><w:p><w:pPr><w:pStyle w:val="Tabla9"/><w:widowControl/><w:jc w:val="left"/><w:rPr><w:kern w:val="0"/><w:szCs w:val="24"/><w:lang w:val="es-CO" w:eastAsia="en-US" w:bidi="ar-SA"/><w:ins w:id="8085" w:author="Unknown Author" w:date="2026-10-30T04:17:53Z"></w:ins></w:rPr></w:pPr><w:ins w:id="8084" w:author="Unknown Author" w:date="2026-10-30T04:17:53Z"><w:r><w:rPr><w:kern w:val="0"/><w:szCs w:val="24"/><w:lang w:val="es-CO" w:eastAsia="en-US" w:bidi="ar-SA"/></w:rPr><w:t>Servicio de apoyo para la generación de prototipos de materiales, productos o dispositivos</w:t></w:r></w:ins></w:p></w:tc><w:tc><w:tcPr><w:tcW w:w="2240" w:type="dxa"/><w:tcBorders></w:tcBorders></w:tcPr><w:p><w:pPr><w:pStyle w:val="Tabla9"/><w:widowControl/><w:jc w:val="left"/><w:rPr><w:kern w:val="0"/><w:szCs w:val="24"/><w:lang w:val="es-CO" w:eastAsia="en-US" w:bidi="ar-SA"/><w:ins w:id="8087" w:author="Unknown Author" w:date="2026-10-30T04:17:53Z"></w:ins></w:rPr></w:pPr><w:ins w:id="8086" w:author="Unknown Author" w:date="2026-10-30T04:17:53Z"><w:r><w:rPr><w:kern w:val="0"/><w:szCs w:val="24"/><w:lang w:val="es-CO" w:eastAsia="en-US" w:bidi="ar-SA"/></w:rPr><w:t>Prototipos validados en condiciones reales</w:t></w:r></w:ins></w:p></w:tc><w:tc><w:tcPr><w:tcW w:w="2157" w:type="dxa"/><w:tcBorders></w:tcBorders></w:tcPr><w:p><w:pPr><w:pStyle w:val="Tabla9"/><w:widowControl/><w:jc w:val="left"/><w:rPr><w:kern w:val="0"/><w:szCs w:val="24"/><w:lang w:val="es-CO" w:eastAsia="en-US" w:bidi="ar-SA"/><w:ins w:id="8089" w:author="Unknown Author" w:date="2026-10-30T04:17:53Z"></w:ins></w:rPr></w:pPr><w:ins w:id="8088" w:author="Unknown Author" w:date="2026-10-30T04:17:53Z"><w:r><w:rPr><w:kern w:val="0"/><w:szCs w:val="24"/><w:lang w:val="es-CO" w:eastAsia="en-US" w:bidi="ar-SA"/></w:rPr><w:t>2 prototipos: un sistema de 100 nodos y 10 gateways y un gemelo predictivo de demolición</w:t></w:r></w:ins></w:p></w:tc><w:tc><w:tcPr><w:tcW w:w="1660" w:type="dxa"/><w:tcBorders></w:tcBorders></w:tcPr><w:p><w:pPr><w:pStyle w:val="Tabla9"/><w:widowControl/><w:jc w:val="left"/><w:rPr><w:kern w:val="0"/><w:szCs w:val="24"/><w:lang w:val="es-CO" w:eastAsia="en-US" w:bidi="ar-SA"/><w:ins w:id="8091" w:author="Unknown Author" w:date="2026-10-30T04:17:53Z"></w:ins></w:rPr></w:pPr><w:ins w:id="8090" w:author="Unknown Author" w:date="2026-10-30T04:17:53Z"><w:r><w:rPr><w:kern w:val="0"/><w:szCs w:val="24"/><w:lang w:val="es-CO" w:eastAsia="en-US" w:bidi="ar-SA"/></w:rPr><w:t>1.2 a 1.7, 2.3, 2.4 y 2.7</w:t></w:r></w:ins></w:p></w:tc></w:tr><w:tr><w:trPr><w:ins w:id="8092" w:author="Unknown Author" w:date="2026-10-30T04:17:53Z"/><w:cantSplit w:val="true"/></w:trPr><w:tc><w:tcPr><w:tcW w:w="1575" w:type="dxa"/><w:tcBorders></w:tcBorders><w:shd w:color="auto" w:fill="F7F7F7" w:val="clear"/></w:tcPr><w:p><w:pPr><w:pStyle w:val="Tabla9"/><w:widowControl/><w:jc w:val="left"/><w:rPr><w:kern w:val="0"/><w:szCs w:val="24"/><w:lang w:val="es-CO" w:eastAsia="en-US" w:bidi="ar-SA"/><w:ins w:id="8094" w:author="Unknown Author" w:date="2026-10-30T04:17:53Z"></w:ins></w:rPr></w:pPr><w:ins w:id="8093" w:author="Unknown Author" w:date="2026-10-30T04:17:53Z"><w:r><w:rPr><w:kern w:val="0"/><w:szCs w:val="24"/><w:lang w:val="es-CO" w:eastAsia="en-US" w:bidi="ar-SA"/></w:rPr><w:t>Objetivo específico 1 (OE1)</w:t></w:r></w:ins></w:p></w:tc><w:tc><w:tcPr><w:tcW w:w="2322" w:type="dxa"/><w:tcBorders></w:tcBorders><w:shd w:color="auto" w:fill="F7F7F7" w:val="clear"/></w:tcPr><w:p><w:pPr><w:pStyle w:val="Tabla9"/><w:widowControl/><w:jc w:val="left"/><w:rPr><w:kern w:val="0"/><w:szCs w:val="24"/><w:lang w:val="es-CO" w:eastAsia="en-US" w:bidi="ar-SA"/><w:ins w:id="8096" w:author="Unknown Author" w:date="2026-10-30T04:17:53Z"></w:ins></w:rPr></w:pPr><w:ins w:id="8095" w:author="Unknown Author" w:date="2026-10-30T04:17:53Z"><w:r><w:rPr><w:kern w:val="0"/><w:szCs w:val="24"/><w:lang w:val="es-CO" w:eastAsia="en-US" w:bidi="ar-SA"/></w:rPr><w:t>Documentos de investigación</w:t></w:r></w:ins></w:p></w:tc><w:tc><w:tcPr><w:tcW w:w="2240" w:type="dxa"/><w:tcBorders></w:tcBorders><w:shd w:color="auto" w:fill="F7F7F7" w:val="clear"/></w:tcPr><w:p><w:pPr><w:pStyle w:val="Tabla9"/><w:widowControl/><w:jc w:val="left"/><w:rPr><w:kern w:val="0"/><w:szCs w:val="24"/><w:lang w:val="es-CO" w:eastAsia="en-US" w:bidi="ar-SA"/><w:ins w:id="8098" w:author="Unknown Author" w:date="2026-10-30T04:17:53Z"></w:ins></w:rPr></w:pPr><w:ins w:id="8097" w:author="Unknown Author" w:date="2026-10-30T04:17:53Z"><w:r><w:rPr><w:kern w:val="0"/><w:szCs w:val="24"/><w:lang w:val="es-CO" w:eastAsia="en-US" w:bidi="ar-SA"/></w:rPr><w:t>Documentos de investigación elaborados</w:t></w:r></w:ins></w:p></w:tc><w:tc><w:tcPr><w:tcW w:w="2157" w:type="dxa"/><w:tcBorders></w:tcBorders><w:shd w:color="auto" w:fill="F7F7F7" w:val="clear"/></w:tcPr><w:p><w:pPr><w:pStyle w:val="Tabla9"/><w:widowControl/><w:jc w:val="left"/><w:rPr><w:kern w:val="0"/><w:szCs w:val="24"/><w:lang w:val="es-CO" w:eastAsia="en-US" w:bidi="ar-SA"/><w:ins w:id="8100" w:author="Unknown Author" w:date="2026-10-30T04:17:53Z"></w:ins></w:rPr></w:pPr><w:ins w:id="8099" w:author="Unknown Author" w:date="2026-10-30T04:17:53Z"><w:r><w:rPr><w:kern w:val="0"/><w:szCs w:val="24"/><w:lang w:val="es-CO" w:eastAsia="en-US" w:bidi="ar-SA"/></w:rPr><w:t>9</w:t></w:r></w:ins></w:p></w:tc><w:tc><w:tcPr><w:tcW w:w="1660" w:type="dxa"/><w:tcBorders></w:tcBorders><w:shd w:color="auto" w:fill="F7F7F7" w:val="clear"/></w:tcPr><w:p><w:pPr><w:pStyle w:val="Tabla9"/><w:widowControl/><w:jc w:val="left"/><w:rPr><w:kern w:val="0"/><w:szCs w:val="24"/><w:lang w:val="es-CO" w:eastAsia="en-US" w:bidi="ar-SA"/><w:ins w:id="8102" w:author="Unknown Author" w:date="2026-10-30T04:17:53Z"></w:ins></w:rPr></w:pPr><w:ins w:id="8101" w:author="Unknown Author" w:date="2026-10-30T04:17:53Z"><w:r><w:rPr><w:kern w:val="0"/><w:szCs w:val="24"/><w:lang w:val="es-CO" w:eastAsia="en-US" w:bidi="ar-SA"/></w:rPr><w:t>1.6 y 3.4</w:t></w:r></w:ins></w:p></w:tc></w:tr><w:tr><w:trPr><w:ins w:id="8103" w:author="Unknown Author" w:date="2026-10-30T04:17:53Z"/><w:cantSplit w:val="true"/></w:trPr><w:tc><w:tcPr><w:tcW w:w="1575" w:type="dxa"/><w:tcBorders></w:tcBorders></w:tcPr><w:p><w:pPr><w:pStyle w:val="Tabla9"/><w:widowControl/><w:jc w:val="left"/><w:rPr><w:kern w:val="0"/><w:szCs w:val="24"/><w:lang w:val="es-CO" w:eastAsia="en-US" w:bidi="ar-SA"/><w:ins w:id="8105" w:author="Unknown Author" w:date="2026-10-30T04:17:53Z"></w:ins></w:rPr></w:pPr><w:ins w:id="8104" w:author="Unknown Author" w:date="2026-10-30T04:17:53Z"><w:r><w:rPr><w:kern w:val="0"/><w:szCs w:val="24"/><w:lang w:val="es-CO" w:eastAsia="en-US" w:bidi="ar-SA"/></w:rPr><w:t>Objetivo específico 1 (OE1)</w:t></w:r></w:ins></w:p></w:tc><w:tc><w:tcPr><w:tcW w:w="2322" w:type="dxa"/><w:tcBorders></w:tcBorders></w:tcPr><w:p><w:pPr><w:pStyle w:val="Tabla9"/><w:widowControl/><w:jc w:val="left"/><w:rPr><w:kern w:val="0"/><w:szCs w:val="24"/><w:lang w:val="es-CO" w:eastAsia="en-US" w:bidi="ar-SA"/><w:ins w:id="8107" w:author="Unknown Author" w:date="2026-10-30T04:17:53Z"></w:ins></w:rPr></w:pPr><w:ins w:id="8106" w:author="Unknown Author" w:date="2026-10-30T04:17:53Z"><w:r><w:rPr><w:kern w:val="0"/><w:szCs w:val="24"/><w:lang w:val="es-CO" w:eastAsia="en-US" w:bidi="ar-SA"/></w:rPr><w:t>Servicio de apoyo financiero para la formación de maestría ya sea nacional o en el exterior, en la modalidad de investigación</w:t></w:r></w:ins></w:p></w:tc><w:tc><w:tcPr><w:tcW w:w="2240" w:type="dxa"/><w:tcBorders></w:tcBorders></w:tcPr><w:p><w:pPr><w:pStyle w:val="Tabla9"/><w:widowControl/><w:jc w:val="left"/><w:rPr><w:kern w:val="0"/><w:szCs w:val="24"/><w:lang w:val="es-CO" w:eastAsia="en-US" w:bidi="ar-SA"/><w:ins w:id="8109" w:author="Unknown Author" w:date="2026-10-30T04:17:53Z"></w:ins></w:rPr></w:pPr><w:ins w:id="8108" w:author="Unknown Author" w:date="2026-10-30T04:17:53Z"><w:r><w:rPr><w:kern w:val="0"/><w:szCs w:val="24"/><w:lang w:val="es-CO" w:eastAsia="en-US" w:bidi="ar-SA"/></w:rPr><w:t>Personas apoyadas con formación de maestría</w:t></w:r></w:ins></w:p></w:tc><w:tc><w:tcPr><w:tcW w:w="2157" w:type="dxa"/><w:tcBorders></w:tcBorders></w:tcPr><w:p><w:pPr><w:pStyle w:val="Tabla9"/><w:widowControl/><w:jc w:val="left"/><w:rPr><w:kern w:val="0"/><w:szCs w:val="24"/><w:lang w:val="es-CO" w:eastAsia="en-US" w:bidi="ar-SA"/><w:ins w:id="8111" w:author="Unknown Author" w:date="2026-10-30T04:17:53Z"></w:ins></w:rPr></w:pPr><w:ins w:id="8110" w:author="Unknown Author" w:date="2026-10-30T04:17:53Z"><w:r><w:rPr><w:kern w:val="0"/><w:szCs w:val="24"/><w:lang w:val="es-CO" w:eastAsia="en-US" w:bidi="ar-SA"/></w:rPr><w:t>2</w:t></w:r></w:ins></w:p></w:tc><w:tc><w:tcPr><w:tcW w:w="1660" w:type="dxa"/><w:tcBorders></w:tcBorders></w:tcPr><w:p><w:pPr><w:pStyle w:val="Tabla9"/><w:widowControl/><w:jc w:val="left"/><w:rPr><w:kern w:val="0"/><w:szCs w:val="24"/><w:lang w:val="es-CO" w:eastAsia="en-US" w:bidi="ar-SA"/><w:ins w:id="8113" w:author="Unknown Author" w:date="2026-10-30T04:17:53Z"></w:ins></w:rPr></w:pPr><w:ins w:id="8112" w:author="Unknown Author" w:date="2026-10-30T04:17:53Z"><w:r><w:rPr><w:kern w:val="0"/><w:szCs w:val="24"/><w:lang w:val="es-CO" w:eastAsia="en-US" w:bidi="ar-SA"/></w:rPr><w:t>1.1 a 1.6</w:t></w:r></w:ins></w:p></w:tc></w:tr><w:tr><w:trPr><w:ins w:id="8114" w:author="Unknown Author" w:date="2026-10-30T04:17:53Z"/><w:cantSplit w:val="true"/></w:trPr><w:tc><w:tcPr><w:tcW w:w="1575" w:type="dxa"/><w:tcBorders></w:tcBorders><w:shd w:color="auto" w:fill="F7F7F7" w:val="clear"/></w:tcPr><w:p><w:pPr><w:pStyle w:val="Tabla9"/><w:widowControl/><w:jc w:val="left"/><w:rPr><w:kern w:val="0"/><w:szCs w:val="24"/><w:lang w:val="es-CO" w:eastAsia="en-US" w:bidi="ar-SA"/><w:ins w:id="8116" w:author="Unknown Author" w:date="2026-10-30T04:17:53Z"></w:ins></w:rPr></w:pPr><w:ins w:id="8115" w:author="Unknown Author" w:date="2026-10-30T04:17:53Z"><w:r><w:rPr><w:kern w:val="0"/><w:szCs w:val="24"/><w:lang w:val="es-CO" w:eastAsia="en-US" w:bidi="ar-SA"/></w:rPr><w:t>Objetivo específico 1 (OE1)</w:t></w:r></w:ins></w:p></w:tc><w:tc><w:tcPr><w:tcW w:w="2322" w:type="dxa"/><w:tcBorders></w:tcBorders><w:shd w:color="auto" w:fill="F7F7F7" w:val="clear"/></w:tcPr><w:p><w:pPr><w:pStyle w:val="Tabla9"/><w:widowControl/><w:jc w:val="left"/><w:rPr><w:kern w:val="0"/><w:szCs w:val="24"/><w:lang w:val="es-CO" w:eastAsia="en-US" w:bidi="ar-SA"/><w:ins w:id="8118" w:author="Unknown Author" w:date="2026-10-30T04:17:53Z"></w:ins></w:rPr></w:pPr><w:ins w:id="8117" w:author="Unknown Author" w:date="2026-10-30T04:17:53Z"><w:r><w:rPr><w:kern w:val="0"/><w:szCs w:val="24"/><w:lang w:val="es-CO" w:eastAsia="en-US" w:bidi="ar-SA"/></w:rPr><w:t>Servicio de apoyo financiero de estancias de investigación</w:t></w:r></w:ins></w:p></w:tc><w:tc><w:tcPr><w:tcW w:w="2240" w:type="dxa"/><w:tcBorders></w:tcBorders><w:shd w:color="auto" w:fill="F7F7F7" w:val="clear"/></w:tcPr><w:p><w:pPr><w:pStyle w:val="Tabla9"/><w:widowControl/><w:jc w:val="left"/><w:rPr><w:kern w:val="0"/><w:szCs w:val="24"/><w:lang w:val="es-CO" w:eastAsia="en-US" w:bidi="ar-SA"/><w:ins w:id="8120" w:author="Unknown Author" w:date="2026-10-30T04:17:53Z"></w:ins></w:rPr></w:pPr><w:ins w:id="8119" w:author="Unknown Author" w:date="2026-10-30T04:17:53Z"><w:r><w:rPr><w:kern w:val="0"/><w:szCs w:val="24"/><w:lang w:val="es-CO" w:eastAsia="en-US" w:bidi="ar-SA"/></w:rPr><w:t>Estancias de investigación apoyadas</w:t></w:r></w:ins></w:p></w:tc><w:tc><w:tcPr><w:tcW w:w="2157" w:type="dxa"/><w:tcBorders></w:tcBorders><w:shd w:color="auto" w:fill="F7F7F7" w:val="clear"/></w:tcPr><w:p><w:pPr><w:pStyle w:val="Tabla9"/><w:widowControl/><w:jc w:val="left"/><w:rPr><w:kern w:val="0"/><w:szCs w:val="24"/><w:lang w:val="es-CO" w:eastAsia="en-US" w:bidi="ar-SA"/><w:ins w:id="8122" w:author="Unknown Author" w:date="2026-10-30T04:17:53Z"></w:ins></w:rPr></w:pPr><w:ins w:id="8121" w:author="Unknown Author" w:date="2026-10-30T04:17:53Z"><w:r><w:rPr><w:kern w:val="0"/><w:szCs w:val="24"/><w:lang w:val="es-CO" w:eastAsia="en-US" w:bidi="ar-SA"/></w:rPr><w:t>1</w:t></w:r></w:ins></w:p></w:tc><w:tc><w:tcPr><w:tcW w:w="1660" w:type="dxa"/><w:tcBorders></w:tcBorders><w:shd w:color="auto" w:fill="F7F7F7" w:val="clear"/></w:tcPr><w:p><w:pPr><w:pStyle w:val="Tabla9"/><w:widowControl/><w:jc w:val="left"/><w:rPr><w:kern w:val="0"/><w:szCs w:val="24"/><w:lang w:val="es-CO" w:eastAsia="en-US" w:bidi="ar-SA"/><w:ins w:id="8124" w:author="Unknown Author" w:date="2026-10-30T04:17:53Z"></w:ins></w:rPr></w:pPr><w:ins w:id="8123" w:author="Unknown Author" w:date="2026-10-30T04:17:53Z"><w:r><w:rPr><w:kern w:val="0"/><w:szCs w:val="24"/><w:lang w:val="es-CO" w:eastAsia="en-US" w:bidi="ar-SA"/></w:rPr><w:t>1.3, 1.4 y 1.6</w:t></w:r></w:ins></w:p></w:tc></w:tr><w:tr><w:trPr><w:ins w:id="8125" w:author="Unknown Author" w:date="2026-10-30T04:17:53Z"/><w:cantSplit w:val="true"/></w:trPr><w:tc><w:tcPr><w:tcW w:w="1575" w:type="dxa"/><w:tcBorders></w:tcBorders></w:tcPr><w:p><w:pPr><w:pStyle w:val="Tabla9"/><w:widowControl/><w:jc w:val="left"/><w:rPr><w:kern w:val="0"/><w:szCs w:val="24"/><w:lang w:val="es-CO" w:eastAsia="en-US" w:bidi="ar-SA"/><w:ins w:id="8127" w:author="Unknown Author" w:date="2026-10-30T04:17:53Z"></w:ins></w:rPr></w:pPr><w:ins w:id="8126" w:author="Unknown Author" w:date="2026-10-30T04:17:53Z"><w:r><w:rPr><w:kern w:val="0"/><w:szCs w:val="24"/><w:lang w:val="es-CO" w:eastAsia="en-US" w:bidi="ar-SA"/></w:rPr><w:t>Objetivo específico 1 (OE1)</w:t></w:r></w:ins></w:p></w:tc><w:tc><w:tcPr><w:tcW w:w="2322" w:type="dxa"/><w:tcBorders></w:tcBorders></w:tcPr><w:p><w:pPr><w:pStyle w:val="Tabla9"/><w:widowControl/><w:jc w:val="left"/><w:rPr><w:kern w:val="0"/><w:szCs w:val="24"/><w:lang w:val="es-CO" w:eastAsia="en-US" w:bidi="ar-SA"/><w:ins w:id="8129" w:author="Unknown Author" w:date="2026-10-30T04:17:53Z"></w:ins></w:rPr></w:pPr><w:ins w:id="8128" w:author="Unknown Author" w:date="2026-10-30T04:17:53Z"><w:r><w:rPr><w:kern w:val="0"/><w:szCs w:val="24"/><w:lang w:val="es-CO" w:eastAsia="en-US" w:bidi="ar-SA"/></w:rPr><w:t>Servicio de apoyo financiero para el fortalecimiento de las vocaciones científicas en CTI</w:t></w:r></w:ins></w:p></w:tc><w:tc><w:tcPr><w:tcW w:w="2240" w:type="dxa"/><w:tcBorders></w:tcBorders></w:tcPr><w:p><w:pPr><w:pStyle w:val="Tabla9"/><w:widowControl/><w:jc w:val="left"/><w:rPr><w:kern w:val="0"/><w:szCs w:val="24"/><w:lang w:val="es-CO" w:eastAsia="en-US" w:bidi="ar-SA"/><w:ins w:id="8131" w:author="Unknown Author" w:date="2026-10-30T04:17:53Z"></w:ins></w:rPr></w:pPr><w:ins w:id="8130" w:author="Unknown Author" w:date="2026-10-30T04:17:53Z"><w:r><w:rPr><w:kern w:val="0"/><w:szCs w:val="24"/><w:lang w:val="es-CO" w:eastAsia="en-US" w:bidi="ar-SA"/></w:rPr><w:t>Jóvenes investigadores e innovadores apoyados</w:t></w:r></w:ins></w:p></w:tc><w:tc><w:tcPr><w:tcW w:w="2157" w:type="dxa"/><w:tcBorders></w:tcBorders></w:tcPr><w:p><w:pPr><w:pStyle w:val="Tabla9"/><w:widowControl/><w:jc w:val="left"/><w:rPr><w:kern w:val="0"/><w:szCs w:val="24"/><w:lang w:val="es-CO" w:eastAsia="en-US" w:bidi="ar-SA"/><w:ins w:id="8133" w:author="Unknown Author" w:date="2026-10-30T04:17:53Z"></w:ins></w:rPr></w:pPr><w:ins w:id="8132" w:author="Unknown Author" w:date="2026-10-30T04:17:53Z"><w:r><w:rPr><w:kern w:val="0"/><w:szCs w:val="24"/><w:lang w:val="es-CO" w:eastAsia="en-US" w:bidi="ar-SA"/></w:rPr><w:t>6</w:t></w:r></w:ins></w:p></w:tc><w:tc><w:tcPr><w:tcW w:w="1660" w:type="dxa"/><w:tcBorders></w:tcBorders></w:tcPr><w:p><w:pPr><w:pStyle w:val="Tabla9"/><w:widowControl/><w:jc w:val="left"/><w:rPr><w:kern w:val="0"/><w:szCs w:val="24"/><w:lang w:val="es-CO" w:eastAsia="en-US" w:bidi="ar-SA"/><w:ins w:id="8135" w:author="Unknown Author" w:date="2026-10-30T04:17:53Z"></w:ins></w:rPr></w:pPr><w:ins w:id="8134" w:author="Unknown Author" w:date="2026-10-30T04:17:53Z"><w:r><w:rPr><w:kern w:val="0"/><w:szCs w:val="24"/><w:lang w:val="es-CO" w:eastAsia="en-US" w:bidi="ar-SA"/></w:rPr><w:t>1.1 a 1.6</w:t></w:r></w:ins></w:p></w:tc></w:tr><w:tr><w:trPr><w:ins w:id="8136" w:author="Unknown Author" w:date="2026-10-30T04:17:53Z"/><w:cantSplit w:val="true"/></w:trPr><w:tc><w:tcPr><w:tcW w:w="1575" w:type="dxa"/><w:tcBorders></w:tcBorders><w:shd w:color="auto" w:fill="F7F7F7" w:val="clear"/></w:tcPr><w:p><w:pPr><w:pStyle w:val="Tabla9"/><w:widowControl/><w:jc w:val="left"/><w:rPr><w:kern w:val="0"/><w:szCs w:val="24"/><w:lang w:val="es-CO" w:eastAsia="en-US" w:bidi="ar-SA"/><w:ins w:id="8138" w:author="Unknown Author" w:date="2026-10-30T04:17:53Z"></w:ins></w:rPr></w:pPr><w:ins w:id="8137" w:author="Unknown Author" w:date="2026-10-30T04:17:53Z"><w:r><w:rPr><w:kern w:val="0"/><w:szCs w:val="24"/><w:lang w:val="es-CO" w:eastAsia="en-US" w:bidi="ar-SA"/></w:rPr><w:t>Objetivo específico 1 (OE1)</w:t></w:r></w:ins></w:p></w:tc><w:tc><w:tcPr><w:tcW w:w="2322" w:type="dxa"/><w:tcBorders></w:tcBorders><w:shd w:color="auto" w:fill="F7F7F7" w:val="clear"/></w:tcPr><w:p><w:pPr><w:pStyle w:val="Tabla9"/><w:widowControl/><w:jc w:val="left"/><w:rPr><w:kern w:val="0"/><w:szCs w:val="24"/><w:lang w:val="es-CO" w:eastAsia="en-US" w:bidi="ar-SA"/><w:ins w:id="8140" w:author="Unknown Author" w:date="2026-10-30T04:17:53Z"></w:ins></w:rPr></w:pPr><w:ins w:id="8139" w:author="Unknown Author" w:date="2026-10-30T04:17:53Z"><w:r><w:rPr><w:kern w:val="0"/><w:szCs w:val="24"/><w:lang w:val="es-CO" w:eastAsia="en-US" w:bidi="ar-SA"/></w:rPr><w:t>Administración y apoyo a la supervisión</w:t></w:r></w:ins></w:p></w:tc><w:tc><w:tcPr><w:tcW w:w="2240" w:type="dxa"/><w:tcBorders></w:tcBorders><w:shd w:color="auto" w:fill="F7F7F7" w:val="clear"/></w:tcPr><w:p><w:pPr><w:pStyle w:val="Tabla9"/><w:widowControl/><w:jc w:val="left"/><w:rPr><w:kern w:val="0"/><w:szCs w:val="24"/><w:lang w:val="es-CO" w:eastAsia="en-US" w:bidi="ar-SA"/><w:ins w:id="8142" w:author="Unknown Author" w:date="2026-10-30T04:17:53Z"></w:ins></w:rPr></w:pPr><w:ins w:id="8141" w:author="Unknown Author" w:date="2026-10-30T04:17:53Z"><w:r><w:rPr><w:kern w:val="0"/><w:szCs w:val="24"/><w:lang w:val="es-CO" w:eastAsia="en-US" w:bidi="ar-SA"/></w:rPr><w:t>Informes trimestrales de supervisión</w:t></w:r></w:ins></w:p></w:tc><w:tc><w:tcPr><w:tcW w:w="2157" w:type="dxa"/><w:tcBorders></w:tcBorders><w:shd w:color="auto" w:fill="F7F7F7" w:val="clear"/></w:tcPr><w:p><w:pPr><w:pStyle w:val="Tabla9"/><w:widowControl/><w:jc w:val="left"/><w:rPr><w:kern w:val="0"/><w:szCs w:val="24"/><w:lang w:val="es-CO" w:eastAsia="en-US" w:bidi="ar-SA"/><w:ins w:id="8144" w:author="Unknown Author" w:date="2026-10-30T04:17:53Z"></w:ins></w:rPr></w:pPr><w:ins w:id="8143" w:author="Unknown Author" w:date="2026-10-30T04:17:53Z"><w:r><w:rPr><w:kern w:val="0"/><w:szCs w:val="24"/><w:lang w:val="es-CO" w:eastAsia="en-US" w:bidi="ar-SA"/></w:rPr><w:t>8 informes</w:t></w:r></w:ins></w:p></w:tc><w:tc><w:tcPr><w:tcW w:w="1660" w:type="dxa"/><w:tcBorders></w:tcBorders><w:shd w:color="auto" w:fill="F7F7F7" w:val="clear"/></w:tcPr><w:p><w:pPr><w:pStyle w:val="Tabla9"/><w:widowControl/><w:jc w:val="left"/><w:rPr><w:kern w:val="0"/><w:szCs w:val="24"/><w:lang w:val="es-CO" w:eastAsia="en-US" w:bidi="ar-SA"/><w:ins w:id="8146" w:author="Unknown Author" w:date="2026-10-30T04:17:53Z"></w:ins></w:rPr></w:pPr><w:ins w:id="8145" w:author="Unknown Author" w:date="2026-10-30T04:17:53Z"><w:r><w:rPr><w:kern w:val="0"/><w:szCs w:val="24"/><w:lang w:val="es-CO" w:eastAsia="en-US" w:bidi="ar-SA"/></w:rPr><w:t>1.8</w:t></w:r></w:ins></w:p></w:tc></w:tr><w:tr><w:trPr><w:ins w:id="8147" w:author="Unknown Author" w:date="2026-10-30T04:17:53Z"/><w:cantSplit w:val="true"/></w:trPr><w:tc><w:tcPr><w:tcW w:w="1575" w:type="dxa"/><w:tcBorders></w:tcBorders></w:tcPr><w:p><w:pPr><w:pStyle w:val="Tabla9"/><w:widowControl/><w:jc w:val="left"/><w:rPr><w:kern w:val="0"/><w:szCs w:val="24"/><w:lang w:val="es-CO" w:eastAsia="en-US" w:bidi="ar-SA"/><w:ins w:id="8149" w:author="Unknown Author" w:date="2026-10-30T04:17:53Z"></w:ins></w:rPr></w:pPr><w:ins w:id="8148" w:author="Unknown Author" w:date="2026-10-30T04:17:53Z"><w:r><w:rPr><w:kern w:val="0"/><w:szCs w:val="24"/><w:lang w:val="es-CO" w:eastAsia="en-US" w:bidi="ar-SA"/></w:rPr><w:t>Objetivo específico 2 (OE2)</w:t></w:r></w:ins></w:p></w:tc><w:tc><w:tcPr><w:tcW w:w="2322" w:type="dxa"/><w:tcBorders></w:tcBorders></w:tcPr><w:p><w:pPr><w:pStyle w:val="Tabla9"/><w:widowControl/><w:jc w:val="left"/><w:rPr><w:kern w:val="0"/><w:szCs w:val="24"/><w:lang w:val="es-CO" w:eastAsia="en-US" w:bidi="ar-SA"/><w:ins w:id="8151" w:author="Unknown Author" w:date="2026-10-30T04:17:53Z"></w:ins></w:rPr></w:pPr><w:ins w:id="8150" w:author="Unknown Author" w:date="2026-10-30T04:17:53Z"><w:r><w:rPr><w:kern w:val="0"/><w:szCs w:val="24"/><w:lang w:val="es-CO" w:eastAsia="en-US" w:bidi="ar-SA"/></w:rPr><w:t>Servicio de apoyo financiero para programas y proyectos de infraestructura científica y tecnológica</w:t></w:r></w:ins></w:p></w:tc><w:tc><w:tcPr><w:tcW w:w="2240" w:type="dxa"/><w:tcBorders></w:tcBorders></w:tcPr><w:p><w:pPr><w:pStyle w:val="Tabla9"/><w:widowControl/><w:jc w:val="left"/><w:rPr><w:kern w:val="0"/><w:szCs w:val="24"/><w:lang w:val="es-CO" w:eastAsia="en-US" w:bidi="ar-SA"/><w:ins w:id="8153" w:author="Unknown Author" w:date="2026-10-30T04:17:53Z"></w:ins></w:rPr></w:pPr><w:ins w:id="8152" w:author="Unknown Author" w:date="2026-10-30T04:17:53Z"><w:r><w:rPr><w:kern w:val="0"/><w:szCs w:val="24"/><w:lang w:val="es-CO" w:eastAsia="en-US" w:bidi="ar-SA"/></w:rPr><w:t>Infraestructura científica y tecnológica dotada</w:t></w:r></w:ins></w:p></w:tc><w:tc><w:tcPr><w:tcW w:w="2157" w:type="dxa"/><w:tcBorders></w:tcBorders></w:tcPr><w:p><w:pPr><w:pStyle w:val="Tabla9"/><w:widowControl/><w:jc w:val="left"/><w:rPr><w:kern w:val="0"/><w:szCs w:val="24"/><w:lang w:val="es-CO" w:eastAsia="en-US" w:bidi="ar-SA"/><w:ins w:id="8155" w:author="Unknown Author" w:date="2026-10-30T04:17:53Z"></w:ins></w:rPr></w:pPr><w:ins w:id="8154" w:author="Unknown Author" w:date="2026-10-30T04:17:53Z"><w:r><w:rPr><w:kern w:val="0"/><w:szCs w:val="24"/><w:lang w:val="es-CO" w:eastAsia="en-US" w:bidi="ar-SA"/></w:rPr><w:t>1 infraestructura integrada, con la red y el laboratorio de modelación</w:t></w:r></w:ins></w:p></w:tc><w:tc><w:tcPr><w:tcW w:w="1660" w:type="dxa"/><w:tcBorders></w:tcBorders></w:tcPr><w:p><w:pPr><w:pStyle w:val="Tabla9"/><w:widowControl/><w:jc w:val="left"/><w:rPr><w:kern w:val="0"/><w:szCs w:val="24"/><w:lang w:val="es-CO" w:eastAsia="en-US" w:bidi="ar-SA"/><w:ins w:id="8157" w:author="Unknown Author" w:date="2026-10-30T04:17:53Z"></w:ins></w:rPr></w:pPr><w:ins w:id="8156" w:author="Unknown Author" w:date="2026-10-30T04:17:53Z"><w:r><w:rPr><w:kern w:val="0"/><w:szCs w:val="24"/><w:lang w:val="es-CO" w:eastAsia="en-US" w:bidi="ar-SA"/></w:rPr><w:t>2.1 a 2.6</w:t></w:r></w:ins></w:p></w:tc></w:tr><w:tr><w:trPr><w:ins w:id="8158" w:author="Unknown Author" w:date="2026-10-30T04:17:53Z"/><w:cantSplit w:val="true"/></w:trPr><w:tc><w:tcPr><w:tcW w:w="1575" w:type="dxa"/><w:tcBorders></w:tcBorders><w:shd w:color="auto" w:fill="F7F7F7" w:val="clear"/></w:tcPr><w:p><w:pPr><w:pStyle w:val="Tabla9"/><w:widowControl/><w:jc w:val="left"/><w:rPr><w:kern w:val="0"/><w:szCs w:val="24"/><w:lang w:val="es-CO" w:eastAsia="en-US" w:bidi="ar-SA"/><w:ins w:id="8160" w:author="Unknown Author" w:date="2026-10-30T04:17:53Z"></w:ins></w:rPr></w:pPr><w:ins w:id="8159" w:author="Unknown Author" w:date="2026-10-30T04:17:53Z"><w:r><w:rPr><w:kern w:val="0"/><w:szCs w:val="24"/><w:lang w:val="es-CO" w:eastAsia="en-US" w:bidi="ar-SA"/></w:rPr><w:t>Objetivo específico 2 (OE2)</w:t></w:r></w:ins></w:p></w:tc><w:tc><w:tcPr><w:tcW w:w="2322" w:type="dxa"/><w:tcBorders></w:tcBorders><w:shd w:color="auto" w:fill="F7F7F7" w:val="clear"/></w:tcPr><w:p><w:pPr><w:pStyle w:val="Tabla9"/><w:widowControl/><w:jc w:val="left"/><w:rPr><w:kern w:val="0"/><w:szCs w:val="24"/><w:lang w:val="es-CO" w:eastAsia="en-US" w:bidi="ar-SA"/><w:ins w:id="8162" w:author="Unknown Author" w:date="2026-10-30T04:17:53Z"></w:ins></w:rPr></w:pPr><w:ins w:id="8161" w:author="Unknown Author" w:date="2026-10-30T04:17:53Z"><w:r><w:rPr><w:kern w:val="0"/><w:szCs w:val="24"/><w:lang w:val="es-CO" w:eastAsia="en-US" w:bidi="ar-SA"/></w:rPr><w:t>Administración y apoyo a la supervisión</w:t></w:r></w:ins></w:p></w:tc><w:tc><w:tcPr><w:tcW w:w="2240" w:type="dxa"/><w:tcBorders></w:tcBorders><w:shd w:color="auto" w:fill="F7F7F7" w:val="clear"/></w:tcPr><w:p><w:pPr><w:pStyle w:val="Tabla9"/><w:widowControl/><w:jc w:val="left"/><w:rPr><w:kern w:val="0"/><w:szCs w:val="24"/><w:lang w:val="es-CO" w:eastAsia="en-US" w:bidi="ar-SA"/><w:ins w:id="8164" w:author="Unknown Author" w:date="2026-10-30T04:17:53Z"></w:ins></w:rPr></w:pPr><w:ins w:id="8163" w:author="Unknown Author" w:date="2026-10-30T04:17:53Z"><w:r><w:rPr><w:kern w:val="0"/><w:szCs w:val="24"/><w:lang w:val="es-CO" w:eastAsia="en-US" w:bidi="ar-SA"/></w:rPr><w:t>Informes trimestrales de supervisión</w:t></w:r></w:ins></w:p></w:tc><w:tc><w:tcPr><w:tcW w:w="2157" w:type="dxa"/><w:tcBorders></w:tcBorders><w:shd w:color="auto" w:fill="F7F7F7" w:val="clear"/></w:tcPr><w:p><w:pPr><w:pStyle w:val="Tabla9"/><w:widowControl/><w:jc w:val="left"/><w:rPr><w:kern w:val="0"/><w:szCs w:val="24"/><w:lang w:val="es-CO" w:eastAsia="en-US" w:bidi="ar-SA"/><w:ins w:id="8166" w:author="Unknown Author" w:date="2026-10-30T04:17:53Z"></w:ins></w:rPr></w:pPr><w:ins w:id="8165" w:author="Unknown Author" w:date="2026-10-30T04:17:53Z"><w:r><w:rPr><w:kern w:val="0"/><w:szCs w:val="24"/><w:lang w:val="es-CO" w:eastAsia="en-US" w:bidi="ar-SA"/></w:rPr><w:t>Incluidos en los 8 informes</w:t></w:r></w:ins></w:p></w:tc><w:tc><w:tcPr><w:tcW w:w="1660" w:type="dxa"/><w:tcBorders></w:tcBorders><w:shd w:color="auto" w:fill="F7F7F7" w:val="clear"/></w:tcPr><w:p><w:pPr><w:pStyle w:val="Tabla9"/><w:widowControl/><w:jc w:val="left"/><w:rPr><w:kern w:val="0"/><w:szCs w:val="24"/><w:lang w:val="es-CO" w:eastAsia="en-US" w:bidi="ar-SA"/><w:ins w:id="8168" w:author="Unknown Author" w:date="2026-10-30T04:17:53Z"></w:ins></w:rPr></w:pPr><w:ins w:id="8167" w:author="Unknown Author" w:date="2026-10-30T04:17:53Z"><w:r><w:rPr><w:kern w:val="0"/><w:szCs w:val="24"/><w:lang w:val="es-CO" w:eastAsia="en-US" w:bidi="ar-SA"/></w:rPr><w:t>2.8</w:t></w:r></w:ins></w:p></w:tc></w:tr><w:tr><w:trPr><w:ins w:id="8169" w:author="Unknown Author" w:date="2026-10-30T04:17:53Z"/><w:cantSplit w:val="true"/></w:trPr><w:tc><w:tcPr><w:tcW w:w="1575" w:type="dxa"/><w:tcBorders></w:tcBorders></w:tcPr><w:p><w:pPr><w:pStyle w:val="Tabla9"/><w:widowControl/><w:jc w:val="left"/><w:rPr><w:kern w:val="0"/><w:szCs w:val="24"/><w:lang w:val="es-CO" w:eastAsia="en-US" w:bidi="ar-SA"/><w:ins w:id="8171" w:author="Unknown Author" w:date="2026-10-30T04:17:53Z"></w:ins></w:rPr></w:pPr><w:ins w:id="8170" w:author="Unknown Author" w:date="2026-10-30T04:17:53Z"><w:r><w:rPr><w:kern w:val="0"/><w:szCs w:val="24"/><w:lang w:val="es-CO" w:eastAsia="en-US" w:bidi="ar-SA"/></w:rPr><w:t>Objetivo específico 3 (OE3)</w:t></w:r></w:ins></w:p></w:tc><w:tc><w:tcPr><w:tcW w:w="2322" w:type="dxa"/><w:tcBorders></w:tcBorders></w:tcPr><w:p><w:pPr><w:pStyle w:val="Tabla9"/><w:widowControl/><w:jc w:val="left"/><w:rPr><w:kern w:val="0"/><w:szCs w:val="24"/><w:lang w:val="es-CO" w:eastAsia="en-US" w:bidi="ar-SA"/><w:ins w:id="8173" w:author="Unknown Author" w:date="2026-10-30T04:17:53Z"></w:ins></w:rPr></w:pPr><w:ins w:id="8172" w:author="Unknown Author" w:date="2026-10-30T04:17:53Z"><w:r><w:rPr><w:kern w:val="0"/><w:szCs w:val="24"/><w:lang w:val="es-CO" w:eastAsia="en-US" w:bidi="ar-SA"/></w:rPr><w:t>Documentos de política: documentos de planeación</w:t></w:r></w:ins></w:p></w:tc><w:tc><w:tcPr><w:tcW w:w="2240" w:type="dxa"/><w:tcBorders></w:tcBorders></w:tcPr><w:p><w:pPr><w:pStyle w:val="Tabla9"/><w:widowControl/><w:jc w:val="left"/><w:rPr><w:kern w:val="0"/><w:szCs w:val="24"/><w:lang w:val="es-CO" w:eastAsia="en-US" w:bidi="ar-SA"/><w:ins w:id="8175" w:author="Unknown Author" w:date="2026-10-30T04:17:53Z"></w:ins></w:rPr></w:pPr><w:ins w:id="8174" w:author="Unknown Author" w:date="2026-10-30T04:17:53Z"><w:r><w:rPr><w:kern w:val="0"/><w:szCs w:val="24"/><w:lang w:val="es-CO" w:eastAsia="en-US" w:bidi="ar-SA"/></w:rPr><w:t>Documentos de planeación elaborados</w:t></w:r></w:ins></w:p></w:tc><w:tc><w:tcPr><w:tcW w:w="2157" w:type="dxa"/><w:tcBorders></w:tcBorders></w:tcPr><w:p><w:pPr><w:pStyle w:val="Tabla9"/><w:widowControl/><w:jc w:val="left"/><w:rPr><w:kern w:val="0"/><w:szCs w:val="24"/><w:lang w:val="es-CO" w:eastAsia="en-US" w:bidi="ar-SA"/><w:ins w:id="8177" w:author="Unknown Author" w:date="2026-10-30T04:17:53Z"></w:ins></w:rPr></w:pPr><w:ins w:id="8176" w:author="Unknown Author" w:date="2026-10-30T04:17:53Z"><w:r><w:rPr><w:kern w:val="0"/><w:szCs w:val="24"/><w:lang w:val="es-CO" w:eastAsia="en-US" w:bidi="ar-SA"/></w:rPr><w:t>3</w:t></w:r></w:ins></w:p></w:tc><w:tc><w:tcPr><w:tcW w:w="1660" w:type="dxa"/><w:tcBorders></w:tcBorders></w:tcPr><w:p><w:pPr><w:pStyle w:val="Tabla9"/><w:widowControl/><w:jc w:val="left"/><w:rPr><w:kern w:val="0"/><w:szCs w:val="24"/><w:lang w:val="es-CO" w:eastAsia="en-US" w:bidi="ar-SA"/><w:ins w:id="8179" w:author="Unknown Author" w:date="2026-10-30T04:17:53Z"></w:ins></w:rPr></w:pPr><w:ins w:id="8178" w:author="Unknown Author" w:date="2026-10-30T04:17:53Z"><w:r><w:rPr><w:kern w:val="0"/><w:szCs w:val="24"/><w:lang w:val="es-CO" w:eastAsia="en-US" w:bidi="ar-SA"/></w:rPr><w:t>3.1, 3.3, 3.4 y 3.5</w:t></w:r></w:ins></w:p></w:tc></w:tr><w:tr><w:trPr><w:ins w:id="8180" w:author="Unknown Author" w:date="2026-10-30T04:17:53Z"/><w:cantSplit w:val="true"/></w:trPr><w:tc><w:tcPr><w:tcW w:w="1575" w:type="dxa"/><w:tcBorders></w:tcBorders><w:shd w:color="auto" w:fill="F7F7F7" w:val="clear"/></w:tcPr><w:p><w:pPr><w:pStyle w:val="Tabla9"/><w:widowControl/><w:jc w:val="left"/><w:rPr><w:kern w:val="0"/><w:szCs w:val="24"/><w:lang w:val="es-CO" w:eastAsia="en-US" w:bidi="ar-SA"/><w:ins w:id="8182" w:author="Unknown Author" w:date="2026-10-30T04:17:53Z"></w:ins></w:rPr></w:pPr><w:ins w:id="8181" w:author="Unknown Author" w:date="2026-10-30T04:17:53Z"><w:r><w:rPr><w:kern w:val="0"/><w:szCs w:val="24"/><w:lang w:val="es-CO" w:eastAsia="en-US" w:bidi="ar-SA"/></w:rPr><w:t>Objetivo específico 3 (OE3)</w:t></w:r></w:ins></w:p></w:tc><w:tc><w:tcPr><w:tcW w:w="2322" w:type="dxa"/><w:tcBorders></w:tcBorders><w:shd w:color="auto" w:fill="F7F7F7" w:val="clear"/></w:tcPr><w:p><w:pPr><w:pStyle w:val="Tabla9"/><w:widowControl/><w:jc w:val="left"/><w:rPr><w:kern w:val="0"/><w:szCs w:val="24"/><w:lang w:val="es-CO" w:eastAsia="en-US" w:bidi="ar-SA"/><w:ins w:id="8184" w:author="Unknown Author" w:date="2026-10-30T04:17:53Z"></w:ins></w:rPr></w:pPr><w:ins w:id="8183" w:author="Unknown Author" w:date="2026-10-30T04:17:53Z"><w:r><w:rPr><w:kern w:val="0"/><w:szCs w:val="24"/><w:lang w:val="es-CO" w:eastAsia="en-US" w:bidi="ar-SA"/></w:rPr><w:t>Servicio de apropiación social del conocimiento</w:t></w:r></w:ins></w:p></w:tc><w:tc><w:tcPr><w:tcW w:w="2240" w:type="dxa"/><w:tcBorders></w:tcBorders><w:shd w:color="auto" w:fill="F7F7F7" w:val="clear"/></w:tcPr><w:p><w:pPr><w:pStyle w:val="Tabla9"/><w:widowControl/><w:jc w:val="left"/><w:rPr><w:kern w:val="0"/><w:szCs w:val="24"/><w:lang w:val="es-CO" w:eastAsia="en-US" w:bidi="ar-SA"/><w:ins w:id="8186" w:author="Unknown Author" w:date="2026-10-30T04:17:53Z"></w:ins></w:rPr></w:pPr><w:ins w:id="8185" w:author="Unknown Author" w:date="2026-10-30T04:17:53Z"><w:r><w:rPr><w:kern w:val="0"/><w:szCs w:val="24"/><w:lang w:val="es-CO" w:eastAsia="en-US" w:bidi="ar-SA"/></w:rPr><w:t>Actividades de apropiación social realizadas</w:t></w:r></w:ins></w:p></w:tc><w:tc><w:tcPr><w:tcW w:w="2157" w:type="dxa"/><w:tcBorders></w:tcBorders><w:shd w:color="auto" w:fill="F7F7F7" w:val="clear"/></w:tcPr><w:p><w:pPr><w:pStyle w:val="Tabla9"/><w:widowControl/><w:jc w:val="left"/><w:rPr><w:kern w:val="0"/><w:szCs w:val="24"/><w:lang w:val="es-CO" w:eastAsia="en-US" w:bidi="ar-SA"/><w:ins w:id="8188" w:author="Unknown Author" w:date="2026-10-30T04:17:53Z"></w:ins></w:rPr></w:pPr><w:ins w:id="8187" w:author="Unknown Author" w:date="2026-10-30T04:17:53Z"><w:r><w:rPr><w:kern w:val="0"/><w:szCs w:val="24"/><w:lang w:val="es-CO" w:eastAsia="en-US" w:bidi="ar-SA"/></w:rPr><w:t>29</w:t></w:r></w:ins></w:p></w:tc><w:tc><w:tcPr><w:tcW w:w="1660" w:type="dxa"/><w:tcBorders></w:tcBorders><w:shd w:color="auto" w:fill="F7F7F7" w:val="clear"/></w:tcPr><w:p><w:pPr><w:pStyle w:val="Tabla9"/><w:widowControl/><w:jc w:val="left"/><w:rPr><w:kern w:val="0"/><w:szCs w:val="24"/><w:lang w:val="es-CO" w:eastAsia="en-US" w:bidi="ar-SA"/><w:ins w:id="8190" w:author="Unknown Author" w:date="2026-10-30T04:17:53Z"></w:ins></w:rPr></w:pPr><w:ins w:id="8189" w:author="Unknown Author" w:date="2026-10-30T04:17:53Z"><w:r><w:rPr><w:kern w:val="0"/><w:szCs w:val="24"/><w:lang w:val="es-CO" w:eastAsia="en-US" w:bidi="ar-SA"/></w:rPr><w:t>3.1, 3.2, 3.3 y 3.4</w:t></w:r></w:ins></w:p></w:tc></w:tr><w:tr><w:trPr><w:ins w:id="8191" w:author="Unknown Author" w:date="2026-10-30T04:17:53Z"/><w:cantSplit w:val="true"/></w:trPr><w:tc><w:tcPr><w:tcW w:w="1575" w:type="dxa"/><w:tcBorders></w:tcBorders></w:tcPr><w:p><w:pPr><w:pStyle w:val="Tabla9"/><w:widowControl/><w:jc w:val="left"/><w:rPr><w:kern w:val="0"/><w:szCs w:val="24"/><w:lang w:val="es-CO" w:eastAsia="en-US" w:bidi="ar-SA"/><w:ins w:id="8193" w:author="Unknown Author" w:date="2026-10-30T04:17:53Z"></w:ins></w:rPr></w:pPr><w:ins w:id="8192" w:author="Unknown Author" w:date="2026-10-30T04:17:53Z"><w:r><w:rPr><w:kern w:val="0"/><w:szCs w:val="24"/><w:lang w:val="es-CO" w:eastAsia="en-US" w:bidi="ar-SA"/></w:rPr><w:t>Objetivo específico 3 (OE3)</w:t></w:r></w:ins></w:p></w:tc><w:tc><w:tcPr><w:tcW w:w="2322" w:type="dxa"/><w:tcBorders></w:tcBorders></w:tcPr><w:p><w:pPr><w:pStyle w:val="Tabla9"/><w:widowControl/><w:jc w:val="left"/><w:rPr><w:kern w:val="0"/><w:szCs w:val="24"/><w:lang w:val="es-CO" w:eastAsia="en-US" w:bidi="ar-SA"/><w:ins w:id="8195" w:author="Unknown Author" w:date="2026-10-30T04:17:53Z"></w:ins></w:rPr></w:pPr><w:ins w:id="8194" w:author="Unknown Author" w:date="2026-10-30T04:17:53Z"><w:r><w:rPr><w:kern w:val="0"/><w:szCs w:val="24"/><w:lang w:val="es-CO" w:eastAsia="en-US" w:bidi="ar-SA"/></w:rPr><w:t>Servicio de asistencia técnica</w:t></w:r></w:ins></w:p></w:tc><w:tc><w:tcPr><w:tcW w:w="2240" w:type="dxa"/><w:tcBorders></w:tcBorders></w:tcPr><w:p><w:pPr><w:pStyle w:val="Tabla9"/><w:widowControl/><w:jc w:val="left"/><w:rPr><w:kern w:val="0"/><w:szCs w:val="24"/><w:lang w:val="es-CO" w:eastAsia="en-US" w:bidi="ar-SA"/><w:ins w:id="8197" w:author="Unknown Author" w:date="2026-10-30T04:17:53Z"></w:ins></w:rPr></w:pPr><w:ins w:id="8196" w:author="Unknown Author" w:date="2026-10-30T04:17:53Z"><w:r><w:rPr><w:kern w:val="0"/><w:szCs w:val="24"/><w:lang w:val="es-CO" w:eastAsia="en-US" w:bidi="ar-SA"/></w:rPr><w:t>Personas y entidades asistidas técnicamente</w:t></w:r></w:ins></w:p></w:tc><w:tc><w:tcPr><w:tcW w:w="2157" w:type="dxa"/><w:tcBorders></w:tcBorders></w:tcPr><w:p><w:pPr><w:pStyle w:val="Tabla9"/><w:widowControl/><w:jc w:val="left"/><w:rPr><w:kern w:val="0"/><w:szCs w:val="24"/><w:lang w:val="es-CO" w:eastAsia="en-US" w:bidi="ar-SA"/><w:ins w:id="8199" w:author="Unknown Author" w:date="2026-10-30T04:17:53Z"></w:ins></w:rPr></w:pPr><w:ins w:id="8198" w:author="Unknown Author" w:date="2026-10-30T04:17:53Z"><w:r><w:rPr><w:kern w:val="0"/><w:szCs w:val="24"/><w:lang w:val="es-CO" w:eastAsia="en-US" w:bidi="ar-SA"/></w:rPr><w:t>60 personas y 4 consejos</w:t></w:r></w:ins></w:p></w:tc><w:tc><w:tcPr><w:tcW w:w="1660" w:type="dxa"/><w:tcBorders></w:tcBorders></w:tcPr><w:p><w:pPr><w:pStyle w:val="Tabla9"/><w:widowControl/><w:jc w:val="left"/><w:rPr><w:kern w:val="0"/><w:szCs w:val="24"/><w:lang w:val="es-CO" w:eastAsia="en-US" w:bidi="ar-SA"/><w:ins w:id="8201" w:author="Unknown Author" w:date="2026-10-30T04:17:53Z"></w:ins></w:rPr></w:pPr><w:ins w:id="8200" w:author="Unknown Author" w:date="2026-10-30T04:17:53Z"><w:r><w:rPr><w:kern w:val="0"/><w:szCs w:val="24"/><w:lang w:val="es-CO" w:eastAsia="en-US" w:bidi="ar-SA"/></w:rPr><w:t>3.2, 3.3 y 3.4</w:t></w:r></w:ins></w:p></w:tc></w:tr><w:tr><w:trPr><w:ins w:id="8202" w:author="Unknown Author" w:date="2026-10-30T04:17:53Z"/><w:cantSplit w:val="true"/></w:trPr><w:tc><w:tcPr><w:tcW w:w="1575" w:type="dxa"/><w:tcBorders><w:bottom w:val="single" w:sz="12" w:space="0" w:color="2A3439"/></w:tcBorders><w:shd w:color="auto" w:fill="F7F7F7" w:val="clear"/></w:tcPr><w:p><w:pPr><w:pStyle w:val="Tabla9"/><w:keepNext w:val="true"/><w:widowControl/><w:jc w:val="left"/><w:rPr><w:kern w:val="0"/><w:szCs w:val="24"/><w:lang w:val="es-CO" w:eastAsia="en-US" w:bidi="ar-SA"/><w:ins w:id="8204" w:author="Unknown Author" w:date="2026-10-30T04:17:53Z"></w:ins></w:rPr></w:pPr><w:ins w:id="8203" w:author="Unknown Author" w:date="2026-10-30T04:17:53Z"><w:r><w:rPr><w:kern w:val="0"/><w:szCs w:val="24"/><w:lang w:val="es-CO" w:eastAsia="en-US" w:bidi="ar-SA"/></w:rPr><w:t>Objetivo específico 3 (OE3)</w:t></w:r></w:ins></w:p></w:tc><w:tc><w:tcPr><w:tcW w:w="2322" w:type="dxa"/><w:tcBorders><w:bottom w:val="single" w:sz="12" w:space="0" w:color="2A3439"/></w:tcBorders><w:shd w:color="auto" w:fill="F7F7F7" w:val="clear"/></w:tcPr><w:p><w:pPr><w:pStyle w:val="Tabla9"/><w:keepNext w:val="true"/><w:widowControl/><w:jc w:val="left"/><w:rPr><w:kern w:val="0"/><w:szCs w:val="24"/><w:lang w:val="es-CO" w:eastAsia="en-US" w:bidi="ar-SA"/><w:ins w:id="8206" w:author="Unknown Author" w:date="2026-10-30T04:17:53Z"></w:ins></w:rPr></w:pPr><w:ins w:id="8205" w:author="Unknown Author" w:date="2026-10-30T04:17:53Z"><w:r><w:rPr><w:kern w:val="0"/><w:szCs w:val="24"/><w:lang w:val="es-CO" w:eastAsia="en-US" w:bidi="ar-SA"/></w:rPr><w:t>Administración y apoyo a la supervisión</w:t></w:r></w:ins></w:p></w:tc><w:tc><w:tcPr><w:tcW w:w="2240" w:type="dxa"/><w:tcBorders><w:bottom w:val="single" w:sz="12" w:space="0" w:color="2A3439"/></w:tcBorders><w:shd w:color="auto" w:fill="F7F7F7" w:val="clear"/></w:tcPr><w:p><w:pPr><w:pStyle w:val="Tabla9"/><w:keepNext w:val="true"/><w:widowControl/><w:jc w:val="left"/><w:rPr><w:kern w:val="0"/><w:szCs w:val="24"/><w:lang w:val="es-CO" w:eastAsia="en-US" w:bidi="ar-SA"/><w:ins w:id="8208" w:author="Unknown Author" w:date="2026-10-30T04:17:53Z"></w:ins></w:rPr></w:pPr><w:ins w:id="8207" w:author="Unknown Author" w:date="2026-10-30T04:17:53Z"><w:r><w:rPr><w:kern w:val="0"/><w:szCs w:val="24"/><w:lang w:val="es-CO" w:eastAsia="en-US" w:bidi="ar-SA"/></w:rPr><w:t>Informes trimestrales de supervisión</w:t></w:r></w:ins></w:p></w:tc><w:tc><w:tcPr><w:tcW w:w="2157" w:type="dxa"/><w:tcBorders><w:bottom w:val="single" w:sz="12" w:space="0" w:color="2A3439"/></w:tcBorders><w:shd w:color="auto" w:fill="F7F7F7" w:val="clear"/></w:tcPr><w:p><w:pPr><w:pStyle w:val="Tabla9"/><w:keepNext w:val="true"/><w:widowControl/><w:jc w:val="left"/><w:rPr><w:kern w:val="0"/><w:szCs w:val="24"/><w:lang w:val="es-CO" w:eastAsia="en-US" w:bidi="ar-SA"/><w:ins w:id="8210" w:author="Unknown Author" w:date="2026-10-30T04:17:53Z"></w:ins></w:rPr></w:pPr><w:ins w:id="8209" w:author="Unknown Author" w:date="2026-10-30T04:17:53Z"><w:r><w:rPr><w:kern w:val="0"/><w:szCs w:val="24"/><w:lang w:val="es-CO" w:eastAsia="en-US" w:bidi="ar-SA"/></w:rPr><w:t>Incluidos en los 8 informes</w:t></w:r></w:ins></w:p></w:tc><w:tc><w:tcPr><w:tcW w:w="1660" w:type="dxa"/><w:tcBorders><w:bottom w:val="single" w:sz="12" w:space="0" w:color="2A3439"/></w:tcBorders><w:shd w:color="auto" w:fill="F7F7F7" w:val="clear"/></w:tcPr><w:p><w:pPr><w:pStyle w:val="Tabla9"/><w:keepNext w:val="true"/><w:widowControl/><w:jc w:val="left"/><w:rPr><w:kern w:val="0"/><w:szCs w:val="24"/><w:lang w:val="es-CO" w:eastAsia="en-US" w:bidi="ar-SA"/><w:ins w:id="8212" w:author="Unknown Author" w:date="2026-10-30T04:17:53Z"></w:ins></w:rPr></w:pPr><w:ins w:id="8211" w:author="Unknown Author" w:date="2026-10-30T04:17:53Z"><w:r><w:rPr><w:kern w:val="0"/><w:szCs w:val="24"/><w:lang w:val="es-CO" w:eastAsia="en-US" w:bidi="ar-SA"/></w:rPr><w:t>3.6</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575"/><w:gridCol w:w="2322"/><w:gridCol w:w="2240"/><w:gridCol w:w="2157"/><w:gridCol w:w="1660"/></w:tblGrid><w:tr><w:trPr><w:tblHeader w:val="true"/><w:del w:id="8213" w:author="Unknown Author" w:date="2026-10-30T04:17:53Z"/><w:cantSplit w:val="true"/></w:trPr><w:tc><w:tcPr><w:tcW w:w="157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8215" w:author="Unknown Author" w:date="2026-10-30T04:17:53Z"></w:del></w:rPr></w:pPr><w:del w:id="8214" w:author="Unknown Author" w:date="2026-10-30T04:17:53Z"><w:r><w:rPr><w:b/><w:kern w:val="0"/><w:szCs w:val="24"/><w:lang w:val="es-CO" w:eastAsia="en-US" w:bidi="ar-SA"/></w:rPr><w:delText>Objetivo específico</w:delText></w:r></w:del></w:p></w:tc><w:tc><w:tcPr><w:tcW w:w="232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8217" w:author="Unknown Author" w:date="2026-10-30T04:17:53Z"></w:del></w:rPr></w:pPr><w:del w:id="8216" w:author="Unknown Author" w:date="2026-10-30T04:17:53Z"><w:r><w:rPr><w:b/><w:kern w:val="0"/><w:szCs w:val="24"/><w:lang w:val="es-CO" w:eastAsia="en-US" w:bidi="ar-SA"/></w:rPr><w:delText>Producto</w:delText></w:r></w:del></w:p></w:tc><w:tc><w:tcPr><w:tcW w:w="224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8219" w:author="Unknown Author" w:date="2026-10-30T04:17:53Z"></w:del></w:rPr></w:pPr><w:del w:id="8218" w:author="Unknown Author" w:date="2026-10-30T04:17:53Z"><w:r><w:rPr><w:b/><w:kern w:val="0"/><w:szCs w:val="24"/><w:lang w:val="es-CO" w:eastAsia="en-US" w:bidi="ar-SA"/></w:rPr><w:delText>Medido a través del cual se verifica</w:delText></w:r></w:del></w:p></w:tc><w:tc><w:tcPr><w:tcW w:w="215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8221" w:author="Unknown Author" w:date="2026-10-30T04:17:53Z"></w:del></w:rPr></w:pPr><w:del w:id="8220" w:author="Unknown Author" w:date="2026-10-30T04:17:53Z"><w:r><w:rPr><w:b/><w:kern w:val="0"/><w:szCs w:val="24"/><w:lang w:val="es-CO" w:eastAsia="en-US" w:bidi="ar-SA"/></w:rPr><w:delText>Cantidad o meta</w:delText></w:r></w:del></w:p></w:tc><w:tc><w:tcPr><w:tcW w:w="166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8223" w:author="Unknown Author" w:date="2026-10-30T04:17:53Z"></w:del></w:rPr></w:pPr><w:del w:id="8222" w:author="Unknown Author" w:date="2026-10-30T04:17:53Z"><w:r><w:rPr><w:b/><w:kern w:val="0"/><w:szCs w:val="24"/><w:lang w:val="es-CO" w:eastAsia="en-US" w:bidi="ar-SA"/></w:rPr><w:delText>Actividades asociadas al producto</w:delText></w:r></w:del></w:p></w:tc></w:tr><w:tr><w:trPr><w:del w:id="8224" w:author="Unknown Author" w:date="2026-10-30T04:17:53Z"/><w:cantSplit w:val="true"/></w:trPr><w:tc><w:tcPr><w:tcW w:w="1575" w:type="dxa"/><w:tcBorders></w:tcBorders></w:tcPr><w:p><w:pPr><w:pStyle w:val="Tabla9"/><w:widowControl/><w:jc w:val="left"/><w:rPr><w:kern w:val="0"/><w:szCs w:val="24"/><w:lang w:val="es-CO" w:eastAsia="en-US" w:bidi="ar-SA"/><w:del w:id="8226" w:author="Unknown Author" w:date="2026-10-30T04:17:53Z"></w:del></w:rPr></w:pPr><w:del w:id="8225" w:author="Unknown Author" w:date="2026-10-30T04:17:53Z"><w:r><w:rPr><w:kern w:val="0"/><w:szCs w:val="24"/><w:lang w:val="es-CO" w:eastAsia="en-US" w:bidi="ar-SA"/></w:rPr><w:delText>Objetivo específico 1 (OE1)</w:delText></w:r></w:del></w:p></w:tc><w:tc><w:tcPr><w:tcW w:w="2322" w:type="dxa"/><w:tcBorders></w:tcBorders></w:tcPr><w:p><w:pPr><w:pStyle w:val="Tabla9"/><w:widowControl/><w:jc w:val="left"/><w:rPr><w:kern w:val="0"/><w:szCs w:val="24"/><w:lang w:val="es-CO" w:eastAsia="en-US" w:bidi="ar-SA"/><w:del w:id="8228" w:author="Unknown Author" w:date="2026-10-30T04:17:53Z"></w:del></w:rPr></w:pPr><w:del w:id="8227" w:author="Unknown Author" w:date="2026-10-30T04:17:53Z"><w:r><w:rPr><w:kern w:val="0"/><w:szCs w:val="24"/><w:lang w:val="es-CO" w:eastAsia="en-US" w:bidi="ar-SA"/></w:rPr><w:delText>Servicio de apoyo para la generación de prototipos de materiales, productos o dispositivos</w:delText></w:r></w:del></w:p></w:tc><w:tc><w:tcPr><w:tcW w:w="2240" w:type="dxa"/><w:tcBorders></w:tcBorders></w:tcPr><w:p><w:pPr><w:pStyle w:val="Tabla9"/><w:widowControl/><w:jc w:val="left"/><w:rPr><w:kern w:val="0"/><w:szCs w:val="24"/><w:lang w:val="es-CO" w:eastAsia="en-US" w:bidi="ar-SA"/><w:del w:id="8230" w:author="Unknown Author" w:date="2026-10-30T04:17:53Z"></w:del></w:rPr></w:pPr><w:del w:id="8229" w:author="Unknown Author" w:date="2026-10-30T04:17:53Z"><w:r><w:rPr><w:kern w:val="0"/><w:szCs w:val="24"/><w:lang w:val="es-CO" w:eastAsia="en-US" w:bidi="ar-SA"/></w:rPr><w:delText>Prototipos validados en condiciones reales</w:delText></w:r></w:del></w:p></w:tc><w:tc><w:tcPr><w:tcW w:w="2157" w:type="dxa"/><w:tcBorders></w:tcBorders></w:tcPr><w:p><w:pPr><w:pStyle w:val="Tabla9"/><w:widowControl/><w:jc w:val="left"/><w:rPr><w:kern w:val="0"/><w:szCs w:val="24"/><w:lang w:val="es-CO" w:eastAsia="en-US" w:bidi="ar-SA"/><w:del w:id="8232" w:author="Unknown Author" w:date="2026-10-30T04:17:53Z"></w:del></w:rPr></w:pPr><w:del w:id="8231" w:author="Unknown Author" w:date="2026-10-30T04:17:53Z"><w:r><w:rPr><w:kern w:val="0"/><w:szCs w:val="24"/><w:lang w:val="es-CO" w:eastAsia="en-US" w:bidi="ar-SA"/></w:rPr><w:delText>2 prototipos: un sistema de 100 nodos y 10 gateways y un gemelo predictivo de demolición</w:delText></w:r></w:del></w:p></w:tc><w:tc><w:tcPr><w:tcW w:w="1660" w:type="dxa"/><w:tcBorders></w:tcBorders></w:tcPr><w:p><w:pPr><w:pStyle w:val="Tabla9"/><w:widowControl/><w:jc w:val="left"/><w:rPr><w:kern w:val="0"/><w:szCs w:val="24"/><w:lang w:val="es-CO" w:eastAsia="en-US" w:bidi="ar-SA"/><w:del w:id="8234" w:author="Unknown Author" w:date="2026-10-30T04:17:53Z"></w:del></w:rPr></w:pPr><w:del w:id="8233" w:author="Unknown Author" w:date="2026-10-30T04:17:53Z"><w:r><w:rPr><w:kern w:val="0"/><w:szCs w:val="24"/><w:lang w:val="es-CO" w:eastAsia="en-US" w:bidi="ar-SA"/></w:rPr><w:delText>1.2 a 1.7, 2.3, 2.4 y 2.7</w:delText></w:r></w:del></w:p></w:tc></w:tr><w:tr><w:trPr><w:del w:id="8235" w:author="Unknown Author" w:date="2026-10-30T04:17:53Z"/><w:cantSplit w:val="true"/></w:trPr><w:tc><w:tcPr><w:tcW w:w="1575" w:type="dxa"/><w:tcBorders></w:tcBorders><w:shd w:color="auto" w:fill="F7F7F7" w:val="clear"/></w:tcPr><w:p><w:pPr><w:pStyle w:val="Tabla9"/><w:widowControl/><w:jc w:val="left"/><w:rPr><w:kern w:val="0"/><w:szCs w:val="24"/><w:lang w:val="es-CO" w:eastAsia="en-US" w:bidi="ar-SA"/><w:del w:id="8237" w:author="Unknown Author" w:date="2026-10-30T04:17:53Z"></w:del></w:rPr></w:pPr><w:del w:id="8236" w:author="Unknown Author" w:date="2026-10-30T04:17:53Z"><w:r><w:rPr><w:kern w:val="0"/><w:szCs w:val="24"/><w:lang w:val="es-CO" w:eastAsia="en-US" w:bidi="ar-SA"/></w:rPr><w:delText>Objetivo específico 1 (OE1)</w:delText></w:r></w:del></w:p></w:tc><w:tc><w:tcPr><w:tcW w:w="2322" w:type="dxa"/><w:tcBorders></w:tcBorders><w:shd w:color="auto" w:fill="F7F7F7" w:val="clear"/></w:tcPr><w:p><w:pPr><w:pStyle w:val="Tabla9"/><w:widowControl/><w:jc w:val="left"/><w:rPr><w:kern w:val="0"/><w:szCs w:val="24"/><w:lang w:val="es-CO" w:eastAsia="en-US" w:bidi="ar-SA"/><w:del w:id="8239" w:author="Unknown Author" w:date="2026-10-30T04:17:53Z"></w:del></w:rPr></w:pPr><w:del w:id="8238" w:author="Unknown Author" w:date="2026-10-30T04:17:53Z"><w:r><w:rPr><w:kern w:val="0"/><w:szCs w:val="24"/><w:lang w:val="es-CO" w:eastAsia="en-US" w:bidi="ar-SA"/></w:rPr><w:delText>Documentos de investigación</w:delText></w:r></w:del></w:p></w:tc><w:tc><w:tcPr><w:tcW w:w="2240" w:type="dxa"/><w:tcBorders></w:tcBorders><w:shd w:color="auto" w:fill="F7F7F7" w:val="clear"/></w:tcPr><w:p><w:pPr><w:pStyle w:val="Tabla9"/><w:widowControl/><w:jc w:val="left"/><w:rPr><w:kern w:val="0"/><w:szCs w:val="24"/><w:lang w:val="es-CO" w:eastAsia="en-US" w:bidi="ar-SA"/><w:del w:id="8241" w:author="Unknown Author" w:date="2026-10-30T04:17:53Z"></w:del></w:rPr></w:pPr><w:del w:id="8240" w:author="Unknown Author" w:date="2026-10-30T04:17:53Z"><w:r><w:rPr><w:kern w:val="0"/><w:szCs w:val="24"/><w:lang w:val="es-CO" w:eastAsia="en-US" w:bidi="ar-SA"/></w:rPr><w:delText>Documentos de investigación elaborados</w:delText></w:r></w:del></w:p></w:tc><w:tc><w:tcPr><w:tcW w:w="2157" w:type="dxa"/><w:tcBorders></w:tcBorders><w:shd w:color="auto" w:fill="F7F7F7" w:val="clear"/></w:tcPr><w:p><w:pPr><w:pStyle w:val="Tabla9"/><w:widowControl/><w:jc w:val="left"/><w:rPr><w:kern w:val="0"/><w:szCs w:val="24"/><w:lang w:val="es-CO" w:eastAsia="en-US" w:bidi="ar-SA"/><w:del w:id="8243" w:author="Unknown Author" w:date="2026-10-30T04:17:53Z"></w:del></w:rPr></w:pPr><w:del w:id="8242" w:author="Unknown Author" w:date="2026-10-30T04:17:53Z"><w:r><w:rPr><w:kern w:val="0"/><w:szCs w:val="24"/><w:lang w:val="es-CO" w:eastAsia="en-US" w:bidi="ar-SA"/></w:rPr><w:delText>9</w:delText></w:r></w:del></w:p></w:tc><w:tc><w:tcPr><w:tcW w:w="1660" w:type="dxa"/><w:tcBorders></w:tcBorders><w:shd w:color="auto" w:fill="F7F7F7" w:val="clear"/></w:tcPr><w:p><w:pPr><w:pStyle w:val="Tabla9"/><w:widowControl/><w:jc w:val="left"/><w:rPr><w:kern w:val="0"/><w:szCs w:val="24"/><w:lang w:val="es-CO" w:eastAsia="en-US" w:bidi="ar-SA"/><w:del w:id="8245" w:author="Unknown Author" w:date="2026-10-30T04:17:53Z"></w:del></w:rPr></w:pPr><w:del w:id="8244" w:author="Unknown Author" w:date="2026-10-30T04:17:53Z"><w:r><w:rPr><w:kern w:val="0"/><w:szCs w:val="24"/><w:lang w:val="es-CO" w:eastAsia="en-US" w:bidi="ar-SA"/></w:rPr><w:delText>1.6 y 3.4</w:delText></w:r></w:del></w:p></w:tc></w:tr><w:tr><w:trPr><w:del w:id="8246" w:author="Unknown Author" w:date="2026-10-30T04:17:53Z"/><w:cantSplit w:val="true"/></w:trPr><w:tc><w:tcPr><w:tcW w:w="1575" w:type="dxa"/><w:tcBorders></w:tcBorders></w:tcPr><w:p><w:pPr><w:pStyle w:val="Tabla9"/><w:widowControl/><w:jc w:val="left"/><w:rPr><w:kern w:val="0"/><w:szCs w:val="24"/><w:lang w:val="es-CO" w:eastAsia="en-US" w:bidi="ar-SA"/><w:del w:id="8248" w:author="Unknown Author" w:date="2026-10-30T04:17:53Z"></w:del></w:rPr></w:pPr><w:del w:id="8247" w:author="Unknown Author" w:date="2026-10-30T04:17:53Z"><w:r><w:rPr><w:kern w:val="0"/><w:szCs w:val="24"/><w:lang w:val="es-CO" w:eastAsia="en-US" w:bidi="ar-SA"/></w:rPr><w:delText>Objetivo específico 1 (OE1)</w:delText></w:r></w:del></w:p></w:tc><w:tc><w:tcPr><w:tcW w:w="2322" w:type="dxa"/><w:tcBorders></w:tcBorders></w:tcPr><w:p><w:pPr><w:pStyle w:val="Tabla9"/><w:widowControl/><w:jc w:val="left"/><w:rPr><w:kern w:val="0"/><w:szCs w:val="24"/><w:lang w:val="es-CO" w:eastAsia="en-US" w:bidi="ar-SA"/><w:del w:id="8250" w:author="Unknown Author" w:date="2026-10-30T04:17:53Z"></w:del></w:rPr></w:pPr><w:del w:id="8249" w:author="Unknown Author" w:date="2026-10-30T04:17:53Z"><w:r><w:rPr><w:kern w:val="0"/><w:szCs w:val="24"/><w:lang w:val="es-CO" w:eastAsia="en-US" w:bidi="ar-SA"/></w:rPr><w:delText>Servicio de apoyo financiero para la formación de maestría ya sea nacional o en el exterior, en la modalidad de investigación</w:delText></w:r></w:del></w:p></w:tc><w:tc><w:tcPr><w:tcW w:w="2240" w:type="dxa"/><w:tcBorders></w:tcBorders></w:tcPr><w:p><w:pPr><w:pStyle w:val="Tabla9"/><w:widowControl/><w:jc w:val="left"/><w:rPr><w:kern w:val="0"/><w:szCs w:val="24"/><w:lang w:val="es-CO" w:eastAsia="en-US" w:bidi="ar-SA"/><w:del w:id="8252" w:author="Unknown Author" w:date="2026-10-30T04:17:53Z"></w:del></w:rPr></w:pPr><w:del w:id="8251" w:author="Unknown Author" w:date="2026-10-30T04:17:53Z"><w:r><w:rPr><w:kern w:val="0"/><w:szCs w:val="24"/><w:lang w:val="es-CO" w:eastAsia="en-US" w:bidi="ar-SA"/></w:rPr><w:delText>Personas apoyadas con formación de maestría</w:delText></w:r></w:del></w:p></w:tc><w:tc><w:tcPr><w:tcW w:w="2157" w:type="dxa"/><w:tcBorders></w:tcBorders></w:tcPr><w:p><w:pPr><w:pStyle w:val="Tabla9"/><w:widowControl/><w:jc w:val="left"/><w:rPr><w:kern w:val="0"/><w:szCs w:val="24"/><w:lang w:val="es-CO" w:eastAsia="en-US" w:bidi="ar-SA"/><w:del w:id="8254" w:author="Unknown Author" w:date="2026-10-30T04:17:53Z"></w:del></w:rPr></w:pPr><w:del w:id="8253" w:author="Unknown Author" w:date="2026-10-30T04:17:53Z"><w:r><w:rPr><w:kern w:val="0"/><w:szCs w:val="24"/><w:lang w:val="es-CO" w:eastAsia="en-US" w:bidi="ar-SA"/></w:rPr><w:delText>2</w:delText></w:r></w:del></w:p></w:tc><w:tc><w:tcPr><w:tcW w:w="1660" w:type="dxa"/><w:tcBorders></w:tcBorders></w:tcPr><w:p><w:pPr><w:pStyle w:val="Tabla9"/><w:widowControl/><w:jc w:val="left"/><w:rPr><w:kern w:val="0"/><w:szCs w:val="24"/><w:lang w:val="es-CO" w:eastAsia="en-US" w:bidi="ar-SA"/><w:del w:id="8256" w:author="Unknown Author" w:date="2026-10-30T04:17:53Z"></w:del></w:rPr></w:pPr><w:del w:id="8255" w:author="Unknown Author" w:date="2026-10-30T04:17:53Z"><w:r><w:rPr><w:kern w:val="0"/><w:szCs w:val="24"/><w:lang w:val="es-CO" w:eastAsia="en-US" w:bidi="ar-SA"/></w:rPr><w:delText>1.1 a 1.6</w:delText></w:r></w:del></w:p></w:tc></w:tr><w:tr><w:trPr><w:del w:id="8257" w:author="Unknown Author" w:date="2026-10-30T04:17:53Z"/><w:cantSplit w:val="true"/></w:trPr><w:tc><w:tcPr><w:tcW w:w="1575" w:type="dxa"/><w:tcBorders></w:tcBorders><w:shd w:color="auto" w:fill="F7F7F7" w:val="clear"/></w:tcPr><w:p><w:pPr><w:pStyle w:val="Tabla9"/><w:widowControl/><w:jc w:val="left"/><w:rPr><w:kern w:val="0"/><w:szCs w:val="24"/><w:lang w:val="es-CO" w:eastAsia="en-US" w:bidi="ar-SA"/><w:del w:id="8259" w:author="Unknown Author" w:date="2026-10-30T04:17:53Z"></w:del></w:rPr></w:pPr><w:del w:id="8258" w:author="Unknown Author" w:date="2026-10-30T04:17:53Z"><w:r><w:rPr><w:kern w:val="0"/><w:szCs w:val="24"/><w:lang w:val="es-CO" w:eastAsia="en-US" w:bidi="ar-SA"/></w:rPr><w:delText>Objetivo específico 1 (OE1)</w:delText></w:r></w:del></w:p></w:tc><w:tc><w:tcPr><w:tcW w:w="2322" w:type="dxa"/><w:tcBorders></w:tcBorders><w:shd w:color="auto" w:fill="F7F7F7" w:val="clear"/></w:tcPr><w:p><w:pPr><w:pStyle w:val="Tabla9"/><w:widowControl/><w:jc w:val="left"/><w:rPr><w:kern w:val="0"/><w:szCs w:val="24"/><w:lang w:val="es-CO" w:eastAsia="en-US" w:bidi="ar-SA"/><w:del w:id="8261" w:author="Unknown Author" w:date="2026-10-30T04:17:53Z"></w:del></w:rPr></w:pPr><w:del w:id="8260" w:author="Unknown Author" w:date="2026-10-30T04:17:53Z"><w:r><w:rPr><w:kern w:val="0"/><w:szCs w:val="24"/><w:lang w:val="es-CO" w:eastAsia="en-US" w:bidi="ar-SA"/></w:rPr><w:delText>Servicio de apoyo financiero de estancias de investigación</w:delText></w:r></w:del></w:p></w:tc><w:tc><w:tcPr><w:tcW w:w="2240" w:type="dxa"/><w:tcBorders></w:tcBorders><w:shd w:color="auto" w:fill="F7F7F7" w:val="clear"/></w:tcPr><w:p><w:pPr><w:pStyle w:val="Tabla9"/><w:widowControl/><w:jc w:val="left"/><w:rPr><w:kern w:val="0"/><w:szCs w:val="24"/><w:lang w:val="es-CO" w:eastAsia="en-US" w:bidi="ar-SA"/><w:del w:id="8263" w:author="Unknown Author" w:date="2026-10-30T04:17:53Z"></w:del></w:rPr></w:pPr><w:del w:id="8262" w:author="Unknown Author" w:date="2026-10-30T04:17:53Z"><w:r><w:rPr><w:kern w:val="0"/><w:szCs w:val="24"/><w:lang w:val="es-CO" w:eastAsia="en-US" w:bidi="ar-SA"/></w:rPr><w:delText>Estancias de investigación apoyadas</w:delText></w:r></w:del></w:p></w:tc><w:tc><w:tcPr><w:tcW w:w="2157" w:type="dxa"/><w:tcBorders></w:tcBorders><w:shd w:color="auto" w:fill="F7F7F7" w:val="clear"/></w:tcPr><w:p><w:pPr><w:pStyle w:val="Tabla9"/><w:widowControl/><w:jc w:val="left"/><w:rPr><w:kern w:val="0"/><w:szCs w:val="24"/><w:lang w:val="es-CO" w:eastAsia="en-US" w:bidi="ar-SA"/><w:del w:id="8265" w:author="Unknown Author" w:date="2026-10-30T04:17:53Z"></w:del></w:rPr></w:pPr><w:del w:id="8264" w:author="Unknown Author" w:date="2026-10-30T04:17:53Z"><w:r><w:rPr><w:kern w:val="0"/><w:szCs w:val="24"/><w:lang w:val="es-CO" w:eastAsia="en-US" w:bidi="ar-SA"/></w:rPr><w:delText>1</w:delText></w:r></w:del></w:p></w:tc><w:tc><w:tcPr><w:tcW w:w="1660" w:type="dxa"/><w:tcBorders></w:tcBorders><w:shd w:color="auto" w:fill="F7F7F7" w:val="clear"/></w:tcPr><w:p><w:pPr><w:pStyle w:val="Tabla9"/><w:widowControl/><w:jc w:val="left"/><w:rPr><w:kern w:val="0"/><w:szCs w:val="24"/><w:lang w:val="es-CO" w:eastAsia="en-US" w:bidi="ar-SA"/><w:del w:id="8267" w:author="Unknown Author" w:date="2026-10-30T04:17:53Z"></w:del></w:rPr></w:pPr><w:del w:id="8266" w:author="Unknown Author" w:date="2026-10-30T04:17:53Z"><w:r><w:rPr><w:kern w:val="0"/><w:szCs w:val="24"/><w:lang w:val="es-CO" w:eastAsia="en-US" w:bidi="ar-SA"/></w:rPr><w:delText>1.3, 1.4 y 1.6</w:delText></w:r></w:del></w:p></w:tc></w:tr><w:tr><w:trPr><w:del w:id="8268" w:author="Unknown Author" w:date="2026-10-30T04:17:53Z"/><w:cantSplit w:val="true"/></w:trPr><w:tc><w:tcPr><w:tcW w:w="1575" w:type="dxa"/><w:tcBorders></w:tcBorders></w:tcPr><w:p><w:pPr><w:pStyle w:val="Tabla9"/><w:widowControl/><w:jc w:val="left"/><w:rPr><w:kern w:val="0"/><w:szCs w:val="24"/><w:lang w:val="es-CO" w:eastAsia="en-US" w:bidi="ar-SA"/><w:del w:id="8270" w:author="Unknown Author" w:date="2026-10-30T04:17:53Z"></w:del></w:rPr></w:pPr><w:del w:id="8269" w:author="Unknown Author" w:date="2026-10-30T04:17:53Z"><w:r><w:rPr><w:kern w:val="0"/><w:szCs w:val="24"/><w:lang w:val="es-CO" w:eastAsia="en-US" w:bidi="ar-SA"/></w:rPr><w:delText>Objetivo específico 1 (OE1)</w:delText></w:r></w:del></w:p></w:tc><w:tc><w:tcPr><w:tcW w:w="2322" w:type="dxa"/><w:tcBorders></w:tcBorders></w:tcPr><w:p><w:pPr><w:pStyle w:val="Tabla9"/><w:widowControl/><w:jc w:val="left"/><w:rPr><w:kern w:val="0"/><w:szCs w:val="24"/><w:lang w:val="es-CO" w:eastAsia="en-US" w:bidi="ar-SA"/><w:del w:id="8272" w:author="Unknown Author" w:date="2026-10-30T04:17:53Z"></w:del></w:rPr></w:pPr><w:del w:id="8271" w:author="Unknown Author" w:date="2026-10-30T04:17:53Z"><w:r><w:rPr><w:kern w:val="0"/><w:szCs w:val="24"/><w:lang w:val="es-CO" w:eastAsia="en-US" w:bidi="ar-SA"/></w:rPr><w:delText>Servicio de apoyo financiero para el fortalecimiento de las vocaciones científicas en CTI</w:delText></w:r></w:del></w:p></w:tc><w:tc><w:tcPr><w:tcW w:w="2240" w:type="dxa"/><w:tcBorders></w:tcBorders></w:tcPr><w:p><w:pPr><w:pStyle w:val="Tabla9"/><w:widowControl/><w:jc w:val="left"/><w:rPr><w:kern w:val="0"/><w:szCs w:val="24"/><w:lang w:val="es-CO" w:eastAsia="en-US" w:bidi="ar-SA"/><w:del w:id="8274" w:author="Unknown Author" w:date="2026-10-30T04:17:53Z"></w:del></w:rPr></w:pPr><w:del w:id="8273" w:author="Unknown Author" w:date="2026-10-30T04:17:53Z"><w:r><w:rPr><w:kern w:val="0"/><w:szCs w:val="24"/><w:lang w:val="es-CO" w:eastAsia="en-US" w:bidi="ar-SA"/></w:rPr><w:delText>Jóvenes investigadores e innovadores apoyados</w:delText></w:r></w:del></w:p></w:tc><w:tc><w:tcPr><w:tcW w:w="2157" w:type="dxa"/><w:tcBorders></w:tcBorders></w:tcPr><w:p><w:pPr><w:pStyle w:val="Tabla9"/><w:widowControl/><w:jc w:val="left"/><w:rPr><w:kern w:val="0"/><w:szCs w:val="24"/><w:lang w:val="es-CO" w:eastAsia="en-US" w:bidi="ar-SA"/><w:del w:id="8276" w:author="Unknown Author" w:date="2026-10-30T04:17:53Z"></w:del></w:rPr></w:pPr><w:del w:id="8275" w:author="Unknown Author" w:date="2026-10-30T04:17:53Z"><w:r><w:rPr><w:kern w:val="0"/><w:szCs w:val="24"/><w:lang w:val="es-CO" w:eastAsia="en-US" w:bidi="ar-SA"/></w:rPr><w:delText>6</w:delText></w:r></w:del></w:p></w:tc><w:tc><w:tcPr><w:tcW w:w="1660" w:type="dxa"/><w:tcBorders></w:tcBorders></w:tcPr><w:p><w:pPr><w:pStyle w:val="Tabla9"/><w:widowControl/><w:jc w:val="left"/><w:rPr><w:kern w:val="0"/><w:szCs w:val="24"/><w:lang w:val="es-CO" w:eastAsia="en-US" w:bidi="ar-SA"/><w:del w:id="8278" w:author="Unknown Author" w:date="2026-10-30T04:17:53Z"></w:del></w:rPr></w:pPr><w:del w:id="8277" w:author="Unknown Author" w:date="2026-10-30T04:17:53Z"><w:r><w:rPr><w:kern w:val="0"/><w:szCs w:val="24"/><w:lang w:val="es-CO" w:eastAsia="en-US" w:bidi="ar-SA"/></w:rPr><w:delText>1.1 a 1.6</w:delText></w:r></w:del></w:p></w:tc></w:tr><w:tr><w:trPr><w:del w:id="8279" w:author="Unknown Author" w:date="2026-10-30T04:17:53Z"/><w:cantSplit w:val="true"/></w:trPr><w:tc><w:tcPr><w:tcW w:w="1575" w:type="dxa"/><w:tcBorders></w:tcBorders><w:shd w:color="auto" w:fill="F7F7F7" w:val="clear"/></w:tcPr><w:p><w:pPr><w:pStyle w:val="Tabla9"/><w:widowControl/><w:jc w:val="left"/><w:rPr><w:kern w:val="0"/><w:szCs w:val="24"/><w:lang w:val="es-CO" w:eastAsia="en-US" w:bidi="ar-SA"/><w:del w:id="8281" w:author="Unknown Author" w:date="2026-10-30T04:17:53Z"></w:del></w:rPr></w:pPr><w:del w:id="8280" w:author="Unknown Author" w:date="2026-10-30T04:17:53Z"><w:r><w:rPr><w:kern w:val="0"/><w:szCs w:val="24"/><w:lang w:val="es-CO" w:eastAsia="en-US" w:bidi="ar-SA"/></w:rPr><w:delText>Objetivo específico 1 (OE1)</w:delText></w:r></w:del></w:p></w:tc><w:tc><w:tcPr><w:tcW w:w="2322" w:type="dxa"/><w:tcBorders></w:tcBorders><w:shd w:color="auto" w:fill="F7F7F7" w:val="clear"/></w:tcPr><w:p><w:pPr><w:pStyle w:val="Tabla9"/><w:widowControl/><w:jc w:val="left"/><w:rPr><w:kern w:val="0"/><w:szCs w:val="24"/><w:lang w:val="es-CO" w:eastAsia="en-US" w:bidi="ar-SA"/><w:del w:id="8283" w:author="Unknown Author" w:date="2026-10-30T04:17:53Z"></w:del></w:rPr></w:pPr><w:del w:id="8282" w:author="Unknown Author" w:date="2026-10-30T04:17:53Z"><w:r><w:rPr><w:kern w:val="0"/><w:szCs w:val="24"/><w:lang w:val="es-CO" w:eastAsia="en-US" w:bidi="ar-SA"/></w:rPr><w:delText>Administración y apoyo a la supervisión</w:delText></w:r></w:del></w:p></w:tc><w:tc><w:tcPr><w:tcW w:w="2240" w:type="dxa"/><w:tcBorders></w:tcBorders><w:shd w:color="auto" w:fill="F7F7F7" w:val="clear"/></w:tcPr><w:p><w:pPr><w:pStyle w:val="Tabla9"/><w:widowControl/><w:jc w:val="left"/><w:rPr><w:kern w:val="0"/><w:szCs w:val="24"/><w:lang w:val="es-CO" w:eastAsia="en-US" w:bidi="ar-SA"/><w:del w:id="8285" w:author="Unknown Author" w:date="2026-10-30T04:17:53Z"></w:del></w:rPr></w:pPr><w:del w:id="8284" w:author="Unknown Author" w:date="2026-10-30T04:17:53Z"><w:r><w:rPr><w:kern w:val="0"/><w:szCs w:val="24"/><w:lang w:val="es-CO" w:eastAsia="en-US" w:bidi="ar-SA"/></w:rPr><w:delText>Informes trimestrales de supervisión</w:delText></w:r></w:del></w:p></w:tc><w:tc><w:tcPr><w:tcW w:w="2157" w:type="dxa"/><w:tcBorders></w:tcBorders><w:shd w:color="auto" w:fill="F7F7F7" w:val="clear"/></w:tcPr><w:p><w:pPr><w:pStyle w:val="Tabla9"/><w:widowControl/><w:jc w:val="left"/><w:rPr><w:kern w:val="0"/><w:szCs w:val="24"/><w:lang w:val="es-CO" w:eastAsia="en-US" w:bidi="ar-SA"/><w:del w:id="8287" w:author="Unknown Author" w:date="2026-10-30T04:17:53Z"></w:del></w:rPr></w:pPr><w:del w:id="8286" w:author="Unknown Author" w:date="2026-10-30T04:17:53Z"><w:r><w:rPr><w:kern w:val="0"/><w:szCs w:val="24"/><w:lang w:val="es-CO" w:eastAsia="en-US" w:bidi="ar-SA"/></w:rPr><w:delText>8 informes</w:delText></w:r></w:del></w:p></w:tc><w:tc><w:tcPr><w:tcW w:w="1660" w:type="dxa"/><w:tcBorders></w:tcBorders><w:shd w:color="auto" w:fill="F7F7F7" w:val="clear"/></w:tcPr><w:p><w:pPr><w:pStyle w:val="Tabla9"/><w:widowControl/><w:jc w:val="left"/><w:rPr><w:kern w:val="0"/><w:szCs w:val="24"/><w:lang w:val="es-CO" w:eastAsia="en-US" w:bidi="ar-SA"/><w:del w:id="8289" w:author="Unknown Author" w:date="2026-10-30T04:17:53Z"></w:del></w:rPr></w:pPr><w:del w:id="8288" w:author="Unknown Author" w:date="2026-10-30T04:17:53Z"><w:r><w:rPr><w:kern w:val="0"/><w:szCs w:val="24"/><w:lang w:val="es-CO" w:eastAsia="en-US" w:bidi="ar-SA"/></w:rPr><w:delText>1.8</w:delText></w:r></w:del></w:p></w:tc></w:tr><w:tr><w:trPr><w:del w:id="8290" w:author="Unknown Author" w:date="2026-10-30T04:17:53Z"/><w:cantSplit w:val="true"/></w:trPr><w:tc><w:tcPr><w:tcW w:w="1575" w:type="dxa"/><w:tcBorders></w:tcBorders></w:tcPr><w:p><w:pPr><w:pStyle w:val="Tabla9"/><w:widowControl/><w:jc w:val="left"/><w:rPr><w:kern w:val="0"/><w:szCs w:val="24"/><w:lang w:val="es-CO" w:eastAsia="en-US" w:bidi="ar-SA"/><w:del w:id="8292" w:author="Unknown Author" w:date="2026-10-30T04:17:53Z"></w:del></w:rPr></w:pPr><w:del w:id="8291" w:author="Unknown Author" w:date="2026-10-30T04:17:53Z"><w:r><w:rPr><w:kern w:val="0"/><w:szCs w:val="24"/><w:lang w:val="es-CO" w:eastAsia="en-US" w:bidi="ar-SA"/></w:rPr><w:delText>Objetivo específico 2 (OE2)</w:delText></w:r></w:del></w:p></w:tc><w:tc><w:tcPr><w:tcW w:w="2322" w:type="dxa"/><w:tcBorders></w:tcBorders></w:tcPr><w:p><w:pPr><w:pStyle w:val="Tabla9"/><w:widowControl/><w:jc w:val="left"/><w:rPr><w:kern w:val="0"/><w:szCs w:val="24"/><w:lang w:val="es-CO" w:eastAsia="en-US" w:bidi="ar-SA"/><w:del w:id="8294" w:author="Unknown Author" w:date="2026-10-30T04:17:53Z"></w:del></w:rPr></w:pPr><w:del w:id="8293" w:author="Unknown Author" w:date="2026-10-30T04:17:53Z"><w:r><w:rPr><w:kern w:val="0"/><w:szCs w:val="24"/><w:lang w:val="es-CO" w:eastAsia="en-US" w:bidi="ar-SA"/></w:rPr><w:delText>Servicio de apoyo financiero para programas y proyectos de infraestructura científica y tecnológica</w:delText></w:r></w:del></w:p></w:tc><w:tc><w:tcPr><w:tcW w:w="2240" w:type="dxa"/><w:tcBorders></w:tcBorders></w:tcPr><w:p><w:pPr><w:pStyle w:val="Tabla9"/><w:widowControl/><w:jc w:val="left"/><w:rPr><w:kern w:val="0"/><w:szCs w:val="24"/><w:lang w:val="es-CO" w:eastAsia="en-US" w:bidi="ar-SA"/><w:del w:id="8296" w:author="Unknown Author" w:date="2026-10-30T04:17:53Z"></w:del></w:rPr></w:pPr><w:del w:id="8295" w:author="Unknown Author" w:date="2026-10-30T04:17:53Z"><w:r><w:rPr><w:kern w:val="0"/><w:szCs w:val="24"/><w:lang w:val="es-CO" w:eastAsia="en-US" w:bidi="ar-SA"/></w:rPr><w:delText>Infraestructura científica y tecnológica dotada</w:delText></w:r></w:del></w:p></w:tc><w:tc><w:tcPr><w:tcW w:w="2157" w:type="dxa"/><w:tcBorders></w:tcBorders></w:tcPr><w:p><w:pPr><w:pStyle w:val="Tabla9"/><w:widowControl/><w:jc w:val="left"/><w:rPr><w:kern w:val="0"/><w:szCs w:val="24"/><w:lang w:val="es-CO" w:eastAsia="en-US" w:bidi="ar-SA"/><w:del w:id="8298" w:author="Unknown Author" w:date="2026-10-30T04:17:53Z"></w:del></w:rPr></w:pPr><w:del w:id="8297" w:author="Unknown Author" w:date="2026-10-30T04:17:53Z"><w:r><w:rPr><w:kern w:val="0"/><w:szCs w:val="24"/><w:lang w:val="es-CO" w:eastAsia="en-US" w:bidi="ar-SA"/></w:rPr><w:delText>1 infraestructura integrada, con la red y el laboratorio de modelación</w:delText></w:r></w:del></w:p></w:tc><w:tc><w:tcPr><w:tcW w:w="1660" w:type="dxa"/><w:tcBorders></w:tcBorders></w:tcPr><w:p><w:pPr><w:pStyle w:val="Tabla9"/><w:widowControl/><w:jc w:val="left"/><w:rPr><w:kern w:val="0"/><w:szCs w:val="24"/><w:lang w:val="es-CO" w:eastAsia="en-US" w:bidi="ar-SA"/><w:del w:id="8300" w:author="Unknown Author" w:date="2026-10-30T04:17:53Z"></w:del></w:rPr></w:pPr><w:del w:id="8299" w:author="Unknown Author" w:date="2026-10-30T04:17:53Z"><w:r><w:rPr><w:kern w:val="0"/><w:szCs w:val="24"/><w:lang w:val="es-CO" w:eastAsia="en-US" w:bidi="ar-SA"/></w:rPr><w:delText>2.1 a 2.6</w:delText></w:r></w:del></w:p></w:tc></w:tr><w:tr><w:trPr><w:del w:id="8301" w:author="Unknown Author" w:date="2026-10-30T04:17:53Z"/><w:cantSplit w:val="true"/></w:trPr><w:tc><w:tcPr><w:tcW w:w="1575" w:type="dxa"/><w:tcBorders></w:tcBorders><w:shd w:color="auto" w:fill="F7F7F7" w:val="clear"/></w:tcPr><w:p><w:pPr><w:pStyle w:val="Tabla9"/><w:widowControl/><w:jc w:val="left"/><w:rPr><w:kern w:val="0"/><w:szCs w:val="24"/><w:lang w:val="es-CO" w:eastAsia="en-US" w:bidi="ar-SA"/><w:del w:id="8303" w:author="Unknown Author" w:date="2026-10-30T04:17:53Z"></w:del></w:rPr></w:pPr><w:del w:id="8302" w:author="Unknown Author" w:date="2026-10-30T04:17:53Z"><w:r><w:rPr><w:kern w:val="0"/><w:szCs w:val="24"/><w:lang w:val="es-CO" w:eastAsia="en-US" w:bidi="ar-SA"/></w:rPr><w:delText>Objetivo específico 2 (OE2)</w:delText></w:r></w:del></w:p></w:tc><w:tc><w:tcPr><w:tcW w:w="2322" w:type="dxa"/><w:tcBorders></w:tcBorders><w:shd w:color="auto" w:fill="F7F7F7" w:val="clear"/></w:tcPr><w:p><w:pPr><w:pStyle w:val="Tabla9"/><w:widowControl/><w:jc w:val="left"/><w:rPr><w:kern w:val="0"/><w:szCs w:val="24"/><w:lang w:val="es-CO" w:eastAsia="en-US" w:bidi="ar-SA"/><w:del w:id="8305" w:author="Unknown Author" w:date="2026-10-30T04:17:53Z"></w:del></w:rPr></w:pPr><w:del w:id="8304" w:author="Unknown Author" w:date="2026-10-30T04:17:53Z"><w:r><w:rPr><w:kern w:val="0"/><w:szCs w:val="24"/><w:lang w:val="es-CO" w:eastAsia="en-US" w:bidi="ar-SA"/></w:rPr><w:delText>Administración y apoyo a la supervisión</w:delText></w:r></w:del></w:p></w:tc><w:tc><w:tcPr><w:tcW w:w="2240" w:type="dxa"/><w:tcBorders></w:tcBorders><w:shd w:color="auto" w:fill="F7F7F7" w:val="clear"/></w:tcPr><w:p><w:pPr><w:pStyle w:val="Tabla9"/><w:widowControl/><w:jc w:val="left"/><w:rPr><w:kern w:val="0"/><w:szCs w:val="24"/><w:lang w:val="es-CO" w:eastAsia="en-US" w:bidi="ar-SA"/><w:del w:id="8307" w:author="Unknown Author" w:date="2026-10-30T04:17:53Z"></w:del></w:rPr></w:pPr><w:del w:id="8306" w:author="Unknown Author" w:date="2026-10-30T04:17:53Z"><w:r><w:rPr><w:kern w:val="0"/><w:szCs w:val="24"/><w:lang w:val="es-CO" w:eastAsia="en-US" w:bidi="ar-SA"/></w:rPr><w:delText>Informes trimestrales de supervisión</w:delText></w:r></w:del></w:p></w:tc><w:tc><w:tcPr><w:tcW w:w="2157" w:type="dxa"/><w:tcBorders></w:tcBorders><w:shd w:color="auto" w:fill="F7F7F7" w:val="clear"/></w:tcPr><w:p><w:pPr><w:pStyle w:val="Tabla9"/><w:widowControl/><w:jc w:val="left"/><w:rPr><w:kern w:val="0"/><w:szCs w:val="24"/><w:lang w:val="es-CO" w:eastAsia="en-US" w:bidi="ar-SA"/><w:del w:id="8309" w:author="Unknown Author" w:date="2026-10-30T04:17:53Z"></w:del></w:rPr></w:pPr><w:del w:id="8308" w:author="Unknown Author" w:date="2026-10-30T04:17:53Z"><w:r><w:rPr><w:kern w:val="0"/><w:szCs w:val="24"/><w:lang w:val="es-CO" w:eastAsia="en-US" w:bidi="ar-SA"/></w:rPr><w:delText>Incluidos en los 8 informes</w:delText></w:r></w:del></w:p></w:tc><w:tc><w:tcPr><w:tcW w:w="1660" w:type="dxa"/><w:tcBorders></w:tcBorders><w:shd w:color="auto" w:fill="F7F7F7" w:val="clear"/></w:tcPr><w:p><w:pPr><w:pStyle w:val="Tabla9"/><w:widowControl/><w:jc w:val="left"/><w:rPr><w:kern w:val="0"/><w:szCs w:val="24"/><w:lang w:val="es-CO" w:eastAsia="en-US" w:bidi="ar-SA"/><w:del w:id="8311" w:author="Unknown Author" w:date="2026-10-30T04:17:53Z"></w:del></w:rPr></w:pPr><w:del w:id="8310" w:author="Unknown Author" w:date="2026-10-30T04:17:53Z"><w:r><w:rPr><w:kern w:val="0"/><w:szCs w:val="24"/><w:lang w:val="es-CO" w:eastAsia="en-US" w:bidi="ar-SA"/></w:rPr><w:delText>2.8</w:delText></w:r></w:del></w:p></w:tc></w:tr><w:tr><w:trPr><w:del w:id="8312" w:author="Unknown Author" w:date="2026-10-30T04:17:53Z"/><w:cantSplit w:val="true"/></w:trPr><w:tc><w:tcPr><w:tcW w:w="1575" w:type="dxa"/><w:tcBorders></w:tcBorders></w:tcPr><w:p><w:pPr><w:pStyle w:val="Tabla9"/><w:widowControl/><w:jc w:val="left"/><w:rPr><w:kern w:val="0"/><w:szCs w:val="24"/><w:lang w:val="es-CO" w:eastAsia="en-US" w:bidi="ar-SA"/><w:del w:id="8314" w:author="Unknown Author" w:date="2026-10-30T04:17:53Z"></w:del></w:rPr></w:pPr><w:del w:id="8313" w:author="Unknown Author" w:date="2026-10-30T04:17:53Z"><w:r><w:rPr><w:kern w:val="0"/><w:szCs w:val="24"/><w:lang w:val="es-CO" w:eastAsia="en-US" w:bidi="ar-SA"/></w:rPr><w:delText>Objetivo específico 3 (OE3)</w:delText></w:r></w:del></w:p></w:tc><w:tc><w:tcPr><w:tcW w:w="2322" w:type="dxa"/><w:tcBorders></w:tcBorders></w:tcPr><w:p><w:pPr><w:pStyle w:val="Tabla9"/><w:widowControl/><w:jc w:val="left"/><w:rPr><w:kern w:val="0"/><w:szCs w:val="24"/><w:lang w:val="es-CO" w:eastAsia="en-US" w:bidi="ar-SA"/><w:del w:id="8316" w:author="Unknown Author" w:date="2026-10-30T04:17:53Z"></w:del></w:rPr></w:pPr><w:del w:id="8315" w:author="Unknown Author" w:date="2026-10-30T04:17:53Z"><w:r><w:rPr><w:kern w:val="0"/><w:szCs w:val="24"/><w:lang w:val="es-CO" w:eastAsia="en-US" w:bidi="ar-SA"/></w:rPr><w:delText>Documentos de política: documentos de planeación</w:delText></w:r></w:del></w:p></w:tc><w:tc><w:tcPr><w:tcW w:w="2240" w:type="dxa"/><w:tcBorders></w:tcBorders></w:tcPr><w:p><w:pPr><w:pStyle w:val="Tabla9"/><w:widowControl/><w:jc w:val="left"/><w:rPr><w:kern w:val="0"/><w:szCs w:val="24"/><w:lang w:val="es-CO" w:eastAsia="en-US" w:bidi="ar-SA"/><w:del w:id="8318" w:author="Unknown Author" w:date="2026-10-30T04:17:53Z"></w:del></w:rPr></w:pPr><w:del w:id="8317" w:author="Unknown Author" w:date="2026-10-30T04:17:53Z"><w:r><w:rPr><w:kern w:val="0"/><w:szCs w:val="24"/><w:lang w:val="es-CO" w:eastAsia="en-US" w:bidi="ar-SA"/></w:rPr><w:delText>Documentos de planeación elaborados</w:delText></w:r></w:del></w:p></w:tc><w:tc><w:tcPr><w:tcW w:w="2157" w:type="dxa"/><w:tcBorders></w:tcBorders></w:tcPr><w:p><w:pPr><w:pStyle w:val="Tabla9"/><w:widowControl/><w:jc w:val="left"/><w:rPr><w:kern w:val="0"/><w:szCs w:val="24"/><w:lang w:val="es-CO" w:eastAsia="en-US" w:bidi="ar-SA"/><w:del w:id="8320" w:author="Unknown Author" w:date="2026-10-30T04:17:53Z"></w:del></w:rPr></w:pPr><w:del w:id="8319" w:author="Unknown Author" w:date="2026-10-30T04:17:53Z"><w:r><w:rPr><w:kern w:val="0"/><w:szCs w:val="24"/><w:lang w:val="es-CO" w:eastAsia="en-US" w:bidi="ar-SA"/></w:rPr><w:delText>3</w:delText></w:r></w:del></w:p></w:tc><w:tc><w:tcPr><w:tcW w:w="1660" w:type="dxa"/><w:tcBorders></w:tcBorders></w:tcPr><w:p><w:pPr><w:pStyle w:val="Tabla9"/><w:widowControl/><w:jc w:val="left"/><w:rPr><w:kern w:val="0"/><w:szCs w:val="24"/><w:lang w:val="es-CO" w:eastAsia="en-US" w:bidi="ar-SA"/><w:del w:id="8322" w:author="Unknown Author" w:date="2026-10-30T04:17:53Z"></w:del></w:rPr></w:pPr><w:del w:id="8321" w:author="Unknown Author" w:date="2026-10-30T04:17:53Z"><w:r><w:rPr><w:kern w:val="0"/><w:szCs w:val="24"/><w:lang w:val="es-CO" w:eastAsia="en-US" w:bidi="ar-SA"/></w:rPr><w:delText>3.1, 3.3, 3.4 y 3.5</w:delText></w:r></w:del></w:p></w:tc></w:tr><w:tr><w:trPr><w:del w:id="8323" w:author="Unknown Author" w:date="2026-10-30T04:17:53Z"/><w:cantSplit w:val="true"/></w:trPr><w:tc><w:tcPr><w:tcW w:w="1575" w:type="dxa"/><w:tcBorders></w:tcBorders><w:shd w:color="auto" w:fill="F7F7F7" w:val="clear"/></w:tcPr><w:p><w:pPr><w:pStyle w:val="Tabla9"/><w:widowControl/><w:jc w:val="left"/><w:rPr><w:kern w:val="0"/><w:szCs w:val="24"/><w:lang w:val="es-CO" w:eastAsia="en-US" w:bidi="ar-SA"/><w:del w:id="8325" w:author="Unknown Author" w:date="2026-10-30T04:17:53Z"></w:del></w:rPr></w:pPr><w:del w:id="8324" w:author="Unknown Author" w:date="2026-10-30T04:17:53Z"><w:r><w:rPr><w:kern w:val="0"/><w:szCs w:val="24"/><w:lang w:val="es-CO" w:eastAsia="en-US" w:bidi="ar-SA"/></w:rPr><w:delText>Objetivo específico 3 (OE3)</w:delText></w:r></w:del></w:p></w:tc><w:tc><w:tcPr><w:tcW w:w="2322" w:type="dxa"/><w:tcBorders></w:tcBorders><w:shd w:color="auto" w:fill="F7F7F7" w:val="clear"/></w:tcPr><w:p><w:pPr><w:pStyle w:val="Tabla9"/><w:widowControl/><w:jc w:val="left"/><w:rPr><w:kern w:val="0"/><w:szCs w:val="24"/><w:lang w:val="es-CO" w:eastAsia="en-US" w:bidi="ar-SA"/><w:del w:id="8327" w:author="Unknown Author" w:date="2026-10-30T04:17:53Z"></w:del></w:rPr></w:pPr><w:del w:id="8326" w:author="Unknown Author" w:date="2026-10-30T04:17:53Z"><w:r><w:rPr><w:kern w:val="0"/><w:szCs w:val="24"/><w:lang w:val="es-CO" w:eastAsia="en-US" w:bidi="ar-SA"/></w:rPr><w:delText>Servicio de apropiación social del conocimiento</w:delText></w:r></w:del></w:p></w:tc><w:tc><w:tcPr><w:tcW w:w="2240" w:type="dxa"/><w:tcBorders></w:tcBorders><w:shd w:color="auto" w:fill="F7F7F7" w:val="clear"/></w:tcPr><w:p><w:pPr><w:pStyle w:val="Tabla9"/><w:widowControl/><w:jc w:val="left"/><w:rPr><w:kern w:val="0"/><w:szCs w:val="24"/><w:lang w:val="es-CO" w:eastAsia="en-US" w:bidi="ar-SA"/><w:del w:id="8329" w:author="Unknown Author" w:date="2026-10-30T04:17:53Z"></w:del></w:rPr></w:pPr><w:del w:id="8328" w:author="Unknown Author" w:date="2026-10-30T04:17:53Z"><w:r><w:rPr><w:kern w:val="0"/><w:szCs w:val="24"/><w:lang w:val="es-CO" w:eastAsia="en-US" w:bidi="ar-SA"/></w:rPr><w:delText>Actividades de apropiación social realizadas</w:delText></w:r></w:del></w:p></w:tc><w:tc><w:tcPr><w:tcW w:w="2157" w:type="dxa"/><w:tcBorders></w:tcBorders><w:shd w:color="auto" w:fill="F7F7F7" w:val="clear"/></w:tcPr><w:p><w:pPr><w:pStyle w:val="Tabla9"/><w:widowControl/><w:jc w:val="left"/><w:rPr><w:kern w:val="0"/><w:szCs w:val="24"/><w:lang w:val="es-CO" w:eastAsia="en-US" w:bidi="ar-SA"/><w:del w:id="8331" w:author="Unknown Author" w:date="2026-10-30T04:17:53Z"></w:del></w:rPr></w:pPr><w:del w:id="8330" w:author="Unknown Author" w:date="2026-10-30T04:17:53Z"><w:r><w:rPr><w:kern w:val="0"/><w:szCs w:val="24"/><w:lang w:val="es-CO" w:eastAsia="en-US" w:bidi="ar-SA"/></w:rPr><w:delText>29</w:delText></w:r></w:del></w:p></w:tc><w:tc><w:tcPr><w:tcW w:w="1660" w:type="dxa"/><w:tcBorders></w:tcBorders><w:shd w:color="auto" w:fill="F7F7F7" w:val="clear"/></w:tcPr><w:p><w:pPr><w:pStyle w:val="Tabla9"/><w:widowControl/><w:jc w:val="left"/><w:rPr><w:kern w:val="0"/><w:szCs w:val="24"/><w:lang w:val="es-CO" w:eastAsia="en-US" w:bidi="ar-SA"/><w:del w:id="8333" w:author="Unknown Author" w:date="2026-10-30T04:17:53Z"></w:del></w:rPr></w:pPr><w:del w:id="8332" w:author="Unknown Author" w:date="2026-10-30T04:17:53Z"><w:r><w:rPr><w:kern w:val="0"/><w:szCs w:val="24"/><w:lang w:val="es-CO" w:eastAsia="en-US" w:bidi="ar-SA"/></w:rPr><w:delText>3.1, 3.2, 3.3 y 3.4</w:delText></w:r></w:del></w:p></w:tc></w:tr><w:tr><w:trPr><w:del w:id="8334" w:author="Unknown Author" w:date="2026-10-30T04:17:53Z"/><w:cantSplit w:val="true"/></w:trPr><w:tc><w:tcPr><w:tcW w:w="1575" w:type="dxa"/><w:tcBorders></w:tcBorders></w:tcPr><w:p><w:pPr><w:pStyle w:val="Tabla9"/><w:widowControl/><w:jc w:val="left"/><w:rPr><w:kern w:val="0"/><w:szCs w:val="24"/><w:lang w:val="es-CO" w:eastAsia="en-US" w:bidi="ar-SA"/><w:del w:id="8336" w:author="Unknown Author" w:date="2026-10-30T04:17:53Z"></w:del></w:rPr></w:pPr><w:del w:id="8335" w:author="Unknown Author" w:date="2026-10-30T04:17:53Z"><w:r><w:rPr><w:kern w:val="0"/><w:szCs w:val="24"/><w:lang w:val="es-CO" w:eastAsia="en-US" w:bidi="ar-SA"/></w:rPr><w:delText>Objetivo específico 3 (OE3)</w:delText></w:r></w:del></w:p></w:tc><w:tc><w:tcPr><w:tcW w:w="2322" w:type="dxa"/><w:tcBorders></w:tcBorders></w:tcPr><w:p><w:pPr><w:pStyle w:val="Tabla9"/><w:widowControl/><w:jc w:val="left"/><w:rPr><w:kern w:val="0"/><w:szCs w:val="24"/><w:lang w:val="es-CO" w:eastAsia="en-US" w:bidi="ar-SA"/><w:del w:id="8338" w:author="Unknown Author" w:date="2026-10-30T04:17:53Z"></w:del></w:rPr></w:pPr><w:del w:id="8337" w:author="Unknown Author" w:date="2026-10-30T04:17:53Z"><w:r><w:rPr><w:kern w:val="0"/><w:szCs w:val="24"/><w:lang w:val="es-CO" w:eastAsia="en-US" w:bidi="ar-SA"/></w:rPr><w:delText>Servicio de asistencia técnica</w:delText></w:r></w:del></w:p></w:tc><w:tc><w:tcPr><w:tcW w:w="2240" w:type="dxa"/><w:tcBorders></w:tcBorders></w:tcPr><w:p><w:pPr><w:pStyle w:val="Tabla9"/><w:widowControl/><w:jc w:val="left"/><w:rPr><w:kern w:val="0"/><w:szCs w:val="24"/><w:lang w:val="es-CO" w:eastAsia="en-US" w:bidi="ar-SA"/><w:del w:id="8340" w:author="Unknown Author" w:date="2026-10-30T04:17:53Z"></w:del></w:rPr></w:pPr><w:del w:id="8339" w:author="Unknown Author" w:date="2026-10-30T04:17:53Z"><w:r><w:rPr><w:kern w:val="0"/><w:szCs w:val="24"/><w:lang w:val="es-CO" w:eastAsia="en-US" w:bidi="ar-SA"/></w:rPr><w:delText>Personas y entidades asistidas técnicamente</w:delText></w:r></w:del></w:p></w:tc><w:tc><w:tcPr><w:tcW w:w="2157" w:type="dxa"/><w:tcBorders></w:tcBorders></w:tcPr><w:p><w:pPr><w:pStyle w:val="Tabla9"/><w:widowControl/><w:jc w:val="left"/><w:rPr><w:kern w:val="0"/><w:szCs w:val="24"/><w:lang w:val="es-CO" w:eastAsia="en-US" w:bidi="ar-SA"/><w:del w:id="8342" w:author="Unknown Author" w:date="2026-10-30T04:17:53Z"></w:del></w:rPr></w:pPr><w:del w:id="8341" w:author="Unknown Author" w:date="2026-10-30T04:17:53Z"><w:r><w:rPr><w:kern w:val="0"/><w:szCs w:val="24"/><w:lang w:val="es-CO" w:eastAsia="en-US" w:bidi="ar-SA"/></w:rPr><w:delText>60 personas y 15 comités</w:delText></w:r></w:del></w:p></w:tc><w:tc><w:tcPr><w:tcW w:w="1660" w:type="dxa"/><w:tcBorders></w:tcBorders></w:tcPr><w:p><w:pPr><w:pStyle w:val="Tabla9"/><w:widowControl/><w:jc w:val="left"/><w:rPr><w:kern w:val="0"/><w:szCs w:val="24"/><w:lang w:val="es-CO" w:eastAsia="en-US" w:bidi="ar-SA"/><w:del w:id="8344" w:author="Unknown Author" w:date="2026-10-30T04:17:53Z"></w:del></w:rPr></w:pPr><w:del w:id="8343" w:author="Unknown Author" w:date="2026-10-30T04:17:53Z"><w:r><w:rPr><w:kern w:val="0"/><w:szCs w:val="24"/><w:lang w:val="es-CO" w:eastAsia="en-US" w:bidi="ar-SA"/></w:rPr><w:delText>3.2, 3.3 y 3.4</w:delText></w:r></w:del></w:p></w:tc></w:tr><w:tr><w:trPr><w:del w:id="8345" w:author="Unknown Author" w:date="2026-10-30T04:17:53Z"/><w:cantSplit w:val="true"/></w:trPr><w:tc><w:tcPr><w:tcW w:w="1575" w:type="dxa"/><w:tcBorders><w:bottom w:val="single" w:sz="12" w:space="0" w:color="2A3439"/></w:tcBorders><w:shd w:color="auto" w:fill="F7F7F7" w:val="clear"/></w:tcPr><w:p><w:pPr><w:pStyle w:val="Tabla9"/><w:keepNext w:val="true"/><w:widowControl/><w:jc w:val="left"/><w:rPr><w:kern w:val="0"/><w:szCs w:val="24"/><w:lang w:val="es-CO" w:eastAsia="en-US" w:bidi="ar-SA"/><w:del w:id="8347" w:author="Unknown Author" w:date="2026-10-30T04:17:53Z"></w:del></w:rPr></w:pPr><w:del w:id="8346" w:author="Unknown Author" w:date="2026-10-30T04:17:53Z"><w:r><w:rPr><w:kern w:val="0"/><w:szCs w:val="24"/><w:lang w:val="es-CO" w:eastAsia="en-US" w:bidi="ar-SA"/></w:rPr><w:delText>Objetivo específico 3 (OE3)</w:delText></w:r></w:del></w:p></w:tc><w:tc><w:tcPr><w:tcW w:w="2322" w:type="dxa"/><w:tcBorders><w:bottom w:val="single" w:sz="12" w:space="0" w:color="2A3439"/></w:tcBorders><w:shd w:color="auto" w:fill="F7F7F7" w:val="clear"/></w:tcPr><w:p><w:pPr><w:pStyle w:val="Tabla9"/><w:keepNext w:val="true"/><w:widowControl/><w:jc w:val="left"/><w:rPr><w:kern w:val="0"/><w:szCs w:val="24"/><w:lang w:val="es-CO" w:eastAsia="en-US" w:bidi="ar-SA"/><w:del w:id="8349" w:author="Unknown Author" w:date="2026-10-30T04:17:53Z"></w:del></w:rPr></w:pPr><w:del w:id="8348" w:author="Unknown Author" w:date="2026-10-30T04:17:53Z"><w:r><w:rPr><w:kern w:val="0"/><w:szCs w:val="24"/><w:lang w:val="es-CO" w:eastAsia="en-US" w:bidi="ar-SA"/></w:rPr><w:delText>Administración y apoyo a la supervisión</w:delText></w:r></w:del></w:p></w:tc><w:tc><w:tcPr><w:tcW w:w="2240" w:type="dxa"/><w:tcBorders><w:bottom w:val="single" w:sz="12" w:space="0" w:color="2A3439"/></w:tcBorders><w:shd w:color="auto" w:fill="F7F7F7" w:val="clear"/></w:tcPr><w:p><w:pPr><w:pStyle w:val="Tabla9"/><w:keepNext w:val="true"/><w:widowControl/><w:jc w:val="left"/><w:rPr><w:kern w:val="0"/><w:szCs w:val="24"/><w:lang w:val="es-CO" w:eastAsia="en-US" w:bidi="ar-SA"/><w:del w:id="8351" w:author="Unknown Author" w:date="2026-10-30T04:17:53Z"></w:del></w:rPr></w:pPr><w:del w:id="8350" w:author="Unknown Author" w:date="2026-10-30T04:17:53Z"><w:r><w:rPr><w:kern w:val="0"/><w:szCs w:val="24"/><w:lang w:val="es-CO" w:eastAsia="en-US" w:bidi="ar-SA"/></w:rPr><w:delText>Informes trimestrales de supervisión</w:delText></w:r></w:del></w:p></w:tc><w:tc><w:tcPr><w:tcW w:w="2157" w:type="dxa"/><w:tcBorders><w:bottom w:val="single" w:sz="12" w:space="0" w:color="2A3439"/></w:tcBorders><w:shd w:color="auto" w:fill="F7F7F7" w:val="clear"/></w:tcPr><w:p><w:pPr><w:pStyle w:val="Tabla9"/><w:keepNext w:val="true"/><w:widowControl/><w:jc w:val="left"/><w:rPr><w:kern w:val="0"/><w:szCs w:val="24"/><w:lang w:val="es-CO" w:eastAsia="en-US" w:bidi="ar-SA"/><w:del w:id="8353" w:author="Unknown Author" w:date="2026-10-30T04:17:53Z"></w:del></w:rPr></w:pPr><w:del w:id="8352" w:author="Unknown Author" w:date="2026-10-30T04:17:53Z"><w:r><w:rPr><w:kern w:val="0"/><w:szCs w:val="24"/><w:lang w:val="es-CO" w:eastAsia="en-US" w:bidi="ar-SA"/></w:rPr><w:delText>Incluidos en los 8 informes</w:delText></w:r></w:del></w:p></w:tc><w:tc><w:tcPr><w:tcW w:w="1660" w:type="dxa"/><w:tcBorders><w:bottom w:val="single" w:sz="12" w:space="0" w:color="2A3439"/></w:tcBorders><w:shd w:color="auto" w:fill="F7F7F7" w:val="clear"/></w:tcPr><w:p><w:pPr><w:pStyle w:val="Tabla9"/><w:keepNext w:val="true"/><w:widowControl/><w:jc w:val="left"/><w:rPr><w:kern w:val="0"/><w:szCs w:val="24"/><w:lang w:val="es-CO" w:eastAsia="en-US" w:bidi="ar-SA"/><w:del w:id="8355" w:author="Unknown Author" w:date="2026-10-30T04:17:53Z"></w:del></w:rPr></w:pPr><w:del w:id="8354" w:author="Unknown Author" w:date="2026-10-30T04:17:53Z"><w:r><w:rPr><w:kern w:val="0"/><w:szCs w:val="24"/><w:lang w:val="es-CO" w:eastAsia="en-US" w:bidi="ar-SA"/></w:rPr><w:delText>3.6</w:delText></w:r></w:del></w:p></w:tc></w:tr></w:tbl><w:p><w:pPr><w:pStyle w:val="TablaNota"/><w:rPr></w:rPr></w:pPr><w:r><w:rPr><w:i/><w:iCs/></w:rPr><w:t>Nota.</w:t></w:r><w:r><w:rPr></w:rPr><w:t xml:space="preserve"> Elaboración propia con el catálogo de productos del sector 39, programa 3906, de la MGA. El detalle de cada producto está en la sección 20. Cada producto aparece una sola vez, como exige la MGA.</w:t></w:r></w:p><w:p><w:pPr><w:pStyle w:val="FiguraRotulo"/><w:rPr></w:rPr></w:pPr><w:bookmarkStart w:id="171" w:name="rot_Figura_15_1"/><w:r><w:rPr><w:b/><w:bCs/></w:rPr><w:t>Figura 15.1</w:t></w:r><w:bookmarkEnd w:id="171"/></w:p><w:p><w:pPr><w:pStyle w:val="FiguraTitulo"/><w:rPr></w:rPr></w:pPr><w:r><w:rPr><w:i/><w:iCs/></w:rPr><w:t xml:space="preserve">Tres objetivos específicos, nueve productos y 22 actividades se financian con </w:t></w:r><w:ins w:id="8356" w:author="Unknown Author" w:date="2026-10-30T04:17:53Z"><w:r><w:rPr><w:i/><w:iCs/></w:rPr><w:t>13.999</w:t></w:r></w:ins><w:del w:id="8357" w:author="Unknown Author" w:date="2026-10-30T04:17:53Z"><w:r><w:rPr><w:i/><w:iCs/></w:rPr><w:delText>10.023</w:delText></w:r></w:del><w:r><w:rPr><w:i/><w:iCs/></w:rPr><w:t xml:space="preserve"> millones del SGR</w:t></w:r></w:p><w:p><w:pPr><w:pStyle w:val="BodyText"/><w:rPr></w:rPr></w:pPr><w:r><w:rPr></w:rPr><w:drawing><wp:inline distT="0" distB="0" distL="0" distR="0"><wp:extent cx="5579745" cy="5562600"/><wp:effectExtent l="0" t="0" r="0" b="0"/><wp:docPr id="19" name="Image19"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9" name="Image19" descr=""></pic:cNvPr><pic:cNvPicPr><a:picLocks noChangeAspect="1" noChangeArrowheads="1"/></pic:cNvPicPr></pic:nvPicPr><pic:blipFill><a:blip r:embed="rId20"></a:blip><a:stretch><a:fillRect/></a:stretch></pic:blipFill><pic:spPr bwMode="auto"><a:xfrm><a:off x="0" y="0"/><a:ext cx="5579745" cy="5562600"/></a:xfrm><a:prstGeom prst="rect"><a:avLst/></a:prstGeom></pic:spPr></pic:pic></a:graphicData></a:graphic></wp:inline></w:drawing></w:r></w:p><w:p><w:pPr><w:pStyle w:val="FiguraNota"/><w:rPr></w:rPr></w:pPr><w:r><w:rPr><w:i/><w:iCs/></w:rPr><w:t>Nota.</w:t></w:r><w:r><w:rPr></w:rPr><w:t xml:space="preserve"> Elaboración propia con la formulación del proyecto. Valores en millones de pesos colombianos (COP) del SGR por objetivo específico, sin repetir los importes por producto. Software: Python 3 y matplotlib.</w:t></w:r></w:p><w:p><w:pPr><w:pStyle w:val="BodyText"/><w:rPr></w:rPr></w:pPr><w:r><w:rPr></w:rPr><w:t>La lectura de la Figura 15.1 muestra la secuencia del proyecto. El objetivo específico 1 reúne cinco productos, porque la medición verificada produce el prototipo validado, los documentos de investigación y la formación de talento. El objetivo específico 2 reúne un producto, la infraestructura de medición y de modelación. El laboratorio de modelación contribuye a tres productos: el prototipo validado, la infraestructura y los documentos de planeación. El objetivo específico 3 reúne tres productos, que son los documentos de planeación, la apropiación social y la asistencia técnica. Un mismo gasto puede contribuir a varios productos, pero se asigna una sola vez a una actividad. Por eso el presupuesto no suma de nuevo el costo de una actividad por cada producto que ayuda a lograr.</w:t></w:r></w:p><w:p><w:pPr><w:pStyle w:val="BodyText"/><w:rPr></w:rPr></w:pPr><w:r><w:rPr></w:rPr><w:t xml:space="preserve">Las actividades de administración y apoyo a la supervisión se registran en cada objetivo, como piden los TdR. </w:t></w:r><w:ins w:id="8358" w:author="Unknown Author" w:date="2026-10-30T04:17:53Z"><w:r><w:rPr></w:rPr><w:t>El Anexo 3 asigna la gerencia del proyecto, los gastos administrativos y el seguimiento a la actividad 1.8, por $ 607.786.331</w:t></w:r></w:ins><w:del w:id="8359" w:author="Unknown Author" w:date="2026-10-30T04:17:53Z"><w:r><w:rPr></w:rPr><w:delText>Las actividades 1.8, 2.8 y 3.6 valen cada una $ 200.000.000</w:delText></w:r></w:del><w:r><w:rPr></w:rPr><w:t xml:space="preserve"> del SGR. </w:t></w:r><w:ins w:id="8360" w:author="Unknown Author" w:date="2026-10-30T04:17:53Z"><w:r><w:rPr></w:rPr><w:t>Las actividades 2.8 y 3.6 se ejecutan con esos mismos recursos y no tienen asignación directa</w:t></w:r></w:ins><w:del w:id="8361" w:author="Unknown Author" w:date="2026-10-30T04:17:53Z"><w:r><w:rPr></w:rPr><w:delText>Se componen de la gerencia del proyecto, los gastos administrativos y el rubro de seguimiento para la vigilancia del proyecto</w:delText></w:r></w:del><w:r><w:rPr></w:rPr><w:t>. Su valor total coincide con el registrado en el presupuesto de la sección 28. Los TdR no fijan un porcentaje automático para el seguimiento, de modo que el valor del proyecto se estima por perfil, dedicación y duración.</w:t></w:r></w:p><w:p><w:pPr><w:pStyle w:val="BodyText"/><w:rPr><w:ins w:id="8363" w:author="Unknown Author" w:date="2026-10-30T04:17:53Z"></w:ins></w:rPr></w:pPr><w:ins w:id="8362" w:author="Unknown Author" w:date="2026-10-30T04:17:53Z"><w:r><w:rPr></w:rPr><w:t>La Tabla 15.2 presupuesta cada actividad con su valor por fuente. Cada partida se asigna completa a su actividad principal, como en el cronograma financiero del Anexo 3. La contrapartida de la Universidad Santo Tomás se registra en las actividades 1.1, 1.8, 2.5 y 3.1. La de los municipios de Manizales y de Calarcá se registra en la actividad 3.1. La de Avanciencia se registra en la actividad 1.1. Los valores suman el total del proyecto.</w:t></w:r></w:ins></w:p><w:p><w:pPr><w:pStyle w:val="BodyText"/><w:rPr><w:del w:id="8365" w:author="Unknown Author" w:date="2026-10-30T04:17:53Z"></w:del></w:rPr></w:pPr><w:del w:id="8364" w:author="Unknown Author" w:date="2026-10-30T04:17:53Z"><w:r><w:rPr></w:rPr><w:delText>La Tabla 15.2 presupuesta cada actividad con su valor por fuente. Registra los aportes de los cuatro integrantes de la alianza y de los actores diferenciales para el cambio. Las actividades 2.2, 2.3 y 2.4 incluyen la contrapartida de la empresa tecnológica. Las actividades 3.1 a 3.4 incluyen la contrapartida del municipio aliado. Las actividades 1.1 a 1.6 incluyen la contrapartida de la entidad proponente. Las del laboratorio (1.7, 2.5, 2.6, 2.7 y 3.5) incluyen su aporte en especie de espacio, energía y soporte. La contrapartida del actor del SNCTI está por certificar y no se incluye en los valores. Los valores suman el total del proyecto.</w:delText></w:r></w:del></w:p><w:p><w:pPr><w:pStyle w:val="BodyText"/><w:rPr></w:rPr></w:pPr><w:bookmarkStart w:id="172" w:name="rot_Tabla_15_2"/><w:r><w:rPr><w:b/><w:bCs/></w:rPr><w:t>Tabla 15.2</w:t></w:r><w:bookmarkEnd w:id="172"/></w:p><w:p><w:pPr><w:pStyle w:val="TablaTitulo"/><w:rPr></w:rPr></w:pPr><w:r><w:rPr><w:i/><w:iCs/></w:rPr><w:t>Actividades del proyecto, periodo y valor por fuente</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663"/><w:gridCol w:w="2572"/><w:gridCol w:w="1244"/><w:gridCol w:w="1160"/><w:gridCol w:w="2240"/><w:gridCol w:w="2074"/></w:tblGrid><w:tr><w:trPr><w:tblHeader w:val="true"/><w:ins w:id="8366" w:author="Unknown Author" w:date="2026-10-30T04:17:53Z"/><w:cantSplit w:val="true"/></w:trPr><w:tc><w:tcPr><w:tcW w:w="66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8368" w:author="Unknown Author" w:date="2026-10-30T04:17:53Z"></w:ins></w:rPr></w:pPr><w:ins w:id="8367" w:author="Unknown Author" w:date="2026-10-30T04:17:53Z"><w:r><w:rPr><w:b/><w:kern w:val="0"/><w:szCs w:val="24"/><w:lang w:val="es-CO" w:eastAsia="en-US" w:bidi="ar-SA"/></w:rPr><w:t>N.º</w:t></w:r></w:ins></w:p></w:tc><w:tc><w:tcPr><w:tcW w:w="257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8370" w:author="Unknown Author" w:date="2026-10-30T04:17:53Z"></w:ins></w:rPr></w:pPr><w:ins w:id="8369" w:author="Unknown Author" w:date="2026-10-30T04:17:53Z"><w:r><w:rPr><w:b/><w:kern w:val="0"/><w:szCs w:val="24"/><w:lang w:val="es-CO" w:eastAsia="en-US" w:bidi="ar-SA"/></w:rPr><w:t>Actividad</w:t></w:r></w:ins></w:p></w:tc><w:tc><w:tcPr><w:tcW w:w="124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8372" w:author="Unknown Author" w:date="2026-10-30T04:17:53Z"></w:ins></w:rPr></w:pPr><w:ins w:id="8371" w:author="Unknown Author" w:date="2026-10-30T04:17:53Z"><w:r><w:rPr><w:b/><w:kern w:val="0"/><w:szCs w:val="24"/><w:lang w:val="es-CO" w:eastAsia="en-US" w:bidi="ar-SA"/></w:rPr><w:t>Objetivo</w:t></w:r></w:ins></w:p></w:tc><w:tc><w:tcPr><w:tcW w:w="116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8374" w:author="Unknown Author" w:date="2026-10-30T04:17:53Z"></w:ins></w:rPr></w:pPr><w:ins w:id="8373" w:author="Unknown Author" w:date="2026-10-30T04:17:53Z"><w:r><w:rPr><w:b/><w:kern w:val="0"/><w:szCs w:val="24"/><w:lang w:val="es-CO" w:eastAsia="en-US" w:bidi="ar-SA"/></w:rPr><w:t>Periodo</w:t></w:r></w:ins></w:p></w:tc><w:tc><w:tcPr><w:tcW w:w="224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8376" w:author="Unknown Author" w:date="2026-10-30T04:17:53Z"></w:ins></w:rPr></w:pPr><w:ins w:id="8375" w:author="Unknown Author" w:date="2026-10-30T04:17:53Z"><w:r><w:rPr><w:b/><w:kern w:val="0"/><w:szCs w:val="24"/><w:lang w:val="es-CO" w:eastAsia="en-US" w:bidi="ar-SA"/></w:rPr><w:t>SGR (COP)</w:t></w:r></w:ins></w:p></w:tc><w:tc><w:tcPr><w:tcW w:w="207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8378" w:author="Unknown Author" w:date="2026-10-30T04:17:53Z"></w:ins></w:rPr></w:pPr><w:ins w:id="8377" w:author="Unknown Author" w:date="2026-10-30T04:17:53Z"><w:r><w:rPr><w:b/><w:kern w:val="0"/><w:szCs w:val="24"/><w:lang w:val="es-CO" w:eastAsia="en-US" w:bidi="ar-SA"/></w:rPr><w:t>Contrapartida (COP)</w:t></w:r></w:ins></w:p></w:tc></w:tr><w:tr><w:trPr><w:ins w:id="8379" w:author="Unknown Author" w:date="2026-10-30T04:17:53Z"/><w:cantSplit w:val="true"/></w:trPr><w:tc><w:tcPr><w:tcW w:w="663" w:type="dxa"/><w:tcBorders></w:tcBorders></w:tcPr><w:p><w:pPr><w:pStyle w:val="Tabla9"/><w:widowControl/><w:jc w:val="left"/><w:rPr><w:kern w:val="0"/><w:szCs w:val="24"/><w:lang w:val="es-CO" w:eastAsia="en-US" w:bidi="ar-SA"/><w:ins w:id="8381" w:author="Unknown Author" w:date="2026-10-30T04:17:53Z"></w:ins></w:rPr></w:pPr><w:ins w:id="8380" w:author="Unknown Author" w:date="2026-10-30T04:17:53Z"><w:r><w:rPr><w:kern w:val="0"/><w:szCs w:val="24"/><w:lang w:val="es-CO" w:eastAsia="en-US" w:bidi="ar-SA"/></w:rPr><w:t>1.1</w:t></w:r></w:ins></w:p></w:tc><w:tc><w:tcPr><w:tcW w:w="2572" w:type="dxa"/><w:tcBorders></w:tcBorders></w:tcPr><w:p><w:pPr><w:pStyle w:val="Tabla9"/><w:widowControl/><w:jc w:val="left"/><w:rPr><w:kern w:val="0"/><w:szCs w:val="24"/><w:lang w:val="es-CO" w:eastAsia="en-US" w:bidi="ar-SA"/><w:ins w:id="8383" w:author="Unknown Author" w:date="2026-10-30T04:17:53Z"></w:ins></w:rPr></w:pPr><w:ins w:id="8382" w:author="Unknown Author" w:date="2026-10-30T04:17:53Z"><w:r><w:rPr><w:kern w:val="0"/><w:szCs w:val="24"/><w:lang w:val="es-CO" w:eastAsia="en-US" w:bidi="ar-SA"/></w:rPr><w:t>Seleccionar los sitios y diseñar la colocalización</w:t></w:r></w:ins></w:p></w:tc><w:tc><w:tcPr><w:tcW w:w="1244" w:type="dxa"/><w:tcBorders></w:tcBorders></w:tcPr><w:p><w:pPr><w:pStyle w:val="Tabla9"/><w:widowControl/><w:jc w:val="left"/><w:rPr><w:kern w:val="0"/><w:szCs w:val="24"/><w:lang w:val="es-CO" w:eastAsia="en-US" w:bidi="ar-SA"/><w:ins w:id="8385" w:author="Unknown Author" w:date="2026-10-30T04:17:53Z"></w:ins></w:rPr></w:pPr><w:ins w:id="8384" w:author="Unknown Author" w:date="2026-10-30T04:17:53Z"><w:r><w:rPr><w:kern w:val="0"/><w:szCs w:val="24"/><w:lang w:val="es-CO" w:eastAsia="en-US" w:bidi="ar-SA"/></w:rPr><w:t>OE1</w:t></w:r></w:ins></w:p></w:tc><w:tc><w:tcPr><w:tcW w:w="1160" w:type="dxa"/><w:tcBorders></w:tcBorders></w:tcPr><w:p><w:pPr><w:pStyle w:val="Tabla9"/><w:widowControl/><w:jc w:val="left"/><w:rPr><w:kern w:val="0"/><w:szCs w:val="24"/><w:lang w:val="es-CO" w:eastAsia="en-US" w:bidi="ar-SA"/><w:ins w:id="8387" w:author="Unknown Author" w:date="2026-10-30T04:17:53Z"></w:ins></w:rPr></w:pPr><w:ins w:id="8386" w:author="Unknown Author" w:date="2026-10-30T04:17:53Z"><w:r><w:rPr><w:kern w:val="0"/><w:szCs w:val="24"/><w:lang w:val="es-CO" w:eastAsia="en-US" w:bidi="ar-SA"/></w:rPr><w:t>M2–M3</w:t></w:r></w:ins></w:p></w:tc><w:tc><w:tcPr><w:tcW w:w="2240" w:type="dxa"/><w:tcBorders></w:tcBorders></w:tcPr><w:p><w:pPr><w:pStyle w:val="Tabla9"/><w:widowControl/><w:jc w:val="left"/><w:rPr><w:kern w:val="0"/><w:szCs w:val="24"/><w:lang w:val="es-CO" w:eastAsia="en-US" w:bidi="ar-SA"/><w:ins w:id="8389" w:author="Unknown Author" w:date="2026-10-30T04:17:53Z"></w:ins></w:rPr></w:pPr><w:ins w:id="8388" w:author="Unknown Author" w:date="2026-10-30T04:17:53Z"><w:r><w:rPr><w:kern w:val="0"/><w:szCs w:val="24"/><w:lang w:val="es-CO" w:eastAsia="en-US" w:bidi="ar-SA"/></w:rPr><w:t>$ 1.186.894.984</w:t></w:r></w:ins></w:p></w:tc><w:tc><w:tcPr><w:tcW w:w="2074" w:type="dxa"/><w:tcBorders></w:tcBorders></w:tcPr><w:p><w:pPr><w:pStyle w:val="Tabla9"/><w:widowControl/><w:jc w:val="left"/><w:rPr><w:kern w:val="0"/><w:szCs w:val="24"/><w:lang w:val="es-CO" w:eastAsia="en-US" w:bidi="ar-SA"/><w:ins w:id="8391" w:author="Unknown Author" w:date="2026-10-30T04:17:53Z"></w:ins></w:rPr></w:pPr><w:ins w:id="8390" w:author="Unknown Author" w:date="2026-10-30T04:17:53Z"><w:r><w:rPr><w:kern w:val="0"/><w:szCs w:val="24"/><w:lang w:val="es-CO" w:eastAsia="en-US" w:bidi="ar-SA"/></w:rPr><w:t>$ 700.000.000</w:t></w:r></w:ins></w:p></w:tc></w:tr><w:tr><w:trPr><w:ins w:id="8392" w:author="Unknown Author" w:date="2026-10-30T04:17:53Z"/><w:cantSplit w:val="true"/></w:trPr><w:tc><w:tcPr><w:tcW w:w="663" w:type="dxa"/><w:tcBorders></w:tcBorders><w:shd w:color="auto" w:fill="F7F7F7" w:val="clear"/></w:tcPr><w:p><w:pPr><w:pStyle w:val="Tabla9"/><w:widowControl/><w:jc w:val="left"/><w:rPr><w:kern w:val="0"/><w:szCs w:val="24"/><w:lang w:val="es-CO" w:eastAsia="en-US" w:bidi="ar-SA"/><w:ins w:id="8394" w:author="Unknown Author" w:date="2026-10-30T04:17:53Z"></w:ins></w:rPr></w:pPr><w:ins w:id="8393" w:author="Unknown Author" w:date="2026-10-30T04:17:53Z"><w:r><w:rPr><w:kern w:val="0"/><w:szCs w:val="24"/><w:lang w:val="es-CO" w:eastAsia="en-US" w:bidi="ar-SA"/></w:rPr><w:t>1.2</w:t></w:r></w:ins></w:p></w:tc><w:tc><w:tcPr><w:tcW w:w="2572" w:type="dxa"/><w:tcBorders></w:tcBorders><w:shd w:color="auto" w:fill="F7F7F7" w:val="clear"/></w:tcPr><w:p><w:pPr><w:pStyle w:val="Tabla9"/><w:widowControl/><w:jc w:val="left"/><w:rPr><w:kern w:val="0"/><w:szCs w:val="24"/><w:lang w:val="es-CO" w:eastAsia="en-US" w:bidi="ar-SA"/><w:ins w:id="8396" w:author="Unknown Author" w:date="2026-10-30T04:17:53Z"></w:ins></w:rPr></w:pPr><w:ins w:id="8395" w:author="Unknown Author" w:date="2026-10-30T04:17:53Z"><w:r><w:rPr><w:kern w:val="0"/><w:szCs w:val="24"/><w:lang w:val="es-CO" w:eastAsia="en-US" w:bidi="ar-SA"/></w:rPr><w:t>Adquirir y caracterizar el lote 1 de nodos y las referencias</w:t></w:r></w:ins></w:p></w:tc><w:tc><w:tcPr><w:tcW w:w="1244" w:type="dxa"/><w:tcBorders></w:tcBorders><w:shd w:color="auto" w:fill="F7F7F7" w:val="clear"/></w:tcPr><w:p><w:pPr><w:pStyle w:val="Tabla9"/><w:widowControl/><w:jc w:val="left"/><w:rPr><w:kern w:val="0"/><w:szCs w:val="24"/><w:lang w:val="es-CO" w:eastAsia="en-US" w:bidi="ar-SA"/><w:ins w:id="8398" w:author="Unknown Author" w:date="2026-10-30T04:17:53Z"></w:ins></w:rPr></w:pPr><w:ins w:id="8397" w:author="Unknown Author" w:date="2026-10-30T04:17:53Z"><w:r><w:rPr><w:kern w:val="0"/><w:szCs w:val="24"/><w:lang w:val="es-CO" w:eastAsia="en-US" w:bidi="ar-SA"/></w:rPr><w:t>OE1</w:t></w:r></w:ins></w:p></w:tc><w:tc><w:tcPr><w:tcW w:w="1160" w:type="dxa"/><w:tcBorders></w:tcBorders><w:shd w:color="auto" w:fill="F7F7F7" w:val="clear"/></w:tcPr><w:p><w:pPr><w:pStyle w:val="Tabla9"/><w:widowControl/><w:jc w:val="left"/><w:rPr><w:kern w:val="0"/><w:szCs w:val="24"/><w:lang w:val="es-CO" w:eastAsia="en-US" w:bidi="ar-SA"/><w:ins w:id="8400" w:author="Unknown Author" w:date="2026-10-30T04:17:53Z"></w:ins></w:rPr></w:pPr><w:ins w:id="8399" w:author="Unknown Author" w:date="2026-10-30T04:17:53Z"><w:r><w:rPr><w:kern w:val="0"/><w:szCs w:val="24"/><w:lang w:val="es-CO" w:eastAsia="en-US" w:bidi="ar-SA"/></w:rPr><w:t>M4–M6</w:t></w:r></w:ins></w:p></w:tc><w:tc><w:tcPr><w:tcW w:w="2240" w:type="dxa"/><w:tcBorders></w:tcBorders><w:shd w:color="auto" w:fill="F7F7F7" w:val="clear"/></w:tcPr><w:p><w:pPr><w:pStyle w:val="Tabla9"/><w:widowControl/><w:jc w:val="left"/><w:rPr><w:kern w:val="0"/><w:szCs w:val="24"/><w:lang w:val="es-CO" w:eastAsia="en-US" w:bidi="ar-SA"/><w:ins w:id="8402" w:author="Unknown Author" w:date="2026-10-30T04:17:53Z"></w:ins></w:rPr></w:pPr><w:ins w:id="8401" w:author="Unknown Author" w:date="2026-10-30T04:17:53Z"><w:r><w:rPr><w:kern w:val="0"/><w:szCs w:val="24"/><w:lang w:val="es-CO" w:eastAsia="en-US" w:bidi="ar-SA"/></w:rPr><w:t>$ 4.501.878.497</w:t></w:r></w:ins></w:p></w:tc><w:tc><w:tcPr><w:tcW w:w="2074" w:type="dxa"/><w:tcBorders></w:tcBorders><w:shd w:color="auto" w:fill="F7F7F7" w:val="clear"/></w:tcPr><w:p><w:pPr><w:pStyle w:val="Tabla9"/><w:widowControl/><w:jc w:val="left"/><w:rPr><w:kern w:val="0"/><w:szCs w:val="24"/><w:lang w:val="es-CO" w:eastAsia="en-US" w:bidi="ar-SA"/><w:ins w:id="8404" w:author="Unknown Author" w:date="2026-10-30T04:17:53Z"></w:ins></w:rPr></w:pPr><w:ins w:id="8403" w:author="Unknown Author" w:date="2026-10-30T04:17:53Z"><w:r><w:rPr><w:kern w:val="0"/><w:szCs w:val="24"/><w:lang w:val="es-CO" w:eastAsia="en-US" w:bidi="ar-SA"/></w:rPr><w:t>$ 0</w:t></w:r></w:ins></w:p></w:tc></w:tr><w:tr><w:trPr><w:ins w:id="8405" w:author="Unknown Author" w:date="2026-10-30T04:17:53Z"/><w:cantSplit w:val="true"/></w:trPr><w:tc><w:tcPr><w:tcW w:w="663" w:type="dxa"/><w:tcBorders></w:tcBorders></w:tcPr><w:p><w:pPr><w:pStyle w:val="Tabla9"/><w:widowControl/><w:jc w:val="left"/><w:rPr><w:kern w:val="0"/><w:szCs w:val="24"/><w:lang w:val="es-CO" w:eastAsia="en-US" w:bidi="ar-SA"/><w:ins w:id="8407" w:author="Unknown Author" w:date="2026-10-30T04:17:53Z"></w:ins></w:rPr></w:pPr><w:ins w:id="8406" w:author="Unknown Author" w:date="2026-10-30T04:17:53Z"><w:r><w:rPr><w:kern w:val="0"/><w:szCs w:val="24"/><w:lang w:val="es-CO" w:eastAsia="en-US" w:bidi="ar-SA"/></w:rPr><w:t>1.3</w:t></w:r></w:ins></w:p></w:tc><w:tc><w:tcPr><w:tcW w:w="2572" w:type="dxa"/><w:tcBorders></w:tcBorders></w:tcPr><w:p><w:pPr><w:pStyle w:val="Tabla9"/><w:widowControl/><w:jc w:val="left"/><w:rPr><w:kern w:val="0"/><w:szCs w:val="24"/><w:lang w:val="es-CO" w:eastAsia="en-US" w:bidi="ar-SA"/><w:ins w:id="8409" w:author="Unknown Author" w:date="2026-10-30T04:17:53Z"></w:ins></w:rPr></w:pPr><w:ins w:id="8408" w:author="Unknown Author" w:date="2026-10-30T04:17:53Z"><w:r><w:rPr><w:kern w:val="0"/><w:szCs w:val="24"/><w:lang w:val="es-CO" w:eastAsia="en-US" w:bidi="ar-SA"/></w:rPr><w:t>Instalar el tramo 1, colocalizar y calibrar en el piloto</w:t></w:r></w:ins></w:p></w:tc><w:tc><w:tcPr><w:tcW w:w="1244" w:type="dxa"/><w:tcBorders></w:tcBorders></w:tcPr><w:p><w:pPr><w:pStyle w:val="Tabla9"/><w:widowControl/><w:jc w:val="left"/><w:rPr><w:kern w:val="0"/><w:szCs w:val="24"/><w:lang w:val="es-CO" w:eastAsia="en-US" w:bidi="ar-SA"/><w:ins w:id="8411" w:author="Unknown Author" w:date="2026-10-30T04:17:53Z"></w:ins></w:rPr></w:pPr><w:ins w:id="8410" w:author="Unknown Author" w:date="2026-10-30T04:17:53Z"><w:r><w:rPr><w:kern w:val="0"/><w:szCs w:val="24"/><w:lang w:val="es-CO" w:eastAsia="en-US" w:bidi="ar-SA"/></w:rPr><w:t>OE1</w:t></w:r></w:ins></w:p></w:tc><w:tc><w:tcPr><w:tcW w:w="1160" w:type="dxa"/><w:tcBorders></w:tcBorders></w:tcPr><w:p><w:pPr><w:pStyle w:val="Tabla9"/><w:widowControl/><w:jc w:val="left"/><w:rPr><w:kern w:val="0"/><w:szCs w:val="24"/><w:lang w:val="es-CO" w:eastAsia="en-US" w:bidi="ar-SA"/><w:ins w:id="8413" w:author="Unknown Author" w:date="2026-10-30T04:17:53Z"></w:ins></w:rPr></w:pPr><w:ins w:id="8412" w:author="Unknown Author" w:date="2026-10-30T04:17:53Z"><w:r><w:rPr><w:kern w:val="0"/><w:szCs w:val="24"/><w:lang w:val="es-CO" w:eastAsia="en-US" w:bidi="ar-SA"/></w:rPr><w:t>M6–M10</w:t></w:r></w:ins></w:p></w:tc><w:tc><w:tcPr><w:tcW w:w="2240" w:type="dxa"/><w:tcBorders></w:tcBorders></w:tcPr><w:p><w:pPr><w:pStyle w:val="Tabla9"/><w:widowControl/><w:jc w:val="left"/><w:rPr><w:kern w:val="0"/><w:szCs w:val="24"/><w:lang w:val="es-CO" w:eastAsia="en-US" w:bidi="ar-SA"/><w:ins w:id="8415" w:author="Unknown Author" w:date="2026-10-30T04:17:53Z"></w:ins></w:rPr></w:pPr><w:ins w:id="8414" w:author="Unknown Author" w:date="2026-10-30T04:17:53Z"><w:r><w:rPr><w:kern w:val="0"/><w:szCs w:val="24"/><w:lang w:val="es-CO" w:eastAsia="en-US" w:bidi="ar-SA"/></w:rPr><w:t>$ 812.085.100</w:t></w:r></w:ins></w:p></w:tc><w:tc><w:tcPr><w:tcW w:w="2074" w:type="dxa"/><w:tcBorders></w:tcBorders></w:tcPr><w:p><w:pPr><w:pStyle w:val="Tabla9"/><w:widowControl/><w:jc w:val="left"/><w:rPr><w:kern w:val="0"/><w:szCs w:val="24"/><w:lang w:val="es-CO" w:eastAsia="en-US" w:bidi="ar-SA"/><w:ins w:id="8417" w:author="Unknown Author" w:date="2026-10-30T04:17:53Z"></w:ins></w:rPr></w:pPr><w:ins w:id="8416" w:author="Unknown Author" w:date="2026-10-30T04:17:53Z"><w:r><w:rPr><w:kern w:val="0"/><w:szCs w:val="24"/><w:lang w:val="es-CO" w:eastAsia="en-US" w:bidi="ar-SA"/></w:rPr><w:t>$ 0</w:t></w:r></w:ins></w:p></w:tc></w:tr><w:tr><w:trPr><w:ins w:id="8418" w:author="Unknown Author" w:date="2026-10-30T04:17:53Z"/><w:cantSplit w:val="true"/></w:trPr><w:tc><w:tcPr><w:tcW w:w="663" w:type="dxa"/><w:tcBorders></w:tcBorders><w:shd w:color="auto" w:fill="F7F7F7" w:val="clear"/></w:tcPr><w:p><w:pPr><w:pStyle w:val="Tabla9"/><w:widowControl/><w:jc w:val="left"/><w:rPr><w:kern w:val="0"/><w:szCs w:val="24"/><w:lang w:val="es-CO" w:eastAsia="en-US" w:bidi="ar-SA"/><w:ins w:id="8420" w:author="Unknown Author" w:date="2026-10-30T04:17:53Z"></w:ins></w:rPr></w:pPr><w:ins w:id="8419" w:author="Unknown Author" w:date="2026-10-30T04:17:53Z"><w:r><w:rPr><w:kern w:val="0"/><w:szCs w:val="24"/><w:lang w:val="es-CO" w:eastAsia="en-US" w:bidi="ar-SA"/></w:rPr><w:t>1.4</w:t></w:r></w:ins></w:p></w:tc><w:tc><w:tcPr><w:tcW w:w="2572" w:type="dxa"/><w:tcBorders></w:tcBorders><w:shd w:color="auto" w:fill="F7F7F7" w:val="clear"/></w:tcPr><w:p><w:pPr><w:pStyle w:val="Tabla9"/><w:widowControl/><w:jc w:val="left"/><w:rPr><w:kern w:val="0"/><w:szCs w:val="24"/><w:lang w:val="es-CO" w:eastAsia="en-US" w:bidi="ar-SA"/><w:ins w:id="8422" w:author="Unknown Author" w:date="2026-10-30T04:17:53Z"></w:ins></w:rPr></w:pPr><w:ins w:id="8421" w:author="Unknown Author" w:date="2026-10-30T04:17:53Z"><w:r><w:rPr><w:kern w:val="0"/><w:szCs w:val="24"/><w:lang w:val="es-CO" w:eastAsia="en-US" w:bidi="ar-SA"/></w:rPr><w:t>Entrenar y validar el modelo de corrección y decidir en la compuerta C1</w:t></w:r></w:ins></w:p></w:tc><w:tc><w:tcPr><w:tcW w:w="1244" w:type="dxa"/><w:tcBorders></w:tcBorders><w:shd w:color="auto" w:fill="F7F7F7" w:val="clear"/></w:tcPr><w:p><w:pPr><w:pStyle w:val="Tabla9"/><w:widowControl/><w:jc w:val="left"/><w:rPr><w:kern w:val="0"/><w:szCs w:val="24"/><w:lang w:val="es-CO" w:eastAsia="en-US" w:bidi="ar-SA"/><w:ins w:id="8424" w:author="Unknown Author" w:date="2026-10-30T04:17:53Z"></w:ins></w:rPr></w:pPr><w:ins w:id="8423" w:author="Unknown Author" w:date="2026-10-30T04:17:53Z"><w:r><w:rPr><w:kern w:val="0"/><w:szCs w:val="24"/><w:lang w:val="es-CO" w:eastAsia="en-US" w:bidi="ar-SA"/></w:rPr><w:t>OE1</w:t></w:r></w:ins></w:p></w:tc><w:tc><w:tcPr><w:tcW w:w="1160" w:type="dxa"/><w:tcBorders></w:tcBorders><w:shd w:color="auto" w:fill="F7F7F7" w:val="clear"/></w:tcPr><w:p><w:pPr><w:pStyle w:val="Tabla9"/><w:widowControl/><w:jc w:val="left"/><w:rPr><w:kern w:val="0"/><w:szCs w:val="24"/><w:lang w:val="es-CO" w:eastAsia="en-US" w:bidi="ar-SA"/><w:ins w:id="8426" w:author="Unknown Author" w:date="2026-10-30T04:17:53Z"></w:ins></w:rPr></w:pPr><w:ins w:id="8425" w:author="Unknown Author" w:date="2026-10-30T04:17:53Z"><w:r><w:rPr><w:kern w:val="0"/><w:szCs w:val="24"/><w:lang w:val="es-CO" w:eastAsia="en-US" w:bidi="ar-SA"/></w:rPr><w:t>M10–M12</w:t></w:r></w:ins></w:p></w:tc><w:tc><w:tcPr><w:tcW w:w="2240" w:type="dxa"/><w:tcBorders></w:tcBorders><w:shd w:color="auto" w:fill="F7F7F7" w:val="clear"/></w:tcPr><w:p><w:pPr><w:pStyle w:val="Tabla9"/><w:widowControl/><w:jc w:val="left"/><w:rPr><w:kern w:val="0"/><w:szCs w:val="24"/><w:lang w:val="es-CO" w:eastAsia="en-US" w:bidi="ar-SA"/><w:ins w:id="8428" w:author="Unknown Author" w:date="2026-10-30T04:17:53Z"></w:ins></w:rPr></w:pPr><w:ins w:id="8427" w:author="Unknown Author" w:date="2026-10-30T04:17:53Z"><w:r><w:rPr><w:kern w:val="0"/><w:szCs w:val="24"/><w:lang w:val="es-CO" w:eastAsia="en-US" w:bidi="ar-SA"/></w:rPr><w:t>$ 170.000.000</w:t></w:r></w:ins></w:p></w:tc><w:tc><w:tcPr><w:tcW w:w="2074" w:type="dxa"/><w:tcBorders></w:tcBorders><w:shd w:color="auto" w:fill="F7F7F7" w:val="clear"/></w:tcPr><w:p><w:pPr><w:pStyle w:val="Tabla9"/><w:widowControl/><w:jc w:val="left"/><w:rPr><w:kern w:val="0"/><w:szCs w:val="24"/><w:lang w:val="es-CO" w:eastAsia="en-US" w:bidi="ar-SA"/><w:ins w:id="8430" w:author="Unknown Author" w:date="2026-10-30T04:17:53Z"></w:ins></w:rPr></w:pPr><w:ins w:id="8429" w:author="Unknown Author" w:date="2026-10-30T04:17:53Z"><w:r><w:rPr><w:kern w:val="0"/><w:szCs w:val="24"/><w:lang w:val="es-CO" w:eastAsia="en-US" w:bidi="ar-SA"/></w:rPr><w:t>$ 0</w:t></w:r></w:ins></w:p></w:tc></w:tr><w:tr><w:trPr><w:ins w:id="8431" w:author="Unknown Author" w:date="2026-10-30T04:17:53Z"/><w:cantSplit w:val="true"/></w:trPr><w:tc><w:tcPr><w:tcW w:w="663" w:type="dxa"/><w:tcBorders></w:tcBorders></w:tcPr><w:p><w:pPr><w:pStyle w:val="Tabla9"/><w:widowControl/><w:jc w:val="left"/><w:rPr><w:kern w:val="0"/><w:szCs w:val="24"/><w:lang w:val="es-CO" w:eastAsia="en-US" w:bidi="ar-SA"/><w:ins w:id="8433" w:author="Unknown Author" w:date="2026-10-30T04:17:53Z"></w:ins></w:rPr></w:pPr><w:ins w:id="8432" w:author="Unknown Author" w:date="2026-10-30T04:17:53Z"><w:r><w:rPr><w:kern w:val="0"/><w:szCs w:val="24"/><w:lang w:val="es-CO" w:eastAsia="en-US" w:bidi="ar-SA"/></w:rPr><w:t>1.5</w:t></w:r></w:ins></w:p></w:tc><w:tc><w:tcPr><w:tcW w:w="2572" w:type="dxa"/><w:tcBorders></w:tcBorders></w:tcPr><w:p><w:pPr><w:pStyle w:val="Tabla9"/><w:widowControl/><w:jc w:val="left"/><w:rPr><w:kern w:val="0"/><w:szCs w:val="24"/><w:lang w:val="es-CO" w:eastAsia="en-US" w:bidi="ar-SA"/><w:ins w:id="8435" w:author="Unknown Author" w:date="2026-10-30T04:17:53Z"></w:ins></w:rPr></w:pPr><w:ins w:id="8434" w:author="Unknown Author" w:date="2026-10-30T04:17:53Z"><w:r><w:rPr><w:kern w:val="0"/><w:szCs w:val="24"/><w:lang w:val="es-CO" w:eastAsia="en-US" w:bidi="ar-SA"/></w:rPr><w:t>Reentrenar y verificar por municipio el tramo 2 y decidir en la compuerta C2</w:t></w:r></w:ins></w:p></w:tc><w:tc><w:tcPr><w:tcW w:w="1244" w:type="dxa"/><w:tcBorders></w:tcBorders></w:tcPr><w:p><w:pPr><w:pStyle w:val="Tabla9"/><w:widowControl/><w:jc w:val="left"/><w:rPr><w:kern w:val="0"/><w:szCs w:val="24"/><w:lang w:val="es-CO" w:eastAsia="en-US" w:bidi="ar-SA"/><w:ins w:id="8437" w:author="Unknown Author" w:date="2026-10-30T04:17:53Z"></w:ins></w:rPr></w:pPr><w:ins w:id="8436" w:author="Unknown Author" w:date="2026-10-30T04:17:53Z"><w:r><w:rPr><w:kern w:val="0"/><w:szCs w:val="24"/><w:lang w:val="es-CO" w:eastAsia="en-US" w:bidi="ar-SA"/></w:rPr><w:t>OE1</w:t></w:r></w:ins></w:p></w:tc><w:tc><w:tcPr><w:tcW w:w="1160" w:type="dxa"/><w:tcBorders></w:tcBorders></w:tcPr><w:p><w:pPr><w:pStyle w:val="Tabla9"/><w:widowControl/><w:jc w:val="left"/><w:rPr><w:kern w:val="0"/><w:szCs w:val="24"/><w:lang w:val="es-CO" w:eastAsia="en-US" w:bidi="ar-SA"/><w:ins w:id="8439" w:author="Unknown Author" w:date="2026-10-30T04:17:53Z"></w:ins></w:rPr></w:pPr><w:ins w:id="8438" w:author="Unknown Author" w:date="2026-10-30T04:17:53Z"><w:r><w:rPr><w:kern w:val="0"/><w:szCs w:val="24"/><w:lang w:val="es-CO" w:eastAsia="en-US" w:bidi="ar-SA"/></w:rPr><w:t>M15–M17</w:t></w:r></w:ins></w:p></w:tc><w:tc><w:tcPr><w:tcW w:w="2240" w:type="dxa"/><w:tcBorders></w:tcBorders></w:tcPr><w:p><w:pPr><w:pStyle w:val="Tabla9"/><w:widowControl/><w:jc w:val="left"/><w:rPr><w:kern w:val="0"/><w:szCs w:val="24"/><w:lang w:val="es-CO" w:eastAsia="en-US" w:bidi="ar-SA"/><w:ins w:id="8441" w:author="Unknown Author" w:date="2026-10-30T04:17:53Z"></w:ins></w:rPr></w:pPr><w:ins w:id="8440" w:author="Unknown Author" w:date="2026-10-30T04:17:53Z"><w:r><w:rPr><w:kern w:val="0"/><w:szCs w:val="24"/><w:lang w:val="es-CO" w:eastAsia="en-US" w:bidi="ar-SA"/></w:rPr><w:t>$ 0</w:t></w:r></w:ins></w:p></w:tc><w:tc><w:tcPr><w:tcW w:w="2074" w:type="dxa"/><w:tcBorders></w:tcBorders></w:tcPr><w:p><w:pPr><w:pStyle w:val="Tabla9"/><w:widowControl/><w:jc w:val="left"/><w:rPr><w:kern w:val="0"/><w:szCs w:val="24"/><w:lang w:val="es-CO" w:eastAsia="en-US" w:bidi="ar-SA"/><w:ins w:id="8443" w:author="Unknown Author" w:date="2026-10-30T04:17:53Z"></w:ins></w:rPr></w:pPr><w:ins w:id="8442" w:author="Unknown Author" w:date="2026-10-30T04:17:53Z"><w:r><w:rPr><w:kern w:val="0"/><w:szCs w:val="24"/><w:lang w:val="es-CO" w:eastAsia="en-US" w:bidi="ar-SA"/></w:rPr><w:t>$ 0</w:t></w:r></w:ins></w:p></w:tc></w:tr><w:tr><w:trPr><w:ins w:id="8444" w:author="Unknown Author" w:date="2026-10-30T04:17:53Z"/><w:cantSplit w:val="true"/></w:trPr><w:tc><w:tcPr><w:tcW w:w="663" w:type="dxa"/><w:tcBorders></w:tcBorders><w:shd w:color="auto" w:fill="F7F7F7" w:val="clear"/></w:tcPr><w:p><w:pPr><w:pStyle w:val="Tabla9"/><w:widowControl/><w:jc w:val="left"/><w:rPr><w:kern w:val="0"/><w:szCs w:val="24"/><w:lang w:val="es-CO" w:eastAsia="en-US" w:bidi="ar-SA"/><w:ins w:id="8446" w:author="Unknown Author" w:date="2026-10-30T04:17:53Z"></w:ins></w:rPr></w:pPr><w:ins w:id="8445" w:author="Unknown Author" w:date="2026-10-30T04:17:53Z"><w:r><w:rPr><w:kern w:val="0"/><w:szCs w:val="24"/><w:lang w:val="es-CO" w:eastAsia="en-US" w:bidi="ar-SA"/></w:rPr><w:t>1.6</w:t></w:r></w:ins></w:p></w:tc><w:tc><w:tcPr><w:tcW w:w="2572" w:type="dxa"/><w:tcBorders></w:tcBorders><w:shd w:color="auto" w:fill="F7F7F7" w:val="clear"/></w:tcPr><w:p><w:pPr><w:pStyle w:val="Tabla9"/><w:widowControl/><w:jc w:val="left"/><w:rPr><w:kern w:val="0"/><w:szCs w:val="24"/><w:lang w:val="es-CO" w:eastAsia="en-US" w:bidi="ar-SA"/><w:ins w:id="8448" w:author="Unknown Author" w:date="2026-10-30T04:17:53Z"></w:ins></w:rPr></w:pPr><w:ins w:id="8447" w:author="Unknown Author" w:date="2026-10-30T04:17:53Z"><w:r><w:rPr><w:kern w:val="0"/><w:szCs w:val="24"/><w:lang w:val="es-CO" w:eastAsia="en-US" w:bidi="ar-SA"/></w:rPr><w:t>Verificar el desempeño final y ejecutar el ensayo independiente</w:t></w:r></w:ins></w:p></w:tc><w:tc><w:tcPr><w:tcW w:w="1244" w:type="dxa"/><w:tcBorders></w:tcBorders><w:shd w:color="auto" w:fill="F7F7F7" w:val="clear"/></w:tcPr><w:p><w:pPr><w:pStyle w:val="Tabla9"/><w:widowControl/><w:jc w:val="left"/><w:rPr><w:kern w:val="0"/><w:szCs w:val="24"/><w:lang w:val="es-CO" w:eastAsia="en-US" w:bidi="ar-SA"/><w:ins w:id="8450" w:author="Unknown Author" w:date="2026-10-30T04:17:53Z"></w:ins></w:rPr></w:pPr><w:ins w:id="8449" w:author="Unknown Author" w:date="2026-10-30T04:17:53Z"><w:r><w:rPr><w:kern w:val="0"/><w:szCs w:val="24"/><w:lang w:val="es-CO" w:eastAsia="en-US" w:bidi="ar-SA"/></w:rPr><w:t>OE1</w:t></w:r></w:ins></w:p></w:tc><w:tc><w:tcPr><w:tcW w:w="1160" w:type="dxa"/><w:tcBorders></w:tcBorders><w:shd w:color="auto" w:fill="F7F7F7" w:val="clear"/></w:tcPr><w:p><w:pPr><w:pStyle w:val="Tabla9"/><w:widowControl/><w:jc w:val="left"/><w:rPr><w:kern w:val="0"/><w:szCs w:val="24"/><w:lang w:val="es-CO" w:eastAsia="en-US" w:bidi="ar-SA"/><w:ins w:id="8452" w:author="Unknown Author" w:date="2026-10-30T04:17:53Z"></w:ins></w:rPr></w:pPr><w:ins w:id="8451" w:author="Unknown Author" w:date="2026-10-30T04:17:53Z"><w:r><w:rPr><w:kern w:val="0"/><w:szCs w:val="24"/><w:lang w:val="es-CO" w:eastAsia="en-US" w:bidi="ar-SA"/></w:rPr><w:t>M19–M23</w:t></w:r></w:ins></w:p></w:tc><w:tc><w:tcPr><w:tcW w:w="2240" w:type="dxa"/><w:tcBorders></w:tcBorders><w:shd w:color="auto" w:fill="F7F7F7" w:val="clear"/></w:tcPr><w:p><w:pPr><w:pStyle w:val="Tabla9"/><w:widowControl/><w:jc w:val="left"/><w:rPr><w:kern w:val="0"/><w:szCs w:val="24"/><w:lang w:val="es-CO" w:eastAsia="en-US" w:bidi="ar-SA"/><w:ins w:id="8454" w:author="Unknown Author" w:date="2026-10-30T04:17:53Z"></w:ins></w:rPr></w:pPr><w:ins w:id="8453" w:author="Unknown Author" w:date="2026-10-30T04:17:53Z"><w:r><w:rPr><w:kern w:val="0"/><w:szCs w:val="24"/><w:lang w:val="es-CO" w:eastAsia="en-US" w:bidi="ar-SA"/></w:rPr><w:t>$ 115.353.486</w:t></w:r></w:ins></w:p></w:tc><w:tc><w:tcPr><w:tcW w:w="2074" w:type="dxa"/><w:tcBorders></w:tcBorders><w:shd w:color="auto" w:fill="F7F7F7" w:val="clear"/></w:tcPr><w:p><w:pPr><w:pStyle w:val="Tabla9"/><w:widowControl/><w:jc w:val="left"/><w:rPr><w:kern w:val="0"/><w:szCs w:val="24"/><w:lang w:val="es-CO" w:eastAsia="en-US" w:bidi="ar-SA"/><w:ins w:id="8456" w:author="Unknown Author" w:date="2026-10-30T04:17:53Z"></w:ins></w:rPr></w:pPr><w:ins w:id="8455" w:author="Unknown Author" w:date="2026-10-30T04:17:53Z"><w:r><w:rPr><w:kern w:val="0"/><w:szCs w:val="24"/><w:lang w:val="es-CO" w:eastAsia="en-US" w:bidi="ar-SA"/></w:rPr><w:t>$ 0</w:t></w:r></w:ins></w:p></w:tc></w:tr><w:tr><w:trPr><w:ins w:id="8457" w:author="Unknown Author" w:date="2026-10-30T04:17:53Z"/><w:cantSplit w:val="true"/></w:trPr><w:tc><w:tcPr><w:tcW w:w="663" w:type="dxa"/><w:tcBorders></w:tcBorders></w:tcPr><w:p><w:pPr><w:pStyle w:val="Tabla9"/><w:widowControl/><w:jc w:val="left"/><w:rPr><w:kern w:val="0"/><w:szCs w:val="24"/><w:lang w:val="es-CO" w:eastAsia="en-US" w:bidi="ar-SA"/><w:ins w:id="8459" w:author="Unknown Author" w:date="2026-10-30T04:17:53Z"></w:ins></w:rPr></w:pPr><w:ins w:id="8458" w:author="Unknown Author" w:date="2026-10-30T04:17:53Z"><w:r><w:rPr><w:kern w:val="0"/><w:szCs w:val="24"/><w:lang w:val="es-CO" w:eastAsia="en-US" w:bidi="ar-SA"/></w:rPr><w:t>1.7</w:t></w:r></w:ins></w:p></w:tc><w:tc><w:tcPr><w:tcW w:w="2572" w:type="dxa"/><w:tcBorders></w:tcBorders></w:tcPr><w:p><w:pPr><w:pStyle w:val="Tabla9"/><w:widowControl/><w:jc w:val="left"/><w:rPr><w:kern w:val="0"/><w:szCs w:val="24"/><w:lang w:val="es-CO" w:eastAsia="en-US" w:bidi="ar-SA"/><w:ins w:id="8461" w:author="Unknown Author" w:date="2026-10-30T04:17:53Z"></w:ins></w:rPr></w:pPr><w:ins w:id="8460" w:author="Unknown Author" w:date="2026-10-30T04:17:53Z"><w:r><w:rPr><w:kern w:val="0"/><w:szCs w:val="24"/><w:lang w:val="es-CO" w:eastAsia="en-US" w:bidi="ar-SA"/></w:rPr><w:t>Validar el gemelo predictivo con demoliciones y remociones reales en los dos municipios</w:t></w:r></w:ins></w:p></w:tc><w:tc><w:tcPr><w:tcW w:w="1244" w:type="dxa"/><w:tcBorders></w:tcBorders></w:tcPr><w:p><w:pPr><w:pStyle w:val="Tabla9"/><w:widowControl/><w:jc w:val="left"/><w:rPr><w:kern w:val="0"/><w:szCs w:val="24"/><w:lang w:val="es-CO" w:eastAsia="en-US" w:bidi="ar-SA"/><w:ins w:id="8463" w:author="Unknown Author" w:date="2026-10-30T04:17:53Z"></w:ins></w:rPr></w:pPr><w:ins w:id="8462" w:author="Unknown Author" w:date="2026-10-30T04:17:53Z"><w:r><w:rPr><w:kern w:val="0"/><w:szCs w:val="24"/><w:lang w:val="es-CO" w:eastAsia="en-US" w:bidi="ar-SA"/></w:rPr><w:t>OE1</w:t></w:r></w:ins></w:p></w:tc><w:tc><w:tcPr><w:tcW w:w="1160" w:type="dxa"/><w:tcBorders></w:tcBorders></w:tcPr><w:p><w:pPr><w:pStyle w:val="Tabla9"/><w:widowControl/><w:jc w:val="left"/><w:rPr><w:kern w:val="0"/><w:szCs w:val="24"/><w:lang w:val="es-CO" w:eastAsia="en-US" w:bidi="ar-SA"/><w:ins w:id="8465" w:author="Unknown Author" w:date="2026-10-30T04:17:53Z"></w:ins></w:rPr></w:pPr><w:ins w:id="8464" w:author="Unknown Author" w:date="2026-10-30T04:17:53Z"><w:r><w:rPr><w:kern w:val="0"/><w:szCs w:val="24"/><w:lang w:val="es-CO" w:eastAsia="en-US" w:bidi="ar-SA"/></w:rPr><w:t>M14–M23</w:t></w:r></w:ins></w:p></w:tc><w:tc><w:tcPr><w:tcW w:w="2240" w:type="dxa"/><w:tcBorders></w:tcBorders></w:tcPr><w:p><w:pPr><w:pStyle w:val="Tabla9"/><w:widowControl/><w:jc w:val="left"/><w:rPr><w:kern w:val="0"/><w:szCs w:val="24"/><w:lang w:val="es-CO" w:eastAsia="en-US" w:bidi="ar-SA"/><w:ins w:id="8467" w:author="Unknown Author" w:date="2026-10-30T04:17:53Z"></w:ins></w:rPr></w:pPr><w:ins w:id="8466" w:author="Unknown Author" w:date="2026-10-30T04:17:53Z"><w:r><w:rPr><w:kern w:val="0"/><w:szCs w:val="24"/><w:lang w:val="es-CO" w:eastAsia="en-US" w:bidi="ar-SA"/></w:rPr><w:t>$ 422.938.560</w:t></w:r></w:ins></w:p></w:tc><w:tc><w:tcPr><w:tcW w:w="2074" w:type="dxa"/><w:tcBorders></w:tcBorders></w:tcPr><w:p><w:pPr><w:pStyle w:val="Tabla9"/><w:widowControl/><w:jc w:val="left"/><w:rPr><w:kern w:val="0"/><w:szCs w:val="24"/><w:lang w:val="es-CO" w:eastAsia="en-US" w:bidi="ar-SA"/><w:ins w:id="8469" w:author="Unknown Author" w:date="2026-10-30T04:17:53Z"></w:ins></w:rPr></w:pPr><w:ins w:id="8468" w:author="Unknown Author" w:date="2026-10-30T04:17:53Z"><w:r><w:rPr><w:kern w:val="0"/><w:szCs w:val="24"/><w:lang w:val="es-CO" w:eastAsia="en-US" w:bidi="ar-SA"/></w:rPr><w:t>$ 0</w:t></w:r></w:ins></w:p></w:tc></w:tr><w:tr><w:trPr><w:ins w:id="8470" w:author="Unknown Author" w:date="2026-10-30T04:17:53Z"/><w:cantSplit w:val="true"/></w:trPr><w:tc><w:tcPr><w:tcW w:w="663" w:type="dxa"/><w:tcBorders></w:tcBorders><w:shd w:color="auto" w:fill="F7F7F7" w:val="clear"/></w:tcPr><w:p><w:pPr><w:pStyle w:val="Tabla9"/><w:widowControl/><w:jc w:val="left"/><w:rPr><w:kern w:val="0"/><w:szCs w:val="24"/><w:lang w:val="es-CO" w:eastAsia="en-US" w:bidi="ar-SA"/><w:ins w:id="8472" w:author="Unknown Author" w:date="2026-10-30T04:17:53Z"></w:ins></w:rPr></w:pPr><w:ins w:id="8471" w:author="Unknown Author" w:date="2026-10-30T04:17:53Z"><w:r><w:rPr><w:kern w:val="0"/><w:szCs w:val="24"/><w:lang w:val="es-CO" w:eastAsia="en-US" w:bidi="ar-SA"/></w:rPr><w:t>1.8</w:t></w:r></w:ins></w:p></w:tc><w:tc><w:tcPr><w:tcW w:w="2572" w:type="dxa"/><w:tcBorders></w:tcBorders><w:shd w:color="auto" w:fill="F7F7F7" w:val="clear"/></w:tcPr><w:p><w:pPr><w:pStyle w:val="Tabla9"/><w:widowControl/><w:jc w:val="left"/><w:rPr><w:kern w:val="0"/><w:szCs w:val="24"/><w:lang w:val="es-CO" w:eastAsia="en-US" w:bidi="ar-SA"/><w:ins w:id="8474" w:author="Unknown Author" w:date="2026-10-30T04:17:53Z"></w:ins></w:rPr></w:pPr><w:ins w:id="8473" w:author="Unknown Author" w:date="2026-10-30T04:17:53Z"><w:r><w:rPr><w:kern w:val="0"/><w:szCs w:val="24"/><w:lang w:val="es-CO" w:eastAsia="en-US" w:bidi="ar-SA"/></w:rPr><w:t>Administración y apoyo a la supervisión (objetivo específico 1)</w:t></w:r></w:ins></w:p></w:tc><w:tc><w:tcPr><w:tcW w:w="1244" w:type="dxa"/><w:tcBorders></w:tcBorders><w:shd w:color="auto" w:fill="F7F7F7" w:val="clear"/></w:tcPr><w:p><w:pPr><w:pStyle w:val="Tabla9"/><w:widowControl/><w:jc w:val="left"/><w:rPr><w:kern w:val="0"/><w:szCs w:val="24"/><w:lang w:val="es-CO" w:eastAsia="en-US" w:bidi="ar-SA"/><w:ins w:id="8476" w:author="Unknown Author" w:date="2026-10-30T04:17:53Z"></w:ins></w:rPr></w:pPr><w:ins w:id="8475" w:author="Unknown Author" w:date="2026-10-30T04:17:53Z"><w:r><w:rPr><w:kern w:val="0"/><w:szCs w:val="24"/><w:lang w:val="es-CO" w:eastAsia="en-US" w:bidi="ar-SA"/></w:rPr><w:t>OE1</w:t></w:r></w:ins></w:p></w:tc><w:tc><w:tcPr><w:tcW w:w="1160" w:type="dxa"/><w:tcBorders></w:tcBorders><w:shd w:color="auto" w:fill="F7F7F7" w:val="clear"/></w:tcPr><w:p><w:pPr><w:pStyle w:val="Tabla9"/><w:widowControl/><w:jc w:val="left"/><w:rPr><w:kern w:val="0"/><w:szCs w:val="24"/><w:lang w:val="es-CO" w:eastAsia="en-US" w:bidi="ar-SA"/><w:ins w:id="8478" w:author="Unknown Author" w:date="2026-10-30T04:17:53Z"></w:ins></w:rPr></w:pPr><w:ins w:id="8477" w:author="Unknown Author" w:date="2026-10-30T04:17:53Z"><w:r><w:rPr><w:kern w:val="0"/><w:szCs w:val="24"/><w:lang w:val="es-CO" w:eastAsia="en-US" w:bidi="ar-SA"/></w:rPr><w:t>M1–M24</w:t></w:r></w:ins></w:p></w:tc><w:tc><w:tcPr><w:tcW w:w="2240" w:type="dxa"/><w:tcBorders></w:tcBorders><w:shd w:color="auto" w:fill="F7F7F7" w:val="clear"/></w:tcPr><w:p><w:pPr><w:pStyle w:val="Tabla9"/><w:widowControl/><w:jc w:val="left"/><w:rPr><w:kern w:val="0"/><w:szCs w:val="24"/><w:lang w:val="es-CO" w:eastAsia="en-US" w:bidi="ar-SA"/><w:ins w:id="8480" w:author="Unknown Author" w:date="2026-10-30T04:17:53Z"></w:ins></w:rPr></w:pPr><w:ins w:id="8479" w:author="Unknown Author" w:date="2026-10-30T04:17:53Z"><w:r><w:rPr><w:kern w:val="0"/><w:szCs w:val="24"/><w:lang w:val="es-CO" w:eastAsia="en-US" w:bidi="ar-SA"/></w:rPr><w:t>$ 607.786.331</w:t></w:r></w:ins></w:p></w:tc><w:tc><w:tcPr><w:tcW w:w="2074" w:type="dxa"/><w:tcBorders></w:tcBorders><w:shd w:color="auto" w:fill="F7F7F7" w:val="clear"/></w:tcPr><w:p><w:pPr><w:pStyle w:val="Tabla9"/><w:widowControl/><w:jc w:val="left"/><w:rPr><w:kern w:val="0"/><w:szCs w:val="24"/><w:lang w:val="es-CO" w:eastAsia="en-US" w:bidi="ar-SA"/><w:ins w:id="8482" w:author="Unknown Author" w:date="2026-10-30T04:17:53Z"></w:ins></w:rPr></w:pPr><w:ins w:id="8481" w:author="Unknown Author" w:date="2026-10-30T04:17:53Z"><w:r><w:rPr><w:kern w:val="0"/><w:szCs w:val="24"/><w:lang w:val="es-CO" w:eastAsia="en-US" w:bidi="ar-SA"/></w:rPr><w:t>$ 350.000.000</w:t></w:r></w:ins></w:p></w:tc></w:tr><w:tr><w:trPr><w:ins w:id="8483" w:author="Unknown Author" w:date="2026-10-30T04:17:53Z"/><w:cantSplit w:val="true"/></w:trPr><w:tc><w:tcPr><w:tcW w:w="663" w:type="dxa"/><w:tcBorders></w:tcBorders></w:tcPr><w:p><w:pPr><w:pStyle w:val="Tabla9"/><w:widowControl/><w:jc w:val="left"/><w:rPr><w:kern w:val="0"/><w:szCs w:val="24"/><w:lang w:val="es-CO" w:eastAsia="en-US" w:bidi="ar-SA"/><w:ins w:id="8485" w:author="Unknown Author" w:date="2026-10-30T04:17:53Z"></w:ins></w:rPr></w:pPr><w:ins w:id="8484" w:author="Unknown Author" w:date="2026-10-30T04:17:53Z"><w:r><w:rPr><w:kern w:val="0"/><w:szCs w:val="24"/><w:lang w:val="es-CO" w:eastAsia="en-US" w:bidi="ar-SA"/></w:rPr><w:t>2.1</w:t></w:r></w:ins></w:p></w:tc><w:tc><w:tcPr><w:tcW w:w="2572" w:type="dxa"/><w:tcBorders></w:tcBorders></w:tcPr><w:p><w:pPr><w:pStyle w:val="Tabla9"/><w:widowControl/><w:jc w:val="left"/><w:rPr><w:kern w:val="0"/><w:szCs w:val="24"/><w:lang w:val="es-CO" w:eastAsia="en-US" w:bidi="ar-SA"/><w:ins w:id="8487" w:author="Unknown Author" w:date="2026-10-30T04:17:53Z"></w:ins></w:rPr></w:pPr><w:ins w:id="8486" w:author="Unknown Author" w:date="2026-10-30T04:17:53Z"><w:r><w:rPr><w:kern w:val="0"/><w:szCs w:val="24"/><w:lang w:val="es-CO" w:eastAsia="en-US" w:bidi="ar-SA"/></w:rPr><w:t>Diseñar la arquitectura de enlace y energía</w:t></w:r></w:ins></w:p></w:tc><w:tc><w:tcPr><w:tcW w:w="1244" w:type="dxa"/><w:tcBorders></w:tcBorders></w:tcPr><w:p><w:pPr><w:pStyle w:val="Tabla9"/><w:widowControl/><w:jc w:val="left"/><w:rPr><w:kern w:val="0"/><w:szCs w:val="24"/><w:lang w:val="es-CO" w:eastAsia="en-US" w:bidi="ar-SA"/><w:ins w:id="8489" w:author="Unknown Author" w:date="2026-10-30T04:17:53Z"></w:ins></w:rPr></w:pPr><w:ins w:id="8488" w:author="Unknown Author" w:date="2026-10-30T04:17:53Z"><w:r><w:rPr><w:kern w:val="0"/><w:szCs w:val="24"/><w:lang w:val="es-CO" w:eastAsia="en-US" w:bidi="ar-SA"/></w:rPr><w:t>OE2</w:t></w:r></w:ins></w:p></w:tc><w:tc><w:tcPr><w:tcW w:w="1160" w:type="dxa"/><w:tcBorders></w:tcBorders></w:tcPr><w:p><w:pPr><w:pStyle w:val="Tabla9"/><w:widowControl/><w:jc w:val="left"/><w:rPr><w:kern w:val="0"/><w:szCs w:val="24"/><w:lang w:val="es-CO" w:eastAsia="en-US" w:bidi="ar-SA"/><w:ins w:id="8491" w:author="Unknown Author" w:date="2026-10-30T04:17:53Z"></w:ins></w:rPr></w:pPr><w:ins w:id="8490" w:author="Unknown Author" w:date="2026-10-30T04:17:53Z"><w:r><w:rPr><w:kern w:val="0"/><w:szCs w:val="24"/><w:lang w:val="es-CO" w:eastAsia="en-US" w:bidi="ar-SA"/></w:rPr><w:t>M2–M4</w:t></w:r></w:ins></w:p></w:tc><w:tc><w:tcPr><w:tcW w:w="2240" w:type="dxa"/><w:tcBorders></w:tcBorders></w:tcPr><w:p><w:pPr><w:pStyle w:val="Tabla9"/><w:widowControl/><w:jc w:val="left"/><w:rPr><w:kern w:val="0"/><w:szCs w:val="24"/><w:lang w:val="es-CO" w:eastAsia="en-US" w:bidi="ar-SA"/><w:ins w:id="8493" w:author="Unknown Author" w:date="2026-10-30T04:17:53Z"></w:ins></w:rPr></w:pPr><w:ins w:id="8492" w:author="Unknown Author" w:date="2026-10-30T04:17:53Z"><w:r><w:rPr><w:kern w:val="0"/><w:szCs w:val="24"/><w:lang w:val="es-CO" w:eastAsia="en-US" w:bidi="ar-SA"/></w:rPr><w:t>$ 2.477.547.499</w:t></w:r></w:ins></w:p></w:tc><w:tc><w:tcPr><w:tcW w:w="2074" w:type="dxa"/><w:tcBorders></w:tcBorders></w:tcPr><w:p><w:pPr><w:pStyle w:val="Tabla9"/><w:widowControl/><w:jc w:val="left"/><w:rPr><w:kern w:val="0"/><w:szCs w:val="24"/><w:lang w:val="es-CO" w:eastAsia="en-US" w:bidi="ar-SA"/><w:ins w:id="8495" w:author="Unknown Author" w:date="2026-10-30T04:17:53Z"></w:ins></w:rPr></w:pPr><w:ins w:id="8494" w:author="Unknown Author" w:date="2026-10-30T04:17:53Z"><w:r><w:rPr><w:kern w:val="0"/><w:szCs w:val="24"/><w:lang w:val="es-CO" w:eastAsia="en-US" w:bidi="ar-SA"/></w:rPr><w:t>$ 0</w:t></w:r></w:ins></w:p></w:tc></w:tr><w:tr><w:trPr><w:ins w:id="8496" w:author="Unknown Author" w:date="2026-10-30T04:17:53Z"/><w:cantSplit w:val="true"/></w:trPr><w:tc><w:tcPr><w:tcW w:w="663" w:type="dxa"/><w:tcBorders></w:tcBorders><w:shd w:color="auto" w:fill="F7F7F7" w:val="clear"/></w:tcPr><w:p><w:pPr><w:pStyle w:val="Tabla9"/><w:widowControl/><w:jc w:val="left"/><w:rPr><w:kern w:val="0"/><w:szCs w:val="24"/><w:lang w:val="es-CO" w:eastAsia="en-US" w:bidi="ar-SA"/><w:ins w:id="8498" w:author="Unknown Author" w:date="2026-10-30T04:17:53Z"></w:ins></w:rPr></w:pPr><w:ins w:id="8497" w:author="Unknown Author" w:date="2026-10-30T04:17:53Z"><w:r><w:rPr><w:kern w:val="0"/><w:szCs w:val="24"/><w:lang w:val="es-CO" w:eastAsia="en-US" w:bidi="ar-SA"/></w:rPr><w:t>2.2</w:t></w:r></w:ins></w:p></w:tc><w:tc><w:tcPr><w:tcW w:w="2572" w:type="dxa"/><w:tcBorders></w:tcBorders><w:shd w:color="auto" w:fill="F7F7F7" w:val="clear"/></w:tcPr><w:p><w:pPr><w:pStyle w:val="Tabla9"/><w:widowControl/><w:jc w:val="left"/><w:rPr><w:kern w:val="0"/><w:szCs w:val="24"/><w:lang w:val="es-CO" w:eastAsia="en-US" w:bidi="ar-SA"/><w:ins w:id="8500" w:author="Unknown Author" w:date="2026-10-30T04:17:53Z"></w:ins></w:rPr></w:pPr><w:ins w:id="8499" w:author="Unknown Author" w:date="2026-10-30T04:17:53Z"><w:r><w:rPr><w:kern w:val="0"/><w:szCs w:val="24"/><w:lang w:val="es-CO" w:eastAsia="en-US" w:bidi="ar-SA"/></w:rPr><w:t>Desarrollar el firmware y la plataforma base (gemelo digital y tablero)</w:t></w:r></w:ins></w:p></w:tc><w:tc><w:tcPr><w:tcW w:w="1244" w:type="dxa"/><w:tcBorders></w:tcBorders><w:shd w:color="auto" w:fill="F7F7F7" w:val="clear"/></w:tcPr><w:p><w:pPr><w:pStyle w:val="Tabla9"/><w:widowControl/><w:jc w:val="left"/><w:rPr><w:kern w:val="0"/><w:szCs w:val="24"/><w:lang w:val="es-CO" w:eastAsia="en-US" w:bidi="ar-SA"/><w:ins w:id="8502" w:author="Unknown Author" w:date="2026-10-30T04:17:53Z"></w:ins></w:rPr></w:pPr><w:ins w:id="8501" w:author="Unknown Author" w:date="2026-10-30T04:17:53Z"><w:r><w:rPr><w:kern w:val="0"/><w:szCs w:val="24"/><w:lang w:val="es-CO" w:eastAsia="en-US" w:bidi="ar-SA"/></w:rPr><w:t>OE2</w:t></w:r></w:ins></w:p></w:tc><w:tc><w:tcPr><w:tcW w:w="1160" w:type="dxa"/><w:tcBorders></w:tcBorders><w:shd w:color="auto" w:fill="F7F7F7" w:val="clear"/></w:tcPr><w:p><w:pPr><w:pStyle w:val="Tabla9"/><w:widowControl/><w:jc w:val="left"/><w:rPr><w:kern w:val="0"/><w:szCs w:val="24"/><w:lang w:val="es-CO" w:eastAsia="en-US" w:bidi="ar-SA"/><w:ins w:id="8504" w:author="Unknown Author" w:date="2026-10-30T04:17:53Z"></w:ins></w:rPr></w:pPr><w:ins w:id="8503" w:author="Unknown Author" w:date="2026-10-30T04:17:53Z"><w:r><w:rPr><w:kern w:val="0"/><w:szCs w:val="24"/><w:lang w:val="es-CO" w:eastAsia="en-US" w:bidi="ar-SA"/></w:rPr><w:t>M4–M6</w:t></w:r></w:ins></w:p></w:tc><w:tc><w:tcPr><w:tcW w:w="2240" w:type="dxa"/><w:tcBorders></w:tcBorders><w:shd w:color="auto" w:fill="F7F7F7" w:val="clear"/></w:tcPr><w:p><w:pPr><w:pStyle w:val="Tabla9"/><w:widowControl/><w:jc w:val="left"/><w:rPr><w:kern w:val="0"/><w:szCs w:val="24"/><w:lang w:val="es-CO" w:eastAsia="en-US" w:bidi="ar-SA"/><w:ins w:id="8506" w:author="Unknown Author" w:date="2026-10-30T04:17:53Z"></w:ins></w:rPr></w:pPr><w:ins w:id="8505" w:author="Unknown Author" w:date="2026-10-30T04:17:53Z"><w:r><w:rPr><w:kern w:val="0"/><w:szCs w:val="24"/><w:lang w:val="es-CO" w:eastAsia="en-US" w:bidi="ar-SA"/></w:rPr><w:t>$ 786.037.500</w:t></w:r></w:ins></w:p></w:tc><w:tc><w:tcPr><w:tcW w:w="2074" w:type="dxa"/><w:tcBorders></w:tcBorders><w:shd w:color="auto" w:fill="F7F7F7" w:val="clear"/></w:tcPr><w:p><w:pPr><w:pStyle w:val="Tabla9"/><w:widowControl/><w:jc w:val="left"/><w:rPr><w:kern w:val="0"/><w:szCs w:val="24"/><w:lang w:val="es-CO" w:eastAsia="en-US" w:bidi="ar-SA"/><w:ins w:id="8508" w:author="Unknown Author" w:date="2026-10-30T04:17:53Z"></w:ins></w:rPr></w:pPr><w:ins w:id="8507" w:author="Unknown Author" w:date="2026-10-30T04:17:53Z"><w:r><w:rPr><w:kern w:val="0"/><w:szCs w:val="24"/><w:lang w:val="es-CO" w:eastAsia="en-US" w:bidi="ar-SA"/></w:rPr><w:t>$ 0</w:t></w:r></w:ins></w:p></w:tc></w:tr><w:tr><w:trPr><w:ins w:id="8509" w:author="Unknown Author" w:date="2026-10-30T04:17:53Z"/><w:cantSplit w:val="true"/></w:trPr><w:tc><w:tcPr><w:tcW w:w="663" w:type="dxa"/><w:tcBorders></w:tcBorders></w:tcPr><w:p><w:pPr><w:pStyle w:val="Tabla9"/><w:widowControl/><w:jc w:val="left"/><w:rPr><w:kern w:val="0"/><w:szCs w:val="24"/><w:lang w:val="es-CO" w:eastAsia="en-US" w:bidi="ar-SA"/><w:ins w:id="8511" w:author="Unknown Author" w:date="2026-10-30T04:17:53Z"></w:ins></w:rPr></w:pPr><w:ins w:id="8510" w:author="Unknown Author" w:date="2026-10-30T04:17:53Z"><w:r><w:rPr><w:kern w:val="0"/><w:szCs w:val="24"/><w:lang w:val="es-CO" w:eastAsia="en-US" w:bidi="ar-SA"/></w:rPr><w:t>2.3</w:t></w:r></w:ins></w:p></w:tc><w:tc><w:tcPr><w:tcW w:w="2572" w:type="dxa"/><w:tcBorders></w:tcBorders></w:tcPr><w:p><w:pPr><w:pStyle w:val="Tabla9"/><w:widowControl/><w:jc w:val="left"/><w:rPr><w:kern w:val="0"/><w:szCs w:val="24"/><w:lang w:val="es-CO" w:eastAsia="en-US" w:bidi="ar-SA"/><w:ins w:id="8513" w:author="Unknown Author" w:date="2026-10-30T04:17:53Z"></w:ins></w:rPr></w:pPr><w:ins w:id="8512" w:author="Unknown Author" w:date="2026-10-30T04:17:53Z"><w:r><w:rPr><w:kern w:val="0"/><w:szCs w:val="24"/><w:lang w:val="es-CO" w:eastAsia="en-US" w:bidi="ar-SA"/></w:rPr><w:t>Instalar el tramo 2</w:t></w:r></w:ins></w:p></w:tc><w:tc><w:tcPr><w:tcW w:w="1244" w:type="dxa"/><w:tcBorders></w:tcBorders></w:tcPr><w:p><w:pPr><w:pStyle w:val="Tabla9"/><w:widowControl/><w:jc w:val="left"/><w:rPr><w:kern w:val="0"/><w:szCs w:val="24"/><w:lang w:val="es-CO" w:eastAsia="en-US" w:bidi="ar-SA"/><w:ins w:id="8515" w:author="Unknown Author" w:date="2026-10-30T04:17:53Z"></w:ins></w:rPr></w:pPr><w:ins w:id="8514" w:author="Unknown Author" w:date="2026-10-30T04:17:53Z"><w:r><w:rPr><w:kern w:val="0"/><w:szCs w:val="24"/><w:lang w:val="es-CO" w:eastAsia="en-US" w:bidi="ar-SA"/></w:rPr><w:t>OE2</w:t></w:r></w:ins></w:p></w:tc><w:tc><w:tcPr><w:tcW w:w="1160" w:type="dxa"/><w:tcBorders></w:tcBorders></w:tcPr><w:p><w:pPr><w:pStyle w:val="Tabla9"/><w:widowControl/><w:jc w:val="left"/><w:rPr><w:kern w:val="0"/><w:szCs w:val="24"/><w:lang w:val="es-CO" w:eastAsia="en-US" w:bidi="ar-SA"/><w:ins w:id="8517" w:author="Unknown Author" w:date="2026-10-30T04:17:53Z"></w:ins></w:rPr></w:pPr><w:ins w:id="8516" w:author="Unknown Author" w:date="2026-10-30T04:17:53Z"><w:r><w:rPr><w:kern w:val="0"/><w:szCs w:val="24"/><w:lang w:val="es-CO" w:eastAsia="en-US" w:bidi="ar-SA"/></w:rPr><w:t>M12–M15</w:t></w:r></w:ins></w:p></w:tc><w:tc><w:tcPr><w:tcW w:w="2240" w:type="dxa"/><w:tcBorders></w:tcBorders></w:tcPr><w:p><w:pPr><w:pStyle w:val="Tabla9"/><w:widowControl/><w:jc w:val="left"/><w:rPr><w:kern w:val="0"/><w:szCs w:val="24"/><w:lang w:val="es-CO" w:eastAsia="en-US" w:bidi="ar-SA"/><w:ins w:id="8519" w:author="Unknown Author" w:date="2026-10-30T04:17:53Z"></w:ins></w:rPr></w:pPr><w:ins w:id="8518" w:author="Unknown Author" w:date="2026-10-30T04:17:53Z"><w:r><w:rPr><w:kern w:val="0"/><w:szCs w:val="24"/><w:lang w:val="es-CO" w:eastAsia="en-US" w:bidi="ar-SA"/></w:rPr><w:t>$ 60.000.000</w:t></w:r></w:ins></w:p></w:tc><w:tc><w:tcPr><w:tcW w:w="2074" w:type="dxa"/><w:tcBorders></w:tcBorders></w:tcPr><w:p><w:pPr><w:pStyle w:val="Tabla9"/><w:widowControl/><w:jc w:val="left"/><w:rPr><w:kern w:val="0"/><w:szCs w:val="24"/><w:lang w:val="es-CO" w:eastAsia="en-US" w:bidi="ar-SA"/><w:ins w:id="8521" w:author="Unknown Author" w:date="2026-10-30T04:17:53Z"></w:ins></w:rPr></w:pPr><w:ins w:id="8520" w:author="Unknown Author" w:date="2026-10-30T04:17:53Z"><w:r><w:rPr><w:kern w:val="0"/><w:szCs w:val="24"/><w:lang w:val="es-CO" w:eastAsia="en-US" w:bidi="ar-SA"/></w:rPr><w:t>$ 0</w:t></w:r></w:ins></w:p></w:tc></w:tr><w:tr><w:trPr><w:ins w:id="8522" w:author="Unknown Author" w:date="2026-10-30T04:17:53Z"/><w:cantSplit w:val="true"/></w:trPr><w:tc><w:tcPr><w:tcW w:w="663" w:type="dxa"/><w:tcBorders></w:tcBorders><w:shd w:color="auto" w:fill="F7F7F7" w:val="clear"/></w:tcPr><w:p><w:pPr><w:pStyle w:val="Tabla9"/><w:widowControl/><w:jc w:val="left"/><w:rPr><w:kern w:val="0"/><w:szCs w:val="24"/><w:lang w:val="es-CO" w:eastAsia="en-US" w:bidi="ar-SA"/><w:ins w:id="8524" w:author="Unknown Author" w:date="2026-10-30T04:17:53Z"></w:ins></w:rPr></w:pPr><w:ins w:id="8523" w:author="Unknown Author" w:date="2026-10-30T04:17:53Z"><w:r><w:rPr><w:kern w:val="0"/><w:szCs w:val="24"/><w:lang w:val="es-CO" w:eastAsia="en-US" w:bidi="ar-SA"/></w:rPr><w:t>2.4</w:t></w:r></w:ins></w:p></w:tc><w:tc><w:tcPr><w:tcW w:w="2572" w:type="dxa"/><w:tcBorders></w:tcBorders><w:shd w:color="auto" w:fill="F7F7F7" w:val="clear"/></w:tcPr><w:p><w:pPr><w:pStyle w:val="Tabla9"/><w:widowControl/><w:jc w:val="left"/><w:rPr><w:kern w:val="0"/><w:szCs w:val="24"/><w:lang w:val="es-CO" w:eastAsia="en-US" w:bidi="ar-SA"/><w:ins w:id="8526" w:author="Unknown Author" w:date="2026-10-30T04:17:53Z"></w:ins></w:rPr></w:pPr><w:ins w:id="8525" w:author="Unknown Author" w:date="2026-10-30T04:17:53Z"><w:r><w:rPr><w:kern w:val="0"/><w:szCs w:val="24"/><w:lang w:val="es-CO" w:eastAsia="en-US" w:bidi="ar-SA"/></w:rPr><w:t>Instalar el tramo 3</w:t></w:r></w:ins></w:p></w:tc><w:tc><w:tcPr><w:tcW w:w="1244" w:type="dxa"/><w:tcBorders></w:tcBorders><w:shd w:color="auto" w:fill="F7F7F7" w:val="clear"/></w:tcPr><w:p><w:pPr><w:pStyle w:val="Tabla9"/><w:widowControl/><w:jc w:val="left"/><w:rPr><w:kern w:val="0"/><w:szCs w:val="24"/><w:lang w:val="es-CO" w:eastAsia="en-US" w:bidi="ar-SA"/><w:ins w:id="8528" w:author="Unknown Author" w:date="2026-10-30T04:17:53Z"></w:ins></w:rPr></w:pPr><w:ins w:id="8527" w:author="Unknown Author" w:date="2026-10-30T04:17:53Z"><w:r><w:rPr><w:kern w:val="0"/><w:szCs w:val="24"/><w:lang w:val="es-CO" w:eastAsia="en-US" w:bidi="ar-SA"/></w:rPr><w:t>OE2</w:t></w:r></w:ins></w:p></w:tc><w:tc><w:tcPr><w:tcW w:w="1160" w:type="dxa"/><w:tcBorders></w:tcBorders><w:shd w:color="auto" w:fill="F7F7F7" w:val="clear"/></w:tcPr><w:p><w:pPr><w:pStyle w:val="Tabla9"/><w:widowControl/><w:jc w:val="left"/><w:rPr><w:kern w:val="0"/><w:szCs w:val="24"/><w:lang w:val="es-CO" w:eastAsia="en-US" w:bidi="ar-SA"/><w:ins w:id="8530" w:author="Unknown Author" w:date="2026-10-30T04:17:53Z"></w:ins></w:rPr></w:pPr><w:ins w:id="8529" w:author="Unknown Author" w:date="2026-10-30T04:17:53Z"><w:r><w:rPr><w:kern w:val="0"/><w:szCs w:val="24"/><w:lang w:val="es-CO" w:eastAsia="en-US" w:bidi="ar-SA"/></w:rPr><w:t>M17–M19</w:t></w:r></w:ins></w:p></w:tc><w:tc><w:tcPr><w:tcW w:w="2240" w:type="dxa"/><w:tcBorders></w:tcBorders><w:shd w:color="auto" w:fill="F7F7F7" w:val="clear"/></w:tcPr><w:p><w:pPr><w:pStyle w:val="Tabla9"/><w:widowControl/><w:jc w:val="left"/><w:rPr><w:kern w:val="0"/><w:szCs w:val="24"/><w:lang w:val="es-CO" w:eastAsia="en-US" w:bidi="ar-SA"/><w:ins w:id="8532" w:author="Unknown Author" w:date="2026-10-30T04:17:53Z"></w:ins></w:rPr></w:pPr><w:ins w:id="8531" w:author="Unknown Author" w:date="2026-10-30T04:17:53Z"><w:r><w:rPr><w:kern w:val="0"/><w:szCs w:val="24"/><w:lang w:val="es-CO" w:eastAsia="en-US" w:bidi="ar-SA"/></w:rPr><w:t>$ 0</w:t></w:r></w:ins></w:p></w:tc><w:tc><w:tcPr><w:tcW w:w="2074" w:type="dxa"/><w:tcBorders></w:tcBorders><w:shd w:color="auto" w:fill="F7F7F7" w:val="clear"/></w:tcPr><w:p><w:pPr><w:pStyle w:val="Tabla9"/><w:widowControl/><w:jc w:val="left"/><w:rPr><w:kern w:val="0"/><w:szCs w:val="24"/><w:lang w:val="es-CO" w:eastAsia="en-US" w:bidi="ar-SA"/><w:ins w:id="8534" w:author="Unknown Author" w:date="2026-10-30T04:17:53Z"></w:ins></w:rPr></w:pPr><w:ins w:id="8533" w:author="Unknown Author" w:date="2026-10-30T04:17:53Z"><w:r><w:rPr><w:kern w:val="0"/><w:szCs w:val="24"/><w:lang w:val="es-CO" w:eastAsia="en-US" w:bidi="ar-SA"/></w:rPr><w:t>$ 0</w:t></w:r></w:ins></w:p></w:tc></w:tr><w:tr><w:trPr><w:ins w:id="8535" w:author="Unknown Author" w:date="2026-10-30T04:17:53Z"/><w:cantSplit w:val="true"/></w:trPr><w:tc><w:tcPr><w:tcW w:w="663" w:type="dxa"/><w:tcBorders></w:tcBorders></w:tcPr><w:p><w:pPr><w:pStyle w:val="Tabla9"/><w:widowControl/><w:jc w:val="left"/><w:rPr><w:kern w:val="0"/><w:szCs w:val="24"/><w:lang w:val="es-CO" w:eastAsia="en-US" w:bidi="ar-SA"/><w:ins w:id="8537" w:author="Unknown Author" w:date="2026-10-30T04:17:53Z"></w:ins></w:rPr></w:pPr><w:ins w:id="8536" w:author="Unknown Author" w:date="2026-10-30T04:17:53Z"><w:r><w:rPr><w:kern w:val="0"/><w:szCs w:val="24"/><w:lang w:val="es-CO" w:eastAsia="en-US" w:bidi="ar-SA"/></w:rPr><w:t>2.5</w:t></w:r></w:ins></w:p></w:tc><w:tc><w:tcPr><w:tcW w:w="2572" w:type="dxa"/><w:tcBorders></w:tcBorders></w:tcPr><w:p><w:pPr><w:pStyle w:val="Tabla9"/><w:widowControl/><w:jc w:val="left"/><w:rPr><w:kern w:val="0"/><w:szCs w:val="24"/><w:lang w:val="es-CO" w:eastAsia="en-US" w:bidi="ar-SA"/><w:ins w:id="8539" w:author="Unknown Author" w:date="2026-10-30T04:17:53Z"></w:ins></w:rPr></w:pPr><w:ins w:id="8538" w:author="Unknown Author" w:date="2026-10-30T04:17:53Z"><w:r><w:rPr><w:kern w:val="0"/><w:szCs w:val="24"/><w:lang w:val="es-CO" w:eastAsia="en-US" w:bidi="ar-SA"/></w:rPr><w:t>Diseñar el laboratorio de modelación y el inventario de emisión de demolición</w:t></w:r></w:ins></w:p></w:tc><w:tc><w:tcPr><w:tcW w:w="1244" w:type="dxa"/><w:tcBorders></w:tcBorders></w:tcPr><w:p><w:pPr><w:pStyle w:val="Tabla9"/><w:widowControl/><w:jc w:val="left"/><w:rPr><w:kern w:val="0"/><w:szCs w:val="24"/><w:lang w:val="es-CO" w:eastAsia="en-US" w:bidi="ar-SA"/><w:ins w:id="8541" w:author="Unknown Author" w:date="2026-10-30T04:17:53Z"></w:ins></w:rPr></w:pPr><w:ins w:id="8540" w:author="Unknown Author" w:date="2026-10-30T04:17:53Z"><w:r><w:rPr><w:kern w:val="0"/><w:szCs w:val="24"/><w:lang w:val="es-CO" w:eastAsia="en-US" w:bidi="ar-SA"/></w:rPr><w:t>OE2</w:t></w:r></w:ins></w:p></w:tc><w:tc><w:tcPr><w:tcW w:w="1160" w:type="dxa"/><w:tcBorders></w:tcBorders></w:tcPr><w:p><w:pPr><w:pStyle w:val="Tabla9"/><w:widowControl/><w:jc w:val="left"/><w:rPr><w:kern w:val="0"/><w:szCs w:val="24"/><w:lang w:val="es-CO" w:eastAsia="en-US" w:bidi="ar-SA"/><w:ins w:id="8543" w:author="Unknown Author" w:date="2026-10-30T04:17:53Z"></w:ins></w:rPr></w:pPr><w:ins w:id="8542" w:author="Unknown Author" w:date="2026-10-30T04:17:53Z"><w:r><w:rPr><w:kern w:val="0"/><w:szCs w:val="24"/><w:lang w:val="es-CO" w:eastAsia="en-US" w:bidi="ar-SA"/></w:rPr><w:t>M2–M6</w:t></w:r></w:ins></w:p></w:tc><w:tc><w:tcPr><w:tcW w:w="2240" w:type="dxa"/><w:tcBorders></w:tcBorders></w:tcPr><w:p><w:pPr><w:pStyle w:val="Tabla9"/><w:widowControl/><w:jc w:val="left"/><w:rPr><w:kern w:val="0"/><w:szCs w:val="24"/><w:lang w:val="es-CO" w:eastAsia="en-US" w:bidi="ar-SA"/><w:ins w:id="8545" w:author="Unknown Author" w:date="2026-10-30T04:17:53Z"></w:ins></w:rPr></w:pPr><w:ins w:id="8544" w:author="Unknown Author" w:date="2026-10-30T04:17:53Z"><w:r><w:rPr><w:kern w:val="0"/><w:szCs w:val="24"/><w:lang w:val="es-CO" w:eastAsia="en-US" w:bidi="ar-SA"/></w:rPr><w:t>$ 497.045.281</w:t></w:r></w:ins></w:p></w:tc><w:tc><w:tcPr><w:tcW w:w="2074" w:type="dxa"/><w:tcBorders></w:tcBorders></w:tcPr><w:p><w:pPr><w:pStyle w:val="Tabla9"/><w:widowControl/><w:jc w:val="left"/><w:rPr><w:kern w:val="0"/><w:szCs w:val="24"/><w:lang w:val="es-CO" w:eastAsia="en-US" w:bidi="ar-SA"/><w:ins w:id="8547" w:author="Unknown Author" w:date="2026-10-30T04:17:53Z"></w:ins></w:rPr></w:pPr><w:ins w:id="8546" w:author="Unknown Author" w:date="2026-10-30T04:17:53Z"><w:r><w:rPr><w:kern w:val="0"/><w:szCs w:val="24"/><w:lang w:val="es-CO" w:eastAsia="en-US" w:bidi="ar-SA"/></w:rPr><w:t>$ 144.000.000</w:t></w:r></w:ins></w:p></w:tc></w:tr><w:tr><w:trPr><w:ins w:id="8548" w:author="Unknown Author" w:date="2026-10-30T04:17:53Z"/><w:cantSplit w:val="true"/></w:trPr><w:tc><w:tcPr><w:tcW w:w="663" w:type="dxa"/><w:tcBorders></w:tcBorders><w:shd w:color="auto" w:fill="F7F7F7" w:val="clear"/></w:tcPr><w:p><w:pPr><w:pStyle w:val="Tabla9"/><w:widowControl/><w:jc w:val="left"/><w:rPr><w:kern w:val="0"/><w:szCs w:val="24"/><w:lang w:val="es-CO" w:eastAsia="en-US" w:bidi="ar-SA"/><w:ins w:id="8550" w:author="Unknown Author" w:date="2026-10-30T04:17:53Z"></w:ins></w:rPr></w:pPr><w:ins w:id="8549" w:author="Unknown Author" w:date="2026-10-30T04:17:53Z"><w:r><w:rPr><w:kern w:val="0"/><w:szCs w:val="24"/><w:lang w:val="es-CO" w:eastAsia="en-US" w:bidi="ar-SA"/></w:rPr><w:t>2.6</w:t></w:r></w:ins></w:p></w:tc><w:tc><w:tcPr><w:tcW w:w="2572" w:type="dxa"/><w:tcBorders></w:tcBorders><w:shd w:color="auto" w:fill="F7F7F7" w:val="clear"/></w:tcPr><w:p><w:pPr><w:pStyle w:val="Tabla9"/><w:widowControl/><w:jc w:val="left"/><w:rPr><w:kern w:val="0"/><w:szCs w:val="24"/><w:lang w:val="es-CO" w:eastAsia="en-US" w:bidi="ar-SA"/><w:ins w:id="8552" w:author="Unknown Author" w:date="2026-10-30T04:17:53Z"></w:ins></w:rPr></w:pPr><w:ins w:id="8551" w:author="Unknown Author" w:date="2026-10-30T04:17:53Z"><w:r><w:rPr><w:kern w:val="0"/><w:szCs w:val="24"/><w:lang w:val="es-CO" w:eastAsia="en-US" w:bidi="ar-SA"/></w:rPr><w:t>Dotar el laboratorio y montar la cadena de modelación</w:t></w:r></w:ins></w:p></w:tc><w:tc><w:tcPr><w:tcW w:w="1244" w:type="dxa"/><w:tcBorders></w:tcBorders><w:shd w:color="auto" w:fill="F7F7F7" w:val="clear"/></w:tcPr><w:p><w:pPr><w:pStyle w:val="Tabla9"/><w:widowControl/><w:jc w:val="left"/><w:rPr><w:kern w:val="0"/><w:szCs w:val="24"/><w:lang w:val="es-CO" w:eastAsia="en-US" w:bidi="ar-SA"/><w:ins w:id="8554" w:author="Unknown Author" w:date="2026-10-30T04:17:53Z"></w:ins></w:rPr></w:pPr><w:ins w:id="8553" w:author="Unknown Author" w:date="2026-10-30T04:17:53Z"><w:r><w:rPr><w:kern w:val="0"/><w:szCs w:val="24"/><w:lang w:val="es-CO" w:eastAsia="en-US" w:bidi="ar-SA"/></w:rPr><w:t>OE2</w:t></w:r></w:ins></w:p></w:tc><w:tc><w:tcPr><w:tcW w:w="1160" w:type="dxa"/><w:tcBorders></w:tcBorders><w:shd w:color="auto" w:fill="F7F7F7" w:val="clear"/></w:tcPr><w:p><w:pPr><w:pStyle w:val="Tabla9"/><w:widowControl/><w:jc w:val="left"/><w:rPr><w:kern w:val="0"/><w:szCs w:val="24"/><w:lang w:val="es-CO" w:eastAsia="en-US" w:bidi="ar-SA"/><w:ins w:id="8556" w:author="Unknown Author" w:date="2026-10-30T04:17:53Z"></w:ins></w:rPr></w:pPr><w:ins w:id="8555" w:author="Unknown Author" w:date="2026-10-30T04:17:53Z"><w:r><w:rPr><w:kern w:val="0"/><w:szCs w:val="24"/><w:lang w:val="es-CO" w:eastAsia="en-US" w:bidi="ar-SA"/></w:rPr><w:t>M7–M11</w:t></w:r></w:ins></w:p></w:tc><w:tc><w:tcPr><w:tcW w:w="2240" w:type="dxa"/><w:tcBorders></w:tcBorders><w:shd w:color="auto" w:fill="F7F7F7" w:val="clear"/></w:tcPr><w:p><w:pPr><w:pStyle w:val="Tabla9"/><w:widowControl/><w:jc w:val="left"/><w:rPr><w:kern w:val="0"/><w:szCs w:val="24"/><w:lang w:val="es-CO" w:eastAsia="en-US" w:bidi="ar-SA"/><w:ins w:id="8558" w:author="Unknown Author" w:date="2026-10-30T04:17:53Z"></w:ins></w:rPr></w:pPr><w:ins w:id="8557" w:author="Unknown Author" w:date="2026-10-30T04:17:53Z"><w:r><w:rPr><w:kern w:val="0"/><w:szCs w:val="24"/><w:lang w:val="es-CO" w:eastAsia="en-US" w:bidi="ar-SA"/></w:rPr><w:t>$ 799.515.515</w:t></w:r></w:ins></w:p></w:tc><w:tc><w:tcPr><w:tcW w:w="2074" w:type="dxa"/><w:tcBorders></w:tcBorders><w:shd w:color="auto" w:fill="F7F7F7" w:val="clear"/></w:tcPr><w:p><w:pPr><w:pStyle w:val="Tabla9"/><w:widowControl/><w:jc w:val="left"/><w:rPr><w:kern w:val="0"/><w:szCs w:val="24"/><w:lang w:val="es-CO" w:eastAsia="en-US" w:bidi="ar-SA"/><w:ins w:id="8560" w:author="Unknown Author" w:date="2026-10-30T04:17:53Z"></w:ins></w:rPr></w:pPr><w:ins w:id="8559" w:author="Unknown Author" w:date="2026-10-30T04:17:53Z"><w:r><w:rPr><w:kern w:val="0"/><w:szCs w:val="24"/><w:lang w:val="es-CO" w:eastAsia="en-US" w:bidi="ar-SA"/></w:rPr><w:t>$ 0</w:t></w:r></w:ins></w:p></w:tc></w:tr><w:tr><w:trPr><w:ins w:id="8561" w:author="Unknown Author" w:date="2026-10-30T04:17:53Z"/><w:cantSplit w:val="true"/></w:trPr><w:tc><w:tcPr><w:tcW w:w="663" w:type="dxa"/><w:tcBorders></w:tcBorders></w:tcPr><w:p><w:pPr><w:pStyle w:val="Tabla9"/><w:widowControl/><w:jc w:val="left"/><w:rPr><w:kern w:val="0"/><w:szCs w:val="24"/><w:lang w:val="es-CO" w:eastAsia="en-US" w:bidi="ar-SA"/><w:ins w:id="8563" w:author="Unknown Author" w:date="2026-10-30T04:17:53Z"></w:ins></w:rPr></w:pPr><w:ins w:id="8562" w:author="Unknown Author" w:date="2026-10-30T04:17:53Z"><w:r><w:rPr><w:kern w:val="0"/><w:szCs w:val="24"/><w:lang w:val="es-CO" w:eastAsia="en-US" w:bidi="ar-SA"/></w:rPr><w:t>2.7</w:t></w:r></w:ins></w:p></w:tc><w:tc><w:tcPr><w:tcW w:w="2572" w:type="dxa"/><w:tcBorders></w:tcBorders></w:tcPr><w:p><w:pPr><w:pStyle w:val="Tabla9"/><w:widowControl/><w:jc w:val="left"/><w:rPr><w:kern w:val="0"/><w:szCs w:val="24"/><w:lang w:val="es-CO" w:eastAsia="en-US" w:bidi="ar-SA"/><w:ins w:id="8565" w:author="Unknown Author" w:date="2026-10-30T04:17:53Z"></w:ins></w:rPr></w:pPr><w:ins w:id="8564" w:author="Unknown Author" w:date="2026-10-30T04:17:53Z"><w:r><w:rPr><w:kern w:val="0"/><w:szCs w:val="24"/><w:lang w:val="es-CO" w:eastAsia="en-US" w:bidi="ar-SA"/></w:rPr><w:t>Construir y calibrar el gemelo predictivo de demolición</w:t></w:r></w:ins></w:p></w:tc><w:tc><w:tcPr><w:tcW w:w="1244" w:type="dxa"/><w:tcBorders></w:tcBorders></w:tcPr><w:p><w:pPr><w:pStyle w:val="Tabla9"/><w:widowControl/><w:jc w:val="left"/><w:rPr><w:kern w:val="0"/><w:szCs w:val="24"/><w:lang w:val="es-CO" w:eastAsia="en-US" w:bidi="ar-SA"/><w:ins w:id="8567" w:author="Unknown Author" w:date="2026-10-30T04:17:53Z"></w:ins></w:rPr></w:pPr><w:ins w:id="8566" w:author="Unknown Author" w:date="2026-10-30T04:17:53Z"><w:r><w:rPr><w:kern w:val="0"/><w:szCs w:val="24"/><w:lang w:val="es-CO" w:eastAsia="en-US" w:bidi="ar-SA"/></w:rPr><w:t>OE2</w:t></w:r></w:ins></w:p></w:tc><w:tc><w:tcPr><w:tcW w:w="1160" w:type="dxa"/><w:tcBorders></w:tcBorders></w:tcPr><w:p><w:pPr><w:pStyle w:val="Tabla9"/><w:widowControl/><w:jc w:val="left"/><w:rPr><w:kern w:val="0"/><w:szCs w:val="24"/><w:lang w:val="es-CO" w:eastAsia="en-US" w:bidi="ar-SA"/><w:ins w:id="8569" w:author="Unknown Author" w:date="2026-10-30T04:17:53Z"></w:ins></w:rPr></w:pPr><w:ins w:id="8568" w:author="Unknown Author" w:date="2026-10-30T04:17:53Z"><w:r><w:rPr><w:kern w:val="0"/><w:szCs w:val="24"/><w:lang w:val="es-CO" w:eastAsia="en-US" w:bidi="ar-SA"/></w:rPr><w:t>M11–M17</w:t></w:r></w:ins></w:p></w:tc><w:tc><w:tcPr><w:tcW w:w="2240" w:type="dxa"/><w:tcBorders></w:tcBorders></w:tcPr><w:p><w:pPr><w:pStyle w:val="Tabla9"/><w:widowControl/><w:jc w:val="left"/><w:rPr><w:kern w:val="0"/><w:szCs w:val="24"/><w:lang w:val="es-CO" w:eastAsia="en-US" w:bidi="ar-SA"/><w:ins w:id="8571" w:author="Unknown Author" w:date="2026-10-30T04:17:53Z"></w:ins></w:rPr></w:pPr><w:ins w:id="8570" w:author="Unknown Author" w:date="2026-10-30T04:17:53Z"><w:r><w:rPr><w:kern w:val="0"/><w:szCs w:val="24"/><w:lang w:val="es-CO" w:eastAsia="en-US" w:bidi="ar-SA"/></w:rPr><w:t>$ 0</w:t></w:r></w:ins></w:p></w:tc><w:tc><w:tcPr><w:tcW w:w="2074" w:type="dxa"/><w:tcBorders></w:tcBorders></w:tcPr><w:p><w:pPr><w:pStyle w:val="Tabla9"/><w:widowControl/><w:jc w:val="left"/><w:rPr><w:kern w:val="0"/><w:szCs w:val="24"/><w:lang w:val="es-CO" w:eastAsia="en-US" w:bidi="ar-SA"/><w:ins w:id="8573" w:author="Unknown Author" w:date="2026-10-30T04:17:53Z"></w:ins></w:rPr></w:pPr><w:ins w:id="8572" w:author="Unknown Author" w:date="2026-10-30T04:17:53Z"><w:r><w:rPr><w:kern w:val="0"/><w:szCs w:val="24"/><w:lang w:val="es-CO" w:eastAsia="en-US" w:bidi="ar-SA"/></w:rPr><w:t>$ 0</w:t></w:r></w:ins></w:p></w:tc></w:tr><w:tr><w:trPr><w:ins w:id="8574" w:author="Unknown Author" w:date="2026-10-30T04:17:53Z"/><w:cantSplit w:val="true"/></w:trPr><w:tc><w:tcPr><w:tcW w:w="663" w:type="dxa"/><w:tcBorders></w:tcBorders><w:shd w:color="auto" w:fill="F7F7F7" w:val="clear"/></w:tcPr><w:p><w:pPr><w:pStyle w:val="Tabla9"/><w:widowControl/><w:jc w:val="left"/><w:rPr><w:kern w:val="0"/><w:szCs w:val="24"/><w:lang w:val="es-CO" w:eastAsia="en-US" w:bidi="ar-SA"/><w:ins w:id="8576" w:author="Unknown Author" w:date="2026-10-30T04:17:53Z"></w:ins></w:rPr></w:pPr><w:ins w:id="8575" w:author="Unknown Author" w:date="2026-10-30T04:17:53Z"><w:r><w:rPr><w:kern w:val="0"/><w:szCs w:val="24"/><w:lang w:val="es-CO" w:eastAsia="en-US" w:bidi="ar-SA"/></w:rPr><w:t>2.8</w:t></w:r></w:ins></w:p></w:tc><w:tc><w:tcPr><w:tcW w:w="2572" w:type="dxa"/><w:tcBorders></w:tcBorders><w:shd w:color="auto" w:fill="F7F7F7" w:val="clear"/></w:tcPr><w:p><w:pPr><w:pStyle w:val="Tabla9"/><w:widowControl/><w:jc w:val="left"/><w:rPr><w:kern w:val="0"/><w:szCs w:val="24"/><w:lang w:val="es-CO" w:eastAsia="en-US" w:bidi="ar-SA"/><w:ins w:id="8578" w:author="Unknown Author" w:date="2026-10-30T04:17:53Z"></w:ins></w:rPr></w:pPr><w:ins w:id="8577" w:author="Unknown Author" w:date="2026-10-30T04:17:53Z"><w:r><w:rPr><w:kern w:val="0"/><w:szCs w:val="24"/><w:lang w:val="es-CO" w:eastAsia="en-US" w:bidi="ar-SA"/></w:rPr><w:t>Administración y apoyo a la supervisión (objetivo específico 2)</w:t></w:r></w:ins></w:p></w:tc><w:tc><w:tcPr><w:tcW w:w="1244" w:type="dxa"/><w:tcBorders></w:tcBorders><w:shd w:color="auto" w:fill="F7F7F7" w:val="clear"/></w:tcPr><w:p><w:pPr><w:pStyle w:val="Tabla9"/><w:widowControl/><w:jc w:val="left"/><w:rPr><w:kern w:val="0"/><w:szCs w:val="24"/><w:lang w:val="es-CO" w:eastAsia="en-US" w:bidi="ar-SA"/><w:ins w:id="8580" w:author="Unknown Author" w:date="2026-10-30T04:17:53Z"></w:ins></w:rPr></w:pPr><w:ins w:id="8579" w:author="Unknown Author" w:date="2026-10-30T04:17:53Z"><w:r><w:rPr><w:kern w:val="0"/><w:szCs w:val="24"/><w:lang w:val="es-CO" w:eastAsia="en-US" w:bidi="ar-SA"/></w:rPr><w:t>OE2</w:t></w:r></w:ins></w:p></w:tc><w:tc><w:tcPr><w:tcW w:w="1160" w:type="dxa"/><w:tcBorders></w:tcBorders><w:shd w:color="auto" w:fill="F7F7F7" w:val="clear"/></w:tcPr><w:p><w:pPr><w:pStyle w:val="Tabla9"/><w:widowControl/><w:jc w:val="left"/><w:rPr><w:kern w:val="0"/><w:szCs w:val="24"/><w:lang w:val="es-CO" w:eastAsia="en-US" w:bidi="ar-SA"/><w:ins w:id="8582" w:author="Unknown Author" w:date="2026-10-30T04:17:53Z"></w:ins></w:rPr></w:pPr><w:ins w:id="8581" w:author="Unknown Author" w:date="2026-10-30T04:17:53Z"><w:r><w:rPr><w:kern w:val="0"/><w:szCs w:val="24"/><w:lang w:val="es-CO" w:eastAsia="en-US" w:bidi="ar-SA"/></w:rPr><w:t>M1–M24</w:t></w:r></w:ins></w:p></w:tc><w:tc><w:tcPr><w:tcW w:w="2240" w:type="dxa"/><w:tcBorders></w:tcBorders><w:shd w:color="auto" w:fill="F7F7F7" w:val="clear"/></w:tcPr><w:p><w:pPr><w:pStyle w:val="Tabla9"/><w:widowControl/><w:jc w:val="left"/><w:rPr><w:kern w:val="0"/><w:szCs w:val="24"/><w:lang w:val="es-CO" w:eastAsia="en-US" w:bidi="ar-SA"/><w:ins w:id="8584" w:author="Unknown Author" w:date="2026-10-30T04:17:53Z"></w:ins></w:rPr></w:pPr><w:ins w:id="8583" w:author="Unknown Author" w:date="2026-10-30T04:17:53Z"><w:r><w:rPr><w:kern w:val="0"/><w:szCs w:val="24"/><w:lang w:val="es-CO" w:eastAsia="en-US" w:bidi="ar-SA"/></w:rPr><w:t>$ 0</w:t></w:r></w:ins></w:p></w:tc><w:tc><w:tcPr><w:tcW w:w="2074" w:type="dxa"/><w:tcBorders></w:tcBorders><w:shd w:color="auto" w:fill="F7F7F7" w:val="clear"/></w:tcPr><w:p><w:pPr><w:pStyle w:val="Tabla9"/><w:widowControl/><w:jc w:val="left"/><w:rPr><w:kern w:val="0"/><w:szCs w:val="24"/><w:lang w:val="es-CO" w:eastAsia="en-US" w:bidi="ar-SA"/><w:ins w:id="8586" w:author="Unknown Author" w:date="2026-10-30T04:17:53Z"></w:ins></w:rPr></w:pPr><w:ins w:id="8585" w:author="Unknown Author" w:date="2026-10-30T04:17:53Z"><w:r><w:rPr><w:kern w:val="0"/><w:szCs w:val="24"/><w:lang w:val="es-CO" w:eastAsia="en-US" w:bidi="ar-SA"/></w:rPr><w:t>$ 0</w:t></w:r></w:ins></w:p></w:tc></w:tr><w:tr><w:trPr><w:ins w:id="8587" w:author="Unknown Author" w:date="2026-10-30T04:17:53Z"/><w:cantSplit w:val="true"/></w:trPr><w:tc><w:tcPr><w:tcW w:w="663" w:type="dxa"/><w:tcBorders></w:tcBorders></w:tcPr><w:p><w:pPr><w:pStyle w:val="Tabla9"/><w:widowControl/><w:jc w:val="left"/><w:rPr><w:kern w:val="0"/><w:szCs w:val="24"/><w:lang w:val="es-CO" w:eastAsia="en-US" w:bidi="ar-SA"/><w:ins w:id="8589" w:author="Unknown Author" w:date="2026-10-30T04:17:53Z"></w:ins></w:rPr></w:pPr><w:ins w:id="8588" w:author="Unknown Author" w:date="2026-10-30T04:17:53Z"><w:r><w:rPr><w:kern w:val="0"/><w:szCs w:val="24"/><w:lang w:val="es-CO" w:eastAsia="en-US" w:bidi="ar-SA"/></w:rPr><w:t>3.1</w:t></w:r></w:ins></w:p></w:tc><w:tc><w:tcPr><w:tcW w:w="2572" w:type="dxa"/><w:tcBorders></w:tcBorders></w:tcPr><w:p><w:pPr><w:pStyle w:val="Tabla9"/><w:widowControl/><w:jc w:val="left"/><w:rPr><w:kern w:val="0"/><w:szCs w:val="24"/><w:lang w:val="es-CO" w:eastAsia="en-US" w:bidi="ar-SA"/><w:ins w:id="8591" w:author="Unknown Author" w:date="2026-10-30T04:17:53Z"></w:ins></w:rPr></w:pPr><w:ins w:id="8590" w:author="Unknown Author" w:date="2026-10-30T04:17:53Z"><w:r><w:rPr><w:kern w:val="0"/><w:szCs w:val="24"/><w:lang w:val="es-CO" w:eastAsia="en-US" w:bidi="ar-SA"/></w:rPr><w:t>Co-diseñar los umbrales y el protocolo de alerta con los consejos</w:t></w:r></w:ins></w:p></w:tc><w:tc><w:tcPr><w:tcW w:w="1244" w:type="dxa"/><w:tcBorders></w:tcBorders></w:tcPr><w:p><w:pPr><w:pStyle w:val="Tabla9"/><w:widowControl/><w:jc w:val="left"/><w:rPr><w:kern w:val="0"/><w:szCs w:val="24"/><w:lang w:val="es-CO" w:eastAsia="en-US" w:bidi="ar-SA"/><w:ins w:id="8593" w:author="Unknown Author" w:date="2026-10-30T04:17:53Z"></w:ins></w:rPr></w:pPr><w:ins w:id="8592" w:author="Unknown Author" w:date="2026-10-30T04:17:53Z"><w:r><w:rPr><w:kern w:val="0"/><w:szCs w:val="24"/><w:lang w:val="es-CO" w:eastAsia="en-US" w:bidi="ar-SA"/></w:rPr><w:t>OE3</w:t></w:r></w:ins></w:p></w:tc><w:tc><w:tcPr><w:tcW w:w="1160" w:type="dxa"/><w:tcBorders></w:tcBorders></w:tcPr><w:p><w:pPr><w:pStyle w:val="Tabla9"/><w:widowControl/><w:jc w:val="left"/><w:rPr><w:kern w:val="0"/><w:szCs w:val="24"/><w:lang w:val="es-CO" w:eastAsia="en-US" w:bidi="ar-SA"/><w:ins w:id="8595" w:author="Unknown Author" w:date="2026-10-30T04:17:53Z"></w:ins></w:rPr></w:pPr><w:ins w:id="8594" w:author="Unknown Author" w:date="2026-10-30T04:17:53Z"><w:r><w:rPr><w:kern w:val="0"/><w:szCs w:val="24"/><w:lang w:val="es-CO" w:eastAsia="en-US" w:bidi="ar-SA"/></w:rPr><w:t>M3–M9</w:t></w:r></w:ins></w:p></w:tc><w:tc><w:tcPr><w:tcW w:w="2240" w:type="dxa"/><w:tcBorders></w:tcBorders></w:tcPr><w:p><w:pPr><w:pStyle w:val="Tabla9"/><w:widowControl/><w:jc w:val="left"/><w:rPr><w:kern w:val="0"/><w:szCs w:val="24"/><w:lang w:val="es-CO" w:eastAsia="en-US" w:bidi="ar-SA"/><w:ins w:id="8597" w:author="Unknown Author" w:date="2026-10-30T04:17:53Z"></w:ins></w:rPr></w:pPr><w:ins w:id="8596" w:author="Unknown Author" w:date="2026-10-30T04:17:53Z"><w:r><w:rPr><w:kern w:val="0"/><w:szCs w:val="24"/><w:lang w:val="es-CO" w:eastAsia="en-US" w:bidi="ar-SA"/></w:rPr><w:t>$ 1.033.722.462</w:t></w:r></w:ins></w:p></w:tc><w:tc><w:tcPr><w:tcW w:w="2074" w:type="dxa"/><w:tcBorders></w:tcBorders></w:tcPr><w:p><w:pPr><w:pStyle w:val="Tabla9"/><w:widowControl/><w:jc w:val="left"/><w:rPr><w:kern w:val="0"/><w:szCs w:val="24"/><w:lang w:val="es-CO" w:eastAsia="en-US" w:bidi="ar-SA"/><w:ins w:id="8599" w:author="Unknown Author" w:date="2026-10-30T04:17:53Z"></w:ins></w:rPr></w:pPr><w:ins w:id="8598" w:author="Unknown Author" w:date="2026-10-30T04:17:53Z"><w:r><w:rPr><w:kern w:val="0"/><w:szCs w:val="24"/><w:lang w:val="es-CO" w:eastAsia="en-US" w:bidi="ar-SA"/></w:rPr><w:t>$ 320.000.000</w:t></w:r></w:ins></w:p></w:tc></w:tr><w:tr><w:trPr><w:ins w:id="8600" w:author="Unknown Author" w:date="2026-10-30T04:17:53Z"/><w:cantSplit w:val="true"/></w:trPr><w:tc><w:tcPr><w:tcW w:w="663" w:type="dxa"/><w:tcBorders></w:tcBorders><w:shd w:color="auto" w:fill="F7F7F7" w:val="clear"/></w:tcPr><w:p><w:pPr><w:pStyle w:val="Tabla9"/><w:widowControl/><w:jc w:val="left"/><w:rPr><w:kern w:val="0"/><w:szCs w:val="24"/><w:lang w:val="es-CO" w:eastAsia="en-US" w:bidi="ar-SA"/><w:ins w:id="8602" w:author="Unknown Author" w:date="2026-10-30T04:17:53Z"></w:ins></w:rPr></w:pPr><w:ins w:id="8601" w:author="Unknown Author" w:date="2026-10-30T04:17:53Z"><w:r><w:rPr><w:kern w:val="0"/><w:szCs w:val="24"/><w:lang w:val="es-CO" w:eastAsia="en-US" w:bidi="ar-SA"/></w:rPr><w:t>3.2</w:t></w:r></w:ins></w:p></w:tc><w:tc><w:tcPr><w:tcW w:w="2572" w:type="dxa"/><w:tcBorders></w:tcBorders><w:shd w:color="auto" w:fill="F7F7F7" w:val="clear"/></w:tcPr><w:p><w:pPr><w:pStyle w:val="Tabla9"/><w:widowControl/><w:jc w:val="left"/><w:rPr><w:kern w:val="0"/><w:szCs w:val="24"/><w:lang w:val="es-CO" w:eastAsia="en-US" w:bidi="ar-SA"/><w:ins w:id="8604" w:author="Unknown Author" w:date="2026-10-30T04:17:53Z"></w:ins></w:rPr></w:pPr><w:ins w:id="8603" w:author="Unknown Author" w:date="2026-10-30T04:17:53Z"><w:r><w:rPr><w:kern w:val="0"/><w:szCs w:val="24"/><w:lang w:val="es-CO" w:eastAsia="en-US" w:bidi="ar-SA"/></w:rPr><w:t>Poner en uso el tablero con los consejos</w:t></w:r></w:ins></w:p></w:tc><w:tc><w:tcPr><w:tcW w:w="1244" w:type="dxa"/><w:tcBorders></w:tcBorders><w:shd w:color="auto" w:fill="F7F7F7" w:val="clear"/></w:tcPr><w:p><w:pPr><w:pStyle w:val="Tabla9"/><w:widowControl/><w:jc w:val="left"/><w:rPr><w:kern w:val="0"/><w:szCs w:val="24"/><w:lang w:val="es-CO" w:eastAsia="en-US" w:bidi="ar-SA"/><w:ins w:id="8606" w:author="Unknown Author" w:date="2026-10-30T04:17:53Z"></w:ins></w:rPr></w:pPr><w:ins w:id="8605" w:author="Unknown Author" w:date="2026-10-30T04:17:53Z"><w:r><w:rPr><w:kern w:val="0"/><w:szCs w:val="24"/><w:lang w:val="es-CO" w:eastAsia="en-US" w:bidi="ar-SA"/></w:rPr><w:t>OE3</w:t></w:r></w:ins></w:p></w:tc><w:tc><w:tcPr><w:tcW w:w="1160" w:type="dxa"/><w:tcBorders></w:tcBorders><w:shd w:color="auto" w:fill="F7F7F7" w:val="clear"/></w:tcPr><w:p><w:pPr><w:pStyle w:val="Tabla9"/><w:widowControl/><w:jc w:val="left"/><w:rPr><w:kern w:val="0"/><w:szCs w:val="24"/><w:lang w:val="es-CO" w:eastAsia="en-US" w:bidi="ar-SA"/><w:ins w:id="8608" w:author="Unknown Author" w:date="2026-10-30T04:17:53Z"></w:ins></w:rPr></w:pPr><w:ins w:id="8607" w:author="Unknown Author" w:date="2026-10-30T04:17:53Z"><w:r><w:rPr><w:kern w:val="0"/><w:szCs w:val="24"/><w:lang w:val="es-CO" w:eastAsia="en-US" w:bidi="ar-SA"/></w:rPr><w:t>M12–M15</w:t></w:r></w:ins></w:p></w:tc><w:tc><w:tcPr><w:tcW w:w="2240" w:type="dxa"/><w:tcBorders></w:tcBorders><w:shd w:color="auto" w:fill="F7F7F7" w:val="clear"/></w:tcPr><w:p><w:pPr><w:pStyle w:val="Tabla9"/><w:widowControl/><w:jc w:val="left"/><w:rPr><w:kern w:val="0"/><w:szCs w:val="24"/><w:lang w:val="es-CO" w:eastAsia="en-US" w:bidi="ar-SA"/><w:ins w:id="8610" w:author="Unknown Author" w:date="2026-10-30T04:17:53Z"></w:ins></w:rPr></w:pPr><w:ins w:id="8609" w:author="Unknown Author" w:date="2026-10-30T04:17:53Z"><w:r><w:rPr><w:kern w:val="0"/><w:szCs w:val="24"/><w:lang w:val="es-CO" w:eastAsia="en-US" w:bidi="ar-SA"/></w:rPr><w:t>$ 174.500.000</w:t></w:r></w:ins></w:p></w:tc><w:tc><w:tcPr><w:tcW w:w="2074" w:type="dxa"/><w:tcBorders></w:tcBorders><w:shd w:color="auto" w:fill="F7F7F7" w:val="clear"/></w:tcPr><w:p><w:pPr><w:pStyle w:val="Tabla9"/><w:widowControl/><w:jc w:val="left"/><w:rPr><w:kern w:val="0"/><w:szCs w:val="24"/><w:lang w:val="es-CO" w:eastAsia="en-US" w:bidi="ar-SA"/><w:ins w:id="8612" w:author="Unknown Author" w:date="2026-10-30T04:17:53Z"></w:ins></w:rPr></w:pPr><w:ins w:id="8611" w:author="Unknown Author" w:date="2026-10-30T04:17:53Z"><w:r><w:rPr><w:kern w:val="0"/><w:szCs w:val="24"/><w:lang w:val="es-CO" w:eastAsia="en-US" w:bidi="ar-SA"/></w:rPr><w:t>$ 0</w:t></w:r></w:ins></w:p></w:tc></w:tr><w:tr><w:trPr><w:ins w:id="8613" w:author="Unknown Author" w:date="2026-10-30T04:17:53Z"/><w:cantSplit w:val="true"/></w:trPr><w:tc><w:tcPr><w:tcW w:w="663" w:type="dxa"/><w:tcBorders></w:tcBorders></w:tcPr><w:p><w:pPr><w:pStyle w:val="Tabla9"/><w:widowControl/><w:jc w:val="left"/><w:rPr><w:kern w:val="0"/><w:szCs w:val="24"/><w:lang w:val="es-CO" w:eastAsia="en-US" w:bidi="ar-SA"/><w:ins w:id="8615" w:author="Unknown Author" w:date="2026-10-30T04:17:53Z"></w:ins></w:rPr></w:pPr><w:ins w:id="8614" w:author="Unknown Author" w:date="2026-10-30T04:17:53Z"><w:r><w:rPr><w:kern w:val="0"/><w:szCs w:val="24"/><w:lang w:val="es-CO" w:eastAsia="en-US" w:bidi="ar-SA"/></w:rPr><w:t>3.3</w:t></w:r></w:ins></w:p></w:tc><w:tc><w:tcPr><w:tcW w:w="2572" w:type="dxa"/><w:tcBorders></w:tcBorders></w:tcPr><w:p><w:pPr><w:pStyle w:val="Tabla9"/><w:widowControl/><w:jc w:val="left"/><w:rPr><w:kern w:val="0"/><w:szCs w:val="24"/><w:lang w:val="es-CO" w:eastAsia="en-US" w:bidi="ar-SA"/><w:ins w:id="8617" w:author="Unknown Author" w:date="2026-10-30T04:17:53Z"></w:ins></w:rPr></w:pPr><w:ins w:id="8616" w:author="Unknown Author" w:date="2026-10-30T04:17:53Z"><w:r><w:rPr><w:kern w:val="0"/><w:szCs w:val="24"/><w:lang w:val="es-CO" w:eastAsia="en-US" w:bidi="ar-SA"/></w:rPr><w:t>Formar custodios y firmar los convenios por tramo</w:t></w:r></w:ins></w:p></w:tc><w:tc><w:tcPr><w:tcW w:w="1244" w:type="dxa"/><w:tcBorders></w:tcBorders></w:tcPr><w:p><w:pPr><w:pStyle w:val="Tabla9"/><w:widowControl/><w:jc w:val="left"/><w:rPr><w:kern w:val="0"/><w:szCs w:val="24"/><w:lang w:val="es-CO" w:eastAsia="en-US" w:bidi="ar-SA"/><w:ins w:id="8619" w:author="Unknown Author" w:date="2026-10-30T04:17:53Z"></w:ins></w:rPr></w:pPr><w:ins w:id="8618" w:author="Unknown Author" w:date="2026-10-30T04:17:53Z"><w:r><w:rPr><w:kern w:val="0"/><w:szCs w:val="24"/><w:lang w:val="es-CO" w:eastAsia="en-US" w:bidi="ar-SA"/></w:rPr><w:t>OE3</w:t></w:r></w:ins></w:p></w:tc><w:tc><w:tcPr><w:tcW w:w="1160" w:type="dxa"/><w:tcBorders></w:tcBorders></w:tcPr><w:p><w:pPr><w:pStyle w:val="Tabla9"/><w:widowControl/><w:jc w:val="left"/><w:rPr><w:kern w:val="0"/><w:szCs w:val="24"/><w:lang w:val="es-CO" w:eastAsia="en-US" w:bidi="ar-SA"/><w:ins w:id="8621" w:author="Unknown Author" w:date="2026-10-30T04:17:53Z"></w:ins></w:rPr></w:pPr><w:ins w:id="8620" w:author="Unknown Author" w:date="2026-10-30T04:17:53Z"><w:r><w:rPr><w:kern w:val="0"/><w:szCs w:val="24"/><w:lang w:val="es-CO" w:eastAsia="en-US" w:bidi="ar-SA"/></w:rPr><w:t>M17–M20</w:t></w:r></w:ins></w:p></w:tc><w:tc><w:tcPr><w:tcW w:w="2240" w:type="dxa"/><w:tcBorders></w:tcBorders></w:tcPr><w:p><w:pPr><w:pStyle w:val="Tabla9"/><w:widowControl/><w:jc w:val="left"/><w:rPr><w:kern w:val="0"/><w:szCs w:val="24"/><w:lang w:val="es-CO" w:eastAsia="en-US" w:bidi="ar-SA"/><w:ins w:id="8623" w:author="Unknown Author" w:date="2026-10-30T04:17:53Z"></w:ins></w:rPr></w:pPr><w:ins w:id="8622" w:author="Unknown Author" w:date="2026-10-30T04:17:53Z"><w:r><w:rPr><w:kern w:val="0"/><w:szCs w:val="24"/><w:lang w:val="es-CO" w:eastAsia="en-US" w:bidi="ar-SA"/></w:rPr><w:t>$ 150.000.000</w:t></w:r></w:ins></w:p></w:tc><w:tc><w:tcPr><w:tcW w:w="2074" w:type="dxa"/><w:tcBorders></w:tcBorders></w:tcPr><w:p><w:pPr><w:pStyle w:val="Tabla9"/><w:widowControl/><w:jc w:val="left"/><w:rPr><w:kern w:val="0"/><w:szCs w:val="24"/><w:lang w:val="es-CO" w:eastAsia="en-US" w:bidi="ar-SA"/><w:ins w:id="8625" w:author="Unknown Author" w:date="2026-10-30T04:17:53Z"></w:ins></w:rPr></w:pPr><w:ins w:id="8624" w:author="Unknown Author" w:date="2026-10-30T04:17:53Z"><w:r><w:rPr><w:kern w:val="0"/><w:szCs w:val="24"/><w:lang w:val="es-CO" w:eastAsia="en-US" w:bidi="ar-SA"/></w:rPr><w:t>$ 0</w:t></w:r></w:ins></w:p></w:tc></w:tr><w:tr><w:trPr><w:ins w:id="8626" w:author="Unknown Author" w:date="2026-10-30T04:17:53Z"/><w:cantSplit w:val="true"/></w:trPr><w:tc><w:tcPr><w:tcW w:w="663" w:type="dxa"/><w:tcBorders></w:tcBorders><w:shd w:color="auto" w:fill="F7F7F7" w:val="clear"/></w:tcPr><w:p><w:pPr><w:pStyle w:val="Tabla9"/><w:widowControl/><w:jc w:val="left"/><w:rPr><w:kern w:val="0"/><w:szCs w:val="24"/><w:lang w:val="es-CO" w:eastAsia="en-US" w:bidi="ar-SA"/><w:ins w:id="8628" w:author="Unknown Author" w:date="2026-10-30T04:17:53Z"></w:ins></w:rPr></w:pPr><w:ins w:id="8627" w:author="Unknown Author" w:date="2026-10-30T04:17:53Z"><w:r><w:rPr><w:kern w:val="0"/><w:szCs w:val="24"/><w:lang w:val="es-CO" w:eastAsia="en-US" w:bidi="ar-SA"/></w:rPr><w:t>3.4</w:t></w:r></w:ins></w:p></w:tc><w:tc><w:tcPr><w:tcW w:w="2572" w:type="dxa"/><w:tcBorders></w:tcBorders><w:shd w:color="auto" w:fill="F7F7F7" w:val="clear"/></w:tcPr><w:p><w:pPr><w:pStyle w:val="Tabla9"/><w:widowControl/><w:jc w:val="left"/><w:rPr><w:kern w:val="0"/><w:szCs w:val="24"/><w:lang w:val="es-CO" w:eastAsia="en-US" w:bidi="ar-SA"/><w:ins w:id="8630" w:author="Unknown Author" w:date="2026-10-30T04:17:53Z"></w:ins></w:rPr></w:pPr><w:ins w:id="8629" w:author="Unknown Author" w:date="2026-10-30T04:17:53Z"><w:r><w:rPr><w:kern w:val="0"/><w:szCs w:val="24"/><w:lang w:val="es-CO" w:eastAsia="en-US" w:bidi="ar-SA"/></w:rPr><w:t>Transferir, cerrar y evaluar</w:t></w:r></w:ins></w:p></w:tc><w:tc><w:tcPr><w:tcW w:w="1244" w:type="dxa"/><w:tcBorders></w:tcBorders><w:shd w:color="auto" w:fill="F7F7F7" w:val="clear"/></w:tcPr><w:p><w:pPr><w:pStyle w:val="Tabla9"/><w:widowControl/><w:jc w:val="left"/><w:rPr><w:kern w:val="0"/><w:szCs w:val="24"/><w:lang w:val="es-CO" w:eastAsia="en-US" w:bidi="ar-SA"/><w:ins w:id="8632" w:author="Unknown Author" w:date="2026-10-30T04:17:53Z"></w:ins></w:rPr></w:pPr><w:ins w:id="8631" w:author="Unknown Author" w:date="2026-10-30T04:17:53Z"><w:r><w:rPr><w:kern w:val="0"/><w:szCs w:val="24"/><w:lang w:val="es-CO" w:eastAsia="en-US" w:bidi="ar-SA"/></w:rPr><w:t>OE3</w:t></w:r></w:ins></w:p></w:tc><w:tc><w:tcPr><w:tcW w:w="1160" w:type="dxa"/><w:tcBorders></w:tcBorders><w:shd w:color="auto" w:fill="F7F7F7" w:val="clear"/></w:tcPr><w:p><w:pPr><w:pStyle w:val="Tabla9"/><w:widowControl/><w:jc w:val="left"/><w:rPr><w:kern w:val="0"/><w:szCs w:val="24"/><w:lang w:val="es-CO" w:eastAsia="en-US" w:bidi="ar-SA"/><w:ins w:id="8634" w:author="Unknown Author" w:date="2026-10-30T04:17:53Z"></w:ins></w:rPr></w:pPr><w:ins w:id="8633" w:author="Unknown Author" w:date="2026-10-30T04:17:53Z"><w:r><w:rPr><w:kern w:val="0"/><w:szCs w:val="24"/><w:lang w:val="es-CO" w:eastAsia="en-US" w:bidi="ar-SA"/></w:rPr><w:t>M23–M24</w:t></w:r></w:ins></w:p></w:tc><w:tc><w:tcPr><w:tcW w:w="2240" w:type="dxa"/><w:tcBorders></w:tcBorders><w:shd w:color="auto" w:fill="F7F7F7" w:val="clear"/></w:tcPr><w:p><w:pPr><w:pStyle w:val="Tabla9"/><w:widowControl/><w:jc w:val="left"/><w:rPr><w:kern w:val="0"/><w:szCs w:val="24"/><w:lang w:val="es-CO" w:eastAsia="en-US" w:bidi="ar-SA"/><w:ins w:id="8636" w:author="Unknown Author" w:date="2026-10-30T04:17:53Z"></w:ins></w:rPr></w:pPr><w:ins w:id="8635" w:author="Unknown Author" w:date="2026-10-30T04:17:53Z"><w:r><w:rPr><w:kern w:val="0"/><w:szCs w:val="24"/><w:lang w:val="es-CO" w:eastAsia="en-US" w:bidi="ar-SA"/></w:rPr><w:t>$ 146.100.000</w:t></w:r></w:ins></w:p></w:tc><w:tc><w:tcPr><w:tcW w:w="2074" w:type="dxa"/><w:tcBorders></w:tcBorders><w:shd w:color="auto" w:fill="F7F7F7" w:val="clear"/></w:tcPr><w:p><w:pPr><w:pStyle w:val="Tabla9"/><w:widowControl/><w:jc w:val="left"/><w:rPr><w:kern w:val="0"/><w:szCs w:val="24"/><w:lang w:val="es-CO" w:eastAsia="en-US" w:bidi="ar-SA"/><w:ins w:id="8638" w:author="Unknown Author" w:date="2026-10-30T04:17:53Z"></w:ins></w:rPr></w:pPr><w:ins w:id="8637" w:author="Unknown Author" w:date="2026-10-30T04:17:53Z"><w:r><w:rPr><w:kern w:val="0"/><w:szCs w:val="24"/><w:lang w:val="es-CO" w:eastAsia="en-US" w:bidi="ar-SA"/></w:rPr><w:t>$ 0</w:t></w:r></w:ins></w:p></w:tc></w:tr><w:tr><w:trPr><w:ins w:id="8639" w:author="Unknown Author" w:date="2026-10-30T04:17:53Z"/><w:cantSplit w:val="true"/></w:trPr><w:tc><w:tcPr><w:tcW w:w="663" w:type="dxa"/><w:tcBorders></w:tcBorders></w:tcPr><w:p><w:pPr><w:pStyle w:val="Tabla9"/><w:widowControl/><w:jc w:val="left"/><w:rPr><w:kern w:val="0"/><w:szCs w:val="24"/><w:lang w:val="es-CO" w:eastAsia="en-US" w:bidi="ar-SA"/><w:ins w:id="8641" w:author="Unknown Author" w:date="2026-10-30T04:17:53Z"></w:ins></w:rPr></w:pPr><w:ins w:id="8640" w:author="Unknown Author" w:date="2026-10-30T04:17:53Z"><w:r><w:rPr><w:kern w:val="0"/><w:szCs w:val="24"/><w:lang w:val="es-CO" w:eastAsia="en-US" w:bidi="ar-SA"/></w:rPr><w:t>3.5</w:t></w:r></w:ins></w:p></w:tc><w:tc><w:tcPr><w:tcW w:w="2572" w:type="dxa"/><w:tcBorders></w:tcBorders></w:tcPr><w:p><w:pPr><w:pStyle w:val="Tabla9"/><w:widowControl/><w:jc w:val="left"/><w:rPr><w:kern w:val="0"/><w:szCs w:val="24"/><w:lang w:val="es-CO" w:eastAsia="en-US" w:bidi="ar-SA"/><w:ins w:id="8643" w:author="Unknown Author" w:date="2026-10-30T04:17:53Z"></w:ins></w:rPr></w:pPr><w:ins w:id="8642" w:author="Unknown Author" w:date="2026-10-30T04:17:53Z"><w:r><w:rPr><w:kern w:val="0"/><w:szCs w:val="24"/><w:lang w:val="es-CO" w:eastAsia="en-US" w:bidi="ar-SA"/></w:rPr><w:t>Adoptar el protocolo de evaluación previa de demolición y transferir el laboratorio</w:t></w:r></w:ins></w:p></w:tc><w:tc><w:tcPr><w:tcW w:w="1244" w:type="dxa"/><w:tcBorders></w:tcBorders></w:tcPr><w:p><w:pPr><w:pStyle w:val="Tabla9"/><w:widowControl/><w:jc w:val="left"/><w:rPr><w:kern w:val="0"/><w:szCs w:val="24"/><w:lang w:val="es-CO" w:eastAsia="en-US" w:bidi="ar-SA"/><w:ins w:id="8645" w:author="Unknown Author" w:date="2026-10-30T04:17:53Z"></w:ins></w:rPr></w:pPr><w:ins w:id="8644" w:author="Unknown Author" w:date="2026-10-30T04:17:53Z"><w:r><w:rPr><w:kern w:val="0"/><w:szCs w:val="24"/><w:lang w:val="es-CO" w:eastAsia="en-US" w:bidi="ar-SA"/></w:rPr><w:t>OE3</w:t></w:r></w:ins></w:p></w:tc><w:tc><w:tcPr><w:tcW w:w="1160" w:type="dxa"/><w:tcBorders></w:tcBorders></w:tcPr><w:p><w:pPr><w:pStyle w:val="Tabla9"/><w:widowControl/><w:jc w:val="left"/><w:rPr><w:kern w:val="0"/><w:szCs w:val="24"/><w:lang w:val="es-CO" w:eastAsia="en-US" w:bidi="ar-SA"/><w:ins w:id="8647" w:author="Unknown Author" w:date="2026-10-30T04:17:53Z"></w:ins></w:rPr></w:pPr><w:ins w:id="8646" w:author="Unknown Author" w:date="2026-10-30T04:17:53Z"><w:r><w:rPr><w:kern w:val="0"/><w:szCs w:val="24"/><w:lang w:val="es-CO" w:eastAsia="en-US" w:bidi="ar-SA"/></w:rPr><w:t>M21–M24</w:t></w:r></w:ins></w:p></w:tc><w:tc><w:tcPr><w:tcW w:w="2240" w:type="dxa"/><w:tcBorders></w:tcBorders></w:tcPr><w:p><w:pPr><w:pStyle w:val="Tabla9"/><w:widowControl/><w:jc w:val="left"/><w:rPr><w:kern w:val="0"/><w:szCs w:val="24"/><w:lang w:val="es-CO" w:eastAsia="en-US" w:bidi="ar-SA"/><w:ins w:id="8649" w:author="Unknown Author" w:date="2026-10-30T04:17:53Z"></w:ins></w:rPr></w:pPr><w:ins w:id="8648" w:author="Unknown Author" w:date="2026-10-30T04:17:53Z"><w:r><w:rPr><w:kern w:val="0"/><w:szCs w:val="24"/><w:lang w:val="es-CO" w:eastAsia="en-US" w:bidi="ar-SA"/></w:rPr><w:t>$ 58.000.000</w:t></w:r></w:ins></w:p></w:tc><w:tc><w:tcPr><w:tcW w:w="2074" w:type="dxa"/><w:tcBorders></w:tcBorders></w:tcPr><w:p><w:pPr><w:pStyle w:val="Tabla9"/><w:widowControl/><w:jc w:val="left"/><w:rPr><w:kern w:val="0"/><w:szCs w:val="24"/><w:lang w:val="es-CO" w:eastAsia="en-US" w:bidi="ar-SA"/><w:ins w:id="8651" w:author="Unknown Author" w:date="2026-10-30T04:17:53Z"></w:ins></w:rPr></w:pPr><w:ins w:id="8650" w:author="Unknown Author" w:date="2026-10-30T04:17:53Z"><w:r><w:rPr><w:kern w:val="0"/><w:szCs w:val="24"/><w:lang w:val="es-CO" w:eastAsia="en-US" w:bidi="ar-SA"/></w:rPr><w:t>$ 0</w:t></w:r></w:ins></w:p></w:tc></w:tr><w:tr><w:trPr><w:ins w:id="8652" w:author="Unknown Author" w:date="2026-10-30T04:17:53Z"/><w:cantSplit w:val="true"/></w:trPr><w:tc><w:tcPr><w:tcW w:w="663" w:type="dxa"/><w:tcBorders></w:tcBorders><w:shd w:color="auto" w:fill="F7F7F7" w:val="clear"/></w:tcPr><w:p><w:pPr><w:pStyle w:val="Tabla9"/><w:widowControl/><w:jc w:val="left"/><w:rPr><w:kern w:val="0"/><w:szCs w:val="24"/><w:lang w:val="es-CO" w:eastAsia="en-US" w:bidi="ar-SA"/><w:ins w:id="8654" w:author="Unknown Author" w:date="2026-10-30T04:17:53Z"></w:ins></w:rPr></w:pPr><w:ins w:id="8653" w:author="Unknown Author" w:date="2026-10-30T04:17:53Z"><w:r><w:rPr><w:kern w:val="0"/><w:szCs w:val="24"/><w:lang w:val="es-CO" w:eastAsia="en-US" w:bidi="ar-SA"/></w:rPr><w:t>3.6</w:t></w:r></w:ins></w:p></w:tc><w:tc><w:tcPr><w:tcW w:w="2572" w:type="dxa"/><w:tcBorders></w:tcBorders><w:shd w:color="auto" w:fill="F7F7F7" w:val="clear"/></w:tcPr><w:p><w:pPr><w:pStyle w:val="Tabla9"/><w:widowControl/><w:jc w:val="left"/><w:rPr><w:kern w:val="0"/><w:szCs w:val="24"/><w:lang w:val="es-CO" w:eastAsia="en-US" w:bidi="ar-SA"/><w:ins w:id="8656" w:author="Unknown Author" w:date="2026-10-30T04:17:53Z"></w:ins></w:rPr></w:pPr><w:ins w:id="8655" w:author="Unknown Author" w:date="2026-10-30T04:17:53Z"><w:r><w:rPr><w:kern w:val="0"/><w:szCs w:val="24"/><w:lang w:val="es-CO" w:eastAsia="en-US" w:bidi="ar-SA"/></w:rPr><w:t>Administración y apoyo a la supervisión (objetivo específico 3)</w:t></w:r></w:ins></w:p></w:tc><w:tc><w:tcPr><w:tcW w:w="1244" w:type="dxa"/><w:tcBorders></w:tcBorders><w:shd w:color="auto" w:fill="F7F7F7" w:val="clear"/></w:tcPr><w:p><w:pPr><w:pStyle w:val="Tabla9"/><w:widowControl/><w:jc w:val="left"/><w:rPr><w:kern w:val="0"/><w:szCs w:val="24"/><w:lang w:val="es-CO" w:eastAsia="en-US" w:bidi="ar-SA"/><w:ins w:id="8658" w:author="Unknown Author" w:date="2026-10-30T04:17:53Z"></w:ins></w:rPr></w:pPr><w:ins w:id="8657" w:author="Unknown Author" w:date="2026-10-30T04:17:53Z"><w:r><w:rPr><w:kern w:val="0"/><w:szCs w:val="24"/><w:lang w:val="es-CO" w:eastAsia="en-US" w:bidi="ar-SA"/></w:rPr><w:t>OE3</w:t></w:r></w:ins></w:p></w:tc><w:tc><w:tcPr><w:tcW w:w="1160" w:type="dxa"/><w:tcBorders></w:tcBorders><w:shd w:color="auto" w:fill="F7F7F7" w:val="clear"/></w:tcPr><w:p><w:pPr><w:pStyle w:val="Tabla9"/><w:widowControl/><w:jc w:val="left"/><w:rPr><w:kern w:val="0"/><w:szCs w:val="24"/><w:lang w:val="es-CO" w:eastAsia="en-US" w:bidi="ar-SA"/><w:ins w:id="8660" w:author="Unknown Author" w:date="2026-10-30T04:17:53Z"></w:ins></w:rPr></w:pPr><w:ins w:id="8659" w:author="Unknown Author" w:date="2026-10-30T04:17:53Z"><w:r><w:rPr><w:kern w:val="0"/><w:szCs w:val="24"/><w:lang w:val="es-CO" w:eastAsia="en-US" w:bidi="ar-SA"/></w:rPr><w:t>M1–M24</w:t></w:r></w:ins></w:p></w:tc><w:tc><w:tcPr><w:tcW w:w="2240" w:type="dxa"/><w:tcBorders></w:tcBorders><w:shd w:color="auto" w:fill="F7F7F7" w:val="clear"/></w:tcPr><w:p><w:pPr><w:pStyle w:val="Tabla9"/><w:widowControl/><w:jc w:val="left"/><w:rPr><w:kern w:val="0"/><w:szCs w:val="24"/><w:lang w:val="es-CO" w:eastAsia="en-US" w:bidi="ar-SA"/><w:ins w:id="8662" w:author="Unknown Author" w:date="2026-10-30T04:17:53Z"></w:ins></w:rPr></w:pPr><w:ins w:id="8661" w:author="Unknown Author" w:date="2026-10-30T04:17:53Z"><w:r><w:rPr><w:kern w:val="0"/><w:szCs w:val="24"/><w:lang w:val="es-CO" w:eastAsia="en-US" w:bidi="ar-SA"/></w:rPr><w:t>$ 0</w:t></w:r></w:ins></w:p></w:tc><w:tc><w:tcPr><w:tcW w:w="2074" w:type="dxa"/><w:tcBorders></w:tcBorders><w:shd w:color="auto" w:fill="F7F7F7" w:val="clear"/></w:tcPr><w:p><w:pPr><w:pStyle w:val="Tabla9"/><w:widowControl/><w:jc w:val="left"/><w:rPr><w:kern w:val="0"/><w:szCs w:val="24"/><w:lang w:val="es-CO" w:eastAsia="en-US" w:bidi="ar-SA"/><w:ins w:id="8664" w:author="Unknown Author" w:date="2026-10-30T04:17:53Z"></w:ins></w:rPr></w:pPr><w:ins w:id="8663" w:author="Unknown Author" w:date="2026-10-30T04:17:53Z"><w:r><w:rPr><w:kern w:val="0"/><w:szCs w:val="24"/><w:lang w:val="es-CO" w:eastAsia="en-US" w:bidi="ar-SA"/></w:rPr><w:t>$ 0</w:t></w:r></w:ins></w:p></w:tc></w:tr><w:tr><w:trPr><w:ins w:id="8665" w:author="Unknown Author" w:date="2026-10-30T04:17:53Z"/><w:cantSplit w:val="true"/></w:trPr><w:tc><w:tcPr><w:tcW w:w="663" w:type="dxa"/><w:tcBorders><w:bottom w:val="single" w:sz="12" w:space="0" w:color="2A3439"/></w:tcBorders></w:tcPr><w:p><w:pPr><w:pStyle w:val="Tabla9"/><w:keepNext w:val="true"/><w:widowControl/><w:rPr><w:kern w:val="0"/><w:szCs w:val="24"/><w:lang w:val="es-CO" w:eastAsia="en-US" w:bidi="ar-SA"/><w:ins w:id="8667" w:author="Unknown Author" w:date="2026-10-30T04:17:53Z"></w:ins></w:rPr></w:pPr><w:ins w:id="8666" w:author="Unknown Author" w:date="2026-10-30T04:17:53Z"><w:r><w:rPr><w:kern w:val="0"/><w:szCs w:val="24"/><w:lang w:val="es-CO" w:eastAsia="en-US" w:bidi="ar-SA"/></w:rPr></w:r></w:ins></w:p></w:tc><w:tc><w:tcPr><w:tcW w:w="2572" w:type="dxa"/><w:tcBorders><w:bottom w:val="single" w:sz="12" w:space="0" w:color="2A3439"/></w:tcBorders></w:tcPr><w:p><w:pPr><w:pStyle w:val="Tabla9"/><w:keepNext w:val="true"/><w:widowControl/><w:jc w:val="left"/><w:rPr><w:kern w:val="0"/><w:szCs w:val="24"/><w:lang w:val="es-CO" w:eastAsia="en-US" w:bidi="ar-SA"/><w:ins w:id="8669" w:author="Unknown Author" w:date="2026-10-30T04:17:53Z"></w:ins></w:rPr></w:pPr><w:ins w:id="8668" w:author="Unknown Author" w:date="2026-10-30T04:17:53Z"><w:r><w:rPr><w:b/><w:bCs/><w:kern w:val="0"/><w:szCs w:val="24"/><w:lang w:val="es-CO" w:eastAsia="en-US" w:bidi="ar-SA"/></w:rPr><w:t>Total</w:t></w:r></w:ins></w:p></w:tc><w:tc><w:tcPr><w:tcW w:w="1244" w:type="dxa"/><w:tcBorders><w:bottom w:val="single" w:sz="12" w:space="0" w:color="2A3439"/></w:tcBorders></w:tcPr><w:p><w:pPr><w:pStyle w:val="Tabla9"/><w:keepNext w:val="true"/><w:widowControl/><w:rPr><w:kern w:val="0"/><w:szCs w:val="24"/><w:lang w:val="es-CO" w:eastAsia="en-US" w:bidi="ar-SA"/><w:ins w:id="8671" w:author="Unknown Author" w:date="2026-10-30T04:17:53Z"></w:ins></w:rPr></w:pPr><w:ins w:id="8670" w:author="Unknown Author" w:date="2026-10-30T04:17:53Z"><w:r><w:rPr><w:kern w:val="0"/><w:szCs w:val="24"/><w:lang w:val="es-CO" w:eastAsia="en-US" w:bidi="ar-SA"/></w:rPr></w:r></w:ins></w:p></w:tc><w:tc><w:tcPr><w:tcW w:w="1160" w:type="dxa"/><w:tcBorders><w:bottom w:val="single" w:sz="12" w:space="0" w:color="2A3439"/></w:tcBorders></w:tcPr><w:p><w:pPr><w:pStyle w:val="Tabla9"/><w:keepNext w:val="true"/><w:widowControl/><w:rPr><w:kern w:val="0"/><w:szCs w:val="24"/><w:lang w:val="es-CO" w:eastAsia="en-US" w:bidi="ar-SA"/><w:ins w:id="8673" w:author="Unknown Author" w:date="2026-10-30T04:17:53Z"></w:ins></w:rPr></w:pPr><w:ins w:id="8672" w:author="Unknown Author" w:date="2026-10-30T04:17:53Z"><w:r><w:rPr><w:kern w:val="0"/><w:szCs w:val="24"/><w:lang w:val="es-CO" w:eastAsia="en-US" w:bidi="ar-SA"/></w:rPr></w:r></w:ins></w:p></w:tc><w:tc><w:tcPr><w:tcW w:w="2240" w:type="dxa"/><w:tcBorders><w:bottom w:val="single" w:sz="12" w:space="0" w:color="2A3439"/></w:tcBorders></w:tcPr><w:p><w:pPr><w:pStyle w:val="Tabla9"/><w:keepNext w:val="true"/><w:widowControl/><w:jc w:val="left"/><w:rPr><w:kern w:val="0"/><w:szCs w:val="24"/><w:lang w:val="es-CO" w:eastAsia="en-US" w:bidi="ar-SA"/><w:ins w:id="8675" w:author="Unknown Author" w:date="2026-10-30T04:17:53Z"></w:ins></w:rPr></w:pPr><w:ins w:id="8674" w:author="Unknown Author" w:date="2026-10-30T04:17:53Z"><w:r><w:rPr><w:b/><w:bCs/><w:kern w:val="0"/><w:szCs w:val="24"/><w:lang w:val="es-CO" w:eastAsia="en-US" w:bidi="ar-SA"/></w:rPr><w:t>$ 13.999.405.215</w:t></w:r></w:ins></w:p></w:tc><w:tc><w:tcPr><w:tcW w:w="2074" w:type="dxa"/><w:tcBorders><w:bottom w:val="single" w:sz="12" w:space="0" w:color="2A3439"/></w:tcBorders></w:tcPr><w:p><w:pPr><w:pStyle w:val="Tabla9"/><w:keepNext w:val="true"/><w:widowControl/><w:jc w:val="left"/><w:rPr><w:kern w:val="0"/><w:szCs w:val="24"/><w:lang w:val="es-CO" w:eastAsia="en-US" w:bidi="ar-SA"/><w:ins w:id="8677" w:author="Unknown Author" w:date="2026-10-30T04:17:53Z"></w:ins></w:rPr></w:pPr><w:ins w:id="8676" w:author="Unknown Author" w:date="2026-10-30T04:17:53Z"><w:r><w:rPr><w:b/><w:bCs/><w:kern w:val="0"/><w:szCs w:val="24"/><w:lang w:val="es-CO" w:eastAsia="en-US" w:bidi="ar-SA"/></w:rPr><w:t>$ 1.514.000.000</w:t></w:r></w:ins></w:p></w:tc></w:tr></w:tbl><w:p><w:pPr><w:pStyle w:val="TablaNota"/><w:rPr><w:ins w:id="8680" w:author="Unknown Author" w:date="2026-10-30T04:17:53Z"></w:ins></w:rPr></w:pPr><w:ins w:id="8678" w:author="Unknown Author" w:date="2026-10-30T04:17:53Z"><w:r><w:rPr><w:i/><w:iCs/></w:rPr><w:t>Nota.</w:t></w:r></w:ins><w:ins w:id="8679" w:author="Unknown Author" w:date="2026-10-30T04:17:53Z"><w:r><w:rPr></w:rPr><w:t xml:space="preserve"> Elaboración propia con el Anexo 3. Cada partida se asigna completa a su actividad principal, como en la hoja «Cronograma financiero» del Anexo 3; por eso las actividades 1.5, 2.4, 2.7, 2.8 y 3.6 no tienen asignación directa y se ejecutan con personal y bienes asignados a otras actividades del mismo objetivo.</w:t></w:r></w:ins></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663"/><w:gridCol w:w="2572"/><w:gridCol w:w="1244"/><w:gridCol w:w="1160"/><w:gridCol w:w="2240"/><w:gridCol w:w="2074"/></w:tblGrid><w:tr><w:trPr><w:tblHeader w:val="true"/><w:del w:id="8681" w:author="Unknown Author" w:date="2026-10-30T04:17:53Z"/><w:cantSplit w:val="true"/></w:trPr><w:tc><w:tcPr><w:tcW w:w="66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8683" w:author="Unknown Author" w:date="2026-10-30T04:17:53Z"></w:del></w:rPr></w:pPr><w:del w:id="8682" w:author="Unknown Author" w:date="2026-10-30T04:17:53Z"><w:r><w:rPr><w:b/><w:kern w:val="0"/><w:szCs w:val="24"/><w:lang w:val="es-CO" w:eastAsia="en-US" w:bidi="ar-SA"/></w:rPr><w:delText>N.º</w:delText></w:r></w:del></w:p></w:tc><w:tc><w:tcPr><w:tcW w:w="257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8685" w:author="Unknown Author" w:date="2026-10-30T04:17:53Z"></w:del></w:rPr></w:pPr><w:del w:id="8684" w:author="Unknown Author" w:date="2026-10-30T04:17:53Z"><w:r><w:rPr><w:b/><w:kern w:val="0"/><w:szCs w:val="24"/><w:lang w:val="es-CO" w:eastAsia="en-US" w:bidi="ar-SA"/></w:rPr><w:delText>Actividad</w:delText></w:r></w:del></w:p></w:tc><w:tc><w:tcPr><w:tcW w:w="124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8687" w:author="Unknown Author" w:date="2026-10-30T04:17:53Z"></w:del></w:rPr></w:pPr><w:del w:id="8686" w:author="Unknown Author" w:date="2026-10-30T04:17:53Z"><w:r><w:rPr><w:b/><w:kern w:val="0"/><w:szCs w:val="24"/><w:lang w:val="es-CO" w:eastAsia="en-US" w:bidi="ar-SA"/></w:rPr><w:delText>Objetivo</w:delText></w:r></w:del></w:p></w:tc><w:tc><w:tcPr><w:tcW w:w="116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8689" w:author="Unknown Author" w:date="2026-10-30T04:17:53Z"></w:del></w:rPr></w:pPr><w:del w:id="8688" w:author="Unknown Author" w:date="2026-10-30T04:17:53Z"><w:r><w:rPr><w:b/><w:kern w:val="0"/><w:szCs w:val="24"/><w:lang w:val="es-CO" w:eastAsia="en-US" w:bidi="ar-SA"/></w:rPr><w:delText>Periodo</w:delText></w:r></w:del></w:p></w:tc><w:tc><w:tcPr><w:tcW w:w="224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8691" w:author="Unknown Author" w:date="2026-10-30T04:17:53Z"></w:del></w:rPr></w:pPr><w:del w:id="8690" w:author="Unknown Author" w:date="2026-10-30T04:17:53Z"><w:r><w:rPr><w:b/><w:kern w:val="0"/><w:szCs w:val="24"/><w:lang w:val="es-CO" w:eastAsia="en-US" w:bidi="ar-SA"/></w:rPr><w:delText>SGR (COP)</w:delText></w:r></w:del></w:p></w:tc><w:tc><w:tcPr><w:tcW w:w="207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8693" w:author="Unknown Author" w:date="2026-10-30T04:17:53Z"></w:del></w:rPr></w:pPr><w:del w:id="8692" w:author="Unknown Author" w:date="2026-10-30T04:17:53Z"><w:r><w:rPr><w:b/><w:kern w:val="0"/><w:szCs w:val="24"/><w:lang w:val="es-CO" w:eastAsia="en-US" w:bidi="ar-SA"/></w:rPr><w:delText>Contrapartida (COP)</w:delText></w:r></w:del></w:p></w:tc></w:tr><w:tr><w:trPr><w:del w:id="8694" w:author="Unknown Author" w:date="2026-10-30T04:17:53Z"/><w:cantSplit w:val="true"/></w:trPr><w:tc><w:tcPr><w:tcW w:w="663" w:type="dxa"/><w:tcBorders></w:tcBorders></w:tcPr><w:p><w:pPr><w:pStyle w:val="Tabla9"/><w:widowControl/><w:jc w:val="left"/><w:rPr><w:kern w:val="0"/><w:szCs w:val="24"/><w:lang w:val="es-CO" w:eastAsia="en-US" w:bidi="ar-SA"/><w:del w:id="8696" w:author="Unknown Author" w:date="2026-10-30T04:17:53Z"></w:del></w:rPr></w:pPr><w:del w:id="8695" w:author="Unknown Author" w:date="2026-10-30T04:17:53Z"><w:r><w:rPr><w:kern w:val="0"/><w:szCs w:val="24"/><w:lang w:val="es-CO" w:eastAsia="en-US" w:bidi="ar-SA"/></w:rPr><w:delText>1.1</w:delText></w:r></w:del></w:p></w:tc><w:tc><w:tcPr><w:tcW w:w="2572" w:type="dxa"/><w:tcBorders></w:tcBorders></w:tcPr><w:p><w:pPr><w:pStyle w:val="Tabla9"/><w:widowControl/><w:jc w:val="left"/><w:rPr><w:kern w:val="0"/><w:szCs w:val="24"/><w:lang w:val="es-CO" w:eastAsia="en-US" w:bidi="ar-SA"/><w:del w:id="8698" w:author="Unknown Author" w:date="2026-10-30T04:17:53Z"></w:del></w:rPr></w:pPr><w:del w:id="8697" w:author="Unknown Author" w:date="2026-10-30T04:17:53Z"><w:r><w:rPr><w:kern w:val="0"/><w:szCs w:val="24"/><w:lang w:val="es-CO" w:eastAsia="en-US" w:bidi="ar-SA"/></w:rPr><w:delText>Seleccionar los sitios y diseñar la colocalización</w:delText></w:r></w:del></w:p></w:tc><w:tc><w:tcPr><w:tcW w:w="1244" w:type="dxa"/><w:tcBorders></w:tcBorders></w:tcPr><w:p><w:pPr><w:pStyle w:val="Tabla9"/><w:widowControl/><w:jc w:val="left"/><w:rPr><w:kern w:val="0"/><w:szCs w:val="24"/><w:lang w:val="es-CO" w:eastAsia="en-US" w:bidi="ar-SA"/><w:del w:id="8700" w:author="Unknown Author" w:date="2026-10-30T04:17:53Z"></w:del></w:rPr></w:pPr><w:del w:id="8699" w:author="Unknown Author" w:date="2026-10-30T04:17:53Z"><w:r><w:rPr><w:kern w:val="0"/><w:szCs w:val="24"/><w:lang w:val="es-CO" w:eastAsia="en-US" w:bidi="ar-SA"/></w:rPr><w:delText>OE1</w:delText></w:r></w:del></w:p></w:tc><w:tc><w:tcPr><w:tcW w:w="1160" w:type="dxa"/><w:tcBorders></w:tcBorders></w:tcPr><w:p><w:pPr><w:pStyle w:val="Tabla9"/><w:widowControl/><w:jc w:val="left"/><w:rPr><w:kern w:val="0"/><w:szCs w:val="24"/><w:lang w:val="es-CO" w:eastAsia="en-US" w:bidi="ar-SA"/><w:del w:id="8702" w:author="Unknown Author" w:date="2026-10-30T04:17:53Z"></w:del></w:rPr></w:pPr><w:del w:id="8701" w:author="Unknown Author" w:date="2026-10-30T04:17:53Z"><w:r><w:rPr><w:kern w:val="0"/><w:szCs w:val="24"/><w:lang w:val="es-CO" w:eastAsia="en-US" w:bidi="ar-SA"/></w:rPr><w:delText>M2–M3</w:delText></w:r></w:del></w:p></w:tc><w:tc><w:tcPr><w:tcW w:w="2240" w:type="dxa"/><w:tcBorders></w:tcBorders></w:tcPr><w:p><w:pPr><w:pStyle w:val="Tabla9"/><w:widowControl/><w:jc w:val="left"/><w:rPr><w:kern w:val="0"/><w:szCs w:val="24"/><w:lang w:val="es-CO" w:eastAsia="en-US" w:bidi="ar-SA"/><w:del w:id="8704" w:author="Unknown Author" w:date="2026-10-30T04:17:53Z"></w:del></w:rPr></w:pPr><w:del w:id="8703" w:author="Unknown Author" w:date="2026-10-30T04:17:53Z"><w:r><w:rPr><w:kern w:val="0"/><w:szCs w:val="24"/><w:lang w:val="es-CO" w:eastAsia="en-US" w:bidi="ar-SA"/></w:rPr><w:delText>$ 65.430.000</w:delText></w:r></w:del></w:p></w:tc><w:tc><w:tcPr><w:tcW w:w="2074" w:type="dxa"/><w:tcBorders></w:tcBorders></w:tcPr><w:p><w:pPr><w:pStyle w:val="Tabla9"/><w:widowControl/><w:jc w:val="left"/><w:rPr><w:kern w:val="0"/><w:szCs w:val="24"/><w:lang w:val="es-CO" w:eastAsia="en-US" w:bidi="ar-SA"/><w:del w:id="8706" w:author="Unknown Author" w:date="2026-10-30T04:17:53Z"></w:del></w:rPr></w:pPr><w:del w:id="8705" w:author="Unknown Author" w:date="2026-10-30T04:17:53Z"><w:r><w:rPr><w:kern w:val="0"/><w:szCs w:val="24"/><w:lang w:val="es-CO" w:eastAsia="en-US" w:bidi="ar-SA"/></w:rPr><w:delText>$ 34.375.000</w:delText></w:r></w:del></w:p></w:tc></w:tr><w:tr><w:trPr><w:del w:id="8707" w:author="Unknown Author" w:date="2026-10-30T04:17:53Z"/><w:cantSplit w:val="true"/></w:trPr><w:tc><w:tcPr><w:tcW w:w="663" w:type="dxa"/><w:tcBorders></w:tcBorders><w:shd w:color="auto" w:fill="F7F7F7" w:val="clear"/></w:tcPr><w:p><w:pPr><w:pStyle w:val="Tabla9"/><w:widowControl/><w:jc w:val="left"/><w:rPr><w:kern w:val="0"/><w:szCs w:val="24"/><w:lang w:val="es-CO" w:eastAsia="en-US" w:bidi="ar-SA"/><w:del w:id="8709" w:author="Unknown Author" w:date="2026-10-30T04:17:53Z"></w:del></w:rPr></w:pPr><w:del w:id="8708" w:author="Unknown Author" w:date="2026-10-30T04:17:53Z"><w:r><w:rPr><w:kern w:val="0"/><w:szCs w:val="24"/><w:lang w:val="es-CO" w:eastAsia="en-US" w:bidi="ar-SA"/></w:rPr><w:delText>1.2</w:delText></w:r></w:del></w:p></w:tc><w:tc><w:tcPr><w:tcW w:w="2572" w:type="dxa"/><w:tcBorders></w:tcBorders><w:shd w:color="auto" w:fill="F7F7F7" w:val="clear"/></w:tcPr><w:p><w:pPr><w:pStyle w:val="Tabla9"/><w:widowControl/><w:jc w:val="left"/><w:rPr><w:kern w:val="0"/><w:szCs w:val="24"/><w:lang w:val="es-CO" w:eastAsia="en-US" w:bidi="ar-SA"/><w:del w:id="8711" w:author="Unknown Author" w:date="2026-10-30T04:17:53Z"></w:del></w:rPr></w:pPr><w:del w:id="8710" w:author="Unknown Author" w:date="2026-10-30T04:17:53Z"><w:r><w:rPr><w:kern w:val="0"/><w:szCs w:val="24"/><w:lang w:val="es-CO" w:eastAsia="en-US" w:bidi="ar-SA"/></w:rPr><w:delText>Adquirir y caracterizar el lote 1 de nodos y las referencias</w:delText></w:r></w:del></w:p></w:tc><w:tc><w:tcPr><w:tcW w:w="1244" w:type="dxa"/><w:tcBorders></w:tcBorders><w:shd w:color="auto" w:fill="F7F7F7" w:val="clear"/></w:tcPr><w:p><w:pPr><w:pStyle w:val="Tabla9"/><w:widowControl/><w:jc w:val="left"/><w:rPr><w:kern w:val="0"/><w:szCs w:val="24"/><w:lang w:val="es-CO" w:eastAsia="en-US" w:bidi="ar-SA"/><w:del w:id="8713" w:author="Unknown Author" w:date="2026-10-30T04:17:53Z"></w:del></w:rPr></w:pPr><w:del w:id="8712" w:author="Unknown Author" w:date="2026-10-30T04:17:53Z"><w:r><w:rPr><w:kern w:val="0"/><w:szCs w:val="24"/><w:lang w:val="es-CO" w:eastAsia="en-US" w:bidi="ar-SA"/></w:rPr><w:delText>OE1</w:delText></w:r></w:del></w:p></w:tc><w:tc><w:tcPr><w:tcW w:w="1160" w:type="dxa"/><w:tcBorders></w:tcBorders><w:shd w:color="auto" w:fill="F7F7F7" w:val="clear"/></w:tcPr><w:p><w:pPr><w:pStyle w:val="Tabla9"/><w:widowControl/><w:jc w:val="left"/><w:rPr><w:kern w:val="0"/><w:szCs w:val="24"/><w:lang w:val="es-CO" w:eastAsia="en-US" w:bidi="ar-SA"/><w:del w:id="8715" w:author="Unknown Author" w:date="2026-10-30T04:17:53Z"></w:del></w:rPr></w:pPr><w:del w:id="8714" w:author="Unknown Author" w:date="2026-10-30T04:17:53Z"><w:r><w:rPr><w:kern w:val="0"/><w:szCs w:val="24"/><w:lang w:val="es-CO" w:eastAsia="en-US" w:bidi="ar-SA"/></w:rPr><w:delText>M4–M6</w:delText></w:r></w:del></w:p></w:tc><w:tc><w:tcPr><w:tcW w:w="2240" w:type="dxa"/><w:tcBorders></w:tcBorders><w:shd w:color="auto" w:fill="F7F7F7" w:val="clear"/></w:tcPr><w:p><w:pPr><w:pStyle w:val="Tabla9"/><w:widowControl/><w:jc w:val="left"/><w:rPr><w:kern w:val="0"/><w:szCs w:val="24"/><w:lang w:val="es-CO" w:eastAsia="en-US" w:bidi="ar-SA"/><w:del w:id="8717" w:author="Unknown Author" w:date="2026-10-30T04:17:53Z"></w:del></w:rPr></w:pPr><w:del w:id="8716" w:author="Unknown Author" w:date="2026-10-30T04:17:53Z"><w:r><w:rPr><w:kern w:val="0"/><w:szCs w:val="24"/><w:lang w:val="es-CO" w:eastAsia="en-US" w:bidi="ar-SA"/></w:rPr><w:delText>$ 986.241.666</w:delText></w:r></w:del></w:p></w:tc><w:tc><w:tcPr><w:tcW w:w="2074" w:type="dxa"/><w:tcBorders></w:tcBorders><w:shd w:color="auto" w:fill="F7F7F7" w:val="clear"/></w:tcPr><w:p><w:pPr><w:pStyle w:val="Tabla9"/><w:widowControl/><w:jc w:val="left"/><w:rPr><w:kern w:val="0"/><w:szCs w:val="24"/><w:lang w:val="es-CO" w:eastAsia="en-US" w:bidi="ar-SA"/><w:del w:id="8719" w:author="Unknown Author" w:date="2026-10-30T04:17:53Z"></w:del></w:rPr></w:pPr><w:del w:id="8718" w:author="Unknown Author" w:date="2026-10-30T04:17:53Z"><w:r><w:rPr><w:kern w:val="0"/><w:szCs w:val="24"/><w:lang w:val="es-CO" w:eastAsia="en-US" w:bidi="ar-SA"/></w:rPr><w:delText>$ 85.937.500</w:delText></w:r></w:del></w:p></w:tc></w:tr><w:tr><w:trPr><w:del w:id="8720" w:author="Unknown Author" w:date="2026-10-30T04:17:53Z"/><w:cantSplit w:val="true"/></w:trPr><w:tc><w:tcPr><w:tcW w:w="663" w:type="dxa"/><w:tcBorders></w:tcBorders></w:tcPr><w:p><w:pPr><w:pStyle w:val="Tabla9"/><w:widowControl/><w:jc w:val="left"/><w:rPr><w:kern w:val="0"/><w:szCs w:val="24"/><w:lang w:val="es-CO" w:eastAsia="en-US" w:bidi="ar-SA"/><w:del w:id="8722" w:author="Unknown Author" w:date="2026-10-30T04:17:53Z"></w:del></w:rPr></w:pPr><w:del w:id="8721" w:author="Unknown Author" w:date="2026-10-30T04:17:53Z"><w:r><w:rPr><w:kern w:val="0"/><w:szCs w:val="24"/><w:lang w:val="es-CO" w:eastAsia="en-US" w:bidi="ar-SA"/></w:rPr><w:delText>1.3</w:delText></w:r></w:del></w:p></w:tc><w:tc><w:tcPr><w:tcW w:w="2572" w:type="dxa"/><w:tcBorders></w:tcBorders></w:tcPr><w:p><w:pPr><w:pStyle w:val="Tabla9"/><w:widowControl/><w:jc w:val="left"/><w:rPr><w:kern w:val="0"/><w:szCs w:val="24"/><w:lang w:val="es-CO" w:eastAsia="en-US" w:bidi="ar-SA"/><w:del w:id="8724" w:author="Unknown Author" w:date="2026-10-30T04:17:53Z"></w:del></w:rPr></w:pPr><w:del w:id="8723" w:author="Unknown Author" w:date="2026-10-30T04:17:53Z"><w:r><w:rPr><w:kern w:val="0"/><w:szCs w:val="24"/><w:lang w:val="es-CO" w:eastAsia="en-US" w:bidi="ar-SA"/></w:rPr><w:delText>Instalar el tramo 1, colocalizar y calibrar en el piloto</w:delText></w:r></w:del></w:p></w:tc><w:tc><w:tcPr><w:tcW w:w="1244" w:type="dxa"/><w:tcBorders></w:tcBorders></w:tcPr><w:p><w:pPr><w:pStyle w:val="Tabla9"/><w:widowControl/><w:jc w:val="left"/><w:rPr><w:kern w:val="0"/><w:szCs w:val="24"/><w:lang w:val="es-CO" w:eastAsia="en-US" w:bidi="ar-SA"/><w:del w:id="8726" w:author="Unknown Author" w:date="2026-10-30T04:17:53Z"></w:del></w:rPr></w:pPr><w:del w:id="8725" w:author="Unknown Author" w:date="2026-10-30T04:17:53Z"><w:r><w:rPr><w:kern w:val="0"/><w:szCs w:val="24"/><w:lang w:val="es-CO" w:eastAsia="en-US" w:bidi="ar-SA"/></w:rPr><w:delText>OE1</w:delText></w:r></w:del></w:p></w:tc><w:tc><w:tcPr><w:tcW w:w="1160" w:type="dxa"/><w:tcBorders></w:tcBorders></w:tcPr><w:p><w:pPr><w:pStyle w:val="Tabla9"/><w:widowControl/><w:jc w:val="left"/><w:rPr><w:kern w:val="0"/><w:szCs w:val="24"/><w:lang w:val="es-CO" w:eastAsia="en-US" w:bidi="ar-SA"/><w:del w:id="8728" w:author="Unknown Author" w:date="2026-10-30T04:17:53Z"></w:del></w:rPr></w:pPr><w:del w:id="8727" w:author="Unknown Author" w:date="2026-10-30T04:17:53Z"><w:r><w:rPr><w:kern w:val="0"/><w:szCs w:val="24"/><w:lang w:val="es-CO" w:eastAsia="en-US" w:bidi="ar-SA"/></w:rPr><w:delText>M6–M10</w:delText></w:r></w:del></w:p></w:tc><w:tc><w:tcPr><w:tcW w:w="2240" w:type="dxa"/><w:tcBorders></w:tcBorders></w:tcPr><w:p><w:pPr><w:pStyle w:val="Tabla9"/><w:widowControl/><w:jc w:val="left"/><w:rPr><w:kern w:val="0"/><w:szCs w:val="24"/><w:lang w:val="es-CO" w:eastAsia="en-US" w:bidi="ar-SA"/><w:del w:id="8730" w:author="Unknown Author" w:date="2026-10-30T04:17:53Z"></w:del></w:rPr></w:pPr><w:del w:id="8729" w:author="Unknown Author" w:date="2026-10-30T04:17:53Z"><w:r><w:rPr><w:kern w:val="0"/><w:szCs w:val="24"/><w:lang w:val="es-CO" w:eastAsia="en-US" w:bidi="ar-SA"/></w:rPr><w:delText>$ 566.328.000</w:delText></w:r></w:del></w:p></w:tc><w:tc><w:tcPr><w:tcW w:w="2074" w:type="dxa"/><w:tcBorders></w:tcBorders></w:tcPr><w:p><w:pPr><w:pStyle w:val="Tabla9"/><w:widowControl/><w:jc w:val="left"/><w:rPr><w:kern w:val="0"/><w:szCs w:val="24"/><w:lang w:val="es-CO" w:eastAsia="en-US" w:bidi="ar-SA"/><w:del w:id="8732" w:author="Unknown Author" w:date="2026-10-30T04:17:53Z"></w:del></w:rPr></w:pPr><w:del w:id="8731" w:author="Unknown Author" w:date="2026-10-30T04:17:53Z"><w:r><w:rPr><w:kern w:val="0"/><w:szCs w:val="24"/><w:lang w:val="es-CO" w:eastAsia="en-US" w:bidi="ar-SA"/></w:rPr><w:delText>$ 137.500.000</w:delText></w:r></w:del></w:p></w:tc></w:tr><w:tr><w:trPr><w:del w:id="8733" w:author="Unknown Author" w:date="2026-10-30T04:17:53Z"/><w:cantSplit w:val="true"/></w:trPr><w:tc><w:tcPr><w:tcW w:w="663" w:type="dxa"/><w:tcBorders></w:tcBorders><w:shd w:color="auto" w:fill="F7F7F7" w:val="clear"/></w:tcPr><w:p><w:pPr><w:pStyle w:val="Tabla9"/><w:widowControl/><w:jc w:val="left"/><w:rPr><w:kern w:val="0"/><w:szCs w:val="24"/><w:lang w:val="es-CO" w:eastAsia="en-US" w:bidi="ar-SA"/><w:del w:id="8735" w:author="Unknown Author" w:date="2026-10-30T04:17:53Z"></w:del></w:rPr></w:pPr><w:del w:id="8734" w:author="Unknown Author" w:date="2026-10-30T04:17:53Z"><w:r><w:rPr><w:kern w:val="0"/><w:szCs w:val="24"/><w:lang w:val="es-CO" w:eastAsia="en-US" w:bidi="ar-SA"/></w:rPr><w:delText>1.4</w:delText></w:r></w:del></w:p></w:tc><w:tc><w:tcPr><w:tcW w:w="2572" w:type="dxa"/><w:tcBorders></w:tcBorders><w:shd w:color="auto" w:fill="F7F7F7" w:val="clear"/></w:tcPr><w:p><w:pPr><w:pStyle w:val="Tabla9"/><w:widowControl/><w:jc w:val="left"/><w:rPr><w:kern w:val="0"/><w:szCs w:val="24"/><w:lang w:val="es-CO" w:eastAsia="en-US" w:bidi="ar-SA"/><w:del w:id="8737" w:author="Unknown Author" w:date="2026-10-30T04:17:53Z"></w:del></w:rPr></w:pPr><w:del w:id="8736" w:author="Unknown Author" w:date="2026-10-30T04:17:53Z"><w:r><w:rPr><w:kern w:val="0"/><w:szCs w:val="24"/><w:lang w:val="es-CO" w:eastAsia="en-US" w:bidi="ar-SA"/></w:rPr><w:delText>Entrenar y validar el modelo de corrección y decidir en la compuerta C1</w:delText></w:r></w:del></w:p></w:tc><w:tc><w:tcPr><w:tcW w:w="1244" w:type="dxa"/><w:tcBorders></w:tcBorders><w:shd w:color="auto" w:fill="F7F7F7" w:val="clear"/></w:tcPr><w:p><w:pPr><w:pStyle w:val="Tabla9"/><w:widowControl/><w:jc w:val="left"/><w:rPr><w:kern w:val="0"/><w:szCs w:val="24"/><w:lang w:val="es-CO" w:eastAsia="en-US" w:bidi="ar-SA"/><w:del w:id="8739" w:author="Unknown Author" w:date="2026-10-30T04:17:53Z"></w:del></w:rPr></w:pPr><w:del w:id="8738" w:author="Unknown Author" w:date="2026-10-30T04:17:53Z"><w:r><w:rPr><w:kern w:val="0"/><w:szCs w:val="24"/><w:lang w:val="es-CO" w:eastAsia="en-US" w:bidi="ar-SA"/></w:rPr><w:delText>OE1</w:delText></w:r></w:del></w:p></w:tc><w:tc><w:tcPr><w:tcW w:w="1160" w:type="dxa"/><w:tcBorders></w:tcBorders><w:shd w:color="auto" w:fill="F7F7F7" w:val="clear"/></w:tcPr><w:p><w:pPr><w:pStyle w:val="Tabla9"/><w:widowControl/><w:jc w:val="left"/><w:rPr><w:kern w:val="0"/><w:szCs w:val="24"/><w:lang w:val="es-CO" w:eastAsia="en-US" w:bidi="ar-SA"/><w:del w:id="8741" w:author="Unknown Author" w:date="2026-10-30T04:17:53Z"></w:del></w:rPr></w:pPr><w:del w:id="8740" w:author="Unknown Author" w:date="2026-10-30T04:17:53Z"><w:r><w:rPr><w:kern w:val="0"/><w:szCs w:val="24"/><w:lang w:val="es-CO" w:eastAsia="en-US" w:bidi="ar-SA"/></w:rPr><w:delText>M10–M12</w:delText></w:r></w:del></w:p></w:tc><w:tc><w:tcPr><w:tcW w:w="2240" w:type="dxa"/><w:tcBorders></w:tcBorders><w:shd w:color="auto" w:fill="F7F7F7" w:val="clear"/></w:tcPr><w:p><w:pPr><w:pStyle w:val="Tabla9"/><w:widowControl/><w:jc w:val="left"/><w:rPr><w:kern w:val="0"/><w:szCs w:val="24"/><w:lang w:val="es-CO" w:eastAsia="en-US" w:bidi="ar-SA"/><w:del w:id="8743" w:author="Unknown Author" w:date="2026-10-30T04:17:53Z"></w:del></w:rPr></w:pPr><w:del w:id="8742" w:author="Unknown Author" w:date="2026-10-30T04:17:53Z"><w:r><w:rPr><w:kern w:val="0"/><w:szCs w:val="24"/><w:lang w:val="es-CO" w:eastAsia="en-US" w:bidi="ar-SA"/></w:rPr><w:delText>$ 273.575.000</w:delText></w:r></w:del></w:p></w:tc><w:tc><w:tcPr><w:tcW w:w="2074" w:type="dxa"/><w:tcBorders></w:tcBorders><w:shd w:color="auto" w:fill="F7F7F7" w:val="clear"/></w:tcPr><w:p><w:pPr><w:pStyle w:val="Tabla9"/><w:widowControl/><w:jc w:val="left"/><w:rPr><w:kern w:val="0"/><w:szCs w:val="24"/><w:lang w:val="es-CO" w:eastAsia="en-US" w:bidi="ar-SA"/><w:del w:id="8745" w:author="Unknown Author" w:date="2026-10-30T04:17:53Z"></w:del></w:rPr></w:pPr><w:del w:id="8744" w:author="Unknown Author" w:date="2026-10-30T04:17:53Z"><w:r><w:rPr><w:kern w:val="0"/><w:szCs w:val="24"/><w:lang w:val="es-CO" w:eastAsia="en-US" w:bidi="ar-SA"/></w:rPr><w:delText>$ 85.937.500</w:delText></w:r></w:del></w:p></w:tc></w:tr><w:tr><w:trPr><w:del w:id="8746" w:author="Unknown Author" w:date="2026-10-30T04:17:53Z"/><w:cantSplit w:val="true"/></w:trPr><w:tc><w:tcPr><w:tcW w:w="663" w:type="dxa"/><w:tcBorders></w:tcBorders></w:tcPr><w:p><w:pPr><w:pStyle w:val="Tabla9"/><w:widowControl/><w:jc w:val="left"/><w:rPr><w:kern w:val="0"/><w:szCs w:val="24"/><w:lang w:val="es-CO" w:eastAsia="en-US" w:bidi="ar-SA"/><w:del w:id="8748" w:author="Unknown Author" w:date="2026-10-30T04:17:53Z"></w:del></w:rPr></w:pPr><w:del w:id="8747" w:author="Unknown Author" w:date="2026-10-30T04:17:53Z"><w:r><w:rPr><w:kern w:val="0"/><w:szCs w:val="24"/><w:lang w:val="es-CO" w:eastAsia="en-US" w:bidi="ar-SA"/></w:rPr><w:delText>1.5</w:delText></w:r></w:del></w:p></w:tc><w:tc><w:tcPr><w:tcW w:w="2572" w:type="dxa"/><w:tcBorders></w:tcBorders></w:tcPr><w:p><w:pPr><w:pStyle w:val="Tabla9"/><w:widowControl/><w:jc w:val="left"/><w:rPr><w:kern w:val="0"/><w:szCs w:val="24"/><w:lang w:val="es-CO" w:eastAsia="en-US" w:bidi="ar-SA"/><w:del w:id="8750" w:author="Unknown Author" w:date="2026-10-30T04:17:53Z"></w:del></w:rPr></w:pPr><w:del w:id="8749" w:author="Unknown Author" w:date="2026-10-30T04:17:53Z"><w:r><w:rPr><w:kern w:val="0"/><w:szCs w:val="24"/><w:lang w:val="es-CO" w:eastAsia="en-US" w:bidi="ar-SA"/></w:rPr><w:delText>Reentrenar y verificar por departamento el tramo 2 y decidir en la compuerta C2</w:delText></w:r></w:del></w:p></w:tc><w:tc><w:tcPr><w:tcW w:w="1244" w:type="dxa"/><w:tcBorders></w:tcBorders></w:tcPr><w:p><w:pPr><w:pStyle w:val="Tabla9"/><w:widowControl/><w:jc w:val="left"/><w:rPr><w:kern w:val="0"/><w:szCs w:val="24"/><w:lang w:val="es-CO" w:eastAsia="en-US" w:bidi="ar-SA"/><w:del w:id="8752" w:author="Unknown Author" w:date="2026-10-30T04:17:53Z"></w:del></w:rPr></w:pPr><w:del w:id="8751" w:author="Unknown Author" w:date="2026-10-30T04:17:53Z"><w:r><w:rPr><w:kern w:val="0"/><w:szCs w:val="24"/><w:lang w:val="es-CO" w:eastAsia="en-US" w:bidi="ar-SA"/></w:rPr><w:delText>OE1</w:delText></w:r></w:del></w:p></w:tc><w:tc><w:tcPr><w:tcW w:w="1160" w:type="dxa"/><w:tcBorders></w:tcBorders></w:tcPr><w:p><w:pPr><w:pStyle w:val="Tabla9"/><w:widowControl/><w:jc w:val="left"/><w:rPr><w:kern w:val="0"/><w:szCs w:val="24"/><w:lang w:val="es-CO" w:eastAsia="en-US" w:bidi="ar-SA"/><w:del w:id="8754" w:author="Unknown Author" w:date="2026-10-30T04:17:53Z"></w:del></w:rPr></w:pPr><w:del w:id="8753" w:author="Unknown Author" w:date="2026-10-30T04:17:53Z"><w:r><w:rPr><w:kern w:val="0"/><w:szCs w:val="24"/><w:lang w:val="es-CO" w:eastAsia="en-US" w:bidi="ar-SA"/></w:rPr><w:delText>M15–M17</w:delText></w:r></w:del></w:p></w:tc><w:tc><w:tcPr><w:tcW w:w="2240" w:type="dxa"/><w:tcBorders></w:tcBorders></w:tcPr><w:p><w:pPr><w:pStyle w:val="Tabla9"/><w:widowControl/><w:jc w:val="left"/><w:rPr><w:kern w:val="0"/><w:szCs w:val="24"/><w:lang w:val="es-CO" w:eastAsia="en-US" w:bidi="ar-SA"/><w:del w:id="8756" w:author="Unknown Author" w:date="2026-10-30T04:17:53Z"></w:del></w:rPr></w:pPr><w:del w:id="8755" w:author="Unknown Author" w:date="2026-10-30T04:17:53Z"><w:r><w:rPr><w:kern w:val="0"/><w:szCs w:val="24"/><w:lang w:val="es-CO" w:eastAsia="en-US" w:bidi="ar-SA"/></w:rPr><w:delText>$ 147.660.000</w:delText></w:r></w:del></w:p></w:tc><w:tc><w:tcPr><w:tcW w:w="2074" w:type="dxa"/><w:tcBorders></w:tcBorders></w:tcPr><w:p><w:pPr><w:pStyle w:val="Tabla9"/><w:widowControl/><w:jc w:val="left"/><w:rPr><w:kern w:val="0"/><w:szCs w:val="24"/><w:lang w:val="es-CO" w:eastAsia="en-US" w:bidi="ar-SA"/><w:del w:id="8758" w:author="Unknown Author" w:date="2026-10-30T04:17:53Z"></w:del></w:rPr></w:pPr><w:del w:id="8757" w:author="Unknown Author" w:date="2026-10-30T04:17:53Z"><w:r><w:rPr><w:kern w:val="0"/><w:szCs w:val="24"/><w:lang w:val="es-CO" w:eastAsia="en-US" w:bidi="ar-SA"/></w:rPr><w:delText>$ 68.750.000</w:delText></w:r></w:del></w:p></w:tc></w:tr><w:tr><w:trPr><w:del w:id="8759" w:author="Unknown Author" w:date="2026-10-30T04:17:53Z"/><w:cantSplit w:val="true"/></w:trPr><w:tc><w:tcPr><w:tcW w:w="663" w:type="dxa"/><w:tcBorders></w:tcBorders><w:shd w:color="auto" w:fill="F7F7F7" w:val="clear"/></w:tcPr><w:p><w:pPr><w:pStyle w:val="Tabla9"/><w:widowControl/><w:jc w:val="left"/><w:rPr><w:kern w:val="0"/><w:szCs w:val="24"/><w:lang w:val="es-CO" w:eastAsia="en-US" w:bidi="ar-SA"/><w:del w:id="8761" w:author="Unknown Author" w:date="2026-10-30T04:17:53Z"></w:del></w:rPr></w:pPr><w:del w:id="8760" w:author="Unknown Author" w:date="2026-10-30T04:17:53Z"><w:r><w:rPr><w:kern w:val="0"/><w:szCs w:val="24"/><w:lang w:val="es-CO" w:eastAsia="en-US" w:bidi="ar-SA"/></w:rPr><w:delText>1.6</w:delText></w:r></w:del></w:p></w:tc><w:tc><w:tcPr><w:tcW w:w="2572" w:type="dxa"/><w:tcBorders></w:tcBorders><w:shd w:color="auto" w:fill="F7F7F7" w:val="clear"/></w:tcPr><w:p><w:pPr><w:pStyle w:val="Tabla9"/><w:widowControl/><w:jc w:val="left"/><w:rPr><w:kern w:val="0"/><w:szCs w:val="24"/><w:lang w:val="es-CO" w:eastAsia="en-US" w:bidi="ar-SA"/><w:del w:id="8763" w:author="Unknown Author" w:date="2026-10-30T04:17:53Z"></w:del></w:rPr></w:pPr><w:del w:id="8762" w:author="Unknown Author" w:date="2026-10-30T04:17:53Z"><w:r><w:rPr><w:kern w:val="0"/><w:szCs w:val="24"/><w:lang w:val="es-CO" w:eastAsia="en-US" w:bidi="ar-SA"/></w:rPr><w:delText>Verificar el desempeño final y ejecutar el ensayo independiente</w:delText></w:r></w:del></w:p></w:tc><w:tc><w:tcPr><w:tcW w:w="1244" w:type="dxa"/><w:tcBorders></w:tcBorders><w:shd w:color="auto" w:fill="F7F7F7" w:val="clear"/></w:tcPr><w:p><w:pPr><w:pStyle w:val="Tabla9"/><w:widowControl/><w:jc w:val="left"/><w:rPr><w:kern w:val="0"/><w:szCs w:val="24"/><w:lang w:val="es-CO" w:eastAsia="en-US" w:bidi="ar-SA"/><w:del w:id="8765" w:author="Unknown Author" w:date="2026-10-30T04:17:53Z"></w:del></w:rPr></w:pPr><w:del w:id="8764" w:author="Unknown Author" w:date="2026-10-30T04:17:53Z"><w:r><w:rPr><w:kern w:val="0"/><w:szCs w:val="24"/><w:lang w:val="es-CO" w:eastAsia="en-US" w:bidi="ar-SA"/></w:rPr><w:delText>OE1</w:delText></w:r></w:del></w:p></w:tc><w:tc><w:tcPr><w:tcW w:w="1160" w:type="dxa"/><w:tcBorders></w:tcBorders><w:shd w:color="auto" w:fill="F7F7F7" w:val="clear"/></w:tcPr><w:p><w:pPr><w:pStyle w:val="Tabla9"/><w:widowControl/><w:jc w:val="left"/><w:rPr><w:kern w:val="0"/><w:szCs w:val="24"/><w:lang w:val="es-CO" w:eastAsia="en-US" w:bidi="ar-SA"/><w:del w:id="8767" w:author="Unknown Author" w:date="2026-10-30T04:17:53Z"></w:del></w:rPr></w:pPr><w:del w:id="8766" w:author="Unknown Author" w:date="2026-10-30T04:17:53Z"><w:r><w:rPr><w:kern w:val="0"/><w:szCs w:val="24"/><w:lang w:val="es-CO" w:eastAsia="en-US" w:bidi="ar-SA"/></w:rPr><w:delText>M19–M23</w:delText></w:r></w:del></w:p></w:tc><w:tc><w:tcPr><w:tcW w:w="2240" w:type="dxa"/><w:tcBorders></w:tcBorders><w:shd w:color="auto" w:fill="F7F7F7" w:val="clear"/></w:tcPr><w:p><w:pPr><w:pStyle w:val="Tabla9"/><w:widowControl/><w:jc w:val="left"/><w:rPr><w:kern w:val="0"/><w:szCs w:val="24"/><w:lang w:val="es-CO" w:eastAsia="en-US" w:bidi="ar-SA"/><w:del w:id="8769" w:author="Unknown Author" w:date="2026-10-30T04:17:53Z"></w:del></w:rPr></w:pPr><w:del w:id="8768" w:author="Unknown Author" w:date="2026-10-30T04:17:53Z"><w:r><w:rPr><w:kern w:val="0"/><w:szCs w:val="24"/><w:lang w:val="es-CO" w:eastAsia="en-US" w:bidi="ar-SA"/></w:rPr><w:delText>$ 407.680.000</w:delText></w:r></w:del></w:p></w:tc><w:tc><w:tcPr><w:tcW w:w="2074" w:type="dxa"/><w:tcBorders></w:tcBorders><w:shd w:color="auto" w:fill="F7F7F7" w:val="clear"/></w:tcPr><w:p><w:pPr><w:pStyle w:val="Tabla9"/><w:widowControl/><w:jc w:val="left"/><w:rPr><w:kern w:val="0"/><w:szCs w:val="24"/><w:lang w:val="es-CO" w:eastAsia="en-US" w:bidi="ar-SA"/><w:del w:id="8771" w:author="Unknown Author" w:date="2026-10-30T04:17:53Z"></w:del></w:rPr></w:pPr><w:del w:id="8770" w:author="Unknown Author" w:date="2026-10-30T04:17:53Z"><w:r><w:rPr><w:kern w:val="0"/><w:szCs w:val="24"/><w:lang w:val="es-CO" w:eastAsia="en-US" w:bidi="ar-SA"/></w:rPr><w:delText>$ 137.500.000</w:delText></w:r></w:del></w:p></w:tc></w:tr><w:tr><w:trPr><w:del w:id="8772" w:author="Unknown Author" w:date="2026-10-30T04:17:53Z"/><w:cantSplit w:val="true"/></w:trPr><w:tc><w:tcPr><w:tcW w:w="663" w:type="dxa"/><w:tcBorders></w:tcBorders></w:tcPr><w:p><w:pPr><w:pStyle w:val="Tabla9"/><w:widowControl/><w:jc w:val="left"/><w:rPr><w:kern w:val="0"/><w:szCs w:val="24"/><w:lang w:val="es-CO" w:eastAsia="en-US" w:bidi="ar-SA"/><w:del w:id="8774" w:author="Unknown Author" w:date="2026-10-30T04:17:53Z"></w:del></w:rPr></w:pPr><w:del w:id="8773" w:author="Unknown Author" w:date="2026-10-30T04:17:53Z"><w:r><w:rPr><w:kern w:val="0"/><w:szCs w:val="24"/><w:lang w:val="es-CO" w:eastAsia="en-US" w:bidi="ar-SA"/></w:rPr><w:delText>1.7</w:delText></w:r></w:del></w:p></w:tc><w:tc><w:tcPr><w:tcW w:w="2572" w:type="dxa"/><w:tcBorders></w:tcBorders></w:tcPr><w:p><w:pPr><w:pStyle w:val="Tabla9"/><w:widowControl/><w:jc w:val="left"/><w:rPr><w:kern w:val="0"/><w:szCs w:val="24"/><w:lang w:val="es-CO" w:eastAsia="en-US" w:bidi="ar-SA"/><w:del w:id="8776" w:author="Unknown Author" w:date="2026-10-30T04:17:53Z"></w:del></w:rPr></w:pPr><w:del w:id="8775" w:author="Unknown Author" w:date="2026-10-30T04:17:53Z"><w:r><w:rPr><w:kern w:val="0"/><w:szCs w:val="24"/><w:lang w:val="es-CO" w:eastAsia="en-US" w:bidi="ar-SA"/></w:rPr><w:delText>Validar el gemelo predictivo con demoliciones y remociones reales en los tres departamentos</w:delText></w:r></w:del></w:p></w:tc><w:tc><w:tcPr><w:tcW w:w="1244" w:type="dxa"/><w:tcBorders></w:tcBorders></w:tcPr><w:p><w:pPr><w:pStyle w:val="Tabla9"/><w:widowControl/><w:jc w:val="left"/><w:rPr><w:kern w:val="0"/><w:szCs w:val="24"/><w:lang w:val="es-CO" w:eastAsia="en-US" w:bidi="ar-SA"/><w:del w:id="8778" w:author="Unknown Author" w:date="2026-10-30T04:17:53Z"></w:del></w:rPr></w:pPr><w:del w:id="8777" w:author="Unknown Author" w:date="2026-10-30T04:17:53Z"><w:r><w:rPr><w:kern w:val="0"/><w:szCs w:val="24"/><w:lang w:val="es-CO" w:eastAsia="en-US" w:bidi="ar-SA"/></w:rPr><w:delText>OE1</w:delText></w:r></w:del></w:p></w:tc><w:tc><w:tcPr><w:tcW w:w="1160" w:type="dxa"/><w:tcBorders></w:tcBorders></w:tcPr><w:p><w:pPr><w:pStyle w:val="Tabla9"/><w:widowControl/><w:jc w:val="left"/><w:rPr><w:kern w:val="0"/><w:szCs w:val="24"/><w:lang w:val="es-CO" w:eastAsia="en-US" w:bidi="ar-SA"/><w:del w:id="8780" w:author="Unknown Author" w:date="2026-10-30T04:17:53Z"></w:del></w:rPr></w:pPr><w:del w:id="8779" w:author="Unknown Author" w:date="2026-10-30T04:17:53Z"><w:r><w:rPr><w:kern w:val="0"/><w:szCs w:val="24"/><w:lang w:val="es-CO" w:eastAsia="en-US" w:bidi="ar-SA"/></w:rPr><w:delText>M14–M23</w:delText></w:r></w:del></w:p></w:tc><w:tc><w:tcPr><w:tcW w:w="2240" w:type="dxa"/><w:tcBorders></w:tcBorders></w:tcPr><w:p><w:pPr><w:pStyle w:val="Tabla9"/><w:widowControl/><w:jc w:val="left"/><w:rPr><w:kern w:val="0"/><w:szCs w:val="24"/><w:lang w:val="es-CO" w:eastAsia="en-US" w:bidi="ar-SA"/><w:del w:id="8782" w:author="Unknown Author" w:date="2026-10-30T04:17:53Z"></w:del></w:rPr></w:pPr><w:del w:id="8781" w:author="Unknown Author" w:date="2026-10-30T04:17:53Z"><w:r><w:rPr><w:kern w:val="0"/><w:szCs w:val="24"/><w:lang w:val="es-CO" w:eastAsia="en-US" w:bidi="ar-SA"/></w:rPr><w:delText>$ 505.100.000</w:delText></w:r></w:del></w:p></w:tc><w:tc><w:tcPr><w:tcW w:w="2074" w:type="dxa"/><w:tcBorders></w:tcBorders></w:tcPr><w:p><w:pPr><w:pStyle w:val="Tabla9"/><w:widowControl/><w:jc w:val="left"/><w:rPr><w:kern w:val="0"/><w:szCs w:val="24"/><w:lang w:val="es-CO" w:eastAsia="en-US" w:bidi="ar-SA"/><w:del w:id="8784" w:author="Unknown Author" w:date="2026-10-30T04:17:53Z"></w:del></w:rPr></w:pPr><w:del w:id="8783" w:author="Unknown Author" w:date="2026-10-30T04:17:53Z"><w:r><w:rPr><w:kern w:val="0"/><w:szCs w:val="24"/><w:lang w:val="es-CO" w:eastAsia="en-US" w:bidi="ar-SA"/></w:rPr><w:delText>$ 48.000.000</w:delText></w:r></w:del></w:p></w:tc></w:tr><w:tr><w:trPr><w:del w:id="8785" w:author="Unknown Author" w:date="2026-10-30T04:17:53Z"/><w:cantSplit w:val="true"/></w:trPr><w:tc><w:tcPr><w:tcW w:w="663" w:type="dxa"/><w:tcBorders></w:tcBorders><w:shd w:color="auto" w:fill="F7F7F7" w:val="clear"/></w:tcPr><w:p><w:pPr><w:pStyle w:val="Tabla9"/><w:widowControl/><w:jc w:val="left"/><w:rPr><w:kern w:val="0"/><w:szCs w:val="24"/><w:lang w:val="es-CO" w:eastAsia="en-US" w:bidi="ar-SA"/><w:del w:id="8787" w:author="Unknown Author" w:date="2026-10-30T04:17:53Z"></w:del></w:rPr></w:pPr><w:del w:id="8786" w:author="Unknown Author" w:date="2026-10-30T04:17:53Z"><w:r><w:rPr><w:kern w:val="0"/><w:szCs w:val="24"/><w:lang w:val="es-CO" w:eastAsia="en-US" w:bidi="ar-SA"/></w:rPr><w:delText>1.8</w:delText></w:r></w:del></w:p></w:tc><w:tc><w:tcPr><w:tcW w:w="2572" w:type="dxa"/><w:tcBorders></w:tcBorders><w:shd w:color="auto" w:fill="F7F7F7" w:val="clear"/></w:tcPr><w:p><w:pPr><w:pStyle w:val="Tabla9"/><w:widowControl/><w:jc w:val="left"/><w:rPr><w:kern w:val="0"/><w:szCs w:val="24"/><w:lang w:val="es-CO" w:eastAsia="en-US" w:bidi="ar-SA"/><w:del w:id="8789" w:author="Unknown Author" w:date="2026-10-30T04:17:53Z"></w:del></w:rPr></w:pPr><w:del w:id="8788" w:author="Unknown Author" w:date="2026-10-30T04:17:53Z"><w:r><w:rPr><w:kern w:val="0"/><w:szCs w:val="24"/><w:lang w:val="es-CO" w:eastAsia="en-US" w:bidi="ar-SA"/></w:rPr><w:delText>Administración y apoyo a la supervisión (objetivo específico 1)</w:delText></w:r></w:del></w:p></w:tc><w:tc><w:tcPr><w:tcW w:w="1244" w:type="dxa"/><w:tcBorders></w:tcBorders><w:shd w:color="auto" w:fill="F7F7F7" w:val="clear"/></w:tcPr><w:p><w:pPr><w:pStyle w:val="Tabla9"/><w:widowControl/><w:jc w:val="left"/><w:rPr><w:kern w:val="0"/><w:szCs w:val="24"/><w:lang w:val="es-CO" w:eastAsia="en-US" w:bidi="ar-SA"/><w:del w:id="8791" w:author="Unknown Author" w:date="2026-10-30T04:17:53Z"></w:del></w:rPr></w:pPr><w:del w:id="8790" w:author="Unknown Author" w:date="2026-10-30T04:17:53Z"><w:r><w:rPr><w:kern w:val="0"/><w:szCs w:val="24"/><w:lang w:val="es-CO" w:eastAsia="en-US" w:bidi="ar-SA"/></w:rPr><w:delText>OE1</w:delText></w:r></w:del></w:p></w:tc><w:tc><w:tcPr><w:tcW w:w="1160" w:type="dxa"/><w:tcBorders></w:tcBorders><w:shd w:color="auto" w:fill="F7F7F7" w:val="clear"/></w:tcPr><w:p><w:pPr><w:pStyle w:val="Tabla9"/><w:widowControl/><w:jc w:val="left"/><w:rPr><w:kern w:val="0"/><w:szCs w:val="24"/><w:lang w:val="es-CO" w:eastAsia="en-US" w:bidi="ar-SA"/><w:del w:id="8793" w:author="Unknown Author" w:date="2026-10-30T04:17:53Z"></w:del></w:rPr></w:pPr><w:del w:id="8792" w:author="Unknown Author" w:date="2026-10-30T04:17:53Z"><w:r><w:rPr><w:kern w:val="0"/><w:szCs w:val="24"/><w:lang w:val="es-CO" w:eastAsia="en-US" w:bidi="ar-SA"/></w:rPr><w:delText>M1–M24</w:delText></w:r></w:del></w:p></w:tc><w:tc><w:tcPr><w:tcW w:w="2240" w:type="dxa"/><w:tcBorders></w:tcBorders><w:shd w:color="auto" w:fill="F7F7F7" w:val="clear"/></w:tcPr><w:p><w:pPr><w:pStyle w:val="Tabla9"/><w:widowControl/><w:jc w:val="left"/><w:rPr><w:kern w:val="0"/><w:szCs w:val="24"/><w:lang w:val="es-CO" w:eastAsia="en-US" w:bidi="ar-SA"/><w:del w:id="8795" w:author="Unknown Author" w:date="2026-10-30T04:17:53Z"></w:del></w:rPr></w:pPr><w:del w:id="8794" w:author="Unknown Author" w:date="2026-10-30T04:17:53Z"><w:r><w:rPr><w:kern w:val="0"/><w:szCs w:val="24"/><w:lang w:val="es-CO" w:eastAsia="en-US" w:bidi="ar-SA"/></w:rPr><w:delText>$ 200.000.000</w:delText></w:r></w:del></w:p></w:tc><w:tc><w:tcPr><w:tcW w:w="2074" w:type="dxa"/><w:tcBorders></w:tcBorders><w:shd w:color="auto" w:fill="F7F7F7" w:val="clear"/></w:tcPr><w:p><w:pPr><w:pStyle w:val="Tabla9"/><w:widowControl/><w:jc w:val="left"/><w:rPr><w:kern w:val="0"/><w:szCs w:val="24"/><w:lang w:val="es-CO" w:eastAsia="en-US" w:bidi="ar-SA"/><w:del w:id="8797" w:author="Unknown Author" w:date="2026-10-30T04:17:53Z"></w:del></w:rPr></w:pPr><w:del w:id="8796" w:author="Unknown Author" w:date="2026-10-30T04:17:53Z"><w:r><w:rPr><w:kern w:val="0"/><w:szCs w:val="24"/><w:lang w:val="es-CO" w:eastAsia="en-US" w:bidi="ar-SA"/></w:rPr><w:delText>$ 116.666.666</w:delText></w:r></w:del></w:p></w:tc></w:tr><w:tr><w:trPr><w:del w:id="8798" w:author="Unknown Author" w:date="2026-10-30T04:17:53Z"/><w:cantSplit w:val="true"/></w:trPr><w:tc><w:tcPr><w:tcW w:w="663" w:type="dxa"/><w:tcBorders></w:tcBorders></w:tcPr><w:p><w:pPr><w:pStyle w:val="Tabla9"/><w:widowControl/><w:jc w:val="left"/><w:rPr><w:kern w:val="0"/><w:szCs w:val="24"/><w:lang w:val="es-CO" w:eastAsia="en-US" w:bidi="ar-SA"/><w:del w:id="8800" w:author="Unknown Author" w:date="2026-10-30T04:17:53Z"></w:del></w:rPr></w:pPr><w:del w:id="8799" w:author="Unknown Author" w:date="2026-10-30T04:17:53Z"><w:r><w:rPr><w:kern w:val="0"/><w:szCs w:val="24"/><w:lang w:val="es-CO" w:eastAsia="en-US" w:bidi="ar-SA"/></w:rPr><w:delText>2.1</w:delText></w:r></w:del></w:p></w:tc><w:tc><w:tcPr><w:tcW w:w="2572" w:type="dxa"/><w:tcBorders></w:tcBorders></w:tcPr><w:p><w:pPr><w:pStyle w:val="Tabla9"/><w:widowControl/><w:jc w:val="left"/><w:rPr><w:kern w:val="0"/><w:szCs w:val="24"/><w:lang w:val="es-CO" w:eastAsia="en-US" w:bidi="ar-SA"/><w:del w:id="8802" w:author="Unknown Author" w:date="2026-10-30T04:17:53Z"></w:del></w:rPr></w:pPr><w:del w:id="8801" w:author="Unknown Author" w:date="2026-10-30T04:17:53Z"><w:r><w:rPr><w:kern w:val="0"/><w:szCs w:val="24"/><w:lang w:val="es-CO" w:eastAsia="en-US" w:bidi="ar-SA"/></w:rPr><w:delText>Diseñar la arquitectura de enlace y energía</w:delText></w:r></w:del></w:p></w:tc><w:tc><w:tcPr><w:tcW w:w="1244" w:type="dxa"/><w:tcBorders></w:tcBorders></w:tcPr><w:p><w:pPr><w:pStyle w:val="Tabla9"/><w:widowControl/><w:jc w:val="left"/><w:rPr><w:kern w:val="0"/><w:szCs w:val="24"/><w:lang w:val="es-CO" w:eastAsia="en-US" w:bidi="ar-SA"/><w:del w:id="8804" w:author="Unknown Author" w:date="2026-10-30T04:17:53Z"></w:del></w:rPr></w:pPr><w:del w:id="8803" w:author="Unknown Author" w:date="2026-10-30T04:17:53Z"><w:r><w:rPr><w:kern w:val="0"/><w:szCs w:val="24"/><w:lang w:val="es-CO" w:eastAsia="en-US" w:bidi="ar-SA"/></w:rPr><w:delText>OE2</w:delText></w:r></w:del></w:p></w:tc><w:tc><w:tcPr><w:tcW w:w="1160" w:type="dxa"/><w:tcBorders></w:tcBorders></w:tcPr><w:p><w:pPr><w:pStyle w:val="Tabla9"/><w:widowControl/><w:jc w:val="left"/><w:rPr><w:kern w:val="0"/><w:szCs w:val="24"/><w:lang w:val="es-CO" w:eastAsia="en-US" w:bidi="ar-SA"/><w:del w:id="8806" w:author="Unknown Author" w:date="2026-10-30T04:17:53Z"></w:del></w:rPr></w:pPr><w:del w:id="8805" w:author="Unknown Author" w:date="2026-10-30T04:17:53Z"><w:r><w:rPr><w:kern w:val="0"/><w:szCs w:val="24"/><w:lang w:val="es-CO" w:eastAsia="en-US" w:bidi="ar-SA"/></w:rPr><w:delText>M2–M4</w:delText></w:r></w:del></w:p></w:tc><w:tc><w:tcPr><w:tcW w:w="2240" w:type="dxa"/><w:tcBorders></w:tcBorders></w:tcPr><w:p><w:pPr><w:pStyle w:val="Tabla9"/><w:widowControl/><w:jc w:val="left"/><w:rPr><w:kern w:val="0"/><w:szCs w:val="24"/><w:lang w:val="es-CO" w:eastAsia="en-US" w:bidi="ar-SA"/><w:del w:id="8808" w:author="Unknown Author" w:date="2026-10-30T04:17:53Z"></w:del></w:rPr></w:pPr><w:del w:id="8807" w:author="Unknown Author" w:date="2026-10-30T04:17:53Z"><w:r><w:rPr><w:kern w:val="0"/><w:szCs w:val="24"/><w:lang w:val="es-CO" w:eastAsia="en-US" w:bidi="ar-SA"/></w:rPr><w:delText>$ 391.200.000</w:delText></w:r></w:del></w:p></w:tc><w:tc><w:tcPr><w:tcW w:w="2074" w:type="dxa"/><w:tcBorders></w:tcBorders></w:tcPr><w:p><w:pPr><w:pStyle w:val="Tabla9"/><w:widowControl/><w:jc w:val="left"/><w:rPr><w:kern w:val="0"/><w:szCs w:val="24"/><w:lang w:val="es-CO" w:eastAsia="en-US" w:bidi="ar-SA"/><w:del w:id="8810" w:author="Unknown Author" w:date="2026-10-30T04:17:53Z"></w:del></w:rPr></w:pPr><w:del w:id="8809" w:author="Unknown Author" w:date="2026-10-30T04:17:53Z"><w:r><w:rPr><w:kern w:val="0"/><w:szCs w:val="24"/><w:lang w:val="es-CO" w:eastAsia="en-US" w:bidi="ar-SA"/></w:rPr><w:delText>$ 0</w:delText></w:r></w:del></w:p></w:tc></w:tr><w:tr><w:trPr><w:del w:id="8811" w:author="Unknown Author" w:date="2026-10-30T04:17:53Z"/><w:cantSplit w:val="true"/></w:trPr><w:tc><w:tcPr><w:tcW w:w="663" w:type="dxa"/><w:tcBorders></w:tcBorders><w:shd w:color="auto" w:fill="F7F7F7" w:val="clear"/></w:tcPr><w:p><w:pPr><w:pStyle w:val="Tabla9"/><w:widowControl/><w:jc w:val="left"/><w:rPr><w:kern w:val="0"/><w:szCs w:val="24"/><w:lang w:val="es-CO" w:eastAsia="en-US" w:bidi="ar-SA"/><w:del w:id="8813" w:author="Unknown Author" w:date="2026-10-30T04:17:53Z"></w:del></w:rPr></w:pPr><w:del w:id="8812" w:author="Unknown Author" w:date="2026-10-30T04:17:53Z"><w:r><w:rPr><w:kern w:val="0"/><w:szCs w:val="24"/><w:lang w:val="es-CO" w:eastAsia="en-US" w:bidi="ar-SA"/></w:rPr><w:delText>2.2</w:delText></w:r></w:del></w:p></w:tc><w:tc><w:tcPr><w:tcW w:w="2572" w:type="dxa"/><w:tcBorders></w:tcBorders><w:shd w:color="auto" w:fill="F7F7F7" w:val="clear"/></w:tcPr><w:p><w:pPr><w:pStyle w:val="Tabla9"/><w:widowControl/><w:jc w:val="left"/><w:rPr><w:kern w:val="0"/><w:szCs w:val="24"/><w:lang w:val="es-CO" w:eastAsia="en-US" w:bidi="ar-SA"/><w:del w:id="8815" w:author="Unknown Author" w:date="2026-10-30T04:17:53Z"></w:del></w:rPr></w:pPr><w:del w:id="8814" w:author="Unknown Author" w:date="2026-10-30T04:17:53Z"><w:r><w:rPr><w:kern w:val="0"/><w:szCs w:val="24"/><w:lang w:val="es-CO" w:eastAsia="en-US" w:bidi="ar-SA"/></w:rPr><w:delText>Desarrollar el firmware y la plataforma base (gemelo digital y tablero)</w:delText></w:r></w:del></w:p></w:tc><w:tc><w:tcPr><w:tcW w:w="1244" w:type="dxa"/><w:tcBorders></w:tcBorders><w:shd w:color="auto" w:fill="F7F7F7" w:val="clear"/></w:tcPr><w:p><w:pPr><w:pStyle w:val="Tabla9"/><w:widowControl/><w:jc w:val="left"/><w:rPr><w:kern w:val="0"/><w:szCs w:val="24"/><w:lang w:val="es-CO" w:eastAsia="en-US" w:bidi="ar-SA"/><w:del w:id="8817" w:author="Unknown Author" w:date="2026-10-30T04:17:53Z"></w:del></w:rPr></w:pPr><w:del w:id="8816" w:author="Unknown Author" w:date="2026-10-30T04:17:53Z"><w:r><w:rPr><w:kern w:val="0"/><w:szCs w:val="24"/><w:lang w:val="es-CO" w:eastAsia="en-US" w:bidi="ar-SA"/></w:rPr><w:delText>OE2</w:delText></w:r></w:del></w:p></w:tc><w:tc><w:tcPr><w:tcW w:w="1160" w:type="dxa"/><w:tcBorders></w:tcBorders><w:shd w:color="auto" w:fill="F7F7F7" w:val="clear"/></w:tcPr><w:p><w:pPr><w:pStyle w:val="Tabla9"/><w:widowControl/><w:jc w:val="left"/><w:rPr><w:kern w:val="0"/><w:szCs w:val="24"/><w:lang w:val="es-CO" w:eastAsia="en-US" w:bidi="ar-SA"/><w:del w:id="8819" w:author="Unknown Author" w:date="2026-10-30T04:17:53Z"></w:del></w:rPr></w:pPr><w:del w:id="8818" w:author="Unknown Author" w:date="2026-10-30T04:17:53Z"><w:r><w:rPr><w:kern w:val="0"/><w:szCs w:val="24"/><w:lang w:val="es-CO" w:eastAsia="en-US" w:bidi="ar-SA"/></w:rPr><w:delText>M4–M6</w:delText></w:r></w:del></w:p></w:tc><w:tc><w:tcPr><w:tcW w:w="2240" w:type="dxa"/><w:tcBorders></w:tcBorders><w:shd w:color="auto" w:fill="F7F7F7" w:val="clear"/></w:tcPr><w:p><w:pPr><w:pStyle w:val="Tabla9"/><w:widowControl/><w:jc w:val="left"/><w:rPr><w:kern w:val="0"/><w:szCs w:val="24"/><w:lang w:val="es-CO" w:eastAsia="en-US" w:bidi="ar-SA"/><w:del w:id="8821" w:author="Unknown Author" w:date="2026-10-30T04:17:53Z"></w:del></w:rPr></w:pPr><w:del w:id="8820" w:author="Unknown Author" w:date="2026-10-30T04:17:53Z"><w:r><w:rPr><w:kern w:val="0"/><w:szCs w:val="24"/><w:lang w:val="es-CO" w:eastAsia="en-US" w:bidi="ar-SA"/></w:rPr><w:delText>$ 792.000.000</w:delText></w:r></w:del></w:p></w:tc><w:tc><w:tcPr><w:tcW w:w="2074" w:type="dxa"/><w:tcBorders></w:tcBorders><w:shd w:color="auto" w:fill="F7F7F7" w:val="clear"/></w:tcPr><w:p><w:pPr><w:pStyle w:val="Tabla9"/><w:widowControl/><w:jc w:val="left"/><w:rPr><w:kern w:val="0"/><w:szCs w:val="24"/><w:lang w:val="es-CO" w:eastAsia="en-US" w:bidi="ar-SA"/><w:del w:id="8823" w:author="Unknown Author" w:date="2026-10-30T04:17:53Z"></w:del></w:rPr></w:pPr><w:del w:id="8822" w:author="Unknown Author" w:date="2026-10-30T04:17:53Z"><w:r><w:rPr><w:kern w:val="0"/><w:szCs w:val="24"/><w:lang w:val="es-CO" w:eastAsia="en-US" w:bidi="ar-SA"/></w:rPr><w:delText>$ 800.000.000</w:delText></w:r></w:del></w:p></w:tc></w:tr><w:tr><w:trPr><w:del w:id="8824" w:author="Unknown Author" w:date="2026-10-30T04:17:53Z"/><w:cantSplit w:val="true"/></w:trPr><w:tc><w:tcPr><w:tcW w:w="663" w:type="dxa"/><w:tcBorders></w:tcBorders></w:tcPr><w:p><w:pPr><w:pStyle w:val="Tabla9"/><w:widowControl/><w:jc w:val="left"/><w:rPr><w:kern w:val="0"/><w:szCs w:val="24"/><w:lang w:val="es-CO" w:eastAsia="en-US" w:bidi="ar-SA"/><w:del w:id="8826" w:author="Unknown Author" w:date="2026-10-30T04:17:53Z"></w:del></w:rPr></w:pPr><w:del w:id="8825" w:author="Unknown Author" w:date="2026-10-30T04:17:53Z"><w:r><w:rPr><w:kern w:val="0"/><w:szCs w:val="24"/><w:lang w:val="es-CO" w:eastAsia="en-US" w:bidi="ar-SA"/></w:rPr><w:delText>2.3</w:delText></w:r></w:del></w:p></w:tc><w:tc><w:tcPr><w:tcW w:w="2572" w:type="dxa"/><w:tcBorders></w:tcBorders></w:tcPr><w:p><w:pPr><w:pStyle w:val="Tabla9"/><w:widowControl/><w:jc w:val="left"/><w:rPr><w:kern w:val="0"/><w:szCs w:val="24"/><w:lang w:val="es-CO" w:eastAsia="en-US" w:bidi="ar-SA"/><w:del w:id="8828" w:author="Unknown Author" w:date="2026-10-30T04:17:53Z"></w:del></w:rPr></w:pPr><w:del w:id="8827" w:author="Unknown Author" w:date="2026-10-30T04:17:53Z"><w:r><w:rPr><w:kern w:val="0"/><w:szCs w:val="24"/><w:lang w:val="es-CO" w:eastAsia="en-US" w:bidi="ar-SA"/></w:rPr><w:delText>Instalar el tramo 2</w:delText></w:r></w:del></w:p></w:tc><w:tc><w:tcPr><w:tcW w:w="1244" w:type="dxa"/><w:tcBorders></w:tcBorders></w:tcPr><w:p><w:pPr><w:pStyle w:val="Tabla9"/><w:widowControl/><w:jc w:val="left"/><w:rPr><w:kern w:val="0"/><w:szCs w:val="24"/><w:lang w:val="es-CO" w:eastAsia="en-US" w:bidi="ar-SA"/><w:del w:id="8830" w:author="Unknown Author" w:date="2026-10-30T04:17:53Z"></w:del></w:rPr></w:pPr><w:del w:id="8829" w:author="Unknown Author" w:date="2026-10-30T04:17:53Z"><w:r><w:rPr><w:kern w:val="0"/><w:szCs w:val="24"/><w:lang w:val="es-CO" w:eastAsia="en-US" w:bidi="ar-SA"/></w:rPr><w:delText>OE2</w:delText></w:r></w:del></w:p></w:tc><w:tc><w:tcPr><w:tcW w:w="1160" w:type="dxa"/><w:tcBorders></w:tcBorders></w:tcPr><w:p><w:pPr><w:pStyle w:val="Tabla9"/><w:widowControl/><w:jc w:val="left"/><w:rPr><w:kern w:val="0"/><w:szCs w:val="24"/><w:lang w:val="es-CO" w:eastAsia="en-US" w:bidi="ar-SA"/><w:del w:id="8832" w:author="Unknown Author" w:date="2026-10-30T04:17:53Z"></w:del></w:rPr></w:pPr><w:del w:id="8831" w:author="Unknown Author" w:date="2026-10-30T04:17:53Z"><w:r><w:rPr><w:kern w:val="0"/><w:szCs w:val="24"/><w:lang w:val="es-CO" w:eastAsia="en-US" w:bidi="ar-SA"/></w:rPr><w:delText>M12–M15</w:delText></w:r></w:del></w:p></w:tc><w:tc><w:tcPr><w:tcW w:w="2240" w:type="dxa"/><w:tcBorders></w:tcBorders></w:tcPr><w:p><w:pPr><w:pStyle w:val="Tabla9"/><w:widowControl/><w:jc w:val="left"/><w:rPr><w:kern w:val="0"/><w:szCs w:val="24"/><w:lang w:val="es-CO" w:eastAsia="en-US" w:bidi="ar-SA"/><w:del w:id="8834" w:author="Unknown Author" w:date="2026-10-30T04:17:53Z"></w:del></w:rPr></w:pPr><w:del w:id="8833" w:author="Unknown Author" w:date="2026-10-30T04:17:53Z"><w:r><w:rPr><w:kern w:val="0"/><w:szCs w:val="24"/><w:lang w:val="es-CO" w:eastAsia="en-US" w:bidi="ar-SA"/></w:rPr><w:delText>$ 1.364.490.667</w:delText></w:r></w:del></w:p></w:tc><w:tc><w:tcPr><w:tcW w:w="2074" w:type="dxa"/><w:tcBorders></w:tcBorders></w:tcPr><w:p><w:pPr><w:pStyle w:val="Tabla9"/><w:widowControl/><w:jc w:val="left"/><w:rPr><w:kern w:val="0"/><w:szCs w:val="24"/><w:lang w:val="es-CO" w:eastAsia="en-US" w:bidi="ar-SA"/><w:del w:id="8836" w:author="Unknown Author" w:date="2026-10-30T04:17:53Z"></w:del></w:rPr></w:pPr><w:del w:id="8835" w:author="Unknown Author" w:date="2026-10-30T04:17:53Z"><w:r><w:rPr><w:kern w:val="0"/><w:szCs w:val="24"/><w:lang w:val="es-CO" w:eastAsia="en-US" w:bidi="ar-SA"/></w:rPr><w:delText>$ 105.000.000</w:delText></w:r></w:del></w:p></w:tc></w:tr><w:tr><w:trPr><w:del w:id="8837" w:author="Unknown Author" w:date="2026-10-30T04:17:53Z"/><w:cantSplit w:val="true"/></w:trPr><w:tc><w:tcPr><w:tcW w:w="663" w:type="dxa"/><w:tcBorders></w:tcBorders><w:shd w:color="auto" w:fill="F7F7F7" w:val="clear"/></w:tcPr><w:p><w:pPr><w:pStyle w:val="Tabla9"/><w:widowControl/><w:jc w:val="left"/><w:rPr><w:kern w:val="0"/><w:szCs w:val="24"/><w:lang w:val="es-CO" w:eastAsia="en-US" w:bidi="ar-SA"/><w:del w:id="8839" w:author="Unknown Author" w:date="2026-10-30T04:17:53Z"></w:del></w:rPr></w:pPr><w:del w:id="8838" w:author="Unknown Author" w:date="2026-10-30T04:17:53Z"><w:r><w:rPr><w:kern w:val="0"/><w:szCs w:val="24"/><w:lang w:val="es-CO" w:eastAsia="en-US" w:bidi="ar-SA"/></w:rPr><w:delText>2.4</w:delText></w:r></w:del></w:p></w:tc><w:tc><w:tcPr><w:tcW w:w="2572" w:type="dxa"/><w:tcBorders></w:tcBorders><w:shd w:color="auto" w:fill="F7F7F7" w:val="clear"/></w:tcPr><w:p><w:pPr><w:pStyle w:val="Tabla9"/><w:widowControl/><w:jc w:val="left"/><w:rPr><w:kern w:val="0"/><w:szCs w:val="24"/><w:lang w:val="es-CO" w:eastAsia="en-US" w:bidi="ar-SA"/><w:del w:id="8841" w:author="Unknown Author" w:date="2026-10-30T04:17:53Z"></w:del></w:rPr></w:pPr><w:del w:id="8840" w:author="Unknown Author" w:date="2026-10-30T04:17:53Z"><w:r><w:rPr><w:kern w:val="0"/><w:szCs w:val="24"/><w:lang w:val="es-CO" w:eastAsia="en-US" w:bidi="ar-SA"/></w:rPr><w:delText>Instalar el tramo 3</w:delText></w:r></w:del></w:p></w:tc><w:tc><w:tcPr><w:tcW w:w="1244" w:type="dxa"/><w:tcBorders></w:tcBorders><w:shd w:color="auto" w:fill="F7F7F7" w:val="clear"/></w:tcPr><w:p><w:pPr><w:pStyle w:val="Tabla9"/><w:widowControl/><w:jc w:val="left"/><w:rPr><w:kern w:val="0"/><w:szCs w:val="24"/><w:lang w:val="es-CO" w:eastAsia="en-US" w:bidi="ar-SA"/><w:del w:id="8843" w:author="Unknown Author" w:date="2026-10-30T04:17:53Z"></w:del></w:rPr></w:pPr><w:del w:id="8842" w:author="Unknown Author" w:date="2026-10-30T04:17:53Z"><w:r><w:rPr><w:kern w:val="0"/><w:szCs w:val="24"/><w:lang w:val="es-CO" w:eastAsia="en-US" w:bidi="ar-SA"/></w:rPr><w:delText>OE2</w:delText></w:r></w:del></w:p></w:tc><w:tc><w:tcPr><w:tcW w:w="1160" w:type="dxa"/><w:tcBorders></w:tcBorders><w:shd w:color="auto" w:fill="F7F7F7" w:val="clear"/></w:tcPr><w:p><w:pPr><w:pStyle w:val="Tabla9"/><w:widowControl/><w:jc w:val="left"/><w:rPr><w:kern w:val="0"/><w:szCs w:val="24"/><w:lang w:val="es-CO" w:eastAsia="en-US" w:bidi="ar-SA"/><w:del w:id="8845" w:author="Unknown Author" w:date="2026-10-30T04:17:53Z"></w:del></w:rPr></w:pPr><w:del w:id="8844" w:author="Unknown Author" w:date="2026-10-30T04:17:53Z"><w:r><w:rPr><w:kern w:val="0"/><w:szCs w:val="24"/><w:lang w:val="es-CO" w:eastAsia="en-US" w:bidi="ar-SA"/></w:rPr><w:delText>M17–M19</w:delText></w:r></w:del></w:p></w:tc><w:tc><w:tcPr><w:tcW w:w="2240" w:type="dxa"/><w:tcBorders></w:tcBorders><w:shd w:color="auto" w:fill="F7F7F7" w:val="clear"/></w:tcPr><w:p><w:pPr><w:pStyle w:val="Tabla9"/><w:widowControl/><w:jc w:val="left"/><w:rPr><w:kern w:val="0"/><w:szCs w:val="24"/><w:lang w:val="es-CO" w:eastAsia="en-US" w:bidi="ar-SA"/><w:del w:id="8847" w:author="Unknown Author" w:date="2026-10-30T04:17:53Z"></w:del></w:rPr></w:pPr><w:del w:id="8846" w:author="Unknown Author" w:date="2026-10-30T04:17:53Z"><w:r><w:rPr><w:kern w:val="0"/><w:szCs w:val="24"/><w:lang w:val="es-CO" w:eastAsia="en-US" w:bidi="ar-SA"/></w:rPr><w:delText>$ 1.238.234.667</w:delText></w:r></w:del></w:p></w:tc><w:tc><w:tcPr><w:tcW w:w="2074" w:type="dxa"/><w:tcBorders></w:tcBorders><w:shd w:color="auto" w:fill="F7F7F7" w:val="clear"/></w:tcPr><w:p><w:pPr><w:pStyle w:val="Tabla9"/><w:widowControl/><w:jc w:val="left"/><w:rPr><w:kern w:val="0"/><w:szCs w:val="24"/><w:lang w:val="es-CO" w:eastAsia="en-US" w:bidi="ar-SA"/><w:del w:id="8849" w:author="Unknown Author" w:date="2026-10-30T04:17:53Z"></w:del></w:rPr></w:pPr><w:del w:id="8848" w:author="Unknown Author" w:date="2026-10-30T04:17:53Z"><w:r><w:rPr><w:kern w:val="0"/><w:szCs w:val="24"/><w:lang w:val="es-CO" w:eastAsia="en-US" w:bidi="ar-SA"/></w:rPr><w:delText>$ 105.000.000</w:delText></w:r></w:del></w:p></w:tc></w:tr><w:tr><w:trPr><w:del w:id="8850" w:author="Unknown Author" w:date="2026-10-30T04:17:53Z"/><w:cantSplit w:val="true"/></w:trPr><w:tc><w:tcPr><w:tcW w:w="663" w:type="dxa"/><w:tcBorders></w:tcBorders></w:tcPr><w:p><w:pPr><w:pStyle w:val="Tabla9"/><w:widowControl/><w:jc w:val="left"/><w:rPr><w:kern w:val="0"/><w:szCs w:val="24"/><w:lang w:val="es-CO" w:eastAsia="en-US" w:bidi="ar-SA"/><w:del w:id="8852" w:author="Unknown Author" w:date="2026-10-30T04:17:53Z"></w:del></w:rPr></w:pPr><w:del w:id="8851" w:author="Unknown Author" w:date="2026-10-30T04:17:53Z"><w:r><w:rPr><w:kern w:val="0"/><w:szCs w:val="24"/><w:lang w:val="es-CO" w:eastAsia="en-US" w:bidi="ar-SA"/></w:rPr><w:delText>2.5</w:delText></w:r></w:del></w:p></w:tc><w:tc><w:tcPr><w:tcW w:w="2572" w:type="dxa"/><w:tcBorders></w:tcBorders></w:tcPr><w:p><w:pPr><w:pStyle w:val="Tabla9"/><w:widowControl/><w:jc w:val="left"/><w:rPr><w:kern w:val="0"/><w:szCs w:val="24"/><w:lang w:val="es-CO" w:eastAsia="en-US" w:bidi="ar-SA"/><w:del w:id="8854" w:author="Unknown Author" w:date="2026-10-30T04:17:53Z"></w:del></w:rPr></w:pPr><w:del w:id="8853" w:author="Unknown Author" w:date="2026-10-30T04:17:53Z"><w:r><w:rPr><w:kern w:val="0"/><w:szCs w:val="24"/><w:lang w:val="es-CO" w:eastAsia="en-US" w:bidi="ar-SA"/></w:rPr><w:delText>Diseñar el laboratorio de modelación y el inventario de emisión de demolición</w:delText></w:r></w:del></w:p></w:tc><w:tc><w:tcPr><w:tcW w:w="1244" w:type="dxa"/><w:tcBorders></w:tcBorders></w:tcPr><w:p><w:pPr><w:pStyle w:val="Tabla9"/><w:widowControl/><w:jc w:val="left"/><w:rPr><w:kern w:val="0"/><w:szCs w:val="24"/><w:lang w:val="es-CO" w:eastAsia="en-US" w:bidi="ar-SA"/><w:del w:id="8856" w:author="Unknown Author" w:date="2026-10-30T04:17:53Z"></w:del></w:rPr></w:pPr><w:del w:id="8855" w:author="Unknown Author" w:date="2026-10-30T04:17:53Z"><w:r><w:rPr><w:kern w:val="0"/><w:szCs w:val="24"/><w:lang w:val="es-CO" w:eastAsia="en-US" w:bidi="ar-SA"/></w:rPr><w:delText>OE2</w:delText></w:r></w:del></w:p></w:tc><w:tc><w:tcPr><w:tcW w:w="1160" w:type="dxa"/><w:tcBorders></w:tcBorders></w:tcPr><w:p><w:pPr><w:pStyle w:val="Tabla9"/><w:widowControl/><w:jc w:val="left"/><w:rPr><w:kern w:val="0"/><w:szCs w:val="24"/><w:lang w:val="es-CO" w:eastAsia="en-US" w:bidi="ar-SA"/><w:del w:id="8858" w:author="Unknown Author" w:date="2026-10-30T04:17:53Z"></w:del></w:rPr></w:pPr><w:del w:id="8857" w:author="Unknown Author" w:date="2026-10-30T04:17:53Z"><w:r><w:rPr><w:kern w:val="0"/><w:szCs w:val="24"/><w:lang w:val="es-CO" w:eastAsia="en-US" w:bidi="ar-SA"/></w:rPr><w:delText>M2–M6</w:delText></w:r></w:del></w:p></w:tc><w:tc><w:tcPr><w:tcW w:w="2240" w:type="dxa"/><w:tcBorders></w:tcBorders></w:tcPr><w:p><w:pPr><w:pStyle w:val="Tabla9"/><w:widowControl/><w:jc w:val="left"/><w:rPr><w:kern w:val="0"/><w:szCs w:val="24"/><w:lang w:val="es-CO" w:eastAsia="en-US" w:bidi="ar-SA"/><w:del w:id="8860" w:author="Unknown Author" w:date="2026-10-30T04:17:53Z"></w:del></w:rPr></w:pPr><w:del w:id="8859" w:author="Unknown Author" w:date="2026-10-30T04:17:53Z"><w:r><w:rPr><w:kern w:val="0"/><w:szCs w:val="24"/><w:lang w:val="es-CO" w:eastAsia="en-US" w:bidi="ar-SA"/></w:rPr><w:delText>$ 113.900.000</w:delText></w:r></w:del></w:p></w:tc><w:tc><w:tcPr><w:tcW w:w="2074" w:type="dxa"/><w:tcBorders></w:tcBorders></w:tcPr><w:p><w:pPr><w:pStyle w:val="Tabla9"/><w:widowControl/><w:jc w:val="left"/><w:rPr><w:kern w:val="0"/><w:szCs w:val="24"/><w:lang w:val="es-CO" w:eastAsia="en-US" w:bidi="ar-SA"/><w:del w:id="8862" w:author="Unknown Author" w:date="2026-10-30T04:17:53Z"></w:del></w:rPr></w:pPr><w:del w:id="8861" w:author="Unknown Author" w:date="2026-10-30T04:17:53Z"><w:r><w:rPr><w:kern w:val="0"/><w:szCs w:val="24"/><w:lang w:val="es-CO" w:eastAsia="en-US" w:bidi="ar-SA"/></w:rPr><w:delText>$ 24.000.000</w:delText></w:r></w:del></w:p></w:tc></w:tr><w:tr><w:trPr><w:del w:id="8863" w:author="Unknown Author" w:date="2026-10-30T04:17:53Z"/><w:cantSplit w:val="true"/></w:trPr><w:tc><w:tcPr><w:tcW w:w="663" w:type="dxa"/><w:tcBorders></w:tcBorders><w:shd w:color="auto" w:fill="F7F7F7" w:val="clear"/></w:tcPr><w:p><w:pPr><w:pStyle w:val="Tabla9"/><w:widowControl/><w:jc w:val="left"/><w:rPr><w:kern w:val="0"/><w:szCs w:val="24"/><w:lang w:val="es-CO" w:eastAsia="en-US" w:bidi="ar-SA"/><w:del w:id="8865" w:author="Unknown Author" w:date="2026-10-30T04:17:53Z"></w:del></w:rPr></w:pPr><w:del w:id="8864" w:author="Unknown Author" w:date="2026-10-30T04:17:53Z"><w:r><w:rPr><w:kern w:val="0"/><w:szCs w:val="24"/><w:lang w:val="es-CO" w:eastAsia="en-US" w:bidi="ar-SA"/></w:rPr><w:delText>2.6</w:delText></w:r></w:del></w:p></w:tc><w:tc><w:tcPr><w:tcW w:w="2572" w:type="dxa"/><w:tcBorders></w:tcBorders><w:shd w:color="auto" w:fill="F7F7F7" w:val="clear"/></w:tcPr><w:p><w:pPr><w:pStyle w:val="Tabla9"/><w:widowControl/><w:jc w:val="left"/><w:rPr><w:kern w:val="0"/><w:szCs w:val="24"/><w:lang w:val="es-CO" w:eastAsia="en-US" w:bidi="ar-SA"/><w:del w:id="8867" w:author="Unknown Author" w:date="2026-10-30T04:17:53Z"></w:del></w:rPr></w:pPr><w:del w:id="8866" w:author="Unknown Author" w:date="2026-10-30T04:17:53Z"><w:r><w:rPr><w:kern w:val="0"/><w:szCs w:val="24"/><w:lang w:val="es-CO" w:eastAsia="en-US" w:bidi="ar-SA"/></w:rPr><w:delText>Dotar el laboratorio y montar la cadena de modelación</w:delText></w:r></w:del></w:p></w:tc><w:tc><w:tcPr><w:tcW w:w="1244" w:type="dxa"/><w:tcBorders></w:tcBorders><w:shd w:color="auto" w:fill="F7F7F7" w:val="clear"/></w:tcPr><w:p><w:pPr><w:pStyle w:val="Tabla9"/><w:widowControl/><w:jc w:val="left"/><w:rPr><w:kern w:val="0"/><w:szCs w:val="24"/><w:lang w:val="es-CO" w:eastAsia="en-US" w:bidi="ar-SA"/><w:del w:id="8869" w:author="Unknown Author" w:date="2026-10-30T04:17:53Z"></w:del></w:rPr></w:pPr><w:del w:id="8868" w:author="Unknown Author" w:date="2026-10-30T04:17:53Z"><w:r><w:rPr><w:kern w:val="0"/><w:szCs w:val="24"/><w:lang w:val="es-CO" w:eastAsia="en-US" w:bidi="ar-SA"/></w:rPr><w:delText>OE2</w:delText></w:r></w:del></w:p></w:tc><w:tc><w:tcPr><w:tcW w:w="1160" w:type="dxa"/><w:tcBorders></w:tcBorders><w:shd w:color="auto" w:fill="F7F7F7" w:val="clear"/></w:tcPr><w:p><w:pPr><w:pStyle w:val="Tabla9"/><w:widowControl/><w:jc w:val="left"/><w:rPr><w:kern w:val="0"/><w:szCs w:val="24"/><w:lang w:val="es-CO" w:eastAsia="en-US" w:bidi="ar-SA"/><w:del w:id="8871" w:author="Unknown Author" w:date="2026-10-30T04:17:53Z"></w:del></w:rPr></w:pPr><w:del w:id="8870" w:author="Unknown Author" w:date="2026-10-30T04:17:53Z"><w:r><w:rPr><w:kern w:val="0"/><w:szCs w:val="24"/><w:lang w:val="es-CO" w:eastAsia="en-US" w:bidi="ar-SA"/></w:rPr><w:delText>M7–M11</w:delText></w:r></w:del></w:p></w:tc><w:tc><w:tcPr><w:tcW w:w="2240" w:type="dxa"/><w:tcBorders></w:tcBorders><w:shd w:color="auto" w:fill="F7F7F7" w:val="clear"/></w:tcPr><w:p><w:pPr><w:pStyle w:val="Tabla9"/><w:widowControl/><w:jc w:val="left"/><w:rPr><w:kern w:val="0"/><w:szCs w:val="24"/><w:lang w:val="es-CO" w:eastAsia="en-US" w:bidi="ar-SA"/><w:del w:id="8873" w:author="Unknown Author" w:date="2026-10-30T04:17:53Z"></w:del></w:rPr></w:pPr><w:del w:id="8872" w:author="Unknown Author" w:date="2026-10-30T04:17:53Z"><w:r><w:rPr><w:kern w:val="0"/><w:szCs w:val="24"/><w:lang w:val="es-CO" w:eastAsia="en-US" w:bidi="ar-SA"/></w:rPr><w:delText>$ 682.400.000</w:delText></w:r></w:del></w:p></w:tc><w:tc><w:tcPr><w:tcW w:w="2074" w:type="dxa"/><w:tcBorders></w:tcBorders><w:shd w:color="auto" w:fill="F7F7F7" w:val="clear"/></w:tcPr><w:p><w:pPr><w:pStyle w:val="Tabla9"/><w:widowControl/><w:jc w:val="left"/><w:rPr><w:kern w:val="0"/><w:szCs w:val="24"/><w:lang w:val="es-CO" w:eastAsia="en-US" w:bidi="ar-SA"/><w:del w:id="8875" w:author="Unknown Author" w:date="2026-10-30T04:17:53Z"></w:del></w:rPr></w:pPr><w:del w:id="8874" w:author="Unknown Author" w:date="2026-10-30T04:17:53Z"><w:r><w:rPr><w:kern w:val="0"/><w:szCs w:val="24"/><w:lang w:val="es-CO" w:eastAsia="en-US" w:bidi="ar-SA"/></w:rPr><w:delText>$ 24.000.000</w:delText></w:r></w:del></w:p></w:tc></w:tr><w:tr><w:trPr><w:del w:id="8876" w:author="Unknown Author" w:date="2026-10-30T04:17:53Z"/><w:cantSplit w:val="true"/></w:trPr><w:tc><w:tcPr><w:tcW w:w="663" w:type="dxa"/><w:tcBorders></w:tcBorders></w:tcPr><w:p><w:pPr><w:pStyle w:val="Tabla9"/><w:widowControl/><w:jc w:val="left"/><w:rPr><w:kern w:val="0"/><w:szCs w:val="24"/><w:lang w:val="es-CO" w:eastAsia="en-US" w:bidi="ar-SA"/><w:del w:id="8878" w:author="Unknown Author" w:date="2026-10-30T04:17:53Z"></w:del></w:rPr></w:pPr><w:del w:id="8877" w:author="Unknown Author" w:date="2026-10-30T04:17:53Z"><w:r><w:rPr><w:kern w:val="0"/><w:szCs w:val="24"/><w:lang w:val="es-CO" w:eastAsia="en-US" w:bidi="ar-SA"/></w:rPr><w:delText>2.7</w:delText></w:r></w:del></w:p></w:tc><w:tc><w:tcPr><w:tcW w:w="2572" w:type="dxa"/><w:tcBorders></w:tcBorders></w:tcPr><w:p><w:pPr><w:pStyle w:val="Tabla9"/><w:widowControl/><w:jc w:val="left"/><w:rPr><w:kern w:val="0"/><w:szCs w:val="24"/><w:lang w:val="es-CO" w:eastAsia="en-US" w:bidi="ar-SA"/><w:del w:id="8880" w:author="Unknown Author" w:date="2026-10-30T04:17:53Z"></w:del></w:rPr></w:pPr><w:del w:id="8879" w:author="Unknown Author" w:date="2026-10-30T04:17:53Z"><w:r><w:rPr><w:kern w:val="0"/><w:szCs w:val="24"/><w:lang w:val="es-CO" w:eastAsia="en-US" w:bidi="ar-SA"/></w:rPr><w:delText>Construir y calibrar el gemelo predictivo de demolición</w:delText></w:r></w:del></w:p></w:tc><w:tc><w:tcPr><w:tcW w:w="1244" w:type="dxa"/><w:tcBorders></w:tcBorders></w:tcPr><w:p><w:pPr><w:pStyle w:val="Tabla9"/><w:widowControl/><w:jc w:val="left"/><w:rPr><w:kern w:val="0"/><w:szCs w:val="24"/><w:lang w:val="es-CO" w:eastAsia="en-US" w:bidi="ar-SA"/><w:del w:id="8882" w:author="Unknown Author" w:date="2026-10-30T04:17:53Z"></w:del></w:rPr></w:pPr><w:del w:id="8881" w:author="Unknown Author" w:date="2026-10-30T04:17:53Z"><w:r><w:rPr><w:kern w:val="0"/><w:szCs w:val="24"/><w:lang w:val="es-CO" w:eastAsia="en-US" w:bidi="ar-SA"/></w:rPr><w:delText>OE2</w:delText></w:r></w:del></w:p></w:tc><w:tc><w:tcPr><w:tcW w:w="1160" w:type="dxa"/><w:tcBorders></w:tcBorders></w:tcPr><w:p><w:pPr><w:pStyle w:val="Tabla9"/><w:widowControl/><w:jc w:val="left"/><w:rPr><w:kern w:val="0"/><w:szCs w:val="24"/><w:lang w:val="es-CO" w:eastAsia="en-US" w:bidi="ar-SA"/><w:del w:id="8884" w:author="Unknown Author" w:date="2026-10-30T04:17:53Z"></w:del></w:rPr></w:pPr><w:del w:id="8883" w:author="Unknown Author" w:date="2026-10-30T04:17:53Z"><w:r><w:rPr><w:kern w:val="0"/><w:szCs w:val="24"/><w:lang w:val="es-CO" w:eastAsia="en-US" w:bidi="ar-SA"/></w:rPr><w:delText>M11–M17</w:delText></w:r></w:del></w:p></w:tc><w:tc><w:tcPr><w:tcW w:w="2240" w:type="dxa"/><w:tcBorders></w:tcBorders></w:tcPr><w:p><w:pPr><w:pStyle w:val="Tabla9"/><w:widowControl/><w:jc w:val="left"/><w:rPr><w:kern w:val="0"/><w:szCs w:val="24"/><w:lang w:val="es-CO" w:eastAsia="en-US" w:bidi="ar-SA"/><w:del w:id="8886" w:author="Unknown Author" w:date="2026-10-30T04:17:53Z"></w:del></w:rPr></w:pPr><w:del w:id="8885" w:author="Unknown Author" w:date="2026-10-30T04:17:53Z"><w:r><w:rPr><w:kern w:val="0"/><w:szCs w:val="24"/><w:lang w:val="es-CO" w:eastAsia="en-US" w:bidi="ar-SA"/></w:rPr><w:delText>$ 223.100.000</w:delText></w:r></w:del></w:p></w:tc><w:tc><w:tcPr><w:tcW w:w="2074" w:type="dxa"/><w:tcBorders></w:tcBorders></w:tcPr><w:p><w:pPr><w:pStyle w:val="Tabla9"/><w:widowControl/><w:jc w:val="left"/><w:rPr><w:kern w:val="0"/><w:szCs w:val="24"/><w:lang w:val="es-CO" w:eastAsia="en-US" w:bidi="ar-SA"/><w:del w:id="8888" w:author="Unknown Author" w:date="2026-10-30T04:17:53Z"></w:del></w:rPr></w:pPr><w:del w:id="8887" w:author="Unknown Author" w:date="2026-10-30T04:17:53Z"><w:r><w:rPr><w:kern w:val="0"/><w:szCs w:val="24"/><w:lang w:val="es-CO" w:eastAsia="en-US" w:bidi="ar-SA"/></w:rPr><w:delText>$ 34.666.667</w:delText></w:r></w:del></w:p></w:tc></w:tr><w:tr><w:trPr><w:del w:id="8889" w:author="Unknown Author" w:date="2026-10-30T04:17:53Z"/><w:cantSplit w:val="true"/></w:trPr><w:tc><w:tcPr><w:tcW w:w="663" w:type="dxa"/><w:tcBorders></w:tcBorders><w:shd w:color="auto" w:fill="F7F7F7" w:val="clear"/></w:tcPr><w:p><w:pPr><w:pStyle w:val="Tabla9"/><w:widowControl/><w:jc w:val="left"/><w:rPr><w:kern w:val="0"/><w:szCs w:val="24"/><w:lang w:val="es-CO" w:eastAsia="en-US" w:bidi="ar-SA"/><w:del w:id="8891" w:author="Unknown Author" w:date="2026-10-30T04:17:53Z"></w:del></w:rPr></w:pPr><w:del w:id="8890" w:author="Unknown Author" w:date="2026-10-30T04:17:53Z"><w:r><w:rPr><w:kern w:val="0"/><w:szCs w:val="24"/><w:lang w:val="es-CO" w:eastAsia="en-US" w:bidi="ar-SA"/></w:rPr><w:delText>2.8</w:delText></w:r></w:del></w:p></w:tc><w:tc><w:tcPr><w:tcW w:w="2572" w:type="dxa"/><w:tcBorders></w:tcBorders><w:shd w:color="auto" w:fill="F7F7F7" w:val="clear"/></w:tcPr><w:p><w:pPr><w:pStyle w:val="Tabla9"/><w:widowControl/><w:jc w:val="left"/><w:rPr><w:kern w:val="0"/><w:szCs w:val="24"/><w:lang w:val="es-CO" w:eastAsia="en-US" w:bidi="ar-SA"/><w:del w:id="8893" w:author="Unknown Author" w:date="2026-10-30T04:17:53Z"></w:del></w:rPr></w:pPr><w:del w:id="8892" w:author="Unknown Author" w:date="2026-10-30T04:17:53Z"><w:r><w:rPr><w:kern w:val="0"/><w:szCs w:val="24"/><w:lang w:val="es-CO" w:eastAsia="en-US" w:bidi="ar-SA"/></w:rPr><w:delText>Administración y apoyo a la supervisión (objetivo específico 2)</w:delText></w:r></w:del></w:p></w:tc><w:tc><w:tcPr><w:tcW w:w="1244" w:type="dxa"/><w:tcBorders></w:tcBorders><w:shd w:color="auto" w:fill="F7F7F7" w:val="clear"/></w:tcPr><w:p><w:pPr><w:pStyle w:val="Tabla9"/><w:widowControl/><w:jc w:val="left"/><w:rPr><w:kern w:val="0"/><w:szCs w:val="24"/><w:lang w:val="es-CO" w:eastAsia="en-US" w:bidi="ar-SA"/><w:del w:id="8895" w:author="Unknown Author" w:date="2026-10-30T04:17:53Z"></w:del></w:rPr></w:pPr><w:del w:id="8894" w:author="Unknown Author" w:date="2026-10-30T04:17:53Z"><w:r><w:rPr><w:kern w:val="0"/><w:szCs w:val="24"/><w:lang w:val="es-CO" w:eastAsia="en-US" w:bidi="ar-SA"/></w:rPr><w:delText>OE2</w:delText></w:r></w:del></w:p></w:tc><w:tc><w:tcPr><w:tcW w:w="1160" w:type="dxa"/><w:tcBorders></w:tcBorders><w:shd w:color="auto" w:fill="F7F7F7" w:val="clear"/></w:tcPr><w:p><w:pPr><w:pStyle w:val="Tabla9"/><w:widowControl/><w:jc w:val="left"/><w:rPr><w:kern w:val="0"/><w:szCs w:val="24"/><w:lang w:val="es-CO" w:eastAsia="en-US" w:bidi="ar-SA"/><w:del w:id="8897" w:author="Unknown Author" w:date="2026-10-30T04:17:53Z"></w:del></w:rPr></w:pPr><w:del w:id="8896" w:author="Unknown Author" w:date="2026-10-30T04:17:53Z"><w:r><w:rPr><w:kern w:val="0"/><w:szCs w:val="24"/><w:lang w:val="es-CO" w:eastAsia="en-US" w:bidi="ar-SA"/></w:rPr><w:delText>M1–M24</w:delText></w:r></w:del></w:p></w:tc><w:tc><w:tcPr><w:tcW w:w="2240" w:type="dxa"/><w:tcBorders></w:tcBorders><w:shd w:color="auto" w:fill="F7F7F7" w:val="clear"/></w:tcPr><w:p><w:pPr><w:pStyle w:val="Tabla9"/><w:widowControl/><w:jc w:val="left"/><w:rPr><w:kern w:val="0"/><w:szCs w:val="24"/><w:lang w:val="es-CO" w:eastAsia="en-US" w:bidi="ar-SA"/><w:del w:id="8899" w:author="Unknown Author" w:date="2026-10-30T04:17:53Z"></w:del></w:rPr></w:pPr><w:del w:id="8898" w:author="Unknown Author" w:date="2026-10-30T04:17:53Z"><w:r><w:rPr><w:kern w:val="0"/><w:szCs w:val="24"/><w:lang w:val="es-CO" w:eastAsia="en-US" w:bidi="ar-SA"/></w:rPr><w:delText>$ 200.000.000</w:delText></w:r></w:del></w:p></w:tc><w:tc><w:tcPr><w:tcW w:w="2074" w:type="dxa"/><w:tcBorders></w:tcBorders><w:shd w:color="auto" w:fill="F7F7F7" w:val="clear"/></w:tcPr><w:p><w:pPr><w:pStyle w:val="Tabla9"/><w:widowControl/><w:jc w:val="left"/><w:rPr><w:kern w:val="0"/><w:szCs w:val="24"/><w:lang w:val="es-CO" w:eastAsia="en-US" w:bidi="ar-SA"/><w:del w:id="8901" w:author="Unknown Author" w:date="2026-10-30T04:17:53Z"></w:del></w:rPr></w:pPr><w:del w:id="8900" w:author="Unknown Author" w:date="2026-10-30T04:17:53Z"><w:r><w:rPr><w:kern w:val="0"/><w:szCs w:val="24"/><w:lang w:val="es-CO" w:eastAsia="en-US" w:bidi="ar-SA"/></w:rPr><w:delText>$ 116.666.667</w:delText></w:r></w:del></w:p></w:tc></w:tr><w:tr><w:trPr><w:del w:id="8902" w:author="Unknown Author" w:date="2026-10-30T04:17:53Z"/><w:cantSplit w:val="true"/></w:trPr><w:tc><w:tcPr><w:tcW w:w="663" w:type="dxa"/><w:tcBorders></w:tcBorders></w:tcPr><w:p><w:pPr><w:pStyle w:val="Tabla9"/><w:widowControl/><w:jc w:val="left"/><w:rPr><w:kern w:val="0"/><w:szCs w:val="24"/><w:lang w:val="es-CO" w:eastAsia="en-US" w:bidi="ar-SA"/><w:del w:id="8904" w:author="Unknown Author" w:date="2026-10-30T04:17:53Z"></w:del></w:rPr></w:pPr><w:del w:id="8903" w:author="Unknown Author" w:date="2026-10-30T04:17:53Z"><w:r><w:rPr><w:kern w:val="0"/><w:szCs w:val="24"/><w:lang w:val="es-CO" w:eastAsia="en-US" w:bidi="ar-SA"/></w:rPr><w:delText>3.1</w:delText></w:r></w:del></w:p></w:tc><w:tc><w:tcPr><w:tcW w:w="2572" w:type="dxa"/><w:tcBorders></w:tcBorders></w:tcPr><w:p><w:pPr><w:pStyle w:val="Tabla9"/><w:widowControl/><w:jc w:val="left"/><w:rPr><w:kern w:val="0"/><w:szCs w:val="24"/><w:lang w:val="es-CO" w:eastAsia="en-US" w:bidi="ar-SA"/><w:del w:id="8906" w:author="Unknown Author" w:date="2026-10-30T04:17:53Z"></w:del></w:rPr></w:pPr><w:del w:id="8905" w:author="Unknown Author" w:date="2026-10-30T04:17:53Z"><w:r><w:rPr><w:kern w:val="0"/><w:szCs w:val="24"/><w:lang w:val="es-CO" w:eastAsia="en-US" w:bidi="ar-SA"/></w:rPr><w:delText>Co-diseñar los umbrales y el protocolo de alerta con los comités</w:delText></w:r></w:del></w:p></w:tc><w:tc><w:tcPr><w:tcW w:w="1244" w:type="dxa"/><w:tcBorders></w:tcBorders></w:tcPr><w:p><w:pPr><w:pStyle w:val="Tabla9"/><w:widowControl/><w:jc w:val="left"/><w:rPr><w:kern w:val="0"/><w:szCs w:val="24"/><w:lang w:val="es-CO" w:eastAsia="en-US" w:bidi="ar-SA"/><w:del w:id="8908" w:author="Unknown Author" w:date="2026-10-30T04:17:53Z"></w:del></w:rPr></w:pPr><w:del w:id="8907" w:author="Unknown Author" w:date="2026-10-30T04:17:53Z"><w:r><w:rPr><w:kern w:val="0"/><w:szCs w:val="24"/><w:lang w:val="es-CO" w:eastAsia="en-US" w:bidi="ar-SA"/></w:rPr><w:delText>OE3</w:delText></w:r></w:del></w:p></w:tc><w:tc><w:tcPr><w:tcW w:w="1160" w:type="dxa"/><w:tcBorders></w:tcBorders></w:tcPr><w:p><w:pPr><w:pStyle w:val="Tabla9"/><w:widowControl/><w:jc w:val="left"/><w:rPr><w:kern w:val="0"/><w:szCs w:val="24"/><w:lang w:val="es-CO" w:eastAsia="en-US" w:bidi="ar-SA"/><w:del w:id="8910" w:author="Unknown Author" w:date="2026-10-30T04:17:53Z"></w:del></w:rPr></w:pPr><w:del w:id="8909" w:author="Unknown Author" w:date="2026-10-30T04:17:53Z"><w:r><w:rPr><w:kern w:val="0"/><w:szCs w:val="24"/><w:lang w:val="es-CO" w:eastAsia="en-US" w:bidi="ar-SA"/></w:rPr><w:delText>M3–M9</w:delText></w:r></w:del></w:p></w:tc><w:tc><w:tcPr><w:tcW w:w="2240" w:type="dxa"/><w:tcBorders></w:tcBorders></w:tcPr><w:p><w:pPr><w:pStyle w:val="Tabla9"/><w:widowControl/><w:jc w:val="left"/><w:rPr><w:kern w:val="0"/><w:szCs w:val="24"/><w:lang w:val="es-CO" w:eastAsia="en-US" w:bidi="ar-SA"/><w:del w:id="8912" w:author="Unknown Author" w:date="2026-10-30T04:17:53Z"></w:del></w:rPr></w:pPr><w:del w:id="8911" w:author="Unknown Author" w:date="2026-10-30T04:17:53Z"><w:r><w:rPr><w:kern w:val="0"/><w:szCs w:val="24"/><w:lang w:val="es-CO" w:eastAsia="en-US" w:bidi="ar-SA"/></w:rPr><w:delText>$ 468.248.276</w:delText></w:r></w:del></w:p></w:tc><w:tc><w:tcPr><w:tcW w:w="2074" w:type="dxa"/><w:tcBorders></w:tcBorders></w:tcPr><w:p><w:pPr><w:pStyle w:val="Tabla9"/><w:widowControl/><w:jc w:val="left"/><w:rPr><w:kern w:val="0"/><w:szCs w:val="24"/><w:lang w:val="es-CO" w:eastAsia="en-US" w:bidi="ar-SA"/><w:del w:id="8914" w:author="Unknown Author" w:date="2026-10-30T04:17:53Z"></w:del></w:rPr></w:pPr><w:del w:id="8913" w:author="Unknown Author" w:date="2026-10-30T04:17:53Z"><w:r><w:rPr><w:kern w:val="0"/><w:szCs w:val="24"/><w:lang w:val="es-CO" w:eastAsia="en-US" w:bidi="ar-SA"/></w:rPr><w:delText>$ 132.413.794</w:delText></w:r></w:del></w:p></w:tc></w:tr><w:tr><w:trPr><w:del w:id="8915" w:author="Unknown Author" w:date="2026-10-30T04:17:53Z"/><w:cantSplit w:val="true"/></w:trPr><w:tc><w:tcPr><w:tcW w:w="663" w:type="dxa"/><w:tcBorders></w:tcBorders><w:shd w:color="auto" w:fill="F7F7F7" w:val="clear"/></w:tcPr><w:p><w:pPr><w:pStyle w:val="Tabla9"/><w:widowControl/><w:jc w:val="left"/><w:rPr><w:kern w:val="0"/><w:szCs w:val="24"/><w:lang w:val="es-CO" w:eastAsia="en-US" w:bidi="ar-SA"/><w:del w:id="8917" w:author="Unknown Author" w:date="2026-10-30T04:17:53Z"></w:del></w:rPr></w:pPr><w:del w:id="8916" w:author="Unknown Author" w:date="2026-10-30T04:17:53Z"><w:r><w:rPr><w:kern w:val="0"/><w:szCs w:val="24"/><w:lang w:val="es-CO" w:eastAsia="en-US" w:bidi="ar-SA"/></w:rPr><w:delText>3.2</w:delText></w:r></w:del></w:p></w:tc><w:tc><w:tcPr><w:tcW w:w="2572" w:type="dxa"/><w:tcBorders></w:tcBorders><w:shd w:color="auto" w:fill="F7F7F7" w:val="clear"/></w:tcPr><w:p><w:pPr><w:pStyle w:val="Tabla9"/><w:widowControl/><w:jc w:val="left"/><w:rPr><w:kern w:val="0"/><w:szCs w:val="24"/><w:lang w:val="es-CO" w:eastAsia="en-US" w:bidi="ar-SA"/><w:del w:id="8919" w:author="Unknown Author" w:date="2026-10-30T04:17:53Z"></w:del></w:rPr></w:pPr><w:del w:id="8918" w:author="Unknown Author" w:date="2026-10-30T04:17:53Z"><w:r><w:rPr><w:kern w:val="0"/><w:szCs w:val="24"/><w:lang w:val="es-CO" w:eastAsia="en-US" w:bidi="ar-SA"/></w:rPr><w:delText>Poner en uso el tablero con los comités</w:delText></w:r></w:del></w:p></w:tc><w:tc><w:tcPr><w:tcW w:w="1244" w:type="dxa"/><w:tcBorders></w:tcBorders><w:shd w:color="auto" w:fill="F7F7F7" w:val="clear"/></w:tcPr><w:p><w:pPr><w:pStyle w:val="Tabla9"/><w:widowControl/><w:jc w:val="left"/><w:rPr><w:kern w:val="0"/><w:szCs w:val="24"/><w:lang w:val="es-CO" w:eastAsia="en-US" w:bidi="ar-SA"/><w:del w:id="8921" w:author="Unknown Author" w:date="2026-10-30T04:17:53Z"></w:del></w:rPr></w:pPr><w:del w:id="8920" w:author="Unknown Author" w:date="2026-10-30T04:17:53Z"><w:r><w:rPr><w:kern w:val="0"/><w:szCs w:val="24"/><w:lang w:val="es-CO" w:eastAsia="en-US" w:bidi="ar-SA"/></w:rPr><w:delText>OE3</w:delText></w:r></w:del></w:p></w:tc><w:tc><w:tcPr><w:tcW w:w="1160" w:type="dxa"/><w:tcBorders></w:tcBorders><w:shd w:color="auto" w:fill="F7F7F7" w:val="clear"/></w:tcPr><w:p><w:pPr><w:pStyle w:val="Tabla9"/><w:widowControl/><w:jc w:val="left"/><w:rPr><w:kern w:val="0"/><w:szCs w:val="24"/><w:lang w:val="es-CO" w:eastAsia="en-US" w:bidi="ar-SA"/><w:del w:id="8923" w:author="Unknown Author" w:date="2026-10-30T04:17:53Z"></w:del></w:rPr></w:pPr><w:del w:id="8922" w:author="Unknown Author" w:date="2026-10-30T04:17:53Z"><w:r><w:rPr><w:kern w:val="0"/><w:szCs w:val="24"/><w:lang w:val="es-CO" w:eastAsia="en-US" w:bidi="ar-SA"/></w:rPr><w:delText>M12–M15</w:delText></w:r></w:del></w:p></w:tc><w:tc><w:tcPr><w:tcW w:w="2240" w:type="dxa"/><w:tcBorders></w:tcBorders><w:shd w:color="auto" w:fill="F7F7F7" w:val="clear"/></w:tcPr><w:p><w:pPr><w:pStyle w:val="Tabla9"/><w:widowControl/><w:jc w:val="left"/><w:rPr><w:kern w:val="0"/><w:szCs w:val="24"/><w:lang w:val="es-CO" w:eastAsia="en-US" w:bidi="ar-SA"/><w:del w:id="8925" w:author="Unknown Author" w:date="2026-10-30T04:17:53Z"></w:del></w:rPr></w:pPr><w:del w:id="8924" w:author="Unknown Author" w:date="2026-10-30T04:17:53Z"><w:r><w:rPr><w:kern w:val="0"/><w:szCs w:val="24"/><w:lang w:val="es-CO" w:eastAsia="en-US" w:bidi="ar-SA"/></w:rPr><w:delText>$ 295.824.138</w:delText></w:r></w:del></w:p></w:tc><w:tc><w:tcPr><w:tcW w:w="2074" w:type="dxa"/><w:tcBorders></w:tcBorders><w:shd w:color="auto" w:fill="F7F7F7" w:val="clear"/></w:tcPr><w:p><w:pPr><w:pStyle w:val="Tabla9"/><w:widowControl/><w:jc w:val="left"/><w:rPr><w:kern w:val="0"/><w:szCs w:val="24"/><w:lang w:val="es-CO" w:eastAsia="en-US" w:bidi="ar-SA"/><w:del w:id="8927" w:author="Unknown Author" w:date="2026-10-30T04:17:53Z"></w:del></w:rPr></w:pPr><w:del w:id="8926" w:author="Unknown Author" w:date="2026-10-30T04:17:53Z"><w:r><w:rPr><w:kern w:val="0"/><w:szCs w:val="24"/><w:lang w:val="es-CO" w:eastAsia="en-US" w:bidi="ar-SA"/></w:rPr><w:delText>$ 66.206.896</w:delText></w:r></w:del></w:p></w:tc></w:tr><w:tr><w:trPr><w:del w:id="8928" w:author="Unknown Author" w:date="2026-10-30T04:17:53Z"/><w:cantSplit w:val="true"/></w:trPr><w:tc><w:tcPr><w:tcW w:w="663" w:type="dxa"/><w:tcBorders></w:tcBorders></w:tcPr><w:p><w:pPr><w:pStyle w:val="Tabla9"/><w:widowControl/><w:jc w:val="left"/><w:rPr><w:kern w:val="0"/><w:szCs w:val="24"/><w:lang w:val="es-CO" w:eastAsia="en-US" w:bidi="ar-SA"/><w:del w:id="8930" w:author="Unknown Author" w:date="2026-10-30T04:17:53Z"></w:del></w:rPr></w:pPr><w:del w:id="8929" w:author="Unknown Author" w:date="2026-10-30T04:17:53Z"><w:r><w:rPr><w:kern w:val="0"/><w:szCs w:val="24"/><w:lang w:val="es-CO" w:eastAsia="en-US" w:bidi="ar-SA"/></w:rPr><w:delText>3.3</w:delText></w:r></w:del></w:p></w:tc><w:tc><w:tcPr><w:tcW w:w="2572" w:type="dxa"/><w:tcBorders></w:tcBorders></w:tcPr><w:p><w:pPr><w:pStyle w:val="Tabla9"/><w:widowControl/><w:jc w:val="left"/><w:rPr><w:kern w:val="0"/><w:szCs w:val="24"/><w:lang w:val="es-CO" w:eastAsia="en-US" w:bidi="ar-SA"/><w:del w:id="8932" w:author="Unknown Author" w:date="2026-10-30T04:17:53Z"></w:del></w:rPr></w:pPr><w:del w:id="8931" w:author="Unknown Author" w:date="2026-10-30T04:17:53Z"><w:r><w:rPr><w:kern w:val="0"/><w:szCs w:val="24"/><w:lang w:val="es-CO" w:eastAsia="en-US" w:bidi="ar-SA"/></w:rPr><w:delText>Formar custodios y firmar los convenios por tramo</w:delText></w:r></w:del></w:p></w:tc><w:tc><w:tcPr><w:tcW w:w="1244" w:type="dxa"/><w:tcBorders></w:tcBorders></w:tcPr><w:p><w:pPr><w:pStyle w:val="Tabla9"/><w:widowControl/><w:jc w:val="left"/><w:rPr><w:kern w:val="0"/><w:szCs w:val="24"/><w:lang w:val="es-CO" w:eastAsia="en-US" w:bidi="ar-SA"/><w:del w:id="8934" w:author="Unknown Author" w:date="2026-10-30T04:17:53Z"></w:del></w:rPr></w:pPr><w:del w:id="8933" w:author="Unknown Author" w:date="2026-10-30T04:17:53Z"><w:r><w:rPr><w:kern w:val="0"/><w:szCs w:val="24"/><w:lang w:val="es-CO" w:eastAsia="en-US" w:bidi="ar-SA"/></w:rPr><w:delText>OE3</w:delText></w:r></w:del></w:p></w:tc><w:tc><w:tcPr><w:tcW w:w="1160" w:type="dxa"/><w:tcBorders></w:tcBorders></w:tcPr><w:p><w:pPr><w:pStyle w:val="Tabla9"/><w:widowControl/><w:jc w:val="left"/><w:rPr><w:kern w:val="0"/><w:szCs w:val="24"/><w:lang w:val="es-CO" w:eastAsia="en-US" w:bidi="ar-SA"/><w:del w:id="8936" w:author="Unknown Author" w:date="2026-10-30T04:17:53Z"></w:del></w:rPr></w:pPr><w:del w:id="8935" w:author="Unknown Author" w:date="2026-10-30T04:17:53Z"><w:r><w:rPr><w:kern w:val="0"/><w:szCs w:val="24"/><w:lang w:val="es-CO" w:eastAsia="en-US" w:bidi="ar-SA"/></w:rPr><w:delText>M17–M20</w:delText></w:r></w:del></w:p></w:tc><w:tc><w:tcPr><w:tcW w:w="2240" w:type="dxa"/><w:tcBorders></w:tcBorders></w:tcPr><w:p><w:pPr><w:pStyle w:val="Tabla9"/><w:widowControl/><w:jc w:val="left"/><w:rPr><w:kern w:val="0"/><w:szCs w:val="24"/><w:lang w:val="es-CO" w:eastAsia="en-US" w:bidi="ar-SA"/><w:del w:id="8938" w:author="Unknown Author" w:date="2026-10-30T04:17:53Z"></w:del></w:rPr></w:pPr><w:del w:id="8937" w:author="Unknown Author" w:date="2026-10-30T04:17:53Z"><w:r><w:rPr><w:kern w:val="0"/><w:szCs w:val="24"/><w:lang w:val="es-CO" w:eastAsia="en-US" w:bidi="ar-SA"/></w:rPr><w:delText>$ 466.565.518</w:delText></w:r></w:del></w:p></w:tc><w:tc><w:tcPr><w:tcW w:w="2074" w:type="dxa"/><w:tcBorders></w:tcBorders></w:tcPr><w:p><w:pPr><w:pStyle w:val="Tabla9"/><w:widowControl/><w:jc w:val="left"/><w:rPr><w:kern w:val="0"/><w:szCs w:val="24"/><w:lang w:val="es-CO" w:eastAsia="en-US" w:bidi="ar-SA"/><w:del w:id="8940" w:author="Unknown Author" w:date="2026-10-30T04:17:53Z"></w:del></w:rPr></w:pPr><w:del w:id="8939" w:author="Unknown Author" w:date="2026-10-30T04:17:53Z"><w:r><w:rPr><w:kern w:val="0"/><w:szCs w:val="24"/><w:lang w:val="es-CO" w:eastAsia="en-US" w:bidi="ar-SA"/></w:rPr><w:delText>$ 88.275.862</w:delText></w:r></w:del></w:p></w:tc></w:tr><w:tr><w:trPr><w:del w:id="8941" w:author="Unknown Author" w:date="2026-10-30T04:17:53Z"/><w:cantSplit w:val="true"/></w:trPr><w:tc><w:tcPr><w:tcW w:w="663" w:type="dxa"/><w:tcBorders></w:tcBorders><w:shd w:color="auto" w:fill="F7F7F7" w:val="clear"/></w:tcPr><w:p><w:pPr><w:pStyle w:val="Tabla9"/><w:widowControl/><w:jc w:val="left"/><w:rPr><w:kern w:val="0"/><w:szCs w:val="24"/><w:lang w:val="es-CO" w:eastAsia="en-US" w:bidi="ar-SA"/><w:del w:id="8943" w:author="Unknown Author" w:date="2026-10-30T04:17:53Z"></w:del></w:rPr></w:pPr><w:del w:id="8942" w:author="Unknown Author" w:date="2026-10-30T04:17:53Z"><w:r><w:rPr><w:kern w:val="0"/><w:szCs w:val="24"/><w:lang w:val="es-CO" w:eastAsia="en-US" w:bidi="ar-SA"/></w:rPr><w:delText>3.4</w:delText></w:r></w:del></w:p></w:tc><w:tc><w:tcPr><w:tcW w:w="2572" w:type="dxa"/><w:tcBorders></w:tcBorders><w:shd w:color="auto" w:fill="F7F7F7" w:val="clear"/></w:tcPr><w:p><w:pPr><w:pStyle w:val="Tabla9"/><w:widowControl/><w:jc w:val="left"/><w:rPr><w:kern w:val="0"/><w:szCs w:val="24"/><w:lang w:val="es-CO" w:eastAsia="en-US" w:bidi="ar-SA"/><w:del w:id="8945" w:author="Unknown Author" w:date="2026-10-30T04:17:53Z"></w:del></w:rPr></w:pPr><w:del w:id="8944" w:author="Unknown Author" w:date="2026-10-30T04:17:53Z"><w:r><w:rPr><w:kern w:val="0"/><w:szCs w:val="24"/><w:lang w:val="es-CO" w:eastAsia="en-US" w:bidi="ar-SA"/></w:rPr><w:delText>Transferir, cerrar y evaluar</w:delText></w:r></w:del></w:p></w:tc><w:tc><w:tcPr><w:tcW w:w="1244" w:type="dxa"/><w:tcBorders></w:tcBorders><w:shd w:color="auto" w:fill="F7F7F7" w:val="clear"/></w:tcPr><w:p><w:pPr><w:pStyle w:val="Tabla9"/><w:widowControl/><w:jc w:val="left"/><w:rPr><w:kern w:val="0"/><w:szCs w:val="24"/><w:lang w:val="es-CO" w:eastAsia="en-US" w:bidi="ar-SA"/><w:del w:id="8947" w:author="Unknown Author" w:date="2026-10-30T04:17:53Z"></w:del></w:rPr></w:pPr><w:del w:id="8946" w:author="Unknown Author" w:date="2026-10-30T04:17:53Z"><w:r><w:rPr><w:kern w:val="0"/><w:szCs w:val="24"/><w:lang w:val="es-CO" w:eastAsia="en-US" w:bidi="ar-SA"/></w:rPr><w:delText>OE3</w:delText></w:r></w:del></w:p></w:tc><w:tc><w:tcPr><w:tcW w:w="1160" w:type="dxa"/><w:tcBorders></w:tcBorders><w:shd w:color="auto" w:fill="F7F7F7" w:val="clear"/></w:tcPr><w:p><w:pPr><w:pStyle w:val="Tabla9"/><w:widowControl/><w:jc w:val="left"/><w:rPr><w:kern w:val="0"/><w:szCs w:val="24"/><w:lang w:val="es-CO" w:eastAsia="en-US" w:bidi="ar-SA"/><w:del w:id="8949" w:author="Unknown Author" w:date="2026-10-30T04:17:53Z"></w:del></w:rPr></w:pPr><w:del w:id="8948" w:author="Unknown Author" w:date="2026-10-30T04:17:53Z"><w:r><w:rPr><w:kern w:val="0"/><w:szCs w:val="24"/><w:lang w:val="es-CO" w:eastAsia="en-US" w:bidi="ar-SA"/></w:rPr><w:delText>M23–M24</w:delText></w:r></w:del></w:p></w:tc><w:tc><w:tcPr><w:tcW w:w="2240" w:type="dxa"/><w:tcBorders></w:tcBorders><w:shd w:color="auto" w:fill="F7F7F7" w:val="clear"/></w:tcPr><w:p><w:pPr><w:pStyle w:val="Tabla9"/><w:widowControl/><w:jc w:val="left"/><w:rPr><w:kern w:val="0"/><w:szCs w:val="24"/><w:lang w:val="es-CO" w:eastAsia="en-US" w:bidi="ar-SA"/><w:del w:id="8951" w:author="Unknown Author" w:date="2026-10-30T04:17:53Z"></w:del></w:rPr></w:pPr><w:del w:id="8950" w:author="Unknown Author" w:date="2026-10-30T04:17:53Z"><w:r><w:rPr><w:kern w:val="0"/><w:szCs w:val="24"/><w:lang w:val="es-CO" w:eastAsia="en-US" w:bidi="ar-SA"/></w:rPr><w:delText>$ 287.862.068</w:delText></w:r></w:del></w:p></w:tc><w:tc><w:tcPr><w:tcW w:w="2074" w:type="dxa"/><w:tcBorders></w:tcBorders><w:shd w:color="auto" w:fill="F7F7F7" w:val="clear"/></w:tcPr><w:p><w:pPr><w:pStyle w:val="Tabla9"/><w:widowControl/><w:jc w:val="left"/><w:rPr><w:kern w:val="0"/><w:szCs w:val="24"/><w:lang w:val="es-CO" w:eastAsia="en-US" w:bidi="ar-SA"/><w:del w:id="8953" w:author="Unknown Author" w:date="2026-10-30T04:17:53Z"></w:del></w:rPr></w:pPr><w:del w:id="8952" w:author="Unknown Author" w:date="2026-10-30T04:17:53Z"><w:r><w:rPr><w:kern w:val="0"/><w:szCs w:val="24"/><w:lang w:val="es-CO" w:eastAsia="en-US" w:bidi="ar-SA"/></w:rPr><w:delText>$ 33.103.448</w:delText></w:r></w:del></w:p></w:tc></w:tr><w:tr><w:trPr><w:del w:id="8954" w:author="Unknown Author" w:date="2026-10-30T04:17:53Z"/><w:cantSplit w:val="true"/></w:trPr><w:tc><w:tcPr><w:tcW w:w="663" w:type="dxa"/><w:tcBorders></w:tcBorders></w:tcPr><w:p><w:pPr><w:pStyle w:val="Tabla9"/><w:widowControl/><w:jc w:val="left"/><w:rPr><w:kern w:val="0"/><w:szCs w:val="24"/><w:lang w:val="es-CO" w:eastAsia="en-US" w:bidi="ar-SA"/><w:del w:id="8956" w:author="Unknown Author" w:date="2026-10-30T04:17:53Z"></w:del></w:rPr></w:pPr><w:del w:id="8955" w:author="Unknown Author" w:date="2026-10-30T04:17:53Z"><w:r><w:rPr><w:kern w:val="0"/><w:szCs w:val="24"/><w:lang w:val="es-CO" w:eastAsia="en-US" w:bidi="ar-SA"/></w:rPr><w:delText>3.5</w:delText></w:r></w:del></w:p></w:tc><w:tc><w:tcPr><w:tcW w:w="2572" w:type="dxa"/><w:tcBorders></w:tcBorders></w:tcPr><w:p><w:pPr><w:pStyle w:val="Tabla9"/><w:widowControl/><w:jc w:val="left"/><w:rPr><w:kern w:val="0"/><w:szCs w:val="24"/><w:lang w:val="es-CO" w:eastAsia="en-US" w:bidi="ar-SA"/><w:del w:id="8958" w:author="Unknown Author" w:date="2026-10-30T04:17:53Z"></w:del></w:rPr></w:pPr><w:del w:id="8957" w:author="Unknown Author" w:date="2026-10-30T04:17:53Z"><w:r><w:rPr><w:kern w:val="0"/><w:szCs w:val="24"/><w:lang w:val="es-CO" w:eastAsia="en-US" w:bidi="ar-SA"/></w:rPr><w:delText>Adoptar el protocolo de evaluación previa de demolición y transferir el laboratorio</w:delText></w:r></w:del></w:p></w:tc><w:tc><w:tcPr><w:tcW w:w="1244" w:type="dxa"/><w:tcBorders></w:tcBorders></w:tcPr><w:p><w:pPr><w:pStyle w:val="Tabla9"/><w:widowControl/><w:jc w:val="left"/><w:rPr><w:kern w:val="0"/><w:szCs w:val="24"/><w:lang w:val="es-CO" w:eastAsia="en-US" w:bidi="ar-SA"/><w:del w:id="8960" w:author="Unknown Author" w:date="2026-10-30T04:17:53Z"></w:del></w:rPr></w:pPr><w:del w:id="8959" w:author="Unknown Author" w:date="2026-10-30T04:17:53Z"><w:r><w:rPr><w:kern w:val="0"/><w:szCs w:val="24"/><w:lang w:val="es-CO" w:eastAsia="en-US" w:bidi="ar-SA"/></w:rPr><w:delText>OE3</w:delText></w:r></w:del></w:p></w:tc><w:tc><w:tcPr><w:tcW w:w="1160" w:type="dxa"/><w:tcBorders></w:tcBorders></w:tcPr><w:p><w:pPr><w:pStyle w:val="Tabla9"/><w:widowControl/><w:jc w:val="left"/><w:rPr><w:kern w:val="0"/><w:szCs w:val="24"/><w:lang w:val="es-CO" w:eastAsia="en-US" w:bidi="ar-SA"/><w:del w:id="8962" w:author="Unknown Author" w:date="2026-10-30T04:17:53Z"></w:del></w:rPr></w:pPr><w:del w:id="8961" w:author="Unknown Author" w:date="2026-10-30T04:17:53Z"><w:r><w:rPr><w:kern w:val="0"/><w:szCs w:val="24"/><w:lang w:val="es-CO" w:eastAsia="en-US" w:bidi="ar-SA"/></w:rPr><w:delText>M21–M24</w:delText></w:r></w:del></w:p></w:tc><w:tc><w:tcPr><w:tcW w:w="2240" w:type="dxa"/><w:tcBorders></w:tcBorders></w:tcPr><w:p><w:pPr><w:pStyle w:val="Tabla9"/><w:widowControl/><w:jc w:val="left"/><w:rPr><w:kern w:val="0"/><w:szCs w:val="24"/><w:lang w:val="es-CO" w:eastAsia="en-US" w:bidi="ar-SA"/><w:del w:id="8964" w:author="Unknown Author" w:date="2026-10-30T04:17:53Z"></w:del></w:rPr></w:pPr><w:del w:id="8963" w:author="Unknown Author" w:date="2026-10-30T04:17:53Z"><w:r><w:rPr><w:kern w:val="0"/><w:szCs w:val="24"/><w:lang w:val="es-CO" w:eastAsia="en-US" w:bidi="ar-SA"/></w:rPr><w:delText>$ 147.000.000</w:delText></w:r></w:del></w:p></w:tc><w:tc><w:tcPr><w:tcW w:w="2074" w:type="dxa"/><w:tcBorders></w:tcBorders></w:tcPr><w:p><w:pPr><w:pStyle w:val="Tabla9"/><w:widowControl/><w:jc w:val="left"/><w:rPr><w:kern w:val="0"/><w:szCs w:val="24"/><w:lang w:val="es-CO" w:eastAsia="en-US" w:bidi="ar-SA"/><w:del w:id="8966" w:author="Unknown Author" w:date="2026-10-30T04:17:53Z"></w:del></w:rPr></w:pPr><w:del w:id="8965" w:author="Unknown Author" w:date="2026-10-30T04:17:53Z"><w:r><w:rPr><w:kern w:val="0"/><w:szCs w:val="24"/><w:lang w:val="es-CO" w:eastAsia="en-US" w:bidi="ar-SA"/></w:rPr><w:delText>$ 13.333.333</w:delText></w:r></w:del></w:p></w:tc></w:tr><w:tr><w:trPr><w:del w:id="8967" w:author="Unknown Author" w:date="2026-10-30T04:17:53Z"/><w:cantSplit w:val="true"/></w:trPr><w:tc><w:tcPr><w:tcW w:w="663" w:type="dxa"/><w:tcBorders></w:tcBorders><w:shd w:color="auto" w:fill="F7F7F7" w:val="clear"/></w:tcPr><w:p><w:pPr><w:pStyle w:val="Tabla9"/><w:widowControl/><w:jc w:val="left"/><w:rPr><w:kern w:val="0"/><w:szCs w:val="24"/><w:lang w:val="es-CO" w:eastAsia="en-US" w:bidi="ar-SA"/><w:del w:id="8969" w:author="Unknown Author" w:date="2026-10-30T04:17:53Z"></w:del></w:rPr></w:pPr><w:del w:id="8968" w:author="Unknown Author" w:date="2026-10-30T04:17:53Z"><w:r><w:rPr><w:kern w:val="0"/><w:szCs w:val="24"/><w:lang w:val="es-CO" w:eastAsia="en-US" w:bidi="ar-SA"/></w:rPr><w:delText>3.6</w:delText></w:r></w:del></w:p></w:tc><w:tc><w:tcPr><w:tcW w:w="2572" w:type="dxa"/><w:tcBorders></w:tcBorders><w:shd w:color="auto" w:fill="F7F7F7" w:val="clear"/></w:tcPr><w:p><w:pPr><w:pStyle w:val="Tabla9"/><w:widowControl/><w:jc w:val="left"/><w:rPr><w:kern w:val="0"/><w:szCs w:val="24"/><w:lang w:val="es-CO" w:eastAsia="en-US" w:bidi="ar-SA"/><w:del w:id="8971" w:author="Unknown Author" w:date="2026-10-30T04:17:53Z"></w:del></w:rPr></w:pPr><w:del w:id="8970" w:author="Unknown Author" w:date="2026-10-30T04:17:53Z"><w:r><w:rPr><w:kern w:val="0"/><w:szCs w:val="24"/><w:lang w:val="es-CO" w:eastAsia="en-US" w:bidi="ar-SA"/></w:rPr><w:delText>Administración y apoyo a la supervisión (objetivo específico 3)</w:delText></w:r></w:del></w:p></w:tc><w:tc><w:tcPr><w:tcW w:w="1244" w:type="dxa"/><w:tcBorders></w:tcBorders><w:shd w:color="auto" w:fill="F7F7F7" w:val="clear"/></w:tcPr><w:p><w:pPr><w:pStyle w:val="Tabla9"/><w:widowControl/><w:jc w:val="left"/><w:rPr><w:kern w:val="0"/><w:szCs w:val="24"/><w:lang w:val="es-CO" w:eastAsia="en-US" w:bidi="ar-SA"/><w:del w:id="8973" w:author="Unknown Author" w:date="2026-10-30T04:17:53Z"></w:del></w:rPr></w:pPr><w:del w:id="8972" w:author="Unknown Author" w:date="2026-10-30T04:17:53Z"><w:r><w:rPr><w:kern w:val="0"/><w:szCs w:val="24"/><w:lang w:val="es-CO" w:eastAsia="en-US" w:bidi="ar-SA"/></w:rPr><w:delText>OE3</w:delText></w:r></w:del></w:p></w:tc><w:tc><w:tcPr><w:tcW w:w="1160" w:type="dxa"/><w:tcBorders></w:tcBorders><w:shd w:color="auto" w:fill="F7F7F7" w:val="clear"/></w:tcPr><w:p><w:pPr><w:pStyle w:val="Tabla9"/><w:widowControl/><w:jc w:val="left"/><w:rPr><w:kern w:val="0"/><w:szCs w:val="24"/><w:lang w:val="es-CO" w:eastAsia="en-US" w:bidi="ar-SA"/><w:del w:id="8975" w:author="Unknown Author" w:date="2026-10-30T04:17:53Z"></w:del></w:rPr></w:pPr><w:del w:id="8974" w:author="Unknown Author" w:date="2026-10-30T04:17:53Z"><w:r><w:rPr><w:kern w:val="0"/><w:szCs w:val="24"/><w:lang w:val="es-CO" w:eastAsia="en-US" w:bidi="ar-SA"/></w:rPr><w:delText>M1–M24</w:delText></w:r></w:del></w:p></w:tc><w:tc><w:tcPr><w:tcW w:w="2240" w:type="dxa"/><w:tcBorders></w:tcBorders><w:shd w:color="auto" w:fill="F7F7F7" w:val="clear"/></w:tcPr><w:p><w:pPr><w:pStyle w:val="Tabla9"/><w:widowControl/><w:jc w:val="left"/><w:rPr><w:kern w:val="0"/><w:szCs w:val="24"/><w:lang w:val="es-CO" w:eastAsia="en-US" w:bidi="ar-SA"/><w:del w:id="8977" w:author="Unknown Author" w:date="2026-10-30T04:17:53Z"></w:del></w:rPr></w:pPr><w:del w:id="8976" w:author="Unknown Author" w:date="2026-10-30T04:17:53Z"><w:r><w:rPr><w:kern w:val="0"/><w:szCs w:val="24"/><w:lang w:val="es-CO" w:eastAsia="en-US" w:bidi="ar-SA"/></w:rPr><w:delText>$ 200.000.000</w:delText></w:r></w:del></w:p></w:tc><w:tc><w:tcPr><w:tcW w:w="2074" w:type="dxa"/><w:tcBorders></w:tcBorders><w:shd w:color="auto" w:fill="F7F7F7" w:val="clear"/></w:tcPr><w:p><w:pPr><w:pStyle w:val="Tabla9"/><w:widowControl/><w:jc w:val="left"/><w:rPr><w:kern w:val="0"/><w:szCs w:val="24"/><w:lang w:val="es-CO" w:eastAsia="en-US" w:bidi="ar-SA"/><w:del w:id="8979" w:author="Unknown Author" w:date="2026-10-30T04:17:53Z"></w:del></w:rPr></w:pPr><w:del w:id="8978" w:author="Unknown Author" w:date="2026-10-30T04:17:53Z"><w:r><w:rPr><w:kern w:val="0"/><w:szCs w:val="24"/><w:lang w:val="es-CO" w:eastAsia="en-US" w:bidi="ar-SA"/></w:rPr><w:delText>$ 116.666.667</w:delText></w:r></w:del></w:p></w:tc></w:tr><w:tr><w:trPr><w:del w:id="8980" w:author="Unknown Author" w:date="2026-10-30T04:17:53Z"/><w:cantSplit w:val="true"/></w:trPr><w:tc><w:tcPr><w:tcW w:w="663" w:type="dxa"/><w:tcBorders><w:bottom w:val="single" w:sz="12" w:space="0" w:color="2A3439"/></w:tcBorders></w:tcPr><w:p><w:pPr><w:pStyle w:val="Tabla9"/><w:keepNext w:val="true"/><w:widowControl/><w:rPr><w:kern w:val="0"/><w:szCs w:val="24"/><w:lang w:val="es-CO" w:eastAsia="en-US" w:bidi="ar-SA"/><w:del w:id="8982" w:author="Unknown Author" w:date="2026-10-30T04:17:53Z"></w:del></w:rPr></w:pPr><w:del w:id="8981" w:author="Unknown Author" w:date="2026-10-30T04:17:53Z"><w:r><w:rPr><w:kern w:val="0"/><w:szCs w:val="24"/><w:lang w:val="es-CO" w:eastAsia="en-US" w:bidi="ar-SA"/></w:rPr></w:r></w:del></w:p></w:tc><w:tc><w:tcPr><w:tcW w:w="2572" w:type="dxa"/><w:tcBorders><w:bottom w:val="single" w:sz="12" w:space="0" w:color="2A3439"/></w:tcBorders></w:tcPr><w:p><w:pPr><w:pStyle w:val="Tabla9"/><w:keepNext w:val="true"/><w:widowControl/><w:jc w:val="left"/><w:rPr><w:kern w:val="0"/><w:szCs w:val="24"/><w:lang w:val="es-CO" w:eastAsia="en-US" w:bidi="ar-SA"/><w:del w:id="8984" w:author="Unknown Author" w:date="2026-10-30T04:17:53Z"></w:del></w:rPr></w:pPr><w:del w:id="8983" w:author="Unknown Author" w:date="2026-10-30T04:17:53Z"><w:r><w:rPr><w:b/><w:bCs/><w:kern w:val="0"/><w:szCs w:val="24"/><w:lang w:val="es-CO" w:eastAsia="en-US" w:bidi="ar-SA"/></w:rPr><w:delText>Total</w:delText></w:r></w:del></w:p></w:tc><w:tc><w:tcPr><w:tcW w:w="1244" w:type="dxa"/><w:tcBorders><w:bottom w:val="single" w:sz="12" w:space="0" w:color="2A3439"/></w:tcBorders></w:tcPr><w:p><w:pPr><w:pStyle w:val="Tabla9"/><w:keepNext w:val="true"/><w:widowControl/><w:rPr><w:kern w:val="0"/><w:szCs w:val="24"/><w:lang w:val="es-CO" w:eastAsia="en-US" w:bidi="ar-SA"/><w:del w:id="8986" w:author="Unknown Author" w:date="2026-10-30T04:17:53Z"></w:del></w:rPr></w:pPr><w:del w:id="8985" w:author="Unknown Author" w:date="2026-10-30T04:17:53Z"><w:r><w:rPr><w:kern w:val="0"/><w:szCs w:val="24"/><w:lang w:val="es-CO" w:eastAsia="en-US" w:bidi="ar-SA"/></w:rPr></w:r></w:del></w:p></w:tc><w:tc><w:tcPr><w:tcW w:w="1160" w:type="dxa"/><w:tcBorders><w:bottom w:val="single" w:sz="12" w:space="0" w:color="2A3439"/></w:tcBorders></w:tcPr><w:p><w:pPr><w:pStyle w:val="Tabla9"/><w:keepNext w:val="true"/><w:widowControl/><w:rPr><w:kern w:val="0"/><w:szCs w:val="24"/><w:lang w:val="es-CO" w:eastAsia="en-US" w:bidi="ar-SA"/><w:del w:id="8988" w:author="Unknown Author" w:date="2026-10-30T04:17:53Z"></w:del></w:rPr></w:pPr><w:del w:id="8987" w:author="Unknown Author" w:date="2026-10-30T04:17:53Z"><w:r><w:rPr><w:kern w:val="0"/><w:szCs w:val="24"/><w:lang w:val="es-CO" w:eastAsia="en-US" w:bidi="ar-SA"/></w:rPr></w:r></w:del></w:p></w:tc><w:tc><w:tcPr><w:tcW w:w="2240" w:type="dxa"/><w:tcBorders><w:bottom w:val="single" w:sz="12" w:space="0" w:color="2A3439"/></w:tcBorders></w:tcPr><w:p><w:pPr><w:pStyle w:val="Tabla9"/><w:keepNext w:val="true"/><w:widowControl/><w:jc w:val="left"/><w:rPr><w:kern w:val="0"/><w:szCs w:val="24"/><w:lang w:val="es-CO" w:eastAsia="en-US" w:bidi="ar-SA"/><w:del w:id="8990" w:author="Unknown Author" w:date="2026-10-30T04:17:53Z"></w:del></w:rPr></w:pPr><w:del w:id="8989" w:author="Unknown Author" w:date="2026-10-30T04:17:53Z"><w:r><w:rPr><w:b/><w:bCs/><w:kern w:val="0"/><w:szCs w:val="24"/><w:lang w:val="es-CO" w:eastAsia="en-US" w:bidi="ar-SA"/></w:rPr><w:delText>$ 10.022.840.000</w:delText></w:r></w:del></w:p></w:tc><w:tc><w:tcPr><w:tcW w:w="2074" w:type="dxa"/><w:tcBorders><w:bottom w:val="single" w:sz="12" w:space="0" w:color="2A3439"/></w:tcBorders></w:tcPr><w:p><w:pPr><w:pStyle w:val="Tabla9"/><w:keepNext w:val="true"/><w:widowControl/><w:jc w:val="left"/><w:rPr><w:kern w:val="0"/><w:szCs w:val="24"/><w:lang w:val="es-CO" w:eastAsia="en-US" w:bidi="ar-SA"/><w:del w:id="8992" w:author="Unknown Author" w:date="2026-10-30T04:17:53Z"></w:del></w:rPr></w:pPr><w:del w:id="8991" w:author="Unknown Author" w:date="2026-10-30T04:17:53Z"><w:r><w:rPr><w:b/><w:bCs/><w:kern w:val="0"/><w:szCs w:val="24"/><w:lang w:val="es-CO" w:eastAsia="en-US" w:bidi="ar-SA"/></w:rPr><w:delText>$ 2.374.000.000</w:delText></w:r></w:del></w:p></w:tc></w:tr></w:tbl><w:p><w:pPr><w:pStyle w:val="TablaNota"/><w:rPr><w:del w:id="8995" w:author="Unknown Author" w:date="2026-10-30T04:17:53Z"></w:del></w:rPr></w:pPr><w:del w:id="8993" w:author="Unknown Author" w:date="2026-10-30T04:17:53Z"><w:r><w:rPr><w:i/><w:iCs/></w:rPr><w:delText>Nota.</w:delText></w:r></w:del><w:del w:id="8994" w:author="Unknown Author" w:date="2026-10-30T04:17:53Z"><w:r><w:rPr></w:rPr><w:delText xml:space="preserve"> Elaboración propia. Los personales se reparten por duración de las actividades y los demás rubros por la actividad que los consume; el periodo resulta de convertir las semanas del cronograma a meses de 52/12 semanas.</w:delText></w:r></w:del></w:p><w:p><w:pPr><w:pStyle w:val="BodyText"/><w:rPr></w:rPr></w:pPr><w:r><w:rPr></w:rPr><w:t xml:space="preserve">La Tabla 15.2 confirma que el valor de las 22 actividades coincide con el valor solicitado al SGR y con la contrapartida de la alianza. El objetivo específico </w:t></w:r><w:ins w:id="8996" w:author="Unknown Author" w:date="2026-10-30T04:17:53Z"><w:r><w:rPr></w:rPr><w:t>1</w:t></w:r></w:ins><w:del w:id="8997" w:author="Unknown Author" w:date="2026-10-30T04:17:53Z"><w:r><w:rPr></w:rPr><w:delText>2</w:delText></w:r></w:del><w:r><w:rPr></w:rPr><w:t xml:space="preserve"> concentra la mayor parte del valor solicitado. </w:t></w:r><w:ins w:id="8998" w:author="Unknown Author" w:date="2026-10-30T04:17:53Z"><w:r><w:rPr></w:rPr><w:t xml:space="preserve">El Anexo 3 asigna a la actividad 1.2 la </w:t></w:r></w:ins><w:del w:id="8999" w:author="Unknown Author" w:date="2026-10-30T04:17:53Z"><w:r><w:rPr></w:rPr><w:delText xml:space="preserve">Contiene la </w:delText></w:r></w:del><w:r><w:rPr></w:rPr><w:t xml:space="preserve">compra de los nodos, </w:t></w:r><w:ins w:id="9000" w:author="Unknown Author" w:date="2026-10-30T04:17:53Z"><w:r><w:rPr></w:rPr><w:t>del conjunto de referencia y del banco de calibración. El objetivo específico 2 reúne el talento de ingeniería</w:t></w:r></w:ins><w:del w:id="9001" w:author="Unknown Author" w:date="2026-10-30T04:17:53Z"><w:r><w:rPr></w:rPr><w:delText>los gateways</w:delText></w:r></w:del><w:r><w:rPr></w:rPr><w:t xml:space="preserve">, la plataforma y </w:t></w:r><w:ins w:id="9002" w:author="Unknown Author" w:date="2026-10-30T04:17:53Z"><w:r><w:rPr></w:rPr><w:t>el laboratorio de modelación</w:t></w:r></w:ins><w:del w:id="9003" w:author="Unknown Author" w:date="2026-10-30T04:17:53Z"><w:r><w:rPr></w:rPr><w:delText>los equipos del laboratorio</w:delText></w:r></w:del><w:r><w:rPr></w:rPr><w:t xml:space="preserve">. El objetivo específico 3 concentra el menor valor del SGR. Allí la contrapartida </w:t></w:r><w:ins w:id="9004" w:author="Unknown Author" w:date="2026-10-30T04:17:53Z"><w:r><w:rPr></w:rPr><w:t>de los municipios</w:t></w:r></w:ins><w:del w:id="9005" w:author="Unknown Author" w:date="2026-10-30T04:17:53Z"><w:r><w:rPr></w:rPr><w:delText>del municipio aliado</w:delText></w:r></w:del><w:r><w:rPr></w:rPr><w:t xml:space="preserve"> y de la </w:t></w:r><w:ins w:id="9006" w:author="Unknown Author" w:date="2026-10-30T04:17:53Z"><w:r><w:rPr></w:rPr><w:t>universidad</w:t></w:r></w:ins><w:del w:id="9007" w:author="Unknown Author" w:date="2026-10-30T04:17:53Z"><w:r><w:rPr></w:rPr><w:delText>entidad proponente</w:delText></w:r></w:del><w:r><w:rPr></w:rPr><w:t xml:space="preserve"> cubre una parte del uso institucional y de la custodia.</w:t></w:r></w:p><w:p><w:pPr><w:pStyle w:val="BodyText"/><w:rPr></w:rPr></w:pPr><w:r><w:rPr></w:rPr><w:t xml:space="preserve">El proyecto atiende la emergencia en </w:t></w:r><w:ins w:id="9008" w:author="Unknown Author" w:date="2026-10-30T04:17:53Z"><w:r><w:rPr></w:rPr><w:t>dos municipios</w:t></w:r></w:ins><w:del w:id="9009" w:author="Unknown Author" w:date="2026-10-30T04:17:53Z"><w:r><w:rPr></w:rPr><w:delText>los departamentos</w:delText></w:r></w:del><w:r><w:rPr></w:rPr><w:t xml:space="preserve"> afectados, y el presupuesto debe ser coherente con ellos. La Tabla 15.3 reparte el valor solicitado al SGR por rubro y </w:t></w:r><w:ins w:id="9010" w:author="Unknown Author" w:date="2026-10-30T04:17:53Z"><w:r><w:rPr></w:rPr><w:t xml:space="preserve">municipio. Solo se localizan las partidas cuya cantidad por municipio declara el Anexo 3. Las demás </w:t></w:r></w:ins><w:del w:id="9011" w:author="Unknown Author" w:date="2026-10-30T04:17:53Z"><w:r><w:rPr></w:rPr><w:delText xml:space="preserve">departamento. Los gastos de nodos, gateways, instalación, viajes, técnicos de campo y apropiación se asignan con claves explícitas, que la nota de la tabla indica. Los gastos transversales </w:delText></w:r></w:del><w:r><w:rPr></w:rPr><w:t xml:space="preserve">sirven a los </w:t></w:r><w:ins w:id="9012" w:author="Unknown Author" w:date="2026-10-30T04:17:53Z"><w:r><w:rPr></w:rPr><w:t>dos municipios</w:t></w:r></w:ins><w:del w:id="9013" w:author="Unknown Author" w:date="2026-10-30T04:17:53Z"><w:r><w:rPr></w:rPr><w:delText>tres departamentos</w:delText></w:r></w:del><w:r><w:rPr></w:rPr><w:t xml:space="preserve"> y no se reparten. La distribución territorial resulta de calcular, no de negociar, de modo que cada </w:t></w:r><w:ins w:id="9014" w:author="Unknown Author" w:date="2026-10-30T04:17:53Z"><w:r><w:rPr></w:rPr><w:t>municipio</w:t></w:r></w:ins><w:del w:id="9015" w:author="Unknown Author" w:date="2026-10-30T04:17:53Z"><w:r><w:rPr></w:rPr><w:delText>departamento</w:delText></w:r></w:del><w:r><w:rPr></w:rPr><w:t xml:space="preserve"> puede verificar qué parte del valor se ejecuta en su jurisdicción.</w:t></w:r></w:p><w:p><w:pPr><w:pStyle w:val="TablaRotulo"/><w:rPr></w:rPr></w:pPr><w:bookmarkStart w:id="173" w:name="rot_Tabla_15_3"/><w:r><w:rPr><w:b/><w:bCs/></w:rPr><w:t>Tabla 15.3</w:t></w:r><w:bookmarkEnd w:id="173"/></w:p><w:p><w:pPr><w:pStyle w:val="TablaTitulo"/><w:rPr></w:rPr></w:pPr><w:r><w:rPr><w:i/><w:iCs/></w:rPr><w:t xml:space="preserve">Valor solicitado al SGR por rubro y </w:t></w:r><w:ins w:id="9016" w:author="Unknown Author" w:date="2026-10-30T04:17:53Z"><w:r><w:rPr><w:i/><w:iCs/></w:rPr><w:t>municipio, según la localización que declara el Anexo 3</w:t></w:r></w:ins><w:del w:id="9017" w:author="Unknown Author" w:date="2026-10-30T04:17:53Z"><w:r><w:rPr><w:i/><w:iCs/></w:rPr><w:delText>departamento</w:delText></w:r></w:del></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156"/><w:gridCol w:w="1741"/><w:gridCol w:w="1742"/><w:gridCol w:w="2157"/><w:gridCol w:w="2158"/></w:tblGrid><w:tr><w:trPr><w:tblHeader w:val="true"/><w:ins w:id="9018" w:author="Unknown Author" w:date="2026-10-30T04:17:53Z"/><w:cantSplit w:val="true"/></w:trPr><w:tc><w:tcPr><w:tcW w:w="2156"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9020" w:author="Unknown Author" w:date="2026-10-30T04:17:53Z"></w:ins></w:rPr></w:pPr><w:ins w:id="9019" w:author="Unknown Author" w:date="2026-10-30T04:17:53Z"><w:r><w:rPr><w:b/><w:kern w:val="0"/><w:szCs w:val="24"/><w:lang w:val="es-CO" w:eastAsia="en-US" w:bidi="ar-SA"/></w:rPr><w:t>Rubro</w:t></w:r></w:ins></w:p></w:tc><w:tc><w:tcPr><w:tcW w:w="174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9022" w:author="Unknown Author" w:date="2026-10-30T04:17:53Z"></w:ins></w:rPr></w:pPr><w:ins w:id="9021" w:author="Unknown Author" w:date="2026-10-30T04:17:53Z"><w:r><w:rPr><w:b/><w:kern w:val="0"/><w:szCs w:val="24"/><w:lang w:val="es-CO" w:eastAsia="en-US" w:bidi="ar-SA"/></w:rPr><w:t>Manizales (Caldas)</w:t></w:r></w:ins></w:p></w:tc><w:tc><w:tcPr><w:tcW w:w="174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9024" w:author="Unknown Author" w:date="2026-10-30T04:17:53Z"></w:ins></w:rPr></w:pPr><w:ins w:id="9023" w:author="Unknown Author" w:date="2026-10-30T04:17:53Z"><w:r><w:rPr><w:b/><w:kern w:val="0"/><w:szCs w:val="24"/><w:lang w:val="es-CO" w:eastAsia="en-US" w:bidi="ar-SA"/></w:rPr><w:t>Calarcá (Quindío)</w:t></w:r></w:ins></w:p></w:tc><w:tc><w:tcPr><w:tcW w:w="215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9026" w:author="Unknown Author" w:date="2026-10-30T04:17:53Z"></w:ins></w:rPr></w:pPr><w:ins w:id="9025" w:author="Unknown Author" w:date="2026-10-30T04:17:53Z"><w:r><w:rPr><w:b/><w:kern w:val="0"/><w:szCs w:val="24"/><w:lang w:val="es-CO" w:eastAsia="en-US" w:bidi="ar-SA"/></w:rPr><w:t>Común a los dos municipios</w:t></w:r></w:ins></w:p></w:tc><w:tc><w:tcPr><w:tcW w:w="215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9028" w:author="Unknown Author" w:date="2026-10-30T04:17:53Z"></w:ins></w:rPr></w:pPr><w:ins w:id="9027" w:author="Unknown Author" w:date="2026-10-30T04:17:53Z"><w:r><w:rPr><w:b/><w:kern w:val="0"/><w:szCs w:val="24"/><w:lang w:val="es-CO" w:eastAsia="en-US" w:bidi="ar-SA"/></w:rPr><w:t>Total</w:t></w:r></w:ins></w:p></w:tc></w:tr><w:tr><w:trPr><w:ins w:id="9029" w:author="Unknown Author" w:date="2026-10-30T04:17:53Z"/><w:cantSplit w:val="true"/></w:trPr><w:tc><w:tcPr><w:tcW w:w="2156" w:type="dxa"/><w:tcBorders></w:tcBorders></w:tcPr><w:p><w:pPr><w:pStyle w:val="Tabla9"/><w:widowControl/><w:jc w:val="left"/><w:rPr><w:kern w:val="0"/><w:szCs w:val="24"/><w:lang w:val="es-CO" w:eastAsia="en-US" w:bidi="ar-SA"/><w:ins w:id="9031" w:author="Unknown Author" w:date="2026-10-30T04:17:53Z"></w:ins></w:rPr></w:pPr><w:ins w:id="9030" w:author="Unknown Author" w:date="2026-10-30T04:17:53Z"><w:r><w:rPr><w:kern w:val="0"/><w:szCs w:val="24"/><w:lang w:val="es-CO" w:eastAsia="en-US" w:bidi="ar-SA"/></w:rPr><w:t>Talento Humano</w:t></w:r></w:ins></w:p></w:tc><w:tc><w:tcPr><w:tcW w:w="1741" w:type="dxa"/><w:tcBorders></w:tcBorders></w:tcPr><w:p><w:pPr><w:pStyle w:val="Tabla9"/><w:widowControl/><w:jc w:val="left"/><w:rPr><w:kern w:val="0"/><w:szCs w:val="24"/><w:lang w:val="es-CO" w:eastAsia="en-US" w:bidi="ar-SA"/><w:ins w:id="9033" w:author="Unknown Author" w:date="2026-10-30T04:17:53Z"></w:ins></w:rPr></w:pPr><w:ins w:id="9032" w:author="Unknown Author" w:date="2026-10-30T04:17:53Z"><w:r><w:rPr><w:kern w:val="0"/><w:szCs w:val="24"/><w:lang w:val="es-CO" w:eastAsia="en-US" w:bidi="ar-SA"/></w:rPr><w:t>$ 323.199.591</w:t></w:r></w:ins></w:p></w:tc><w:tc><w:tcPr><w:tcW w:w="1742" w:type="dxa"/><w:tcBorders></w:tcBorders></w:tcPr><w:p><w:pPr><w:pStyle w:val="Tabla9"/><w:widowControl/><w:jc w:val="left"/><w:rPr><w:kern w:val="0"/><w:szCs w:val="24"/><w:lang w:val="es-CO" w:eastAsia="en-US" w:bidi="ar-SA"/><w:ins w:id="9035" w:author="Unknown Author" w:date="2026-10-30T04:17:53Z"></w:ins></w:rPr></w:pPr><w:ins w:id="9034" w:author="Unknown Author" w:date="2026-10-30T04:17:53Z"><w:r><w:rPr><w:kern w:val="0"/><w:szCs w:val="24"/><w:lang w:val="es-CO" w:eastAsia="en-US" w:bidi="ar-SA"/></w:rPr><w:t>$ 323.199.591</w:t></w:r></w:ins></w:p></w:tc><w:tc><w:tcPr><w:tcW w:w="2157" w:type="dxa"/><w:tcBorders></w:tcBorders></w:tcPr><w:p><w:pPr><w:pStyle w:val="Tabla9"/><w:widowControl/><w:jc w:val="left"/><w:rPr><w:kern w:val="0"/><w:szCs w:val="24"/><w:lang w:val="es-CO" w:eastAsia="en-US" w:bidi="ar-SA"/><w:ins w:id="9037" w:author="Unknown Author" w:date="2026-10-30T04:17:53Z"></w:ins></w:rPr></w:pPr><w:ins w:id="9036" w:author="Unknown Author" w:date="2026-10-30T04:17:53Z"><w:r><w:rPr><w:kern w:val="0"/><w:szCs w:val="24"/><w:lang w:val="es-CO" w:eastAsia="en-US" w:bidi="ar-SA"/></w:rPr><w:t>$ 4.610.116.448</w:t></w:r></w:ins></w:p></w:tc><w:tc><w:tcPr><w:tcW w:w="2158" w:type="dxa"/><w:tcBorders></w:tcBorders></w:tcPr><w:p><w:pPr><w:pStyle w:val="Tabla9"/><w:widowControl/><w:jc w:val="left"/><w:rPr><w:kern w:val="0"/><w:szCs w:val="24"/><w:lang w:val="es-CO" w:eastAsia="en-US" w:bidi="ar-SA"/><w:ins w:id="9039" w:author="Unknown Author" w:date="2026-10-30T04:17:53Z"></w:ins></w:rPr></w:pPr><w:ins w:id="9038" w:author="Unknown Author" w:date="2026-10-30T04:17:53Z"><w:r><w:rPr><w:kern w:val="0"/><w:szCs w:val="24"/><w:lang w:val="es-CO" w:eastAsia="en-US" w:bidi="ar-SA"/></w:rPr><w:t>$ 5.256.515.630</w:t></w:r></w:ins></w:p></w:tc></w:tr><w:tr><w:trPr><w:ins w:id="9040" w:author="Unknown Author" w:date="2026-10-30T04:17:53Z"/><w:cantSplit w:val="true"/></w:trPr><w:tc><w:tcPr><w:tcW w:w="2156" w:type="dxa"/><w:tcBorders></w:tcBorders><w:shd w:color="auto" w:fill="F7F7F7" w:val="clear"/></w:tcPr><w:p><w:pPr><w:pStyle w:val="Tabla9"/><w:widowControl/><w:jc w:val="left"/><w:rPr><w:kern w:val="0"/><w:szCs w:val="24"/><w:lang w:val="es-CO" w:eastAsia="en-US" w:bidi="ar-SA"/><w:ins w:id="9042" w:author="Unknown Author" w:date="2026-10-30T04:17:53Z"></w:ins></w:rPr></w:pPr><w:ins w:id="9041" w:author="Unknown Author" w:date="2026-10-30T04:17:53Z"><w:r><w:rPr><w:kern w:val="0"/><w:szCs w:val="24"/><w:lang w:val="es-CO" w:eastAsia="en-US" w:bidi="ar-SA"/></w:rPr><w:t>Equipos y software</w:t></w:r></w:ins></w:p></w:tc><w:tc><w:tcPr><w:tcW w:w="1741" w:type="dxa"/><w:tcBorders></w:tcBorders><w:shd w:color="auto" w:fill="F7F7F7" w:val="clear"/></w:tcPr><w:p><w:pPr><w:pStyle w:val="Tabla9"/><w:widowControl/><w:jc w:val="left"/><w:rPr><w:kern w:val="0"/><w:szCs w:val="24"/><w:lang w:val="es-CO" w:eastAsia="en-US" w:bidi="ar-SA"/><w:ins w:id="9044" w:author="Unknown Author" w:date="2026-10-30T04:17:53Z"></w:ins></w:rPr></w:pPr><w:ins w:id="9043" w:author="Unknown Author" w:date="2026-10-30T04:17:53Z"><w:r><w:rPr><w:kern w:val="0"/><w:szCs w:val="24"/><w:lang w:val="es-CO" w:eastAsia="en-US" w:bidi="ar-SA"/></w:rPr><w:t>$ 32.000.000</w:t></w:r></w:ins></w:p></w:tc><w:tc><w:tcPr><w:tcW w:w="1742" w:type="dxa"/><w:tcBorders></w:tcBorders><w:shd w:color="auto" w:fill="F7F7F7" w:val="clear"/></w:tcPr><w:p><w:pPr><w:pStyle w:val="Tabla9"/><w:widowControl/><w:jc w:val="left"/><w:rPr><w:kern w:val="0"/><w:szCs w:val="24"/><w:lang w:val="es-CO" w:eastAsia="en-US" w:bidi="ar-SA"/><w:ins w:id="9046" w:author="Unknown Author" w:date="2026-10-30T04:17:53Z"></w:ins></w:rPr></w:pPr><w:ins w:id="9045" w:author="Unknown Author" w:date="2026-10-30T04:17:53Z"><w:r><w:rPr><w:kern w:val="0"/><w:szCs w:val="24"/><w:lang w:val="es-CO" w:eastAsia="en-US" w:bidi="ar-SA"/></w:rPr><w:t>$ 32.000.000</w:t></w:r></w:ins></w:p></w:tc><w:tc><w:tcPr><w:tcW w:w="2157" w:type="dxa"/><w:tcBorders></w:tcBorders><w:shd w:color="auto" w:fill="F7F7F7" w:val="clear"/></w:tcPr><w:p><w:pPr><w:pStyle w:val="Tabla9"/><w:widowControl/><w:jc w:val="left"/><w:rPr><w:kern w:val="0"/><w:szCs w:val="24"/><w:lang w:val="es-CO" w:eastAsia="en-US" w:bidi="ar-SA"/><w:ins w:id="9048" w:author="Unknown Author" w:date="2026-10-30T04:17:53Z"></w:ins></w:rPr></w:pPr><w:ins w:id="9047" w:author="Unknown Author" w:date="2026-10-30T04:17:53Z"><w:r><w:rPr><w:kern w:val="0"/><w:szCs w:val="24"/><w:lang w:val="es-CO" w:eastAsia="en-US" w:bidi="ar-SA"/></w:rPr><w:t>$ 5.400.885.709</w:t></w:r></w:ins></w:p></w:tc><w:tc><w:tcPr><w:tcW w:w="2158" w:type="dxa"/><w:tcBorders></w:tcBorders><w:shd w:color="auto" w:fill="F7F7F7" w:val="clear"/></w:tcPr><w:p><w:pPr><w:pStyle w:val="Tabla9"/><w:widowControl/><w:jc w:val="left"/><w:rPr><w:kern w:val="0"/><w:szCs w:val="24"/><w:lang w:val="es-CO" w:eastAsia="en-US" w:bidi="ar-SA"/><w:ins w:id="9050" w:author="Unknown Author" w:date="2026-10-30T04:17:53Z"></w:ins></w:rPr></w:pPr><w:ins w:id="9049" w:author="Unknown Author" w:date="2026-10-30T04:17:53Z"><w:r><w:rPr><w:kern w:val="0"/><w:szCs w:val="24"/><w:lang w:val="es-CO" w:eastAsia="en-US" w:bidi="ar-SA"/></w:rPr><w:t>$ 5.464.885.709</w:t></w:r></w:ins></w:p></w:tc></w:tr><w:tr><w:trPr><w:ins w:id="9051" w:author="Unknown Author" w:date="2026-10-30T04:17:53Z"/><w:cantSplit w:val="true"/></w:trPr><w:tc><w:tcPr><w:tcW w:w="2156" w:type="dxa"/><w:tcBorders></w:tcBorders></w:tcPr><w:p><w:pPr><w:pStyle w:val="Tabla9"/><w:widowControl/><w:jc w:val="left"/><w:rPr><w:kern w:val="0"/><w:szCs w:val="24"/><w:lang w:val="es-CO" w:eastAsia="en-US" w:bidi="ar-SA"/><w:ins w:id="9053" w:author="Unknown Author" w:date="2026-10-30T04:17:53Z"></w:ins></w:rPr></w:pPr><w:ins w:id="9052" w:author="Unknown Author" w:date="2026-10-30T04:17:53Z"><w:r><w:rPr><w:kern w:val="0"/><w:szCs w:val="24"/><w:lang w:val="es-CO" w:eastAsia="en-US" w:bidi="ar-SA"/></w:rPr><w:t>Capacitación y eventos</w:t></w:r></w:ins></w:p></w:tc><w:tc><w:tcPr><w:tcW w:w="1741" w:type="dxa"/><w:tcBorders></w:tcBorders></w:tcPr><w:p><w:pPr><w:pStyle w:val="Tabla9"/><w:widowControl/><w:jc w:val="left"/><w:rPr><w:kern w:val="0"/><w:szCs w:val="24"/><w:lang w:val="es-CO" w:eastAsia="en-US" w:bidi="ar-SA"/><w:ins w:id="9055" w:author="Unknown Author" w:date="2026-10-30T04:17:53Z"></w:ins></w:rPr></w:pPr><w:ins w:id="9054" w:author="Unknown Author" w:date="2026-10-30T04:17:53Z"><w:r><w:rPr><w:kern w:val="0"/><w:szCs w:val="24"/><w:lang w:val="es-CO" w:eastAsia="en-US" w:bidi="ar-SA"/></w:rPr><w:t>$ 24.000.000</w:t></w:r></w:ins></w:p></w:tc><w:tc><w:tcPr><w:tcW w:w="1742" w:type="dxa"/><w:tcBorders></w:tcBorders></w:tcPr><w:p><w:pPr><w:pStyle w:val="Tabla9"/><w:widowControl/><w:jc w:val="left"/><w:rPr><w:kern w:val="0"/><w:szCs w:val="24"/><w:lang w:val="es-CO" w:eastAsia="en-US" w:bidi="ar-SA"/><w:ins w:id="9057" w:author="Unknown Author" w:date="2026-10-30T04:17:53Z"></w:ins></w:rPr></w:pPr><w:ins w:id="9056" w:author="Unknown Author" w:date="2026-10-30T04:17:53Z"><w:r><w:rPr><w:kern w:val="0"/><w:szCs w:val="24"/><w:lang w:val="es-CO" w:eastAsia="en-US" w:bidi="ar-SA"/></w:rPr><w:t>$ 24.000.000</w:t></w:r></w:ins></w:p></w:tc><w:tc><w:tcPr><w:tcW w:w="2157" w:type="dxa"/><w:tcBorders></w:tcBorders></w:tcPr><w:p><w:pPr><w:pStyle w:val="Tabla9"/><w:widowControl/><w:jc w:val="left"/><w:rPr><w:kern w:val="0"/><w:szCs w:val="24"/><w:lang w:val="es-CO" w:eastAsia="en-US" w:bidi="ar-SA"/><w:ins w:id="9059" w:author="Unknown Author" w:date="2026-10-30T04:17:53Z"></w:ins></w:rPr></w:pPr><w:ins w:id="9058" w:author="Unknown Author" w:date="2026-10-30T04:17:53Z"><w:r><w:rPr><w:kern w:val="0"/><w:szCs w:val="24"/><w:lang w:val="es-CO" w:eastAsia="en-US" w:bidi="ar-SA"/></w:rPr><w:t>$ 252.000.000</w:t></w:r></w:ins></w:p></w:tc><w:tc><w:tcPr><w:tcW w:w="2158" w:type="dxa"/><w:tcBorders></w:tcBorders></w:tcPr><w:p><w:pPr><w:pStyle w:val="Tabla9"/><w:widowControl/><w:jc w:val="left"/><w:rPr><w:kern w:val="0"/><w:szCs w:val="24"/><w:lang w:val="es-CO" w:eastAsia="en-US" w:bidi="ar-SA"/><w:ins w:id="9061" w:author="Unknown Author" w:date="2026-10-30T04:17:53Z"></w:ins></w:rPr></w:pPr><w:ins w:id="9060" w:author="Unknown Author" w:date="2026-10-30T04:17:53Z"><w:r><w:rPr><w:kern w:val="0"/><w:szCs w:val="24"/><w:lang w:val="es-CO" w:eastAsia="en-US" w:bidi="ar-SA"/></w:rPr><w:t>$ 300.000.000</w:t></w:r></w:ins></w:p></w:tc></w:tr><w:tr><w:trPr><w:ins w:id="9062" w:author="Unknown Author" w:date="2026-10-30T04:17:53Z"/><w:cantSplit w:val="true"/></w:trPr><w:tc><w:tcPr><w:tcW w:w="2156" w:type="dxa"/><w:tcBorders></w:tcBorders><w:shd w:color="auto" w:fill="F7F7F7" w:val="clear"/></w:tcPr><w:p><w:pPr><w:pStyle w:val="Tabla9"/><w:widowControl/><w:jc w:val="left"/><w:rPr><w:kern w:val="0"/><w:szCs w:val="24"/><w:lang w:val="es-CO" w:eastAsia="en-US" w:bidi="ar-SA"/><w:ins w:id="9064" w:author="Unknown Author" w:date="2026-10-30T04:17:53Z"></w:ins></w:rPr></w:pPr><w:ins w:id="9063" w:author="Unknown Author" w:date="2026-10-30T04:17:53Z"><w:r><w:rPr><w:kern w:val="0"/><w:szCs w:val="24"/><w:lang w:val="es-CO" w:eastAsia="en-US" w:bidi="ar-SA"/></w:rPr><w:t>Servicios tecnológicos y pruebas</w:t></w:r></w:ins></w:p></w:tc><w:tc><w:tcPr><w:tcW w:w="1741" w:type="dxa"/><w:tcBorders></w:tcBorders><w:shd w:color="auto" w:fill="F7F7F7" w:val="clear"/></w:tcPr><w:p><w:pPr><w:pStyle w:val="Tabla9"/><w:widowControl/><w:jc w:val="left"/><w:rPr><w:kern w:val="0"/><w:szCs w:val="24"/><w:lang w:val="es-CO" w:eastAsia="en-US" w:bidi="ar-SA"/><w:ins w:id="9066" w:author="Unknown Author" w:date="2026-10-30T04:17:53Z"></w:ins></w:rPr></w:pPr><w:ins w:id="9065" w:author="Unknown Author" w:date="2026-10-30T04:17:53Z"><w:r><w:rPr><w:kern w:val="0"/><w:szCs w:val="24"/><w:lang w:val="es-CO" w:eastAsia="en-US" w:bidi="ar-SA"/></w:rPr><w:t>$ 20.000.000</w:t></w:r></w:ins></w:p></w:tc><w:tc><w:tcPr><w:tcW w:w="1742" w:type="dxa"/><w:tcBorders></w:tcBorders><w:shd w:color="auto" w:fill="F7F7F7" w:val="clear"/></w:tcPr><w:p><w:pPr><w:pStyle w:val="Tabla9"/><w:widowControl/><w:jc w:val="left"/><w:rPr><w:kern w:val="0"/><w:szCs w:val="24"/><w:lang w:val="es-CO" w:eastAsia="en-US" w:bidi="ar-SA"/><w:ins w:id="9068" w:author="Unknown Author" w:date="2026-10-30T04:17:53Z"></w:ins></w:rPr></w:pPr><w:ins w:id="9067" w:author="Unknown Author" w:date="2026-10-30T04:17:53Z"><w:r><w:rPr><w:kern w:val="0"/><w:szCs w:val="24"/><w:lang w:val="es-CO" w:eastAsia="en-US" w:bidi="ar-SA"/></w:rPr><w:t>$ 20.000.000</w:t></w:r></w:ins></w:p></w:tc><w:tc><w:tcPr><w:tcW w:w="2157" w:type="dxa"/><w:tcBorders></w:tcBorders><w:shd w:color="auto" w:fill="F7F7F7" w:val="clear"/></w:tcPr><w:p><w:pPr><w:pStyle w:val="Tabla9"/><w:widowControl/><w:jc w:val="left"/><w:rPr><w:kern w:val="0"/><w:szCs w:val="24"/><w:lang w:val="es-CO" w:eastAsia="en-US" w:bidi="ar-SA"/><w:ins w:id="9070" w:author="Unknown Author" w:date="2026-10-30T04:17:53Z"></w:ins></w:rPr></w:pPr><w:ins w:id="9069" w:author="Unknown Author" w:date="2026-10-30T04:17:53Z"><w:r><w:rPr><w:kern w:val="0"/><w:szCs w:val="24"/><w:lang w:val="es-CO" w:eastAsia="en-US" w:bidi="ar-SA"/></w:rPr><w:t>$ 1.356.651.250</w:t></w:r></w:ins></w:p></w:tc><w:tc><w:tcPr><w:tcW w:w="2158" w:type="dxa"/><w:tcBorders></w:tcBorders><w:shd w:color="auto" w:fill="F7F7F7" w:val="clear"/></w:tcPr><w:p><w:pPr><w:pStyle w:val="Tabla9"/><w:widowControl/><w:jc w:val="left"/><w:rPr><w:kern w:val="0"/><w:szCs w:val="24"/><w:lang w:val="es-CO" w:eastAsia="en-US" w:bidi="ar-SA"/><w:ins w:id="9072" w:author="Unknown Author" w:date="2026-10-30T04:17:53Z"></w:ins></w:rPr></w:pPr><w:ins w:id="9071" w:author="Unknown Author" w:date="2026-10-30T04:17:53Z"><w:r><w:rPr><w:kern w:val="0"/><w:szCs w:val="24"/><w:lang w:val="es-CO" w:eastAsia="en-US" w:bidi="ar-SA"/></w:rPr><w:t>$ 1.396.651.250</w:t></w:r></w:ins></w:p></w:tc></w:tr><w:tr><w:trPr><w:ins w:id="9073" w:author="Unknown Author" w:date="2026-10-30T04:17:53Z"/><w:cantSplit w:val="true"/></w:trPr><w:tc><w:tcPr><w:tcW w:w="2156" w:type="dxa"/><w:tcBorders></w:tcBorders></w:tcPr><w:p><w:pPr><w:pStyle w:val="Tabla9"/><w:widowControl/><w:jc w:val="left"/><w:rPr><w:kern w:val="0"/><w:szCs w:val="24"/><w:lang w:val="es-CO" w:eastAsia="en-US" w:bidi="ar-SA"/><w:ins w:id="9075" w:author="Unknown Author" w:date="2026-10-30T04:17:53Z"></w:ins></w:rPr></w:pPr><w:ins w:id="9074" w:author="Unknown Author" w:date="2026-10-30T04:17:53Z"><w:r><w:rPr><w:kern w:val="0"/><w:szCs w:val="24"/><w:lang w:val="es-CO" w:eastAsia="en-US" w:bidi="ar-SA"/></w:rPr><w:t>Materiales, insumos y documentación</w:t></w:r></w:ins></w:p></w:tc><w:tc><w:tcPr><w:tcW w:w="1741" w:type="dxa"/><w:tcBorders></w:tcBorders></w:tcPr><w:p><w:pPr><w:pStyle w:val="Tabla9"/><w:widowControl/><w:jc w:val="left"/><w:rPr><w:kern w:val="0"/><w:szCs w:val="24"/><w:lang w:val="es-CO" w:eastAsia="en-US" w:bidi="ar-SA"/><w:ins w:id="9077" w:author="Unknown Author" w:date="2026-10-30T04:17:53Z"></w:ins></w:rPr></w:pPr><w:ins w:id="9076" w:author="Unknown Author" w:date="2026-10-30T04:17:53Z"><w:r><w:rPr><w:kern w:val="0"/><w:szCs w:val="24"/><w:lang w:val="es-CO" w:eastAsia="en-US" w:bidi="ar-SA"/></w:rPr><w:t>$ 0</w:t></w:r></w:ins></w:p></w:tc><w:tc><w:tcPr><w:tcW w:w="1742" w:type="dxa"/><w:tcBorders></w:tcBorders></w:tcPr><w:p><w:pPr><w:pStyle w:val="Tabla9"/><w:widowControl/><w:jc w:val="left"/><w:rPr><w:kern w:val="0"/><w:szCs w:val="24"/><w:lang w:val="es-CO" w:eastAsia="en-US" w:bidi="ar-SA"/><w:ins w:id="9079" w:author="Unknown Author" w:date="2026-10-30T04:17:53Z"></w:ins></w:rPr></w:pPr><w:ins w:id="9078" w:author="Unknown Author" w:date="2026-10-30T04:17:53Z"><w:r><w:rPr><w:kern w:val="0"/><w:szCs w:val="24"/><w:lang w:val="es-CO" w:eastAsia="en-US" w:bidi="ar-SA"/></w:rPr><w:t>$ 0</w:t></w:r></w:ins></w:p></w:tc><w:tc><w:tcPr><w:tcW w:w="2157" w:type="dxa"/><w:tcBorders></w:tcBorders></w:tcPr><w:p><w:pPr><w:pStyle w:val="Tabla9"/><w:widowControl/><w:jc w:val="left"/><w:rPr><w:kern w:val="0"/><w:szCs w:val="24"/><w:lang w:val="es-CO" w:eastAsia="en-US" w:bidi="ar-SA"/><w:ins w:id="9081" w:author="Unknown Author" w:date="2026-10-30T04:17:53Z"></w:ins></w:rPr></w:pPr><w:ins w:id="9080" w:author="Unknown Author" w:date="2026-10-30T04:17:53Z"><w:r><w:rPr><w:kern w:val="0"/><w:szCs w:val="24"/><w:lang w:val="es-CO" w:eastAsia="en-US" w:bidi="ar-SA"/></w:rPr><w:t>$ 255.154.480</w:t></w:r></w:ins></w:p></w:tc><w:tc><w:tcPr><w:tcW w:w="2158" w:type="dxa"/><w:tcBorders></w:tcBorders></w:tcPr><w:p><w:pPr><w:pStyle w:val="Tabla9"/><w:widowControl/><w:jc w:val="left"/><w:rPr><w:kern w:val="0"/><w:szCs w:val="24"/><w:lang w:val="es-CO" w:eastAsia="en-US" w:bidi="ar-SA"/><w:ins w:id="9083" w:author="Unknown Author" w:date="2026-10-30T04:17:53Z"></w:ins></w:rPr></w:pPr><w:ins w:id="9082" w:author="Unknown Author" w:date="2026-10-30T04:17:53Z"><w:r><w:rPr><w:kern w:val="0"/><w:szCs w:val="24"/><w:lang w:val="es-CO" w:eastAsia="en-US" w:bidi="ar-SA"/></w:rPr><w:t>$ 255.154.480</w:t></w:r></w:ins></w:p></w:tc></w:tr><w:tr><w:trPr><w:ins w:id="9084" w:author="Unknown Author" w:date="2026-10-30T04:17:53Z"/><w:cantSplit w:val="true"/></w:trPr><w:tc><w:tcPr><w:tcW w:w="2156" w:type="dxa"/><w:tcBorders></w:tcBorders><w:shd w:color="auto" w:fill="F7F7F7" w:val="clear"/></w:tcPr><w:p><w:pPr><w:pStyle w:val="Tabla9"/><w:widowControl/><w:jc w:val="left"/><w:rPr><w:kern w:val="0"/><w:szCs w:val="24"/><w:lang w:val="es-CO" w:eastAsia="en-US" w:bidi="ar-SA"/><w:ins w:id="9086" w:author="Unknown Author" w:date="2026-10-30T04:17:53Z"></w:ins></w:rPr></w:pPr><w:ins w:id="9085" w:author="Unknown Author" w:date="2026-10-30T04:17:53Z"><w:r><w:rPr><w:kern w:val="0"/><w:szCs w:val="24"/><w:lang w:val="es-CO" w:eastAsia="en-US" w:bidi="ar-SA"/></w:rPr><w:t>Protección del conocimiento y divulgación</w:t></w:r></w:ins></w:p></w:tc><w:tc><w:tcPr><w:tcW w:w="1741" w:type="dxa"/><w:tcBorders></w:tcBorders><w:shd w:color="auto" w:fill="F7F7F7" w:val="clear"/></w:tcPr><w:p><w:pPr><w:pStyle w:val="Tabla9"/><w:widowControl/><w:jc w:val="left"/><w:rPr><w:kern w:val="0"/><w:szCs w:val="24"/><w:lang w:val="es-CO" w:eastAsia="en-US" w:bidi="ar-SA"/><w:ins w:id="9088" w:author="Unknown Author" w:date="2026-10-30T04:17:53Z"></w:ins></w:rPr></w:pPr><w:ins w:id="9087" w:author="Unknown Author" w:date="2026-10-30T04:17:53Z"><w:r><w:rPr><w:kern w:val="0"/><w:szCs w:val="24"/><w:lang w:val="es-CO" w:eastAsia="en-US" w:bidi="ar-SA"/></w:rPr><w:t>$ 0</w:t></w:r></w:ins></w:p></w:tc><w:tc><w:tcPr><w:tcW w:w="1742" w:type="dxa"/><w:tcBorders></w:tcBorders><w:shd w:color="auto" w:fill="F7F7F7" w:val="clear"/></w:tcPr><w:p><w:pPr><w:pStyle w:val="Tabla9"/><w:widowControl/><w:jc w:val="left"/><w:rPr><w:kern w:val="0"/><w:szCs w:val="24"/><w:lang w:val="es-CO" w:eastAsia="en-US" w:bidi="ar-SA"/><w:ins w:id="9090" w:author="Unknown Author" w:date="2026-10-30T04:17:53Z"></w:ins></w:rPr></w:pPr><w:ins w:id="9089" w:author="Unknown Author" w:date="2026-10-30T04:17:53Z"><w:r><w:rPr><w:kern w:val="0"/><w:szCs w:val="24"/><w:lang w:val="es-CO" w:eastAsia="en-US" w:bidi="ar-SA"/></w:rPr><w:t>$ 0</w:t></w:r></w:ins></w:p></w:tc><w:tc><w:tcPr><w:tcW w:w="2157" w:type="dxa"/><w:tcBorders></w:tcBorders><w:shd w:color="auto" w:fill="F7F7F7" w:val="clear"/></w:tcPr><w:p><w:pPr><w:pStyle w:val="Tabla9"/><w:widowControl/><w:jc w:val="left"/><w:rPr><w:kern w:val="0"/><w:szCs w:val="24"/><w:lang w:val="es-CO" w:eastAsia="en-US" w:bidi="ar-SA"/><w:ins w:id="9092" w:author="Unknown Author" w:date="2026-10-30T04:17:53Z"></w:ins></w:rPr></w:pPr><w:ins w:id="9091" w:author="Unknown Author" w:date="2026-10-30T04:17:53Z"><w:r><w:rPr><w:kern w:val="0"/><w:szCs w:val="24"/><w:lang w:val="es-CO" w:eastAsia="en-US" w:bidi="ar-SA"/></w:rPr><w:t>$ 259.953.486</w:t></w:r></w:ins></w:p></w:tc><w:tc><w:tcPr><w:tcW w:w="2158" w:type="dxa"/><w:tcBorders></w:tcBorders><w:shd w:color="auto" w:fill="F7F7F7" w:val="clear"/></w:tcPr><w:p><w:pPr><w:pStyle w:val="Tabla9"/><w:widowControl/><w:jc w:val="left"/><w:rPr><w:kern w:val="0"/><w:szCs w:val="24"/><w:lang w:val="es-CO" w:eastAsia="en-US" w:bidi="ar-SA"/><w:ins w:id="9094" w:author="Unknown Author" w:date="2026-10-30T04:17:53Z"></w:ins></w:rPr></w:pPr><w:ins w:id="9093" w:author="Unknown Author" w:date="2026-10-30T04:17:53Z"><w:r><w:rPr><w:kern w:val="0"/><w:szCs w:val="24"/><w:lang w:val="es-CO" w:eastAsia="en-US" w:bidi="ar-SA"/></w:rPr><w:t>$ 259.953.486</w:t></w:r></w:ins></w:p></w:tc></w:tr><w:tr><w:trPr><w:ins w:id="9095" w:author="Unknown Author" w:date="2026-10-30T04:17:53Z"/><w:cantSplit w:val="true"/></w:trPr><w:tc><w:tcPr><w:tcW w:w="2156" w:type="dxa"/><w:tcBorders></w:tcBorders></w:tcPr><w:p><w:pPr><w:pStyle w:val="Tabla9"/><w:widowControl/><w:jc w:val="left"/><w:rPr><w:kern w:val="0"/><w:szCs w:val="24"/><w:lang w:val="es-CO" w:eastAsia="en-US" w:bidi="ar-SA"/><w:ins w:id="9097" w:author="Unknown Author" w:date="2026-10-30T04:17:53Z"></w:ins></w:rPr></w:pPr><w:ins w:id="9096" w:author="Unknown Author" w:date="2026-10-30T04:17:53Z"><w:r><w:rPr><w:kern w:val="0"/><w:szCs w:val="24"/><w:lang w:val="es-CO" w:eastAsia="en-US" w:bidi="ar-SA"/></w:rPr><w:t>Gastos de viaje</w:t></w:r></w:ins></w:p></w:tc><w:tc><w:tcPr><w:tcW w:w="1741" w:type="dxa"/><w:tcBorders></w:tcBorders></w:tcPr><w:p><w:pPr><w:pStyle w:val="Tabla9"/><w:widowControl/><w:jc w:val="left"/><w:rPr><w:kern w:val="0"/><w:szCs w:val="24"/><w:lang w:val="es-CO" w:eastAsia="en-US" w:bidi="ar-SA"/><w:ins w:id="9099" w:author="Unknown Author" w:date="2026-10-30T04:17:53Z"></w:ins></w:rPr></w:pPr><w:ins w:id="9098" w:author="Unknown Author" w:date="2026-10-30T04:17:53Z"><w:r><w:rPr><w:kern w:val="0"/><w:szCs w:val="24"/><w:lang w:val="es-CO" w:eastAsia="en-US" w:bidi="ar-SA"/></w:rPr><w:t>$ 0</w:t></w:r></w:ins></w:p></w:tc><w:tc><w:tcPr><w:tcW w:w="1742" w:type="dxa"/><w:tcBorders></w:tcBorders></w:tcPr><w:p><w:pPr><w:pStyle w:val="Tabla9"/><w:widowControl/><w:jc w:val="left"/><w:rPr><w:kern w:val="0"/><w:szCs w:val="24"/><w:lang w:val="es-CO" w:eastAsia="en-US" w:bidi="ar-SA"/><w:ins w:id="9101" w:author="Unknown Author" w:date="2026-10-30T04:17:53Z"></w:ins></w:rPr></w:pPr><w:ins w:id="9100" w:author="Unknown Author" w:date="2026-10-30T04:17:53Z"><w:r><w:rPr><w:kern w:val="0"/><w:szCs w:val="24"/><w:lang w:val="es-CO" w:eastAsia="en-US" w:bidi="ar-SA"/></w:rPr><w:t>$ 0</w:t></w:r></w:ins></w:p></w:tc><w:tc><w:tcPr><w:tcW w:w="2157" w:type="dxa"/><w:tcBorders></w:tcBorders></w:tcPr><w:p><w:pPr><w:pStyle w:val="Tabla9"/><w:widowControl/><w:jc w:val="left"/><w:rPr><w:kern w:val="0"/><w:szCs w:val="24"/><w:lang w:val="es-CO" w:eastAsia="en-US" w:bidi="ar-SA"/><w:ins w:id="9103" w:author="Unknown Author" w:date="2026-10-30T04:17:53Z"></w:ins></w:rPr></w:pPr><w:ins w:id="9102" w:author="Unknown Author" w:date="2026-10-30T04:17:53Z"><w:r><w:rPr><w:kern w:val="0"/><w:szCs w:val="24"/><w:lang w:val="es-CO" w:eastAsia="en-US" w:bidi="ar-SA"/></w:rPr><w:t>$ 574.244.660</w:t></w:r></w:ins></w:p></w:tc><w:tc><w:tcPr><w:tcW w:w="2158" w:type="dxa"/><w:tcBorders></w:tcBorders></w:tcPr><w:p><w:pPr><w:pStyle w:val="Tabla9"/><w:widowControl/><w:jc w:val="left"/><w:rPr><w:kern w:val="0"/><w:szCs w:val="24"/><w:lang w:val="es-CO" w:eastAsia="en-US" w:bidi="ar-SA"/><w:ins w:id="9105" w:author="Unknown Author" w:date="2026-10-30T04:17:53Z"></w:ins></w:rPr></w:pPr><w:ins w:id="9104" w:author="Unknown Author" w:date="2026-10-30T04:17:53Z"><w:r><w:rPr><w:kern w:val="0"/><w:szCs w:val="24"/><w:lang w:val="es-CO" w:eastAsia="en-US" w:bidi="ar-SA"/></w:rPr><w:t>$ 574.244.660</w:t></w:r></w:ins></w:p></w:tc></w:tr><w:tr><w:trPr><w:ins w:id="9106" w:author="Unknown Author" w:date="2026-10-30T04:17:53Z"/><w:cantSplit w:val="true"/></w:trPr><w:tc><w:tcPr><w:tcW w:w="2156" w:type="dxa"/><w:tcBorders></w:tcBorders><w:shd w:color="auto" w:fill="F7F7F7" w:val="clear"/></w:tcPr><w:p><w:pPr><w:pStyle w:val="Tabla9"/><w:widowControl/><w:jc w:val="left"/><w:rPr><w:kern w:val="0"/><w:szCs w:val="24"/><w:lang w:val="es-CO" w:eastAsia="en-US" w:bidi="ar-SA"/><w:ins w:id="9108" w:author="Unknown Author" w:date="2026-10-30T04:17:53Z"></w:ins></w:rPr></w:pPr><w:ins w:id="9107" w:author="Unknown Author" w:date="2026-10-30T04:17:53Z"><w:r><w:rPr><w:kern w:val="0"/><w:szCs w:val="24"/><w:lang w:val="es-CO" w:eastAsia="en-US" w:bidi="ar-SA"/></w:rPr><w:t>Infraestructura</w:t></w:r></w:ins></w:p></w:tc><w:tc><w:tcPr><w:tcW w:w="1741" w:type="dxa"/><w:tcBorders></w:tcBorders><w:shd w:color="auto" w:fill="F7F7F7" w:val="clear"/></w:tcPr><w:p><w:pPr><w:pStyle w:val="Tabla9"/><w:widowControl/><w:jc w:val="left"/><w:rPr><w:kern w:val="0"/><w:szCs w:val="24"/><w:lang w:val="es-CO" w:eastAsia="en-US" w:bidi="ar-SA"/><w:ins w:id="9110" w:author="Unknown Author" w:date="2026-10-30T04:17:53Z"></w:ins></w:rPr></w:pPr><w:ins w:id="9109" w:author="Unknown Author" w:date="2026-10-30T04:17:53Z"><w:r><w:rPr><w:kern w:val="0"/><w:szCs w:val="24"/><w:lang w:val="es-CO" w:eastAsia="en-US" w:bidi="ar-SA"/></w:rPr><w:t>$ 0</w:t></w:r></w:ins></w:p></w:tc><w:tc><w:tcPr><w:tcW w:w="1742" w:type="dxa"/><w:tcBorders></w:tcBorders><w:shd w:color="auto" w:fill="F7F7F7" w:val="clear"/></w:tcPr><w:p><w:pPr><w:pStyle w:val="Tabla9"/><w:widowControl/><w:jc w:val="left"/><w:rPr><w:kern w:val="0"/><w:szCs w:val="24"/><w:lang w:val="es-CO" w:eastAsia="en-US" w:bidi="ar-SA"/><w:ins w:id="9112" w:author="Unknown Author" w:date="2026-10-30T04:17:53Z"></w:ins></w:rPr></w:pPr><w:ins w:id="9111" w:author="Unknown Author" w:date="2026-10-30T04:17:53Z"><w:r><w:rPr><w:kern w:val="0"/><w:szCs w:val="24"/><w:lang w:val="es-CO" w:eastAsia="en-US" w:bidi="ar-SA"/></w:rPr><w:t>$ 0</w:t></w:r></w:ins></w:p></w:tc><w:tc><w:tcPr><w:tcW w:w="2157" w:type="dxa"/><w:tcBorders></w:tcBorders><w:shd w:color="auto" w:fill="F7F7F7" w:val="clear"/></w:tcPr><w:p><w:pPr><w:pStyle w:val="Tabla9"/><w:widowControl/><w:jc w:val="left"/><w:rPr><w:kern w:val="0"/><w:szCs w:val="24"/><w:lang w:val="es-CO" w:eastAsia="en-US" w:bidi="ar-SA"/><w:ins w:id="9114" w:author="Unknown Author" w:date="2026-10-30T04:17:53Z"></w:ins></w:rPr></w:pPr><w:ins w:id="9113" w:author="Unknown Author" w:date="2026-10-30T04:17:53Z"><w:r><w:rPr><w:kern w:val="0"/><w:szCs w:val="24"/><w:lang w:val="es-CO" w:eastAsia="en-US" w:bidi="ar-SA"/></w:rPr><w:t>$ 132.000.000</w:t></w:r></w:ins></w:p></w:tc><w:tc><w:tcPr><w:tcW w:w="2158" w:type="dxa"/><w:tcBorders></w:tcBorders><w:shd w:color="auto" w:fill="F7F7F7" w:val="clear"/></w:tcPr><w:p><w:pPr><w:pStyle w:val="Tabla9"/><w:widowControl/><w:jc w:val="left"/><w:rPr><w:kern w:val="0"/><w:szCs w:val="24"/><w:lang w:val="es-CO" w:eastAsia="en-US" w:bidi="ar-SA"/><w:ins w:id="9116" w:author="Unknown Author" w:date="2026-10-30T04:17:53Z"></w:ins></w:rPr></w:pPr><w:ins w:id="9115" w:author="Unknown Author" w:date="2026-10-30T04:17:53Z"><w:r><w:rPr><w:kern w:val="0"/><w:szCs w:val="24"/><w:lang w:val="es-CO" w:eastAsia="en-US" w:bidi="ar-SA"/></w:rPr><w:t>$ 132.000.000</w:t></w:r></w:ins></w:p></w:tc></w:tr><w:tr><w:trPr><w:ins w:id="9117" w:author="Unknown Author" w:date="2026-10-30T04:17:53Z"/><w:cantSplit w:val="true"/></w:trPr><w:tc><w:tcPr><w:tcW w:w="2156" w:type="dxa"/><w:tcBorders></w:tcBorders></w:tcPr><w:p><w:pPr><w:pStyle w:val="Tabla9"/><w:widowControl/><w:jc w:val="left"/><w:rPr><w:kern w:val="0"/><w:szCs w:val="24"/><w:lang w:val="es-CO" w:eastAsia="en-US" w:bidi="ar-SA"/><w:ins w:id="9119" w:author="Unknown Author" w:date="2026-10-30T04:17:53Z"></w:ins></w:rPr></w:pPr><w:ins w:id="9118" w:author="Unknown Author" w:date="2026-10-30T04:17:53Z"><w:r><w:rPr><w:kern w:val="0"/><w:szCs w:val="24"/><w:lang w:val="es-CO" w:eastAsia="en-US" w:bidi="ar-SA"/></w:rPr><w:t>Administrativos</w:t></w:r></w:ins></w:p></w:tc><w:tc><w:tcPr><w:tcW w:w="1741" w:type="dxa"/><w:tcBorders></w:tcBorders></w:tcPr><w:p><w:pPr><w:pStyle w:val="Tabla9"/><w:widowControl/><w:jc w:val="left"/><w:rPr><w:kern w:val="0"/><w:szCs w:val="24"/><w:lang w:val="es-CO" w:eastAsia="en-US" w:bidi="ar-SA"/><w:ins w:id="9121" w:author="Unknown Author" w:date="2026-10-30T04:17:53Z"></w:ins></w:rPr></w:pPr><w:ins w:id="9120" w:author="Unknown Author" w:date="2026-10-30T04:17:53Z"><w:r><w:rPr><w:kern w:val="0"/><w:szCs w:val="24"/><w:lang w:val="es-CO" w:eastAsia="en-US" w:bidi="ar-SA"/></w:rPr><w:t>$ 0</w:t></w:r></w:ins></w:p></w:tc><w:tc><w:tcPr><w:tcW w:w="1742" w:type="dxa"/><w:tcBorders></w:tcBorders></w:tcPr><w:p><w:pPr><w:pStyle w:val="Tabla9"/><w:widowControl/><w:jc w:val="left"/><w:rPr><w:kern w:val="0"/><w:szCs w:val="24"/><w:lang w:val="es-CO" w:eastAsia="en-US" w:bidi="ar-SA"/><w:ins w:id="9123" w:author="Unknown Author" w:date="2026-10-30T04:17:53Z"></w:ins></w:rPr></w:pPr><w:ins w:id="9122" w:author="Unknown Author" w:date="2026-10-30T04:17:53Z"><w:r><w:rPr><w:kern w:val="0"/><w:szCs w:val="24"/><w:lang w:val="es-CO" w:eastAsia="en-US" w:bidi="ar-SA"/></w:rPr><w:t>$ 0</w:t></w:r></w:ins></w:p></w:tc><w:tc><w:tcPr><w:tcW w:w="2157" w:type="dxa"/><w:tcBorders></w:tcBorders></w:tcPr><w:p><w:pPr><w:pStyle w:val="Tabla9"/><w:widowControl/><w:jc w:val="left"/><w:rPr><w:kern w:val="0"/><w:szCs w:val="24"/><w:lang w:val="es-CO" w:eastAsia="en-US" w:bidi="ar-SA"/><w:ins w:id="9125" w:author="Unknown Author" w:date="2026-10-30T04:17:53Z"></w:ins></w:rPr></w:pPr><w:ins w:id="9124" w:author="Unknown Author" w:date="2026-10-30T04:17:53Z"><w:r><w:rPr><w:kern w:val="0"/><w:szCs w:val="24"/><w:lang w:val="es-CO" w:eastAsia="en-US" w:bidi="ar-SA"/></w:rPr><w:t>$ 168.000.000</w:t></w:r></w:ins></w:p></w:tc><w:tc><w:tcPr><w:tcW w:w="2158" w:type="dxa"/><w:tcBorders></w:tcBorders></w:tcPr><w:p><w:pPr><w:pStyle w:val="Tabla9"/><w:widowControl/><w:jc w:val="left"/><w:rPr><w:kern w:val="0"/><w:szCs w:val="24"/><w:lang w:val="es-CO" w:eastAsia="en-US" w:bidi="ar-SA"/><w:ins w:id="9127" w:author="Unknown Author" w:date="2026-10-30T04:17:53Z"></w:ins></w:rPr></w:pPr><w:ins w:id="9126" w:author="Unknown Author" w:date="2026-10-30T04:17:53Z"><w:r><w:rPr><w:kern w:val="0"/><w:szCs w:val="24"/><w:lang w:val="es-CO" w:eastAsia="en-US" w:bidi="ar-SA"/></w:rPr><w:t>$ 168.000.000</w:t></w:r></w:ins></w:p></w:tc></w:tr><w:tr><w:trPr><w:ins w:id="9128" w:author="Unknown Author" w:date="2026-10-30T04:17:53Z"/><w:cantSplit w:val="true"/></w:trPr><w:tc><w:tcPr><w:tcW w:w="2156" w:type="dxa"/><w:tcBorders></w:tcBorders><w:shd w:color="auto" w:fill="F7F7F7" w:val="clear"/></w:tcPr><w:p><w:pPr><w:pStyle w:val="Tabla9"/><w:widowControl/><w:jc w:val="left"/><w:rPr><w:kern w:val="0"/><w:szCs w:val="24"/><w:lang w:val="es-CO" w:eastAsia="en-US" w:bidi="ar-SA"/><w:ins w:id="9130" w:author="Unknown Author" w:date="2026-10-30T04:17:53Z"></w:ins></w:rPr></w:pPr><w:ins w:id="9129" w:author="Unknown Author" w:date="2026-10-30T04:17:53Z"><w:r><w:rPr><w:kern w:val="0"/><w:szCs w:val="24"/><w:lang w:val="es-CO" w:eastAsia="en-US" w:bidi="ar-SA"/></w:rPr><w:t>Seguimiento</w:t></w:r></w:ins></w:p></w:tc><w:tc><w:tcPr><w:tcW w:w="1741" w:type="dxa"/><w:tcBorders></w:tcBorders><w:shd w:color="auto" w:fill="F7F7F7" w:val="clear"/></w:tcPr><w:p><w:pPr><w:pStyle w:val="Tabla9"/><w:widowControl/><w:jc w:val="left"/><w:rPr><w:kern w:val="0"/><w:szCs w:val="24"/><w:lang w:val="es-CO" w:eastAsia="en-US" w:bidi="ar-SA"/><w:ins w:id="9132" w:author="Unknown Author" w:date="2026-10-30T04:17:53Z"></w:ins></w:rPr></w:pPr><w:ins w:id="9131" w:author="Unknown Author" w:date="2026-10-30T04:17:53Z"><w:r><w:rPr><w:kern w:val="0"/><w:szCs w:val="24"/><w:lang w:val="es-CO" w:eastAsia="en-US" w:bidi="ar-SA"/></w:rPr><w:t>$ 0</w:t></w:r></w:ins></w:p></w:tc><w:tc><w:tcPr><w:tcW w:w="1742" w:type="dxa"/><w:tcBorders></w:tcBorders><w:shd w:color="auto" w:fill="F7F7F7" w:val="clear"/></w:tcPr><w:p><w:pPr><w:pStyle w:val="Tabla9"/><w:widowControl/><w:jc w:val="left"/><w:rPr><w:kern w:val="0"/><w:szCs w:val="24"/><w:lang w:val="es-CO" w:eastAsia="en-US" w:bidi="ar-SA"/><w:ins w:id="9134" w:author="Unknown Author" w:date="2026-10-30T04:17:53Z"></w:ins></w:rPr></w:pPr><w:ins w:id="9133" w:author="Unknown Author" w:date="2026-10-30T04:17:53Z"><w:r><w:rPr><w:kern w:val="0"/><w:szCs w:val="24"/><w:lang w:val="es-CO" w:eastAsia="en-US" w:bidi="ar-SA"/></w:rPr><w:t>$ 0</w:t></w:r></w:ins></w:p></w:tc><w:tc><w:tcPr><w:tcW w:w="2157" w:type="dxa"/><w:tcBorders></w:tcBorders><w:shd w:color="auto" w:fill="F7F7F7" w:val="clear"/></w:tcPr><w:p><w:pPr><w:pStyle w:val="Tabla9"/><w:widowControl/><w:jc w:val="left"/><w:rPr><w:kern w:val="0"/><w:szCs w:val="24"/><w:lang w:val="es-CO" w:eastAsia="en-US" w:bidi="ar-SA"/><w:ins w:id="9136" w:author="Unknown Author" w:date="2026-10-30T04:17:53Z"></w:ins></w:rPr></w:pPr><w:ins w:id="9135" w:author="Unknown Author" w:date="2026-10-30T04:17:53Z"><w:r><w:rPr><w:kern w:val="0"/><w:szCs w:val="24"/><w:lang w:val="es-CO" w:eastAsia="en-US" w:bidi="ar-SA"/></w:rPr><w:t>$ 192.000.000</w:t></w:r></w:ins></w:p></w:tc><w:tc><w:tcPr><w:tcW w:w="2158" w:type="dxa"/><w:tcBorders></w:tcBorders><w:shd w:color="auto" w:fill="F7F7F7" w:val="clear"/></w:tcPr><w:p><w:pPr><w:pStyle w:val="Tabla9"/><w:widowControl/><w:jc w:val="left"/><w:rPr><w:kern w:val="0"/><w:szCs w:val="24"/><w:lang w:val="es-CO" w:eastAsia="en-US" w:bidi="ar-SA"/><w:ins w:id="9138" w:author="Unknown Author" w:date="2026-10-30T04:17:53Z"></w:ins></w:rPr></w:pPr><w:ins w:id="9137" w:author="Unknown Author" w:date="2026-10-30T04:17:53Z"><w:r><w:rPr><w:kern w:val="0"/><w:szCs w:val="24"/><w:lang w:val="es-CO" w:eastAsia="en-US" w:bidi="ar-SA"/></w:rPr><w:t>$ 192.000.000</w:t></w:r></w:ins></w:p></w:tc></w:tr><w:tr><w:trPr><w:ins w:id="9139" w:author="Unknown Author" w:date="2026-10-30T04:17:53Z"/><w:cantSplit w:val="true"/></w:trPr><w:tc><w:tcPr><w:tcW w:w="2156" w:type="dxa"/><w:tcBorders></w:tcBorders></w:tcPr><w:p><w:pPr><w:pStyle w:val="Tabla9"/><w:widowControl/><w:jc w:val="left"/><w:rPr><w:kern w:val="0"/><w:szCs w:val="24"/><w:lang w:val="es-CO" w:eastAsia="en-US" w:bidi="ar-SA"/><w:ins w:id="9141" w:author="Unknown Author" w:date="2026-10-30T04:17:53Z"></w:ins></w:rPr></w:pPr><w:ins w:id="9140" w:author="Unknown Author" w:date="2026-10-30T04:17:53Z"><w:r><w:rPr><w:b/><w:bCs/><w:kern w:val="0"/><w:szCs w:val="24"/><w:lang w:val="es-CO" w:eastAsia="en-US" w:bidi="ar-SA"/></w:rPr><w:t>Total</w:t></w:r></w:ins></w:p></w:tc><w:tc><w:tcPr><w:tcW w:w="1741" w:type="dxa"/><w:tcBorders></w:tcBorders></w:tcPr><w:p><w:pPr><w:pStyle w:val="Tabla9"/><w:widowControl/><w:jc w:val="left"/><w:rPr><w:kern w:val="0"/><w:szCs w:val="24"/><w:lang w:val="es-CO" w:eastAsia="en-US" w:bidi="ar-SA"/><w:ins w:id="9143" w:author="Unknown Author" w:date="2026-10-30T04:17:53Z"></w:ins></w:rPr></w:pPr><w:ins w:id="9142" w:author="Unknown Author" w:date="2026-10-30T04:17:53Z"><w:r><w:rPr><w:b/><w:bCs/><w:kern w:val="0"/><w:szCs w:val="24"/><w:lang w:val="es-CO" w:eastAsia="en-US" w:bidi="ar-SA"/></w:rPr><w:t>$ 399.199.591</w:t></w:r></w:ins></w:p></w:tc><w:tc><w:tcPr><w:tcW w:w="1742" w:type="dxa"/><w:tcBorders></w:tcBorders></w:tcPr><w:p><w:pPr><w:pStyle w:val="Tabla9"/><w:widowControl/><w:jc w:val="left"/><w:rPr><w:kern w:val="0"/><w:szCs w:val="24"/><w:lang w:val="es-CO" w:eastAsia="en-US" w:bidi="ar-SA"/><w:ins w:id="9145" w:author="Unknown Author" w:date="2026-10-30T04:17:53Z"></w:ins></w:rPr></w:pPr><w:ins w:id="9144" w:author="Unknown Author" w:date="2026-10-30T04:17:53Z"><w:r><w:rPr><w:b/><w:bCs/><w:kern w:val="0"/><w:szCs w:val="24"/><w:lang w:val="es-CO" w:eastAsia="en-US" w:bidi="ar-SA"/></w:rPr><w:t>$ 399.199.591</w:t></w:r></w:ins></w:p></w:tc><w:tc><w:tcPr><w:tcW w:w="2157" w:type="dxa"/><w:tcBorders></w:tcBorders></w:tcPr><w:p><w:pPr><w:pStyle w:val="Tabla9"/><w:widowControl/><w:jc w:val="left"/><w:rPr><w:kern w:val="0"/><w:szCs w:val="24"/><w:lang w:val="es-CO" w:eastAsia="en-US" w:bidi="ar-SA"/><w:ins w:id="9147" w:author="Unknown Author" w:date="2026-10-30T04:17:53Z"></w:ins></w:rPr></w:pPr><w:ins w:id="9146" w:author="Unknown Author" w:date="2026-10-30T04:17:53Z"><w:r><w:rPr><w:b/><w:bCs/><w:kern w:val="0"/><w:szCs w:val="24"/><w:lang w:val="es-CO" w:eastAsia="en-US" w:bidi="ar-SA"/></w:rPr><w:t>$ 13.201.006.033</w:t></w:r></w:ins></w:p></w:tc><w:tc><w:tcPr><w:tcW w:w="2158" w:type="dxa"/><w:tcBorders></w:tcBorders></w:tcPr><w:p><w:pPr><w:pStyle w:val="Tabla9"/><w:widowControl/><w:jc w:val="left"/><w:rPr><w:kern w:val="0"/><w:szCs w:val="24"/><w:lang w:val="es-CO" w:eastAsia="en-US" w:bidi="ar-SA"/><w:ins w:id="9149" w:author="Unknown Author" w:date="2026-10-30T04:17:53Z"></w:ins></w:rPr></w:pPr><w:ins w:id="9148" w:author="Unknown Author" w:date="2026-10-30T04:17:53Z"><w:r><w:rPr><w:b/><w:bCs/><w:kern w:val="0"/><w:szCs w:val="24"/><w:lang w:val="es-CO" w:eastAsia="en-US" w:bidi="ar-SA"/></w:rPr><w:t>$ 13.999.405.215</w:t></w:r></w:ins></w:p></w:tc></w:tr><w:tr><w:trPr><w:ins w:id="9150" w:author="Unknown Author" w:date="2026-10-30T04:17:53Z"/><w:cantSplit w:val="true"/></w:trPr><w:tc><w:tcPr><w:tcW w:w="2156" w:type="dxa"/><w:tcBorders><w:bottom w:val="single" w:sz="12" w:space="0" w:color="2A3439"/></w:tcBorders><w:shd w:color="auto" w:fill="F7F7F7" w:val="clear"/></w:tcPr><w:p><w:pPr><w:pStyle w:val="Tabla9"/><w:keepNext w:val="true"/><w:widowControl/><w:jc w:val="left"/><w:rPr><w:kern w:val="0"/><w:szCs w:val="24"/><w:lang w:val="es-CO" w:eastAsia="en-US" w:bidi="ar-SA"/><w:ins w:id="9152" w:author="Unknown Author" w:date="2026-10-30T04:17:53Z"></w:ins></w:rPr></w:pPr><w:ins w:id="9151" w:author="Unknown Author" w:date="2026-10-30T04:17:53Z"><w:r><w:rPr><w:kern w:val="0"/><w:szCs w:val="24"/><w:lang w:val="es-CO" w:eastAsia="en-US" w:bidi="ar-SA"/></w:rPr><w:t>Participación en el SGR</w:t></w:r></w:ins></w:p></w:tc><w:tc><w:tcPr><w:tcW w:w="1741" w:type="dxa"/><w:tcBorders><w:bottom w:val="single" w:sz="12" w:space="0" w:color="2A3439"/></w:tcBorders><w:shd w:color="auto" w:fill="F7F7F7" w:val="clear"/></w:tcPr><w:p><w:pPr><w:pStyle w:val="Tabla9"/><w:keepNext w:val="true"/><w:widowControl/><w:jc w:val="left"/><w:rPr><w:kern w:val="0"/><w:szCs w:val="24"/><w:lang w:val="es-CO" w:eastAsia="en-US" w:bidi="ar-SA"/><w:ins w:id="9154" w:author="Unknown Author" w:date="2026-10-30T04:17:53Z"></w:ins></w:rPr></w:pPr><w:ins w:id="9153" w:author="Unknown Author" w:date="2026-10-30T04:17:53Z"><w:r><w:rPr><w:kern w:val="0"/><w:szCs w:val="24"/><w:lang w:val="es-CO" w:eastAsia="en-US" w:bidi="ar-SA"/></w:rPr><w:t>2,9 %</w:t></w:r></w:ins></w:p></w:tc><w:tc><w:tcPr><w:tcW w:w="1742" w:type="dxa"/><w:tcBorders><w:bottom w:val="single" w:sz="12" w:space="0" w:color="2A3439"/></w:tcBorders><w:shd w:color="auto" w:fill="F7F7F7" w:val="clear"/></w:tcPr><w:p><w:pPr><w:pStyle w:val="Tabla9"/><w:keepNext w:val="true"/><w:widowControl/><w:jc w:val="left"/><w:rPr><w:kern w:val="0"/><w:szCs w:val="24"/><w:lang w:val="es-CO" w:eastAsia="en-US" w:bidi="ar-SA"/><w:ins w:id="9156" w:author="Unknown Author" w:date="2026-10-30T04:17:53Z"></w:ins></w:rPr></w:pPr><w:ins w:id="9155" w:author="Unknown Author" w:date="2026-10-30T04:17:53Z"><w:r><w:rPr><w:kern w:val="0"/><w:szCs w:val="24"/><w:lang w:val="es-CO" w:eastAsia="en-US" w:bidi="ar-SA"/></w:rPr><w:t>2,9 %</w:t></w:r></w:ins></w:p></w:tc><w:tc><w:tcPr><w:tcW w:w="2157" w:type="dxa"/><w:tcBorders><w:bottom w:val="single" w:sz="12" w:space="0" w:color="2A3439"/></w:tcBorders><w:shd w:color="auto" w:fill="F7F7F7" w:val="clear"/></w:tcPr><w:p><w:pPr><w:pStyle w:val="Tabla9"/><w:keepNext w:val="true"/><w:widowControl/><w:jc w:val="left"/><w:rPr><w:kern w:val="0"/><w:szCs w:val="24"/><w:lang w:val="es-CO" w:eastAsia="en-US" w:bidi="ar-SA"/><w:ins w:id="9158" w:author="Unknown Author" w:date="2026-10-30T04:17:53Z"></w:ins></w:rPr></w:pPr><w:ins w:id="9157" w:author="Unknown Author" w:date="2026-10-30T04:17:53Z"><w:r><w:rPr><w:kern w:val="0"/><w:szCs w:val="24"/><w:lang w:val="es-CO" w:eastAsia="en-US" w:bidi="ar-SA"/></w:rPr><w:t>94,3 %</w:t></w:r></w:ins></w:p></w:tc><w:tc><w:tcPr><w:tcW w:w="2158" w:type="dxa"/><w:tcBorders><w:bottom w:val="single" w:sz="12" w:space="0" w:color="2A3439"/></w:tcBorders><w:shd w:color="auto" w:fill="F7F7F7" w:val="clear"/></w:tcPr><w:p><w:pPr><w:pStyle w:val="Tabla9"/><w:keepNext w:val="true"/><w:widowControl/><w:jc w:val="left"/><w:rPr><w:kern w:val="0"/><w:szCs w:val="24"/><w:lang w:val="es-CO" w:eastAsia="en-US" w:bidi="ar-SA"/><w:ins w:id="9160" w:author="Unknown Author" w:date="2026-10-30T04:17:53Z"></w:ins></w:rPr></w:pPr><w:ins w:id="9159" w:author="Unknown Author" w:date="2026-10-30T04:17:53Z"><w:r><w:rPr><w:kern w:val="0"/><w:szCs w:val="24"/><w:lang w:val="es-CO" w:eastAsia="en-US" w:bidi="ar-SA"/></w:rPr><w:t>100,0 %</w:t></w:r></w:ins></w:p></w:tc></w:tr></w:tbl><w:p><w:pPr><w:pStyle w:val="TablaNota"/><w:rPr><w:ins w:id="9163" w:author="Unknown Author" w:date="2026-10-30T04:17:53Z"></w:ins></w:rPr></w:pPr><w:ins w:id="9161" w:author="Unknown Author" w:date="2026-10-30T04:17:53Z"><w:r><w:rPr><w:i/><w:iCs/></w:rPr><w:t>Nota.</w:t></w:r></w:ins><w:ins w:id="9162" w:author="Unknown Author" w:date="2026-10-30T04:17:53Z"><w:r><w:rPr></w:rPr><w:t xml:space="preserve"> Elaboración propia con el Anexo 3. Solo se asignan a un municipio las partidas cuya cantidad por municipio declara el Anexo 3: técnicos de campo (tres por municipio), estaciones meteorológicas (una por municipio), estudio de cobertura (uno por municipio) y talleres de evaluación previa (tres por municipio). Las demás partidas sirven a los dos municipios y no se reparten.</w:t></w:r></w:ins></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645"/><w:gridCol w:w="1644"/><w:gridCol w:w="1646"/><w:gridCol w:w="1644"/><w:gridCol w:w="1645"/><w:gridCol w:w="1729"/></w:tblGrid><w:tr><w:trPr><w:tblHeader w:val="true"/><w:del w:id="9164" w:author="Unknown Author" w:date="2026-10-30T04:17:53Z"/><w:cantSplit w:val="true"/></w:trPr><w:tc><w:tcPr><w:tcW w:w="164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9166" w:author="Unknown Author" w:date="2026-10-30T04:17:53Z"></w:del></w:rPr></w:pPr><w:del w:id="9165" w:author="Unknown Author" w:date="2026-10-30T04:17:53Z"><w:r><w:rPr><w:b/><w:kern w:val="0"/><w:szCs w:val="24"/><w:lang w:val="es-CO" w:eastAsia="en-US" w:bidi="ar-SA"/></w:rPr><w:delText>Rubro</w:delText></w:r></w:del></w:p></w:tc><w:tc><w:tcPr><w:tcW w:w="164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9168" w:author="Unknown Author" w:date="2026-10-30T04:17:53Z"></w:del></w:rPr></w:pPr><w:del w:id="9167" w:author="Unknown Author" w:date="2026-10-30T04:17:53Z"><w:r><w:rPr><w:b/><w:kern w:val="0"/><w:szCs w:val="24"/><w:lang w:val="es-CO" w:eastAsia="en-US" w:bidi="ar-SA"/></w:rPr><w:delText>Caldas</w:delText></w:r></w:del></w:p></w:tc><w:tc><w:tcPr><w:tcW w:w="1646"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9170" w:author="Unknown Author" w:date="2026-10-30T04:17:53Z"></w:del></w:rPr></w:pPr><w:del w:id="9169" w:author="Unknown Author" w:date="2026-10-30T04:17:53Z"><w:r><w:rPr><w:b/><w:kern w:val="0"/><w:szCs w:val="24"/><w:lang w:val="es-CO" w:eastAsia="en-US" w:bidi="ar-SA"/></w:rPr><w:delText>Cundinamarca</w:delText></w:r></w:del></w:p></w:tc><w:tc><w:tcPr><w:tcW w:w="164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9172" w:author="Unknown Author" w:date="2026-10-30T04:17:53Z"></w:del></w:rPr></w:pPr><w:del w:id="9171" w:author="Unknown Author" w:date="2026-10-30T04:17:53Z"><w:r><w:rPr><w:b/><w:kern w:val="0"/><w:szCs w:val="24"/><w:lang w:val="es-CO" w:eastAsia="en-US" w:bidi="ar-SA"/></w:rPr><w:delText>Valle del Cauca</w:delText></w:r></w:del></w:p></w:tc><w:tc><w:tcPr><w:tcW w:w="164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9174" w:author="Unknown Author" w:date="2026-10-30T04:17:53Z"></w:del></w:rPr></w:pPr><w:del w:id="9173" w:author="Unknown Author" w:date="2026-10-30T04:17:53Z"><w:r><w:rPr><w:b/><w:kern w:val="0"/><w:szCs w:val="24"/><w:lang w:val="es-CO" w:eastAsia="en-US" w:bidi="ar-SA"/></w:rPr><w:delText>Transversal</w:delText></w:r></w:del></w:p></w:tc><w:tc><w:tcPr><w:tcW w:w="172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9176" w:author="Unknown Author" w:date="2026-10-30T04:17:53Z"></w:del></w:rPr></w:pPr><w:del w:id="9175" w:author="Unknown Author" w:date="2026-10-30T04:17:53Z"><w:r><w:rPr><w:b/><w:kern w:val="0"/><w:szCs w:val="24"/><w:lang w:val="es-CO" w:eastAsia="en-US" w:bidi="ar-SA"/></w:rPr><w:delText>Total</w:delText></w:r></w:del></w:p></w:tc></w:tr><w:tr><w:trPr><w:del w:id="9177" w:author="Unknown Author" w:date="2026-10-30T04:17:53Z"/><w:cantSplit w:val="true"/></w:trPr><w:tc><w:tcPr><w:tcW w:w="1645" w:type="dxa"/><w:tcBorders></w:tcBorders></w:tcPr><w:p><w:pPr><w:pStyle w:val="Tabla9"/><w:widowControl/><w:jc w:val="left"/><w:rPr><w:kern w:val="0"/><w:szCs w:val="24"/><w:lang w:val="es-CO" w:eastAsia="en-US" w:bidi="ar-SA"/><w:del w:id="9179" w:author="Unknown Author" w:date="2026-10-30T04:17:53Z"></w:del></w:rPr></w:pPr><w:del w:id="9178" w:author="Unknown Author" w:date="2026-10-30T04:17:53Z"><w:r><w:rPr><w:kern w:val="0"/><w:szCs w:val="24"/><w:lang w:val="es-CO" w:eastAsia="en-US" w:bidi="ar-SA"/></w:rPr><w:delText>Talento Humano</w:delText></w:r></w:del></w:p></w:tc><w:tc><w:tcPr><w:tcW w:w="1644" w:type="dxa"/><w:tcBorders></w:tcBorders></w:tcPr><w:p><w:pPr><w:pStyle w:val="Tabla9"/><w:widowControl/><w:jc w:val="left"/><w:rPr><w:kern w:val="0"/><w:szCs w:val="24"/><w:lang w:val="es-CO" w:eastAsia="en-US" w:bidi="ar-SA"/><w:del w:id="9181" w:author="Unknown Author" w:date="2026-10-30T04:17:53Z"></w:del></w:rPr></w:pPr><w:del w:id="9180" w:author="Unknown Author" w:date="2026-10-30T04:17:53Z"><w:r><w:rPr><w:kern w:val="0"/><w:szCs w:val="24"/><w:lang w:val="es-CO" w:eastAsia="en-US" w:bidi="ar-SA"/></w:rPr><w:delText>$ 216.000.000</w:delText></w:r></w:del></w:p></w:tc><w:tc><w:tcPr><w:tcW w:w="1646" w:type="dxa"/><w:tcBorders></w:tcBorders></w:tcPr><w:p><w:pPr><w:pStyle w:val="Tabla9"/><w:widowControl/><w:jc w:val="left"/><w:rPr><w:kern w:val="0"/><w:szCs w:val="24"/><w:lang w:val="es-CO" w:eastAsia="en-US" w:bidi="ar-SA"/><w:del w:id="9183" w:author="Unknown Author" w:date="2026-10-30T04:17:53Z"></w:del></w:rPr></w:pPr><w:del w:id="9182" w:author="Unknown Author" w:date="2026-10-30T04:17:53Z"><w:r><w:rPr><w:kern w:val="0"/><w:szCs w:val="24"/><w:lang w:val="es-CO" w:eastAsia="en-US" w:bidi="ar-SA"/></w:rPr><w:delText>$ 216.000.000</w:delText></w:r></w:del></w:p></w:tc><w:tc><w:tcPr><w:tcW w:w="1644" w:type="dxa"/><w:tcBorders></w:tcBorders></w:tcPr><w:p><w:pPr><w:pStyle w:val="Tabla9"/><w:widowControl/><w:jc w:val="left"/><w:rPr><w:kern w:val="0"/><w:szCs w:val="24"/><w:lang w:val="es-CO" w:eastAsia="en-US" w:bidi="ar-SA"/><w:del w:id="9185" w:author="Unknown Author" w:date="2026-10-30T04:17:53Z"></w:del></w:rPr></w:pPr><w:del w:id="9184" w:author="Unknown Author" w:date="2026-10-30T04:17:53Z"><w:r><w:rPr><w:kern w:val="0"/><w:szCs w:val="24"/><w:lang w:val="es-CO" w:eastAsia="en-US" w:bidi="ar-SA"/></w:rPr><w:delText>$ 216.000.000</w:delText></w:r></w:del></w:p></w:tc><w:tc><w:tcPr><w:tcW w:w="1645" w:type="dxa"/><w:tcBorders></w:tcBorders></w:tcPr><w:p><w:pPr><w:pStyle w:val="Tabla9"/><w:widowControl/><w:jc w:val="left"/><w:rPr><w:kern w:val="0"/><w:szCs w:val="24"/><w:lang w:val="es-CO" w:eastAsia="en-US" w:bidi="ar-SA"/><w:del w:id="9187" w:author="Unknown Author" w:date="2026-10-30T04:17:53Z"></w:del></w:rPr></w:pPr><w:del w:id="9186" w:author="Unknown Author" w:date="2026-10-30T04:17:53Z"><w:r><w:rPr><w:kern w:val="0"/><w:szCs w:val="24"/><w:lang w:val="es-CO" w:eastAsia="en-US" w:bidi="ar-SA"/></w:rPr><w:delText>$ 4.346.880.000</w:delText></w:r></w:del></w:p></w:tc><w:tc><w:tcPr><w:tcW w:w="1729" w:type="dxa"/><w:tcBorders></w:tcBorders></w:tcPr><w:p><w:pPr><w:pStyle w:val="Tabla9"/><w:widowControl/><w:jc w:val="left"/><w:rPr><w:kern w:val="0"/><w:szCs w:val="24"/><w:lang w:val="es-CO" w:eastAsia="en-US" w:bidi="ar-SA"/><w:del w:id="9189" w:author="Unknown Author" w:date="2026-10-30T04:17:53Z"></w:del></w:rPr></w:pPr><w:del w:id="9188" w:author="Unknown Author" w:date="2026-10-30T04:17:53Z"><w:r><w:rPr><w:kern w:val="0"/><w:szCs w:val="24"/><w:lang w:val="es-CO" w:eastAsia="en-US" w:bidi="ar-SA"/></w:rPr><w:delText>$ 4.994.880.000</w:delText></w:r></w:del></w:p></w:tc></w:tr><w:tr><w:trPr><w:del w:id="9190" w:author="Unknown Author" w:date="2026-10-30T04:17:53Z"/><w:cantSplit w:val="true"/></w:trPr><w:tc><w:tcPr><w:tcW w:w="1645" w:type="dxa"/><w:tcBorders></w:tcBorders><w:shd w:color="auto" w:fill="F7F7F7" w:val="clear"/></w:tcPr><w:p><w:pPr><w:pStyle w:val="Tabla9"/><w:widowControl/><w:jc w:val="left"/><w:rPr><w:kern w:val="0"/><w:szCs w:val="24"/><w:lang w:val="es-CO" w:eastAsia="en-US" w:bidi="ar-SA"/><w:del w:id="9192" w:author="Unknown Author" w:date="2026-10-30T04:17:53Z"></w:del></w:rPr></w:pPr><w:del w:id="9191" w:author="Unknown Author" w:date="2026-10-30T04:17:53Z"><w:r><w:rPr><w:kern w:val="0"/><w:szCs w:val="24"/><w:lang w:val="es-CO" w:eastAsia="en-US" w:bidi="ar-SA"/></w:rPr><w:delText>Equipos y software</w:delText></w:r></w:del></w:p></w:tc><w:tc><w:tcPr><w:tcW w:w="1644" w:type="dxa"/><w:tcBorders></w:tcBorders><w:shd w:color="auto" w:fill="F7F7F7" w:val="clear"/></w:tcPr><w:p><w:pPr><w:pStyle w:val="Tabla9"/><w:widowControl/><w:jc w:val="left"/><w:rPr><w:kern w:val="0"/><w:szCs w:val="24"/><w:lang w:val="es-CO" w:eastAsia="en-US" w:bidi="ar-SA"/><w:del w:id="9194" w:author="Unknown Author" w:date="2026-10-30T04:17:53Z"></w:del></w:rPr></w:pPr><w:del w:id="9193" w:author="Unknown Author" w:date="2026-10-30T04:17:53Z"><w:r><w:rPr><w:kern w:val="0"/><w:szCs w:val="24"/><w:lang w:val="es-CO" w:eastAsia="en-US" w:bidi="ar-SA"/></w:rPr><w:delText>$ 503.724.848</w:delText></w:r></w:del></w:p></w:tc><w:tc><w:tcPr><w:tcW w:w="1646" w:type="dxa"/><w:tcBorders></w:tcBorders><w:shd w:color="auto" w:fill="F7F7F7" w:val="clear"/></w:tcPr><w:p><w:pPr><w:pStyle w:val="Tabla9"/><w:widowControl/><w:jc w:val="left"/><w:rPr><w:kern w:val="0"/><w:szCs w:val="24"/><w:lang w:val="es-CO" w:eastAsia="en-US" w:bidi="ar-SA"/><w:del w:id="9196" w:author="Unknown Author" w:date="2026-10-30T04:17:53Z"></w:del></w:rPr></w:pPr><w:del w:id="9195" w:author="Unknown Author" w:date="2026-10-30T04:17:53Z"><w:r><w:rPr><w:kern w:val="0"/><w:szCs w:val="24"/><w:lang w:val="es-CO" w:eastAsia="en-US" w:bidi="ar-SA"/></w:rPr><w:delText>$ 546.550.303</w:delText></w:r></w:del></w:p></w:tc><w:tc><w:tcPr><w:tcW w:w="1644" w:type="dxa"/><w:tcBorders></w:tcBorders><w:shd w:color="auto" w:fill="F7F7F7" w:val="clear"/></w:tcPr><w:p><w:pPr><w:pStyle w:val="Tabla9"/><w:widowControl/><w:jc w:val="left"/><w:rPr><w:kern w:val="0"/><w:szCs w:val="24"/><w:lang w:val="es-CO" w:eastAsia="en-US" w:bidi="ar-SA"/><w:del w:id="9198" w:author="Unknown Author" w:date="2026-10-30T04:17:53Z"></w:del></w:rPr></w:pPr><w:del w:id="9197" w:author="Unknown Author" w:date="2026-10-30T04:17:53Z"><w:r><w:rPr><w:kern w:val="0"/><w:szCs w:val="24"/><w:lang w:val="es-CO" w:eastAsia="en-US" w:bidi="ar-SA"/></w:rPr><w:delText>$ 503.724.849</w:delText></w:r></w:del></w:p></w:tc><w:tc><w:tcPr><w:tcW w:w="1645" w:type="dxa"/><w:tcBorders></w:tcBorders><w:shd w:color="auto" w:fill="F7F7F7" w:val="clear"/></w:tcPr><w:p><w:pPr><w:pStyle w:val="Tabla9"/><w:widowControl/><w:jc w:val="left"/><w:rPr><w:kern w:val="0"/><w:szCs w:val="24"/><w:lang w:val="es-CO" w:eastAsia="en-US" w:bidi="ar-SA"/><w:del w:id="9200" w:author="Unknown Author" w:date="2026-10-30T04:17:53Z"></w:del></w:rPr></w:pPr><w:del w:id="9199" w:author="Unknown Author" w:date="2026-10-30T04:17:53Z"><w:r><w:rPr><w:kern w:val="0"/><w:szCs w:val="24"/><w:lang w:val="es-CO" w:eastAsia="en-US" w:bidi="ar-SA"/></w:rPr><w:delText>$ 889.000.000</w:delText></w:r></w:del></w:p></w:tc><w:tc><w:tcPr><w:tcW w:w="1729" w:type="dxa"/><w:tcBorders></w:tcBorders><w:shd w:color="auto" w:fill="F7F7F7" w:val="clear"/></w:tcPr><w:p><w:pPr><w:pStyle w:val="Tabla9"/><w:widowControl/><w:jc w:val="left"/><w:rPr><w:kern w:val="0"/><w:szCs w:val="24"/><w:lang w:val="es-CO" w:eastAsia="en-US" w:bidi="ar-SA"/><w:del w:id="9202" w:author="Unknown Author" w:date="2026-10-30T04:17:53Z"></w:del></w:rPr></w:pPr><w:del w:id="9201" w:author="Unknown Author" w:date="2026-10-30T04:17:53Z"><w:r><w:rPr><w:kern w:val="0"/><w:szCs w:val="24"/><w:lang w:val="es-CO" w:eastAsia="en-US" w:bidi="ar-SA"/></w:rPr><w:delText>$ 2.443.000.000</w:delText></w:r></w:del></w:p></w:tc></w:tr><w:tr><w:trPr><w:del w:id="9203" w:author="Unknown Author" w:date="2026-10-30T04:17:53Z"/><w:cantSplit w:val="true"/></w:trPr><w:tc><w:tcPr><w:tcW w:w="1645" w:type="dxa"/><w:tcBorders></w:tcBorders></w:tcPr><w:p><w:pPr><w:pStyle w:val="Tabla9"/><w:widowControl/><w:jc w:val="left"/><w:rPr><w:kern w:val="0"/><w:szCs w:val="24"/><w:lang w:val="es-CO" w:eastAsia="en-US" w:bidi="ar-SA"/><w:del w:id="9205" w:author="Unknown Author" w:date="2026-10-30T04:17:53Z"></w:del></w:rPr></w:pPr><w:del w:id="9204" w:author="Unknown Author" w:date="2026-10-30T04:17:53Z"><w:r><w:rPr><w:kern w:val="0"/><w:szCs w:val="24"/><w:lang w:val="es-CO" w:eastAsia="en-US" w:bidi="ar-SA"/></w:rPr><w:delText>Capacitación y eventos</w:delText></w:r></w:del></w:p></w:tc><w:tc><w:tcPr><w:tcW w:w="1644" w:type="dxa"/><w:tcBorders></w:tcBorders></w:tcPr><w:p><w:pPr><w:pStyle w:val="Tabla9"/><w:widowControl/><w:jc w:val="left"/><w:rPr><w:kern w:val="0"/><w:szCs w:val="24"/><w:lang w:val="es-CO" w:eastAsia="en-US" w:bidi="ar-SA"/><w:del w:id="9207" w:author="Unknown Author" w:date="2026-10-30T04:17:53Z"></w:del></w:rPr></w:pPr><w:del w:id="9206" w:author="Unknown Author" w:date="2026-10-30T04:17:53Z"><w:r><w:rPr><w:kern w:val="0"/><w:szCs w:val="24"/><w:lang w:val="es-CO" w:eastAsia="en-US" w:bidi="ar-SA"/></w:rPr><w:delText>$ 100.000.000</w:delText></w:r></w:del></w:p></w:tc><w:tc><w:tcPr><w:tcW w:w="1646" w:type="dxa"/><w:tcBorders></w:tcBorders></w:tcPr><w:p><w:pPr><w:pStyle w:val="Tabla9"/><w:widowControl/><w:jc w:val="left"/><w:rPr><w:kern w:val="0"/><w:szCs w:val="24"/><w:lang w:val="es-CO" w:eastAsia="en-US" w:bidi="ar-SA"/><w:del w:id="9209" w:author="Unknown Author" w:date="2026-10-30T04:17:53Z"></w:del></w:rPr></w:pPr><w:del w:id="9208" w:author="Unknown Author" w:date="2026-10-30T04:17:53Z"><w:r><w:rPr><w:kern w:val="0"/><w:szCs w:val="24"/><w:lang w:val="es-CO" w:eastAsia="en-US" w:bidi="ar-SA"/></w:rPr><w:delText>$ 100.000.000</w:delText></w:r></w:del></w:p></w:tc><w:tc><w:tcPr><w:tcW w:w="1644" w:type="dxa"/><w:tcBorders></w:tcBorders></w:tcPr><w:p><w:pPr><w:pStyle w:val="Tabla9"/><w:widowControl/><w:jc w:val="left"/><w:rPr><w:kern w:val="0"/><w:szCs w:val="24"/><w:lang w:val="es-CO" w:eastAsia="en-US" w:bidi="ar-SA"/><w:del w:id="9211" w:author="Unknown Author" w:date="2026-10-30T04:17:53Z"></w:del></w:rPr></w:pPr><w:del w:id="9210" w:author="Unknown Author" w:date="2026-10-30T04:17:53Z"><w:r><w:rPr><w:kern w:val="0"/><w:szCs w:val="24"/><w:lang w:val="es-CO" w:eastAsia="en-US" w:bidi="ar-SA"/></w:rPr><w:delText>$ 100.000.000</w:delText></w:r></w:del></w:p></w:tc><w:tc><w:tcPr><w:tcW w:w="1645" w:type="dxa"/><w:tcBorders></w:tcBorders></w:tcPr><w:p><w:pPr><w:pStyle w:val="Tabla9"/><w:widowControl/><w:jc w:val="left"/><w:rPr><w:kern w:val="0"/><w:szCs w:val="24"/><w:lang w:val="es-CO" w:eastAsia="en-US" w:bidi="ar-SA"/><w:del w:id="9213" w:author="Unknown Author" w:date="2026-10-30T04:17:53Z"></w:del></w:rPr></w:pPr><w:del w:id="9212" w:author="Unknown Author" w:date="2026-10-30T04:17:53Z"><w:r><w:rPr><w:kern w:val="0"/><w:szCs w:val="24"/><w:lang w:val="es-CO" w:eastAsia="en-US" w:bidi="ar-SA"/></w:rPr><w:delText>$ 0</w:delText></w:r></w:del></w:p></w:tc><w:tc><w:tcPr><w:tcW w:w="1729" w:type="dxa"/><w:tcBorders></w:tcBorders></w:tcPr><w:p><w:pPr><w:pStyle w:val="Tabla9"/><w:widowControl/><w:jc w:val="left"/><w:rPr><w:kern w:val="0"/><w:szCs w:val="24"/><w:lang w:val="es-CO" w:eastAsia="en-US" w:bidi="ar-SA"/><w:del w:id="9215" w:author="Unknown Author" w:date="2026-10-30T04:17:53Z"></w:del></w:rPr></w:pPr><w:del w:id="9214" w:author="Unknown Author" w:date="2026-10-30T04:17:53Z"><w:r><w:rPr><w:kern w:val="0"/><w:szCs w:val="24"/><w:lang w:val="es-CO" w:eastAsia="en-US" w:bidi="ar-SA"/></w:rPr><w:delText>$ 300.000.000</w:delText></w:r></w:del></w:p></w:tc></w:tr><w:tr><w:trPr><w:del w:id="9216" w:author="Unknown Author" w:date="2026-10-30T04:17:53Z"/><w:cantSplit w:val="true"/></w:trPr><w:tc><w:tcPr><w:tcW w:w="1645" w:type="dxa"/><w:tcBorders></w:tcBorders><w:shd w:color="auto" w:fill="F7F7F7" w:val="clear"/></w:tcPr><w:p><w:pPr><w:pStyle w:val="Tabla9"/><w:widowControl/><w:jc w:val="left"/><w:rPr><w:kern w:val="0"/><w:szCs w:val="24"/><w:lang w:val="es-CO" w:eastAsia="en-US" w:bidi="ar-SA"/><w:del w:id="9218" w:author="Unknown Author" w:date="2026-10-30T04:17:53Z"></w:del></w:rPr></w:pPr><w:del w:id="9217" w:author="Unknown Author" w:date="2026-10-30T04:17:53Z"><w:r><w:rPr><w:kern w:val="0"/><w:szCs w:val="24"/><w:lang w:val="es-CO" w:eastAsia="en-US" w:bidi="ar-SA"/></w:rPr><w:delText>Servicios tecnológicos y pruebas</w:delText></w:r></w:del></w:p></w:tc><w:tc><w:tcPr><w:tcW w:w="1644" w:type="dxa"/><w:tcBorders></w:tcBorders><w:shd w:color="auto" w:fill="F7F7F7" w:val="clear"/></w:tcPr><w:p><w:pPr><w:pStyle w:val="Tabla9"/><w:widowControl/><w:jc w:val="left"/><w:rPr><w:kern w:val="0"/><w:szCs w:val="24"/><w:lang w:val="es-CO" w:eastAsia="en-US" w:bidi="ar-SA"/><w:del w:id="9220" w:author="Unknown Author" w:date="2026-10-30T04:17:53Z"></w:del></w:rPr></w:pPr><w:del w:id="9219" w:author="Unknown Author" w:date="2026-10-30T04:17:53Z"><w:r><w:rPr><w:kern w:val="0"/><w:szCs w:val="24"/><w:lang w:val="es-CO" w:eastAsia="en-US" w:bidi="ar-SA"/></w:rPr><w:delText>$ 122.868.000</w:delText></w:r></w:del></w:p></w:tc><w:tc><w:tcPr><w:tcW w:w="1646" w:type="dxa"/><w:tcBorders></w:tcBorders><w:shd w:color="auto" w:fill="F7F7F7" w:val="clear"/></w:tcPr><w:p><w:pPr><w:pStyle w:val="Tabla9"/><w:widowControl/><w:jc w:val="left"/><w:rPr><w:kern w:val="0"/><w:szCs w:val="24"/><w:lang w:val="es-CO" w:eastAsia="en-US" w:bidi="ar-SA"/><w:del w:id="9222" w:author="Unknown Author" w:date="2026-10-30T04:17:53Z"></w:del></w:rPr></w:pPr><w:del w:id="9221" w:author="Unknown Author" w:date="2026-10-30T04:17:53Z"><w:r><w:rPr><w:kern w:val="0"/><w:szCs w:val="24"/><w:lang w:val="es-CO" w:eastAsia="en-US" w:bidi="ar-SA"/></w:rPr><w:delText>$ 131.824.000</w:delText></w:r></w:del></w:p></w:tc><w:tc><w:tcPr><w:tcW w:w="1644" w:type="dxa"/><w:tcBorders></w:tcBorders><w:shd w:color="auto" w:fill="F7F7F7" w:val="clear"/></w:tcPr><w:p><w:pPr><w:pStyle w:val="Tabla9"/><w:widowControl/><w:jc w:val="left"/><w:rPr><w:kern w:val="0"/><w:szCs w:val="24"/><w:lang w:val="es-CO" w:eastAsia="en-US" w:bidi="ar-SA"/><w:del w:id="9224" w:author="Unknown Author" w:date="2026-10-30T04:17:53Z"></w:del></w:rPr></w:pPr><w:del w:id="9223" w:author="Unknown Author" w:date="2026-10-30T04:17:53Z"><w:r><w:rPr><w:kern w:val="0"/><w:szCs w:val="24"/><w:lang w:val="es-CO" w:eastAsia="en-US" w:bidi="ar-SA"/></w:rPr><w:delText>$ 122.868.000</w:delText></w:r></w:del></w:p></w:tc><w:tc><w:tcPr><w:tcW w:w="1645" w:type="dxa"/><w:tcBorders></w:tcBorders><w:shd w:color="auto" w:fill="F7F7F7" w:val="clear"/></w:tcPr><w:p><w:pPr><w:pStyle w:val="Tabla9"/><w:widowControl/><w:jc w:val="left"/><w:rPr><w:kern w:val="0"/><w:szCs w:val="24"/><w:lang w:val="es-CO" w:eastAsia="en-US" w:bidi="ar-SA"/><w:del w:id="9226" w:author="Unknown Author" w:date="2026-10-30T04:17:53Z"></w:del></w:rPr></w:pPr><w:del w:id="9225" w:author="Unknown Author" w:date="2026-10-30T04:17:53Z"><w:r><w:rPr><w:kern w:val="0"/><w:szCs w:val="24"/><w:lang w:val="es-CO" w:eastAsia="en-US" w:bidi="ar-SA"/></w:rPr><w:delText>$ 341.000.000</w:delText></w:r></w:del></w:p></w:tc><w:tc><w:tcPr><w:tcW w:w="1729" w:type="dxa"/><w:tcBorders></w:tcBorders><w:shd w:color="auto" w:fill="F7F7F7" w:val="clear"/></w:tcPr><w:p><w:pPr><w:pStyle w:val="Tabla9"/><w:widowControl/><w:jc w:val="left"/><w:rPr><w:kern w:val="0"/><w:szCs w:val="24"/><w:lang w:val="es-CO" w:eastAsia="en-US" w:bidi="ar-SA"/><w:del w:id="9228" w:author="Unknown Author" w:date="2026-10-30T04:17:53Z"></w:del></w:rPr></w:pPr><w:del w:id="9227" w:author="Unknown Author" w:date="2026-10-30T04:17:53Z"><w:r><w:rPr><w:kern w:val="0"/><w:szCs w:val="24"/><w:lang w:val="es-CO" w:eastAsia="en-US" w:bidi="ar-SA"/></w:rPr><w:delText>$ 718.560.000</w:delText></w:r></w:del></w:p></w:tc></w:tr><w:tr><w:trPr><w:del w:id="9229" w:author="Unknown Author" w:date="2026-10-30T04:17:53Z"/><w:cantSplit w:val="true"/></w:trPr><w:tc><w:tcPr><w:tcW w:w="1645" w:type="dxa"/><w:tcBorders></w:tcBorders></w:tcPr><w:p><w:pPr><w:pStyle w:val="Tabla9"/><w:widowControl/><w:jc w:val="left"/><w:rPr><w:kern w:val="0"/><w:szCs w:val="24"/><w:lang w:val="es-CO" w:eastAsia="en-US" w:bidi="ar-SA"/><w:del w:id="9231" w:author="Unknown Author" w:date="2026-10-30T04:17:53Z"></w:del></w:rPr></w:pPr><w:del w:id="9230" w:author="Unknown Author" w:date="2026-10-30T04:17:53Z"><w:r><w:rPr><w:kern w:val="0"/><w:szCs w:val="24"/><w:lang w:val="es-CO" w:eastAsia="en-US" w:bidi="ar-SA"/></w:rPr><w:delText>Materiales, insumos y documentación</w:delText></w:r></w:del></w:p></w:tc><w:tc><w:tcPr><w:tcW w:w="1644" w:type="dxa"/><w:tcBorders></w:tcBorders></w:tcPr><w:p><w:pPr><w:pStyle w:val="Tabla9"/><w:widowControl/><w:jc w:val="left"/><w:rPr><w:kern w:val="0"/><w:szCs w:val="24"/><w:lang w:val="es-CO" w:eastAsia="en-US" w:bidi="ar-SA"/><w:del w:id="9233" w:author="Unknown Author" w:date="2026-10-30T04:17:53Z"></w:del></w:rPr></w:pPr><w:del w:id="9232" w:author="Unknown Author" w:date="2026-10-30T04:17:53Z"><w:r><w:rPr><w:kern w:val="0"/><w:szCs w:val="24"/><w:lang w:val="es-CO" w:eastAsia="en-US" w:bidi="ar-SA"/></w:rPr><w:delText>$ 61.753.334</w:delText></w:r></w:del></w:p></w:tc><w:tc><w:tcPr><w:tcW w:w="1646" w:type="dxa"/><w:tcBorders></w:tcBorders></w:tcPr><w:p><w:pPr><w:pStyle w:val="Tabla9"/><w:widowControl/><w:jc w:val="left"/><w:rPr><w:kern w:val="0"/><w:szCs w:val="24"/><w:lang w:val="es-CO" w:eastAsia="en-US" w:bidi="ar-SA"/><w:del w:id="9235" w:author="Unknown Author" w:date="2026-10-30T04:17:53Z"></w:del></w:rPr></w:pPr><w:del w:id="9234" w:author="Unknown Author" w:date="2026-10-30T04:17:53Z"><w:r><w:rPr><w:kern w:val="0"/><w:szCs w:val="24"/><w:lang w:val="es-CO" w:eastAsia="en-US" w:bidi="ar-SA"/></w:rPr><w:delText>$ 62.893.333</w:delText></w:r></w:del></w:p></w:tc><w:tc><w:tcPr><w:tcW w:w="1644" w:type="dxa"/><w:tcBorders></w:tcBorders></w:tcPr><w:p><w:pPr><w:pStyle w:val="Tabla9"/><w:widowControl/><w:jc w:val="left"/><w:rPr><w:kern w:val="0"/><w:szCs w:val="24"/><w:lang w:val="es-CO" w:eastAsia="en-US" w:bidi="ar-SA"/><w:del w:id="9237" w:author="Unknown Author" w:date="2026-10-30T04:17:53Z"></w:del></w:rPr></w:pPr><w:del w:id="9236" w:author="Unknown Author" w:date="2026-10-30T04:17:53Z"><w:r><w:rPr><w:kern w:val="0"/><w:szCs w:val="24"/><w:lang w:val="es-CO" w:eastAsia="en-US" w:bidi="ar-SA"/></w:rPr><w:delText>$ 61.753.333</w:delText></w:r></w:del></w:p></w:tc><w:tc><w:tcPr><w:tcW w:w="1645" w:type="dxa"/><w:tcBorders></w:tcBorders></w:tcPr><w:p><w:pPr><w:pStyle w:val="Tabla9"/><w:widowControl/><w:jc w:val="left"/><w:rPr><w:kern w:val="0"/><w:szCs w:val="24"/><w:lang w:val="es-CO" w:eastAsia="en-US" w:bidi="ar-SA"/><w:del w:id="9239" w:author="Unknown Author" w:date="2026-10-30T04:17:53Z"></w:del></w:rPr></w:pPr><w:del w:id="9238" w:author="Unknown Author" w:date="2026-10-30T04:17:53Z"><w:r><w:rPr><w:kern w:val="0"/><w:szCs w:val="24"/><w:lang w:val="es-CO" w:eastAsia="en-US" w:bidi="ar-SA"/></w:rPr><w:delText>$ 42.000.000</w:delText></w:r></w:del></w:p></w:tc><w:tc><w:tcPr><w:tcW w:w="1729" w:type="dxa"/><w:tcBorders></w:tcBorders></w:tcPr><w:p><w:pPr><w:pStyle w:val="Tabla9"/><w:widowControl/><w:jc w:val="left"/><w:rPr><w:kern w:val="0"/><w:szCs w:val="24"/><w:lang w:val="es-CO" w:eastAsia="en-US" w:bidi="ar-SA"/><w:del w:id="9241" w:author="Unknown Author" w:date="2026-10-30T04:17:53Z"></w:del></w:rPr></w:pPr><w:del w:id="9240" w:author="Unknown Author" w:date="2026-10-30T04:17:53Z"><w:r><w:rPr><w:kern w:val="0"/><w:szCs w:val="24"/><w:lang w:val="es-CO" w:eastAsia="en-US" w:bidi="ar-SA"/></w:rPr><w:delText>$ 228.400.000</w:delText></w:r></w:del></w:p></w:tc></w:tr><w:tr><w:trPr><w:del w:id="9242" w:author="Unknown Author" w:date="2026-10-30T04:17:53Z"/><w:cantSplit w:val="true"/></w:trPr><w:tc><w:tcPr><w:tcW w:w="1645" w:type="dxa"/><w:tcBorders></w:tcBorders><w:shd w:color="auto" w:fill="F7F7F7" w:val="clear"/></w:tcPr><w:p><w:pPr><w:pStyle w:val="Tabla9"/><w:widowControl/><w:jc w:val="left"/><w:rPr><w:kern w:val="0"/><w:szCs w:val="24"/><w:lang w:val="es-CO" w:eastAsia="en-US" w:bidi="ar-SA"/><w:del w:id="9244" w:author="Unknown Author" w:date="2026-10-30T04:17:53Z"></w:del></w:rPr></w:pPr><w:del w:id="9243" w:author="Unknown Author" w:date="2026-10-30T04:17:53Z"><w:r><w:rPr><w:kern w:val="0"/><w:szCs w:val="24"/><w:lang w:val="es-CO" w:eastAsia="en-US" w:bidi="ar-SA"/></w:rPr><w:delText>Protección del conocimiento y divulgación</w:delText></w:r></w:del></w:p></w:tc><w:tc><w:tcPr><w:tcW w:w="1644" w:type="dxa"/><w:tcBorders></w:tcBorders><w:shd w:color="auto" w:fill="F7F7F7" w:val="clear"/></w:tcPr><w:p><w:pPr><w:pStyle w:val="Tabla9"/><w:widowControl/><w:jc w:val="left"/><w:rPr><w:kern w:val="0"/><w:szCs w:val="24"/><w:lang w:val="es-CO" w:eastAsia="en-US" w:bidi="ar-SA"/><w:del w:id="9246" w:author="Unknown Author" w:date="2026-10-30T04:17:53Z"></w:del></w:rPr></w:pPr><w:del w:id="9245" w:author="Unknown Author" w:date="2026-10-30T04:17:53Z"><w:r><w:rPr><w:kern w:val="0"/><w:szCs w:val="24"/><w:lang w:val="es-CO" w:eastAsia="en-US" w:bidi="ar-SA"/></w:rPr><w:delText>$ 14.166.666</w:delText></w:r></w:del></w:p></w:tc><w:tc><w:tcPr><w:tcW w:w="1646" w:type="dxa"/><w:tcBorders></w:tcBorders><w:shd w:color="auto" w:fill="F7F7F7" w:val="clear"/></w:tcPr><w:p><w:pPr><w:pStyle w:val="Tabla9"/><w:widowControl/><w:jc w:val="left"/><w:rPr><w:kern w:val="0"/><w:szCs w:val="24"/><w:lang w:val="es-CO" w:eastAsia="en-US" w:bidi="ar-SA"/><w:del w:id="9248" w:author="Unknown Author" w:date="2026-10-30T04:17:53Z"></w:del></w:rPr></w:pPr><w:del w:id="9247" w:author="Unknown Author" w:date="2026-10-30T04:17:53Z"><w:r><w:rPr><w:kern w:val="0"/><w:szCs w:val="24"/><w:lang w:val="es-CO" w:eastAsia="en-US" w:bidi="ar-SA"/></w:rPr><w:delText>$ 14.166.667</w:delText></w:r></w:del></w:p></w:tc><w:tc><w:tcPr><w:tcW w:w="1644" w:type="dxa"/><w:tcBorders></w:tcBorders><w:shd w:color="auto" w:fill="F7F7F7" w:val="clear"/></w:tcPr><w:p><w:pPr><w:pStyle w:val="Tabla9"/><w:widowControl/><w:jc w:val="left"/><w:rPr><w:kern w:val="0"/><w:szCs w:val="24"/><w:lang w:val="es-CO" w:eastAsia="en-US" w:bidi="ar-SA"/><w:del w:id="9250" w:author="Unknown Author" w:date="2026-10-30T04:17:53Z"></w:del></w:rPr></w:pPr><w:del w:id="9249" w:author="Unknown Author" w:date="2026-10-30T04:17:53Z"><w:r><w:rPr><w:kern w:val="0"/><w:szCs w:val="24"/><w:lang w:val="es-CO" w:eastAsia="en-US" w:bidi="ar-SA"/></w:rPr><w:delText>$ 14.166.667</w:delText></w:r></w:del></w:p></w:tc><w:tc><w:tcPr><w:tcW w:w="1645" w:type="dxa"/><w:tcBorders></w:tcBorders><w:shd w:color="auto" w:fill="F7F7F7" w:val="clear"/></w:tcPr><w:p><w:pPr><w:pStyle w:val="Tabla9"/><w:widowControl/><w:jc w:val="left"/><w:rPr><w:kern w:val="0"/><w:szCs w:val="24"/><w:lang w:val="es-CO" w:eastAsia="en-US" w:bidi="ar-SA"/><w:del w:id="9252" w:author="Unknown Author" w:date="2026-10-30T04:17:53Z"></w:del></w:rPr></w:pPr><w:del w:id="9251" w:author="Unknown Author" w:date="2026-10-30T04:17:53Z"><w:r><w:rPr><w:kern w:val="0"/><w:szCs w:val="24"/><w:lang w:val="es-CO" w:eastAsia="en-US" w:bidi="ar-SA"/></w:rPr><w:delText>$ 155.000.000</w:delText></w:r></w:del></w:p></w:tc><w:tc><w:tcPr><w:tcW w:w="1729" w:type="dxa"/><w:tcBorders></w:tcBorders><w:shd w:color="auto" w:fill="F7F7F7" w:val="clear"/></w:tcPr><w:p><w:pPr><w:pStyle w:val="Tabla9"/><w:widowControl/><w:jc w:val="left"/><w:rPr><w:kern w:val="0"/><w:szCs w:val="24"/><w:lang w:val="es-CO" w:eastAsia="en-US" w:bidi="ar-SA"/><w:del w:id="9254" w:author="Unknown Author" w:date="2026-10-30T04:17:53Z"></w:del></w:rPr></w:pPr><w:del w:id="9253" w:author="Unknown Author" w:date="2026-10-30T04:17:53Z"><w:r><w:rPr><w:kern w:val="0"/><w:szCs w:val="24"/><w:lang w:val="es-CO" w:eastAsia="en-US" w:bidi="ar-SA"/></w:rPr><w:delText>$ 197.500.000</w:delText></w:r></w:del></w:p></w:tc></w:tr><w:tr><w:trPr><w:del w:id="9255" w:author="Unknown Author" w:date="2026-10-30T04:17:53Z"/><w:cantSplit w:val="true"/></w:trPr><w:tc><w:tcPr><w:tcW w:w="1645" w:type="dxa"/><w:tcBorders></w:tcBorders></w:tcPr><w:p><w:pPr><w:pStyle w:val="Tabla9"/><w:widowControl/><w:jc w:val="left"/><w:rPr><w:kern w:val="0"/><w:szCs w:val="24"/><w:lang w:val="es-CO" w:eastAsia="en-US" w:bidi="ar-SA"/><w:del w:id="9257" w:author="Unknown Author" w:date="2026-10-30T04:17:53Z"></w:del></w:rPr></w:pPr><w:del w:id="9256" w:author="Unknown Author" w:date="2026-10-30T04:17:53Z"><w:r><w:rPr><w:kern w:val="0"/><w:szCs w:val="24"/><w:lang w:val="es-CO" w:eastAsia="en-US" w:bidi="ar-SA"/></w:rPr><w:delText>Gastos de viaje</w:delText></w:r></w:del></w:p></w:tc><w:tc><w:tcPr><w:tcW w:w="1644" w:type="dxa"/><w:tcBorders></w:tcBorders></w:tcPr><w:p><w:pPr><w:pStyle w:val="Tabla9"/><w:widowControl/><w:jc w:val="left"/><w:rPr><w:kern w:val="0"/><w:szCs w:val="24"/><w:lang w:val="es-CO" w:eastAsia="en-US" w:bidi="ar-SA"/><w:del w:id="9259" w:author="Unknown Author" w:date="2026-10-30T04:17:53Z"></w:del></w:rPr></w:pPr><w:del w:id="9258" w:author="Unknown Author" w:date="2026-10-30T04:17:53Z"><w:r><w:rPr><w:kern w:val="0"/><w:szCs w:val="24"/><w:lang w:val="es-CO" w:eastAsia="en-US" w:bidi="ar-SA"/></w:rPr><w:delText>$ 171.806.666</w:delText></w:r></w:del></w:p></w:tc><w:tc><w:tcPr><w:tcW w:w="1646" w:type="dxa"/><w:tcBorders></w:tcBorders></w:tcPr><w:p><w:pPr><w:pStyle w:val="Tabla9"/><w:widowControl/><w:jc w:val="left"/><w:rPr><w:kern w:val="0"/><w:szCs w:val="24"/><w:lang w:val="es-CO" w:eastAsia="en-US" w:bidi="ar-SA"/><w:del w:id="9261" w:author="Unknown Author" w:date="2026-10-30T04:17:53Z"></w:del></w:rPr></w:pPr><w:del w:id="9260" w:author="Unknown Author" w:date="2026-10-30T04:17:53Z"><w:r><w:rPr><w:kern w:val="0"/><w:szCs w:val="24"/><w:lang w:val="es-CO" w:eastAsia="en-US" w:bidi="ar-SA"/></w:rPr><w:delText>$ 175.886.667</w:delText></w:r></w:del></w:p></w:tc><w:tc><w:tcPr><w:tcW w:w="1644" w:type="dxa"/><w:tcBorders></w:tcBorders></w:tcPr><w:p><w:pPr><w:pStyle w:val="Tabla9"/><w:widowControl/><w:jc w:val="left"/><w:rPr><w:kern w:val="0"/><w:szCs w:val="24"/><w:lang w:val="es-CO" w:eastAsia="en-US" w:bidi="ar-SA"/><w:del w:id="9263" w:author="Unknown Author" w:date="2026-10-30T04:17:53Z"></w:del></w:rPr></w:pPr><w:del w:id="9262" w:author="Unknown Author" w:date="2026-10-30T04:17:53Z"><w:r><w:rPr><w:kern w:val="0"/><w:szCs w:val="24"/><w:lang w:val="es-CO" w:eastAsia="en-US" w:bidi="ar-SA"/></w:rPr><w:delText>$ 171.806.667</w:delText></w:r></w:del></w:p></w:tc><w:tc><w:tcPr><w:tcW w:w="1645" w:type="dxa"/><w:tcBorders></w:tcBorders></w:tcPr><w:p><w:pPr><w:pStyle w:val="Tabla9"/><w:widowControl/><w:jc w:val="left"/><w:rPr><w:kern w:val="0"/><w:szCs w:val="24"/><w:lang w:val="es-CO" w:eastAsia="en-US" w:bidi="ar-SA"/><w:del w:id="9265" w:author="Unknown Author" w:date="2026-10-30T04:17:53Z"></w:del></w:rPr></w:pPr><w:del w:id="9264" w:author="Unknown Author" w:date="2026-10-30T04:17:53Z"><w:r><w:rPr><w:kern w:val="0"/><w:szCs w:val="24"/><w:lang w:val="es-CO" w:eastAsia="en-US" w:bidi="ar-SA"/></w:rPr><w:delText>$ 24.000.000</w:delText></w:r></w:del></w:p></w:tc><w:tc><w:tcPr><w:tcW w:w="1729" w:type="dxa"/><w:tcBorders></w:tcBorders></w:tcPr><w:p><w:pPr><w:pStyle w:val="Tabla9"/><w:widowControl/><w:jc w:val="left"/><w:rPr><w:kern w:val="0"/><w:szCs w:val="24"/><w:lang w:val="es-CO" w:eastAsia="en-US" w:bidi="ar-SA"/><w:del w:id="9267" w:author="Unknown Author" w:date="2026-10-30T04:17:53Z"></w:del></w:rPr></w:pPr><w:del w:id="9266" w:author="Unknown Author" w:date="2026-10-30T04:17:53Z"><w:r><w:rPr><w:kern w:val="0"/><w:szCs w:val="24"/><w:lang w:val="es-CO" w:eastAsia="en-US" w:bidi="ar-SA"/></w:rPr><w:delText>$ 543.500.000</w:delText></w:r></w:del></w:p></w:tc></w:tr><w:tr><w:trPr><w:del w:id="9268" w:author="Unknown Author" w:date="2026-10-30T04:17:53Z"/><w:cantSplit w:val="true"/></w:trPr><w:tc><w:tcPr><w:tcW w:w="1645" w:type="dxa"/><w:tcBorders></w:tcBorders><w:shd w:color="auto" w:fill="F7F7F7" w:val="clear"/></w:tcPr><w:p><w:pPr><w:pStyle w:val="Tabla9"/><w:widowControl/><w:jc w:val="left"/><w:rPr><w:kern w:val="0"/><w:szCs w:val="24"/><w:lang w:val="es-CO" w:eastAsia="en-US" w:bidi="ar-SA"/><w:del w:id="9270" w:author="Unknown Author" w:date="2026-10-30T04:17:53Z"></w:del></w:rPr></w:pPr><w:del w:id="9269" w:author="Unknown Author" w:date="2026-10-30T04:17:53Z"><w:r><w:rPr><w:kern w:val="0"/><w:szCs w:val="24"/><w:lang w:val="es-CO" w:eastAsia="en-US" w:bidi="ar-SA"/></w:rPr><w:delText>Infraestructura</w:delText></w:r></w:del></w:p></w:tc><w:tc><w:tcPr><w:tcW w:w="1644" w:type="dxa"/><w:tcBorders></w:tcBorders><w:shd w:color="auto" w:fill="F7F7F7" w:val="clear"/></w:tcPr><w:p><w:pPr><w:pStyle w:val="Tabla9"/><w:widowControl/><w:jc w:val="left"/><w:rPr><w:kern w:val="0"/><w:szCs w:val="24"/><w:lang w:val="es-CO" w:eastAsia="en-US" w:bidi="ar-SA"/><w:del w:id="9272" w:author="Unknown Author" w:date="2026-10-30T04:17:53Z"></w:del></w:rPr></w:pPr><w:del w:id="9271" w:author="Unknown Author" w:date="2026-10-30T04:17:53Z"><w:r><w:rPr><w:kern w:val="0"/><w:szCs w:val="24"/><w:lang w:val="es-CO" w:eastAsia="en-US" w:bidi="ar-SA"/></w:rPr><w:delText>$ 43.200.000</w:delText></w:r></w:del></w:p></w:tc><w:tc><w:tcPr><w:tcW w:w="1646" w:type="dxa"/><w:tcBorders></w:tcBorders><w:shd w:color="auto" w:fill="F7F7F7" w:val="clear"/></w:tcPr><w:p><w:pPr><w:pStyle w:val="Tabla9"/><w:widowControl/><w:jc w:val="left"/><w:rPr><w:kern w:val="0"/><w:szCs w:val="24"/><w:lang w:val="es-CO" w:eastAsia="en-US" w:bidi="ar-SA"/><w:del w:id="9274" w:author="Unknown Author" w:date="2026-10-30T04:17:53Z"></w:del></w:rPr></w:pPr><w:del w:id="9273" w:author="Unknown Author" w:date="2026-10-30T04:17:53Z"><w:r><w:rPr><w:kern w:val="0"/><w:szCs w:val="24"/><w:lang w:val="es-CO" w:eastAsia="en-US" w:bidi="ar-SA"/></w:rPr><w:delText>$ 45.600.000</w:delText></w:r></w:del></w:p></w:tc><w:tc><w:tcPr><w:tcW w:w="1644" w:type="dxa"/><w:tcBorders></w:tcBorders><w:shd w:color="auto" w:fill="F7F7F7" w:val="clear"/></w:tcPr><w:p><w:pPr><w:pStyle w:val="Tabla9"/><w:widowControl/><w:jc w:val="left"/><w:rPr><w:kern w:val="0"/><w:szCs w:val="24"/><w:lang w:val="es-CO" w:eastAsia="en-US" w:bidi="ar-SA"/><w:del w:id="9276" w:author="Unknown Author" w:date="2026-10-30T04:17:53Z"></w:del></w:rPr></w:pPr><w:del w:id="9275" w:author="Unknown Author" w:date="2026-10-30T04:17:53Z"><w:r><w:rPr><w:kern w:val="0"/><w:szCs w:val="24"/><w:lang w:val="es-CO" w:eastAsia="en-US" w:bidi="ar-SA"/></w:rPr><w:delText>$ 43.200.000</w:delText></w:r></w:del></w:p></w:tc><w:tc><w:tcPr><w:tcW w:w="1645" w:type="dxa"/><w:tcBorders></w:tcBorders><w:shd w:color="auto" w:fill="F7F7F7" w:val="clear"/></w:tcPr><w:p><w:pPr><w:pStyle w:val="Tabla9"/><w:widowControl/><w:jc w:val="left"/><w:rPr><w:kern w:val="0"/><w:szCs w:val="24"/><w:lang w:val="es-CO" w:eastAsia="en-US" w:bidi="ar-SA"/><w:del w:id="9278" w:author="Unknown Author" w:date="2026-10-30T04:17:53Z"></w:del></w:rPr></w:pPr><w:del w:id="9277" w:author="Unknown Author" w:date="2026-10-30T04:17:53Z"><w:r><w:rPr><w:kern w:val="0"/><w:szCs w:val="24"/><w:lang w:val="es-CO" w:eastAsia="en-US" w:bidi="ar-SA"/></w:rPr><w:delText>$ 0</w:delText></w:r></w:del></w:p></w:tc><w:tc><w:tcPr><w:tcW w:w="1729" w:type="dxa"/><w:tcBorders></w:tcBorders><w:shd w:color="auto" w:fill="F7F7F7" w:val="clear"/></w:tcPr><w:p><w:pPr><w:pStyle w:val="Tabla9"/><w:widowControl/><w:jc w:val="left"/><w:rPr><w:kern w:val="0"/><w:szCs w:val="24"/><w:lang w:val="es-CO" w:eastAsia="en-US" w:bidi="ar-SA"/><w:del w:id="9280" w:author="Unknown Author" w:date="2026-10-30T04:17:53Z"></w:del></w:rPr></w:pPr><w:del w:id="9279" w:author="Unknown Author" w:date="2026-10-30T04:17:53Z"><w:r><w:rPr><w:kern w:val="0"/><w:szCs w:val="24"/><w:lang w:val="es-CO" w:eastAsia="en-US" w:bidi="ar-SA"/></w:rPr><w:delText>$ 132.000.000</w:delText></w:r></w:del></w:p></w:tc></w:tr><w:tr><w:trPr><w:del w:id="9281" w:author="Unknown Author" w:date="2026-10-30T04:17:53Z"/><w:cantSplit w:val="true"/></w:trPr><w:tc><w:tcPr><w:tcW w:w="1645" w:type="dxa"/><w:tcBorders></w:tcBorders></w:tcPr><w:p><w:pPr><w:pStyle w:val="Tabla9"/><w:widowControl/><w:jc w:val="left"/><w:rPr><w:kern w:val="0"/><w:szCs w:val="24"/><w:lang w:val="es-CO" w:eastAsia="en-US" w:bidi="ar-SA"/><w:del w:id="9283" w:author="Unknown Author" w:date="2026-10-30T04:17:53Z"></w:del></w:rPr></w:pPr><w:del w:id="9282" w:author="Unknown Author" w:date="2026-10-30T04:17:53Z"><w:r><w:rPr><w:kern w:val="0"/><w:szCs w:val="24"/><w:lang w:val="es-CO" w:eastAsia="en-US" w:bidi="ar-SA"/></w:rPr><w:delText>Administrativos</w:delText></w:r></w:del></w:p></w:tc><w:tc><w:tcPr><w:tcW w:w="1644" w:type="dxa"/><w:tcBorders></w:tcBorders></w:tcPr><w:p><w:pPr><w:pStyle w:val="Tabla9"/><w:widowControl/><w:jc w:val="left"/><w:rPr><w:kern w:val="0"/><w:szCs w:val="24"/><w:lang w:val="es-CO" w:eastAsia="en-US" w:bidi="ar-SA"/><w:del w:id="9285" w:author="Unknown Author" w:date="2026-10-30T04:17:53Z"></w:del></w:rPr></w:pPr><w:del w:id="9284" w:author="Unknown Author" w:date="2026-10-30T04:17:53Z"><w:r><w:rPr><w:kern w:val="0"/><w:szCs w:val="24"/><w:lang w:val="es-CO" w:eastAsia="en-US" w:bidi="ar-SA"/></w:rPr><w:delText>$ 0</w:delText></w:r></w:del></w:p></w:tc><w:tc><w:tcPr><w:tcW w:w="1646" w:type="dxa"/><w:tcBorders></w:tcBorders></w:tcPr><w:p><w:pPr><w:pStyle w:val="Tabla9"/><w:widowControl/><w:jc w:val="left"/><w:rPr><w:kern w:val="0"/><w:szCs w:val="24"/><w:lang w:val="es-CO" w:eastAsia="en-US" w:bidi="ar-SA"/><w:del w:id="9287" w:author="Unknown Author" w:date="2026-10-30T04:17:53Z"></w:del></w:rPr></w:pPr><w:del w:id="9286" w:author="Unknown Author" w:date="2026-10-30T04:17:53Z"><w:r><w:rPr><w:kern w:val="0"/><w:szCs w:val="24"/><w:lang w:val="es-CO" w:eastAsia="en-US" w:bidi="ar-SA"/></w:rPr><w:delText>$ 0</w:delText></w:r></w:del></w:p></w:tc><w:tc><w:tcPr><w:tcW w:w="1644" w:type="dxa"/><w:tcBorders></w:tcBorders></w:tcPr><w:p><w:pPr><w:pStyle w:val="Tabla9"/><w:widowControl/><w:jc w:val="left"/><w:rPr><w:kern w:val="0"/><w:szCs w:val="24"/><w:lang w:val="es-CO" w:eastAsia="en-US" w:bidi="ar-SA"/><w:del w:id="9289" w:author="Unknown Author" w:date="2026-10-30T04:17:53Z"></w:del></w:rPr></w:pPr><w:del w:id="9288" w:author="Unknown Author" w:date="2026-10-30T04:17:53Z"><w:r><w:rPr><w:kern w:val="0"/><w:szCs w:val="24"/><w:lang w:val="es-CO" w:eastAsia="en-US" w:bidi="ar-SA"/></w:rPr><w:delText>$ 0</w:delText></w:r></w:del></w:p></w:tc><w:tc><w:tcPr><w:tcW w:w="1645" w:type="dxa"/><w:tcBorders></w:tcBorders></w:tcPr><w:p><w:pPr><w:pStyle w:val="Tabla9"/><w:widowControl/><w:jc w:val="left"/><w:rPr><w:kern w:val="0"/><w:szCs w:val="24"/><w:lang w:val="es-CO" w:eastAsia="en-US" w:bidi="ar-SA"/><w:del w:id="9291" w:author="Unknown Author" w:date="2026-10-30T04:17:53Z"></w:del></w:rPr></w:pPr><w:del w:id="9290" w:author="Unknown Author" w:date="2026-10-30T04:17:53Z"><w:r><w:rPr><w:kern w:val="0"/><w:szCs w:val="24"/><w:lang w:val="es-CO" w:eastAsia="en-US" w:bidi="ar-SA"/></w:rPr><w:delText>$ 273.000.000</w:delText></w:r></w:del></w:p></w:tc><w:tc><w:tcPr><w:tcW w:w="1729" w:type="dxa"/><w:tcBorders></w:tcBorders></w:tcPr><w:p><w:pPr><w:pStyle w:val="Tabla9"/><w:widowControl/><w:jc w:val="left"/><w:rPr><w:kern w:val="0"/><w:szCs w:val="24"/><w:lang w:val="es-CO" w:eastAsia="en-US" w:bidi="ar-SA"/><w:del w:id="9293" w:author="Unknown Author" w:date="2026-10-30T04:17:53Z"></w:del></w:rPr></w:pPr><w:del w:id="9292" w:author="Unknown Author" w:date="2026-10-30T04:17:53Z"><w:r><w:rPr><w:kern w:val="0"/><w:szCs w:val="24"/><w:lang w:val="es-CO" w:eastAsia="en-US" w:bidi="ar-SA"/></w:rPr><w:delText>$ 273.000.000</w:delText></w:r></w:del></w:p></w:tc></w:tr><w:tr><w:trPr><w:del w:id="9294" w:author="Unknown Author" w:date="2026-10-30T04:17:53Z"/><w:cantSplit w:val="true"/></w:trPr><w:tc><w:tcPr><w:tcW w:w="1645" w:type="dxa"/><w:tcBorders></w:tcBorders><w:shd w:color="auto" w:fill="F7F7F7" w:val="clear"/></w:tcPr><w:p><w:pPr><w:pStyle w:val="Tabla9"/><w:widowControl/><w:jc w:val="left"/><w:rPr><w:kern w:val="0"/><w:szCs w:val="24"/><w:lang w:val="es-CO" w:eastAsia="en-US" w:bidi="ar-SA"/><w:del w:id="9296" w:author="Unknown Author" w:date="2026-10-30T04:17:53Z"></w:del></w:rPr></w:pPr><w:del w:id="9295" w:author="Unknown Author" w:date="2026-10-30T04:17:53Z"><w:r><w:rPr><w:kern w:val="0"/><w:szCs w:val="24"/><w:lang w:val="es-CO" w:eastAsia="en-US" w:bidi="ar-SA"/></w:rPr><w:delText>Seguimiento</w:delText></w:r></w:del></w:p></w:tc><w:tc><w:tcPr><w:tcW w:w="1644" w:type="dxa"/><w:tcBorders></w:tcBorders><w:shd w:color="auto" w:fill="F7F7F7" w:val="clear"/></w:tcPr><w:p><w:pPr><w:pStyle w:val="Tabla9"/><w:widowControl/><w:jc w:val="left"/><w:rPr><w:kern w:val="0"/><w:szCs w:val="24"/><w:lang w:val="es-CO" w:eastAsia="en-US" w:bidi="ar-SA"/><w:del w:id="9298" w:author="Unknown Author" w:date="2026-10-30T04:17:53Z"></w:del></w:rPr></w:pPr><w:del w:id="9297" w:author="Unknown Author" w:date="2026-10-30T04:17:53Z"><w:r><w:rPr><w:kern w:val="0"/><w:szCs w:val="24"/><w:lang w:val="es-CO" w:eastAsia="en-US" w:bidi="ar-SA"/></w:rPr><w:delText>$ 0</w:delText></w:r></w:del></w:p></w:tc><w:tc><w:tcPr><w:tcW w:w="1646" w:type="dxa"/><w:tcBorders></w:tcBorders><w:shd w:color="auto" w:fill="F7F7F7" w:val="clear"/></w:tcPr><w:p><w:pPr><w:pStyle w:val="Tabla9"/><w:widowControl/><w:jc w:val="left"/><w:rPr><w:kern w:val="0"/><w:szCs w:val="24"/><w:lang w:val="es-CO" w:eastAsia="en-US" w:bidi="ar-SA"/><w:del w:id="9300" w:author="Unknown Author" w:date="2026-10-30T04:17:53Z"></w:del></w:rPr></w:pPr><w:del w:id="9299" w:author="Unknown Author" w:date="2026-10-30T04:17:53Z"><w:r><w:rPr><w:kern w:val="0"/><w:szCs w:val="24"/><w:lang w:val="es-CO" w:eastAsia="en-US" w:bidi="ar-SA"/></w:rPr><w:delText>$ 0</w:delText></w:r></w:del></w:p></w:tc><w:tc><w:tcPr><w:tcW w:w="1644" w:type="dxa"/><w:tcBorders></w:tcBorders><w:shd w:color="auto" w:fill="F7F7F7" w:val="clear"/></w:tcPr><w:p><w:pPr><w:pStyle w:val="Tabla9"/><w:widowControl/><w:jc w:val="left"/><w:rPr><w:kern w:val="0"/><w:szCs w:val="24"/><w:lang w:val="es-CO" w:eastAsia="en-US" w:bidi="ar-SA"/><w:del w:id="9302" w:author="Unknown Author" w:date="2026-10-30T04:17:53Z"></w:del></w:rPr></w:pPr><w:del w:id="9301" w:author="Unknown Author" w:date="2026-10-30T04:17:53Z"><w:r><w:rPr><w:kern w:val="0"/><w:szCs w:val="24"/><w:lang w:val="es-CO" w:eastAsia="en-US" w:bidi="ar-SA"/></w:rPr><w:delText>$ 0</w:delText></w:r></w:del></w:p></w:tc><w:tc><w:tcPr><w:tcW w:w="1645" w:type="dxa"/><w:tcBorders></w:tcBorders><w:shd w:color="auto" w:fill="F7F7F7" w:val="clear"/></w:tcPr><w:p><w:pPr><w:pStyle w:val="Tabla9"/><w:widowControl/><w:jc w:val="left"/><w:rPr><w:kern w:val="0"/><w:szCs w:val="24"/><w:lang w:val="es-CO" w:eastAsia="en-US" w:bidi="ar-SA"/><w:del w:id="9304" w:author="Unknown Author" w:date="2026-10-30T04:17:53Z"></w:del></w:rPr></w:pPr><w:del w:id="9303" w:author="Unknown Author" w:date="2026-10-30T04:17:53Z"><w:r><w:rPr><w:kern w:val="0"/><w:szCs w:val="24"/><w:lang w:val="es-CO" w:eastAsia="en-US" w:bidi="ar-SA"/></w:rPr><w:delText>$ 192.000.000</w:delText></w:r></w:del></w:p></w:tc><w:tc><w:tcPr><w:tcW w:w="1729" w:type="dxa"/><w:tcBorders></w:tcBorders><w:shd w:color="auto" w:fill="F7F7F7" w:val="clear"/></w:tcPr><w:p><w:pPr><w:pStyle w:val="Tabla9"/><w:widowControl/><w:jc w:val="left"/><w:rPr><w:kern w:val="0"/><w:szCs w:val="24"/><w:lang w:val="es-CO" w:eastAsia="en-US" w:bidi="ar-SA"/><w:del w:id="9306" w:author="Unknown Author" w:date="2026-10-30T04:17:53Z"></w:del></w:rPr></w:pPr><w:del w:id="9305" w:author="Unknown Author" w:date="2026-10-30T04:17:53Z"><w:r><w:rPr><w:kern w:val="0"/><w:szCs w:val="24"/><w:lang w:val="es-CO" w:eastAsia="en-US" w:bidi="ar-SA"/></w:rPr><w:delText>$ 192.000.000</w:delText></w:r></w:del></w:p></w:tc></w:tr><w:tr><w:trPr><w:del w:id="9307" w:author="Unknown Author" w:date="2026-10-30T04:17:53Z"/><w:cantSplit w:val="true"/></w:trPr><w:tc><w:tcPr><w:tcW w:w="1645" w:type="dxa"/><w:tcBorders></w:tcBorders></w:tcPr><w:p><w:pPr><w:pStyle w:val="Tabla9"/><w:widowControl/><w:jc w:val="left"/><w:rPr><w:kern w:val="0"/><w:szCs w:val="24"/><w:lang w:val="es-CO" w:eastAsia="en-US" w:bidi="ar-SA"/><w:del w:id="9309" w:author="Unknown Author" w:date="2026-10-30T04:17:53Z"></w:del></w:rPr></w:pPr><w:del w:id="9308" w:author="Unknown Author" w:date="2026-10-30T04:17:53Z"><w:r><w:rPr><w:b/><w:bCs/><w:kern w:val="0"/><w:szCs w:val="24"/><w:lang w:val="es-CO" w:eastAsia="en-US" w:bidi="ar-SA"/></w:rPr><w:delText>Total</w:delText></w:r></w:del></w:p></w:tc><w:tc><w:tcPr><w:tcW w:w="1644" w:type="dxa"/><w:tcBorders></w:tcBorders></w:tcPr><w:p><w:pPr><w:pStyle w:val="Tabla9"/><w:widowControl/><w:jc w:val="left"/><w:rPr><w:kern w:val="0"/><w:szCs w:val="24"/><w:lang w:val="es-CO" w:eastAsia="en-US" w:bidi="ar-SA"/><w:del w:id="9311" w:author="Unknown Author" w:date="2026-10-30T04:17:53Z"></w:del></w:rPr></w:pPr><w:del w:id="9310" w:author="Unknown Author" w:date="2026-10-30T04:17:53Z"><w:r><w:rPr><w:b/><w:bCs/><w:kern w:val="0"/><w:szCs w:val="24"/><w:lang w:val="es-CO" w:eastAsia="en-US" w:bidi="ar-SA"/></w:rPr><w:delText>$ 1.233.519.514</w:delText></w:r></w:del></w:p></w:tc><w:tc><w:tcPr><w:tcW w:w="1646" w:type="dxa"/><w:tcBorders></w:tcBorders></w:tcPr><w:p><w:pPr><w:pStyle w:val="Tabla9"/><w:widowControl/><w:jc w:val="left"/><w:rPr><w:kern w:val="0"/><w:szCs w:val="24"/><w:lang w:val="es-CO" w:eastAsia="en-US" w:bidi="ar-SA"/><w:del w:id="9313" w:author="Unknown Author" w:date="2026-10-30T04:17:53Z"></w:del></w:rPr></w:pPr><w:del w:id="9312" w:author="Unknown Author" w:date="2026-10-30T04:17:53Z"><w:r><w:rPr><w:b/><w:bCs/><w:kern w:val="0"/><w:szCs w:val="24"/><w:lang w:val="es-CO" w:eastAsia="en-US" w:bidi="ar-SA"/></w:rPr><w:delText>$ 1.292.920.970</w:delText></w:r></w:del></w:p></w:tc><w:tc><w:tcPr><w:tcW w:w="1644" w:type="dxa"/><w:tcBorders></w:tcBorders></w:tcPr><w:p><w:pPr><w:pStyle w:val="Tabla9"/><w:widowControl/><w:jc w:val="left"/><w:rPr><w:kern w:val="0"/><w:szCs w:val="24"/><w:lang w:val="es-CO" w:eastAsia="en-US" w:bidi="ar-SA"/><w:del w:id="9315" w:author="Unknown Author" w:date="2026-10-30T04:17:53Z"></w:del></w:rPr></w:pPr><w:del w:id="9314" w:author="Unknown Author" w:date="2026-10-30T04:17:53Z"><w:r><w:rPr><w:b/><w:bCs/><w:kern w:val="0"/><w:szCs w:val="24"/><w:lang w:val="es-CO" w:eastAsia="en-US" w:bidi="ar-SA"/></w:rPr><w:delText>$ 1.233.519.516</w:delText></w:r></w:del></w:p></w:tc><w:tc><w:tcPr><w:tcW w:w="1645" w:type="dxa"/><w:tcBorders></w:tcBorders></w:tcPr><w:p><w:pPr><w:pStyle w:val="Tabla9"/><w:widowControl/><w:jc w:val="left"/><w:rPr><w:kern w:val="0"/><w:szCs w:val="24"/><w:lang w:val="es-CO" w:eastAsia="en-US" w:bidi="ar-SA"/><w:del w:id="9317" w:author="Unknown Author" w:date="2026-10-30T04:17:53Z"></w:del></w:rPr></w:pPr><w:del w:id="9316" w:author="Unknown Author" w:date="2026-10-30T04:17:53Z"><w:r><w:rPr><w:b/><w:bCs/><w:kern w:val="0"/><w:szCs w:val="24"/><w:lang w:val="es-CO" w:eastAsia="en-US" w:bidi="ar-SA"/></w:rPr><w:delText>$ 6.262.880.000</w:delText></w:r></w:del></w:p></w:tc><w:tc><w:tcPr><w:tcW w:w="1729" w:type="dxa"/><w:tcBorders></w:tcBorders></w:tcPr><w:p><w:pPr><w:pStyle w:val="Tabla9"/><w:widowControl/><w:jc w:val="left"/><w:rPr><w:kern w:val="0"/><w:szCs w:val="24"/><w:lang w:val="es-CO" w:eastAsia="en-US" w:bidi="ar-SA"/><w:del w:id="9319" w:author="Unknown Author" w:date="2026-10-30T04:17:53Z"></w:del></w:rPr></w:pPr><w:del w:id="9318" w:author="Unknown Author" w:date="2026-10-30T04:17:53Z"><w:r><w:rPr><w:b/><w:bCs/><w:kern w:val="0"/><w:szCs w:val="24"/><w:lang w:val="es-CO" w:eastAsia="en-US" w:bidi="ar-SA"/></w:rPr><w:delText>$ 10.022.840.000</w:delText></w:r></w:del></w:p></w:tc></w:tr><w:tr><w:trPr><w:del w:id="9320" w:author="Unknown Author" w:date="2026-10-30T04:17:53Z"/><w:cantSplit w:val="true"/></w:trPr><w:tc><w:tcPr><w:tcW w:w="1645" w:type="dxa"/><w:tcBorders><w:bottom w:val="single" w:sz="12" w:space="0" w:color="2A3439"/></w:tcBorders><w:shd w:color="auto" w:fill="F7F7F7" w:val="clear"/></w:tcPr><w:p><w:pPr><w:pStyle w:val="Tabla9"/><w:keepNext w:val="true"/><w:widowControl/><w:jc w:val="left"/><w:rPr><w:kern w:val="0"/><w:szCs w:val="24"/><w:lang w:val="es-CO" w:eastAsia="en-US" w:bidi="ar-SA"/><w:del w:id="9322" w:author="Unknown Author" w:date="2026-10-30T04:17:53Z"></w:del></w:rPr></w:pPr><w:del w:id="9321" w:author="Unknown Author" w:date="2026-10-30T04:17:53Z"><w:r><w:rPr><w:kern w:val="0"/><w:szCs w:val="24"/><w:lang w:val="es-CO" w:eastAsia="en-US" w:bidi="ar-SA"/></w:rPr><w:delText>Participación en el SGR</w:delText></w:r></w:del></w:p></w:tc><w:tc><w:tcPr><w:tcW w:w="1644" w:type="dxa"/><w:tcBorders><w:bottom w:val="single" w:sz="12" w:space="0" w:color="2A3439"/></w:tcBorders><w:shd w:color="auto" w:fill="F7F7F7" w:val="clear"/></w:tcPr><w:p><w:pPr><w:pStyle w:val="Tabla9"/><w:keepNext w:val="true"/><w:widowControl/><w:jc w:val="left"/><w:rPr><w:kern w:val="0"/><w:szCs w:val="24"/><w:lang w:val="es-CO" w:eastAsia="en-US" w:bidi="ar-SA"/><w:del w:id="9324" w:author="Unknown Author" w:date="2026-10-30T04:17:53Z"></w:del></w:rPr></w:pPr><w:del w:id="9323" w:author="Unknown Author" w:date="2026-10-30T04:17:53Z"><w:r><w:rPr><w:kern w:val="0"/><w:szCs w:val="24"/><w:lang w:val="es-CO" w:eastAsia="en-US" w:bidi="ar-SA"/></w:rPr><w:delText>12,3 %</w:delText></w:r></w:del></w:p></w:tc><w:tc><w:tcPr><w:tcW w:w="1646" w:type="dxa"/><w:tcBorders><w:bottom w:val="single" w:sz="12" w:space="0" w:color="2A3439"/></w:tcBorders><w:shd w:color="auto" w:fill="F7F7F7" w:val="clear"/></w:tcPr><w:p><w:pPr><w:pStyle w:val="Tabla9"/><w:keepNext w:val="true"/><w:widowControl/><w:jc w:val="left"/><w:rPr><w:kern w:val="0"/><w:szCs w:val="24"/><w:lang w:val="es-CO" w:eastAsia="en-US" w:bidi="ar-SA"/><w:del w:id="9326" w:author="Unknown Author" w:date="2026-10-30T04:17:53Z"></w:del></w:rPr></w:pPr><w:del w:id="9325" w:author="Unknown Author" w:date="2026-10-30T04:17:53Z"><w:r><w:rPr><w:kern w:val="0"/><w:szCs w:val="24"/><w:lang w:val="es-CO" w:eastAsia="en-US" w:bidi="ar-SA"/></w:rPr><w:delText>12,9 %</w:delText></w:r></w:del></w:p></w:tc><w:tc><w:tcPr><w:tcW w:w="1644" w:type="dxa"/><w:tcBorders><w:bottom w:val="single" w:sz="12" w:space="0" w:color="2A3439"/></w:tcBorders><w:shd w:color="auto" w:fill="F7F7F7" w:val="clear"/></w:tcPr><w:p><w:pPr><w:pStyle w:val="Tabla9"/><w:keepNext w:val="true"/><w:widowControl/><w:jc w:val="left"/><w:rPr><w:kern w:val="0"/><w:szCs w:val="24"/><w:lang w:val="es-CO" w:eastAsia="en-US" w:bidi="ar-SA"/><w:del w:id="9328" w:author="Unknown Author" w:date="2026-10-30T04:17:53Z"></w:del></w:rPr></w:pPr><w:del w:id="9327" w:author="Unknown Author" w:date="2026-10-30T04:17:53Z"><w:r><w:rPr><w:kern w:val="0"/><w:szCs w:val="24"/><w:lang w:val="es-CO" w:eastAsia="en-US" w:bidi="ar-SA"/></w:rPr><w:delText>12,3 %</w:delText></w:r></w:del></w:p></w:tc><w:tc><w:tcPr><w:tcW w:w="1645" w:type="dxa"/><w:tcBorders><w:bottom w:val="single" w:sz="12" w:space="0" w:color="2A3439"/></w:tcBorders><w:shd w:color="auto" w:fill="F7F7F7" w:val="clear"/></w:tcPr><w:p><w:pPr><w:pStyle w:val="Tabla9"/><w:keepNext w:val="true"/><w:widowControl/><w:jc w:val="left"/><w:rPr><w:kern w:val="0"/><w:szCs w:val="24"/><w:lang w:val="es-CO" w:eastAsia="en-US" w:bidi="ar-SA"/><w:del w:id="9330" w:author="Unknown Author" w:date="2026-10-30T04:17:53Z"></w:del></w:rPr></w:pPr><w:del w:id="9329" w:author="Unknown Author" w:date="2026-10-30T04:17:53Z"><w:r><w:rPr><w:kern w:val="0"/><w:szCs w:val="24"/><w:lang w:val="es-CO" w:eastAsia="en-US" w:bidi="ar-SA"/></w:rPr><w:delText>62,5 %</w:delText></w:r></w:del></w:p></w:tc><w:tc><w:tcPr><w:tcW w:w="1729" w:type="dxa"/><w:tcBorders><w:bottom w:val="single" w:sz="12" w:space="0" w:color="2A3439"/></w:tcBorders><w:shd w:color="auto" w:fill="F7F7F7" w:val="clear"/></w:tcPr><w:p><w:pPr><w:pStyle w:val="Tabla9"/><w:keepNext w:val="true"/><w:widowControl/><w:jc w:val="left"/><w:rPr><w:kern w:val="0"/><w:szCs w:val="24"/><w:lang w:val="es-CO" w:eastAsia="en-US" w:bidi="ar-SA"/><w:del w:id="9332" w:author="Unknown Author" w:date="2026-10-30T04:17:53Z"></w:del></w:rPr></w:pPr><w:del w:id="9331" w:author="Unknown Author" w:date="2026-10-30T04:17:53Z"><w:r><w:rPr><w:kern w:val="0"/><w:szCs w:val="24"/><w:lang w:val="es-CO" w:eastAsia="en-US" w:bidi="ar-SA"/></w:rPr><w:delText>100,0 %</w:delText></w:r></w:del></w:p></w:tc></w:tr></w:tbl><w:p><w:pPr><w:pStyle w:val="TablaNota"/><w:rPr><w:del w:id="9335" w:author="Unknown Author" w:date="2026-10-30T04:17:53Z"></w:del></w:rPr></w:pPr><w:del w:id="9333" w:author="Unknown Author" w:date="2026-10-30T04:17:53Z"><w:r><w:rPr><w:i/><w:iCs/></w:rPr><w:delText>Nota.</w:delText></w:r></w:del><w:del w:id="9334" w:author="Unknown Author" w:date="2026-10-30T04:17:53Z"><w:r><w:rPr></w:rPr><w:delText xml:space="preserve"> Elaboración propia, con valores calculados. Los gastos territoriales se reparten con claves explícitas: nodos operativos (33, 34 y 33) para nodos, cabezales, energía, mástiles, insumos y viajes; sitios (36, 38 y 36) para instalación y equipos de campo; gateways (3, 4 y 3) para gateways, enlaces y planes de datos; y partes iguales para monitores de referencia, gravimetría, estudios, técnicos de campo, formación, apropiación, estaciones meteorológicas, campañas de medición en demoliciones y talleres de evaluación previa. Los gastos transversales, entre ellos el laboratorio de modelación con sede en la entidad proponente, sirven a los tres departamentos y no se reparten.</w:delText></w:r></w:del></w:p><w:p><w:pPr><w:pStyle w:val="BodyText"/><w:rPr></w:rPr></w:pPr><w:r><w:rPr></w:rPr><w:t xml:space="preserve">La Tabla 15.3 muestra que </w:t></w:r><w:ins w:id="9336" w:author="Unknown Author" w:date="2026-10-30T04:17:53Z"><w:r><w:rPr></w:rPr><w:t>5,7</w:t></w:r></w:ins><w:del w:id="9337" w:author="Unknown Author" w:date="2026-10-30T04:17:53Z"><w:r><w:rPr></w:rPr><w:delText>37,5</w:delText></w:r></w:del><w:r><w:rPr></w:rPr><w:t xml:space="preserve"> % del valor solicitado se </w:t></w:r><w:ins w:id="9338" w:author="Unknown Author" w:date="2026-10-30T04:17:53Z"><w:r><w:rPr></w:rPr><w:t>localiza</w:t></w:r></w:ins><w:del w:id="9339" w:author="Unknown Author" w:date="2026-10-30T04:17:53Z"><w:r><w:rPr></w:rPr><w:delText>ejecuta</w:delText></w:r></w:del><w:r><w:rPr></w:rPr><w:t xml:space="preserve"> de forma </w:t></w:r><w:ins w:id="9340" w:author="Unknown Author" w:date="2026-10-30T04:17:53Z"><w:r><w:rPr></w:rPr><w:t>explícita en un municipio. Manizales recibe $ 399.199.591 y Calarcá $ 399.199.591. El Anexo 3 reparte por igual los técnicos de campo, las estaciones meteorológicas municipales, el estudio de cobertura y los talleres de evaluación previa</w:t></w:r></w:ins><w:del w:id="9341" w:author="Unknown Author" w:date="2026-10-30T04:17:53Z"><w:r><w:rPr></w:rPr><w:delText>directa en los departamentos. Caldas recibe 12,3 %, Cundinamarca 12,9 % y Valle del Cauca 12,3 %. La diferencia de Cundinamarca resulta de sus 34 nodos y cuatro gateways</w:delText></w:r></w:del><w:r><w:rPr></w:rPr><w:t xml:space="preserve">. El </w:t></w:r><w:ins w:id="9342" w:author="Unknown Author" w:date="2026-10-30T04:17:53Z"><w:r><w:rPr></w:rPr><w:t>94,3</w:t></w:r></w:ins><w:del w:id="9343" w:author="Unknown Author" w:date="2026-10-30T04:17:53Z"><w:r><w:rPr></w:rPr><w:delText>62,5</w:delText></w:r></w:del><w:r><w:rPr></w:rPr><w:t xml:space="preserve"> % restante es </w:t></w:r><w:ins w:id="9344" w:author="Unknown Author" w:date="2026-10-30T04:17:53Z"><w:r><w:rPr></w:rPr><w:t>común a los dos municipios. Incluye los nodos, los gateways, el talento humano, la plataforma</w:t></w:r></w:ins><w:del w:id="9345" w:author="Unknown Author" w:date="2026-10-30T04:17:53Z"><w:r><w:rPr></w:rPr><w:delText>transversal. Incluye el talento humano de la universidad, la plataforma en la nube</w:delText></w:r></w:del><w:r><w:rPr></w:rPr><w:t xml:space="preserve">, el laboratorio de modelación, la validación independiente, la gerencia y el seguimiento. </w:t></w:r><w:ins w:id="9346" w:author="Unknown Author" w:date="2026-10-30T04:17:53Z"><w:r><w:rPr></w:rPr><w:t xml:space="preserve">La propuesta de despliegue ubica 50 nodos en cada municipio, pero la compra es única. </w:t></w:r></w:ins><w:r><w:rPr></w:rPr><w:t xml:space="preserve">Esa estructura es coherente con una solución que se desarrolla en un solo lugar y se despliega en </w:t></w:r><w:ins w:id="9347" w:author="Unknown Author" w:date="2026-10-30T04:17:53Z"><w:r><w:rPr></w:rPr><w:t>dos</w:t></w:r></w:ins><w:del w:id="9348" w:author="Unknown Author" w:date="2026-10-30T04:17:53Z"><w:r><w:rPr></w:rPr><w:delText>tres</w:delText></w:r></w:del><w:r><w:rPr></w:rPr><w:t>.</w:t></w:r><w:bookmarkEnd w:id="169"/></w:p><w:p><w:pPr><w:pStyle w:val="Heading1"/><w:rPr></w:rPr></w:pPr><w:bookmarkStart w:id="174" w:name="X6eda6f26400c0ebfb01e1eb3fcfc7622a70617e"/><w:r><w:rPr></w:rPr><w:t>16. SOSTENIBILIDAD SOCIAL Y AMBIENTAL DEL PROYECTO</w:t></w:r></w:p><w:p><w:pPr><w:pStyle w:val="FirstParagraph"/><w:rPr></w:rPr></w:pPr><w:r><w:rPr></w:rPr><w:t xml:space="preserve">La sostenibilidad de este proyecto se refiere a la permanencia de sus resultados. La solución se entrega completa dentro de los 24 meses. Comprende 100 nodos, 10 gateways, </w:t></w:r><w:ins w:id="9349" w:author="Unknown Author" w:date="2026-10-30T04:17:53Z"><w:r><w:rPr></w:rPr><w:t>un conjunto</w:t></w:r></w:ins><w:del w:id="9350" w:author="Unknown Author" w:date="2026-10-30T04:17:53Z"><w:r><w:rPr></w:rPr><w:delText>tres monitores</w:delText></w:r></w:del><w:r><w:rPr></w:rPr><w:t xml:space="preserve"> de referencia</w:t></w:r><w:ins w:id="9351" w:author="Unknown Author" w:date="2026-10-30T04:17:53Z"><w:r><w:rPr></w:rPr><w:t xml:space="preserve"> rotativo</w:t></w:r></w:ins><w:r><w:rPr></w:rPr><w:t>, una plataforma con gemelo digital y un tablero con protocolo de alerta. Comprende también un laboratorio de modelación con un gemelo predictivo de demolición. Ninguna fase posterior la completa. Después del cierre solo se decide quién la opera y con qué recursos. Los términos de referencia (TdR) evalúan las condiciones técnicas, institucionales, operativas o financieras previstas para la continuidad de los resultados (Ministerio de Ciencia, Tecnología e Innovación [MinCiencias], 2026). Exigen también un plan de sostenibilidad en el numeral 10.16. Exigen además un certificado de titularidad, administración, custodia y cuidado de los bienes en el numeral 10.19. Esta sección responde a esas condiciones.</w:t></w:r></w:p><w:p><w:pPr><w:pStyle w:val="BodyText"/><w:rPr></w:rPr></w:pPr><w:r><w:rPr></w:rPr><w:t>Un programa se sostiene cuando mantiene sus beneficios, se institucionaliza y crea capacidad en la comunidad (Shediac-Rizkallah y Bone, 1998). Ese marco guía las cinco secciones siguientes. La evidencia sobre la continuidad de las redes de monitoreo es parcial y preocupa. En Brasil, 96 de 570 estaciones están inactivas o sin estado (Tavella et al., 2026, p. 6). El informe de vigilancia calcula que 90,8 % de las 5.076 estaciones de la red nacional propuesta serían sensores sin plan de calibración (Murad Pedraza et al., 2026, pp. 10-11 y 13). Ninguna fuente aportada evalúa la continuidad de proyectos financiados con regalías. Por eso el proyecto trata la custodia como un resultado que se diseña y se verifica.</w:t></w:r></w:p><w:p><w:pPr><w:pStyle w:val="Heading2"/><w:rPr></w:rPr></w:pPr><w:bookmarkStart w:id="175" w:name="X8d62603f617b32b27e3ad99b0afb2660ce61327"/><w:r><w:rPr></w:rPr><w:t>16.1. Contribución a los Objetivos de Desarrollo Sostenible</w:t></w:r></w:p><w:p><w:pPr><w:pStyle w:val="FirstParagraph"/><w:rPr></w:rPr></w:pPr><w:r><w:rPr></w:rPr><w:t>El proyecto contribuye a cuatro Objetivos de Desarrollo Sostenible (ODS) de la Agenda 2030 (Organización de las Naciones Unidas [ONU], 2015). Dos contribuciones son directas y dos son indirectas. El ODS 9 recibe la contribución directa de los objetivos específicos 1 y 2. El ODS 11 recibe la contribución directa del objetivo específico 3. Los ODS 3 y 13 reciben contribuciones indirectas. La Tabla 16.1 detalla la meta de cada ODS, el objetivo específico asociado y el indicador de seguimiento.</w:t></w:r></w:p><w:p><w:pPr><w:pStyle w:val="TablaRotulo"/><w:rPr></w:rPr></w:pPr><w:bookmarkStart w:id="176" w:name="rot_Tabla_16_1"/><w:r><w:rPr><w:b/><w:bCs/></w:rPr><w:t>Tabla 16.1</w:t></w:r><w:bookmarkEnd w:id="176"/></w:p><w:p><w:pPr><w:pStyle w:val="TablaTitulo"/><w:rPr></w:rPr></w:pPr><w:r><w:rPr><w:i/><w:iCs/></w:rPr><w:t>Contribución del proyecto a los Objetivos de Desarrollo Sostenible, por meta, objetivo específico e indicador</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923"/><w:gridCol w:w="1755"/><w:gridCol w:w="1338"/><w:gridCol w:w="1842"/><w:gridCol w:w="1254"/><w:gridCol w:w="1841"/></w:tblGrid><w:tr><w:trPr><w:tblHeader w:val="true"/><w:ins w:id="9352" w:author="Unknown Author" w:date="2026-10-30T04:17:53Z"/><w:cantSplit w:val="true"/></w:trPr><w:tc><w:tcPr><w:tcW w:w="192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9354" w:author="Unknown Author" w:date="2026-10-30T04:17:53Z"></w:ins></w:rPr></w:pPr><w:ins w:id="9353" w:author="Unknown Author" w:date="2026-10-30T04:17:53Z"><w:r><w:rPr><w:b/><w:kern w:val="0"/><w:szCs w:val="24"/><w:lang w:val="es-CO" w:eastAsia="en-US" w:bidi="ar-SA"/></w:rPr><w:t>ODS</w:t></w:r></w:ins></w:p></w:tc><w:tc><w:tcPr><w:tcW w:w="175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9356" w:author="Unknown Author" w:date="2026-10-30T04:17:53Z"></w:ins></w:rPr></w:pPr><w:ins w:id="9355" w:author="Unknown Author" w:date="2026-10-30T04:17:53Z"><w:r><w:rPr><w:b/><w:kern w:val="0"/><w:szCs w:val="24"/><w:lang w:val="es-CO" w:eastAsia="en-US" w:bidi="ar-SA"/></w:rPr><w:t>Meta de la Agenda 2030</w:t></w:r></w:ins></w:p></w:tc><w:tc><w:tcPr><w:tcW w:w="133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9358" w:author="Unknown Author" w:date="2026-10-30T04:17:53Z"></w:ins></w:rPr></w:pPr><w:ins w:id="9357" w:author="Unknown Author" w:date="2026-10-30T04:17:53Z"><w:r><w:rPr><w:b/><w:kern w:val="0"/><w:szCs w:val="24"/><w:lang w:val="es-CO" w:eastAsia="en-US" w:bidi="ar-SA"/></w:rPr><w:t>Objetivo específico</w:t></w:r></w:ins></w:p></w:tc><w:tc><w:tcPr><w:tcW w:w="184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9360" w:author="Unknown Author" w:date="2026-10-30T04:17:53Z"></w:ins></w:rPr></w:pPr><w:ins w:id="9359" w:author="Unknown Author" w:date="2026-10-30T04:17:53Z"><w:r><w:rPr><w:b/><w:kern w:val="0"/><w:szCs w:val="24"/><w:lang w:val="es-CO" w:eastAsia="en-US" w:bidi="ar-SA"/></w:rPr><w:t>Contribución del proyecto</w:t></w:r></w:ins></w:p></w:tc><w:tc><w:tcPr><w:tcW w:w="125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9362" w:author="Unknown Author" w:date="2026-10-30T04:17:53Z"></w:ins></w:rPr></w:pPr><w:ins w:id="9361" w:author="Unknown Author" w:date="2026-10-30T04:17:53Z"><w:r><w:rPr><w:b/><w:kern w:val="0"/><w:szCs w:val="24"/><w:lang w:val="es-CO" w:eastAsia="en-US" w:bidi="ar-SA"/></w:rPr><w:t>Tipo</w:t></w:r></w:ins></w:p></w:tc><w:tc><w:tcPr><w:tcW w:w="184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9364" w:author="Unknown Author" w:date="2026-10-30T04:17:53Z"></w:ins></w:rPr></w:pPr><w:ins w:id="9363" w:author="Unknown Author" w:date="2026-10-30T04:17:53Z"><w:r><w:rPr><w:b/><w:kern w:val="0"/><w:szCs w:val="24"/><w:lang w:val="es-CO" w:eastAsia="en-US" w:bidi="ar-SA"/></w:rPr><w:t>Indicador de seguimiento</w:t></w:r></w:ins></w:p></w:tc></w:tr><w:tr><w:trPr><w:ins w:id="9365" w:author="Unknown Author" w:date="2026-10-30T04:17:53Z"/><w:cantSplit w:val="true"/></w:trPr><w:tc><w:tcPr><w:tcW w:w="1923" w:type="dxa"/><w:tcBorders></w:tcBorders></w:tcPr><w:p><w:pPr><w:pStyle w:val="Tabla9"/><w:widowControl/><w:jc w:val="left"/><w:rPr><w:kern w:val="0"/><w:szCs w:val="24"/><w:lang w:val="es-CO" w:eastAsia="en-US" w:bidi="ar-SA"/><w:ins w:id="9367" w:author="Unknown Author" w:date="2026-10-30T04:17:53Z"></w:ins></w:rPr></w:pPr><w:ins w:id="9366" w:author="Unknown Author" w:date="2026-10-30T04:17:53Z"><w:r><w:rPr><w:kern w:val="0"/><w:szCs w:val="24"/><w:lang w:val="es-CO" w:eastAsia="en-US" w:bidi="ar-SA"/></w:rPr><w:t>ODS 9: industria, innovación e infraestructura</w:t></w:r></w:ins></w:p></w:tc><w:tc><w:tcPr><w:tcW w:w="1755" w:type="dxa"/><w:tcBorders></w:tcBorders></w:tcPr><w:p><w:pPr><w:pStyle w:val="Tabla9"/><w:widowControl/><w:jc w:val="left"/><w:rPr><w:kern w:val="0"/><w:szCs w:val="24"/><w:lang w:val="es-CO" w:eastAsia="en-US" w:bidi="ar-SA"/><w:ins w:id="9369" w:author="Unknown Author" w:date="2026-10-30T04:17:53Z"></w:ins></w:rPr></w:pPr><w:ins w:id="9368" w:author="Unknown Author" w:date="2026-10-30T04:17:53Z"><w:r><w:rPr><w:kern w:val="0"/><w:szCs w:val="24"/><w:lang w:val="es-CO" w:eastAsia="en-US" w:bidi="ar-SA"/></w:rPr><w:t>9.5, investigación científica y capacidad tecnológica</w:t></w:r></w:ins></w:p></w:tc><w:tc><w:tcPr><w:tcW w:w="1338" w:type="dxa"/><w:tcBorders></w:tcBorders></w:tcPr><w:p><w:pPr><w:pStyle w:val="Tabla9"/><w:widowControl/><w:jc w:val="left"/><w:rPr><w:kern w:val="0"/><w:szCs w:val="24"/><w:lang w:val="es-CO" w:eastAsia="en-US" w:bidi="ar-SA"/><w:ins w:id="9371" w:author="Unknown Author" w:date="2026-10-30T04:17:53Z"></w:ins></w:rPr></w:pPr><w:ins w:id="9370" w:author="Unknown Author" w:date="2026-10-30T04:17:53Z"><w:r><w:rPr><w:kern w:val="0"/><w:szCs w:val="24"/><w:lang w:val="es-CO" w:eastAsia="en-US" w:bidi="ar-SA"/></w:rPr><w:t>OE1 y OE2</w:t></w:r></w:ins></w:p></w:tc><w:tc><w:tcPr><w:tcW w:w="1842" w:type="dxa"/><w:tcBorders></w:tcBorders></w:tcPr><w:p><w:pPr><w:pStyle w:val="Tabla9"/><w:widowControl/><w:jc w:val="left"/><w:rPr><w:kern w:val="0"/><w:szCs w:val="24"/><w:lang w:val="es-CO" w:eastAsia="en-US" w:bidi="ar-SA"/><w:ins w:id="9373" w:author="Unknown Author" w:date="2026-10-30T04:17:53Z"></w:ins></w:rPr></w:pPr><w:ins w:id="9372" w:author="Unknown Author" w:date="2026-10-30T04:17:53Z"><w:r><w:rPr><w:kern w:val="0"/><w:szCs w:val="24"/><w:lang w:val="es-CO" w:eastAsia="en-US" w:bidi="ar-SA"/></w:rPr><w:t>Red de 100 nodos y 10 gateways validada del nivel de madurez tecnológica 4 al 8; gemelo predictivo de demolición del nivel 3 al 6; nueve documentos de investigación; nueve personas en formación</w:t></w:r></w:ins></w:p></w:tc><w:tc><w:tcPr><w:tcW w:w="1254" w:type="dxa"/><w:tcBorders></w:tcBorders></w:tcPr><w:p><w:pPr><w:pStyle w:val="Tabla9"/><w:widowControl/><w:jc w:val="left"/><w:rPr><w:kern w:val="0"/><w:szCs w:val="24"/><w:lang w:val="es-CO" w:eastAsia="en-US" w:bidi="ar-SA"/><w:ins w:id="9375" w:author="Unknown Author" w:date="2026-10-30T04:17:53Z"></w:ins></w:rPr></w:pPr><w:ins w:id="9374" w:author="Unknown Author" w:date="2026-10-30T04:17:53Z"><w:r><w:rPr><w:kern w:val="0"/><w:szCs w:val="24"/><w:lang w:val="es-CO" w:eastAsia="en-US" w:bidi="ar-SA"/></w:rPr><w:t>Directa</w:t></w:r></w:ins></w:p></w:tc><w:tc><w:tcPr><w:tcW w:w="1841" w:type="dxa"/><w:tcBorders></w:tcBorders></w:tcPr><w:p><w:pPr><w:pStyle w:val="Tabla9"/><w:widowControl/><w:jc w:val="left"/><w:rPr><w:kern w:val="0"/><w:szCs w:val="24"/><w:lang w:val="es-CO" w:eastAsia="en-US" w:bidi="ar-SA"/><w:ins w:id="9377" w:author="Unknown Author" w:date="2026-10-30T04:17:53Z"></w:ins></w:rPr></w:pPr><w:ins w:id="9376" w:author="Unknown Author" w:date="2026-10-30T04:17:53Z"><w:r><w:rPr><w:kern w:val="0"/><w:szCs w:val="24"/><w:lang w:val="es-CO" w:eastAsia="en-US" w:bidi="ar-SA"/></w:rPr><w:t>Error de medición frente a la referencia, disponibilidad mensual y desempeño del gemelo predictivo</w:t></w:r></w:ins></w:p></w:tc></w:tr><w:tr><w:trPr><w:ins w:id="9378" w:author="Unknown Author" w:date="2026-10-30T04:17:53Z"/><w:cantSplit w:val="true"/></w:trPr><w:tc><w:tcPr><w:tcW w:w="1923" w:type="dxa"/><w:tcBorders></w:tcBorders><w:shd w:color="auto" w:fill="F7F7F7" w:val="clear"/></w:tcPr><w:p><w:pPr><w:pStyle w:val="Tabla9"/><w:widowControl/><w:jc w:val="left"/><w:rPr><w:kern w:val="0"/><w:szCs w:val="24"/><w:lang w:val="es-CO" w:eastAsia="en-US" w:bidi="ar-SA"/><w:ins w:id="9380" w:author="Unknown Author" w:date="2026-10-30T04:17:53Z"></w:ins></w:rPr></w:pPr><w:ins w:id="9379" w:author="Unknown Author" w:date="2026-10-30T04:17:53Z"><w:r><w:rPr><w:kern w:val="0"/><w:szCs w:val="24"/><w:lang w:val="es-CO" w:eastAsia="en-US" w:bidi="ar-SA"/></w:rPr><w:t>ODS 11: ciudades y comunidades sostenibles</w:t></w:r></w:ins></w:p></w:tc><w:tc><w:tcPr><w:tcW w:w="1755" w:type="dxa"/><w:tcBorders></w:tcBorders><w:shd w:color="auto" w:fill="F7F7F7" w:val="clear"/></w:tcPr><w:p><w:pPr><w:pStyle w:val="Tabla9"/><w:widowControl/><w:jc w:val="left"/><w:rPr><w:kern w:val="0"/><w:szCs w:val="24"/><w:lang w:val="es-CO" w:eastAsia="en-US" w:bidi="ar-SA"/><w:ins w:id="9382" w:author="Unknown Author" w:date="2026-10-30T04:17:53Z"></w:ins></w:rPr></w:pPr><w:ins w:id="9381" w:author="Unknown Author" w:date="2026-10-30T04:17:53Z"><w:r><w:rPr><w:kern w:val="0"/><w:szCs w:val="24"/><w:lang w:val="es-CO" w:eastAsia="en-US" w:bidi="ar-SA"/></w:rPr><w:t>11.5, reducción del impacto de los desastres; 11.6, calidad del aire</w:t></w:r></w:ins></w:p></w:tc><w:tc><w:tcPr><w:tcW w:w="1338" w:type="dxa"/><w:tcBorders></w:tcBorders><w:shd w:color="auto" w:fill="F7F7F7" w:val="clear"/></w:tcPr><w:p><w:pPr><w:pStyle w:val="Tabla9"/><w:widowControl/><w:jc w:val="left"/><w:rPr><w:kern w:val="0"/><w:szCs w:val="24"/><w:lang w:val="es-CO" w:eastAsia="en-US" w:bidi="ar-SA"/><w:ins w:id="9384" w:author="Unknown Author" w:date="2026-10-30T04:17:53Z"></w:ins></w:rPr></w:pPr><w:ins w:id="9383" w:author="Unknown Author" w:date="2026-10-30T04:17:53Z"><w:r><w:rPr><w:kern w:val="0"/><w:szCs w:val="24"/><w:lang w:val="es-CO" w:eastAsia="en-US" w:bidi="ar-SA"/></w:rPr><w:t>OE3</w:t></w:r></w:ins></w:p></w:tc><w:tc><w:tcPr><w:tcW w:w="1842" w:type="dxa"/><w:tcBorders></w:tcBorders><w:shd w:color="auto" w:fill="F7F7F7" w:val="clear"/></w:tcPr><w:p><w:pPr><w:pStyle w:val="Tabla9"/><w:widowControl/><w:jc w:val="left"/><w:rPr><w:kern w:val="0"/><w:szCs w:val="24"/><w:lang w:val="es-CO" w:eastAsia="en-US" w:bidi="ar-SA"/><w:ins w:id="9386" w:author="Unknown Author" w:date="2026-10-30T04:17:53Z"></w:ins></w:rPr></w:pPr><w:ins w:id="9385" w:author="Unknown Author" w:date="2026-10-30T04:17:53Z"><w:r><w:rPr><w:kern w:val="0"/><w:szCs w:val="24"/><w:lang w:val="es-CO" w:eastAsia="en-US" w:bidi="ar-SA"/></w:rPr><w:t>Tablero, protocolo de alerta y protocolo de evaluación previa de demolición usados por los consejos y las entidades territoriales en decisiones documentadas</w:t></w:r></w:ins></w:p></w:tc><w:tc><w:tcPr><w:tcW w:w="1254" w:type="dxa"/><w:tcBorders></w:tcBorders><w:shd w:color="auto" w:fill="F7F7F7" w:val="clear"/></w:tcPr><w:p><w:pPr><w:pStyle w:val="Tabla9"/><w:widowControl/><w:jc w:val="left"/><w:rPr><w:kern w:val="0"/><w:szCs w:val="24"/><w:lang w:val="es-CO" w:eastAsia="en-US" w:bidi="ar-SA"/><w:ins w:id="9388" w:author="Unknown Author" w:date="2026-10-30T04:17:53Z"></w:ins></w:rPr></w:pPr><w:ins w:id="9387" w:author="Unknown Author" w:date="2026-10-30T04:17:53Z"><w:r><w:rPr><w:kern w:val="0"/><w:szCs w:val="24"/><w:lang w:val="es-CO" w:eastAsia="en-US" w:bidi="ar-SA"/></w:rPr><w:t>Directa</w:t></w:r></w:ins></w:p></w:tc><w:tc><w:tcPr><w:tcW w:w="1841" w:type="dxa"/><w:tcBorders></w:tcBorders><w:shd w:color="auto" w:fill="F7F7F7" w:val="clear"/></w:tcPr><w:p><w:pPr><w:pStyle w:val="Tabla9"/><w:widowControl/><w:jc w:val="left"/><w:rPr><w:kern w:val="0"/><w:szCs w:val="24"/><w:lang w:val="es-CO" w:eastAsia="en-US" w:bidi="ar-SA"/><w:ins w:id="9390" w:author="Unknown Author" w:date="2026-10-30T04:17:53Z"></w:ins></w:rPr></w:pPr><w:ins w:id="9389" w:author="Unknown Author" w:date="2026-10-30T04:17:53Z"><w:r><w:rPr><w:kern w:val="0"/><w:szCs w:val="24"/><w:lang w:val="es-CO" w:eastAsia="en-US" w:bidi="ar-SA"/></w:rPr><w:t>Uso institucional del tablero, reducción de falsas alarmas y evaluaciones previas entregadas</w:t></w:r></w:ins></w:p></w:tc></w:tr><w:tr><w:trPr><w:ins w:id="9391" w:author="Unknown Author" w:date="2026-10-30T04:17:53Z"/><w:cantSplit w:val="true"/></w:trPr><w:tc><w:tcPr><w:tcW w:w="1923" w:type="dxa"/><w:tcBorders></w:tcBorders></w:tcPr><w:p><w:pPr><w:pStyle w:val="Tabla9"/><w:widowControl/><w:jc w:val="left"/><w:rPr><w:kern w:val="0"/><w:szCs w:val="24"/><w:lang w:val="es-CO" w:eastAsia="en-US" w:bidi="ar-SA"/><w:ins w:id="9393" w:author="Unknown Author" w:date="2026-10-30T04:17:53Z"></w:ins></w:rPr></w:pPr><w:ins w:id="9392" w:author="Unknown Author" w:date="2026-10-30T04:17:53Z"><w:r><w:rPr><w:kern w:val="0"/><w:szCs w:val="24"/><w:lang w:val="es-CO" w:eastAsia="en-US" w:bidi="ar-SA"/></w:rPr><w:t>ODS 3: salud y bienestar</w:t></w:r></w:ins></w:p></w:tc><w:tc><w:tcPr><w:tcW w:w="1755" w:type="dxa"/><w:tcBorders></w:tcBorders></w:tcPr><w:p><w:pPr><w:pStyle w:val="Tabla9"/><w:widowControl/><w:jc w:val="left"/><w:rPr><w:kern w:val="0"/><w:szCs w:val="24"/><w:lang w:val="es-CO" w:eastAsia="en-US" w:bidi="ar-SA"/><w:ins w:id="9395" w:author="Unknown Author" w:date="2026-10-30T04:17:53Z"></w:ins></w:rPr></w:pPr><w:ins w:id="9394" w:author="Unknown Author" w:date="2026-10-30T04:17:53Z"><w:r><w:rPr><w:kern w:val="0"/><w:szCs w:val="24"/><w:lang w:val="es-CO" w:eastAsia="en-US" w:bidi="ar-SA"/></w:rPr><w:t>3.9, contaminación del aire</w:t></w:r></w:ins></w:p></w:tc><w:tc><w:tcPr><w:tcW w:w="1338" w:type="dxa"/><w:tcBorders></w:tcBorders></w:tcPr><w:p><w:pPr><w:pStyle w:val="Tabla9"/><w:widowControl/><w:jc w:val="left"/><w:rPr><w:kern w:val="0"/><w:szCs w:val="24"/><w:lang w:val="es-CO" w:eastAsia="en-US" w:bidi="ar-SA"/><w:ins w:id="9397" w:author="Unknown Author" w:date="2026-10-30T04:17:53Z"></w:ins></w:rPr></w:pPr><w:ins w:id="9396" w:author="Unknown Author" w:date="2026-10-30T04:17:53Z"><w:r><w:rPr><w:kern w:val="0"/><w:szCs w:val="24"/><w:lang w:val="es-CO" w:eastAsia="en-US" w:bidi="ar-SA"/></w:rPr><w:t>OE1</w:t></w:r></w:ins></w:p></w:tc><w:tc><w:tcPr><w:tcW w:w="1842" w:type="dxa"/><w:tcBorders></w:tcBorders></w:tcPr><w:p><w:pPr><w:pStyle w:val="Tabla9"/><w:widowControl/><w:jc w:val="left"/><w:rPr><w:kern w:val="0"/><w:szCs w:val="24"/><w:lang w:val="es-CO" w:eastAsia="en-US" w:bidi="ar-SA"/><w:ins w:id="9399" w:author="Unknown Author" w:date="2026-10-30T04:17:53Z"></w:ins></w:rPr></w:pPr><w:ins w:id="9398" w:author="Unknown Author" w:date="2026-10-30T04:17:53Z"><w:r><w:rPr><w:kern w:val="0"/><w:szCs w:val="24"/><w:lang w:val="es-CO" w:eastAsia="en-US" w:bidi="ar-SA"/></w:rPr><w:t>Información verificada de PM2,5 y PM10 para decidir; sin efecto en salud medido ni atribuido</w:t></w:r></w:ins></w:p></w:tc><w:tc><w:tcPr><w:tcW w:w="1254" w:type="dxa"/><w:tcBorders></w:tcBorders></w:tcPr><w:p><w:pPr><w:pStyle w:val="Tabla9"/><w:widowControl/><w:jc w:val="left"/><w:rPr><w:kern w:val="0"/><w:szCs w:val="24"/><w:lang w:val="es-CO" w:eastAsia="en-US" w:bidi="ar-SA"/><w:ins w:id="9401" w:author="Unknown Author" w:date="2026-10-30T04:17:53Z"></w:ins></w:rPr></w:pPr><w:ins w:id="9400" w:author="Unknown Author" w:date="2026-10-30T04:17:53Z"><w:r><w:rPr><w:kern w:val="0"/><w:szCs w:val="24"/><w:lang w:val="es-CO" w:eastAsia="en-US" w:bidi="ar-SA"/></w:rPr><w:t>Indirecta</w:t></w:r></w:ins></w:p></w:tc><w:tc><w:tcPr><w:tcW w:w="1841" w:type="dxa"/><w:tcBorders></w:tcBorders></w:tcPr><w:p><w:pPr><w:pStyle w:val="Tabla9"/><w:widowControl/><w:jc w:val="left"/><w:rPr><w:kern w:val="0"/><w:szCs w:val="24"/><w:lang w:val="es-CO" w:eastAsia="en-US" w:bidi="ar-SA"/><w:ins w:id="9403" w:author="Unknown Author" w:date="2026-10-30T04:17:53Z"></w:ins></w:rPr></w:pPr><w:ins w:id="9402" w:author="Unknown Author" w:date="2026-10-30T04:17:53Z"><w:r><w:rPr><w:kern w:val="0"/><w:szCs w:val="24"/><w:lang w:val="es-CO" w:eastAsia="en-US" w:bidi="ar-SA"/></w:rPr><w:t>Error de medición frente a la referencia</w:t></w:r></w:ins></w:p></w:tc></w:tr><w:tr><w:trPr><w:ins w:id="9404" w:author="Unknown Author" w:date="2026-10-30T04:17:53Z"/><w:cantSplit w:val="true"/></w:trPr><w:tc><w:tcPr><w:tcW w:w="1923" w:type="dxa"/><w:tcBorders><w:bottom w:val="single" w:sz="12" w:space="0" w:color="2A3439"/></w:tcBorders><w:shd w:color="auto" w:fill="F7F7F7" w:val="clear"/></w:tcPr><w:p><w:pPr><w:pStyle w:val="Tabla9"/><w:keepNext w:val="true"/><w:widowControl/><w:jc w:val="left"/><w:rPr><w:kern w:val="0"/><w:szCs w:val="24"/><w:lang w:val="es-CO" w:eastAsia="en-US" w:bidi="ar-SA"/><w:ins w:id="9406" w:author="Unknown Author" w:date="2026-10-30T04:17:53Z"></w:ins></w:rPr></w:pPr><w:ins w:id="9405" w:author="Unknown Author" w:date="2026-10-30T04:17:53Z"><w:r><w:rPr><w:kern w:val="0"/><w:szCs w:val="24"/><w:lang w:val="es-CO" w:eastAsia="en-US" w:bidi="ar-SA"/></w:rPr><w:t>ODS 13: acción por el clima</w:t></w:r></w:ins></w:p></w:tc><w:tc><w:tcPr><w:tcW w:w="1755" w:type="dxa"/><w:tcBorders><w:bottom w:val="single" w:sz="12" w:space="0" w:color="2A3439"/></w:tcBorders><w:shd w:color="auto" w:fill="F7F7F7" w:val="clear"/></w:tcPr><w:p><w:pPr><w:pStyle w:val="Tabla9"/><w:keepNext w:val="true"/><w:widowControl/><w:jc w:val="left"/><w:rPr><w:kern w:val="0"/><w:szCs w:val="24"/><w:lang w:val="es-CO" w:eastAsia="en-US" w:bidi="ar-SA"/><w:ins w:id="9408" w:author="Unknown Author" w:date="2026-10-30T04:17:53Z"></w:ins></w:rPr></w:pPr><w:ins w:id="9407" w:author="Unknown Author" w:date="2026-10-30T04:17:53Z"><w:r><w:rPr><w:kern w:val="0"/><w:szCs w:val="24"/><w:lang w:val="es-CO" w:eastAsia="en-US" w:bidi="ar-SA"/></w:rPr><w:t>13.1, resiliencia y capacidad de adaptación ante amenazas</w:t></w:r></w:ins></w:p></w:tc><w:tc><w:tcPr><w:tcW w:w="1338" w:type="dxa"/><w:tcBorders><w:bottom w:val="single" w:sz="12" w:space="0" w:color="2A3439"/></w:tcBorders><w:shd w:color="auto" w:fill="F7F7F7" w:val="clear"/></w:tcPr><w:p><w:pPr><w:pStyle w:val="Tabla9"/><w:keepNext w:val="true"/><w:widowControl/><w:jc w:val="left"/><w:rPr><w:kern w:val="0"/><w:szCs w:val="24"/><w:lang w:val="es-CO" w:eastAsia="en-US" w:bidi="ar-SA"/><w:ins w:id="9410" w:author="Unknown Author" w:date="2026-10-30T04:17:53Z"></w:ins></w:rPr></w:pPr><w:ins w:id="9409" w:author="Unknown Author" w:date="2026-10-30T04:17:53Z"><w:r><w:rPr><w:kern w:val="0"/><w:szCs w:val="24"/><w:lang w:val="es-CO" w:eastAsia="en-US" w:bidi="ar-SA"/></w:rPr><w:t>OE2 y OE3</w:t></w:r></w:ins></w:p></w:tc><w:tc><w:tcPr><w:tcW w:w="1842" w:type="dxa"/><w:tcBorders><w:bottom w:val="single" w:sz="12" w:space="0" w:color="2A3439"/></w:tcBorders><w:shd w:color="auto" w:fill="F7F7F7" w:val="clear"/></w:tcPr><w:p><w:pPr><w:pStyle w:val="Tabla9"/><w:keepNext w:val="true"/><w:widowControl/><w:jc w:val="left"/><w:rPr><w:kern w:val="0"/><w:szCs w:val="24"/><w:lang w:val="es-CO" w:eastAsia="en-US" w:bidi="ar-SA"/><w:ins w:id="9412" w:author="Unknown Author" w:date="2026-10-30T04:17:53Z"></w:ins></w:rPr></w:pPr><w:ins w:id="9411" w:author="Unknown Author" w:date="2026-10-30T04:17:53Z"><w:r><w:rPr><w:kern w:val="0"/><w:szCs w:val="24"/><w:lang w:val="es-CO" w:eastAsia="en-US" w:bidi="ar-SA"/></w:rPr><w:t>Capacidad institucional de vigilancia y alerta, también útil ante episodios regionales de humo</w:t></w:r></w:ins></w:p></w:tc><w:tc><w:tcPr><w:tcW w:w="1254" w:type="dxa"/><w:tcBorders><w:bottom w:val="single" w:sz="12" w:space="0" w:color="2A3439"/></w:tcBorders><w:shd w:color="auto" w:fill="F7F7F7" w:val="clear"/></w:tcPr><w:p><w:pPr><w:pStyle w:val="Tabla9"/><w:keepNext w:val="true"/><w:widowControl/><w:jc w:val="left"/><w:rPr><w:kern w:val="0"/><w:szCs w:val="24"/><w:lang w:val="es-CO" w:eastAsia="en-US" w:bidi="ar-SA"/><w:ins w:id="9414" w:author="Unknown Author" w:date="2026-10-30T04:17:53Z"></w:ins></w:rPr></w:pPr><w:ins w:id="9413" w:author="Unknown Author" w:date="2026-10-30T04:17:53Z"><w:r><w:rPr><w:kern w:val="0"/><w:szCs w:val="24"/><w:lang w:val="es-CO" w:eastAsia="en-US" w:bidi="ar-SA"/></w:rPr><w:t>Indirecta</w:t></w:r></w:ins></w:p></w:tc><w:tc><w:tcPr><w:tcW w:w="1841" w:type="dxa"/><w:tcBorders><w:bottom w:val="single" w:sz="12" w:space="0" w:color="2A3439"/></w:tcBorders><w:shd w:color="auto" w:fill="F7F7F7" w:val="clear"/></w:tcPr><w:p><w:pPr><w:pStyle w:val="Tabla9"/><w:keepNext w:val="true"/><w:widowControl/><w:jc w:val="left"/><w:rPr><w:kern w:val="0"/><w:szCs w:val="24"/><w:lang w:val="es-CO" w:eastAsia="en-US" w:bidi="ar-SA"/><w:ins w:id="9416" w:author="Unknown Author" w:date="2026-10-30T04:17:53Z"></w:ins></w:rPr></w:pPr><w:ins w:id="9415" w:author="Unknown Author" w:date="2026-10-30T04:17:53Z"><w:r><w:rPr><w:kern w:val="0"/><w:szCs w:val="24"/><w:lang w:val="es-CO" w:eastAsia="en-US" w:bidi="ar-SA"/></w:rPr><w:t>Continuidad de la red bajo custodia</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923"/><w:gridCol w:w="1755"/><w:gridCol w:w="1338"/><w:gridCol w:w="1842"/><w:gridCol w:w="1254"/><w:gridCol w:w="1841"/></w:tblGrid><w:tr><w:trPr><w:tblHeader w:val="true"/><w:del w:id="9417" w:author="Unknown Author" w:date="2026-10-30T04:17:53Z"/><w:cantSplit w:val="true"/></w:trPr><w:tc><w:tcPr><w:tcW w:w="192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9419" w:author="Unknown Author" w:date="2026-10-30T04:17:53Z"></w:del></w:rPr></w:pPr><w:del w:id="9418" w:author="Unknown Author" w:date="2026-10-30T04:17:53Z"><w:r><w:rPr><w:b/><w:kern w:val="0"/><w:szCs w:val="24"/><w:lang w:val="es-CO" w:eastAsia="en-US" w:bidi="ar-SA"/></w:rPr><w:delText>ODS</w:delText></w:r></w:del></w:p></w:tc><w:tc><w:tcPr><w:tcW w:w="175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9421" w:author="Unknown Author" w:date="2026-10-30T04:17:53Z"></w:del></w:rPr></w:pPr><w:del w:id="9420" w:author="Unknown Author" w:date="2026-10-30T04:17:53Z"><w:r><w:rPr><w:b/><w:kern w:val="0"/><w:szCs w:val="24"/><w:lang w:val="es-CO" w:eastAsia="en-US" w:bidi="ar-SA"/></w:rPr><w:delText>Meta de la Agenda 2030</w:delText></w:r></w:del></w:p></w:tc><w:tc><w:tcPr><w:tcW w:w="133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9423" w:author="Unknown Author" w:date="2026-10-30T04:17:53Z"></w:del></w:rPr></w:pPr><w:del w:id="9422" w:author="Unknown Author" w:date="2026-10-30T04:17:53Z"><w:r><w:rPr><w:b/><w:kern w:val="0"/><w:szCs w:val="24"/><w:lang w:val="es-CO" w:eastAsia="en-US" w:bidi="ar-SA"/></w:rPr><w:delText>Objetivo específico</w:delText></w:r></w:del></w:p></w:tc><w:tc><w:tcPr><w:tcW w:w="184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9425" w:author="Unknown Author" w:date="2026-10-30T04:17:53Z"></w:del></w:rPr></w:pPr><w:del w:id="9424" w:author="Unknown Author" w:date="2026-10-30T04:17:53Z"><w:r><w:rPr><w:b/><w:kern w:val="0"/><w:szCs w:val="24"/><w:lang w:val="es-CO" w:eastAsia="en-US" w:bidi="ar-SA"/></w:rPr><w:delText>Contribución del proyecto</w:delText></w:r></w:del></w:p></w:tc><w:tc><w:tcPr><w:tcW w:w="125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9427" w:author="Unknown Author" w:date="2026-10-30T04:17:53Z"></w:del></w:rPr></w:pPr><w:del w:id="9426" w:author="Unknown Author" w:date="2026-10-30T04:17:53Z"><w:r><w:rPr><w:b/><w:kern w:val="0"/><w:szCs w:val="24"/><w:lang w:val="es-CO" w:eastAsia="en-US" w:bidi="ar-SA"/></w:rPr><w:delText>Tipo</w:delText></w:r></w:del></w:p></w:tc><w:tc><w:tcPr><w:tcW w:w="184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9429" w:author="Unknown Author" w:date="2026-10-30T04:17:53Z"></w:del></w:rPr></w:pPr><w:del w:id="9428" w:author="Unknown Author" w:date="2026-10-30T04:17:53Z"><w:r><w:rPr><w:b/><w:kern w:val="0"/><w:szCs w:val="24"/><w:lang w:val="es-CO" w:eastAsia="en-US" w:bidi="ar-SA"/></w:rPr><w:delText>Indicador de seguimiento</w:delText></w:r></w:del></w:p></w:tc></w:tr><w:tr><w:trPr><w:del w:id="9430" w:author="Unknown Author" w:date="2026-10-30T04:17:53Z"/><w:cantSplit w:val="true"/></w:trPr><w:tc><w:tcPr><w:tcW w:w="1923" w:type="dxa"/><w:tcBorders></w:tcBorders></w:tcPr><w:p><w:pPr><w:pStyle w:val="Tabla9"/><w:widowControl/><w:jc w:val="left"/><w:rPr><w:kern w:val="0"/><w:szCs w:val="24"/><w:lang w:val="es-CO" w:eastAsia="en-US" w:bidi="ar-SA"/><w:del w:id="9432" w:author="Unknown Author" w:date="2026-10-30T04:17:53Z"></w:del></w:rPr></w:pPr><w:del w:id="9431" w:author="Unknown Author" w:date="2026-10-30T04:17:53Z"><w:r><w:rPr><w:kern w:val="0"/><w:szCs w:val="24"/><w:lang w:val="es-CO" w:eastAsia="en-US" w:bidi="ar-SA"/></w:rPr><w:delText>ODS 9: industria, innovación e infraestructura</w:delText></w:r></w:del></w:p></w:tc><w:tc><w:tcPr><w:tcW w:w="1755" w:type="dxa"/><w:tcBorders></w:tcBorders></w:tcPr><w:p><w:pPr><w:pStyle w:val="Tabla9"/><w:widowControl/><w:jc w:val="left"/><w:rPr><w:kern w:val="0"/><w:szCs w:val="24"/><w:lang w:val="es-CO" w:eastAsia="en-US" w:bidi="ar-SA"/><w:del w:id="9434" w:author="Unknown Author" w:date="2026-10-30T04:17:53Z"></w:del></w:rPr></w:pPr><w:del w:id="9433" w:author="Unknown Author" w:date="2026-10-30T04:17:53Z"><w:r><w:rPr><w:kern w:val="0"/><w:szCs w:val="24"/><w:lang w:val="es-CO" w:eastAsia="en-US" w:bidi="ar-SA"/></w:rPr><w:delText>9.5, investigación científica y capacidad tecnológica</w:delText></w:r></w:del></w:p></w:tc><w:tc><w:tcPr><w:tcW w:w="1338" w:type="dxa"/><w:tcBorders></w:tcBorders></w:tcPr><w:p><w:pPr><w:pStyle w:val="Tabla9"/><w:widowControl/><w:jc w:val="left"/><w:rPr><w:kern w:val="0"/><w:szCs w:val="24"/><w:lang w:val="es-CO" w:eastAsia="en-US" w:bidi="ar-SA"/><w:del w:id="9436" w:author="Unknown Author" w:date="2026-10-30T04:17:53Z"></w:del></w:rPr></w:pPr><w:del w:id="9435" w:author="Unknown Author" w:date="2026-10-30T04:17:53Z"><w:r><w:rPr><w:kern w:val="0"/><w:szCs w:val="24"/><w:lang w:val="es-CO" w:eastAsia="en-US" w:bidi="ar-SA"/></w:rPr><w:delText>OE1 y OE2</w:delText></w:r></w:del></w:p></w:tc><w:tc><w:tcPr><w:tcW w:w="1842" w:type="dxa"/><w:tcBorders></w:tcBorders></w:tcPr><w:p><w:pPr><w:pStyle w:val="Tabla9"/><w:widowControl/><w:jc w:val="left"/><w:rPr><w:kern w:val="0"/><w:szCs w:val="24"/><w:lang w:val="es-CO" w:eastAsia="en-US" w:bidi="ar-SA"/><w:del w:id="9438" w:author="Unknown Author" w:date="2026-10-30T04:17:53Z"></w:del></w:rPr></w:pPr><w:del w:id="9437" w:author="Unknown Author" w:date="2026-10-30T04:17:53Z"><w:r><w:rPr><w:kern w:val="0"/><w:szCs w:val="24"/><w:lang w:val="es-CO" w:eastAsia="en-US" w:bidi="ar-SA"/></w:rPr><w:delText>Red de 100 nodos y 10 gateways validada del nivel de madurez tecnológica 4 al 8; gemelo predictivo de demolición del nivel 3 al 6; nueve documentos de investigación; nueve personas en formación</w:delText></w:r></w:del></w:p></w:tc><w:tc><w:tcPr><w:tcW w:w="1254" w:type="dxa"/><w:tcBorders></w:tcBorders></w:tcPr><w:p><w:pPr><w:pStyle w:val="Tabla9"/><w:widowControl/><w:jc w:val="left"/><w:rPr><w:kern w:val="0"/><w:szCs w:val="24"/><w:lang w:val="es-CO" w:eastAsia="en-US" w:bidi="ar-SA"/><w:del w:id="9440" w:author="Unknown Author" w:date="2026-10-30T04:17:53Z"></w:del></w:rPr></w:pPr><w:del w:id="9439" w:author="Unknown Author" w:date="2026-10-30T04:17:53Z"><w:r><w:rPr><w:kern w:val="0"/><w:szCs w:val="24"/><w:lang w:val="es-CO" w:eastAsia="en-US" w:bidi="ar-SA"/></w:rPr><w:delText>Directa</w:delText></w:r></w:del></w:p></w:tc><w:tc><w:tcPr><w:tcW w:w="1841" w:type="dxa"/><w:tcBorders></w:tcBorders></w:tcPr><w:p><w:pPr><w:pStyle w:val="Tabla9"/><w:widowControl/><w:jc w:val="left"/><w:rPr><w:kern w:val="0"/><w:szCs w:val="24"/><w:lang w:val="es-CO" w:eastAsia="en-US" w:bidi="ar-SA"/><w:del w:id="9442" w:author="Unknown Author" w:date="2026-10-30T04:17:53Z"></w:del></w:rPr></w:pPr><w:del w:id="9441" w:author="Unknown Author" w:date="2026-10-30T04:17:53Z"><w:r><w:rPr><w:kern w:val="0"/><w:szCs w:val="24"/><w:lang w:val="es-CO" w:eastAsia="en-US" w:bidi="ar-SA"/></w:rPr><w:delText>Error de medición frente a la referencia, disponibilidad mensual y desempeño del gemelo predictivo</w:delText></w:r></w:del></w:p></w:tc></w:tr><w:tr><w:trPr><w:del w:id="9443" w:author="Unknown Author" w:date="2026-10-30T04:17:53Z"/><w:cantSplit w:val="true"/></w:trPr><w:tc><w:tcPr><w:tcW w:w="1923" w:type="dxa"/><w:tcBorders></w:tcBorders><w:shd w:color="auto" w:fill="F7F7F7" w:val="clear"/></w:tcPr><w:p><w:pPr><w:pStyle w:val="Tabla9"/><w:widowControl/><w:jc w:val="left"/><w:rPr><w:kern w:val="0"/><w:szCs w:val="24"/><w:lang w:val="es-CO" w:eastAsia="en-US" w:bidi="ar-SA"/><w:del w:id="9445" w:author="Unknown Author" w:date="2026-10-30T04:17:53Z"></w:del></w:rPr></w:pPr><w:del w:id="9444" w:author="Unknown Author" w:date="2026-10-30T04:17:53Z"><w:r><w:rPr><w:kern w:val="0"/><w:szCs w:val="24"/><w:lang w:val="es-CO" w:eastAsia="en-US" w:bidi="ar-SA"/></w:rPr><w:delText>ODS 11: ciudades y comunidades sostenibles</w:delText></w:r></w:del></w:p></w:tc><w:tc><w:tcPr><w:tcW w:w="1755" w:type="dxa"/><w:tcBorders></w:tcBorders><w:shd w:color="auto" w:fill="F7F7F7" w:val="clear"/></w:tcPr><w:p><w:pPr><w:pStyle w:val="Tabla9"/><w:widowControl/><w:jc w:val="left"/><w:rPr><w:kern w:val="0"/><w:szCs w:val="24"/><w:lang w:val="es-CO" w:eastAsia="en-US" w:bidi="ar-SA"/><w:del w:id="9447" w:author="Unknown Author" w:date="2026-10-30T04:17:53Z"></w:del></w:rPr></w:pPr><w:del w:id="9446" w:author="Unknown Author" w:date="2026-10-30T04:17:53Z"><w:r><w:rPr><w:kern w:val="0"/><w:szCs w:val="24"/><w:lang w:val="es-CO" w:eastAsia="en-US" w:bidi="ar-SA"/></w:rPr><w:delText>11.5, reducción del impacto de los desastres; 11.6, calidad del aire</w:delText></w:r></w:del></w:p></w:tc><w:tc><w:tcPr><w:tcW w:w="1338" w:type="dxa"/><w:tcBorders></w:tcBorders><w:shd w:color="auto" w:fill="F7F7F7" w:val="clear"/></w:tcPr><w:p><w:pPr><w:pStyle w:val="Tabla9"/><w:widowControl/><w:jc w:val="left"/><w:rPr><w:kern w:val="0"/><w:szCs w:val="24"/><w:lang w:val="es-CO" w:eastAsia="en-US" w:bidi="ar-SA"/><w:del w:id="9449" w:author="Unknown Author" w:date="2026-10-30T04:17:53Z"></w:del></w:rPr></w:pPr><w:del w:id="9448" w:author="Unknown Author" w:date="2026-10-30T04:17:53Z"><w:r><w:rPr><w:kern w:val="0"/><w:szCs w:val="24"/><w:lang w:val="es-CO" w:eastAsia="en-US" w:bidi="ar-SA"/></w:rPr><w:delText>OE3</w:delText></w:r></w:del></w:p></w:tc><w:tc><w:tcPr><w:tcW w:w="1842" w:type="dxa"/><w:tcBorders></w:tcBorders><w:shd w:color="auto" w:fill="F7F7F7" w:val="clear"/></w:tcPr><w:p><w:pPr><w:pStyle w:val="Tabla9"/><w:widowControl/><w:jc w:val="left"/><w:rPr><w:kern w:val="0"/><w:szCs w:val="24"/><w:lang w:val="es-CO" w:eastAsia="en-US" w:bidi="ar-SA"/><w:del w:id="9451" w:author="Unknown Author" w:date="2026-10-30T04:17:53Z"></w:del></w:rPr></w:pPr><w:del w:id="9450" w:author="Unknown Author" w:date="2026-10-30T04:17:53Z"><w:r><w:rPr><w:kern w:val="0"/><w:szCs w:val="24"/><w:lang w:val="es-CO" w:eastAsia="en-US" w:bidi="ar-SA"/></w:rPr><w:delText>Tablero, protocolo de alerta y protocolo de evaluación previa de demolición usados por los comités y las entidades territoriales en decisiones documentadas</w:delText></w:r></w:del></w:p></w:tc><w:tc><w:tcPr><w:tcW w:w="1254" w:type="dxa"/><w:tcBorders></w:tcBorders><w:shd w:color="auto" w:fill="F7F7F7" w:val="clear"/></w:tcPr><w:p><w:pPr><w:pStyle w:val="Tabla9"/><w:widowControl/><w:jc w:val="left"/><w:rPr><w:kern w:val="0"/><w:szCs w:val="24"/><w:lang w:val="es-CO" w:eastAsia="en-US" w:bidi="ar-SA"/><w:del w:id="9453" w:author="Unknown Author" w:date="2026-10-30T04:17:53Z"></w:del></w:rPr></w:pPr><w:del w:id="9452" w:author="Unknown Author" w:date="2026-10-30T04:17:53Z"><w:r><w:rPr><w:kern w:val="0"/><w:szCs w:val="24"/><w:lang w:val="es-CO" w:eastAsia="en-US" w:bidi="ar-SA"/></w:rPr><w:delText>Directa</w:delText></w:r></w:del></w:p></w:tc><w:tc><w:tcPr><w:tcW w:w="1841" w:type="dxa"/><w:tcBorders></w:tcBorders><w:shd w:color="auto" w:fill="F7F7F7" w:val="clear"/></w:tcPr><w:p><w:pPr><w:pStyle w:val="Tabla9"/><w:widowControl/><w:jc w:val="left"/><w:rPr><w:kern w:val="0"/><w:szCs w:val="24"/><w:lang w:val="es-CO" w:eastAsia="en-US" w:bidi="ar-SA"/><w:del w:id="9455" w:author="Unknown Author" w:date="2026-10-30T04:17:53Z"></w:del></w:rPr></w:pPr><w:del w:id="9454" w:author="Unknown Author" w:date="2026-10-30T04:17:53Z"><w:r><w:rPr><w:kern w:val="0"/><w:szCs w:val="24"/><w:lang w:val="es-CO" w:eastAsia="en-US" w:bidi="ar-SA"/></w:rPr><w:delText>Uso institucional del tablero, reducción de falsas alarmas y evaluaciones previas entregadas</w:delText></w:r></w:del></w:p></w:tc></w:tr><w:tr><w:trPr><w:del w:id="9456" w:author="Unknown Author" w:date="2026-10-30T04:17:53Z"/><w:cantSplit w:val="true"/></w:trPr><w:tc><w:tcPr><w:tcW w:w="1923" w:type="dxa"/><w:tcBorders></w:tcBorders></w:tcPr><w:p><w:pPr><w:pStyle w:val="Tabla9"/><w:widowControl/><w:jc w:val="left"/><w:rPr><w:kern w:val="0"/><w:szCs w:val="24"/><w:lang w:val="es-CO" w:eastAsia="en-US" w:bidi="ar-SA"/><w:del w:id="9458" w:author="Unknown Author" w:date="2026-10-30T04:17:53Z"></w:del></w:rPr></w:pPr><w:del w:id="9457" w:author="Unknown Author" w:date="2026-10-30T04:17:53Z"><w:r><w:rPr><w:kern w:val="0"/><w:szCs w:val="24"/><w:lang w:val="es-CO" w:eastAsia="en-US" w:bidi="ar-SA"/></w:rPr><w:delText>ODS 3: salud y bienestar</w:delText></w:r></w:del></w:p></w:tc><w:tc><w:tcPr><w:tcW w:w="1755" w:type="dxa"/><w:tcBorders></w:tcBorders></w:tcPr><w:p><w:pPr><w:pStyle w:val="Tabla9"/><w:widowControl/><w:jc w:val="left"/><w:rPr><w:kern w:val="0"/><w:szCs w:val="24"/><w:lang w:val="es-CO" w:eastAsia="en-US" w:bidi="ar-SA"/><w:del w:id="9460" w:author="Unknown Author" w:date="2026-10-30T04:17:53Z"></w:del></w:rPr></w:pPr><w:del w:id="9459" w:author="Unknown Author" w:date="2026-10-30T04:17:53Z"><w:r><w:rPr><w:kern w:val="0"/><w:szCs w:val="24"/><w:lang w:val="es-CO" w:eastAsia="en-US" w:bidi="ar-SA"/></w:rPr><w:delText>3.9, contaminación del aire</w:delText></w:r></w:del></w:p></w:tc><w:tc><w:tcPr><w:tcW w:w="1338" w:type="dxa"/><w:tcBorders></w:tcBorders></w:tcPr><w:p><w:pPr><w:pStyle w:val="Tabla9"/><w:widowControl/><w:jc w:val="left"/><w:rPr><w:kern w:val="0"/><w:szCs w:val="24"/><w:lang w:val="es-CO" w:eastAsia="en-US" w:bidi="ar-SA"/><w:del w:id="9462" w:author="Unknown Author" w:date="2026-10-30T04:17:53Z"></w:del></w:rPr></w:pPr><w:del w:id="9461" w:author="Unknown Author" w:date="2026-10-30T04:17:53Z"><w:r><w:rPr><w:kern w:val="0"/><w:szCs w:val="24"/><w:lang w:val="es-CO" w:eastAsia="en-US" w:bidi="ar-SA"/></w:rPr><w:delText>OE1</w:delText></w:r></w:del></w:p></w:tc><w:tc><w:tcPr><w:tcW w:w="1842" w:type="dxa"/><w:tcBorders></w:tcBorders></w:tcPr><w:p><w:pPr><w:pStyle w:val="Tabla9"/><w:widowControl/><w:jc w:val="left"/><w:rPr><w:kern w:val="0"/><w:szCs w:val="24"/><w:lang w:val="es-CO" w:eastAsia="en-US" w:bidi="ar-SA"/><w:del w:id="9464" w:author="Unknown Author" w:date="2026-10-30T04:17:53Z"></w:del></w:rPr></w:pPr><w:del w:id="9463" w:author="Unknown Author" w:date="2026-10-30T04:17:53Z"><w:r><w:rPr><w:kern w:val="0"/><w:szCs w:val="24"/><w:lang w:val="es-CO" w:eastAsia="en-US" w:bidi="ar-SA"/></w:rPr><w:delText>Información verificada de PM2,5 y PM10 para decidir; sin efecto en salud medido ni atribuido</w:delText></w:r></w:del></w:p></w:tc><w:tc><w:tcPr><w:tcW w:w="1254" w:type="dxa"/><w:tcBorders></w:tcBorders></w:tcPr><w:p><w:pPr><w:pStyle w:val="Tabla9"/><w:widowControl/><w:jc w:val="left"/><w:rPr><w:kern w:val="0"/><w:szCs w:val="24"/><w:lang w:val="es-CO" w:eastAsia="en-US" w:bidi="ar-SA"/><w:del w:id="9466" w:author="Unknown Author" w:date="2026-10-30T04:17:53Z"></w:del></w:rPr></w:pPr><w:del w:id="9465" w:author="Unknown Author" w:date="2026-10-30T04:17:53Z"><w:r><w:rPr><w:kern w:val="0"/><w:szCs w:val="24"/><w:lang w:val="es-CO" w:eastAsia="en-US" w:bidi="ar-SA"/></w:rPr><w:delText>Indirecta</w:delText></w:r></w:del></w:p></w:tc><w:tc><w:tcPr><w:tcW w:w="1841" w:type="dxa"/><w:tcBorders></w:tcBorders></w:tcPr><w:p><w:pPr><w:pStyle w:val="Tabla9"/><w:widowControl/><w:jc w:val="left"/><w:rPr><w:kern w:val="0"/><w:szCs w:val="24"/><w:lang w:val="es-CO" w:eastAsia="en-US" w:bidi="ar-SA"/><w:del w:id="9468" w:author="Unknown Author" w:date="2026-10-30T04:17:53Z"></w:del></w:rPr></w:pPr><w:del w:id="9467" w:author="Unknown Author" w:date="2026-10-30T04:17:53Z"><w:r><w:rPr><w:kern w:val="0"/><w:szCs w:val="24"/><w:lang w:val="es-CO" w:eastAsia="en-US" w:bidi="ar-SA"/></w:rPr><w:delText>Error de medición frente a la referencia</w:delText></w:r></w:del></w:p></w:tc></w:tr><w:tr><w:trPr><w:del w:id="9469" w:author="Unknown Author" w:date="2026-10-30T04:17:53Z"/><w:cantSplit w:val="true"/></w:trPr><w:tc><w:tcPr><w:tcW w:w="1923" w:type="dxa"/><w:tcBorders><w:bottom w:val="single" w:sz="12" w:space="0" w:color="2A3439"/></w:tcBorders><w:shd w:color="auto" w:fill="F7F7F7" w:val="clear"/></w:tcPr><w:p><w:pPr><w:pStyle w:val="Tabla9"/><w:keepNext w:val="true"/><w:widowControl/><w:jc w:val="left"/><w:rPr><w:kern w:val="0"/><w:szCs w:val="24"/><w:lang w:val="es-CO" w:eastAsia="en-US" w:bidi="ar-SA"/><w:del w:id="9471" w:author="Unknown Author" w:date="2026-10-30T04:17:53Z"></w:del></w:rPr></w:pPr><w:del w:id="9470" w:author="Unknown Author" w:date="2026-10-30T04:17:53Z"><w:r><w:rPr><w:kern w:val="0"/><w:szCs w:val="24"/><w:lang w:val="es-CO" w:eastAsia="en-US" w:bidi="ar-SA"/></w:rPr><w:delText>ODS 13: acción por el clima</w:delText></w:r></w:del></w:p></w:tc><w:tc><w:tcPr><w:tcW w:w="1755" w:type="dxa"/><w:tcBorders><w:bottom w:val="single" w:sz="12" w:space="0" w:color="2A3439"/></w:tcBorders><w:shd w:color="auto" w:fill="F7F7F7" w:val="clear"/></w:tcPr><w:p><w:pPr><w:pStyle w:val="Tabla9"/><w:keepNext w:val="true"/><w:widowControl/><w:jc w:val="left"/><w:rPr><w:kern w:val="0"/><w:szCs w:val="24"/><w:lang w:val="es-CO" w:eastAsia="en-US" w:bidi="ar-SA"/><w:del w:id="9473" w:author="Unknown Author" w:date="2026-10-30T04:17:53Z"></w:del></w:rPr></w:pPr><w:del w:id="9472" w:author="Unknown Author" w:date="2026-10-30T04:17:53Z"><w:r><w:rPr><w:kern w:val="0"/><w:szCs w:val="24"/><w:lang w:val="es-CO" w:eastAsia="en-US" w:bidi="ar-SA"/></w:rPr><w:delText>13.1, resiliencia y capacidad de adaptación ante amenazas</w:delText></w:r></w:del></w:p></w:tc><w:tc><w:tcPr><w:tcW w:w="1338" w:type="dxa"/><w:tcBorders><w:bottom w:val="single" w:sz="12" w:space="0" w:color="2A3439"/></w:tcBorders><w:shd w:color="auto" w:fill="F7F7F7" w:val="clear"/></w:tcPr><w:p><w:pPr><w:pStyle w:val="Tabla9"/><w:keepNext w:val="true"/><w:widowControl/><w:jc w:val="left"/><w:rPr><w:kern w:val="0"/><w:szCs w:val="24"/><w:lang w:val="es-CO" w:eastAsia="en-US" w:bidi="ar-SA"/><w:del w:id="9475" w:author="Unknown Author" w:date="2026-10-30T04:17:53Z"></w:del></w:rPr></w:pPr><w:del w:id="9474" w:author="Unknown Author" w:date="2026-10-30T04:17:53Z"><w:r><w:rPr><w:kern w:val="0"/><w:szCs w:val="24"/><w:lang w:val="es-CO" w:eastAsia="en-US" w:bidi="ar-SA"/></w:rPr><w:delText>OE2 y OE3</w:delText></w:r></w:del></w:p></w:tc><w:tc><w:tcPr><w:tcW w:w="1842" w:type="dxa"/><w:tcBorders><w:bottom w:val="single" w:sz="12" w:space="0" w:color="2A3439"/></w:tcBorders><w:shd w:color="auto" w:fill="F7F7F7" w:val="clear"/></w:tcPr><w:p><w:pPr><w:pStyle w:val="Tabla9"/><w:keepNext w:val="true"/><w:widowControl/><w:jc w:val="left"/><w:rPr><w:kern w:val="0"/><w:szCs w:val="24"/><w:lang w:val="es-CO" w:eastAsia="en-US" w:bidi="ar-SA"/><w:del w:id="9477" w:author="Unknown Author" w:date="2026-10-30T04:17:53Z"></w:del></w:rPr></w:pPr><w:del w:id="9476" w:author="Unknown Author" w:date="2026-10-30T04:17:53Z"><w:r><w:rPr><w:kern w:val="0"/><w:szCs w:val="24"/><w:lang w:val="es-CO" w:eastAsia="en-US" w:bidi="ar-SA"/></w:rPr><w:delText>Capacidad institucional de vigilancia y alerta, también útil ante episodios regionales de humo</w:delText></w:r></w:del></w:p></w:tc><w:tc><w:tcPr><w:tcW w:w="1254" w:type="dxa"/><w:tcBorders><w:bottom w:val="single" w:sz="12" w:space="0" w:color="2A3439"/></w:tcBorders><w:shd w:color="auto" w:fill="F7F7F7" w:val="clear"/></w:tcPr><w:p><w:pPr><w:pStyle w:val="Tabla9"/><w:keepNext w:val="true"/><w:widowControl/><w:jc w:val="left"/><w:rPr><w:kern w:val="0"/><w:szCs w:val="24"/><w:lang w:val="es-CO" w:eastAsia="en-US" w:bidi="ar-SA"/><w:del w:id="9479" w:author="Unknown Author" w:date="2026-10-30T04:17:53Z"></w:del></w:rPr></w:pPr><w:del w:id="9478" w:author="Unknown Author" w:date="2026-10-30T04:17:53Z"><w:r><w:rPr><w:kern w:val="0"/><w:szCs w:val="24"/><w:lang w:val="es-CO" w:eastAsia="en-US" w:bidi="ar-SA"/></w:rPr><w:delText>Indirecta</w:delText></w:r></w:del></w:p></w:tc><w:tc><w:tcPr><w:tcW w:w="1841" w:type="dxa"/><w:tcBorders><w:bottom w:val="single" w:sz="12" w:space="0" w:color="2A3439"/></w:tcBorders><w:shd w:color="auto" w:fill="F7F7F7" w:val="clear"/></w:tcPr><w:p><w:pPr><w:pStyle w:val="Tabla9"/><w:keepNext w:val="true"/><w:widowControl/><w:jc w:val="left"/><w:rPr><w:kern w:val="0"/><w:szCs w:val="24"/><w:lang w:val="es-CO" w:eastAsia="en-US" w:bidi="ar-SA"/><w:del w:id="9481" w:author="Unknown Author" w:date="2026-10-30T04:17:53Z"></w:del></w:rPr></w:pPr><w:del w:id="9480" w:author="Unknown Author" w:date="2026-10-30T04:17:53Z"><w:r><w:rPr><w:kern w:val="0"/><w:szCs w:val="24"/><w:lang w:val="es-CO" w:eastAsia="en-US" w:bidi="ar-SA"/></w:rPr><w:delText>Continuidad de la red bajo custodia</w:delText></w:r></w:del></w:p></w:tc></w:tr></w:tbl><w:p><w:pPr><w:pStyle w:val="TablaNota"/><w:rPr></w:rPr></w:pPr><w:r><w:rPr><w:i/><w:iCs/></w:rPr><w:t>Nota.</w:t></w:r><w:r><w:rPr></w:rPr><w:t xml:space="preserve"> Elaboración propia con la Agenda 2030 (ONU, 2015). La contribución se declara de forma cualitativa porque ninguna meta ODS cuenta con línea base propia del proyecto. OE: objetivo específico. PM2,5 y PM10: material particulado de menos de 2,5 y de menos de 10 micras.</w:t></w:r></w:p><w:p><w:pPr><w:pStyle w:val="BodyText"/><w:rPr></w:rPr></w:pPr><w:r><w:rPr></w:rPr><w:t xml:space="preserve">La Tabla 16.1 separa la contribución directa de la indirecta. El ODS 9 es directo porque el proyecto aumenta la capacidad tecnológica regional. Lleva un sistema de medición de TRL 4 a TRL 8 con evidencia independiente y un gemelo predictivo de TRL 3 a TRL 6. El ODS 11 es directo porque el uso del tablero por los </w:t></w:r><w:ins w:id="9482" w:author="Unknown Author" w:date="2026-10-30T04:17:53Z"><w:r><w:rPr></w:rPr><w:t>consejos</w:t></w:r></w:ins><w:del w:id="9483" w:author="Unknown Author" w:date="2026-10-30T04:17:53Z"><w:r><w:rPr></w:rPr><w:delText>comités</w:delText></w:r></w:del><w:r><w:rPr></w:rPr><w:t xml:space="preserve"> reduce la falta de información verificada en la gestión del riesgo. El ODS 3 es indirecto porque el proyecto no mide ni atribuye efectos en salud. Entrega información para decidir. El ODS 13 es indirecto y está condicionado a una hipótesis. La red mide PM2,5 y PM10 de cualquier fuente. El informe de vigilancia describe un episodio regional de humo en 2022 que elevó el PM2,5 en estaciones colombianas (Ayala-Parra et al., 2026, pp. 7-10). El proyecto no los compromete como objetivo.</w:t></w:r><w:bookmarkEnd w:id="175"/></w:p><w:p><w:pPr><w:pStyle w:val="Heading2"/><w:rPr></w:rPr></w:pPr><w:bookmarkStart w:id="177" w:name="X41f2514bf501735594dce97c3842610d5513d28"/><w:r><w:rPr></w:rPr><w:t>16.2. Alineación con el Plan Nacional de Desarrollo y con las capacidades científicas y tecnológicas</w:t></w:r></w:p><w:p><w:pPr><w:pStyle w:val="FirstParagraph"/><w:rPr></w:rPr></w:pPr><w:r><w:rPr></w:rPr><w:t xml:space="preserve">El Plan Nacional de Desarrollo 2022-2026 se adoptó con la Ley 2294 de 2023. Las bases del plan vigente durante la ejecución no se aportaron </w:t></w:r><w:r><w:rPr><w:color w:val="00B050"/></w:rPr><w:t>[Diligenciar: transformación y artículo del Plan Nacional de Desarrollo]</w:t></w:r><w:r><w:rPr></w:rPr><w:t>. El proyecto propone un vínculo con las transformaciones que se relacionen con la gestión del riesgo y la ciencia y tecnología. Ese vínculo es una propuesta y no una coincidencia verificada. La sección 4 desarrolla la alineación con la política pública. Aquí se resume su efecto sobre la permanencia. La política nacional de ciencia, tecnología e innovación del documento CONPES 4069 de 2021 orienta el fortalecimiento de capacidades regionales. La Ley 1286 de 2009 fortalece el Sistema Nacional de Ciencia, Tecnología e Innovación (SNCTI). La Ley 1523 de 2012 organiza la gestión del riesgo en conocimiento, reducción y manejo. El documento CONPES 3943 de 2018 formula la política de calidad del aire.</w:t></w:r></w:p><w:p><w:pPr><w:pStyle w:val="BodyText"/><w:rPr></w:rPr></w:pPr><w:r><w:rPr></w:rPr><w:t xml:space="preserve">El proyecto aporta a esas políticas con capacidades que permanecen al cierre. La Tabla 16.2 las cuantifica con datos del presupuesto y de las metas. Una capacidad es la infraestructura de medición. Otra es el laboratorio de calibración de la </w:t></w:r><w:ins w:id="9484" w:author="Unknown Author" w:date="2026-10-30T04:17:53Z"><w:r><w:rPr></w:rPr><w:t>universidad</w:t></w:r></w:ins><w:del w:id="9485" w:author="Unknown Author" w:date="2026-10-30T04:17:53Z"><w:r><w:rPr></w:rPr><w:delText>IES</w:delText></w:r></w:del><w:r><w:rPr></w:rPr><w:t xml:space="preserve">. Otra es el laboratorio de modelación. Otra es el capital humano formado. Otra es el conocimiento codificado en documentos, protocolos y software. La última es la capacidad institucional de los </w:t></w:r><w:ins w:id="9486" w:author="Unknown Author" w:date="2026-10-30T04:17:53Z"><w:r><w:rPr></w:rPr><w:t>consejos</w:t></w:r></w:ins><w:del w:id="9487" w:author="Unknown Author" w:date="2026-10-30T04:17:53Z"><w:r><w:rPr></w:rPr><w:delText>comités</w:delText></w:r></w:del><w:r><w:rPr></w:rPr><w:t>. Cada capacidad cuenta con un custodio previsto, porque una capacidad sin custodio se degrada.</w:t></w:r></w:p><w:p><w:pPr><w:pStyle w:val="TablaRotulo"/><w:rPr></w:rPr></w:pPr><w:bookmarkStart w:id="178" w:name="rot_Tabla_16_2"/><w:r><w:rPr><w:b/><w:bCs/></w:rPr><w:t>Tabla 16.2</w:t></w:r><w:bookmarkEnd w:id="178"/></w:p><w:p><w:pPr><w:pStyle w:val="TablaTitulo"/><w:rPr></w:rPr></w:pPr><w:r><w:rPr><w:i/><w:iCs/></w:rPr><w:t>Capacidades que permanecen al cierre, cantidad y custodia prevista</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239"/><w:gridCol w:w="2738"/><w:gridCol w:w="2489"/><w:gridCol w:w="2487"/></w:tblGrid><w:tr><w:trPr><w:tblHeader w:val="true"/><w:ins w:id="9488" w:author="Unknown Author" w:date="2026-10-30T04:17:53Z"/><w:cantSplit w:val="true"/></w:trPr><w:tc><w:tcPr><w:tcW w:w="223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9490" w:author="Unknown Author" w:date="2026-10-30T04:17:53Z"></w:ins></w:rPr></w:pPr><w:ins w:id="9489" w:author="Unknown Author" w:date="2026-10-30T04:17:53Z"><w:r><w:rPr><w:b/><w:kern w:val="0"/><w:szCs w:val="24"/><w:lang w:val="es-CO" w:eastAsia="en-US" w:bidi="ar-SA"/></w:rPr><w:t>Capacidad</w:t></w:r></w:ins></w:p></w:tc><w:tc><w:tcPr><w:tcW w:w="273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9492" w:author="Unknown Author" w:date="2026-10-30T04:17:53Z"></w:ins></w:rPr></w:pPr><w:ins w:id="9491" w:author="Unknown Author" w:date="2026-10-30T04:17:53Z"><w:r><w:rPr><w:b/><w:kern w:val="0"/><w:szCs w:val="24"/><w:lang w:val="es-CO" w:eastAsia="en-US" w:bidi="ar-SA"/></w:rPr><w:t>Qué permanece al cierre</w:t></w:r></w:ins></w:p></w:tc><w:tc><w:tcPr><w:tcW w:w="248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9494" w:author="Unknown Author" w:date="2026-10-30T04:17:53Z"></w:ins></w:rPr></w:pPr><w:ins w:id="9493" w:author="Unknown Author" w:date="2026-10-30T04:17:53Z"><w:r><w:rPr><w:b/><w:kern w:val="0"/><w:szCs w:val="24"/><w:lang w:val="es-CO" w:eastAsia="en-US" w:bidi="ar-SA"/></w:rPr><w:t>Cantidad</w:t></w:r></w:ins></w:p></w:tc><w:tc><w:tcPr><w:tcW w:w="248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9496" w:author="Unknown Author" w:date="2026-10-30T04:17:53Z"></w:ins></w:rPr></w:pPr><w:ins w:id="9495" w:author="Unknown Author" w:date="2026-10-30T04:17:53Z"><w:r><w:rPr><w:b/><w:kern w:val="0"/><w:szCs w:val="24"/><w:lang w:val="es-CO" w:eastAsia="en-US" w:bidi="ar-SA"/></w:rPr><w:t>Custodia prevista</w:t></w:r></w:ins></w:p></w:tc></w:tr><w:tr><w:trPr><w:ins w:id="9497" w:author="Unknown Author" w:date="2026-10-30T04:17:53Z"/><w:cantSplit w:val="true"/></w:trPr><w:tc><w:tcPr><w:tcW w:w="2239" w:type="dxa"/><w:tcBorders></w:tcBorders></w:tcPr><w:p><w:pPr><w:pStyle w:val="Tabla9"/><w:widowControl/><w:jc w:val="left"/><w:rPr><w:kern w:val="0"/><w:szCs w:val="24"/><w:lang w:val="es-CO" w:eastAsia="en-US" w:bidi="ar-SA"/><w:ins w:id="9499" w:author="Unknown Author" w:date="2026-10-30T04:17:53Z"></w:ins></w:rPr></w:pPr><w:ins w:id="9498" w:author="Unknown Author" w:date="2026-10-30T04:17:53Z"><w:r><w:rPr><w:kern w:val="0"/><w:szCs w:val="24"/><w:lang w:val="es-CO" w:eastAsia="en-US" w:bidi="ar-SA"/></w:rPr><w:t>Infraestructura de medición</w:t></w:r></w:ins></w:p></w:tc><w:tc><w:tcPr><w:tcW w:w="2738" w:type="dxa"/><w:tcBorders></w:tcBorders></w:tcPr><w:p><w:pPr><w:pStyle w:val="Tabla9"/><w:widowControl/><w:jc w:val="left"/><w:rPr><w:kern w:val="0"/><w:szCs w:val="24"/><w:lang w:val="es-CO" w:eastAsia="en-US" w:bidi="ar-SA"/><w:ins w:id="9501" w:author="Unknown Author" w:date="2026-10-30T04:17:53Z"></w:ins></w:rPr></w:pPr><w:ins w:id="9500" w:author="Unknown Author" w:date="2026-10-30T04:17:53Z"><w:r><w:rPr><w:kern w:val="0"/><w:szCs w:val="24"/><w:lang w:val="es-CO" w:eastAsia="en-US" w:bidi="ar-SA"/></w:rPr><w:t>Nodos, gateways, conjunto de referencia y plataforma con gemelo digital</w:t></w:r></w:ins></w:p></w:tc><w:tc><w:tcPr><w:tcW w:w="2489" w:type="dxa"/><w:tcBorders></w:tcBorders></w:tcPr><w:p><w:pPr><w:pStyle w:val="Tabla9"/><w:widowControl/><w:jc w:val="left"/><w:rPr><w:kern w:val="0"/><w:szCs w:val="24"/><w:lang w:val="es-CO" w:eastAsia="en-US" w:bidi="ar-SA"/><w:ins w:id="9503" w:author="Unknown Author" w:date="2026-10-30T04:17:53Z"></w:ins></w:rPr></w:pPr><w:ins w:id="9502" w:author="Unknown Author" w:date="2026-10-30T04:17:53Z"><w:r><w:rPr><w:kern w:val="0"/><w:szCs w:val="24"/><w:lang w:val="es-CO" w:eastAsia="en-US" w:bidi="ar-SA"/></w:rPr><w:t>100 nodos, 10 gateways, un conjunto de referencia y una plataforma; reserva de 20 nodos y un gateway si no se consumen</w:t></w:r></w:ins></w:p></w:tc><w:tc><w:tcPr><w:tcW w:w="2487" w:type="dxa"/><w:tcBorders></w:tcBorders></w:tcPr><w:p><w:pPr><w:pStyle w:val="Tabla9"/><w:widowControl/><w:jc w:val="left"/><w:rPr><w:kern w:val="0"/><w:szCs w:val="24"/><w:lang w:val="es-CO" w:eastAsia="en-US" w:bidi="ar-SA"/><w:ins w:id="9505" w:author="Unknown Author" w:date="2026-10-30T04:17:53Z"></w:ins></w:rPr></w:pPr><w:ins w:id="9504" w:author="Unknown Author" w:date="2026-10-30T04:17:53Z"><w:r><w:rPr><w:kern w:val="0"/><w:szCs w:val="24"/><w:lang w:val="es-CO" w:eastAsia="en-US" w:bidi="ar-SA"/></w:rPr><w:t>Entidades custodias por componente, según los convenios</w:t></w:r></w:ins></w:p></w:tc></w:tr><w:tr><w:trPr><w:ins w:id="9506" w:author="Unknown Author" w:date="2026-10-30T04:17:53Z"/><w:cantSplit w:val="true"/></w:trPr><w:tc><w:tcPr><w:tcW w:w="2239" w:type="dxa"/><w:tcBorders></w:tcBorders><w:shd w:color="auto" w:fill="F7F7F7" w:val="clear"/></w:tcPr><w:p><w:pPr><w:pStyle w:val="Tabla9"/><w:widowControl/><w:jc w:val="left"/><w:rPr><w:kern w:val="0"/><w:szCs w:val="24"/><w:lang w:val="es-CO" w:eastAsia="en-US" w:bidi="ar-SA"/><w:ins w:id="9508" w:author="Unknown Author" w:date="2026-10-30T04:17:53Z"></w:ins></w:rPr></w:pPr><w:ins w:id="9507" w:author="Unknown Author" w:date="2026-10-30T04:17:53Z"><w:r><w:rPr><w:kern w:val="0"/><w:szCs w:val="24"/><w:lang w:val="es-CO" w:eastAsia="en-US" w:bidi="ar-SA"/></w:rPr><w:t>Laboratorio de calibración</w:t></w:r></w:ins></w:p></w:tc><w:tc><w:tcPr><w:tcW w:w="2738" w:type="dxa"/><w:tcBorders></w:tcBorders><w:shd w:color="auto" w:fill="F7F7F7" w:val="clear"/></w:tcPr><w:p><w:pPr><w:pStyle w:val="Tabla9"/><w:widowControl/><w:jc w:val="left"/><w:rPr><w:kern w:val="0"/><w:szCs w:val="24"/><w:lang w:val="es-CO" w:eastAsia="en-US" w:bidi="ar-SA"/><w:ins w:id="9510" w:author="Unknown Author" w:date="2026-10-30T04:17:53Z"></w:ins></w:rPr></w:pPr><w:ins w:id="9509" w:author="Unknown Author" w:date="2026-10-30T04:17:53Z"><w:r><w:rPr><w:kern w:val="0"/><w:szCs w:val="24"/><w:lang w:val="es-CO" w:eastAsia="en-US" w:bidi="ar-SA"/></w:rPr><w:t>Banco de calibración, cámara climática y estaciones de trabajo</w:t></w:r></w:ins></w:p></w:tc><w:tc><w:tcPr><w:tcW w:w="2489" w:type="dxa"/><w:tcBorders></w:tcBorders><w:shd w:color="auto" w:fill="F7F7F7" w:val="clear"/></w:tcPr><w:p><w:pPr><w:pStyle w:val="Tabla9"/><w:widowControl/><w:jc w:val="left"/><w:rPr><w:kern w:val="0"/><w:szCs w:val="24"/><w:lang w:val="es-CO" w:eastAsia="en-US" w:bidi="ar-SA"/><w:ins w:id="9512" w:author="Unknown Author" w:date="2026-10-30T04:17:53Z"></w:ins></w:rPr></w:pPr><w:ins w:id="9511" w:author="Unknown Author" w:date="2026-10-30T04:17:53Z"><w:r><w:rPr><w:kern w:val="0"/><w:szCs w:val="24"/><w:lang w:val="es-CO" w:eastAsia="en-US" w:bidi="ar-SA"/></w:rPr><w:t>Un banco de calibración, una cámara climática y dos estaciones de trabajo</w:t></w:r></w:ins></w:p></w:tc><w:tc><w:tcPr><w:tcW w:w="2487" w:type="dxa"/><w:tcBorders></w:tcBorders><w:shd w:color="auto" w:fill="F7F7F7" w:val="clear"/></w:tcPr><w:p><w:pPr><w:pStyle w:val="Tabla9"/><w:widowControl/><w:jc w:val="left"/><w:rPr><w:kern w:val="0"/><w:szCs w:val="24"/><w:lang w:val="es-CO" w:eastAsia="en-US" w:bidi="ar-SA"/><w:ins w:id="9514" w:author="Unknown Author" w:date="2026-10-30T04:17:53Z"></w:ins></w:rPr></w:pPr><w:ins w:id="9513" w:author="Unknown Author" w:date="2026-10-30T04:17:53Z"><w:r><w:rPr><w:kern w:val="0"/><w:szCs w:val="24"/><w:lang w:val="es-CO" w:eastAsia="en-US" w:bidi="ar-SA"/></w:rPr><w:t>Universidad Santo Tomás, con la titularidad que fije el convenio de ejecución</w:t></w:r></w:ins></w:p></w:tc></w:tr><w:tr><w:trPr><w:ins w:id="9515" w:author="Unknown Author" w:date="2026-10-30T04:17:53Z"/><w:cantSplit w:val="true"/></w:trPr><w:tc><w:tcPr><w:tcW w:w="2239" w:type="dxa"/><w:tcBorders></w:tcBorders></w:tcPr><w:p><w:pPr><w:pStyle w:val="Tabla9"/><w:widowControl/><w:jc w:val="left"/><w:rPr><w:kern w:val="0"/><w:szCs w:val="24"/><w:lang w:val="es-CO" w:eastAsia="en-US" w:bidi="ar-SA"/><w:ins w:id="9517" w:author="Unknown Author" w:date="2026-10-30T04:17:53Z"></w:ins></w:rPr></w:pPr><w:ins w:id="9516" w:author="Unknown Author" w:date="2026-10-30T04:17:53Z"><w:r><w:rPr><w:kern w:val="0"/><w:szCs w:val="24"/><w:lang w:val="es-CO" w:eastAsia="en-US" w:bidi="ar-SA"/></w:rPr><w:t>Laboratorio de modelación</w:t></w:r></w:ins></w:p></w:tc><w:tc><w:tcPr><w:tcW w:w="2738" w:type="dxa"/><w:tcBorders></w:tcBorders></w:tcPr><w:p><w:pPr><w:pStyle w:val="Tabla9"/><w:widowControl/><w:jc w:val="left"/><w:rPr><w:kern w:val="0"/><w:szCs w:val="24"/><w:lang w:val="es-CO" w:eastAsia="en-US" w:bidi="ar-SA"/><w:ins w:id="9519" w:author="Unknown Author" w:date="2026-10-30T04:17:53Z"></w:ins></w:rPr></w:pPr><w:ins w:id="9518" w:author="Unknown Author" w:date="2026-10-30T04:17:53Z"><w:r><w:rPr><w:kern w:val="0"/><w:szCs w:val="24"/><w:lang w:val="es-CO" w:eastAsia="en-US" w:bidi="ar-SA"/></w:rPr><w:t>Servidor, estaciones meteorológicas, dron, monitores portátiles, licencias, modelo calibrado y protocolo de evaluación previa</w:t></w:r></w:ins></w:p></w:tc><w:tc><w:tcPr><w:tcW w:w="2489" w:type="dxa"/><w:tcBorders></w:tcBorders></w:tcPr><w:p><w:pPr><w:pStyle w:val="Tabla9"/><w:widowControl/><w:jc w:val="left"/><w:rPr><w:kern w:val="0"/><w:szCs w:val="24"/><w:lang w:val="es-CO" w:eastAsia="en-US" w:bidi="ar-SA"/><w:ins w:id="9521" w:author="Unknown Author" w:date="2026-10-30T04:17:53Z"></w:ins></w:rPr></w:pPr><w:ins w:id="9520" w:author="Unknown Author" w:date="2026-10-30T04:17:53Z"><w:r><w:rPr><w:kern w:val="0"/><w:szCs w:val="24"/><w:lang w:val="es-CO" w:eastAsia="en-US" w:bidi="ar-SA"/></w:rPr><w:t>Un servidor, cuatro estaciones, un dron y dos monitores portátiles</w:t></w:r></w:ins></w:p></w:tc><w:tc><w:tcPr><w:tcW w:w="2487" w:type="dxa"/><w:tcBorders></w:tcBorders></w:tcPr><w:p><w:pPr><w:pStyle w:val="Tabla9"/><w:widowControl/><w:jc w:val="left"/><w:rPr><w:kern w:val="0"/><w:szCs w:val="24"/><w:lang w:val="es-CO" w:eastAsia="en-US" w:bidi="ar-SA"/><w:ins w:id="9523" w:author="Unknown Author" w:date="2026-10-30T04:17:53Z"></w:ins></w:rPr></w:pPr><w:ins w:id="9522" w:author="Unknown Author" w:date="2026-10-30T04:17:53Z"><w:r><w:rPr><w:kern w:val="0"/><w:szCs w:val="24"/><w:lang w:val="es-CO" w:eastAsia="en-US" w:bidi="ar-SA"/></w:rPr><w:t>Universidad Santo Tomás, con los municipios aliados como usuarios y con compromiso de sostenimiento</w:t></w:r></w:ins></w:p></w:tc></w:tr><w:tr><w:trPr><w:ins w:id="9524" w:author="Unknown Author" w:date="2026-10-30T04:17:53Z"/><w:cantSplit w:val="true"/></w:trPr><w:tc><w:tcPr><w:tcW w:w="2239" w:type="dxa"/><w:tcBorders></w:tcBorders><w:shd w:color="auto" w:fill="F7F7F7" w:val="clear"/></w:tcPr><w:p><w:pPr><w:pStyle w:val="Tabla9"/><w:widowControl/><w:jc w:val="left"/><w:rPr><w:kern w:val="0"/><w:szCs w:val="24"/><w:lang w:val="es-CO" w:eastAsia="en-US" w:bidi="ar-SA"/><w:ins w:id="9526" w:author="Unknown Author" w:date="2026-10-30T04:17:53Z"></w:ins></w:rPr></w:pPr><w:ins w:id="9525" w:author="Unknown Author" w:date="2026-10-30T04:17:53Z"><w:r><w:rPr><w:kern w:val="0"/><w:szCs w:val="24"/><w:lang w:val="es-CO" w:eastAsia="en-US" w:bidi="ar-SA"/></w:rPr><w:t>Capital humano</w:t></w:r></w:ins></w:p></w:tc><w:tc><w:tcPr><w:tcW w:w="2738" w:type="dxa"/><w:tcBorders></w:tcBorders><w:shd w:color="auto" w:fill="F7F7F7" w:val="clear"/></w:tcPr><w:p><w:pPr><w:pStyle w:val="Tabla9"/><w:widowControl/><w:jc w:val="left"/><w:rPr><w:kern w:val="0"/><w:szCs w:val="24"/><w:lang w:val="es-CO" w:eastAsia="en-US" w:bidi="ar-SA"/><w:ins w:id="9528" w:author="Unknown Author" w:date="2026-10-30T04:17:53Z"></w:ins></w:rPr></w:pPr><w:ins w:id="9527" w:author="Unknown Author" w:date="2026-10-30T04:17:53Z"><w:r><w:rPr><w:kern w:val="0"/><w:szCs w:val="24"/><w:lang w:val="es-CO" w:eastAsia="en-US" w:bidi="ar-SA"/></w:rPr><w:t>Personas en formación y personas certificadas</w:t></w:r></w:ins></w:p></w:tc><w:tc><w:tcPr><w:tcW w:w="2489" w:type="dxa"/><w:tcBorders></w:tcBorders><w:shd w:color="auto" w:fill="F7F7F7" w:val="clear"/></w:tcPr><w:p><w:pPr><w:pStyle w:val="Tabla9"/><w:widowControl/><w:jc w:val="left"/><w:rPr><w:kern w:val="0"/><w:szCs w:val="24"/><w:lang w:val="es-CO" w:eastAsia="en-US" w:bidi="ar-SA"/><w:ins w:id="9530" w:author="Unknown Author" w:date="2026-10-30T04:17:53Z"></w:ins></w:rPr></w:pPr><w:ins w:id="9529" w:author="Unknown Author" w:date="2026-10-30T04:17:53Z"><w:r><w:rPr><w:kern w:val="0"/><w:szCs w:val="24"/><w:lang w:val="es-CO" w:eastAsia="en-US" w:bidi="ar-SA"/></w:rPr><w:t>Nueve en formación y 60 certificadas</w:t></w:r></w:ins></w:p></w:tc><w:tc><w:tcPr><w:tcW w:w="2487" w:type="dxa"/><w:tcBorders></w:tcBorders><w:shd w:color="auto" w:fill="F7F7F7" w:val="clear"/></w:tcPr><w:p><w:pPr><w:pStyle w:val="Tabla9"/><w:widowControl/><w:jc w:val="left"/><w:rPr><w:kern w:val="0"/><w:szCs w:val="24"/><w:lang w:val="es-CO" w:eastAsia="en-US" w:bidi="ar-SA"/><w:ins w:id="9532" w:author="Unknown Author" w:date="2026-10-30T04:17:53Z"></w:ins></w:rPr></w:pPr><w:ins w:id="9531" w:author="Unknown Author" w:date="2026-10-30T04:17:53Z"><w:r><w:rPr><w:kern w:val="0"/><w:szCs w:val="24"/><w:lang w:val="es-CO" w:eastAsia="en-US" w:bidi="ar-SA"/></w:rPr><w:t>Universidad Santo Tomás, consejos y entidades custodias</w:t></w:r></w:ins></w:p></w:tc></w:tr><w:tr><w:trPr><w:ins w:id="9533" w:author="Unknown Author" w:date="2026-10-30T04:17:53Z"/><w:cantSplit w:val="true"/></w:trPr><w:tc><w:tcPr><w:tcW w:w="2239" w:type="dxa"/><w:tcBorders></w:tcBorders></w:tcPr><w:p><w:pPr><w:pStyle w:val="Tabla9"/><w:widowControl/><w:jc w:val="left"/><w:rPr><w:kern w:val="0"/><w:szCs w:val="24"/><w:lang w:val="es-CO" w:eastAsia="en-US" w:bidi="ar-SA"/><w:ins w:id="9535" w:author="Unknown Author" w:date="2026-10-30T04:17:53Z"></w:ins></w:rPr></w:pPr><w:ins w:id="9534" w:author="Unknown Author" w:date="2026-10-30T04:17:53Z"><w:r><w:rPr><w:kern w:val="0"/><w:szCs w:val="24"/><w:lang w:val="es-CO" w:eastAsia="en-US" w:bidi="ar-SA"/></w:rPr><w:t>Conocimiento</w:t></w:r></w:ins></w:p></w:tc><w:tc><w:tcPr><w:tcW w:w="2738" w:type="dxa"/><w:tcBorders></w:tcBorders></w:tcPr><w:p><w:pPr><w:pStyle w:val="Tabla9"/><w:widowControl/><w:jc w:val="left"/><w:rPr><w:kern w:val="0"/><w:szCs w:val="24"/><w:lang w:val="es-CO" w:eastAsia="en-US" w:bidi="ar-SA"/><w:ins w:id="9537" w:author="Unknown Author" w:date="2026-10-30T04:17:53Z"></w:ins></w:rPr></w:pPr><w:ins w:id="9536" w:author="Unknown Author" w:date="2026-10-30T04:17:53Z"><w:r><w:rPr><w:kern w:val="0"/><w:szCs w:val="24"/><w:lang w:val="es-CO" w:eastAsia="en-US" w:bidi="ar-SA"/></w:rPr><w:t>Documentos de investigación, protocolo de calibración, protocolo de alerta, plan de sostenibilidad y protocolo de evaluación previa</w:t></w:r></w:ins></w:p></w:tc><w:tc><w:tcPr><w:tcW w:w="2489" w:type="dxa"/><w:tcBorders></w:tcBorders></w:tcPr><w:p><w:pPr><w:pStyle w:val="Tabla9"/><w:widowControl/><w:jc w:val="left"/><w:rPr><w:kern w:val="0"/><w:szCs w:val="24"/><w:lang w:val="es-CO" w:eastAsia="en-US" w:bidi="ar-SA"/><w:ins w:id="9539" w:author="Unknown Author" w:date="2026-10-30T04:17:53Z"></w:ins></w:rPr></w:pPr><w:ins w:id="9538" w:author="Unknown Author" w:date="2026-10-30T04:17:53Z"><w:r><w:rPr><w:kern w:val="0"/><w:szCs w:val="24"/><w:lang w:val="es-CO" w:eastAsia="en-US" w:bidi="ar-SA"/></w:rPr><w:t>Nueve documentos de investigación y tres documentos de planeación</w:t></w:r></w:ins></w:p></w:tc><w:tc><w:tcPr><w:tcW w:w="2487" w:type="dxa"/><w:tcBorders></w:tcBorders></w:tcPr><w:p><w:pPr><w:pStyle w:val="Tabla9"/><w:widowControl/><w:jc w:val="left"/><w:rPr><w:kern w:val="0"/><w:szCs w:val="24"/><w:lang w:val="es-CO" w:eastAsia="en-US" w:bidi="ar-SA"/><w:ins w:id="9541" w:author="Unknown Author" w:date="2026-10-30T04:17:53Z"></w:ins></w:rPr></w:pPr><w:ins w:id="9540" w:author="Unknown Author" w:date="2026-10-30T04:17:53Z"><w:r><w:rPr><w:kern w:val="0"/><w:szCs w:val="24"/><w:lang w:val="es-CO" w:eastAsia="en-US" w:bidi="ar-SA"/></w:rPr><w:t>Universidad Santo Tomás, con el repositorio de datos, y Avanciencia, con la protección y la transferencia</w:t></w:r></w:ins></w:p></w:tc></w:tr><w:tr><w:trPr><w:ins w:id="9542" w:author="Unknown Author" w:date="2026-10-30T04:17:53Z"/><w:cantSplit w:val="true"/></w:trPr><w:tc><w:tcPr><w:tcW w:w="2239" w:type="dxa"/><w:tcBorders><w:bottom w:val="single" w:sz="12" w:space="0" w:color="2A3439"/></w:tcBorders><w:shd w:color="auto" w:fill="F7F7F7" w:val="clear"/></w:tcPr><w:p><w:pPr><w:pStyle w:val="Tabla9"/><w:keepNext w:val="true"/><w:widowControl/><w:jc w:val="left"/><w:rPr><w:kern w:val="0"/><w:szCs w:val="24"/><w:lang w:val="es-CO" w:eastAsia="en-US" w:bidi="ar-SA"/><w:ins w:id="9544" w:author="Unknown Author" w:date="2026-10-30T04:17:53Z"></w:ins></w:rPr></w:pPr><w:ins w:id="9543" w:author="Unknown Author" w:date="2026-10-30T04:17:53Z"><w:r><w:rPr><w:kern w:val="0"/><w:szCs w:val="24"/><w:lang w:val="es-CO" w:eastAsia="en-US" w:bidi="ar-SA"/></w:rPr><w:t>Capacidad institucional</w:t></w:r></w:ins></w:p></w:tc><w:tc><w:tcPr><w:tcW w:w="2738" w:type="dxa"/><w:tcBorders><w:bottom w:val="single" w:sz="12" w:space="0" w:color="2A3439"/></w:tcBorders><w:shd w:color="auto" w:fill="F7F7F7" w:val="clear"/></w:tcPr><w:p><w:pPr><w:pStyle w:val="Tabla9"/><w:keepNext w:val="true"/><w:widowControl/><w:jc w:val="left"/><w:rPr><w:kern w:val="0"/><w:szCs w:val="24"/><w:lang w:val="es-CO" w:eastAsia="en-US" w:bidi="ar-SA"/><w:ins w:id="9546" w:author="Unknown Author" w:date="2026-10-30T04:17:53Z"></w:ins></w:rPr></w:pPr><w:ins w:id="9545" w:author="Unknown Author" w:date="2026-10-30T04:17:53Z"><w:r><w:rPr><w:kern w:val="0"/><w:szCs w:val="24"/><w:lang w:val="es-CO" w:eastAsia="en-US" w:bidi="ar-SA"/></w:rPr><w:t>Consejos que usan el tablero en decisiones documentadas</w:t></w:r></w:ins></w:p></w:tc><w:tc><w:tcPr><w:tcW w:w="2489" w:type="dxa"/><w:tcBorders><w:bottom w:val="single" w:sz="12" w:space="0" w:color="2A3439"/></w:tcBorders><w:shd w:color="auto" w:fill="F7F7F7" w:val="clear"/></w:tcPr><w:p><w:pPr><w:pStyle w:val="Tabla9"/><w:keepNext w:val="true"/><w:widowControl/><w:jc w:val="left"/><w:rPr><w:kern w:val="0"/><w:szCs w:val="24"/><w:lang w:val="es-CO" w:eastAsia="en-US" w:bidi="ar-SA"/><w:ins w:id="9548" w:author="Unknown Author" w:date="2026-10-30T04:17:53Z"></w:ins></w:rPr></w:pPr><w:ins w:id="9547" w:author="Unknown Author" w:date="2026-10-30T04:17:53Z"><w:r><w:rPr><w:kern w:val="0"/><w:szCs w:val="24"/><w:lang w:val="es-CO" w:eastAsia="en-US" w:bidi="ar-SA"/></w:rPr><w:t>Meta de 75 % de cuatro consejos, es decir tres consejos</w:t></w:r></w:ins></w:p></w:tc><w:tc><w:tcPr><w:tcW w:w="2487" w:type="dxa"/><w:tcBorders><w:bottom w:val="single" w:sz="12" w:space="0" w:color="2A3439"/></w:tcBorders><w:shd w:color="auto" w:fill="F7F7F7" w:val="clear"/></w:tcPr><w:p><w:pPr><w:pStyle w:val="Tabla9"/><w:keepNext w:val="true"/><w:widowControl/><w:jc w:val="left"/><w:rPr><w:kern w:val="0"/><w:szCs w:val="24"/><w:lang w:val="es-CO" w:eastAsia="en-US" w:bidi="ar-SA"/><w:ins w:id="9550" w:author="Unknown Author" w:date="2026-10-30T04:17:53Z"></w:ins></w:rPr></w:pPr><w:ins w:id="9549" w:author="Unknown Author" w:date="2026-10-30T04:17:53Z"><w:r><w:rPr><w:kern w:val="0"/><w:szCs w:val="24"/><w:lang w:val="es-CO" w:eastAsia="en-US" w:bidi="ar-SA"/></w:rPr><w:t>Consejos y municipios aliados</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239"/><w:gridCol w:w="2820"/><w:gridCol w:w="2489"/><w:gridCol w:w="2405"/></w:tblGrid><w:tr><w:trPr><w:tblHeader w:val="true"/><w:del w:id="9551" w:author="Unknown Author" w:date="2026-10-30T04:17:53Z"/><w:cantSplit w:val="true"/></w:trPr><w:tc><w:tcPr><w:tcW w:w="223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9553" w:author="Unknown Author" w:date="2026-10-30T04:17:53Z"></w:del></w:rPr></w:pPr><w:del w:id="9552" w:author="Unknown Author" w:date="2026-10-30T04:17:53Z"><w:r><w:rPr><w:b/><w:kern w:val="0"/><w:szCs w:val="24"/><w:lang w:val="es-CO" w:eastAsia="en-US" w:bidi="ar-SA"/></w:rPr><w:delText>Capacidad</w:delText></w:r></w:del></w:p></w:tc><w:tc><w:tcPr><w:tcW w:w="282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9555" w:author="Unknown Author" w:date="2026-10-30T04:17:53Z"></w:del></w:rPr></w:pPr><w:del w:id="9554" w:author="Unknown Author" w:date="2026-10-30T04:17:53Z"><w:r><w:rPr><w:b/><w:kern w:val="0"/><w:szCs w:val="24"/><w:lang w:val="es-CO" w:eastAsia="en-US" w:bidi="ar-SA"/></w:rPr><w:delText>Qué permanece al cierre</w:delText></w:r></w:del></w:p></w:tc><w:tc><w:tcPr><w:tcW w:w="248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9557" w:author="Unknown Author" w:date="2026-10-30T04:17:53Z"></w:del></w:rPr></w:pPr><w:del w:id="9556" w:author="Unknown Author" w:date="2026-10-30T04:17:53Z"><w:r><w:rPr><w:b/><w:kern w:val="0"/><w:szCs w:val="24"/><w:lang w:val="es-CO" w:eastAsia="en-US" w:bidi="ar-SA"/></w:rPr><w:delText>Cantidad</w:delText></w:r></w:del></w:p></w:tc><w:tc><w:tcPr><w:tcW w:w="240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9559" w:author="Unknown Author" w:date="2026-10-30T04:17:53Z"></w:del></w:rPr></w:pPr><w:del w:id="9558" w:author="Unknown Author" w:date="2026-10-30T04:17:53Z"><w:r><w:rPr><w:b/><w:kern w:val="0"/><w:szCs w:val="24"/><w:lang w:val="es-CO" w:eastAsia="en-US" w:bidi="ar-SA"/></w:rPr><w:delText>Custodia prevista</w:delText></w:r></w:del></w:p></w:tc></w:tr><w:tr><w:trPr><w:del w:id="9560" w:author="Unknown Author" w:date="2026-10-30T04:17:53Z"/><w:cantSplit w:val="true"/></w:trPr><w:tc><w:tcPr><w:tcW w:w="2239" w:type="dxa"/><w:tcBorders></w:tcBorders></w:tcPr><w:p><w:pPr><w:pStyle w:val="Tabla9"/><w:widowControl/><w:jc w:val="left"/><w:rPr><w:kern w:val="0"/><w:szCs w:val="24"/><w:lang w:val="es-CO" w:eastAsia="en-US" w:bidi="ar-SA"/><w:del w:id="9562" w:author="Unknown Author" w:date="2026-10-30T04:17:53Z"></w:del></w:rPr></w:pPr><w:del w:id="9561" w:author="Unknown Author" w:date="2026-10-30T04:17:53Z"><w:r><w:rPr><w:kern w:val="0"/><w:szCs w:val="24"/><w:lang w:val="es-CO" w:eastAsia="en-US" w:bidi="ar-SA"/></w:rPr><w:delText>Infraestructura de medición</w:delText></w:r></w:del></w:p></w:tc><w:tc><w:tcPr><w:tcW w:w="2820" w:type="dxa"/><w:tcBorders></w:tcBorders></w:tcPr><w:p><w:pPr><w:pStyle w:val="Tabla9"/><w:widowControl/><w:jc w:val="left"/><w:rPr><w:kern w:val="0"/><w:szCs w:val="24"/><w:lang w:val="es-CO" w:eastAsia="en-US" w:bidi="ar-SA"/><w:del w:id="9564" w:author="Unknown Author" w:date="2026-10-30T04:17:53Z"></w:del></w:rPr></w:pPr><w:del w:id="9563" w:author="Unknown Author" w:date="2026-10-30T04:17:53Z"><w:r><w:rPr><w:kern w:val="0"/><w:szCs w:val="24"/><w:lang w:val="es-CO" w:eastAsia="en-US" w:bidi="ar-SA"/></w:rPr><w:delText>Nodos, gateways, monitores de referencia y plataforma con gemelo digital</w:delText></w:r></w:del></w:p></w:tc><w:tc><w:tcPr><w:tcW w:w="2489" w:type="dxa"/><w:tcBorders></w:tcBorders></w:tcPr><w:p><w:pPr><w:pStyle w:val="Tabla9"/><w:widowControl/><w:jc w:val="left"/><w:rPr><w:kern w:val="0"/><w:szCs w:val="24"/><w:lang w:val="es-CO" w:eastAsia="en-US" w:bidi="ar-SA"/><w:del w:id="9566" w:author="Unknown Author" w:date="2026-10-30T04:17:53Z"></w:del></w:rPr></w:pPr><w:del w:id="9565" w:author="Unknown Author" w:date="2026-10-30T04:17:53Z"><w:r><w:rPr><w:kern w:val="0"/><w:szCs w:val="24"/><w:lang w:val="es-CO" w:eastAsia="en-US" w:bidi="ar-SA"/></w:rPr><w:delText>100 nodos, 10 gateways, tres monitores y una plataforma; reserva de 20 nodos y un gateway si no se consumen</w:delText></w:r></w:del></w:p></w:tc><w:tc><w:tcPr><w:tcW w:w="2405" w:type="dxa"/><w:tcBorders></w:tcBorders></w:tcPr><w:p><w:pPr><w:pStyle w:val="Tabla9"/><w:widowControl/><w:jc w:val="left"/><w:rPr><w:kern w:val="0"/><w:szCs w:val="24"/><w:lang w:val="es-CO" w:eastAsia="en-US" w:bidi="ar-SA"/><w:del w:id="9568" w:author="Unknown Author" w:date="2026-10-30T04:17:53Z"></w:del></w:rPr></w:pPr><w:del w:id="9567" w:author="Unknown Author" w:date="2026-10-30T04:17:53Z"><w:r><w:rPr><w:kern w:val="0"/><w:szCs w:val="24"/><w:lang w:val="es-CO" w:eastAsia="en-US" w:bidi="ar-SA"/></w:rPr><w:delText>Entidades custodias por componente, según los convenios</w:delText></w:r></w:del></w:p></w:tc></w:tr><w:tr><w:trPr><w:del w:id="9569" w:author="Unknown Author" w:date="2026-10-30T04:17:53Z"/><w:cantSplit w:val="true"/></w:trPr><w:tc><w:tcPr><w:tcW w:w="2239" w:type="dxa"/><w:tcBorders></w:tcBorders><w:shd w:color="auto" w:fill="F7F7F7" w:val="clear"/></w:tcPr><w:p><w:pPr><w:pStyle w:val="Tabla9"/><w:widowControl/><w:jc w:val="left"/><w:rPr><w:kern w:val="0"/><w:szCs w:val="24"/><w:lang w:val="es-CO" w:eastAsia="en-US" w:bidi="ar-SA"/><w:del w:id="9571" w:author="Unknown Author" w:date="2026-10-30T04:17:53Z"></w:del></w:rPr></w:pPr><w:del w:id="9570" w:author="Unknown Author" w:date="2026-10-30T04:17:53Z"><w:r><w:rPr><w:kern w:val="0"/><w:szCs w:val="24"/><w:lang w:val="es-CO" w:eastAsia="en-US" w:bidi="ar-SA"/></w:rPr><w:delText>Laboratorio de calibración</w:delText></w:r></w:del></w:p></w:tc><w:tc><w:tcPr><w:tcW w:w="2820" w:type="dxa"/><w:tcBorders></w:tcBorders><w:shd w:color="auto" w:fill="F7F7F7" w:val="clear"/></w:tcPr><w:p><w:pPr><w:pStyle w:val="Tabla9"/><w:widowControl/><w:jc w:val="left"/><w:rPr><w:kern w:val="0"/><w:szCs w:val="24"/><w:lang w:val="es-CO" w:eastAsia="en-US" w:bidi="ar-SA"/><w:del w:id="9573" w:author="Unknown Author" w:date="2026-10-30T04:17:53Z"></w:del></w:rPr></w:pPr><w:del w:id="9572" w:author="Unknown Author" w:date="2026-10-30T04:17:53Z"><w:r><w:rPr><w:kern w:val="0"/><w:szCs w:val="24"/><w:lang w:val="es-CO" w:eastAsia="en-US" w:bidi="ar-SA"/></w:rPr><w:delText>Banco de calibración, estaciones de trabajo y monitores gravimétricos</w:delText></w:r></w:del></w:p></w:tc><w:tc><w:tcPr><w:tcW w:w="2489" w:type="dxa"/><w:tcBorders></w:tcBorders><w:shd w:color="auto" w:fill="F7F7F7" w:val="clear"/></w:tcPr><w:p><w:pPr><w:pStyle w:val="Tabla9"/><w:widowControl/><w:jc w:val="left"/><w:rPr><w:kern w:val="0"/><w:szCs w:val="24"/><w:lang w:val="es-CO" w:eastAsia="en-US" w:bidi="ar-SA"/><w:del w:id="9575" w:author="Unknown Author" w:date="2026-10-30T04:17:53Z"></w:del></w:rPr></w:pPr><w:del w:id="9574" w:author="Unknown Author" w:date="2026-10-30T04:17:53Z"><w:r><w:rPr><w:kern w:val="0"/><w:szCs w:val="24"/><w:lang w:val="es-CO" w:eastAsia="en-US" w:bidi="ar-SA"/></w:rPr><w:delText>Un banco de calibración y dos estaciones de trabajo</w:delText></w:r></w:del></w:p></w:tc><w:tc><w:tcPr><w:tcW w:w="2405" w:type="dxa"/><w:tcBorders></w:tcBorders><w:shd w:color="auto" w:fill="F7F7F7" w:val="clear"/></w:tcPr><w:p><w:pPr><w:pStyle w:val="Tabla9"/><w:widowControl/><w:jc w:val="left"/><w:rPr><w:kern w:val="0"/><w:szCs w:val="24"/><w:lang w:val="es-CO" w:eastAsia="en-US" w:bidi="ar-SA"/><w:del w:id="9577" w:author="Unknown Author" w:date="2026-10-30T04:17:53Z"></w:del></w:rPr></w:pPr><w:del w:id="9576" w:author="Unknown Author" w:date="2026-10-30T04:17:53Z"><w:r><w:rPr><w:kern w:val="0"/><w:szCs w:val="24"/><w:lang w:val="es-CO" w:eastAsia="en-US" w:bidi="ar-SA"/></w:rPr><w:delText>IES y actor del SNCTI, con la titularidad que fije el convenio de ejecución</w:delText></w:r></w:del></w:p></w:tc></w:tr><w:tr><w:trPr><w:del w:id="9578" w:author="Unknown Author" w:date="2026-10-30T04:17:53Z"/><w:cantSplit w:val="true"/></w:trPr><w:tc><w:tcPr><w:tcW w:w="2239" w:type="dxa"/><w:tcBorders></w:tcBorders></w:tcPr><w:p><w:pPr><w:pStyle w:val="Tabla9"/><w:widowControl/><w:jc w:val="left"/><w:rPr><w:kern w:val="0"/><w:szCs w:val="24"/><w:lang w:val="es-CO" w:eastAsia="en-US" w:bidi="ar-SA"/><w:del w:id="9580" w:author="Unknown Author" w:date="2026-10-30T04:17:53Z"></w:del></w:rPr></w:pPr><w:del w:id="9579" w:author="Unknown Author" w:date="2026-10-30T04:17:53Z"><w:r><w:rPr><w:kern w:val="0"/><w:szCs w:val="24"/><w:lang w:val="es-CO" w:eastAsia="en-US" w:bidi="ar-SA"/></w:rPr><w:delText>Laboratorio de modelación</w:delText></w:r></w:del></w:p></w:tc><w:tc><w:tcPr><w:tcW w:w="2820" w:type="dxa"/><w:tcBorders></w:tcBorders></w:tcPr><w:p><w:pPr><w:pStyle w:val="Tabla9"/><w:widowControl/><w:jc w:val="left"/><w:rPr><w:kern w:val="0"/><w:szCs w:val="24"/><w:lang w:val="es-CO" w:eastAsia="en-US" w:bidi="ar-SA"/><w:del w:id="9582" w:author="Unknown Author" w:date="2026-10-30T04:17:53Z"></w:del></w:rPr></w:pPr><w:del w:id="9581" w:author="Unknown Author" w:date="2026-10-30T04:17:53Z"><w:r><w:rPr><w:kern w:val="0"/><w:szCs w:val="24"/><w:lang w:val="es-CO" w:eastAsia="en-US" w:bidi="ar-SA"/></w:rPr><w:delText>Servidor, estaciones meteorológicas, dron, monitores portátiles, licencias, modelo calibrado y protocolo de evaluación previa</w:delText></w:r></w:del></w:p></w:tc><w:tc><w:tcPr><w:tcW w:w="2489" w:type="dxa"/><w:tcBorders></w:tcBorders></w:tcPr><w:p><w:pPr><w:pStyle w:val="Tabla9"/><w:widowControl/><w:jc w:val="left"/><w:rPr><w:kern w:val="0"/><w:szCs w:val="24"/><w:lang w:val="es-CO" w:eastAsia="en-US" w:bidi="ar-SA"/><w:del w:id="9584" w:author="Unknown Author" w:date="2026-10-30T04:17:53Z"></w:del></w:rPr></w:pPr><w:del w:id="9583" w:author="Unknown Author" w:date="2026-10-30T04:17:53Z"><w:r><w:rPr><w:kern w:val="0"/><w:szCs w:val="24"/><w:lang w:val="es-CO" w:eastAsia="en-US" w:bidi="ar-SA"/></w:rPr><w:delText>Un servidor, cuatro estaciones, un dron y dos monitores portátiles</w:delText></w:r></w:del></w:p></w:tc><w:tc><w:tcPr><w:tcW w:w="2405" w:type="dxa"/><w:tcBorders></w:tcBorders></w:tcPr><w:p><w:pPr><w:pStyle w:val="Tabla9"/><w:widowControl/><w:jc w:val="left"/><w:rPr><w:kern w:val="0"/><w:szCs w:val="24"/><w:lang w:val="es-CO" w:eastAsia="en-US" w:bidi="ar-SA"/><w:del w:id="9586" w:author="Unknown Author" w:date="2026-10-30T04:17:53Z"></w:del></w:rPr></w:pPr><w:del w:id="9585" w:author="Unknown Author" w:date="2026-10-30T04:17:53Z"><w:r><w:rPr><w:kern w:val="0"/><w:szCs w:val="24"/><w:lang w:val="es-CO" w:eastAsia="en-US" w:bidi="ar-SA"/></w:rPr><w:delText>IES, con las entidades territoriales como usuarias y con compromiso de sostenimiento</w:delText></w:r></w:del></w:p></w:tc></w:tr><w:tr><w:trPr><w:del w:id="9587" w:author="Unknown Author" w:date="2026-10-30T04:17:53Z"/><w:cantSplit w:val="true"/></w:trPr><w:tc><w:tcPr><w:tcW w:w="2239" w:type="dxa"/><w:tcBorders></w:tcBorders><w:shd w:color="auto" w:fill="F7F7F7" w:val="clear"/></w:tcPr><w:p><w:pPr><w:pStyle w:val="Tabla9"/><w:widowControl/><w:jc w:val="left"/><w:rPr><w:kern w:val="0"/><w:szCs w:val="24"/><w:lang w:val="es-CO" w:eastAsia="en-US" w:bidi="ar-SA"/><w:del w:id="9589" w:author="Unknown Author" w:date="2026-10-30T04:17:53Z"></w:del></w:rPr></w:pPr><w:del w:id="9588" w:author="Unknown Author" w:date="2026-10-30T04:17:53Z"><w:r><w:rPr><w:kern w:val="0"/><w:szCs w:val="24"/><w:lang w:val="es-CO" w:eastAsia="en-US" w:bidi="ar-SA"/></w:rPr><w:delText>Capital humano</w:delText></w:r></w:del></w:p></w:tc><w:tc><w:tcPr><w:tcW w:w="2820" w:type="dxa"/><w:tcBorders></w:tcBorders><w:shd w:color="auto" w:fill="F7F7F7" w:val="clear"/></w:tcPr><w:p><w:pPr><w:pStyle w:val="Tabla9"/><w:widowControl/><w:jc w:val="left"/><w:rPr><w:kern w:val="0"/><w:szCs w:val="24"/><w:lang w:val="es-CO" w:eastAsia="en-US" w:bidi="ar-SA"/><w:del w:id="9591" w:author="Unknown Author" w:date="2026-10-30T04:17:53Z"></w:del></w:rPr></w:pPr><w:del w:id="9590" w:author="Unknown Author" w:date="2026-10-30T04:17:53Z"><w:r><w:rPr><w:kern w:val="0"/><w:szCs w:val="24"/><w:lang w:val="es-CO" w:eastAsia="en-US" w:bidi="ar-SA"/></w:rPr><w:delText>Personas en formación y personas certificadas</w:delText></w:r></w:del></w:p></w:tc><w:tc><w:tcPr><w:tcW w:w="2489" w:type="dxa"/><w:tcBorders></w:tcBorders><w:shd w:color="auto" w:fill="F7F7F7" w:val="clear"/></w:tcPr><w:p><w:pPr><w:pStyle w:val="Tabla9"/><w:widowControl/><w:jc w:val="left"/><w:rPr><w:kern w:val="0"/><w:szCs w:val="24"/><w:lang w:val="es-CO" w:eastAsia="en-US" w:bidi="ar-SA"/><w:del w:id="9593" w:author="Unknown Author" w:date="2026-10-30T04:17:53Z"></w:del></w:rPr></w:pPr><w:del w:id="9592" w:author="Unknown Author" w:date="2026-10-30T04:17:53Z"><w:r><w:rPr><w:kern w:val="0"/><w:szCs w:val="24"/><w:lang w:val="es-CO" w:eastAsia="en-US" w:bidi="ar-SA"/></w:rPr><w:delText>Nueve en formación y 60 certificadas</w:delText></w:r></w:del></w:p></w:tc><w:tc><w:tcPr><w:tcW w:w="2405" w:type="dxa"/><w:tcBorders></w:tcBorders><w:shd w:color="auto" w:fill="F7F7F7" w:val="clear"/></w:tcPr><w:p><w:pPr><w:pStyle w:val="Tabla9"/><w:widowControl/><w:jc w:val="left"/><w:rPr><w:kern w:val="0"/><w:szCs w:val="24"/><w:lang w:val="es-CO" w:eastAsia="en-US" w:bidi="ar-SA"/><w:del w:id="9595" w:author="Unknown Author" w:date="2026-10-30T04:17:53Z"></w:del></w:rPr></w:pPr><w:del w:id="9594" w:author="Unknown Author" w:date="2026-10-30T04:17:53Z"><w:r><w:rPr><w:kern w:val="0"/><w:szCs w:val="24"/><w:lang w:val="es-CO" w:eastAsia="en-US" w:bidi="ar-SA"/></w:rPr><w:delText>IES, comités y entidades custodias</w:delText></w:r></w:del></w:p></w:tc></w:tr><w:tr><w:trPr><w:del w:id="9596" w:author="Unknown Author" w:date="2026-10-30T04:17:53Z"/><w:cantSplit w:val="true"/></w:trPr><w:tc><w:tcPr><w:tcW w:w="2239" w:type="dxa"/><w:tcBorders></w:tcBorders></w:tcPr><w:p><w:pPr><w:pStyle w:val="Tabla9"/><w:widowControl/><w:jc w:val="left"/><w:rPr><w:kern w:val="0"/><w:szCs w:val="24"/><w:lang w:val="es-CO" w:eastAsia="en-US" w:bidi="ar-SA"/><w:del w:id="9598" w:author="Unknown Author" w:date="2026-10-30T04:17:53Z"></w:del></w:rPr></w:pPr><w:del w:id="9597" w:author="Unknown Author" w:date="2026-10-30T04:17:53Z"><w:r><w:rPr><w:kern w:val="0"/><w:szCs w:val="24"/><w:lang w:val="es-CO" w:eastAsia="en-US" w:bidi="ar-SA"/></w:rPr><w:delText>Conocimiento</w:delText></w:r></w:del></w:p></w:tc><w:tc><w:tcPr><w:tcW w:w="2820" w:type="dxa"/><w:tcBorders></w:tcBorders></w:tcPr><w:p><w:pPr><w:pStyle w:val="Tabla9"/><w:widowControl/><w:jc w:val="left"/><w:rPr><w:kern w:val="0"/><w:szCs w:val="24"/><w:lang w:val="es-CO" w:eastAsia="en-US" w:bidi="ar-SA"/><w:del w:id="9600" w:author="Unknown Author" w:date="2026-10-30T04:17:53Z"></w:del></w:rPr></w:pPr><w:del w:id="9599" w:author="Unknown Author" w:date="2026-10-30T04:17:53Z"><w:r><w:rPr><w:kern w:val="0"/><w:szCs w:val="24"/><w:lang w:val="es-CO" w:eastAsia="en-US" w:bidi="ar-SA"/></w:rPr><w:delText>Documentos de investigación, protocolo de calibración, protocolo de alerta, plan de sostenibilidad y protocolo de evaluación previa</w:delText></w:r></w:del></w:p></w:tc><w:tc><w:tcPr><w:tcW w:w="2489" w:type="dxa"/><w:tcBorders></w:tcBorders></w:tcPr><w:p><w:pPr><w:pStyle w:val="Tabla9"/><w:widowControl/><w:jc w:val="left"/><w:rPr><w:kern w:val="0"/><w:szCs w:val="24"/><w:lang w:val="es-CO" w:eastAsia="en-US" w:bidi="ar-SA"/><w:del w:id="9602" w:author="Unknown Author" w:date="2026-10-30T04:17:53Z"></w:del></w:rPr></w:pPr><w:del w:id="9601" w:author="Unknown Author" w:date="2026-10-30T04:17:53Z"><w:r><w:rPr><w:kern w:val="0"/><w:szCs w:val="24"/><w:lang w:val="es-CO" w:eastAsia="en-US" w:bidi="ar-SA"/></w:rPr><w:delText>Nueve documentos de investigación y tres documentos de planeación</w:delText></w:r></w:del></w:p></w:tc><w:tc><w:tcPr><w:tcW w:w="2405" w:type="dxa"/><w:tcBorders></w:tcBorders></w:tcPr><w:p><w:pPr><w:pStyle w:val="Tabla9"/><w:widowControl/><w:jc w:val="left"/><w:rPr><w:kern w:val="0"/><w:szCs w:val="24"/><w:lang w:val="es-CO" w:eastAsia="en-US" w:bidi="ar-SA"/><w:del w:id="9604" w:author="Unknown Author" w:date="2026-10-30T04:17:53Z"></w:del></w:rPr></w:pPr><w:del w:id="9603" w:author="Unknown Author" w:date="2026-10-30T04:17:53Z"><w:r><w:rPr><w:kern w:val="0"/><w:szCs w:val="24"/><w:lang w:val="es-CO" w:eastAsia="en-US" w:bidi="ar-SA"/></w:rPr><w:delText>IES y actor del SNCTI (repositorio de datos)</w:delText></w:r></w:del></w:p></w:tc></w:tr><w:tr><w:trPr><w:del w:id="9605" w:author="Unknown Author" w:date="2026-10-30T04:17:53Z"/><w:cantSplit w:val="true"/></w:trPr><w:tc><w:tcPr><w:tcW w:w="2239" w:type="dxa"/><w:tcBorders><w:bottom w:val="single" w:sz="12" w:space="0" w:color="2A3439"/></w:tcBorders><w:shd w:color="auto" w:fill="F7F7F7" w:val="clear"/></w:tcPr><w:p><w:pPr><w:pStyle w:val="Tabla9"/><w:keepNext w:val="true"/><w:widowControl/><w:jc w:val="left"/><w:rPr><w:kern w:val="0"/><w:szCs w:val="24"/><w:lang w:val="es-CO" w:eastAsia="en-US" w:bidi="ar-SA"/><w:del w:id="9607" w:author="Unknown Author" w:date="2026-10-30T04:17:53Z"></w:del></w:rPr></w:pPr><w:del w:id="9606" w:author="Unknown Author" w:date="2026-10-30T04:17:53Z"><w:r><w:rPr><w:kern w:val="0"/><w:szCs w:val="24"/><w:lang w:val="es-CO" w:eastAsia="en-US" w:bidi="ar-SA"/></w:rPr><w:delText>Capacidad institucional</w:delText></w:r></w:del></w:p></w:tc><w:tc><w:tcPr><w:tcW w:w="2820" w:type="dxa"/><w:tcBorders><w:bottom w:val="single" w:sz="12" w:space="0" w:color="2A3439"/></w:tcBorders><w:shd w:color="auto" w:fill="F7F7F7" w:val="clear"/></w:tcPr><w:p><w:pPr><w:pStyle w:val="Tabla9"/><w:keepNext w:val="true"/><w:widowControl/><w:jc w:val="left"/><w:rPr><w:kern w:val="0"/><w:szCs w:val="24"/><w:lang w:val="es-CO" w:eastAsia="en-US" w:bidi="ar-SA"/><w:del w:id="9609" w:author="Unknown Author" w:date="2026-10-30T04:17:53Z"></w:del></w:rPr></w:pPr><w:del w:id="9608" w:author="Unknown Author" w:date="2026-10-30T04:17:53Z"><w:r><w:rPr><w:kern w:val="0"/><w:szCs w:val="24"/><w:lang w:val="es-CO" w:eastAsia="en-US" w:bidi="ar-SA"/></w:rPr><w:delText>Comités que usan el tablero en decisiones documentadas</w:delText></w:r></w:del></w:p></w:tc><w:tc><w:tcPr><w:tcW w:w="2489" w:type="dxa"/><w:tcBorders><w:bottom w:val="single" w:sz="12" w:space="0" w:color="2A3439"/></w:tcBorders><w:shd w:color="auto" w:fill="F7F7F7" w:val="clear"/></w:tcPr><w:p><w:pPr><w:pStyle w:val="Tabla9"/><w:keepNext w:val="true"/><w:widowControl/><w:jc w:val="left"/><w:rPr><w:kern w:val="0"/><w:szCs w:val="24"/><w:lang w:val="es-CO" w:eastAsia="en-US" w:bidi="ar-SA"/><w:del w:id="9611" w:author="Unknown Author" w:date="2026-10-30T04:17:53Z"></w:del></w:rPr></w:pPr><w:del w:id="9610" w:author="Unknown Author" w:date="2026-10-30T04:17:53Z"><w:r><w:rPr><w:kern w:val="0"/><w:szCs w:val="24"/><w:lang w:val="es-CO" w:eastAsia="en-US" w:bidi="ar-SA"/></w:rPr><w:delText>Meta de 75 % de 15 comités, es decir 12 comités</w:delText></w:r></w:del></w:p></w:tc><w:tc><w:tcPr><w:tcW w:w="2405" w:type="dxa"/><w:tcBorders><w:bottom w:val="single" w:sz="12" w:space="0" w:color="2A3439"/></w:tcBorders><w:shd w:color="auto" w:fill="F7F7F7" w:val="clear"/></w:tcPr><w:p><w:pPr><w:pStyle w:val="Tabla9"/><w:keepNext w:val="true"/><w:widowControl/><w:jc w:val="left"/><w:rPr><w:kern w:val="0"/><w:szCs w:val="24"/><w:lang w:val="es-CO" w:eastAsia="en-US" w:bidi="ar-SA"/><w:del w:id="9613" w:author="Unknown Author" w:date="2026-10-30T04:17:53Z"></w:del></w:rPr></w:pPr><w:del w:id="9612" w:author="Unknown Author" w:date="2026-10-30T04:17:53Z"><w:r><w:rPr><w:kern w:val="0"/><w:szCs w:val="24"/><w:lang w:val="es-CO" w:eastAsia="en-US" w:bidi="ar-SA"/></w:rPr><w:delText>Comités y municipio aliado</w:delText></w:r></w:del></w:p></w:tc></w:tr></w:tbl><w:p><w:pPr><w:pStyle w:val="TablaNota"/><w:rPr></w:rPr></w:pPr><w:r><w:rPr><w:i/><w:iCs/></w:rPr><w:t>Nota.</w:t></w:r><w:r><w:rPr></w:rPr><w:t xml:space="preserve"> Elaboración propia con el presupuesto y las metas del proyecto. El 75 % de </w:t></w:r><w:ins w:id="9614" w:author="Unknown Author" w:date="2026-10-30T04:17:53Z"><w:r><w:rPr></w:rPr><w:t>cuatro consejos</w:t></w:r></w:ins><w:del w:id="9615" w:author="Unknown Author" w:date="2026-10-30T04:17:53Z"><w:r><w:rPr></w:rPr><w:delText>15 comités</w:delText></w:r></w:del><w:r><w:rPr></w:rPr><w:t xml:space="preserve"> equivale a </w:t></w:r><w:ins w:id="9616" w:author="Unknown Author" w:date="2026-10-30T04:17:53Z"><w:r><w:rPr></w:rPr><w:t>tres consejos</w:t></w:r></w:ins><w:del w:id="9617" w:author="Unknown Author" w:date="2026-10-30T04:17:53Z"><w:r><w:rPr></w:rPr><w:delText>11,25 comités y se redondea a 12</w:delText></w:r></w:del><w:r><w:rPr></w:rPr><w:t xml:space="preserve"> (calculado). La titularidad de los bienes sigue el certificado del numeral 10.19 de los TdR.</w:t></w:r></w:p><w:p><w:pPr><w:pStyle w:val="BodyText"/><w:rPr></w:rPr></w:pPr><w:r><w:rPr></w:rPr><w:t xml:space="preserve">La Tabla 16.2 muestra que el proyecto deja capacidades en cuatro tipos de entidad. La </w:t></w:r><w:ins w:id="9618" w:author="Unknown Author" w:date="2026-10-30T04:17:53Z"><w:r><w:rPr></w:rPr><w:t>universidad</w:t></w:r></w:ins><w:del w:id="9619" w:author="Unknown Author" w:date="2026-10-30T04:17:53Z"><w:r><w:rPr></w:rPr><w:delText>IES</w:delText></w:r></w:del><w:r><w:rPr></w:rPr><w:t xml:space="preserve"> conserva los laboratorios</w:t></w:r><w:ins w:id="9620" w:author="Unknown Author" w:date="2026-10-30T04:17:53Z"><w:r><w:rPr></w:rPr><w:t xml:space="preserve">, el conocimiento y </w:t></w:r></w:ins><w:del w:id="9621" w:author="Unknown Author" w:date="2026-10-30T04:17:53Z"><w:r><w:rPr></w:rPr><w:delText xml:space="preserve"> y el conocimiento. El actor del SNCTI conserva </w:delText></w:r></w:del><w:r><w:rPr></w:rPr><w:t>el repositorio de datos</w:t></w:r><w:ins w:id="9622" w:author="Unknown Author" w:date="2026-10-30T04:17:53Z"><w:r><w:rPr></w:rPr><w:t>. Avanciencia conserva la gestión de la propiedad intelectual y de la transferencia</w:t></w:r></w:ins><w:del w:id="9623" w:author="Unknown Author" w:date="2026-10-30T04:17:53Z"><w:r><w:rPr></w:rPr><w:delText xml:space="preserve"> y la validación metrológica</w:delText></w:r></w:del><w:r><w:rPr></w:rPr><w:t xml:space="preserve">. Los </w:t></w:r><w:ins w:id="9624" w:author="Unknown Author" w:date="2026-10-30T04:17:53Z"><w:r><w:rPr></w:rPr><w:t>consejos</w:t></w:r></w:ins><w:del w:id="9625" w:author="Unknown Author" w:date="2026-10-30T04:17:53Z"><w:r><w:rPr></w:rPr><w:delText>comités</w:delText></w:r></w:del><w:r><w:rPr></w:rPr><w:t xml:space="preserve"> conservan el tablero y el protocolo. </w:t></w:r><w:ins w:id="9626" w:author="Unknown Author" w:date="2026-10-30T04:17:53Z"><w:r><w:rPr></w:rPr><w:t>Los municipios y las</w:t></w:r></w:ins><w:del w:id="9627" w:author="Unknown Author" w:date="2026-10-30T04:17:53Z"><w:r><w:rPr></w:rPr><w:delText>Las</w:delText></w:r></w:del><w:r><w:rPr></w:rPr><w:t xml:space="preserve"> entidades custodias conservan los equipos. Esa distribución evita que el éxito del proyecto dependa de una sola entidad. La titularidad formal de los bienes queda pendiente del certificado del numeral 10.19 </w:t></w:r><w:r><w:rPr><w:color w:val="00B050"/></w:rPr><w:t>[Diligenciar: certificado de titularidad y custodia, numeral 10.19]</w:t></w:r><w:r><w:rPr></w:rPr><w:t>.</w:t></w:r><w:bookmarkEnd w:id="177"/></w:p><w:p><w:pPr><w:pStyle w:val="Heading2"/><w:rPr></w:rPr></w:pPr><w:bookmarkStart w:id="179" w:name="X9bc330e2864d81f737b4d2ae75666de5fa9edfd"/><w:r><w:rPr></w:rPr><w:t>16.3. Estrategias de sostenibilidad: custodia, convenios y plan de sostenibilidad</w:t></w:r></w:p><w:p><w:pPr><w:pStyle w:val="FirstParagraph"/><w:rPr></w:rPr></w:pPr><w:r><w:rPr></w:rPr><w:t>La estrategia central es la custodia distribuida por componente y por hito de transferencia. El servicio de vigilancia se compone de cinco componentes. Son nodos y repuestos, gemelo digital con laboratorio y datos, tablero y alertas, protocolo de calibración, y gobernanza y acuerdos. Cada componente se transfiere en un hito de los meses 6, 12, 18 o 24, alineado con las compuertas de decisión. Ninguna entidad recibe un componente por defecto. Cada entrega exige tres condiciones: partida presupuestal de la entidad custodia, personal designado y competencia jurídica documentada. La Tabla 16.3 fija las condiciones y las partidas que preparan cada entrega, y la Figura 16.1 representa el ecosistema de custodia.</w:t></w:r></w:p><w:p><w:pPr><w:pStyle w:val="TablaRotulo"/><w:rPr></w:rPr></w:pPr><w:bookmarkStart w:id="180" w:name="rot_Tabla_16_3"/><w:r><w:rPr><w:b/><w:bCs/></w:rPr><w:t>Tabla 16.3</w:t></w:r><w:bookmarkEnd w:id="180"/></w:p><w:p><w:pPr><w:pStyle w:val="TablaTitulo"/><w:rPr></w:rPr></w:pPr><w:r><w:rPr><w:i/><w:iCs/></w:rPr><w:t>Custodia distribuida por componente y por hito de transferencia, con su condición de recepción</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422"/><w:gridCol w:w="1672"/><w:gridCol w:w="1757"/><w:gridCol w:w="1673"/><w:gridCol w:w="1674"/><w:gridCol w:w="1755"/></w:tblGrid><w:tr><w:trPr><w:tblHeader w:val="true"/><w:ins w:id="9628" w:author="Unknown Author" w:date="2026-10-30T04:17:53Z"/><w:cantSplit w:val="true"/></w:trPr><w:tc><w:tcPr><w:tcW w:w="142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9630" w:author="Unknown Author" w:date="2026-10-30T04:17:53Z"></w:ins></w:rPr></w:pPr><w:ins w:id="9629" w:author="Unknown Author" w:date="2026-10-30T04:17:53Z"><w:r><w:rPr><w:b/><w:kern w:val="0"/><w:szCs w:val="24"/><w:lang w:val="es-CO" w:eastAsia="en-US" w:bidi="ar-SA"/></w:rPr><w:t>Componente</w:t></w:r></w:ins></w:p></w:tc><w:tc><w:tcPr><w:tcW w:w="167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9632" w:author="Unknown Author" w:date="2026-10-30T04:17:53Z"></w:ins></w:rPr></w:pPr><w:ins w:id="9631" w:author="Unknown Author" w:date="2026-10-30T04:17:53Z"><w:r><w:rPr><w:b/><w:kern w:val="0"/><w:szCs w:val="24"/><w:lang w:val="es-CO" w:eastAsia="en-US" w:bidi="ar-SA"/></w:rPr><w:t>Hito de transferencia</w:t></w:r></w:ins></w:p></w:tc><w:tc><w:tcPr><w:tcW w:w="175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9634" w:author="Unknown Author" w:date="2026-10-30T04:17:53Z"></w:ins></w:rPr></w:pPr><w:ins w:id="9633" w:author="Unknown Author" w:date="2026-10-30T04:17:53Z"><w:r><w:rPr><w:b/><w:kern w:val="0"/><w:szCs w:val="24"/><w:lang w:val="es-CO" w:eastAsia="en-US" w:bidi="ar-SA"/></w:rPr><w:t>Qué se transfiere</w:t></w:r></w:ins></w:p></w:tc><w:tc><w:tcPr><w:tcW w:w="167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9636" w:author="Unknown Author" w:date="2026-10-30T04:17:53Z"></w:ins></w:rPr></w:pPr><w:ins w:id="9635" w:author="Unknown Author" w:date="2026-10-30T04:17:53Z"><w:r><w:rPr><w:b/><w:kern w:val="0"/><w:szCs w:val="24"/><w:lang w:val="es-CO" w:eastAsia="en-US" w:bidi="ar-SA"/></w:rPr><w:t>Custodios candidatos</w:t></w:r></w:ins></w:p></w:tc><w:tc><w:tcPr><w:tcW w:w="167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9638" w:author="Unknown Author" w:date="2026-10-30T04:17:53Z"></w:ins></w:rPr></w:pPr><w:ins w:id="9637" w:author="Unknown Author" w:date="2026-10-30T04:17:53Z"><w:r><w:rPr><w:b/><w:kern w:val="0"/><w:szCs w:val="24"/><w:lang w:val="es-CO" w:eastAsia="en-US" w:bidi="ar-SA"/></w:rPr><w:t>Condición de recepción</w:t></w:r></w:ins></w:p></w:tc><w:tc><w:tcPr><w:tcW w:w="175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9640" w:author="Unknown Author" w:date="2026-10-30T04:17:53Z"></w:ins></w:rPr></w:pPr><w:ins w:id="9639" w:author="Unknown Author" w:date="2026-10-30T04:17:53Z"><w:r><w:rPr><w:b/><w:kern w:val="0"/><w:szCs w:val="24"/><w:lang w:val="es-CO" w:eastAsia="en-US" w:bidi="ar-SA"/></w:rPr><w:t>Partida o actividad que prepara la entrega</w:t></w:r></w:ins></w:p></w:tc></w:tr><w:tr><w:trPr><w:ins w:id="9641" w:author="Unknown Author" w:date="2026-10-30T04:17:53Z"/><w:cantSplit w:val="true"/></w:trPr><w:tc><w:tcPr><w:tcW w:w="1422" w:type="dxa"/><w:tcBorders></w:tcBorders></w:tcPr><w:p><w:pPr><w:pStyle w:val="Tabla9"/><w:widowControl/><w:jc w:val="left"/><w:rPr><w:kern w:val="0"/><w:szCs w:val="24"/><w:lang w:val="es-CO" w:eastAsia="en-US" w:bidi="ar-SA"/><w:ins w:id="9643" w:author="Unknown Author" w:date="2026-10-30T04:17:53Z"></w:ins></w:rPr></w:pPr><w:ins w:id="9642" w:author="Unknown Author" w:date="2026-10-30T04:17:53Z"><w:r><w:rPr><w:kern w:val="0"/><w:szCs w:val="24"/><w:lang w:val="es-CO" w:eastAsia="en-US" w:bidi="ar-SA"/></w:rPr><w:t>Gobernanza y acuerdos</w:t></w:r></w:ins></w:p></w:tc><w:tc><w:tcPr><w:tcW w:w="1672" w:type="dxa"/><w:tcBorders></w:tcBorders></w:tcPr><w:p><w:pPr><w:pStyle w:val="Tabla9"/><w:widowControl/><w:jc w:val="left"/><w:rPr><w:kern w:val="0"/><w:szCs w:val="24"/><w:lang w:val="es-CO" w:eastAsia="en-US" w:bidi="ar-SA"/><w:ins w:id="9645" w:author="Unknown Author" w:date="2026-10-30T04:17:53Z"></w:ins></w:rPr></w:pPr><w:ins w:id="9644" w:author="Unknown Author" w:date="2026-10-30T04:17:53Z"><w:r><w:rPr><w:kern w:val="0"/><w:szCs w:val="24"/><w:lang w:val="es-CO" w:eastAsia="en-US" w:bidi="ar-SA"/></w:rPr><w:t>Mes 6</w:t></w:r></w:ins></w:p></w:tc><w:tc><w:tcPr><w:tcW w:w="1757" w:type="dxa"/><w:tcBorders></w:tcBorders></w:tcPr><w:p><w:pPr><w:pStyle w:val="Tabla9"/><w:widowControl/><w:jc w:val="left"/><w:rPr><w:kern w:val="0"/><w:szCs w:val="24"/><w:lang w:val="es-CO" w:eastAsia="en-US" w:bidi="ar-SA"/><w:ins w:id="9647" w:author="Unknown Author" w:date="2026-10-30T04:17:53Z"></w:ins></w:rPr></w:pPr><w:ins w:id="9646" w:author="Unknown Author" w:date="2026-10-30T04:17:53Z"><w:r><w:rPr><w:kern w:val="0"/><w:szCs w:val="24"/><w:lang w:val="es-CO" w:eastAsia="en-US" w:bidi="ar-SA"/></w:rPr><w:t>Acuerdo marco, acuerdo de titularidad y cláusula de apertura; no se transfieren activos</w:t></w:r></w:ins></w:p></w:tc><w:tc><w:tcPr><w:tcW w:w="1673" w:type="dxa"/><w:tcBorders></w:tcBorders></w:tcPr><w:p><w:pPr><w:pStyle w:val="Tabla9"/><w:widowControl/><w:jc w:val="left"/><w:rPr><w:kern w:val="0"/><w:szCs w:val="24"/><w:lang w:val="es-CO" w:eastAsia="en-US" w:bidi="ar-SA"/><w:ins w:id="9649" w:author="Unknown Author" w:date="2026-10-30T04:17:53Z"></w:ins></w:rPr></w:pPr><w:ins w:id="9648" w:author="Unknown Author" w:date="2026-10-30T04:17:53Z"><w:r><w:rPr><w:kern w:val="0"/><w:szCs w:val="24"/><w:lang w:val="es-CO" w:eastAsia="en-US" w:bidi="ar-SA"/></w:rPr><w:t>Comité directivo de la alianza, con sus cuatro integrantes</w:t></w:r></w:ins></w:p></w:tc><w:tc><w:tcPr><w:tcW w:w="1674" w:type="dxa"/><w:tcBorders></w:tcBorders></w:tcPr><w:p><w:pPr><w:pStyle w:val="Tabla9"/><w:widowControl/><w:jc w:val="left"/><w:rPr><w:kern w:val="0"/><w:szCs w:val="24"/><w:lang w:val="es-CO" w:eastAsia="en-US" w:bidi="ar-SA"/><w:ins w:id="9651" w:author="Unknown Author" w:date="2026-10-30T04:17:53Z"></w:ins></w:rPr></w:pPr><w:ins w:id="9650" w:author="Unknown Author" w:date="2026-10-30T04:17:53Z"><w:r><w:rPr><w:kern w:val="0"/><w:szCs w:val="24"/><w:lang w:val="es-CO" w:eastAsia="en-US" w:bidi="ar-SA"/></w:rPr><w:t>Acuerdos firmados antes de comprar el segundo lote de nodos</w:t></w:r></w:ins></w:p></w:tc><w:tc><w:tcPr><w:tcW w:w="1755" w:type="dxa"/><w:tcBorders></w:tcBorders></w:tcPr><w:p><w:pPr><w:pStyle w:val="Tabla9"/><w:widowControl/><w:jc w:val="left"/><w:rPr><w:kern w:val="0"/><w:szCs w:val="24"/><w:lang w:val="es-CO" w:eastAsia="en-US" w:bidi="ar-SA"/><w:ins w:id="9653" w:author="Unknown Author" w:date="2026-10-30T04:17:53Z"></w:ins></w:rPr></w:pPr><w:ins w:id="9652" w:author="Unknown Author" w:date="2026-10-30T04:17:53Z"><w:r><w:rPr><w:kern w:val="0"/><w:szCs w:val="24"/><w:lang w:val="es-CO" w:eastAsia="en-US" w:bidi="ar-SA"/></w:rPr><w:t>Profesional de convenios y custodia (172.373.095 COP) y horas del equipo de transferencia de Avanciencia (contrapartida en especie)</w:t></w:r></w:ins></w:p></w:tc></w:tr><w:tr><w:trPr><w:ins w:id="9654" w:author="Unknown Author" w:date="2026-10-30T04:17:53Z"/><w:cantSplit w:val="true"/></w:trPr><w:tc><w:tcPr><w:tcW w:w="1422" w:type="dxa"/><w:tcBorders></w:tcBorders><w:shd w:color="auto" w:fill="F7F7F7" w:val="clear"/></w:tcPr><w:p><w:pPr><w:pStyle w:val="Tabla9"/><w:widowControl/><w:jc w:val="left"/><w:rPr><w:kern w:val="0"/><w:szCs w:val="24"/><w:lang w:val="es-CO" w:eastAsia="en-US" w:bidi="ar-SA"/><w:ins w:id="9656" w:author="Unknown Author" w:date="2026-10-30T04:17:53Z"></w:ins></w:rPr></w:pPr><w:ins w:id="9655" w:author="Unknown Author" w:date="2026-10-30T04:17:53Z"><w:r><w:rPr><w:kern w:val="0"/><w:szCs w:val="24"/><w:lang w:val="es-CO" w:eastAsia="en-US" w:bidi="ar-SA"/></w:rPr><w:t>Protocolo de calibración y series de datos</w:t></w:r></w:ins></w:p></w:tc><w:tc><w:tcPr><w:tcW w:w="1672" w:type="dxa"/><w:tcBorders></w:tcBorders><w:shd w:color="auto" w:fill="F7F7F7" w:val="clear"/></w:tcPr><w:p><w:pPr><w:pStyle w:val="Tabla9"/><w:widowControl/><w:jc w:val="left"/><w:rPr><w:kern w:val="0"/><w:szCs w:val="24"/><w:lang w:val="es-CO" w:eastAsia="en-US" w:bidi="ar-SA"/><w:ins w:id="9658" w:author="Unknown Author" w:date="2026-10-30T04:17:53Z"></w:ins></w:rPr></w:pPr><w:ins w:id="9657" w:author="Unknown Author" w:date="2026-10-30T04:17:53Z"><w:r><w:rPr><w:kern w:val="0"/><w:szCs w:val="24"/><w:lang w:val="es-CO" w:eastAsia="en-US" w:bidi="ar-SA"/></w:rPr><w:t>Mes 12, compuerta C1</w:t></w:r></w:ins></w:p></w:tc><w:tc><w:tcPr><w:tcW w:w="1757" w:type="dxa"/><w:tcBorders></w:tcBorders><w:shd w:color="auto" w:fill="F7F7F7" w:val="clear"/></w:tcPr><w:p><w:pPr><w:pStyle w:val="Tabla9"/><w:widowControl/><w:jc w:val="left"/><w:rPr><w:kern w:val="0"/><w:szCs w:val="24"/><w:lang w:val="es-CO" w:eastAsia="en-US" w:bidi="ar-SA"/><w:ins w:id="9660" w:author="Unknown Author" w:date="2026-10-30T04:17:53Z"></w:ins></w:rPr></w:pPr><w:ins w:id="9659" w:author="Unknown Author" w:date="2026-10-30T04:17:53Z"><w:r><w:rPr><w:kern w:val="0"/><w:szCs w:val="24"/><w:lang w:val="es-CO" w:eastAsia="en-US" w:bidi="ar-SA"/></w:rPr><w:t>Protocolo escrito, series de colocalización y repositorio de datos</w:t></w:r></w:ins></w:p></w:tc><w:tc><w:tcPr><w:tcW w:w="1673" w:type="dxa"/><w:tcBorders></w:tcBorders><w:shd w:color="auto" w:fill="F7F7F7" w:val="clear"/></w:tcPr><w:p><w:pPr><w:pStyle w:val="Tabla9"/><w:widowControl/><w:jc w:val="left"/><w:rPr><w:kern w:val="0"/><w:szCs w:val="24"/><w:lang w:val="es-CO" w:eastAsia="en-US" w:bidi="ar-SA"/><w:ins w:id="9662" w:author="Unknown Author" w:date="2026-10-30T04:17:53Z"></w:ins></w:rPr></w:pPr><w:ins w:id="9661" w:author="Unknown Author" w:date="2026-10-30T04:17:53Z"><w:r><w:rPr><w:kern w:val="0"/><w:szCs w:val="24"/><w:lang w:val="es-CO" w:eastAsia="en-US" w:bidi="ar-SA"/></w:rPr><w:t>Universidad Santo Tomás para el repositorio; autoridades ambientales regionales</w:t></w:r></w:ins></w:p></w:tc><w:tc><w:tcPr><w:tcW w:w="1674" w:type="dxa"/><w:tcBorders></w:tcBorders><w:shd w:color="auto" w:fill="F7F7F7" w:val="clear"/></w:tcPr><w:p><w:pPr><w:pStyle w:val="Tabla9"/><w:widowControl/><w:jc w:val="left"/><w:rPr><w:kern w:val="0"/><w:szCs w:val="24"/><w:lang w:val="es-CO" w:eastAsia="en-US" w:bidi="ar-SA"/><w:ins w:id="9664" w:author="Unknown Author" w:date="2026-10-30T04:17:53Z"></w:ins></w:rPr></w:pPr><w:ins w:id="9663" w:author="Unknown Author" w:date="2026-10-30T04:17:53Z"><w:r><w:rPr><w:kern w:val="0"/><w:szCs w:val="24"/><w:lang w:val="es-CO" w:eastAsia="en-US" w:bidi="ar-SA"/></w:rPr><w:t>Desempeño del piloto verificado y custodio con capacidad demostrada</w:t></w:r></w:ins></w:p></w:tc><w:tc><w:tcPr><w:tcW w:w="1755" w:type="dxa"/><w:tcBorders></w:tcBorders><w:shd w:color="auto" w:fill="F7F7F7" w:val="clear"/></w:tcPr><w:p><w:pPr><w:pStyle w:val="Tabla9"/><w:widowControl/><w:jc w:val="left"/><w:rPr><w:kern w:val="0"/><w:szCs w:val="24"/><w:lang w:val="es-CO" w:eastAsia="en-US" w:bidi="ar-SA"/><w:ins w:id="9666" w:author="Unknown Author" w:date="2026-10-30T04:17:53Z"></w:ins></w:rPr></w:pPr><w:ins w:id="9665" w:author="Unknown Author" w:date="2026-10-30T04:17:53Z"><w:r><w:rPr><w:kern w:val="0"/><w:szCs w:val="24"/><w:lang w:val="es-CO" w:eastAsia="en-US" w:bidi="ar-SA"/></w:rPr><w:t>Formación y soporte a custodios (50.000.000 COP por tramo)</w:t></w:r></w:ins></w:p></w:tc></w:tr><w:tr><w:trPr><w:ins w:id="9667" w:author="Unknown Author" w:date="2026-10-30T04:17:53Z"/><w:cantSplit w:val="true"/></w:trPr><w:tc><w:tcPr><w:tcW w:w="1422" w:type="dxa"/><w:tcBorders></w:tcBorders></w:tcPr><w:p><w:pPr><w:pStyle w:val="Tabla9"/><w:widowControl/><w:jc w:val="left"/><w:rPr><w:kern w:val="0"/><w:szCs w:val="24"/><w:lang w:val="es-CO" w:eastAsia="en-US" w:bidi="ar-SA"/><w:ins w:id="9669" w:author="Unknown Author" w:date="2026-10-30T04:17:53Z"></w:ins></w:rPr></w:pPr><w:ins w:id="9668" w:author="Unknown Author" w:date="2026-10-30T04:17:53Z"><w:r><w:rPr><w:kern w:val="0"/><w:szCs w:val="24"/><w:lang w:val="es-CO" w:eastAsia="en-US" w:bidi="ar-SA"/></w:rPr><w:t>Nodos adicionales y repuestos</w:t></w:r></w:ins></w:p></w:tc><w:tc><w:tcPr><w:tcW w:w="1672" w:type="dxa"/><w:tcBorders></w:tcBorders></w:tcPr><w:p><w:pPr><w:pStyle w:val="Tabla9"/><w:widowControl/><w:jc w:val="left"/><w:rPr><w:kern w:val="0"/><w:szCs w:val="24"/><w:lang w:val="es-CO" w:eastAsia="en-US" w:bidi="ar-SA"/><w:ins w:id="9671" w:author="Unknown Author" w:date="2026-10-30T04:17:53Z"></w:ins></w:rPr></w:pPr><w:ins w:id="9670" w:author="Unknown Author" w:date="2026-10-30T04:17:53Z"><w:r><w:rPr><w:kern w:val="0"/><w:szCs w:val="24"/><w:lang w:val="es-CO" w:eastAsia="en-US" w:bidi="ar-SA"/></w:rPr><w:t>Mes 18, después de la compuerta C2</w:t></w:r></w:ins></w:p></w:tc><w:tc><w:tcPr><w:tcW w:w="1757" w:type="dxa"/><w:tcBorders></w:tcBorders></w:tcPr><w:p><w:pPr><w:pStyle w:val="Tabla9"/><w:widowControl/><w:jc w:val="left"/><w:rPr><w:kern w:val="0"/><w:szCs w:val="24"/><w:lang w:val="es-CO" w:eastAsia="en-US" w:bidi="ar-SA"/><w:ins w:id="9673" w:author="Unknown Author" w:date="2026-10-30T04:17:53Z"></w:ins></w:rPr></w:pPr><w:ins w:id="9672" w:author="Unknown Author" w:date="2026-10-30T04:17:53Z"><w:r><w:rPr><w:kern w:val="0"/><w:szCs w:val="24"/><w:lang w:val="es-CO" w:eastAsia="en-US" w:bidi="ar-SA"/></w:rPr><w:t>Nodos del segundo tramo, repuestos y reserva</w:t></w:r></w:ins></w:p></w:tc><w:tc><w:tcPr><w:tcW w:w="1673" w:type="dxa"/><w:tcBorders></w:tcBorders></w:tcPr><w:p><w:pPr><w:pStyle w:val="Tabla9"/><w:widowControl/><w:jc w:val="left"/><w:rPr><w:kern w:val="0"/><w:szCs w:val="24"/><w:lang w:val="es-CO" w:eastAsia="en-US" w:bidi="ar-SA"/><w:ins w:id="9675" w:author="Unknown Author" w:date="2026-10-30T04:17:53Z"></w:ins></w:rPr></w:pPr><w:ins w:id="9674" w:author="Unknown Author" w:date="2026-10-30T04:17:53Z"><w:r><w:rPr><w:kern w:val="0"/><w:szCs w:val="24"/><w:lang w:val="es-CO" w:eastAsia="en-US" w:bidi="ar-SA"/></w:rPr><w:t>Universidad Santo Tomás; municipios de Manizales y de Calarcá</w:t></w:r></w:ins></w:p></w:tc><w:tc><w:tcPr><w:tcW w:w="1674" w:type="dxa"/><w:tcBorders></w:tcBorders></w:tcPr><w:p><w:pPr><w:pStyle w:val="Tabla9"/><w:widowControl/><w:jc w:val="left"/><w:rPr><w:kern w:val="0"/><w:szCs w:val="24"/><w:lang w:val="es-CO" w:eastAsia="en-US" w:bidi="ar-SA"/><w:ins w:id="9677" w:author="Unknown Author" w:date="2026-10-30T04:17:53Z"></w:ins></w:rPr></w:pPr><w:ins w:id="9676" w:author="Unknown Author" w:date="2026-10-30T04:17:53Z"><w:r><w:rPr><w:kern w:val="0"/><w:szCs w:val="24"/><w:lang w:val="es-CO" w:eastAsia="en-US" w:bidi="ar-SA"/></w:rPr><w:t>Convenio con partida, personal designado y competencia jurídica</w:t></w:r></w:ins></w:p></w:tc><w:tc><w:tcPr><w:tcW w:w="1755" w:type="dxa"/><w:tcBorders></w:tcBorders></w:tcPr><w:p><w:pPr><w:pStyle w:val="Tabla9"/><w:widowControl/><w:jc w:val="left"/><w:rPr><w:kern w:val="0"/><w:szCs w:val="24"/><w:lang w:val="es-CO" w:eastAsia="en-US" w:bidi="ar-SA"/><w:ins w:id="9679" w:author="Unknown Author" w:date="2026-10-30T04:17:53Z"></w:ins></w:rPr></w:pPr><w:ins w:id="9678" w:author="Unknown Author" w:date="2026-10-30T04:17:53Z"><w:r><w:rPr><w:kern w:val="0"/><w:szCs w:val="24"/><w:lang w:val="es-CO" w:eastAsia="en-US" w:bidi="ar-SA"/></w:rPr><w:t>Repuestos y consumibles (60.000.000 COP) y formación a custodios</w:t></w:r></w:ins></w:p></w:tc></w:tr><w:tr><w:trPr><w:ins w:id="9680" w:author="Unknown Author" w:date="2026-10-30T04:17:53Z"/><w:cantSplit w:val="true"/></w:trPr><w:tc><w:tcPr><w:tcW w:w="1422" w:type="dxa"/><w:tcBorders></w:tcBorders><w:shd w:color="auto" w:fill="F7F7F7" w:val="clear"/></w:tcPr><w:p><w:pPr><w:pStyle w:val="Tabla9"/><w:widowControl/><w:jc w:val="left"/><w:rPr><w:kern w:val="0"/><w:szCs w:val="24"/><w:lang w:val="es-CO" w:eastAsia="en-US" w:bidi="ar-SA"/><w:ins w:id="9682" w:author="Unknown Author" w:date="2026-10-30T04:17:53Z"></w:ins></w:rPr></w:pPr><w:ins w:id="9681" w:author="Unknown Author" w:date="2026-10-30T04:17:53Z"><w:r><w:rPr><w:kern w:val="0"/><w:szCs w:val="24"/><w:lang w:val="es-CO" w:eastAsia="en-US" w:bidi="ar-SA"/></w:rPr><w:t>Tablero y alertas</w:t></w:r></w:ins></w:p></w:tc><w:tc><w:tcPr><w:tcW w:w="1672" w:type="dxa"/><w:tcBorders></w:tcBorders><w:shd w:color="auto" w:fill="F7F7F7" w:val="clear"/></w:tcPr><w:p><w:pPr><w:pStyle w:val="Tabla9"/><w:widowControl/><w:jc w:val="left"/><w:rPr><w:kern w:val="0"/><w:szCs w:val="24"/><w:lang w:val="es-CO" w:eastAsia="en-US" w:bidi="ar-SA"/><w:ins w:id="9684" w:author="Unknown Author" w:date="2026-10-30T04:17:53Z"></w:ins></w:rPr></w:pPr><w:ins w:id="9683" w:author="Unknown Author" w:date="2026-10-30T04:17:53Z"><w:r><w:rPr><w:kern w:val="0"/><w:szCs w:val="24"/><w:lang w:val="es-CO" w:eastAsia="en-US" w:bidi="ar-SA"/></w:rPr><w:t>Mes 18, después de la compuerta C2</w:t></w:r></w:ins></w:p></w:tc><w:tc><w:tcPr><w:tcW w:w="1757" w:type="dxa"/><w:tcBorders></w:tcBorders><w:shd w:color="auto" w:fill="F7F7F7" w:val="clear"/></w:tcPr><w:p><w:pPr><w:pStyle w:val="Tabla9"/><w:widowControl/><w:jc w:val="left"/><w:rPr><w:kern w:val="0"/><w:szCs w:val="24"/><w:lang w:val="es-CO" w:eastAsia="en-US" w:bidi="ar-SA"/><w:ins w:id="9686" w:author="Unknown Author" w:date="2026-10-30T04:17:53Z"></w:ins></w:rPr></w:pPr><w:ins w:id="9685" w:author="Unknown Author" w:date="2026-10-30T04:17:53Z"><w:r><w:rPr><w:kern w:val="0"/><w:szCs w:val="24"/><w:lang w:val="es-CO" w:eastAsia="en-US" w:bidi="ar-SA"/></w:rPr><w:t>Tablero, protocolo de alerta y umbrales co-diseñados</w:t></w:r></w:ins></w:p></w:tc><w:tc><w:tcPr><w:tcW w:w="1673" w:type="dxa"/><w:tcBorders></w:tcBorders><w:shd w:color="auto" w:fill="F7F7F7" w:val="clear"/></w:tcPr><w:p><w:pPr><w:pStyle w:val="Tabla9"/><w:widowControl/><w:jc w:val="left"/><w:rPr><w:kern w:val="0"/><w:szCs w:val="24"/><w:lang w:val="es-CO" w:eastAsia="en-US" w:bidi="ar-SA"/><w:ins w:id="9688" w:author="Unknown Author" w:date="2026-10-30T04:17:53Z"></w:ins></w:rPr></w:pPr><w:ins w:id="9687" w:author="Unknown Author" w:date="2026-10-30T04:17:53Z"><w:r><w:rPr><w:kern w:val="0"/><w:szCs w:val="24"/><w:lang w:val="es-CO" w:eastAsia="en-US" w:bidi="ar-SA"/></w:rPr><w:t>Consejos de gestión del riesgo; municipios de Manizales y de Calarcá; gobernaciones de Caldas y del Quindío</w:t></w:r></w:ins></w:p></w:tc><w:tc><w:tcPr><w:tcW w:w="1674" w:type="dxa"/><w:tcBorders></w:tcBorders><w:shd w:color="auto" w:fill="F7F7F7" w:val="clear"/></w:tcPr><w:p><w:pPr><w:pStyle w:val="Tabla9"/><w:widowControl/><w:jc w:val="left"/><w:rPr><w:kern w:val="0"/><w:szCs w:val="24"/><w:lang w:val="es-CO" w:eastAsia="en-US" w:bidi="ar-SA"/><w:ins w:id="9690" w:author="Unknown Author" w:date="2026-10-30T04:17:53Z"></w:ins></w:rPr></w:pPr><w:ins w:id="9689" w:author="Unknown Author" w:date="2026-10-30T04:17:53Z"><w:r><w:rPr><w:kern w:val="0"/><w:szCs w:val="24"/><w:lang w:val="es-CO" w:eastAsia="en-US" w:bidi="ar-SA"/></w:rPr><w:t>Convenio de uso con partida y personal designado</w:t></w:r></w:ins></w:p></w:tc><w:tc><w:tcPr><w:tcW w:w="1755" w:type="dxa"/><w:tcBorders></w:tcBorders><w:shd w:color="auto" w:fill="F7F7F7" w:val="clear"/></w:tcPr><w:p><w:pPr><w:pStyle w:val="Tabla9"/><w:widowControl/><w:jc w:val="left"/><w:rPr><w:kern w:val="0"/><w:szCs w:val="24"/><w:lang w:val="es-CO" w:eastAsia="en-US" w:bidi="ar-SA"/><w:ins w:id="9692" w:author="Unknown Author" w:date="2026-10-30T04:17:53Z"></w:ins></w:rPr></w:pPr><w:ins w:id="9691" w:author="Unknown Author" w:date="2026-10-30T04:17:53Z"><w:r><w:rPr><w:kern w:val="0"/><w:szCs w:val="24"/><w:lang w:val="es-CO" w:eastAsia="en-US" w:bidi="ar-SA"/></w:rPr><w:t>Actividades 3.1 y 3.2 y 5.000 cartillas</w:t></w:r></w:ins></w:p></w:tc></w:tr><w:tr><w:trPr><w:ins w:id="9693" w:author="Unknown Author" w:date="2026-10-30T04:17:53Z"/><w:cantSplit w:val="true"/></w:trPr><w:tc><w:tcPr><w:tcW w:w="1422" w:type="dxa"/><w:tcBorders><w:bottom w:val="single" w:sz="12" w:space="0" w:color="2A3439"/></w:tcBorders></w:tcPr><w:p><w:pPr><w:pStyle w:val="Tabla9"/><w:keepNext w:val="true"/><w:widowControl/><w:jc w:val="left"/><w:rPr><w:kern w:val="0"/><w:szCs w:val="24"/><w:lang w:val="es-CO" w:eastAsia="en-US" w:bidi="ar-SA"/><w:ins w:id="9695" w:author="Unknown Author" w:date="2026-10-30T04:17:53Z"></w:ins></w:rPr></w:pPr><w:ins w:id="9694" w:author="Unknown Author" w:date="2026-10-30T04:17:53Z"><w:r><w:rPr><w:kern w:val="0"/><w:szCs w:val="24"/><w:lang w:val="es-CO" w:eastAsia="en-US" w:bidi="ar-SA"/></w:rPr><w:t>Gemelo digital, laboratorio y datos</w:t></w:r></w:ins></w:p></w:tc><w:tc><w:tcPr><w:tcW w:w="1672" w:type="dxa"/><w:tcBorders><w:bottom w:val="single" w:sz="12" w:space="0" w:color="2A3439"/></w:tcBorders></w:tcPr><w:p><w:pPr><w:pStyle w:val="Tabla9"/><w:keepNext w:val="true"/><w:widowControl/><w:jc w:val="left"/><w:rPr><w:kern w:val="0"/><w:szCs w:val="24"/><w:lang w:val="es-CO" w:eastAsia="en-US" w:bidi="ar-SA"/><w:ins w:id="9697" w:author="Unknown Author" w:date="2026-10-30T04:17:53Z"></w:ins></w:rPr></w:pPr><w:ins w:id="9696" w:author="Unknown Author" w:date="2026-10-30T04:17:53Z"><w:r><w:rPr><w:kern w:val="0"/><w:szCs w:val="24"/><w:lang w:val="es-CO" w:eastAsia="en-US" w:bidi="ar-SA"/></w:rPr><w:t>Mes 24, compuerta C3</w:t></w:r></w:ins></w:p></w:tc><w:tc><w:tcPr><w:tcW w:w="1757" w:type="dxa"/><w:tcBorders><w:bottom w:val="single" w:sz="12" w:space="0" w:color="2A3439"/></w:tcBorders></w:tcPr><w:p><w:pPr><w:pStyle w:val="Tabla9"/><w:keepNext w:val="true"/><w:widowControl/><w:jc w:val="left"/><w:rPr><w:kern w:val="0"/><w:szCs w:val="24"/><w:lang w:val="es-CO" w:eastAsia="en-US" w:bidi="ar-SA"/><w:ins w:id="9699" w:author="Unknown Author" w:date="2026-10-30T04:17:53Z"></w:ins></w:rPr></w:pPr><w:ins w:id="9698" w:author="Unknown Author" w:date="2026-10-30T04:17:53Z"><w:r><w:rPr><w:kern w:val="0"/><w:szCs w:val="24"/><w:lang w:val="es-CO" w:eastAsia="en-US" w:bidi="ar-SA"/></w:rPr><w:t>Operación continua del gemelo digital y de la plataforma; laboratorio de modelación con su modelo, su documentación y el protocolo de evaluación previa</w:t></w:r></w:ins></w:p></w:tc><w:tc><w:tcPr><w:tcW w:w="1673" w:type="dxa"/><w:tcBorders><w:bottom w:val="single" w:sz="12" w:space="0" w:color="2A3439"/></w:tcBorders></w:tcPr><w:p><w:pPr><w:pStyle w:val="Tabla9"/><w:keepNext w:val="true"/><w:widowControl/><w:jc w:val="left"/><w:rPr><w:kern w:val="0"/><w:szCs w:val="24"/><w:lang w:val="es-CO" w:eastAsia="en-US" w:bidi="ar-SA"/><w:ins w:id="9701" w:author="Unknown Author" w:date="2026-10-30T04:17:53Z"></w:ins></w:rPr></w:pPr><w:ins w:id="9700" w:author="Unknown Author" w:date="2026-10-30T04:17:53Z"><w:r><w:rPr><w:kern w:val="0"/><w:szCs w:val="24"/><w:lang w:val="es-CO" w:eastAsia="en-US" w:bidi="ar-SA"/></w:rPr><w:t>Universidad Santo Tomás, que valida el laboratorio; entidad titular de la sede del laboratorio; municipios aliados como usuarios</w:t></w:r></w:ins></w:p></w:tc><w:tc><w:tcPr><w:tcW w:w="1674" w:type="dxa"/><w:tcBorders><w:bottom w:val="single" w:sz="12" w:space="0" w:color="2A3439"/></w:tcBorders></w:tcPr><w:p><w:pPr><w:pStyle w:val="Tabla9"/><w:keepNext w:val="true"/><w:widowControl/><w:jc w:val="left"/><w:rPr><w:kern w:val="0"/><w:szCs w:val="24"/><w:lang w:val="es-CO" w:eastAsia="en-US" w:bidi="ar-SA"/><w:ins w:id="9703" w:author="Unknown Author" w:date="2026-10-30T04:17:53Z"></w:ins></w:rPr></w:pPr><w:ins w:id="9702" w:author="Unknown Author" w:date="2026-10-30T04:17:53Z"><w:r><w:rPr><w:kern w:val="0"/><w:szCs w:val="24"/><w:lang w:val="es-CO" w:eastAsia="en-US" w:bidi="ar-SA"/></w:rPr><w:t>Competencia jurídica documentada, licencia de uso y compromiso de sostenimiento del laboratorio</w:t></w:r></w:ins></w:p></w:tc><w:tc><w:tcPr><w:tcW w:w="1755" w:type="dxa"/><w:tcBorders><w:bottom w:val="single" w:sz="12" w:space="0" w:color="2A3439"/></w:tcBorders></w:tcPr><w:p><w:pPr><w:pStyle w:val="Tabla9"/><w:keepNext w:val="true"/><w:widowControl/><w:jc w:val="left"/><w:rPr><w:kern w:val="0"/><w:szCs w:val="24"/><w:lang w:val="es-CO" w:eastAsia="en-US" w:bidi="ar-SA"/><w:ins w:id="9705" w:author="Unknown Author" w:date="2026-10-30T04:17:53Z"></w:ins></w:rPr></w:pPr><w:ins w:id="9704" w:author="Unknown Author" w:date="2026-10-30T04:17:53Z"><w:r><w:rPr><w:kern w:val="0"/><w:szCs w:val="24"/><w:lang w:val="es-CO" w:eastAsia="en-US" w:bidi="ar-SA"/></w:rPr><w:t>Actividades 3.4 y 3.5, transferir, cerrar y evaluar (146.100.000 y 58.000.000 COP del SGR)</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505"/><w:gridCol w:w="1673"/><w:gridCol w:w="1841"/><w:gridCol w:w="1590"/><w:gridCol w:w="1756"/><w:gridCol w:w="1588"/></w:tblGrid><w:tr><w:trPr><w:tblHeader w:val="true"/><w:del w:id="9706" w:author="Unknown Author" w:date="2026-10-30T04:17:53Z"/><w:cantSplit w:val="true"/></w:trPr><w:tc><w:tcPr><w:tcW w:w="150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9708" w:author="Unknown Author" w:date="2026-10-30T04:17:53Z"></w:del></w:rPr></w:pPr><w:del w:id="9707" w:author="Unknown Author" w:date="2026-10-30T04:17:53Z"><w:r><w:rPr><w:b/><w:kern w:val="0"/><w:szCs w:val="24"/><w:lang w:val="es-CO" w:eastAsia="en-US" w:bidi="ar-SA"/></w:rPr><w:delText>Componente</w:delText></w:r></w:del></w:p></w:tc><w:tc><w:tcPr><w:tcW w:w="167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9710" w:author="Unknown Author" w:date="2026-10-30T04:17:53Z"></w:del></w:rPr></w:pPr><w:del w:id="9709" w:author="Unknown Author" w:date="2026-10-30T04:17:53Z"><w:r><w:rPr><w:b/><w:kern w:val="0"/><w:szCs w:val="24"/><w:lang w:val="es-CO" w:eastAsia="en-US" w:bidi="ar-SA"/></w:rPr><w:delText>Hito de transferencia</w:delText></w:r></w:del></w:p></w:tc><w:tc><w:tcPr><w:tcW w:w="184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9712" w:author="Unknown Author" w:date="2026-10-30T04:17:53Z"></w:del></w:rPr></w:pPr><w:del w:id="9711" w:author="Unknown Author" w:date="2026-10-30T04:17:53Z"><w:r><w:rPr><w:b/><w:kern w:val="0"/><w:szCs w:val="24"/><w:lang w:val="es-CO" w:eastAsia="en-US" w:bidi="ar-SA"/></w:rPr><w:delText>Qué se transfiere</w:delText></w:r></w:del></w:p></w:tc><w:tc><w:tcPr><w:tcW w:w="159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9714" w:author="Unknown Author" w:date="2026-10-30T04:17:53Z"></w:del></w:rPr></w:pPr><w:del w:id="9713" w:author="Unknown Author" w:date="2026-10-30T04:17:53Z"><w:r><w:rPr><w:b/><w:kern w:val="0"/><w:szCs w:val="24"/><w:lang w:val="es-CO" w:eastAsia="en-US" w:bidi="ar-SA"/></w:rPr><w:delText>Custodios candidatos</w:delText></w:r></w:del></w:p></w:tc><w:tc><w:tcPr><w:tcW w:w="1756"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9716" w:author="Unknown Author" w:date="2026-10-30T04:17:53Z"></w:del></w:rPr></w:pPr><w:del w:id="9715" w:author="Unknown Author" w:date="2026-10-30T04:17:53Z"><w:r><w:rPr><w:b/><w:kern w:val="0"/><w:szCs w:val="24"/><w:lang w:val="es-CO" w:eastAsia="en-US" w:bidi="ar-SA"/></w:rPr><w:delText>Condición de recepción</w:delText></w:r></w:del></w:p></w:tc><w:tc><w:tcPr><w:tcW w:w="158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9718" w:author="Unknown Author" w:date="2026-10-30T04:17:53Z"></w:del></w:rPr></w:pPr><w:del w:id="9717" w:author="Unknown Author" w:date="2026-10-30T04:17:53Z"><w:r><w:rPr><w:b/><w:kern w:val="0"/><w:szCs w:val="24"/><w:lang w:val="es-CO" w:eastAsia="en-US" w:bidi="ar-SA"/></w:rPr><w:delText>Partida o actividad que prepara la entrega</w:delText></w:r></w:del></w:p></w:tc></w:tr><w:tr><w:trPr><w:del w:id="9719" w:author="Unknown Author" w:date="2026-10-30T04:17:53Z"/><w:cantSplit w:val="true"/></w:trPr><w:tc><w:tcPr><w:tcW w:w="1505" w:type="dxa"/><w:tcBorders></w:tcBorders></w:tcPr><w:p><w:pPr><w:pStyle w:val="Tabla9"/><w:widowControl/><w:jc w:val="left"/><w:rPr><w:kern w:val="0"/><w:szCs w:val="24"/><w:lang w:val="es-CO" w:eastAsia="en-US" w:bidi="ar-SA"/><w:del w:id="9721" w:author="Unknown Author" w:date="2026-10-30T04:17:53Z"></w:del></w:rPr></w:pPr><w:del w:id="9720" w:author="Unknown Author" w:date="2026-10-30T04:17:53Z"><w:r><w:rPr><w:kern w:val="0"/><w:szCs w:val="24"/><w:lang w:val="es-CO" w:eastAsia="en-US" w:bidi="ar-SA"/></w:rPr><w:delText>Gobernanza y acuerdos</w:delText></w:r></w:del></w:p></w:tc><w:tc><w:tcPr><w:tcW w:w="1673" w:type="dxa"/><w:tcBorders></w:tcBorders></w:tcPr><w:p><w:pPr><w:pStyle w:val="Tabla9"/><w:widowControl/><w:jc w:val="left"/><w:rPr><w:kern w:val="0"/><w:szCs w:val="24"/><w:lang w:val="es-CO" w:eastAsia="en-US" w:bidi="ar-SA"/><w:del w:id="9723" w:author="Unknown Author" w:date="2026-10-30T04:17:53Z"></w:del></w:rPr></w:pPr><w:del w:id="9722" w:author="Unknown Author" w:date="2026-10-30T04:17:53Z"><w:r><w:rPr><w:kern w:val="0"/><w:szCs w:val="24"/><w:lang w:val="es-CO" w:eastAsia="en-US" w:bidi="ar-SA"/></w:rPr><w:delText>Mes 6</w:delText></w:r></w:del></w:p></w:tc><w:tc><w:tcPr><w:tcW w:w="1841" w:type="dxa"/><w:tcBorders></w:tcBorders></w:tcPr><w:p><w:pPr><w:pStyle w:val="Tabla9"/><w:widowControl/><w:jc w:val="left"/><w:rPr><w:kern w:val="0"/><w:szCs w:val="24"/><w:lang w:val="es-CO" w:eastAsia="en-US" w:bidi="ar-SA"/><w:del w:id="9725" w:author="Unknown Author" w:date="2026-10-30T04:17:53Z"></w:del></w:rPr></w:pPr><w:del w:id="9724" w:author="Unknown Author" w:date="2026-10-30T04:17:53Z"><w:r><w:rPr><w:kern w:val="0"/><w:szCs w:val="24"/><w:lang w:val="es-CO" w:eastAsia="en-US" w:bidi="ar-SA"/></w:rPr><w:delText>Acuerdo marco, acuerdo de titularidad y cláusula de apertura; no se transfieren activos</w:delText></w:r></w:del></w:p></w:tc><w:tc><w:tcPr><w:tcW w:w="1590" w:type="dxa"/><w:tcBorders></w:tcBorders></w:tcPr><w:p><w:pPr><w:pStyle w:val="Tabla9"/><w:widowControl/><w:jc w:val="left"/><w:rPr><w:kern w:val="0"/><w:szCs w:val="24"/><w:lang w:val="es-CO" w:eastAsia="en-US" w:bidi="ar-SA"/><w:del w:id="9727" w:author="Unknown Author" w:date="2026-10-30T04:17:53Z"></w:del></w:rPr></w:pPr><w:del w:id="9726" w:author="Unknown Author" w:date="2026-10-30T04:17:53Z"><w:r><w:rPr><w:kern w:val="0"/><w:szCs w:val="24"/><w:lang w:val="es-CO" w:eastAsia="en-US" w:bidi="ar-SA"/></w:rPr><w:delText>Comité directivo de la alianza, con sus cuatro integrantes</w:delText></w:r></w:del></w:p></w:tc><w:tc><w:tcPr><w:tcW w:w="1756" w:type="dxa"/><w:tcBorders></w:tcBorders></w:tcPr><w:p><w:pPr><w:pStyle w:val="Tabla9"/><w:widowControl/><w:jc w:val="left"/><w:rPr><w:kern w:val="0"/><w:szCs w:val="24"/><w:lang w:val="es-CO" w:eastAsia="en-US" w:bidi="ar-SA"/><w:del w:id="9729" w:author="Unknown Author" w:date="2026-10-30T04:17:53Z"></w:del></w:rPr></w:pPr><w:del w:id="9728" w:author="Unknown Author" w:date="2026-10-30T04:17:53Z"><w:r><w:rPr><w:kern w:val="0"/><w:szCs w:val="24"/><w:lang w:val="es-CO" w:eastAsia="en-US" w:bidi="ar-SA"/></w:rPr><w:delText>Acuerdos firmados antes de comprar el segundo lote de nodos</w:delText></w:r></w:del></w:p></w:tc><w:tc><w:tcPr><w:tcW w:w="1588" w:type="dxa"/><w:tcBorders></w:tcBorders></w:tcPr><w:p><w:pPr><w:pStyle w:val="Tabla9"/><w:widowControl/><w:jc w:val="left"/><w:rPr><w:kern w:val="0"/><w:szCs w:val="24"/><w:lang w:val="es-CO" w:eastAsia="en-US" w:bidi="ar-SA"/><w:del w:id="9731" w:author="Unknown Author" w:date="2026-10-30T04:17:53Z"></w:del></w:rPr></w:pPr><w:del w:id="9730" w:author="Unknown Author" w:date="2026-10-30T04:17:53Z"><w:r><w:rPr><w:kern w:val="0"/><w:szCs w:val="24"/><w:lang w:val="es-CO" w:eastAsia="en-US" w:bidi="ar-SA"/></w:rPr><w:delText>Profesional de convenios y custodia (168.000.000 COP) y consultoría en propiedad intelectual (45.000.000 COP)</w:delText></w:r></w:del></w:p></w:tc></w:tr><w:tr><w:trPr><w:del w:id="9732" w:author="Unknown Author" w:date="2026-10-30T04:17:53Z"/><w:cantSplit w:val="true"/></w:trPr><w:tc><w:tcPr><w:tcW w:w="1505" w:type="dxa"/><w:tcBorders></w:tcBorders><w:shd w:color="auto" w:fill="F7F7F7" w:val="clear"/></w:tcPr><w:p><w:pPr><w:pStyle w:val="Tabla9"/><w:widowControl/><w:jc w:val="left"/><w:rPr><w:kern w:val="0"/><w:szCs w:val="24"/><w:lang w:val="es-CO" w:eastAsia="en-US" w:bidi="ar-SA"/><w:del w:id="9734" w:author="Unknown Author" w:date="2026-10-30T04:17:53Z"></w:del></w:rPr></w:pPr><w:del w:id="9733" w:author="Unknown Author" w:date="2026-10-30T04:17:53Z"><w:r><w:rPr><w:kern w:val="0"/><w:szCs w:val="24"/><w:lang w:val="es-CO" w:eastAsia="en-US" w:bidi="ar-SA"/></w:rPr><w:delText>Protocolo de calibración y series de datos</w:delText></w:r></w:del></w:p></w:tc><w:tc><w:tcPr><w:tcW w:w="1673" w:type="dxa"/><w:tcBorders></w:tcBorders><w:shd w:color="auto" w:fill="F7F7F7" w:val="clear"/></w:tcPr><w:p><w:pPr><w:pStyle w:val="Tabla9"/><w:widowControl/><w:jc w:val="left"/><w:rPr><w:kern w:val="0"/><w:szCs w:val="24"/><w:lang w:val="es-CO" w:eastAsia="en-US" w:bidi="ar-SA"/><w:del w:id="9736" w:author="Unknown Author" w:date="2026-10-30T04:17:53Z"></w:del></w:rPr></w:pPr><w:del w:id="9735" w:author="Unknown Author" w:date="2026-10-30T04:17:53Z"><w:r><w:rPr><w:kern w:val="0"/><w:szCs w:val="24"/><w:lang w:val="es-CO" w:eastAsia="en-US" w:bidi="ar-SA"/></w:rPr><w:delText>Mes 12, compuerta C1</w:delText></w:r></w:del></w:p></w:tc><w:tc><w:tcPr><w:tcW w:w="1841" w:type="dxa"/><w:tcBorders></w:tcBorders><w:shd w:color="auto" w:fill="F7F7F7" w:val="clear"/></w:tcPr><w:p><w:pPr><w:pStyle w:val="Tabla9"/><w:widowControl/><w:jc w:val="left"/><w:rPr><w:kern w:val="0"/><w:szCs w:val="24"/><w:lang w:val="es-CO" w:eastAsia="en-US" w:bidi="ar-SA"/><w:del w:id="9738" w:author="Unknown Author" w:date="2026-10-30T04:17:53Z"></w:del></w:rPr></w:pPr><w:del w:id="9737" w:author="Unknown Author" w:date="2026-10-30T04:17:53Z"><w:r><w:rPr><w:kern w:val="0"/><w:szCs w:val="24"/><w:lang w:val="es-CO" w:eastAsia="en-US" w:bidi="ar-SA"/></w:rPr><w:delText>Protocolo escrito, series de colocalización y repositorio de datos</w:delText></w:r></w:del></w:p></w:tc><w:tc><w:tcPr><w:tcW w:w="1590" w:type="dxa"/><w:tcBorders></w:tcBorders><w:shd w:color="auto" w:fill="F7F7F7" w:val="clear"/></w:tcPr><w:p><w:pPr><w:pStyle w:val="Tabla9"/><w:widowControl/><w:jc w:val="left"/><w:rPr><w:kern w:val="0"/><w:szCs w:val="24"/><w:lang w:val="es-CO" w:eastAsia="en-US" w:bidi="ar-SA"/><w:del w:id="9740" w:author="Unknown Author" w:date="2026-10-30T04:17:53Z"></w:del></w:rPr></w:pPr><w:del w:id="9739" w:author="Unknown Author" w:date="2026-10-30T04:17:53Z"><w:r><w:rPr><w:kern w:val="0"/><w:szCs w:val="24"/><w:lang w:val="es-CO" w:eastAsia="en-US" w:bidi="ar-SA"/></w:rPr><w:delText>Actor del SNCTI para el repositorio; autoridad ambiental; IES</w:delText></w:r></w:del></w:p></w:tc><w:tc><w:tcPr><w:tcW w:w="1756" w:type="dxa"/><w:tcBorders></w:tcBorders><w:shd w:color="auto" w:fill="F7F7F7" w:val="clear"/></w:tcPr><w:p><w:pPr><w:pStyle w:val="Tabla9"/><w:widowControl/><w:jc w:val="left"/><w:rPr><w:kern w:val="0"/><w:szCs w:val="24"/><w:lang w:val="es-CO" w:eastAsia="en-US" w:bidi="ar-SA"/><w:del w:id="9742" w:author="Unknown Author" w:date="2026-10-30T04:17:53Z"></w:del></w:rPr></w:pPr><w:del w:id="9741" w:author="Unknown Author" w:date="2026-10-30T04:17:53Z"><w:r><w:rPr><w:kern w:val="0"/><w:szCs w:val="24"/><w:lang w:val="es-CO" w:eastAsia="en-US" w:bidi="ar-SA"/></w:rPr><w:delText>Desempeño del piloto verificado y custodio con capacidad demostrada</w:delText></w:r></w:del></w:p></w:tc><w:tc><w:tcPr><w:tcW w:w="1588" w:type="dxa"/><w:tcBorders></w:tcBorders><w:shd w:color="auto" w:fill="F7F7F7" w:val="clear"/></w:tcPr><w:p><w:pPr><w:pStyle w:val="Tabla9"/><w:widowControl/><w:jc w:val="left"/><w:rPr><w:kern w:val="0"/><w:szCs w:val="24"/><w:lang w:val="es-CO" w:eastAsia="en-US" w:bidi="ar-SA"/><w:del w:id="9744" w:author="Unknown Author" w:date="2026-10-30T04:17:53Z"></w:del></w:rPr></w:pPr><w:del w:id="9743" w:author="Unknown Author" w:date="2026-10-30T04:17:53Z"><w:r><w:rPr><w:kern w:val="0"/><w:szCs w:val="24"/><w:lang w:val="es-CO" w:eastAsia="en-US" w:bidi="ar-SA"/></w:rPr><w:delText>Formación y soporte a custodios (50.000.000 COP por tramo)</w:delText></w:r></w:del></w:p></w:tc></w:tr><w:tr><w:trPr><w:del w:id="9745" w:author="Unknown Author" w:date="2026-10-30T04:17:53Z"/><w:cantSplit w:val="true"/></w:trPr><w:tc><w:tcPr><w:tcW w:w="1505" w:type="dxa"/><w:tcBorders></w:tcBorders></w:tcPr><w:p><w:pPr><w:pStyle w:val="Tabla9"/><w:widowControl/><w:jc w:val="left"/><w:rPr><w:kern w:val="0"/><w:szCs w:val="24"/><w:lang w:val="es-CO" w:eastAsia="en-US" w:bidi="ar-SA"/><w:del w:id="9747" w:author="Unknown Author" w:date="2026-10-30T04:17:53Z"></w:del></w:rPr></w:pPr><w:del w:id="9746" w:author="Unknown Author" w:date="2026-10-30T04:17:53Z"><w:r><w:rPr><w:kern w:val="0"/><w:szCs w:val="24"/><w:lang w:val="es-CO" w:eastAsia="en-US" w:bidi="ar-SA"/></w:rPr><w:delText>Nodos adicionales y repuestos</w:delText></w:r></w:del></w:p></w:tc><w:tc><w:tcPr><w:tcW w:w="1673" w:type="dxa"/><w:tcBorders></w:tcBorders></w:tcPr><w:p><w:pPr><w:pStyle w:val="Tabla9"/><w:widowControl/><w:jc w:val="left"/><w:rPr><w:kern w:val="0"/><w:szCs w:val="24"/><w:lang w:val="es-CO" w:eastAsia="en-US" w:bidi="ar-SA"/><w:del w:id="9749" w:author="Unknown Author" w:date="2026-10-30T04:17:53Z"></w:del></w:rPr></w:pPr><w:del w:id="9748" w:author="Unknown Author" w:date="2026-10-30T04:17:53Z"><w:r><w:rPr><w:kern w:val="0"/><w:szCs w:val="24"/><w:lang w:val="es-CO" w:eastAsia="en-US" w:bidi="ar-SA"/></w:rPr><w:delText>Mes 18, después de la compuerta C2</w:delText></w:r></w:del></w:p></w:tc><w:tc><w:tcPr><w:tcW w:w="1841" w:type="dxa"/><w:tcBorders></w:tcBorders></w:tcPr><w:p><w:pPr><w:pStyle w:val="Tabla9"/><w:widowControl/><w:jc w:val="left"/><w:rPr><w:kern w:val="0"/><w:szCs w:val="24"/><w:lang w:val="es-CO" w:eastAsia="en-US" w:bidi="ar-SA"/><w:del w:id="9751" w:author="Unknown Author" w:date="2026-10-30T04:17:53Z"></w:del></w:rPr></w:pPr><w:del w:id="9750" w:author="Unknown Author" w:date="2026-10-30T04:17:53Z"><w:r><w:rPr><w:kern w:val="0"/><w:szCs w:val="24"/><w:lang w:val="es-CO" w:eastAsia="en-US" w:bidi="ar-SA"/></w:rPr><w:delText>Nodos del segundo tramo, repuestos y reserva</w:delText></w:r></w:del></w:p></w:tc><w:tc><w:tcPr><w:tcW w:w="1590" w:type="dxa"/><w:tcBorders></w:tcBorders></w:tcPr><w:p><w:pPr><w:pStyle w:val="Tabla9"/><w:widowControl/><w:jc w:val="left"/><w:rPr><w:kern w:val="0"/><w:szCs w:val="24"/><w:lang w:val="es-CO" w:eastAsia="en-US" w:bidi="ar-SA"/><w:del w:id="9753" w:author="Unknown Author" w:date="2026-10-30T04:17:53Z"></w:del></w:rPr></w:pPr><w:del w:id="9752" w:author="Unknown Author" w:date="2026-10-30T04:17:53Z"><w:r><w:rPr><w:kern w:val="0"/><w:szCs w:val="24"/><w:lang w:val="es-CO" w:eastAsia="en-US" w:bidi="ar-SA"/></w:rPr><w:delText>Empresa tecnológica; IES; municipio aliado</w:delText></w:r></w:del></w:p></w:tc><w:tc><w:tcPr><w:tcW w:w="1756" w:type="dxa"/><w:tcBorders></w:tcBorders></w:tcPr><w:p><w:pPr><w:pStyle w:val="Tabla9"/><w:widowControl/><w:jc w:val="left"/><w:rPr><w:kern w:val="0"/><w:szCs w:val="24"/><w:lang w:val="es-CO" w:eastAsia="en-US" w:bidi="ar-SA"/><w:del w:id="9755" w:author="Unknown Author" w:date="2026-10-30T04:17:53Z"></w:del></w:rPr></w:pPr><w:del w:id="9754" w:author="Unknown Author" w:date="2026-10-30T04:17:53Z"><w:r><w:rPr><w:kern w:val="0"/><w:szCs w:val="24"/><w:lang w:val="es-CO" w:eastAsia="en-US" w:bidi="ar-SA"/></w:rPr><w:delText>Convenio con partida, personal designado y competencia jurídica</w:delText></w:r></w:del></w:p></w:tc><w:tc><w:tcPr><w:tcW w:w="1588" w:type="dxa"/><w:tcBorders></w:tcBorders></w:tcPr><w:p><w:pPr><w:pStyle w:val="Tabla9"/><w:widowControl/><w:jc w:val="left"/><w:rPr><w:kern w:val="0"/><w:szCs w:val="24"/><w:lang w:val="es-CO" w:eastAsia="en-US" w:bidi="ar-SA"/><w:del w:id="9757" w:author="Unknown Author" w:date="2026-10-30T04:17:53Z"></w:del></w:rPr></w:pPr><w:del w:id="9756" w:author="Unknown Author" w:date="2026-10-30T04:17:53Z"><w:r><w:rPr><w:kern w:val="0"/><w:szCs w:val="24"/><w:lang w:val="es-CO" w:eastAsia="en-US" w:bidi="ar-SA"/></w:rPr><w:delText>Repuestos y consumibles (60.000.000 COP) y formación a custodios</w:delText></w:r></w:del></w:p></w:tc></w:tr><w:tr><w:trPr><w:del w:id="9758" w:author="Unknown Author" w:date="2026-10-30T04:17:53Z"/><w:cantSplit w:val="true"/></w:trPr><w:tc><w:tcPr><w:tcW w:w="1505" w:type="dxa"/><w:tcBorders></w:tcBorders><w:shd w:color="auto" w:fill="F7F7F7" w:val="clear"/></w:tcPr><w:p><w:pPr><w:pStyle w:val="Tabla9"/><w:widowControl/><w:jc w:val="left"/><w:rPr><w:kern w:val="0"/><w:szCs w:val="24"/><w:lang w:val="es-CO" w:eastAsia="en-US" w:bidi="ar-SA"/><w:del w:id="9760" w:author="Unknown Author" w:date="2026-10-30T04:17:53Z"></w:del></w:rPr></w:pPr><w:del w:id="9759" w:author="Unknown Author" w:date="2026-10-30T04:17:53Z"><w:r><w:rPr><w:kern w:val="0"/><w:szCs w:val="24"/><w:lang w:val="es-CO" w:eastAsia="en-US" w:bidi="ar-SA"/></w:rPr><w:delText>Tablero y alertas</w:delText></w:r></w:del></w:p></w:tc><w:tc><w:tcPr><w:tcW w:w="1673" w:type="dxa"/><w:tcBorders></w:tcBorders><w:shd w:color="auto" w:fill="F7F7F7" w:val="clear"/></w:tcPr><w:p><w:pPr><w:pStyle w:val="Tabla9"/><w:widowControl/><w:jc w:val="left"/><w:rPr><w:kern w:val="0"/><w:szCs w:val="24"/><w:lang w:val="es-CO" w:eastAsia="en-US" w:bidi="ar-SA"/><w:del w:id="9762" w:author="Unknown Author" w:date="2026-10-30T04:17:53Z"></w:del></w:rPr></w:pPr><w:del w:id="9761" w:author="Unknown Author" w:date="2026-10-30T04:17:53Z"><w:r><w:rPr><w:kern w:val="0"/><w:szCs w:val="24"/><w:lang w:val="es-CO" w:eastAsia="en-US" w:bidi="ar-SA"/></w:rPr><w:delText>Mes 18, después de la compuerta C2</w:delText></w:r></w:del></w:p></w:tc><w:tc><w:tcPr><w:tcW w:w="1841" w:type="dxa"/><w:tcBorders></w:tcBorders><w:shd w:color="auto" w:fill="F7F7F7" w:val="clear"/></w:tcPr><w:p><w:pPr><w:pStyle w:val="Tabla9"/><w:widowControl/><w:jc w:val="left"/><w:rPr><w:kern w:val="0"/><w:szCs w:val="24"/><w:lang w:val="es-CO" w:eastAsia="en-US" w:bidi="ar-SA"/><w:del w:id="9764" w:author="Unknown Author" w:date="2026-10-30T04:17:53Z"></w:del></w:rPr></w:pPr><w:del w:id="9763" w:author="Unknown Author" w:date="2026-10-30T04:17:53Z"><w:r><w:rPr><w:kern w:val="0"/><w:szCs w:val="24"/><w:lang w:val="es-CO" w:eastAsia="en-US" w:bidi="ar-SA"/></w:rPr><w:delText>Tablero, protocolo de alerta y umbrales co-diseñados</w:delText></w:r></w:del></w:p></w:tc><w:tc><w:tcPr><w:tcW w:w="1590" w:type="dxa"/><w:tcBorders></w:tcBorders><w:shd w:color="auto" w:fill="F7F7F7" w:val="clear"/></w:tcPr><w:p><w:pPr><w:pStyle w:val="Tabla9"/><w:widowControl/><w:jc w:val="left"/><w:rPr><w:kern w:val="0"/><w:szCs w:val="24"/><w:lang w:val="es-CO" w:eastAsia="en-US" w:bidi="ar-SA"/><w:del w:id="9766" w:author="Unknown Author" w:date="2026-10-30T04:17:53Z"></w:del></w:rPr></w:pPr><w:del w:id="9765" w:author="Unknown Author" w:date="2026-10-30T04:17:53Z"><w:r><w:rPr><w:kern w:val="0"/><w:szCs w:val="24"/><w:lang w:val="es-CO" w:eastAsia="en-US" w:bidi="ar-SA"/></w:rPr><w:delText>Unidades de gestión del riesgo; municipio aliado; alcaldías</w:delText></w:r></w:del></w:p></w:tc><w:tc><w:tcPr><w:tcW w:w="1756" w:type="dxa"/><w:tcBorders></w:tcBorders><w:shd w:color="auto" w:fill="F7F7F7" w:val="clear"/></w:tcPr><w:p><w:pPr><w:pStyle w:val="Tabla9"/><w:widowControl/><w:jc w:val="left"/><w:rPr><w:kern w:val="0"/><w:szCs w:val="24"/><w:lang w:val="es-CO" w:eastAsia="en-US" w:bidi="ar-SA"/><w:del w:id="9768" w:author="Unknown Author" w:date="2026-10-30T04:17:53Z"></w:del></w:rPr></w:pPr><w:del w:id="9767" w:author="Unknown Author" w:date="2026-10-30T04:17:53Z"><w:r><w:rPr><w:kern w:val="0"/><w:szCs w:val="24"/><w:lang w:val="es-CO" w:eastAsia="en-US" w:bidi="ar-SA"/></w:rPr><w:delText>Convenio de uso con partida y personal designado</w:delText></w:r></w:del></w:p></w:tc><w:tc><w:tcPr><w:tcW w:w="1588" w:type="dxa"/><w:tcBorders></w:tcBorders><w:shd w:color="auto" w:fill="F7F7F7" w:val="clear"/></w:tcPr><w:p><w:pPr><w:pStyle w:val="Tabla9"/><w:widowControl/><w:jc w:val="left"/><w:rPr><w:kern w:val="0"/><w:szCs w:val="24"/><w:lang w:val="es-CO" w:eastAsia="en-US" w:bidi="ar-SA"/><w:del w:id="9770" w:author="Unknown Author" w:date="2026-10-30T04:17:53Z"></w:del></w:rPr></w:pPr><w:del w:id="9769" w:author="Unknown Author" w:date="2026-10-30T04:17:53Z"><w:r><w:rPr><w:kern w:val="0"/><w:szCs w:val="24"/><w:lang w:val="es-CO" w:eastAsia="en-US" w:bidi="ar-SA"/></w:rPr><w:delText>Actividades 3.1 y 3.2 y 5.000 cartillas</w:delText></w:r></w:del></w:p></w:tc></w:tr><w:tr><w:trPr><w:del w:id="9771" w:author="Unknown Author" w:date="2026-10-30T04:17:53Z"/><w:cantSplit w:val="true"/></w:trPr><w:tc><w:tcPr><w:tcW w:w="1505" w:type="dxa"/><w:tcBorders><w:bottom w:val="single" w:sz="12" w:space="0" w:color="2A3439"/></w:tcBorders></w:tcPr><w:p><w:pPr><w:pStyle w:val="Tabla9"/><w:keepNext w:val="true"/><w:widowControl/><w:jc w:val="left"/><w:rPr><w:kern w:val="0"/><w:szCs w:val="24"/><w:lang w:val="es-CO" w:eastAsia="en-US" w:bidi="ar-SA"/><w:del w:id="9773" w:author="Unknown Author" w:date="2026-10-30T04:17:53Z"></w:del></w:rPr></w:pPr><w:del w:id="9772" w:author="Unknown Author" w:date="2026-10-30T04:17:53Z"><w:r><w:rPr><w:kern w:val="0"/><w:szCs w:val="24"/><w:lang w:val="es-CO" w:eastAsia="en-US" w:bidi="ar-SA"/></w:rPr><w:delText>Gemelo digital, laboratorio y datos</w:delText></w:r></w:del></w:p></w:tc><w:tc><w:tcPr><w:tcW w:w="1673" w:type="dxa"/><w:tcBorders><w:bottom w:val="single" w:sz="12" w:space="0" w:color="2A3439"/></w:tcBorders></w:tcPr><w:p><w:pPr><w:pStyle w:val="Tabla9"/><w:keepNext w:val="true"/><w:widowControl/><w:jc w:val="left"/><w:rPr><w:kern w:val="0"/><w:szCs w:val="24"/><w:lang w:val="es-CO" w:eastAsia="en-US" w:bidi="ar-SA"/><w:del w:id="9775" w:author="Unknown Author" w:date="2026-10-30T04:17:53Z"></w:del></w:rPr></w:pPr><w:del w:id="9774" w:author="Unknown Author" w:date="2026-10-30T04:17:53Z"><w:r><w:rPr><w:kern w:val="0"/><w:szCs w:val="24"/><w:lang w:val="es-CO" w:eastAsia="en-US" w:bidi="ar-SA"/></w:rPr><w:delText>Mes 24, compuerta C3</w:delText></w:r></w:del></w:p></w:tc><w:tc><w:tcPr><w:tcW w:w="1841" w:type="dxa"/><w:tcBorders><w:bottom w:val="single" w:sz="12" w:space="0" w:color="2A3439"/></w:tcBorders></w:tcPr><w:p><w:pPr><w:pStyle w:val="Tabla9"/><w:keepNext w:val="true"/><w:widowControl/><w:jc w:val="left"/><w:rPr><w:kern w:val="0"/><w:szCs w:val="24"/><w:lang w:val="es-CO" w:eastAsia="en-US" w:bidi="ar-SA"/><w:del w:id="9777" w:author="Unknown Author" w:date="2026-10-30T04:17:53Z"></w:del></w:rPr></w:pPr><w:del w:id="9776" w:author="Unknown Author" w:date="2026-10-30T04:17:53Z"><w:r><w:rPr><w:kern w:val="0"/><w:szCs w:val="24"/><w:lang w:val="es-CO" w:eastAsia="en-US" w:bidi="ar-SA"/></w:rPr><w:delText>Operación continua del gemelo digital y de la plataforma; laboratorio de modelación con su modelo, su documentación y el protocolo de evaluación previa</w:delText></w:r></w:del></w:p></w:tc><w:tc><w:tcPr><w:tcW w:w="1590" w:type="dxa"/><w:tcBorders><w:bottom w:val="single" w:sz="12" w:space="0" w:color="2A3439"/></w:tcBorders></w:tcPr><w:p><w:pPr><w:pStyle w:val="Tabla9"/><w:keepNext w:val="true"/><w:widowControl/><w:jc w:val="left"/><w:rPr><w:kern w:val="0"/><w:szCs w:val="24"/><w:lang w:val="es-CO" w:eastAsia="en-US" w:bidi="ar-SA"/><w:del w:id="9779" w:author="Unknown Author" w:date="2026-10-30T04:17:53Z"></w:del></w:rPr></w:pPr><w:del w:id="9778" w:author="Unknown Author" w:date="2026-10-30T04:17:53Z"><w:r><w:rPr><w:kern w:val="0"/><w:szCs w:val="24"/><w:lang w:val="es-CO" w:eastAsia="en-US" w:bidi="ar-SA"/></w:rPr><w:delText>IES, que valida el laboratorio; entidad titular de la sede del laboratorio; empresa tecnológica; actor del SNCTI</w:delText></w:r></w:del></w:p></w:tc><w:tc><w:tcPr><w:tcW w:w="1756" w:type="dxa"/><w:tcBorders><w:bottom w:val="single" w:sz="12" w:space="0" w:color="2A3439"/></w:tcBorders></w:tcPr><w:p><w:pPr><w:pStyle w:val="Tabla9"/><w:keepNext w:val="true"/><w:widowControl/><w:jc w:val="left"/><w:rPr><w:kern w:val="0"/><w:szCs w:val="24"/><w:lang w:val="es-CO" w:eastAsia="en-US" w:bidi="ar-SA"/><w:del w:id="9781" w:author="Unknown Author" w:date="2026-10-30T04:17:53Z"></w:del></w:rPr></w:pPr><w:del w:id="9780" w:author="Unknown Author" w:date="2026-10-30T04:17:53Z"><w:r><w:rPr><w:kern w:val="0"/><w:szCs w:val="24"/><w:lang w:val="es-CO" w:eastAsia="en-US" w:bidi="ar-SA"/></w:rPr><w:delText>Competencia jurídica documentada, licencia de uso y compromiso de sostenimiento del laboratorio</w:delText></w:r></w:del></w:p></w:tc><w:tc><w:tcPr><w:tcW w:w="1588" w:type="dxa"/><w:tcBorders><w:bottom w:val="single" w:sz="12" w:space="0" w:color="2A3439"/></w:tcBorders></w:tcPr><w:p><w:pPr><w:pStyle w:val="Tabla9"/><w:keepNext w:val="true"/><w:widowControl/><w:jc w:val="left"/><w:rPr><w:kern w:val="0"/><w:szCs w:val="24"/><w:lang w:val="es-CO" w:eastAsia="en-US" w:bidi="ar-SA"/><w:del w:id="9783" w:author="Unknown Author" w:date="2026-10-30T04:17:53Z"></w:del></w:rPr></w:pPr><w:del w:id="9782" w:author="Unknown Author" w:date="2026-10-30T04:17:53Z"><w:r><w:rPr><w:kern w:val="0"/><w:szCs w:val="24"/><w:lang w:val="es-CO" w:eastAsia="en-US" w:bidi="ar-SA"/></w:rPr><w:delText>Actividades 3.4 y 3.5, transferir, cerrar y evaluar (287.862.068 y 147.000.000 COP del SGR)</w:delText></w:r></w:del></w:p></w:tc></w:tr></w:tbl><w:p><w:pPr><w:pStyle w:val="TablaNota"/><w:rPr></w:rPr></w:pPr><w:r><w:rPr><w:i/><w:iCs/></w:rPr><w:t>Nota.</w:t></w:r><w:r><w:rPr></w:rPr><w:t xml:space="preserve"> Elaboración propia con los componentes, los hitos y las partidas del proyecto. Los custodios son candidatos y ninguno se asigna por defecto. Un custodio externo a la alianza se asigna solo si su compromiso firmado se carga con la postulación; si no, el componente queda con un integrante de la alianza. SGR: Sistema General de Regalías.</w:t></w:r><w:moveFrom w:id="9784" w:author="Unknown Author" w:date="2026-10-30T04:17:53Z"><w:r><w:rPr></w:rPr><w:t xml:space="preserve"> SNCTI: Sistema Nacional de Ciencia, Tecnología e Innovación.</w:t></w:r></w:moveFrom></w:p><w:p><w:pPr><w:pStyle w:val="FiguraRotulo"/><w:rPr></w:rPr></w:pPr><w:bookmarkStart w:id="181" w:name="rot_Figura_16_1"/><w:r><w:rPr><w:b/><w:bCs/></w:rPr><w:t>Figura 16.1</w:t></w:r><w:bookmarkEnd w:id="181"/></w:p><w:p><w:pPr><w:pStyle w:val="FiguraTitulo"/><w:rPr></w:rPr></w:pPr><w:r><w:rPr><w:i/><w:iCs/></w:rPr><w:t>Cada componente de la red pasa a un custodio con una condición de recepción</w:t></w:r></w:p><w:p><w:pPr><w:pStyle w:val="BodyText"/><w:rPr></w:rPr></w:pPr><w:r><w:rPr></w:rPr><w:drawing><wp:inline distT="0" distB="0" distL="0" distR="0"><wp:extent cx="5579745" cy="4464050"/><wp:effectExtent l="0" t="0" r="0" b="0"/><wp:docPr id="20" name="Image20"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20" name="Image20" descr=""></pic:cNvPr><pic:cNvPicPr><a:picLocks noChangeAspect="1" noChangeArrowheads="1"/></pic:cNvPicPr></pic:nvPicPr><pic:blipFill><a:blip r:embed="rId21"></a:blip><a:stretch><a:fillRect/></a:stretch></pic:blipFill><pic:spPr bwMode="auto"><a:xfrm><a:off x="0" y="0"/><a:ext cx="5579745" cy="4464050"/></a:xfrm><a:prstGeom prst="rect"><a:avLst/></a:prstGeom></pic:spPr></pic:pic></a:graphicData></a:graphic></wp:inline></w:drawing></w:r></w:p><w:p><w:pPr><w:pStyle w:val="FiguraNota"/><w:rPr></w:rPr></w:pPr><w:r><w:rPr><w:i/><w:iCs/></w:rPr><w:t>Nota.</w:t></w:r><w:r><w:rPr></w:rPr><w:t xml:space="preserve"> Elaboración propia con los cinco componentes, los custodios candidatos y los hitos de transferencia de los meses 6, 12, 18 y 24. El servicio de vigilancia ocupa el centro. Los custodios candidatos son la </w:t></w:r><w:ins w:id="9785" w:author="Unknown Author" w:date="2026-10-30T04:17:53Z"><w:r><w:rPr></w:rPr><w:t>universidad, los municipios de Manizales y de Calarcá, los consejos</w:t></w:r></w:ins><w:del w:id="9786" w:author="Unknown Author" w:date="2026-10-30T04:17:53Z"><w:r><w:rPr></w:rPr><w:delText>empresa, la IES, el actor del SNCTI, las unidades</w:delText></w:r></w:del><w:r><w:rPr></w:rPr><w:t xml:space="preserve"> de gestión del riesgo, </w:t></w:r><w:ins w:id="9787" w:author="Unknown Author" w:date="2026-10-30T04:17:53Z"><w:r><w:rPr></w:rPr><w:t>Avanciencia</w:t></w:r></w:ins><w:del w:id="9788" w:author="Unknown Author" w:date="2026-10-30T04:17:53Z"><w:r><w:rPr></w:rPr><w:delText>el municipio aliado</w:delText></w:r></w:del><w:r><w:rPr></w:rPr><w:t xml:space="preserve"> y la autoridad ambiental, con la comunidad y el personal operario como usuarios.</w:t></w:r></w:p><w:p><w:pPr><w:pStyle w:val="BodyText"/><w:rPr></w:rPr></w:pPr><w:r><w:rPr></w:rPr><w:t>La Tabla 16.3 y la Figura 16.1 muestran una secuencia deliberada. Primero se transfieren las reglas y los datos. Después se transfieren los equipos y el tablero. Al final se transfiere la operación continua. La secuencia protege la verificación de la medición antes de comprometer activos físicos. Ostrom (2005) analiza las instituciones con reglas de posición, de frontera, de elección, de información y de pago. Cada regla exige un portador identificable, y la tabla asigna uno por componente. La concentración en un receptor único sería más frágil. Un componente cuyo custodio no cumple la condición pasa a la custodia alterna que fija el acuerdo marco. Si tampoco cumple la alterna, se activa la cláusula de apertura.</w:t></w:r></w:p><w:p><w:pPr><w:pStyle w:val="BodyText"/><w:rPr></w:rPr></w:pPr><w:r><w:rPr></w:rPr><w:t>La cláusula de apertura protege el servicio mínimo ante una falla del custodio. Libera los datos, el código y el conocimiento con una licencia definida. Los activos físicos pasan a una entidad académica custodia con el manual de reactivación. El disparador y su umbral se fijan en el acuerdo marco del mes 6. La cláusula no obliga a la red a seguir en funcionamiento. Mantiene disponibles los datos, el código y el conocimiento. La continuidad operativa es el objetivo del indicador de continuidad de la red bajo custodia. Su meta es de 70 % o más a los 12 meses del cierre. Su cumplimiento depende de decisiones posteriores de cada custodio.</w:t></w:r></w:p><w:p><w:pPr><w:pStyle w:val="BodyText"/><w:rPr></w:rPr></w:pPr><w:r><w:rPr></w:rPr><w:t xml:space="preserve">Los convenios formalizan los compromisos. El convenio marco del mes 6 firma el acuerdo de titularidad y la cláusula de apertura. Los convenios de custodia con partida son condición de la compuerta C2. Los del último hito se completan en la actividad 3.3, entre los meses 17 y 20, cuando la formación de custodios ya está en marcha. El numeral 10.16 de los TdR exige un plan de sostenibilidad en el formato del Anexo 7 del Acuerdo 12 de 2024. Lo suscribe el representante legal de cada entidad que opera un componente. Declara que la operación se financia con ingresos de naturaleza permanente (Secretaría Técnica de la Convocatoria 56, 2026) </w:t></w:r><w:r><w:rPr><w:color w:val="00B050"/></w:rPr><w:t>[Diligenciar: plan firmado por cada entidad operadora, numeral 10.16]</w:t></w:r><w:r><w:rPr></w:rPr><w:t>. Los compromisos de operación, validación y uso del numeral 10.6 siguen la misma regla. Los TdR rechazan los certificados de compromiso de posterior suscripción (MinCiencias, 2026, numeral 11.11). Por eso el proyecto asigna cada componente a un integrante de la alianza al radicar. Asigna a una entidad externa solo el componente cuyo compromiso firmado se carga con la postulación. El numeral 10.19 exige el certificado de titularidad y custodia. Todos esos documentos se firman antes de radicar. Ninguno se supone firmado en esta formulación.</w:t></w:r></w:p><w:p><w:pPr><w:pStyle w:val="BodyText"/><w:rPr></w:rPr></w:pPr><w:r><w:rPr></w:rPr><w:t xml:space="preserve">La Tabla 16.4 reúne las funciones, los compromisos y lo que conserva cada actor. La tabla responde a una pregunta práctica: qué gana cada actor con la continuidad. Nadie gana ingresos prometidos. Cada actor conserva capacidades, datos o reconocimiento técnico. Esa lectura sigue el análisis de Teece (1986), según el cual la captura de valor depende de los activos complementarios que cada actor controla. La </w:t></w:r><w:ins w:id="9789" w:author="Unknown Author" w:date="2026-10-30T04:17:53Z"><w:r><w:rPr></w:rPr><w:t>universidad</w:t></w:r></w:ins><w:del w:id="9790" w:author="Unknown Author" w:date="2026-10-30T04:17:53Z"><w:r><w:rPr></w:rPr><w:delText>IES</w:delText></w:r></w:del><w:r><w:rPr></w:rPr><w:t xml:space="preserve"> aporta laboratorio</w:t></w:r><w:ins w:id="9791" w:author="Unknown Author" w:date="2026-10-30T04:17:53Z"><w:r><w:rPr></w:rPr><w:t xml:space="preserve">, </w:t></w:r></w:ins><w:del w:id="9792" w:author="Unknown Author" w:date="2026-10-30T04:17:53Z"><w:r><w:rPr></w:rPr><w:delText xml:space="preserve"> y conocimiento. La empresa aporta la </w:delText></w:r></w:del><w:r><w:rPr></w:rPr><w:t xml:space="preserve">tecnología y </w:t></w:r><w:ins w:id="9793" w:author="Unknown Author" w:date="2026-10-30T04:17:53Z"><w:r><w:rPr></w:rPr><w:t>conocimiento. Los municipios aportan</w:t></w:r></w:ins><w:del w:id="9794" w:author="Unknown Author" w:date="2026-10-30T04:17:53Z"><w:r><w:rPr></w:rPr><w:delText>la nube. El municipio aporta</w:delText></w:r></w:del><w:r><w:rPr></w:rPr><w:t xml:space="preserve"> la competencia local sobre la alerta</w:t></w:r><w:ins w:id="9795" w:author="Unknown Author" w:date="2026-10-30T04:17:53Z"><w:r><w:rPr></w:rPr><w:t xml:space="preserve"> y el acceso a los sitios. Avanciencia </w:t></w:r></w:ins><w:del w:id="9796" w:author="Unknown Author" w:date="2026-10-30T04:17:53Z"><w:r><w:rPr></w:rPr><w:delText xml:space="preserve">. El actor del SNCTI </w:delText></w:r></w:del><w:r><w:rPr></w:rPr><w:t xml:space="preserve">aporta la </w:t></w:r><w:ins w:id="9797" w:author="Unknown Author" w:date="2026-10-30T04:17:53Z"><w:r><w:rPr></w:rPr><w:t>gestión de la propiedad intelectual y de la transferencia</w:t></w:r></w:ins><w:del w:id="9798" w:author="Unknown Author" w:date="2026-10-30T04:17:53Z"><w:r><w:rPr></w:rPr><w:delText>validación y la custodia científica</w:delText></w:r></w:del><w:r><w:rPr></w:rPr><w:t>.</w:t></w:r></w:p><w:p><w:pPr><w:pStyle w:val="TablaRotulo"/><w:rPr></w:rPr></w:pPr><w:bookmarkStart w:id="182" w:name="rot_Tabla_16_4"/><w:r><w:rPr><w:b/><w:bCs/></w:rPr><w:t>Tabla 16.4</w:t></w:r><w:bookmarkEnd w:id="182"/></w:p><w:p><w:pPr><w:pStyle w:val="TablaTitulo"/><w:rPr></w:rPr></w:pPr><w:r><w:rPr><w:i/><w:iCs/></w:rPr><w:t>Funciones, compromisos y beneficios de cada actor en la sostenibilidad</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755"/><w:gridCol w:w="2260"/><w:gridCol w:w="2090"/><w:gridCol w:w="1674"/><w:gridCol w:w="2175"/></w:tblGrid><w:tr><w:trPr><w:tblHeader w:val="true"/><w:ins w:id="9799" w:author="Unknown Author" w:date="2026-10-30T04:17:53Z"/><w:cantSplit w:val="true"/></w:trPr><w:tc><w:tcPr><w:tcW w:w="175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9801" w:author="Unknown Author" w:date="2026-10-30T04:17:53Z"></w:ins></w:rPr></w:pPr><w:ins w:id="9800" w:author="Unknown Author" w:date="2026-10-30T04:17:53Z"><w:r><w:rPr><w:b/><w:kern w:val="0"/><w:szCs w:val="24"/><w:lang w:val="es-CO" w:eastAsia="en-US" w:bidi="ar-SA"/></w:rPr><w:t>Actor</w:t></w:r></w:ins></w:p></w:tc><w:tc><w:tcPr><w:tcW w:w="226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9803" w:author="Unknown Author" w:date="2026-10-30T04:17:53Z"></w:ins></w:rPr></w:pPr><w:ins w:id="9802" w:author="Unknown Author" w:date="2026-10-30T04:17:53Z"><w:r><w:rPr><w:b/><w:kern w:val="0"/><w:szCs w:val="24"/><w:lang w:val="es-CO" w:eastAsia="en-US" w:bidi="ar-SA"/></w:rPr><w:t>Función en la sostenibilidad</w:t></w:r></w:ins></w:p></w:tc><w:tc><w:tcPr><w:tcW w:w="209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9805" w:author="Unknown Author" w:date="2026-10-30T04:17:53Z"></w:ins></w:rPr></w:pPr><w:ins w:id="9804" w:author="Unknown Author" w:date="2026-10-30T04:17:53Z"><w:r><w:rPr><w:b/><w:kern w:val="0"/><w:szCs w:val="24"/><w:lang w:val="es-CO" w:eastAsia="en-US" w:bidi="ar-SA"/></w:rPr><w:t>Compromiso verificable</w:t></w:r></w:ins></w:p></w:tc><w:tc><w:tcPr><w:tcW w:w="167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9807" w:author="Unknown Author" w:date="2026-10-30T04:17:53Z"></w:ins></w:rPr></w:pPr><w:ins w:id="9806" w:author="Unknown Author" w:date="2026-10-30T04:17:53Z"><w:r><w:rPr><w:b/><w:kern w:val="0"/><w:szCs w:val="24"/><w:lang w:val="es-CO" w:eastAsia="en-US" w:bidi="ar-SA"/></w:rPr><w:t>Actividades e hitos</w:t></w:r></w:ins></w:p></w:tc><w:tc><w:tcPr><w:tcW w:w="217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9809" w:author="Unknown Author" w:date="2026-10-30T04:17:53Z"></w:ins></w:rPr></w:pPr><w:ins w:id="9808" w:author="Unknown Author" w:date="2026-10-30T04:17:53Z"><w:r><w:rPr><w:b/><w:kern w:val="0"/><w:szCs w:val="24"/><w:lang w:val="es-CO" w:eastAsia="en-US" w:bidi="ar-SA"/></w:rPr><w:t>Qué conserva o recibe</w:t></w:r></w:ins></w:p></w:tc></w:tr><w:tr><w:trPr><w:ins w:id="9810" w:author="Unknown Author" w:date="2026-10-30T04:17:53Z"/><w:cantSplit w:val="true"/></w:trPr><w:tc><w:tcPr><w:tcW w:w="1755" w:type="dxa"/><w:tcBorders></w:tcBorders></w:tcPr><w:p><w:pPr><w:pStyle w:val="Tabla9"/><w:widowControl/><w:jc w:val="left"/><w:rPr><w:kern w:val="0"/><w:szCs w:val="24"/><w:lang w:val="es-CO" w:eastAsia="en-US" w:bidi="ar-SA"/><w:ins w:id="9812" w:author="Unknown Author" w:date="2026-10-30T04:17:53Z"></w:ins></w:rPr></w:pPr><w:ins w:id="9811" w:author="Unknown Author" w:date="2026-10-30T04:17:53Z"><w:r><w:rPr><w:kern w:val="0"/><w:szCs w:val="24"/><w:lang w:val="es-CO" w:eastAsia="en-US" w:bidi="ar-SA"/></w:rPr><w:t>Universidad Santo Tomás (proponente)</w:t></w:r></w:ins></w:p></w:tc><w:tc><w:tcPr><w:tcW w:w="2260" w:type="dxa"/><w:tcBorders></w:tcBorders></w:tcPr><w:p><w:pPr><w:pStyle w:val="Tabla9"/><w:widowControl/><w:jc w:val="left"/><w:rPr><w:kern w:val="0"/><w:szCs w:val="24"/><w:lang w:val="es-CO" w:eastAsia="en-US" w:bidi="ar-SA"/><w:ins w:id="9814" w:author="Unknown Author" w:date="2026-10-30T04:17:53Z"></w:ins></w:rPr></w:pPr><w:ins w:id="9813" w:author="Unknown Author" w:date="2026-10-30T04:17:53Z"><w:r><w:rPr><w:kern w:val="0"/><w:szCs w:val="24"/><w:lang w:val="es-CO" w:eastAsia="en-US" w:bidi="ar-SA"/></w:rPr><w:t>Coordina el plan de sostenibilidad, custodia el conocimiento y mantiene la tecnología</w:t></w:r></w:ins></w:p></w:tc><w:tc><w:tcPr><w:tcW w:w="2090" w:type="dxa"/><w:tcBorders></w:tcBorders></w:tcPr><w:p><w:pPr><w:pStyle w:val="Tabla9"/><w:widowControl/><w:jc w:val="left"/><w:rPr><w:kern w:val="0"/><w:szCs w:val="24"/><w:lang w:val="es-CO" w:eastAsia="en-US" w:bidi="ar-SA"/><w:ins w:id="9816" w:author="Unknown Author" w:date="2026-10-30T04:17:53Z"></w:ins></w:rPr></w:pPr><w:ins w:id="9815" w:author="Unknown Author" w:date="2026-10-30T04:17:53Z"><w:r><w:rPr><w:kern w:val="0"/><w:szCs w:val="24"/><w:lang w:val="es-CO" w:eastAsia="en-US" w:bidi="ar-SA"/></w:rPr><w:t>Informe de cierre, actas de entrega, hoja de vida por nodo, manual de reactivación y registro de software ante la Dirección Nacional de Derecho de Autor</w:t></w:r></w:ins></w:p></w:tc><w:tc><w:tcPr><w:tcW w:w="1674" w:type="dxa"/><w:tcBorders></w:tcBorders></w:tcPr><w:p><w:pPr><w:pStyle w:val="Tabla9"/><w:widowControl/><w:jc w:val="left"/><w:rPr><w:kern w:val="0"/><w:szCs w:val="24"/><w:lang w:val="es-CO" w:eastAsia="en-US" w:bidi="ar-SA"/><w:ins w:id="9818" w:author="Unknown Author" w:date="2026-10-30T04:17:53Z"></w:ins></w:rPr></w:pPr><w:ins w:id="9817" w:author="Unknown Author" w:date="2026-10-30T04:17:53Z"><w:r><w:rPr><w:kern w:val="0"/><w:szCs w:val="24"/><w:lang w:val="es-CO" w:eastAsia="en-US" w:bidi="ar-SA"/></w:rPr><w:t>1.6, 2.1 a 2.4, 3.4, 3.5 y cierre del mes 24</w:t></w:r></w:ins></w:p></w:tc><w:tc><w:tcPr><w:tcW w:w="2175" w:type="dxa"/><w:tcBorders></w:tcBorders></w:tcPr><w:p><w:pPr><w:pStyle w:val="Tabla9"/><w:widowControl/><w:jc w:val="left"/><w:rPr><w:kern w:val="0"/><w:szCs w:val="24"/><w:lang w:val="es-CO" w:eastAsia="en-US" w:bidi="ar-SA"/><w:ins w:id="9820" w:author="Unknown Author" w:date="2026-10-30T04:17:53Z"></w:ins></w:rPr></w:pPr><w:ins w:id="9819" w:author="Unknown Author" w:date="2026-10-30T04:17:53Z"><w:r><w:rPr><w:kern w:val="0"/><w:szCs w:val="24"/><w:lang w:val="es-CO" w:eastAsia="en-US" w:bidi="ar-SA"/></w:rPr><w:t>Laboratorios de calibración y de modelación, documentos de investigación y personal formado</w:t></w:r></w:ins></w:p></w:tc></w:tr><w:tr><w:trPr><w:ins w:id="9821" w:author="Unknown Author" w:date="2026-10-30T04:17:53Z"/><w:cantSplit w:val="true"/></w:trPr><w:tc><w:tcPr><w:tcW w:w="1755" w:type="dxa"/><w:tcBorders></w:tcBorders><w:shd w:color="auto" w:fill="F7F7F7" w:val="clear"/></w:tcPr><w:p><w:pPr><w:pStyle w:val="Tabla9"/><w:widowControl/><w:jc w:val="left"/><w:rPr><w:kern w:val="0"/><w:szCs w:val="24"/><w:lang w:val="es-CO" w:eastAsia="en-US" w:bidi="ar-SA"/><w:ins w:id="9823" w:author="Unknown Author" w:date="2026-10-30T04:17:53Z"></w:ins></w:rPr></w:pPr><w:ins w:id="9822" w:author="Unknown Author" w:date="2026-10-30T04:17:53Z"><w:r><w:rPr><w:kern w:val="0"/><w:szCs w:val="24"/><w:lang w:val="es-CO" w:eastAsia="en-US" w:bidi="ar-SA"/></w:rPr><w:t>Municipios de Manizales y de Calarcá</w:t></w:r></w:ins></w:p></w:tc><w:tc><w:tcPr><w:tcW w:w="2260" w:type="dxa"/><w:tcBorders></w:tcBorders><w:shd w:color="auto" w:fill="F7F7F7" w:val="clear"/></w:tcPr><w:p><w:pPr><w:pStyle w:val="Tabla9"/><w:widowControl/><w:jc w:val="left"/><w:rPr><w:kern w:val="0"/><w:szCs w:val="24"/><w:lang w:val="es-CO" w:eastAsia="en-US" w:bidi="ar-SA"/><w:ins w:id="9825" w:author="Unknown Author" w:date="2026-10-30T04:17:53Z"></w:ins></w:rPr></w:pPr><w:ins w:id="9824" w:author="Unknown Author" w:date="2026-10-30T04:17:53Z"><w:r><w:rPr><w:kern w:val="0"/><w:szCs w:val="24"/><w:lang w:val="es-CO" w:eastAsia="en-US" w:bidi="ar-SA"/></w:rPr><w:t>Lideran el uso institucional y conservan la competencia local sobre la alerta</w:t></w:r></w:ins></w:p></w:tc><w:tc><w:tcPr><w:tcW w:w="2090" w:type="dxa"/><w:tcBorders></w:tcBorders><w:shd w:color="auto" w:fill="F7F7F7" w:val="clear"/></w:tcPr><w:p><w:pPr><w:pStyle w:val="Tabla9"/><w:widowControl/><w:jc w:val="left"/><w:rPr><w:kern w:val="0"/><w:szCs w:val="24"/><w:lang w:val="es-CO" w:eastAsia="en-US" w:bidi="ar-SA"/><w:ins w:id="9827" w:author="Unknown Author" w:date="2026-10-30T04:17:53Z"></w:ins></w:rPr></w:pPr><w:ins w:id="9826" w:author="Unknown Author" w:date="2026-10-30T04:17:53Z"><w:r><w:rPr><w:kern w:val="0"/><w:szCs w:val="24"/><w:lang w:val="es-CO" w:eastAsia="en-US" w:bidi="ar-SA"/></w:rPr><w:t>Convenio de custodia con partida y personal designado para el tablero; adopción del protocolo de evaluación previa</w:t></w:r></w:ins></w:p></w:tc><w:tc><w:tcPr><w:tcW w:w="1674" w:type="dxa"/><w:tcBorders></w:tcBorders><w:shd w:color="auto" w:fill="F7F7F7" w:val="clear"/></w:tcPr><w:p><w:pPr><w:pStyle w:val="Tabla9"/><w:widowControl/><w:jc w:val="left"/><w:rPr><w:kern w:val="0"/><w:szCs w:val="24"/><w:lang w:val="es-CO" w:eastAsia="en-US" w:bidi="ar-SA"/><w:ins w:id="9829" w:author="Unknown Author" w:date="2026-10-30T04:17:53Z"></w:ins></w:rPr></w:pPr><w:ins w:id="9828" w:author="Unknown Author" w:date="2026-10-30T04:17:53Z"><w:r><w:rPr><w:kern w:val="0"/><w:szCs w:val="24"/><w:lang w:val="es-CO" w:eastAsia="en-US" w:bidi="ar-SA"/></w:rPr><w:t>3.1 a 3.5</w:t></w:r></w:ins></w:p></w:tc><w:tc><w:tcPr><w:tcW w:w="2175" w:type="dxa"/><w:tcBorders></w:tcBorders><w:shd w:color="auto" w:fill="F7F7F7" w:val="clear"/></w:tcPr><w:p><w:pPr><w:pStyle w:val="Tabla9"/><w:widowControl/><w:jc w:val="left"/><w:rPr><w:kern w:val="0"/><w:szCs w:val="24"/><w:lang w:val="es-CO" w:eastAsia="en-US" w:bidi="ar-SA"/><w:ins w:id="9831" w:author="Unknown Author" w:date="2026-10-30T04:17:53Z"></w:ins></w:rPr></w:pPr><w:ins w:id="9830" w:author="Unknown Author" w:date="2026-10-30T04:17:53Z"><w:r><w:rPr><w:kern w:val="0"/><w:szCs w:val="24"/><w:lang w:val="es-CO" w:eastAsia="en-US" w:bidi="ar-SA"/></w:rPr><w:t>Personal formado y participación en la gobernanza; no figuran como beneficiarios</w:t></w:r></w:ins></w:p></w:tc></w:tr><w:tr><w:trPr><w:ins w:id="9832" w:author="Unknown Author" w:date="2026-10-30T04:17:53Z"/><w:cantSplit w:val="true"/></w:trPr><w:tc><w:tcPr><w:tcW w:w="1755" w:type="dxa"/><w:tcBorders></w:tcBorders></w:tcPr><w:p><w:pPr><w:pStyle w:val="Tabla9"/><w:widowControl/><w:jc w:val="left"/><w:rPr><w:kern w:val="0"/><w:szCs w:val="24"/><w:lang w:val="es-CO" w:eastAsia="en-US" w:bidi="ar-SA"/><w:ins w:id="9834" w:author="Unknown Author" w:date="2026-10-30T04:17:53Z"></w:ins></w:rPr></w:pPr><w:ins w:id="9833" w:author="Unknown Author" w:date="2026-10-30T04:17:53Z"><w:r><w:rPr><w:kern w:val="0"/><w:szCs w:val="24"/><w:lang w:val="es-CO" w:eastAsia="en-US" w:bidi="ar-SA"/></w:rPr><w:t>Avanciencia</w:t></w:r></w:ins></w:p></w:tc><w:tc><w:tcPr><w:tcW w:w="2260" w:type="dxa"/><w:tcBorders></w:tcBorders></w:tcPr><w:p><w:pPr><w:pStyle w:val="Tabla9"/><w:widowControl/><w:jc w:val="left"/><w:rPr><w:kern w:val="0"/><w:szCs w:val="24"/><w:lang w:val="es-CO" w:eastAsia="en-US" w:bidi="ar-SA"/><w:ins w:id="9836" w:author="Unknown Author" w:date="2026-10-30T04:17:53Z"></w:ins></w:rPr></w:pPr><w:ins w:id="9835" w:author="Unknown Author" w:date="2026-10-30T04:17:53Z"><w:r><w:rPr><w:kern w:val="0"/><w:szCs w:val="24"/><w:lang w:val="es-CO" w:eastAsia="en-US" w:bidi="ar-SA"/></w:rPr><w:t>Gestiona la propiedad intelectual, la valoración y los convenios de transferencia y de custodia</w:t></w:r></w:ins></w:p></w:tc><w:tc><w:tcPr><w:tcW w:w="2090" w:type="dxa"/><w:tcBorders></w:tcBorders></w:tcPr><w:p><w:pPr><w:pStyle w:val="Tabla9"/><w:widowControl/><w:jc w:val="left"/><w:rPr><w:kern w:val="0"/><w:szCs w:val="24"/><w:lang w:val="es-CO" w:eastAsia="en-US" w:bidi="ar-SA"/><w:ins w:id="9838" w:author="Unknown Author" w:date="2026-10-30T04:17:53Z"></w:ins></w:rPr></w:pPr><w:ins w:id="9837" w:author="Unknown Author" w:date="2026-10-30T04:17:53Z"><w:r><w:rPr><w:kern w:val="0"/><w:szCs w:val="24"/><w:lang w:val="es-CO" w:eastAsia="en-US" w:bidi="ar-SA"/></w:rPr><w:t>Acuerdo de titularidad, licencias de uso y convenios de custodia estructurados</w:t></w:r></w:ins></w:p></w:tc><w:tc><w:tcPr><w:tcW w:w="1674" w:type="dxa"/><w:tcBorders></w:tcBorders></w:tcPr><w:p><w:pPr><w:pStyle w:val="Tabla9"/><w:widowControl/><w:jc w:val="left"/><w:rPr><w:kern w:val="0"/><w:szCs w:val="24"/><w:lang w:val="es-CO" w:eastAsia="en-US" w:bidi="ar-SA"/><w:ins w:id="9840" w:author="Unknown Author" w:date="2026-10-30T04:17:53Z"></w:ins></w:rPr></w:pPr><w:ins w:id="9839" w:author="Unknown Author" w:date="2026-10-30T04:17:53Z"><w:r><w:rPr><w:kern w:val="0"/><w:szCs w:val="24"/><w:lang w:val="es-CO" w:eastAsia="en-US" w:bidi="ar-SA"/></w:rPr><w:t>1.1, 1.2, 1.4, 1.6, 3.3 y 3.4</w:t></w:r></w:ins></w:p></w:tc><w:tc><w:tcPr><w:tcW w:w="2175" w:type="dxa"/><w:tcBorders></w:tcBorders></w:tcPr><w:p><w:pPr><w:pStyle w:val="Tabla9"/><w:widowControl/><w:jc w:val="left"/><w:rPr><w:kern w:val="0"/><w:szCs w:val="24"/><w:lang w:val="es-CO" w:eastAsia="en-US" w:bidi="ar-SA"/><w:ins w:id="9842" w:author="Unknown Author" w:date="2026-10-30T04:17:53Z"></w:ins></w:rPr></w:pPr><w:ins w:id="9841" w:author="Unknown Author" w:date="2026-10-30T04:17:53Z"><w:r><w:rPr><w:kern w:val="0"/><w:szCs w:val="24"/><w:lang w:val="es-CO" w:eastAsia="en-US" w:bidi="ar-SA"/></w:rPr><w:t>Cartera de resultados para transferir y reconocimiento como oficina de transferencia</w:t></w:r></w:ins></w:p></w:tc></w:tr><w:tr><w:trPr><w:ins w:id="9843" w:author="Unknown Author" w:date="2026-10-30T04:17:53Z"/><w:cantSplit w:val="true"/></w:trPr><w:tc><w:tcPr><w:tcW w:w="1755" w:type="dxa"/><w:tcBorders></w:tcBorders><w:shd w:color="auto" w:fill="F7F7F7" w:val="clear"/></w:tcPr><w:p><w:pPr><w:pStyle w:val="Tabla9"/><w:widowControl/><w:jc w:val="left"/><w:rPr><w:kern w:val="0"/><w:szCs w:val="24"/><w:lang w:val="es-CO" w:eastAsia="en-US" w:bidi="ar-SA"/><w:ins w:id="9845" w:author="Unknown Author" w:date="2026-10-30T04:17:53Z"></w:ins></w:rPr></w:pPr><w:ins w:id="9844" w:author="Unknown Author" w:date="2026-10-30T04:17:53Z"><w:r><w:rPr><w:kern w:val="0"/><w:szCs w:val="24"/><w:lang w:val="es-CO" w:eastAsia="en-US" w:bidi="ar-SA"/></w:rPr><w:t>Gestión y Medio Ambiente, actor técnico externo</w:t></w:r></w:ins></w:p></w:tc><w:tc><w:tcPr><w:tcW w:w="2260" w:type="dxa"/><w:tcBorders></w:tcBorders><w:shd w:color="auto" w:fill="F7F7F7" w:val="clear"/></w:tcPr><w:p><w:pPr><w:pStyle w:val="Tabla9"/><w:widowControl/><w:jc w:val="left"/><w:rPr><w:kern w:val="0"/><w:szCs w:val="24"/><w:lang w:val="es-CO" w:eastAsia="en-US" w:bidi="ar-SA"/><w:ins w:id="9847" w:author="Unknown Author" w:date="2026-10-30T04:17:53Z"></w:ins></w:rPr></w:pPr><w:ins w:id="9846" w:author="Unknown Author" w:date="2026-10-30T04:17:53Z"><w:r><w:rPr><w:kern w:val="0"/><w:szCs w:val="24"/><w:lang w:val="es-CO" w:eastAsia="en-US" w:bidi="ar-SA"/></w:rPr><w:t>Aporta experiencia local en monitoreo de calidad del aire; puede prestar mantenimiento o verificación a los custodios por contrato posterior</w:t></w:r></w:ins></w:p></w:tc><w:tc><w:tcPr><w:tcW w:w="2090" w:type="dxa"/><w:tcBorders></w:tcBorders><w:shd w:color="auto" w:fill="F7F7F7" w:val="clear"/></w:tcPr><w:p><w:pPr><w:pStyle w:val="Tabla9"/><w:widowControl/><w:jc w:val="left"/><w:rPr><w:kern w:val="0"/><w:szCs w:val="24"/><w:lang w:val="es-CO" w:eastAsia="en-US" w:bidi="ar-SA"/><w:ins w:id="9849" w:author="Unknown Author" w:date="2026-10-30T04:17:53Z"></w:ins></w:rPr></w:pPr><w:ins w:id="9848" w:author="Unknown Author" w:date="2026-10-30T04:17:53Z"><w:r><w:rPr><w:kern w:val="0"/><w:szCs w:val="24"/><w:lang w:val="es-CO" w:eastAsia="en-US" w:bidi="ar-SA"/></w:rPr><w:t>Ninguno al radicar; no integra la alianza</w:t></w:r></w:ins></w:p></w:tc><w:tc><w:tcPr><w:tcW w:w="1674" w:type="dxa"/><w:tcBorders></w:tcBorders><w:shd w:color="auto" w:fill="F7F7F7" w:val="clear"/></w:tcPr><w:p><w:pPr><w:pStyle w:val="Tabla9"/><w:widowControl/><w:jc w:val="left"/><w:rPr><w:kern w:val="0"/><w:szCs w:val="24"/><w:lang w:val="es-CO" w:eastAsia="en-US" w:bidi="ar-SA"/><w:ins w:id="9851" w:author="Unknown Author" w:date="2026-10-30T04:17:53Z"></w:ins></w:rPr></w:pPr><w:ins w:id="9850" w:author="Unknown Author" w:date="2026-10-30T04:17:53Z"><w:r><w:rPr><w:kern w:val="0"/><w:szCs w:val="24"/><w:lang w:val="es-CO" w:eastAsia="en-US" w:bidi="ar-SA"/></w:rPr><w:t>1.1, 1.3 y 1.6</w:t></w:r></w:ins></w:p></w:tc><w:tc><w:tcPr><w:tcW w:w="2175" w:type="dxa"/><w:tcBorders></w:tcBorders><w:shd w:color="auto" w:fill="F7F7F7" w:val="clear"/></w:tcPr><w:p><w:pPr><w:pStyle w:val="Tabla9"/><w:widowControl/><w:jc w:val="left"/><w:rPr><w:kern w:val="0"/><w:szCs w:val="24"/><w:lang w:val="es-CO" w:eastAsia="en-US" w:bidi="ar-SA"/><w:ins w:id="9853" w:author="Unknown Author" w:date="2026-10-30T04:17:53Z"></w:ins></w:rPr></w:pPr><w:ins w:id="9852" w:author="Unknown Author" w:date="2026-10-30T04:17:53Z"><w:r><w:rPr><w:kern w:val="0"/><w:szCs w:val="24"/><w:lang w:val="es-CO" w:eastAsia="en-US" w:bidi="ar-SA"/></w:rPr><w:t>Acceso a los datos abiertos y a los protocolos publicados</w:t></w:r></w:ins></w:p></w:tc></w:tr><w:tr><w:trPr><w:ins w:id="9854" w:author="Unknown Author" w:date="2026-10-30T04:17:53Z"/><w:cantSplit w:val="true"/></w:trPr><w:tc><w:tcPr><w:tcW w:w="1755" w:type="dxa"/><w:tcBorders></w:tcBorders></w:tcPr><w:p><w:pPr><w:pStyle w:val="Tabla9"/><w:widowControl/><w:jc w:val="left"/><w:rPr><w:kern w:val="0"/><w:szCs w:val="24"/><w:lang w:val="es-CO" w:eastAsia="en-US" w:bidi="ar-SA"/><w:ins w:id="9856" w:author="Unknown Author" w:date="2026-10-30T04:17:53Z"></w:ins></w:rPr></w:pPr><w:ins w:id="9855" w:author="Unknown Author" w:date="2026-10-30T04:17:53Z"><w:r><w:rPr><w:kern w:val="0"/><w:szCs w:val="24"/><w:lang w:val="es-CO" w:eastAsia="en-US" w:bidi="ar-SA"/></w:rPr><w:t>Consejos de gestión del riesgo</w:t></w:r></w:ins></w:p></w:tc><w:tc><w:tcPr><w:tcW w:w="2260" w:type="dxa"/><w:tcBorders></w:tcBorders></w:tcPr><w:p><w:pPr><w:pStyle w:val="Tabla9"/><w:widowControl/><w:jc w:val="left"/><w:rPr><w:kern w:val="0"/><w:szCs w:val="24"/><w:lang w:val="es-CO" w:eastAsia="en-US" w:bidi="ar-SA"/><w:ins w:id="9858" w:author="Unknown Author" w:date="2026-10-30T04:17:53Z"></w:ins></w:rPr></w:pPr><w:ins w:id="9857" w:author="Unknown Author" w:date="2026-10-30T04:17:53Z"><w:r><w:rPr><w:kern w:val="0"/><w:szCs w:val="24"/><w:lang w:val="es-CO" w:eastAsia="en-US" w:bidi="ar-SA"/></w:rPr><w:t>Usan el tablero y el protocolo en sus decisiones</w:t></w:r></w:ins></w:p></w:tc><w:tc><w:tcPr><w:tcW w:w="2090" w:type="dxa"/><w:tcBorders></w:tcBorders></w:tcPr><w:p><w:pPr><w:pStyle w:val="Tabla9"/><w:widowControl/><w:jc w:val="left"/><w:rPr><w:kern w:val="0"/><w:szCs w:val="24"/><w:lang w:val="es-CO" w:eastAsia="en-US" w:bidi="ar-SA"/><w:ins w:id="9860" w:author="Unknown Author" w:date="2026-10-30T04:17:53Z"></w:ins></w:rPr></w:pPr><w:ins w:id="9859" w:author="Unknown Author" w:date="2026-10-30T04:17:53Z"><w:r><w:rPr><w:kern w:val="0"/><w:szCs w:val="24"/><w:lang w:val="es-CO" w:eastAsia="en-US" w:bidi="ar-SA"/></w:rPr><w:t>Decisiones documentadas en al menos 75 % de los consejos al mes 24</w:t></w:r></w:ins></w:p></w:tc><w:tc><w:tcPr><w:tcW w:w="1674" w:type="dxa"/><w:tcBorders></w:tcBorders></w:tcPr><w:p><w:pPr><w:pStyle w:val="Tabla9"/><w:widowControl/><w:jc w:val="left"/><w:rPr><w:kern w:val="0"/><w:szCs w:val="24"/><w:lang w:val="es-CO" w:eastAsia="en-US" w:bidi="ar-SA"/><w:ins w:id="9862" w:author="Unknown Author" w:date="2026-10-30T04:17:53Z"></w:ins></w:rPr></w:pPr><w:ins w:id="9861" w:author="Unknown Author" w:date="2026-10-30T04:17:53Z"><w:r><w:rPr><w:kern w:val="0"/><w:szCs w:val="24"/><w:lang w:val="es-CO" w:eastAsia="en-US" w:bidi="ar-SA"/></w:rPr><w:t>3.1 y 3.2</w:t></w:r></w:ins></w:p></w:tc><w:tc><w:tcPr><w:tcW w:w="2175" w:type="dxa"/><w:tcBorders></w:tcBorders></w:tcPr><w:p><w:pPr><w:pStyle w:val="Tabla9"/><w:widowControl/><w:jc w:val="left"/><w:rPr><w:kern w:val="0"/><w:szCs w:val="24"/><w:lang w:val="es-CO" w:eastAsia="en-US" w:bidi="ar-SA"/><w:ins w:id="9864" w:author="Unknown Author" w:date="2026-10-30T04:17:53Z"></w:ins></w:rPr></w:pPr><w:ins w:id="9863" w:author="Unknown Author" w:date="2026-10-30T04:17:53Z"><w:r><w:rPr><w:kern w:val="0"/><w:szCs w:val="24"/><w:lang w:val="es-CO" w:eastAsia="en-US" w:bidi="ar-SA"/></w:rPr><w:t>Tablero, protocolo de alerta y personal certificado</w:t></w:r></w:ins></w:p></w:tc></w:tr><w:tr><w:trPr><w:ins w:id="9865" w:author="Unknown Author" w:date="2026-10-30T04:17:53Z"/><w:cantSplit w:val="true"/></w:trPr><w:tc><w:tcPr><w:tcW w:w="1755" w:type="dxa"/><w:tcBorders><w:bottom w:val="single" w:sz="12" w:space="0" w:color="2A3439"/></w:tcBorders><w:shd w:color="auto" w:fill="F7F7F7" w:val="clear"/></w:tcPr><w:p><w:pPr><w:pStyle w:val="Tabla9"/><w:keepNext w:val="true"/><w:widowControl/><w:jc w:val="left"/><w:rPr><w:kern w:val="0"/><w:szCs w:val="24"/><w:lang w:val="es-CO" w:eastAsia="en-US" w:bidi="ar-SA"/><w:ins w:id="9867" w:author="Unknown Author" w:date="2026-10-30T04:17:53Z"></w:ins></w:rPr></w:pPr><w:ins w:id="9866" w:author="Unknown Author" w:date="2026-10-30T04:17:53Z"><w:r><w:rPr><w:kern w:val="0"/><w:szCs w:val="24"/><w:lang w:val="es-CO" w:eastAsia="en-US" w:bidi="ar-SA"/></w:rPr><w:t>Autoridades ambientales y UNGRD</w:t></w:r></w:ins></w:p></w:tc><w:tc><w:tcPr><w:tcW w:w="2260" w:type="dxa"/><w:tcBorders><w:bottom w:val="single" w:sz="12" w:space="0" w:color="2A3439"/></w:tcBorders><w:shd w:color="auto" w:fill="F7F7F7" w:val="clear"/></w:tcPr><w:p><w:pPr><w:pStyle w:val="Tabla9"/><w:keepNext w:val="true"/><w:widowControl/><w:jc w:val="left"/><w:rPr><w:kern w:val="0"/><w:szCs w:val="24"/><w:lang w:val="es-CO" w:eastAsia="en-US" w:bidi="ar-SA"/><w:ins w:id="9869" w:author="Unknown Author" w:date="2026-10-30T04:17:53Z"></w:ins></w:rPr></w:pPr><w:ins w:id="9868" w:author="Unknown Author" w:date="2026-10-30T04:17:53Z"><w:r><w:rPr><w:kern w:val="0"/><w:szCs w:val="24"/><w:lang w:val="es-CO" w:eastAsia="en-US" w:bidi="ar-SA"/></w:rPr><w:t>Revisan el reporte técnico y articulan el protocolo</w:t></w:r></w:ins></w:p></w:tc><w:tc><w:tcPr><w:tcW w:w="2090" w:type="dxa"/><w:tcBorders><w:bottom w:val="single" w:sz="12" w:space="0" w:color="2A3439"/></w:tcBorders><w:shd w:color="auto" w:fill="F7F7F7" w:val="clear"/></w:tcPr><w:p><w:pPr><w:pStyle w:val="Tabla9"/><w:keepNext w:val="true"/><w:widowControl/><w:jc w:val="left"/><w:rPr><w:kern w:val="0"/><w:szCs w:val="24"/><w:lang w:val="es-CO" w:eastAsia="en-US" w:bidi="ar-SA"/><w:ins w:id="9871" w:author="Unknown Author" w:date="2026-10-30T04:17:53Z"></w:ins></w:rPr></w:pPr><w:ins w:id="9870" w:author="Unknown Author" w:date="2026-10-30T04:17:53Z"><w:r><w:rPr><w:kern w:val="0"/><w:szCs w:val="24"/><w:lang w:val="es-CO" w:eastAsia="en-US" w:bidi="ar-SA"/></w:rPr><w:t>Reporte semestral revisado y reuniones técnicas</w:t></w:r></w:ins></w:p></w:tc><w:tc><w:tcPr><w:tcW w:w="1674" w:type="dxa"/><w:tcBorders><w:bottom w:val="single" w:sz="12" w:space="0" w:color="2A3439"/></w:tcBorders><w:shd w:color="auto" w:fill="F7F7F7" w:val="clear"/></w:tcPr><w:p><w:pPr><w:pStyle w:val="Tabla9"/><w:keepNext w:val="true"/><w:widowControl/><w:jc w:val="left"/><w:rPr><w:kern w:val="0"/><w:szCs w:val="24"/><w:lang w:val="es-CO" w:eastAsia="en-US" w:bidi="ar-SA"/><w:ins w:id="9873" w:author="Unknown Author" w:date="2026-10-30T04:17:53Z"></w:ins></w:rPr></w:pPr><w:ins w:id="9872" w:author="Unknown Author" w:date="2026-10-30T04:17:53Z"><w:r><w:rPr><w:kern w:val="0"/><w:szCs w:val="24"/><w:lang w:val="es-CO" w:eastAsia="en-US" w:bidi="ar-SA"/></w:rPr><w:t>1.6 y 3.2</w:t></w:r></w:ins></w:p></w:tc><w:tc><w:tcPr><w:tcW w:w="2175" w:type="dxa"/><w:tcBorders><w:bottom w:val="single" w:sz="12" w:space="0" w:color="2A3439"/></w:tcBorders><w:shd w:color="auto" w:fill="F7F7F7" w:val="clear"/></w:tcPr><w:p><w:pPr><w:pStyle w:val="Tabla9"/><w:keepNext w:val="true"/><w:widowControl/><w:jc w:val="left"/><w:rPr><w:kern w:val="0"/><w:szCs w:val="24"/><w:lang w:val="es-CO" w:eastAsia="en-US" w:bidi="ar-SA"/><w:ins w:id="9875" w:author="Unknown Author" w:date="2026-10-30T04:17:53Z"></w:ins></w:rPr></w:pPr><w:ins w:id="9874" w:author="Unknown Author" w:date="2026-10-30T04:17:53Z"><w:r><w:rPr><w:kern w:val="0"/><w:szCs w:val="24"/><w:lang w:val="es-CO" w:eastAsia="en-US" w:bidi="ar-SA"/></w:rPr><w:t>Reporte de desempeño frente a la referencia; custodia del protocolo de calibración si cumplen la condición</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659"/><w:gridCol w:w="2238"/><w:gridCol w:w="2158"/><w:gridCol w:w="1659"/><w:gridCol w:w="2240"/></w:tblGrid><w:tr><w:trPr><w:tblHeader w:val="true"/><w:del w:id="9876" w:author="Unknown Author" w:date="2026-10-30T04:17:53Z"/><w:cantSplit w:val="true"/></w:trPr><w:tc><w:tcPr><w:tcW w:w="165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9878" w:author="Unknown Author" w:date="2026-10-30T04:17:53Z"></w:del></w:rPr></w:pPr><w:del w:id="9877" w:author="Unknown Author" w:date="2026-10-30T04:17:53Z"><w:r><w:rPr><w:b/><w:kern w:val="0"/><w:szCs w:val="24"/><w:lang w:val="es-CO" w:eastAsia="en-US" w:bidi="ar-SA"/></w:rPr><w:delText>Actor</w:delText></w:r></w:del></w:p></w:tc><w:tc><w:tcPr><w:tcW w:w="223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9880" w:author="Unknown Author" w:date="2026-10-30T04:17:53Z"></w:del></w:rPr></w:pPr><w:del w:id="9879" w:author="Unknown Author" w:date="2026-10-30T04:17:53Z"><w:r><w:rPr><w:b/><w:kern w:val="0"/><w:szCs w:val="24"/><w:lang w:val="es-CO" w:eastAsia="en-US" w:bidi="ar-SA"/></w:rPr><w:delText>Función en la sostenibilidad</w:delText></w:r></w:del></w:p></w:tc><w:tc><w:tcPr><w:tcW w:w="215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9882" w:author="Unknown Author" w:date="2026-10-30T04:17:53Z"></w:del></w:rPr></w:pPr><w:del w:id="9881" w:author="Unknown Author" w:date="2026-10-30T04:17:53Z"><w:r><w:rPr><w:b/><w:kern w:val="0"/><w:szCs w:val="24"/><w:lang w:val="es-CO" w:eastAsia="en-US" w:bidi="ar-SA"/></w:rPr><w:delText>Compromiso verificable</w:delText></w:r></w:del></w:p></w:tc><w:tc><w:tcPr><w:tcW w:w="165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9884" w:author="Unknown Author" w:date="2026-10-30T04:17:53Z"></w:del></w:rPr></w:pPr><w:del w:id="9883" w:author="Unknown Author" w:date="2026-10-30T04:17:53Z"><w:r><w:rPr><w:b/><w:kern w:val="0"/><w:szCs w:val="24"/><w:lang w:val="es-CO" w:eastAsia="en-US" w:bidi="ar-SA"/></w:rPr><w:delText>Actividades e hitos</w:delText></w:r></w:del></w:p></w:tc><w:tc><w:tcPr><w:tcW w:w="224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9886" w:author="Unknown Author" w:date="2026-10-30T04:17:53Z"></w:del></w:rPr></w:pPr><w:del w:id="9885" w:author="Unknown Author" w:date="2026-10-30T04:17:53Z"><w:r><w:rPr><w:b/><w:kern w:val="0"/><w:szCs w:val="24"/><w:lang w:val="es-CO" w:eastAsia="en-US" w:bidi="ar-SA"/></w:rPr><w:delText>Qué conserva o recibe</w:delText></w:r></w:del></w:p></w:tc></w:tr><w:tr><w:trPr><w:del w:id="9887" w:author="Unknown Author" w:date="2026-10-30T04:17:53Z"/><w:cantSplit w:val="true"/></w:trPr><w:tc><w:tcPr><w:tcW w:w="1659" w:type="dxa"/><w:tcBorders></w:tcBorders></w:tcPr><w:p><w:pPr><w:pStyle w:val="Tabla9"/><w:widowControl/><w:jc w:val="left"/><w:rPr><w:kern w:val="0"/><w:szCs w:val="24"/><w:lang w:val="es-CO" w:eastAsia="en-US" w:bidi="ar-SA"/><w:del w:id="9889" w:author="Unknown Author" w:date="2026-10-30T04:17:53Z"></w:del></w:rPr></w:pPr><w:del w:id="9888" w:author="Unknown Author" w:date="2026-10-30T04:17:53Z"><w:r><w:rPr><w:kern w:val="0"/><w:szCs w:val="24"/><w:lang w:val="es-CO" w:eastAsia="en-US" w:bidi="ar-SA"/></w:rPr><w:delText>IES proponente</w:delText></w:r></w:del></w:p></w:tc><w:tc><w:tcPr><w:tcW w:w="2238" w:type="dxa"/><w:tcBorders></w:tcBorders></w:tcPr><w:p><w:pPr><w:pStyle w:val="Tabla9"/><w:widowControl/><w:jc w:val="left"/><w:rPr><w:kern w:val="0"/><w:szCs w:val="24"/><w:lang w:val="es-CO" w:eastAsia="en-US" w:bidi="ar-SA"/><w:del w:id="9891" w:author="Unknown Author" w:date="2026-10-30T04:17:53Z"></w:del></w:rPr></w:pPr><w:del w:id="9890" w:author="Unknown Author" w:date="2026-10-30T04:17:53Z"><w:r><w:rPr><w:kern w:val="0"/><w:szCs w:val="24"/><w:lang w:val="es-CO" w:eastAsia="en-US" w:bidi="ar-SA"/></w:rPr><w:delText>Coordina el plan de sostenibilidad y custodia el conocimiento</w:delText></w:r></w:del></w:p></w:tc><w:tc><w:tcPr><w:tcW w:w="2158" w:type="dxa"/><w:tcBorders></w:tcBorders></w:tcPr><w:p><w:pPr><w:pStyle w:val="Tabla9"/><w:widowControl/><w:jc w:val="left"/><w:rPr><w:kern w:val="0"/><w:szCs w:val="24"/><w:lang w:val="es-CO" w:eastAsia="en-US" w:bidi="ar-SA"/><w:del w:id="9893" w:author="Unknown Author" w:date="2026-10-30T04:17:53Z"></w:del></w:rPr></w:pPr><w:del w:id="9892" w:author="Unknown Author" w:date="2026-10-30T04:17:53Z"><w:r><w:rPr><w:kern w:val="0"/><w:szCs w:val="24"/><w:lang w:val="es-CO" w:eastAsia="en-US" w:bidi="ar-SA"/></w:rPr><w:delText>Informe de cierre, actas de entrega y registro de software ante la Dirección Nacional de Derecho de Autor</w:delText></w:r></w:del></w:p></w:tc><w:tc><w:tcPr><w:tcW w:w="1659" w:type="dxa"/><w:tcBorders></w:tcBorders></w:tcPr><w:p><w:pPr><w:pStyle w:val="Tabla9"/><w:widowControl/><w:jc w:val="left"/><w:rPr><w:kern w:val="0"/><w:szCs w:val="24"/><w:lang w:val="es-CO" w:eastAsia="en-US" w:bidi="ar-SA"/><w:del w:id="9895" w:author="Unknown Author" w:date="2026-10-30T04:17:53Z"></w:del></w:rPr></w:pPr><w:del w:id="9894" w:author="Unknown Author" w:date="2026-10-30T04:17:53Z"><w:r><w:rPr><w:kern w:val="0"/><w:szCs w:val="24"/><w:lang w:val="es-CO" w:eastAsia="en-US" w:bidi="ar-SA"/></w:rPr><w:delText>1.6, 3.4, 3.5 y cierre del mes 24</w:delText></w:r></w:del></w:p></w:tc><w:tc><w:tcPr><w:tcW w:w="2240" w:type="dxa"/><w:tcBorders></w:tcBorders></w:tcPr><w:p><w:pPr><w:pStyle w:val="Tabla9"/><w:widowControl/><w:jc w:val="left"/><w:rPr><w:kern w:val="0"/><w:szCs w:val="24"/><w:lang w:val="es-CO" w:eastAsia="en-US" w:bidi="ar-SA"/><w:del w:id="9897" w:author="Unknown Author" w:date="2026-10-30T04:17:53Z"></w:del></w:rPr></w:pPr><w:del w:id="9896" w:author="Unknown Author" w:date="2026-10-30T04:17:53Z"><w:r><w:rPr><w:kern w:val="0"/><w:szCs w:val="24"/><w:lang w:val="es-CO" w:eastAsia="en-US" w:bidi="ar-SA"/></w:rPr><w:delText>Laboratorios de calibración y de modelación, documentos de investigación y personal formado</w:delText></w:r></w:del></w:p></w:tc></w:tr><w:tr><w:trPr><w:del w:id="9898" w:author="Unknown Author" w:date="2026-10-30T04:17:53Z"/><w:cantSplit w:val="true"/></w:trPr><w:tc><w:tcPr><w:tcW w:w="1659" w:type="dxa"/><w:tcBorders></w:tcBorders><w:shd w:color="auto" w:fill="F7F7F7" w:val="clear"/></w:tcPr><w:p><w:pPr><w:pStyle w:val="Tabla9"/><w:widowControl/><w:jc w:val="left"/><w:rPr><w:kern w:val="0"/><w:szCs w:val="24"/><w:lang w:val="es-CO" w:eastAsia="en-US" w:bidi="ar-SA"/><w:del w:id="9900" w:author="Unknown Author" w:date="2026-10-30T04:17:53Z"></w:del></w:rPr></w:pPr><w:del w:id="9899" w:author="Unknown Author" w:date="2026-10-30T04:17:53Z"><w:r><w:rPr><w:kern w:val="0"/><w:szCs w:val="24"/><w:lang w:val="es-CO" w:eastAsia="en-US" w:bidi="ar-SA"/></w:rPr><w:delText>Municipio aliado</w:delText></w:r></w:del></w:p></w:tc><w:tc><w:tcPr><w:tcW w:w="2238" w:type="dxa"/><w:tcBorders></w:tcBorders><w:shd w:color="auto" w:fill="F7F7F7" w:val="clear"/></w:tcPr><w:p><w:pPr><w:pStyle w:val="Tabla9"/><w:widowControl/><w:jc w:val="left"/><w:rPr><w:kern w:val="0"/><w:szCs w:val="24"/><w:lang w:val="es-CO" w:eastAsia="en-US" w:bidi="ar-SA"/><w:del w:id="9902" w:author="Unknown Author" w:date="2026-10-30T04:17:53Z"></w:del></w:rPr></w:pPr><w:del w:id="9901" w:author="Unknown Author" w:date="2026-10-30T04:17:53Z"><w:r><w:rPr><w:kern w:val="0"/><w:szCs w:val="24"/><w:lang w:val="es-CO" w:eastAsia="en-US" w:bidi="ar-SA"/></w:rPr><w:delText>Lidera el uso institucional y conserva la competencia local sobre la alerta</w:delText></w:r></w:del></w:p></w:tc><w:tc><w:tcPr><w:tcW w:w="2158" w:type="dxa"/><w:tcBorders></w:tcBorders><w:shd w:color="auto" w:fill="F7F7F7" w:val="clear"/></w:tcPr><w:p><w:pPr><w:pStyle w:val="Tabla9"/><w:widowControl/><w:jc w:val="left"/><w:rPr><w:kern w:val="0"/><w:szCs w:val="24"/><w:lang w:val="es-CO" w:eastAsia="en-US" w:bidi="ar-SA"/><w:del w:id="9904" w:author="Unknown Author" w:date="2026-10-30T04:17:53Z"></w:del></w:rPr></w:pPr><w:del w:id="9903" w:author="Unknown Author" w:date="2026-10-30T04:17:53Z"><w:r><w:rPr><w:kern w:val="0"/><w:szCs w:val="24"/><w:lang w:val="es-CO" w:eastAsia="en-US" w:bidi="ar-SA"/></w:rPr><w:delText>Convenio de custodia con partida y personal designado para el tablero; adopción del protocolo de evaluación previa</w:delText></w:r></w:del></w:p></w:tc><w:tc><w:tcPr><w:tcW w:w="1659" w:type="dxa"/><w:tcBorders></w:tcBorders><w:shd w:color="auto" w:fill="F7F7F7" w:val="clear"/></w:tcPr><w:p><w:pPr><w:pStyle w:val="Tabla9"/><w:widowControl/><w:jc w:val="left"/><w:rPr><w:kern w:val="0"/><w:szCs w:val="24"/><w:lang w:val="es-CO" w:eastAsia="en-US" w:bidi="ar-SA"/><w:del w:id="9906" w:author="Unknown Author" w:date="2026-10-30T04:17:53Z"></w:del></w:rPr></w:pPr><w:del w:id="9905" w:author="Unknown Author" w:date="2026-10-30T04:17:53Z"><w:r><w:rPr><w:kern w:val="0"/><w:szCs w:val="24"/><w:lang w:val="es-CO" w:eastAsia="en-US" w:bidi="ar-SA"/></w:rPr><w:delText>3.1 a 3.5</w:delText></w:r></w:del></w:p></w:tc><w:tc><w:tcPr><w:tcW w:w="2240" w:type="dxa"/><w:tcBorders></w:tcBorders><w:shd w:color="auto" w:fill="F7F7F7" w:val="clear"/></w:tcPr><w:p><w:pPr><w:pStyle w:val="Tabla9"/><w:widowControl/><w:jc w:val="left"/><w:rPr><w:kern w:val="0"/><w:szCs w:val="24"/><w:lang w:val="es-CO" w:eastAsia="en-US" w:bidi="ar-SA"/><w:del w:id="9908" w:author="Unknown Author" w:date="2026-10-30T04:17:53Z"></w:del></w:rPr></w:pPr><w:del w:id="9907" w:author="Unknown Author" w:date="2026-10-30T04:17:53Z"><w:r><w:rPr><w:kern w:val="0"/><w:szCs w:val="24"/><w:lang w:val="es-CO" w:eastAsia="en-US" w:bidi="ar-SA"/></w:rPr><w:delText>Personal formado y participación en la gobernanza; no figura como beneficiario</w:delText></w:r></w:del></w:p></w:tc></w:tr><w:tr><w:trPr><w:del w:id="9909" w:author="Unknown Author" w:date="2026-10-30T04:17:53Z"/><w:cantSplit w:val="true"/></w:trPr><w:tc><w:tcPr><w:tcW w:w="1659" w:type="dxa"/><w:tcBorders></w:tcBorders></w:tcPr><w:p><w:pPr><w:pStyle w:val="Tabla9"/><w:widowControl/><w:jc w:val="left"/><w:rPr><w:kern w:val="0"/><w:szCs w:val="24"/><w:lang w:val="es-CO" w:eastAsia="en-US" w:bidi="ar-SA"/><w:del w:id="9911" w:author="Unknown Author" w:date="2026-10-30T04:17:53Z"></w:del></w:rPr></w:pPr><w:del w:id="9910" w:author="Unknown Author" w:date="2026-10-30T04:17:53Z"><w:r><w:rPr><w:kern w:val="0"/><w:szCs w:val="24"/><w:lang w:val="es-CO" w:eastAsia="en-US" w:bidi="ar-SA"/></w:rPr><w:delText>Actor del SNCTI</w:delText></w:r></w:del></w:p></w:tc><w:tc><w:tcPr><w:tcW w:w="2238" w:type="dxa"/><w:tcBorders></w:tcBorders></w:tcPr><w:p><w:pPr><w:pStyle w:val="Tabla9"/><w:widowControl/><w:jc w:val="left"/><w:rPr><w:kern w:val="0"/><w:szCs w:val="24"/><w:lang w:val="es-CO" w:eastAsia="en-US" w:bidi="ar-SA"/><w:del w:id="9913" w:author="Unknown Author" w:date="2026-10-30T04:17:53Z"></w:del></w:rPr></w:pPr><w:del w:id="9912" w:author="Unknown Author" w:date="2026-10-30T04:17:53Z"><w:r><w:rPr><w:kern w:val="0"/><w:szCs w:val="24"/><w:lang w:val="es-CO" w:eastAsia="en-US" w:bidi="ar-SA"/></w:rPr><w:delText>Valida la metrología, forma a los custodios y custodia el repositorio de datos</w:delText></w:r></w:del></w:p></w:tc><w:tc><w:tcPr><w:tcW w:w="2158" w:type="dxa"/><w:tcBorders></w:tcBorders></w:tcPr><w:p><w:pPr><w:pStyle w:val="Tabla9"/><w:widowControl/><w:jc w:val="left"/><w:rPr><w:kern w:val="0"/><w:szCs w:val="24"/><w:lang w:val="es-CO" w:eastAsia="en-US" w:bidi="ar-SA"/><w:del w:id="9915" w:author="Unknown Author" w:date="2026-10-30T04:17:53Z"></w:del></w:rPr></w:pPr><w:del w:id="9914" w:author="Unknown Author" w:date="2026-10-30T04:17:53Z"><w:r><w:rPr><w:kern w:val="0"/><w:szCs w:val="24"/><w:lang w:val="es-CO" w:eastAsia="en-US" w:bidi="ar-SA"/></w:rPr><w:delText>Series y protocolo publicados con las condiciones de ciencia abierta del acuerdo</w:delText></w:r></w:del></w:p></w:tc><w:tc><w:tcPr><w:tcW w:w="1659" w:type="dxa"/><w:tcBorders></w:tcBorders></w:tcPr><w:p><w:pPr><w:pStyle w:val="Tabla9"/><w:widowControl/><w:jc w:val="left"/><w:rPr><w:kern w:val="0"/><w:szCs w:val="24"/><w:lang w:val="es-CO" w:eastAsia="en-US" w:bidi="ar-SA"/><w:del w:id="9917" w:author="Unknown Author" w:date="2026-10-30T04:17:53Z"></w:del></w:rPr></w:pPr><w:del w:id="9916" w:author="Unknown Author" w:date="2026-10-30T04:17:53Z"><w:r><w:rPr><w:kern w:val="0"/><w:szCs w:val="24"/><w:lang w:val="es-CO" w:eastAsia="en-US" w:bidi="ar-SA"/></w:rPr><w:delText>1.1, 1.2, 1.4, 1.6, 1.7, 3.3, 3.4 y 3.5</w:delText></w:r></w:del></w:p></w:tc><w:tc><w:tcPr><w:tcW w:w="2240" w:type="dxa"/><w:tcBorders></w:tcBorders></w:tcPr><w:p><w:pPr><w:pStyle w:val="Tabla9"/><w:widowControl/><w:jc w:val="left"/><w:rPr><w:kern w:val="0"/><w:szCs w:val="24"/><w:lang w:val="es-CO" w:eastAsia="en-US" w:bidi="ar-SA"/><w:del w:id="9919" w:author="Unknown Author" w:date="2026-10-30T04:17:53Z"></w:del></w:rPr></w:pPr><w:del w:id="9918" w:author="Unknown Author" w:date="2026-10-30T04:17:53Z"><w:r><w:rPr><w:kern w:val="0"/><w:szCs w:val="24"/><w:lang w:val="es-CO" w:eastAsia="en-US" w:bidi="ar-SA"/></w:rPr><w:delText>Acceso a las series para su investigación y reconocimiento como custodio científico</w:delText></w:r></w:del></w:p></w:tc></w:tr><w:tr><w:trPr><w:del w:id="9920" w:author="Unknown Author" w:date="2026-10-30T04:17:53Z"/><w:cantSplit w:val="true"/></w:trPr><w:tc><w:tcPr><w:tcW w:w="1659" w:type="dxa"/><w:tcBorders></w:tcBorders><w:shd w:color="auto" w:fill="F7F7F7" w:val="clear"/></w:tcPr><w:p><w:pPr><w:pStyle w:val="Tabla9"/><w:widowControl/><w:jc w:val="left"/><w:rPr><w:kern w:val="0"/><w:szCs w:val="24"/><w:lang w:val="es-CO" w:eastAsia="en-US" w:bidi="ar-SA"/><w:del w:id="9922" w:author="Unknown Author" w:date="2026-10-30T04:17:53Z"></w:del></w:rPr></w:pPr><w:del w:id="9921" w:author="Unknown Author" w:date="2026-10-30T04:17:53Z"><w:r><w:rPr><w:kern w:val="0"/><w:szCs w:val="24"/><w:lang w:val="es-CO" w:eastAsia="en-US" w:bidi="ar-SA"/></w:rPr><w:delText>Empresa tecnológica</w:delText></w:r></w:del></w:p></w:tc><w:tc><w:tcPr><w:tcW w:w="2238" w:type="dxa"/><w:tcBorders></w:tcBorders><w:shd w:color="auto" w:fill="F7F7F7" w:val="clear"/></w:tcPr><w:p><w:pPr><w:pStyle w:val="Tabla9"/><w:widowControl/><w:jc w:val="left"/><w:rPr><w:kern w:val="0"/><w:szCs w:val="24"/><w:lang w:val="es-CO" w:eastAsia="en-US" w:bidi="ar-SA"/><w:del w:id="9924" w:author="Unknown Author" w:date="2026-10-30T04:17:53Z"></w:del></w:rPr></w:pPr><w:del w:id="9923" w:author="Unknown Author" w:date="2026-10-30T04:17:53Z"><w:r><w:rPr><w:kern w:val="0"/><w:szCs w:val="24"/><w:lang w:val="es-CO" w:eastAsia="en-US" w:bidi="ar-SA"/></w:rPr><w:delText>Mantiene la tecnología y entrega la documentación técnica</w:delText></w:r></w:del></w:p></w:tc><w:tc><w:tcPr><w:tcW w:w="2158" w:type="dxa"/><w:tcBorders></w:tcBorders><w:shd w:color="auto" w:fill="F7F7F7" w:val="clear"/></w:tcPr><w:p><w:pPr><w:pStyle w:val="Tabla9"/><w:widowControl/><w:jc w:val="left"/><w:rPr><w:kern w:val="0"/><w:szCs w:val="24"/><w:lang w:val="es-CO" w:eastAsia="en-US" w:bidi="ar-SA"/><w:del w:id="9926" w:author="Unknown Author" w:date="2026-10-30T04:17:53Z"></w:del></w:rPr></w:pPr><w:del w:id="9925" w:author="Unknown Author" w:date="2026-10-30T04:17:53Z"><w:r><w:rPr><w:kern w:val="0"/><w:szCs w:val="24"/><w:lang w:val="es-CO" w:eastAsia="en-US" w:bidi="ar-SA"/></w:rPr><w:delText>Hoja de vida por nodo, manual de reactivación, diccionario de datos y licencia de uso</w:delText></w:r></w:del></w:p></w:tc><w:tc><w:tcPr><w:tcW w:w="1659" w:type="dxa"/><w:tcBorders></w:tcBorders><w:shd w:color="auto" w:fill="F7F7F7" w:val="clear"/></w:tcPr><w:p><w:pPr><w:pStyle w:val="Tabla9"/><w:widowControl/><w:jc w:val="left"/><w:rPr><w:kern w:val="0"/><w:szCs w:val="24"/><w:lang w:val="es-CO" w:eastAsia="en-US" w:bidi="ar-SA"/><w:del w:id="9928" w:author="Unknown Author" w:date="2026-10-30T04:17:53Z"></w:del></w:rPr></w:pPr><w:del w:id="9927" w:author="Unknown Author" w:date="2026-10-30T04:17:53Z"><w:r><w:rPr><w:kern w:val="0"/><w:szCs w:val="24"/><w:lang w:val="es-CO" w:eastAsia="en-US" w:bidi="ar-SA"/></w:rPr><w:delText>2.1 a 2.4 y 1.2 a 1.4</w:delText></w:r></w:del></w:p></w:tc><w:tc><w:tcPr><w:tcW w:w="2240" w:type="dxa"/><w:tcBorders></w:tcBorders><w:shd w:color="auto" w:fill="F7F7F7" w:val="clear"/></w:tcPr><w:p><w:pPr><w:pStyle w:val="Tabla9"/><w:widowControl/><w:jc w:val="left"/><w:rPr><w:kern w:val="0"/><w:szCs w:val="24"/><w:lang w:val="es-CO" w:eastAsia="en-US" w:bidi="ar-SA"/><w:del w:id="9930" w:author="Unknown Author" w:date="2026-10-30T04:17:53Z"></w:del></w:rPr></w:pPr><w:del w:id="9929" w:author="Unknown Author" w:date="2026-10-30T04:17:53Z"><w:r><w:rPr><w:kern w:val="0"/><w:szCs w:val="24"/><w:lang w:val="es-CO" w:eastAsia="en-US" w:bidi="ar-SA"/></w:rPr><w:delText>Tecnología validada con evidencia independiente y titularidad o licencia según el acuerdo</w:delText></w:r></w:del></w:p></w:tc></w:tr><w:tr><w:trPr><w:del w:id="9931" w:author="Unknown Author" w:date="2026-10-30T04:17:53Z"/><w:cantSplit w:val="true"/></w:trPr><w:tc><w:tcPr><w:tcW w:w="1659" w:type="dxa"/><w:tcBorders></w:tcBorders></w:tcPr><w:p><w:pPr><w:pStyle w:val="Tabla9"/><w:widowControl/><w:jc w:val="left"/><w:rPr><w:kern w:val="0"/><w:szCs w:val="24"/><w:lang w:val="es-CO" w:eastAsia="en-US" w:bidi="ar-SA"/><w:del w:id="9933" w:author="Unknown Author" w:date="2026-10-30T04:17:53Z"></w:del></w:rPr></w:pPr><w:del w:id="9932" w:author="Unknown Author" w:date="2026-10-30T04:17:53Z"><w:r><w:rPr><w:kern w:val="0"/><w:szCs w:val="24"/><w:lang w:val="es-CO" w:eastAsia="en-US" w:bidi="ar-SA"/></w:rPr><w:delText>Comités de gestión del riesgo</w:delText></w:r></w:del></w:p></w:tc><w:tc><w:tcPr><w:tcW w:w="2238" w:type="dxa"/><w:tcBorders></w:tcBorders></w:tcPr><w:p><w:pPr><w:pStyle w:val="Tabla9"/><w:widowControl/><w:jc w:val="left"/><w:rPr><w:kern w:val="0"/><w:szCs w:val="24"/><w:lang w:val="es-CO" w:eastAsia="en-US" w:bidi="ar-SA"/><w:del w:id="9935" w:author="Unknown Author" w:date="2026-10-30T04:17:53Z"></w:del></w:rPr></w:pPr><w:del w:id="9934" w:author="Unknown Author" w:date="2026-10-30T04:17:53Z"><w:r><w:rPr><w:kern w:val="0"/><w:szCs w:val="24"/><w:lang w:val="es-CO" w:eastAsia="en-US" w:bidi="ar-SA"/></w:rPr><w:delText>Usan el tablero y el protocolo en sus decisiones</w:delText></w:r></w:del></w:p></w:tc><w:tc><w:tcPr><w:tcW w:w="2158" w:type="dxa"/><w:tcBorders></w:tcBorders></w:tcPr><w:p><w:pPr><w:pStyle w:val="Tabla9"/><w:widowControl/><w:jc w:val="left"/><w:rPr><w:kern w:val="0"/><w:szCs w:val="24"/><w:lang w:val="es-CO" w:eastAsia="en-US" w:bidi="ar-SA"/><w:del w:id="9937" w:author="Unknown Author" w:date="2026-10-30T04:17:53Z"></w:del></w:rPr></w:pPr><w:del w:id="9936" w:author="Unknown Author" w:date="2026-10-30T04:17:53Z"><w:r><w:rPr><w:kern w:val="0"/><w:szCs w:val="24"/><w:lang w:val="es-CO" w:eastAsia="en-US" w:bidi="ar-SA"/></w:rPr><w:delText>Decisiones documentadas en al menos 75 % de los comités al mes 24</w:delText></w:r></w:del></w:p></w:tc><w:tc><w:tcPr><w:tcW w:w="1659" w:type="dxa"/><w:tcBorders></w:tcBorders></w:tcPr><w:p><w:pPr><w:pStyle w:val="Tabla9"/><w:widowControl/><w:jc w:val="left"/><w:rPr><w:kern w:val="0"/><w:szCs w:val="24"/><w:lang w:val="es-CO" w:eastAsia="en-US" w:bidi="ar-SA"/><w:del w:id="9939" w:author="Unknown Author" w:date="2026-10-30T04:17:53Z"></w:del></w:rPr></w:pPr><w:del w:id="9938" w:author="Unknown Author" w:date="2026-10-30T04:17:53Z"><w:r><w:rPr><w:kern w:val="0"/><w:szCs w:val="24"/><w:lang w:val="es-CO" w:eastAsia="en-US" w:bidi="ar-SA"/></w:rPr><w:delText>3.1 y 3.2</w:delText></w:r></w:del></w:p></w:tc><w:tc><w:tcPr><w:tcW w:w="2240" w:type="dxa"/><w:tcBorders></w:tcBorders></w:tcPr><w:p><w:pPr><w:pStyle w:val="Tabla9"/><w:widowControl/><w:jc w:val="left"/><w:rPr><w:kern w:val="0"/><w:szCs w:val="24"/><w:lang w:val="es-CO" w:eastAsia="en-US" w:bidi="ar-SA"/><w:del w:id="9941" w:author="Unknown Author" w:date="2026-10-30T04:17:53Z"></w:del></w:rPr></w:pPr><w:del w:id="9940" w:author="Unknown Author" w:date="2026-10-30T04:17:53Z"><w:r><w:rPr><w:kern w:val="0"/><w:szCs w:val="24"/><w:lang w:val="es-CO" w:eastAsia="en-US" w:bidi="ar-SA"/></w:rPr><w:delText>Tablero, protocolo de alerta y personal certificado</w:delText></w:r></w:del></w:p></w:tc></w:tr><w:tr><w:trPr><w:del w:id="9942" w:author="Unknown Author" w:date="2026-10-30T04:17:53Z"/><w:cantSplit w:val="true"/></w:trPr><w:tc><w:tcPr><w:tcW w:w="1659" w:type="dxa"/><w:tcBorders><w:bottom w:val="single" w:sz="12" w:space="0" w:color="2A3439"/></w:tcBorders><w:shd w:color="auto" w:fill="F7F7F7" w:val="clear"/></w:tcPr><w:p><w:pPr><w:pStyle w:val="Tabla9"/><w:keepNext w:val="true"/><w:widowControl/><w:jc w:val="left"/><w:rPr><w:kern w:val="0"/><w:szCs w:val="24"/><w:lang w:val="es-CO" w:eastAsia="en-US" w:bidi="ar-SA"/><w:del w:id="9944" w:author="Unknown Author" w:date="2026-10-30T04:17:53Z"></w:del></w:rPr></w:pPr><w:del w:id="9943" w:author="Unknown Author" w:date="2026-10-30T04:17:53Z"><w:r><w:rPr><w:kern w:val="0"/><w:szCs w:val="24"/><w:lang w:val="es-CO" w:eastAsia="en-US" w:bidi="ar-SA"/></w:rPr><w:delText>Autoridades ambientales y UNGRD</w:delText></w:r></w:del></w:p></w:tc><w:tc><w:tcPr><w:tcW w:w="2238" w:type="dxa"/><w:tcBorders><w:bottom w:val="single" w:sz="12" w:space="0" w:color="2A3439"/></w:tcBorders><w:shd w:color="auto" w:fill="F7F7F7" w:val="clear"/></w:tcPr><w:p><w:pPr><w:pStyle w:val="Tabla9"/><w:keepNext w:val="true"/><w:widowControl/><w:jc w:val="left"/><w:rPr><w:kern w:val="0"/><w:szCs w:val="24"/><w:lang w:val="es-CO" w:eastAsia="en-US" w:bidi="ar-SA"/><w:del w:id="9946" w:author="Unknown Author" w:date="2026-10-30T04:17:53Z"></w:del></w:rPr></w:pPr><w:del w:id="9945" w:author="Unknown Author" w:date="2026-10-30T04:17:53Z"><w:r><w:rPr><w:kern w:val="0"/><w:szCs w:val="24"/><w:lang w:val="es-CO" w:eastAsia="en-US" w:bidi="ar-SA"/></w:rPr><w:delText>Revisan el reporte técnico y articulan el protocolo</w:delText></w:r></w:del></w:p></w:tc><w:tc><w:tcPr><w:tcW w:w="2158" w:type="dxa"/><w:tcBorders><w:bottom w:val="single" w:sz="12" w:space="0" w:color="2A3439"/></w:tcBorders><w:shd w:color="auto" w:fill="F7F7F7" w:val="clear"/></w:tcPr><w:p><w:pPr><w:pStyle w:val="Tabla9"/><w:keepNext w:val="true"/><w:widowControl/><w:jc w:val="left"/><w:rPr><w:kern w:val="0"/><w:szCs w:val="24"/><w:lang w:val="es-CO" w:eastAsia="en-US" w:bidi="ar-SA"/><w:del w:id="9948" w:author="Unknown Author" w:date="2026-10-30T04:17:53Z"></w:del></w:rPr></w:pPr><w:del w:id="9947" w:author="Unknown Author" w:date="2026-10-30T04:17:53Z"><w:r><w:rPr><w:kern w:val="0"/><w:szCs w:val="24"/><w:lang w:val="es-CO" w:eastAsia="en-US" w:bidi="ar-SA"/></w:rPr><w:delText>Reporte semestral revisado y reuniones técnicas</w:delText></w:r></w:del></w:p></w:tc><w:tc><w:tcPr><w:tcW w:w="1659" w:type="dxa"/><w:tcBorders><w:bottom w:val="single" w:sz="12" w:space="0" w:color="2A3439"/></w:tcBorders><w:shd w:color="auto" w:fill="F7F7F7" w:val="clear"/></w:tcPr><w:p><w:pPr><w:pStyle w:val="Tabla9"/><w:keepNext w:val="true"/><w:widowControl/><w:jc w:val="left"/><w:rPr><w:kern w:val="0"/><w:szCs w:val="24"/><w:lang w:val="es-CO" w:eastAsia="en-US" w:bidi="ar-SA"/><w:del w:id="9950" w:author="Unknown Author" w:date="2026-10-30T04:17:53Z"></w:del></w:rPr></w:pPr><w:del w:id="9949" w:author="Unknown Author" w:date="2026-10-30T04:17:53Z"><w:r><w:rPr><w:kern w:val="0"/><w:szCs w:val="24"/><w:lang w:val="es-CO" w:eastAsia="en-US" w:bidi="ar-SA"/></w:rPr><w:delText>1.6 y 3.2</w:delText></w:r></w:del></w:p></w:tc><w:tc><w:tcPr><w:tcW w:w="2240" w:type="dxa"/><w:tcBorders><w:bottom w:val="single" w:sz="12" w:space="0" w:color="2A3439"/></w:tcBorders><w:shd w:color="auto" w:fill="F7F7F7" w:val="clear"/></w:tcPr><w:p><w:pPr><w:pStyle w:val="Tabla9"/><w:keepNext w:val="true"/><w:widowControl/><w:jc w:val="left"/><w:rPr><w:kern w:val="0"/><w:szCs w:val="24"/><w:lang w:val="es-CO" w:eastAsia="en-US" w:bidi="ar-SA"/><w:del w:id="9952" w:author="Unknown Author" w:date="2026-10-30T04:17:53Z"></w:del></w:rPr></w:pPr><w:del w:id="9951" w:author="Unknown Author" w:date="2026-10-30T04:17:53Z"><w:r><w:rPr><w:kern w:val="0"/><w:szCs w:val="24"/><w:lang w:val="es-CO" w:eastAsia="en-US" w:bidi="ar-SA"/></w:rPr><w:delText>Reporte de desempeño frente a la referencia; custodia del protocolo de calibración si cumplen la condición</w:delText></w:r></w:del></w:p></w:tc></w:tr></w:tbl><w:p><w:pPr><w:pStyle w:val="TablaNota"/><w:rPr></w:rPr></w:pPr><w:r><w:rPr><w:i/><w:iCs/></w:rPr><w:t>Nota.</w:t></w:r><w:r><w:rPr></w:rPr><w:t xml:space="preserve"> Elaboración propia con los roles de la alianza y las actividades del proyecto. Ningún actor recibe retornos monetarios prometidos. UNGRD: Unidad Nacional para la Gestión del Riesgo de Desastres.</w:t></w:r><w:del w:id="9953" w:author="Unknown Author" w:date="2026-10-30T04:17:53Z"><w:r><w:rPr></w:rPr><w:delText xml:space="preserve"> SNCTI: Sistema Nacional de Ciencia, Tecnología e Innovación.</w:delText></w:r></w:del></w:p><w:p><w:pPr><w:pStyle w:val="BodyText"/><w:rPr></w:rPr></w:pPr><w:r><w:rPr></w:rPr><w:t xml:space="preserve">La Tabla 16.4 vincula la sostenibilidad con actividades concretas del cronograma. La actividad 3.3 forma a los custodios y firma los convenios. La actividad 3.4 transfiere, cierra y evalúa. Las actividades 3.3 y 3.4 suman </w:t></w:r><w:ins w:id="9954" w:author="Unknown Author" w:date="2026-10-30T04:17:53Z"><w:r><w:rPr></w:rPr><w:t>296.100.000</w:t></w:r></w:ins><w:del w:id="9955" w:author="Unknown Author" w:date="2026-10-30T04:17:53Z"><w:r><w:rPr></w:rPr><w:delText>754.427.586</w:delText></w:r></w:del><w:r><w:rPr></w:rPr><w:t xml:space="preserve"> COP del SGR (calculado). El registro de riesgos estima en 50 % la probabilidad de que los custodios no asuman la operación. Estima en 40 % la de que los </w:t></w:r><w:ins w:id="9956" w:author="Unknown Author" w:date="2026-10-30T04:17:53Z"><w:r><w:rPr></w:rPr><w:t>consejos</w:t></w:r></w:ins><w:del w:id="9957" w:author="Unknown Author" w:date="2026-10-30T04:17:53Z"><w:r><w:rPr></w:rPr><w:delText>comités</w:delText></w:r></w:del><w:r><w:rPr></w:rPr><w:t xml:space="preserve"> no adopten el tablero. Ambas probabilidades son estimaciones de formulación sin serie histórica. La respuesta combina convenios por hito, formación y cláusula de apertura.</w:t></w:r><w:bookmarkEnd w:id="179"/></w:p><w:p><w:pPr><w:pStyle w:val="Heading2"/><w:rPr></w:rPr></w:pPr><w:bookmarkStart w:id="183" w:name="sostenibilidad-ambiental"/><w:r><w:rPr></w:rPr><w:t>16.4. Sostenibilidad ambiental</w:t></w:r></w:p><w:p><w:pPr><w:pStyle w:val="FirstParagraph"/><w:rPr></w:rPr></w:pPr><w:r><w:rPr></w:rPr><w:t>La sostenibilidad ambiental se evalúa con las cantidades que el presupuesto compra y consume. El proyecto adquiere 120 nodos, 150 cabezales ópticos</w:t></w:r><w:ins w:id="9958" w:author="Unknown Author" w:date="2026-10-30T04:17:53Z"><w:r><w:rPr></w:rPr><w:t xml:space="preserve">, </w:t></w:r></w:ins><w:del w:id="9959" w:author="Unknown Author" w:date="2026-10-30T04:17:53Z"><w:r><w:rPr></w:rPr><w:delText xml:space="preserve"> y </w:delText></w:r></w:del><w:r><w:rPr></w:rPr><w:t>120 kits de energía solar y batería</w:t></w:r><w:ins w:id="9960" w:author="Unknown Author" w:date="2026-10-30T04:17:53Z"><w:r><w:rPr></w:rPr><w:t xml:space="preserve"> y 120 cerramientos</w:t></w:r></w:ins><w:r><w:rPr></w:rPr><w:t xml:space="preserve">. Adquiere también 11 gateways con energía solar y respaldo, 10 </w:t></w:r><w:ins w:id="9961" w:author="Unknown Author" w:date="2026-10-30T04:17:53Z"><w:r><w:rPr></w:rPr><w:t>terminales satelitales y un conjunto de monitores de referencia gravimétrico, beta y óptico</w:t></w:r></w:ins><w:del w:id="9962" w:author="Unknown Author" w:date="2026-10-30T04:17:53Z"><w:r><w:rPr></w:rPr><w:delText>módulos de enlace satelital y tres monitores gravimétricos de referencia</w:delText></w:r></w:del><w:r><w:rPr></w:rPr><w:t>. Para el laboratorio adquiere un servidor de cálculo, cuatro estaciones meteorológicas, un dron y dos monitores portátiles. Consume 1.200 filtros de membrana de PTFE y 15 lotes de polvo de ensayo para la calibración. Imprime 5.000 cartillas. Programa 190 trayectos aéreos nacionales, 310 días de vehículo 4x4 y dos viajes internacionales de divulgación. La Tabla 16.5 resume esas cantidades, la medida de gestión y la evidencia.</w:t></w:r></w:p><w:p><w:pPr><w:pStyle w:val="BodyText"/><w:rPr></w:rPr></w:pPr><w:r><w:rPr></w:rPr><w:t>La energía solar es la medida principal. Los nodos operan con un kit solar y una batería, con autonomía mínima de 14 días sin sol. Los gateways cuentan con energía solar y respaldo. Los nodos no requieren conexión a la red eléctrica por diseño. El consumo de las instancias en la nube y del servidor de cálculo no se calcula, porque ninguna partida declara su potencia ni su proveedor.</w:t></w:r></w:p><w:p><w:pPr><w:pStyle w:val="BodyText"/><w:rPr></w:rPr></w:pPr><w:r><w:rPr></w:rPr><w:t xml:space="preserve">La gestión de baterías y de residuos electrónicos requiere un gestor autorizado. El proyecto no cita una norma específica de residuos porque ninguna se aportó. Los activos retirados se entregan a un gestor autorizado de residuos eléctricos y electrónicos </w:t></w:r><w:r><w:rPr><w:color w:val="00B050"/></w:rPr><w:t xml:space="preserve">[Diligenciar: gestor autorizado de residuos en </w:t></w:r><w:ins w:id="9963" w:author="Unknown Author" w:date="2026-10-30T04:17:53Z"><w:r><w:rPr><w:color w:val="00B050"/></w:rPr><w:t>Manizales y en Calarcá</w:t></w:r></w:ins><w:del w:id="9964" w:author="Unknown Author" w:date="2026-10-30T04:17:53Z"><w:r><w:rPr><w:color w:val="00B050"/></w:rPr><w:delText>cada departamento</w:delText></w:r></w:del><w:r><w:rPr><w:color w:val="00B050"/></w:rPr><w:t>]</w:t></w:r><w:r><w:rPr></w:rPr><w:t>. La meta propuesta es entregar el 100 % de las baterías y los equipos retirados al cierre. Tres decisiones del diseño reducen el residuo. La primera es la vida útil extendida: la custodia y el manual de reactivación buscan que los nodos operen después del mes 24. La segunda es la reposición por componente. Los 20 nodos y el gateway de reserva, los 30 cabezales adicionales y el lote de repuestos sustituyen piezas y no equipos completos. La tercera es la verificación de cada nodo frente a la referencia, que asocia el residuo futuro a un dato de calidad conocida.</w:t></w:r></w:p><w:p><w:pPr><w:pStyle w:val="TablaRotulo"/><w:rPr></w:rPr></w:pPr><w:bookmarkStart w:id="184" w:name="rot_Tabla_16_5"/><w:r><w:rPr><w:b/><w:bCs/></w:rPr><w:t>Tabla 16.5</w:t></w:r><w:bookmarkEnd w:id="184"/></w:p><w:p><w:pPr><w:pStyle w:val="TablaTitulo"/><w:rPr></w:rPr></w:pPr><w:r><w:rPr><w:i/><w:iCs/></w:rPr><w:t>Componentes ambientales del proyecto: cantidad presupuestada, medida de gestión y evidencia</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239"/><w:gridCol w:w="2656"/><w:gridCol w:w="2571"/><w:gridCol w:w="2487"/></w:tblGrid><w:tr><w:trPr><w:tblHeader w:val="true"/><w:ins w:id="9965" w:author="Unknown Author" w:date="2026-10-30T04:17:53Z"/><w:cantSplit w:val="true"/></w:trPr><w:tc><w:tcPr><w:tcW w:w="223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9967" w:author="Unknown Author" w:date="2026-10-30T04:17:53Z"></w:ins></w:rPr></w:pPr><w:ins w:id="9966" w:author="Unknown Author" w:date="2026-10-30T04:17:53Z"><w:r><w:rPr><w:b/><w:kern w:val="0"/><w:szCs w:val="24"/><w:lang w:val="es-CO" w:eastAsia="en-US" w:bidi="ar-SA"/></w:rPr><w:t>Componente ambiental</w:t></w:r></w:ins></w:p></w:tc><w:tc><w:tcPr><w:tcW w:w="2656"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9969" w:author="Unknown Author" w:date="2026-10-30T04:17:53Z"></w:ins></w:rPr></w:pPr><w:ins w:id="9968" w:author="Unknown Author" w:date="2026-10-30T04:17:53Z"><w:r><w:rPr><w:b/><w:kern w:val="0"/><w:szCs w:val="24"/><w:lang w:val="es-CO" w:eastAsia="en-US" w:bidi="ar-SA"/></w:rPr><w:t>Cantidad del proyecto</w:t></w:r></w:ins></w:p></w:tc><w:tc><w:tcPr><w:tcW w:w="257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9971" w:author="Unknown Author" w:date="2026-10-30T04:17:53Z"></w:ins></w:rPr></w:pPr><w:ins w:id="9970" w:author="Unknown Author" w:date="2026-10-30T04:17:53Z"><w:r><w:rPr><w:b/><w:kern w:val="0"/><w:szCs w:val="24"/><w:lang w:val="es-CO" w:eastAsia="en-US" w:bidi="ar-SA"/></w:rPr><w:t>Medida de gestión</w:t></w:r></w:ins></w:p></w:tc><w:tc><w:tcPr><w:tcW w:w="248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9973" w:author="Unknown Author" w:date="2026-10-30T04:17:53Z"></w:ins></w:rPr></w:pPr><w:ins w:id="9972" w:author="Unknown Author" w:date="2026-10-30T04:17:53Z"><w:r><w:rPr><w:b/><w:kern w:val="0"/><w:szCs w:val="24"/><w:lang w:val="es-CO" w:eastAsia="en-US" w:bidi="ar-SA"/></w:rPr><w:t>Evidencia</w:t></w:r></w:ins></w:p></w:tc></w:tr><w:tr><w:trPr><w:ins w:id="9974" w:author="Unknown Author" w:date="2026-10-30T04:17:53Z"/><w:cantSplit w:val="true"/></w:trPr><w:tc><w:tcPr><w:tcW w:w="2239" w:type="dxa"/><w:tcBorders></w:tcBorders></w:tcPr><w:p><w:pPr><w:pStyle w:val="Tabla9"/><w:widowControl/><w:jc w:val="left"/><w:rPr><w:kern w:val="0"/><w:szCs w:val="24"/><w:lang w:val="es-CO" w:eastAsia="en-US" w:bidi="ar-SA"/><w:ins w:id="9976" w:author="Unknown Author" w:date="2026-10-30T04:17:53Z"></w:ins></w:rPr></w:pPr><w:ins w:id="9975" w:author="Unknown Author" w:date="2026-10-30T04:17:53Z"><w:r><w:rPr><w:kern w:val="0"/><w:szCs w:val="24"/><w:lang w:val="es-CO" w:eastAsia="en-US" w:bidi="ar-SA"/></w:rPr><w:t>Energía</w:t></w:r></w:ins></w:p></w:tc><w:tc><w:tcPr><w:tcW w:w="2656" w:type="dxa"/><w:tcBorders></w:tcBorders></w:tcPr><w:p><w:pPr><w:pStyle w:val="Tabla9"/><w:widowControl/><w:jc w:val="left"/><w:rPr><w:kern w:val="0"/><w:szCs w:val="24"/><w:lang w:val="es-CO" w:eastAsia="en-US" w:bidi="ar-SA"/><w:ins w:id="9978" w:author="Unknown Author" w:date="2026-10-30T04:17:53Z"></w:ins></w:rPr></w:pPr><w:ins w:id="9977" w:author="Unknown Author" w:date="2026-10-30T04:17:53Z"><w:r><w:rPr><w:kern w:val="0"/><w:szCs w:val="24"/><w:lang w:val="es-CO" w:eastAsia="en-US" w:bidi="ar-SA"/></w:rPr><w:t>120 kits solares y 11 gateways con energía solar y respaldo</w:t></w:r></w:ins></w:p></w:tc><w:tc><w:tcPr><w:tcW w:w="2571" w:type="dxa"/><w:tcBorders></w:tcBorders></w:tcPr><w:p><w:pPr><w:pStyle w:val="Tabla9"/><w:widowControl/><w:jc w:val="left"/><w:rPr><w:kern w:val="0"/><w:szCs w:val="24"/><w:lang w:val="es-CO" w:eastAsia="en-US" w:bidi="ar-SA"/><w:ins w:id="9980" w:author="Unknown Author" w:date="2026-10-30T04:17:53Z"></w:ins></w:rPr></w:pPr><w:ins w:id="9979" w:author="Unknown Author" w:date="2026-10-30T04:17:53Z"><w:r><w:rPr><w:kern w:val="0"/><w:szCs w:val="24"/><w:lang w:val="es-CO" w:eastAsia="en-US" w:bidi="ar-SA"/></w:rPr><w:t>Autonomía mínima de 14 días sin sol y modo de bajo consumo</w:t></w:r></w:ins></w:p></w:tc><w:tc><w:tcPr><w:tcW w:w="2487" w:type="dxa"/><w:tcBorders></w:tcBorders></w:tcPr><w:p><w:pPr><w:pStyle w:val="Tabla9"/><w:widowControl/><w:jc w:val="left"/><w:rPr><w:kern w:val="0"/><w:szCs w:val="24"/><w:lang w:val="es-CO" w:eastAsia="en-US" w:bidi="ar-SA"/><w:ins w:id="9982" w:author="Unknown Author" w:date="2026-10-30T04:17:53Z"></w:ins></w:rPr></w:pPr><w:ins w:id="9981" w:author="Unknown Author" w:date="2026-10-30T04:17:53Z"><w:r><w:rPr><w:kern w:val="0"/><w:szCs w:val="24"/><w:lang w:val="es-CO" w:eastAsia="en-US" w:bidi="ar-SA"/></w:rPr><w:t>Informe de disponibilidad mensual de nodos</w:t></w:r></w:ins></w:p></w:tc></w:tr><w:tr><w:trPr><w:ins w:id="9983" w:author="Unknown Author" w:date="2026-10-30T04:17:53Z"/><w:cantSplit w:val="true"/></w:trPr><w:tc><w:tcPr><w:tcW w:w="2239" w:type="dxa"/><w:tcBorders></w:tcBorders><w:shd w:color="auto" w:fill="F7F7F7" w:val="clear"/></w:tcPr><w:p><w:pPr><w:pStyle w:val="Tabla9"/><w:widowControl/><w:jc w:val="left"/><w:rPr><w:kern w:val="0"/><w:szCs w:val="24"/><w:lang w:val="es-CO" w:eastAsia="en-US" w:bidi="ar-SA"/><w:ins w:id="9985" w:author="Unknown Author" w:date="2026-10-30T04:17:53Z"></w:ins></w:rPr></w:pPr><w:ins w:id="9984" w:author="Unknown Author" w:date="2026-10-30T04:17:53Z"><w:r><w:rPr><w:kern w:val="0"/><w:szCs w:val="24"/><w:lang w:val="es-CO" w:eastAsia="en-US" w:bidi="ar-SA"/></w:rPr><w:t>Baterías</w:t></w:r></w:ins></w:p></w:tc><w:tc><w:tcPr><w:tcW w:w="2656" w:type="dxa"/><w:tcBorders></w:tcBorders><w:shd w:color="auto" w:fill="F7F7F7" w:val="clear"/></w:tcPr><w:p><w:pPr><w:pStyle w:val="Tabla9"/><w:widowControl/><w:jc w:val="left"/><w:rPr><w:kern w:val="0"/><w:szCs w:val="24"/><w:lang w:val="es-CO" w:eastAsia="en-US" w:bidi="ar-SA"/><w:ins w:id="9987" w:author="Unknown Author" w:date="2026-10-30T04:17:53Z"></w:ins></w:rPr></w:pPr><w:ins w:id="9986" w:author="Unknown Author" w:date="2026-10-30T04:17:53Z"><w:r><w:rPr><w:kern w:val="0"/><w:szCs w:val="24"/><w:lang w:val="es-CO" w:eastAsia="en-US" w:bidi="ar-SA"/></w:rPr><w:t>120 kits con batería y repuestos de baterías</w:t></w:r></w:ins></w:p></w:tc><w:tc><w:tcPr><w:tcW w:w="2571" w:type="dxa"/><w:tcBorders></w:tcBorders><w:shd w:color="auto" w:fill="F7F7F7" w:val="clear"/></w:tcPr><w:p><w:pPr><w:pStyle w:val="Tabla9"/><w:widowControl/><w:jc w:val="left"/><w:rPr><w:kern w:val="0"/><w:szCs w:val="24"/><w:lang w:val="es-CO" w:eastAsia="en-US" w:bidi="ar-SA"/><w:ins w:id="9989" w:author="Unknown Author" w:date="2026-10-30T04:17:53Z"></w:ins></w:rPr></w:pPr><w:ins w:id="9988" w:author="Unknown Author" w:date="2026-10-30T04:17:53Z"><w:r><w:rPr><w:kern w:val="0"/><w:szCs w:val="24"/><w:lang w:val="es-CO" w:eastAsia="en-US" w:bidi="ar-SA"/></w:rPr><w:t>Entrega de las baterías retiradas a un gestor autorizado</w:t></w:r></w:ins></w:p></w:tc><w:tc><w:tcPr><w:tcW w:w="2487" w:type="dxa"/><w:tcBorders></w:tcBorders><w:shd w:color="auto" w:fill="F7F7F7" w:val="clear"/></w:tcPr><w:p><w:pPr><w:pStyle w:val="Tabla9"/><w:widowControl/><w:jc w:val="left"/><w:rPr><w:kern w:val="0"/><w:szCs w:val="24"/><w:lang w:val="es-CO" w:eastAsia="en-US" w:bidi="ar-SA"/><w:ins w:id="9992" w:author="Unknown Author" w:date="2026-10-30T04:17:53Z"></w:ins></w:rPr></w:pPr><w:ins w:id="9990" w:author="Unknown Author" w:date="2026-10-30T04:17:53Z"><w:r><w:rPr><w:kern w:val="0"/><w:szCs w:val="24"/><w:lang w:val="es-CO" w:eastAsia="en-US" w:bidi="ar-SA"/></w:rPr><w:t xml:space="preserve">Actas de entrega al gestor </w:t></w:r></w:ins><w:ins w:id="9991" w:author="Unknown Author" w:date="2026-10-30T04:17:53Z"><w:r><w:rPr><w:color w:val="00B050"/><w:kern w:val="0"/><w:szCs w:val="24"/><w:lang w:val="es-CO" w:eastAsia="en-US" w:bidi="ar-SA"/></w:rPr><w:t>[Diligenciar: gestor autorizado de residuos]</w:t></w:r></w:ins></w:p></w:tc></w:tr><w:tr><w:trPr><w:ins w:id="9993" w:author="Unknown Author" w:date="2026-10-30T04:17:53Z"/><w:cantSplit w:val="true"/></w:trPr><w:tc><w:tcPr><w:tcW w:w="2239" w:type="dxa"/><w:tcBorders></w:tcBorders></w:tcPr><w:p><w:pPr><w:pStyle w:val="Tabla9"/><w:widowControl/><w:jc w:val="left"/><w:rPr><w:kern w:val="0"/><w:szCs w:val="24"/><w:lang w:val="es-CO" w:eastAsia="en-US" w:bidi="ar-SA"/><w:ins w:id="9995" w:author="Unknown Author" w:date="2026-10-30T04:17:53Z"></w:ins></w:rPr></w:pPr><w:ins w:id="9994" w:author="Unknown Author" w:date="2026-10-30T04:17:53Z"><w:r><w:rPr><w:kern w:val="0"/><w:szCs w:val="24"/><w:lang w:val="es-CO" w:eastAsia="en-US" w:bidi="ar-SA"/></w:rPr><w:t>Residuos electrónicos</w:t></w:r></w:ins></w:p></w:tc><w:tc><w:tcPr><w:tcW w:w="2656" w:type="dxa"/><w:tcBorders></w:tcBorders></w:tcPr><w:p><w:pPr><w:pStyle w:val="Tabla9"/><w:widowControl/><w:jc w:val="left"/><w:rPr><w:kern w:val="0"/><w:szCs w:val="24"/><w:lang w:val="es-CO" w:eastAsia="en-US" w:bidi="ar-SA"/><w:ins w:id="9997" w:author="Unknown Author" w:date="2026-10-30T04:17:53Z"></w:ins></w:rPr></w:pPr><w:ins w:id="9996" w:author="Unknown Author" w:date="2026-10-30T04:17:53Z"><w:r><w:rPr><w:kern w:val="0"/><w:szCs w:val="24"/><w:lang w:val="es-CO" w:eastAsia="en-US" w:bidi="ar-SA"/></w:rPr><w:t>120 nodos, 11 gateways, 10 terminales satelitales y 150 cabezales</w:t></w:r></w:ins></w:p></w:tc><w:tc><w:tcPr><w:tcW w:w="2571" w:type="dxa"/><w:tcBorders></w:tcBorders></w:tcPr><w:p><w:pPr><w:pStyle w:val="Tabla9"/><w:widowControl/><w:jc w:val="left"/><w:rPr><w:kern w:val="0"/><w:szCs w:val="24"/><w:lang w:val="es-CO" w:eastAsia="en-US" w:bidi="ar-SA"/><w:ins w:id="9999" w:author="Unknown Author" w:date="2026-10-30T04:17:53Z"></w:ins></w:rPr></w:pPr><w:ins w:id="9998" w:author="Unknown Author" w:date="2026-10-30T04:17:53Z"><w:r><w:rPr><w:kern w:val="0"/><w:szCs w:val="24"/><w:lang w:val="es-CO" w:eastAsia="en-US" w:bidi="ar-SA"/></w:rPr><w:t>Reposición por componente, reserva de 20 nodos y un gateway, y manual de reactivación</w:t></w:r></w:ins></w:p></w:tc><w:tc><w:tcPr><w:tcW w:w="2487" w:type="dxa"/><w:tcBorders></w:tcBorders></w:tcPr><w:p><w:pPr><w:pStyle w:val="Tabla9"/><w:widowControl/><w:jc w:val="left"/><w:rPr><w:kern w:val="0"/><w:szCs w:val="24"/><w:lang w:val="es-CO" w:eastAsia="en-US" w:bidi="ar-SA"/><w:ins w:id="10001" w:author="Unknown Author" w:date="2026-10-30T04:17:53Z"></w:ins></w:rPr></w:pPr><w:ins w:id="10000" w:author="Unknown Author" w:date="2026-10-30T04:17:53Z"><w:r><w:rPr><w:kern w:val="0"/><w:szCs w:val="24"/><w:lang w:val="es-CO" w:eastAsia="en-US" w:bidi="ar-SA"/></w:rPr><w:t>Inventario de activos con estado al cierre</w:t></w:r></w:ins></w:p></w:tc></w:tr><w:tr><w:trPr><w:ins w:id="10002" w:author="Unknown Author" w:date="2026-10-30T04:17:53Z"/><w:cantSplit w:val="true"/></w:trPr><w:tc><w:tcPr><w:tcW w:w="2239" w:type="dxa"/><w:tcBorders></w:tcBorders><w:shd w:color="auto" w:fill="F7F7F7" w:val="clear"/></w:tcPr><w:p><w:pPr><w:pStyle w:val="Tabla9"/><w:widowControl/><w:jc w:val="left"/><w:rPr><w:kern w:val="0"/><w:szCs w:val="24"/><w:lang w:val="es-CO" w:eastAsia="en-US" w:bidi="ar-SA"/><w:ins w:id="10004" w:author="Unknown Author" w:date="2026-10-30T04:17:53Z"></w:ins></w:rPr></w:pPr><w:ins w:id="10003" w:author="Unknown Author" w:date="2026-10-30T04:17:53Z"><w:r><w:rPr><w:kern w:val="0"/><w:szCs w:val="24"/><w:lang w:val="es-CO" w:eastAsia="en-US" w:bidi="ar-SA"/></w:rPr><w:t>Consumibles de calibración</w:t></w:r></w:ins></w:p></w:tc><w:tc><w:tcPr><w:tcW w:w="2656" w:type="dxa"/><w:tcBorders></w:tcBorders><w:shd w:color="auto" w:fill="F7F7F7" w:val="clear"/></w:tcPr><w:p><w:pPr><w:pStyle w:val="Tabla9"/><w:widowControl/><w:jc w:val="left"/><w:rPr><w:kern w:val="0"/><w:szCs w:val="24"/><w:lang w:val="es-CO" w:eastAsia="en-US" w:bidi="ar-SA"/><w:ins w:id="10006" w:author="Unknown Author" w:date="2026-10-30T04:17:53Z"></w:ins></w:rPr></w:pPr><w:ins w:id="10005" w:author="Unknown Author" w:date="2026-10-30T04:17:53Z"><w:r><w:rPr><w:kern w:val="0"/><w:szCs w:val="24"/><w:lang w:val="es-CO" w:eastAsia="en-US" w:bidi="ar-SA"/></w:rPr><w:t>1.200 filtros de membrana y 15 lotes de polvo de ensayo</w:t></w:r></w:ins></w:p></w:tc><w:tc><w:tcPr><w:tcW w:w="2571" w:type="dxa"/><w:tcBorders></w:tcBorders><w:shd w:color="auto" w:fill="F7F7F7" w:val="clear"/></w:tcPr><w:p><w:pPr><w:pStyle w:val="Tabla9"/><w:widowControl/><w:jc w:val="left"/><w:rPr><w:kern w:val="0"/><w:szCs w:val="24"/><w:lang w:val="es-CO" w:eastAsia="en-US" w:bidi="ar-SA"/><w:ins w:id="10008" w:author="Unknown Author" w:date="2026-10-30T04:17:53Z"></w:ins></w:rPr></w:pPr><w:ins w:id="10007" w:author="Unknown Author" w:date="2026-10-30T04:17:53Z"><w:r><w:rPr><w:kern w:val="0"/><w:szCs w:val="24"/><w:lang w:val="es-CO" w:eastAsia="en-US" w:bidi="ar-SA"/></w:rPr><w:t>Registro por muestra y uso en el laboratorio acreditado</w:t></w:r></w:ins></w:p></w:tc><w:tc><w:tcPr><w:tcW w:w="2487" w:type="dxa"/><w:tcBorders></w:tcBorders><w:shd w:color="auto" w:fill="F7F7F7" w:val="clear"/></w:tcPr><w:p><w:pPr><w:pStyle w:val="Tabla9"/><w:widowControl/><w:jc w:val="left"/><w:rPr><w:kern w:val="0"/><w:szCs w:val="24"/><w:lang w:val="es-CO" w:eastAsia="en-US" w:bidi="ar-SA"/><w:ins w:id="10010" w:author="Unknown Author" w:date="2026-10-30T04:17:53Z"></w:ins></w:rPr></w:pPr><w:ins w:id="10009" w:author="Unknown Author" w:date="2026-10-30T04:17:53Z"><w:r><w:rPr><w:kern w:val="0"/><w:szCs w:val="24"/><w:lang w:val="es-CO" w:eastAsia="en-US" w:bidi="ar-SA"/></w:rPr><w:t>Bitácora de la referencia</w:t></w:r></w:ins></w:p></w:tc></w:tr><w:tr><w:trPr><w:ins w:id="10011" w:author="Unknown Author" w:date="2026-10-30T04:17:53Z"/><w:cantSplit w:val="true"/></w:trPr><w:tc><w:tcPr><w:tcW w:w="2239" w:type="dxa"/><w:tcBorders></w:tcBorders></w:tcPr><w:p><w:pPr><w:pStyle w:val="Tabla9"/><w:widowControl/><w:jc w:val="left"/><w:rPr><w:kern w:val="0"/><w:szCs w:val="24"/><w:lang w:val="es-CO" w:eastAsia="en-US" w:bidi="ar-SA"/><w:ins w:id="10013" w:author="Unknown Author" w:date="2026-10-30T04:17:53Z"></w:ins></w:rPr></w:pPr><w:ins w:id="10012" w:author="Unknown Author" w:date="2026-10-30T04:17:53Z"><w:r><w:rPr><w:kern w:val="0"/><w:szCs w:val="24"/><w:lang w:val="es-CO" w:eastAsia="en-US" w:bidi="ar-SA"/></w:rPr><w:t>Desplazamientos</w:t></w:r></w:ins></w:p></w:tc><w:tc><w:tcPr><w:tcW w:w="2656" w:type="dxa"/><w:tcBorders></w:tcBorders></w:tcPr><w:p><w:pPr><w:pStyle w:val="Tabla9"/><w:widowControl/><w:jc w:val="left"/><w:rPr><w:kern w:val="0"/><w:szCs w:val="24"/><w:lang w:val="es-CO" w:eastAsia="en-US" w:bidi="ar-SA"/><w:ins w:id="10015" w:author="Unknown Author" w:date="2026-10-30T04:17:53Z"></w:ins></w:rPr></w:pPr><w:ins w:id="10014" w:author="Unknown Author" w:date="2026-10-30T04:17:53Z"><w:r><w:rPr><w:kern w:val="0"/><w:szCs w:val="24"/><w:lang w:val="es-CO" w:eastAsia="en-US" w:bidi="ar-SA"/></w:rPr><w:t>190 trayectos aéreos, 310 días de vehículo 4x4 y dos viajes internacionales</w:t></w:r></w:ins></w:p></w:tc><w:tc><w:tcPr><w:tcW w:w="2571" w:type="dxa"/><w:tcBorders></w:tcBorders></w:tcPr><w:p><w:pPr><w:pStyle w:val="Tabla9"/><w:widowControl/><w:jc w:val="left"/><w:rPr><w:kern w:val="0"/><w:szCs w:val="24"/><w:lang w:val="es-CO" w:eastAsia="en-US" w:bidi="ar-SA"/><w:ins w:id="10017" w:author="Unknown Author" w:date="2026-10-30T04:17:53Z"></w:ins></w:rPr></w:pPr><w:ins w:id="10016" w:author="Unknown Author" w:date="2026-10-30T04:17:53Z"><w:r><w:rPr><w:kern w:val="0"/><w:szCs w:val="24"/><w:lang w:val="es-CO" w:eastAsia="en-US" w:bidi="ar-SA"/></w:rPr><w:t>Tres técnicos locales por municipio e instalación en ventanas secas</w:t></w:r></w:ins></w:p></w:tc><w:tc><w:tcPr><w:tcW w:w="2487" w:type="dxa"/><w:tcBorders></w:tcBorders></w:tcPr><w:p><w:pPr><w:pStyle w:val="Tabla9"/><w:widowControl/><w:jc w:val="left"/><w:rPr><w:kern w:val="0"/><w:szCs w:val="24"/><w:lang w:val="es-CO" w:eastAsia="en-US" w:bidi="ar-SA"/><w:ins w:id="10019" w:author="Unknown Author" w:date="2026-10-30T04:17:53Z"></w:ins></w:rPr></w:pPr><w:ins w:id="10018" w:author="Unknown Author" w:date="2026-10-30T04:17:53Z"><w:r><w:rPr><w:kern w:val="0"/><w:szCs w:val="24"/><w:lang w:val="es-CO" w:eastAsia="en-US" w:bidi="ar-SA"/></w:rPr><w:t>Informe de cierre con lo ejecutado frente a lo presupuestado</w:t></w:r></w:ins></w:p></w:tc></w:tr><w:tr><w:trPr><w:ins w:id="10020" w:author="Unknown Author" w:date="2026-10-30T04:17:53Z"/><w:cantSplit w:val="true"/></w:trPr><w:tc><w:tcPr><w:tcW w:w="2239" w:type="dxa"/><w:tcBorders></w:tcBorders><w:shd w:color="auto" w:fill="F7F7F7" w:val="clear"/></w:tcPr><w:p><w:pPr><w:pStyle w:val="Tabla9"/><w:widowControl/><w:jc w:val="left"/><w:rPr><w:kern w:val="0"/><w:szCs w:val="24"/><w:lang w:val="es-CO" w:eastAsia="en-US" w:bidi="ar-SA"/><w:ins w:id="10022" w:author="Unknown Author" w:date="2026-10-30T04:17:53Z"></w:ins></w:rPr></w:pPr><w:ins w:id="10021" w:author="Unknown Author" w:date="2026-10-30T04:17:53Z"><w:r><w:rPr><w:kern w:val="0"/><w:szCs w:val="24"/><w:lang w:val="es-CO" w:eastAsia="en-US" w:bidi="ar-SA"/></w:rPr><w:t>Equipos del laboratorio</w:t></w:r></w:ins></w:p></w:tc><w:tc><w:tcPr><w:tcW w:w="2656" w:type="dxa"/><w:tcBorders></w:tcBorders><w:shd w:color="auto" w:fill="F7F7F7" w:val="clear"/></w:tcPr><w:p><w:pPr><w:pStyle w:val="Tabla9"/><w:widowControl/><w:jc w:val="left"/><w:rPr><w:kern w:val="0"/><w:szCs w:val="24"/><w:lang w:val="es-CO" w:eastAsia="en-US" w:bidi="ar-SA"/><w:ins w:id="10024" w:author="Unknown Author" w:date="2026-10-30T04:17:53Z"></w:ins></w:rPr></w:pPr><w:ins w:id="10023" w:author="Unknown Author" w:date="2026-10-30T04:17:53Z"><w:r><w:rPr><w:kern w:val="0"/><w:szCs w:val="24"/><w:lang w:val="es-CO" w:eastAsia="en-US" w:bidi="ar-SA"/></w:rPr><w:t>1 servidor, 4 estaciones meteorológicas, 1 dron y 2 monitores portátiles</w:t></w:r></w:ins></w:p></w:tc><w:tc><w:tcPr><w:tcW w:w="2571" w:type="dxa"/><w:tcBorders></w:tcBorders><w:shd w:color="auto" w:fill="F7F7F7" w:val="clear"/></w:tcPr><w:p><w:pPr><w:pStyle w:val="Tabla9"/><w:widowControl/><w:jc w:val="left"/><w:rPr><w:kern w:val="0"/><w:szCs w:val="24"/><w:lang w:val="es-CO" w:eastAsia="en-US" w:bidi="ar-SA"/><w:ins w:id="10026" w:author="Unknown Author" w:date="2026-10-30T04:17:53Z"></w:ins></w:rPr></w:pPr><w:ins w:id="10025" w:author="Unknown Author" w:date="2026-10-30T04:17:53Z"><w:r><w:rPr><w:kern w:val="0"/><w:szCs w:val="24"/><w:lang w:val="es-CO" w:eastAsia="en-US" w:bidi="ar-SA"/></w:rPr><w:t>Custodia en la sede del laboratorio, en un municipio afectado, mantenimiento por contrato y entrega a un gestor autorizado al fin de la vida útil</w:t></w:r></w:ins></w:p></w:tc><w:tc><w:tcPr><w:tcW w:w="2487" w:type="dxa"/><w:tcBorders></w:tcBorders><w:shd w:color="auto" w:fill="F7F7F7" w:val="clear"/></w:tcPr><w:p><w:pPr><w:pStyle w:val="Tabla9"/><w:widowControl/><w:jc w:val="left"/><w:rPr><w:kern w:val="0"/><w:szCs w:val="24"/><w:lang w:val="es-CO" w:eastAsia="en-US" w:bidi="ar-SA"/><w:ins w:id="10028" w:author="Unknown Author" w:date="2026-10-30T04:17:53Z"></w:ins></w:rPr></w:pPr><w:ins w:id="10027" w:author="Unknown Author" w:date="2026-10-30T04:17:53Z"><w:r><w:rPr><w:kern w:val="0"/><w:szCs w:val="24"/><w:lang w:val="es-CO" w:eastAsia="en-US" w:bidi="ar-SA"/></w:rPr><w:t>Inventario de activos con estado al cierre</w:t></w:r></w:ins></w:p></w:tc></w:tr><w:tr><w:trPr><w:ins w:id="10029" w:author="Unknown Author" w:date="2026-10-30T04:17:53Z"/><w:cantSplit w:val="true"/></w:trPr><w:tc><w:tcPr><w:tcW w:w="2239" w:type="dxa"/><w:tcBorders><w:bottom w:val="single" w:sz="12" w:space="0" w:color="2A3439"/></w:tcBorders></w:tcPr><w:p><w:pPr><w:pStyle w:val="Tabla9"/><w:keepNext w:val="true"/><w:widowControl/><w:jc w:val="left"/><w:rPr><w:kern w:val="0"/><w:szCs w:val="24"/><w:lang w:val="es-CO" w:eastAsia="en-US" w:bidi="ar-SA"/><w:ins w:id="10031" w:author="Unknown Author" w:date="2026-10-30T04:17:53Z"></w:ins></w:rPr></w:pPr><w:ins w:id="10030" w:author="Unknown Author" w:date="2026-10-30T04:17:53Z"><w:r><w:rPr><w:kern w:val="0"/><w:szCs w:val="24"/><w:lang w:val="es-CO" w:eastAsia="en-US" w:bidi="ar-SA"/></w:rPr><w:t>Material impreso</w:t></w:r></w:ins></w:p></w:tc><w:tc><w:tcPr><w:tcW w:w="2656" w:type="dxa"/><w:tcBorders><w:bottom w:val="single" w:sz="12" w:space="0" w:color="2A3439"/></w:tcBorders></w:tcPr><w:p><w:pPr><w:pStyle w:val="Tabla9"/><w:keepNext w:val="true"/><w:widowControl/><w:jc w:val="left"/><w:rPr><w:kern w:val="0"/><w:szCs w:val="24"/><w:lang w:val="es-CO" w:eastAsia="en-US" w:bidi="ar-SA"/><w:ins w:id="10033" w:author="Unknown Author" w:date="2026-10-30T04:17:53Z"></w:ins></w:rPr></w:pPr><w:ins w:id="10032" w:author="Unknown Author" w:date="2026-10-30T04:17:53Z"><w:r><w:rPr><w:kern w:val="0"/><w:szCs w:val="24"/><w:lang w:val="es-CO" w:eastAsia="en-US" w:bidi="ar-SA"/></w:rPr><w:t>5.000 cartillas del índice y del protocolo</w:t></w:r></w:ins></w:p></w:tc><w:tc><w:tcPr><w:tcW w:w="2571" w:type="dxa"/><w:tcBorders><w:bottom w:val="single" w:sz="12" w:space="0" w:color="2A3439"/></w:tcBorders></w:tcPr><w:p><w:pPr><w:pStyle w:val="Tabla9"/><w:keepNext w:val="true"/><w:widowControl/><w:jc w:val="left"/><w:rPr><w:kern w:val="0"/><w:szCs w:val="24"/><w:lang w:val="es-CO" w:eastAsia="en-US" w:bidi="ar-SA"/><w:ins w:id="10035" w:author="Unknown Author" w:date="2026-10-30T04:17:53Z"></w:ins></w:rPr></w:pPr><w:ins w:id="10034" w:author="Unknown Author" w:date="2026-10-30T04:17:53Z"><w:r><w:rPr><w:kern w:val="0"/><w:szCs w:val="24"/><w:lang w:val="es-CO" w:eastAsia="en-US" w:bidi="ar-SA"/></w:rPr><w:t>Distribución en talleres y jornadas</w:t></w:r></w:ins></w:p></w:tc><w:tc><w:tcPr><w:tcW w:w="2487" w:type="dxa"/><w:tcBorders><w:bottom w:val="single" w:sz="12" w:space="0" w:color="2A3439"/></w:tcBorders></w:tcPr><w:p><w:pPr><w:pStyle w:val="Tabla9"/><w:keepNext w:val="true"/><w:widowControl/><w:jc w:val="left"/><w:rPr><w:kern w:val="0"/><w:szCs w:val="24"/><w:lang w:val="es-CO" w:eastAsia="en-US" w:bidi="ar-SA"/><w:ins w:id="10037" w:author="Unknown Author" w:date="2026-10-30T04:17:53Z"></w:ins></w:rPr></w:pPr><w:ins w:id="10036" w:author="Unknown Author" w:date="2026-10-30T04:17:53Z"><w:r><w:rPr><w:kern w:val="0"/><w:szCs w:val="24"/><w:lang w:val="es-CO" w:eastAsia="en-US" w:bidi="ar-SA"/></w:rPr><w:t>Registro de entrega</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239"/><w:gridCol w:w="2656"/><w:gridCol w:w="2571"/><w:gridCol w:w="2487"/></w:tblGrid><w:tr><w:trPr><w:tblHeader w:val="true"/><w:del w:id="10038" w:author="Unknown Author" w:date="2026-10-30T04:17:53Z"/><w:cantSplit w:val="true"/></w:trPr><w:tc><w:tcPr><w:tcW w:w="223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0040" w:author="Unknown Author" w:date="2026-10-30T04:17:53Z"></w:del></w:rPr></w:pPr><w:del w:id="10039" w:author="Unknown Author" w:date="2026-10-30T04:17:53Z"><w:r><w:rPr><w:b/><w:kern w:val="0"/><w:szCs w:val="24"/><w:lang w:val="es-CO" w:eastAsia="en-US" w:bidi="ar-SA"/></w:rPr><w:delText>Componente ambiental</w:delText></w:r></w:del></w:p></w:tc><w:tc><w:tcPr><w:tcW w:w="2656"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0042" w:author="Unknown Author" w:date="2026-10-30T04:17:53Z"></w:del></w:rPr></w:pPr><w:del w:id="10041" w:author="Unknown Author" w:date="2026-10-30T04:17:53Z"><w:r><w:rPr><w:b/><w:kern w:val="0"/><w:szCs w:val="24"/><w:lang w:val="es-CO" w:eastAsia="en-US" w:bidi="ar-SA"/></w:rPr><w:delText>Cantidad del proyecto</w:delText></w:r></w:del></w:p></w:tc><w:tc><w:tcPr><w:tcW w:w="257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0044" w:author="Unknown Author" w:date="2026-10-30T04:17:53Z"></w:del></w:rPr></w:pPr><w:del w:id="10043" w:author="Unknown Author" w:date="2026-10-30T04:17:53Z"><w:r><w:rPr><w:b/><w:kern w:val="0"/><w:szCs w:val="24"/><w:lang w:val="es-CO" w:eastAsia="en-US" w:bidi="ar-SA"/></w:rPr><w:delText>Medida de gestión</w:delText></w:r></w:del></w:p></w:tc><w:tc><w:tcPr><w:tcW w:w="248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0046" w:author="Unknown Author" w:date="2026-10-30T04:17:53Z"></w:del></w:rPr></w:pPr><w:del w:id="10045" w:author="Unknown Author" w:date="2026-10-30T04:17:53Z"><w:r><w:rPr><w:b/><w:kern w:val="0"/><w:szCs w:val="24"/><w:lang w:val="es-CO" w:eastAsia="en-US" w:bidi="ar-SA"/></w:rPr><w:delText>Evidencia</w:delText></w:r></w:del></w:p></w:tc></w:tr><w:tr><w:trPr><w:del w:id="10047" w:author="Unknown Author" w:date="2026-10-30T04:17:53Z"/><w:cantSplit w:val="true"/></w:trPr><w:tc><w:tcPr><w:tcW w:w="2239" w:type="dxa"/><w:tcBorders></w:tcBorders></w:tcPr><w:p><w:pPr><w:pStyle w:val="Tabla9"/><w:widowControl/><w:jc w:val="left"/><w:rPr><w:kern w:val="0"/><w:szCs w:val="24"/><w:lang w:val="es-CO" w:eastAsia="en-US" w:bidi="ar-SA"/><w:del w:id="10049" w:author="Unknown Author" w:date="2026-10-30T04:17:53Z"></w:del></w:rPr></w:pPr><w:del w:id="10048" w:author="Unknown Author" w:date="2026-10-30T04:17:53Z"><w:r><w:rPr><w:kern w:val="0"/><w:szCs w:val="24"/><w:lang w:val="es-CO" w:eastAsia="en-US" w:bidi="ar-SA"/></w:rPr><w:delText>Energía</w:delText></w:r></w:del></w:p></w:tc><w:tc><w:tcPr><w:tcW w:w="2656" w:type="dxa"/><w:tcBorders></w:tcBorders></w:tcPr><w:p><w:pPr><w:pStyle w:val="Tabla9"/><w:widowControl/><w:jc w:val="left"/><w:rPr><w:kern w:val="0"/><w:szCs w:val="24"/><w:lang w:val="es-CO" w:eastAsia="en-US" w:bidi="ar-SA"/><w:del w:id="10051" w:author="Unknown Author" w:date="2026-10-30T04:17:53Z"></w:del></w:rPr></w:pPr><w:del w:id="10050" w:author="Unknown Author" w:date="2026-10-30T04:17:53Z"><w:r><w:rPr><w:kern w:val="0"/><w:szCs w:val="24"/><w:lang w:val="es-CO" w:eastAsia="en-US" w:bidi="ar-SA"/></w:rPr><w:delText>120 kits solares y 11 gateways con energía solar y respaldo</w:delText></w:r></w:del></w:p></w:tc><w:tc><w:tcPr><w:tcW w:w="2571" w:type="dxa"/><w:tcBorders></w:tcBorders></w:tcPr><w:p><w:pPr><w:pStyle w:val="Tabla9"/><w:widowControl/><w:jc w:val="left"/><w:rPr><w:kern w:val="0"/><w:szCs w:val="24"/><w:lang w:val="es-CO" w:eastAsia="en-US" w:bidi="ar-SA"/><w:del w:id="10053" w:author="Unknown Author" w:date="2026-10-30T04:17:53Z"></w:del></w:rPr></w:pPr><w:del w:id="10052" w:author="Unknown Author" w:date="2026-10-30T04:17:53Z"><w:r><w:rPr><w:kern w:val="0"/><w:szCs w:val="24"/><w:lang w:val="es-CO" w:eastAsia="en-US" w:bidi="ar-SA"/></w:rPr><w:delText>Autonomía mínima de 14 días sin sol y modo de bajo consumo</w:delText></w:r></w:del></w:p></w:tc><w:tc><w:tcPr><w:tcW w:w="2487" w:type="dxa"/><w:tcBorders></w:tcBorders></w:tcPr><w:p><w:pPr><w:pStyle w:val="Tabla9"/><w:widowControl/><w:jc w:val="left"/><w:rPr><w:kern w:val="0"/><w:szCs w:val="24"/><w:lang w:val="es-CO" w:eastAsia="en-US" w:bidi="ar-SA"/><w:del w:id="10055" w:author="Unknown Author" w:date="2026-10-30T04:17:53Z"></w:del></w:rPr></w:pPr><w:del w:id="10054" w:author="Unknown Author" w:date="2026-10-30T04:17:53Z"><w:r><w:rPr><w:kern w:val="0"/><w:szCs w:val="24"/><w:lang w:val="es-CO" w:eastAsia="en-US" w:bidi="ar-SA"/></w:rPr><w:delText>Informe de disponibilidad mensual de nodos</w:delText></w:r></w:del></w:p></w:tc></w:tr><w:tr><w:trPr><w:del w:id="10056" w:author="Unknown Author" w:date="2026-10-30T04:17:53Z"/><w:cantSplit w:val="true"/></w:trPr><w:tc><w:tcPr><w:tcW w:w="2239" w:type="dxa"/><w:tcBorders></w:tcBorders><w:shd w:color="auto" w:fill="F7F7F7" w:val="clear"/></w:tcPr><w:p><w:pPr><w:pStyle w:val="Tabla9"/><w:widowControl/><w:jc w:val="left"/><w:rPr><w:kern w:val="0"/><w:szCs w:val="24"/><w:lang w:val="es-CO" w:eastAsia="en-US" w:bidi="ar-SA"/><w:del w:id="10058" w:author="Unknown Author" w:date="2026-10-30T04:17:53Z"></w:del></w:rPr></w:pPr><w:del w:id="10057" w:author="Unknown Author" w:date="2026-10-30T04:17:53Z"><w:r><w:rPr><w:kern w:val="0"/><w:szCs w:val="24"/><w:lang w:val="es-CO" w:eastAsia="en-US" w:bidi="ar-SA"/></w:rPr><w:delText>Baterías</w:delText></w:r></w:del></w:p></w:tc><w:tc><w:tcPr><w:tcW w:w="2656" w:type="dxa"/><w:tcBorders></w:tcBorders><w:shd w:color="auto" w:fill="F7F7F7" w:val="clear"/></w:tcPr><w:p><w:pPr><w:pStyle w:val="Tabla9"/><w:widowControl/><w:jc w:val="left"/><w:rPr><w:kern w:val="0"/><w:szCs w:val="24"/><w:lang w:val="es-CO" w:eastAsia="en-US" w:bidi="ar-SA"/><w:del w:id="10060" w:author="Unknown Author" w:date="2026-10-30T04:17:53Z"></w:del></w:rPr></w:pPr><w:del w:id="10059" w:author="Unknown Author" w:date="2026-10-30T04:17:53Z"><w:r><w:rPr><w:kern w:val="0"/><w:szCs w:val="24"/><w:lang w:val="es-CO" w:eastAsia="en-US" w:bidi="ar-SA"/></w:rPr><w:delText>120 kits con batería y repuestos de baterías</w:delText></w:r></w:del></w:p></w:tc><w:tc><w:tcPr><w:tcW w:w="2571" w:type="dxa"/><w:tcBorders></w:tcBorders><w:shd w:color="auto" w:fill="F7F7F7" w:val="clear"/></w:tcPr><w:p><w:pPr><w:pStyle w:val="Tabla9"/><w:widowControl/><w:jc w:val="left"/><w:rPr><w:kern w:val="0"/><w:szCs w:val="24"/><w:lang w:val="es-CO" w:eastAsia="en-US" w:bidi="ar-SA"/><w:del w:id="10062" w:author="Unknown Author" w:date="2026-10-30T04:17:53Z"></w:del></w:rPr></w:pPr><w:del w:id="10061" w:author="Unknown Author" w:date="2026-10-30T04:17:53Z"><w:r><w:rPr><w:kern w:val="0"/><w:szCs w:val="24"/><w:lang w:val="es-CO" w:eastAsia="en-US" w:bidi="ar-SA"/></w:rPr><w:delText>Entrega de las baterías retiradas a un gestor autorizado</w:delText></w:r></w:del></w:p></w:tc><w:tc><w:tcPr><w:tcW w:w="2487" w:type="dxa"/><w:tcBorders></w:tcBorders><w:shd w:color="auto" w:fill="F7F7F7" w:val="clear"/></w:tcPr><w:p><w:pPr><w:pStyle w:val="Tabla9"/><w:widowControl/><w:jc w:val="left"/><w:rPr><w:kern w:val="0"/><w:szCs w:val="24"/><w:lang w:val="es-CO" w:eastAsia="en-US" w:bidi="ar-SA"/><w:del w:id="10065" w:author="Unknown Author" w:date="2026-10-30T04:17:53Z"></w:del></w:rPr></w:pPr><w:del w:id="10063" w:author="Unknown Author" w:date="2026-10-30T04:17:53Z"><w:r><w:rPr><w:kern w:val="0"/><w:szCs w:val="24"/><w:lang w:val="es-CO" w:eastAsia="en-US" w:bidi="ar-SA"/></w:rPr><w:delText xml:space="preserve">Actas de entrega al gestor </w:delText></w:r></w:del><w:del w:id="10064" w:author="Unknown Author" w:date="2026-10-30T04:17:53Z"><w:r><w:rPr><w:color w:val="00B050"/><w:kern w:val="0"/><w:szCs w:val="24"/><w:lang w:val="es-CO" w:eastAsia="en-US" w:bidi="ar-SA"/></w:rPr><w:delText>[Diligenciar: gestor autorizado de residuos]</w:delText></w:r></w:del></w:p></w:tc></w:tr><w:tr><w:trPr><w:del w:id="10066" w:author="Unknown Author" w:date="2026-10-30T04:17:53Z"/><w:cantSplit w:val="true"/></w:trPr><w:tc><w:tcPr><w:tcW w:w="2239" w:type="dxa"/><w:tcBorders></w:tcBorders></w:tcPr><w:p><w:pPr><w:pStyle w:val="Tabla9"/><w:widowControl/><w:jc w:val="left"/><w:rPr><w:kern w:val="0"/><w:szCs w:val="24"/><w:lang w:val="es-CO" w:eastAsia="en-US" w:bidi="ar-SA"/><w:del w:id="10068" w:author="Unknown Author" w:date="2026-10-30T04:17:53Z"></w:del></w:rPr></w:pPr><w:del w:id="10067" w:author="Unknown Author" w:date="2026-10-30T04:17:53Z"><w:r><w:rPr><w:kern w:val="0"/><w:szCs w:val="24"/><w:lang w:val="es-CO" w:eastAsia="en-US" w:bidi="ar-SA"/></w:rPr><w:delText>Residuos electrónicos</w:delText></w:r></w:del></w:p></w:tc><w:tc><w:tcPr><w:tcW w:w="2656" w:type="dxa"/><w:tcBorders></w:tcBorders></w:tcPr><w:p><w:pPr><w:pStyle w:val="Tabla9"/><w:widowControl/><w:jc w:val="left"/><w:rPr><w:kern w:val="0"/><w:szCs w:val="24"/><w:lang w:val="es-CO" w:eastAsia="en-US" w:bidi="ar-SA"/><w:del w:id="10070" w:author="Unknown Author" w:date="2026-10-30T04:17:53Z"></w:del></w:rPr></w:pPr><w:del w:id="10069" w:author="Unknown Author" w:date="2026-10-30T04:17:53Z"><w:r><w:rPr><w:kern w:val="0"/><w:szCs w:val="24"/><w:lang w:val="es-CO" w:eastAsia="en-US" w:bidi="ar-SA"/></w:rPr><w:delText>120 nodos, 11 gateways, 10 módulos satelitales y 150 cabezales</w:delText></w:r></w:del></w:p></w:tc><w:tc><w:tcPr><w:tcW w:w="2571" w:type="dxa"/><w:tcBorders></w:tcBorders></w:tcPr><w:p><w:pPr><w:pStyle w:val="Tabla9"/><w:widowControl/><w:jc w:val="left"/><w:rPr><w:kern w:val="0"/><w:szCs w:val="24"/><w:lang w:val="es-CO" w:eastAsia="en-US" w:bidi="ar-SA"/><w:del w:id="10072" w:author="Unknown Author" w:date="2026-10-30T04:17:53Z"></w:del></w:rPr></w:pPr><w:del w:id="10071" w:author="Unknown Author" w:date="2026-10-30T04:17:53Z"><w:r><w:rPr><w:kern w:val="0"/><w:szCs w:val="24"/><w:lang w:val="es-CO" w:eastAsia="en-US" w:bidi="ar-SA"/></w:rPr><w:delText>Reposición por componente, reserva de 20 nodos y un gateway, y manual de reactivación</w:delText></w:r></w:del></w:p></w:tc><w:tc><w:tcPr><w:tcW w:w="2487" w:type="dxa"/><w:tcBorders></w:tcBorders></w:tcPr><w:p><w:pPr><w:pStyle w:val="Tabla9"/><w:widowControl/><w:jc w:val="left"/><w:rPr><w:kern w:val="0"/><w:szCs w:val="24"/><w:lang w:val="es-CO" w:eastAsia="en-US" w:bidi="ar-SA"/><w:del w:id="10074" w:author="Unknown Author" w:date="2026-10-30T04:17:53Z"></w:del></w:rPr></w:pPr><w:del w:id="10073" w:author="Unknown Author" w:date="2026-10-30T04:17:53Z"><w:r><w:rPr><w:kern w:val="0"/><w:szCs w:val="24"/><w:lang w:val="es-CO" w:eastAsia="en-US" w:bidi="ar-SA"/></w:rPr><w:delText>Inventario de activos con estado al cierre</w:delText></w:r></w:del></w:p></w:tc></w:tr><w:tr><w:trPr><w:del w:id="10075" w:author="Unknown Author" w:date="2026-10-30T04:17:53Z"/><w:cantSplit w:val="true"/></w:trPr><w:tc><w:tcPr><w:tcW w:w="2239" w:type="dxa"/><w:tcBorders></w:tcBorders><w:shd w:color="auto" w:fill="F7F7F7" w:val="clear"/></w:tcPr><w:p><w:pPr><w:pStyle w:val="Tabla9"/><w:widowControl/><w:jc w:val="left"/><w:rPr><w:kern w:val="0"/><w:szCs w:val="24"/><w:lang w:val="es-CO" w:eastAsia="en-US" w:bidi="ar-SA"/><w:del w:id="10077" w:author="Unknown Author" w:date="2026-10-30T04:17:53Z"></w:del></w:rPr></w:pPr><w:del w:id="10076" w:author="Unknown Author" w:date="2026-10-30T04:17:53Z"><w:r><w:rPr><w:kern w:val="0"/><w:szCs w:val="24"/><w:lang w:val="es-CO" w:eastAsia="en-US" w:bidi="ar-SA"/></w:rPr><w:delText>Consumibles de calibración</w:delText></w:r></w:del></w:p></w:tc><w:tc><w:tcPr><w:tcW w:w="2656" w:type="dxa"/><w:tcBorders></w:tcBorders><w:shd w:color="auto" w:fill="F7F7F7" w:val="clear"/></w:tcPr><w:p><w:pPr><w:pStyle w:val="Tabla9"/><w:widowControl/><w:jc w:val="left"/><w:rPr><w:kern w:val="0"/><w:szCs w:val="24"/><w:lang w:val="es-CO" w:eastAsia="en-US" w:bidi="ar-SA"/><w:del w:id="10079" w:author="Unknown Author" w:date="2026-10-30T04:17:53Z"></w:del></w:rPr></w:pPr><w:del w:id="10078" w:author="Unknown Author" w:date="2026-10-30T04:17:53Z"><w:r><w:rPr><w:kern w:val="0"/><w:szCs w:val="24"/><w:lang w:val="es-CO" w:eastAsia="en-US" w:bidi="ar-SA"/></w:rPr><w:delText>1.200 filtros de membrana y 15 lotes de polvo de ensayo</w:delText></w:r></w:del></w:p></w:tc><w:tc><w:tcPr><w:tcW w:w="2571" w:type="dxa"/><w:tcBorders></w:tcBorders><w:shd w:color="auto" w:fill="F7F7F7" w:val="clear"/></w:tcPr><w:p><w:pPr><w:pStyle w:val="Tabla9"/><w:widowControl/><w:jc w:val="left"/><w:rPr><w:kern w:val="0"/><w:szCs w:val="24"/><w:lang w:val="es-CO" w:eastAsia="en-US" w:bidi="ar-SA"/><w:del w:id="10081" w:author="Unknown Author" w:date="2026-10-30T04:17:53Z"></w:del></w:rPr></w:pPr><w:del w:id="10080" w:author="Unknown Author" w:date="2026-10-30T04:17:53Z"><w:r><w:rPr><w:kern w:val="0"/><w:szCs w:val="24"/><w:lang w:val="es-CO" w:eastAsia="en-US" w:bidi="ar-SA"/></w:rPr><w:delText>Registro por muestra y uso en el laboratorio acreditado</w:delText></w:r></w:del></w:p></w:tc><w:tc><w:tcPr><w:tcW w:w="2487" w:type="dxa"/><w:tcBorders></w:tcBorders><w:shd w:color="auto" w:fill="F7F7F7" w:val="clear"/></w:tcPr><w:p><w:pPr><w:pStyle w:val="Tabla9"/><w:widowControl/><w:jc w:val="left"/><w:rPr><w:kern w:val="0"/><w:szCs w:val="24"/><w:lang w:val="es-CO" w:eastAsia="en-US" w:bidi="ar-SA"/><w:del w:id="10083" w:author="Unknown Author" w:date="2026-10-30T04:17:53Z"></w:del></w:rPr></w:pPr><w:del w:id="10082" w:author="Unknown Author" w:date="2026-10-30T04:17:53Z"><w:r><w:rPr><w:kern w:val="0"/><w:szCs w:val="24"/><w:lang w:val="es-CO" w:eastAsia="en-US" w:bidi="ar-SA"/></w:rPr><w:delText>Bitácora de la referencia</w:delText></w:r></w:del></w:p></w:tc></w:tr><w:tr><w:trPr><w:del w:id="10084" w:author="Unknown Author" w:date="2026-10-30T04:17:53Z"/><w:cantSplit w:val="true"/></w:trPr><w:tc><w:tcPr><w:tcW w:w="2239" w:type="dxa"/><w:tcBorders></w:tcBorders></w:tcPr><w:p><w:pPr><w:pStyle w:val="Tabla9"/><w:widowControl/><w:jc w:val="left"/><w:rPr><w:kern w:val="0"/><w:szCs w:val="24"/><w:lang w:val="es-CO" w:eastAsia="en-US" w:bidi="ar-SA"/><w:del w:id="10086" w:author="Unknown Author" w:date="2026-10-30T04:17:53Z"></w:del></w:rPr></w:pPr><w:del w:id="10085" w:author="Unknown Author" w:date="2026-10-30T04:17:53Z"><w:r><w:rPr><w:kern w:val="0"/><w:szCs w:val="24"/><w:lang w:val="es-CO" w:eastAsia="en-US" w:bidi="ar-SA"/></w:rPr><w:delText>Desplazamientos</w:delText></w:r></w:del></w:p></w:tc><w:tc><w:tcPr><w:tcW w:w="2656" w:type="dxa"/><w:tcBorders></w:tcBorders></w:tcPr><w:p><w:pPr><w:pStyle w:val="Tabla9"/><w:widowControl/><w:jc w:val="left"/><w:rPr><w:kern w:val="0"/><w:szCs w:val="24"/><w:lang w:val="es-CO" w:eastAsia="en-US" w:bidi="ar-SA"/><w:del w:id="10088" w:author="Unknown Author" w:date="2026-10-30T04:17:53Z"></w:del></w:rPr></w:pPr><w:del w:id="10087" w:author="Unknown Author" w:date="2026-10-30T04:17:53Z"><w:r><w:rPr><w:kern w:val="0"/><w:szCs w:val="24"/><w:lang w:val="es-CO" w:eastAsia="en-US" w:bidi="ar-SA"/></w:rPr><w:delText>190 trayectos aéreos, 310 días de vehículo 4x4 y dos viajes internacionales</w:delText></w:r></w:del></w:p></w:tc><w:tc><w:tcPr><w:tcW w:w="2571" w:type="dxa"/><w:tcBorders></w:tcBorders></w:tcPr><w:p><w:pPr><w:pStyle w:val="Tabla9"/><w:widowControl/><w:jc w:val="left"/><w:rPr><w:kern w:val="0"/><w:szCs w:val="24"/><w:lang w:val="es-CO" w:eastAsia="en-US" w:bidi="ar-SA"/><w:del w:id="10090" w:author="Unknown Author" w:date="2026-10-30T04:17:53Z"></w:del></w:rPr></w:pPr><w:del w:id="10089" w:author="Unknown Author" w:date="2026-10-30T04:17:53Z"><w:r><w:rPr><w:kern w:val="0"/><w:szCs w:val="24"/><w:lang w:val="es-CO" w:eastAsia="en-US" w:bidi="ar-SA"/></w:rPr><w:delText>Técnicos locales por departamento e instalación en ventanas secas</w:delText></w:r></w:del></w:p></w:tc><w:tc><w:tcPr><w:tcW w:w="2487" w:type="dxa"/><w:tcBorders></w:tcBorders></w:tcPr><w:p><w:pPr><w:pStyle w:val="Tabla9"/><w:widowControl/><w:jc w:val="left"/><w:rPr><w:kern w:val="0"/><w:szCs w:val="24"/><w:lang w:val="es-CO" w:eastAsia="en-US" w:bidi="ar-SA"/><w:del w:id="10092" w:author="Unknown Author" w:date="2026-10-30T04:17:53Z"></w:del></w:rPr></w:pPr><w:del w:id="10091" w:author="Unknown Author" w:date="2026-10-30T04:17:53Z"><w:r><w:rPr><w:kern w:val="0"/><w:szCs w:val="24"/><w:lang w:val="es-CO" w:eastAsia="en-US" w:bidi="ar-SA"/></w:rPr><w:delText>Informe de cierre con lo ejecutado frente a lo presupuestado</w:delText></w:r></w:del></w:p></w:tc></w:tr><w:tr><w:trPr><w:del w:id="10093" w:author="Unknown Author" w:date="2026-10-30T04:17:53Z"/><w:cantSplit w:val="true"/></w:trPr><w:tc><w:tcPr><w:tcW w:w="2239" w:type="dxa"/><w:tcBorders></w:tcBorders><w:shd w:color="auto" w:fill="F7F7F7" w:val="clear"/></w:tcPr><w:p><w:pPr><w:pStyle w:val="Tabla9"/><w:widowControl/><w:jc w:val="left"/><w:rPr><w:kern w:val="0"/><w:szCs w:val="24"/><w:lang w:val="es-CO" w:eastAsia="en-US" w:bidi="ar-SA"/><w:del w:id="10095" w:author="Unknown Author" w:date="2026-10-30T04:17:53Z"></w:del></w:rPr></w:pPr><w:del w:id="10094" w:author="Unknown Author" w:date="2026-10-30T04:17:53Z"><w:r><w:rPr><w:kern w:val="0"/><w:szCs w:val="24"/><w:lang w:val="es-CO" w:eastAsia="en-US" w:bidi="ar-SA"/></w:rPr><w:delText>Equipos del laboratorio</w:delText></w:r></w:del></w:p></w:tc><w:tc><w:tcPr><w:tcW w:w="2656" w:type="dxa"/><w:tcBorders></w:tcBorders><w:shd w:color="auto" w:fill="F7F7F7" w:val="clear"/></w:tcPr><w:p><w:pPr><w:pStyle w:val="Tabla9"/><w:widowControl/><w:jc w:val="left"/><w:rPr><w:kern w:val="0"/><w:szCs w:val="24"/><w:lang w:val="es-CO" w:eastAsia="en-US" w:bidi="ar-SA"/><w:del w:id="10097" w:author="Unknown Author" w:date="2026-10-30T04:17:53Z"></w:del></w:rPr></w:pPr><w:del w:id="10096" w:author="Unknown Author" w:date="2026-10-30T04:17:53Z"><w:r><w:rPr><w:kern w:val="0"/><w:szCs w:val="24"/><w:lang w:val="es-CO" w:eastAsia="en-US" w:bidi="ar-SA"/></w:rPr><w:delText>1 servidor, 4 estaciones meteorológicas, 1 dron y 2 monitores portátiles</w:delText></w:r></w:del></w:p></w:tc><w:tc><w:tcPr><w:tcW w:w="2571" w:type="dxa"/><w:tcBorders></w:tcBorders><w:shd w:color="auto" w:fill="F7F7F7" w:val="clear"/></w:tcPr><w:p><w:pPr><w:pStyle w:val="Tabla9"/><w:widowControl/><w:jc w:val="left"/><w:rPr><w:kern w:val="0"/><w:szCs w:val="24"/><w:lang w:val="es-CO" w:eastAsia="en-US" w:bidi="ar-SA"/><w:del w:id="10099" w:author="Unknown Author" w:date="2026-10-30T04:17:53Z"></w:del></w:rPr></w:pPr><w:del w:id="10098" w:author="Unknown Author" w:date="2026-10-30T04:17:53Z"><w:r><w:rPr><w:kern w:val="0"/><w:szCs w:val="24"/><w:lang w:val="es-CO" w:eastAsia="en-US" w:bidi="ar-SA"/></w:rPr><w:delText>Custodia en la sede del laboratorio, en un municipio afectado, mantenimiento por contrato y entrega a un gestor autorizado al fin de la vida útil</w:delText></w:r></w:del></w:p></w:tc><w:tc><w:tcPr><w:tcW w:w="2487" w:type="dxa"/><w:tcBorders></w:tcBorders><w:shd w:color="auto" w:fill="F7F7F7" w:val="clear"/></w:tcPr><w:p><w:pPr><w:pStyle w:val="Tabla9"/><w:widowControl/><w:jc w:val="left"/><w:rPr><w:kern w:val="0"/><w:szCs w:val="24"/><w:lang w:val="es-CO" w:eastAsia="en-US" w:bidi="ar-SA"/><w:del w:id="10101" w:author="Unknown Author" w:date="2026-10-30T04:17:53Z"></w:del></w:rPr></w:pPr><w:del w:id="10100" w:author="Unknown Author" w:date="2026-10-30T04:17:53Z"><w:r><w:rPr><w:kern w:val="0"/><w:szCs w:val="24"/><w:lang w:val="es-CO" w:eastAsia="en-US" w:bidi="ar-SA"/></w:rPr><w:delText>Inventario de activos con estado al cierre</w:delText></w:r></w:del></w:p></w:tc></w:tr><w:tr><w:trPr><w:del w:id="10102" w:author="Unknown Author" w:date="2026-10-30T04:17:53Z"/><w:cantSplit w:val="true"/></w:trPr><w:tc><w:tcPr><w:tcW w:w="2239" w:type="dxa"/><w:tcBorders><w:bottom w:val="single" w:sz="12" w:space="0" w:color="2A3439"/></w:tcBorders></w:tcPr><w:p><w:pPr><w:pStyle w:val="Tabla9"/><w:keepNext w:val="true"/><w:widowControl/><w:jc w:val="left"/><w:rPr><w:kern w:val="0"/><w:szCs w:val="24"/><w:lang w:val="es-CO" w:eastAsia="en-US" w:bidi="ar-SA"/><w:del w:id="10104" w:author="Unknown Author" w:date="2026-10-30T04:17:53Z"></w:del></w:rPr></w:pPr><w:del w:id="10103" w:author="Unknown Author" w:date="2026-10-30T04:17:53Z"><w:r><w:rPr><w:kern w:val="0"/><w:szCs w:val="24"/><w:lang w:val="es-CO" w:eastAsia="en-US" w:bidi="ar-SA"/></w:rPr><w:delText>Material impreso</w:delText></w:r></w:del></w:p></w:tc><w:tc><w:tcPr><w:tcW w:w="2656" w:type="dxa"/><w:tcBorders><w:bottom w:val="single" w:sz="12" w:space="0" w:color="2A3439"/></w:tcBorders></w:tcPr><w:p><w:pPr><w:pStyle w:val="Tabla9"/><w:keepNext w:val="true"/><w:widowControl/><w:jc w:val="left"/><w:rPr><w:kern w:val="0"/><w:szCs w:val="24"/><w:lang w:val="es-CO" w:eastAsia="en-US" w:bidi="ar-SA"/><w:del w:id="10106" w:author="Unknown Author" w:date="2026-10-30T04:17:53Z"></w:del></w:rPr></w:pPr><w:del w:id="10105" w:author="Unknown Author" w:date="2026-10-30T04:17:53Z"><w:r><w:rPr><w:kern w:val="0"/><w:szCs w:val="24"/><w:lang w:val="es-CO" w:eastAsia="en-US" w:bidi="ar-SA"/></w:rPr><w:delText>5.000 cartillas del índice y del protocolo</w:delText></w:r></w:del></w:p></w:tc><w:tc><w:tcPr><w:tcW w:w="2571" w:type="dxa"/><w:tcBorders><w:bottom w:val="single" w:sz="12" w:space="0" w:color="2A3439"/></w:tcBorders></w:tcPr><w:p><w:pPr><w:pStyle w:val="Tabla9"/><w:keepNext w:val="true"/><w:widowControl/><w:jc w:val="left"/><w:rPr><w:kern w:val="0"/><w:szCs w:val="24"/><w:lang w:val="es-CO" w:eastAsia="en-US" w:bidi="ar-SA"/><w:del w:id="10108" w:author="Unknown Author" w:date="2026-10-30T04:17:53Z"></w:del></w:rPr></w:pPr><w:del w:id="10107" w:author="Unknown Author" w:date="2026-10-30T04:17:53Z"><w:r><w:rPr><w:kern w:val="0"/><w:szCs w:val="24"/><w:lang w:val="es-CO" w:eastAsia="en-US" w:bidi="ar-SA"/></w:rPr><w:delText>Distribución en talleres y jornadas</w:delText></w:r></w:del></w:p></w:tc><w:tc><w:tcPr><w:tcW w:w="2487" w:type="dxa"/><w:tcBorders><w:bottom w:val="single" w:sz="12" w:space="0" w:color="2A3439"/></w:tcBorders></w:tcPr><w:p><w:pPr><w:pStyle w:val="Tabla9"/><w:keepNext w:val="true"/><w:widowControl/><w:jc w:val="left"/><w:rPr><w:kern w:val="0"/><w:szCs w:val="24"/><w:lang w:val="es-CO" w:eastAsia="en-US" w:bidi="ar-SA"/><w:del w:id="10110" w:author="Unknown Author" w:date="2026-10-30T04:17:53Z"></w:del></w:rPr></w:pPr><w:del w:id="10109" w:author="Unknown Author" w:date="2026-10-30T04:17:53Z"><w:r><w:rPr><w:kern w:val="0"/><w:szCs w:val="24"/><w:lang w:val="es-CO" w:eastAsia="en-US" w:bidi="ar-SA"/></w:rPr><w:delText>Registro de entrega</w:delText></w:r></w:del></w:p></w:tc></w:tr></w:tbl><w:p><w:pPr><w:pStyle w:val="TablaNota"/><w:rPr></w:rPr></w:pPr><w:r><w:rPr><w:i/><w:iCs/></w:rPr><w:t>Nota.</w:t></w:r><w:r><w:rPr></w:rPr><w:t xml:space="preserve"> Elaboración propia con las líneas de presupuesto del proyecto. Las masas de baterías y de residuos y las emisiones de los desplazamientos no se calculan porque ninguna partida declara masa unitaria ni coeficiente de emisión.</w:t></w:r></w:p><w:p><w:pPr><w:pStyle w:val="BodyText"/><w:rPr></w:rPr></w:pPr><w:r><w:rPr></w:rPr><w:t>La huella de la red no es calculable con los datos de la formulación. El presupuesto declara cantidades, pero no masas ni coeficientes de emisión. El informe de cierre reporta lo ejecutado frente a lo presupuestado en residuos y desplazamientos. El proyecto no declara emisiones evitadas. El sistema mide la concentración de partículas y no reduce su emisión en la fuente. Los nodos informan sobre la concentración, no sobre su causa ni sobre su reducción. Los niveles de referencia de la Organización Mundial de la Salud (OMS) orientan la lectura de los valores, pero no son metas del proyecto (OMS, 2021).</w:t></w:r></w:p><w:p><w:pPr><w:pStyle w:val="BodyText"/><w:rPr></w:rPr></w:pPr><w:bookmarkStart w:id="185" w:name="sostenibilidad-ambiental"/><w:r><w:rPr></w:rPr><w:t>El balance ambiental de una red de sensores de bajo costo se discute. Una posición destaca que la información abundante y barata permite gestionar la exposición donde antes no se medía (Kumar et al., 2015; Morawska et al., 2018). La posición contraria advierte que el desempeño de los sensores varía con el contexto y exige verificación (Castell et al., 2017; Karagulian et al., 2019). Si la segunda posición se cumple, una red sin verificación produce residuos y datos de calidad desconocida. El proyecto responde con una cadena de verificación. Incluye colocalización con referencia (Giordano et al., 2021; Malings et al., 2020) y los umbrales informativos de la Agencia de Protección Ambiental de Estados Unidos (EPA, 2021).</w:t></w:r><w:bookmarkEnd w:id="185"/></w:p><w:p><w:pPr><w:pStyle w:val="Heading2"/><w:rPr></w:rPr></w:pPr><w:bookmarkStart w:id="186" w:name="sostenibilidad-social"/><w:r><w:rPr></w:rPr><w:t>16.5. Sostenibilidad social</w:t></w:r></w:p><w:p><w:pPr><w:pStyle w:val="FirstParagraph"/><w:rPr></w:rPr></w:pPr><w:r><w:rPr></w:rPr><w:t xml:space="preserve">La sostenibilidad social es el proceso por el cual las personas usan y exigen el servicio sin depender del equipo del proyecto. Arnstein (1969) distingue la participación simbólica del poder real de decisión. Callon (1999) sostiene que las personas no expertas producen conocimiento útil cuando participan desde el diseño. El proyecto adopta esa posición para los umbrales y el protocolo. Compromete 29 actividades de apropiación: 20 talleres de co-diseño y nueve jornadas públicas. Compromete al menos tres actas firmadas de co-diseño y 5.000 cartillas. Certifica a 60 personas en el uso y la custodia de la red. </w:t></w:r><w:ins w:id="10111" w:author="Unknown Author" w:date="2026-10-30T04:17:53Z"><w:r><w:rPr></w:rPr><w:t>Los municipios de Manizales y de Calarcá lideran estas actividades con la universidad</w:t></w:r></w:ins><w:del w:id="10112" w:author="Unknown Author" w:date="2026-10-30T04:17:53Z"><w:r><w:rPr></w:rPr><w:delText>El municipio aliado lidera estas actividades</w:delText></w:r></w:del><w:r><w:rPr></w:rPr><w:t>, y la sección 19 desarrolla la estrategia.</w:t></w:r></w:p><w:p><w:pPr><w:pStyle w:val="BodyText"/><w:rPr></w:rPr></w:pPr><w:r><w:rPr></w:rPr><w:t xml:space="preserve">Las redes de soporte son los actores que mantienen el uso cuando el equipo se retira. Los </w:t></w:r><w:ins w:id="10113" w:author="Unknown Author" w:date="2026-10-30T04:17:53Z"><w:r><w:rPr></w:rPr><w:t>consejos</w:t></w:r></w:ins><w:del w:id="10114" w:author="Unknown Author" w:date="2026-10-30T04:17:53Z"><w:r><w:rPr></w:rPr><w:delText>comités</w:delText></w:r></w:del><w:r><w:rPr></w:rPr><w:t xml:space="preserve"> de gestión del riesgo son </w:t></w:r><w:ins w:id="10115" w:author="Unknown Author" w:date="2026-10-30T04:17:53Z"><w:r><w:rPr></w:rPr><w:t>cuatro</w:t></w:r></w:ins><w:del w:id="10116" w:author="Unknown Author" w:date="2026-10-30T04:17:53Z"><w:r><w:rPr></w:rPr><w:delText>15</w:delText></w:r></w:del><w:r><w:rPr></w:rPr><w:t xml:space="preserve"> y reúnen </w:t></w:r><w:ins w:id="10117" w:author="Unknown Author" w:date="2026-10-30T04:17:53Z"><w:r><w:rPr></w:rPr><w:t xml:space="preserve">cerca de 40 </w:t></w:r></w:ins><w:del w:id="10118" w:author="Unknown Author" w:date="2026-10-30T04:17:53Z"><w:r><w:rPr></w:rPr><w:delText xml:space="preserve">150 </w:delText></w:r></w:del><w:r><w:rPr></w:rPr><w:t xml:space="preserve">personas (supuesto de trabajo). Las juntas de acción comunal son un canal propuesto para transmitir alertas sencillas, sin acuerdo firmado. La adopción de una tecnología depende de su utilidad percibida, de la influencia social y de las condiciones de apoyo (Venkatesh et al., 2003). La difusión depende de los canales de comunicación y del sistema social (Rogers, 2003). Por eso el proyecto diseña el soporte como una red de </w:t></w:r><w:ins w:id="10119" w:author="Unknown Author" w:date="2026-10-30T04:17:53Z"><w:r><w:rPr></w:rPr><w:t>consejos</w:t></w:r></w:ins><w:del w:id="10120" w:author="Unknown Author" w:date="2026-10-30T04:17:53Z"><w:r><w:rPr></w:rPr><w:delText>comités</w:delText></w:r></w:del><w:r><w:rPr></w:rPr><w:t>, líderes y custodios con funciones definidas. No lo diseña como una dependencia del equipo ejecutor.</w:t></w:r></w:p><w:p><w:pPr><w:pStyle w:val="BodyText"/><w:rPr></w:rPr></w:pPr><w:bookmarkStart w:id="187" w:name="sostenibilidad-social"/><w:r><w:rPr></w:rPr><w:t>La rotación del personal es el riesgo social principal. El personal de primera línea adapta las normas a su carga de trabajo (Lipsky, 1980). Por eso el convenio de cada custodio designa personal con permanencia, y la certificación exige una evaluación práctica. La custodia local por sitio protege además los nodos del robo y del vandalismo, cuya probabilidad se estima en 40 %. Los grupos diferenciales participan según las medidas de la sección 11. Las veedurías ciudadanas pueden vigilar la ejecución, según el numeral 25 de los TdR. El proyecto publica los informes de cobertura y de desempeño para facilitar ese control. El proyecto no promete efectos en salud. Promete uso documentado, personal certificado y continuidad bajo custodia.</w:t></w:r><w:bookmarkEnd w:id="187"/></w:p><w:p><w:pPr><w:pStyle w:val="Heading2"/><w:rPr></w:rPr></w:pPr><w:bookmarkStart w:id="188" w:name="sostenibilidad-financiera"/><w:r><w:rPr></w:rPr><w:t>16.6. Sostenibilidad financiera</w:t></w:r></w:p><w:p><w:pPr><w:pStyle w:val="FirstParagraph"/><w:rPr></w:rPr></w:pPr><w:r><w:rPr></w:rPr><w:t xml:space="preserve">La sostenibilidad financiera responde a una regla de los TdR. El Sistema General de Regalías (SGR) no financia costos fijos, gastos de funcionamiento ni otros gastos recurrentes de operación (numeral 14.3). El proyecto no presupuesta operación posterior al cierre con recursos del SGR. La operación posterior corre por cuenta de los custodios, con partida en sus convenios. El laboratorio de modelación queda a cargo de la universidad </w:t></w:r><w:r><w:rPr><w:color w:val="00B050"/></w:rPr><w:t>[Diligenciar: compromiso de la universidad de sostener el laboratorio de modelación tras el cierre]</w:t></w:r><w:r><w:rPr></w:rPr><w:t>. El numeral 20 de los TdR pide anticipar los responsables, los costos recurrentes, el mantenimiento y la custodia. El costo recurrente se estima solo con los precios de las líneas del presupuesto vigente. Lo que no se puede calcular se declara. La Tabla 16.6 presenta la estimación.</w:t></w:r></w:p><w:p><w:pPr><w:pStyle w:val="TablaRotulo"/><w:rPr></w:rPr></w:pPr><w:bookmarkStart w:id="189" w:name="rot_Tabla_16_6"/><w:r><w:rPr><w:b/><w:bCs/></w:rPr><w:t>Tabla 16.6</w:t></w:r><w:bookmarkEnd w:id="189"/></w:p><w:p><w:pPr><w:pStyle w:val="TablaTitulo"/><w:rPr></w:rPr></w:pPr><w:r><w:rPr><w:i/><w:iCs/></w:rPr><w:t>Costo recurrente estimable de la red con los precios del presupuesto del proyecto</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238"/><w:gridCol w:w="2075"/><w:gridCol w:w="1742"/><w:gridCol w:w="1741"/><w:gridCol w:w="2158"/></w:tblGrid><w:tr><w:trPr><w:tblHeader w:val="true"/><w:ins w:id="10121" w:author="Unknown Author" w:date="2026-10-30T04:17:53Z"/><w:cantSplit w:val="true"/></w:trPr><w:tc><w:tcPr><w:tcW w:w="223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0123" w:author="Unknown Author" w:date="2026-10-30T04:17:53Z"></w:ins></w:rPr></w:pPr><w:ins w:id="10122" w:author="Unknown Author" w:date="2026-10-30T04:17:53Z"><w:r><w:rPr><w:b/><w:kern w:val="0"/><w:szCs w:val="24"/><w:lang w:val="es-CO" w:eastAsia="en-US" w:bidi="ar-SA"/></w:rPr><w:t>Concepto</w:t></w:r></w:ins></w:p></w:tc><w:tc><w:tcPr><w:tcW w:w="207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0125" w:author="Unknown Author" w:date="2026-10-30T04:17:53Z"></w:ins></w:rPr></w:pPr><w:ins w:id="10124" w:author="Unknown Author" w:date="2026-10-30T04:17:53Z"><w:r><w:rPr><w:b/><w:kern w:val="0"/><w:szCs w:val="24"/><w:lang w:val="es-CO" w:eastAsia="en-US" w:bidi="ar-SA"/></w:rPr><w:t>Línea del presupuesto</w:t></w:r></w:ins></w:p></w:tc><w:tc><w:tcPr><w:tcW w:w="174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0127" w:author="Unknown Author" w:date="2026-10-30T04:17:53Z"></w:ins></w:rPr></w:pPr><w:ins w:id="10126" w:author="Unknown Author" w:date="2026-10-30T04:17:53Z"><w:r><w:rPr><w:b/><w:kern w:val="0"/><w:szCs w:val="24"/><w:lang w:val="es-CO" w:eastAsia="en-US" w:bidi="ar-SA"/></w:rPr><w:t>Valor del proyecto</w:t></w:r></w:ins></w:p></w:tc><w:tc><w:tcPr><w:tcW w:w="174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0129" w:author="Unknown Author" w:date="2026-10-30T04:17:53Z"></w:ins></w:rPr></w:pPr><w:ins w:id="10128" w:author="Unknown Author" w:date="2026-10-30T04:17:53Z"><w:r><w:rPr><w:b/><w:kern w:val="0"/><w:szCs w:val="24"/><w:lang w:val="es-CO" w:eastAsia="en-US" w:bidi="ar-SA"/></w:rPr><w:t>Equivalente anual</w:t></w:r></w:ins></w:p></w:tc><w:tc><w:tcPr><w:tcW w:w="215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0131" w:author="Unknown Author" w:date="2026-10-30T04:17:53Z"></w:ins></w:rPr></w:pPr><w:ins w:id="10130" w:author="Unknown Author" w:date="2026-10-30T04:17:53Z"><w:r><w:rPr><w:b/><w:kern w:val="0"/><w:szCs w:val="24"/><w:lang w:val="es-CO" w:eastAsia="en-US" w:bidi="ar-SA"/></w:rPr><w:t>Cálculo</w:t></w:r></w:ins></w:p></w:tc></w:tr><w:tr><w:trPr><w:ins w:id="10132" w:author="Unknown Author" w:date="2026-10-30T04:17:53Z"/><w:cantSplit w:val="true"/></w:trPr><w:tc><w:tcPr><w:tcW w:w="2238" w:type="dxa"/><w:tcBorders></w:tcBorders></w:tcPr><w:p><w:pPr><w:pStyle w:val="Tabla9"/><w:widowControl/><w:jc w:val="left"/><w:rPr><w:kern w:val="0"/><w:szCs w:val="24"/><w:lang w:val="es-CO" w:eastAsia="en-US" w:bidi="ar-SA"/><w:ins w:id="10134" w:author="Unknown Author" w:date="2026-10-30T04:17:53Z"></w:ins></w:rPr></w:pPr><w:ins w:id="10133" w:author="Unknown Author" w:date="2026-10-30T04:17:53Z"><w:r><w:rPr><w:kern w:val="0"/><w:szCs w:val="24"/><w:lang w:val="es-CO" w:eastAsia="en-US" w:bidi="ar-SA"/></w:rPr><w:t>Instancias en la nube reservadas</w:t></w:r></w:ins></w:p></w:tc><w:tc><w:tcPr><w:tcW w:w="2075" w:type="dxa"/><w:tcBorders></w:tcBorders></w:tcPr><w:p><w:pPr><w:pStyle w:val="Tabla9"/><w:widowControl/><w:jc w:val="left"/><w:rPr><w:kern w:val="0"/><w:szCs w:val="24"/><w:lang w:val="es-CO" w:eastAsia="en-US" w:bidi="ar-SA"/><w:ins w:id="10136" w:author="Unknown Author" w:date="2026-10-30T04:17:53Z"></w:ins></w:rPr></w:pPr><w:ins w:id="10135" w:author="Unknown Author" w:date="2026-10-30T04:17:53Z"><w:r><w:rPr><w:kern w:val="0"/><w:szCs w:val="24"/><w:lang w:val="es-CO" w:eastAsia="en-US" w:bidi="ar-SA"/></w:rPr><w:t>180.000.000 COP por 24 meses</w:t></w:r></w:ins></w:p></w:tc><w:tc><w:tcPr><w:tcW w:w="1742" w:type="dxa"/><w:tcBorders></w:tcBorders></w:tcPr><w:p><w:pPr><w:pStyle w:val="Tabla9"/><w:widowControl/><w:jc w:val="left"/><w:rPr><w:kern w:val="0"/><w:szCs w:val="24"/><w:lang w:val="es-CO" w:eastAsia="en-US" w:bidi="ar-SA"/><w:ins w:id="10138" w:author="Unknown Author" w:date="2026-10-30T04:17:53Z"></w:ins></w:rPr></w:pPr><w:ins w:id="10137" w:author="Unknown Author" w:date="2026-10-30T04:17:53Z"><w:r><w:rPr><w:kern w:val="0"/><w:szCs w:val="24"/><w:lang w:val="es-CO" w:eastAsia="en-US" w:bidi="ar-SA"/></w:rPr><w:t>180.000.000 COP</w:t></w:r></w:ins></w:p></w:tc><w:tc><w:tcPr><w:tcW w:w="1741" w:type="dxa"/><w:tcBorders></w:tcBorders></w:tcPr><w:p><w:pPr><w:pStyle w:val="Tabla9"/><w:widowControl/><w:jc w:val="left"/><w:rPr><w:kern w:val="0"/><w:szCs w:val="24"/><w:lang w:val="es-CO" w:eastAsia="en-US" w:bidi="ar-SA"/><w:ins w:id="10140" w:author="Unknown Author" w:date="2026-10-30T04:17:53Z"></w:ins></w:rPr></w:pPr><w:ins w:id="10139" w:author="Unknown Author" w:date="2026-10-30T04:17:53Z"><w:r><w:rPr><w:kern w:val="0"/><w:szCs w:val="24"/><w:lang w:val="es-CO" w:eastAsia="en-US" w:bidi="ar-SA"/></w:rPr><w:t>90.000.000 COP</w:t></w:r></w:ins></w:p></w:tc><w:tc><w:tcPr><w:tcW w:w="2158" w:type="dxa"/><w:tcBorders></w:tcBorders></w:tcPr><w:p><w:pPr><w:pStyle w:val="Tabla9"/><w:widowControl/><w:jc w:val="left"/><w:rPr><w:kern w:val="0"/><w:szCs w:val="24"/><w:lang w:val="es-CO" w:eastAsia="en-US" w:bidi="ar-SA"/><w:ins w:id="10142" w:author="Unknown Author" w:date="2026-10-30T04:17:53Z"></w:ins></w:rPr></w:pPr><w:ins w:id="10141" w:author="Unknown Author" w:date="2026-10-30T04:17:53Z"><w:r><w:rPr><w:kern w:val="0"/><w:szCs w:val="24"/><w:lang w:val="es-CO" w:eastAsia="en-US" w:bidi="ar-SA"/></w:rPr><w:t>180.000.000 ÷ 2 años</w:t></w:r></w:ins></w:p></w:tc></w:tr><w:tr><w:trPr><w:ins w:id="10143" w:author="Unknown Author" w:date="2026-10-30T04:17:53Z"/><w:cantSplit w:val="true"/></w:trPr><w:tc><w:tcPr><w:tcW w:w="2238" w:type="dxa"/><w:tcBorders></w:tcBorders><w:shd w:color="auto" w:fill="F7F7F7" w:val="clear"/></w:tcPr><w:p><w:pPr><w:pStyle w:val="Tabla9"/><w:widowControl/><w:jc w:val="left"/><w:rPr><w:kern w:val="0"/><w:szCs w:val="24"/><w:lang w:val="es-CO" w:eastAsia="en-US" w:bidi="ar-SA"/><w:ins w:id="10145" w:author="Unknown Author" w:date="2026-10-30T04:17:53Z"></w:ins></w:rPr></w:pPr><w:ins w:id="10144" w:author="Unknown Author" w:date="2026-10-30T04:17:53Z"><w:r><w:rPr><w:kern w:val="0"/><w:szCs w:val="24"/><w:lang w:val="es-CO" w:eastAsia="en-US" w:bidi="ar-SA"/></w:rPr><w:t>Planes de datos celulares de los gateways</w:t></w:r></w:ins></w:p></w:tc><w:tc><w:tcPr><w:tcW w:w="2075" w:type="dxa"/><w:tcBorders></w:tcBorders><w:shd w:color="auto" w:fill="F7F7F7" w:val="clear"/></w:tcPr><w:p><w:pPr><w:pStyle w:val="Tabla9"/><w:widowControl/><w:jc w:val="left"/><w:rPr><w:kern w:val="0"/><w:szCs w:val="24"/><w:lang w:val="es-CO" w:eastAsia="en-US" w:bidi="ar-SA"/><w:ins w:id="10147" w:author="Unknown Author" w:date="2026-10-30T04:17:53Z"></w:ins></w:rPr></w:pPr><w:ins w:id="10146" w:author="Unknown Author" w:date="2026-10-30T04:17:53Z"><w:r><w:rPr><w:kern w:val="0"/><w:szCs w:val="24"/><w:lang w:val="es-CO" w:eastAsia="en-US" w:bidi="ar-SA"/></w:rPr><w:t>120.000 COP por SIM-mes, 12 SIM</w:t></w:r></w:ins></w:p></w:tc><w:tc><w:tcPr><w:tcW w:w="1742" w:type="dxa"/><w:tcBorders></w:tcBorders><w:shd w:color="auto" w:fill="F7F7F7" w:val="clear"/></w:tcPr><w:p><w:pPr><w:pStyle w:val="Tabla9"/><w:widowControl/><w:jc w:val="left"/><w:rPr><w:kern w:val="0"/><w:szCs w:val="24"/><w:lang w:val="es-CO" w:eastAsia="en-US" w:bidi="ar-SA"/><w:ins w:id="10149" w:author="Unknown Author" w:date="2026-10-30T04:17:53Z"></w:ins></w:rPr></w:pPr><w:ins w:id="10148" w:author="Unknown Author" w:date="2026-10-30T04:17:53Z"><w:r><w:rPr><w:kern w:val="0"/><w:szCs w:val="24"/><w:lang w:val="es-CO" w:eastAsia="en-US" w:bidi="ar-SA"/></w:rPr><w:t>34.560.000 COP en 24 meses</w:t></w:r></w:ins></w:p></w:tc><w:tc><w:tcPr><w:tcW w:w="1741" w:type="dxa"/><w:tcBorders></w:tcBorders><w:shd w:color="auto" w:fill="F7F7F7" w:val="clear"/></w:tcPr><w:p><w:pPr><w:pStyle w:val="Tabla9"/><w:widowControl/><w:jc w:val="left"/><w:rPr><w:kern w:val="0"/><w:szCs w:val="24"/><w:lang w:val="es-CO" w:eastAsia="en-US" w:bidi="ar-SA"/><w:ins w:id="10151" w:author="Unknown Author" w:date="2026-10-30T04:17:53Z"></w:ins></w:rPr></w:pPr><w:ins w:id="10150" w:author="Unknown Author" w:date="2026-10-30T04:17:53Z"><w:r><w:rPr><w:kern w:val="0"/><w:szCs w:val="24"/><w:lang w:val="es-CO" w:eastAsia="en-US" w:bidi="ar-SA"/></w:rPr><w:t>17.280.000 COP</w:t></w:r></w:ins></w:p></w:tc><w:tc><w:tcPr><w:tcW w:w="2158" w:type="dxa"/><w:tcBorders></w:tcBorders><w:shd w:color="auto" w:fill="F7F7F7" w:val="clear"/></w:tcPr><w:p><w:pPr><w:pStyle w:val="Tabla9"/><w:widowControl/><w:jc w:val="left"/><w:rPr><w:kern w:val="0"/><w:szCs w:val="24"/><w:lang w:val="es-CO" w:eastAsia="en-US" w:bidi="ar-SA"/><w:ins w:id="10153" w:author="Unknown Author" w:date="2026-10-30T04:17:53Z"></w:ins></w:rPr></w:pPr><w:ins w:id="10152" w:author="Unknown Author" w:date="2026-10-30T04:17:53Z"><w:r><w:rPr><w:kern w:val="0"/><w:szCs w:val="24"/><w:lang w:val="es-CO" w:eastAsia="en-US" w:bidi="ar-SA"/></w:rPr><w:t>12 SIM × 12 meses × 120.000</w:t></w:r></w:ins></w:p></w:tc></w:tr><w:tr><w:trPr><w:ins w:id="10154" w:author="Unknown Author" w:date="2026-10-30T04:17:53Z"/><w:cantSplit w:val="true"/></w:trPr><w:tc><w:tcPr><w:tcW w:w="2238" w:type="dxa"/><w:tcBorders></w:tcBorders></w:tcPr><w:p><w:pPr><w:pStyle w:val="Tabla9"/><w:widowControl/><w:jc w:val="left"/><w:rPr><w:kern w:val="0"/><w:szCs w:val="24"/><w:lang w:val="es-CO" w:eastAsia="en-US" w:bidi="ar-SA"/><w:ins w:id="10156" w:author="Unknown Author" w:date="2026-10-30T04:17:53Z"></w:ins></w:rPr></w:pPr><w:ins w:id="10155" w:author="Unknown Author" w:date="2026-10-30T04:17:53Z"><w:r><w:rPr><w:kern w:val="0"/><w:szCs w:val="24"/><w:lang w:val="es-CO" w:eastAsia="en-US" w:bidi="ar-SA"/></w:rPr><w:t>Enlace satelital de respaldo</w:t></w:r></w:ins></w:p></w:tc><w:tc><w:tcPr><w:tcW w:w="2075" w:type="dxa"/><w:tcBorders></w:tcBorders></w:tcPr><w:p><w:pPr><w:pStyle w:val="Tabla9"/><w:widowControl/><w:jc w:val="left"/><w:rPr><w:kern w:val="0"/><w:szCs w:val="24"/><w:lang w:val="es-CO" w:eastAsia="en-US" w:bidi="ar-SA"/><w:ins w:id="10158" w:author="Unknown Author" w:date="2026-10-30T04:17:53Z"></w:ins></w:rPr></w:pPr><w:ins w:id="10157" w:author="Unknown Author" w:date="2026-10-30T04:17:53Z"><w:r><w:rPr><w:kern w:val="0"/><w:szCs w:val="24"/><w:lang w:val="es-CO" w:eastAsia="en-US" w:bidi="ar-SA"/></w:rPr><w:t>200.000 COP por módulo-mes, 10 módulos</w:t></w:r></w:ins></w:p></w:tc><w:tc><w:tcPr><w:tcW w:w="1742" w:type="dxa"/><w:tcBorders></w:tcBorders></w:tcPr><w:p><w:pPr><w:pStyle w:val="Tabla9"/><w:widowControl/><w:jc w:val="left"/><w:rPr><w:kern w:val="0"/><w:szCs w:val="24"/><w:lang w:val="es-CO" w:eastAsia="en-US" w:bidi="ar-SA"/><w:ins w:id="10160" w:author="Unknown Author" w:date="2026-10-30T04:17:53Z"></w:ins></w:rPr></w:pPr><w:ins w:id="10159" w:author="Unknown Author" w:date="2026-10-30T04:17:53Z"><w:r><w:rPr><w:kern w:val="0"/><w:szCs w:val="24"/><w:lang w:val="es-CO" w:eastAsia="en-US" w:bidi="ar-SA"/></w:rPr><w:t>44.000.000 COP en 22 meses</w:t></w:r></w:ins></w:p></w:tc><w:tc><w:tcPr><w:tcW w:w="1741" w:type="dxa"/><w:tcBorders></w:tcBorders></w:tcPr><w:p><w:pPr><w:pStyle w:val="Tabla9"/><w:widowControl/><w:jc w:val="left"/><w:rPr><w:kern w:val="0"/><w:szCs w:val="24"/><w:lang w:val="es-CO" w:eastAsia="en-US" w:bidi="ar-SA"/><w:ins w:id="10162" w:author="Unknown Author" w:date="2026-10-30T04:17:53Z"></w:ins></w:rPr></w:pPr><w:ins w:id="10161" w:author="Unknown Author" w:date="2026-10-30T04:17:53Z"><w:r><w:rPr><w:kern w:val="0"/><w:szCs w:val="24"/><w:lang w:val="es-CO" w:eastAsia="en-US" w:bidi="ar-SA"/></w:rPr><w:t>24.000.000 COP</w:t></w:r></w:ins></w:p></w:tc><w:tc><w:tcPr><w:tcW w:w="2158" w:type="dxa"/><w:tcBorders></w:tcBorders></w:tcPr><w:p><w:pPr><w:pStyle w:val="Tabla9"/><w:widowControl/><w:jc w:val="left"/><w:rPr><w:kern w:val="0"/><w:szCs w:val="24"/><w:lang w:val="es-CO" w:eastAsia="en-US" w:bidi="ar-SA"/><w:ins w:id="10164" w:author="Unknown Author" w:date="2026-10-30T04:17:53Z"></w:ins></w:rPr></w:pPr><w:ins w:id="10163" w:author="Unknown Author" w:date="2026-10-30T04:17:53Z"><w:r><w:rPr><w:kern w:val="0"/><w:szCs w:val="24"/><w:lang w:val="es-CO" w:eastAsia="en-US" w:bidi="ar-SA"/></w:rPr><w:t>10 módulos × 12 meses × 200.000</w:t></w:r></w:ins></w:p></w:tc></w:tr><w:tr><w:trPr><w:ins w:id="10165" w:author="Unknown Author" w:date="2026-10-30T04:17:53Z"/><w:cantSplit w:val="true"/></w:trPr><w:tc><w:tcPr><w:tcW w:w="2238" w:type="dxa"/><w:tcBorders></w:tcBorders><w:shd w:color="auto" w:fill="F7F7F7" w:val="clear"/></w:tcPr><w:p><w:pPr><w:pStyle w:val="Tabla9"/><w:widowControl/><w:jc w:val="left"/><w:rPr><w:kern w:val="0"/><w:szCs w:val="24"/><w:lang w:val="es-CO" w:eastAsia="en-US" w:bidi="ar-SA"/><w:ins w:id="10167" w:author="Unknown Author" w:date="2026-10-30T04:17:53Z"></w:ins></w:rPr></w:pPr><w:ins w:id="10166" w:author="Unknown Author" w:date="2026-10-30T04:17:53Z"><w:r><w:rPr><w:kern w:val="0"/><w:szCs w:val="24"/><w:lang w:val="es-CO" w:eastAsia="en-US" w:bidi="ar-SA"/></w:rPr><w:t>Subtotal de conectividad y nube</w:t></w:r></w:ins></w:p></w:tc><w:tc><w:tcPr><w:tcW w:w="2075" w:type="dxa"/><w:tcBorders></w:tcBorders><w:shd w:color="auto" w:fill="F7F7F7" w:val="clear"/></w:tcPr><w:p><w:pPr><w:pStyle w:val="Tabla9"/><w:widowControl/><w:jc w:val="left"/><w:rPr><w:kern w:val="0"/><w:szCs w:val="24"/><w:lang w:val="es-CO" w:eastAsia="en-US" w:bidi="ar-SA"/><w:ins w:id="10169" w:author="Unknown Author" w:date="2026-10-30T04:17:53Z"></w:ins></w:rPr></w:pPr><w:ins w:id="10168" w:author="Unknown Author" w:date="2026-10-30T04:17:53Z"><w:r><w:rPr><w:kern w:val="0"/><w:szCs w:val="24"/><w:lang w:val="es-CO" w:eastAsia="en-US" w:bidi="ar-SA"/></w:rPr><w:t>No aplica</w:t></w:r></w:ins></w:p></w:tc><w:tc><w:tcPr><w:tcW w:w="1742" w:type="dxa"/><w:tcBorders></w:tcBorders><w:shd w:color="auto" w:fill="F7F7F7" w:val="clear"/></w:tcPr><w:p><w:pPr><w:pStyle w:val="Tabla9"/><w:widowControl/><w:jc w:val="left"/><w:rPr><w:kern w:val="0"/><w:szCs w:val="24"/><w:lang w:val="es-CO" w:eastAsia="en-US" w:bidi="ar-SA"/><w:ins w:id="10171" w:author="Unknown Author" w:date="2026-10-30T04:17:53Z"></w:ins></w:rPr></w:pPr><w:ins w:id="10170" w:author="Unknown Author" w:date="2026-10-30T04:17:53Z"><w:r><w:rPr><w:kern w:val="0"/><w:szCs w:val="24"/><w:lang w:val="es-CO" w:eastAsia="en-US" w:bidi="ar-SA"/></w:rPr><w:t>No aplica</w:t></w:r></w:ins></w:p></w:tc><w:tc><w:tcPr><w:tcW w:w="1741" w:type="dxa"/><w:tcBorders></w:tcBorders><w:shd w:color="auto" w:fill="F7F7F7" w:val="clear"/></w:tcPr><w:p><w:pPr><w:pStyle w:val="Tabla9"/><w:widowControl/><w:jc w:val="left"/><w:rPr><w:kern w:val="0"/><w:szCs w:val="24"/><w:lang w:val="es-CO" w:eastAsia="en-US" w:bidi="ar-SA"/><w:ins w:id="10173" w:author="Unknown Author" w:date="2026-10-30T04:17:53Z"></w:ins></w:rPr></w:pPr><w:ins w:id="10172" w:author="Unknown Author" w:date="2026-10-30T04:17:53Z"><w:r><w:rPr><w:kern w:val="0"/><w:szCs w:val="24"/><w:lang w:val="es-CO" w:eastAsia="en-US" w:bidi="ar-SA"/></w:rPr><w:t>131.280.000 COP</w:t></w:r></w:ins></w:p></w:tc><w:tc><w:tcPr><w:tcW w:w="2158" w:type="dxa"/><w:tcBorders></w:tcBorders><w:shd w:color="auto" w:fill="F7F7F7" w:val="clear"/></w:tcPr><w:p><w:pPr><w:pStyle w:val="Tabla9"/><w:widowControl/><w:jc w:val="left"/><w:rPr><w:kern w:val="0"/><w:szCs w:val="24"/><w:lang w:val="es-CO" w:eastAsia="en-US" w:bidi="ar-SA"/><w:ins w:id="10175" w:author="Unknown Author" w:date="2026-10-30T04:17:53Z"></w:ins></w:rPr></w:pPr><w:ins w:id="10174" w:author="Unknown Author" w:date="2026-10-30T04:17:53Z"><w:r><w:rPr><w:kern w:val="0"/><w:szCs w:val="24"/><w:lang w:val="es-CO" w:eastAsia="en-US" w:bidi="ar-SA"/></w:rPr><w:t>Suma de las tres filas anteriores</w:t></w:r></w:ins></w:p></w:tc></w:tr><w:tr><w:trPr><w:ins w:id="10176" w:author="Unknown Author" w:date="2026-10-30T04:17:53Z"/><w:cantSplit w:val="true"/></w:trPr><w:tc><w:tcPr><w:tcW w:w="2238" w:type="dxa"/><w:tcBorders></w:tcBorders></w:tcPr><w:p><w:pPr><w:pStyle w:val="Tabla9"/><w:widowControl/><w:jc w:val="left"/><w:rPr><w:kern w:val="0"/><w:szCs w:val="24"/><w:lang w:val="es-CO" w:eastAsia="en-US" w:bidi="ar-SA"/><w:ins w:id="10178" w:author="Unknown Author" w:date="2026-10-30T04:17:53Z"></w:ins></w:rPr></w:pPr><w:ins w:id="10177" w:author="Unknown Author" w:date="2026-10-30T04:17:53Z"><w:r><w:rPr><w:kern w:val="0"/><w:szCs w:val="24"/><w:lang w:val="es-CO" w:eastAsia="en-US" w:bidi="ar-SA"/></w:rPr><w:t>Repuestos y consumibles de mantenimiento</w:t></w:r></w:ins></w:p></w:tc><w:tc><w:tcPr><w:tcW w:w="2075" w:type="dxa"/><w:tcBorders></w:tcBorders></w:tcPr><w:p><w:pPr><w:pStyle w:val="Tabla9"/><w:widowControl/><w:jc w:val="left"/><w:rPr><w:kern w:val="0"/><w:szCs w:val="24"/><w:lang w:val="es-CO" w:eastAsia="en-US" w:bidi="ar-SA"/><w:ins w:id="10180" w:author="Unknown Author" w:date="2026-10-30T04:17:53Z"></w:ins></w:rPr></w:pPr><w:ins w:id="10179" w:author="Unknown Author" w:date="2026-10-30T04:17:53Z"><w:r><w:rPr><w:kern w:val="0"/><w:szCs w:val="24"/><w:lang w:val="es-CO" w:eastAsia="en-US" w:bidi="ar-SA"/></w:rPr><w:t>Un lote de 60.000.000 COP</w:t></w:r></w:ins></w:p></w:tc><w:tc><w:tcPr><w:tcW w:w="1742" w:type="dxa"/><w:tcBorders></w:tcBorders></w:tcPr><w:p><w:pPr><w:pStyle w:val="Tabla9"/><w:widowControl/><w:jc w:val="left"/><w:rPr><w:kern w:val="0"/><w:szCs w:val="24"/><w:lang w:val="es-CO" w:eastAsia="en-US" w:bidi="ar-SA"/><w:ins w:id="10182" w:author="Unknown Author" w:date="2026-10-30T04:17:53Z"></w:ins></w:rPr></w:pPr><w:ins w:id="10181" w:author="Unknown Author" w:date="2026-10-30T04:17:53Z"><w:r><w:rPr><w:kern w:val="0"/><w:szCs w:val="24"/><w:lang w:val="es-CO" w:eastAsia="en-US" w:bidi="ar-SA"/></w:rPr><w:t>60.000.000 COP</w:t></w:r></w:ins></w:p></w:tc><w:tc><w:tcPr><w:tcW w:w="1741" w:type="dxa"/><w:tcBorders></w:tcBorders></w:tcPr><w:p><w:pPr><w:pStyle w:val="Tabla9"/><w:widowControl/><w:jc w:val="left"/><w:rPr><w:kern w:val="0"/><w:szCs w:val="24"/><w:lang w:val="es-CO" w:eastAsia="en-US" w:bidi="ar-SA"/><w:ins w:id="10184" w:author="Unknown Author" w:date="2026-10-30T04:17:53Z"></w:ins></w:rPr></w:pPr><w:ins w:id="10183" w:author="Unknown Author" w:date="2026-10-30T04:17:53Z"><w:r><w:rPr><w:kern w:val="0"/><w:szCs w:val="24"/><w:lang w:val="es-CO" w:eastAsia="en-US" w:bidi="ar-SA"/></w:rPr><w:t>30.000.000 COP</w:t></w:r></w:ins></w:p></w:tc><w:tc><w:tcPr><w:tcW w:w="2158" w:type="dxa"/><w:tcBorders></w:tcBorders></w:tcPr><w:p><w:pPr><w:pStyle w:val="Tabla9"/><w:widowControl/><w:jc w:val="left"/><w:rPr><w:kern w:val="0"/><w:szCs w:val="24"/><w:lang w:val="es-CO" w:eastAsia="en-US" w:bidi="ar-SA"/><w:ins w:id="10186" w:author="Unknown Author" w:date="2026-10-30T04:17:53Z"></w:ins></w:rPr></w:pPr><w:ins w:id="10185" w:author="Unknown Author" w:date="2026-10-30T04:17:53Z"><w:r><w:rPr><w:kern w:val="0"/><w:szCs w:val="24"/><w:lang w:val="es-CO" w:eastAsia="en-US" w:bidi="ar-SA"/></w:rPr><w:t>60.000.000 ÷ 2 años, si el consumo es uniforme (estimación)</w:t></w:r></w:ins></w:p></w:tc></w:tr><w:tr><w:trPr><w:ins w:id="10187" w:author="Unknown Author" w:date="2026-10-30T04:17:53Z"/><w:cantSplit w:val="true"/></w:trPr><w:tc><w:tcPr><w:tcW w:w="2238" w:type="dxa"/><w:tcBorders></w:tcBorders><w:shd w:color="auto" w:fill="F7F7F7" w:val="clear"/></w:tcPr><w:p><w:pPr><w:pStyle w:val="Tabla9"/><w:widowControl/><w:jc w:val="left"/><w:rPr><w:kern w:val="0"/><w:szCs w:val="24"/><w:lang w:val="es-CO" w:eastAsia="en-US" w:bidi="ar-SA"/><w:ins w:id="10189" w:author="Unknown Author" w:date="2026-10-30T04:17:53Z"></w:ins></w:rPr></w:pPr><w:ins w:id="10188" w:author="Unknown Author" w:date="2026-10-30T04:17:53Z"><w:r><w:rPr><w:kern w:val="0"/><w:szCs w:val="24"/><w:lang w:val="es-CO" w:eastAsia="en-US" w:bidi="ar-SA"/></w:rPr><w:t>Licencias del sistema de geociencias</w:t></w:r></w:ins></w:p></w:tc><w:tc><w:tcPr><w:tcW w:w="2075" w:type="dxa"/><w:tcBorders></w:tcBorders><w:shd w:color="auto" w:fill="F7F7F7" w:val="clear"/></w:tcPr><w:p><w:pPr><w:pStyle w:val="Tabla9"/><w:widowControl/><w:jc w:val="left"/><w:rPr><w:kern w:val="0"/><w:szCs w:val="24"/><w:lang w:val="es-CO" w:eastAsia="en-US" w:bidi="ar-SA"/><w:ins w:id="10191" w:author="Unknown Author" w:date="2026-10-30T04:17:53Z"></w:ins></w:rPr></w:pPr><w:ins w:id="10190" w:author="Unknown Author" w:date="2026-10-30T04:17:53Z"><w:r><w:rPr><w:kern w:val="0"/><w:szCs w:val="24"/><w:lang w:val="es-CO" w:eastAsia="en-US" w:bidi="ar-SA"/></w:rPr><w:t>995.103 COP por usuario-mes (4 usuarios), 1.983.712 COP por usuario-mes (1 usuario) y 5.366.920 COP por usuario-año</w:t></w:r></w:ins></w:p></w:tc><w:tc><w:tcPr><w:tcW w:w="1742" w:type="dxa"/><w:tcBorders></w:tcBorders><w:shd w:color="auto" w:fill="F7F7F7" w:val="clear"/></w:tcPr><w:p><w:pPr><w:pStyle w:val="Tabla9"/><w:widowControl/><w:jc w:val="left"/><w:rPr><w:kern w:val="0"/><w:szCs w:val="24"/><w:lang w:val="es-CO" w:eastAsia="en-US" w:bidi="ar-SA"/><w:ins w:id="10193" w:author="Unknown Author" w:date="2026-10-30T04:17:53Z"></w:ins></w:rPr></w:pPr><w:ins w:id="10192" w:author="Unknown Author" w:date="2026-10-30T04:17:53Z"><w:r><w:rPr><w:kern w:val="0"/><w:szCs w:val="24"/><w:lang w:val="es-CO" w:eastAsia="en-US" w:bidi="ar-SA"/></w:rPr><w:t>147.908.692 COP en 23 meses</w:t></w:r></w:ins></w:p></w:tc><w:tc><w:tcPr><w:tcW w:w="1741" w:type="dxa"/><w:tcBorders></w:tcBorders><w:shd w:color="auto" w:fill="F7F7F7" w:val="clear"/></w:tcPr><w:p><w:pPr><w:pStyle w:val="Tabla9"/><w:widowControl/><w:jc w:val="left"/><w:rPr><w:kern w:val="0"/><w:szCs w:val="24"/><w:lang w:val="es-CO" w:eastAsia="en-US" w:bidi="ar-SA"/><w:ins w:id="10195" w:author="Unknown Author" w:date="2026-10-30T04:17:53Z"></w:ins></w:rPr></w:pPr><w:ins w:id="10194" w:author="Unknown Author" w:date="2026-10-30T04:17:53Z"><w:r><w:rPr><w:kern w:val="0"/><w:szCs w:val="24"/><w:lang w:val="es-CO" w:eastAsia="en-US" w:bidi="ar-SA"/></w:rPr><w:t>76.936.408 COP</w:t></w:r></w:ins></w:p></w:tc><w:tc><w:tcPr><w:tcW w:w="2158" w:type="dxa"/><w:tcBorders></w:tcBorders><w:shd w:color="auto" w:fill="F7F7F7" w:val="clear"/></w:tcPr><w:p><w:pPr><w:pStyle w:val="Tabla9"/><w:widowControl/><w:jc w:val="left"/><w:rPr><w:kern w:val="0"/><w:szCs w:val="24"/><w:lang w:val="es-CO" w:eastAsia="en-US" w:bidi="ar-SA"/><w:ins w:id="10197" w:author="Unknown Author" w:date="2026-10-30T04:17:53Z"></w:ins></w:rPr></w:pPr><w:ins w:id="10196" w:author="Unknown Author" w:date="2026-10-30T04:17:53Z"><w:r><w:rPr><w:kern w:val="0"/><w:szCs w:val="24"/><w:lang w:val="es-CO" w:eastAsia="en-US" w:bidi="ar-SA"/></w:rPr><w:t>4 × 12 × 995.103 + 12 × 1.983.712 + 5.366.920</w:t></w:r></w:ins></w:p></w:tc></w:tr><w:tr><w:trPr><w:ins w:id="10198" w:author="Unknown Author" w:date="2026-10-30T04:17:53Z"/><w:cantSplit w:val="true"/></w:trPr><w:tc><w:tcPr><w:tcW w:w="2238" w:type="dxa"/><w:tcBorders></w:tcBorders></w:tcPr><w:p><w:pPr><w:pStyle w:val="Tabla9"/><w:widowControl/><w:jc w:val="left"/><w:rPr><w:kern w:val="0"/><w:szCs w:val="24"/><w:lang w:val="es-CO" w:eastAsia="en-US" w:bidi="ar-SA"/><w:ins w:id="10200" w:author="Unknown Author" w:date="2026-10-30T04:17:53Z"></w:ins></w:rPr></w:pPr><w:ins w:id="10199" w:author="Unknown Author" w:date="2026-10-30T04:17:53Z"><w:r><w:rPr><w:kern w:val="0"/><w:szCs w:val="24"/><w:lang w:val="es-CO" w:eastAsia="en-US" w:bidi="ar-SA"/></w:rPr><w:t>Licencias de modelación urbana, de dispersión y SIG</w:t></w:r></w:ins></w:p></w:tc><w:tc><w:tcPr><w:tcW w:w="2075" w:type="dxa"/><w:tcBorders></w:tcBorders></w:tcPr><w:p><w:pPr><w:pStyle w:val="Tabla9"/><w:widowControl/><w:jc w:val="left"/><w:rPr><w:kern w:val="0"/><w:szCs w:val="24"/><w:lang w:val="es-CO" w:eastAsia="en-US" w:bidi="ar-SA"/><w:ins w:id="10202" w:author="Unknown Author" w:date="2026-10-30T04:17:53Z"></w:ins></w:rPr></w:pPr><w:ins w:id="10201" w:author="Unknown Author" w:date="2026-10-30T04:17:53Z"><w:r><w:rPr><w:kern w:val="0"/><w:szCs w:val="24"/><w:lang w:val="es-CO" w:eastAsia="en-US" w:bidi="ar-SA"/></w:rPr><w:t>Un paquete de 55.000.000 COP</w:t></w:r></w:ins></w:p></w:tc><w:tc><w:tcPr><w:tcW w:w="1742" w:type="dxa"/><w:tcBorders></w:tcBorders></w:tcPr><w:p><w:pPr><w:pStyle w:val="Tabla9"/><w:widowControl/><w:jc w:val="left"/><w:rPr><w:kern w:val="0"/><w:szCs w:val="24"/><w:lang w:val="es-CO" w:eastAsia="en-US" w:bidi="ar-SA"/><w:ins w:id="10204" w:author="Unknown Author" w:date="2026-10-30T04:17:53Z"></w:ins></w:rPr></w:pPr><w:ins w:id="10203" w:author="Unknown Author" w:date="2026-10-30T04:17:53Z"><w:r><w:rPr><w:kern w:val="0"/><w:szCs w:val="24"/><w:lang w:val="es-CO" w:eastAsia="en-US" w:bidi="ar-SA"/></w:rPr><w:t>55.000.000 COP</w:t></w:r></w:ins></w:p></w:tc><w:tc><w:tcPr><w:tcW w:w="1741" w:type="dxa"/><w:tcBorders></w:tcBorders></w:tcPr><w:p><w:pPr><w:pStyle w:val="Tabla9"/><w:widowControl/><w:jc w:val="left"/><w:rPr><w:kern w:val="0"/><w:szCs w:val="24"/><w:lang w:val="es-CO" w:eastAsia="en-US" w:bidi="ar-SA"/><w:ins w:id="10206" w:author="Unknown Author" w:date="2026-10-30T04:17:53Z"></w:ins></w:rPr></w:pPr><w:ins w:id="10205" w:author="Unknown Author" w:date="2026-10-30T04:17:53Z"><w:r><w:rPr><w:kern w:val="0"/><w:szCs w:val="24"/><w:lang w:val="es-CO" w:eastAsia="en-US" w:bidi="ar-SA"/></w:rPr><w:t>27.500.000 COP</w:t></w:r></w:ins></w:p></w:tc><w:tc><w:tcPr><w:tcW w:w="2158" w:type="dxa"/><w:tcBorders></w:tcBorders></w:tcPr><w:p><w:pPr><w:pStyle w:val="Tabla9"/><w:widowControl/><w:jc w:val="left"/><w:rPr><w:kern w:val="0"/><w:szCs w:val="24"/><w:lang w:val="es-CO" w:eastAsia="en-US" w:bidi="ar-SA"/><w:ins w:id="10208" w:author="Unknown Author" w:date="2026-10-30T04:17:53Z"></w:ins></w:rPr></w:pPr><w:ins w:id="10207" w:author="Unknown Author" w:date="2026-10-30T04:17:53Z"><w:r><w:rPr><w:kern w:val="0"/><w:szCs w:val="24"/><w:lang w:val="es-CO" w:eastAsia="en-US" w:bidi="ar-SA"/></w:rPr><w:t>55.000.000 ÷ 2 años, con renovación anual (estimación)</w:t></w:r></w:ins></w:p></w:tc></w:tr><w:tr><w:trPr><w:ins w:id="10209" w:author="Unknown Author" w:date="2026-10-30T04:17:53Z"/><w:cantSplit w:val="true"/></w:trPr><w:tc><w:tcPr><w:tcW w:w="2238" w:type="dxa"/><w:tcBorders><w:bottom w:val="single" w:sz="12" w:space="0" w:color="2A3439"/></w:tcBorders><w:shd w:color="auto" w:fill="F7F7F7" w:val="clear"/></w:tcPr><w:p><w:pPr><w:pStyle w:val="Tabla9"/><w:keepNext w:val="true"/><w:widowControl/><w:jc w:val="left"/><w:rPr><w:kern w:val="0"/><w:szCs w:val="24"/><w:lang w:val="es-CO" w:eastAsia="en-US" w:bidi="ar-SA"/><w:ins w:id="10211" w:author="Unknown Author" w:date="2026-10-30T04:17:53Z"></w:ins></w:rPr></w:pPr><w:ins w:id="10210" w:author="Unknown Author" w:date="2026-10-30T04:17:53Z"><w:r><w:rPr><w:kern w:val="0"/><w:szCs w:val="24"/><w:lang w:val="es-CO" w:eastAsia="en-US" w:bidi="ar-SA"/></w:rPr><w:t>Total estimable</w:t></w:r></w:ins></w:p></w:tc><w:tc><w:tcPr><w:tcW w:w="2075" w:type="dxa"/><w:tcBorders><w:bottom w:val="single" w:sz="12" w:space="0" w:color="2A3439"/></w:tcBorders><w:shd w:color="auto" w:fill="F7F7F7" w:val="clear"/></w:tcPr><w:p><w:pPr><w:pStyle w:val="Tabla9"/><w:keepNext w:val="true"/><w:widowControl/><w:jc w:val="left"/><w:rPr><w:kern w:val="0"/><w:szCs w:val="24"/><w:lang w:val="es-CO" w:eastAsia="en-US" w:bidi="ar-SA"/><w:ins w:id="10213" w:author="Unknown Author" w:date="2026-10-30T04:17:53Z"></w:ins></w:rPr></w:pPr><w:ins w:id="10212" w:author="Unknown Author" w:date="2026-10-30T04:17:53Z"><w:r><w:rPr><w:kern w:val="0"/><w:szCs w:val="24"/><w:lang w:val="es-CO" w:eastAsia="en-US" w:bidi="ar-SA"/></w:rPr><w:t>No aplica</w:t></w:r></w:ins></w:p></w:tc><w:tc><w:tcPr><w:tcW w:w="1742" w:type="dxa"/><w:tcBorders><w:bottom w:val="single" w:sz="12" w:space="0" w:color="2A3439"/></w:tcBorders><w:shd w:color="auto" w:fill="F7F7F7" w:val="clear"/></w:tcPr><w:p><w:pPr><w:pStyle w:val="Tabla9"/><w:keepNext w:val="true"/><w:widowControl/><w:jc w:val="left"/><w:rPr><w:kern w:val="0"/><w:szCs w:val="24"/><w:lang w:val="es-CO" w:eastAsia="en-US" w:bidi="ar-SA"/><w:ins w:id="10215" w:author="Unknown Author" w:date="2026-10-30T04:17:53Z"></w:ins></w:rPr></w:pPr><w:ins w:id="10214" w:author="Unknown Author" w:date="2026-10-30T04:17:53Z"><w:r><w:rPr><w:kern w:val="0"/><w:szCs w:val="24"/><w:lang w:val="es-CO" w:eastAsia="en-US" w:bidi="ar-SA"/></w:rPr><w:t>No aplica</w:t></w:r></w:ins></w:p></w:tc><w:tc><w:tcPr><w:tcW w:w="1741" w:type="dxa"/><w:tcBorders><w:bottom w:val="single" w:sz="12" w:space="0" w:color="2A3439"/></w:tcBorders><w:shd w:color="auto" w:fill="F7F7F7" w:val="clear"/></w:tcPr><w:p><w:pPr><w:pStyle w:val="Tabla9"/><w:keepNext w:val="true"/><w:widowControl/><w:jc w:val="left"/><w:rPr><w:kern w:val="0"/><w:szCs w:val="24"/><w:lang w:val="es-CO" w:eastAsia="en-US" w:bidi="ar-SA"/><w:ins w:id="10217" w:author="Unknown Author" w:date="2026-10-30T04:17:53Z"></w:ins></w:rPr></w:pPr><w:ins w:id="10216" w:author="Unknown Author" w:date="2026-10-30T04:17:53Z"><w:r><w:rPr><w:kern w:val="0"/><w:szCs w:val="24"/><w:lang w:val="es-CO" w:eastAsia="en-US" w:bidi="ar-SA"/></w:rPr><w:t>265.716.408 COP</w:t></w:r></w:ins></w:p></w:tc><w:tc><w:tcPr><w:tcW w:w="2158" w:type="dxa"/><w:tcBorders><w:bottom w:val="single" w:sz="12" w:space="0" w:color="2A3439"/></w:tcBorders><w:shd w:color="auto" w:fill="F7F7F7" w:val="clear"/></w:tcPr><w:p><w:pPr><w:pStyle w:val="Tabla9"/><w:keepNext w:val="true"/><w:widowControl/><w:jc w:val="left"/><w:rPr><w:kern w:val="0"/><w:szCs w:val="24"/><w:lang w:val="es-CO" w:eastAsia="en-US" w:bidi="ar-SA"/><w:ins w:id="10219" w:author="Unknown Author" w:date="2026-10-30T04:17:53Z"></w:ins></w:rPr></w:pPr><w:ins w:id="10218" w:author="Unknown Author" w:date="2026-10-30T04:17:53Z"><w:r><w:rPr><w:kern w:val="0"/><w:szCs w:val="24"/><w:lang w:val="es-CO" w:eastAsia="en-US" w:bidi="ar-SA"/></w:rPr><w:t>Subtotal, repuestos y licencias</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238"/><w:gridCol w:w="1908"/><w:gridCol w:w="1826"/><w:gridCol w:w="1742"/><w:gridCol w:w="2240"/></w:tblGrid><w:tr><w:trPr><w:tblHeader w:val="true"/><w:del w:id="10220" w:author="Unknown Author" w:date="2026-10-30T04:17:53Z"/><w:cantSplit w:val="true"/></w:trPr><w:tc><w:tcPr><w:tcW w:w="223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0222" w:author="Unknown Author" w:date="2026-10-30T04:17:53Z"></w:del></w:rPr></w:pPr><w:del w:id="10221" w:author="Unknown Author" w:date="2026-10-30T04:17:53Z"><w:r><w:rPr><w:b/><w:kern w:val="0"/><w:szCs w:val="24"/><w:lang w:val="es-CO" w:eastAsia="en-US" w:bidi="ar-SA"/></w:rPr><w:delText>Concepto</w:delText></w:r></w:del></w:p></w:tc><w:tc><w:tcPr><w:tcW w:w="190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0224" w:author="Unknown Author" w:date="2026-10-30T04:17:53Z"></w:del></w:rPr></w:pPr><w:del w:id="10223" w:author="Unknown Author" w:date="2026-10-30T04:17:53Z"><w:r><w:rPr><w:b/><w:kern w:val="0"/><w:szCs w:val="24"/><w:lang w:val="es-CO" w:eastAsia="en-US" w:bidi="ar-SA"/></w:rPr><w:delText>Línea del presupuesto</w:delText></w:r></w:del></w:p></w:tc><w:tc><w:tcPr><w:tcW w:w="1826"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0226" w:author="Unknown Author" w:date="2026-10-30T04:17:53Z"></w:del></w:rPr></w:pPr><w:del w:id="10225" w:author="Unknown Author" w:date="2026-10-30T04:17:53Z"><w:r><w:rPr><w:b/><w:kern w:val="0"/><w:szCs w:val="24"/><w:lang w:val="es-CO" w:eastAsia="en-US" w:bidi="ar-SA"/></w:rPr><w:delText>Valor del proyecto</w:delText></w:r></w:del></w:p></w:tc><w:tc><w:tcPr><w:tcW w:w="174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0228" w:author="Unknown Author" w:date="2026-10-30T04:17:53Z"></w:del></w:rPr></w:pPr><w:del w:id="10227" w:author="Unknown Author" w:date="2026-10-30T04:17:53Z"><w:r><w:rPr><w:b/><w:kern w:val="0"/><w:szCs w:val="24"/><w:lang w:val="es-CO" w:eastAsia="en-US" w:bidi="ar-SA"/></w:rPr><w:delText>Equivalente anual</w:delText></w:r></w:del></w:p></w:tc><w:tc><w:tcPr><w:tcW w:w="224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0230" w:author="Unknown Author" w:date="2026-10-30T04:17:53Z"></w:del></w:rPr></w:pPr><w:del w:id="10229" w:author="Unknown Author" w:date="2026-10-30T04:17:53Z"><w:r><w:rPr><w:b/><w:kern w:val="0"/><w:szCs w:val="24"/><w:lang w:val="es-CO" w:eastAsia="en-US" w:bidi="ar-SA"/></w:rPr><w:delText>Cálculo</w:delText></w:r></w:del></w:p></w:tc></w:tr><w:tr><w:trPr><w:del w:id="10231" w:author="Unknown Author" w:date="2026-10-30T04:17:53Z"/><w:cantSplit w:val="true"/></w:trPr><w:tc><w:tcPr><w:tcW w:w="2238" w:type="dxa"/><w:tcBorders></w:tcBorders></w:tcPr><w:p><w:pPr><w:pStyle w:val="Tabla9"/><w:widowControl/><w:jc w:val="left"/><w:rPr><w:kern w:val="0"/><w:szCs w:val="24"/><w:lang w:val="es-CO" w:eastAsia="en-US" w:bidi="ar-SA"/><w:del w:id="10233" w:author="Unknown Author" w:date="2026-10-30T04:17:53Z"></w:del></w:rPr></w:pPr><w:del w:id="10232" w:author="Unknown Author" w:date="2026-10-30T04:17:53Z"><w:r><w:rPr><w:kern w:val="0"/><w:szCs w:val="24"/><w:lang w:val="es-CO" w:eastAsia="en-US" w:bidi="ar-SA"/></w:rPr><w:delText>Instancias en la nube reservadas</w:delText></w:r></w:del></w:p></w:tc><w:tc><w:tcPr><w:tcW w:w="1908" w:type="dxa"/><w:tcBorders></w:tcBorders></w:tcPr><w:p><w:pPr><w:pStyle w:val="Tabla9"/><w:widowControl/><w:jc w:val="left"/><w:rPr><w:kern w:val="0"/><w:szCs w:val="24"/><w:lang w:val="es-CO" w:eastAsia="en-US" w:bidi="ar-SA"/><w:del w:id="10235" w:author="Unknown Author" w:date="2026-10-30T04:17:53Z"></w:del></w:rPr></w:pPr><w:del w:id="10234" w:author="Unknown Author" w:date="2026-10-30T04:17:53Z"><w:r><w:rPr><w:kern w:val="0"/><w:szCs w:val="24"/><w:lang w:val="es-CO" w:eastAsia="en-US" w:bidi="ar-SA"/></w:rPr><w:delText>180.000.000 COP por 24 meses</w:delText></w:r></w:del></w:p></w:tc><w:tc><w:tcPr><w:tcW w:w="1826" w:type="dxa"/><w:tcBorders></w:tcBorders></w:tcPr><w:p><w:pPr><w:pStyle w:val="Tabla9"/><w:widowControl/><w:jc w:val="left"/><w:rPr><w:kern w:val="0"/><w:szCs w:val="24"/><w:lang w:val="es-CO" w:eastAsia="en-US" w:bidi="ar-SA"/><w:del w:id="10237" w:author="Unknown Author" w:date="2026-10-30T04:17:53Z"></w:del></w:rPr></w:pPr><w:del w:id="10236" w:author="Unknown Author" w:date="2026-10-30T04:17:53Z"><w:r><w:rPr><w:kern w:val="0"/><w:szCs w:val="24"/><w:lang w:val="es-CO" w:eastAsia="en-US" w:bidi="ar-SA"/></w:rPr><w:delText>180.000.000 COP</w:delText></w:r></w:del></w:p></w:tc><w:tc><w:tcPr><w:tcW w:w="1742" w:type="dxa"/><w:tcBorders></w:tcBorders></w:tcPr><w:p><w:pPr><w:pStyle w:val="Tabla9"/><w:widowControl/><w:jc w:val="left"/><w:rPr><w:kern w:val="0"/><w:szCs w:val="24"/><w:lang w:val="es-CO" w:eastAsia="en-US" w:bidi="ar-SA"/><w:del w:id="10239" w:author="Unknown Author" w:date="2026-10-30T04:17:53Z"></w:del></w:rPr></w:pPr><w:del w:id="10238" w:author="Unknown Author" w:date="2026-10-30T04:17:53Z"><w:r><w:rPr><w:kern w:val="0"/><w:szCs w:val="24"/><w:lang w:val="es-CO" w:eastAsia="en-US" w:bidi="ar-SA"/></w:rPr><w:delText>90.000.000 COP</w:delText></w:r></w:del></w:p></w:tc><w:tc><w:tcPr><w:tcW w:w="2240" w:type="dxa"/><w:tcBorders></w:tcBorders></w:tcPr><w:p><w:pPr><w:pStyle w:val="Tabla9"/><w:widowControl/><w:jc w:val="left"/><w:rPr><w:kern w:val="0"/><w:szCs w:val="24"/><w:lang w:val="es-CO" w:eastAsia="en-US" w:bidi="ar-SA"/><w:del w:id="10241" w:author="Unknown Author" w:date="2026-10-30T04:17:53Z"></w:del></w:rPr></w:pPr><w:del w:id="10240" w:author="Unknown Author" w:date="2026-10-30T04:17:53Z"><w:r><w:rPr><w:kern w:val="0"/><w:szCs w:val="24"/><w:lang w:val="es-CO" w:eastAsia="en-US" w:bidi="ar-SA"/></w:rPr><w:delText>180.000.000 ÷ 2 años</w:delText></w:r></w:del></w:p></w:tc></w:tr><w:tr><w:trPr><w:del w:id="10242" w:author="Unknown Author" w:date="2026-10-30T04:17:53Z"/><w:cantSplit w:val="true"/></w:trPr><w:tc><w:tcPr><w:tcW w:w="2238" w:type="dxa"/><w:tcBorders></w:tcBorders><w:shd w:color="auto" w:fill="F7F7F7" w:val="clear"/></w:tcPr><w:p><w:pPr><w:pStyle w:val="Tabla9"/><w:widowControl/><w:jc w:val="left"/><w:rPr><w:kern w:val="0"/><w:szCs w:val="24"/><w:lang w:val="es-CO" w:eastAsia="en-US" w:bidi="ar-SA"/><w:del w:id="10244" w:author="Unknown Author" w:date="2026-10-30T04:17:53Z"></w:del></w:rPr></w:pPr><w:del w:id="10243" w:author="Unknown Author" w:date="2026-10-30T04:17:53Z"><w:r><w:rPr><w:kern w:val="0"/><w:szCs w:val="24"/><w:lang w:val="es-CO" w:eastAsia="en-US" w:bidi="ar-SA"/></w:rPr><w:delText>Planes de datos celulares de los gateways</w:delText></w:r></w:del></w:p></w:tc><w:tc><w:tcPr><w:tcW w:w="1908" w:type="dxa"/><w:tcBorders></w:tcBorders><w:shd w:color="auto" w:fill="F7F7F7" w:val="clear"/></w:tcPr><w:p><w:pPr><w:pStyle w:val="Tabla9"/><w:widowControl/><w:jc w:val="left"/><w:rPr><w:kern w:val="0"/><w:szCs w:val="24"/><w:lang w:val="es-CO" w:eastAsia="en-US" w:bidi="ar-SA"/><w:del w:id="10246" w:author="Unknown Author" w:date="2026-10-30T04:17:53Z"></w:del></w:rPr></w:pPr><w:del w:id="10245" w:author="Unknown Author" w:date="2026-10-30T04:17:53Z"><w:r><w:rPr><w:kern w:val="0"/><w:szCs w:val="24"/><w:lang w:val="es-CO" w:eastAsia="en-US" w:bidi="ar-SA"/></w:rPr><w:delText>120.000 COP por SIM-mes, 12 SIM</w:delText></w:r></w:del></w:p></w:tc><w:tc><w:tcPr><w:tcW w:w="1826" w:type="dxa"/><w:tcBorders></w:tcBorders><w:shd w:color="auto" w:fill="F7F7F7" w:val="clear"/></w:tcPr><w:p><w:pPr><w:pStyle w:val="Tabla9"/><w:widowControl/><w:jc w:val="left"/><w:rPr><w:kern w:val="0"/><w:szCs w:val="24"/><w:lang w:val="es-CO" w:eastAsia="en-US" w:bidi="ar-SA"/><w:del w:id="10248" w:author="Unknown Author" w:date="2026-10-30T04:17:53Z"></w:del></w:rPr></w:pPr><w:del w:id="10247" w:author="Unknown Author" w:date="2026-10-30T04:17:53Z"><w:r><w:rPr><w:kern w:val="0"/><w:szCs w:val="24"/><w:lang w:val="es-CO" w:eastAsia="en-US" w:bidi="ar-SA"/></w:rPr><w:delText>34.560.000 COP en 24 meses</w:delText></w:r></w:del></w:p></w:tc><w:tc><w:tcPr><w:tcW w:w="1742" w:type="dxa"/><w:tcBorders></w:tcBorders><w:shd w:color="auto" w:fill="F7F7F7" w:val="clear"/></w:tcPr><w:p><w:pPr><w:pStyle w:val="Tabla9"/><w:widowControl/><w:jc w:val="left"/><w:rPr><w:kern w:val="0"/><w:szCs w:val="24"/><w:lang w:val="es-CO" w:eastAsia="en-US" w:bidi="ar-SA"/><w:del w:id="10250" w:author="Unknown Author" w:date="2026-10-30T04:17:53Z"></w:del></w:rPr></w:pPr><w:del w:id="10249" w:author="Unknown Author" w:date="2026-10-30T04:17:53Z"><w:r><w:rPr><w:kern w:val="0"/><w:szCs w:val="24"/><w:lang w:val="es-CO" w:eastAsia="en-US" w:bidi="ar-SA"/></w:rPr><w:delText>17.280.000 COP</w:delText></w:r></w:del></w:p></w:tc><w:tc><w:tcPr><w:tcW w:w="2240" w:type="dxa"/><w:tcBorders></w:tcBorders><w:shd w:color="auto" w:fill="F7F7F7" w:val="clear"/></w:tcPr><w:p><w:pPr><w:pStyle w:val="Tabla9"/><w:widowControl/><w:jc w:val="left"/><w:rPr><w:kern w:val="0"/><w:szCs w:val="24"/><w:lang w:val="es-CO" w:eastAsia="en-US" w:bidi="ar-SA"/><w:del w:id="10252" w:author="Unknown Author" w:date="2026-10-30T04:17:53Z"></w:del></w:rPr></w:pPr><w:del w:id="10251" w:author="Unknown Author" w:date="2026-10-30T04:17:53Z"><w:r><w:rPr><w:kern w:val="0"/><w:szCs w:val="24"/><w:lang w:val="es-CO" w:eastAsia="en-US" w:bidi="ar-SA"/></w:rPr><w:delText>12 SIM × 12 meses × 120.000</w:delText></w:r></w:del></w:p></w:tc></w:tr><w:tr><w:trPr><w:del w:id="10253" w:author="Unknown Author" w:date="2026-10-30T04:17:53Z"/><w:cantSplit w:val="true"/></w:trPr><w:tc><w:tcPr><w:tcW w:w="2238" w:type="dxa"/><w:tcBorders></w:tcBorders></w:tcPr><w:p><w:pPr><w:pStyle w:val="Tabla9"/><w:widowControl/><w:jc w:val="left"/><w:rPr><w:kern w:val="0"/><w:szCs w:val="24"/><w:lang w:val="es-CO" w:eastAsia="en-US" w:bidi="ar-SA"/><w:del w:id="10255" w:author="Unknown Author" w:date="2026-10-30T04:17:53Z"></w:del></w:rPr></w:pPr><w:del w:id="10254" w:author="Unknown Author" w:date="2026-10-30T04:17:53Z"><w:r><w:rPr><w:kern w:val="0"/><w:szCs w:val="24"/><w:lang w:val="es-CO" w:eastAsia="en-US" w:bidi="ar-SA"/></w:rPr><w:delText>Enlace satelital de respaldo</w:delText></w:r></w:del></w:p></w:tc><w:tc><w:tcPr><w:tcW w:w="1908" w:type="dxa"/><w:tcBorders></w:tcBorders></w:tcPr><w:p><w:pPr><w:pStyle w:val="Tabla9"/><w:widowControl/><w:jc w:val="left"/><w:rPr><w:kern w:val="0"/><w:szCs w:val="24"/><w:lang w:val="es-CO" w:eastAsia="en-US" w:bidi="ar-SA"/><w:del w:id="10257" w:author="Unknown Author" w:date="2026-10-30T04:17:53Z"></w:del></w:rPr></w:pPr><w:del w:id="10256" w:author="Unknown Author" w:date="2026-10-30T04:17:53Z"><w:r><w:rPr><w:kern w:val="0"/><w:szCs w:val="24"/><w:lang w:val="es-CO" w:eastAsia="en-US" w:bidi="ar-SA"/></w:rPr><w:delText>250.000 COP por módulo-mes, 10 módulos</w:delText></w:r></w:del></w:p></w:tc><w:tc><w:tcPr><w:tcW w:w="1826" w:type="dxa"/><w:tcBorders></w:tcBorders></w:tcPr><w:p><w:pPr><w:pStyle w:val="Tabla9"/><w:widowControl/><w:jc w:val="left"/><w:rPr><w:kern w:val="0"/><w:szCs w:val="24"/><w:lang w:val="es-CO" w:eastAsia="en-US" w:bidi="ar-SA"/><w:del w:id="10259" w:author="Unknown Author" w:date="2026-10-30T04:17:53Z"></w:del></w:rPr></w:pPr><w:del w:id="10258" w:author="Unknown Author" w:date="2026-10-30T04:17:53Z"><w:r><w:rPr><w:kern w:val="0"/><w:szCs w:val="24"/><w:lang w:val="es-CO" w:eastAsia="en-US" w:bidi="ar-SA"/></w:rPr><w:delText>55.000.000 COP en 22 meses</w:delText></w:r></w:del></w:p></w:tc><w:tc><w:tcPr><w:tcW w:w="1742" w:type="dxa"/><w:tcBorders></w:tcBorders></w:tcPr><w:p><w:pPr><w:pStyle w:val="Tabla9"/><w:widowControl/><w:jc w:val="left"/><w:rPr><w:kern w:val="0"/><w:szCs w:val="24"/><w:lang w:val="es-CO" w:eastAsia="en-US" w:bidi="ar-SA"/><w:del w:id="10261" w:author="Unknown Author" w:date="2026-10-30T04:17:53Z"></w:del></w:rPr></w:pPr><w:del w:id="10260" w:author="Unknown Author" w:date="2026-10-30T04:17:53Z"><w:r><w:rPr><w:kern w:val="0"/><w:szCs w:val="24"/><w:lang w:val="es-CO" w:eastAsia="en-US" w:bidi="ar-SA"/></w:rPr><w:delText>30.000.000 COP</w:delText></w:r></w:del></w:p></w:tc><w:tc><w:tcPr><w:tcW w:w="2240" w:type="dxa"/><w:tcBorders></w:tcBorders></w:tcPr><w:p><w:pPr><w:pStyle w:val="Tabla9"/><w:widowControl/><w:jc w:val="left"/><w:rPr><w:kern w:val="0"/><w:szCs w:val="24"/><w:lang w:val="es-CO" w:eastAsia="en-US" w:bidi="ar-SA"/><w:del w:id="10263" w:author="Unknown Author" w:date="2026-10-30T04:17:53Z"></w:del></w:rPr></w:pPr><w:del w:id="10262" w:author="Unknown Author" w:date="2026-10-30T04:17:53Z"><w:r><w:rPr><w:kern w:val="0"/><w:szCs w:val="24"/><w:lang w:val="es-CO" w:eastAsia="en-US" w:bidi="ar-SA"/></w:rPr><w:delText>10 módulos × 12 meses × 250.000</w:delText></w:r></w:del></w:p></w:tc></w:tr><w:tr><w:trPr><w:del w:id="10264" w:author="Unknown Author" w:date="2026-10-30T04:17:53Z"/><w:cantSplit w:val="true"/></w:trPr><w:tc><w:tcPr><w:tcW w:w="2238" w:type="dxa"/><w:tcBorders></w:tcBorders><w:shd w:color="auto" w:fill="F7F7F7" w:val="clear"/></w:tcPr><w:p><w:pPr><w:pStyle w:val="Tabla9"/><w:widowControl/><w:jc w:val="left"/><w:rPr><w:kern w:val="0"/><w:szCs w:val="24"/><w:lang w:val="es-CO" w:eastAsia="en-US" w:bidi="ar-SA"/><w:del w:id="10266" w:author="Unknown Author" w:date="2026-10-30T04:17:53Z"></w:del></w:rPr></w:pPr><w:del w:id="10265" w:author="Unknown Author" w:date="2026-10-30T04:17:53Z"><w:r><w:rPr><w:kern w:val="0"/><w:szCs w:val="24"/><w:lang w:val="es-CO" w:eastAsia="en-US" w:bidi="ar-SA"/></w:rPr><w:delText>Subtotal de conectividad y nube</w:delText></w:r></w:del></w:p></w:tc><w:tc><w:tcPr><w:tcW w:w="1908" w:type="dxa"/><w:tcBorders></w:tcBorders><w:shd w:color="auto" w:fill="F7F7F7" w:val="clear"/></w:tcPr><w:p><w:pPr><w:pStyle w:val="Tabla9"/><w:widowControl/><w:jc w:val="left"/><w:rPr><w:kern w:val="0"/><w:szCs w:val="24"/><w:lang w:val="es-CO" w:eastAsia="en-US" w:bidi="ar-SA"/><w:del w:id="10268" w:author="Unknown Author" w:date="2026-10-30T04:17:53Z"></w:del></w:rPr></w:pPr><w:del w:id="10267" w:author="Unknown Author" w:date="2026-10-30T04:17:53Z"><w:r><w:rPr><w:kern w:val="0"/><w:szCs w:val="24"/><w:lang w:val="es-CO" w:eastAsia="en-US" w:bidi="ar-SA"/></w:rPr><w:delText>No aplica</w:delText></w:r></w:del></w:p></w:tc><w:tc><w:tcPr><w:tcW w:w="1826" w:type="dxa"/><w:tcBorders></w:tcBorders><w:shd w:color="auto" w:fill="F7F7F7" w:val="clear"/></w:tcPr><w:p><w:pPr><w:pStyle w:val="Tabla9"/><w:widowControl/><w:jc w:val="left"/><w:rPr><w:kern w:val="0"/><w:szCs w:val="24"/><w:lang w:val="es-CO" w:eastAsia="en-US" w:bidi="ar-SA"/><w:del w:id="10270" w:author="Unknown Author" w:date="2026-10-30T04:17:53Z"></w:del></w:rPr></w:pPr><w:del w:id="10269" w:author="Unknown Author" w:date="2026-10-30T04:17:53Z"><w:r><w:rPr><w:kern w:val="0"/><w:szCs w:val="24"/><w:lang w:val="es-CO" w:eastAsia="en-US" w:bidi="ar-SA"/></w:rPr><w:delText>No aplica</w:delText></w:r></w:del></w:p></w:tc><w:tc><w:tcPr><w:tcW w:w="1742" w:type="dxa"/><w:tcBorders></w:tcBorders><w:shd w:color="auto" w:fill="F7F7F7" w:val="clear"/></w:tcPr><w:p><w:pPr><w:pStyle w:val="Tabla9"/><w:widowControl/><w:jc w:val="left"/><w:rPr><w:kern w:val="0"/><w:szCs w:val="24"/><w:lang w:val="es-CO" w:eastAsia="en-US" w:bidi="ar-SA"/><w:del w:id="10272" w:author="Unknown Author" w:date="2026-10-30T04:17:53Z"></w:del></w:rPr></w:pPr><w:del w:id="10271" w:author="Unknown Author" w:date="2026-10-30T04:17:53Z"><w:r><w:rPr><w:kern w:val="0"/><w:szCs w:val="24"/><w:lang w:val="es-CO" w:eastAsia="en-US" w:bidi="ar-SA"/></w:rPr><w:delText>137.280.000 COP</w:delText></w:r></w:del></w:p></w:tc><w:tc><w:tcPr><w:tcW w:w="2240" w:type="dxa"/><w:tcBorders></w:tcBorders><w:shd w:color="auto" w:fill="F7F7F7" w:val="clear"/></w:tcPr><w:p><w:pPr><w:pStyle w:val="Tabla9"/><w:widowControl/><w:jc w:val="left"/><w:rPr><w:kern w:val="0"/><w:szCs w:val="24"/><w:lang w:val="es-CO" w:eastAsia="en-US" w:bidi="ar-SA"/><w:del w:id="10274" w:author="Unknown Author" w:date="2026-10-30T04:17:53Z"></w:del></w:rPr></w:pPr><w:del w:id="10273" w:author="Unknown Author" w:date="2026-10-30T04:17:53Z"><w:r><w:rPr><w:kern w:val="0"/><w:szCs w:val="24"/><w:lang w:val="es-CO" w:eastAsia="en-US" w:bidi="ar-SA"/></w:rPr><w:delText>Suma de las tres filas anteriores</w:delText></w:r></w:del></w:p></w:tc></w:tr><w:tr><w:trPr><w:del w:id="10275" w:author="Unknown Author" w:date="2026-10-30T04:17:53Z"/><w:cantSplit w:val="true"/></w:trPr><w:tc><w:tcPr><w:tcW w:w="2238" w:type="dxa"/><w:tcBorders></w:tcBorders></w:tcPr><w:p><w:pPr><w:pStyle w:val="Tabla9"/><w:widowControl/><w:jc w:val="left"/><w:rPr><w:kern w:val="0"/><w:szCs w:val="24"/><w:lang w:val="es-CO" w:eastAsia="en-US" w:bidi="ar-SA"/><w:del w:id="10277" w:author="Unknown Author" w:date="2026-10-30T04:17:53Z"></w:del></w:rPr></w:pPr><w:del w:id="10276" w:author="Unknown Author" w:date="2026-10-30T04:17:53Z"><w:r><w:rPr><w:kern w:val="0"/><w:szCs w:val="24"/><w:lang w:val="es-CO" w:eastAsia="en-US" w:bidi="ar-SA"/></w:rPr><w:delText>Repuestos y consumibles de mantenimiento</w:delText></w:r></w:del></w:p></w:tc><w:tc><w:tcPr><w:tcW w:w="1908" w:type="dxa"/><w:tcBorders></w:tcBorders></w:tcPr><w:p><w:pPr><w:pStyle w:val="Tabla9"/><w:widowControl/><w:jc w:val="left"/><w:rPr><w:kern w:val="0"/><w:szCs w:val="24"/><w:lang w:val="es-CO" w:eastAsia="en-US" w:bidi="ar-SA"/><w:del w:id="10279" w:author="Unknown Author" w:date="2026-10-30T04:17:53Z"></w:del></w:rPr></w:pPr><w:del w:id="10278" w:author="Unknown Author" w:date="2026-10-30T04:17:53Z"><w:r><w:rPr><w:kern w:val="0"/><w:szCs w:val="24"/><w:lang w:val="es-CO" w:eastAsia="en-US" w:bidi="ar-SA"/></w:rPr><w:delText>Un lote de 60.000.000 COP</w:delText></w:r></w:del></w:p></w:tc><w:tc><w:tcPr><w:tcW w:w="1826" w:type="dxa"/><w:tcBorders></w:tcBorders></w:tcPr><w:p><w:pPr><w:pStyle w:val="Tabla9"/><w:widowControl/><w:jc w:val="left"/><w:rPr><w:kern w:val="0"/><w:szCs w:val="24"/><w:lang w:val="es-CO" w:eastAsia="en-US" w:bidi="ar-SA"/><w:del w:id="10281" w:author="Unknown Author" w:date="2026-10-30T04:17:53Z"></w:del></w:rPr></w:pPr><w:del w:id="10280" w:author="Unknown Author" w:date="2026-10-30T04:17:53Z"><w:r><w:rPr><w:kern w:val="0"/><w:szCs w:val="24"/><w:lang w:val="es-CO" w:eastAsia="en-US" w:bidi="ar-SA"/></w:rPr><w:delText>60.000.000 COP</w:delText></w:r></w:del></w:p></w:tc><w:tc><w:tcPr><w:tcW w:w="1742" w:type="dxa"/><w:tcBorders></w:tcBorders></w:tcPr><w:p><w:pPr><w:pStyle w:val="Tabla9"/><w:widowControl/><w:jc w:val="left"/><w:rPr><w:kern w:val="0"/><w:szCs w:val="24"/><w:lang w:val="es-CO" w:eastAsia="en-US" w:bidi="ar-SA"/><w:del w:id="10283" w:author="Unknown Author" w:date="2026-10-30T04:17:53Z"></w:del></w:rPr></w:pPr><w:del w:id="10282" w:author="Unknown Author" w:date="2026-10-30T04:17:53Z"><w:r><w:rPr><w:kern w:val="0"/><w:szCs w:val="24"/><w:lang w:val="es-CO" w:eastAsia="en-US" w:bidi="ar-SA"/></w:rPr><w:delText>30.000.000 COP</w:delText></w:r></w:del></w:p></w:tc><w:tc><w:tcPr><w:tcW w:w="2240" w:type="dxa"/><w:tcBorders></w:tcBorders></w:tcPr><w:p><w:pPr><w:pStyle w:val="Tabla9"/><w:widowControl/><w:jc w:val="left"/><w:rPr><w:kern w:val="0"/><w:szCs w:val="24"/><w:lang w:val="es-CO" w:eastAsia="en-US" w:bidi="ar-SA"/><w:del w:id="10285" w:author="Unknown Author" w:date="2026-10-30T04:17:53Z"></w:del></w:rPr></w:pPr><w:del w:id="10284" w:author="Unknown Author" w:date="2026-10-30T04:17:53Z"><w:r><w:rPr><w:kern w:val="0"/><w:szCs w:val="24"/><w:lang w:val="es-CO" w:eastAsia="en-US" w:bidi="ar-SA"/></w:rPr><w:delText>60.000.000 ÷ 2 años, si el consumo es uniforme (estimación)</w:delText></w:r></w:del></w:p></w:tc></w:tr><w:tr><w:trPr><w:del w:id="10286" w:author="Unknown Author" w:date="2026-10-30T04:17:53Z"/><w:cantSplit w:val="true"/></w:trPr><w:tc><w:tcPr><w:tcW w:w="2238" w:type="dxa"/><w:tcBorders><w:bottom w:val="single" w:sz="12" w:space="0" w:color="2A3439"/></w:tcBorders><w:shd w:color="auto" w:fill="F7F7F7" w:val="clear"/></w:tcPr><w:p><w:pPr><w:pStyle w:val="Tabla9"/><w:keepNext w:val="true"/><w:widowControl/><w:jc w:val="left"/><w:rPr><w:kern w:val="0"/><w:szCs w:val="24"/><w:lang w:val="es-CO" w:eastAsia="en-US" w:bidi="ar-SA"/><w:del w:id="10288" w:author="Unknown Author" w:date="2026-10-30T04:17:53Z"></w:del></w:rPr></w:pPr><w:del w:id="10287" w:author="Unknown Author" w:date="2026-10-30T04:17:53Z"><w:r><w:rPr><w:kern w:val="0"/><w:szCs w:val="24"/><w:lang w:val="es-CO" w:eastAsia="en-US" w:bidi="ar-SA"/></w:rPr><w:delText>Total estimable</w:delText></w:r></w:del></w:p></w:tc><w:tc><w:tcPr><w:tcW w:w="1908" w:type="dxa"/><w:tcBorders><w:bottom w:val="single" w:sz="12" w:space="0" w:color="2A3439"/></w:tcBorders><w:shd w:color="auto" w:fill="F7F7F7" w:val="clear"/></w:tcPr><w:p><w:pPr><w:pStyle w:val="Tabla9"/><w:keepNext w:val="true"/><w:widowControl/><w:jc w:val="left"/><w:rPr><w:kern w:val="0"/><w:szCs w:val="24"/><w:lang w:val="es-CO" w:eastAsia="en-US" w:bidi="ar-SA"/><w:del w:id="10290" w:author="Unknown Author" w:date="2026-10-30T04:17:53Z"></w:del></w:rPr></w:pPr><w:del w:id="10289" w:author="Unknown Author" w:date="2026-10-30T04:17:53Z"><w:r><w:rPr><w:kern w:val="0"/><w:szCs w:val="24"/><w:lang w:val="es-CO" w:eastAsia="en-US" w:bidi="ar-SA"/></w:rPr><w:delText>No aplica</w:delText></w:r></w:del></w:p></w:tc><w:tc><w:tcPr><w:tcW w:w="1826" w:type="dxa"/><w:tcBorders><w:bottom w:val="single" w:sz="12" w:space="0" w:color="2A3439"/></w:tcBorders><w:shd w:color="auto" w:fill="F7F7F7" w:val="clear"/></w:tcPr><w:p><w:pPr><w:pStyle w:val="Tabla9"/><w:keepNext w:val="true"/><w:widowControl/><w:jc w:val="left"/><w:rPr><w:kern w:val="0"/><w:szCs w:val="24"/><w:lang w:val="es-CO" w:eastAsia="en-US" w:bidi="ar-SA"/><w:del w:id="10292" w:author="Unknown Author" w:date="2026-10-30T04:17:53Z"></w:del></w:rPr></w:pPr><w:del w:id="10291" w:author="Unknown Author" w:date="2026-10-30T04:17:53Z"><w:r><w:rPr><w:kern w:val="0"/><w:szCs w:val="24"/><w:lang w:val="es-CO" w:eastAsia="en-US" w:bidi="ar-SA"/></w:rPr><w:delText>No aplica</w:delText></w:r></w:del></w:p></w:tc><w:tc><w:tcPr><w:tcW w:w="1742" w:type="dxa"/><w:tcBorders><w:bottom w:val="single" w:sz="12" w:space="0" w:color="2A3439"/></w:tcBorders><w:shd w:color="auto" w:fill="F7F7F7" w:val="clear"/></w:tcPr><w:p><w:pPr><w:pStyle w:val="Tabla9"/><w:keepNext w:val="true"/><w:widowControl/><w:jc w:val="left"/><w:rPr><w:kern w:val="0"/><w:szCs w:val="24"/><w:lang w:val="es-CO" w:eastAsia="en-US" w:bidi="ar-SA"/><w:del w:id="10294" w:author="Unknown Author" w:date="2026-10-30T04:17:53Z"></w:del></w:rPr></w:pPr><w:del w:id="10293" w:author="Unknown Author" w:date="2026-10-30T04:17:53Z"><w:r><w:rPr><w:kern w:val="0"/><w:szCs w:val="24"/><w:lang w:val="es-CO" w:eastAsia="en-US" w:bidi="ar-SA"/></w:rPr><w:delText>167.280.000 COP</w:delText></w:r></w:del></w:p></w:tc><w:tc><w:tcPr><w:tcW w:w="2240" w:type="dxa"/><w:tcBorders><w:bottom w:val="single" w:sz="12" w:space="0" w:color="2A3439"/></w:tcBorders><w:shd w:color="auto" w:fill="F7F7F7" w:val="clear"/></w:tcPr><w:p><w:pPr><w:pStyle w:val="Tabla9"/><w:keepNext w:val="true"/><w:widowControl/><w:jc w:val="left"/><w:rPr><w:kern w:val="0"/><w:szCs w:val="24"/><w:lang w:val="es-CO" w:eastAsia="en-US" w:bidi="ar-SA"/><w:del w:id="10296" w:author="Unknown Author" w:date="2026-10-30T04:17:53Z"></w:del></w:rPr></w:pPr><w:del w:id="10295" w:author="Unknown Author" w:date="2026-10-30T04:17:53Z"><w:r><w:rPr><w:kern w:val="0"/><w:szCs w:val="24"/><w:lang w:val="es-CO" w:eastAsia="en-US" w:bidi="ar-SA"/></w:rPr><w:delText>Subtotal más repuestos</w:delText></w:r></w:del></w:p></w:tc></w:tr></w:tbl><w:p><w:pPr><w:pStyle w:val="TablaNota"/><w:rPr></w:rPr></w:pPr><w:r><w:rPr><w:i/><w:iCs/></w:rPr><w:t>Nota.</w:t></w:r><w:r><w:rPr></w:rPr><w:t xml:space="preserve"> Elaboración propia con las líneas </w:t></w:r><w:ins w:id="10297" w:author="Unknown Author" w:date="2026-10-30T04:17:53Z"><w:r><w:rPr></w:rPr><w:t xml:space="preserve">del Anexo 3 </w:t></w:r></w:ins><w:del w:id="10298" w:author="Unknown Author" w:date="2026-10-30T04:17:53Z"><w:r><w:rPr></w:rPr><w:delText xml:space="preserve">de presupuesto del proyecto </w:delText></w:r></w:del><w:r><w:rPr></w:rPr><w:t>a precios de cotización</w:t></w:r><w:ins w:id="10299" w:author="Unknown Author" w:date="2026-10-30T04:17:53Z"><w:r><w:rPr></w:rPr><w:t xml:space="preserve"> y de referencia</w:t></w:r></w:ins><w:r><w:rPr></w:rPr><w:t xml:space="preserve">. Estimación de formulación, sin indexación. </w:t></w:r><w:ins w:id="10300" w:author="Unknown Author" w:date="2026-10-30T04:17:53Z"><w:r><w:rPr></w:rPr><w:t xml:space="preserve">Si el complemento de geoestadística ya está incluido en la licencia de nivel superior, el total baja en 5.366.920 COP. </w:t></w:r></w:ins><w:r><w:rPr></w:rPr><w:t>No incluye personal</w:t></w:r><w:del w:id="10301" w:author="Unknown Author" w:date="2026-10-30T04:17:53Z"><w:r><w:rPr></w:rPr><w:delText>, licencias</w:delText></w:r></w:del><w:r><w:rPr></w:rPr><w:t>, reposición por fin de vida útil, calibración periódica, auditoría de seguridad ni gobernanza.</w:t></w:r></w:p><w:p><w:pPr><w:pStyle w:val="BodyText"/><w:rPr></w:rPr></w:pPr><w:r><w:rPr></w:rPr><w:t xml:space="preserve">El total estimable es de </w:t></w:r><w:ins w:id="10302" w:author="Unknown Author" w:date="2026-10-30T04:17:53Z"><w:r><w:rPr></w:rPr><w:t>265.716.408</w:t></w:r></w:ins><w:del w:id="10303" w:author="Unknown Author" w:date="2026-10-30T04:17:53Z"><w:r><w:rPr></w:rPr><w:delText>167.280.000</w:delText></w:r></w:del><w:r><w:rPr></w:rPr><w:t xml:space="preserve"> COP por año (calculado). Equivale a 1,</w:t></w:r><w:ins w:id="10304" w:author="Unknown Author" w:date="2026-10-30T04:17:53Z"><w:r><w:rPr></w:rPr><w:t>90</w:t></w:r></w:ins><w:del w:id="10305" w:author="Unknown Author" w:date="2026-10-30T04:17:53Z"><w:r><w:rPr></w:rPr><w:delText>7</w:delText></w:r></w:del><w:r><w:rPr></w:rPr><w:t xml:space="preserve"> % del valor solicitado al SGR de $ </w:t></w:r><w:ins w:id="10306" w:author="Unknown Author" w:date="2026-10-30T04:17:53Z"><w:r><w:rPr></w:rPr><w:t>13.999.405.215</w:t></w:r></w:ins><w:del w:id="10307" w:author="Unknown Author" w:date="2026-10-30T04:17:53Z"><w:r><w:rPr></w:rPr><w:delText>10.022.840.000</w:delText></w:r></w:del><w:r><w:rPr></w:rPr><w:t xml:space="preserve">. Equivale también a </w:t></w:r><w:ins w:id="10308" w:author="Unknown Author" w:date="2026-10-30T04:17:53Z"><w:r><w:rPr></w:rPr><w:t>2,66</w:t></w:r></w:ins><w:del w:id="10309" w:author="Unknown Author" w:date="2026-10-30T04:17:53Z"><w:r><w:rPr></w:rPr><w:delText>1,67</w:delText></w:r></w:del><w:r><w:rPr></w:rPr><w:t xml:space="preserve"> millones de COP por nodo operativo y por año. Esa cifra es una cota inferior, porque excluye costos que no se pueden calcular con los datos de la formulación. El personal de operación y de soporte carece de dedicación definida para después del cierre. </w:t></w:r><w:del w:id="10310" w:author="Unknown Author" w:date="2026-10-30T04:17:53Z"><w:r><w:rPr></w:rPr><w:delText xml:space="preserve">El software de analítica es un paquete cuyo periodo de licencia no se declara. </w:delText></w:r></w:del><w:r><w:rPr></w:rPr><w:t xml:space="preserve">La vida útil de los nodos y de las baterías no se declara, de modo que la reposición no se calcula. El análisis gravimétrico cuesta 350.000 COP por muestra y la auditoría de ciberseguridad cuesta 15.000.000 COP por servicio. La frecuencia posterior al cierre de ambos servicios no está definida. </w:t></w:r><w:ins w:id="10311" w:author="Unknown Author" w:date="2026-10-30T04:17:53Z"><w:r><w:rPr></w:rPr><w:t xml:space="preserve">No se calculan tampoco el mantenimiento del servidor, del banco de calibración ni la energía. El plan de sostenibilidad del numeral 10.16 usa la misma base de cálculo. Declara esos componentes como no determinados </w:t></w:r></w:ins><w:ins w:id="10312" w:author="Unknown Author" w:date="2026-10-30T04:17:53Z"><w:r><w:rPr><w:color w:val="00B050"/></w:rPr><w:t>[Diligenciar: plan de sostenibilidad firmado por cada entidad operadora]</w:t></w:r></w:ins><w:del w:id="10313" w:author="Unknown Author" w:date="2026-10-30T04:17:53Z"><w:r><w:rPr><w:color w:val="00B050"/></w:rPr><w:delText>El laboratorio de modelación agrega al menos $ 27.500.000 por año en licencias con soporte. No se calculan el personal, el mantenimiento del servidor ni la energía</w:delText></w:r></w:del><w:r><w:rPr></w:rPr><w:t>. El costo total de sostenimiento es no calculable y el proyecto no inventa una cifra.</w:t></w:r></w:p><w:p><w:pPr><w:pStyle w:val="BodyText"/><w:rPr></w:rPr></w:pPr><w:r><w:rPr></w:rPr><w:t xml:space="preserve">La fuente del costo recurrente son los custodios. La Ley 1523 de 2012 atribuye competencias de gestión del riesgo a las entidades territoriales. Esa competencia sustenta que los municipios y las gobernaciones asuman el tablero y las alertas. El resto del costo requiere un portafolio de aportes de varios actores, porque la estabilidad de la financiación explica la continuidad de un programa (Shediac-Rizkallah y Bone, 1998). En el proyecto, </w:t></w:r><w:ins w:id="10314" w:author="Unknown Author" w:date="2026-10-30T04:17:53Z"><w:r><w:rPr></w:rPr><w:t>los dos municipios aportan</w:t></w:r></w:ins><w:del w:id="10315" w:author="Unknown Author" w:date="2026-10-30T04:17:53Z"><w:r><w:rPr></w:rPr><w:delText>el municipio aliado aporta</w:delText></w:r></w:del><w:r><w:rPr></w:rPr><w:t xml:space="preserve"> 120 millones de COP en </w:t></w:r><w:ins w:id="10316" w:author="Unknown Author" w:date="2026-10-30T04:17:53Z"><w:r><w:rPr></w:rPr><w:t>especie durante la ejecución,</w:t></w:r></w:ins><w:del w:id="10317" w:author="Unknown Author" w:date="2026-10-30T04:17:53Z"><w:r><w:rPr></w:rPr><w:delText>24 meses, es decir</w:delText></w:r></w:del><w:r><w:rPr></w:rPr><w:t xml:space="preserve"> 60 millones </w:t></w:r><w:ins w:id="10318" w:author="Unknown Author" w:date="2026-10-30T04:17:53Z"><w:r><w:rPr></w:rPr><w:t>cada uno (Anexo 3</w:t></w:r></w:ins><w:del w:id="10319" w:author="Unknown Author" w:date="2026-10-30T04:17:53Z"><w:r><w:rPr></w:rPr><w:delText>de COP por año (calculado</w:delText></w:r></w:del><w:r><w:rPr></w:rPr><w:t>). Ese valor es una referencia de escala y no un compromiso posterior al cierre. El Sistema de Alerta Temprana de Medellín y el Valle de Aburrá opera 65 equipos acreditados y 450 sensores de bajo costo. Su inversión es de 1,63 dólares por habitante y año (Ruiz-Carrascal et al., 2026, pp. 3 y 8). La referencia muestra el orden de magnitud de una red sostenida. No es un modelo transferible sin más, porque esa red cuenta con una institución estable.</w:t></w:r></w:p><w:p><w:pPr><w:pStyle w:val="BodyText"/><w:rPr></w:rPr></w:pPr><w:r><w:rPr></w:rPr><w:t xml:space="preserve">El proyecto no </w:t></w:r><w:ins w:id="10320" w:author="Unknown Author" w:date="2026-10-30T04:17:53Z"><w:r><w:rPr></w:rPr><w:t>compromete</w:t></w:r></w:ins><w:del w:id="10321" w:author="Unknown Author" w:date="2026-10-30T04:17:53Z"><w:r><w:rPr></w:rPr><w:delText>formula</w:delText></w:r></w:del><w:r><w:rPr></w:rPr><w:t xml:space="preserve"> ingresos por venta de datos ni por servicios</w:t></w:r><w:ins w:id="10322" w:author="Unknown Author" w:date="2026-10-30T04:17:53Z"><w:r><w:rPr></w:rPr><w:t>. El plan de sostenibilidad explora, como hipótesis por validar, contratos de monitoreo, analítica y mantenimiento con entidades territoriales y empresas. Esos ingresos no se suman como recursos asegurados</w:t></w:r></w:ins><w:r><w:rPr></w:rPr><w:t>. Teece (1986) sostiene que capturar el valor depende del régimen de apropiación. Chesbrough (2003) sostiene que abrir la innovación a socios puede ampliar el valor capturado. Ambas posiciones requieren un mercado identificable, y la formulación no lo aporta. El proyecto prefiere la custodia con partida y la apertura de datos y código ante una falla financiera. Boardman et al. (2018) definen el análisis costo-beneficio como la comparación de costos y beneficios en unidades monetarias. Ninguna fuente aporta valores monetarios de los beneficios. Por eso el proyecto reporta costos por producto y se abstiene de calcular retornos. La regla de decisión protege al servicio: un componente sin partida, personal y competencia no se transfiere. Permanece bajo la alianza o pasa a la cláusula de apertura.</w:t></w:r><w:bookmarkEnd w:id="174"/><w:bookmarkEnd w:id="188"/></w:p><w:p><w:pPr><w:pStyle w:val="Heading1"/><w:rPr></w:rPr></w:pPr><w:bookmarkStart w:id="190" w:name="Xac2dc2fefbd7bdd6ca7fd63789903adb0a5e1fb"/><w:r><w:rPr></w:rPr><w:t>17. RESULTADOS E IMPACTOS PARA EL DEPARTAMENTO OBJETO DEL PROYECTO</w:t></w:r></w:p><w:p><w:pPr><w:pStyle w:val="FirstParagraph"/><w:rPr></w:rPr></w:pPr><w:r><w:rPr></w:rPr><w:t xml:space="preserve">Esta sección separa tres niveles de la cadena de resultados: productos, resultados e impactos. Los productos son lo que el proyecto entrega. Los resultados son lo que cambia en quienes reciben los productos, como el uso de una medición o una capacidad nueva. Los impactos son cambios sostenidos que se observan después del cierre (Gertler et al., 2016). El proyecto compromete nueve productos y siete resultados dentro de los 24 meses. Mide dos impactos a los 12 meses del cierre, es decir en el mes 36 (calculado). Los resultados se comprometen y los impactos se reportan como contribución. El proyecto se ejecuta en </w:t></w:r><w:ins w:id="10323" w:author="Unknown Author" w:date="2026-10-30T04:17:53Z"><w:r><w:rPr></w:rPr><w:t>Manizales (Caldas) y en Calarcá (Quindío), con 50 nodos en cada municipio según la propuesta de despliegue</w:t></w:r></w:ins><w:del w:id="10324" w:author="Unknown Author" w:date="2026-10-30T04:17:53Z"><w:r><w:rPr></w:rPr><w:delText>tres departamentos: Caldas con 33 nodos, Cundinamarca con 34 y Valle del Cauca con 33</w:delText></w:r></w:del><w:r><w:rPr></w:rPr><w:t>. Ningún resultado o impacto es un efecto en salud.</w:t></w:r></w:p><w:p><w:pPr><w:pStyle w:val="BodyText"/><w:rPr></w:rPr></w:pPr><w:r><w:rPr></w:rPr><w:t xml:space="preserve">La cadena de resultados responde a la emergencia de forma directa y específica. El terremoto genera escombros y su remoción resuspende material particulado. Los </w:t></w:r><w:ins w:id="10325" w:author="Unknown Author" w:date="2026-10-30T04:17:53Z"><w:r><w:rPr></w:rPr><w:t>consejos</w:t></w:r></w:ins><w:del w:id="10326" w:author="Unknown Author" w:date="2026-10-30T04:17:53Z"><w:r><w:rPr></w:rPr><w:delText>comités</w:delText></w:r></w:del><w:r><w:rPr></w:rPr><w:t xml:space="preserve"> de gestión del riesgo deben decidir alertas y protecciones, pero carecen de mediciones de PM2,5 y PM10 con error conocido en esos sitios. Esa es la brecha de capacidad de ciencia, tecnología e innovación (CTeI) que el proyecto atiende. Los productos la corrigen con una red verificada y con un laboratorio que estima la exposición esperada antes de una demolición. Los resultados comprueban que la medición es confiable, que está disponible y que los </w:t></w:r><w:ins w:id="10327" w:author="Unknown Author" w:date="2026-10-30T04:17:53Z"><w:r><w:rPr></w:rPr><w:t>consejos</w:t></w:r></w:ins><w:del w:id="10328" w:author="Unknown Author" w:date="2026-10-30T04:17:53Z"><w:r><w:rPr></w:rPr><w:delText>comités</w:delText></w:r></w:del><w:r><w:rPr></w:rPr><w:t xml:space="preserve"> la usan. Comprueban también que el gemelo predictivo acierta con un error medido y que las entidades reciben evaluaciones previas. Los impactos observan si esa capacidad permanece. Cada eslabón se mide con un indicador, y ninguno exige atribuir un cambio de salud.</w:t></w:r></w:p><w:p><w:pPr><w:pStyle w:val="Heading2"/><w:rPr></w:rPr></w:pPr><w:bookmarkStart w:id="191" w:name="resultados-medibles-y-cuantificables"/><w:r><w:rPr></w:rPr><w:t>17.1. Resultados medibles y cuantificables</w:t></w:r></w:p><w:p><w:pPr><w:pStyle w:val="FirstParagraph"/><w:rPr></w:rPr></w:pPr><w:r><w:rPr></w:rPr><w:t xml:space="preserve">Los siete resultados corresponden a los tres objetivos específicos. El primero verifica el error de medición frente a la referencia. El segundo verifica la disponibilidad de la red. El tercero verifica el uso del tablero y del protocolo por los </w:t></w:r><w:ins w:id="10329" w:author="Unknown Author" w:date="2026-10-30T04:17:53Z"><w:r><w:rPr></w:rPr><w:t>consejos</w:t></w:r></w:ins><w:del w:id="10330" w:author="Unknown Author" w:date="2026-10-30T04:17:53Z"><w:r><w:rPr></w:rPr><w:delText>comités</w:delText></w:r></w:del><w:r><w:rPr></w:rPr><w:t>. El cuarto verifica la reducción de falsas alarmas. El quinto verifica la capacidad instalada en las entidades custodias. El sexto verifica el desempeño del gemelo predictivo frente a mediciones en demoliciones reales. El séptimo verifica las evaluaciones previas de demolición entregadas. Cada resultado cuenta con una línea base, una meta, una fuente de verificación y un mes. La Tabla 17.1 los reúne, con el integrante de la alianza que lidera cada uno.</w:t></w:r></w:p><w:p><w:pPr><w:pStyle w:val="TablaRotulo"/><w:rPr></w:rPr></w:pPr><w:bookmarkStart w:id="192" w:name="rot_Tabla_17_1"/><w:r><w:rPr><w:b/><w:bCs/></w:rPr><w:t>Tabla 17.1</w:t></w:r><w:bookmarkEnd w:id="192"/></w:p><w:p><w:pPr><w:pStyle w:val="TablaTitulo"/><w:rPr></w:rPr></w:pPr><w:r><w:rPr><w:i/><w:iCs/></w:rPr><w:t>Resultados medibles del proyecto con línea base, meta, fuente de verificación y mes</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824"/><w:gridCol w:w="1659"/><w:gridCol w:w="1411"/><w:gridCol w:w="1824"/><w:gridCol w:w="1660"/><w:gridCol w:w="1575"/></w:tblGrid><w:tr><w:trPr><w:tblHeader w:val="true"/><w:ins w:id="10331" w:author="Unknown Author" w:date="2026-10-30T04:17:53Z"/><w:cantSplit w:val="true"/></w:trPr><w:tc><w:tcPr><w:tcW w:w="182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0333" w:author="Unknown Author" w:date="2026-10-30T04:17:53Z"></w:ins></w:rPr></w:pPr><w:ins w:id="10332" w:author="Unknown Author" w:date="2026-10-30T04:17:53Z"><w:r><w:rPr><w:b/><w:kern w:val="0"/><w:szCs w:val="24"/><w:lang w:val="es-CO" w:eastAsia="en-US" w:bidi="ar-SA"/></w:rPr><w:t>Resultado</w:t></w:r></w:ins></w:p></w:tc><w:tc><w:tcPr><w:tcW w:w="165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0335" w:author="Unknown Author" w:date="2026-10-30T04:17:53Z"></w:ins></w:rPr></w:pPr><w:ins w:id="10334" w:author="Unknown Author" w:date="2026-10-30T04:17:53Z"><w:r><w:rPr><w:b/><w:kern w:val="0"/><w:szCs w:val="24"/><w:lang w:val="es-CO" w:eastAsia="en-US" w:bidi="ar-SA"/></w:rPr><w:t>Objetivo y responsable</w:t></w:r></w:ins></w:p></w:tc><w:tc><w:tcPr><w:tcW w:w="141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0337" w:author="Unknown Author" w:date="2026-10-30T04:17:53Z"></w:ins></w:rPr></w:pPr><w:ins w:id="10336" w:author="Unknown Author" w:date="2026-10-30T04:17:53Z"><w:r><w:rPr><w:b/><w:kern w:val="0"/><w:szCs w:val="24"/><w:lang w:val="es-CO" w:eastAsia="en-US" w:bidi="ar-SA"/></w:rPr><w:t>Línea base</w:t></w:r></w:ins></w:p></w:tc><w:tc><w:tcPr><w:tcW w:w="182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0339" w:author="Unknown Author" w:date="2026-10-30T04:17:53Z"></w:ins></w:rPr></w:pPr><w:ins w:id="10338" w:author="Unknown Author" w:date="2026-10-30T04:17:53Z"><w:r><w:rPr><w:b/><w:kern w:val="0"/><w:szCs w:val="24"/><w:lang w:val="es-CO" w:eastAsia="en-US" w:bidi="ar-SA"/></w:rPr><w:t>Meta</w:t></w:r></w:ins></w:p></w:tc><w:tc><w:tcPr><w:tcW w:w="166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0341" w:author="Unknown Author" w:date="2026-10-30T04:17:53Z"></w:ins></w:rPr></w:pPr><w:ins w:id="10340" w:author="Unknown Author" w:date="2026-10-30T04:17:53Z"><w:r><w:rPr><w:b/><w:kern w:val="0"/><w:szCs w:val="24"/><w:lang w:val="es-CO" w:eastAsia="en-US" w:bidi="ar-SA"/></w:rPr><w:t>Fuente de verificación</w:t></w:r></w:ins></w:p></w:tc><w:tc><w:tcPr><w:tcW w:w="157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0343" w:author="Unknown Author" w:date="2026-10-30T04:17:53Z"></w:ins></w:rPr></w:pPr><w:ins w:id="10342" w:author="Unknown Author" w:date="2026-10-30T04:17:53Z"><w:r><w:rPr><w:b/><w:kern w:val="0"/><w:szCs w:val="24"/><w:lang w:val="es-CO" w:eastAsia="en-US" w:bidi="ar-SA"/></w:rPr><w:t>Mes</w:t></w:r></w:ins></w:p></w:tc></w:tr><w:tr><w:trPr><w:ins w:id="10344" w:author="Unknown Author" w:date="2026-10-30T04:17:53Z"/><w:cantSplit w:val="true"/></w:trPr><w:tc><w:tcPr><w:tcW w:w="1824" w:type="dxa"/><w:tcBorders></w:tcBorders></w:tcPr><w:p><w:pPr><w:pStyle w:val="Tabla9"/><w:widowControl/><w:jc w:val="left"/><w:rPr><w:kern w:val="0"/><w:szCs w:val="24"/><w:lang w:val="es-CO" w:eastAsia="en-US" w:bidi="ar-SA"/><w:ins w:id="10346" w:author="Unknown Author" w:date="2026-10-30T04:17:53Z"></w:ins></w:rPr></w:pPr><w:ins w:id="10345" w:author="Unknown Author" w:date="2026-10-30T04:17:53Z"><w:r><w:rPr><w:kern w:val="0"/><w:szCs w:val="24"/><w:lang w:val="es-CO" w:eastAsia="en-US" w:bidi="ar-SA"/></w:rPr><w:t>R1. Error de medición frente a la referencia en los tres tramos</w:t></w:r></w:ins></w:p></w:tc><w:tc><w:tcPr><w:tcW w:w="1659" w:type="dxa"/><w:tcBorders></w:tcBorders></w:tcPr><w:p><w:pPr><w:pStyle w:val="Tabla9"/><w:widowControl/><w:jc w:val="left"/><w:rPr><w:kern w:val="0"/><w:szCs w:val="24"/><w:lang w:val="es-CO" w:eastAsia="en-US" w:bidi="ar-SA"/><w:ins w:id="10348" w:author="Unknown Author" w:date="2026-10-30T04:17:53Z"></w:ins></w:rPr></w:pPr><w:ins w:id="10347" w:author="Unknown Author" w:date="2026-10-30T04:17:53Z"><w:r><w:rPr><w:kern w:val="0"/><w:szCs w:val="24"/><w:lang w:val="es-CO" w:eastAsia="en-US" w:bidi="ar-SA"/></w:rPr><w:t>OE1. Lidera la Universidad Santo Tomás, con el evaluador externo en la validación metrológica y Avanciencia en la revisión del procedimiento</w:t></w:r></w:ins></w:p></w:tc><w:tc><w:tcPr><w:tcW w:w="1411" w:type="dxa"/><w:tcBorders></w:tcBorders></w:tcPr><w:p><w:pPr><w:pStyle w:val="Tabla9"/><w:widowControl/><w:jc w:val="left"/><w:rPr><w:kern w:val="0"/><w:szCs w:val="24"/><w:lang w:val="es-CO" w:eastAsia="en-US" w:bidi="ar-SA"/><w:ins w:id="10350" w:author="Unknown Author" w:date="2026-10-30T04:17:53Z"></w:ins></w:rPr></w:pPr><w:ins w:id="10349" w:author="Unknown Author" w:date="2026-10-30T04:17:53Z"><w:r><w:rPr><w:kern w:val="0"/><w:szCs w:val="24"/><w:lang w:val="es-CO" w:eastAsia="en-US" w:bidi="ar-SA"/></w:rPr><w:t>Se mide en el tramo 1</w:t></w:r></w:ins></w:p></w:tc><w:tc><w:tcPr><w:tcW w:w="1824" w:type="dxa"/><w:tcBorders></w:tcBorders></w:tcPr><w:p><w:pPr><w:pStyle w:val="Tabla9"/><w:widowControl/><w:jc w:val="left"/><w:rPr><w:kern w:val="0"/><w:szCs w:val="24"/><w:lang w:val="es-CO" w:eastAsia="en-US" w:bidi="ar-SA"/><w:ins w:id="10352" w:author="Unknown Author" w:date="2026-10-30T04:17:53Z"></w:ins></w:rPr></w:pPr><w:ins w:id="10351" w:author="Unknown Author" w:date="2026-10-30T04:17:53Z"><w:r><w:rPr><w:kern w:val="0"/><w:szCs w:val="24"/><w:lang w:val="es-CO" w:eastAsia="en-US" w:bidi="ar-SA"/></w:rPr><w:t>R² ≥ 0,70 y NRMSE ≤ 30 % en 100 nodos</w:t></w:r></w:ins></w:p></w:tc><w:tc><w:tcPr><w:tcW w:w="1660" w:type="dxa"/><w:tcBorders></w:tcBorders></w:tcPr><w:p><w:pPr><w:pStyle w:val="Tabla9"/><w:widowControl/><w:jc w:val="left"/><w:rPr><w:kern w:val="0"/><w:szCs w:val="24"/><w:lang w:val="es-CO" w:eastAsia="en-US" w:bidi="ar-SA"/><w:ins w:id="10354" w:author="Unknown Author" w:date="2026-10-30T04:17:53Z"></w:ins></w:rPr></w:pPr><w:ins w:id="10353" w:author="Unknown Author" w:date="2026-10-30T04:17:53Z"><w:r><w:rPr><w:kern w:val="0"/><w:szCs w:val="24"/><w:lang w:val="es-CO" w:eastAsia="en-US" w:bidi="ar-SA"/></w:rPr><w:t>NRMSE y R² de cada nodo corregido frente al conjunto de referencia colocalizado; informe del ensayo independiente</w:t></w:r></w:ins></w:p></w:tc><w:tc><w:tcPr><w:tcW w:w="1575" w:type="dxa"/><w:tcBorders></w:tcBorders></w:tcPr><w:p><w:pPr><w:pStyle w:val="Tabla9"/><w:widowControl/><w:jc w:val="left"/><w:rPr><w:kern w:val="0"/><w:szCs w:val="24"/><w:lang w:val="es-CO" w:eastAsia="en-US" w:bidi="ar-SA"/><w:ins w:id="10356" w:author="Unknown Author" w:date="2026-10-30T04:17:53Z"></w:ins></w:rPr></w:pPr><w:ins w:id="10355" w:author="Unknown Author" w:date="2026-10-30T04:17:53Z"><w:r><w:rPr><w:kern w:val="0"/><w:szCs w:val="24"/><w:lang w:val="es-CO" w:eastAsia="en-US" w:bidi="ar-SA"/></w:rPr><w:t>Línea base en el mes 12; verificación en el mes 24</w:t></w:r></w:ins></w:p></w:tc></w:tr><w:tr><w:trPr><w:ins w:id="10357" w:author="Unknown Author" w:date="2026-10-30T04:17:53Z"/><w:cantSplit w:val="true"/></w:trPr><w:tc><w:tcPr><w:tcW w:w="1824" w:type="dxa"/><w:tcBorders></w:tcBorders><w:shd w:color="auto" w:fill="F7F7F7" w:val="clear"/></w:tcPr><w:p><w:pPr><w:pStyle w:val="Tabla9"/><w:widowControl/><w:jc w:val="left"/><w:rPr><w:kern w:val="0"/><w:szCs w:val="24"/><w:lang w:val="es-CO" w:eastAsia="en-US" w:bidi="ar-SA"/><w:ins w:id="10359" w:author="Unknown Author" w:date="2026-10-30T04:17:53Z"></w:ins></w:rPr></w:pPr><w:ins w:id="10358" w:author="Unknown Author" w:date="2026-10-30T04:17:53Z"><w:r><w:rPr><w:kern w:val="0"/><w:szCs w:val="24"/><w:lang w:val="es-CO" w:eastAsia="en-US" w:bidi="ar-SA"/></w:rPr><w:t>R2. Disponibilidad mensual de nodos</w:t></w:r></w:ins></w:p></w:tc><w:tc><w:tcPr><w:tcW w:w="1659" w:type="dxa"/><w:tcBorders></w:tcBorders><w:shd w:color="auto" w:fill="F7F7F7" w:val="clear"/></w:tcPr><w:p><w:pPr><w:pStyle w:val="Tabla9"/><w:widowControl/><w:jc w:val="left"/><w:rPr><w:kern w:val="0"/><w:szCs w:val="24"/><w:lang w:val="es-CO" w:eastAsia="en-US" w:bidi="ar-SA"/><w:ins w:id="10361" w:author="Unknown Author" w:date="2026-10-30T04:17:53Z"></w:ins></w:rPr></w:pPr><w:ins w:id="10360" w:author="Unknown Author" w:date="2026-10-30T04:17:53Z"><w:r><w:rPr><w:kern w:val="0"/><w:szCs w:val="24"/><w:lang w:val="es-CO" w:eastAsia="en-US" w:bidi="ar-SA"/></w:rPr><w:t>OE2. Lidera la Universidad Santo Tomás, con los municipios en el acceso y la custodia local</w:t></w:r></w:ins></w:p></w:tc><w:tc><w:tcPr><w:tcW w:w="1411" w:type="dxa"/><w:tcBorders></w:tcBorders><w:shd w:color="auto" w:fill="F7F7F7" w:val="clear"/></w:tcPr><w:p><w:pPr><w:pStyle w:val="Tabla9"/><w:widowControl/><w:jc w:val="left"/><w:rPr><w:kern w:val="0"/><w:szCs w:val="24"/><w:lang w:val="es-CO" w:eastAsia="en-US" w:bidi="ar-SA"/><w:ins w:id="10363" w:author="Unknown Author" w:date="2026-10-30T04:17:53Z"></w:ins></w:rPr></w:pPr><w:ins w:id="10362" w:author="Unknown Author" w:date="2026-10-30T04:17:53Z"><w:r><w:rPr><w:kern w:val="0"/><w:szCs w:val="24"/><w:lang w:val="es-CO" w:eastAsia="en-US" w:bidi="ar-SA"/></w:rPr><w:t>0 %</w:t></w:r></w:ins></w:p></w:tc><w:tc><w:tcPr><w:tcW w:w="1824" w:type="dxa"/><w:tcBorders></w:tcBorders><w:shd w:color="auto" w:fill="F7F7F7" w:val="clear"/></w:tcPr><w:p><w:pPr><w:pStyle w:val="Tabla9"/><w:widowControl/><w:jc w:val="left"/><w:rPr><w:kern w:val="0"/><w:szCs w:val="24"/><w:lang w:val="es-CO" w:eastAsia="en-US" w:bidi="ar-SA"/><w:ins w:id="10365" w:author="Unknown Author" w:date="2026-10-30T04:17:53Z"></w:ins></w:rPr></w:pPr><w:ins w:id="10364" w:author="Unknown Author" w:date="2026-10-30T04:17:53Z"><w:r><w:rPr><w:kern w:val="0"/><w:szCs w:val="24"/><w:lang w:val="es-CO" w:eastAsia="en-US" w:bidi="ar-SA"/></w:rPr><w:t>Disponibilidad ≥ 90 % y pérdida de paquetes ≤ 10 %</w:t></w:r></w:ins></w:p></w:tc><w:tc><w:tcPr><w:tcW w:w="1660" w:type="dxa"/><w:tcBorders></w:tcBorders><w:shd w:color="auto" w:fill="F7F7F7" w:val="clear"/></w:tcPr><w:p><w:pPr><w:pStyle w:val="Tabla9"/><w:widowControl/><w:jc w:val="left"/><w:rPr><w:kern w:val="0"/><w:szCs w:val="24"/><w:lang w:val="es-CO" w:eastAsia="en-US" w:bidi="ar-SA"/><w:ins w:id="10367" w:author="Unknown Author" w:date="2026-10-30T04:17:53Z"></w:ins></w:rPr></w:pPr><w:ins w:id="10366" w:author="Unknown Author" w:date="2026-10-30T04:17:53Z"><w:r><w:rPr><w:kern w:val="0"/><w:szCs w:val="24"/><w:lang w:val="es-CO" w:eastAsia="en-US" w:bidi="ar-SA"/></w:rPr><w:t>Horas con dato válido ÷ horas del mes, desde el registro de la plataforma</w:t></w:r></w:ins></w:p></w:tc><w:tc><w:tcPr><w:tcW w:w="1575" w:type="dxa"/><w:tcBorders></w:tcBorders><w:shd w:color="auto" w:fill="F7F7F7" w:val="clear"/></w:tcPr><w:p><w:pPr><w:pStyle w:val="Tabla9"/><w:widowControl/><w:jc w:val="left"/><w:rPr><w:kern w:val="0"/><w:szCs w:val="24"/><w:lang w:val="es-CO" w:eastAsia="en-US" w:bidi="ar-SA"/><w:ins w:id="10369" w:author="Unknown Author" w:date="2026-10-30T04:17:53Z"></w:ins></w:rPr></w:pPr><w:ins w:id="10368" w:author="Unknown Author" w:date="2026-10-30T04:17:53Z"><w:r><w:rPr><w:kern w:val="0"/><w:szCs w:val="24"/><w:lang w:val="es-CO" w:eastAsia="en-US" w:bidi="ar-SA"/></w:rPr><w:t>Medición mensual; verificación en el mes 24</w:t></w:r></w:ins></w:p></w:tc></w:tr><w:tr><w:trPr><w:ins w:id="10370" w:author="Unknown Author" w:date="2026-10-30T04:17:53Z"/><w:cantSplit w:val="true"/></w:trPr><w:tc><w:tcPr><w:tcW w:w="1824" w:type="dxa"/><w:tcBorders></w:tcBorders></w:tcPr><w:p><w:pPr><w:pStyle w:val="Tabla9"/><w:widowControl/><w:jc w:val="left"/><w:rPr><w:kern w:val="0"/><w:szCs w:val="24"/><w:lang w:val="es-CO" w:eastAsia="en-US" w:bidi="ar-SA"/><w:ins w:id="10372" w:author="Unknown Author" w:date="2026-10-30T04:17:53Z"></w:ins></w:rPr></w:pPr><w:ins w:id="10371" w:author="Unknown Author" w:date="2026-10-30T04:17:53Z"><w:r><w:rPr><w:kern w:val="0"/><w:szCs w:val="24"/><w:lang w:val="es-CO" w:eastAsia="en-US" w:bidi="ar-SA"/></w:rPr><w:t>R3. Uso institucional del tablero y del protocolo</w:t></w:r></w:ins></w:p></w:tc><w:tc><w:tcPr><w:tcW w:w="1659" w:type="dxa"/><w:tcBorders></w:tcBorders></w:tcPr><w:p><w:pPr><w:pStyle w:val="Tabla9"/><w:widowControl/><w:jc w:val="left"/><w:rPr><w:kern w:val="0"/><w:szCs w:val="24"/><w:lang w:val="es-CO" w:eastAsia="en-US" w:bidi="ar-SA"/><w:ins w:id="10374" w:author="Unknown Author" w:date="2026-10-30T04:17:53Z"></w:ins></w:rPr></w:pPr><w:ins w:id="10373" w:author="Unknown Author" w:date="2026-10-30T04:17:53Z"><w:r><w:rPr><w:kern w:val="0"/><w:szCs w:val="24"/><w:lang w:val="es-CO" w:eastAsia="en-US" w:bidi="ar-SA"/></w:rPr><w:t>OE3. Lideran los municipios de Manizales y de Calarcá, con los consejos</w:t></w:r></w:ins></w:p></w:tc><w:tc><w:tcPr><w:tcW w:w="1411" w:type="dxa"/><w:tcBorders></w:tcBorders></w:tcPr><w:p><w:pPr><w:pStyle w:val="Tabla9"/><w:widowControl/><w:jc w:val="left"/><w:rPr><w:kern w:val="0"/><w:szCs w:val="24"/><w:lang w:val="es-CO" w:eastAsia="en-US" w:bidi="ar-SA"/><w:ins w:id="10376" w:author="Unknown Author" w:date="2026-10-30T04:17:53Z"></w:ins></w:rPr></w:pPr><w:ins w:id="10375" w:author="Unknown Author" w:date="2026-10-30T04:17:53Z"><w:r><w:rPr><w:kern w:val="0"/><w:szCs w:val="24"/><w:lang w:val="es-CO" w:eastAsia="en-US" w:bidi="ar-SA"/></w:rPr><w:t>Sin uso documentado</w:t></w:r></w:ins></w:p></w:tc><w:tc><w:tcPr><w:tcW w:w="1824" w:type="dxa"/><w:tcBorders></w:tcBorders></w:tcPr><w:p><w:pPr><w:pStyle w:val="Tabla9"/><w:widowControl/><w:jc w:val="left"/><w:rPr><w:kern w:val="0"/><w:szCs w:val="24"/><w:lang w:val="es-CO" w:eastAsia="en-US" w:bidi="ar-SA"/><w:ins w:id="10379" w:author="Unknown Author" w:date="2026-10-30T04:17:53Z"></w:ins></w:rPr></w:pPr><w:ins w:id="10377" w:author="Unknown Author" w:date="2026-10-30T04:17:53Z"><w:r><w:rPr><w:kern w:val="0"/><w:szCs w:val="24"/><w:lang w:val="es-CO" w:eastAsia="en-US" w:bidi="ar-SA"/></w:rPr><w:t xml:space="preserve">≥ </w:t></w:r></w:ins><w:ins w:id="10378" w:author="Unknown Author" w:date="2026-10-30T04:17:53Z"><w:r><w:rPr><w:kern w:val="0"/><w:szCs w:val="24"/><w:lang w:val="es-CO" w:eastAsia="en-US" w:bidi="ar-SA"/></w:rPr><w:t>75 % de los consejos</w:t></w:r></w:ins></w:p></w:tc><w:tc><w:tcPr><w:tcW w:w="1660" w:type="dxa"/><w:tcBorders></w:tcBorders></w:tcPr><w:p><w:pPr><w:pStyle w:val="Tabla9"/><w:widowControl/><w:jc w:val="left"/><w:rPr><w:kern w:val="0"/><w:szCs w:val="24"/><w:lang w:val="es-CO" w:eastAsia="en-US" w:bidi="ar-SA"/><w:ins w:id="10381" w:author="Unknown Author" w:date="2026-10-30T04:17:53Z"></w:ins></w:rPr></w:pPr><w:ins w:id="10380" w:author="Unknown Author" w:date="2026-10-30T04:17:53Z"><w:r><w:rPr><w:kern w:val="0"/><w:szCs w:val="24"/><w:lang w:val="es-CO" w:eastAsia="en-US" w:bidi="ar-SA"/></w:rPr><w:t>Consejos con al menos una decisión documentada por trimestre ÷ consejos focalizados × 100, desde las actas</w:t></w:r></w:ins></w:p></w:tc><w:tc><w:tcPr><w:tcW w:w="1575" w:type="dxa"/><w:tcBorders></w:tcBorders></w:tcPr><w:p><w:pPr><w:pStyle w:val="Tabla9"/><w:widowControl/><w:jc w:val="left"/><w:rPr><w:kern w:val="0"/><w:szCs w:val="24"/><w:lang w:val="es-CO" w:eastAsia="en-US" w:bidi="ar-SA"/><w:ins w:id="10383" w:author="Unknown Author" w:date="2026-10-30T04:17:53Z"></w:ins></w:rPr></w:pPr><w:ins w:id="10382" w:author="Unknown Author" w:date="2026-10-30T04:17:53Z"><w:r><w:rPr><w:kern w:val="0"/><w:szCs w:val="24"/><w:lang w:val="es-CO" w:eastAsia="en-US" w:bidi="ar-SA"/></w:rPr><w:t>Medición trimestral; ≥ 50 % en el mes 12 y ≥ 75 % en el mes 24</w:t></w:r></w:ins></w:p></w:tc></w:tr><w:tr><w:trPr><w:ins w:id="10384" w:author="Unknown Author" w:date="2026-10-30T04:17:53Z"/><w:cantSplit w:val="true"/></w:trPr><w:tc><w:tcPr><w:tcW w:w="1824" w:type="dxa"/><w:tcBorders></w:tcBorders><w:shd w:color="auto" w:fill="F7F7F7" w:val="clear"/></w:tcPr><w:p><w:pPr><w:pStyle w:val="Tabla9"/><w:widowControl/><w:jc w:val="left"/><w:rPr><w:kern w:val="0"/><w:szCs w:val="24"/><w:lang w:val="es-CO" w:eastAsia="en-US" w:bidi="ar-SA"/><w:ins w:id="10386" w:author="Unknown Author" w:date="2026-10-30T04:17:53Z"></w:ins></w:rPr></w:pPr><w:ins w:id="10385" w:author="Unknown Author" w:date="2026-10-30T04:17:53Z"><w:r><w:rPr><w:kern w:val="0"/><w:szCs w:val="24"/><w:lang w:val="es-CO" w:eastAsia="en-US" w:bidi="ar-SA"/></w:rPr><w:t>R4. Reducción relativa de falsas alarmas</w:t></w:r></w:ins></w:p></w:tc><w:tc><w:tcPr><w:tcW w:w="1659" w:type="dxa"/><w:tcBorders></w:tcBorders><w:shd w:color="auto" w:fill="F7F7F7" w:val="clear"/></w:tcPr><w:p><w:pPr><w:pStyle w:val="Tabla9"/><w:widowControl/><w:jc w:val="left"/><w:rPr><w:kern w:val="0"/><w:szCs w:val="24"/><w:lang w:val="es-CO" w:eastAsia="en-US" w:bidi="ar-SA"/><w:ins w:id="10388" w:author="Unknown Author" w:date="2026-10-30T04:17:53Z"></w:ins></w:rPr></w:pPr><w:ins w:id="10387" w:author="Unknown Author" w:date="2026-10-30T04:17:53Z"><w:r><w:rPr><w:kern w:val="0"/><w:szCs w:val="24"/><w:lang w:val="es-CO" w:eastAsia="en-US" w:bidi="ar-SA"/></w:rPr><w:t>OE3. Lidera la Universidad Santo Tomás, con los municipios aliados</w:t></w:r></w:ins></w:p></w:tc><w:tc><w:tcPr><w:tcW w:w="1411" w:type="dxa"/><w:tcBorders></w:tcBorders><w:shd w:color="auto" w:fill="F7F7F7" w:val="clear"/></w:tcPr><w:p><w:pPr><w:pStyle w:val="Tabla9"/><w:widowControl/><w:jc w:val="left"/><w:rPr><w:kern w:val="0"/><w:szCs w:val="24"/><w:lang w:val="es-CO" w:eastAsia="en-US" w:bidi="ar-SA"/><w:ins w:id="10390" w:author="Unknown Author" w:date="2026-10-30T04:17:53Z"></w:ins></w:rPr></w:pPr><w:ins w:id="10389" w:author="Unknown Author" w:date="2026-10-30T04:17:53Z"><w:r><w:rPr><w:kern w:val="0"/><w:szCs w:val="24"/><w:lang w:val="es-CO" w:eastAsia="en-US" w:bidi="ar-SA"/></w:rPr><w:t>Se mide en el tramo 1</w:t></w:r></w:ins></w:p></w:tc><w:tc><w:tcPr><w:tcW w:w="1824" w:type="dxa"/><w:tcBorders></w:tcBorders><w:shd w:color="auto" w:fill="F7F7F7" w:val="clear"/></w:tcPr><w:p><w:pPr><w:pStyle w:val="Tabla9"/><w:widowControl/><w:jc w:val="left"/><w:rPr><w:kern w:val="0"/><w:szCs w:val="24"/><w:lang w:val="es-CO" w:eastAsia="en-US" w:bidi="ar-SA"/><w:ins w:id="10393" w:author="Unknown Author" w:date="2026-10-30T04:17:53Z"></w:ins></w:rPr></w:pPr><w:ins w:id="10391" w:author="Unknown Author" w:date="2026-10-30T04:17:53Z"><w:r><w:rPr><w:kern w:val="0"/><w:szCs w:val="24"/><w:lang w:val="es-CO" w:eastAsia="en-US" w:bidi="ar-SA"/></w:rPr><w:t xml:space="preserve">≥ </w:t></w:r></w:ins><w:ins w:id="10392" w:author="Unknown Author" w:date="2026-10-30T04:17:53Z"><w:r><w:rPr><w:kern w:val="0"/><w:szCs w:val="24"/><w:lang w:val="es-CO" w:eastAsia="en-US" w:bidi="ar-SA"/></w:rPr><w:t>30 % de reducción relativa</w:t></w:r></w:ins></w:p></w:tc><w:tc><w:tcPr><w:tcW w:w="1660" w:type="dxa"/><w:tcBorders></w:tcBorders><w:shd w:color="auto" w:fill="F7F7F7" w:val="clear"/></w:tcPr><w:p><w:pPr><w:pStyle w:val="Tabla9"/><w:widowControl/><w:jc w:val="left"/><w:rPr><w:kern w:val="0"/><w:szCs w:val="24"/><w:lang w:val="es-CO" w:eastAsia="en-US" w:bidi="ar-SA"/><w:ins w:id="10395" w:author="Unknown Author" w:date="2026-10-30T04:17:53Z"></w:ins></w:rPr></w:pPr><w:ins w:id="10394" w:author="Unknown Author" w:date="2026-10-30T04:17:53Z"><w:r><w:rPr><w:kern w:val="0"/><w:szCs w:val="24"/><w:lang w:val="es-CO" w:eastAsia="en-US" w:bidi="ar-SA"/></w:rPr><w:t>1 − (tasa del periodo ÷ tasa medida en el tramo 1), desde el registro de alertas y la referencia</w:t></w:r></w:ins></w:p></w:tc><w:tc><w:tcPr><w:tcW w:w="1575" w:type="dxa"/><w:tcBorders></w:tcBorders><w:shd w:color="auto" w:fill="F7F7F7" w:val="clear"/></w:tcPr><w:p><w:pPr><w:pStyle w:val="Tabla9"/><w:widowControl/><w:jc w:val="left"/><w:rPr><w:kern w:val="0"/><w:szCs w:val="24"/><w:lang w:val="es-CO" w:eastAsia="en-US" w:bidi="ar-SA"/><w:ins w:id="10397" w:author="Unknown Author" w:date="2026-10-30T04:17:53Z"></w:ins></w:rPr></w:pPr><w:ins w:id="10396" w:author="Unknown Author" w:date="2026-10-30T04:17:53Z"><w:r><w:rPr><w:kern w:val="0"/><w:szCs w:val="24"/><w:lang w:val="es-CO" w:eastAsia="en-US" w:bidi="ar-SA"/></w:rPr><w:t>Línea base en el tramo 1; verificación en el mes 24</w:t></w:r></w:ins></w:p></w:tc></w:tr><w:tr><w:trPr><w:ins w:id="10398" w:author="Unknown Author" w:date="2026-10-30T04:17:53Z"/><w:cantSplit w:val="true"/></w:trPr><w:tc><w:tcPr><w:tcW w:w="1824" w:type="dxa"/><w:tcBorders></w:tcBorders></w:tcPr><w:p><w:pPr><w:pStyle w:val="Tabla9"/><w:widowControl/><w:jc w:val="left"/><w:rPr><w:kern w:val="0"/><w:szCs w:val="24"/><w:lang w:val="es-CO" w:eastAsia="en-US" w:bidi="ar-SA"/><w:ins w:id="10400" w:author="Unknown Author" w:date="2026-10-30T04:17:53Z"></w:ins></w:rPr></w:pPr><w:ins w:id="10399" w:author="Unknown Author" w:date="2026-10-30T04:17:53Z"><w:r><w:rPr><w:kern w:val="0"/><w:szCs w:val="24"/><w:lang w:val="es-CO" w:eastAsia="en-US" w:bidi="ar-SA"/></w:rPr><w:t>R5. Capacidad instalada en las entidades custodias</w:t></w:r></w:ins></w:p></w:tc><w:tc><w:tcPr><w:tcW w:w="1659" w:type="dxa"/><w:tcBorders></w:tcBorders></w:tcPr><w:p><w:pPr><w:pStyle w:val="Tabla9"/><w:widowControl/><w:jc w:val="left"/><w:rPr><w:kern w:val="0"/><w:szCs w:val="24"/><w:lang w:val="es-CO" w:eastAsia="en-US" w:bidi="ar-SA"/><w:ins w:id="10402" w:author="Unknown Author" w:date="2026-10-30T04:17:53Z"></w:ins></w:rPr></w:pPr><w:ins w:id="10401" w:author="Unknown Author" w:date="2026-10-30T04:17:53Z"><w:r><w:rPr><w:kern w:val="0"/><w:szCs w:val="24"/><w:lang w:val="es-CO" w:eastAsia="en-US" w:bidi="ar-SA"/></w:rPr><w:t>OE3. Lidera la Universidad Santo Tomás en la formación (actividad 3.3), con Avanciencia en los convenios y con los municipios aliados</w:t></w:r></w:ins></w:p></w:tc><w:tc><w:tcPr><w:tcW w:w="1411" w:type="dxa"/><w:tcBorders></w:tcBorders></w:tcPr><w:p><w:pPr><w:pStyle w:val="Tabla9"/><w:widowControl/><w:jc w:val="left"/><w:rPr><w:kern w:val="0"/><w:szCs w:val="24"/><w:lang w:val="es-CO" w:eastAsia="en-US" w:bidi="ar-SA"/><w:ins w:id="10404" w:author="Unknown Author" w:date="2026-10-30T04:17:53Z"></w:ins></w:rPr></w:pPr><w:ins w:id="10403" w:author="Unknown Author" w:date="2026-10-30T04:17:53Z"><w:r><w:rPr><w:kern w:val="0"/><w:szCs w:val="24"/><w:lang w:val="es-CO" w:eastAsia="en-US" w:bidi="ar-SA"/></w:rPr><w:t>0</w:t></w:r></w:ins></w:p></w:tc><w:tc><w:tcPr><w:tcW w:w="1824" w:type="dxa"/><w:tcBorders></w:tcBorders></w:tcPr><w:p><w:pPr><w:pStyle w:val="Tabla9"/><w:widowControl/><w:jc w:val="left"/><w:rPr><w:kern w:val="0"/><w:szCs w:val="24"/><w:lang w:val="es-CO" w:eastAsia="en-US" w:bidi="ar-SA"/><w:ins w:id="10407" w:author="Unknown Author" w:date="2026-10-30T04:17:53Z"></w:ins></w:rPr></w:pPr><w:ins w:id="10405" w:author="Unknown Author" w:date="2026-10-30T04:17:53Z"><w:r><w:rPr><w:kern w:val="0"/><w:szCs w:val="24"/><w:lang w:val="es-CO" w:eastAsia="en-US" w:bidi="ar-SA"/></w:rPr><w:t xml:space="preserve">≥ </w:t></w:r></w:ins><w:ins w:id="10406" w:author="Unknown Author" w:date="2026-10-30T04:17:53Z"><w:r><w:rPr><w:kern w:val="0"/><w:szCs w:val="24"/><w:lang w:val="es-CO" w:eastAsia="en-US" w:bidi="ar-SA"/></w:rPr><w:t>60 personas certificadas</w:t></w:r></w:ins></w:p></w:tc><w:tc><w:tcPr><w:tcW w:w="1660" w:type="dxa"/><w:tcBorders></w:tcBorders></w:tcPr><w:p><w:pPr><w:pStyle w:val="Tabla9"/><w:widowControl/><w:jc w:val="left"/><w:rPr><w:kern w:val="0"/><w:szCs w:val="24"/><w:lang w:val="es-CO" w:eastAsia="en-US" w:bidi="ar-SA"/><w:ins w:id="10409" w:author="Unknown Author" w:date="2026-10-30T04:17:53Z"></w:ins></w:rPr></w:pPr><w:ins w:id="10408" w:author="Unknown Author" w:date="2026-10-30T04:17:53Z"><w:r><w:rPr><w:kern w:val="0"/><w:szCs w:val="24"/><w:lang w:val="es-CO" w:eastAsia="en-US" w:bidi="ar-SA"/></w:rPr><w:t>Personas certificadas en el uso y la custodia de la red, desde los registros de formación y las evaluaciones prácticas</w:t></w:r></w:ins></w:p></w:tc><w:tc><w:tcPr><w:tcW w:w="1575" w:type="dxa"/><w:tcBorders></w:tcBorders></w:tcPr><w:p><w:pPr><w:pStyle w:val="Tabla9"/><w:widowControl/><w:jc w:val="left"/><w:rPr><w:kern w:val="0"/><w:szCs w:val="24"/><w:lang w:val="es-CO" w:eastAsia="en-US" w:bidi="ar-SA"/><w:ins w:id="10411" w:author="Unknown Author" w:date="2026-10-30T04:17:53Z"></w:ins></w:rPr></w:pPr><w:ins w:id="10410" w:author="Unknown Author" w:date="2026-10-30T04:17:53Z"><w:r><w:rPr><w:kern w:val="0"/><w:szCs w:val="24"/><w:lang w:val="es-CO" w:eastAsia="en-US" w:bidi="ar-SA"/></w:rPr><w:t>Formación en los meses 17 a 20; verificación en el mes 24</w:t></w:r></w:ins></w:p></w:tc></w:tr><w:tr><w:trPr><w:ins w:id="10412" w:author="Unknown Author" w:date="2026-10-30T04:17:53Z"/><w:cantSplit w:val="true"/></w:trPr><w:tc><w:tcPr><w:tcW w:w="1824" w:type="dxa"/><w:tcBorders></w:tcBorders><w:shd w:color="auto" w:fill="F7F7F7" w:val="clear"/></w:tcPr><w:p><w:pPr><w:pStyle w:val="Tabla9"/><w:widowControl/><w:jc w:val="left"/><w:rPr><w:kern w:val="0"/><w:szCs w:val="24"/><w:lang w:val="es-CO" w:eastAsia="en-US" w:bidi="ar-SA"/><w:ins w:id="10414" w:author="Unknown Author" w:date="2026-10-30T04:17:53Z"></w:ins></w:rPr></w:pPr><w:ins w:id="10413" w:author="Unknown Author" w:date="2026-10-30T04:17:53Z"><w:r><w:rPr><w:kern w:val="0"/><w:szCs w:val="24"/><w:lang w:val="es-CO" w:eastAsia="en-US" w:bidi="ar-SA"/></w:rPr><w:t>R6. Desempeño del gemelo predictivo frente a mediciones en demoliciones reales</w:t></w:r></w:ins></w:p></w:tc><w:tc><w:tcPr><w:tcW w:w="1659" w:type="dxa"/><w:tcBorders></w:tcBorders><w:shd w:color="auto" w:fill="F7F7F7" w:val="clear"/></w:tcPr><w:p><w:pPr><w:pStyle w:val="Tabla9"/><w:widowControl/><w:jc w:val="left"/><w:rPr><w:kern w:val="0"/><w:szCs w:val="24"/><w:lang w:val="es-CO" w:eastAsia="en-US" w:bidi="ar-SA"/><w:ins w:id="10416" w:author="Unknown Author" w:date="2026-10-30T04:17:53Z"></w:ins></w:rPr></w:pPr><w:ins w:id="10415" w:author="Unknown Author" w:date="2026-10-30T04:17:53Z"><w:r><w:rPr><w:kern w:val="0"/><w:szCs w:val="24"/><w:lang w:val="es-CO" w:eastAsia="en-US" w:bidi="ar-SA"/></w:rPr><w:t>OE1. Lidera la Universidad Santo Tomás, con el verificador independiente y el servicio contratado de analítica geoespacial</w:t></w:r></w:ins></w:p></w:tc><w:tc><w:tcPr><w:tcW w:w="1411" w:type="dxa"/><w:tcBorders></w:tcBorders><w:shd w:color="auto" w:fill="F7F7F7" w:val="clear"/></w:tcPr><w:p><w:pPr><w:pStyle w:val="Tabla9"/><w:widowControl/><w:jc w:val="left"/><w:rPr><w:kern w:val="0"/><w:szCs w:val="24"/><w:lang w:val="es-CO" w:eastAsia="en-US" w:bidi="ar-SA"/><w:ins w:id="10418" w:author="Unknown Author" w:date="2026-10-30T04:17:53Z"></w:ins></w:rPr></w:pPr><w:ins w:id="10417" w:author="Unknown Author" w:date="2026-10-30T04:17:53Z"><w:r><w:rPr><w:kern w:val="0"/><w:szCs w:val="24"/><w:lang w:val="es-CO" w:eastAsia="en-US" w:bidi="ar-SA"/></w:rPr><w:t>Sin modelo predictivo</w:t></w:r></w:ins></w:p></w:tc><w:tc><w:tcPr><w:tcW w:w="1824" w:type="dxa"/><w:tcBorders></w:tcBorders><w:shd w:color="auto" w:fill="F7F7F7" w:val="clear"/></w:tcPr><w:p><w:pPr><w:pStyle w:val="Tabla9"/><w:widowControl/><w:jc w:val="left"/><w:rPr><w:kern w:val="0"/><w:szCs w:val="24"/><w:lang w:val="es-CO" w:eastAsia="en-US" w:bidi="ar-SA"/><w:ins w:id="10420" w:author="Unknown Author" w:date="2026-10-30T04:17:53Z"></w:ins></w:rPr></w:pPr><w:ins w:id="10419" w:author="Unknown Author" w:date="2026-10-30T04:17:53Z"><w:r><w:rPr><w:kern w:val="0"/><w:szCs w:val="24"/><w:lang w:val="es-CO" w:eastAsia="en-US" w:bidi="ar-SA"/></w:rPr><w:t>FAC2 ≥ 0,5 y sesgo fraccional absoluto ≤ 0,3 en al menos 6 eventos</w:t></w:r></w:ins></w:p></w:tc><w:tc><w:tcPr><w:tcW w:w="1660" w:type="dxa"/><w:tcBorders></w:tcBorders><w:shd w:color="auto" w:fill="F7F7F7" w:val="clear"/></w:tcPr><w:p><w:pPr><w:pStyle w:val="Tabla9"/><w:widowControl/><w:jc w:val="left"/><w:rPr><w:kern w:val="0"/><w:szCs w:val="24"/><w:lang w:val="es-CO" w:eastAsia="en-US" w:bidi="ar-SA"/><w:ins w:id="10422" w:author="Unknown Author" w:date="2026-10-30T04:17:53Z"></w:ins></w:rPr></w:pPr><w:ins w:id="10421" w:author="Unknown Author" w:date="2026-10-30T04:17:53Z"><w:r><w:rPr><w:kern w:val="0"/><w:szCs w:val="24"/><w:lang w:val="es-CO" w:eastAsia="en-US" w:bidi="ar-SA"/></w:rPr><w:t>Pares de promedios de 24 horas estimados y medidos, tras restar el fondo; informe del verificador independiente</w:t></w:r></w:ins></w:p></w:tc><w:tc><w:tcPr><w:tcW w:w="1575" w:type="dxa"/><w:tcBorders></w:tcBorders><w:shd w:color="auto" w:fill="F7F7F7" w:val="clear"/></w:tcPr><w:p><w:pPr><w:pStyle w:val="Tabla9"/><w:widowControl/><w:jc w:val="left"/><w:rPr><w:kern w:val="0"/><w:szCs w:val="24"/><w:lang w:val="es-CO" w:eastAsia="en-US" w:bidi="ar-SA"/><w:ins w:id="10424" w:author="Unknown Author" w:date="2026-10-30T04:17:53Z"></w:ins></w:rPr></w:pPr><w:ins w:id="10423" w:author="Unknown Author" w:date="2026-10-30T04:17:53Z"><w:r><w:rPr><w:kern w:val="0"/><w:szCs w:val="24"/><w:lang w:val="es-CO" w:eastAsia="en-US" w:bidi="ar-SA"/></w:rPr><w:t>Primera calibración en el mes 17; verificación en el mes 22</w:t></w:r></w:ins></w:p></w:tc></w:tr><w:tr><w:trPr><w:ins w:id="10425" w:author="Unknown Author" w:date="2026-10-30T04:17:53Z"/><w:cantSplit w:val="true"/></w:trPr><w:tc><w:tcPr><w:tcW w:w="1824" w:type="dxa"/><w:tcBorders><w:bottom w:val="single" w:sz="12" w:space="0" w:color="2A3439"/></w:tcBorders></w:tcPr><w:p><w:pPr><w:pStyle w:val="Tabla9"/><w:keepNext w:val="true"/><w:widowControl/><w:jc w:val="left"/><w:rPr><w:kern w:val="0"/><w:szCs w:val="24"/><w:lang w:val="es-CO" w:eastAsia="en-US" w:bidi="ar-SA"/><w:ins w:id="10427" w:author="Unknown Author" w:date="2026-10-30T04:17:53Z"></w:ins></w:rPr></w:pPr><w:ins w:id="10426" w:author="Unknown Author" w:date="2026-10-30T04:17:53Z"><w:r><w:rPr><w:kern w:val="0"/><w:szCs w:val="24"/><w:lang w:val="es-CO" w:eastAsia="en-US" w:bidi="ar-SA"/></w:rPr><w:t>R7. Evaluaciones previas de demolición entregadas</w:t></w:r></w:ins></w:p></w:tc><w:tc><w:tcPr><w:tcW w:w="1659" w:type="dxa"/><w:tcBorders><w:bottom w:val="single" w:sz="12" w:space="0" w:color="2A3439"/></w:tcBorders></w:tcPr><w:p><w:pPr><w:pStyle w:val="Tabla9"/><w:keepNext w:val="true"/><w:widowControl/><w:jc w:val="left"/><w:rPr><w:kern w:val="0"/><w:szCs w:val="24"/><w:lang w:val="es-CO" w:eastAsia="en-US" w:bidi="ar-SA"/><w:ins w:id="10429" w:author="Unknown Author" w:date="2026-10-30T04:17:53Z"></w:ins></w:rPr></w:pPr><w:ins w:id="10428" w:author="Unknown Author" w:date="2026-10-30T04:17:53Z"><w:r><w:rPr><w:kern w:val="0"/><w:szCs w:val="24"/><w:lang w:val="es-CO" w:eastAsia="en-US" w:bidi="ar-SA"/></w:rPr><w:t>OE3. Lidera la Universidad Santo Tomás, con los municipios aliados que adoptan el protocolo</w:t></w:r></w:ins></w:p></w:tc><w:tc><w:tcPr><w:tcW w:w="1411" w:type="dxa"/><w:tcBorders><w:bottom w:val="single" w:sz="12" w:space="0" w:color="2A3439"/></w:tcBorders></w:tcPr><w:p><w:pPr><w:pStyle w:val="Tabla9"/><w:keepNext w:val="true"/><w:widowControl/><w:jc w:val="left"/><w:rPr><w:kern w:val="0"/><w:szCs w:val="24"/><w:lang w:val="es-CO" w:eastAsia="en-US" w:bidi="ar-SA"/><w:ins w:id="10431" w:author="Unknown Author" w:date="2026-10-30T04:17:53Z"></w:ins></w:rPr></w:pPr><w:ins w:id="10430" w:author="Unknown Author" w:date="2026-10-30T04:17:53Z"><w:r><w:rPr><w:kern w:val="0"/><w:szCs w:val="24"/><w:lang w:val="es-CO" w:eastAsia="en-US" w:bidi="ar-SA"/></w:rPr><w:t>0</w:t></w:r></w:ins></w:p></w:tc><w:tc><w:tcPr><w:tcW w:w="1824" w:type="dxa"/><w:tcBorders><w:bottom w:val="single" w:sz="12" w:space="0" w:color="2A3439"/></w:tcBorders></w:tcPr><w:p><w:pPr><w:pStyle w:val="Tabla9"/><w:keepNext w:val="true"/><w:widowControl/><w:jc w:val="left"/><w:rPr><w:kern w:val="0"/><w:szCs w:val="24"/><w:lang w:val="es-CO" w:eastAsia="en-US" w:bidi="ar-SA"/><w:ins w:id="10434" w:author="Unknown Author" w:date="2026-10-30T04:17:53Z"></w:ins></w:rPr></w:pPr><w:ins w:id="10432" w:author="Unknown Author" w:date="2026-10-30T04:17:53Z"><w:r><w:rPr><w:kern w:val="0"/><w:szCs w:val="24"/><w:lang w:val="es-CO" w:eastAsia="en-US" w:bidi="ar-SA"/></w:rPr><w:t xml:space="preserve">≥ </w:t></w:r></w:ins><w:ins w:id="10433" w:author="Unknown Author" w:date="2026-10-30T04:17:53Z"><w:r><w:rPr><w:kern w:val="0"/><w:szCs w:val="24"/><w:lang w:val="es-CO" w:eastAsia="en-US" w:bidi="ar-SA"/></w:rPr><w:t>12 informes, con al menos 3 por municipio</w:t></w:r></w:ins></w:p></w:tc><w:tc><w:tcPr><w:tcW w:w="1660" w:type="dxa"/><w:tcBorders><w:bottom w:val="single" w:sz="12" w:space="0" w:color="2A3439"/></w:tcBorders></w:tcPr><w:p><w:pPr><w:pStyle w:val="Tabla9"/><w:keepNext w:val="true"/><w:widowControl/><w:jc w:val="left"/><w:rPr><w:kern w:val="0"/><w:szCs w:val="24"/><w:lang w:val="es-CO" w:eastAsia="en-US" w:bidi="ar-SA"/><w:ins w:id="10436" w:author="Unknown Author" w:date="2026-10-30T04:17:53Z"></w:ins></w:rPr></w:pPr><w:ins w:id="10435" w:author="Unknown Author" w:date="2026-10-30T04:17:53Z"><w:r><w:rPr><w:kern w:val="0"/><w:szCs w:val="24"/><w:lang w:val="es-CO" w:eastAsia="en-US" w:bidi="ar-SA"/></w:rPr><w:t>Informes firmados y constancia de recibo de la entidad territorial</w:t></w:r></w:ins></w:p></w:tc><w:tc><w:tcPr><w:tcW w:w="1575" w:type="dxa"/><w:tcBorders><w:bottom w:val="single" w:sz="12" w:space="0" w:color="2A3439"/></w:tcBorders></w:tcPr><w:p><w:pPr><w:pStyle w:val="Tabla9"/><w:keepNext w:val="true"/><w:widowControl/><w:jc w:val="left"/><w:rPr><w:kern w:val="0"/><w:szCs w:val="24"/><w:lang w:val="es-CO" w:eastAsia="en-US" w:bidi="ar-SA"/><w:ins w:id="10438" w:author="Unknown Author" w:date="2026-10-30T04:17:53Z"></w:ins></w:rPr></w:pPr><w:ins w:id="10437" w:author="Unknown Author" w:date="2026-10-30T04:17:53Z"><w:r><w:rPr><w:kern w:val="0"/><w:szCs w:val="24"/><w:lang w:val="es-CO" w:eastAsia="en-US" w:bidi="ar-SA"/></w:rPr><w:t>Entregas entre los meses 14 y 24; verificación en el mes 24</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841"/><w:gridCol w:w="1589"/><w:gridCol w:w="1421"/><w:gridCol w:w="1841"/><w:gridCol w:w="1673"/><w:gridCol w:w="1588"/></w:tblGrid><w:tr><w:trPr><w:tblHeader w:val="true"/><w:del w:id="10439" w:author="Unknown Author" w:date="2026-10-30T04:17:53Z"/><w:cantSplit w:val="true"/></w:trPr><w:tc><w:tcPr><w:tcW w:w="184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0441" w:author="Unknown Author" w:date="2026-10-30T04:17:53Z"></w:del></w:rPr></w:pPr><w:del w:id="10440" w:author="Unknown Author" w:date="2026-10-30T04:17:53Z"><w:r><w:rPr><w:b/><w:kern w:val="0"/><w:szCs w:val="24"/><w:lang w:val="es-CO" w:eastAsia="en-US" w:bidi="ar-SA"/></w:rPr><w:delText>Resultado</w:delText></w:r></w:del></w:p></w:tc><w:tc><w:tcPr><w:tcW w:w="158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0443" w:author="Unknown Author" w:date="2026-10-30T04:17:53Z"></w:del></w:rPr></w:pPr><w:del w:id="10442" w:author="Unknown Author" w:date="2026-10-30T04:17:53Z"><w:r><w:rPr><w:b/><w:kern w:val="0"/><w:szCs w:val="24"/><w:lang w:val="es-CO" w:eastAsia="en-US" w:bidi="ar-SA"/></w:rPr><w:delText>Objetivo y responsable</w:delText></w:r></w:del></w:p></w:tc><w:tc><w:tcPr><w:tcW w:w="142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0445" w:author="Unknown Author" w:date="2026-10-30T04:17:53Z"></w:del></w:rPr></w:pPr><w:del w:id="10444" w:author="Unknown Author" w:date="2026-10-30T04:17:53Z"><w:r><w:rPr><w:b/><w:kern w:val="0"/><w:szCs w:val="24"/><w:lang w:val="es-CO" w:eastAsia="en-US" w:bidi="ar-SA"/></w:rPr><w:delText>Línea base</w:delText></w:r></w:del></w:p></w:tc><w:tc><w:tcPr><w:tcW w:w="184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0447" w:author="Unknown Author" w:date="2026-10-30T04:17:53Z"></w:del></w:rPr></w:pPr><w:del w:id="10446" w:author="Unknown Author" w:date="2026-10-30T04:17:53Z"><w:r><w:rPr><w:b/><w:kern w:val="0"/><w:szCs w:val="24"/><w:lang w:val="es-CO" w:eastAsia="en-US" w:bidi="ar-SA"/></w:rPr><w:delText>Meta</w:delText></w:r></w:del></w:p></w:tc><w:tc><w:tcPr><w:tcW w:w="167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0449" w:author="Unknown Author" w:date="2026-10-30T04:17:53Z"></w:del></w:rPr></w:pPr><w:del w:id="10448" w:author="Unknown Author" w:date="2026-10-30T04:17:53Z"><w:r><w:rPr><w:b/><w:kern w:val="0"/><w:szCs w:val="24"/><w:lang w:val="es-CO" w:eastAsia="en-US" w:bidi="ar-SA"/></w:rPr><w:delText>Fuente de verificación</w:delText></w:r></w:del></w:p></w:tc><w:tc><w:tcPr><w:tcW w:w="158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0451" w:author="Unknown Author" w:date="2026-10-30T04:17:53Z"></w:del></w:rPr></w:pPr><w:del w:id="10450" w:author="Unknown Author" w:date="2026-10-30T04:17:53Z"><w:r><w:rPr><w:b/><w:kern w:val="0"/><w:szCs w:val="24"/><w:lang w:val="es-CO" w:eastAsia="en-US" w:bidi="ar-SA"/></w:rPr><w:delText>Mes</w:delText></w:r></w:del></w:p></w:tc></w:tr><w:tr><w:trPr><w:del w:id="10452" w:author="Unknown Author" w:date="2026-10-30T04:17:53Z"/><w:cantSplit w:val="true"/></w:trPr><w:tc><w:tcPr><w:tcW w:w="1841" w:type="dxa"/><w:tcBorders></w:tcBorders></w:tcPr><w:p><w:pPr><w:pStyle w:val="Tabla9"/><w:widowControl/><w:jc w:val="left"/><w:rPr><w:kern w:val="0"/><w:szCs w:val="24"/><w:lang w:val="es-CO" w:eastAsia="en-US" w:bidi="ar-SA"/><w:del w:id="10454" w:author="Unknown Author" w:date="2026-10-30T04:17:53Z"></w:del></w:rPr></w:pPr><w:del w:id="10453" w:author="Unknown Author" w:date="2026-10-30T04:17:53Z"><w:r><w:rPr><w:kern w:val="0"/><w:szCs w:val="24"/><w:lang w:val="es-CO" w:eastAsia="en-US" w:bidi="ar-SA"/></w:rPr><w:delText>R1. Error de medición frente a la referencia en los tres tramos</w:delText></w:r></w:del></w:p></w:tc><w:tc><w:tcPr><w:tcW w:w="1589" w:type="dxa"/><w:tcBorders></w:tcBorders></w:tcPr><w:p><w:pPr><w:pStyle w:val="Tabla9"/><w:widowControl/><w:jc w:val="left"/><w:rPr><w:kern w:val="0"/><w:szCs w:val="24"/><w:lang w:val="es-CO" w:eastAsia="en-US" w:bidi="ar-SA"/><w:del w:id="10456" w:author="Unknown Author" w:date="2026-10-30T04:17:53Z"></w:del></w:rPr></w:pPr><w:del w:id="10455" w:author="Unknown Author" w:date="2026-10-30T04:17:53Z"><w:r><w:rPr><w:kern w:val="0"/><w:szCs w:val="24"/><w:lang w:val="es-CO" w:eastAsia="en-US" w:bidi="ar-SA"/></w:rPr><w:delText>OE1. Lidera la IES, con el actor del SNCTI en la validación metrológica y la empresa en las actividades 1.2 a 1.4</w:delText></w:r></w:del></w:p></w:tc><w:tc><w:tcPr><w:tcW w:w="1421" w:type="dxa"/><w:tcBorders></w:tcBorders></w:tcPr><w:p><w:pPr><w:pStyle w:val="Tabla9"/><w:widowControl/><w:jc w:val="left"/><w:rPr><w:kern w:val="0"/><w:szCs w:val="24"/><w:lang w:val="es-CO" w:eastAsia="en-US" w:bidi="ar-SA"/><w:del w:id="10458" w:author="Unknown Author" w:date="2026-10-30T04:17:53Z"></w:del></w:rPr></w:pPr><w:del w:id="10457" w:author="Unknown Author" w:date="2026-10-30T04:17:53Z"><w:r><w:rPr><w:kern w:val="0"/><w:szCs w:val="24"/><w:lang w:val="es-CO" w:eastAsia="en-US" w:bidi="ar-SA"/></w:rPr><w:delText>Se mide en el tramo 1</w:delText></w:r></w:del></w:p></w:tc><w:tc><w:tcPr><w:tcW w:w="1841" w:type="dxa"/><w:tcBorders></w:tcBorders></w:tcPr><w:p><w:pPr><w:pStyle w:val="Tabla9"/><w:widowControl/><w:jc w:val="left"/><w:rPr><w:kern w:val="0"/><w:szCs w:val="24"/><w:lang w:val="es-CO" w:eastAsia="en-US" w:bidi="ar-SA"/><w:del w:id="10460" w:author="Unknown Author" w:date="2026-10-30T04:17:53Z"></w:del></w:rPr></w:pPr><w:del w:id="10459" w:author="Unknown Author" w:date="2026-10-30T04:17:53Z"><w:r><w:rPr><w:kern w:val="0"/><w:szCs w:val="24"/><w:lang w:val="es-CO" w:eastAsia="en-US" w:bidi="ar-SA"/></w:rPr><w:delText>R² ≥ 0,70 y NRMSE ≤ 30 % en 100 nodos</w:delText></w:r></w:del></w:p></w:tc><w:tc><w:tcPr><w:tcW w:w="1673" w:type="dxa"/><w:tcBorders></w:tcBorders></w:tcPr><w:p><w:pPr><w:pStyle w:val="Tabla9"/><w:widowControl/><w:jc w:val="left"/><w:rPr><w:kern w:val="0"/><w:szCs w:val="24"/><w:lang w:val="es-CO" w:eastAsia="en-US" w:bidi="ar-SA"/><w:del w:id="10462" w:author="Unknown Author" w:date="2026-10-30T04:17:53Z"></w:del></w:rPr></w:pPr><w:del w:id="10461" w:author="Unknown Author" w:date="2026-10-30T04:17:53Z"><w:r><w:rPr><w:kern w:val="0"/><w:szCs w:val="24"/><w:lang w:val="es-CO" w:eastAsia="en-US" w:bidi="ar-SA"/></w:rPr><w:delText>NRMSE y R² de cada nodo corregido frente al monitor de referencia colocalizado; informe del ensayo independiente</w:delText></w:r></w:del></w:p></w:tc><w:tc><w:tcPr><w:tcW w:w="1588" w:type="dxa"/><w:tcBorders></w:tcBorders></w:tcPr><w:p><w:pPr><w:pStyle w:val="Tabla9"/><w:widowControl/><w:jc w:val="left"/><w:rPr><w:kern w:val="0"/><w:szCs w:val="24"/><w:lang w:val="es-CO" w:eastAsia="en-US" w:bidi="ar-SA"/><w:del w:id="10464" w:author="Unknown Author" w:date="2026-10-30T04:17:53Z"></w:del></w:rPr></w:pPr><w:del w:id="10463" w:author="Unknown Author" w:date="2026-10-30T04:17:53Z"><w:r><w:rPr><w:kern w:val="0"/><w:szCs w:val="24"/><w:lang w:val="es-CO" w:eastAsia="en-US" w:bidi="ar-SA"/></w:rPr><w:delText>Línea base en el mes 12; verificación en el mes 24</w:delText></w:r></w:del></w:p></w:tc></w:tr><w:tr><w:trPr><w:del w:id="10465" w:author="Unknown Author" w:date="2026-10-30T04:17:53Z"/><w:cantSplit w:val="true"/></w:trPr><w:tc><w:tcPr><w:tcW w:w="1841" w:type="dxa"/><w:tcBorders></w:tcBorders><w:shd w:color="auto" w:fill="F7F7F7" w:val="clear"/></w:tcPr><w:p><w:pPr><w:pStyle w:val="Tabla9"/><w:widowControl/><w:jc w:val="left"/><w:rPr><w:kern w:val="0"/><w:szCs w:val="24"/><w:lang w:val="es-CO" w:eastAsia="en-US" w:bidi="ar-SA"/><w:del w:id="10467" w:author="Unknown Author" w:date="2026-10-30T04:17:53Z"></w:del></w:rPr></w:pPr><w:del w:id="10466" w:author="Unknown Author" w:date="2026-10-30T04:17:53Z"><w:r><w:rPr><w:kern w:val="0"/><w:szCs w:val="24"/><w:lang w:val="es-CO" w:eastAsia="en-US" w:bidi="ar-SA"/></w:rPr><w:delText>R2. Disponibilidad mensual de nodos</w:delText></w:r></w:del></w:p></w:tc><w:tc><w:tcPr><w:tcW w:w="1589" w:type="dxa"/><w:tcBorders></w:tcBorders><w:shd w:color="auto" w:fill="F7F7F7" w:val="clear"/></w:tcPr><w:p><w:pPr><w:pStyle w:val="Tabla9"/><w:widowControl/><w:jc w:val="left"/><w:rPr><w:kern w:val="0"/><w:szCs w:val="24"/><w:lang w:val="es-CO" w:eastAsia="en-US" w:bidi="ar-SA"/><w:del w:id="10469" w:author="Unknown Author" w:date="2026-10-30T04:17:53Z"></w:del></w:rPr></w:pPr><w:del w:id="10468" w:author="Unknown Author" w:date="2026-10-30T04:17:53Z"><w:r><w:rPr><w:kern w:val="0"/><w:szCs w:val="24"/><w:lang w:val="es-CO" w:eastAsia="en-US" w:bidi="ar-SA"/></w:rPr><w:delText>OE2. Lidera la empresa</w:delText></w:r></w:del></w:p></w:tc><w:tc><w:tcPr><w:tcW w:w="1421" w:type="dxa"/><w:tcBorders></w:tcBorders><w:shd w:color="auto" w:fill="F7F7F7" w:val="clear"/></w:tcPr><w:p><w:pPr><w:pStyle w:val="Tabla9"/><w:widowControl/><w:jc w:val="left"/><w:rPr><w:kern w:val="0"/><w:szCs w:val="24"/><w:lang w:val="es-CO" w:eastAsia="en-US" w:bidi="ar-SA"/><w:del w:id="10471" w:author="Unknown Author" w:date="2026-10-30T04:17:53Z"></w:del></w:rPr></w:pPr><w:del w:id="10470" w:author="Unknown Author" w:date="2026-10-30T04:17:53Z"><w:r><w:rPr><w:kern w:val="0"/><w:szCs w:val="24"/><w:lang w:val="es-CO" w:eastAsia="en-US" w:bidi="ar-SA"/></w:rPr><w:delText>0 %</w:delText></w:r></w:del></w:p></w:tc><w:tc><w:tcPr><w:tcW w:w="1841" w:type="dxa"/><w:tcBorders></w:tcBorders><w:shd w:color="auto" w:fill="F7F7F7" w:val="clear"/></w:tcPr><w:p><w:pPr><w:pStyle w:val="Tabla9"/><w:widowControl/><w:jc w:val="left"/><w:rPr><w:kern w:val="0"/><w:szCs w:val="24"/><w:lang w:val="es-CO" w:eastAsia="en-US" w:bidi="ar-SA"/><w:del w:id="10473" w:author="Unknown Author" w:date="2026-10-30T04:17:53Z"></w:del></w:rPr></w:pPr><w:del w:id="10472" w:author="Unknown Author" w:date="2026-10-30T04:17:53Z"><w:r><w:rPr><w:kern w:val="0"/><w:szCs w:val="24"/><w:lang w:val="es-CO" w:eastAsia="en-US" w:bidi="ar-SA"/></w:rPr><w:delText>Disponibilidad ≥ 90 % y pérdida de paquetes ≤ 10 %</w:delText></w:r></w:del></w:p></w:tc><w:tc><w:tcPr><w:tcW w:w="1673" w:type="dxa"/><w:tcBorders></w:tcBorders><w:shd w:color="auto" w:fill="F7F7F7" w:val="clear"/></w:tcPr><w:p><w:pPr><w:pStyle w:val="Tabla9"/><w:widowControl/><w:jc w:val="left"/><w:rPr><w:kern w:val="0"/><w:szCs w:val="24"/><w:lang w:val="es-CO" w:eastAsia="en-US" w:bidi="ar-SA"/><w:del w:id="10475" w:author="Unknown Author" w:date="2026-10-30T04:17:53Z"></w:del></w:rPr></w:pPr><w:del w:id="10474" w:author="Unknown Author" w:date="2026-10-30T04:17:53Z"><w:r><w:rPr><w:kern w:val="0"/><w:szCs w:val="24"/><w:lang w:val="es-CO" w:eastAsia="en-US" w:bidi="ar-SA"/></w:rPr><w:delText>Horas con dato válido ÷ horas del mes, desde el registro de la plataforma</w:delText></w:r></w:del></w:p></w:tc><w:tc><w:tcPr><w:tcW w:w="1588" w:type="dxa"/><w:tcBorders></w:tcBorders><w:shd w:color="auto" w:fill="F7F7F7" w:val="clear"/></w:tcPr><w:p><w:pPr><w:pStyle w:val="Tabla9"/><w:widowControl/><w:jc w:val="left"/><w:rPr><w:kern w:val="0"/><w:szCs w:val="24"/><w:lang w:val="es-CO" w:eastAsia="en-US" w:bidi="ar-SA"/><w:del w:id="10477" w:author="Unknown Author" w:date="2026-10-30T04:17:53Z"></w:del></w:rPr></w:pPr><w:del w:id="10476" w:author="Unknown Author" w:date="2026-10-30T04:17:53Z"><w:r><w:rPr><w:kern w:val="0"/><w:szCs w:val="24"/><w:lang w:val="es-CO" w:eastAsia="en-US" w:bidi="ar-SA"/></w:rPr><w:delText>Medición mensual; verificación en el mes 24</w:delText></w:r></w:del></w:p></w:tc></w:tr><w:tr><w:trPr><w:del w:id="10478" w:author="Unknown Author" w:date="2026-10-30T04:17:53Z"/><w:cantSplit w:val="true"/></w:trPr><w:tc><w:tcPr><w:tcW w:w="1841" w:type="dxa"/><w:tcBorders></w:tcBorders></w:tcPr><w:p><w:pPr><w:pStyle w:val="Tabla9"/><w:widowControl/><w:jc w:val="left"/><w:rPr><w:kern w:val="0"/><w:szCs w:val="24"/><w:lang w:val="es-CO" w:eastAsia="en-US" w:bidi="ar-SA"/><w:del w:id="10480" w:author="Unknown Author" w:date="2026-10-30T04:17:53Z"></w:del></w:rPr></w:pPr><w:del w:id="10479" w:author="Unknown Author" w:date="2026-10-30T04:17:53Z"><w:r><w:rPr><w:kern w:val="0"/><w:szCs w:val="24"/><w:lang w:val="es-CO" w:eastAsia="en-US" w:bidi="ar-SA"/></w:rPr><w:delText>R3. Uso institucional del tablero y del protocolo</w:delText></w:r></w:del></w:p></w:tc><w:tc><w:tcPr><w:tcW w:w="1589" w:type="dxa"/><w:tcBorders></w:tcBorders></w:tcPr><w:p><w:pPr><w:pStyle w:val="Tabla9"/><w:widowControl/><w:jc w:val="left"/><w:rPr><w:kern w:val="0"/><w:szCs w:val="24"/><w:lang w:val="es-CO" w:eastAsia="en-US" w:bidi="ar-SA"/><w:del w:id="10482" w:author="Unknown Author" w:date="2026-10-30T04:17:53Z"></w:del></w:rPr></w:pPr><w:del w:id="10481" w:author="Unknown Author" w:date="2026-10-30T04:17:53Z"><w:r><w:rPr><w:kern w:val="0"/><w:szCs w:val="24"/><w:lang w:val="es-CO" w:eastAsia="en-US" w:bidi="ar-SA"/></w:rPr><w:delText>OE3. Lidera el municipio aliado, con los comités</w:delText></w:r></w:del></w:p></w:tc><w:tc><w:tcPr><w:tcW w:w="1421" w:type="dxa"/><w:tcBorders></w:tcBorders></w:tcPr><w:p><w:pPr><w:pStyle w:val="Tabla9"/><w:widowControl/><w:jc w:val="left"/><w:rPr><w:kern w:val="0"/><w:szCs w:val="24"/><w:lang w:val="es-CO" w:eastAsia="en-US" w:bidi="ar-SA"/><w:del w:id="10484" w:author="Unknown Author" w:date="2026-10-30T04:17:53Z"></w:del></w:rPr></w:pPr><w:del w:id="10483" w:author="Unknown Author" w:date="2026-10-30T04:17:53Z"><w:r><w:rPr><w:kern w:val="0"/><w:szCs w:val="24"/><w:lang w:val="es-CO" w:eastAsia="en-US" w:bidi="ar-SA"/></w:rPr><w:delText>Sin uso documentado</w:delText></w:r></w:del></w:p></w:tc><w:tc><w:tcPr><w:tcW w:w="1841" w:type="dxa"/><w:tcBorders></w:tcBorders></w:tcPr><w:p><w:pPr><w:pStyle w:val="Tabla9"/><w:widowControl/><w:jc w:val="left"/><w:rPr><w:kern w:val="0"/><w:szCs w:val="24"/><w:lang w:val="es-CO" w:eastAsia="en-US" w:bidi="ar-SA"/><w:del w:id="10487" w:author="Unknown Author" w:date="2026-10-30T04:17:53Z"></w:del></w:rPr></w:pPr><w:del w:id="10485" w:author="Unknown Author" w:date="2026-10-30T04:17:53Z"><w:r><w:rPr><w:kern w:val="0"/><w:szCs w:val="24"/><w:lang w:val="es-CO" w:eastAsia="en-US" w:bidi="ar-SA"/></w:rPr><w:delText xml:space="preserve">≥ </w:delText></w:r></w:del><w:del w:id="10486" w:author="Unknown Author" w:date="2026-10-30T04:17:53Z"><w:r><w:rPr><w:kern w:val="0"/><w:szCs w:val="24"/><w:lang w:val="es-CO" w:eastAsia="en-US" w:bidi="ar-SA"/></w:rPr><w:delText>75 % de los comités</w:delText></w:r></w:del></w:p></w:tc><w:tc><w:tcPr><w:tcW w:w="1673" w:type="dxa"/><w:tcBorders></w:tcBorders></w:tcPr><w:p><w:pPr><w:pStyle w:val="Tabla9"/><w:widowControl/><w:jc w:val="left"/><w:rPr><w:kern w:val="0"/><w:szCs w:val="24"/><w:lang w:val="es-CO" w:eastAsia="en-US" w:bidi="ar-SA"/><w:del w:id="10489" w:author="Unknown Author" w:date="2026-10-30T04:17:53Z"></w:del></w:rPr></w:pPr><w:del w:id="10488" w:author="Unknown Author" w:date="2026-10-30T04:17:53Z"><w:r><w:rPr><w:kern w:val="0"/><w:szCs w:val="24"/><w:lang w:val="es-CO" w:eastAsia="en-US" w:bidi="ar-SA"/></w:rPr><w:delText>Comités con al menos una decisión documentada por trimestre ÷ comités focalizados × 100, desde las actas</w:delText></w:r></w:del></w:p></w:tc><w:tc><w:tcPr><w:tcW w:w="1588" w:type="dxa"/><w:tcBorders></w:tcBorders></w:tcPr><w:p><w:pPr><w:pStyle w:val="Tabla9"/><w:widowControl/><w:jc w:val="left"/><w:rPr><w:kern w:val="0"/><w:szCs w:val="24"/><w:lang w:val="es-CO" w:eastAsia="en-US" w:bidi="ar-SA"/><w:del w:id="10491" w:author="Unknown Author" w:date="2026-10-30T04:17:53Z"></w:del></w:rPr></w:pPr><w:del w:id="10490" w:author="Unknown Author" w:date="2026-10-30T04:17:53Z"><w:r><w:rPr><w:kern w:val="0"/><w:szCs w:val="24"/><w:lang w:val="es-CO" w:eastAsia="en-US" w:bidi="ar-SA"/></w:rPr><w:delText>Medición trimestral; ≥ 50 % en el mes 12 y ≥ 75 % en el mes 24</w:delText></w:r></w:del></w:p></w:tc></w:tr><w:tr><w:trPr><w:del w:id="10492" w:author="Unknown Author" w:date="2026-10-30T04:17:53Z"/><w:cantSplit w:val="true"/></w:trPr><w:tc><w:tcPr><w:tcW w:w="1841" w:type="dxa"/><w:tcBorders></w:tcBorders><w:shd w:color="auto" w:fill="F7F7F7" w:val="clear"/></w:tcPr><w:p><w:pPr><w:pStyle w:val="Tabla9"/><w:widowControl/><w:jc w:val="left"/><w:rPr><w:kern w:val="0"/><w:szCs w:val="24"/><w:lang w:val="es-CO" w:eastAsia="en-US" w:bidi="ar-SA"/><w:del w:id="10494" w:author="Unknown Author" w:date="2026-10-30T04:17:53Z"></w:del></w:rPr></w:pPr><w:del w:id="10493" w:author="Unknown Author" w:date="2026-10-30T04:17:53Z"><w:r><w:rPr><w:kern w:val="0"/><w:szCs w:val="24"/><w:lang w:val="es-CO" w:eastAsia="en-US" w:bidi="ar-SA"/></w:rPr><w:delText>R4. Reducción relativa de falsas alarmas</w:delText></w:r></w:del></w:p></w:tc><w:tc><w:tcPr><w:tcW w:w="1589" w:type="dxa"/><w:tcBorders></w:tcBorders><w:shd w:color="auto" w:fill="F7F7F7" w:val="clear"/></w:tcPr><w:p><w:pPr><w:pStyle w:val="Tabla9"/><w:widowControl/><w:jc w:val="left"/><w:rPr><w:kern w:val="0"/><w:szCs w:val="24"/><w:lang w:val="es-CO" w:eastAsia="en-US" w:bidi="ar-SA"/><w:del w:id="10496" w:author="Unknown Author" w:date="2026-10-30T04:17:53Z"></w:del></w:rPr></w:pPr><w:del w:id="10495" w:author="Unknown Author" w:date="2026-10-30T04:17:53Z"><w:r><w:rPr><w:kern w:val="0"/><w:szCs w:val="24"/><w:lang w:val="es-CO" w:eastAsia="en-US" w:bidi="ar-SA"/></w:rPr><w:delText>OE3. Lidera la IES, con el municipio aliado</w:delText></w:r></w:del></w:p></w:tc><w:tc><w:tcPr><w:tcW w:w="1421" w:type="dxa"/><w:tcBorders></w:tcBorders><w:shd w:color="auto" w:fill="F7F7F7" w:val="clear"/></w:tcPr><w:p><w:pPr><w:pStyle w:val="Tabla9"/><w:widowControl/><w:jc w:val="left"/><w:rPr><w:kern w:val="0"/><w:szCs w:val="24"/><w:lang w:val="es-CO" w:eastAsia="en-US" w:bidi="ar-SA"/><w:del w:id="10498" w:author="Unknown Author" w:date="2026-10-30T04:17:53Z"></w:del></w:rPr></w:pPr><w:del w:id="10497" w:author="Unknown Author" w:date="2026-10-30T04:17:53Z"><w:r><w:rPr><w:kern w:val="0"/><w:szCs w:val="24"/><w:lang w:val="es-CO" w:eastAsia="en-US" w:bidi="ar-SA"/></w:rPr><w:delText>Se mide en el tramo 1</w:delText></w:r></w:del></w:p></w:tc><w:tc><w:tcPr><w:tcW w:w="1841" w:type="dxa"/><w:tcBorders></w:tcBorders><w:shd w:color="auto" w:fill="F7F7F7" w:val="clear"/></w:tcPr><w:p><w:pPr><w:pStyle w:val="Tabla9"/><w:widowControl/><w:jc w:val="left"/><w:rPr><w:kern w:val="0"/><w:szCs w:val="24"/><w:lang w:val="es-CO" w:eastAsia="en-US" w:bidi="ar-SA"/><w:del w:id="10501" w:author="Unknown Author" w:date="2026-10-30T04:17:53Z"></w:del></w:rPr></w:pPr><w:del w:id="10499" w:author="Unknown Author" w:date="2026-10-30T04:17:53Z"><w:r><w:rPr><w:kern w:val="0"/><w:szCs w:val="24"/><w:lang w:val="es-CO" w:eastAsia="en-US" w:bidi="ar-SA"/></w:rPr><w:delText xml:space="preserve">≥ </w:delText></w:r></w:del><w:del w:id="10500" w:author="Unknown Author" w:date="2026-10-30T04:17:53Z"><w:r><w:rPr><w:kern w:val="0"/><w:szCs w:val="24"/><w:lang w:val="es-CO" w:eastAsia="en-US" w:bidi="ar-SA"/></w:rPr><w:delText>30 % de reducción relativa</w:delText></w:r></w:del></w:p></w:tc><w:tc><w:tcPr><w:tcW w:w="1673" w:type="dxa"/><w:tcBorders></w:tcBorders><w:shd w:color="auto" w:fill="F7F7F7" w:val="clear"/></w:tcPr><w:p><w:pPr><w:pStyle w:val="Tabla9"/><w:widowControl/><w:jc w:val="left"/><w:rPr><w:kern w:val="0"/><w:szCs w:val="24"/><w:lang w:val="es-CO" w:eastAsia="en-US" w:bidi="ar-SA"/><w:del w:id="10503" w:author="Unknown Author" w:date="2026-10-30T04:17:53Z"></w:del></w:rPr></w:pPr><w:del w:id="10502" w:author="Unknown Author" w:date="2026-10-30T04:17:53Z"><w:r><w:rPr><w:kern w:val="0"/><w:szCs w:val="24"/><w:lang w:val="es-CO" w:eastAsia="en-US" w:bidi="ar-SA"/></w:rPr><w:delText>1 − (tasa del periodo ÷ tasa medida en el tramo 1), desde el registro de alertas y la referencia</w:delText></w:r></w:del></w:p></w:tc><w:tc><w:tcPr><w:tcW w:w="1588" w:type="dxa"/><w:tcBorders></w:tcBorders><w:shd w:color="auto" w:fill="F7F7F7" w:val="clear"/></w:tcPr><w:p><w:pPr><w:pStyle w:val="Tabla9"/><w:widowControl/><w:jc w:val="left"/><w:rPr><w:kern w:val="0"/><w:szCs w:val="24"/><w:lang w:val="es-CO" w:eastAsia="en-US" w:bidi="ar-SA"/><w:del w:id="10505" w:author="Unknown Author" w:date="2026-10-30T04:17:53Z"></w:del></w:rPr></w:pPr><w:del w:id="10504" w:author="Unknown Author" w:date="2026-10-30T04:17:53Z"><w:r><w:rPr><w:kern w:val="0"/><w:szCs w:val="24"/><w:lang w:val="es-CO" w:eastAsia="en-US" w:bidi="ar-SA"/></w:rPr><w:delText>Línea base en el tramo 1; verificación en el mes 24</w:delText></w:r></w:del></w:p></w:tc></w:tr><w:tr><w:trPr><w:del w:id="10506" w:author="Unknown Author" w:date="2026-10-30T04:17:53Z"/><w:cantSplit w:val="true"/></w:trPr><w:tc><w:tcPr><w:tcW w:w="1841" w:type="dxa"/><w:tcBorders></w:tcBorders></w:tcPr><w:p><w:pPr><w:pStyle w:val="Tabla9"/><w:widowControl/><w:jc w:val="left"/><w:rPr><w:kern w:val="0"/><w:szCs w:val="24"/><w:lang w:val="es-CO" w:eastAsia="en-US" w:bidi="ar-SA"/><w:del w:id="10508" w:author="Unknown Author" w:date="2026-10-30T04:17:53Z"></w:del></w:rPr></w:pPr><w:del w:id="10507" w:author="Unknown Author" w:date="2026-10-30T04:17:53Z"><w:r><w:rPr><w:kern w:val="0"/><w:szCs w:val="24"/><w:lang w:val="es-CO" w:eastAsia="en-US" w:bidi="ar-SA"/></w:rPr><w:delText>R5. Capacidad instalada en las entidades custodias</w:delText></w:r></w:del></w:p></w:tc><w:tc><w:tcPr><w:tcW w:w="1589" w:type="dxa"/><w:tcBorders></w:tcBorders></w:tcPr><w:p><w:pPr><w:pStyle w:val="Tabla9"/><w:widowControl/><w:jc w:val="left"/><w:rPr><w:kern w:val="0"/><w:szCs w:val="24"/><w:lang w:val="es-CO" w:eastAsia="en-US" w:bidi="ar-SA"/><w:del w:id="10510" w:author="Unknown Author" w:date="2026-10-30T04:17:53Z"></w:del></w:rPr></w:pPr><w:del w:id="10509" w:author="Unknown Author" w:date="2026-10-30T04:17:53Z"><w:r><w:rPr><w:kern w:val="0"/><w:szCs w:val="24"/><w:lang w:val="es-CO" w:eastAsia="en-US" w:bidi="ar-SA"/></w:rPr><w:delText>OE3. Lidera el actor del SNCTI en la formación (actividad 3.3), con el municipio aliado</w:delText></w:r></w:del></w:p></w:tc><w:tc><w:tcPr><w:tcW w:w="1421" w:type="dxa"/><w:tcBorders></w:tcBorders></w:tcPr><w:p><w:pPr><w:pStyle w:val="Tabla9"/><w:widowControl/><w:jc w:val="left"/><w:rPr><w:kern w:val="0"/><w:szCs w:val="24"/><w:lang w:val="es-CO" w:eastAsia="en-US" w:bidi="ar-SA"/><w:del w:id="10512" w:author="Unknown Author" w:date="2026-10-30T04:17:53Z"></w:del></w:rPr></w:pPr><w:del w:id="10511" w:author="Unknown Author" w:date="2026-10-30T04:17:53Z"><w:r><w:rPr><w:kern w:val="0"/><w:szCs w:val="24"/><w:lang w:val="es-CO" w:eastAsia="en-US" w:bidi="ar-SA"/></w:rPr><w:delText>0</w:delText></w:r></w:del></w:p></w:tc><w:tc><w:tcPr><w:tcW w:w="1841" w:type="dxa"/><w:tcBorders></w:tcBorders></w:tcPr><w:p><w:pPr><w:pStyle w:val="Tabla9"/><w:widowControl/><w:jc w:val="left"/><w:rPr><w:kern w:val="0"/><w:szCs w:val="24"/><w:lang w:val="es-CO" w:eastAsia="en-US" w:bidi="ar-SA"/><w:del w:id="10515" w:author="Unknown Author" w:date="2026-10-30T04:17:53Z"></w:del></w:rPr></w:pPr><w:del w:id="10513" w:author="Unknown Author" w:date="2026-10-30T04:17:53Z"><w:r><w:rPr><w:kern w:val="0"/><w:szCs w:val="24"/><w:lang w:val="es-CO" w:eastAsia="en-US" w:bidi="ar-SA"/></w:rPr><w:delText xml:space="preserve">≥ </w:delText></w:r></w:del><w:del w:id="10514" w:author="Unknown Author" w:date="2026-10-30T04:17:53Z"><w:r><w:rPr><w:kern w:val="0"/><w:szCs w:val="24"/><w:lang w:val="es-CO" w:eastAsia="en-US" w:bidi="ar-SA"/></w:rPr><w:delText>60 personas certificadas</w:delText></w:r></w:del></w:p></w:tc><w:tc><w:tcPr><w:tcW w:w="1673" w:type="dxa"/><w:tcBorders></w:tcBorders></w:tcPr><w:p><w:pPr><w:pStyle w:val="Tabla9"/><w:widowControl/><w:jc w:val="left"/><w:rPr><w:kern w:val="0"/><w:szCs w:val="24"/><w:lang w:val="es-CO" w:eastAsia="en-US" w:bidi="ar-SA"/><w:del w:id="10517" w:author="Unknown Author" w:date="2026-10-30T04:17:53Z"></w:del></w:rPr></w:pPr><w:del w:id="10516" w:author="Unknown Author" w:date="2026-10-30T04:17:53Z"><w:r><w:rPr><w:kern w:val="0"/><w:szCs w:val="24"/><w:lang w:val="es-CO" w:eastAsia="en-US" w:bidi="ar-SA"/></w:rPr><w:delText>Personas certificadas en el uso y la custodia de la red, desde los registros de formación y las evaluaciones prácticas</w:delText></w:r></w:del></w:p></w:tc><w:tc><w:tcPr><w:tcW w:w="1588" w:type="dxa"/><w:tcBorders></w:tcBorders></w:tcPr><w:p><w:pPr><w:pStyle w:val="Tabla9"/><w:widowControl/><w:jc w:val="left"/><w:rPr><w:kern w:val="0"/><w:szCs w:val="24"/><w:lang w:val="es-CO" w:eastAsia="en-US" w:bidi="ar-SA"/><w:del w:id="10519" w:author="Unknown Author" w:date="2026-10-30T04:17:53Z"></w:del></w:rPr></w:pPr><w:del w:id="10518" w:author="Unknown Author" w:date="2026-10-30T04:17:53Z"><w:r><w:rPr><w:kern w:val="0"/><w:szCs w:val="24"/><w:lang w:val="es-CO" w:eastAsia="en-US" w:bidi="ar-SA"/></w:rPr><w:delText>Formación en los meses 17 a 20; verificación en el mes 24</w:delText></w:r></w:del></w:p></w:tc></w:tr><w:tr><w:trPr><w:del w:id="10520" w:author="Unknown Author" w:date="2026-10-30T04:17:53Z"/><w:cantSplit w:val="true"/></w:trPr><w:tc><w:tcPr><w:tcW w:w="1841" w:type="dxa"/><w:tcBorders></w:tcBorders><w:shd w:color="auto" w:fill="F7F7F7" w:val="clear"/></w:tcPr><w:p><w:pPr><w:pStyle w:val="Tabla9"/><w:widowControl/><w:jc w:val="left"/><w:rPr><w:kern w:val="0"/><w:szCs w:val="24"/><w:lang w:val="es-CO" w:eastAsia="en-US" w:bidi="ar-SA"/><w:del w:id="10522" w:author="Unknown Author" w:date="2026-10-30T04:17:53Z"></w:del></w:rPr></w:pPr><w:del w:id="10521" w:author="Unknown Author" w:date="2026-10-30T04:17:53Z"><w:r><w:rPr><w:kern w:val="0"/><w:szCs w:val="24"/><w:lang w:val="es-CO" w:eastAsia="en-US" w:bidi="ar-SA"/></w:rPr><w:delText>R6. Desempeño del gemelo predictivo frente a mediciones en demoliciones reales</w:delText></w:r></w:del></w:p></w:tc><w:tc><w:tcPr><w:tcW w:w="1589" w:type="dxa"/><w:tcBorders></w:tcBorders><w:shd w:color="auto" w:fill="F7F7F7" w:val="clear"/></w:tcPr><w:p><w:pPr><w:pStyle w:val="Tabla9"/><w:widowControl/><w:jc w:val="left"/><w:rPr><w:kern w:val="0"/><w:szCs w:val="24"/><w:lang w:val="es-CO" w:eastAsia="en-US" w:bidi="ar-SA"/><w:del w:id="10524" w:author="Unknown Author" w:date="2026-10-30T04:17:53Z"></w:del></w:rPr></w:pPr><w:del w:id="10523" w:author="Unknown Author" w:date="2026-10-30T04:17:53Z"><w:r><w:rPr><w:kern w:val="0"/><w:szCs w:val="24"/><w:lang w:val="es-CO" w:eastAsia="en-US" w:bidi="ar-SA"/></w:rPr><w:delText>OE1. Lidera la IES, con el actor del SNCTI en la verificación de los monitores portátiles y la empresa en la integración</w:delText></w:r></w:del></w:p></w:tc><w:tc><w:tcPr><w:tcW w:w="1421" w:type="dxa"/><w:tcBorders></w:tcBorders><w:shd w:color="auto" w:fill="F7F7F7" w:val="clear"/></w:tcPr><w:p><w:pPr><w:pStyle w:val="Tabla9"/><w:widowControl/><w:jc w:val="left"/><w:rPr><w:kern w:val="0"/><w:szCs w:val="24"/><w:lang w:val="es-CO" w:eastAsia="en-US" w:bidi="ar-SA"/><w:del w:id="10526" w:author="Unknown Author" w:date="2026-10-30T04:17:53Z"></w:del></w:rPr></w:pPr><w:del w:id="10525" w:author="Unknown Author" w:date="2026-10-30T04:17:53Z"><w:r><w:rPr><w:kern w:val="0"/><w:szCs w:val="24"/><w:lang w:val="es-CO" w:eastAsia="en-US" w:bidi="ar-SA"/></w:rPr><w:delText>Sin modelo predictivo</w:delText></w:r></w:del></w:p></w:tc><w:tc><w:tcPr><w:tcW w:w="1841" w:type="dxa"/><w:tcBorders></w:tcBorders><w:shd w:color="auto" w:fill="F7F7F7" w:val="clear"/></w:tcPr><w:p><w:pPr><w:pStyle w:val="Tabla9"/><w:widowControl/><w:jc w:val="left"/><w:rPr><w:kern w:val="0"/><w:szCs w:val="24"/><w:lang w:val="es-CO" w:eastAsia="en-US" w:bidi="ar-SA"/><w:del w:id="10528" w:author="Unknown Author" w:date="2026-10-30T04:17:53Z"></w:del></w:rPr></w:pPr><w:del w:id="10527" w:author="Unknown Author" w:date="2026-10-30T04:17:53Z"><w:r><w:rPr><w:kern w:val="0"/><w:szCs w:val="24"/><w:lang w:val="es-CO" w:eastAsia="en-US" w:bidi="ar-SA"/></w:rPr><w:delText>FAC2 ≥ 0,5 y sesgo fraccional absoluto ≤ 0,3 en al menos 6 eventos</w:delText></w:r></w:del></w:p></w:tc><w:tc><w:tcPr><w:tcW w:w="1673" w:type="dxa"/><w:tcBorders></w:tcBorders><w:shd w:color="auto" w:fill="F7F7F7" w:val="clear"/></w:tcPr><w:p><w:pPr><w:pStyle w:val="Tabla9"/><w:widowControl/><w:jc w:val="left"/><w:rPr><w:kern w:val="0"/><w:szCs w:val="24"/><w:lang w:val="es-CO" w:eastAsia="en-US" w:bidi="ar-SA"/><w:del w:id="10530" w:author="Unknown Author" w:date="2026-10-30T04:17:53Z"></w:del></w:rPr></w:pPr><w:del w:id="10529" w:author="Unknown Author" w:date="2026-10-30T04:17:53Z"><w:r><w:rPr><w:kern w:val="0"/><w:szCs w:val="24"/><w:lang w:val="es-CO" w:eastAsia="en-US" w:bidi="ar-SA"/></w:rPr><w:delText>Pares de promedios de 24 horas estimados y medidos, tras restar el fondo; informe del verificador independiente</w:delText></w:r></w:del></w:p></w:tc><w:tc><w:tcPr><w:tcW w:w="1588" w:type="dxa"/><w:tcBorders></w:tcBorders><w:shd w:color="auto" w:fill="F7F7F7" w:val="clear"/></w:tcPr><w:p><w:pPr><w:pStyle w:val="Tabla9"/><w:widowControl/><w:jc w:val="left"/><w:rPr><w:kern w:val="0"/><w:szCs w:val="24"/><w:lang w:val="es-CO" w:eastAsia="en-US" w:bidi="ar-SA"/><w:del w:id="10532" w:author="Unknown Author" w:date="2026-10-30T04:17:53Z"></w:del></w:rPr></w:pPr><w:del w:id="10531" w:author="Unknown Author" w:date="2026-10-30T04:17:53Z"><w:r><w:rPr><w:kern w:val="0"/><w:szCs w:val="24"/><w:lang w:val="es-CO" w:eastAsia="en-US" w:bidi="ar-SA"/></w:rPr><w:delText>Primera calibración en el mes 17; verificación en el mes 22</w:delText></w:r></w:del></w:p></w:tc></w:tr><w:tr><w:trPr><w:del w:id="10533" w:author="Unknown Author" w:date="2026-10-30T04:17:53Z"/><w:cantSplit w:val="true"/></w:trPr><w:tc><w:tcPr><w:tcW w:w="1841" w:type="dxa"/><w:tcBorders><w:bottom w:val="single" w:sz="12" w:space="0" w:color="2A3439"/></w:tcBorders></w:tcPr><w:p><w:pPr><w:pStyle w:val="Tabla9"/><w:keepNext w:val="true"/><w:widowControl/><w:jc w:val="left"/><w:rPr><w:kern w:val="0"/><w:szCs w:val="24"/><w:lang w:val="es-CO" w:eastAsia="en-US" w:bidi="ar-SA"/><w:del w:id="10535" w:author="Unknown Author" w:date="2026-10-30T04:17:53Z"></w:del></w:rPr></w:pPr><w:del w:id="10534" w:author="Unknown Author" w:date="2026-10-30T04:17:53Z"><w:r><w:rPr><w:kern w:val="0"/><w:szCs w:val="24"/><w:lang w:val="es-CO" w:eastAsia="en-US" w:bidi="ar-SA"/></w:rPr><w:delText>R7. Evaluaciones previas de demolición entregadas</w:delText></w:r></w:del></w:p></w:tc><w:tc><w:tcPr><w:tcW w:w="1589" w:type="dxa"/><w:tcBorders><w:bottom w:val="single" w:sz="12" w:space="0" w:color="2A3439"/></w:tcBorders></w:tcPr><w:p><w:pPr><w:pStyle w:val="Tabla9"/><w:keepNext w:val="true"/><w:widowControl/><w:jc w:val="left"/><w:rPr><w:kern w:val="0"/><w:szCs w:val="24"/><w:lang w:val="es-CO" w:eastAsia="en-US" w:bidi="ar-SA"/><w:del w:id="10537" w:author="Unknown Author" w:date="2026-10-30T04:17:53Z"></w:del></w:rPr></w:pPr><w:del w:id="10536" w:author="Unknown Author" w:date="2026-10-30T04:17:53Z"><w:r><w:rPr><w:kern w:val="0"/><w:szCs w:val="24"/><w:lang w:val="es-CO" w:eastAsia="en-US" w:bidi="ar-SA"/></w:rPr><w:delText>OE3. Lidera la IES, con el municipio aliado que adopta el protocolo</w:delText></w:r></w:del></w:p></w:tc><w:tc><w:tcPr><w:tcW w:w="1421" w:type="dxa"/><w:tcBorders><w:bottom w:val="single" w:sz="12" w:space="0" w:color="2A3439"/></w:tcBorders></w:tcPr><w:p><w:pPr><w:pStyle w:val="Tabla9"/><w:keepNext w:val="true"/><w:widowControl/><w:jc w:val="left"/><w:rPr><w:kern w:val="0"/><w:szCs w:val="24"/><w:lang w:val="es-CO" w:eastAsia="en-US" w:bidi="ar-SA"/><w:del w:id="10539" w:author="Unknown Author" w:date="2026-10-30T04:17:53Z"></w:del></w:rPr></w:pPr><w:del w:id="10538" w:author="Unknown Author" w:date="2026-10-30T04:17:53Z"><w:r><w:rPr><w:kern w:val="0"/><w:szCs w:val="24"/><w:lang w:val="es-CO" w:eastAsia="en-US" w:bidi="ar-SA"/></w:rPr><w:delText>0</w:delText></w:r></w:del></w:p></w:tc><w:tc><w:tcPr><w:tcW w:w="1841" w:type="dxa"/><w:tcBorders><w:bottom w:val="single" w:sz="12" w:space="0" w:color="2A3439"/></w:tcBorders></w:tcPr><w:p><w:pPr><w:pStyle w:val="Tabla9"/><w:keepNext w:val="true"/><w:widowControl/><w:jc w:val="left"/><w:rPr><w:kern w:val="0"/><w:szCs w:val="24"/><w:lang w:val="es-CO" w:eastAsia="en-US" w:bidi="ar-SA"/><w:del w:id="10542" w:author="Unknown Author" w:date="2026-10-30T04:17:53Z"></w:del></w:rPr></w:pPr><w:del w:id="10540" w:author="Unknown Author" w:date="2026-10-30T04:17:53Z"><w:r><w:rPr><w:kern w:val="0"/><w:szCs w:val="24"/><w:lang w:val="es-CO" w:eastAsia="en-US" w:bidi="ar-SA"/></w:rPr><w:delText xml:space="preserve">≥ </w:delText></w:r></w:del><w:del w:id="10541" w:author="Unknown Author" w:date="2026-10-30T04:17:53Z"><w:r><w:rPr><w:kern w:val="0"/><w:szCs w:val="24"/><w:lang w:val="es-CO" w:eastAsia="en-US" w:bidi="ar-SA"/></w:rPr><w:delText>12 informes, con al menos 3 por departamento</w:delText></w:r></w:del></w:p></w:tc><w:tc><w:tcPr><w:tcW w:w="1673" w:type="dxa"/><w:tcBorders><w:bottom w:val="single" w:sz="12" w:space="0" w:color="2A3439"/></w:tcBorders></w:tcPr><w:p><w:pPr><w:pStyle w:val="Tabla9"/><w:keepNext w:val="true"/><w:widowControl/><w:jc w:val="left"/><w:rPr><w:kern w:val="0"/><w:szCs w:val="24"/><w:lang w:val="es-CO" w:eastAsia="en-US" w:bidi="ar-SA"/><w:del w:id="10544" w:author="Unknown Author" w:date="2026-10-30T04:17:53Z"></w:del></w:rPr></w:pPr><w:del w:id="10543" w:author="Unknown Author" w:date="2026-10-30T04:17:53Z"><w:r><w:rPr><w:kern w:val="0"/><w:szCs w:val="24"/><w:lang w:val="es-CO" w:eastAsia="en-US" w:bidi="ar-SA"/></w:rPr><w:delText>Informes firmados y constancia de recibo de la entidad territorial</w:delText></w:r></w:del></w:p></w:tc><w:tc><w:tcPr><w:tcW w:w="1588" w:type="dxa"/><w:tcBorders><w:bottom w:val="single" w:sz="12" w:space="0" w:color="2A3439"/></w:tcBorders></w:tcPr><w:p><w:pPr><w:pStyle w:val="Tabla9"/><w:keepNext w:val="true"/><w:widowControl/><w:jc w:val="left"/><w:rPr><w:kern w:val="0"/><w:szCs w:val="24"/><w:lang w:val="es-CO" w:eastAsia="en-US" w:bidi="ar-SA"/><w:del w:id="10546" w:author="Unknown Author" w:date="2026-10-30T04:17:53Z"></w:del></w:rPr></w:pPr><w:del w:id="10545" w:author="Unknown Author" w:date="2026-10-30T04:17:53Z"><w:r><w:rPr><w:kern w:val="0"/><w:szCs w:val="24"/><w:lang w:val="es-CO" w:eastAsia="en-US" w:bidi="ar-SA"/></w:rPr><w:delText>Entregas entre los meses 14 y 24; verificación en el mes 24</w:delText></w:r></w:del></w:p></w:tc></w:tr></w:tbl><w:p><w:pPr><w:pStyle w:val="TablaNota"/><w:rPr></w:rPr></w:pPr><w:r><w:rPr><w:i/><w:iCs/></w:rPr><w:t>Nota.</w:t></w:r><w:r><w:rPr></w:rPr><w:t xml:space="preserve"> Elaboración propia con los indicadores de resultado del proyecto. R² y NRMSE: coeficiente de determinación y error cuadrático medio normalizado. OE: objetivo específico. </w:t></w:r><w:del w:id="10547" w:author="Unknown Author" w:date="2026-10-30T04:17:53Z"><w:r><w:rPr></w:rPr><w:delText xml:space="preserve">SNCTI: Sistema Nacional de Ciencia, Tecnología e Innovación. </w:delText></w:r></w:del><w:r><w:rPr></w:rPr><w:t xml:space="preserve">El 75 % de </w:t></w:r><w:ins w:id="10548" w:author="Unknown Author" w:date="2026-10-30T04:17:53Z"><w:r><w:rPr></w:rPr><w:t>cuatro consejos</w:t></w:r></w:ins><w:del w:id="10549" w:author="Unknown Author" w:date="2026-10-30T04:17:53Z"><w:r><w:rPr></w:rPr><w:delText>15 comités</w:delText></w:r></w:del><w:r><w:rPr></w:rPr><w:t xml:space="preserve"> equivale a </w:t></w:r><w:ins w:id="10550" w:author="Unknown Author" w:date="2026-10-30T04:17:53Z"><w:r><w:rPr></w:rPr><w:t>tres consejos</w:t></w:r></w:ins><w:del w:id="10551" w:author="Unknown Author" w:date="2026-10-30T04:17:53Z"><w:r><w:rPr></w:rPr><w:delText>11,25 y se redondea a 12 comités</w:delText></w:r></w:del><w:r><w:rPr></w:rPr><w:t xml:space="preserve"> (calculado).</w:t></w:r></w:p><w:p><w:pPr><w:pStyle w:val="BodyText"/><w:rPr></w:rPr></w:pPr><w:r><w:rPr></w:rPr><w:t xml:space="preserve">La Tabla 17.1 muestra tres decisiones de medición. La primera es que la línea base de R1 y de R4 no se estima. Se mide en el tramo 1, porque un valor tomado de otro contexto puede inducir a error (Pawson y Tilley, 1997). La brecha de esos dos resultados no se calcula antes de esa medición. La segunda es que R2 parte de 0 % porque la red no existe. R6 y R7 parten de cero por la misma razón. La tercera es que R3 exige </w:t></w:r><w:ins w:id="10552" w:author="Unknown Author" w:date="2026-10-30T04:17:53Z"><w:r><w:rPr></w:rPr><w:t>tres</w:t></w:r></w:ins><w:del w:id="10553" w:author="Unknown Author" w:date="2026-10-30T04:17:53Z"><w:r><w:rPr></w:rPr><w:delText>12</w:delText></w:r></w:del><w:r><w:rPr></w:rPr><w:t xml:space="preserve"> de los </w:t></w:r><w:ins w:id="10554" w:author="Unknown Author" w:date="2026-10-30T04:17:53Z"><w:r><w:rPr></w:rPr><w:t xml:space="preserve">cuatro consejos, </w:t></w:r></w:ins><w:del w:id="10555" w:author="Unknown Author" w:date="2026-10-30T04:17:53Z"><w:r><w:rPr></w:rPr><w:delText xml:space="preserve">15 comités, es decir 80 %, </w:delText></w:r></w:del><w:r><w:rPr></w:rPr><w:t xml:space="preserve">porque cada </w:t></w:r><w:ins w:id="10556" w:author="Unknown Author" w:date="2026-10-30T04:17:53Z"><w:r><w:rPr></w:rPr><w:t>consejo pesa 25</w:t></w:r></w:ins><w:del w:id="10557" w:author="Unknown Author" w:date="2026-10-30T04:17:53Z"><w:r><w:rPr></w:rPr><w:delText>comité pesa 6,7</w:delText></w:r></w:del><w:r><w:rPr></w:rPr><w:t xml:space="preserve"> puntos porcentuales (calculado). El umbral de la compuerta del mes 12 es más bajo. Exige que al menos 50 % de los </w:t></w:r><w:ins w:id="10558" w:author="Unknown Author" w:date="2026-10-30T04:17:53Z"><w:r><w:rPr></w:rPr><w:t>consejos</w:t></w:r></w:ins><w:del w:id="10559" w:author="Unknown Author" w:date="2026-10-30T04:17:53Z"><w:r><w:rPr></w:rPr><w:delText>comités</w:delText></w:r></w:del><w:r><w:rPr></w:rPr><w:t xml:space="preserve"> del tramo 1 use el tablero.</w:t></w:r></w:p><w:p><w:pPr><w:pStyle w:val="BodyText"/><w:rPr></w:rPr></w:pPr><w:r><w:rPr></w:rPr><w:t>El resultado R6 usa criterios de evaluación de modelos de calidad del aire (Chang y Hanna, 2004). La fracción de pares dentro de un factor de dos (FAC2) mide el acierto en magnitud. El sesgo fraccional mide la subestimación o la sobrestimación sistemática. Los valores 0,5 y 0,3 son referencias de la práctica y no aseguran que el modelo sirva para una decisión. Con seis eventos, los intervalos de confianza son amplios. Por eso el proyecto reporta la incertidumbre y no solo el valor puntual.</w:t></w:r></w:p><w:p><w:pPr><w:pStyle w:val="BodyText"/><w:rPr></w:rPr></w:pPr><w:r><w:rPr></w:rPr><w:t xml:space="preserve">El resultado R1 usa criterios que la guía de la Agencia de Protección Ambiental de Estados Unidos (EPA) de 2021 fija como ancla informativa (EPA, 2021). Además de R² ≥ 0,70 y NRMSE ≤ 30 %, el proyecto exige una pendiente entre 0,65 y 1,35 y un sesgo entre −5,0 y 5,0 µg/m³. Un error normalizado medio absoluto de 15 % o menos es una aspiración y no un compromiso. La corrección con una referencia cercana mejoró el R² de menos de 0,2 a 0,81 en un caso de Seúl (Bang et al., 2026, pp. 6-8). Ese resultado proviene de otro contexto y no prueba el efecto en </w:t></w:r><w:ins w:id="10560" w:author="Unknown Author" w:date="2026-10-30T04:17:53Z"><w:r><w:rPr></w:rPr><w:t>Manizales ni en Calarcá</w:t></w:r></w:ins><w:moveFrom w:id="10561" w:author="Unknown Author" w:date="2026-10-30T04:17:53Z"><w:r><w:rPr></w:rPr><w:t>los tres departamentos</w:t></w:r></w:moveFrom><w:r><w:rPr></w:rPr><w:t>. Barkjohn et al. (2021) y Jayaratne et al. (2018) respaldan la corrección por humedad como práctica documentada. Por eso el proyecto la trata como hipótesis que el piloto contrasta.</w:t></w:r></w:p><w:p><w:pPr><w:pStyle w:val="BodyText"/><w:rPr></w:rPr></w:pPr><w:r><w:rPr></w:rPr><w:t>Los resultados se verifican en una secuencia con tres compuertas. La Tabla 17.2 fija el mes, el umbral y la decisión de cada una. La compuerta del mes 12 libera el segundo tramo. La del mes 17 libera el tercero. La del mes 24 cierra el proyecto. Las compuertas no reducen el alcance de 100 nodos y 10 gateways. Condicionan la secuencia de compra y activan un ciclo de corrección del modelo antes de liberar el tramo siguiente. El nivel de madurez tecnológica (TRL) parte de 4 y llega a 8 al cierre. El piso es 7 en el mes 19, y la evidencia del TRL 8 es el ensayo independiente del mes 23 (Mankins, 1995).</w:t></w:r></w:p><w:p><w:pPr><w:pStyle w:val="TablaRotulo"/><w:rPr></w:rPr></w:pPr><w:bookmarkStart w:id="193" w:name="rot_Tabla_17_2"/><w:r><w:rPr><w:b/><w:bCs/></w:rPr><w:t>Tabla 17.2</w:t></w:r><w:bookmarkEnd w:id="193"/></w:p><w:p><w:pPr><w:pStyle w:val="TablaTitulo"/><w:rPr></w:rPr></w:pPr><w:r><w:rPr><w:i/><w:iCs/></w:rPr><w:t>Secuencia de verificación de los resultados en las compuertas de decisión</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422"/><w:gridCol w:w="669"/><w:gridCol w:w="2927"/><w:gridCol w:w="3011"/><w:gridCol w:w="1925"/></w:tblGrid><w:tr><w:trPr><w:tblHeader w:val="true"/><w:ins w:id="10562" w:author="Unknown Author" w:date="2026-10-30T04:17:53Z"/><w:cantSplit w:val="true"/></w:trPr><w:tc><w:tcPr><w:tcW w:w="142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0564" w:author="Unknown Author" w:date="2026-10-30T04:17:53Z"></w:ins></w:rPr></w:pPr><w:ins w:id="10563" w:author="Unknown Author" w:date="2026-10-30T04:17:53Z"><w:r><w:rPr><w:b/><w:kern w:val="0"/><w:szCs w:val="24"/><w:lang w:val="es-CO" w:eastAsia="en-US" w:bidi="ar-SA"/></w:rPr><w:t>Compuerta</w:t></w:r></w:ins></w:p></w:tc><w:tc><w:tcPr><w:tcW w:w="66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0566" w:author="Unknown Author" w:date="2026-10-30T04:17:53Z"></w:ins></w:rPr></w:pPr><w:ins w:id="10565" w:author="Unknown Author" w:date="2026-10-30T04:17:53Z"><w:r><w:rPr><w:b/><w:kern w:val="0"/><w:szCs w:val="24"/><w:lang w:val="es-CO" w:eastAsia="en-US" w:bidi="ar-SA"/></w:rPr><w:t>Mes</w:t></w:r></w:ins></w:p></w:tc><w:tc><w:tcPr><w:tcW w:w="292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0568" w:author="Unknown Author" w:date="2026-10-30T04:17:53Z"></w:ins></w:rPr></w:pPr><w:ins w:id="10567" w:author="Unknown Author" w:date="2026-10-30T04:17:53Z"><w:r><w:rPr><w:b/><w:kern w:val="0"/><w:szCs w:val="24"/><w:lang w:val="es-CO" w:eastAsia="en-US" w:bidi="ar-SA"/></w:rPr><w:t>Resultado que se verifica</w:t></w:r></w:ins></w:p></w:tc><w:tc><w:tcPr><w:tcW w:w="301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0570" w:author="Unknown Author" w:date="2026-10-30T04:17:53Z"></w:ins></w:rPr></w:pPr><w:ins w:id="10569" w:author="Unknown Author" w:date="2026-10-30T04:17:53Z"><w:r><w:rPr><w:b/><w:kern w:val="0"/><w:szCs w:val="24"/><w:lang w:val="es-CO" w:eastAsia="en-US" w:bidi="ar-SA"/></w:rPr><w:t>Umbral</w:t></w:r></w:ins></w:p></w:tc><w:tc><w:tcPr><w:tcW w:w="192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0572" w:author="Unknown Author" w:date="2026-10-30T04:17:53Z"></w:ins></w:rPr></w:pPr><w:ins w:id="10571" w:author="Unknown Author" w:date="2026-10-30T04:17:53Z"><w:r><w:rPr><w:b/><w:kern w:val="0"/><w:szCs w:val="24"/><w:lang w:val="es-CO" w:eastAsia="en-US" w:bidi="ar-SA"/></w:rPr><w:t>Decisión</w:t></w:r></w:ins></w:p></w:tc></w:tr><w:tr><w:trPr><w:ins w:id="10573" w:author="Unknown Author" w:date="2026-10-30T04:17:53Z"/><w:cantSplit w:val="true"/></w:trPr><w:tc><w:tcPr><w:tcW w:w="1422" w:type="dxa"/><w:tcBorders></w:tcBorders></w:tcPr><w:p><w:pPr><w:pStyle w:val="Tabla9"/><w:widowControl/><w:jc w:val="left"/><w:rPr><w:kern w:val="0"/><w:szCs w:val="24"/><w:lang w:val="es-CO" w:eastAsia="en-US" w:bidi="ar-SA"/><w:ins w:id="10575" w:author="Unknown Author" w:date="2026-10-30T04:17:53Z"></w:ins></w:rPr></w:pPr><w:ins w:id="10574" w:author="Unknown Author" w:date="2026-10-30T04:17:53Z"><w:r><w:rPr><w:kern w:val="0"/><w:szCs w:val="24"/><w:lang w:val="es-CO" w:eastAsia="en-US" w:bidi="ar-SA"/></w:rPr><w:t>C1</w:t></w:r></w:ins></w:p></w:tc><w:tc><w:tcPr><w:tcW w:w="669" w:type="dxa"/><w:tcBorders></w:tcBorders></w:tcPr><w:p><w:pPr><w:pStyle w:val="Tabla9"/><w:widowControl/><w:jc w:val="left"/><w:rPr><w:kern w:val="0"/><w:szCs w:val="24"/><w:lang w:val="es-CO" w:eastAsia="en-US" w:bidi="ar-SA"/><w:ins w:id="10577" w:author="Unknown Author" w:date="2026-10-30T04:17:53Z"></w:ins></w:rPr></w:pPr><w:ins w:id="10576" w:author="Unknown Author" w:date="2026-10-30T04:17:53Z"><w:r><w:rPr><w:kern w:val="0"/><w:szCs w:val="24"/><w:lang w:val="es-CO" w:eastAsia="en-US" w:bidi="ar-SA"/></w:rPr><w:t>12</w:t></w:r></w:ins></w:p></w:tc><w:tc><w:tcPr><w:tcW w:w="2927" w:type="dxa"/><w:tcBorders></w:tcBorders></w:tcPr><w:p><w:pPr><w:pStyle w:val="Tabla9"/><w:widowControl/><w:jc w:val="left"/><w:rPr><w:kern w:val="0"/><w:szCs w:val="24"/><w:lang w:val="es-CO" w:eastAsia="en-US" w:bidi="ar-SA"/><w:ins w:id="10579" w:author="Unknown Author" w:date="2026-10-30T04:17:53Z"></w:ins></w:rPr></w:pPr><w:ins w:id="10578" w:author="Unknown Author" w:date="2026-10-30T04:17:53Z"><w:r><w:rPr><w:kern w:val="0"/><w:szCs w:val="24"/><w:lang w:val="es-CO" w:eastAsia="en-US" w:bidi="ar-SA"/></w:rPr><w:t>Desempeño del modelo en el piloto y uso del tablero en el tramo 1</w:t></w:r></w:ins></w:p></w:tc><w:tc><w:tcPr><w:tcW w:w="3011" w:type="dxa"/><w:tcBorders></w:tcBorders></w:tcPr><w:p><w:pPr><w:pStyle w:val="Tabla9"/><w:widowControl/><w:jc w:val="left"/><w:rPr><w:kern w:val="0"/><w:szCs w:val="24"/><w:lang w:val="es-CO" w:eastAsia="en-US" w:bidi="ar-SA"/><w:ins w:id="10581" w:author="Unknown Author" w:date="2026-10-30T04:17:53Z"></w:ins></w:rPr></w:pPr><w:ins w:id="10580" w:author="Unknown Author" w:date="2026-10-30T04:17:53Z"><w:r><w:rPr><w:kern w:val="0"/><w:szCs w:val="24"/><w:lang w:val="es-CO" w:eastAsia="en-US" w:bidi="ar-SA"/></w:rPr><w:t>R² ≥ 0,70 y NRMSE ≤ 30 %; al menos 50 % de los consejos del tramo 1 usa el tablero</w:t></w:r></w:ins></w:p></w:tc><w:tc><w:tcPr><w:tcW w:w="1925" w:type="dxa"/><w:tcBorders></w:tcBorders></w:tcPr><w:p><w:pPr><w:pStyle w:val="Tabla9"/><w:widowControl/><w:jc w:val="left"/><w:rPr><w:kern w:val="0"/><w:szCs w:val="24"/><w:lang w:val="es-CO" w:eastAsia="en-US" w:bidi="ar-SA"/><w:ins w:id="10583" w:author="Unknown Author" w:date="2026-10-30T04:17:53Z"></w:ins></w:rPr></w:pPr><w:ins w:id="10582" w:author="Unknown Author" w:date="2026-10-30T04:17:53Z"><w:r><w:rPr><w:kern w:val="0"/><w:szCs w:val="24"/><w:lang w:val="es-CO" w:eastAsia="en-US" w:bidi="ar-SA"/></w:rPr><w:t>Libera la compra del tramo 2</w:t></w:r></w:ins></w:p></w:tc></w:tr><w:tr><w:trPr><w:ins w:id="10584" w:author="Unknown Author" w:date="2026-10-30T04:17:53Z"/><w:cantSplit w:val="true"/></w:trPr><w:tc><w:tcPr><w:tcW w:w="1422" w:type="dxa"/><w:tcBorders></w:tcBorders><w:shd w:color="auto" w:fill="F7F7F7" w:val="clear"/></w:tcPr><w:p><w:pPr><w:pStyle w:val="Tabla9"/><w:widowControl/><w:jc w:val="left"/><w:rPr><w:kern w:val="0"/><w:szCs w:val="24"/><w:lang w:val="es-CO" w:eastAsia="en-US" w:bidi="ar-SA"/><w:ins w:id="10586" w:author="Unknown Author" w:date="2026-10-30T04:17:53Z"></w:ins></w:rPr></w:pPr><w:ins w:id="10585" w:author="Unknown Author" w:date="2026-10-30T04:17:53Z"><w:r><w:rPr><w:kern w:val="0"/><w:szCs w:val="24"/><w:lang w:val="es-CO" w:eastAsia="en-US" w:bidi="ar-SA"/></w:rPr><w:t>C2</w:t></w:r></w:ins></w:p></w:tc><w:tc><w:tcPr><w:tcW w:w="669" w:type="dxa"/><w:tcBorders></w:tcBorders><w:shd w:color="auto" w:fill="F7F7F7" w:val="clear"/></w:tcPr><w:p><w:pPr><w:pStyle w:val="Tabla9"/><w:widowControl/><w:jc w:val="left"/><w:rPr><w:kern w:val="0"/><w:szCs w:val="24"/><w:lang w:val="es-CO" w:eastAsia="en-US" w:bidi="ar-SA"/><w:ins w:id="10588" w:author="Unknown Author" w:date="2026-10-30T04:17:53Z"></w:ins></w:rPr></w:pPr><w:ins w:id="10587" w:author="Unknown Author" w:date="2026-10-30T04:17:53Z"><w:r><w:rPr><w:kern w:val="0"/><w:szCs w:val="24"/><w:lang w:val="es-CO" w:eastAsia="en-US" w:bidi="ar-SA"/></w:rPr><w:t>17</w:t></w:r></w:ins></w:p></w:tc><w:tc><w:tcPr><w:tcW w:w="2927" w:type="dxa"/><w:tcBorders></w:tcBorders><w:shd w:color="auto" w:fill="F7F7F7" w:val="clear"/></w:tcPr><w:p><w:pPr><w:pStyle w:val="Tabla9"/><w:widowControl/><w:jc w:val="left"/><w:rPr><w:kern w:val="0"/><w:szCs w:val="24"/><w:lang w:val="es-CO" w:eastAsia="en-US" w:bidi="ar-SA"/><w:ins w:id="10590" w:author="Unknown Author" w:date="2026-10-30T04:17:53Z"></w:ins></w:rPr></w:pPr><w:ins w:id="10589" w:author="Unknown Author" w:date="2026-10-30T04:17:53Z"><w:r><w:rPr><w:kern w:val="0"/><w:szCs w:val="24"/><w:lang w:val="es-CO" w:eastAsia="en-US" w:bidi="ar-SA"/></w:rPr><w:t>Desempeño en los dos municipios, disponibilidad y convenios de custodia</w:t></w:r></w:ins></w:p></w:tc><w:tc><w:tcPr><w:tcW w:w="3011" w:type="dxa"/><w:tcBorders></w:tcBorders><w:shd w:color="auto" w:fill="F7F7F7" w:val="clear"/></w:tcPr><w:p><w:pPr><w:pStyle w:val="Tabla9"/><w:widowControl/><w:jc w:val="left"/><w:rPr><w:kern w:val="0"/><w:szCs w:val="24"/><w:lang w:val="es-CO" w:eastAsia="en-US" w:bidi="ar-SA"/><w:ins w:id="10592" w:author="Unknown Author" w:date="2026-10-30T04:17:53Z"></w:ins></w:rPr></w:pPr><w:ins w:id="10591" w:author="Unknown Author" w:date="2026-10-30T04:17:53Z"><w:r><w:rPr><w:kern w:val="0"/><w:szCs w:val="24"/><w:lang w:val="es-CO" w:eastAsia="en-US" w:bidi="ar-SA"/></w:rPr><w:t>Mismos umbrales en los dos municipios; disponibilidad ≥ 90 %; convenios con partida</w:t></w:r></w:ins></w:p></w:tc><w:tc><w:tcPr><w:tcW w:w="1925" w:type="dxa"/><w:tcBorders></w:tcBorders><w:shd w:color="auto" w:fill="F7F7F7" w:val="clear"/></w:tcPr><w:p><w:pPr><w:pStyle w:val="Tabla9"/><w:widowControl/><w:jc w:val="left"/><w:rPr><w:kern w:val="0"/><w:szCs w:val="24"/><w:lang w:val="es-CO" w:eastAsia="en-US" w:bidi="ar-SA"/><w:ins w:id="10594" w:author="Unknown Author" w:date="2026-10-30T04:17:53Z"></w:ins></w:rPr></w:pPr><w:ins w:id="10593" w:author="Unknown Author" w:date="2026-10-30T04:17:53Z"><w:r><w:rPr><w:kern w:val="0"/><w:szCs w:val="24"/><w:lang w:val="es-CO" w:eastAsia="en-US" w:bidi="ar-SA"/></w:rPr><w:t>Libera la compra del tramo 3</w:t></w:r></w:ins></w:p></w:tc></w:tr><w:tr><w:trPr><w:ins w:id="10595" w:author="Unknown Author" w:date="2026-10-30T04:17:53Z"/><w:cantSplit w:val="true"/></w:trPr><w:tc><w:tcPr><w:tcW w:w="1422" w:type="dxa"/><w:tcBorders><w:bottom w:val="single" w:sz="12" w:space="0" w:color="2A3439"/></w:tcBorders></w:tcPr><w:p><w:pPr><w:pStyle w:val="Tabla9"/><w:keepNext w:val="true"/><w:widowControl/><w:jc w:val="left"/><w:rPr><w:kern w:val="0"/><w:szCs w:val="24"/><w:lang w:val="es-CO" w:eastAsia="en-US" w:bidi="ar-SA"/><w:ins w:id="10597" w:author="Unknown Author" w:date="2026-10-30T04:17:53Z"></w:ins></w:rPr></w:pPr><w:ins w:id="10596" w:author="Unknown Author" w:date="2026-10-30T04:17:53Z"><w:r><w:rPr><w:kern w:val="0"/><w:szCs w:val="24"/><w:lang w:val="es-CO" w:eastAsia="en-US" w:bidi="ar-SA"/></w:rPr><w:t>C3</w:t></w:r></w:ins></w:p></w:tc><w:tc><w:tcPr><w:tcW w:w="669" w:type="dxa"/><w:tcBorders><w:bottom w:val="single" w:sz="12" w:space="0" w:color="2A3439"/></w:tcBorders></w:tcPr><w:p><w:pPr><w:pStyle w:val="Tabla9"/><w:keepNext w:val="true"/><w:widowControl/><w:jc w:val="left"/><w:rPr><w:kern w:val="0"/><w:szCs w:val="24"/><w:lang w:val="es-CO" w:eastAsia="en-US" w:bidi="ar-SA"/><w:ins w:id="10599" w:author="Unknown Author" w:date="2026-10-30T04:17:53Z"></w:ins></w:rPr></w:pPr><w:ins w:id="10598" w:author="Unknown Author" w:date="2026-10-30T04:17:53Z"><w:r><w:rPr><w:kern w:val="0"/><w:szCs w:val="24"/><w:lang w:val="es-CO" w:eastAsia="en-US" w:bidi="ar-SA"/></w:rPr><w:t>24</w:t></w:r></w:ins></w:p></w:tc><w:tc><w:tcPr><w:tcW w:w="2927" w:type="dxa"/><w:tcBorders><w:bottom w:val="single" w:sz="12" w:space="0" w:color="2A3439"/></w:tcBorders></w:tcPr><w:p><w:pPr><w:pStyle w:val="Tabla9"/><w:keepNext w:val="true"/><w:widowControl/><w:jc w:val="left"/><w:rPr><w:kern w:val="0"/><w:szCs w:val="24"/><w:lang w:val="es-CO" w:eastAsia="en-US" w:bidi="ar-SA"/><w:ins w:id="10601" w:author="Unknown Author" w:date="2026-10-30T04:17:53Z"></w:ins></w:rPr></w:pPr><w:ins w:id="10600" w:author="Unknown Author" w:date="2026-10-30T04:17:53Z"><w:r><w:rPr><w:kern w:val="0"/><w:szCs w:val="24"/><w:lang w:val="es-CO" w:eastAsia="en-US" w:bidi="ar-SA"/></w:rPr><w:t>Cierre y transferencia con evidencia del TRL 8</w:t></w:r></w:ins></w:p></w:tc><w:tc><w:tcPr><w:tcW w:w="3011" w:type="dxa"/><w:tcBorders><w:bottom w:val="single" w:sz="12" w:space="0" w:color="2A3439"/></w:tcBorders></w:tcPr><w:p><w:pPr><w:pStyle w:val="Tabla9"/><w:keepNext w:val="true"/><w:widowControl/><w:jc w:val="left"/><w:rPr><w:kern w:val="0"/><w:szCs w:val="24"/><w:lang w:val="es-CO" w:eastAsia="en-US" w:bidi="ar-SA"/><w:ins w:id="10603" w:author="Unknown Author" w:date="2026-10-30T04:17:53Z"></w:ins></w:rPr></w:pPr><w:ins w:id="10602" w:author="Unknown Author" w:date="2026-10-30T04:17:53Z"><w:r><w:rPr><w:kern w:val="0"/><w:szCs w:val="24"/><w:lang w:val="es-CO" w:eastAsia="en-US" w:bidi="ar-SA"/></w:rPr><w:t>R1 a R7 verificados; ensayo independiente del mes 23; actas de entrega</w:t></w:r></w:ins></w:p></w:tc><w:tc><w:tcPr><w:tcW w:w="1925" w:type="dxa"/><w:tcBorders><w:bottom w:val="single" w:sz="12" w:space="0" w:color="2A3439"/></w:tcBorders></w:tcPr><w:p><w:pPr><w:pStyle w:val="Tabla9"/><w:keepNext w:val="true"/><w:widowControl/><w:jc w:val="left"/><w:rPr><w:kern w:val="0"/><w:szCs w:val="24"/><w:lang w:val="es-CO" w:eastAsia="en-US" w:bidi="ar-SA"/><w:ins w:id="10605" w:author="Unknown Author" w:date="2026-10-30T04:17:53Z"></w:ins></w:rPr></w:pPr><w:ins w:id="10604" w:author="Unknown Author" w:date="2026-10-30T04:17:53Z"><w:r><w:rPr><w:kern w:val="0"/><w:szCs w:val="24"/><w:lang w:val="es-CO" w:eastAsia="en-US" w:bidi="ar-SA"/></w:rPr><w:t>Cierra el proyecto y transfiere</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422"/><w:gridCol w:w="669"/><w:gridCol w:w="2927"/><w:gridCol w:w="3011"/><w:gridCol w:w="1925"/></w:tblGrid><w:tr><w:trPr><w:tblHeader w:val="true"/><w:del w:id="10606" w:author="Unknown Author" w:date="2026-10-30T04:17:53Z"/><w:cantSplit w:val="true"/></w:trPr><w:tc><w:tcPr><w:tcW w:w="142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0608" w:author="Unknown Author" w:date="2026-10-30T04:17:53Z"></w:del></w:rPr></w:pPr><w:del w:id="10607" w:author="Unknown Author" w:date="2026-10-30T04:17:53Z"><w:r><w:rPr><w:b/><w:kern w:val="0"/><w:szCs w:val="24"/><w:lang w:val="es-CO" w:eastAsia="en-US" w:bidi="ar-SA"/></w:rPr><w:delText>Compuerta</w:delText></w:r></w:del></w:p></w:tc><w:tc><w:tcPr><w:tcW w:w="66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0610" w:author="Unknown Author" w:date="2026-10-30T04:17:53Z"></w:del></w:rPr></w:pPr><w:del w:id="10609" w:author="Unknown Author" w:date="2026-10-30T04:17:53Z"><w:r><w:rPr><w:b/><w:kern w:val="0"/><w:szCs w:val="24"/><w:lang w:val="es-CO" w:eastAsia="en-US" w:bidi="ar-SA"/></w:rPr><w:delText>Mes</w:delText></w:r></w:del></w:p></w:tc><w:tc><w:tcPr><w:tcW w:w="292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0612" w:author="Unknown Author" w:date="2026-10-30T04:17:53Z"></w:del></w:rPr></w:pPr><w:del w:id="10611" w:author="Unknown Author" w:date="2026-10-30T04:17:53Z"><w:r><w:rPr><w:b/><w:kern w:val="0"/><w:szCs w:val="24"/><w:lang w:val="es-CO" w:eastAsia="en-US" w:bidi="ar-SA"/></w:rPr><w:delText>Resultado que se verifica</w:delText></w:r></w:del></w:p></w:tc><w:tc><w:tcPr><w:tcW w:w="301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0614" w:author="Unknown Author" w:date="2026-10-30T04:17:53Z"></w:del></w:rPr></w:pPr><w:del w:id="10613" w:author="Unknown Author" w:date="2026-10-30T04:17:53Z"><w:r><w:rPr><w:b/><w:kern w:val="0"/><w:szCs w:val="24"/><w:lang w:val="es-CO" w:eastAsia="en-US" w:bidi="ar-SA"/></w:rPr><w:delText>Umbral</w:delText></w:r></w:del></w:p></w:tc><w:tc><w:tcPr><w:tcW w:w="192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0616" w:author="Unknown Author" w:date="2026-10-30T04:17:53Z"></w:del></w:rPr></w:pPr><w:del w:id="10615" w:author="Unknown Author" w:date="2026-10-30T04:17:53Z"><w:r><w:rPr><w:b/><w:kern w:val="0"/><w:szCs w:val="24"/><w:lang w:val="es-CO" w:eastAsia="en-US" w:bidi="ar-SA"/></w:rPr><w:delText>Decisión</w:delText></w:r></w:del></w:p></w:tc></w:tr><w:tr><w:trPr><w:del w:id="10617" w:author="Unknown Author" w:date="2026-10-30T04:17:53Z"/><w:cantSplit w:val="true"/></w:trPr><w:tc><w:tcPr><w:tcW w:w="1422" w:type="dxa"/><w:tcBorders></w:tcBorders></w:tcPr><w:p><w:pPr><w:pStyle w:val="Tabla9"/><w:widowControl/><w:jc w:val="left"/><w:rPr><w:kern w:val="0"/><w:szCs w:val="24"/><w:lang w:val="es-CO" w:eastAsia="en-US" w:bidi="ar-SA"/><w:del w:id="10619" w:author="Unknown Author" w:date="2026-10-30T04:17:53Z"></w:del></w:rPr></w:pPr><w:del w:id="10618" w:author="Unknown Author" w:date="2026-10-30T04:17:53Z"><w:r><w:rPr><w:kern w:val="0"/><w:szCs w:val="24"/><w:lang w:val="es-CO" w:eastAsia="en-US" w:bidi="ar-SA"/></w:rPr><w:delText>C1</w:delText></w:r></w:del></w:p></w:tc><w:tc><w:tcPr><w:tcW w:w="669" w:type="dxa"/><w:tcBorders></w:tcBorders></w:tcPr><w:p><w:pPr><w:pStyle w:val="Tabla9"/><w:widowControl/><w:jc w:val="left"/><w:rPr><w:kern w:val="0"/><w:szCs w:val="24"/><w:lang w:val="es-CO" w:eastAsia="en-US" w:bidi="ar-SA"/><w:del w:id="10621" w:author="Unknown Author" w:date="2026-10-30T04:17:53Z"></w:del></w:rPr></w:pPr><w:del w:id="10620" w:author="Unknown Author" w:date="2026-10-30T04:17:53Z"><w:r><w:rPr><w:kern w:val="0"/><w:szCs w:val="24"/><w:lang w:val="es-CO" w:eastAsia="en-US" w:bidi="ar-SA"/></w:rPr><w:delText>12</w:delText></w:r></w:del></w:p></w:tc><w:tc><w:tcPr><w:tcW w:w="2927" w:type="dxa"/><w:tcBorders></w:tcBorders></w:tcPr><w:p><w:pPr><w:pStyle w:val="Tabla9"/><w:widowControl/><w:jc w:val="left"/><w:rPr><w:kern w:val="0"/><w:szCs w:val="24"/><w:lang w:val="es-CO" w:eastAsia="en-US" w:bidi="ar-SA"/><w:del w:id="10623" w:author="Unknown Author" w:date="2026-10-30T04:17:53Z"></w:del></w:rPr></w:pPr><w:del w:id="10622" w:author="Unknown Author" w:date="2026-10-30T04:17:53Z"><w:r><w:rPr><w:kern w:val="0"/><w:szCs w:val="24"/><w:lang w:val="es-CO" w:eastAsia="en-US" w:bidi="ar-SA"/></w:rPr><w:delText>Desempeño del modelo en el piloto y uso del tablero en el tramo 1</w:delText></w:r></w:del></w:p></w:tc><w:tc><w:tcPr><w:tcW w:w="3011" w:type="dxa"/><w:tcBorders></w:tcBorders></w:tcPr><w:p><w:pPr><w:pStyle w:val="Tabla9"/><w:widowControl/><w:jc w:val="left"/><w:rPr><w:kern w:val="0"/><w:szCs w:val="24"/><w:lang w:val="es-CO" w:eastAsia="en-US" w:bidi="ar-SA"/><w:del w:id="10625" w:author="Unknown Author" w:date="2026-10-30T04:17:53Z"></w:del></w:rPr></w:pPr><w:del w:id="10624" w:author="Unknown Author" w:date="2026-10-30T04:17:53Z"><w:r><w:rPr><w:kern w:val="0"/><w:szCs w:val="24"/><w:lang w:val="es-CO" w:eastAsia="en-US" w:bidi="ar-SA"/></w:rPr><w:delText>R² ≥ 0,70 y NRMSE ≤ 30 %; al menos 50 % de los comités del tramo 1 usa el tablero</w:delText></w:r></w:del></w:p></w:tc><w:tc><w:tcPr><w:tcW w:w="1925" w:type="dxa"/><w:tcBorders></w:tcBorders></w:tcPr><w:p><w:pPr><w:pStyle w:val="Tabla9"/><w:widowControl/><w:jc w:val="left"/><w:rPr><w:kern w:val="0"/><w:szCs w:val="24"/><w:lang w:val="es-CO" w:eastAsia="en-US" w:bidi="ar-SA"/><w:del w:id="10627" w:author="Unknown Author" w:date="2026-10-30T04:17:53Z"></w:del></w:rPr></w:pPr><w:del w:id="10626" w:author="Unknown Author" w:date="2026-10-30T04:17:53Z"><w:r><w:rPr><w:kern w:val="0"/><w:szCs w:val="24"/><w:lang w:val="es-CO" w:eastAsia="en-US" w:bidi="ar-SA"/></w:rPr><w:delText>Libera la compra del tramo 2</w:delText></w:r></w:del></w:p></w:tc></w:tr><w:tr><w:trPr><w:del w:id="10628" w:author="Unknown Author" w:date="2026-10-30T04:17:53Z"/><w:cantSplit w:val="true"/></w:trPr><w:tc><w:tcPr><w:tcW w:w="1422" w:type="dxa"/><w:tcBorders></w:tcBorders><w:shd w:color="auto" w:fill="F7F7F7" w:val="clear"/></w:tcPr><w:p><w:pPr><w:pStyle w:val="Tabla9"/><w:widowControl/><w:jc w:val="left"/><w:rPr><w:kern w:val="0"/><w:szCs w:val="24"/><w:lang w:val="es-CO" w:eastAsia="en-US" w:bidi="ar-SA"/><w:del w:id="10630" w:author="Unknown Author" w:date="2026-10-30T04:17:53Z"></w:del></w:rPr></w:pPr><w:del w:id="10629" w:author="Unknown Author" w:date="2026-10-30T04:17:53Z"><w:r><w:rPr><w:kern w:val="0"/><w:szCs w:val="24"/><w:lang w:val="es-CO" w:eastAsia="en-US" w:bidi="ar-SA"/></w:rPr><w:delText>C2</w:delText></w:r></w:del></w:p></w:tc><w:tc><w:tcPr><w:tcW w:w="669" w:type="dxa"/><w:tcBorders></w:tcBorders><w:shd w:color="auto" w:fill="F7F7F7" w:val="clear"/></w:tcPr><w:p><w:pPr><w:pStyle w:val="Tabla9"/><w:widowControl/><w:jc w:val="left"/><w:rPr><w:kern w:val="0"/><w:szCs w:val="24"/><w:lang w:val="es-CO" w:eastAsia="en-US" w:bidi="ar-SA"/><w:del w:id="10632" w:author="Unknown Author" w:date="2026-10-30T04:17:53Z"></w:del></w:rPr></w:pPr><w:del w:id="10631" w:author="Unknown Author" w:date="2026-10-30T04:17:53Z"><w:r><w:rPr><w:kern w:val="0"/><w:szCs w:val="24"/><w:lang w:val="es-CO" w:eastAsia="en-US" w:bidi="ar-SA"/></w:rPr><w:delText>17</w:delText></w:r></w:del></w:p></w:tc><w:tc><w:tcPr><w:tcW w:w="2927" w:type="dxa"/><w:tcBorders></w:tcBorders><w:shd w:color="auto" w:fill="F7F7F7" w:val="clear"/></w:tcPr><w:p><w:pPr><w:pStyle w:val="Tabla9"/><w:widowControl/><w:jc w:val="left"/><w:rPr><w:kern w:val="0"/><w:szCs w:val="24"/><w:lang w:val="es-CO" w:eastAsia="en-US" w:bidi="ar-SA"/><w:del w:id="10634" w:author="Unknown Author" w:date="2026-10-30T04:17:53Z"></w:del></w:rPr></w:pPr><w:del w:id="10633" w:author="Unknown Author" w:date="2026-10-30T04:17:53Z"><w:r><w:rPr><w:kern w:val="0"/><w:szCs w:val="24"/><w:lang w:val="es-CO" w:eastAsia="en-US" w:bidi="ar-SA"/></w:rPr><w:delText>Desempeño en los tres departamentos, disponibilidad y convenios de custodia</w:delText></w:r></w:del></w:p></w:tc><w:tc><w:tcPr><w:tcW w:w="3011" w:type="dxa"/><w:tcBorders></w:tcBorders><w:shd w:color="auto" w:fill="F7F7F7" w:val="clear"/></w:tcPr><w:p><w:pPr><w:pStyle w:val="Tabla9"/><w:widowControl/><w:jc w:val="left"/><w:rPr><w:kern w:val="0"/><w:szCs w:val="24"/><w:lang w:val="es-CO" w:eastAsia="en-US" w:bidi="ar-SA"/><w:del w:id="10636" w:author="Unknown Author" w:date="2026-10-30T04:17:53Z"></w:del></w:rPr></w:pPr><w:del w:id="10635" w:author="Unknown Author" w:date="2026-10-30T04:17:53Z"><w:r><w:rPr><w:kern w:val="0"/><w:szCs w:val="24"/><w:lang w:val="es-CO" w:eastAsia="en-US" w:bidi="ar-SA"/></w:rPr><w:delText>Mismos umbrales en los tres departamentos; disponibilidad ≥ 90 %; convenios con partida</w:delText></w:r></w:del></w:p></w:tc><w:tc><w:tcPr><w:tcW w:w="1925" w:type="dxa"/><w:tcBorders></w:tcBorders><w:shd w:color="auto" w:fill="F7F7F7" w:val="clear"/></w:tcPr><w:p><w:pPr><w:pStyle w:val="Tabla9"/><w:widowControl/><w:jc w:val="left"/><w:rPr><w:kern w:val="0"/><w:szCs w:val="24"/><w:lang w:val="es-CO" w:eastAsia="en-US" w:bidi="ar-SA"/><w:del w:id="10638" w:author="Unknown Author" w:date="2026-10-30T04:17:53Z"></w:del></w:rPr></w:pPr><w:del w:id="10637" w:author="Unknown Author" w:date="2026-10-30T04:17:53Z"><w:r><w:rPr><w:kern w:val="0"/><w:szCs w:val="24"/><w:lang w:val="es-CO" w:eastAsia="en-US" w:bidi="ar-SA"/></w:rPr><w:delText>Libera la compra del tramo 3</w:delText></w:r></w:del></w:p></w:tc></w:tr><w:tr><w:trPr><w:del w:id="10639" w:author="Unknown Author" w:date="2026-10-30T04:17:53Z"/><w:cantSplit w:val="true"/></w:trPr><w:tc><w:tcPr><w:tcW w:w="1422" w:type="dxa"/><w:tcBorders><w:bottom w:val="single" w:sz="12" w:space="0" w:color="2A3439"/></w:tcBorders></w:tcPr><w:p><w:pPr><w:pStyle w:val="Tabla9"/><w:keepNext w:val="true"/><w:widowControl/><w:jc w:val="left"/><w:rPr><w:kern w:val="0"/><w:szCs w:val="24"/><w:lang w:val="es-CO" w:eastAsia="en-US" w:bidi="ar-SA"/><w:del w:id="10641" w:author="Unknown Author" w:date="2026-10-30T04:17:53Z"></w:del></w:rPr></w:pPr><w:del w:id="10640" w:author="Unknown Author" w:date="2026-10-30T04:17:53Z"><w:r><w:rPr><w:kern w:val="0"/><w:szCs w:val="24"/><w:lang w:val="es-CO" w:eastAsia="en-US" w:bidi="ar-SA"/></w:rPr><w:delText>C3</w:delText></w:r></w:del></w:p></w:tc><w:tc><w:tcPr><w:tcW w:w="669" w:type="dxa"/><w:tcBorders><w:bottom w:val="single" w:sz="12" w:space="0" w:color="2A3439"/></w:tcBorders></w:tcPr><w:p><w:pPr><w:pStyle w:val="Tabla9"/><w:keepNext w:val="true"/><w:widowControl/><w:jc w:val="left"/><w:rPr><w:kern w:val="0"/><w:szCs w:val="24"/><w:lang w:val="es-CO" w:eastAsia="en-US" w:bidi="ar-SA"/><w:del w:id="10643" w:author="Unknown Author" w:date="2026-10-30T04:17:53Z"></w:del></w:rPr></w:pPr><w:del w:id="10642" w:author="Unknown Author" w:date="2026-10-30T04:17:53Z"><w:r><w:rPr><w:kern w:val="0"/><w:szCs w:val="24"/><w:lang w:val="es-CO" w:eastAsia="en-US" w:bidi="ar-SA"/></w:rPr><w:delText>24</w:delText></w:r></w:del></w:p></w:tc><w:tc><w:tcPr><w:tcW w:w="2927" w:type="dxa"/><w:tcBorders><w:bottom w:val="single" w:sz="12" w:space="0" w:color="2A3439"/></w:tcBorders></w:tcPr><w:p><w:pPr><w:pStyle w:val="Tabla9"/><w:keepNext w:val="true"/><w:widowControl/><w:jc w:val="left"/><w:rPr><w:kern w:val="0"/><w:szCs w:val="24"/><w:lang w:val="es-CO" w:eastAsia="en-US" w:bidi="ar-SA"/><w:del w:id="10645" w:author="Unknown Author" w:date="2026-10-30T04:17:53Z"></w:del></w:rPr></w:pPr><w:del w:id="10644" w:author="Unknown Author" w:date="2026-10-30T04:17:53Z"><w:r><w:rPr><w:kern w:val="0"/><w:szCs w:val="24"/><w:lang w:val="es-CO" w:eastAsia="en-US" w:bidi="ar-SA"/></w:rPr><w:delText>Cierre y transferencia con evidencia del TRL 8</w:delText></w:r></w:del></w:p></w:tc><w:tc><w:tcPr><w:tcW w:w="3011" w:type="dxa"/><w:tcBorders><w:bottom w:val="single" w:sz="12" w:space="0" w:color="2A3439"/></w:tcBorders></w:tcPr><w:p><w:pPr><w:pStyle w:val="Tabla9"/><w:keepNext w:val="true"/><w:widowControl/><w:jc w:val="left"/><w:rPr><w:kern w:val="0"/><w:szCs w:val="24"/><w:lang w:val="es-CO" w:eastAsia="en-US" w:bidi="ar-SA"/><w:del w:id="10647" w:author="Unknown Author" w:date="2026-10-30T04:17:53Z"></w:del></w:rPr></w:pPr><w:del w:id="10646" w:author="Unknown Author" w:date="2026-10-30T04:17:53Z"><w:r><w:rPr><w:kern w:val="0"/><w:szCs w:val="24"/><w:lang w:val="es-CO" w:eastAsia="en-US" w:bidi="ar-SA"/></w:rPr><w:delText>R1 a R7 verificados; ensayo independiente del mes 23; actas de entrega</w:delText></w:r></w:del></w:p></w:tc><w:tc><w:tcPr><w:tcW w:w="1925" w:type="dxa"/><w:tcBorders><w:bottom w:val="single" w:sz="12" w:space="0" w:color="2A3439"/></w:tcBorders></w:tcPr><w:p><w:pPr><w:pStyle w:val="Tabla9"/><w:keepNext w:val="true"/><w:widowControl/><w:jc w:val="left"/><w:rPr><w:kern w:val="0"/><w:szCs w:val="24"/><w:lang w:val="es-CO" w:eastAsia="en-US" w:bidi="ar-SA"/><w:del w:id="10649" w:author="Unknown Author" w:date="2026-10-30T04:17:53Z"></w:del></w:rPr></w:pPr><w:del w:id="10648" w:author="Unknown Author" w:date="2026-10-30T04:17:53Z"><w:r><w:rPr><w:kern w:val="0"/><w:szCs w:val="24"/><w:lang w:val="es-CO" w:eastAsia="en-US" w:bidi="ar-SA"/></w:rPr><w:delText>Cierra el proyecto y transfiere</w:delText></w:r></w:del></w:p></w:tc></w:tr></w:tbl><w:p><w:pPr><w:pStyle w:val="TablaNota"/><w:rPr></w:rPr></w:pPr><w:r><w:rPr><w:i/><w:iCs/></w:rPr><w:t>Nota.</w:t></w:r><w:r><w:rPr></w:rPr><w:t xml:space="preserve"> Elaboración propia con las compuertas y los hitos del proyecto. Si un umbral no se cumple, se activa un ciclo de corrección del modelo antes de liberar el tramo siguiente. TRL: nivel de madurez tecnológica.</w:t></w:r></w:p><w:p><w:pPr><w:pStyle w:val="BodyText"/><w:rPr></w:rPr></w:pPr><w:r><w:rPr></w:rPr><w:t>La Tabla 17.2 convierte los resultados en decisiones. Cada compuerta exige evidencia fechable y no una declaración. El ciclo de corrección conserva el alcance y cambia la secuencia. Esa lógica de decisión por etapas condiciona cada inversión a un resultado medido y puede terminar en una detención. Los hitos H9, H10 y H11 verifican el laboratorio y no condicionan compras. La última compuerta no depende de una fase posterior. Cierra el proyecto con la solución entregada, con 60 personas certificadas y con los convenios de custodia firmados.</w:t></w:r></w:p><w:p><w:pPr><w:pStyle w:val="BodyText"/><w:rPr></w:rPr></w:pPr><w:r><w:rPr></w:rPr><w:t xml:space="preserve">Cada integrante de la alianza recibe un resultado concreto. La </w:t></w:r><w:ins w:id="10650" w:author="Unknown Author" w:date="2026-10-30T04:17:53Z"><w:r><w:rPr></w:rPr><w:t xml:space="preserve">Universidad Santo Tomás </w:t></w:r></w:ins><w:del w:id="10651" w:author="Unknown Author" w:date="2026-10-30T04:17:53Z"><w:r><w:rPr></w:rPr><w:delText xml:space="preserve">IES </w:delText></w:r></w:del><w:r><w:rPr></w:rPr><w:t xml:space="preserve">recibe la verificación de su modelo de corrección y nueve documentos de investigación. </w:t></w:r><w:ins w:id="10652" w:author="Unknown Author" w:date="2026-10-30T04:17:53Z"><w:r><w:rPr></w:rPr><w:t xml:space="preserve">Recibe también </w:t></w:r></w:ins><w:del w:id="10653" w:author="Unknown Author" w:date="2026-10-30T04:17:53Z"><w:r><w:rPr></w:rPr><w:delText xml:space="preserve">El actor del SNCTI recibe las series de colocalización validadas y la custodia científica del repositorio. La empresa recibe </w:delText></w:r></w:del><w:r><w:rPr></w:rPr><w:t xml:space="preserve">una red verificada, con evidencia independiente de su desempeño. </w:t></w:r><w:ins w:id="10654" w:author="Unknown Author" w:date="2026-10-30T04:17:53Z"><w:r><w:rPr></w:rPr><w:t xml:space="preserve">Los municipios de Manizales y de Calarcá reciben </w:t></w:r></w:ins><w:del w:id="10655" w:author="Unknown Author" w:date="2026-10-30T04:17:53Z"><w:r><w:rPr></w:rPr><w:delText xml:space="preserve">El municipio aliado recibe </w:delText></w:r></w:del><w:r><w:rPr></w:rPr><w:t>un tablero en uso y personal formado</w:t></w:r><w:ins w:id="10656" w:author="Unknown Author" w:date="2026-10-30T04:17:53Z"><w:r><w:rPr></w:rPr><w:t>. Avanciencia recibe una cartera de resultados valorados y protegidos para transferir</w:t></w:r></w:ins><w:r><w:rPr></w:rPr><w:t>. Ninguno recibe ingresos prometidos. La sección 10 detalla esa distribución.</w:t></w:r><w:bookmarkEnd w:id="191"/></w:p><w:p><w:pPr><w:pStyle w:val="Heading2"/><w:rPr></w:rPr></w:pPr><w:bookmarkStart w:id="194" w:name="X09148970c0b5b5190922bf4c7da53125d238ba2"/><w:r><w:rPr></w:rPr><w:t xml:space="preserve">17.2. Impactos a corto, mediano y largo plazo en </w:t></w:r><w:ins w:id="10657" w:author="Unknown Author" w:date="2026-10-30T04:17:53Z"><w:r><w:rPr></w:rPr><w:t>Manizales y en Calarcá</w:t></w:r></w:ins><w:del w:id="10658" w:author="Unknown Author" w:date="2026-10-30T04:17:53Z"><w:r><w:rPr></w:rPr><w:delText>los tres departamentos</w:delText></w:r></w:del></w:p><w:p><w:pPr><w:pStyle w:val="FirstParagraph"/><w:rPr></w:rPr></w:pPr><w:r><w:rPr></w:rPr><w:t>Un impacto es un cambio sostenido que el proyecto no controla por completo. El proyecto define dos impactos. El primero es la activación del protocolo ante la superación de un umbral. Su línea base es la ausencia de protocolo y su meta es de 80 % o más a los 12 meses del cierre. El segundo es la continuidad de la red bajo custodia. Su línea base es cero y su meta es de 70 % o más a los 12 meses del cierre. Ambas metas son de contribución. El análisis de contribución evalúa si la historia causal es plausible y no si el proyecto es su única causa (Mayne, 2012). Befani y Mayne (2014) lo combinan con el rastreo de procesos para reforzar la inferencia.</w:t></w:r></w:p><w:p><w:pPr><w:pStyle w:val="BodyText"/><w:rPr></w:rPr></w:pPr><w:r><w:rPr></w:rPr><w:t>El horizonte se divide en tres plazos. El corto plazo cubre los 24 meses de ejecución. Termina con los siete resultados verificados y con la transferencia en el mes 24. El mediano plazo llega al mes 36, 12 meses después del cierre. En ese momento se miden los dos impactos. El largo plazo supera esos 12 meses y carece de indicador comprometido. La continuidad de una red se construye en décadas. El sistema de Medellín acumula más de 20 años de trayectoria, según el título de la fuente (Ruiz-Carrascal et al., 2026). Eso sugiere, por inferencia, que 12 meses observan solo la primera etapa. El proyecto no promete resultados en el largo plazo. La Tabla 17.3 resume los tres plazos.</w:t></w:r></w:p><w:p><w:pPr><w:pStyle w:val="TablaRotulo"/><w:rPr></w:rPr></w:pPr><w:bookmarkStart w:id="195" w:name="rot_Tabla_17_3"/><w:r><w:rPr><w:b/><w:bCs/></w:rPr><w:t>Tabla 17.3</w:t></w:r><w:bookmarkEnd w:id="195"/></w:p><w:p><w:pPr><w:pStyle w:val="TablaTitulo"/><w:rPr></w:rPr></w:pPr><w:r><w:rPr><w:i/><w:iCs/></w:rPr><w:t>Impactos del proyecto por plazo, con indicador, evidencia y alcance del compromiso</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078"/><w:gridCol w:w="1244"/><w:gridCol w:w="2322"/><w:gridCol w:w="1411"/><w:gridCol w:w="2074"/><w:gridCol w:w="1824"/></w:tblGrid><w:tr><w:trPr><w:tblHeader w:val="true"/><w:ins w:id="10659" w:author="Unknown Author" w:date="2026-10-30T04:17:53Z"/><w:cantSplit w:val="true"/></w:trPr><w:tc><w:tcPr><w:tcW w:w="107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0661" w:author="Unknown Author" w:date="2026-10-30T04:17:53Z"></w:ins></w:rPr></w:pPr><w:ins w:id="10660" w:author="Unknown Author" w:date="2026-10-30T04:17:53Z"><w:r><w:rPr><w:b/><w:kern w:val="0"/><w:szCs w:val="24"/><w:lang w:val="es-CO" w:eastAsia="en-US" w:bidi="ar-SA"/></w:rPr><w:t>Plazo</w:t></w:r></w:ins></w:p></w:tc><w:tc><w:tcPr><w:tcW w:w="124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0663" w:author="Unknown Author" w:date="2026-10-30T04:17:53Z"></w:ins></w:rPr></w:pPr><w:ins w:id="10662" w:author="Unknown Author" w:date="2026-10-30T04:17:53Z"><w:r><w:rPr><w:b/><w:kern w:val="0"/><w:szCs w:val="24"/><w:lang w:val="es-CO" w:eastAsia="en-US" w:bidi="ar-SA"/></w:rPr><w:t>Momento</w:t></w:r></w:ins></w:p></w:tc><w:tc><w:tcPr><w:tcW w:w="232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0665" w:author="Unknown Author" w:date="2026-10-30T04:17:53Z"></w:ins></w:rPr></w:pPr><w:ins w:id="10664" w:author="Unknown Author" w:date="2026-10-30T04:17:53Z"><w:r><w:rPr><w:b/><w:kern w:val="0"/><w:szCs w:val="24"/><w:lang w:val="es-CO" w:eastAsia="en-US" w:bidi="ar-SA"/></w:rPr><w:t>Qué cambia en los departamentos</w:t></w:r></w:ins></w:p></w:tc><w:tc><w:tcPr><w:tcW w:w="141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0667" w:author="Unknown Author" w:date="2026-10-30T04:17:53Z"></w:ins></w:rPr></w:pPr><w:ins w:id="10666" w:author="Unknown Author" w:date="2026-10-30T04:17:53Z"><w:r><w:rPr><w:b/><w:kern w:val="0"/><w:szCs w:val="24"/><w:lang w:val="es-CO" w:eastAsia="en-US" w:bidi="ar-SA"/></w:rPr><w:t>Indicador</w:t></w:r></w:ins></w:p></w:tc><w:tc><w:tcPr><w:tcW w:w="207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0669" w:author="Unknown Author" w:date="2026-10-30T04:17:53Z"></w:ins></w:rPr></w:pPr><w:ins w:id="10668" w:author="Unknown Author" w:date="2026-10-30T04:17:53Z"><w:r><w:rPr><w:b/><w:kern w:val="0"/><w:szCs w:val="24"/><w:lang w:val="es-CO" w:eastAsia="en-US" w:bidi="ar-SA"/></w:rPr><w:t>Evidencia</w:t></w:r></w:ins></w:p></w:tc><w:tc><w:tcPr><w:tcW w:w="182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0671" w:author="Unknown Author" w:date="2026-10-30T04:17:53Z"></w:ins></w:rPr></w:pPr><w:ins w:id="10670" w:author="Unknown Author" w:date="2026-10-30T04:17:53Z"><w:r><w:rPr><w:b/><w:kern w:val="0"/><w:szCs w:val="24"/><w:lang w:val="es-CO" w:eastAsia="en-US" w:bidi="ar-SA"/></w:rPr><w:t>Alcance del compromiso</w:t></w:r></w:ins></w:p></w:tc></w:tr><w:tr><w:trPr><w:ins w:id="10672" w:author="Unknown Author" w:date="2026-10-30T04:17:53Z"/><w:cantSplit w:val="true"/></w:trPr><w:tc><w:tcPr><w:tcW w:w="1078" w:type="dxa"/><w:tcBorders></w:tcBorders></w:tcPr><w:p><w:pPr><w:pStyle w:val="Tabla9"/><w:widowControl/><w:jc w:val="left"/><w:rPr><w:kern w:val="0"/><w:szCs w:val="24"/><w:lang w:val="es-CO" w:eastAsia="en-US" w:bidi="ar-SA"/><w:ins w:id="10674" w:author="Unknown Author" w:date="2026-10-30T04:17:53Z"></w:ins></w:rPr></w:pPr><w:ins w:id="10673" w:author="Unknown Author" w:date="2026-10-30T04:17:53Z"><w:r><w:rPr><w:kern w:val="0"/><w:szCs w:val="24"/><w:lang w:val="es-CO" w:eastAsia="en-US" w:bidi="ar-SA"/></w:rPr><w:t>Corto</w:t></w:r></w:ins></w:p></w:tc><w:tc><w:tcPr><w:tcW w:w="1244" w:type="dxa"/><w:tcBorders></w:tcBorders></w:tcPr><w:p><w:pPr><w:pStyle w:val="Tabla9"/><w:widowControl/><w:jc w:val="left"/><w:rPr><w:kern w:val="0"/><w:szCs w:val="24"/><w:lang w:val="es-CO" w:eastAsia="en-US" w:bidi="ar-SA"/><w:ins w:id="10676" w:author="Unknown Author" w:date="2026-10-30T04:17:53Z"></w:ins></w:rPr></w:pPr><w:ins w:id="10675" w:author="Unknown Author" w:date="2026-10-30T04:17:53Z"><w:r><w:rPr><w:kern w:val="0"/><w:szCs w:val="24"/><w:lang w:val="es-CO" w:eastAsia="en-US" w:bidi="ar-SA"/></w:rPr><w:t>Meses 1 a 24</w:t></w:r></w:ins></w:p></w:tc><w:tc><w:tcPr><w:tcW w:w="2322" w:type="dxa"/><w:tcBorders></w:tcBorders></w:tcPr><w:p><w:pPr><w:pStyle w:val="Tabla9"/><w:widowControl/><w:jc w:val="left"/><w:rPr><w:kern w:val="0"/><w:szCs w:val="24"/><w:lang w:val="es-CO" w:eastAsia="en-US" w:bidi="ar-SA"/><w:ins w:id="10678" w:author="Unknown Author" w:date="2026-10-30T04:17:53Z"></w:ins></w:rPr></w:pPr><w:ins w:id="10677" w:author="Unknown Author" w:date="2026-10-30T04:17:53Z"><w:r><w:rPr><w:kern w:val="0"/><w:szCs w:val="24"/><w:lang w:val="es-CO" w:eastAsia="en-US" w:bidi="ar-SA"/></w:rPr><w:t>Los consejos deciden con mediciones de error conocido; hay personal certificado, una red verificada y un gemelo predictivo validado</w:t></w:r></w:ins></w:p></w:tc><w:tc><w:tcPr><w:tcW w:w="1411" w:type="dxa"/><w:tcBorders></w:tcBorders></w:tcPr><w:p><w:pPr><w:pStyle w:val="Tabla9"/><w:widowControl/><w:jc w:val="left"/><w:rPr><w:kern w:val="0"/><w:szCs w:val="24"/><w:lang w:val="es-CO" w:eastAsia="en-US" w:bidi="ar-SA"/><w:ins w:id="10680" w:author="Unknown Author" w:date="2026-10-30T04:17:53Z"></w:ins></w:rPr></w:pPr><w:ins w:id="10679" w:author="Unknown Author" w:date="2026-10-30T04:17:53Z"><w:r><w:rPr><w:kern w:val="0"/><w:szCs w:val="24"/><w:lang w:val="es-CO" w:eastAsia="en-US" w:bidi="ar-SA"/></w:rPr><w:t>R1 a R7</w:t></w:r></w:ins></w:p></w:tc><w:tc><w:tcPr><w:tcW w:w="2074" w:type="dxa"/><w:tcBorders></w:tcBorders></w:tcPr><w:p><w:pPr><w:pStyle w:val="Tabla9"/><w:widowControl/><w:jc w:val="left"/><w:rPr><w:kern w:val="0"/><w:szCs w:val="24"/><w:lang w:val="es-CO" w:eastAsia="en-US" w:bidi="ar-SA"/><w:ins w:id="10682" w:author="Unknown Author" w:date="2026-10-30T04:17:53Z"></w:ins></w:rPr></w:pPr><w:ins w:id="10681" w:author="Unknown Author" w:date="2026-10-30T04:17:53Z"><w:r><w:rPr><w:kern w:val="0"/><w:szCs w:val="24"/><w:lang w:val="es-CO" w:eastAsia="en-US" w:bidi="ar-SA"/></w:rPr><w:t>Informes de las compuertas, actas de los consejos y registros de formación</w:t></w:r></w:ins></w:p></w:tc><w:tc><w:tcPr><w:tcW w:w="1824" w:type="dxa"/><w:tcBorders></w:tcBorders></w:tcPr><w:p><w:pPr><w:pStyle w:val="Tabla9"/><w:widowControl/><w:jc w:val="left"/><w:rPr><w:kern w:val="0"/><w:szCs w:val="24"/><w:lang w:val="es-CO" w:eastAsia="en-US" w:bidi="ar-SA"/><w:ins w:id="10684" w:author="Unknown Author" w:date="2026-10-30T04:17:53Z"></w:ins></w:rPr></w:pPr><w:ins w:id="10683" w:author="Unknown Author" w:date="2026-10-30T04:17:53Z"><w:r><w:rPr><w:kern w:val="0"/><w:szCs w:val="24"/><w:lang w:val="es-CO" w:eastAsia="en-US" w:bidi="ar-SA"/></w:rPr><w:t>Comprometido</w:t></w:r></w:ins></w:p></w:tc></w:tr><w:tr><w:trPr><w:ins w:id="10685" w:author="Unknown Author" w:date="2026-10-30T04:17:53Z"/><w:cantSplit w:val="true"/></w:trPr><w:tc><w:tcPr><w:tcW w:w="1078" w:type="dxa"/><w:tcBorders></w:tcBorders><w:shd w:color="auto" w:fill="F7F7F7" w:val="clear"/></w:tcPr><w:p><w:pPr><w:pStyle w:val="Tabla9"/><w:widowControl/><w:jc w:val="left"/><w:rPr><w:kern w:val="0"/><w:szCs w:val="24"/><w:lang w:val="es-CO" w:eastAsia="en-US" w:bidi="ar-SA"/><w:ins w:id="10687" w:author="Unknown Author" w:date="2026-10-30T04:17:53Z"></w:ins></w:rPr></w:pPr><w:ins w:id="10686" w:author="Unknown Author" w:date="2026-10-30T04:17:53Z"><w:r><w:rPr><w:kern w:val="0"/><w:szCs w:val="24"/><w:lang w:val="es-CO" w:eastAsia="en-US" w:bidi="ar-SA"/></w:rPr><w:t>Mediano</w:t></w:r></w:ins></w:p></w:tc><w:tc><w:tcPr><w:tcW w:w="1244" w:type="dxa"/><w:tcBorders></w:tcBorders><w:shd w:color="auto" w:fill="F7F7F7" w:val="clear"/></w:tcPr><w:p><w:pPr><w:pStyle w:val="Tabla9"/><w:widowControl/><w:jc w:val="left"/><w:rPr><w:kern w:val="0"/><w:szCs w:val="24"/><w:lang w:val="es-CO" w:eastAsia="en-US" w:bidi="ar-SA"/><w:ins w:id="10689" w:author="Unknown Author" w:date="2026-10-30T04:17:53Z"></w:ins></w:rPr></w:pPr><w:ins w:id="10688" w:author="Unknown Author" w:date="2026-10-30T04:17:53Z"><w:r><w:rPr><w:kern w:val="0"/><w:szCs w:val="24"/><w:lang w:val="es-CO" w:eastAsia="en-US" w:bidi="ar-SA"/></w:rPr><w:t>Mes 36, a 12 meses del cierre</w:t></w:r></w:ins></w:p></w:tc><w:tc><w:tcPr><w:tcW w:w="2322" w:type="dxa"/><w:tcBorders></w:tcBorders><w:shd w:color="auto" w:fill="F7F7F7" w:val="clear"/></w:tcPr><w:p><w:pPr><w:pStyle w:val="Tabla9"/><w:widowControl/><w:jc w:val="left"/><w:rPr><w:kern w:val="0"/><w:szCs w:val="24"/><w:lang w:val="es-CO" w:eastAsia="en-US" w:bidi="ar-SA"/><w:ins w:id="10691" w:author="Unknown Author" w:date="2026-10-30T04:17:53Z"></w:ins></w:rPr></w:pPr><w:ins w:id="10690" w:author="Unknown Author" w:date="2026-10-30T04:17:53Z"><w:r><w:rPr><w:kern w:val="0"/><w:szCs w:val="24"/><w:lang w:val="es-CO" w:eastAsia="en-US" w:bidi="ar-SA"/></w:rPr><w:t>El protocolo se activa ante las superaciones de umbral y la red sigue operando bajo custodia</w:t></w:r></w:ins></w:p></w:tc><w:tc><w:tcPr><w:tcW w:w="1411" w:type="dxa"/><w:tcBorders></w:tcBorders><w:shd w:color="auto" w:fill="F7F7F7" w:val="clear"/></w:tcPr><w:p><w:pPr><w:pStyle w:val="Tabla9"/><w:widowControl/><w:jc w:val="left"/><w:rPr><w:kern w:val="0"/><w:szCs w:val="24"/><w:lang w:val="es-CO" w:eastAsia="en-US" w:bidi="ar-SA"/><w:ins w:id="10693" w:author="Unknown Author" w:date="2026-10-30T04:17:53Z"></w:ins></w:rPr></w:pPr><w:ins w:id="10692" w:author="Unknown Author" w:date="2026-10-30T04:17:53Z"><w:r><w:rPr><w:kern w:val="0"/><w:szCs w:val="24"/><w:lang w:val="es-CO" w:eastAsia="en-US" w:bidi="ar-SA"/></w:rPr><w:t>I1 y I2</w:t></w:r></w:ins></w:p></w:tc><w:tc><w:tcPr><w:tcW w:w="2074" w:type="dxa"/><w:tcBorders></w:tcBorders><w:shd w:color="auto" w:fill="F7F7F7" w:val="clear"/></w:tcPr><w:p><w:pPr><w:pStyle w:val="Tabla9"/><w:widowControl/><w:jc w:val="left"/><w:rPr><w:kern w:val="0"/><w:szCs w:val="24"/><w:lang w:val="es-CO" w:eastAsia="en-US" w:bidi="ar-SA"/><w:ins w:id="10695" w:author="Unknown Author" w:date="2026-10-30T04:17:53Z"></w:ins></w:rPr></w:pPr><w:ins w:id="10694" w:author="Unknown Author" w:date="2026-10-30T04:17:53Z"><w:r><w:rPr><w:kern w:val="0"/><w:szCs w:val="24"/><w:lang w:val="es-CO" w:eastAsia="en-US" w:bidi="ar-SA"/></w:rPr><w:t>Registro de eventos y de medidas; convenios, presupuestos y plataforma</w:t></w:r></w:ins></w:p></w:tc><w:tc><w:tcPr><w:tcW w:w="1824" w:type="dxa"/><w:tcBorders></w:tcBorders><w:shd w:color="auto" w:fill="F7F7F7" w:val="clear"/></w:tcPr><w:p><w:pPr><w:pStyle w:val="Tabla9"/><w:widowControl/><w:jc w:val="left"/><w:rPr><w:kern w:val="0"/><w:szCs w:val="24"/><w:lang w:val="es-CO" w:eastAsia="en-US" w:bidi="ar-SA"/><w:ins w:id="10697" w:author="Unknown Author" w:date="2026-10-30T04:17:53Z"></w:ins></w:rPr></w:pPr><w:ins w:id="10696" w:author="Unknown Author" w:date="2026-10-30T04:17:53Z"><w:r><w:rPr><w:kern w:val="0"/><w:szCs w:val="24"/><w:lang w:val="es-CO" w:eastAsia="en-US" w:bidi="ar-SA"/></w:rPr><w:t>Contribución con meta</w:t></w:r></w:ins></w:p></w:tc></w:tr><w:tr><w:trPr><w:ins w:id="10698" w:author="Unknown Author" w:date="2026-10-30T04:17:53Z"/><w:cantSplit w:val="true"/></w:trPr><w:tc><w:tcPr><w:tcW w:w="1078" w:type="dxa"/><w:tcBorders><w:bottom w:val="single" w:sz="12" w:space="0" w:color="2A3439"/></w:tcBorders></w:tcPr><w:p><w:pPr><w:pStyle w:val="Tabla9"/><w:keepNext w:val="true"/><w:widowControl/><w:jc w:val="left"/><w:rPr><w:kern w:val="0"/><w:szCs w:val="24"/><w:lang w:val="es-CO" w:eastAsia="en-US" w:bidi="ar-SA"/><w:ins w:id="10700" w:author="Unknown Author" w:date="2026-10-30T04:17:53Z"></w:ins></w:rPr></w:pPr><w:ins w:id="10699" w:author="Unknown Author" w:date="2026-10-30T04:17:53Z"><w:r><w:rPr><w:kern w:val="0"/><w:szCs w:val="24"/><w:lang w:val="es-CO" w:eastAsia="en-US" w:bidi="ar-SA"/></w:rPr><w:t>Largo</w:t></w:r></w:ins></w:p></w:tc><w:tc><w:tcPr><w:tcW w:w="1244" w:type="dxa"/><w:tcBorders><w:bottom w:val="single" w:sz="12" w:space="0" w:color="2A3439"/></w:tcBorders></w:tcPr><w:p><w:pPr><w:pStyle w:val="Tabla9"/><w:keepNext w:val="true"/><w:widowControl/><w:jc w:val="left"/><w:rPr><w:kern w:val="0"/><w:szCs w:val="24"/><w:lang w:val="es-CO" w:eastAsia="en-US" w:bidi="ar-SA"/><w:ins w:id="10702" w:author="Unknown Author" w:date="2026-10-30T04:17:53Z"></w:ins></w:rPr></w:pPr><w:ins w:id="10701" w:author="Unknown Author" w:date="2026-10-30T04:17:53Z"><w:r><w:rPr><w:kern w:val="0"/><w:szCs w:val="24"/><w:lang w:val="es-CO" w:eastAsia="en-US" w:bidi="ar-SA"/></w:rPr><w:t>Después del mes 36</w:t></w:r></w:ins></w:p></w:tc><w:tc><w:tcPr><w:tcW w:w="2322" w:type="dxa"/><w:tcBorders><w:bottom w:val="single" w:sz="12" w:space="0" w:color="2A3439"/></w:tcBorders></w:tcPr><w:p><w:pPr><w:pStyle w:val="Tabla9"/><w:keepNext w:val="true"/><w:widowControl/><w:jc w:val="left"/><w:rPr><w:kern w:val="0"/><w:szCs w:val="24"/><w:lang w:val="es-CO" w:eastAsia="en-US" w:bidi="ar-SA"/><w:ins w:id="10704" w:author="Unknown Author" w:date="2026-10-30T04:17:53Z"></w:ins></w:rPr></w:pPr><w:ins w:id="10703" w:author="Unknown Author" w:date="2026-10-30T04:17:53Z"><w:r><w:rPr><w:kern w:val="0"/><w:szCs w:val="24"/><w:lang w:val="es-CO" w:eastAsia="en-US" w:bidi="ar-SA"/></w:rPr><w:t>Posible incorporación del protocolo en la planeación territorial y continuidad de la custodia (expectativa)</w:t></w:r></w:ins></w:p></w:tc><w:tc><w:tcPr><w:tcW w:w="1411" w:type="dxa"/><w:tcBorders><w:bottom w:val="single" w:sz="12" w:space="0" w:color="2A3439"/></w:tcBorders></w:tcPr><w:p><w:pPr><w:pStyle w:val="Tabla9"/><w:keepNext w:val="true"/><w:widowControl/><w:jc w:val="left"/><w:rPr><w:kern w:val="0"/><w:szCs w:val="24"/><w:lang w:val="es-CO" w:eastAsia="en-US" w:bidi="ar-SA"/><w:ins w:id="10706" w:author="Unknown Author" w:date="2026-10-30T04:17:53Z"></w:ins></w:rPr></w:pPr><w:ins w:id="10705" w:author="Unknown Author" w:date="2026-10-30T04:17:53Z"><w:r><w:rPr><w:kern w:val="0"/><w:szCs w:val="24"/><w:lang w:val="es-CO" w:eastAsia="en-US" w:bidi="ar-SA"/></w:rPr><w:t>Sin indicador</w:t></w:r></w:ins></w:p></w:tc><w:tc><w:tcPr><w:tcW w:w="2074" w:type="dxa"/><w:tcBorders><w:bottom w:val="single" w:sz="12" w:space="0" w:color="2A3439"/></w:tcBorders></w:tcPr><w:p><w:pPr><w:pStyle w:val="Tabla9"/><w:keepNext w:val="true"/><w:widowControl/><w:jc w:val="left"/><w:rPr><w:kern w:val="0"/><w:szCs w:val="24"/><w:lang w:val="es-CO" w:eastAsia="en-US" w:bidi="ar-SA"/><w:ins w:id="10708" w:author="Unknown Author" w:date="2026-10-30T04:17:53Z"></w:ins></w:rPr></w:pPr><w:ins w:id="10707" w:author="Unknown Author" w:date="2026-10-30T04:17:53Z"><w:r><w:rPr><w:kern w:val="0"/><w:szCs w:val="24"/><w:lang w:val="es-CO" w:eastAsia="en-US" w:bidi="ar-SA"/></w:rPr><w:t>Sin evidencia comprometida</w:t></w:r></w:ins></w:p></w:tc><w:tc><w:tcPr><w:tcW w:w="1824" w:type="dxa"/><w:tcBorders><w:bottom w:val="single" w:sz="12" w:space="0" w:color="2A3439"/></w:tcBorders></w:tcPr><w:p><w:pPr><w:pStyle w:val="Tabla9"/><w:keepNext w:val="true"/><w:widowControl/><w:jc w:val="left"/><w:rPr><w:kern w:val="0"/><w:szCs w:val="24"/><w:lang w:val="es-CO" w:eastAsia="en-US" w:bidi="ar-SA"/><w:ins w:id="10710" w:author="Unknown Author" w:date="2026-10-30T04:17:53Z"></w:ins></w:rPr></w:pPr><w:ins w:id="10709" w:author="Unknown Author" w:date="2026-10-30T04:17:53Z"><w:r><w:rPr><w:kern w:val="0"/><w:szCs w:val="24"/><w:lang w:val="es-CO" w:eastAsia="en-US" w:bidi="ar-SA"/></w:rPr><w:t>No comprometido</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078"/><w:gridCol w:w="1244"/><w:gridCol w:w="2322"/><w:gridCol w:w="1411"/><w:gridCol w:w="2074"/><w:gridCol w:w="1824"/></w:tblGrid><w:tr><w:trPr><w:tblHeader w:val="true"/><w:del w:id="10711" w:author="Unknown Author" w:date="2026-10-30T04:17:53Z"/><w:cantSplit w:val="true"/></w:trPr><w:tc><w:tcPr><w:tcW w:w="107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0713" w:author="Unknown Author" w:date="2026-10-30T04:17:53Z"></w:del></w:rPr></w:pPr><w:del w:id="10712" w:author="Unknown Author" w:date="2026-10-30T04:17:53Z"><w:r><w:rPr><w:b/><w:kern w:val="0"/><w:szCs w:val="24"/><w:lang w:val="es-CO" w:eastAsia="en-US" w:bidi="ar-SA"/></w:rPr><w:delText>Plazo</w:delText></w:r></w:del></w:p></w:tc><w:tc><w:tcPr><w:tcW w:w="124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0715" w:author="Unknown Author" w:date="2026-10-30T04:17:53Z"></w:del></w:rPr></w:pPr><w:del w:id="10714" w:author="Unknown Author" w:date="2026-10-30T04:17:53Z"><w:r><w:rPr><w:b/><w:kern w:val="0"/><w:szCs w:val="24"/><w:lang w:val="es-CO" w:eastAsia="en-US" w:bidi="ar-SA"/></w:rPr><w:delText>Momento</w:delText></w:r></w:del></w:p></w:tc><w:tc><w:tcPr><w:tcW w:w="232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0717" w:author="Unknown Author" w:date="2026-10-30T04:17:53Z"></w:del></w:rPr></w:pPr><w:del w:id="10716" w:author="Unknown Author" w:date="2026-10-30T04:17:53Z"><w:r><w:rPr><w:b/><w:kern w:val="0"/><w:szCs w:val="24"/><w:lang w:val="es-CO" w:eastAsia="en-US" w:bidi="ar-SA"/></w:rPr><w:delText>Qué cambia en los departamentos</w:delText></w:r></w:del></w:p></w:tc><w:tc><w:tcPr><w:tcW w:w="141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0719" w:author="Unknown Author" w:date="2026-10-30T04:17:53Z"></w:del></w:rPr></w:pPr><w:del w:id="10718" w:author="Unknown Author" w:date="2026-10-30T04:17:53Z"><w:r><w:rPr><w:b/><w:kern w:val="0"/><w:szCs w:val="24"/><w:lang w:val="es-CO" w:eastAsia="en-US" w:bidi="ar-SA"/></w:rPr><w:delText>Indicador</w:delText></w:r></w:del></w:p></w:tc><w:tc><w:tcPr><w:tcW w:w="207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0721" w:author="Unknown Author" w:date="2026-10-30T04:17:53Z"></w:del></w:rPr></w:pPr><w:del w:id="10720" w:author="Unknown Author" w:date="2026-10-30T04:17:53Z"><w:r><w:rPr><w:b/><w:kern w:val="0"/><w:szCs w:val="24"/><w:lang w:val="es-CO" w:eastAsia="en-US" w:bidi="ar-SA"/></w:rPr><w:delText>Evidencia</w:delText></w:r></w:del></w:p></w:tc><w:tc><w:tcPr><w:tcW w:w="182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0723" w:author="Unknown Author" w:date="2026-10-30T04:17:53Z"></w:del></w:rPr></w:pPr><w:del w:id="10722" w:author="Unknown Author" w:date="2026-10-30T04:17:53Z"><w:r><w:rPr><w:b/><w:kern w:val="0"/><w:szCs w:val="24"/><w:lang w:val="es-CO" w:eastAsia="en-US" w:bidi="ar-SA"/></w:rPr><w:delText>Alcance del compromiso</w:delText></w:r></w:del></w:p></w:tc></w:tr><w:tr><w:trPr><w:del w:id="10724" w:author="Unknown Author" w:date="2026-10-30T04:17:53Z"/><w:cantSplit w:val="true"/></w:trPr><w:tc><w:tcPr><w:tcW w:w="1078" w:type="dxa"/><w:tcBorders></w:tcBorders></w:tcPr><w:p><w:pPr><w:pStyle w:val="Tabla9"/><w:widowControl/><w:jc w:val="left"/><w:rPr><w:kern w:val="0"/><w:szCs w:val="24"/><w:lang w:val="es-CO" w:eastAsia="en-US" w:bidi="ar-SA"/><w:del w:id="10726" w:author="Unknown Author" w:date="2026-10-30T04:17:53Z"></w:del></w:rPr></w:pPr><w:del w:id="10725" w:author="Unknown Author" w:date="2026-10-30T04:17:53Z"><w:r><w:rPr><w:kern w:val="0"/><w:szCs w:val="24"/><w:lang w:val="es-CO" w:eastAsia="en-US" w:bidi="ar-SA"/></w:rPr><w:delText>Corto</w:delText></w:r></w:del></w:p></w:tc><w:tc><w:tcPr><w:tcW w:w="1244" w:type="dxa"/><w:tcBorders></w:tcBorders></w:tcPr><w:p><w:pPr><w:pStyle w:val="Tabla9"/><w:widowControl/><w:jc w:val="left"/><w:rPr><w:kern w:val="0"/><w:szCs w:val="24"/><w:lang w:val="es-CO" w:eastAsia="en-US" w:bidi="ar-SA"/><w:del w:id="10728" w:author="Unknown Author" w:date="2026-10-30T04:17:53Z"></w:del></w:rPr></w:pPr><w:del w:id="10727" w:author="Unknown Author" w:date="2026-10-30T04:17:53Z"><w:r><w:rPr><w:kern w:val="0"/><w:szCs w:val="24"/><w:lang w:val="es-CO" w:eastAsia="en-US" w:bidi="ar-SA"/></w:rPr><w:delText>Meses 1 a 24</w:delText></w:r></w:del></w:p></w:tc><w:tc><w:tcPr><w:tcW w:w="2322" w:type="dxa"/><w:tcBorders></w:tcBorders></w:tcPr><w:p><w:pPr><w:pStyle w:val="Tabla9"/><w:widowControl/><w:jc w:val="left"/><w:rPr><w:kern w:val="0"/><w:szCs w:val="24"/><w:lang w:val="es-CO" w:eastAsia="en-US" w:bidi="ar-SA"/><w:del w:id="10730" w:author="Unknown Author" w:date="2026-10-30T04:17:53Z"></w:del></w:rPr></w:pPr><w:del w:id="10729" w:author="Unknown Author" w:date="2026-10-30T04:17:53Z"><w:r><w:rPr><w:kern w:val="0"/><w:szCs w:val="24"/><w:lang w:val="es-CO" w:eastAsia="en-US" w:bidi="ar-SA"/></w:rPr><w:delText>Los comités deciden con mediciones de error conocido; hay personal certificado, una red verificada y un gemelo predictivo validado</w:delText></w:r></w:del></w:p></w:tc><w:tc><w:tcPr><w:tcW w:w="1411" w:type="dxa"/><w:tcBorders></w:tcBorders></w:tcPr><w:p><w:pPr><w:pStyle w:val="Tabla9"/><w:widowControl/><w:jc w:val="left"/><w:rPr><w:kern w:val="0"/><w:szCs w:val="24"/><w:lang w:val="es-CO" w:eastAsia="en-US" w:bidi="ar-SA"/><w:del w:id="10732" w:author="Unknown Author" w:date="2026-10-30T04:17:53Z"></w:del></w:rPr></w:pPr><w:del w:id="10731" w:author="Unknown Author" w:date="2026-10-30T04:17:53Z"><w:r><w:rPr><w:kern w:val="0"/><w:szCs w:val="24"/><w:lang w:val="es-CO" w:eastAsia="en-US" w:bidi="ar-SA"/></w:rPr><w:delText>R1 a R7</w:delText></w:r></w:del></w:p></w:tc><w:tc><w:tcPr><w:tcW w:w="2074" w:type="dxa"/><w:tcBorders></w:tcBorders></w:tcPr><w:p><w:pPr><w:pStyle w:val="Tabla9"/><w:widowControl/><w:jc w:val="left"/><w:rPr><w:kern w:val="0"/><w:szCs w:val="24"/><w:lang w:val="es-CO" w:eastAsia="en-US" w:bidi="ar-SA"/><w:del w:id="10734" w:author="Unknown Author" w:date="2026-10-30T04:17:53Z"></w:del></w:rPr></w:pPr><w:del w:id="10733" w:author="Unknown Author" w:date="2026-10-30T04:17:53Z"><w:r><w:rPr><w:kern w:val="0"/><w:szCs w:val="24"/><w:lang w:val="es-CO" w:eastAsia="en-US" w:bidi="ar-SA"/></w:rPr><w:delText>Informes de las compuertas, actas de los comités y registros de formación</w:delText></w:r></w:del></w:p></w:tc><w:tc><w:tcPr><w:tcW w:w="1824" w:type="dxa"/><w:tcBorders></w:tcBorders></w:tcPr><w:p><w:pPr><w:pStyle w:val="Tabla9"/><w:widowControl/><w:jc w:val="left"/><w:rPr><w:kern w:val="0"/><w:szCs w:val="24"/><w:lang w:val="es-CO" w:eastAsia="en-US" w:bidi="ar-SA"/><w:del w:id="10736" w:author="Unknown Author" w:date="2026-10-30T04:17:53Z"></w:del></w:rPr></w:pPr><w:del w:id="10735" w:author="Unknown Author" w:date="2026-10-30T04:17:53Z"><w:r><w:rPr><w:kern w:val="0"/><w:szCs w:val="24"/><w:lang w:val="es-CO" w:eastAsia="en-US" w:bidi="ar-SA"/></w:rPr><w:delText>Comprometido</w:delText></w:r></w:del></w:p></w:tc></w:tr><w:tr><w:trPr><w:del w:id="10737" w:author="Unknown Author" w:date="2026-10-30T04:17:53Z"/><w:cantSplit w:val="true"/></w:trPr><w:tc><w:tcPr><w:tcW w:w="1078" w:type="dxa"/><w:tcBorders></w:tcBorders><w:shd w:color="auto" w:fill="F7F7F7" w:val="clear"/></w:tcPr><w:p><w:pPr><w:pStyle w:val="Tabla9"/><w:widowControl/><w:jc w:val="left"/><w:rPr><w:kern w:val="0"/><w:szCs w:val="24"/><w:lang w:val="es-CO" w:eastAsia="en-US" w:bidi="ar-SA"/><w:del w:id="10739" w:author="Unknown Author" w:date="2026-10-30T04:17:53Z"></w:del></w:rPr></w:pPr><w:del w:id="10738" w:author="Unknown Author" w:date="2026-10-30T04:17:53Z"><w:r><w:rPr><w:kern w:val="0"/><w:szCs w:val="24"/><w:lang w:val="es-CO" w:eastAsia="en-US" w:bidi="ar-SA"/></w:rPr><w:delText>Mediano</w:delText></w:r></w:del></w:p></w:tc><w:tc><w:tcPr><w:tcW w:w="1244" w:type="dxa"/><w:tcBorders></w:tcBorders><w:shd w:color="auto" w:fill="F7F7F7" w:val="clear"/></w:tcPr><w:p><w:pPr><w:pStyle w:val="Tabla9"/><w:widowControl/><w:jc w:val="left"/><w:rPr><w:kern w:val="0"/><w:szCs w:val="24"/><w:lang w:val="es-CO" w:eastAsia="en-US" w:bidi="ar-SA"/><w:del w:id="10741" w:author="Unknown Author" w:date="2026-10-30T04:17:53Z"></w:del></w:rPr></w:pPr><w:del w:id="10740" w:author="Unknown Author" w:date="2026-10-30T04:17:53Z"><w:r><w:rPr><w:kern w:val="0"/><w:szCs w:val="24"/><w:lang w:val="es-CO" w:eastAsia="en-US" w:bidi="ar-SA"/></w:rPr><w:delText>Mes 36, a 12 meses del cierre</w:delText></w:r></w:del></w:p></w:tc><w:tc><w:tcPr><w:tcW w:w="2322" w:type="dxa"/><w:tcBorders></w:tcBorders><w:shd w:color="auto" w:fill="F7F7F7" w:val="clear"/></w:tcPr><w:p><w:pPr><w:pStyle w:val="Tabla9"/><w:widowControl/><w:jc w:val="left"/><w:rPr><w:kern w:val="0"/><w:szCs w:val="24"/><w:lang w:val="es-CO" w:eastAsia="en-US" w:bidi="ar-SA"/><w:del w:id="10743" w:author="Unknown Author" w:date="2026-10-30T04:17:53Z"></w:del></w:rPr></w:pPr><w:del w:id="10742" w:author="Unknown Author" w:date="2026-10-30T04:17:53Z"><w:r><w:rPr><w:kern w:val="0"/><w:szCs w:val="24"/><w:lang w:val="es-CO" w:eastAsia="en-US" w:bidi="ar-SA"/></w:rPr><w:delText>El protocolo se activa ante las superaciones de umbral y la red sigue operando bajo custodia</w:delText></w:r></w:del></w:p></w:tc><w:tc><w:tcPr><w:tcW w:w="1411" w:type="dxa"/><w:tcBorders></w:tcBorders><w:shd w:color="auto" w:fill="F7F7F7" w:val="clear"/></w:tcPr><w:p><w:pPr><w:pStyle w:val="Tabla9"/><w:widowControl/><w:jc w:val="left"/><w:rPr><w:kern w:val="0"/><w:szCs w:val="24"/><w:lang w:val="es-CO" w:eastAsia="en-US" w:bidi="ar-SA"/><w:del w:id="10745" w:author="Unknown Author" w:date="2026-10-30T04:17:53Z"></w:del></w:rPr></w:pPr><w:del w:id="10744" w:author="Unknown Author" w:date="2026-10-30T04:17:53Z"><w:r><w:rPr><w:kern w:val="0"/><w:szCs w:val="24"/><w:lang w:val="es-CO" w:eastAsia="en-US" w:bidi="ar-SA"/></w:rPr><w:delText>I1 y I2</w:delText></w:r></w:del></w:p></w:tc><w:tc><w:tcPr><w:tcW w:w="2074" w:type="dxa"/><w:tcBorders></w:tcBorders><w:shd w:color="auto" w:fill="F7F7F7" w:val="clear"/></w:tcPr><w:p><w:pPr><w:pStyle w:val="Tabla9"/><w:widowControl/><w:jc w:val="left"/><w:rPr><w:kern w:val="0"/><w:szCs w:val="24"/><w:lang w:val="es-CO" w:eastAsia="en-US" w:bidi="ar-SA"/><w:del w:id="10747" w:author="Unknown Author" w:date="2026-10-30T04:17:53Z"></w:del></w:rPr></w:pPr><w:del w:id="10746" w:author="Unknown Author" w:date="2026-10-30T04:17:53Z"><w:r><w:rPr><w:kern w:val="0"/><w:szCs w:val="24"/><w:lang w:val="es-CO" w:eastAsia="en-US" w:bidi="ar-SA"/></w:rPr><w:delText>Registro de eventos y de medidas; convenios, presupuestos y plataforma</w:delText></w:r></w:del></w:p></w:tc><w:tc><w:tcPr><w:tcW w:w="1824" w:type="dxa"/><w:tcBorders></w:tcBorders><w:shd w:color="auto" w:fill="F7F7F7" w:val="clear"/></w:tcPr><w:p><w:pPr><w:pStyle w:val="Tabla9"/><w:widowControl/><w:jc w:val="left"/><w:rPr><w:kern w:val="0"/><w:szCs w:val="24"/><w:lang w:val="es-CO" w:eastAsia="en-US" w:bidi="ar-SA"/><w:del w:id="10749" w:author="Unknown Author" w:date="2026-10-30T04:17:53Z"></w:del></w:rPr></w:pPr><w:del w:id="10748" w:author="Unknown Author" w:date="2026-10-30T04:17:53Z"><w:r><w:rPr><w:kern w:val="0"/><w:szCs w:val="24"/><w:lang w:val="es-CO" w:eastAsia="en-US" w:bidi="ar-SA"/></w:rPr><w:delText>Contribución con meta</w:delText></w:r></w:del></w:p></w:tc></w:tr><w:tr><w:trPr><w:del w:id="10750" w:author="Unknown Author" w:date="2026-10-30T04:17:53Z"/><w:cantSplit w:val="true"/></w:trPr><w:tc><w:tcPr><w:tcW w:w="1078" w:type="dxa"/><w:tcBorders><w:bottom w:val="single" w:sz="12" w:space="0" w:color="2A3439"/></w:tcBorders></w:tcPr><w:p><w:pPr><w:pStyle w:val="Tabla9"/><w:keepNext w:val="true"/><w:widowControl/><w:jc w:val="left"/><w:rPr><w:kern w:val="0"/><w:szCs w:val="24"/><w:lang w:val="es-CO" w:eastAsia="en-US" w:bidi="ar-SA"/><w:del w:id="10752" w:author="Unknown Author" w:date="2026-10-30T04:17:53Z"></w:del></w:rPr></w:pPr><w:del w:id="10751" w:author="Unknown Author" w:date="2026-10-30T04:17:53Z"><w:r><w:rPr><w:kern w:val="0"/><w:szCs w:val="24"/><w:lang w:val="es-CO" w:eastAsia="en-US" w:bidi="ar-SA"/></w:rPr><w:delText>Largo</w:delText></w:r></w:del></w:p></w:tc><w:tc><w:tcPr><w:tcW w:w="1244" w:type="dxa"/><w:tcBorders><w:bottom w:val="single" w:sz="12" w:space="0" w:color="2A3439"/></w:tcBorders></w:tcPr><w:p><w:pPr><w:pStyle w:val="Tabla9"/><w:keepNext w:val="true"/><w:widowControl/><w:jc w:val="left"/><w:rPr><w:kern w:val="0"/><w:szCs w:val="24"/><w:lang w:val="es-CO" w:eastAsia="en-US" w:bidi="ar-SA"/><w:del w:id="10754" w:author="Unknown Author" w:date="2026-10-30T04:17:53Z"></w:del></w:rPr></w:pPr><w:del w:id="10753" w:author="Unknown Author" w:date="2026-10-30T04:17:53Z"><w:r><w:rPr><w:kern w:val="0"/><w:szCs w:val="24"/><w:lang w:val="es-CO" w:eastAsia="en-US" w:bidi="ar-SA"/></w:rPr><w:delText>Después del mes 36</w:delText></w:r></w:del></w:p></w:tc><w:tc><w:tcPr><w:tcW w:w="2322" w:type="dxa"/><w:tcBorders><w:bottom w:val="single" w:sz="12" w:space="0" w:color="2A3439"/></w:tcBorders></w:tcPr><w:p><w:pPr><w:pStyle w:val="Tabla9"/><w:keepNext w:val="true"/><w:widowControl/><w:jc w:val="left"/><w:rPr><w:kern w:val="0"/><w:szCs w:val="24"/><w:lang w:val="es-CO" w:eastAsia="en-US" w:bidi="ar-SA"/><w:del w:id="10756" w:author="Unknown Author" w:date="2026-10-30T04:17:53Z"></w:del></w:rPr></w:pPr><w:del w:id="10755" w:author="Unknown Author" w:date="2026-10-30T04:17:53Z"><w:r><w:rPr><w:kern w:val="0"/><w:szCs w:val="24"/><w:lang w:val="es-CO" w:eastAsia="en-US" w:bidi="ar-SA"/></w:rPr><w:delText>Posible incorporación del protocolo en la planeación territorial y continuidad de la custodia (expectativa)</w:delText></w:r></w:del></w:p></w:tc><w:tc><w:tcPr><w:tcW w:w="1411" w:type="dxa"/><w:tcBorders><w:bottom w:val="single" w:sz="12" w:space="0" w:color="2A3439"/></w:tcBorders></w:tcPr><w:p><w:pPr><w:pStyle w:val="Tabla9"/><w:keepNext w:val="true"/><w:widowControl/><w:jc w:val="left"/><w:rPr><w:kern w:val="0"/><w:szCs w:val="24"/><w:lang w:val="es-CO" w:eastAsia="en-US" w:bidi="ar-SA"/><w:del w:id="10758" w:author="Unknown Author" w:date="2026-10-30T04:17:53Z"></w:del></w:rPr></w:pPr><w:del w:id="10757" w:author="Unknown Author" w:date="2026-10-30T04:17:53Z"><w:r><w:rPr><w:kern w:val="0"/><w:szCs w:val="24"/><w:lang w:val="es-CO" w:eastAsia="en-US" w:bidi="ar-SA"/></w:rPr><w:delText>Sin indicador</w:delText></w:r></w:del></w:p></w:tc><w:tc><w:tcPr><w:tcW w:w="2074" w:type="dxa"/><w:tcBorders><w:bottom w:val="single" w:sz="12" w:space="0" w:color="2A3439"/></w:tcBorders></w:tcPr><w:p><w:pPr><w:pStyle w:val="Tabla9"/><w:keepNext w:val="true"/><w:widowControl/><w:jc w:val="left"/><w:rPr><w:kern w:val="0"/><w:szCs w:val="24"/><w:lang w:val="es-CO" w:eastAsia="en-US" w:bidi="ar-SA"/><w:del w:id="10760" w:author="Unknown Author" w:date="2026-10-30T04:17:53Z"></w:del></w:rPr></w:pPr><w:del w:id="10759" w:author="Unknown Author" w:date="2026-10-30T04:17:53Z"><w:r><w:rPr><w:kern w:val="0"/><w:szCs w:val="24"/><w:lang w:val="es-CO" w:eastAsia="en-US" w:bidi="ar-SA"/></w:rPr><w:delText>Sin evidencia comprometida</w:delText></w:r></w:del></w:p></w:tc><w:tc><w:tcPr><w:tcW w:w="1824" w:type="dxa"/><w:tcBorders><w:bottom w:val="single" w:sz="12" w:space="0" w:color="2A3439"/></w:tcBorders></w:tcPr><w:p><w:pPr><w:pStyle w:val="Tabla9"/><w:keepNext w:val="true"/><w:widowControl/><w:jc w:val="left"/><w:rPr><w:kern w:val="0"/><w:szCs w:val="24"/><w:lang w:val="es-CO" w:eastAsia="en-US" w:bidi="ar-SA"/><w:del w:id="10762" w:author="Unknown Author" w:date="2026-10-30T04:17:53Z"></w:del></w:rPr></w:pPr><w:del w:id="10761" w:author="Unknown Author" w:date="2026-10-30T04:17:53Z"><w:r><w:rPr><w:kern w:val="0"/><w:szCs w:val="24"/><w:lang w:val="es-CO" w:eastAsia="en-US" w:bidi="ar-SA"/></w:rPr><w:delText>No comprometido</w:delText></w:r></w:del></w:p></w:tc></w:tr></w:tbl><w:p><w:pPr><w:pStyle w:val="TablaNota"/><w:rPr></w:rPr></w:pPr><w:r><w:rPr><w:i/><w:iCs/></w:rPr><w:t>Nota.</w:t></w:r><w:r><w:rPr></w:rPr><w:t xml:space="preserve"> Elaboración propia con los indicadores de impacto del proyecto. El mes 36 resulta de sumar 12 meses al cierre del mes 24 (calculado). Los impactos no incluyen efectos en salud.</w:t></w:r></w:p><w:p><w:pPr><w:pStyle w:val="BodyText"/><w:rPr></w:rPr></w:pPr><w:r><w:rPr></w:rPr><w:t xml:space="preserve">La Tabla 17.3 ubica el compromiso del proyecto en el corto plazo. El mediano plazo es de contribución, porque depende de decisiones de los </w:t></w:r><w:ins w:id="10763" w:author="Unknown Author" w:date="2026-10-30T04:17:53Z"><w:r><w:rPr></w:rPr><w:t>consejos</w:t></w:r></w:ins><w:del w:id="10764" w:author="Unknown Author" w:date="2026-10-30T04:17:53Z"><w:r><w:rPr></w:rPr><w:delText>comités</w:delText></w:r></w:del><w:r><w:rPr></w:rPr><w:t xml:space="preserve"> y de las entidades custodias. El largo plazo es una expectativa sin evidencia. La medición del mes 36 usa registros que el tablero y los convenios ya producen: eventos de superación, medidas activadas y nodos operados. La medición no requiere un estudio nuevo. El proyecto no presupuesta una evaluación posterior al cierre. La entidad que consolida el informe del mes 36 queda por definir </w:t></w:r><w:r><w:rPr><w:color w:val="00B050"/></w:rPr><w:t>[Diligenciar: entidad que reporta I1 e I2 en el mes 36]</w:t></w:r><w:r><w:rPr></w:rPr><w:t>. El convenio de cada custodio propone entregar esos registros.</w:t></w:r></w:p><w:p><w:pPr><w:pStyle w:val="BodyText"/><w:rPr></w:rPr></w:pPr><w:r><w:rPr></w:rPr><w:t xml:space="preserve">Los impactos se concretan por </w:t></w:r><w:ins w:id="10765" w:author="Unknown Author" w:date="2026-10-30T04:17:53Z"><w:r><w:rPr></w:rPr><w:t>municipio</w:t></w:r></w:ins><w:del w:id="10766" w:author="Unknown Author" w:date="2026-10-30T04:17:53Z"><w:r><w:rPr></w:rPr><w:delText>departamento</w:delText></w:r></w:del><w:r><w:rPr></w:rPr><w:t xml:space="preserve">. La Tabla 17.4 traduce la meta de continuidad en nodos y la de activación en </w:t></w:r><w:ins w:id="10767" w:author="Unknown Author" w:date="2026-10-30T04:17:53Z"><w:r><w:rPr></w:rPr><w:t>consejos</w:t></w:r></w:ins><w:del w:id="10768" w:author="Unknown Author" w:date="2026-10-30T04:17:53Z"><w:r><w:rPr></w:rPr><w:delText>comités</w:delText></w:r></w:del><w:r><w:rPr></w:rPr><w:t xml:space="preserve">. El 70 % de </w:t></w:r><w:ins w:id="10769" w:author="Unknown Author" w:date="2026-10-30T04:17:53Z"><w:r><w:rPr></w:rPr><w:t>50</w:t></w:r></w:ins><w:del w:id="10770" w:author="Unknown Author" w:date="2026-10-30T04:17:53Z"><w:r><w:rPr></w:rPr><w:delText>33</w:delText></w:r></w:del><w:r><w:rPr></w:rPr><w:t xml:space="preserve"> nodos es </w:t></w:r><w:ins w:id="10771" w:author="Unknown Author" w:date="2026-10-30T04:17:53Z"><w:r><w:rPr></w:rPr><w:t xml:space="preserve">35 en cada municipio (calculado). </w:t></w:r></w:ins><w:del w:id="10772" w:author="Unknown Author" w:date="2026-10-30T04:17:53Z"><w:r><w:rPr></w:rPr><w:delText xml:space="preserve">23,1 y se redondea a 24. El 70 % de 34 nodos es 23,8 y se redondea a 24. </w:delText></w:r></w:del><w:r><w:rPr></w:rPr><w:t xml:space="preserve">La suma </w:t></w:r><w:del w:id="10773" w:author="Unknown Author" w:date="2026-10-30T04:17:53Z"><w:r><w:rPr></w:rPr><w:delText xml:space="preserve">redondeada </w:delText></w:r></w:del><w:r><w:rPr></w:rPr><w:t xml:space="preserve">es de </w:t></w:r><w:ins w:id="10774" w:author="Unknown Author" w:date="2026-10-30T04:17:53Z"><w:r><w:rPr></w:rPr><w:t>70</w:t></w:r></w:ins><w:del w:id="10775" w:author="Unknown Author" w:date="2026-10-30T04:17:53Z"><w:r><w:rPr></w:rPr><w:delText>72</w:delText></w:r></w:del><w:r><w:rPr></w:rPr><w:t xml:space="preserve"> nodos y </w:t></w:r><w:ins w:id="10776" w:author="Unknown Author" w:date="2026-10-30T04:17:53Z"><w:r><w:rPr></w:rPr><w:t>cumple la meta conjunta</w:t></w:r></w:ins><w:del w:id="10777" w:author="Unknown Author" w:date="2026-10-30T04:17:53Z"><w:r><w:rPr></w:rPr><w:delText>supera el mínimo nacional</w:delText></w:r></w:del><w:r><w:rPr></w:rPr><w:t xml:space="preserve"> de 70 nodos de 100. La activación del protocolo se mide por evento, de modo que la cifra por </w:t></w:r><w:ins w:id="10778" w:author="Unknown Author" w:date="2026-10-30T04:17:53Z"><w:r><w:rPr></w:rPr><w:t>municipio</w:t></w:r></w:ins><w:del w:id="10779" w:author="Unknown Author" w:date="2026-10-30T04:17:53Z"><w:r><w:rPr></w:rPr><w:delText>departamento</w:delText></w:r></w:del><w:r><w:rPr></w:rPr><w:t xml:space="preserve"> depende de las superaciones que ocurran. Cada </w:t></w:r><w:ins w:id="10780" w:author="Unknown Author" w:date="2026-10-30T04:17:53Z"><w:r><w:rPr></w:rPr><w:t>municipio</w:t></w:r></w:ins><w:del w:id="10781" w:author="Unknown Author" w:date="2026-10-30T04:17:53Z"><w:r><w:rPr></w:rPr><w:delText>departamento</w:delText></w:r></w:del><w:r><w:rPr></w:rPr><w:t xml:space="preserve"> cuenta con </w:t></w:r><w:ins w:id="10782" w:author="Unknown Author" w:date="2026-10-30T04:17:53Z"><w:r><w:rPr></w:rPr><w:t>su consejo municipal y con el consejo departamental respectivo</w:t></w:r></w:ins><w:del w:id="10783" w:author="Unknown Author" w:date="2026-10-30T04:17:53Z"><w:r><w:rPr></w:rPr><w:delText>cuatro comités municipales y uno departamental</w:delText></w:r></w:del><w:r><w:rPr></w:rPr><w:t xml:space="preserve">. El </w:t></w:r><w:ins w:id="10784" w:author="Unknown Author" w:date="2026-10-30T04:17:53Z"><w:r><w:rPr></w:rPr><w:t>consejo municipal participa como parte de la entidad aliada</w:t></w:r></w:ins><w:del w:id="10785" w:author="Unknown Author" w:date="2026-10-30T04:17:53Z"><w:r><w:rPr></w:rPr><w:delText>municipio aliado es uno de los municipios de intervención, y su comité se sustituye por otro de la misma jurisdicción</w:delText></w:r></w:del><w:r><w:rPr></w:rPr><w:t>.</w:t></w:r></w:p><w:p><w:pPr><w:pStyle w:val="TablaRotulo"/><w:rPr></w:rPr></w:pPr><w:bookmarkStart w:id="196" w:name="rot_Tabla_17_4"/><w:r><w:rPr><w:b/><w:bCs/></w:rPr><w:t>Tabla 17.4</w:t></w:r><w:bookmarkEnd w:id="196"/></w:p><w:p><w:pPr><w:pStyle w:val="TablaTitulo"/><w:rPr></w:rPr></w:pPr><w:r><w:rPr><w:i/><w:iCs/></w:rPr><w:t xml:space="preserve">Impactos por </w:t></w:r><w:ins w:id="10786" w:author="Unknown Author" w:date="2026-10-30T04:17:53Z"><w:r><w:rPr><w:i/><w:iCs/></w:rPr><w:t>municipio</w:t></w:r></w:ins><w:del w:id="10787" w:author="Unknown Author" w:date="2026-10-30T04:17:53Z"><w:r><w:rPr><w:i/><w:iCs/></w:rPr><w:delText>departamento</w:delText></w:r></w:del><w:r><w:rPr><w:i/><w:iCs/></w:rPr><w:t xml:space="preserve"> a los 12 meses del cierre: continuidad de la red y activación del protocolo</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315"/><w:gridCol w:w="1399"/><w:gridCol w:w="1316"/><w:gridCol w:w="2139"/><w:gridCol w:w="1811"/><w:gridCol w:w="1973"/></w:tblGrid><w:tr><w:trPr><w:tblHeader w:val="true"/><w:ins w:id="10788" w:author="Unknown Author" w:date="2026-10-30T04:17:53Z"/><w:cantSplit w:val="true"/></w:trPr><w:tc><w:tcPr><w:tcW w:w="131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0790" w:author="Unknown Author" w:date="2026-10-30T04:17:53Z"></w:ins></w:rPr></w:pPr><w:ins w:id="10789" w:author="Unknown Author" w:date="2026-10-30T04:17:53Z"><w:r><w:rPr><w:b/><w:kern w:val="0"/><w:szCs w:val="24"/><w:lang w:val="es-CO" w:eastAsia="en-US" w:bidi="ar-SA"/></w:rPr><w:t>Municipio</w:t></w:r></w:ins></w:p></w:tc><w:tc><w:tcPr><w:tcW w:w="139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0792" w:author="Unknown Author" w:date="2026-10-30T04:17:53Z"></w:ins></w:rPr></w:pPr><w:ins w:id="10791" w:author="Unknown Author" w:date="2026-10-30T04:17:53Z"><w:r><w:rPr><w:b/><w:kern w:val="0"/><w:szCs w:val="24"/><w:lang w:val="es-CO" w:eastAsia="en-US" w:bidi="ar-SA"/></w:rPr><w:t>Nodos entregados</w:t></w:r></w:ins></w:p></w:tc><w:tc><w:tcPr><w:tcW w:w="1316"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0794" w:author="Unknown Author" w:date="2026-10-30T04:17:53Z"></w:ins></w:rPr></w:pPr><w:ins w:id="10793" w:author="Unknown Author" w:date="2026-10-30T04:17:53Z"><w:r><w:rPr><w:b/><w:kern w:val="0"/><w:szCs w:val="24"/><w:lang w:val="es-CO" w:eastAsia="en-US" w:bidi="ar-SA"/></w:rPr><w:t>Nodos bajo custodia a los 12 meses, como mínimo</w:t></w:r></w:ins></w:p></w:tc><w:tc><w:tcPr><w:tcW w:w="213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0796" w:author="Unknown Author" w:date="2026-10-30T04:17:53Z"></w:ins></w:rPr></w:pPr><w:ins w:id="10795" w:author="Unknown Author" w:date="2026-10-30T04:17:53Z"><w:r><w:rPr><w:b/><w:kern w:val="0"/><w:szCs w:val="24"/><w:lang w:val="es-CO" w:eastAsia="en-US" w:bidi="ar-SA"/></w:rPr><w:t>Consejos focalizados</w:t></w:r></w:ins></w:p></w:tc><w:tc><w:tcPr><w:tcW w:w="181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0798" w:author="Unknown Author" w:date="2026-10-30T04:17:53Z"></w:ins></w:rPr></w:pPr><w:ins w:id="10797" w:author="Unknown Author" w:date="2026-10-30T04:17:53Z"><w:r><w:rPr><w:b/><w:kern w:val="0"/><w:szCs w:val="24"/><w:lang w:val="es-CO" w:eastAsia="en-US" w:bidi="ar-SA"/></w:rPr><w:t>Activación del protocolo</w:t></w:r></w:ins></w:p></w:tc><w:tc><w:tcPr><w:tcW w:w="197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0800" w:author="Unknown Author" w:date="2026-10-30T04:17:53Z"></w:ins></w:rPr></w:pPr><w:ins w:id="10799" w:author="Unknown Author" w:date="2026-10-30T04:17:53Z"><w:r><w:rPr><w:b/><w:kern w:val="0"/><w:szCs w:val="24"/><w:lang w:val="es-CO" w:eastAsia="en-US" w:bidi="ar-SA"/></w:rPr><w:t>Indicador del plan de desarrollo</w:t></w:r></w:ins></w:p></w:tc></w:tr><w:tr><w:trPr><w:ins w:id="10801" w:author="Unknown Author" w:date="2026-10-30T04:17:53Z"/><w:cantSplit w:val="true"/></w:trPr><w:tc><w:tcPr><w:tcW w:w="1315" w:type="dxa"/><w:tcBorders></w:tcBorders></w:tcPr><w:p><w:pPr><w:pStyle w:val="Tabla9"/><w:widowControl/><w:jc w:val="left"/><w:rPr><w:kern w:val="0"/><w:szCs w:val="24"/><w:lang w:val="es-CO" w:eastAsia="en-US" w:bidi="ar-SA"/><w:ins w:id="10803" w:author="Unknown Author" w:date="2026-10-30T04:17:53Z"></w:ins></w:rPr></w:pPr><w:ins w:id="10802" w:author="Unknown Author" w:date="2026-10-30T04:17:53Z"><w:r><w:rPr><w:kern w:val="0"/><w:szCs w:val="24"/><w:lang w:val="es-CO" w:eastAsia="en-US" w:bidi="ar-SA"/></w:rPr><w:t>Manizales (Caldas)</w:t></w:r></w:ins></w:p></w:tc><w:tc><w:tcPr><w:tcW w:w="1399" w:type="dxa"/><w:tcBorders></w:tcBorders></w:tcPr><w:p><w:pPr><w:pStyle w:val="Tabla9"/><w:widowControl/><w:jc w:val="left"/><w:rPr><w:kern w:val="0"/><w:szCs w:val="24"/><w:lang w:val="es-CO" w:eastAsia="en-US" w:bidi="ar-SA"/><w:ins w:id="10805" w:author="Unknown Author" w:date="2026-10-30T04:17:53Z"></w:ins></w:rPr></w:pPr><w:ins w:id="10804" w:author="Unknown Author" w:date="2026-10-30T04:17:53Z"><w:r><w:rPr><w:kern w:val="0"/><w:szCs w:val="24"/><w:lang w:val="es-CO" w:eastAsia="en-US" w:bidi="ar-SA"/></w:rPr><w:t>50</w:t></w:r></w:ins></w:p></w:tc><w:tc><w:tcPr><w:tcW w:w="1316" w:type="dxa"/><w:tcBorders></w:tcBorders></w:tcPr><w:p><w:pPr><w:pStyle w:val="Tabla9"/><w:widowControl/><w:jc w:val="left"/><w:rPr><w:kern w:val="0"/><w:szCs w:val="24"/><w:lang w:val="es-CO" w:eastAsia="en-US" w:bidi="ar-SA"/><w:ins w:id="10807" w:author="Unknown Author" w:date="2026-10-30T04:17:53Z"></w:ins></w:rPr></w:pPr><w:ins w:id="10806" w:author="Unknown Author" w:date="2026-10-30T04:17:53Z"><w:r><w:rPr><w:kern w:val="0"/><w:szCs w:val="24"/><w:lang w:val="es-CO" w:eastAsia="en-US" w:bidi="ar-SA"/></w:rPr><w:t>35</w:t></w:r></w:ins></w:p></w:tc><w:tc><w:tcPr><w:tcW w:w="2139" w:type="dxa"/><w:tcBorders></w:tcBorders></w:tcPr><w:p><w:pPr><w:pStyle w:val="Tabla9"/><w:widowControl/><w:jc w:val="left"/><w:rPr><w:kern w:val="0"/><w:szCs w:val="24"/><w:lang w:val="es-CO" w:eastAsia="en-US" w:bidi="ar-SA"/><w:ins w:id="10809" w:author="Unknown Author" w:date="2026-10-30T04:17:53Z"></w:ins></w:rPr></w:pPr><w:ins w:id="10808" w:author="Unknown Author" w:date="2026-10-30T04:17:53Z"><w:r><w:rPr><w:kern w:val="0"/><w:szCs w:val="24"/><w:lang w:val="es-CO" w:eastAsia="en-US" w:bidi="ar-SA"/></w:rPr><w:t>Municipal de Manizales y departamental de Caldas</w:t></w:r></w:ins></w:p></w:tc><w:tc><w:tcPr><w:tcW w:w="1811" w:type="dxa"/><w:tcBorders></w:tcBorders></w:tcPr><w:p><w:pPr><w:pStyle w:val="Tabla9"/><w:widowControl/><w:jc w:val="left"/><w:rPr><w:kern w:val="0"/><w:szCs w:val="24"/><w:lang w:val="es-CO" w:eastAsia="en-US" w:bidi="ar-SA"/><w:ins w:id="10811" w:author="Unknown Author" w:date="2026-10-30T04:17:53Z"></w:ins></w:rPr></w:pPr><w:ins w:id="10810" w:author="Unknown Author" w:date="2026-10-30T04:17:53Z"><w:r><w:rPr><w:kern w:val="0"/><w:szCs w:val="24"/><w:lang w:val="es-CO" w:eastAsia="en-US" w:bidi="ar-SA"/></w:rPr><w:t>80 % o más de las superaciones de umbral con medida registrada</w:t></w:r></w:ins></w:p></w:tc><w:tc><w:tcPr><w:tcW w:w="1973" w:type="dxa"/><w:tcBorders></w:tcBorders></w:tcPr><w:p><w:pPr><w:pStyle w:val="Tabla9"/><w:widowControl/><w:jc w:val="left"/><w:rPr><w:kern w:val="0"/><w:szCs w:val="24"/><w:lang w:val="es-CO" w:eastAsia="en-US" w:bidi="ar-SA"/><w:ins w:id="10813" w:author="Unknown Author" w:date="2026-10-30T04:17:53Z"></w:ins></w:rPr></w:pPr><w:ins w:id="10812" w:author="Unknown Author" w:date="2026-10-30T04:17:53Z"><w:r><w:rPr><w:color w:val="00B050"/><w:kern w:val="0"/><w:szCs w:val="24"/><w:lang w:val="es-CO" w:eastAsia="en-US" w:bidi="ar-SA"/></w:rPr><w:t>[Diligenciar: indicador del plan de desarrollo de Manizales]</w:t></w:r></w:ins></w:p></w:tc></w:tr><w:tr><w:trPr><w:ins w:id="10814" w:author="Unknown Author" w:date="2026-10-30T04:17:53Z"/><w:cantSplit w:val="true"/></w:trPr><w:tc><w:tcPr><w:tcW w:w="1315" w:type="dxa"/><w:tcBorders></w:tcBorders><w:shd w:color="auto" w:fill="F7F7F7" w:val="clear"/></w:tcPr><w:p><w:pPr><w:pStyle w:val="Tabla9"/><w:widowControl/><w:jc w:val="left"/><w:rPr><w:kern w:val="0"/><w:szCs w:val="24"/><w:lang w:val="es-CO" w:eastAsia="en-US" w:bidi="ar-SA"/><w:ins w:id="10816" w:author="Unknown Author" w:date="2026-10-30T04:17:53Z"></w:ins></w:rPr></w:pPr><w:ins w:id="10815" w:author="Unknown Author" w:date="2026-10-30T04:17:53Z"><w:r><w:rPr><w:kern w:val="0"/><w:szCs w:val="24"/><w:lang w:val="es-CO" w:eastAsia="en-US" w:bidi="ar-SA"/></w:rPr><w:t>Calarcá (Quindío)</w:t></w:r></w:ins></w:p></w:tc><w:tc><w:tcPr><w:tcW w:w="1399" w:type="dxa"/><w:tcBorders></w:tcBorders><w:shd w:color="auto" w:fill="F7F7F7" w:val="clear"/></w:tcPr><w:p><w:pPr><w:pStyle w:val="Tabla9"/><w:widowControl/><w:jc w:val="left"/><w:rPr><w:kern w:val="0"/><w:szCs w:val="24"/><w:lang w:val="es-CO" w:eastAsia="en-US" w:bidi="ar-SA"/><w:ins w:id="10818" w:author="Unknown Author" w:date="2026-10-30T04:17:53Z"></w:ins></w:rPr></w:pPr><w:ins w:id="10817" w:author="Unknown Author" w:date="2026-10-30T04:17:53Z"><w:r><w:rPr><w:kern w:val="0"/><w:szCs w:val="24"/><w:lang w:val="es-CO" w:eastAsia="en-US" w:bidi="ar-SA"/></w:rPr><w:t>50</w:t></w:r></w:ins></w:p></w:tc><w:tc><w:tcPr><w:tcW w:w="1316" w:type="dxa"/><w:tcBorders></w:tcBorders><w:shd w:color="auto" w:fill="F7F7F7" w:val="clear"/></w:tcPr><w:p><w:pPr><w:pStyle w:val="Tabla9"/><w:widowControl/><w:jc w:val="left"/><w:rPr><w:kern w:val="0"/><w:szCs w:val="24"/><w:lang w:val="es-CO" w:eastAsia="en-US" w:bidi="ar-SA"/><w:ins w:id="10820" w:author="Unknown Author" w:date="2026-10-30T04:17:53Z"></w:ins></w:rPr></w:pPr><w:ins w:id="10819" w:author="Unknown Author" w:date="2026-10-30T04:17:53Z"><w:r><w:rPr><w:kern w:val="0"/><w:szCs w:val="24"/><w:lang w:val="es-CO" w:eastAsia="en-US" w:bidi="ar-SA"/></w:rPr><w:t>35</w:t></w:r></w:ins></w:p></w:tc><w:tc><w:tcPr><w:tcW w:w="2139" w:type="dxa"/><w:tcBorders></w:tcBorders><w:shd w:color="auto" w:fill="F7F7F7" w:val="clear"/></w:tcPr><w:p><w:pPr><w:pStyle w:val="Tabla9"/><w:widowControl/><w:jc w:val="left"/><w:rPr><w:kern w:val="0"/><w:szCs w:val="24"/><w:lang w:val="es-CO" w:eastAsia="en-US" w:bidi="ar-SA"/><w:ins w:id="10822" w:author="Unknown Author" w:date="2026-10-30T04:17:53Z"></w:ins></w:rPr></w:pPr><w:ins w:id="10821" w:author="Unknown Author" w:date="2026-10-30T04:17:53Z"><w:r><w:rPr><w:kern w:val="0"/><w:szCs w:val="24"/><w:lang w:val="es-CO" w:eastAsia="en-US" w:bidi="ar-SA"/></w:rPr><w:t>Municipal de Calarcá y departamental del Quindío</w:t></w:r></w:ins></w:p></w:tc><w:tc><w:tcPr><w:tcW w:w="1811" w:type="dxa"/><w:tcBorders></w:tcBorders><w:shd w:color="auto" w:fill="F7F7F7" w:val="clear"/></w:tcPr><w:p><w:pPr><w:pStyle w:val="Tabla9"/><w:widowControl/><w:jc w:val="left"/><w:rPr><w:kern w:val="0"/><w:szCs w:val="24"/><w:lang w:val="es-CO" w:eastAsia="en-US" w:bidi="ar-SA"/><w:ins w:id="10824" w:author="Unknown Author" w:date="2026-10-30T04:17:53Z"></w:ins></w:rPr></w:pPr><w:ins w:id="10823" w:author="Unknown Author" w:date="2026-10-30T04:17:53Z"><w:r><w:rPr><w:kern w:val="0"/><w:szCs w:val="24"/><w:lang w:val="es-CO" w:eastAsia="en-US" w:bidi="ar-SA"/></w:rPr><w:t>80 % o más de las superaciones de umbral con medida registrada</w:t></w:r></w:ins></w:p></w:tc><w:tc><w:tcPr><w:tcW w:w="1973" w:type="dxa"/><w:tcBorders></w:tcBorders><w:shd w:color="auto" w:fill="F7F7F7" w:val="clear"/></w:tcPr><w:p><w:pPr><w:pStyle w:val="Tabla9"/><w:widowControl/><w:jc w:val="left"/><w:rPr><w:kern w:val="0"/><w:szCs w:val="24"/><w:lang w:val="es-CO" w:eastAsia="en-US" w:bidi="ar-SA"/><w:ins w:id="10826" w:author="Unknown Author" w:date="2026-10-30T04:17:53Z"></w:ins></w:rPr></w:pPr><w:ins w:id="10825" w:author="Unknown Author" w:date="2026-10-30T04:17:53Z"><w:r><w:rPr><w:color w:val="00B050"/><w:kern w:val="0"/><w:szCs w:val="24"/><w:lang w:val="es-CO" w:eastAsia="en-US" w:bidi="ar-SA"/></w:rPr><w:t>[Diligenciar: indicador del plan de desarrollo de Calarcá]</w:t></w:r></w:ins></w:p></w:tc></w:tr><w:tr><w:trPr><w:ins w:id="10827" w:author="Unknown Author" w:date="2026-10-30T04:17:53Z"/><w:cantSplit w:val="true"/></w:trPr><w:tc><w:tcPr><w:tcW w:w="1315" w:type="dxa"/><w:tcBorders><w:bottom w:val="single" w:sz="12" w:space="0" w:color="2A3439"/></w:tcBorders></w:tcPr><w:p><w:pPr><w:pStyle w:val="Tabla9"/><w:keepNext w:val="true"/><w:widowControl/><w:jc w:val="left"/><w:rPr><w:kern w:val="0"/><w:szCs w:val="24"/><w:lang w:val="es-CO" w:eastAsia="en-US" w:bidi="ar-SA"/><w:ins w:id="10829" w:author="Unknown Author" w:date="2026-10-30T04:17:53Z"></w:ins></w:rPr></w:pPr><w:ins w:id="10828" w:author="Unknown Author" w:date="2026-10-30T04:17:53Z"><w:r><w:rPr><w:kern w:val="0"/><w:szCs w:val="24"/><w:lang w:val="es-CO" w:eastAsia="en-US" w:bidi="ar-SA"/></w:rPr><w:t>Total</w:t></w:r></w:ins></w:p></w:tc><w:tc><w:tcPr><w:tcW w:w="1399" w:type="dxa"/><w:tcBorders><w:bottom w:val="single" w:sz="12" w:space="0" w:color="2A3439"/></w:tcBorders></w:tcPr><w:p><w:pPr><w:pStyle w:val="Tabla9"/><w:keepNext w:val="true"/><w:widowControl/><w:jc w:val="left"/><w:rPr><w:kern w:val="0"/><w:szCs w:val="24"/><w:lang w:val="es-CO" w:eastAsia="en-US" w:bidi="ar-SA"/><w:ins w:id="10831" w:author="Unknown Author" w:date="2026-10-30T04:17:53Z"></w:ins></w:rPr></w:pPr><w:ins w:id="10830" w:author="Unknown Author" w:date="2026-10-30T04:17:53Z"><w:r><w:rPr><w:kern w:val="0"/><w:szCs w:val="24"/><w:lang w:val="es-CO" w:eastAsia="en-US" w:bidi="ar-SA"/></w:rPr><w:t>100</w:t></w:r></w:ins></w:p></w:tc><w:tc><w:tcPr><w:tcW w:w="1316" w:type="dxa"/><w:tcBorders><w:bottom w:val="single" w:sz="12" w:space="0" w:color="2A3439"/></w:tcBorders></w:tcPr><w:p><w:pPr><w:pStyle w:val="Tabla9"/><w:keepNext w:val="true"/><w:widowControl/><w:jc w:val="left"/><w:rPr><w:kern w:val="0"/><w:szCs w:val="24"/><w:lang w:val="es-CO" w:eastAsia="en-US" w:bidi="ar-SA"/><w:ins w:id="10833" w:author="Unknown Author" w:date="2026-10-30T04:17:53Z"></w:ins></w:rPr></w:pPr><w:ins w:id="10832" w:author="Unknown Author" w:date="2026-10-30T04:17:53Z"><w:r><w:rPr><w:kern w:val="0"/><w:szCs w:val="24"/><w:lang w:val="es-CO" w:eastAsia="en-US" w:bidi="ar-SA"/></w:rPr><w:t>70, frente a 70 exigidos en total</w:t></w:r></w:ins></w:p></w:tc><w:tc><w:tcPr><w:tcW w:w="2139" w:type="dxa"/><w:tcBorders><w:bottom w:val="single" w:sz="12" w:space="0" w:color="2A3439"/></w:tcBorders></w:tcPr><w:p><w:pPr><w:pStyle w:val="Tabla9"/><w:keepNext w:val="true"/><w:widowControl/><w:jc w:val="left"/><w:rPr><w:kern w:val="0"/><w:szCs w:val="24"/><w:lang w:val="es-CO" w:eastAsia="en-US" w:bidi="ar-SA"/><w:ins w:id="10835" w:author="Unknown Author" w:date="2026-10-30T04:17:53Z"></w:ins></w:rPr></w:pPr><w:ins w:id="10834" w:author="Unknown Author" w:date="2026-10-30T04:17:53Z"><w:r><w:rPr><w:kern w:val="0"/><w:szCs w:val="24"/><w:lang w:val="es-CO" w:eastAsia="en-US" w:bidi="ar-SA"/></w:rPr><w:t>Dos municipales y dos departamentales</w:t></w:r></w:ins></w:p></w:tc><w:tc><w:tcPr><w:tcW w:w="1811" w:type="dxa"/><w:tcBorders><w:bottom w:val="single" w:sz="12" w:space="0" w:color="2A3439"/></w:tcBorders></w:tcPr><w:p><w:pPr><w:pStyle w:val="Tabla9"/><w:keepNext w:val="true"/><w:widowControl/><w:jc w:val="left"/><w:rPr><w:kern w:val="0"/><w:szCs w:val="24"/><w:lang w:val="es-CO" w:eastAsia="en-US" w:bidi="ar-SA"/><w:ins w:id="10837" w:author="Unknown Author" w:date="2026-10-30T04:17:53Z"></w:ins></w:rPr></w:pPr><w:ins w:id="10836" w:author="Unknown Author" w:date="2026-10-30T04:17:53Z"><w:r><w:rPr><w:kern w:val="0"/><w:szCs w:val="24"/><w:lang w:val="es-CO" w:eastAsia="en-US" w:bidi="ar-SA"/></w:rPr><w:t>Meta común</w:t></w:r></w:ins></w:p></w:tc><w:tc><w:tcPr><w:tcW w:w="1973" w:type="dxa"/><w:tcBorders><w:bottom w:val="single" w:sz="12" w:space="0" w:color="2A3439"/></w:tcBorders></w:tcPr><w:p><w:pPr><w:pStyle w:val="Tabla9"/><w:keepNext w:val="true"/><w:widowControl/><w:jc w:val="left"/><w:rPr><w:kern w:val="0"/><w:szCs w:val="24"/><w:lang w:val="es-CO" w:eastAsia="en-US" w:bidi="ar-SA"/><w:ins w:id="10839" w:author="Unknown Author" w:date="2026-10-30T04:17:53Z"></w:ins></w:rPr></w:pPr><w:ins w:id="10838" w:author="Unknown Author" w:date="2026-10-30T04:17:53Z"><w:r><w:rPr><w:kern w:val="0"/><w:szCs w:val="24"/><w:lang w:val="es-CO" w:eastAsia="en-US" w:bidi="ar-SA"/></w:rPr><w:t>No aplica</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659"/><w:gridCol w:w="1409"/><w:gridCol w:w="1245"/><w:gridCol w:w="1990"/><w:gridCol w:w="1742"/><w:gridCol w:w="1908"/></w:tblGrid><w:tr><w:trPr><w:tblHeader w:val="true"/><w:del w:id="10840" w:author="Unknown Author" w:date="2026-10-30T04:17:53Z"/><w:cantSplit w:val="true"/></w:trPr><w:tc><w:tcPr><w:tcW w:w="165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0842" w:author="Unknown Author" w:date="2026-10-30T04:17:53Z"></w:del></w:rPr></w:pPr><w:del w:id="10841" w:author="Unknown Author" w:date="2026-10-30T04:17:53Z"><w:r><w:rPr><w:b/><w:kern w:val="0"/><w:szCs w:val="24"/><w:lang w:val="es-CO" w:eastAsia="en-US" w:bidi="ar-SA"/></w:rPr><w:delText>Departamento</w:delText></w:r></w:del></w:p></w:tc><w:tc><w:tcPr><w:tcW w:w="140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0844" w:author="Unknown Author" w:date="2026-10-30T04:17:53Z"></w:del></w:rPr></w:pPr><w:del w:id="10843" w:author="Unknown Author" w:date="2026-10-30T04:17:53Z"><w:r><w:rPr><w:b/><w:kern w:val="0"/><w:szCs w:val="24"/><w:lang w:val="es-CO" w:eastAsia="en-US" w:bidi="ar-SA"/></w:rPr><w:delText>Nodos entregados</w:delText></w:r></w:del></w:p></w:tc><w:tc><w:tcPr><w:tcW w:w="124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0846" w:author="Unknown Author" w:date="2026-10-30T04:17:53Z"></w:del></w:rPr></w:pPr><w:del w:id="10845" w:author="Unknown Author" w:date="2026-10-30T04:17:53Z"><w:r><w:rPr><w:b/><w:kern w:val="0"/><w:szCs w:val="24"/><w:lang w:val="es-CO" w:eastAsia="en-US" w:bidi="ar-SA"/></w:rPr><w:delText>Nodos bajo custodia a los 12 meses, como mínimo</w:delText></w:r></w:del></w:p></w:tc><w:tc><w:tcPr><w:tcW w:w="199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0848" w:author="Unknown Author" w:date="2026-10-30T04:17:53Z"></w:del></w:rPr></w:pPr><w:del w:id="10847" w:author="Unknown Author" w:date="2026-10-30T04:17:53Z"><w:r><w:rPr><w:b/><w:kern w:val="0"/><w:szCs w:val="24"/><w:lang w:val="es-CO" w:eastAsia="en-US" w:bidi="ar-SA"/></w:rPr><w:delText>Comités focalizados</w:delText></w:r></w:del></w:p></w:tc><w:tc><w:tcPr><w:tcW w:w="174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0850" w:author="Unknown Author" w:date="2026-10-30T04:17:53Z"></w:del></w:rPr></w:pPr><w:del w:id="10849" w:author="Unknown Author" w:date="2026-10-30T04:17:53Z"><w:r><w:rPr><w:b/><w:kern w:val="0"/><w:szCs w:val="24"/><w:lang w:val="es-CO" w:eastAsia="en-US" w:bidi="ar-SA"/></w:rPr><w:delText>Activación del protocolo</w:delText></w:r></w:del></w:p></w:tc><w:tc><w:tcPr><w:tcW w:w="190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0852" w:author="Unknown Author" w:date="2026-10-30T04:17:53Z"></w:del></w:rPr></w:pPr><w:del w:id="10851" w:author="Unknown Author" w:date="2026-10-30T04:17:53Z"><w:r><w:rPr><w:b/><w:kern w:val="0"/><w:szCs w:val="24"/><w:lang w:val="es-CO" w:eastAsia="en-US" w:bidi="ar-SA"/></w:rPr><w:delText>Indicador del plan de desarrollo departamental</w:delText></w:r></w:del></w:p></w:tc></w:tr><w:tr><w:trPr><w:del w:id="10853" w:author="Unknown Author" w:date="2026-10-30T04:17:53Z"/><w:cantSplit w:val="true"/></w:trPr><w:tc><w:tcPr><w:tcW w:w="1659" w:type="dxa"/><w:tcBorders></w:tcBorders></w:tcPr><w:p><w:pPr><w:pStyle w:val="Tabla9"/><w:widowControl/><w:jc w:val="left"/><w:rPr><w:kern w:val="0"/><w:szCs w:val="24"/><w:lang w:val="es-CO" w:eastAsia="en-US" w:bidi="ar-SA"/><w:del w:id="10855" w:author="Unknown Author" w:date="2026-10-30T04:17:53Z"></w:del></w:rPr></w:pPr><w:del w:id="10854" w:author="Unknown Author" w:date="2026-10-30T04:17:53Z"><w:r><w:rPr><w:kern w:val="0"/><w:szCs w:val="24"/><w:lang w:val="es-CO" w:eastAsia="en-US" w:bidi="ar-SA"/></w:rPr><w:delText>Caldas</w:delText></w:r></w:del></w:p></w:tc><w:tc><w:tcPr><w:tcW w:w="1409" w:type="dxa"/><w:tcBorders></w:tcBorders></w:tcPr><w:p><w:pPr><w:pStyle w:val="Tabla9"/><w:widowControl/><w:jc w:val="left"/><w:rPr><w:kern w:val="0"/><w:szCs w:val="24"/><w:lang w:val="es-CO" w:eastAsia="en-US" w:bidi="ar-SA"/><w:del w:id="10857" w:author="Unknown Author" w:date="2026-10-30T04:17:53Z"></w:del></w:rPr></w:pPr><w:del w:id="10856" w:author="Unknown Author" w:date="2026-10-30T04:17:53Z"><w:r><w:rPr><w:kern w:val="0"/><w:szCs w:val="24"/><w:lang w:val="es-CO" w:eastAsia="en-US" w:bidi="ar-SA"/></w:rPr><w:delText>33</w:delText></w:r></w:del></w:p></w:tc><w:tc><w:tcPr><w:tcW w:w="1245" w:type="dxa"/><w:tcBorders></w:tcBorders></w:tcPr><w:p><w:pPr><w:pStyle w:val="Tabla9"/><w:widowControl/><w:jc w:val="left"/><w:rPr><w:kern w:val="0"/><w:szCs w:val="24"/><w:lang w:val="es-CO" w:eastAsia="en-US" w:bidi="ar-SA"/><w:del w:id="10859" w:author="Unknown Author" w:date="2026-10-30T04:17:53Z"></w:del></w:rPr></w:pPr><w:del w:id="10858" w:author="Unknown Author" w:date="2026-10-30T04:17:53Z"><w:r><w:rPr><w:kern w:val="0"/><w:szCs w:val="24"/><w:lang w:val="es-CO" w:eastAsia="en-US" w:bidi="ar-SA"/></w:rPr><w:delText>24</w:delText></w:r></w:del></w:p></w:tc><w:tc><w:tcPr><w:tcW w:w="1990" w:type="dxa"/><w:tcBorders></w:tcBorders></w:tcPr><w:p><w:pPr><w:pStyle w:val="Tabla9"/><w:widowControl/><w:jc w:val="left"/><w:rPr><w:kern w:val="0"/><w:szCs w:val="24"/><w:lang w:val="es-CO" w:eastAsia="en-US" w:bidi="ar-SA"/><w:del w:id="10861" w:author="Unknown Author" w:date="2026-10-30T04:17:53Z"></w:del></w:rPr></w:pPr><w:del w:id="10860" w:author="Unknown Author" w:date="2026-10-30T04:17:53Z"><w:r><w:rPr><w:kern w:val="0"/><w:szCs w:val="24"/><w:lang w:val="es-CO" w:eastAsia="en-US" w:bidi="ar-SA"/></w:rPr><w:delText>Cuatro municipales y uno departamental</w:delText></w:r></w:del></w:p></w:tc><w:tc><w:tcPr><w:tcW w:w="1742" w:type="dxa"/><w:tcBorders></w:tcBorders></w:tcPr><w:p><w:pPr><w:pStyle w:val="Tabla9"/><w:widowControl/><w:jc w:val="left"/><w:rPr><w:kern w:val="0"/><w:szCs w:val="24"/><w:lang w:val="es-CO" w:eastAsia="en-US" w:bidi="ar-SA"/><w:del w:id="10863" w:author="Unknown Author" w:date="2026-10-30T04:17:53Z"></w:del></w:rPr></w:pPr><w:del w:id="10862" w:author="Unknown Author" w:date="2026-10-30T04:17:53Z"><w:r><w:rPr><w:kern w:val="0"/><w:szCs w:val="24"/><w:lang w:val="es-CO" w:eastAsia="en-US" w:bidi="ar-SA"/></w:rPr><w:delText>80 % o más de las superaciones de umbral con medida registrada</w:delText></w:r></w:del></w:p></w:tc><w:tc><w:tcPr><w:tcW w:w="1908" w:type="dxa"/><w:tcBorders></w:tcBorders></w:tcPr><w:p><w:pPr><w:pStyle w:val="Tabla9"/><w:widowControl/><w:jc w:val="left"/><w:rPr><w:kern w:val="0"/><w:szCs w:val="24"/><w:lang w:val="es-CO" w:eastAsia="en-US" w:bidi="ar-SA"/><w:del w:id="10865" w:author="Unknown Author" w:date="2026-10-30T04:17:53Z"></w:del></w:rPr></w:pPr><w:del w:id="10864" w:author="Unknown Author" w:date="2026-10-30T04:17:53Z"><w:r><w:rPr><w:color w:val="00B050"/><w:kern w:val="0"/><w:szCs w:val="24"/><w:lang w:val="es-CO" w:eastAsia="en-US" w:bidi="ar-SA"/></w:rPr><w:delText>[Diligenciar: indicador del plan de desarrollo de Caldas]</w:delText></w:r></w:del></w:p></w:tc></w:tr><w:tr><w:trPr><w:del w:id="10866" w:author="Unknown Author" w:date="2026-10-30T04:17:53Z"/><w:cantSplit w:val="true"/></w:trPr><w:tc><w:tcPr><w:tcW w:w="1659" w:type="dxa"/><w:tcBorders></w:tcBorders><w:shd w:color="auto" w:fill="F7F7F7" w:val="clear"/></w:tcPr><w:p><w:pPr><w:pStyle w:val="Tabla9"/><w:widowControl/><w:jc w:val="left"/><w:rPr><w:kern w:val="0"/><w:szCs w:val="24"/><w:lang w:val="es-CO" w:eastAsia="en-US" w:bidi="ar-SA"/><w:del w:id="10868" w:author="Unknown Author" w:date="2026-10-30T04:17:53Z"></w:del></w:rPr></w:pPr><w:del w:id="10867" w:author="Unknown Author" w:date="2026-10-30T04:17:53Z"><w:r><w:rPr><w:kern w:val="0"/><w:szCs w:val="24"/><w:lang w:val="es-CO" w:eastAsia="en-US" w:bidi="ar-SA"/></w:rPr><w:delText>Cundinamarca</w:delText></w:r></w:del></w:p></w:tc><w:tc><w:tcPr><w:tcW w:w="1409" w:type="dxa"/><w:tcBorders></w:tcBorders><w:shd w:color="auto" w:fill="F7F7F7" w:val="clear"/></w:tcPr><w:p><w:pPr><w:pStyle w:val="Tabla9"/><w:widowControl/><w:jc w:val="left"/><w:rPr><w:kern w:val="0"/><w:szCs w:val="24"/><w:lang w:val="es-CO" w:eastAsia="en-US" w:bidi="ar-SA"/><w:del w:id="10870" w:author="Unknown Author" w:date="2026-10-30T04:17:53Z"></w:del></w:rPr></w:pPr><w:del w:id="10869" w:author="Unknown Author" w:date="2026-10-30T04:17:53Z"><w:r><w:rPr><w:kern w:val="0"/><w:szCs w:val="24"/><w:lang w:val="es-CO" w:eastAsia="en-US" w:bidi="ar-SA"/></w:rPr><w:delText>34</w:delText></w:r></w:del></w:p></w:tc><w:tc><w:tcPr><w:tcW w:w="1245" w:type="dxa"/><w:tcBorders></w:tcBorders><w:shd w:color="auto" w:fill="F7F7F7" w:val="clear"/></w:tcPr><w:p><w:pPr><w:pStyle w:val="Tabla9"/><w:widowControl/><w:jc w:val="left"/><w:rPr><w:kern w:val="0"/><w:szCs w:val="24"/><w:lang w:val="es-CO" w:eastAsia="en-US" w:bidi="ar-SA"/><w:del w:id="10872" w:author="Unknown Author" w:date="2026-10-30T04:17:53Z"></w:del></w:rPr></w:pPr><w:del w:id="10871" w:author="Unknown Author" w:date="2026-10-30T04:17:53Z"><w:r><w:rPr><w:kern w:val="0"/><w:szCs w:val="24"/><w:lang w:val="es-CO" w:eastAsia="en-US" w:bidi="ar-SA"/></w:rPr><w:delText>24</w:delText></w:r></w:del></w:p></w:tc><w:tc><w:tcPr><w:tcW w:w="1990" w:type="dxa"/><w:tcBorders></w:tcBorders><w:shd w:color="auto" w:fill="F7F7F7" w:val="clear"/></w:tcPr><w:p><w:pPr><w:pStyle w:val="Tabla9"/><w:widowControl/><w:jc w:val="left"/><w:rPr><w:kern w:val="0"/><w:szCs w:val="24"/><w:lang w:val="es-CO" w:eastAsia="en-US" w:bidi="ar-SA"/><w:del w:id="10874" w:author="Unknown Author" w:date="2026-10-30T04:17:53Z"></w:del></w:rPr></w:pPr><w:del w:id="10873" w:author="Unknown Author" w:date="2026-10-30T04:17:53Z"><w:r><w:rPr><w:kern w:val="0"/><w:szCs w:val="24"/><w:lang w:val="es-CO" w:eastAsia="en-US" w:bidi="ar-SA"/></w:rPr><w:delText>Cuatro municipales y uno departamental</w:delText></w:r></w:del></w:p></w:tc><w:tc><w:tcPr><w:tcW w:w="1742" w:type="dxa"/><w:tcBorders></w:tcBorders><w:shd w:color="auto" w:fill="F7F7F7" w:val="clear"/></w:tcPr><w:p><w:pPr><w:pStyle w:val="Tabla9"/><w:widowControl/><w:jc w:val="left"/><w:rPr><w:kern w:val="0"/><w:szCs w:val="24"/><w:lang w:val="es-CO" w:eastAsia="en-US" w:bidi="ar-SA"/><w:del w:id="10876" w:author="Unknown Author" w:date="2026-10-30T04:17:53Z"></w:del></w:rPr></w:pPr><w:del w:id="10875" w:author="Unknown Author" w:date="2026-10-30T04:17:53Z"><w:r><w:rPr><w:kern w:val="0"/><w:szCs w:val="24"/><w:lang w:val="es-CO" w:eastAsia="en-US" w:bidi="ar-SA"/></w:rPr><w:delText>80 % o más de las superaciones de umbral con medida registrada</w:delText></w:r></w:del></w:p></w:tc><w:tc><w:tcPr><w:tcW w:w="1908" w:type="dxa"/><w:tcBorders></w:tcBorders><w:shd w:color="auto" w:fill="F7F7F7" w:val="clear"/></w:tcPr><w:p><w:pPr><w:pStyle w:val="Tabla9"/><w:widowControl/><w:jc w:val="left"/><w:rPr><w:kern w:val="0"/><w:szCs w:val="24"/><w:lang w:val="es-CO" w:eastAsia="en-US" w:bidi="ar-SA"/><w:del w:id="10878" w:author="Unknown Author" w:date="2026-10-30T04:17:53Z"></w:del></w:rPr></w:pPr><w:del w:id="10877" w:author="Unknown Author" w:date="2026-10-30T04:17:53Z"><w:r><w:rPr><w:color w:val="00B050"/><w:kern w:val="0"/><w:szCs w:val="24"/><w:lang w:val="es-CO" w:eastAsia="en-US" w:bidi="ar-SA"/></w:rPr><w:delText>[Diligenciar: indicador del plan de desarrollo de Cundinamarca]</w:delText></w:r></w:del></w:p></w:tc></w:tr><w:tr><w:trPr><w:del w:id="10879" w:author="Unknown Author" w:date="2026-10-30T04:17:53Z"/><w:cantSplit w:val="true"/></w:trPr><w:tc><w:tcPr><w:tcW w:w="1659" w:type="dxa"/><w:tcBorders></w:tcBorders></w:tcPr><w:p><w:pPr><w:pStyle w:val="Tabla9"/><w:widowControl/><w:jc w:val="left"/><w:rPr><w:kern w:val="0"/><w:szCs w:val="24"/><w:lang w:val="es-CO" w:eastAsia="en-US" w:bidi="ar-SA"/><w:del w:id="10881" w:author="Unknown Author" w:date="2026-10-30T04:17:53Z"></w:del></w:rPr></w:pPr><w:del w:id="10880" w:author="Unknown Author" w:date="2026-10-30T04:17:53Z"><w:r><w:rPr><w:kern w:val="0"/><w:szCs w:val="24"/><w:lang w:val="es-CO" w:eastAsia="en-US" w:bidi="ar-SA"/></w:rPr><w:delText>Valle del Cauca</w:delText></w:r></w:del></w:p></w:tc><w:tc><w:tcPr><w:tcW w:w="1409" w:type="dxa"/><w:tcBorders></w:tcBorders></w:tcPr><w:p><w:pPr><w:pStyle w:val="Tabla9"/><w:widowControl/><w:jc w:val="left"/><w:rPr><w:kern w:val="0"/><w:szCs w:val="24"/><w:lang w:val="es-CO" w:eastAsia="en-US" w:bidi="ar-SA"/><w:del w:id="10883" w:author="Unknown Author" w:date="2026-10-30T04:17:53Z"></w:del></w:rPr></w:pPr><w:del w:id="10882" w:author="Unknown Author" w:date="2026-10-30T04:17:53Z"><w:r><w:rPr><w:kern w:val="0"/><w:szCs w:val="24"/><w:lang w:val="es-CO" w:eastAsia="en-US" w:bidi="ar-SA"/></w:rPr><w:delText>33</w:delText></w:r></w:del></w:p></w:tc><w:tc><w:tcPr><w:tcW w:w="1245" w:type="dxa"/><w:tcBorders></w:tcBorders></w:tcPr><w:p><w:pPr><w:pStyle w:val="Tabla9"/><w:widowControl/><w:jc w:val="left"/><w:rPr><w:kern w:val="0"/><w:szCs w:val="24"/><w:lang w:val="es-CO" w:eastAsia="en-US" w:bidi="ar-SA"/><w:del w:id="10885" w:author="Unknown Author" w:date="2026-10-30T04:17:53Z"></w:del></w:rPr></w:pPr><w:del w:id="10884" w:author="Unknown Author" w:date="2026-10-30T04:17:53Z"><w:r><w:rPr><w:kern w:val="0"/><w:szCs w:val="24"/><w:lang w:val="es-CO" w:eastAsia="en-US" w:bidi="ar-SA"/></w:rPr><w:delText>24</w:delText></w:r></w:del></w:p></w:tc><w:tc><w:tcPr><w:tcW w:w="1990" w:type="dxa"/><w:tcBorders></w:tcBorders></w:tcPr><w:p><w:pPr><w:pStyle w:val="Tabla9"/><w:widowControl/><w:jc w:val="left"/><w:rPr><w:kern w:val="0"/><w:szCs w:val="24"/><w:lang w:val="es-CO" w:eastAsia="en-US" w:bidi="ar-SA"/><w:del w:id="10887" w:author="Unknown Author" w:date="2026-10-30T04:17:53Z"></w:del></w:rPr></w:pPr><w:del w:id="10886" w:author="Unknown Author" w:date="2026-10-30T04:17:53Z"><w:r><w:rPr><w:kern w:val="0"/><w:szCs w:val="24"/><w:lang w:val="es-CO" w:eastAsia="en-US" w:bidi="ar-SA"/></w:rPr><w:delText>Cuatro municipales y uno departamental</w:delText></w:r></w:del></w:p></w:tc><w:tc><w:tcPr><w:tcW w:w="1742" w:type="dxa"/><w:tcBorders></w:tcBorders></w:tcPr><w:p><w:pPr><w:pStyle w:val="Tabla9"/><w:widowControl/><w:jc w:val="left"/><w:rPr><w:kern w:val="0"/><w:szCs w:val="24"/><w:lang w:val="es-CO" w:eastAsia="en-US" w:bidi="ar-SA"/><w:del w:id="10889" w:author="Unknown Author" w:date="2026-10-30T04:17:53Z"></w:del></w:rPr></w:pPr><w:del w:id="10888" w:author="Unknown Author" w:date="2026-10-30T04:17:53Z"><w:r><w:rPr><w:kern w:val="0"/><w:szCs w:val="24"/><w:lang w:val="es-CO" w:eastAsia="en-US" w:bidi="ar-SA"/></w:rPr><w:delText>80 % o más de las superaciones de umbral con medida registrada</w:delText></w:r></w:del></w:p></w:tc><w:tc><w:tcPr><w:tcW w:w="1908" w:type="dxa"/><w:tcBorders></w:tcBorders></w:tcPr><w:p><w:pPr><w:pStyle w:val="Tabla9"/><w:widowControl/><w:jc w:val="left"/><w:rPr><w:kern w:val="0"/><w:szCs w:val="24"/><w:lang w:val="es-CO" w:eastAsia="en-US" w:bidi="ar-SA"/><w:del w:id="10891" w:author="Unknown Author" w:date="2026-10-30T04:17:53Z"></w:del></w:rPr></w:pPr><w:del w:id="10890" w:author="Unknown Author" w:date="2026-10-30T04:17:53Z"><w:r><w:rPr><w:color w:val="00B050"/><w:kern w:val="0"/><w:szCs w:val="24"/><w:lang w:val="es-CO" w:eastAsia="en-US" w:bidi="ar-SA"/></w:rPr><w:delText>[Diligenciar: indicador del plan de desarrollo del Valle del Cauca]</w:delText></w:r></w:del></w:p></w:tc></w:tr><w:tr><w:trPr><w:del w:id="10892" w:author="Unknown Author" w:date="2026-10-30T04:17:53Z"/><w:cantSplit w:val="true"/></w:trPr><w:tc><w:tcPr><w:tcW w:w="1659" w:type="dxa"/><w:tcBorders><w:bottom w:val="single" w:sz="12" w:space="0" w:color="2A3439"/></w:tcBorders><w:shd w:color="auto" w:fill="F7F7F7" w:val="clear"/></w:tcPr><w:p><w:pPr><w:pStyle w:val="Tabla9"/><w:keepNext w:val="true"/><w:widowControl/><w:jc w:val="left"/><w:rPr><w:kern w:val="0"/><w:szCs w:val="24"/><w:lang w:val="es-CO" w:eastAsia="en-US" w:bidi="ar-SA"/><w:del w:id="10894" w:author="Unknown Author" w:date="2026-10-30T04:17:53Z"></w:del></w:rPr></w:pPr><w:del w:id="10893" w:author="Unknown Author" w:date="2026-10-30T04:17:53Z"><w:r><w:rPr><w:kern w:val="0"/><w:szCs w:val="24"/><w:lang w:val="es-CO" w:eastAsia="en-US" w:bidi="ar-SA"/></w:rPr><w:delText>Total</w:delText></w:r></w:del></w:p></w:tc><w:tc><w:tcPr><w:tcW w:w="1409" w:type="dxa"/><w:tcBorders><w:bottom w:val="single" w:sz="12" w:space="0" w:color="2A3439"/></w:tcBorders><w:shd w:color="auto" w:fill="F7F7F7" w:val="clear"/></w:tcPr><w:p><w:pPr><w:pStyle w:val="Tabla9"/><w:keepNext w:val="true"/><w:widowControl/><w:jc w:val="left"/><w:rPr><w:kern w:val="0"/><w:szCs w:val="24"/><w:lang w:val="es-CO" w:eastAsia="en-US" w:bidi="ar-SA"/><w:del w:id="10896" w:author="Unknown Author" w:date="2026-10-30T04:17:53Z"></w:del></w:rPr></w:pPr><w:del w:id="10895" w:author="Unknown Author" w:date="2026-10-30T04:17:53Z"><w:r><w:rPr><w:kern w:val="0"/><w:szCs w:val="24"/><w:lang w:val="es-CO" w:eastAsia="en-US" w:bidi="ar-SA"/></w:rPr><w:delText>100</w:delText></w:r></w:del></w:p></w:tc><w:tc><w:tcPr><w:tcW w:w="1245" w:type="dxa"/><w:tcBorders><w:bottom w:val="single" w:sz="12" w:space="0" w:color="2A3439"/></w:tcBorders><w:shd w:color="auto" w:fill="F7F7F7" w:val="clear"/></w:tcPr><w:p><w:pPr><w:pStyle w:val="Tabla9"/><w:keepNext w:val="true"/><w:widowControl/><w:jc w:val="left"/><w:rPr><w:kern w:val="0"/><w:szCs w:val="24"/><w:lang w:val="es-CO" w:eastAsia="en-US" w:bidi="ar-SA"/><w:del w:id="10898" w:author="Unknown Author" w:date="2026-10-30T04:17:53Z"></w:del></w:rPr></w:pPr><w:del w:id="10897" w:author="Unknown Author" w:date="2026-10-30T04:17:53Z"><w:r><w:rPr><w:kern w:val="0"/><w:szCs w:val="24"/><w:lang w:val="es-CO" w:eastAsia="en-US" w:bidi="ar-SA"/></w:rPr><w:delText>72, frente a 70 exigidos en total</w:delText></w:r></w:del></w:p></w:tc><w:tc><w:tcPr><w:tcW w:w="1990" w:type="dxa"/><w:tcBorders><w:bottom w:val="single" w:sz="12" w:space="0" w:color="2A3439"/></w:tcBorders><w:shd w:color="auto" w:fill="F7F7F7" w:val="clear"/></w:tcPr><w:p><w:pPr><w:pStyle w:val="Tabla9"/><w:keepNext w:val="true"/><w:widowControl/><w:jc w:val="left"/><w:rPr><w:kern w:val="0"/><w:szCs w:val="24"/><w:lang w:val="es-CO" w:eastAsia="en-US" w:bidi="ar-SA"/><w:del w:id="10900" w:author="Unknown Author" w:date="2026-10-30T04:17:53Z"></w:del></w:rPr></w:pPr><w:del w:id="10899" w:author="Unknown Author" w:date="2026-10-30T04:17:53Z"><w:r><w:rPr><w:kern w:val="0"/><w:szCs w:val="24"/><w:lang w:val="es-CO" w:eastAsia="en-US" w:bidi="ar-SA"/></w:rPr><w:delText>12 municipales y tres departamentales</w:delText></w:r></w:del></w:p></w:tc><w:tc><w:tcPr><w:tcW w:w="1742" w:type="dxa"/><w:tcBorders><w:bottom w:val="single" w:sz="12" w:space="0" w:color="2A3439"/></w:tcBorders><w:shd w:color="auto" w:fill="F7F7F7" w:val="clear"/></w:tcPr><w:p><w:pPr><w:pStyle w:val="Tabla9"/><w:keepNext w:val="true"/><w:widowControl/><w:jc w:val="left"/><w:rPr><w:kern w:val="0"/><w:szCs w:val="24"/><w:lang w:val="es-CO" w:eastAsia="en-US" w:bidi="ar-SA"/><w:del w:id="10902" w:author="Unknown Author" w:date="2026-10-30T04:17:53Z"></w:del></w:rPr></w:pPr><w:del w:id="10901" w:author="Unknown Author" w:date="2026-10-30T04:17:53Z"><w:r><w:rPr><w:kern w:val="0"/><w:szCs w:val="24"/><w:lang w:val="es-CO" w:eastAsia="en-US" w:bidi="ar-SA"/></w:rPr><w:delText>Meta común</w:delText></w:r></w:del></w:p></w:tc><w:tc><w:tcPr><w:tcW w:w="1908" w:type="dxa"/><w:tcBorders><w:bottom w:val="single" w:sz="12" w:space="0" w:color="2A3439"/></w:tcBorders><w:shd w:color="auto" w:fill="F7F7F7" w:val="clear"/></w:tcPr><w:p><w:pPr><w:pStyle w:val="Tabla9"/><w:keepNext w:val="true"/><w:widowControl/><w:jc w:val="left"/><w:rPr><w:kern w:val="0"/><w:szCs w:val="24"/><w:lang w:val="es-CO" w:eastAsia="en-US" w:bidi="ar-SA"/><w:del w:id="10904" w:author="Unknown Author" w:date="2026-10-30T04:17:53Z"></w:del></w:rPr></w:pPr><w:del w:id="10903" w:author="Unknown Author" w:date="2026-10-30T04:17:53Z"><w:r><w:rPr><w:kern w:val="0"/><w:szCs w:val="24"/><w:lang w:val="es-CO" w:eastAsia="en-US" w:bidi="ar-SA"/></w:rPr><w:delText>No aplica</w:delText></w:r></w:del></w:p></w:tc></w:tr></w:tbl><w:p><w:pPr><w:pStyle w:val="TablaNota"/><w:rPr></w:rPr></w:pPr><w:r><w:rPr><w:i/><w:iCs/></w:rPr><w:t>Nota.</w:t></w:r><w:r><w:rPr></w:rPr><w:t xml:space="preserve"> Elaboración propia con la </w:t></w:r><w:ins w:id="10905" w:author="Unknown Author" w:date="2026-10-30T04:17:53Z"><w:r><w:rPr></w:rPr><w:t xml:space="preserve">propuesta de despliegue de 50 </w:t></w:r></w:ins><w:del w:id="10906" w:author="Unknown Author" w:date="2026-10-30T04:17:53Z"><w:r><w:rPr></w:rPr><w:delText xml:space="preserve">distribución de </w:delText></w:r></w:del><w:r><w:rPr></w:rPr><w:t xml:space="preserve">nodos por </w:t></w:r><w:ins w:id="10907" w:author="Unknown Author" w:date="2026-10-30T04:17:53Z"><w:r><w:rPr></w:rPr><w:t>municipio</w:t></w:r></w:ins><w:del w:id="10908" w:author="Unknown Author" w:date="2026-10-30T04:17:53Z"><w:r><w:rPr></w:rPr><w:delText>departamento</w:delText></w:r></w:del><w:r><w:rPr></w:rPr><w:t xml:space="preserve">. El 70 % de </w:t></w:r><w:ins w:id="10909" w:author="Unknown Author" w:date="2026-10-30T04:17:53Z"><w:r><w:rPr></w:rPr><w:t xml:space="preserve">50 nodos es 35 </w:t></w:r></w:ins><w:del w:id="10910" w:author="Unknown Author" w:date="2026-10-30T04:17:53Z"><w:r><w:rPr></w:rPr><w:delText xml:space="preserve">cada cifra se redondea hacia arriba </w:delText></w:r></w:del><w:r><w:rPr></w:rPr><w:t xml:space="preserve">(calculado). </w:t></w:r><w:del w:id="10911" w:author="Unknown Author" w:date="2026-10-30T04:17:53Z"><w:r><w:rPr></w:rPr><w:delText xml:space="preserve">La suma redondeada excede el 70 % de 100 nodos. </w:delText></w:r></w:del><w:r><w:rPr></w:rPr><w:t>Los indicadores de los planes de desarrollo</w:t></w:r><w:ins w:id="10912" w:author="Unknown Author" w:date="2026-10-30T04:17:53Z"><w:r><w:rPr></w:rPr><w:t xml:space="preserve"> municipales y departamentales</w:t></w:r></w:ins><w:r><w:rPr></w:rPr><w:t xml:space="preserve"> no se aportaron.</w:t></w:r></w:p><w:p><w:pPr><w:pStyle w:val="BodyText"/><w:rPr></w:rPr></w:pPr><w:r><w:rPr></w:rPr><w:t xml:space="preserve">La Tabla 17.4 deja </w:t></w:r><w:ins w:id="10913" w:author="Unknown Author" w:date="2026-10-30T04:17:53Z"><w:r><w:rPr></w:rPr><w:t>un campo abierto</w:t></w:r></w:ins><w:del w:id="10914" w:author="Unknown Author" w:date="2026-10-30T04:17:53Z"><w:r><w:rPr></w:rPr><w:delText>dos campos abiertos</w:delText></w:r></w:del><w:r><w:rPr></w:rPr><w:t xml:space="preserve"> por cada </w:t></w:r><w:ins w:id="10915" w:author="Unknown Author" w:date="2026-10-30T04:17:53Z"><w:r><w:rPr></w:rPr><w:t>municipio</w:t></w:r></w:ins><w:del w:id="10916" w:author="Unknown Author" w:date="2026-10-30T04:17:53Z"><w:r><w:rPr></w:rPr><w:delText>departamento</w:delText></w:r></w:del><w:r><w:rPr></w:rPr><w:t xml:space="preserve">. Los planes de desarrollo </w:t></w:r><w:ins w:id="10917" w:author="Unknown Author" w:date="2026-10-30T04:17:53Z"><w:r><w:rPr></w:rPr><w:t>de Manizales, de Calarcá</w:t></w:r></w:ins><w:del w:id="10918" w:author="Unknown Author" w:date="2026-10-30T04:17:53Z"><w:r><w:rPr></w:rPr><w:delText>departamentales no se aportaron</w:delText></w:r></w:del><w:r><w:rPr></w:rPr><w:t xml:space="preserve">, de </w:t></w:r><w:ins w:id="10919" w:author="Unknown Author" w:date="2026-10-30T04:17:53Z"><w:r><w:rPr></w:rPr><w:t xml:space="preserve">Caldas y del Quindío no se aportaron. Por eso </w:t></w:r></w:ins><w:del w:id="10920" w:author="Unknown Author" w:date="2026-10-30T04:17:53Z"><w:r><w:rPr></w:rPr><w:delText xml:space="preserve">modo que </w:delText></w:r></w:del><w:r><w:rPr></w:rPr><w:t xml:space="preserve">la articulación de los impactos con sus indicadores queda pendiente. La contribución se expresa con datos propios: nodos, </w:t></w:r><w:ins w:id="10921" w:author="Unknown Author" w:date="2026-10-30T04:17:53Z"><w:r><w:rPr></w:rPr><w:t>consejos</w:t></w:r></w:ins><w:del w:id="10922" w:author="Unknown Author" w:date="2026-10-30T04:17:53Z"><w:r><w:rPr></w:rPr><w:delText>comités</w:delText></w:r></w:del><w:r><w:rPr></w:rPr><w:t xml:space="preserve"> y municipios. La Tabla 17.5 y la Figura 17.1 muestran la cadena que lleva de los productos a los resultados y a los impactos. La Tabla 17.5 fija el mecanismo y el supuesto de cada eslabón.</w:t></w:r></w:p><w:p><w:pPr><w:pStyle w:val="TablaRotulo"/><w:rPr></w:rPr></w:pPr><w:bookmarkStart w:id="197" w:name="rot_Tabla_17_5"/><w:r><w:rPr><w:b/><w:bCs/></w:rPr><w:t>Tabla 17.5</w:t></w:r><w:bookmarkEnd w:id="197"/></w:p><w:p><w:pPr><w:pStyle w:val="TablaTitulo"/><w:rPr></w:rPr></w:pPr><w:r><w:rPr><w:i/><w:iCs/></w:rPr><w:t>Cadena de los productos a los resultados y a los impactos, con mecanismo y supuesto</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239"/><w:gridCol w:w="2904"/><w:gridCol w:w="2653"/><w:gridCol w:w="2157"/></w:tblGrid><w:tr><w:trPr><w:tblHeader w:val="true"/><w:ins w:id="10923" w:author="Unknown Author" w:date="2026-10-30T04:17:53Z"/><w:cantSplit w:val="true"/></w:trPr><w:tc><w:tcPr><w:tcW w:w="223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0925" w:author="Unknown Author" w:date="2026-10-30T04:17:53Z"></w:ins></w:rPr></w:pPr><w:ins w:id="10924" w:author="Unknown Author" w:date="2026-10-30T04:17:53Z"><w:r><w:rPr><w:b/><w:kern w:val="0"/><w:szCs w:val="24"/><w:lang w:val="es-CO" w:eastAsia="en-US" w:bidi="ar-SA"/></w:rPr><w:t>Resultado o impacto</w:t></w:r></w:ins></w:p></w:tc><w:tc><w:tcPr><w:tcW w:w="290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0927" w:author="Unknown Author" w:date="2026-10-30T04:17:53Z"></w:ins></w:rPr></w:pPr><w:ins w:id="10926" w:author="Unknown Author" w:date="2026-10-30T04:17:53Z"><w:r><w:rPr><w:b/><w:kern w:val="0"/><w:szCs w:val="24"/><w:lang w:val="es-CO" w:eastAsia="en-US" w:bidi="ar-SA"/></w:rPr><w:t>Productos que lo sostienen</w:t></w:r></w:ins></w:p></w:tc><w:tc><w:tcPr><w:tcW w:w="265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0929" w:author="Unknown Author" w:date="2026-10-30T04:17:53Z"></w:ins></w:rPr></w:pPr><w:ins w:id="10928" w:author="Unknown Author" w:date="2026-10-30T04:17:53Z"><w:r><w:rPr><w:b/><w:kern w:val="0"/><w:szCs w:val="24"/><w:lang w:val="es-CO" w:eastAsia="en-US" w:bidi="ar-SA"/></w:rPr><w:t>Mecanismo</w:t></w:r></w:ins></w:p></w:tc><w:tc><w:tcPr><w:tcW w:w="215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0931" w:author="Unknown Author" w:date="2026-10-30T04:17:53Z"></w:ins></w:rPr></w:pPr><w:ins w:id="10930" w:author="Unknown Author" w:date="2026-10-30T04:17:53Z"><w:r><w:rPr><w:b/><w:kern w:val="0"/><w:szCs w:val="24"/><w:lang w:val="es-CO" w:eastAsia="en-US" w:bidi="ar-SA"/></w:rPr><w:t>Supuesto</w:t></w:r></w:ins></w:p></w:tc></w:tr><w:tr><w:trPr><w:ins w:id="10932" w:author="Unknown Author" w:date="2026-10-30T04:17:53Z"/><w:cantSplit w:val="true"/></w:trPr><w:tc><w:tcPr><w:tcW w:w="2239" w:type="dxa"/><w:tcBorders></w:tcBorders></w:tcPr><w:p><w:pPr><w:pStyle w:val="Tabla9"/><w:widowControl/><w:jc w:val="left"/><w:rPr><w:kern w:val="0"/><w:szCs w:val="24"/><w:lang w:val="es-CO" w:eastAsia="en-US" w:bidi="ar-SA"/><w:ins w:id="10934" w:author="Unknown Author" w:date="2026-10-30T04:17:53Z"></w:ins></w:rPr></w:pPr><w:ins w:id="10933" w:author="Unknown Author" w:date="2026-10-30T04:17:53Z"><w:r><w:rPr><w:kern w:val="0"/><w:szCs w:val="24"/><w:lang w:val="es-CO" w:eastAsia="en-US" w:bidi="ar-SA"/></w:rPr><w:t>R1. Error reducido y verificable</w:t></w:r></w:ins></w:p></w:tc><w:tc><w:tcPr><w:tcW w:w="2904" w:type="dxa"/><w:tcBorders></w:tcBorders></w:tcPr><w:p><w:pPr><w:pStyle w:val="Tabla9"/><w:widowControl/><w:jc w:val="left"/><w:rPr><w:kern w:val="0"/><w:szCs w:val="24"/><w:lang w:val="es-CO" w:eastAsia="en-US" w:bidi="ar-SA"/><w:ins w:id="10936" w:author="Unknown Author" w:date="2026-10-30T04:17:53Z"></w:ins></w:rPr></w:pPr><w:ins w:id="10935" w:author="Unknown Author" w:date="2026-10-30T04:17:53Z"><w:r><w:rPr><w:kern w:val="0"/><w:szCs w:val="24"/><w:lang w:val="es-CO" w:eastAsia="en-US" w:bidi="ar-SA"/></w:rPr><w:t>Prototipo validado (sistema de 100 nodos y 10 gateways); infraestructura integrada; documentos de investigación y personas en formación</w:t></w:r></w:ins></w:p></w:tc><w:tc><w:tcPr><w:tcW w:w="2653" w:type="dxa"/><w:tcBorders></w:tcBorders></w:tcPr><w:p><w:pPr><w:pStyle w:val="Tabla9"/><w:widowControl/><w:jc w:val="left"/><w:rPr><w:kern w:val="0"/><w:szCs w:val="24"/><w:lang w:val="es-CO" w:eastAsia="en-US" w:bidi="ar-SA"/><w:ins w:id="10938" w:author="Unknown Author" w:date="2026-10-30T04:17:53Z"></w:ins></w:rPr></w:pPr><w:ins w:id="10937" w:author="Unknown Author" w:date="2026-10-30T04:17:53Z"><w:r><w:rPr><w:kern w:val="0"/><w:szCs w:val="24"/><w:lang w:val="es-CO" w:eastAsia="en-US" w:bidi="ar-SA"/></w:rPr><w:t>La colocalización con referencia permite compensar en el gateway el sesgo por humedad y fracción gruesa</w:t></w:r></w:ins></w:p></w:tc><w:tc><w:tcPr><w:tcW w:w="2157" w:type="dxa"/><w:tcBorders></w:tcBorders></w:tcPr><w:p><w:pPr><w:pStyle w:val="Tabla9"/><w:widowControl/><w:jc w:val="left"/><w:rPr><w:kern w:val="0"/><w:szCs w:val="24"/><w:lang w:val="es-CO" w:eastAsia="en-US" w:bidi="ar-SA"/><w:ins w:id="10940" w:author="Unknown Author" w:date="2026-10-30T04:17:53Z"></w:ins></w:rPr></w:pPr><w:ins w:id="10939" w:author="Unknown Author" w:date="2026-10-30T04:17:53Z"><w:r><w:rPr><w:kern w:val="0"/><w:szCs w:val="24"/><w:lang w:val="es-CO" w:eastAsia="en-US" w:bidi="ar-SA"/></w:rPr><w:t>El modelo generaliza entre los dos municipios</w:t></w:r></w:ins></w:p></w:tc></w:tr><w:tr><w:trPr><w:ins w:id="10941" w:author="Unknown Author" w:date="2026-10-30T04:17:53Z"/><w:cantSplit w:val="true"/></w:trPr><w:tc><w:tcPr><w:tcW w:w="2239" w:type="dxa"/><w:tcBorders></w:tcBorders><w:shd w:color="auto" w:fill="F7F7F7" w:val="clear"/></w:tcPr><w:p><w:pPr><w:pStyle w:val="Tabla9"/><w:widowControl/><w:jc w:val="left"/><w:rPr><w:kern w:val="0"/><w:szCs w:val="24"/><w:lang w:val="es-CO" w:eastAsia="en-US" w:bidi="ar-SA"/><w:ins w:id="10943" w:author="Unknown Author" w:date="2026-10-30T04:17:53Z"></w:ins></w:rPr></w:pPr><w:ins w:id="10942" w:author="Unknown Author" w:date="2026-10-30T04:17:53Z"><w:r><w:rPr><w:kern w:val="0"/><w:szCs w:val="24"/><w:lang w:val="es-CO" w:eastAsia="en-US" w:bidi="ar-SA"/></w:rPr><w:t>R2. Disponibilidad de la red</w:t></w:r></w:ins></w:p></w:tc><w:tc><w:tcPr><w:tcW w:w="2904" w:type="dxa"/><w:tcBorders></w:tcBorders><w:shd w:color="auto" w:fill="F7F7F7" w:val="clear"/></w:tcPr><w:p><w:pPr><w:pStyle w:val="Tabla9"/><w:widowControl/><w:jc w:val="left"/><w:rPr><w:kern w:val="0"/><w:szCs w:val="24"/><w:lang w:val="es-CO" w:eastAsia="en-US" w:bidi="ar-SA"/><w:ins w:id="10945" w:author="Unknown Author" w:date="2026-10-30T04:17:53Z"></w:ins></w:rPr></w:pPr><w:ins w:id="10944" w:author="Unknown Author" w:date="2026-10-30T04:17:53Z"><w:r><w:rPr><w:kern w:val="0"/><w:szCs w:val="24"/><w:lang w:val="es-CO" w:eastAsia="en-US" w:bidi="ar-SA"/></w:rPr><w:t>Infraestructura integrada; prototipo validado</w:t></w:r></w:ins></w:p></w:tc><w:tc><w:tcPr><w:tcW w:w="2653" w:type="dxa"/><w:tcBorders></w:tcBorders><w:shd w:color="auto" w:fill="F7F7F7" w:val="clear"/></w:tcPr><w:p><w:pPr><w:pStyle w:val="Tabla9"/><w:widowControl/><w:jc w:val="left"/><w:rPr><w:kern w:val="0"/><w:szCs w:val="24"/><w:lang w:val="es-CO" w:eastAsia="en-US" w:bidi="ar-SA"/><w:ins w:id="10947" w:author="Unknown Author" w:date="2026-10-30T04:17:53Z"></w:ins></w:rPr></w:pPr><w:ins w:id="10946" w:author="Unknown Author" w:date="2026-10-30T04:17:53Z"><w:r><w:rPr><w:kern w:val="0"/><w:szCs w:val="24"/><w:lang w:val="es-CO" w:eastAsia="en-US" w:bidi="ar-SA"/></w:rPr><w:t>Autonomía de 14 días sin sol, enlace alterno y almacenamiento local de siete días sostienen el dato</w:t></w:r></w:ins></w:p></w:tc><w:tc><w:tcPr><w:tcW w:w="2157" w:type="dxa"/><w:tcBorders></w:tcBorders><w:shd w:color="auto" w:fill="F7F7F7" w:val="clear"/></w:tcPr><w:p><w:pPr><w:pStyle w:val="Tabla9"/><w:widowControl/><w:jc w:val="left"/><w:rPr><w:kern w:val="0"/><w:szCs w:val="24"/><w:lang w:val="es-CO" w:eastAsia="en-US" w:bidi="ar-SA"/><w:ins w:id="10949" w:author="Unknown Author" w:date="2026-10-30T04:17:53Z"></w:ins></w:rPr></w:pPr><w:ins w:id="10948" w:author="Unknown Author" w:date="2026-10-30T04:17:53Z"><w:r><w:rPr><w:kern w:val="0"/><w:szCs w:val="24"/><w:lang w:val="es-CO" w:eastAsia="en-US" w:bidi="ar-SA"/></w:rPr><w:t>La red celular y el acceso a los sitios no fallan de forma prolongada</w:t></w:r></w:ins></w:p></w:tc></w:tr><w:tr><w:trPr><w:ins w:id="10950" w:author="Unknown Author" w:date="2026-10-30T04:17:53Z"/><w:cantSplit w:val="true"/></w:trPr><w:tc><w:tcPr><w:tcW w:w="2239" w:type="dxa"/><w:tcBorders></w:tcBorders></w:tcPr><w:p><w:pPr><w:pStyle w:val="Tabla9"/><w:widowControl/><w:jc w:val="left"/><w:rPr><w:kern w:val="0"/><w:szCs w:val="24"/><w:lang w:val="es-CO" w:eastAsia="en-US" w:bidi="ar-SA"/><w:ins w:id="10952" w:author="Unknown Author" w:date="2026-10-30T04:17:53Z"></w:ins></w:rPr></w:pPr><w:ins w:id="10951" w:author="Unknown Author" w:date="2026-10-30T04:17:53Z"><w:r><w:rPr><w:kern w:val="0"/><w:szCs w:val="24"/><w:lang w:val="es-CO" w:eastAsia="en-US" w:bidi="ar-SA"/></w:rPr><w:t>R3. Uso institucional</w:t></w:r></w:ins></w:p></w:tc><w:tc><w:tcPr><w:tcW w:w="2904" w:type="dxa"/><w:tcBorders></w:tcBorders></w:tcPr><w:p><w:pPr><w:pStyle w:val="Tabla9"/><w:widowControl/><w:jc w:val="left"/><w:rPr><w:kern w:val="0"/><w:szCs w:val="24"/><w:lang w:val="es-CO" w:eastAsia="en-US" w:bidi="ar-SA"/><w:ins w:id="10954" w:author="Unknown Author" w:date="2026-10-30T04:17:53Z"></w:ins></w:rPr></w:pPr><w:ins w:id="10953" w:author="Unknown Author" w:date="2026-10-30T04:17:53Z"><w:r><w:rPr><w:kern w:val="0"/><w:szCs w:val="24"/><w:lang w:val="es-CO" w:eastAsia="en-US" w:bidi="ar-SA"/></w:rPr><w:t>Documentos de planeación (protocolo de alerta y plan de sostenibilidad); 29 actividades de apropiación; asistencia técnica a cuatro consejos</w:t></w:r></w:ins></w:p></w:tc><w:tc><w:tcPr><w:tcW w:w="2653" w:type="dxa"/><w:tcBorders></w:tcBorders></w:tcPr><w:p><w:pPr><w:pStyle w:val="Tabla9"/><w:widowControl/><w:jc w:val="left"/><w:rPr><w:kern w:val="0"/><w:szCs w:val="24"/><w:lang w:val="es-CO" w:eastAsia="en-US" w:bidi="ar-SA"/><w:ins w:id="10956" w:author="Unknown Author" w:date="2026-10-30T04:17:53Z"></w:ins></w:rPr></w:pPr><w:ins w:id="10955" w:author="Unknown Author" w:date="2026-10-30T04:17:53Z"><w:r><w:rPr><w:kern w:val="0"/><w:szCs w:val="24"/><w:lang w:val="es-CO" w:eastAsia="en-US" w:bidi="ar-SA"/></w:rPr><w:t>El co-diseño y la formación elevan la utilidad percibida del tablero</w:t></w:r></w:ins></w:p></w:tc><w:tc><w:tcPr><w:tcW w:w="2157" w:type="dxa"/><w:tcBorders></w:tcBorders></w:tcPr><w:p><w:pPr><w:pStyle w:val="Tabla9"/><w:widowControl/><w:jc w:val="left"/><w:rPr><w:kern w:val="0"/><w:szCs w:val="24"/><w:lang w:val="es-CO" w:eastAsia="en-US" w:bidi="ar-SA"/><w:ins w:id="10958" w:author="Unknown Author" w:date="2026-10-30T04:17:53Z"></w:ins></w:rPr></w:pPr><w:ins w:id="10957" w:author="Unknown Author" w:date="2026-10-30T04:17:53Z"><w:r><w:rPr><w:kern w:val="0"/><w:szCs w:val="24"/><w:lang w:val="es-CO" w:eastAsia="en-US" w:bidi="ar-SA"/></w:rPr><w:t>Los consejos sesionan y designan personal</w:t></w:r></w:ins></w:p></w:tc></w:tr><w:tr><w:trPr><w:ins w:id="10959" w:author="Unknown Author" w:date="2026-10-30T04:17:53Z"/><w:cantSplit w:val="true"/></w:trPr><w:tc><w:tcPr><w:tcW w:w="2239" w:type="dxa"/><w:tcBorders></w:tcBorders><w:shd w:color="auto" w:fill="F7F7F7" w:val="clear"/></w:tcPr><w:p><w:pPr><w:pStyle w:val="Tabla9"/><w:widowControl/><w:jc w:val="left"/><w:rPr><w:kern w:val="0"/><w:szCs w:val="24"/><w:lang w:val="es-CO" w:eastAsia="en-US" w:bidi="ar-SA"/><w:ins w:id="10961" w:author="Unknown Author" w:date="2026-10-30T04:17:53Z"></w:ins></w:rPr></w:pPr><w:ins w:id="10960" w:author="Unknown Author" w:date="2026-10-30T04:17:53Z"><w:r><w:rPr><w:kern w:val="0"/><w:szCs w:val="24"/><w:lang w:val="es-CO" w:eastAsia="en-US" w:bidi="ar-SA"/></w:rPr><w:t>R4. Menos falsas alarmas</w:t></w:r></w:ins></w:p></w:tc><w:tc><w:tcPr><w:tcW w:w="2904" w:type="dxa"/><w:tcBorders></w:tcBorders><w:shd w:color="auto" w:fill="F7F7F7" w:val="clear"/></w:tcPr><w:p><w:pPr><w:pStyle w:val="Tabla9"/><w:widowControl/><w:jc w:val="left"/><w:rPr><w:kern w:val="0"/><w:szCs w:val="24"/><w:lang w:val="es-CO" w:eastAsia="en-US" w:bidi="ar-SA"/><w:ins w:id="10963" w:author="Unknown Author" w:date="2026-10-30T04:17:53Z"></w:ins></w:rPr></w:pPr><w:ins w:id="10962" w:author="Unknown Author" w:date="2026-10-30T04:17:53Z"><w:r><w:rPr><w:kern w:val="0"/><w:szCs w:val="24"/><w:lang w:val="es-CO" w:eastAsia="en-US" w:bidi="ar-SA"/></w:rPr><w:t>Prototipo validado; documentos de planeación</w:t></w:r></w:ins></w:p></w:tc><w:tc><w:tcPr><w:tcW w:w="2653" w:type="dxa"/><w:tcBorders></w:tcBorders><w:shd w:color="auto" w:fill="F7F7F7" w:val="clear"/></w:tcPr><w:p><w:pPr><w:pStyle w:val="Tabla9"/><w:widowControl/><w:jc w:val="left"/><w:rPr><w:kern w:val="0"/><w:szCs w:val="24"/><w:lang w:val="es-CO" w:eastAsia="en-US" w:bidi="ar-SA"/><w:ins w:id="10965" w:author="Unknown Author" w:date="2026-10-30T04:17:53Z"></w:ins></w:rPr></w:pPr><w:ins w:id="10964" w:author="Unknown Author" w:date="2026-10-30T04:17:53Z"><w:r><w:rPr><w:kern w:val="0"/><w:szCs w:val="24"/><w:lang w:val="es-CO" w:eastAsia="en-US" w:bidi="ar-SA"/></w:rPr><w:t>Una medición con error conocido permite fijar umbrales que reducen alertas innecesarias</w:t></w:r></w:ins></w:p></w:tc><w:tc><w:tcPr><w:tcW w:w="2157" w:type="dxa"/><w:tcBorders></w:tcBorders><w:shd w:color="auto" w:fill="F7F7F7" w:val="clear"/></w:tcPr><w:p><w:pPr><w:pStyle w:val="Tabla9"/><w:widowControl/><w:jc w:val="left"/><w:rPr><w:kern w:val="0"/><w:szCs w:val="24"/><w:lang w:val="es-CO" w:eastAsia="en-US" w:bidi="ar-SA"/><w:ins w:id="10967" w:author="Unknown Author" w:date="2026-10-30T04:17:53Z"></w:ins></w:rPr></w:pPr><w:ins w:id="10966" w:author="Unknown Author" w:date="2026-10-30T04:17:53Z"><w:r><w:rPr><w:kern w:val="0"/><w:szCs w:val="24"/><w:lang w:val="es-CO" w:eastAsia="en-US" w:bidi="ar-SA"/></w:rPr><w:t>Línea base medida en el tramo 1</w:t></w:r></w:ins></w:p></w:tc></w:tr><w:tr><w:trPr><w:ins w:id="10968" w:author="Unknown Author" w:date="2026-10-30T04:17:53Z"/><w:cantSplit w:val="true"/></w:trPr><w:tc><w:tcPr><w:tcW w:w="2239" w:type="dxa"/><w:tcBorders></w:tcBorders></w:tcPr><w:p><w:pPr><w:pStyle w:val="Tabla9"/><w:widowControl/><w:jc w:val="left"/><w:rPr><w:kern w:val="0"/><w:szCs w:val="24"/><w:lang w:val="es-CO" w:eastAsia="en-US" w:bidi="ar-SA"/><w:ins w:id="10970" w:author="Unknown Author" w:date="2026-10-30T04:17:53Z"></w:ins></w:rPr></w:pPr><w:ins w:id="10969" w:author="Unknown Author" w:date="2026-10-30T04:17:53Z"><w:r><w:rPr><w:kern w:val="0"/><w:szCs w:val="24"/><w:lang w:val="es-CO" w:eastAsia="en-US" w:bidi="ar-SA"/></w:rPr><w:t>R5. Capacidad instalada</w:t></w:r></w:ins></w:p></w:tc><w:tc><w:tcPr><w:tcW w:w="2904" w:type="dxa"/><w:tcBorders></w:tcBorders></w:tcPr><w:p><w:pPr><w:pStyle w:val="Tabla9"/><w:widowControl/><w:jc w:val="left"/><w:rPr><w:kern w:val="0"/><w:szCs w:val="24"/><w:lang w:val="es-CO" w:eastAsia="en-US" w:bidi="ar-SA"/><w:ins w:id="10972" w:author="Unknown Author" w:date="2026-10-30T04:17:53Z"></w:ins></w:rPr></w:pPr><w:ins w:id="10971" w:author="Unknown Author" w:date="2026-10-30T04:17:53Z"><w:r><w:rPr><w:kern w:val="0"/><w:szCs w:val="24"/><w:lang w:val="es-CO" w:eastAsia="en-US" w:bidi="ar-SA"/></w:rPr><w:t>Asistencia técnica (60 personas y cuatro consejos); apropiación social</w:t></w:r></w:ins></w:p></w:tc><w:tc><w:tcPr><w:tcW w:w="2653" w:type="dxa"/><w:tcBorders></w:tcBorders></w:tcPr><w:p><w:pPr><w:pStyle w:val="Tabla9"/><w:widowControl/><w:jc w:val="left"/><w:rPr><w:kern w:val="0"/><w:szCs w:val="24"/><w:lang w:val="es-CO" w:eastAsia="en-US" w:bidi="ar-SA"/><w:ins w:id="10974" w:author="Unknown Author" w:date="2026-10-30T04:17:53Z"></w:ins></w:rPr></w:pPr><w:ins w:id="10973" w:author="Unknown Author" w:date="2026-10-30T04:17:53Z"><w:r><w:rPr><w:kern w:val="0"/><w:szCs w:val="24"/><w:lang w:val="es-CO" w:eastAsia="en-US" w:bidi="ar-SA"/></w:rPr><w:t>La formación práctica certifica personal que opera la red</w:t></w:r></w:ins></w:p></w:tc><w:tc><w:tcPr><w:tcW w:w="2157" w:type="dxa"/><w:tcBorders></w:tcBorders></w:tcPr><w:p><w:pPr><w:pStyle w:val="Tabla9"/><w:widowControl/><w:jc w:val="left"/><w:rPr><w:kern w:val="0"/><w:szCs w:val="24"/><w:lang w:val="es-CO" w:eastAsia="en-US" w:bidi="ar-SA"/><w:ins w:id="10976" w:author="Unknown Author" w:date="2026-10-30T04:17:53Z"></w:ins></w:rPr></w:pPr><w:ins w:id="10975" w:author="Unknown Author" w:date="2026-10-30T04:17:53Z"><w:r><w:rPr><w:kern w:val="0"/><w:szCs w:val="24"/><w:lang w:val="es-CO" w:eastAsia="en-US" w:bidi="ar-SA"/></w:rPr><w:t>Las entidades custodias designan personal permanente</w:t></w:r></w:ins></w:p></w:tc></w:tr><w:tr><w:trPr><w:ins w:id="10977" w:author="Unknown Author" w:date="2026-10-30T04:17:53Z"/><w:cantSplit w:val="true"/></w:trPr><w:tc><w:tcPr><w:tcW w:w="2239" w:type="dxa"/><w:tcBorders></w:tcBorders><w:shd w:color="auto" w:fill="F7F7F7" w:val="clear"/></w:tcPr><w:p><w:pPr><w:pStyle w:val="Tabla9"/><w:widowControl/><w:jc w:val="left"/><w:rPr><w:kern w:val="0"/><w:szCs w:val="24"/><w:lang w:val="es-CO" w:eastAsia="en-US" w:bidi="ar-SA"/><w:ins w:id="10979" w:author="Unknown Author" w:date="2026-10-30T04:17:53Z"></w:ins></w:rPr></w:pPr><w:ins w:id="10978" w:author="Unknown Author" w:date="2026-10-30T04:17:53Z"><w:r><w:rPr><w:kern w:val="0"/><w:szCs w:val="24"/><w:lang w:val="es-CO" w:eastAsia="en-US" w:bidi="ar-SA"/></w:rPr><w:t>R6. Gemelo predictivo con error medido</w:t></w:r></w:ins></w:p></w:tc><w:tc><w:tcPr><w:tcW w:w="2904" w:type="dxa"/><w:tcBorders></w:tcBorders><w:shd w:color="auto" w:fill="F7F7F7" w:val="clear"/></w:tcPr><w:p><w:pPr><w:pStyle w:val="Tabla9"/><w:widowControl/><w:jc w:val="left"/><w:rPr><w:kern w:val="0"/><w:szCs w:val="24"/><w:lang w:val="es-CO" w:eastAsia="en-US" w:bidi="ar-SA"/><w:ins w:id="10981" w:author="Unknown Author" w:date="2026-10-30T04:17:53Z"></w:ins></w:rPr></w:pPr><w:ins w:id="10980" w:author="Unknown Author" w:date="2026-10-30T04:17:53Z"><w:r><w:rPr><w:kern w:val="0"/><w:szCs w:val="24"/><w:lang w:val="es-CO" w:eastAsia="en-US" w:bidi="ar-SA"/></w:rPr><w:t>Prototipo validado (gemelo predictivo); infraestructura integrada con el laboratorio de modelación</w:t></w:r></w:ins></w:p></w:tc><w:tc><w:tcPr><w:tcW w:w="2653" w:type="dxa"/><w:tcBorders></w:tcBorders><w:shd w:color="auto" w:fill="F7F7F7" w:val="clear"/></w:tcPr><w:p><w:pPr><w:pStyle w:val="Tabla9"/><w:widowControl/><w:jc w:val="left"/><w:rPr><w:kern w:val="0"/><w:szCs w:val="24"/><w:lang w:val="es-CO" w:eastAsia="en-US" w:bidi="ar-SA"/><w:ins w:id="10983" w:author="Unknown Author" w:date="2026-10-30T04:17:53Z"></w:ins></w:rPr></w:pPr><w:ins w:id="10982" w:author="Unknown Author" w:date="2026-10-30T04:17:53Z"><w:r><w:rPr><w:kern w:val="0"/><w:szCs w:val="24"/><w:lang w:val="es-CO" w:eastAsia="en-US" w:bidi="ar-SA"/></w:rPr><w:t>La calibración con polvo del territorio y la validación con eventos reales acotan el error del modelo</w:t></w:r></w:ins></w:p></w:tc><w:tc><w:tcPr><w:tcW w:w="2157" w:type="dxa"/><w:tcBorders></w:tcBorders><w:shd w:color="auto" w:fill="F7F7F7" w:val="clear"/></w:tcPr><w:p><w:pPr><w:pStyle w:val="Tabla9"/><w:widowControl/><w:jc w:val="left"/><w:rPr><w:kern w:val="0"/><w:szCs w:val="24"/><w:lang w:val="es-CO" w:eastAsia="en-US" w:bidi="ar-SA"/><w:ins w:id="10985" w:author="Unknown Author" w:date="2026-10-30T04:17:53Z"></w:ins></w:rPr></w:pPr><w:ins w:id="10984" w:author="Unknown Author" w:date="2026-10-30T04:17:53Z"><w:r><w:rPr><w:kern w:val="0"/><w:szCs w:val="24"/><w:lang w:val="es-CO" w:eastAsia="en-US" w:bidi="ar-SA"/></w:rPr><w:t>Se miden al menos seis eventos válidos con acceso acordado</w:t></w:r></w:ins></w:p></w:tc></w:tr><w:tr><w:trPr><w:ins w:id="10986" w:author="Unknown Author" w:date="2026-10-30T04:17:53Z"/><w:cantSplit w:val="true"/></w:trPr><w:tc><w:tcPr><w:tcW w:w="2239" w:type="dxa"/><w:tcBorders></w:tcBorders></w:tcPr><w:p><w:pPr><w:pStyle w:val="Tabla9"/><w:widowControl/><w:jc w:val="left"/><w:rPr><w:kern w:val="0"/><w:szCs w:val="24"/><w:lang w:val="es-CO" w:eastAsia="en-US" w:bidi="ar-SA"/><w:ins w:id="10988" w:author="Unknown Author" w:date="2026-10-30T04:17:53Z"></w:ins></w:rPr></w:pPr><w:ins w:id="10987" w:author="Unknown Author" w:date="2026-10-30T04:17:53Z"><w:r><w:rPr><w:kern w:val="0"/><w:szCs w:val="24"/><w:lang w:val="es-CO" w:eastAsia="en-US" w:bidi="ar-SA"/></w:rPr><w:t>R7. Evaluaciones previas entregadas</w:t></w:r></w:ins></w:p></w:tc><w:tc><w:tcPr><w:tcW w:w="2904" w:type="dxa"/><w:tcBorders></w:tcBorders></w:tcPr><w:p><w:pPr><w:pStyle w:val="Tabla9"/><w:widowControl/><w:jc w:val="left"/><w:rPr><w:kern w:val="0"/><w:szCs w:val="24"/><w:lang w:val="es-CO" w:eastAsia="en-US" w:bidi="ar-SA"/><w:ins w:id="10990" w:author="Unknown Author" w:date="2026-10-30T04:17:53Z"></w:ins></w:rPr></w:pPr><w:ins w:id="10989" w:author="Unknown Author" w:date="2026-10-30T04:17:53Z"><w:r><w:rPr><w:kern w:val="0"/><w:szCs w:val="24"/><w:lang w:val="es-CO" w:eastAsia="en-US" w:bidi="ar-SA"/></w:rPr><w:t>Documentos de planeación (protocolo de evaluación previa); prototipo validado (gemelo predictivo)</w:t></w:r></w:ins></w:p></w:tc><w:tc><w:tcPr><w:tcW w:w="2653" w:type="dxa"/><w:tcBorders></w:tcBorders></w:tcPr><w:p><w:pPr><w:pStyle w:val="Tabla9"/><w:widowControl/><w:jc w:val="left"/><w:rPr><w:kern w:val="0"/><w:szCs w:val="24"/><w:lang w:val="es-CO" w:eastAsia="en-US" w:bidi="ar-SA"/><w:ins w:id="10992" w:author="Unknown Author" w:date="2026-10-30T04:17:53Z"></w:ins></w:rPr></w:pPr><w:ins w:id="10991" w:author="Unknown Author" w:date="2026-10-30T04:17:53Z"><w:r><w:rPr><w:kern w:val="0"/><w:szCs w:val="24"/><w:lang w:val="es-CO" w:eastAsia="en-US" w:bidi="ar-SA"/></w:rPr><w:t>Un informe con la exposición esperada y las medidas sugeridas da a la entidad un insumo antes de decidir el método de demolición</w:t></w:r></w:ins></w:p></w:tc><w:tc><w:tcPr><w:tcW w:w="2157" w:type="dxa"/><w:tcBorders></w:tcBorders></w:tcPr><w:p><w:pPr><w:pStyle w:val="Tabla9"/><w:widowControl/><w:jc w:val="left"/><w:rPr><w:kern w:val="0"/><w:szCs w:val="24"/><w:lang w:val="es-CO" w:eastAsia="en-US" w:bidi="ar-SA"/><w:ins w:id="10994" w:author="Unknown Author" w:date="2026-10-30T04:17:53Z"></w:ins></w:rPr></w:pPr><w:ins w:id="10993" w:author="Unknown Author" w:date="2026-10-30T04:17:53Z"><w:r><w:rPr><w:kern w:val="0"/><w:szCs w:val="24"/><w:lang w:val="es-CO" w:eastAsia="en-US" w:bidi="ar-SA"/></w:rPr><w:t>La entidad territorial o el propietario solicitan la evaluación antes de demoler</w:t></w:r></w:ins></w:p></w:tc></w:tr><w:tr><w:trPr><w:ins w:id="10995" w:author="Unknown Author" w:date="2026-10-30T04:17:53Z"/><w:cantSplit w:val="true"/></w:trPr><w:tc><w:tcPr><w:tcW w:w="2239" w:type="dxa"/><w:tcBorders></w:tcBorders><w:shd w:color="auto" w:fill="F7F7F7" w:val="clear"/></w:tcPr><w:p><w:pPr><w:pStyle w:val="Tabla9"/><w:widowControl/><w:jc w:val="left"/><w:rPr><w:kern w:val="0"/><w:szCs w:val="24"/><w:lang w:val="es-CO" w:eastAsia="en-US" w:bidi="ar-SA"/><w:ins w:id="10997" w:author="Unknown Author" w:date="2026-10-30T04:17:53Z"></w:ins></w:rPr></w:pPr><w:ins w:id="10996" w:author="Unknown Author" w:date="2026-10-30T04:17:53Z"><w:r><w:rPr><w:kern w:val="0"/><w:szCs w:val="24"/><w:lang w:val="es-CO" w:eastAsia="en-US" w:bidi="ar-SA"/></w:rPr><w:t>I1. Activación del protocolo</w:t></w:r></w:ins></w:p></w:tc><w:tc><w:tcPr><w:tcW w:w="2904" w:type="dxa"/><w:tcBorders></w:tcBorders><w:shd w:color="auto" w:fill="F7F7F7" w:val="clear"/></w:tcPr><w:p><w:pPr><w:pStyle w:val="Tabla9"/><w:widowControl/><w:jc w:val="left"/><w:rPr><w:kern w:val="0"/><w:szCs w:val="24"/><w:lang w:val="es-CO" w:eastAsia="en-US" w:bidi="ar-SA"/><w:ins w:id="10999" w:author="Unknown Author" w:date="2026-10-30T04:17:53Z"></w:ins></w:rPr></w:pPr><w:ins w:id="10998" w:author="Unknown Author" w:date="2026-10-30T04:17:53Z"><w:r><w:rPr><w:kern w:val="0"/><w:szCs w:val="24"/><w:lang w:val="es-CO" w:eastAsia="en-US" w:bidi="ar-SA"/></w:rPr><w:t>R3, R4 y R5; documentos de planeación</w:t></w:r></w:ins></w:p></w:tc><w:tc><w:tcPr><w:tcW w:w="2653" w:type="dxa"/><w:tcBorders></w:tcBorders><w:shd w:color="auto" w:fill="F7F7F7" w:val="clear"/></w:tcPr><w:p><w:pPr><w:pStyle w:val="Tabla9"/><w:widowControl/><w:jc w:val="left"/><w:rPr><w:kern w:val="0"/><w:szCs w:val="24"/><w:lang w:val="es-CO" w:eastAsia="en-US" w:bidi="ar-SA"/><w:ins w:id="11001" w:author="Unknown Author" w:date="2026-10-30T04:17:53Z"></w:ins></w:rPr></w:pPr><w:ins w:id="11000" w:author="Unknown Author" w:date="2026-10-30T04:17:53Z"><w:r><w:rPr><w:kern w:val="0"/><w:szCs w:val="24"/><w:lang w:val="es-CO" w:eastAsia="en-US" w:bidi="ar-SA"/></w:rPr><w:t>Una alerta modifica la conducta cuando un portador de decisión la incorpora en su protocolo</w:t></w:r></w:ins></w:p></w:tc><w:tc><w:tcPr><w:tcW w:w="2157" w:type="dxa"/><w:tcBorders></w:tcBorders><w:shd w:color="auto" w:fill="F7F7F7" w:val="clear"/></w:tcPr><w:p><w:pPr><w:pStyle w:val="Tabla9"/><w:widowControl/><w:jc w:val="left"/><w:rPr><w:kern w:val="0"/><w:szCs w:val="24"/><w:lang w:val="es-CO" w:eastAsia="en-US" w:bidi="ar-SA"/><w:ins w:id="11003" w:author="Unknown Author" w:date="2026-10-30T04:17:53Z"></w:ins></w:rPr></w:pPr><w:ins w:id="11002" w:author="Unknown Author" w:date="2026-10-30T04:17:53Z"><w:r><w:rPr><w:kern w:val="0"/><w:szCs w:val="24"/><w:lang w:val="es-CO" w:eastAsia="en-US" w:bidi="ar-SA"/></w:rPr><w:t>Custodia operativa y datos disponibles</w:t></w:r></w:ins></w:p></w:tc></w:tr><w:tr><w:trPr><w:ins w:id="11004" w:author="Unknown Author" w:date="2026-10-30T04:17:53Z"/><w:cantSplit w:val="true"/></w:trPr><w:tc><w:tcPr><w:tcW w:w="2239" w:type="dxa"/><w:tcBorders><w:bottom w:val="single" w:sz="12" w:space="0" w:color="2A3439"/></w:tcBorders></w:tcPr><w:p><w:pPr><w:pStyle w:val="Tabla9"/><w:keepNext w:val="true"/><w:widowControl/><w:jc w:val="left"/><w:rPr><w:kern w:val="0"/><w:szCs w:val="24"/><w:lang w:val="es-CO" w:eastAsia="en-US" w:bidi="ar-SA"/><w:ins w:id="11006" w:author="Unknown Author" w:date="2026-10-30T04:17:53Z"></w:ins></w:rPr></w:pPr><w:ins w:id="11005" w:author="Unknown Author" w:date="2026-10-30T04:17:53Z"><w:r><w:rPr><w:kern w:val="0"/><w:szCs w:val="24"/><w:lang w:val="es-CO" w:eastAsia="en-US" w:bidi="ar-SA"/></w:rPr><w:t>I2. Continuidad bajo custodia</w:t></w:r></w:ins></w:p></w:tc><w:tc><w:tcPr><w:tcW w:w="2904" w:type="dxa"/><w:tcBorders><w:bottom w:val="single" w:sz="12" w:space="0" w:color="2A3439"/></w:tcBorders></w:tcPr><w:p><w:pPr><w:pStyle w:val="Tabla9"/><w:keepNext w:val="true"/><w:widowControl/><w:jc w:val="left"/><w:rPr><w:kern w:val="0"/><w:szCs w:val="24"/><w:lang w:val="es-CO" w:eastAsia="en-US" w:bidi="ar-SA"/><w:ins w:id="11008" w:author="Unknown Author" w:date="2026-10-30T04:17:53Z"></w:ins></w:rPr></w:pPr><w:ins w:id="11007" w:author="Unknown Author" w:date="2026-10-30T04:17:53Z"><w:r><w:rPr><w:kern w:val="0"/><w:szCs w:val="24"/><w:lang w:val="es-CO" w:eastAsia="en-US" w:bidi="ar-SA"/></w:rPr><w:t>R2 y R5; plan de sostenibilidad con convenios de custodia</w:t></w:r></w:ins></w:p></w:tc><w:tc><w:tcPr><w:tcW w:w="2653" w:type="dxa"/><w:tcBorders><w:bottom w:val="single" w:sz="12" w:space="0" w:color="2A3439"/></w:tcBorders></w:tcPr><w:p><w:pPr><w:pStyle w:val="Tabla9"/><w:keepNext w:val="true"/><w:widowControl/><w:jc w:val="left"/><w:rPr><w:kern w:val="0"/><w:szCs w:val="24"/><w:lang w:val="es-CO" w:eastAsia="en-US" w:bidi="ar-SA"/><w:ins w:id="11010" w:author="Unknown Author" w:date="2026-10-30T04:17:53Z"></w:ins></w:rPr></w:pPr><w:ins w:id="11009" w:author="Unknown Author" w:date="2026-10-30T04:17:53Z"><w:r><w:rPr><w:kern w:val="0"/><w:szCs w:val="24"/><w:lang w:val="es-CO" w:eastAsia="en-US" w:bidi="ar-SA"/></w:rPr><w:t>Cada hito exige partida, personal y competencia jurídica antes de transferir</w:t></w:r></w:ins></w:p></w:tc><w:tc><w:tcPr><w:tcW w:w="2157" w:type="dxa"/><w:tcBorders><w:bottom w:val="single" w:sz="12" w:space="0" w:color="2A3439"/></w:tcBorders></w:tcPr><w:p><w:pPr><w:pStyle w:val="Tabla9"/><w:keepNext w:val="true"/><w:widowControl/><w:jc w:val="left"/><w:rPr><w:kern w:val="0"/><w:szCs w:val="24"/><w:lang w:val="es-CO" w:eastAsia="en-US" w:bidi="ar-SA"/><w:ins w:id="11012" w:author="Unknown Author" w:date="2026-10-30T04:17:53Z"></w:ins></w:rPr></w:pPr><w:ins w:id="11011" w:author="Unknown Author" w:date="2026-10-30T04:17:53Z"><w:r><w:rPr><w:kern w:val="0"/><w:szCs w:val="24"/><w:lang w:val="es-CO" w:eastAsia="en-US" w:bidi="ar-SA"/></w:rPr><w:t>Custodios con partida; cláusula de apertura</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239"/><w:gridCol w:w="2820"/><w:gridCol w:w="2571"/><w:gridCol w:w="2323"/></w:tblGrid><w:tr><w:trPr><w:tblHeader w:val="true"/><w:del w:id="11013" w:author="Unknown Author" w:date="2026-10-30T04:17:53Z"/><w:cantSplit w:val="true"/></w:trPr><w:tc><w:tcPr><w:tcW w:w="223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1015" w:author="Unknown Author" w:date="2026-10-30T04:17:53Z"></w:del></w:rPr></w:pPr><w:del w:id="11014" w:author="Unknown Author" w:date="2026-10-30T04:17:53Z"><w:r><w:rPr><w:b/><w:kern w:val="0"/><w:szCs w:val="24"/><w:lang w:val="es-CO" w:eastAsia="en-US" w:bidi="ar-SA"/></w:rPr><w:delText>Resultado o impacto</w:delText></w:r></w:del></w:p></w:tc><w:tc><w:tcPr><w:tcW w:w="282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1017" w:author="Unknown Author" w:date="2026-10-30T04:17:53Z"></w:del></w:rPr></w:pPr><w:del w:id="11016" w:author="Unknown Author" w:date="2026-10-30T04:17:53Z"><w:r><w:rPr><w:b/><w:kern w:val="0"/><w:szCs w:val="24"/><w:lang w:val="es-CO" w:eastAsia="en-US" w:bidi="ar-SA"/></w:rPr><w:delText>Productos que lo sostienen</w:delText></w:r></w:del></w:p></w:tc><w:tc><w:tcPr><w:tcW w:w="257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1019" w:author="Unknown Author" w:date="2026-10-30T04:17:53Z"></w:del></w:rPr></w:pPr><w:del w:id="11018" w:author="Unknown Author" w:date="2026-10-30T04:17:53Z"><w:r><w:rPr><w:b/><w:kern w:val="0"/><w:szCs w:val="24"/><w:lang w:val="es-CO" w:eastAsia="en-US" w:bidi="ar-SA"/></w:rPr><w:delText>Mecanismo</w:delText></w:r></w:del></w:p></w:tc><w:tc><w:tcPr><w:tcW w:w="232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1021" w:author="Unknown Author" w:date="2026-10-30T04:17:53Z"></w:del></w:rPr></w:pPr><w:del w:id="11020" w:author="Unknown Author" w:date="2026-10-30T04:17:53Z"><w:r><w:rPr><w:b/><w:kern w:val="0"/><w:szCs w:val="24"/><w:lang w:val="es-CO" w:eastAsia="en-US" w:bidi="ar-SA"/></w:rPr><w:delText>Supuesto</w:delText></w:r></w:del></w:p></w:tc></w:tr><w:tr><w:trPr><w:del w:id="11022" w:author="Unknown Author" w:date="2026-10-30T04:17:53Z"/><w:cantSplit w:val="true"/></w:trPr><w:tc><w:tcPr><w:tcW w:w="2239" w:type="dxa"/><w:tcBorders></w:tcBorders></w:tcPr><w:p><w:pPr><w:pStyle w:val="Tabla9"/><w:widowControl/><w:jc w:val="left"/><w:rPr><w:kern w:val="0"/><w:szCs w:val="24"/><w:lang w:val="es-CO" w:eastAsia="en-US" w:bidi="ar-SA"/><w:del w:id="11024" w:author="Unknown Author" w:date="2026-10-30T04:17:53Z"></w:del></w:rPr></w:pPr><w:del w:id="11023" w:author="Unknown Author" w:date="2026-10-30T04:17:53Z"><w:r><w:rPr><w:kern w:val="0"/><w:szCs w:val="24"/><w:lang w:val="es-CO" w:eastAsia="en-US" w:bidi="ar-SA"/></w:rPr><w:delText>R1. Error reducido y verificable</w:delText></w:r></w:del></w:p></w:tc><w:tc><w:tcPr><w:tcW w:w="2820" w:type="dxa"/><w:tcBorders></w:tcBorders></w:tcPr><w:p><w:pPr><w:pStyle w:val="Tabla9"/><w:widowControl/><w:jc w:val="left"/><w:rPr><w:kern w:val="0"/><w:szCs w:val="24"/><w:lang w:val="es-CO" w:eastAsia="en-US" w:bidi="ar-SA"/><w:del w:id="11026" w:author="Unknown Author" w:date="2026-10-30T04:17:53Z"></w:del></w:rPr></w:pPr><w:del w:id="11025" w:author="Unknown Author" w:date="2026-10-30T04:17:53Z"><w:r><w:rPr><w:kern w:val="0"/><w:szCs w:val="24"/><w:lang w:val="es-CO" w:eastAsia="en-US" w:bidi="ar-SA"/></w:rPr><w:delText>Prototipo validado (sistema de 100 nodos y 10 gateways); infraestructura integrada; documentos de investigación y personas en formación</w:delText></w:r></w:del></w:p></w:tc><w:tc><w:tcPr><w:tcW w:w="2571" w:type="dxa"/><w:tcBorders></w:tcBorders></w:tcPr><w:p><w:pPr><w:pStyle w:val="Tabla9"/><w:widowControl/><w:jc w:val="left"/><w:rPr><w:kern w:val="0"/><w:szCs w:val="24"/><w:lang w:val="es-CO" w:eastAsia="en-US" w:bidi="ar-SA"/><w:del w:id="11028" w:author="Unknown Author" w:date="2026-10-30T04:17:53Z"></w:del></w:rPr></w:pPr><w:del w:id="11027" w:author="Unknown Author" w:date="2026-10-30T04:17:53Z"><w:r><w:rPr><w:kern w:val="0"/><w:szCs w:val="24"/><w:lang w:val="es-CO" w:eastAsia="en-US" w:bidi="ar-SA"/></w:rPr><w:delText>La colocalización con referencia permite compensar en el gateway el sesgo por humedad y fracción gruesa</w:delText></w:r></w:del></w:p></w:tc><w:tc><w:tcPr><w:tcW w:w="2323" w:type="dxa"/><w:tcBorders></w:tcBorders></w:tcPr><w:p><w:pPr><w:pStyle w:val="Tabla9"/><w:widowControl/><w:jc w:val="left"/><w:rPr><w:kern w:val="0"/><w:szCs w:val="24"/><w:lang w:val="es-CO" w:eastAsia="en-US" w:bidi="ar-SA"/><w:del w:id="11030" w:author="Unknown Author" w:date="2026-10-30T04:17:53Z"></w:del></w:rPr></w:pPr><w:del w:id="11029" w:author="Unknown Author" w:date="2026-10-30T04:17:53Z"><w:r><w:rPr><w:kern w:val="0"/><w:szCs w:val="24"/><w:lang w:val="es-CO" w:eastAsia="en-US" w:bidi="ar-SA"/></w:rPr><w:delText>El modelo generaliza entre departamentos</w:delText></w:r></w:del></w:p></w:tc></w:tr><w:tr><w:trPr><w:del w:id="11031" w:author="Unknown Author" w:date="2026-10-30T04:17:53Z"/><w:cantSplit w:val="true"/></w:trPr><w:tc><w:tcPr><w:tcW w:w="2239" w:type="dxa"/><w:tcBorders></w:tcBorders><w:shd w:color="auto" w:fill="F7F7F7" w:val="clear"/></w:tcPr><w:p><w:pPr><w:pStyle w:val="Tabla9"/><w:widowControl/><w:jc w:val="left"/><w:rPr><w:kern w:val="0"/><w:szCs w:val="24"/><w:lang w:val="es-CO" w:eastAsia="en-US" w:bidi="ar-SA"/><w:del w:id="11033" w:author="Unknown Author" w:date="2026-10-30T04:17:53Z"></w:del></w:rPr></w:pPr><w:del w:id="11032" w:author="Unknown Author" w:date="2026-10-30T04:17:53Z"><w:r><w:rPr><w:kern w:val="0"/><w:szCs w:val="24"/><w:lang w:val="es-CO" w:eastAsia="en-US" w:bidi="ar-SA"/></w:rPr><w:delText>R2. Disponibilidad de la red</w:delText></w:r></w:del></w:p></w:tc><w:tc><w:tcPr><w:tcW w:w="2820" w:type="dxa"/><w:tcBorders></w:tcBorders><w:shd w:color="auto" w:fill="F7F7F7" w:val="clear"/></w:tcPr><w:p><w:pPr><w:pStyle w:val="Tabla9"/><w:widowControl/><w:jc w:val="left"/><w:rPr><w:kern w:val="0"/><w:szCs w:val="24"/><w:lang w:val="es-CO" w:eastAsia="en-US" w:bidi="ar-SA"/><w:del w:id="11035" w:author="Unknown Author" w:date="2026-10-30T04:17:53Z"></w:del></w:rPr></w:pPr><w:del w:id="11034" w:author="Unknown Author" w:date="2026-10-30T04:17:53Z"><w:r><w:rPr><w:kern w:val="0"/><w:szCs w:val="24"/><w:lang w:val="es-CO" w:eastAsia="en-US" w:bidi="ar-SA"/></w:rPr><w:delText>Infraestructura integrada; prototipo validado</w:delText></w:r></w:del></w:p></w:tc><w:tc><w:tcPr><w:tcW w:w="2571" w:type="dxa"/><w:tcBorders></w:tcBorders><w:shd w:color="auto" w:fill="F7F7F7" w:val="clear"/></w:tcPr><w:p><w:pPr><w:pStyle w:val="Tabla9"/><w:widowControl/><w:jc w:val="left"/><w:rPr><w:kern w:val="0"/><w:szCs w:val="24"/><w:lang w:val="es-CO" w:eastAsia="en-US" w:bidi="ar-SA"/><w:del w:id="11037" w:author="Unknown Author" w:date="2026-10-30T04:17:53Z"></w:del></w:rPr></w:pPr><w:del w:id="11036" w:author="Unknown Author" w:date="2026-10-30T04:17:53Z"><w:r><w:rPr><w:kern w:val="0"/><w:szCs w:val="24"/><w:lang w:val="es-CO" w:eastAsia="en-US" w:bidi="ar-SA"/></w:rPr><w:delText>Autonomía de 14 días sin sol, enlace alterno y almacenamiento local de siete días sostienen el dato</w:delText></w:r></w:del></w:p></w:tc><w:tc><w:tcPr><w:tcW w:w="2323" w:type="dxa"/><w:tcBorders></w:tcBorders><w:shd w:color="auto" w:fill="F7F7F7" w:val="clear"/></w:tcPr><w:p><w:pPr><w:pStyle w:val="Tabla9"/><w:widowControl/><w:jc w:val="left"/><w:rPr><w:kern w:val="0"/><w:szCs w:val="24"/><w:lang w:val="es-CO" w:eastAsia="en-US" w:bidi="ar-SA"/><w:del w:id="11039" w:author="Unknown Author" w:date="2026-10-30T04:17:53Z"></w:del></w:rPr></w:pPr><w:del w:id="11038" w:author="Unknown Author" w:date="2026-10-30T04:17:53Z"><w:r><w:rPr><w:kern w:val="0"/><w:szCs w:val="24"/><w:lang w:val="es-CO" w:eastAsia="en-US" w:bidi="ar-SA"/></w:rPr><w:delText>La red celular y el acceso a los sitios no fallan de forma prolongada</w:delText></w:r></w:del></w:p></w:tc></w:tr><w:tr><w:trPr><w:del w:id="11040" w:author="Unknown Author" w:date="2026-10-30T04:17:53Z"/><w:cantSplit w:val="true"/></w:trPr><w:tc><w:tcPr><w:tcW w:w="2239" w:type="dxa"/><w:tcBorders></w:tcBorders></w:tcPr><w:p><w:pPr><w:pStyle w:val="Tabla9"/><w:widowControl/><w:jc w:val="left"/><w:rPr><w:kern w:val="0"/><w:szCs w:val="24"/><w:lang w:val="es-CO" w:eastAsia="en-US" w:bidi="ar-SA"/><w:del w:id="11042" w:author="Unknown Author" w:date="2026-10-30T04:17:53Z"></w:del></w:rPr></w:pPr><w:del w:id="11041" w:author="Unknown Author" w:date="2026-10-30T04:17:53Z"><w:r><w:rPr><w:kern w:val="0"/><w:szCs w:val="24"/><w:lang w:val="es-CO" w:eastAsia="en-US" w:bidi="ar-SA"/></w:rPr><w:delText>R3. Uso institucional</w:delText></w:r></w:del></w:p></w:tc><w:tc><w:tcPr><w:tcW w:w="2820" w:type="dxa"/><w:tcBorders></w:tcBorders></w:tcPr><w:p><w:pPr><w:pStyle w:val="Tabla9"/><w:widowControl/><w:jc w:val="left"/><w:rPr><w:kern w:val="0"/><w:szCs w:val="24"/><w:lang w:val="es-CO" w:eastAsia="en-US" w:bidi="ar-SA"/><w:del w:id="11044" w:author="Unknown Author" w:date="2026-10-30T04:17:53Z"></w:del></w:rPr></w:pPr><w:del w:id="11043" w:author="Unknown Author" w:date="2026-10-30T04:17:53Z"><w:r><w:rPr><w:kern w:val="0"/><w:szCs w:val="24"/><w:lang w:val="es-CO" w:eastAsia="en-US" w:bidi="ar-SA"/></w:rPr><w:delText>Documentos de planeación (protocolo de alerta y plan de sostenibilidad); 29 actividades de apropiación; asistencia técnica a 15 comités</w:delText></w:r></w:del></w:p></w:tc><w:tc><w:tcPr><w:tcW w:w="2571" w:type="dxa"/><w:tcBorders></w:tcBorders></w:tcPr><w:p><w:pPr><w:pStyle w:val="Tabla9"/><w:widowControl/><w:jc w:val="left"/><w:rPr><w:kern w:val="0"/><w:szCs w:val="24"/><w:lang w:val="es-CO" w:eastAsia="en-US" w:bidi="ar-SA"/><w:del w:id="11046" w:author="Unknown Author" w:date="2026-10-30T04:17:53Z"></w:del></w:rPr></w:pPr><w:del w:id="11045" w:author="Unknown Author" w:date="2026-10-30T04:17:53Z"><w:r><w:rPr><w:kern w:val="0"/><w:szCs w:val="24"/><w:lang w:val="es-CO" w:eastAsia="en-US" w:bidi="ar-SA"/></w:rPr><w:delText>El co-diseño y la formación elevan la utilidad percibida del tablero</w:delText></w:r></w:del></w:p></w:tc><w:tc><w:tcPr><w:tcW w:w="2323" w:type="dxa"/><w:tcBorders></w:tcBorders></w:tcPr><w:p><w:pPr><w:pStyle w:val="Tabla9"/><w:widowControl/><w:jc w:val="left"/><w:rPr><w:kern w:val="0"/><w:szCs w:val="24"/><w:lang w:val="es-CO" w:eastAsia="en-US" w:bidi="ar-SA"/><w:del w:id="11048" w:author="Unknown Author" w:date="2026-10-30T04:17:53Z"></w:del></w:rPr></w:pPr><w:del w:id="11047" w:author="Unknown Author" w:date="2026-10-30T04:17:53Z"><w:r><w:rPr><w:kern w:val="0"/><w:szCs w:val="24"/><w:lang w:val="es-CO" w:eastAsia="en-US" w:bidi="ar-SA"/></w:rPr><w:delText>Los comités sesionan y designan personal</w:delText></w:r></w:del></w:p></w:tc></w:tr><w:tr><w:trPr><w:del w:id="11049" w:author="Unknown Author" w:date="2026-10-30T04:17:53Z"/><w:cantSplit w:val="true"/></w:trPr><w:tc><w:tcPr><w:tcW w:w="2239" w:type="dxa"/><w:tcBorders></w:tcBorders><w:shd w:color="auto" w:fill="F7F7F7" w:val="clear"/></w:tcPr><w:p><w:pPr><w:pStyle w:val="Tabla9"/><w:widowControl/><w:jc w:val="left"/><w:rPr><w:kern w:val="0"/><w:szCs w:val="24"/><w:lang w:val="es-CO" w:eastAsia="en-US" w:bidi="ar-SA"/><w:del w:id="11051" w:author="Unknown Author" w:date="2026-10-30T04:17:53Z"></w:del></w:rPr></w:pPr><w:del w:id="11050" w:author="Unknown Author" w:date="2026-10-30T04:17:53Z"><w:r><w:rPr><w:kern w:val="0"/><w:szCs w:val="24"/><w:lang w:val="es-CO" w:eastAsia="en-US" w:bidi="ar-SA"/></w:rPr><w:delText>R4. Menos falsas alarmas</w:delText></w:r></w:del></w:p></w:tc><w:tc><w:tcPr><w:tcW w:w="2820" w:type="dxa"/><w:tcBorders></w:tcBorders><w:shd w:color="auto" w:fill="F7F7F7" w:val="clear"/></w:tcPr><w:p><w:pPr><w:pStyle w:val="Tabla9"/><w:widowControl/><w:jc w:val="left"/><w:rPr><w:kern w:val="0"/><w:szCs w:val="24"/><w:lang w:val="es-CO" w:eastAsia="en-US" w:bidi="ar-SA"/><w:del w:id="11053" w:author="Unknown Author" w:date="2026-10-30T04:17:53Z"></w:del></w:rPr></w:pPr><w:del w:id="11052" w:author="Unknown Author" w:date="2026-10-30T04:17:53Z"><w:r><w:rPr><w:kern w:val="0"/><w:szCs w:val="24"/><w:lang w:val="es-CO" w:eastAsia="en-US" w:bidi="ar-SA"/></w:rPr><w:delText>Prototipo validado; documentos de planeación</w:delText></w:r></w:del></w:p></w:tc><w:tc><w:tcPr><w:tcW w:w="2571" w:type="dxa"/><w:tcBorders></w:tcBorders><w:shd w:color="auto" w:fill="F7F7F7" w:val="clear"/></w:tcPr><w:p><w:pPr><w:pStyle w:val="Tabla9"/><w:widowControl/><w:jc w:val="left"/><w:rPr><w:kern w:val="0"/><w:szCs w:val="24"/><w:lang w:val="es-CO" w:eastAsia="en-US" w:bidi="ar-SA"/><w:del w:id="11055" w:author="Unknown Author" w:date="2026-10-30T04:17:53Z"></w:del></w:rPr></w:pPr><w:del w:id="11054" w:author="Unknown Author" w:date="2026-10-30T04:17:53Z"><w:r><w:rPr><w:kern w:val="0"/><w:szCs w:val="24"/><w:lang w:val="es-CO" w:eastAsia="en-US" w:bidi="ar-SA"/></w:rPr><w:delText>Una medición con error conocido permite fijar umbrales que reducen alertas innecesarias</w:delText></w:r></w:del></w:p></w:tc><w:tc><w:tcPr><w:tcW w:w="2323" w:type="dxa"/><w:tcBorders></w:tcBorders><w:shd w:color="auto" w:fill="F7F7F7" w:val="clear"/></w:tcPr><w:p><w:pPr><w:pStyle w:val="Tabla9"/><w:widowControl/><w:jc w:val="left"/><w:rPr><w:kern w:val="0"/><w:szCs w:val="24"/><w:lang w:val="es-CO" w:eastAsia="en-US" w:bidi="ar-SA"/><w:del w:id="11057" w:author="Unknown Author" w:date="2026-10-30T04:17:53Z"></w:del></w:rPr></w:pPr><w:del w:id="11056" w:author="Unknown Author" w:date="2026-10-30T04:17:53Z"><w:r><w:rPr><w:kern w:val="0"/><w:szCs w:val="24"/><w:lang w:val="es-CO" w:eastAsia="en-US" w:bidi="ar-SA"/></w:rPr><w:delText>Línea base medida en el tramo 1</w:delText></w:r></w:del></w:p></w:tc></w:tr><w:tr><w:trPr><w:del w:id="11058" w:author="Unknown Author" w:date="2026-10-30T04:17:53Z"/><w:cantSplit w:val="true"/></w:trPr><w:tc><w:tcPr><w:tcW w:w="2239" w:type="dxa"/><w:tcBorders></w:tcBorders></w:tcPr><w:p><w:pPr><w:pStyle w:val="Tabla9"/><w:widowControl/><w:jc w:val="left"/><w:rPr><w:kern w:val="0"/><w:szCs w:val="24"/><w:lang w:val="es-CO" w:eastAsia="en-US" w:bidi="ar-SA"/><w:del w:id="11060" w:author="Unknown Author" w:date="2026-10-30T04:17:53Z"></w:del></w:rPr></w:pPr><w:del w:id="11059" w:author="Unknown Author" w:date="2026-10-30T04:17:53Z"><w:r><w:rPr><w:kern w:val="0"/><w:szCs w:val="24"/><w:lang w:val="es-CO" w:eastAsia="en-US" w:bidi="ar-SA"/></w:rPr><w:delText>R5. Capacidad instalada</w:delText></w:r></w:del></w:p></w:tc><w:tc><w:tcPr><w:tcW w:w="2820" w:type="dxa"/><w:tcBorders></w:tcBorders></w:tcPr><w:p><w:pPr><w:pStyle w:val="Tabla9"/><w:widowControl/><w:jc w:val="left"/><w:rPr><w:kern w:val="0"/><w:szCs w:val="24"/><w:lang w:val="es-CO" w:eastAsia="en-US" w:bidi="ar-SA"/><w:del w:id="11062" w:author="Unknown Author" w:date="2026-10-30T04:17:53Z"></w:del></w:rPr></w:pPr><w:del w:id="11061" w:author="Unknown Author" w:date="2026-10-30T04:17:53Z"><w:r><w:rPr><w:kern w:val="0"/><w:szCs w:val="24"/><w:lang w:val="es-CO" w:eastAsia="en-US" w:bidi="ar-SA"/></w:rPr><w:delText>Asistencia técnica (60 personas y 15 comités); apropiación social</w:delText></w:r></w:del></w:p></w:tc><w:tc><w:tcPr><w:tcW w:w="2571" w:type="dxa"/><w:tcBorders></w:tcBorders></w:tcPr><w:p><w:pPr><w:pStyle w:val="Tabla9"/><w:widowControl/><w:jc w:val="left"/><w:rPr><w:kern w:val="0"/><w:szCs w:val="24"/><w:lang w:val="es-CO" w:eastAsia="en-US" w:bidi="ar-SA"/><w:del w:id="11064" w:author="Unknown Author" w:date="2026-10-30T04:17:53Z"></w:del></w:rPr></w:pPr><w:del w:id="11063" w:author="Unknown Author" w:date="2026-10-30T04:17:53Z"><w:r><w:rPr><w:kern w:val="0"/><w:szCs w:val="24"/><w:lang w:val="es-CO" w:eastAsia="en-US" w:bidi="ar-SA"/></w:rPr><w:delText>La formación práctica certifica personal que opera la red</w:delText></w:r></w:del></w:p></w:tc><w:tc><w:tcPr><w:tcW w:w="2323" w:type="dxa"/><w:tcBorders></w:tcBorders></w:tcPr><w:p><w:pPr><w:pStyle w:val="Tabla9"/><w:widowControl/><w:jc w:val="left"/><w:rPr><w:kern w:val="0"/><w:szCs w:val="24"/><w:lang w:val="es-CO" w:eastAsia="en-US" w:bidi="ar-SA"/><w:del w:id="11066" w:author="Unknown Author" w:date="2026-10-30T04:17:53Z"></w:del></w:rPr></w:pPr><w:del w:id="11065" w:author="Unknown Author" w:date="2026-10-30T04:17:53Z"><w:r><w:rPr><w:kern w:val="0"/><w:szCs w:val="24"/><w:lang w:val="es-CO" w:eastAsia="en-US" w:bidi="ar-SA"/></w:rPr><w:delText>Las entidades custodias designan personal permanente</w:delText></w:r></w:del></w:p></w:tc></w:tr><w:tr><w:trPr><w:del w:id="11067" w:author="Unknown Author" w:date="2026-10-30T04:17:53Z"/><w:cantSplit w:val="true"/></w:trPr><w:tc><w:tcPr><w:tcW w:w="2239" w:type="dxa"/><w:tcBorders></w:tcBorders><w:shd w:color="auto" w:fill="F7F7F7" w:val="clear"/></w:tcPr><w:p><w:pPr><w:pStyle w:val="Tabla9"/><w:widowControl/><w:jc w:val="left"/><w:rPr><w:kern w:val="0"/><w:szCs w:val="24"/><w:lang w:val="es-CO" w:eastAsia="en-US" w:bidi="ar-SA"/><w:del w:id="11069" w:author="Unknown Author" w:date="2026-10-30T04:17:53Z"></w:del></w:rPr></w:pPr><w:del w:id="11068" w:author="Unknown Author" w:date="2026-10-30T04:17:53Z"><w:r><w:rPr><w:kern w:val="0"/><w:szCs w:val="24"/><w:lang w:val="es-CO" w:eastAsia="en-US" w:bidi="ar-SA"/></w:rPr><w:delText>R6. Gemelo predictivo con error medido</w:delText></w:r></w:del></w:p></w:tc><w:tc><w:tcPr><w:tcW w:w="2820" w:type="dxa"/><w:tcBorders></w:tcBorders><w:shd w:color="auto" w:fill="F7F7F7" w:val="clear"/></w:tcPr><w:p><w:pPr><w:pStyle w:val="Tabla9"/><w:widowControl/><w:jc w:val="left"/><w:rPr><w:kern w:val="0"/><w:szCs w:val="24"/><w:lang w:val="es-CO" w:eastAsia="en-US" w:bidi="ar-SA"/><w:del w:id="11071" w:author="Unknown Author" w:date="2026-10-30T04:17:53Z"></w:del></w:rPr></w:pPr><w:del w:id="11070" w:author="Unknown Author" w:date="2026-10-30T04:17:53Z"><w:r><w:rPr><w:kern w:val="0"/><w:szCs w:val="24"/><w:lang w:val="es-CO" w:eastAsia="en-US" w:bidi="ar-SA"/></w:rPr><w:delText>Prototipo validado (gemelo predictivo); infraestructura integrada con el laboratorio de modelación</w:delText></w:r></w:del></w:p></w:tc><w:tc><w:tcPr><w:tcW w:w="2571" w:type="dxa"/><w:tcBorders></w:tcBorders><w:shd w:color="auto" w:fill="F7F7F7" w:val="clear"/></w:tcPr><w:p><w:pPr><w:pStyle w:val="Tabla9"/><w:widowControl/><w:jc w:val="left"/><w:rPr><w:kern w:val="0"/><w:szCs w:val="24"/><w:lang w:val="es-CO" w:eastAsia="en-US" w:bidi="ar-SA"/><w:del w:id="11073" w:author="Unknown Author" w:date="2026-10-30T04:17:53Z"></w:del></w:rPr></w:pPr><w:del w:id="11072" w:author="Unknown Author" w:date="2026-10-30T04:17:53Z"><w:r><w:rPr><w:kern w:val="0"/><w:szCs w:val="24"/><w:lang w:val="es-CO" w:eastAsia="en-US" w:bidi="ar-SA"/></w:rPr><w:delText>La calibración con polvo del territorio y la validación con eventos reales acotan el error del modelo</w:delText></w:r></w:del></w:p></w:tc><w:tc><w:tcPr><w:tcW w:w="2323" w:type="dxa"/><w:tcBorders></w:tcBorders><w:shd w:color="auto" w:fill="F7F7F7" w:val="clear"/></w:tcPr><w:p><w:pPr><w:pStyle w:val="Tabla9"/><w:widowControl/><w:jc w:val="left"/><w:rPr><w:kern w:val="0"/><w:szCs w:val="24"/><w:lang w:val="es-CO" w:eastAsia="en-US" w:bidi="ar-SA"/><w:del w:id="11075" w:author="Unknown Author" w:date="2026-10-30T04:17:53Z"></w:del></w:rPr></w:pPr><w:del w:id="11074" w:author="Unknown Author" w:date="2026-10-30T04:17:53Z"><w:r><w:rPr><w:kern w:val="0"/><w:szCs w:val="24"/><w:lang w:val="es-CO" w:eastAsia="en-US" w:bidi="ar-SA"/></w:rPr><w:delText>Se miden al menos seis eventos válidos con acceso acordado</w:delText></w:r></w:del></w:p></w:tc></w:tr><w:tr><w:trPr><w:del w:id="11076" w:author="Unknown Author" w:date="2026-10-30T04:17:53Z"/><w:cantSplit w:val="true"/></w:trPr><w:tc><w:tcPr><w:tcW w:w="2239" w:type="dxa"/><w:tcBorders></w:tcBorders></w:tcPr><w:p><w:pPr><w:pStyle w:val="Tabla9"/><w:widowControl/><w:jc w:val="left"/><w:rPr><w:kern w:val="0"/><w:szCs w:val="24"/><w:lang w:val="es-CO" w:eastAsia="en-US" w:bidi="ar-SA"/><w:del w:id="11078" w:author="Unknown Author" w:date="2026-10-30T04:17:53Z"></w:del></w:rPr></w:pPr><w:del w:id="11077" w:author="Unknown Author" w:date="2026-10-30T04:17:53Z"><w:r><w:rPr><w:kern w:val="0"/><w:szCs w:val="24"/><w:lang w:val="es-CO" w:eastAsia="en-US" w:bidi="ar-SA"/></w:rPr><w:delText>R7. Evaluaciones previas entregadas</w:delText></w:r></w:del></w:p></w:tc><w:tc><w:tcPr><w:tcW w:w="2820" w:type="dxa"/><w:tcBorders></w:tcBorders></w:tcPr><w:p><w:pPr><w:pStyle w:val="Tabla9"/><w:widowControl/><w:jc w:val="left"/><w:rPr><w:kern w:val="0"/><w:szCs w:val="24"/><w:lang w:val="es-CO" w:eastAsia="en-US" w:bidi="ar-SA"/><w:del w:id="11080" w:author="Unknown Author" w:date="2026-10-30T04:17:53Z"></w:del></w:rPr></w:pPr><w:del w:id="11079" w:author="Unknown Author" w:date="2026-10-30T04:17:53Z"><w:r><w:rPr><w:kern w:val="0"/><w:szCs w:val="24"/><w:lang w:val="es-CO" w:eastAsia="en-US" w:bidi="ar-SA"/></w:rPr><w:delText>Documentos de planeación (protocolo de evaluación previa); prototipo validado (gemelo predictivo)</w:delText></w:r></w:del></w:p></w:tc><w:tc><w:tcPr><w:tcW w:w="2571" w:type="dxa"/><w:tcBorders></w:tcBorders></w:tcPr><w:p><w:pPr><w:pStyle w:val="Tabla9"/><w:widowControl/><w:jc w:val="left"/><w:rPr><w:kern w:val="0"/><w:szCs w:val="24"/><w:lang w:val="es-CO" w:eastAsia="en-US" w:bidi="ar-SA"/><w:del w:id="11082" w:author="Unknown Author" w:date="2026-10-30T04:17:53Z"></w:del></w:rPr></w:pPr><w:del w:id="11081" w:author="Unknown Author" w:date="2026-10-30T04:17:53Z"><w:r><w:rPr><w:kern w:val="0"/><w:szCs w:val="24"/><w:lang w:val="es-CO" w:eastAsia="en-US" w:bidi="ar-SA"/></w:rPr><w:delText>Un informe con la exposición esperada y las medidas sugeridas da a la entidad un insumo antes de decidir el método de demolición</w:delText></w:r></w:del></w:p></w:tc><w:tc><w:tcPr><w:tcW w:w="2323" w:type="dxa"/><w:tcBorders></w:tcBorders></w:tcPr><w:p><w:pPr><w:pStyle w:val="Tabla9"/><w:widowControl/><w:jc w:val="left"/><w:rPr><w:kern w:val="0"/><w:szCs w:val="24"/><w:lang w:val="es-CO" w:eastAsia="en-US" w:bidi="ar-SA"/><w:del w:id="11084" w:author="Unknown Author" w:date="2026-10-30T04:17:53Z"></w:del></w:rPr></w:pPr><w:del w:id="11083" w:author="Unknown Author" w:date="2026-10-30T04:17:53Z"><w:r><w:rPr><w:kern w:val="0"/><w:szCs w:val="24"/><w:lang w:val="es-CO" w:eastAsia="en-US" w:bidi="ar-SA"/></w:rPr><w:delText>La entidad territorial o el propietario solicitan la evaluación antes de demoler</w:delText></w:r></w:del></w:p></w:tc></w:tr><w:tr><w:trPr><w:del w:id="11085" w:author="Unknown Author" w:date="2026-10-30T04:17:53Z"/><w:cantSplit w:val="true"/></w:trPr><w:tc><w:tcPr><w:tcW w:w="2239" w:type="dxa"/><w:tcBorders></w:tcBorders><w:shd w:color="auto" w:fill="F7F7F7" w:val="clear"/></w:tcPr><w:p><w:pPr><w:pStyle w:val="Tabla9"/><w:widowControl/><w:jc w:val="left"/><w:rPr><w:kern w:val="0"/><w:szCs w:val="24"/><w:lang w:val="es-CO" w:eastAsia="en-US" w:bidi="ar-SA"/><w:del w:id="11087" w:author="Unknown Author" w:date="2026-10-30T04:17:53Z"></w:del></w:rPr></w:pPr><w:del w:id="11086" w:author="Unknown Author" w:date="2026-10-30T04:17:53Z"><w:r><w:rPr><w:kern w:val="0"/><w:szCs w:val="24"/><w:lang w:val="es-CO" w:eastAsia="en-US" w:bidi="ar-SA"/></w:rPr><w:delText>I1. Activación del protocolo</w:delText></w:r></w:del></w:p></w:tc><w:tc><w:tcPr><w:tcW w:w="2820" w:type="dxa"/><w:tcBorders></w:tcBorders><w:shd w:color="auto" w:fill="F7F7F7" w:val="clear"/></w:tcPr><w:p><w:pPr><w:pStyle w:val="Tabla9"/><w:widowControl/><w:jc w:val="left"/><w:rPr><w:kern w:val="0"/><w:szCs w:val="24"/><w:lang w:val="es-CO" w:eastAsia="en-US" w:bidi="ar-SA"/><w:del w:id="11089" w:author="Unknown Author" w:date="2026-10-30T04:17:53Z"></w:del></w:rPr></w:pPr><w:del w:id="11088" w:author="Unknown Author" w:date="2026-10-30T04:17:53Z"><w:r><w:rPr><w:kern w:val="0"/><w:szCs w:val="24"/><w:lang w:val="es-CO" w:eastAsia="en-US" w:bidi="ar-SA"/></w:rPr><w:delText>R3, R4 y R5; documentos de planeación</w:delText></w:r></w:del></w:p></w:tc><w:tc><w:tcPr><w:tcW w:w="2571" w:type="dxa"/><w:tcBorders></w:tcBorders><w:shd w:color="auto" w:fill="F7F7F7" w:val="clear"/></w:tcPr><w:p><w:pPr><w:pStyle w:val="Tabla9"/><w:widowControl/><w:jc w:val="left"/><w:rPr><w:kern w:val="0"/><w:szCs w:val="24"/><w:lang w:val="es-CO" w:eastAsia="en-US" w:bidi="ar-SA"/><w:del w:id="11091" w:author="Unknown Author" w:date="2026-10-30T04:17:53Z"></w:del></w:rPr></w:pPr><w:del w:id="11090" w:author="Unknown Author" w:date="2026-10-30T04:17:53Z"><w:r><w:rPr><w:kern w:val="0"/><w:szCs w:val="24"/><w:lang w:val="es-CO" w:eastAsia="en-US" w:bidi="ar-SA"/></w:rPr><w:delText>Una alerta modifica la conducta cuando un portador de decisión la incorpora en su protocolo</w:delText></w:r></w:del></w:p></w:tc><w:tc><w:tcPr><w:tcW w:w="2323" w:type="dxa"/><w:tcBorders></w:tcBorders><w:shd w:color="auto" w:fill="F7F7F7" w:val="clear"/></w:tcPr><w:p><w:pPr><w:pStyle w:val="Tabla9"/><w:widowControl/><w:jc w:val="left"/><w:rPr><w:kern w:val="0"/><w:szCs w:val="24"/><w:lang w:val="es-CO" w:eastAsia="en-US" w:bidi="ar-SA"/><w:del w:id="11093" w:author="Unknown Author" w:date="2026-10-30T04:17:53Z"></w:del></w:rPr></w:pPr><w:del w:id="11092" w:author="Unknown Author" w:date="2026-10-30T04:17:53Z"><w:r><w:rPr><w:kern w:val="0"/><w:szCs w:val="24"/><w:lang w:val="es-CO" w:eastAsia="en-US" w:bidi="ar-SA"/></w:rPr><w:delText>Custodia operativa y datos disponibles</w:delText></w:r></w:del></w:p></w:tc></w:tr><w:tr><w:trPr><w:del w:id="11094" w:author="Unknown Author" w:date="2026-10-30T04:17:53Z"/><w:cantSplit w:val="true"/></w:trPr><w:tc><w:tcPr><w:tcW w:w="2239" w:type="dxa"/><w:tcBorders><w:bottom w:val="single" w:sz="12" w:space="0" w:color="2A3439"/></w:tcBorders></w:tcPr><w:p><w:pPr><w:pStyle w:val="Tabla9"/><w:keepNext w:val="true"/><w:widowControl/><w:jc w:val="left"/><w:rPr><w:kern w:val="0"/><w:szCs w:val="24"/><w:lang w:val="es-CO" w:eastAsia="en-US" w:bidi="ar-SA"/><w:del w:id="11096" w:author="Unknown Author" w:date="2026-10-30T04:17:53Z"></w:del></w:rPr></w:pPr><w:del w:id="11095" w:author="Unknown Author" w:date="2026-10-30T04:17:53Z"><w:r><w:rPr><w:kern w:val="0"/><w:szCs w:val="24"/><w:lang w:val="es-CO" w:eastAsia="en-US" w:bidi="ar-SA"/></w:rPr><w:delText>I2. Continuidad bajo custodia</w:delText></w:r></w:del></w:p></w:tc><w:tc><w:tcPr><w:tcW w:w="2820" w:type="dxa"/><w:tcBorders><w:bottom w:val="single" w:sz="12" w:space="0" w:color="2A3439"/></w:tcBorders></w:tcPr><w:p><w:pPr><w:pStyle w:val="Tabla9"/><w:keepNext w:val="true"/><w:widowControl/><w:jc w:val="left"/><w:rPr><w:kern w:val="0"/><w:szCs w:val="24"/><w:lang w:val="es-CO" w:eastAsia="en-US" w:bidi="ar-SA"/><w:del w:id="11098" w:author="Unknown Author" w:date="2026-10-30T04:17:53Z"></w:del></w:rPr></w:pPr><w:del w:id="11097" w:author="Unknown Author" w:date="2026-10-30T04:17:53Z"><w:r><w:rPr><w:kern w:val="0"/><w:szCs w:val="24"/><w:lang w:val="es-CO" w:eastAsia="en-US" w:bidi="ar-SA"/></w:rPr><w:delText>R2 y R5; plan de sostenibilidad con convenios de custodia</w:delText></w:r></w:del></w:p></w:tc><w:tc><w:tcPr><w:tcW w:w="2571" w:type="dxa"/><w:tcBorders><w:bottom w:val="single" w:sz="12" w:space="0" w:color="2A3439"/></w:tcBorders></w:tcPr><w:p><w:pPr><w:pStyle w:val="Tabla9"/><w:keepNext w:val="true"/><w:widowControl/><w:jc w:val="left"/><w:rPr><w:kern w:val="0"/><w:szCs w:val="24"/><w:lang w:val="es-CO" w:eastAsia="en-US" w:bidi="ar-SA"/><w:del w:id="11100" w:author="Unknown Author" w:date="2026-10-30T04:17:53Z"></w:del></w:rPr></w:pPr><w:del w:id="11099" w:author="Unknown Author" w:date="2026-10-30T04:17:53Z"><w:r><w:rPr><w:kern w:val="0"/><w:szCs w:val="24"/><w:lang w:val="es-CO" w:eastAsia="en-US" w:bidi="ar-SA"/></w:rPr><w:delText>Cada hito exige partida, personal y competencia jurídica antes de transferir</w:delText></w:r></w:del></w:p></w:tc><w:tc><w:tcPr><w:tcW w:w="2323" w:type="dxa"/><w:tcBorders><w:bottom w:val="single" w:sz="12" w:space="0" w:color="2A3439"/></w:tcBorders></w:tcPr><w:p><w:pPr><w:pStyle w:val="Tabla9"/><w:keepNext w:val="true"/><w:widowControl/><w:jc w:val="left"/><w:rPr><w:kern w:val="0"/><w:szCs w:val="24"/><w:lang w:val="es-CO" w:eastAsia="en-US" w:bidi="ar-SA"/><w:del w:id="11102" w:author="Unknown Author" w:date="2026-10-30T04:17:53Z"></w:del></w:rPr></w:pPr><w:del w:id="11101" w:author="Unknown Author" w:date="2026-10-30T04:17:53Z"><w:r><w:rPr><w:kern w:val="0"/><w:szCs w:val="24"/><w:lang w:val="es-CO" w:eastAsia="en-US" w:bidi="ar-SA"/></w:rPr><w:delText>Custodios con partida; cláusula de apertura</w:delText></w:r></w:del></w:p></w:tc></w:tr></w:tbl><w:p><w:pPr><w:pStyle w:val="TablaNota"/><w:rPr></w:rPr></w:pPr><w:r><w:rPr><w:i/><w:iCs/></w:rPr><w:t>Nota.</w:t></w:r><w:r><w:rPr></w:rPr><w:t xml:space="preserve"> Elaboración propia con los productos y los indicadores del proyecto. Los mecanismos son inferencias de formulación. Los nueve productos son los del catálogo de la Metodología General Ajustada.</w:t></w:r></w:p><w:p><w:pPr><w:pStyle w:val="FiguraRotulo"/><w:rPr></w:rPr></w:pPr><w:bookmarkStart w:id="198" w:name="rot_Figura_17_1"/><w:r><w:rPr><w:b/><w:bCs/></w:rPr><w:t>Figura 17.1</w:t></w:r><w:bookmarkEnd w:id="198"/></w:p><w:p><w:pPr><w:pStyle w:val="FiguraTitulo"/><w:rPr></w:rPr></w:pPr><w:r><w:rPr><w:i/><w:iCs/></w:rPr><w:t>Nueve productos sostienen siete resultados y dos impactos que se miden después del cierre</w:t></w:r></w:p><w:p><w:pPr><w:pStyle w:val="BodyText"/><w:rPr></w:rPr></w:pPr><w:r><w:rPr></w:rPr><w:drawing><wp:inline distT="0" distB="0" distL="0" distR="0"><wp:extent cx="5579745" cy="5407660"/><wp:effectExtent l="0" t="0" r="0" b="0"/><wp:docPr id="21" name="Image21"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21" name="Image21" descr=""></pic:cNvPr><pic:cNvPicPr><a:picLocks noChangeAspect="1" noChangeArrowheads="1"/></pic:cNvPicPr></pic:nvPicPr><pic:blipFill><a:blip r:embed="rId22"></a:blip><a:stretch><a:fillRect/></a:stretch></pic:blipFill><pic:spPr bwMode="auto"><a:xfrm><a:off x="0" y="0"/><a:ext cx="5579745" cy="5407660"/></a:xfrm><a:prstGeom prst="rect"><a:avLst/></a:prstGeom></pic:spPr></pic:pic></a:graphicData></a:graphic></wp:inline></w:drawing></w:r></w:p><w:p><w:pPr><w:pStyle w:val="FiguraNota"/><w:rPr></w:rPr></w:pPr><w:r><w:rPr><w:i/><w:iCs/></w:rPr><w:t>Nota.</w:t></w:r><w:r><w:rPr></w:rPr><w:t xml:space="preserve"> Elaboración propia con los nueve productos, los siete resultados con su meta y los dos impactos a 12 meses del cierre. Los vínculos son hipótesis de formulación. Los impactos no incluyen efectos en salud.</w:t></w:r></w:p><w:p><w:pPr><w:pStyle w:val="BodyText"/><w:rPr></w:rPr></w:pPr><w:r><w:rPr></w:rPr><w:t xml:space="preserve">La Tabla 17.5 y la Figura 17.1 separan lo que el proyecto compromete de lo que solo contribuye. El Anexo A explica ese límite con la teoría del cambio por componente. Los eslabones de producto a resultado son responsabilidad del proyecto. Los eslabones de resultado a impacto dependen de los </w:t></w:r><w:ins w:id="11103" w:author="Unknown Author" w:date="2026-10-30T04:17:53Z"><w:r><w:rPr></w:rPr><w:t>consejos</w:t></w:r></w:ins><w:del w:id="11104" w:author="Unknown Author" w:date="2026-10-30T04:17:53Z"><w:r><w:rPr></w:rPr><w:delText>comités</w:delText></w:r></w:del><w:r><w:rPr></w:rPr><w:t xml:space="preserve"> y de las entidades custodias. El mecanismo de decisión es el más débil. Una alerta modifica la conducta solo si alguien la incorpora en su protocolo. La adopción depende de la utilidad percibida y de la facilidad de uso (Davis, 1989; Venkatesh et al., 2003). Rogers (2003) añade que la compatibilidad con las prácticas vigentes la favorece. El informe de vigilancia no halla documentos de alerta que reporten falsas alarmas (Equipo formulador, 2026, pp. 10-12). Ese vacío es la razón para medir R4 y no evidencia a favor.</w:t></w:r><w:bookmarkEnd w:id="194"/></w:p><w:p><w:pPr><w:pStyle w:val="Heading2"/><w:rPr></w:rPr></w:pPr><w:bookmarkStart w:id="199" w:name="X911fec0b76bcae3fc700e75f381281b25cfabd9"/><w:r><w:rPr></w:rPr><w:t>17.3. Efectos sobre el medio ambiente y la salud humana</w:t></w:r></w:p><w:p><w:pPr><w:pStyle w:val="FirstParagraph"/><w:rPr></w:rPr></w:pPr><w:r><w:rPr></w:rPr><w:t>Esta reflexión se refiere a las actividades de ejecución y no solo a los resultados. Instalar 110 sitios, mantener la red y mover personal produce efectos positivos y negativos. La Tabla 17.6 los lista con su medida de gestión y su riesgo registrado. Cada medida cuenta con un responsable y, cuando corresponde, con un indicador. Merton (1936) advierte que una acción deliberada puede producir consecuencias que sus autores no previeron. El proyecto las busca de forma activa en lugar de suponerlas ausentes.</w:t></w:r></w:p><w:p><w:pPr><w:pStyle w:val="TablaRotulo"/><w:rPr></w:rPr></w:pPr><w:bookmarkStart w:id="200" w:name="rot_Tabla_17_6"/><w:r><w:rPr><w:b/><w:bCs/></w:rPr><w:t>Tabla 17.6</w:t></w:r><w:bookmarkEnd w:id="200"/></w:p><w:p><w:pPr><w:pStyle w:val="TablaTitulo"/><w:rPr></w:rPr></w:pPr><w:r><w:rPr><w:i/><w:iCs/></w:rPr><w:t>Efectos positivos y negativos de las actividades de ejecución sobre el medio ambiente y la salud humana</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238"/><w:gridCol w:w="1659"/><w:gridCol w:w="1991"/><w:gridCol w:w="2241"/><w:gridCol w:w="1825"/></w:tblGrid><w:tr><w:trPr><w:tblHeader w:val="true"/><w:ins w:id="11105" w:author="Unknown Author" w:date="2026-10-30T04:17:53Z"/><w:cantSplit w:val="true"/></w:trPr><w:tc><w:tcPr><w:tcW w:w="223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1107" w:author="Unknown Author" w:date="2026-10-30T04:17:53Z"></w:ins></w:rPr></w:pPr><w:ins w:id="11106" w:author="Unknown Author" w:date="2026-10-30T04:17:53Z"><w:r><w:rPr><w:b/><w:kern w:val="0"/><w:szCs w:val="24"/><w:lang w:val="es-CO" w:eastAsia="en-US" w:bidi="ar-SA"/></w:rPr><w:t>Efecto</w:t></w:r></w:ins></w:p></w:tc><w:tc><w:tcPr><w:tcW w:w="165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1109" w:author="Unknown Author" w:date="2026-10-30T04:17:53Z"></w:ins></w:rPr></w:pPr><w:ins w:id="11108" w:author="Unknown Author" w:date="2026-10-30T04:17:53Z"><w:r><w:rPr><w:b/><w:kern w:val="0"/><w:szCs w:val="24"/><w:lang w:val="es-CO" w:eastAsia="en-US" w:bidi="ar-SA"/></w:rPr><w:t>Tipo</w:t></w:r></w:ins></w:p></w:tc><w:tc><w:tcPr><w:tcW w:w="199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1111" w:author="Unknown Author" w:date="2026-10-30T04:17:53Z"></w:ins></w:rPr></w:pPr><w:ins w:id="11110" w:author="Unknown Author" w:date="2026-10-30T04:17:53Z"><w:r><w:rPr><w:b/><w:kern w:val="0"/><w:szCs w:val="24"/><w:lang w:val="es-CO" w:eastAsia="en-US" w:bidi="ar-SA"/></w:rPr><w:t>Quién lo experimenta</w:t></w:r></w:ins></w:p></w:tc><w:tc><w:tcPr><w:tcW w:w="224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1113" w:author="Unknown Author" w:date="2026-10-30T04:17:53Z"></w:ins></w:rPr></w:pPr><w:ins w:id="11112" w:author="Unknown Author" w:date="2026-10-30T04:17:53Z"><w:r><w:rPr><w:b/><w:kern w:val="0"/><w:szCs w:val="24"/><w:lang w:val="es-CO" w:eastAsia="en-US" w:bidi="ar-SA"/></w:rPr><w:t>Medida de gestión</w:t></w:r></w:ins></w:p></w:tc><w:tc><w:tcPr><w:tcW w:w="182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1115" w:author="Unknown Author" w:date="2026-10-30T04:17:53Z"></w:ins></w:rPr></w:pPr><w:ins w:id="11114" w:author="Unknown Author" w:date="2026-10-30T04:17:53Z"><w:r><w:rPr><w:b/><w:kern w:val="0"/><w:szCs w:val="24"/><w:lang w:val="es-CO" w:eastAsia="en-US" w:bidi="ar-SA"/></w:rPr><w:t>Riesgo o indicador asociado</w:t></w:r></w:ins></w:p></w:tc></w:tr><w:tr><w:trPr><w:ins w:id="11116" w:author="Unknown Author" w:date="2026-10-30T04:17:53Z"/><w:cantSplit w:val="true"/></w:trPr><w:tc><w:tcPr><w:tcW w:w="2238" w:type="dxa"/><w:tcBorders></w:tcBorders></w:tcPr><w:p><w:pPr><w:pStyle w:val="Tabla9"/><w:widowControl/><w:jc w:val="left"/><w:rPr><w:kern w:val="0"/><w:szCs w:val="24"/><w:lang w:val="es-CO" w:eastAsia="en-US" w:bidi="ar-SA"/><w:ins w:id="11118" w:author="Unknown Author" w:date="2026-10-30T04:17:53Z"></w:ins></w:rPr></w:pPr><w:ins w:id="11117" w:author="Unknown Author" w:date="2026-10-30T04:17:53Z"><w:r><w:rPr><w:kern w:val="0"/><w:szCs w:val="24"/><w:lang w:val="es-CO" w:eastAsia="en-US" w:bidi="ar-SA"/></w:rPr><w:t>Información verificada de PM2,5 y PM10 para decidir</w:t></w:r></w:ins></w:p></w:tc><w:tc><w:tcPr><w:tcW w:w="1659" w:type="dxa"/><w:tcBorders></w:tcBorders></w:tcPr><w:p><w:pPr><w:pStyle w:val="Tabla9"/><w:widowControl/><w:jc w:val="left"/><w:rPr><w:kern w:val="0"/><w:szCs w:val="24"/><w:lang w:val="es-CO" w:eastAsia="en-US" w:bidi="ar-SA"/><w:ins w:id="11120" w:author="Unknown Author" w:date="2026-10-30T04:17:53Z"></w:ins></w:rPr></w:pPr><w:ins w:id="11119" w:author="Unknown Author" w:date="2026-10-30T04:17:53Z"><w:r><w:rPr><w:kern w:val="0"/><w:szCs w:val="24"/><w:lang w:val="es-CO" w:eastAsia="en-US" w:bidi="ar-SA"/></w:rPr><w:t>Positivo, ambiental</w:t></w:r></w:ins></w:p></w:tc><w:tc><w:tcPr><w:tcW w:w="1991" w:type="dxa"/><w:tcBorders></w:tcBorders></w:tcPr><w:p><w:pPr><w:pStyle w:val="Tabla9"/><w:widowControl/><w:jc w:val="left"/><w:rPr><w:kern w:val="0"/><w:szCs w:val="24"/><w:lang w:val="es-CO" w:eastAsia="en-US" w:bidi="ar-SA"/><w:ins w:id="11122" w:author="Unknown Author" w:date="2026-10-30T04:17:53Z"></w:ins></w:rPr></w:pPr><w:ins w:id="11121" w:author="Unknown Author" w:date="2026-10-30T04:17:53Z"><w:r><w:rPr><w:kern w:val="0"/><w:szCs w:val="24"/><w:lang w:val="es-CO" w:eastAsia="en-US" w:bidi="ar-SA"/></w:rPr><w:t>Consejos y entidades custodias</w:t></w:r></w:ins></w:p></w:tc><w:tc><w:tcPr><w:tcW w:w="2241" w:type="dxa"/><w:tcBorders></w:tcBorders></w:tcPr><w:p><w:pPr><w:pStyle w:val="Tabla9"/><w:widowControl/><w:jc w:val="left"/><w:rPr><w:kern w:val="0"/><w:szCs w:val="24"/><w:lang w:val="es-CO" w:eastAsia="en-US" w:bidi="ar-SA"/><w:ins w:id="11124" w:author="Unknown Author" w:date="2026-10-30T04:17:53Z"></w:ins></w:rPr></w:pPr><w:ins w:id="11123" w:author="Unknown Author" w:date="2026-10-30T04:17:53Z"><w:r><w:rPr><w:kern w:val="0"/><w:szCs w:val="24"/><w:lang w:val="es-CO" w:eastAsia="en-US" w:bidi="ar-SA"/></w:rPr><w:t>Reporte del error residual junto con cada valor</w:t></w:r></w:ins></w:p></w:tc><w:tc><w:tcPr><w:tcW w:w="1825" w:type="dxa"/><w:tcBorders></w:tcBorders></w:tcPr><w:p><w:pPr><w:pStyle w:val="Tabla9"/><w:widowControl/><w:jc w:val="left"/><w:rPr><w:kern w:val="0"/><w:szCs w:val="24"/><w:lang w:val="es-CO" w:eastAsia="en-US" w:bidi="ar-SA"/><w:ins w:id="11126" w:author="Unknown Author" w:date="2026-10-30T04:17:53Z"></w:ins></w:rPr></w:pPr><w:ins w:id="11125" w:author="Unknown Author" w:date="2026-10-30T04:17:53Z"><w:r><w:rPr><w:kern w:val="0"/><w:szCs w:val="24"/><w:lang w:val="es-CO" w:eastAsia="en-US" w:bidi="ar-SA"/></w:rPr><w:t>R1 y R3</w:t></w:r></w:ins></w:p></w:tc></w:tr><w:tr><w:trPr><w:ins w:id="11127" w:author="Unknown Author" w:date="2026-10-30T04:17:53Z"/><w:cantSplit w:val="true"/></w:trPr><w:tc><w:tcPr><w:tcW w:w="2238" w:type="dxa"/><w:tcBorders></w:tcBorders><w:shd w:color="auto" w:fill="F7F7F7" w:val="clear"/></w:tcPr><w:p><w:pPr><w:pStyle w:val="Tabla9"/><w:widowControl/><w:jc w:val="left"/><w:rPr><w:kern w:val="0"/><w:szCs w:val="24"/><w:lang w:val="es-CO" w:eastAsia="en-US" w:bidi="ar-SA"/><w:ins w:id="11129" w:author="Unknown Author" w:date="2026-10-30T04:17:53Z"></w:ins></w:rPr></w:pPr><w:ins w:id="11128" w:author="Unknown Author" w:date="2026-10-30T04:17:53Z"><w:r><w:rPr><w:kern w:val="0"/><w:szCs w:val="24"/><w:lang w:val="es-CO" w:eastAsia="en-US" w:bidi="ar-SA"/></w:rPr><w:t>Protección respiratoria del personal de instalación</w:t></w:r></w:ins></w:p></w:tc><w:tc><w:tcPr><w:tcW w:w="1659" w:type="dxa"/><w:tcBorders></w:tcBorders><w:shd w:color="auto" w:fill="F7F7F7" w:val="clear"/></w:tcPr><w:p><w:pPr><w:pStyle w:val="Tabla9"/><w:widowControl/><w:jc w:val="left"/><w:rPr><w:kern w:val="0"/><w:szCs w:val="24"/><w:lang w:val="es-CO" w:eastAsia="en-US" w:bidi="ar-SA"/><w:ins w:id="11131" w:author="Unknown Author" w:date="2026-10-30T04:17:53Z"></w:ins></w:rPr></w:pPr><w:ins w:id="11130" w:author="Unknown Author" w:date="2026-10-30T04:17:53Z"><w:r><w:rPr><w:kern w:val="0"/><w:szCs w:val="24"/><w:lang w:val="es-CO" w:eastAsia="en-US" w:bidi="ar-SA"/></w:rPr><w:t>Positivo, salud ocupacional</w:t></w:r></w:ins></w:p></w:tc><w:tc><w:tcPr><w:tcW w:w="1991" w:type="dxa"/><w:tcBorders></w:tcBorders><w:shd w:color="auto" w:fill="F7F7F7" w:val="clear"/></w:tcPr><w:p><w:pPr><w:pStyle w:val="Tabla9"/><w:widowControl/><w:jc w:val="left"/><w:rPr><w:kern w:val="0"/><w:szCs w:val="24"/><w:lang w:val="es-CO" w:eastAsia="en-US" w:bidi="ar-SA"/><w:ins w:id="11133" w:author="Unknown Author" w:date="2026-10-30T04:17:53Z"></w:ins></w:rPr></w:pPr><w:ins w:id="11132" w:author="Unknown Author" w:date="2026-10-30T04:17:53Z"><w:r><w:rPr><w:kern w:val="0"/><w:szCs w:val="24"/><w:lang w:val="es-CO" w:eastAsia="en-US" w:bidi="ar-SA"/></w:rPr><w:t>Personal de campo</w:t></w:r></w:ins></w:p></w:tc><w:tc><w:tcPr><w:tcW w:w="2241" w:type="dxa"/><w:tcBorders></w:tcBorders><w:shd w:color="auto" w:fill="F7F7F7" w:val="clear"/></w:tcPr><w:p><w:pPr><w:pStyle w:val="Tabla9"/><w:widowControl/><w:jc w:val="left"/><w:rPr><w:kern w:val="0"/><w:szCs w:val="24"/><w:lang w:val="es-CO" w:eastAsia="en-US" w:bidi="ar-SA"/><w:ins w:id="11135" w:author="Unknown Author" w:date="2026-10-30T04:17:53Z"></w:ins></w:rPr></w:pPr><w:ins w:id="11134" w:author="Unknown Author" w:date="2026-10-30T04:17:53Z"><w:r><w:rPr><w:kern w:val="0"/><w:szCs w:val="24"/><w:lang w:val="es-CO" w:eastAsia="en-US" w:bidi="ar-SA"/></w:rPr><w:t>3.000 mascarillas N95, inducción previa y ventanas de trabajo fuera de la remoción activa</w:t></w:r></w:ins></w:p></w:tc><w:tc><w:tcPr><w:tcW w:w="1825" w:type="dxa"/><w:tcBorders></w:tcBorders><w:shd w:color="auto" w:fill="F7F7F7" w:val="clear"/></w:tcPr><w:p><w:pPr><w:pStyle w:val="Tabla9"/><w:widowControl/><w:jc w:val="left"/><w:rPr><w:kern w:val="0"/><w:szCs w:val="24"/><w:lang w:val="es-CO" w:eastAsia="en-US" w:bidi="ar-SA"/><w:ins w:id="11137" w:author="Unknown Author" w:date="2026-10-30T04:17:53Z"></w:ins></w:rPr></w:pPr><w:ins w:id="11136" w:author="Unknown Author" w:date="2026-10-30T04:17:53Z"><w:r><w:rPr><w:kern w:val="0"/><w:szCs w:val="24"/><w:lang w:val="es-CO" w:eastAsia="en-US" w:bidi="ar-SA"/></w:rPr><w:t>Riesgo sanitario: improbable (30 %), impacto moderado</w:t></w:r></w:ins></w:p></w:tc></w:tr><w:tr><w:trPr><w:ins w:id="11138" w:author="Unknown Author" w:date="2026-10-30T04:17:53Z"/><w:cantSplit w:val="true"/></w:trPr><w:tc><w:tcPr><w:tcW w:w="2238" w:type="dxa"/><w:tcBorders></w:tcBorders></w:tcPr><w:p><w:pPr><w:pStyle w:val="Tabla9"/><w:widowControl/><w:jc w:val="left"/><w:rPr><w:kern w:val="0"/><w:szCs w:val="24"/><w:lang w:val="es-CO" w:eastAsia="en-US" w:bidi="ar-SA"/><w:ins w:id="11140" w:author="Unknown Author" w:date="2026-10-30T04:17:53Z"></w:ins></w:rPr></w:pPr><w:ins w:id="11139" w:author="Unknown Author" w:date="2026-10-30T04:17:53Z"><w:r><w:rPr><w:kern w:val="0"/><w:szCs w:val="24"/><w:lang w:val="es-CO" w:eastAsia="en-US" w:bidi="ar-SA"/></w:rPr><w:t>Capacidad instalada que perdura</w:t></w:r></w:ins></w:p></w:tc><w:tc><w:tcPr><w:tcW w:w="1659" w:type="dxa"/><w:tcBorders></w:tcBorders></w:tcPr><w:p><w:pPr><w:pStyle w:val="Tabla9"/><w:widowControl/><w:jc w:val="left"/><w:rPr><w:kern w:val="0"/><w:szCs w:val="24"/><w:lang w:val="es-CO" w:eastAsia="en-US" w:bidi="ar-SA"/><w:ins w:id="11142" w:author="Unknown Author" w:date="2026-10-30T04:17:53Z"></w:ins></w:rPr></w:pPr><w:ins w:id="11141" w:author="Unknown Author" w:date="2026-10-30T04:17:53Z"><w:r><w:rPr><w:kern w:val="0"/><w:szCs w:val="24"/><w:lang w:val="es-CO" w:eastAsia="en-US" w:bidi="ar-SA"/></w:rPr><w:t>Positivo, ambiental y social</w:t></w:r></w:ins></w:p></w:tc><w:tc><w:tcPr><w:tcW w:w="1991" w:type="dxa"/><w:tcBorders></w:tcBorders></w:tcPr><w:p><w:pPr><w:pStyle w:val="Tabla9"/><w:widowControl/><w:jc w:val="left"/><w:rPr><w:kern w:val="0"/><w:szCs w:val="24"/><w:lang w:val="es-CO" w:eastAsia="en-US" w:bidi="ar-SA"/><w:ins w:id="11144" w:author="Unknown Author" w:date="2026-10-30T04:17:53Z"></w:ins></w:rPr></w:pPr><w:ins w:id="11143" w:author="Unknown Author" w:date="2026-10-30T04:17:53Z"><w:r><w:rPr><w:kern w:val="0"/><w:szCs w:val="24"/><w:lang w:val="es-CO" w:eastAsia="en-US" w:bidi="ar-SA"/></w:rPr><w:t>Consejos, municipios aliados y Universidad Santo Tomás</w:t></w:r></w:ins></w:p></w:tc><w:tc><w:tcPr><w:tcW w:w="2241" w:type="dxa"/><w:tcBorders></w:tcBorders></w:tcPr><w:p><w:pPr><w:pStyle w:val="Tabla9"/><w:widowControl/><w:jc w:val="left"/><w:rPr><w:kern w:val="0"/><w:szCs w:val="24"/><w:lang w:val="es-CO" w:eastAsia="en-US" w:bidi="ar-SA"/><w:ins w:id="11146" w:author="Unknown Author" w:date="2026-10-30T04:17:53Z"></w:ins></w:rPr></w:pPr><w:ins w:id="11145" w:author="Unknown Author" w:date="2026-10-30T04:17:53Z"><w:r><w:rPr><w:kern w:val="0"/><w:szCs w:val="24"/><w:lang w:val="es-CO" w:eastAsia="en-US" w:bidi="ar-SA"/></w:rPr><w:t>Custodia con partida y manual de reactivación</w:t></w:r></w:ins></w:p></w:tc><w:tc><w:tcPr><w:tcW w:w="1825" w:type="dxa"/><w:tcBorders></w:tcBorders></w:tcPr><w:p><w:pPr><w:pStyle w:val="Tabla9"/><w:widowControl/><w:jc w:val="left"/><w:rPr><w:kern w:val="0"/><w:szCs w:val="24"/><w:lang w:val="es-CO" w:eastAsia="en-US" w:bidi="ar-SA"/><w:ins w:id="11148" w:author="Unknown Author" w:date="2026-10-30T04:17:53Z"></w:ins></w:rPr></w:pPr><w:ins w:id="11147" w:author="Unknown Author" w:date="2026-10-30T04:17:53Z"><w:r><w:rPr><w:kern w:val="0"/><w:szCs w:val="24"/><w:lang w:val="es-CO" w:eastAsia="en-US" w:bidi="ar-SA"/></w:rPr><w:t>I2</w:t></w:r></w:ins></w:p></w:tc></w:tr><w:tr><w:trPr><w:ins w:id="11149" w:author="Unknown Author" w:date="2026-10-30T04:17:53Z"/><w:cantSplit w:val="true"/></w:trPr><w:tc><w:tcPr><w:tcW w:w="2238" w:type="dxa"/><w:tcBorders></w:tcBorders><w:shd w:color="auto" w:fill="F7F7F7" w:val="clear"/></w:tcPr><w:p><w:pPr><w:pStyle w:val="Tabla9"/><w:widowControl/><w:jc w:val="left"/><w:rPr><w:kern w:val="0"/><w:szCs w:val="24"/><w:lang w:val="es-CO" w:eastAsia="en-US" w:bidi="ar-SA"/><w:ins w:id="11151" w:author="Unknown Author" w:date="2026-10-30T04:17:53Z"></w:ins></w:rPr></w:pPr><w:ins w:id="11150" w:author="Unknown Author" w:date="2026-10-30T04:17:53Z"><w:r><w:rPr><w:kern w:val="0"/><w:szCs w:val="24"/><w:lang w:val="es-CO" w:eastAsia="en-US" w:bidi="ar-SA"/></w:rPr><w:t>Estimación previa de la exposición antes de una demolición</w:t></w:r></w:ins></w:p></w:tc><w:tc><w:tcPr><w:tcW w:w="1659" w:type="dxa"/><w:tcBorders></w:tcBorders><w:shd w:color="auto" w:fill="F7F7F7" w:val="clear"/></w:tcPr><w:p><w:pPr><w:pStyle w:val="Tabla9"/><w:widowControl/><w:jc w:val="left"/><w:rPr><w:kern w:val="0"/><w:szCs w:val="24"/><w:lang w:val="es-CO" w:eastAsia="en-US" w:bidi="ar-SA"/><w:ins w:id="11153" w:author="Unknown Author" w:date="2026-10-30T04:17:53Z"></w:ins></w:rPr></w:pPr><w:ins w:id="11152" w:author="Unknown Author" w:date="2026-10-30T04:17:53Z"><w:r><w:rPr><w:kern w:val="0"/><w:szCs w:val="24"/><w:lang w:val="es-CO" w:eastAsia="en-US" w:bidi="ar-SA"/></w:rPr><w:t>Positivo, ambiental</w:t></w:r></w:ins></w:p></w:tc><w:tc><w:tcPr><w:tcW w:w="1991" w:type="dxa"/><w:tcBorders></w:tcBorders><w:shd w:color="auto" w:fill="F7F7F7" w:val="clear"/></w:tcPr><w:p><w:pPr><w:pStyle w:val="Tabla9"/><w:widowControl/><w:jc w:val="left"/><w:rPr><w:kern w:val="0"/><w:szCs w:val="24"/><w:lang w:val="es-CO" w:eastAsia="en-US" w:bidi="ar-SA"/><w:ins w:id="11155" w:author="Unknown Author" w:date="2026-10-30T04:17:53Z"></w:ins></w:rPr></w:pPr><w:ins w:id="11154" w:author="Unknown Author" w:date="2026-10-30T04:17:53Z"><w:r><w:rPr><w:kern w:val="0"/><w:szCs w:val="24"/><w:lang w:val="es-CO" w:eastAsia="en-US" w:bidi="ar-SA"/></w:rPr><w:t>Consejos, responsables de obra y vecinos</w:t></w:r></w:ins></w:p></w:tc><w:tc><w:tcPr><w:tcW w:w="2241" w:type="dxa"/><w:tcBorders></w:tcBorders><w:shd w:color="auto" w:fill="F7F7F7" w:val="clear"/></w:tcPr><w:p><w:pPr><w:pStyle w:val="Tabla9"/><w:widowControl/><w:jc w:val="left"/><w:rPr><w:kern w:val="0"/><w:szCs w:val="24"/><w:lang w:val="es-CO" w:eastAsia="en-US" w:bidi="ar-SA"/><w:ins w:id="11157" w:author="Unknown Author" w:date="2026-10-30T04:17:53Z"></w:ins></w:rPr></w:pPr><w:ins w:id="11156" w:author="Unknown Author" w:date="2026-10-30T04:17:53Z"><w:r><w:rPr><w:kern w:val="0"/><w:szCs w:val="24"/><w:lang w:val="es-CO" w:eastAsia="en-US" w:bidi="ar-SA"/></w:rPr><w:t>Informe de evaluación previa con incertidumbre y medidas sugeridas</w:t></w:r></w:ins></w:p></w:tc><w:tc><w:tcPr><w:tcW w:w="1825" w:type="dxa"/><w:tcBorders></w:tcBorders><w:shd w:color="auto" w:fill="F7F7F7" w:val="clear"/></w:tcPr><w:p><w:pPr><w:pStyle w:val="Tabla9"/><w:widowControl/><w:jc w:val="left"/><w:rPr><w:kern w:val="0"/><w:szCs w:val="24"/><w:lang w:val="es-CO" w:eastAsia="en-US" w:bidi="ar-SA"/><w:ins w:id="11159" w:author="Unknown Author" w:date="2026-10-30T04:17:53Z"></w:ins></w:rPr></w:pPr><w:ins w:id="11158" w:author="Unknown Author" w:date="2026-10-30T04:17:53Z"><w:r><w:rPr><w:kern w:val="0"/><w:szCs w:val="24"/><w:lang w:val="es-CO" w:eastAsia="en-US" w:bidi="ar-SA"/></w:rPr><w:t>R6 y R7</w:t></w:r></w:ins></w:p></w:tc></w:tr><w:tr><w:trPr><w:ins w:id="11160" w:author="Unknown Author" w:date="2026-10-30T04:17:53Z"/><w:cantSplit w:val="true"/></w:trPr><w:tc><w:tcPr><w:tcW w:w="2238" w:type="dxa"/><w:tcBorders></w:tcBorders></w:tcPr><w:p><w:pPr><w:pStyle w:val="Tabla9"/><w:widowControl/><w:jc w:val="left"/><w:rPr><w:kern w:val="0"/><w:szCs w:val="24"/><w:lang w:val="es-CO" w:eastAsia="en-US" w:bidi="ar-SA"/><w:ins w:id="11162" w:author="Unknown Author" w:date="2026-10-30T04:17:53Z"></w:ins></w:rPr></w:pPr><w:ins w:id="11161" w:author="Unknown Author" w:date="2026-10-30T04:17:53Z"><w:r><w:rPr><w:kern w:val="0"/><w:szCs w:val="24"/><w:lang w:val="es-CO" w:eastAsia="en-US" w:bidi="ar-SA"/></w:rPr><w:t>Residuos electrónicos y baterías</w:t></w:r></w:ins></w:p></w:tc><w:tc><w:tcPr><w:tcW w:w="1659" w:type="dxa"/><w:tcBorders></w:tcBorders></w:tcPr><w:p><w:pPr><w:pStyle w:val="Tabla9"/><w:widowControl/><w:jc w:val="left"/><w:rPr><w:kern w:val="0"/><w:szCs w:val="24"/><w:lang w:val="es-CO" w:eastAsia="en-US" w:bidi="ar-SA"/><w:ins w:id="11164" w:author="Unknown Author" w:date="2026-10-30T04:17:53Z"></w:ins></w:rPr></w:pPr><w:ins w:id="11163" w:author="Unknown Author" w:date="2026-10-30T04:17:53Z"><w:r><w:rPr><w:kern w:val="0"/><w:szCs w:val="24"/><w:lang w:val="es-CO" w:eastAsia="en-US" w:bidi="ar-SA"/></w:rPr><w:t>Negativo, ambiental</w:t></w:r></w:ins></w:p></w:tc><w:tc><w:tcPr><w:tcW w:w="1991" w:type="dxa"/><w:tcBorders></w:tcBorders></w:tcPr><w:p><w:pPr><w:pStyle w:val="Tabla9"/><w:widowControl/><w:jc w:val="left"/><w:rPr><w:kern w:val="0"/><w:szCs w:val="24"/><w:lang w:val="es-CO" w:eastAsia="en-US" w:bidi="ar-SA"/><w:ins w:id="11166" w:author="Unknown Author" w:date="2026-10-30T04:17:53Z"></w:ins></w:rPr></w:pPr><w:ins w:id="11165" w:author="Unknown Author" w:date="2026-10-30T04:17:53Z"><w:r><w:rPr><w:kern w:val="0"/><w:szCs w:val="24"/><w:lang w:val="es-CO" w:eastAsia="en-US" w:bidi="ar-SA"/></w:rPr><w:t>Territorio de Manizales y de Calarcá</w:t></w:r></w:ins></w:p></w:tc><w:tc><w:tcPr><w:tcW w:w="2241" w:type="dxa"/><w:tcBorders></w:tcBorders></w:tcPr><w:p><w:pPr><w:pStyle w:val="Tabla9"/><w:widowControl/><w:jc w:val="left"/><w:rPr><w:kern w:val="0"/><w:szCs w:val="24"/><w:lang w:val="es-CO" w:eastAsia="en-US" w:bidi="ar-SA"/><w:ins w:id="11168" w:author="Unknown Author" w:date="2026-10-30T04:17:53Z"></w:ins></w:rPr></w:pPr><w:ins w:id="11167" w:author="Unknown Author" w:date="2026-10-30T04:17:53Z"><w:r><w:rPr><w:kern w:val="0"/><w:szCs w:val="24"/><w:lang w:val="es-CO" w:eastAsia="en-US" w:bidi="ar-SA"/></w:rPr><w:t>Reposición por componente, reserva de 20 nodos y un gateway, y entrega a un gestor autorizado</w:t></w:r></w:ins></w:p></w:tc><w:tc><w:tcPr><w:tcW w:w="1825" w:type="dxa"/><w:tcBorders></w:tcBorders></w:tcPr><w:p><w:pPr><w:pStyle w:val="Tabla9"/><w:widowControl/><w:jc w:val="left"/><w:rPr><w:kern w:val="0"/><w:szCs w:val="24"/><w:lang w:val="es-CO" w:eastAsia="en-US" w:bidi="ar-SA"/><w:ins w:id="11170" w:author="Unknown Author" w:date="2026-10-30T04:17:53Z"></w:ins></w:rPr></w:pPr><w:ins w:id="11169" w:author="Unknown Author" w:date="2026-10-30T04:17:53Z"><w:r><w:rPr><w:kern w:val="0"/><w:szCs w:val="24"/><w:lang w:val="es-CO" w:eastAsia="en-US" w:bidi="ar-SA"/></w:rPr><w:t>Meta propuesta de 100 % de entrega al cierre</w:t></w:r></w:ins></w:p></w:tc></w:tr><w:tr><w:trPr><w:ins w:id="11171" w:author="Unknown Author" w:date="2026-10-30T04:17:53Z"/><w:cantSplit w:val="true"/></w:trPr><w:tc><w:tcPr><w:tcW w:w="2238" w:type="dxa"/><w:tcBorders></w:tcBorders><w:shd w:color="auto" w:fill="F7F7F7" w:val="clear"/></w:tcPr><w:p><w:pPr><w:pStyle w:val="Tabla9"/><w:widowControl/><w:jc w:val="left"/><w:rPr><w:kern w:val="0"/><w:szCs w:val="24"/><w:lang w:val="es-CO" w:eastAsia="en-US" w:bidi="ar-SA"/><w:ins w:id="11173" w:author="Unknown Author" w:date="2026-10-30T04:17:53Z"></w:ins></w:rPr></w:pPr><w:ins w:id="11172" w:author="Unknown Author" w:date="2026-10-30T04:17:53Z"><w:r><w:rPr><w:kern w:val="0"/><w:szCs w:val="24"/><w:lang w:val="es-CO" w:eastAsia="en-US" w:bidi="ar-SA"/></w:rPr><w:t>Emisiones de los desplazamientos</w:t></w:r></w:ins></w:p></w:tc><w:tc><w:tcPr><w:tcW w:w="1659" w:type="dxa"/><w:tcBorders></w:tcBorders><w:shd w:color="auto" w:fill="F7F7F7" w:val="clear"/></w:tcPr><w:p><w:pPr><w:pStyle w:val="Tabla9"/><w:widowControl/><w:jc w:val="left"/><w:rPr><w:kern w:val="0"/><w:szCs w:val="24"/><w:lang w:val="es-CO" w:eastAsia="en-US" w:bidi="ar-SA"/><w:ins w:id="11175" w:author="Unknown Author" w:date="2026-10-30T04:17:53Z"></w:ins></w:rPr></w:pPr><w:ins w:id="11174" w:author="Unknown Author" w:date="2026-10-30T04:17:53Z"><w:r><w:rPr><w:kern w:val="0"/><w:szCs w:val="24"/><w:lang w:val="es-CO" w:eastAsia="en-US" w:bidi="ar-SA"/></w:rPr><w:t>Negativo, ambiental</w:t></w:r></w:ins></w:p></w:tc><w:tc><w:tcPr><w:tcW w:w="1991" w:type="dxa"/><w:tcBorders></w:tcBorders><w:shd w:color="auto" w:fill="F7F7F7" w:val="clear"/></w:tcPr><w:p><w:pPr><w:pStyle w:val="Tabla9"/><w:widowControl/><w:jc w:val="left"/><w:rPr><w:kern w:val="0"/><w:szCs w:val="24"/><w:lang w:val="es-CO" w:eastAsia="en-US" w:bidi="ar-SA"/><w:ins w:id="11177" w:author="Unknown Author" w:date="2026-10-30T04:17:53Z"></w:ins></w:rPr></w:pPr><w:ins w:id="11176" w:author="Unknown Author" w:date="2026-10-30T04:17:53Z"><w:r><w:rPr><w:kern w:val="0"/><w:szCs w:val="24"/><w:lang w:val="es-CO" w:eastAsia="en-US" w:bidi="ar-SA"/></w:rPr><w:t>Atmósfera local</w:t></w:r></w:ins></w:p></w:tc><w:tc><w:tcPr><w:tcW w:w="2241" w:type="dxa"/><w:tcBorders></w:tcBorders><w:shd w:color="auto" w:fill="F7F7F7" w:val="clear"/></w:tcPr><w:p><w:pPr><w:pStyle w:val="Tabla9"/><w:widowControl/><w:jc w:val="left"/><w:rPr><w:kern w:val="0"/><w:szCs w:val="24"/><w:lang w:val="es-CO" w:eastAsia="en-US" w:bidi="ar-SA"/><w:ins w:id="11179" w:author="Unknown Author" w:date="2026-10-30T04:17:53Z"></w:ins></w:rPr></w:pPr><w:ins w:id="11178" w:author="Unknown Author" w:date="2026-10-30T04:17:53Z"><w:r><w:rPr><w:kern w:val="0"/><w:szCs w:val="24"/><w:lang w:val="es-CO" w:eastAsia="en-US" w:bidi="ar-SA"/></w:rPr><w:t>Tres técnicos locales por municipio y 190 trayectos aéreos y 310 días de vehículo como máximo</w:t></w:r></w:ins></w:p></w:tc><w:tc><w:tcPr><w:tcW w:w="1825" w:type="dxa"/><w:tcBorders></w:tcBorders><w:shd w:color="auto" w:fill="F7F7F7" w:val="clear"/></w:tcPr><w:p><w:pPr><w:pStyle w:val="Tabla9"/><w:widowControl/><w:jc w:val="left"/><w:rPr><w:kern w:val="0"/><w:szCs w:val="24"/><w:lang w:val="es-CO" w:eastAsia="en-US" w:bidi="ar-SA"/><w:ins w:id="11181" w:author="Unknown Author" w:date="2026-10-30T04:17:53Z"></w:ins></w:rPr></w:pPr><w:ins w:id="11180" w:author="Unknown Author" w:date="2026-10-30T04:17:53Z"><w:r><w:rPr><w:kern w:val="0"/><w:szCs w:val="24"/><w:lang w:val="es-CO" w:eastAsia="en-US" w:bidi="ar-SA"/></w:rPr><w:t>No calculable sin coeficientes</w:t></w:r></w:ins></w:p></w:tc></w:tr><w:tr><w:trPr><w:ins w:id="11182" w:author="Unknown Author" w:date="2026-10-30T04:17:53Z"/><w:cantSplit w:val="true"/></w:trPr><w:tc><w:tcPr><w:tcW w:w="2238" w:type="dxa"/><w:tcBorders></w:tcBorders></w:tcPr><w:p><w:pPr><w:pStyle w:val="Tabla9"/><w:widowControl/><w:jc w:val="left"/><w:rPr><w:kern w:val="0"/><w:szCs w:val="24"/><w:lang w:val="es-CO" w:eastAsia="en-US" w:bidi="ar-SA"/><w:ins w:id="11184" w:author="Unknown Author" w:date="2026-10-30T04:17:53Z"></w:ins></w:rPr></w:pPr><w:ins w:id="11183" w:author="Unknown Author" w:date="2026-10-30T04:17:53Z"><w:r><w:rPr><w:kern w:val="0"/><w:szCs w:val="24"/><w:lang w:val="es-CO" w:eastAsia="en-US" w:bidi="ar-SA"/></w:rPr><w:t>Exposición del personal de campo al polvo y a los escombros</w:t></w:r></w:ins></w:p></w:tc><w:tc><w:tcPr><w:tcW w:w="1659" w:type="dxa"/><w:tcBorders></w:tcBorders></w:tcPr><w:p><w:pPr><w:pStyle w:val="Tabla9"/><w:widowControl/><w:jc w:val="left"/><w:rPr><w:kern w:val="0"/><w:szCs w:val="24"/><w:lang w:val="es-CO" w:eastAsia="en-US" w:bidi="ar-SA"/><w:ins w:id="11186" w:author="Unknown Author" w:date="2026-10-30T04:17:53Z"></w:ins></w:rPr></w:pPr><w:ins w:id="11185" w:author="Unknown Author" w:date="2026-10-30T04:17:53Z"><w:r><w:rPr><w:kern w:val="0"/><w:szCs w:val="24"/><w:lang w:val="es-CO" w:eastAsia="en-US" w:bidi="ar-SA"/></w:rPr><w:t>Negativo, salud ocupacional</w:t></w:r></w:ins></w:p></w:tc><w:tc><w:tcPr><w:tcW w:w="1991" w:type="dxa"/><w:tcBorders></w:tcBorders></w:tcPr><w:p><w:pPr><w:pStyle w:val="Tabla9"/><w:widowControl/><w:jc w:val="left"/><w:rPr><w:kern w:val="0"/><w:szCs w:val="24"/><w:lang w:val="es-CO" w:eastAsia="en-US" w:bidi="ar-SA"/><w:ins w:id="11188" w:author="Unknown Author" w:date="2026-10-30T04:17:53Z"></w:ins></w:rPr></w:pPr><w:ins w:id="11187" w:author="Unknown Author" w:date="2026-10-30T04:17:53Z"><w:r><w:rPr><w:kern w:val="0"/><w:szCs w:val="24"/><w:lang w:val="es-CO" w:eastAsia="en-US" w:bidi="ar-SA"/></w:rPr><w:t>Personal de instalación, mantenimiento y campañas de medición</w:t></w:r></w:ins></w:p></w:tc><w:tc><w:tcPr><w:tcW w:w="2241" w:type="dxa"/><w:tcBorders></w:tcBorders></w:tcPr><w:p><w:pPr><w:pStyle w:val="Tabla9"/><w:widowControl/><w:jc w:val="left"/><w:rPr><w:kern w:val="0"/><w:szCs w:val="24"/><w:lang w:val="es-CO" w:eastAsia="en-US" w:bidi="ar-SA"/><w:ins w:id="11190" w:author="Unknown Author" w:date="2026-10-30T04:17:53Z"></w:ins></w:rPr></w:pPr><w:ins w:id="11189" w:author="Unknown Author" w:date="2026-10-30T04:17:53Z"><w:r><w:rPr><w:kern w:val="0"/><w:szCs w:val="24"/><w:lang w:val="es-CO" w:eastAsia="en-US" w:bidi="ar-SA"/></w:rPr><w:t>Respiradores N95, protocolo de seguridad y salud, ingenieros IoT y de campo como responsables</w:t></w:r></w:ins></w:p></w:tc><w:tc><w:tcPr><w:tcW w:w="1825" w:type="dxa"/><w:tcBorders></w:tcBorders></w:tcPr><w:p><w:pPr><w:pStyle w:val="Tabla9"/><w:widowControl/><w:jc w:val="left"/><w:rPr><w:kern w:val="0"/><w:szCs w:val="24"/><w:lang w:val="es-CO" w:eastAsia="en-US" w:bidi="ar-SA"/><w:ins w:id="11192" w:author="Unknown Author" w:date="2026-10-30T04:17:53Z"></w:ins></w:rPr></w:pPr><w:ins w:id="11191" w:author="Unknown Author" w:date="2026-10-30T04:17:53Z"><w:r><w:rPr><w:kern w:val="0"/><w:szCs w:val="24"/><w:lang w:val="es-CO" w:eastAsia="en-US" w:bidi="ar-SA"/></w:rPr><w:t>Riesgo sanitario: improbable (30 %), impacto moderado</w:t></w:r></w:ins></w:p></w:tc></w:tr><w:tr><w:trPr><w:ins w:id="11193" w:author="Unknown Author" w:date="2026-10-30T04:17:53Z"/><w:cantSplit w:val="true"/></w:trPr><w:tc><w:tcPr><w:tcW w:w="2238" w:type="dxa"/><w:tcBorders></w:tcBorders><w:shd w:color="auto" w:fill="F7F7F7" w:val="clear"/></w:tcPr><w:p><w:pPr><w:pStyle w:val="Tabla9"/><w:widowControl/><w:jc w:val="left"/><w:rPr><w:kern w:val="0"/><w:szCs w:val="24"/><w:lang w:val="es-CO" w:eastAsia="en-US" w:bidi="ar-SA"/><w:ins w:id="11195" w:author="Unknown Author" w:date="2026-10-30T04:17:53Z"></w:ins></w:rPr></w:pPr><w:ins w:id="11194" w:author="Unknown Author" w:date="2026-10-30T04:17:53Z"><w:r><w:rPr><w:kern w:val="0"/><w:szCs w:val="24"/><w:lang w:val="es-CO" w:eastAsia="en-US" w:bidi="ar-SA"/></w:rPr><w:t>Deslizamientos o réplicas en las vías de acceso</w:t></w:r></w:ins></w:p></w:tc><w:tc><w:tcPr><w:tcW w:w="1659" w:type="dxa"/><w:tcBorders></w:tcBorders><w:shd w:color="auto" w:fill="F7F7F7" w:val="clear"/></w:tcPr><w:p><w:pPr><w:pStyle w:val="Tabla9"/><w:widowControl/><w:jc w:val="left"/><w:rPr><w:kern w:val="0"/><w:szCs w:val="24"/><w:lang w:val="es-CO" w:eastAsia="en-US" w:bidi="ar-SA"/><w:ins w:id="11197" w:author="Unknown Author" w:date="2026-10-30T04:17:53Z"></w:ins></w:rPr></w:pPr><w:ins w:id="11196" w:author="Unknown Author" w:date="2026-10-30T04:17:53Z"><w:r><w:rPr><w:kern w:val="0"/><w:szCs w:val="24"/><w:lang w:val="es-CO" w:eastAsia="en-US" w:bidi="ar-SA"/></w:rPr><w:t>Negativo, seguridad</w:t></w:r></w:ins></w:p></w:tc><w:tc><w:tcPr><w:tcW w:w="1991" w:type="dxa"/><w:tcBorders></w:tcBorders><w:shd w:color="auto" w:fill="F7F7F7" w:val="clear"/></w:tcPr><w:p><w:pPr><w:pStyle w:val="Tabla9"/><w:widowControl/><w:jc w:val="left"/><w:rPr><w:kern w:val="0"/><w:szCs w:val="24"/><w:lang w:val="es-CO" w:eastAsia="en-US" w:bidi="ar-SA"/><w:ins w:id="11199" w:author="Unknown Author" w:date="2026-10-30T04:17:53Z"></w:ins></w:rPr></w:pPr><w:ins w:id="11198" w:author="Unknown Author" w:date="2026-10-30T04:17:53Z"><w:r><w:rPr><w:kern w:val="0"/><w:szCs w:val="24"/><w:lang w:val="es-CO" w:eastAsia="en-US" w:bidi="ar-SA"/></w:rPr><w:t>Personal de campo</w:t></w:r></w:ins></w:p></w:tc><w:tc><w:tcPr><w:tcW w:w="2241" w:type="dxa"/><w:tcBorders></w:tcBorders><w:shd w:color="auto" w:fill="F7F7F7" w:val="clear"/></w:tcPr><w:p><w:pPr><w:pStyle w:val="Tabla9"/><w:widowControl/><w:jc w:val="left"/><w:rPr><w:kern w:val="0"/><w:szCs w:val="24"/><w:lang w:val="es-CO" w:eastAsia="en-US" w:bidi="ar-SA"/><w:ins w:id="11201" w:author="Unknown Author" w:date="2026-10-30T04:17:53Z"></w:ins></w:rPr></w:pPr><w:ins w:id="11200" w:author="Unknown Author" w:date="2026-10-30T04:17:53Z"><w:r><w:rPr><w:kern w:val="0"/><w:szCs w:val="24"/><w:lang w:val="es-CO" w:eastAsia="en-US" w:bidi="ar-SA"/></w:rPr><w:t>Instalación en ventanas secas, técnicos locales y acceso verificado antes de instalar</w:t></w:r></w:ins></w:p></w:tc><w:tc><w:tcPr><w:tcW w:w="1825" w:type="dxa"/><w:tcBorders></w:tcBorders><w:shd w:color="auto" w:fill="F7F7F7" w:val="clear"/></w:tcPr><w:p><w:pPr><w:pStyle w:val="Tabla9"/><w:widowControl/><w:jc w:val="left"/><w:rPr><w:kern w:val="0"/><w:szCs w:val="24"/><w:lang w:val="es-CO" w:eastAsia="en-US" w:bidi="ar-SA"/><w:ins w:id="11203" w:author="Unknown Author" w:date="2026-10-30T04:17:53Z"></w:ins></w:rPr></w:pPr><w:ins w:id="11202" w:author="Unknown Author" w:date="2026-10-30T04:17:53Z"><w:r><w:rPr><w:kern w:val="0"/><w:szCs w:val="24"/><w:lang w:val="es-CO" w:eastAsia="en-US" w:bidi="ar-SA"/></w:rPr><w:t>Riesgo externo: probable (50 %), impacto moderado</w:t></w:r></w:ins></w:p></w:tc></w:tr><w:tr><w:trPr><w:ins w:id="11204" w:author="Unknown Author" w:date="2026-10-30T04:17:53Z"/><w:cantSplit w:val="true"/></w:trPr><w:tc><w:tcPr><w:tcW w:w="2238" w:type="dxa"/><w:tcBorders></w:tcBorders></w:tcPr><w:p><w:pPr><w:pStyle w:val="Tabla9"/><w:widowControl/><w:jc w:val="left"/><w:rPr><w:kern w:val="0"/><w:szCs w:val="24"/><w:lang w:val="es-CO" w:eastAsia="en-US" w:bidi="ar-SA"/><w:ins w:id="11206" w:author="Unknown Author" w:date="2026-10-30T04:17:53Z"></w:ins></w:rPr></w:pPr><w:ins w:id="11205" w:author="Unknown Author" w:date="2026-10-30T04:17:53Z"><w:r><w:rPr><w:kern w:val="0"/><w:szCs w:val="24"/><w:lang w:val="es-CO" w:eastAsia="en-US" w:bidi="ar-SA"/></w:rPr><w:t>Falsa tranquilidad por un nodo sin dato</w:t></w:r></w:ins></w:p></w:tc><w:tc><w:tcPr><w:tcW w:w="1659" w:type="dxa"/><w:tcBorders></w:tcBorders></w:tcPr><w:p><w:pPr><w:pStyle w:val="Tabla9"/><w:widowControl/><w:jc w:val="left"/><w:rPr><w:kern w:val="0"/><w:szCs w:val="24"/><w:lang w:val="es-CO" w:eastAsia="en-US" w:bidi="ar-SA"/><w:ins w:id="11208" w:author="Unknown Author" w:date="2026-10-30T04:17:53Z"></w:ins></w:rPr></w:pPr><w:ins w:id="11207" w:author="Unknown Author" w:date="2026-10-30T04:17:53Z"><w:r><w:rPr><w:kern w:val="0"/><w:szCs w:val="24"/><w:lang w:val="es-CO" w:eastAsia="en-US" w:bidi="ar-SA"/></w:rPr><w:t>Negativo, salud pública</w:t></w:r></w:ins></w:p></w:tc><w:tc><w:tcPr><w:tcW w:w="1991" w:type="dxa"/><w:tcBorders></w:tcBorders></w:tcPr><w:p><w:pPr><w:pStyle w:val="Tabla9"/><w:widowControl/><w:jc w:val="left"/><w:rPr><w:kern w:val="0"/><w:szCs w:val="24"/><w:lang w:val="es-CO" w:eastAsia="en-US" w:bidi="ar-SA"/><w:ins w:id="11210" w:author="Unknown Author" w:date="2026-10-30T04:17:53Z"></w:ins></w:rPr></w:pPr><w:ins w:id="11209" w:author="Unknown Author" w:date="2026-10-30T04:17:53Z"><w:r><w:rPr><w:kern w:val="0"/><w:szCs w:val="24"/><w:lang w:val="es-CO" w:eastAsia="en-US" w:bidi="ar-SA"/></w:rPr><w:t>Población y personal operario</w:t></w:r></w:ins></w:p></w:tc><w:tc><w:tcPr><w:tcW w:w="2241" w:type="dxa"/><w:tcBorders></w:tcBorders></w:tcPr><w:p><w:pPr><w:pStyle w:val="Tabla9"/><w:widowControl/><w:jc w:val="left"/><w:rPr><w:kern w:val="0"/><w:szCs w:val="24"/><w:lang w:val="es-CO" w:eastAsia="en-US" w:bidi="ar-SA"/><w:ins w:id="11212" w:author="Unknown Author" w:date="2026-10-30T04:17:53Z"></w:ins></w:rPr></w:pPr><w:ins w:id="11211" w:author="Unknown Author" w:date="2026-10-30T04:17:53Z"><w:r><w:rPr><w:kern w:val="0"/><w:szCs w:val="24"/><w:lang w:val="es-CO" w:eastAsia="en-US" w:bidi="ar-SA"/></w:rPr><w:t>Mensaje que distingue «sin dato» de «sin riesgo» e indicador de disponibilidad</w:t></w:r></w:ins></w:p></w:tc><w:tc><w:tcPr><w:tcW w:w="1825" w:type="dxa"/><w:tcBorders></w:tcBorders></w:tcPr><w:p><w:pPr><w:pStyle w:val="Tabla9"/><w:widowControl/><w:jc w:val="left"/><w:rPr><w:kern w:val="0"/><w:szCs w:val="24"/><w:lang w:val="es-CO" w:eastAsia="en-US" w:bidi="ar-SA"/><w:ins w:id="11214" w:author="Unknown Author" w:date="2026-10-30T04:17:53Z"></w:ins></w:rPr></w:pPr><w:ins w:id="11213" w:author="Unknown Author" w:date="2026-10-30T04:17:53Z"><w:r><w:rPr><w:kern w:val="0"/><w:szCs w:val="24"/><w:lang w:val="es-CO" w:eastAsia="en-US" w:bidi="ar-SA"/></w:rPr><w:t>R2</w:t></w:r></w:ins></w:p></w:tc></w:tr><w:tr><w:trPr><w:ins w:id="11215" w:author="Unknown Author" w:date="2026-10-30T04:17:53Z"/><w:cantSplit w:val="true"/></w:trPr><w:tc><w:tcPr><w:tcW w:w="2238" w:type="dxa"/><w:tcBorders></w:tcBorders><w:shd w:color="auto" w:fill="F7F7F7" w:val="clear"/></w:tcPr><w:p><w:pPr><w:pStyle w:val="Tabla9"/><w:widowControl/><w:jc w:val="left"/><w:rPr><w:kern w:val="0"/><w:szCs w:val="24"/><w:lang w:val="es-CO" w:eastAsia="en-US" w:bidi="ar-SA"/><w:ins w:id="11217" w:author="Unknown Author" w:date="2026-10-30T04:17:53Z"></w:ins></w:rPr></w:pPr><w:ins w:id="11216" w:author="Unknown Author" w:date="2026-10-30T04:17:53Z"><w:r><w:rPr><w:kern w:val="0"/><w:szCs w:val="24"/><w:lang w:val="es-CO" w:eastAsia="en-US" w:bidi="ar-SA"/></w:rPr><w:t>Paradas de obra por falsas alarmas</w:t></w:r></w:ins></w:p></w:tc><w:tc><w:tcPr><w:tcW w:w="1659" w:type="dxa"/><w:tcBorders></w:tcBorders><w:shd w:color="auto" w:fill="F7F7F7" w:val="clear"/></w:tcPr><w:p><w:pPr><w:pStyle w:val="Tabla9"/><w:widowControl/><w:jc w:val="left"/><w:rPr><w:kern w:val="0"/><w:szCs w:val="24"/><w:lang w:val="es-CO" w:eastAsia="en-US" w:bidi="ar-SA"/><w:ins w:id="11219" w:author="Unknown Author" w:date="2026-10-30T04:17:53Z"></w:ins></w:rPr></w:pPr><w:ins w:id="11218" w:author="Unknown Author" w:date="2026-10-30T04:17:53Z"><w:r><w:rPr><w:kern w:val="0"/><w:szCs w:val="24"/><w:lang w:val="es-CO" w:eastAsia="en-US" w:bidi="ar-SA"/></w:rPr><w:t>Negativo, social y económico</w:t></w:r></w:ins></w:p></w:tc><w:tc><w:tcPr><w:tcW w:w="1991" w:type="dxa"/><w:tcBorders></w:tcBorders><w:shd w:color="auto" w:fill="F7F7F7" w:val="clear"/></w:tcPr><w:p><w:pPr><w:pStyle w:val="Tabla9"/><w:widowControl/><w:jc w:val="left"/><w:rPr><w:kern w:val="0"/><w:szCs w:val="24"/><w:lang w:val="es-CO" w:eastAsia="en-US" w:bidi="ar-SA"/><w:ins w:id="11221" w:author="Unknown Author" w:date="2026-10-30T04:17:53Z"></w:ins></w:rPr></w:pPr><w:ins w:id="11220" w:author="Unknown Author" w:date="2026-10-30T04:17:53Z"><w:r><w:rPr><w:kern w:val="0"/><w:szCs w:val="24"/><w:lang w:val="es-CO" w:eastAsia="en-US" w:bidi="ar-SA"/></w:rPr><w:t>Contratistas y personal operario</w:t></w:r></w:ins></w:p></w:tc><w:tc><w:tcPr><w:tcW w:w="2241" w:type="dxa"/><w:tcBorders></w:tcBorders><w:shd w:color="auto" w:fill="F7F7F7" w:val="clear"/></w:tcPr><w:p><w:pPr><w:pStyle w:val="Tabla9"/><w:widowControl/><w:jc w:val="left"/><w:rPr><w:kern w:val="0"/><w:szCs w:val="24"/><w:lang w:val="es-CO" w:eastAsia="en-US" w:bidi="ar-SA"/><w:ins w:id="11223" w:author="Unknown Author" w:date="2026-10-30T04:17:53Z"></w:ins></w:rPr></w:pPr><w:ins w:id="11222" w:author="Unknown Author" w:date="2026-10-30T04:17:53Z"><w:r><w:rPr><w:kern w:val="0"/><w:szCs w:val="24"/><w:lang w:val="es-CO" w:eastAsia="en-US" w:bidi="ar-SA"/></w:rPr><w:t>Umbrales co-diseñados y medición de falsas alarmas</w:t></w:r></w:ins></w:p></w:tc><w:tc><w:tcPr><w:tcW w:w="1825" w:type="dxa"/><w:tcBorders></w:tcBorders><w:shd w:color="auto" w:fill="F7F7F7" w:val="clear"/></w:tcPr><w:p><w:pPr><w:pStyle w:val="Tabla9"/><w:widowControl/><w:jc w:val="left"/><w:rPr><w:kern w:val="0"/><w:szCs w:val="24"/><w:lang w:val="es-CO" w:eastAsia="en-US" w:bidi="ar-SA"/><w:ins w:id="11225" w:author="Unknown Author" w:date="2026-10-30T04:17:53Z"></w:ins></w:rPr></w:pPr><w:ins w:id="11224" w:author="Unknown Author" w:date="2026-10-30T04:17:53Z"><w:r><w:rPr><w:kern w:val="0"/><w:szCs w:val="24"/><w:lang w:val="es-CO" w:eastAsia="en-US" w:bidi="ar-SA"/></w:rPr><w:t>R4</w:t></w:r></w:ins></w:p></w:tc></w:tr><w:tr><w:trPr><w:ins w:id="11226" w:author="Unknown Author" w:date="2026-10-30T04:17:53Z"/><w:cantSplit w:val="true"/></w:trPr><w:tc><w:tcPr><w:tcW w:w="2238" w:type="dxa"/><w:tcBorders><w:bottom w:val="single" w:sz="12" w:space="0" w:color="2A3439"/></w:tcBorders></w:tcPr><w:p><w:pPr><w:pStyle w:val="Tabla9"/><w:keepNext w:val="true"/><w:widowControl/><w:jc w:val="left"/><w:rPr><w:kern w:val="0"/><w:szCs w:val="24"/><w:lang w:val="es-CO" w:eastAsia="en-US" w:bidi="ar-SA"/><w:ins w:id="11228" w:author="Unknown Author" w:date="2026-10-30T04:17:53Z"></w:ins></w:rPr></w:pPr><w:ins w:id="11227" w:author="Unknown Author" w:date="2026-10-30T04:17:53Z"><w:r><w:rPr><w:kern w:val="0"/><w:szCs w:val="24"/><w:lang w:val="es-CO" w:eastAsia="en-US" w:bidi="ar-SA"/></w:rPr><w:t>Interpretación del resultado del laboratorio como autorización o como prueba de responsabilidad</w:t></w:r></w:ins></w:p></w:tc><w:tc><w:tcPr><w:tcW w:w="1659" w:type="dxa"/><w:tcBorders><w:bottom w:val="single" w:sz="12" w:space="0" w:color="2A3439"/></w:tcBorders></w:tcPr><w:p><w:pPr><w:pStyle w:val="Tabla9"/><w:keepNext w:val="true"/><w:widowControl/><w:jc w:val="left"/><w:rPr><w:kern w:val="0"/><w:szCs w:val="24"/><w:lang w:val="es-CO" w:eastAsia="en-US" w:bidi="ar-SA"/><w:ins w:id="11230" w:author="Unknown Author" w:date="2026-10-30T04:17:53Z"></w:ins></w:rPr></w:pPr><w:ins w:id="11229" w:author="Unknown Author" w:date="2026-10-30T04:17:53Z"><w:r><w:rPr><w:kern w:val="0"/><w:szCs w:val="24"/><w:lang w:val="es-CO" w:eastAsia="en-US" w:bidi="ar-SA"/></w:rPr><w:t>Negativo, jurídico y social</w:t></w:r></w:ins></w:p></w:tc><w:tc><w:tcPr><w:tcW w:w="1991" w:type="dxa"/><w:tcBorders><w:bottom w:val="single" w:sz="12" w:space="0" w:color="2A3439"/></w:tcBorders></w:tcPr><w:p><w:pPr><w:pStyle w:val="Tabla9"/><w:keepNext w:val="true"/><w:widowControl/><w:jc w:val="left"/><w:rPr><w:kern w:val="0"/><w:szCs w:val="24"/><w:lang w:val="es-CO" w:eastAsia="en-US" w:bidi="ar-SA"/><w:ins w:id="11232" w:author="Unknown Author" w:date="2026-10-30T04:17:53Z"></w:ins></w:rPr></w:pPr><w:ins w:id="11231" w:author="Unknown Author" w:date="2026-10-30T04:17:53Z"><w:r><w:rPr><w:kern w:val="0"/><w:szCs w:val="24"/><w:lang w:val="es-CO" w:eastAsia="en-US" w:bidi="ar-SA"/></w:rPr><w:t>Municipio y responsables de obra</w:t></w:r></w:ins></w:p></w:tc><w:tc><w:tcPr><w:tcW w:w="2241" w:type="dxa"/><w:tcBorders><w:bottom w:val="single" w:sz="12" w:space="0" w:color="2A3439"/></w:tcBorders></w:tcPr><w:p><w:pPr><w:pStyle w:val="Tabla9"/><w:keepNext w:val="true"/><w:widowControl/><w:jc w:val="left"/><w:rPr><w:kern w:val="0"/><w:szCs w:val="24"/><w:lang w:val="es-CO" w:eastAsia="en-US" w:bidi="ar-SA"/><w:ins w:id="11234" w:author="Unknown Author" w:date="2026-10-30T04:17:53Z"></w:ins></w:rPr></w:pPr><w:ins w:id="11233" w:author="Unknown Author" w:date="2026-10-30T04:17:53Z"><w:r><w:rPr><w:kern w:val="0"/><w:szCs w:val="24"/><w:lang w:val="es-CO" w:eastAsia="en-US" w:bidi="ar-SA"/></w:rPr><w:t>Advertencia expresa de alcance en cada informe y revisión jurídica del protocolo</w:t></w:r></w:ins></w:p></w:tc><w:tc><w:tcPr><w:tcW w:w="1825" w:type="dxa"/><w:tcBorders><w:bottom w:val="single" w:sz="12" w:space="0" w:color="2A3439"/></w:tcBorders></w:tcPr><w:p><w:pPr><w:pStyle w:val="Tabla9"/><w:keepNext w:val="true"/><w:widowControl/><w:jc w:val="left"/><w:rPr><w:kern w:val="0"/><w:szCs w:val="24"/><w:lang w:val="es-CO" w:eastAsia="en-US" w:bidi="ar-SA"/><w:ins w:id="11236" w:author="Unknown Author" w:date="2026-10-30T04:17:53Z"></w:ins></w:rPr></w:pPr><w:ins w:id="11235" w:author="Unknown Author" w:date="2026-10-30T04:17:53Z"><w:r><w:rPr><w:kern w:val="0"/><w:szCs w:val="24"/><w:lang w:val="es-CO" w:eastAsia="en-US" w:bidi="ar-SA"/></w:rPr><w:t>Riesgo jurídico: improbable (25 %), impacto mayor</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238"/><w:gridCol w:w="1659"/><w:gridCol w:w="1991"/><w:gridCol w:w="2241"/><w:gridCol w:w="1825"/></w:tblGrid><w:tr><w:trPr><w:tblHeader w:val="true"/><w:del w:id="11237" w:author="Unknown Author" w:date="2026-10-30T04:17:53Z"/><w:cantSplit w:val="true"/></w:trPr><w:tc><w:tcPr><w:tcW w:w="223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1239" w:author="Unknown Author" w:date="2026-10-30T04:17:53Z"></w:del></w:rPr></w:pPr><w:del w:id="11238" w:author="Unknown Author" w:date="2026-10-30T04:17:53Z"><w:r><w:rPr><w:b/><w:kern w:val="0"/><w:szCs w:val="24"/><w:lang w:val="es-CO" w:eastAsia="en-US" w:bidi="ar-SA"/></w:rPr><w:delText>Efecto</w:delText></w:r></w:del></w:p></w:tc><w:tc><w:tcPr><w:tcW w:w="165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1241" w:author="Unknown Author" w:date="2026-10-30T04:17:53Z"></w:del></w:rPr></w:pPr><w:del w:id="11240" w:author="Unknown Author" w:date="2026-10-30T04:17:53Z"><w:r><w:rPr><w:b/><w:kern w:val="0"/><w:szCs w:val="24"/><w:lang w:val="es-CO" w:eastAsia="en-US" w:bidi="ar-SA"/></w:rPr><w:delText>Tipo</w:delText></w:r></w:del></w:p></w:tc><w:tc><w:tcPr><w:tcW w:w="199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1243" w:author="Unknown Author" w:date="2026-10-30T04:17:53Z"></w:del></w:rPr></w:pPr><w:del w:id="11242" w:author="Unknown Author" w:date="2026-10-30T04:17:53Z"><w:r><w:rPr><w:b/><w:kern w:val="0"/><w:szCs w:val="24"/><w:lang w:val="es-CO" w:eastAsia="en-US" w:bidi="ar-SA"/></w:rPr><w:delText>Quién lo experimenta</w:delText></w:r></w:del></w:p></w:tc><w:tc><w:tcPr><w:tcW w:w="224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1245" w:author="Unknown Author" w:date="2026-10-30T04:17:53Z"></w:del></w:rPr></w:pPr><w:del w:id="11244" w:author="Unknown Author" w:date="2026-10-30T04:17:53Z"><w:r><w:rPr><w:b/><w:kern w:val="0"/><w:szCs w:val="24"/><w:lang w:val="es-CO" w:eastAsia="en-US" w:bidi="ar-SA"/></w:rPr><w:delText>Medida de gestión</w:delText></w:r></w:del></w:p></w:tc><w:tc><w:tcPr><w:tcW w:w="182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1247" w:author="Unknown Author" w:date="2026-10-30T04:17:53Z"></w:del></w:rPr></w:pPr><w:del w:id="11246" w:author="Unknown Author" w:date="2026-10-30T04:17:53Z"><w:r><w:rPr><w:b/><w:kern w:val="0"/><w:szCs w:val="24"/><w:lang w:val="es-CO" w:eastAsia="en-US" w:bidi="ar-SA"/></w:rPr><w:delText>Riesgo o indicador asociado</w:delText></w:r></w:del></w:p></w:tc></w:tr><w:tr><w:trPr><w:del w:id="11248" w:author="Unknown Author" w:date="2026-10-30T04:17:53Z"/><w:cantSplit w:val="true"/></w:trPr><w:tc><w:tcPr><w:tcW w:w="2238" w:type="dxa"/><w:tcBorders></w:tcBorders></w:tcPr><w:p><w:pPr><w:pStyle w:val="Tabla9"/><w:widowControl/><w:jc w:val="left"/><w:rPr><w:kern w:val="0"/><w:szCs w:val="24"/><w:lang w:val="es-CO" w:eastAsia="en-US" w:bidi="ar-SA"/><w:del w:id="11250" w:author="Unknown Author" w:date="2026-10-30T04:17:53Z"></w:del></w:rPr></w:pPr><w:del w:id="11249" w:author="Unknown Author" w:date="2026-10-30T04:17:53Z"><w:r><w:rPr><w:kern w:val="0"/><w:szCs w:val="24"/><w:lang w:val="es-CO" w:eastAsia="en-US" w:bidi="ar-SA"/></w:rPr><w:delText>Información verificada de PM2,5 y PM10 para decidir</w:delText></w:r></w:del></w:p></w:tc><w:tc><w:tcPr><w:tcW w:w="1659" w:type="dxa"/><w:tcBorders></w:tcBorders></w:tcPr><w:p><w:pPr><w:pStyle w:val="Tabla9"/><w:widowControl/><w:jc w:val="left"/><w:rPr><w:kern w:val="0"/><w:szCs w:val="24"/><w:lang w:val="es-CO" w:eastAsia="en-US" w:bidi="ar-SA"/><w:del w:id="11252" w:author="Unknown Author" w:date="2026-10-30T04:17:53Z"></w:del></w:rPr></w:pPr><w:del w:id="11251" w:author="Unknown Author" w:date="2026-10-30T04:17:53Z"><w:r><w:rPr><w:kern w:val="0"/><w:szCs w:val="24"/><w:lang w:val="es-CO" w:eastAsia="en-US" w:bidi="ar-SA"/></w:rPr><w:delText>Positivo, ambiental</w:delText></w:r></w:del></w:p></w:tc><w:tc><w:tcPr><w:tcW w:w="1991" w:type="dxa"/><w:tcBorders></w:tcBorders></w:tcPr><w:p><w:pPr><w:pStyle w:val="Tabla9"/><w:widowControl/><w:jc w:val="left"/><w:rPr><w:kern w:val="0"/><w:szCs w:val="24"/><w:lang w:val="es-CO" w:eastAsia="en-US" w:bidi="ar-SA"/><w:del w:id="11254" w:author="Unknown Author" w:date="2026-10-30T04:17:53Z"></w:del></w:rPr></w:pPr><w:del w:id="11253" w:author="Unknown Author" w:date="2026-10-30T04:17:53Z"><w:r><w:rPr><w:kern w:val="0"/><w:szCs w:val="24"/><w:lang w:val="es-CO" w:eastAsia="en-US" w:bidi="ar-SA"/></w:rPr><w:delText>Comités y entidades custodias</w:delText></w:r></w:del></w:p></w:tc><w:tc><w:tcPr><w:tcW w:w="2241" w:type="dxa"/><w:tcBorders></w:tcBorders></w:tcPr><w:p><w:pPr><w:pStyle w:val="Tabla9"/><w:widowControl/><w:jc w:val="left"/><w:rPr><w:kern w:val="0"/><w:szCs w:val="24"/><w:lang w:val="es-CO" w:eastAsia="en-US" w:bidi="ar-SA"/><w:del w:id="11256" w:author="Unknown Author" w:date="2026-10-30T04:17:53Z"></w:del></w:rPr></w:pPr><w:del w:id="11255" w:author="Unknown Author" w:date="2026-10-30T04:17:53Z"><w:r><w:rPr><w:kern w:val="0"/><w:szCs w:val="24"/><w:lang w:val="es-CO" w:eastAsia="en-US" w:bidi="ar-SA"/></w:rPr><w:delText>Reporte del error residual junto con cada valor</w:delText></w:r></w:del></w:p></w:tc><w:tc><w:tcPr><w:tcW w:w="1825" w:type="dxa"/><w:tcBorders></w:tcBorders></w:tcPr><w:p><w:pPr><w:pStyle w:val="Tabla9"/><w:widowControl/><w:jc w:val="left"/><w:rPr><w:kern w:val="0"/><w:szCs w:val="24"/><w:lang w:val="es-CO" w:eastAsia="en-US" w:bidi="ar-SA"/><w:del w:id="11258" w:author="Unknown Author" w:date="2026-10-30T04:17:53Z"></w:del></w:rPr></w:pPr><w:del w:id="11257" w:author="Unknown Author" w:date="2026-10-30T04:17:53Z"><w:r><w:rPr><w:kern w:val="0"/><w:szCs w:val="24"/><w:lang w:val="es-CO" w:eastAsia="en-US" w:bidi="ar-SA"/></w:rPr><w:delText>R1 y R3</w:delText></w:r></w:del></w:p></w:tc></w:tr><w:tr><w:trPr><w:del w:id="11259" w:author="Unknown Author" w:date="2026-10-30T04:17:53Z"/><w:cantSplit w:val="true"/></w:trPr><w:tc><w:tcPr><w:tcW w:w="2238" w:type="dxa"/><w:tcBorders></w:tcBorders><w:shd w:color="auto" w:fill="F7F7F7" w:val="clear"/></w:tcPr><w:p><w:pPr><w:pStyle w:val="Tabla9"/><w:widowControl/><w:jc w:val="left"/><w:rPr><w:kern w:val="0"/><w:szCs w:val="24"/><w:lang w:val="es-CO" w:eastAsia="en-US" w:bidi="ar-SA"/><w:del w:id="11261" w:author="Unknown Author" w:date="2026-10-30T04:17:53Z"></w:del></w:rPr></w:pPr><w:del w:id="11260" w:author="Unknown Author" w:date="2026-10-30T04:17:53Z"><w:r><w:rPr><w:kern w:val="0"/><w:szCs w:val="24"/><w:lang w:val="es-CO" w:eastAsia="en-US" w:bidi="ar-SA"/></w:rPr><w:delText>Protección respiratoria del personal de instalación</w:delText></w:r></w:del></w:p></w:tc><w:tc><w:tcPr><w:tcW w:w="1659" w:type="dxa"/><w:tcBorders></w:tcBorders><w:shd w:color="auto" w:fill="F7F7F7" w:val="clear"/></w:tcPr><w:p><w:pPr><w:pStyle w:val="Tabla9"/><w:widowControl/><w:jc w:val="left"/><w:rPr><w:kern w:val="0"/><w:szCs w:val="24"/><w:lang w:val="es-CO" w:eastAsia="en-US" w:bidi="ar-SA"/><w:del w:id="11263" w:author="Unknown Author" w:date="2026-10-30T04:17:53Z"></w:del></w:rPr></w:pPr><w:del w:id="11262" w:author="Unknown Author" w:date="2026-10-30T04:17:53Z"><w:r><w:rPr><w:kern w:val="0"/><w:szCs w:val="24"/><w:lang w:val="es-CO" w:eastAsia="en-US" w:bidi="ar-SA"/></w:rPr><w:delText>Positivo, salud ocupacional</w:delText></w:r></w:del></w:p></w:tc><w:tc><w:tcPr><w:tcW w:w="1991" w:type="dxa"/><w:tcBorders></w:tcBorders><w:shd w:color="auto" w:fill="F7F7F7" w:val="clear"/></w:tcPr><w:p><w:pPr><w:pStyle w:val="Tabla9"/><w:widowControl/><w:jc w:val="left"/><w:rPr><w:kern w:val="0"/><w:szCs w:val="24"/><w:lang w:val="es-CO" w:eastAsia="en-US" w:bidi="ar-SA"/><w:del w:id="11265" w:author="Unknown Author" w:date="2026-10-30T04:17:53Z"></w:del></w:rPr></w:pPr><w:del w:id="11264" w:author="Unknown Author" w:date="2026-10-30T04:17:53Z"><w:r><w:rPr><w:kern w:val="0"/><w:szCs w:val="24"/><w:lang w:val="es-CO" w:eastAsia="en-US" w:bidi="ar-SA"/></w:rPr><w:delText>Personal de campo</w:delText></w:r></w:del></w:p></w:tc><w:tc><w:tcPr><w:tcW w:w="2241" w:type="dxa"/><w:tcBorders></w:tcBorders><w:shd w:color="auto" w:fill="F7F7F7" w:val="clear"/></w:tcPr><w:p><w:pPr><w:pStyle w:val="Tabla9"/><w:widowControl/><w:jc w:val="left"/><w:rPr><w:kern w:val="0"/><w:szCs w:val="24"/><w:lang w:val="es-CO" w:eastAsia="en-US" w:bidi="ar-SA"/><w:del w:id="11267" w:author="Unknown Author" w:date="2026-10-30T04:17:53Z"></w:del></w:rPr></w:pPr><w:del w:id="11266" w:author="Unknown Author" w:date="2026-10-30T04:17:53Z"><w:r><w:rPr><w:kern w:val="0"/><w:szCs w:val="24"/><w:lang w:val="es-CO" w:eastAsia="en-US" w:bidi="ar-SA"/></w:rPr><w:delText>3.000 mascarillas N95, inducción previa y ventanas de trabajo fuera de la remoción activa</w:delText></w:r></w:del></w:p></w:tc><w:tc><w:tcPr><w:tcW w:w="1825" w:type="dxa"/><w:tcBorders></w:tcBorders><w:shd w:color="auto" w:fill="F7F7F7" w:val="clear"/></w:tcPr><w:p><w:pPr><w:pStyle w:val="Tabla9"/><w:widowControl/><w:jc w:val="left"/><w:rPr><w:kern w:val="0"/><w:szCs w:val="24"/><w:lang w:val="es-CO" w:eastAsia="en-US" w:bidi="ar-SA"/><w:del w:id="11269" w:author="Unknown Author" w:date="2026-10-30T04:17:53Z"></w:del></w:rPr></w:pPr><w:del w:id="11268" w:author="Unknown Author" w:date="2026-10-30T04:17:53Z"><w:r><w:rPr><w:kern w:val="0"/><w:szCs w:val="24"/><w:lang w:val="es-CO" w:eastAsia="en-US" w:bidi="ar-SA"/></w:rPr><w:delText>Riesgo sanitario: improbable (30 %), impacto moderado</w:delText></w:r></w:del></w:p></w:tc></w:tr><w:tr><w:trPr><w:del w:id="11270" w:author="Unknown Author" w:date="2026-10-30T04:17:53Z"/><w:cantSplit w:val="true"/></w:trPr><w:tc><w:tcPr><w:tcW w:w="2238" w:type="dxa"/><w:tcBorders></w:tcBorders></w:tcPr><w:p><w:pPr><w:pStyle w:val="Tabla9"/><w:widowControl/><w:jc w:val="left"/><w:rPr><w:kern w:val="0"/><w:szCs w:val="24"/><w:lang w:val="es-CO" w:eastAsia="en-US" w:bidi="ar-SA"/><w:del w:id="11272" w:author="Unknown Author" w:date="2026-10-30T04:17:53Z"></w:del></w:rPr></w:pPr><w:del w:id="11271" w:author="Unknown Author" w:date="2026-10-30T04:17:53Z"><w:r><w:rPr><w:kern w:val="0"/><w:szCs w:val="24"/><w:lang w:val="es-CO" w:eastAsia="en-US" w:bidi="ar-SA"/></w:rPr><w:delText>Capacidad instalada que perdura</w:delText></w:r></w:del></w:p></w:tc><w:tc><w:tcPr><w:tcW w:w="1659" w:type="dxa"/><w:tcBorders></w:tcBorders></w:tcPr><w:p><w:pPr><w:pStyle w:val="Tabla9"/><w:widowControl/><w:jc w:val="left"/><w:rPr><w:kern w:val="0"/><w:szCs w:val="24"/><w:lang w:val="es-CO" w:eastAsia="en-US" w:bidi="ar-SA"/><w:del w:id="11274" w:author="Unknown Author" w:date="2026-10-30T04:17:53Z"></w:del></w:rPr></w:pPr><w:del w:id="11273" w:author="Unknown Author" w:date="2026-10-30T04:17:53Z"><w:r><w:rPr><w:kern w:val="0"/><w:szCs w:val="24"/><w:lang w:val="es-CO" w:eastAsia="en-US" w:bidi="ar-SA"/></w:rPr><w:delText>Positivo, ambiental y social</w:delText></w:r></w:del></w:p></w:tc><w:tc><w:tcPr><w:tcW w:w="1991" w:type="dxa"/><w:tcBorders></w:tcBorders></w:tcPr><w:p><w:pPr><w:pStyle w:val="Tabla9"/><w:widowControl/><w:jc w:val="left"/><w:rPr><w:kern w:val="0"/><w:szCs w:val="24"/><w:lang w:val="es-CO" w:eastAsia="en-US" w:bidi="ar-SA"/><w:del w:id="11276" w:author="Unknown Author" w:date="2026-10-30T04:17:53Z"></w:del></w:rPr></w:pPr><w:del w:id="11275" w:author="Unknown Author" w:date="2026-10-30T04:17:53Z"><w:r><w:rPr><w:kern w:val="0"/><w:szCs w:val="24"/><w:lang w:val="es-CO" w:eastAsia="en-US" w:bidi="ar-SA"/></w:rPr><w:delText>Comités, IES y actor del SNCTI</w:delText></w:r></w:del></w:p></w:tc><w:tc><w:tcPr><w:tcW w:w="2241" w:type="dxa"/><w:tcBorders></w:tcBorders></w:tcPr><w:p><w:pPr><w:pStyle w:val="Tabla9"/><w:widowControl/><w:jc w:val="left"/><w:rPr><w:kern w:val="0"/><w:szCs w:val="24"/><w:lang w:val="es-CO" w:eastAsia="en-US" w:bidi="ar-SA"/><w:del w:id="11278" w:author="Unknown Author" w:date="2026-10-30T04:17:53Z"></w:del></w:rPr></w:pPr><w:del w:id="11277" w:author="Unknown Author" w:date="2026-10-30T04:17:53Z"><w:r><w:rPr><w:kern w:val="0"/><w:szCs w:val="24"/><w:lang w:val="es-CO" w:eastAsia="en-US" w:bidi="ar-SA"/></w:rPr><w:delText>Custodia con partida y manual de reactivación</w:delText></w:r></w:del></w:p></w:tc><w:tc><w:tcPr><w:tcW w:w="1825" w:type="dxa"/><w:tcBorders></w:tcBorders></w:tcPr><w:p><w:pPr><w:pStyle w:val="Tabla9"/><w:widowControl/><w:jc w:val="left"/><w:rPr><w:kern w:val="0"/><w:szCs w:val="24"/><w:lang w:val="es-CO" w:eastAsia="en-US" w:bidi="ar-SA"/><w:del w:id="11280" w:author="Unknown Author" w:date="2026-10-30T04:17:53Z"></w:del></w:rPr></w:pPr><w:del w:id="11279" w:author="Unknown Author" w:date="2026-10-30T04:17:53Z"><w:r><w:rPr><w:kern w:val="0"/><w:szCs w:val="24"/><w:lang w:val="es-CO" w:eastAsia="en-US" w:bidi="ar-SA"/></w:rPr><w:delText>I2</w:delText></w:r></w:del></w:p></w:tc></w:tr><w:tr><w:trPr><w:del w:id="11281" w:author="Unknown Author" w:date="2026-10-30T04:17:53Z"/><w:cantSplit w:val="true"/></w:trPr><w:tc><w:tcPr><w:tcW w:w="2238" w:type="dxa"/><w:tcBorders></w:tcBorders><w:shd w:color="auto" w:fill="F7F7F7" w:val="clear"/></w:tcPr><w:p><w:pPr><w:pStyle w:val="Tabla9"/><w:widowControl/><w:jc w:val="left"/><w:rPr><w:kern w:val="0"/><w:szCs w:val="24"/><w:lang w:val="es-CO" w:eastAsia="en-US" w:bidi="ar-SA"/><w:del w:id="11283" w:author="Unknown Author" w:date="2026-10-30T04:17:53Z"></w:del></w:rPr></w:pPr><w:del w:id="11282" w:author="Unknown Author" w:date="2026-10-30T04:17:53Z"><w:r><w:rPr><w:kern w:val="0"/><w:szCs w:val="24"/><w:lang w:val="es-CO" w:eastAsia="en-US" w:bidi="ar-SA"/></w:rPr><w:delText>Estimación previa de la exposición antes de una demolición</w:delText></w:r></w:del></w:p></w:tc><w:tc><w:tcPr><w:tcW w:w="1659" w:type="dxa"/><w:tcBorders></w:tcBorders><w:shd w:color="auto" w:fill="F7F7F7" w:val="clear"/></w:tcPr><w:p><w:pPr><w:pStyle w:val="Tabla9"/><w:widowControl/><w:jc w:val="left"/><w:rPr><w:kern w:val="0"/><w:szCs w:val="24"/><w:lang w:val="es-CO" w:eastAsia="en-US" w:bidi="ar-SA"/><w:del w:id="11285" w:author="Unknown Author" w:date="2026-10-30T04:17:53Z"></w:del></w:rPr></w:pPr><w:del w:id="11284" w:author="Unknown Author" w:date="2026-10-30T04:17:53Z"><w:r><w:rPr><w:kern w:val="0"/><w:szCs w:val="24"/><w:lang w:val="es-CO" w:eastAsia="en-US" w:bidi="ar-SA"/></w:rPr><w:delText>Positivo, ambiental</w:delText></w:r></w:del></w:p></w:tc><w:tc><w:tcPr><w:tcW w:w="1991" w:type="dxa"/><w:tcBorders></w:tcBorders><w:shd w:color="auto" w:fill="F7F7F7" w:val="clear"/></w:tcPr><w:p><w:pPr><w:pStyle w:val="Tabla9"/><w:widowControl/><w:jc w:val="left"/><w:rPr><w:kern w:val="0"/><w:szCs w:val="24"/><w:lang w:val="es-CO" w:eastAsia="en-US" w:bidi="ar-SA"/><w:del w:id="11287" w:author="Unknown Author" w:date="2026-10-30T04:17:53Z"></w:del></w:rPr></w:pPr><w:del w:id="11286" w:author="Unknown Author" w:date="2026-10-30T04:17:53Z"><w:r><w:rPr><w:kern w:val="0"/><w:szCs w:val="24"/><w:lang w:val="es-CO" w:eastAsia="en-US" w:bidi="ar-SA"/></w:rPr><w:delText>Comités, responsables de obra y vecinos</w:delText></w:r></w:del></w:p></w:tc><w:tc><w:tcPr><w:tcW w:w="2241" w:type="dxa"/><w:tcBorders></w:tcBorders><w:shd w:color="auto" w:fill="F7F7F7" w:val="clear"/></w:tcPr><w:p><w:pPr><w:pStyle w:val="Tabla9"/><w:widowControl/><w:jc w:val="left"/><w:rPr><w:kern w:val="0"/><w:szCs w:val="24"/><w:lang w:val="es-CO" w:eastAsia="en-US" w:bidi="ar-SA"/><w:del w:id="11289" w:author="Unknown Author" w:date="2026-10-30T04:17:53Z"></w:del></w:rPr></w:pPr><w:del w:id="11288" w:author="Unknown Author" w:date="2026-10-30T04:17:53Z"><w:r><w:rPr><w:kern w:val="0"/><w:szCs w:val="24"/><w:lang w:val="es-CO" w:eastAsia="en-US" w:bidi="ar-SA"/></w:rPr><w:delText>Informe de evaluación previa con incertidumbre y medidas sugeridas</w:delText></w:r></w:del></w:p></w:tc><w:tc><w:tcPr><w:tcW w:w="1825" w:type="dxa"/><w:tcBorders></w:tcBorders><w:shd w:color="auto" w:fill="F7F7F7" w:val="clear"/></w:tcPr><w:p><w:pPr><w:pStyle w:val="Tabla9"/><w:widowControl/><w:jc w:val="left"/><w:rPr><w:kern w:val="0"/><w:szCs w:val="24"/><w:lang w:val="es-CO" w:eastAsia="en-US" w:bidi="ar-SA"/><w:del w:id="11291" w:author="Unknown Author" w:date="2026-10-30T04:17:53Z"></w:del></w:rPr></w:pPr><w:del w:id="11290" w:author="Unknown Author" w:date="2026-10-30T04:17:53Z"><w:r><w:rPr><w:kern w:val="0"/><w:szCs w:val="24"/><w:lang w:val="es-CO" w:eastAsia="en-US" w:bidi="ar-SA"/></w:rPr><w:delText>R6 y R7</w:delText></w:r></w:del></w:p></w:tc></w:tr><w:tr><w:trPr><w:del w:id="11292" w:author="Unknown Author" w:date="2026-10-30T04:17:53Z"/><w:cantSplit w:val="true"/></w:trPr><w:tc><w:tcPr><w:tcW w:w="2238" w:type="dxa"/><w:tcBorders></w:tcBorders></w:tcPr><w:p><w:pPr><w:pStyle w:val="Tabla9"/><w:widowControl/><w:jc w:val="left"/><w:rPr><w:kern w:val="0"/><w:szCs w:val="24"/><w:lang w:val="es-CO" w:eastAsia="en-US" w:bidi="ar-SA"/><w:del w:id="11294" w:author="Unknown Author" w:date="2026-10-30T04:17:53Z"></w:del></w:rPr></w:pPr><w:del w:id="11293" w:author="Unknown Author" w:date="2026-10-30T04:17:53Z"><w:r><w:rPr><w:kern w:val="0"/><w:szCs w:val="24"/><w:lang w:val="es-CO" w:eastAsia="en-US" w:bidi="ar-SA"/></w:rPr><w:delText>Residuos electrónicos y baterías</w:delText></w:r></w:del></w:p></w:tc><w:tc><w:tcPr><w:tcW w:w="1659" w:type="dxa"/><w:tcBorders></w:tcBorders></w:tcPr><w:p><w:pPr><w:pStyle w:val="Tabla9"/><w:widowControl/><w:jc w:val="left"/><w:rPr><w:kern w:val="0"/><w:szCs w:val="24"/><w:lang w:val="es-CO" w:eastAsia="en-US" w:bidi="ar-SA"/><w:del w:id="11296" w:author="Unknown Author" w:date="2026-10-30T04:17:53Z"></w:del></w:rPr></w:pPr><w:del w:id="11295" w:author="Unknown Author" w:date="2026-10-30T04:17:53Z"><w:r><w:rPr><w:kern w:val="0"/><w:szCs w:val="24"/><w:lang w:val="es-CO" w:eastAsia="en-US" w:bidi="ar-SA"/></w:rPr><w:delText>Negativo, ambiental</w:delText></w:r></w:del></w:p></w:tc><w:tc><w:tcPr><w:tcW w:w="1991" w:type="dxa"/><w:tcBorders></w:tcBorders></w:tcPr><w:p><w:pPr><w:pStyle w:val="Tabla9"/><w:widowControl/><w:jc w:val="left"/><w:rPr><w:kern w:val="0"/><w:szCs w:val="24"/><w:lang w:val="es-CO" w:eastAsia="en-US" w:bidi="ar-SA"/><w:del w:id="11298" w:author="Unknown Author" w:date="2026-10-30T04:17:53Z"></w:del></w:rPr></w:pPr><w:del w:id="11297" w:author="Unknown Author" w:date="2026-10-30T04:17:53Z"><w:r><w:rPr><w:kern w:val="0"/><w:szCs w:val="24"/><w:lang w:val="es-CO" w:eastAsia="en-US" w:bidi="ar-SA"/></w:rPr><w:delText>Territorio de los 12 municipios</w:delText></w:r></w:del></w:p></w:tc><w:tc><w:tcPr><w:tcW w:w="2241" w:type="dxa"/><w:tcBorders></w:tcBorders></w:tcPr><w:p><w:pPr><w:pStyle w:val="Tabla9"/><w:widowControl/><w:jc w:val="left"/><w:rPr><w:kern w:val="0"/><w:szCs w:val="24"/><w:lang w:val="es-CO" w:eastAsia="en-US" w:bidi="ar-SA"/><w:del w:id="11300" w:author="Unknown Author" w:date="2026-10-30T04:17:53Z"></w:del></w:rPr></w:pPr><w:del w:id="11299" w:author="Unknown Author" w:date="2026-10-30T04:17:53Z"><w:r><w:rPr><w:kern w:val="0"/><w:szCs w:val="24"/><w:lang w:val="es-CO" w:eastAsia="en-US" w:bidi="ar-SA"/></w:rPr><w:delText>Reposición por componente, reserva de 20 nodos y un gateway, y entrega a un gestor autorizado</w:delText></w:r></w:del></w:p></w:tc><w:tc><w:tcPr><w:tcW w:w="1825" w:type="dxa"/><w:tcBorders></w:tcBorders></w:tcPr><w:p><w:pPr><w:pStyle w:val="Tabla9"/><w:widowControl/><w:jc w:val="left"/><w:rPr><w:kern w:val="0"/><w:szCs w:val="24"/><w:lang w:val="es-CO" w:eastAsia="en-US" w:bidi="ar-SA"/><w:del w:id="11302" w:author="Unknown Author" w:date="2026-10-30T04:17:53Z"></w:del></w:rPr></w:pPr><w:del w:id="11301" w:author="Unknown Author" w:date="2026-10-30T04:17:53Z"><w:r><w:rPr><w:kern w:val="0"/><w:szCs w:val="24"/><w:lang w:val="es-CO" w:eastAsia="en-US" w:bidi="ar-SA"/></w:rPr><w:delText>Meta propuesta de 100 % de entrega al cierre</w:delText></w:r></w:del></w:p></w:tc></w:tr><w:tr><w:trPr><w:del w:id="11303" w:author="Unknown Author" w:date="2026-10-30T04:17:53Z"/><w:cantSplit w:val="true"/></w:trPr><w:tc><w:tcPr><w:tcW w:w="2238" w:type="dxa"/><w:tcBorders></w:tcBorders><w:shd w:color="auto" w:fill="F7F7F7" w:val="clear"/></w:tcPr><w:p><w:pPr><w:pStyle w:val="Tabla9"/><w:widowControl/><w:jc w:val="left"/><w:rPr><w:kern w:val="0"/><w:szCs w:val="24"/><w:lang w:val="es-CO" w:eastAsia="en-US" w:bidi="ar-SA"/><w:del w:id="11305" w:author="Unknown Author" w:date="2026-10-30T04:17:53Z"></w:del></w:rPr></w:pPr><w:del w:id="11304" w:author="Unknown Author" w:date="2026-10-30T04:17:53Z"><w:r><w:rPr><w:kern w:val="0"/><w:szCs w:val="24"/><w:lang w:val="es-CO" w:eastAsia="en-US" w:bidi="ar-SA"/></w:rPr><w:delText>Emisiones de los desplazamientos</w:delText></w:r></w:del></w:p></w:tc><w:tc><w:tcPr><w:tcW w:w="1659" w:type="dxa"/><w:tcBorders></w:tcBorders><w:shd w:color="auto" w:fill="F7F7F7" w:val="clear"/></w:tcPr><w:p><w:pPr><w:pStyle w:val="Tabla9"/><w:widowControl/><w:jc w:val="left"/><w:rPr><w:kern w:val="0"/><w:szCs w:val="24"/><w:lang w:val="es-CO" w:eastAsia="en-US" w:bidi="ar-SA"/><w:del w:id="11307" w:author="Unknown Author" w:date="2026-10-30T04:17:53Z"></w:del></w:rPr></w:pPr><w:del w:id="11306" w:author="Unknown Author" w:date="2026-10-30T04:17:53Z"><w:r><w:rPr><w:kern w:val="0"/><w:szCs w:val="24"/><w:lang w:val="es-CO" w:eastAsia="en-US" w:bidi="ar-SA"/></w:rPr><w:delText>Negativo, ambiental</w:delText></w:r></w:del></w:p></w:tc><w:tc><w:tcPr><w:tcW w:w="1991" w:type="dxa"/><w:tcBorders></w:tcBorders><w:shd w:color="auto" w:fill="F7F7F7" w:val="clear"/></w:tcPr><w:p><w:pPr><w:pStyle w:val="Tabla9"/><w:widowControl/><w:jc w:val="left"/><w:rPr><w:kern w:val="0"/><w:szCs w:val="24"/><w:lang w:val="es-CO" w:eastAsia="en-US" w:bidi="ar-SA"/><w:del w:id="11309" w:author="Unknown Author" w:date="2026-10-30T04:17:53Z"></w:del></w:rPr></w:pPr><w:del w:id="11308" w:author="Unknown Author" w:date="2026-10-30T04:17:53Z"><w:r><w:rPr><w:kern w:val="0"/><w:szCs w:val="24"/><w:lang w:val="es-CO" w:eastAsia="en-US" w:bidi="ar-SA"/></w:rPr><w:delText>Atmósfera local</w:delText></w:r></w:del></w:p></w:tc><w:tc><w:tcPr><w:tcW w:w="2241" w:type="dxa"/><w:tcBorders></w:tcBorders><w:shd w:color="auto" w:fill="F7F7F7" w:val="clear"/></w:tcPr><w:p><w:pPr><w:pStyle w:val="Tabla9"/><w:widowControl/><w:jc w:val="left"/><w:rPr><w:kern w:val="0"/><w:szCs w:val="24"/><w:lang w:val="es-CO" w:eastAsia="en-US" w:bidi="ar-SA"/><w:del w:id="11311" w:author="Unknown Author" w:date="2026-10-30T04:17:53Z"></w:del></w:rPr></w:pPr><w:del w:id="11310" w:author="Unknown Author" w:date="2026-10-30T04:17:53Z"><w:r><w:rPr><w:kern w:val="0"/><w:szCs w:val="24"/><w:lang w:val="es-CO" w:eastAsia="en-US" w:bidi="ar-SA"/></w:rPr><w:delText>Técnicos locales por departamento y 190 trayectos aéreos y 310 días de vehículo como máximo</w:delText></w:r></w:del></w:p></w:tc><w:tc><w:tcPr><w:tcW w:w="1825" w:type="dxa"/><w:tcBorders></w:tcBorders><w:shd w:color="auto" w:fill="F7F7F7" w:val="clear"/></w:tcPr><w:p><w:pPr><w:pStyle w:val="Tabla9"/><w:widowControl/><w:jc w:val="left"/><w:rPr><w:kern w:val="0"/><w:szCs w:val="24"/><w:lang w:val="es-CO" w:eastAsia="en-US" w:bidi="ar-SA"/><w:del w:id="11313" w:author="Unknown Author" w:date="2026-10-30T04:17:53Z"></w:del></w:rPr></w:pPr><w:del w:id="11312" w:author="Unknown Author" w:date="2026-10-30T04:17:53Z"><w:r><w:rPr><w:kern w:val="0"/><w:szCs w:val="24"/><w:lang w:val="es-CO" w:eastAsia="en-US" w:bidi="ar-SA"/></w:rPr><w:delText>No calculable sin coeficientes</w:delText></w:r></w:del></w:p></w:tc></w:tr><w:tr><w:trPr><w:del w:id="11314" w:author="Unknown Author" w:date="2026-10-30T04:17:53Z"/><w:cantSplit w:val="true"/></w:trPr><w:tc><w:tcPr><w:tcW w:w="2238" w:type="dxa"/><w:tcBorders></w:tcBorders></w:tcPr><w:p><w:pPr><w:pStyle w:val="Tabla9"/><w:widowControl/><w:jc w:val="left"/><w:rPr><w:kern w:val="0"/><w:szCs w:val="24"/><w:lang w:val="es-CO" w:eastAsia="en-US" w:bidi="ar-SA"/><w:del w:id="11316" w:author="Unknown Author" w:date="2026-10-30T04:17:53Z"></w:del></w:rPr></w:pPr><w:del w:id="11315" w:author="Unknown Author" w:date="2026-10-30T04:17:53Z"><w:r><w:rPr><w:kern w:val="0"/><w:szCs w:val="24"/><w:lang w:val="es-CO" w:eastAsia="en-US" w:bidi="ar-SA"/></w:rPr><w:delText>Exposición del personal de campo al polvo y a los escombros</w:delText></w:r></w:del></w:p></w:tc><w:tc><w:tcPr><w:tcW w:w="1659" w:type="dxa"/><w:tcBorders></w:tcBorders></w:tcPr><w:p><w:pPr><w:pStyle w:val="Tabla9"/><w:widowControl/><w:jc w:val="left"/><w:rPr><w:kern w:val="0"/><w:szCs w:val="24"/><w:lang w:val="es-CO" w:eastAsia="en-US" w:bidi="ar-SA"/><w:del w:id="11318" w:author="Unknown Author" w:date="2026-10-30T04:17:53Z"></w:del></w:rPr></w:pPr><w:del w:id="11317" w:author="Unknown Author" w:date="2026-10-30T04:17:53Z"><w:r><w:rPr><w:kern w:val="0"/><w:szCs w:val="24"/><w:lang w:val="es-CO" w:eastAsia="en-US" w:bidi="ar-SA"/></w:rPr><w:delText>Negativo, salud ocupacional</w:delText></w:r></w:del></w:p></w:tc><w:tc><w:tcPr><w:tcW w:w="1991" w:type="dxa"/><w:tcBorders></w:tcBorders></w:tcPr><w:p><w:pPr><w:pStyle w:val="Tabla9"/><w:widowControl/><w:jc w:val="left"/><w:rPr><w:kern w:val="0"/><w:szCs w:val="24"/><w:lang w:val="es-CO" w:eastAsia="en-US" w:bidi="ar-SA"/><w:del w:id="11320" w:author="Unknown Author" w:date="2026-10-30T04:17:53Z"></w:del></w:rPr></w:pPr><w:del w:id="11319" w:author="Unknown Author" w:date="2026-10-30T04:17:53Z"><w:r><w:rPr><w:kern w:val="0"/><w:szCs w:val="24"/><w:lang w:val="es-CO" w:eastAsia="en-US" w:bidi="ar-SA"/></w:rPr><w:delText>Personal de instalación, mantenimiento y campañas de medición</w:delText></w:r></w:del></w:p></w:tc><w:tc><w:tcPr><w:tcW w:w="2241" w:type="dxa"/><w:tcBorders></w:tcBorders></w:tcPr><w:p><w:pPr><w:pStyle w:val="Tabla9"/><w:widowControl/><w:jc w:val="left"/><w:rPr><w:kern w:val="0"/><w:szCs w:val="24"/><w:lang w:val="es-CO" w:eastAsia="en-US" w:bidi="ar-SA"/><w:del w:id="11322" w:author="Unknown Author" w:date="2026-10-30T04:17:53Z"></w:del></w:rPr></w:pPr><w:del w:id="11321" w:author="Unknown Author" w:date="2026-10-30T04:17:53Z"><w:r><w:rPr><w:kern w:val="0"/><w:szCs w:val="24"/><w:lang w:val="es-CO" w:eastAsia="en-US" w:bidi="ar-SA"/></w:rPr><w:delText>Respiradores N95, protocolo de seguridad y salud, ingenieros IoT y de campo como responsables</w:delText></w:r></w:del></w:p></w:tc><w:tc><w:tcPr><w:tcW w:w="1825" w:type="dxa"/><w:tcBorders></w:tcBorders></w:tcPr><w:p><w:pPr><w:pStyle w:val="Tabla9"/><w:widowControl/><w:jc w:val="left"/><w:rPr><w:kern w:val="0"/><w:szCs w:val="24"/><w:lang w:val="es-CO" w:eastAsia="en-US" w:bidi="ar-SA"/><w:del w:id="11324" w:author="Unknown Author" w:date="2026-10-30T04:17:53Z"></w:del></w:rPr></w:pPr><w:del w:id="11323" w:author="Unknown Author" w:date="2026-10-30T04:17:53Z"><w:r><w:rPr><w:kern w:val="0"/><w:szCs w:val="24"/><w:lang w:val="es-CO" w:eastAsia="en-US" w:bidi="ar-SA"/></w:rPr><w:delText>Riesgo sanitario: improbable (30 %), impacto moderado</w:delText></w:r></w:del></w:p></w:tc></w:tr><w:tr><w:trPr><w:del w:id="11325" w:author="Unknown Author" w:date="2026-10-30T04:17:53Z"/><w:cantSplit w:val="true"/></w:trPr><w:tc><w:tcPr><w:tcW w:w="2238" w:type="dxa"/><w:tcBorders></w:tcBorders><w:shd w:color="auto" w:fill="F7F7F7" w:val="clear"/></w:tcPr><w:p><w:pPr><w:pStyle w:val="Tabla9"/><w:widowControl/><w:jc w:val="left"/><w:rPr><w:kern w:val="0"/><w:szCs w:val="24"/><w:lang w:val="es-CO" w:eastAsia="en-US" w:bidi="ar-SA"/><w:del w:id="11327" w:author="Unknown Author" w:date="2026-10-30T04:17:53Z"></w:del></w:rPr></w:pPr><w:del w:id="11326" w:author="Unknown Author" w:date="2026-10-30T04:17:53Z"><w:r><w:rPr><w:kern w:val="0"/><w:szCs w:val="24"/><w:lang w:val="es-CO" w:eastAsia="en-US" w:bidi="ar-SA"/></w:rPr><w:delText>Deslizamientos o réplicas en las vías de acceso</w:delText></w:r></w:del></w:p></w:tc><w:tc><w:tcPr><w:tcW w:w="1659" w:type="dxa"/><w:tcBorders></w:tcBorders><w:shd w:color="auto" w:fill="F7F7F7" w:val="clear"/></w:tcPr><w:p><w:pPr><w:pStyle w:val="Tabla9"/><w:widowControl/><w:jc w:val="left"/><w:rPr><w:kern w:val="0"/><w:szCs w:val="24"/><w:lang w:val="es-CO" w:eastAsia="en-US" w:bidi="ar-SA"/><w:del w:id="11329" w:author="Unknown Author" w:date="2026-10-30T04:17:53Z"></w:del></w:rPr></w:pPr><w:del w:id="11328" w:author="Unknown Author" w:date="2026-10-30T04:17:53Z"><w:r><w:rPr><w:kern w:val="0"/><w:szCs w:val="24"/><w:lang w:val="es-CO" w:eastAsia="en-US" w:bidi="ar-SA"/></w:rPr><w:delText>Negativo, seguridad</w:delText></w:r></w:del></w:p></w:tc><w:tc><w:tcPr><w:tcW w:w="1991" w:type="dxa"/><w:tcBorders></w:tcBorders><w:shd w:color="auto" w:fill="F7F7F7" w:val="clear"/></w:tcPr><w:p><w:pPr><w:pStyle w:val="Tabla9"/><w:widowControl/><w:jc w:val="left"/><w:rPr><w:kern w:val="0"/><w:szCs w:val="24"/><w:lang w:val="es-CO" w:eastAsia="en-US" w:bidi="ar-SA"/><w:del w:id="11331" w:author="Unknown Author" w:date="2026-10-30T04:17:53Z"></w:del></w:rPr></w:pPr><w:del w:id="11330" w:author="Unknown Author" w:date="2026-10-30T04:17:53Z"><w:r><w:rPr><w:kern w:val="0"/><w:szCs w:val="24"/><w:lang w:val="es-CO" w:eastAsia="en-US" w:bidi="ar-SA"/></w:rPr><w:delText>Personal de campo</w:delText></w:r></w:del></w:p></w:tc><w:tc><w:tcPr><w:tcW w:w="2241" w:type="dxa"/><w:tcBorders></w:tcBorders><w:shd w:color="auto" w:fill="F7F7F7" w:val="clear"/></w:tcPr><w:p><w:pPr><w:pStyle w:val="Tabla9"/><w:widowControl/><w:jc w:val="left"/><w:rPr><w:kern w:val="0"/><w:szCs w:val="24"/><w:lang w:val="es-CO" w:eastAsia="en-US" w:bidi="ar-SA"/><w:del w:id="11333" w:author="Unknown Author" w:date="2026-10-30T04:17:53Z"></w:del></w:rPr></w:pPr><w:del w:id="11332" w:author="Unknown Author" w:date="2026-10-30T04:17:53Z"><w:r><w:rPr><w:kern w:val="0"/><w:szCs w:val="24"/><w:lang w:val="es-CO" w:eastAsia="en-US" w:bidi="ar-SA"/></w:rPr><w:delText>Instalación en ventanas secas, técnicos locales y acceso verificado antes de instalar</w:delText></w:r></w:del></w:p></w:tc><w:tc><w:tcPr><w:tcW w:w="1825" w:type="dxa"/><w:tcBorders></w:tcBorders><w:shd w:color="auto" w:fill="F7F7F7" w:val="clear"/></w:tcPr><w:p><w:pPr><w:pStyle w:val="Tabla9"/><w:widowControl/><w:jc w:val="left"/><w:rPr><w:kern w:val="0"/><w:szCs w:val="24"/><w:lang w:val="es-CO" w:eastAsia="en-US" w:bidi="ar-SA"/><w:del w:id="11335" w:author="Unknown Author" w:date="2026-10-30T04:17:53Z"></w:del></w:rPr></w:pPr><w:del w:id="11334" w:author="Unknown Author" w:date="2026-10-30T04:17:53Z"><w:r><w:rPr><w:kern w:val="0"/><w:szCs w:val="24"/><w:lang w:val="es-CO" w:eastAsia="en-US" w:bidi="ar-SA"/></w:rPr><w:delText>Riesgo externo: probable (50 %), impacto moderado</w:delText></w:r></w:del></w:p></w:tc></w:tr><w:tr><w:trPr><w:del w:id="11336" w:author="Unknown Author" w:date="2026-10-30T04:17:53Z"/><w:cantSplit w:val="true"/></w:trPr><w:tc><w:tcPr><w:tcW w:w="2238" w:type="dxa"/><w:tcBorders></w:tcBorders></w:tcPr><w:p><w:pPr><w:pStyle w:val="Tabla9"/><w:widowControl/><w:jc w:val="left"/><w:rPr><w:kern w:val="0"/><w:szCs w:val="24"/><w:lang w:val="es-CO" w:eastAsia="en-US" w:bidi="ar-SA"/><w:del w:id="11338" w:author="Unknown Author" w:date="2026-10-30T04:17:53Z"></w:del></w:rPr></w:pPr><w:del w:id="11337" w:author="Unknown Author" w:date="2026-10-30T04:17:53Z"><w:r><w:rPr><w:kern w:val="0"/><w:szCs w:val="24"/><w:lang w:val="es-CO" w:eastAsia="en-US" w:bidi="ar-SA"/></w:rPr><w:delText>Falsa tranquilidad por un nodo sin dato</w:delText></w:r></w:del></w:p></w:tc><w:tc><w:tcPr><w:tcW w:w="1659" w:type="dxa"/><w:tcBorders></w:tcBorders></w:tcPr><w:p><w:pPr><w:pStyle w:val="Tabla9"/><w:widowControl/><w:jc w:val="left"/><w:rPr><w:kern w:val="0"/><w:szCs w:val="24"/><w:lang w:val="es-CO" w:eastAsia="en-US" w:bidi="ar-SA"/><w:del w:id="11340" w:author="Unknown Author" w:date="2026-10-30T04:17:53Z"></w:del></w:rPr></w:pPr><w:del w:id="11339" w:author="Unknown Author" w:date="2026-10-30T04:17:53Z"><w:r><w:rPr><w:kern w:val="0"/><w:szCs w:val="24"/><w:lang w:val="es-CO" w:eastAsia="en-US" w:bidi="ar-SA"/></w:rPr><w:delText>Negativo, salud pública</w:delText></w:r></w:del></w:p></w:tc><w:tc><w:tcPr><w:tcW w:w="1991" w:type="dxa"/><w:tcBorders></w:tcBorders></w:tcPr><w:p><w:pPr><w:pStyle w:val="Tabla9"/><w:widowControl/><w:jc w:val="left"/><w:rPr><w:kern w:val="0"/><w:szCs w:val="24"/><w:lang w:val="es-CO" w:eastAsia="en-US" w:bidi="ar-SA"/><w:del w:id="11342" w:author="Unknown Author" w:date="2026-10-30T04:17:53Z"></w:del></w:rPr></w:pPr><w:del w:id="11341" w:author="Unknown Author" w:date="2026-10-30T04:17:53Z"><w:r><w:rPr><w:kern w:val="0"/><w:szCs w:val="24"/><w:lang w:val="es-CO" w:eastAsia="en-US" w:bidi="ar-SA"/></w:rPr><w:delText>Población y personal operario</w:delText></w:r></w:del></w:p></w:tc><w:tc><w:tcPr><w:tcW w:w="2241" w:type="dxa"/><w:tcBorders></w:tcBorders></w:tcPr><w:p><w:pPr><w:pStyle w:val="Tabla9"/><w:widowControl/><w:jc w:val="left"/><w:rPr><w:kern w:val="0"/><w:szCs w:val="24"/><w:lang w:val="es-CO" w:eastAsia="en-US" w:bidi="ar-SA"/><w:del w:id="11344" w:author="Unknown Author" w:date="2026-10-30T04:17:53Z"></w:del></w:rPr></w:pPr><w:del w:id="11343" w:author="Unknown Author" w:date="2026-10-30T04:17:53Z"><w:r><w:rPr><w:kern w:val="0"/><w:szCs w:val="24"/><w:lang w:val="es-CO" w:eastAsia="en-US" w:bidi="ar-SA"/></w:rPr><w:delText>Mensaje que distingue «sin dato» de «sin riesgo» e indicador de disponibilidad</w:delText></w:r></w:del></w:p></w:tc><w:tc><w:tcPr><w:tcW w:w="1825" w:type="dxa"/><w:tcBorders></w:tcBorders></w:tcPr><w:p><w:pPr><w:pStyle w:val="Tabla9"/><w:widowControl/><w:jc w:val="left"/><w:rPr><w:kern w:val="0"/><w:szCs w:val="24"/><w:lang w:val="es-CO" w:eastAsia="en-US" w:bidi="ar-SA"/><w:del w:id="11346" w:author="Unknown Author" w:date="2026-10-30T04:17:53Z"></w:del></w:rPr></w:pPr><w:del w:id="11345" w:author="Unknown Author" w:date="2026-10-30T04:17:53Z"><w:r><w:rPr><w:kern w:val="0"/><w:szCs w:val="24"/><w:lang w:val="es-CO" w:eastAsia="en-US" w:bidi="ar-SA"/></w:rPr><w:delText>R2</w:delText></w:r></w:del></w:p></w:tc></w:tr><w:tr><w:trPr><w:del w:id="11347" w:author="Unknown Author" w:date="2026-10-30T04:17:53Z"/><w:cantSplit w:val="true"/></w:trPr><w:tc><w:tcPr><w:tcW w:w="2238" w:type="dxa"/><w:tcBorders></w:tcBorders><w:shd w:color="auto" w:fill="F7F7F7" w:val="clear"/></w:tcPr><w:p><w:pPr><w:pStyle w:val="Tabla9"/><w:widowControl/><w:jc w:val="left"/><w:rPr><w:kern w:val="0"/><w:szCs w:val="24"/><w:lang w:val="es-CO" w:eastAsia="en-US" w:bidi="ar-SA"/><w:del w:id="11349" w:author="Unknown Author" w:date="2026-10-30T04:17:53Z"></w:del></w:rPr></w:pPr><w:del w:id="11348" w:author="Unknown Author" w:date="2026-10-30T04:17:53Z"><w:r><w:rPr><w:kern w:val="0"/><w:szCs w:val="24"/><w:lang w:val="es-CO" w:eastAsia="en-US" w:bidi="ar-SA"/></w:rPr><w:delText>Paradas de obra por falsas alarmas</w:delText></w:r></w:del></w:p></w:tc><w:tc><w:tcPr><w:tcW w:w="1659" w:type="dxa"/><w:tcBorders></w:tcBorders><w:shd w:color="auto" w:fill="F7F7F7" w:val="clear"/></w:tcPr><w:p><w:pPr><w:pStyle w:val="Tabla9"/><w:widowControl/><w:jc w:val="left"/><w:rPr><w:kern w:val="0"/><w:szCs w:val="24"/><w:lang w:val="es-CO" w:eastAsia="en-US" w:bidi="ar-SA"/><w:del w:id="11351" w:author="Unknown Author" w:date="2026-10-30T04:17:53Z"></w:del></w:rPr></w:pPr><w:del w:id="11350" w:author="Unknown Author" w:date="2026-10-30T04:17:53Z"><w:r><w:rPr><w:kern w:val="0"/><w:szCs w:val="24"/><w:lang w:val="es-CO" w:eastAsia="en-US" w:bidi="ar-SA"/></w:rPr><w:delText>Negativo, social y económico</w:delText></w:r></w:del></w:p></w:tc><w:tc><w:tcPr><w:tcW w:w="1991" w:type="dxa"/><w:tcBorders></w:tcBorders><w:shd w:color="auto" w:fill="F7F7F7" w:val="clear"/></w:tcPr><w:p><w:pPr><w:pStyle w:val="Tabla9"/><w:widowControl/><w:jc w:val="left"/><w:rPr><w:kern w:val="0"/><w:szCs w:val="24"/><w:lang w:val="es-CO" w:eastAsia="en-US" w:bidi="ar-SA"/><w:del w:id="11353" w:author="Unknown Author" w:date="2026-10-30T04:17:53Z"></w:del></w:rPr></w:pPr><w:del w:id="11352" w:author="Unknown Author" w:date="2026-10-30T04:17:53Z"><w:r><w:rPr><w:kern w:val="0"/><w:szCs w:val="24"/><w:lang w:val="es-CO" w:eastAsia="en-US" w:bidi="ar-SA"/></w:rPr><w:delText>Contratistas y personal operario</w:delText></w:r></w:del></w:p></w:tc><w:tc><w:tcPr><w:tcW w:w="2241" w:type="dxa"/><w:tcBorders></w:tcBorders><w:shd w:color="auto" w:fill="F7F7F7" w:val="clear"/></w:tcPr><w:p><w:pPr><w:pStyle w:val="Tabla9"/><w:widowControl/><w:jc w:val="left"/><w:rPr><w:kern w:val="0"/><w:szCs w:val="24"/><w:lang w:val="es-CO" w:eastAsia="en-US" w:bidi="ar-SA"/><w:del w:id="11355" w:author="Unknown Author" w:date="2026-10-30T04:17:53Z"></w:del></w:rPr></w:pPr><w:del w:id="11354" w:author="Unknown Author" w:date="2026-10-30T04:17:53Z"><w:r><w:rPr><w:kern w:val="0"/><w:szCs w:val="24"/><w:lang w:val="es-CO" w:eastAsia="en-US" w:bidi="ar-SA"/></w:rPr><w:delText>Umbrales co-diseñados y medición de falsas alarmas</w:delText></w:r></w:del></w:p></w:tc><w:tc><w:tcPr><w:tcW w:w="1825" w:type="dxa"/><w:tcBorders></w:tcBorders><w:shd w:color="auto" w:fill="F7F7F7" w:val="clear"/></w:tcPr><w:p><w:pPr><w:pStyle w:val="Tabla9"/><w:widowControl/><w:jc w:val="left"/><w:rPr><w:kern w:val="0"/><w:szCs w:val="24"/><w:lang w:val="es-CO" w:eastAsia="en-US" w:bidi="ar-SA"/><w:del w:id="11357" w:author="Unknown Author" w:date="2026-10-30T04:17:53Z"></w:del></w:rPr></w:pPr><w:del w:id="11356" w:author="Unknown Author" w:date="2026-10-30T04:17:53Z"><w:r><w:rPr><w:kern w:val="0"/><w:szCs w:val="24"/><w:lang w:val="es-CO" w:eastAsia="en-US" w:bidi="ar-SA"/></w:rPr><w:delText>R4</w:delText></w:r></w:del></w:p></w:tc></w:tr><w:tr><w:trPr><w:del w:id="11358" w:author="Unknown Author" w:date="2026-10-30T04:17:53Z"/><w:cantSplit w:val="true"/></w:trPr><w:tc><w:tcPr><w:tcW w:w="2238" w:type="dxa"/><w:tcBorders><w:bottom w:val="single" w:sz="12" w:space="0" w:color="2A3439"/></w:tcBorders></w:tcPr><w:p><w:pPr><w:pStyle w:val="Tabla9"/><w:keepNext w:val="true"/><w:widowControl/><w:jc w:val="left"/><w:rPr><w:kern w:val="0"/><w:szCs w:val="24"/><w:lang w:val="es-CO" w:eastAsia="en-US" w:bidi="ar-SA"/><w:del w:id="11360" w:author="Unknown Author" w:date="2026-10-30T04:17:53Z"></w:del></w:rPr></w:pPr><w:del w:id="11359" w:author="Unknown Author" w:date="2026-10-30T04:17:53Z"><w:r><w:rPr><w:kern w:val="0"/><w:szCs w:val="24"/><w:lang w:val="es-CO" w:eastAsia="en-US" w:bidi="ar-SA"/></w:rPr><w:delText>Interpretación del resultado del laboratorio como autorización o como prueba de responsabilidad</w:delText></w:r></w:del></w:p></w:tc><w:tc><w:tcPr><w:tcW w:w="1659" w:type="dxa"/><w:tcBorders><w:bottom w:val="single" w:sz="12" w:space="0" w:color="2A3439"/></w:tcBorders></w:tcPr><w:p><w:pPr><w:pStyle w:val="Tabla9"/><w:keepNext w:val="true"/><w:widowControl/><w:jc w:val="left"/><w:rPr><w:kern w:val="0"/><w:szCs w:val="24"/><w:lang w:val="es-CO" w:eastAsia="en-US" w:bidi="ar-SA"/><w:del w:id="11362" w:author="Unknown Author" w:date="2026-10-30T04:17:53Z"></w:del></w:rPr></w:pPr><w:del w:id="11361" w:author="Unknown Author" w:date="2026-10-30T04:17:53Z"><w:r><w:rPr><w:kern w:val="0"/><w:szCs w:val="24"/><w:lang w:val="es-CO" w:eastAsia="en-US" w:bidi="ar-SA"/></w:rPr><w:delText>Negativo, jurídico y social</w:delText></w:r></w:del></w:p></w:tc><w:tc><w:tcPr><w:tcW w:w="1991" w:type="dxa"/><w:tcBorders><w:bottom w:val="single" w:sz="12" w:space="0" w:color="2A3439"/></w:tcBorders></w:tcPr><w:p><w:pPr><w:pStyle w:val="Tabla9"/><w:keepNext w:val="true"/><w:widowControl/><w:jc w:val="left"/><w:rPr><w:kern w:val="0"/><w:szCs w:val="24"/><w:lang w:val="es-CO" w:eastAsia="en-US" w:bidi="ar-SA"/><w:del w:id="11364" w:author="Unknown Author" w:date="2026-10-30T04:17:53Z"></w:del></w:rPr></w:pPr><w:del w:id="11363" w:author="Unknown Author" w:date="2026-10-30T04:17:53Z"><w:r><w:rPr><w:kern w:val="0"/><w:szCs w:val="24"/><w:lang w:val="es-CO" w:eastAsia="en-US" w:bidi="ar-SA"/></w:rPr><w:delText>Municipio y responsables de obra</w:delText></w:r></w:del></w:p></w:tc><w:tc><w:tcPr><w:tcW w:w="2241" w:type="dxa"/><w:tcBorders><w:bottom w:val="single" w:sz="12" w:space="0" w:color="2A3439"/></w:tcBorders></w:tcPr><w:p><w:pPr><w:pStyle w:val="Tabla9"/><w:keepNext w:val="true"/><w:widowControl/><w:jc w:val="left"/><w:rPr><w:kern w:val="0"/><w:szCs w:val="24"/><w:lang w:val="es-CO" w:eastAsia="en-US" w:bidi="ar-SA"/><w:del w:id="11366" w:author="Unknown Author" w:date="2026-10-30T04:17:53Z"></w:del></w:rPr></w:pPr><w:del w:id="11365" w:author="Unknown Author" w:date="2026-10-30T04:17:53Z"><w:r><w:rPr><w:kern w:val="0"/><w:szCs w:val="24"/><w:lang w:val="es-CO" w:eastAsia="en-US" w:bidi="ar-SA"/></w:rPr><w:delText>Advertencia expresa de alcance en cada informe y revisión jurídica del protocolo</w:delText></w:r></w:del></w:p></w:tc><w:tc><w:tcPr><w:tcW w:w="1825" w:type="dxa"/><w:tcBorders><w:bottom w:val="single" w:sz="12" w:space="0" w:color="2A3439"/></w:tcBorders></w:tcPr><w:p><w:pPr><w:pStyle w:val="Tabla9"/><w:keepNext w:val="true"/><w:widowControl/><w:jc w:val="left"/><w:rPr><w:kern w:val="0"/><w:szCs w:val="24"/><w:lang w:val="es-CO" w:eastAsia="en-US" w:bidi="ar-SA"/><w:del w:id="11368" w:author="Unknown Author" w:date="2026-10-30T04:17:53Z"></w:del></w:rPr></w:pPr><w:del w:id="11367" w:author="Unknown Author" w:date="2026-10-30T04:17:53Z"><w:r><w:rPr><w:kern w:val="0"/><w:szCs w:val="24"/><w:lang w:val="es-CO" w:eastAsia="en-US" w:bidi="ar-SA"/></w:rPr><w:delText>Riesgo jurídico: improbable (25 %), impacto mayor</w:delText></w:r></w:del></w:p></w:tc></w:tr></w:tbl><w:p><w:pPr><w:pStyle w:val="TablaNota"/><w:rPr></w:rPr></w:pPr><w:r><w:rPr><w:i/><w:iCs/></w:rPr><w:t>Nota.</w:t></w:r><w:r><w:rPr></w:rPr><w:t xml:space="preserve"> Elaboración propia con el registro de riesgos y el presupuesto del proyecto. Las probabilidades son estimaciones de formulación sin serie histórica. PM2,5 y PM10: material particulado fino y grueso.</w:t></w:r><w:del w:id="11369" w:author="Unknown Author" w:date="2026-10-30T04:17:53Z"><w:r><w:rPr></w:rPr><w:delText xml:space="preserve"> IES: institución de educación superior. SNCTI: Sistema Nacional de Ciencia, Tecnología e Innovación.</w:delText></w:r></w:del></w:p><w:p><w:pPr><w:pStyle w:val="BodyText"/><w:rPr></w:rPr></w:pPr><w:r><w:rPr></w:rPr><w:t xml:space="preserve">La Tabla 17.6 muestra cuatro efectos positivos y siete negativos. El efecto positivo principal es informativo: los </w:t></w:r><w:ins w:id="11370" w:author="Unknown Author" w:date="2026-10-30T04:17:53Z"><w:r><w:rPr></w:rPr><w:t>consejos</w:t></w:r></w:ins><w:del w:id="11371" w:author="Unknown Author" w:date="2026-10-30T04:17:53Z"><w:r><w:rPr></w:rPr><w:delText>comités</w:delText></w:r></w:del><w:r><w:rPr></w:rPr><w:t xml:space="preserve"> reciben datos con error conocido y, antes de una demolición, una estimación de la exposición esperada. El efecto positivo sobre la salud es ocupacional y limitado. Protege al personal de instalación, no a la población. Los efectos negativos ambientales son residuos y desplazamientos. Los efectos negativos sobre la salud son la exposición del personal de campo y la falsa tranquilidad. Una alerta ausente puede leerse como ausencia de riesgo, por lo que el tablero muestra el estado de cada nodo.</w:t></w:r></w:p><w:p><w:pPr><w:pStyle w:val="BodyText"/><w:rPr></w:rPr></w:pPr><w:r><w:rPr></w:rPr><w:t>El proyecto no promete efectos en salud. No mide la exposición de las personas y no estima morbilidad. El gemelo predictivo estima concentraciones en receptores definidos, no la exposición de las personas ni sus efectos. Tampoco cuenta con un grupo de comparación. Las asociaciones entre las partículas finas y la salud se estiman en poblaciones y no en personas (Pope y Dockery, 2006). Landrigan et al. (2004) describen consecuencias para la salud de trabajadores y vecinos tras un derrumbe urbano. Ninguna de las dos obras permite atribuir un cambio de salud a una red de alertas. Gertler et al. (2016) explican que estimar un efecto exige un contrafactual, es decir una comparación con lo que habría ocurrido sin la intervención. Los niveles de referencia de la Organización Mundial de la Salud (OMS) orientan la lectura de los valores medidos (OMS, 2021). No son metas del proyecto. Por eso los impactos se formulan como activación del protocolo y continuidad, que son variables institucionales verificables.</w:t></w:r></w:p><w:p><w:pPr><w:pStyle w:val="BodyText"/><w:rPr></w:rPr></w:pPr><w:bookmarkStart w:id="201" w:name="Xac2dc2fefbd7bdd6ca7fd63789903adb0a5e1fb"/><w:bookmarkStart w:id="202" w:name="X911fec0b76bcae3fc700e75f381281b25cfabd9"/><w:r><w:rPr></w:rPr><w:t>El balance ambiental es modesto. El proyecto no reduce la emisión de polvo en la fuente y no declara emisiones evitadas. Su efecto positivo es la calidad de la información. El laboratorio estima el efecto esperado de medidas de control, pero no reduce la emisión por sí mismo. Su efecto negativo son los residuos y los desplazamientos, que se gestionan y se reportan. La energía solar de los nodos limita el consumo eléctrico, aunque el de la nube y el del servidor del laboratorio no se calculan. La sección 16 desarrolla las medidas ambientales. La revisión de los efectos se repite en cada compuerta, porque el costo de corregir una decisión crece con el tiempo (Collingridge, 1980).</w:t></w:r><w:bookmarkEnd w:id="201"/><w:bookmarkEnd w:id="202"/></w:p><w:p><w:pPr><w:pStyle w:val="Heading1"/><w:rPr></w:rPr></w:pPr><w:bookmarkStart w:id="203" w:name="X092cdebf599a2ce8b8d7568980c1eae9820d072"/><w:r><w:rPr></w:rPr><w:t>18. COMPONENTE TRANSVERSAL DE TRANSFERENCIA, ADOPCIÓN Y VALORACIÓN TECNOLÓGICA DEL CONOCIMIENTO</w:t></w:r></w:p><w:p><w:pPr><w:pStyle w:val="FirstParagraph"/><w:rPr></w:rPr></w:pPr><w:r><w:rPr></w:rPr><w:t>Este componente verifica que las entidades receptoras adopten, apliquen y sostengan la tecnología que genera el proyecto. No se limita a divulgar resultados ni a publicar artículos. Los términos de referencia (TdR) de la Convocatoria 56 exigen evidencia de uso, adopción y valor generado (Ministerio de Ciencia, Tecnología e Innovación [MinCiencias], 2026). El proyecto adopta esa definición y la aplica a cada componente de la solución.</w:t></w:r></w:p><w:p><w:pPr><w:pStyle w:val="BodyText"/><w:rPr></w:rPr></w:pPr><w:r><w:rPr></w:rPr><w:t xml:space="preserve">La solución se transfiere por custodia y no por venta. Consta de 100 nodos de medición de material particulado fino y grueso (PM2,5 y PM10). Incluye 10 gateways, </w:t></w:r><w:ins w:id="11372" w:author="Unknown Author" w:date="2026-10-30T04:17:53Z"><w:r><w:rPr></w:rPr><w:t>un conjunto de referencia rotativo</w:t></w:r></w:ins><w:del w:id="11373" w:author="Unknown Author" w:date="2026-10-30T04:17:53Z"><w:r><w:rPr></w:rPr><w:delText>tres monitores gravimétricos de referencia</w:delText></w:r></w:del><w:r><w:rPr></w:rPr><w:t xml:space="preserve">, un gemelo digital y un tablero con protocolo de alerta. Incluye también un laboratorio de modelación con un gemelo predictivo de demolición. Su nivel de madurez tecnológica (TRL) pasa de 4 a 8 en 24 meses, con un piso de 7 en el mes 19. Esa madurez no basta para que la red perdure. Una red de sensores de bajo costo pierde valor si nadie la mantiene ni la usa. Por eso el Plan transfiere componentes y asigna una entidad custodia identificable a cada uno. Ostrom (2005) describe las instituciones como reglas de posición, de información y de pago. El Plan asigna un portador a cada regla. Teece (1986) añade que el valor de una innovación depende de los activos complementarios que la acompañan. En este proyecto esos activos son </w:t></w:r><w:ins w:id="11374" w:author="Unknown Author" w:date="2026-10-30T04:17:53Z"><w:r><w:rPr></w:rPr><w:t>el conjunto</w:t></w:r></w:ins><w:del w:id="11375" w:author="Unknown Author" w:date="2026-10-30T04:17:53Z"><w:r><w:rPr></w:rPr><w:delText>los monitores</w:delText></w:r></w:del><w:r><w:rPr></w:rPr><w:t xml:space="preserve"> de referencia, las series de datos y los convenios de custodia.</w:t></w:r></w:p><w:p><w:pPr><w:pStyle w:val="BodyText"/><w:rPr></w:rPr></w:pPr><w:r><w:rPr></w:rPr><w:t xml:space="preserve">Los TdR exigen actividades de transferencia, adopción y valoración tecnológica. La plantilla del Anexo 2 propone destinar a ellas al menos 1 % del valor total. La Secretaría Técnica precisa que ese porcentaje orienta y no es requisito habilitante (Secretaría Técnica de la Convocatoria 56, 2026). El proyecto asigna $ </w:t></w:r><w:ins w:id="11376" w:author="Unknown Author" w:date="2026-10-30T04:17:53Z"><w:r><w:rPr></w:rPr><w:t>330.100</w:t></w:r></w:ins><w:del w:id="11377" w:author="Unknown Author" w:date="2026-10-30T04:17:53Z"><w:r><w:rPr></w:rPr><w:delText>268.000</w:delText></w:r></w:del><w:r><w:rPr></w:rPr><w:t>.000 del Sistema General de Regalías (SGR), equivalentes a 2,</w:t></w:r><w:ins w:id="11378" w:author="Unknown Author" w:date="2026-10-30T04:17:53Z"><w:r><w:rPr></w:rPr><w:t>13</w:t></w:r></w:ins><w:del w:id="11379" w:author="Unknown Author" w:date="2026-10-30T04:17:53Z"><w:r><w:rPr></w:rPr><w:delText>16</w:delText></w:r></w:del><w:r><w:rPr></w:rPr><w:t xml:space="preserve"> % del valor total de $ </w:t></w:r><w:ins w:id="11380" w:author="Unknown Author" w:date="2026-10-30T04:17:53Z"><w:r><w:rPr></w:rPr><w:t>15.513.405.215</w:t></w:r></w:ins><w:del w:id="11381" w:author="Unknown Author" w:date="2026-10-30T04:17:53Z"><w:r><w:rPr></w:rPr><w:delText>12.396.840.000</w:delText></w:r></w:del><w:r><w:rPr></w:rPr><w:t xml:space="preserve">. Esa cifra más que duplica el mínimo. Las cifras se expresan en pesos colombianos (COP). Cinco líneas del presupuesto componen la asignación. La primera es la formación y el soporte a las entidades custodias por tramo, con 150.000.000 COP. La segunda es la </w:t></w:r><w:ins w:id="11382" w:author="Unknown Author" w:date="2026-10-30T04:17:53Z"><w:r><w:rPr></w:rPr><w:t xml:space="preserve">asesoría jurídica </w:t></w:r></w:ins><w:del w:id="11383" w:author="Unknown Author" w:date="2026-10-30T04:17:53Z"><w:r><w:rPr></w:rPr><w:delText xml:space="preserve">consultoría </w:delText></w:r></w:del><w:r><w:rPr></w:rPr><w:t xml:space="preserve">en propiedad intelectual y libertad de operación, con </w:t></w:r><w:ins w:id="11384" w:author="Unknown Author" w:date="2026-10-30T04:17:53Z"><w:r><w:rPr></w:rPr><w:t>107.100</w:t></w:r></w:ins><w:del w:id="11385" w:author="Unknown Author" w:date="2026-10-30T04:17:53Z"><w:r><w:rPr></w:rPr><w:delText>45.000</w:delText></w:r></w:del><w:r><w:rPr></w:rPr><w:t xml:space="preserve">.000 COP. La tercera es el registro y la asesoría de propiedad intelectual, con 15.000.000 COP. La cuarta son los talleres de evaluación previa de demolición, con 48.000.000 COP. La quinta es el registro del software y de los datos del modelo predictivo, con 10.000.000 COP. Las cinco líneas suman $ </w:t></w:r><w:ins w:id="11386" w:author="Unknown Author" w:date="2026-10-30T04:17:53Z"><w:r><w:rPr></w:rPr><w:t>330.100</w:t></w:r></w:ins><w:del w:id="11387" w:author="Unknown Author" w:date="2026-10-30T04:17:53Z"><w:r><w:rPr></w:rPr><w:delText>268.000</w:delText></w:r></w:del><w:r><w:rPr></w:rPr><w:t>.000. El personal que ejecuta el Plan se financia con el rubro de talento humano y no se incluye en esa suma.</w:t></w:r></w:p><w:p><w:pPr><w:pStyle w:val="BodyText"/><w:rPr></w:rPr></w:pPr><w:r><w:rPr></w:rPr><w:t>El Plan incorpora los siete contenidos mínimos que fijan los TdR. Cada contenido cuenta con un apartado de esta sección.</w:t></w:r></w:p><w:p><w:pPr><w:pStyle w:val="Compact"/><w:numPr><w:ilvl w:val="0"/><w:numId w:val="169"/></w:numPr><w:rPr></w:rPr></w:pPr><w:r><w:rPr></w:rPr><w:t>El primer contenido identifica los conocimientos y las tecnologías con potencial de uso. Se desarrolla en el apartado 18.2.</w:t></w:r></w:p><w:p><w:pPr><w:pStyle w:val="Compact"/><w:numPr><w:ilvl w:val="0"/><w:numId w:val="170"/></w:numPr><w:rPr></w:rPr></w:pPr><w:r><w:rPr></w:rPr><w:t>El segundo contenido identifica a los usuarios, adoptantes y receptores. Se desarrolla también en el apartado 18.2.</w:t></w:r></w:p><w:p><w:pPr><w:pStyle w:val="Compact"/><w:numPr><w:ilvl w:val="0"/><w:numId w:val="171"/></w:numPr><w:rPr></w:rPr></w:pPr><w:r><w:rPr></w:rPr><w:t>El tercer contenido identifica las oportunidades de uso y aprovechamiento. Se presenta en el apartado 18.2.</w:t></w:r></w:p><w:p><w:pPr><w:pStyle w:val="Compact"/><w:numPr><w:ilvl w:val="0"/><w:numId w:val="172"/></w:numPr><w:rPr></w:rPr></w:pPr><w:r><w:rPr></w:rPr><w:t>El cuarto contenido identifica los activos de propiedad intelectual. Se presenta en el apartado 18.2.</w:t></w:r></w:p><w:p><w:pPr><w:pStyle w:val="Compact"/><w:numPr><w:ilvl w:val="0"/><w:numId w:val="173"/></w:numPr><w:rPr></w:rPr></w:pPr><w:r><w:rPr></w:rPr><w:t>El quinto contenido define la ruta de transferencia, adopción y valoración tecnológica. Se presenta en el apartado 18.3.</w:t></w:r></w:p><w:p><w:pPr><w:pStyle w:val="Compact"/><w:numPr><w:ilvl w:val="0"/><w:numId w:val="174"/></w:numPr><w:rPr></w:rPr></w:pPr><w:r><w:rPr></w:rPr><w:t>El sexto contenido fija actividades, responsables, productos, indicadores, cronograma y presupuesto. Se presenta en el apartado 18.4.</w:t></w:r></w:p><w:p><w:pPr><w:pStyle w:val="Compact"/><w:numPr><w:ilvl w:val="0"/><w:numId w:val="175"/></w:numPr><w:rPr></w:rPr></w:pPr><w:r><w:rPr></w:rPr><w:t>El séptimo contenido describe la continuidad del proceso después del cierre. Se presenta en el apartado 18.5.</w:t></w:r></w:p><w:p><w:pPr><w:pStyle w:val="Heading2"/><w:rPr></w:rPr></w:pPr><w:bookmarkStart w:id="204" w:name="actividades-de-transferencia-previstas"/><w:r><w:rPr></w:rPr><w:t>Actividades de transferencia previstas</w:t></w:r></w:p><w:p><w:pPr><w:pStyle w:val="FirstParagraph"/><w:rPr></w:rPr></w:pPr><w:r><w:rPr></w:rPr><w:t>Los TdR enumeran 17 actividades que un proyecto puede financiar y admiten otras debidamente justificadas. La Tabla 18.1 indica cuáles ejecuta este proyecto, en qué alcance y dónde se desarrollan. El proyecto selecciona las actividades según su madurez y su alternativa de transferencia. Esa alternativa es la custodia institucional, y por eso descarta las actividades orientadas a la venta.</w:t></w:r></w:p><w:p><w:pPr><w:pStyle w:val="TablaRotulo"/><w:rPr></w:rPr></w:pPr><w:bookmarkStart w:id="205" w:name="rot_Tabla_18_1"/><w:r><w:rPr><w:b/><w:bCs/></w:rPr><w:t>Tabla 18.1</w:t></w:r><w:bookmarkEnd w:id="205"/></w:p><w:p><w:pPr><w:pStyle w:val="TablaTitulo"/><w:rPr></w:rPr></w:pPr><w:r><w:rPr><w:i/><w:iCs/></w:rPr><w:t>Actividades de transferencia previstas en los TdR y su tratamiento en el proyecto</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4349"/><w:gridCol w:w="1841"/><w:gridCol w:w="3764"/></w:tblGrid><w:tr><w:trPr><w:tblHeader w:val="true"/><w:ins w:id="11388" w:author="Unknown Author" w:date="2026-10-30T04:17:53Z"/><w:cantSplit w:val="true"/></w:trPr><w:tc><w:tcPr><w:tcW w:w="434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1390" w:author="Unknown Author" w:date="2026-10-30T04:17:53Z"></w:ins></w:rPr></w:pPr><w:ins w:id="11389" w:author="Unknown Author" w:date="2026-10-30T04:17:53Z"><w:r><w:rPr><w:b/><w:kern w:val="0"/><w:szCs w:val="24"/><w:lang w:val="es-CO" w:eastAsia="en-US" w:bidi="ar-SA"/></w:rPr><w:t>Actividad del listado de los TdR</w:t></w:r></w:ins></w:p></w:tc><w:tc><w:tcPr><w:tcW w:w="184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1392" w:author="Unknown Author" w:date="2026-10-30T04:17:53Z"></w:ins></w:rPr></w:pPr><w:ins w:id="11391" w:author="Unknown Author" w:date="2026-10-30T04:17:53Z"><w:r><w:rPr><w:b/><w:kern w:val="0"/><w:szCs w:val="24"/><w:lang w:val="es-CO" w:eastAsia="en-US" w:bidi="ar-SA"/></w:rPr><w:t>Tratamiento</w:t></w:r></w:ins></w:p></w:tc><w:tc><w:tcPr><w:tcW w:w="376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1394" w:author="Unknown Author" w:date="2026-10-30T04:17:53Z"></w:ins></w:rPr></w:pPr><w:ins w:id="11393" w:author="Unknown Author" w:date="2026-10-30T04:17:53Z"><w:r><w:rPr><w:b/><w:kern w:val="0"/><w:szCs w:val="24"/><w:lang w:val="es-CO" w:eastAsia="en-US" w:bidi="ar-SA"/></w:rPr><w:t>Cómo se ejecuta o por qué no se ejecuta</w:t></w:r></w:ins></w:p></w:tc></w:tr><w:tr><w:trPr><w:ins w:id="11395" w:author="Unknown Author" w:date="2026-10-30T04:17:53Z"/><w:cantSplit w:val="true"/></w:trPr><w:tc><w:tcPr><w:tcW w:w="4349" w:type="dxa"/><w:tcBorders></w:tcBorders></w:tcPr><w:p><w:pPr><w:pStyle w:val="Tabla9"/><w:widowControl/><w:jc w:val="left"/><w:rPr><w:kern w:val="0"/><w:szCs w:val="24"/><w:lang w:val="es-CO" w:eastAsia="en-US" w:bidi="ar-SA"/><w:ins w:id="11397" w:author="Unknown Author" w:date="2026-10-30T04:17:53Z"></w:ins></w:rPr></w:pPr><w:ins w:id="11396" w:author="Unknown Author" w:date="2026-10-30T04:17:53Z"><w:r><w:rPr><w:kern w:val="0"/><w:szCs w:val="24"/><w:lang w:val="es-CO" w:eastAsia="en-US" w:bidi="ar-SA"/></w:rPr><w:t>Identificación y caracterización de resultados potencialmente transferibles</w:t></w:r></w:ins></w:p></w:tc><w:tc><w:tcPr><w:tcW w:w="1841" w:type="dxa"/><w:tcBorders></w:tcBorders></w:tcPr><w:p><w:pPr><w:pStyle w:val="Tabla9"/><w:widowControl/><w:jc w:val="left"/><w:rPr><w:kern w:val="0"/><w:szCs w:val="24"/><w:lang w:val="es-CO" w:eastAsia="en-US" w:bidi="ar-SA"/><w:ins w:id="11399" w:author="Unknown Author" w:date="2026-10-30T04:17:53Z"></w:ins></w:rPr></w:pPr><w:ins w:id="11398" w:author="Unknown Author" w:date="2026-10-30T04:17:53Z"><w:r><w:rPr><w:kern w:val="0"/><w:szCs w:val="24"/><w:lang w:val="es-CO" w:eastAsia="en-US" w:bidi="ar-SA"/></w:rPr><w:t>Ejecuta</w:t></w:r></w:ins></w:p></w:tc><w:tc><w:tcPr><w:tcW w:w="3764" w:type="dxa"/><w:tcBorders></w:tcBorders></w:tcPr><w:p><w:pPr><w:pStyle w:val="Tabla9"/><w:widowControl/><w:jc w:val="left"/><w:rPr><w:kern w:val="0"/><w:szCs w:val="24"/><w:lang w:val="es-CO" w:eastAsia="en-US" w:bidi="ar-SA"/><w:ins w:id="11401" w:author="Unknown Author" w:date="2026-10-30T04:17:53Z"></w:ins></w:rPr></w:pPr><w:ins w:id="11400" w:author="Unknown Author" w:date="2026-10-30T04:17:53Z"><w:r><w:rPr><w:kern w:val="0"/><w:szCs w:val="24"/><w:lang w:val="es-CO" w:eastAsia="en-US" w:bidi="ar-SA"/></w:rPr><w:t>Inventario de diez resultados con potencial de uso (apartado 18.2), que cada compuerta actualiza.</w:t></w:r></w:ins></w:p></w:tc></w:tr><w:tr><w:trPr><w:ins w:id="11402" w:author="Unknown Author" w:date="2026-10-30T04:17:53Z"/><w:cantSplit w:val="true"/></w:trPr><w:tc><w:tcPr><w:tcW w:w="4349" w:type="dxa"/><w:tcBorders></w:tcBorders><w:shd w:color="auto" w:fill="F7F7F7" w:val="clear"/></w:tcPr><w:p><w:pPr><w:pStyle w:val="Tabla9"/><w:widowControl/><w:jc w:val="left"/><w:rPr><w:kern w:val="0"/><w:szCs w:val="24"/><w:lang w:val="es-CO" w:eastAsia="en-US" w:bidi="ar-SA"/><w:ins w:id="11404" w:author="Unknown Author" w:date="2026-10-30T04:17:53Z"></w:ins></w:rPr></w:pPr><w:ins w:id="11403" w:author="Unknown Author" w:date="2026-10-30T04:17:53Z"><w:r><w:rPr><w:kern w:val="0"/><w:szCs w:val="24"/><w:lang w:val="es-CO" w:eastAsia="en-US" w:bidi="ar-SA"/></w:rPr><w:t>Vigilancia tecnológica e inteligencia competitiva</w:t></w:r></w:ins></w:p></w:tc><w:tc><w:tcPr><w:tcW w:w="1841" w:type="dxa"/><w:tcBorders></w:tcBorders><w:shd w:color="auto" w:fill="F7F7F7" w:val="clear"/></w:tcPr><w:p><w:pPr><w:pStyle w:val="Tabla9"/><w:widowControl/><w:jc w:val="left"/><w:rPr><w:kern w:val="0"/><w:szCs w:val="24"/><w:lang w:val="es-CO" w:eastAsia="en-US" w:bidi="ar-SA"/><w:ins w:id="11406" w:author="Unknown Author" w:date="2026-10-30T04:17:53Z"></w:ins></w:rPr></w:pPr><w:ins w:id="11405" w:author="Unknown Author" w:date="2026-10-30T04:17:53Z"><w:r><w:rPr><w:kern w:val="0"/><w:szCs w:val="24"/><w:lang w:val="es-CO" w:eastAsia="en-US" w:bidi="ar-SA"/></w:rPr><w:t>Ejecuta</w:t></w:r></w:ins></w:p></w:tc><w:tc><w:tcPr><w:tcW w:w="3764" w:type="dxa"/><w:tcBorders></w:tcBorders><w:shd w:color="auto" w:fill="F7F7F7" w:val="clear"/></w:tcPr><w:p><w:pPr><w:pStyle w:val="Tabla9"/><w:widowControl/><w:jc w:val="left"/><w:rPr><w:kern w:val="0"/><w:szCs w:val="24"/><w:lang w:val="es-CO" w:eastAsia="en-US" w:bidi="ar-SA"/><w:ins w:id="11408" w:author="Unknown Author" w:date="2026-10-30T04:17:53Z"></w:ins></w:rPr></w:pPr><w:ins w:id="11407" w:author="Unknown Author" w:date="2026-10-30T04:17:53Z"><w:r><w:rPr><w:kern w:val="0"/><w:szCs w:val="24"/><w:lang w:val="es-CO" w:eastAsia="en-US" w:bidi="ar-SA"/></w:rPr><w:t>El informe de vigilancia tecnológica del proyecto cubre 42 documentos. La consultoría vigila tres vencimientos de solicitudes de patente.</w:t></w:r></w:ins></w:p></w:tc></w:tr><w:tr><w:trPr><w:ins w:id="11409" w:author="Unknown Author" w:date="2026-10-30T04:17:53Z"/><w:cantSplit w:val="true"/></w:trPr><w:tc><w:tcPr><w:tcW w:w="4349" w:type="dxa"/><w:tcBorders></w:tcBorders></w:tcPr><w:p><w:pPr><w:pStyle w:val="Tabla9"/><w:widowControl/><w:jc w:val="left"/><w:rPr><w:kern w:val="0"/><w:szCs w:val="24"/><w:lang w:val="es-CO" w:eastAsia="en-US" w:bidi="ar-SA"/><w:ins w:id="11411" w:author="Unknown Author" w:date="2026-10-30T04:17:53Z"></w:ins></w:rPr></w:pPr><w:ins w:id="11410" w:author="Unknown Author" w:date="2026-10-30T04:17:53Z"><w:r><w:rPr><w:kern w:val="0"/><w:szCs w:val="24"/><w:lang w:val="es-CO" w:eastAsia="en-US" w:bidi="ar-SA"/></w:rPr><w:t>Identificación y validación de necesidades, usos, oportunidades y aplicaciones de la tecnología en el mercado</w:t></w:r></w:ins></w:p></w:tc><w:tc><w:tcPr><w:tcW w:w="1841" w:type="dxa"/><w:tcBorders></w:tcBorders></w:tcPr><w:p><w:pPr><w:pStyle w:val="Tabla9"/><w:widowControl/><w:jc w:val="left"/><w:rPr><w:kern w:val="0"/><w:szCs w:val="24"/><w:lang w:val="es-CO" w:eastAsia="en-US" w:bidi="ar-SA"/><w:ins w:id="11413" w:author="Unknown Author" w:date="2026-10-30T04:17:53Z"></w:ins></w:rPr></w:pPr><w:ins w:id="11412" w:author="Unknown Author" w:date="2026-10-30T04:17:53Z"><w:r><w:rPr><w:kern w:val="0"/><w:szCs w:val="24"/><w:lang w:val="es-CO" w:eastAsia="en-US" w:bidi="ar-SA"/></w:rPr><w:t>Ejecuta en parte</w:t></w:r></w:ins></w:p></w:tc><w:tc><w:tcPr><w:tcW w:w="3764" w:type="dxa"/><w:tcBorders></w:tcBorders></w:tcPr><w:p><w:pPr><w:pStyle w:val="Tabla9"/><w:widowControl/><w:jc w:val="left"/><w:rPr><w:kern w:val="0"/><w:szCs w:val="24"/><w:lang w:val="es-CO" w:eastAsia="en-US" w:bidi="ar-SA"/><w:ins w:id="11415" w:author="Unknown Author" w:date="2026-10-30T04:17:53Z"></w:ins></w:rPr></w:pPr><w:ins w:id="11414" w:author="Unknown Author" w:date="2026-10-30T04:17:53Z"><w:r><w:rPr><w:kern w:val="0"/><w:szCs w:val="24"/><w:lang w:val="es-CO" w:eastAsia="en-US" w:bidi="ar-SA"/></w:rPr><w:t>Valida necesidades y usos con los cuatro consejos en el co-diseño. No estudia el mercado.</w:t></w:r></w:ins></w:p></w:tc></w:tr><w:tr><w:trPr><w:ins w:id="11416" w:author="Unknown Author" w:date="2026-10-30T04:17:53Z"/><w:cantSplit w:val="true"/></w:trPr><w:tc><w:tcPr><w:tcW w:w="4349" w:type="dxa"/><w:tcBorders></w:tcBorders><w:shd w:color="auto" w:fill="F7F7F7" w:val="clear"/></w:tcPr><w:p><w:pPr><w:pStyle w:val="Tabla9"/><w:widowControl/><w:jc w:val="left"/><w:rPr><w:kern w:val="0"/><w:szCs w:val="24"/><w:lang w:val="es-CO" w:eastAsia="en-US" w:bidi="ar-SA"/><w:ins w:id="11418" w:author="Unknown Author" w:date="2026-10-30T04:17:53Z"></w:ins></w:rPr></w:pPr><w:ins w:id="11417" w:author="Unknown Author" w:date="2026-10-30T04:17:53Z"><w:r><w:rPr><w:kern w:val="0"/><w:szCs w:val="24"/><w:lang w:val="es-CO" w:eastAsia="en-US" w:bidi="ar-SA"/></w:rPr><w:t>Identificación de barreras y retos para la explotación comercial</w:t></w:r></w:ins></w:p></w:tc><w:tc><w:tcPr><w:tcW w:w="1841" w:type="dxa"/><w:tcBorders></w:tcBorders><w:shd w:color="auto" w:fill="F7F7F7" w:val="clear"/></w:tcPr><w:p><w:pPr><w:pStyle w:val="Tabla9"/><w:widowControl/><w:jc w:val="left"/><w:rPr><w:kern w:val="0"/><w:szCs w:val="24"/><w:lang w:val="es-CO" w:eastAsia="en-US" w:bidi="ar-SA"/><w:ins w:id="11420" w:author="Unknown Author" w:date="2026-10-30T04:17:53Z"></w:ins></w:rPr></w:pPr><w:ins w:id="11419" w:author="Unknown Author" w:date="2026-10-30T04:17:53Z"><w:r><w:rPr><w:kern w:val="0"/><w:szCs w:val="24"/><w:lang w:val="es-CO" w:eastAsia="en-US" w:bidi="ar-SA"/></w:rPr><w:t>Ejecuta en parte</w:t></w:r></w:ins></w:p></w:tc><w:tc><w:tcPr><w:tcW w:w="3764" w:type="dxa"/><w:tcBorders></w:tcBorders><w:shd w:color="auto" w:fill="F7F7F7" w:val="clear"/></w:tcPr><w:p><w:pPr><w:pStyle w:val="Tabla9"/><w:widowControl/><w:jc w:val="left"/><w:rPr><w:kern w:val="0"/><w:szCs w:val="24"/><w:lang w:val="es-CO" w:eastAsia="en-US" w:bidi="ar-SA"/><w:ins w:id="11422" w:author="Unknown Author" w:date="2026-10-30T04:17:53Z"></w:ins></w:rPr></w:pPr><w:ins w:id="11421" w:author="Unknown Author" w:date="2026-10-30T04:17:53Z"><w:r><w:rPr><w:kern w:val="0"/><w:szCs w:val="24"/><w:lang w:val="es-CO" w:eastAsia="en-US" w:bidi="ar-SA"/></w:rPr><w:t>Identifica las barreras de adopción y custodia (apartado 18.3). No analiza la explotación comercial.</w:t></w:r></w:ins></w:p></w:tc></w:tr><w:tr><w:trPr><w:ins w:id="11423" w:author="Unknown Author" w:date="2026-10-30T04:17:53Z"/><w:cantSplit w:val="true"/></w:trPr><w:tc><w:tcPr><w:tcW w:w="4349" w:type="dxa"/><w:tcBorders></w:tcBorders></w:tcPr><w:p><w:pPr><w:pStyle w:val="Tabla9"/><w:widowControl/><w:jc w:val="left"/><w:rPr><w:kern w:val="0"/><w:szCs w:val="24"/><w:lang w:val="es-CO" w:eastAsia="en-US" w:bidi="ar-SA"/><w:ins w:id="11425" w:author="Unknown Author" w:date="2026-10-30T04:17:53Z"></w:ins></w:rPr></w:pPr><w:ins w:id="11424" w:author="Unknown Author" w:date="2026-10-30T04:17:53Z"><w:r><w:rPr><w:kern w:val="0"/><w:szCs w:val="24"/><w:lang w:val="es-CO" w:eastAsia="en-US" w:bidi="ar-SA"/></w:rPr><w:t>Identificación y gestión de activos de propiedad intelectual</w:t></w:r></w:ins></w:p></w:tc><w:tc><w:tcPr><w:tcW w:w="1841" w:type="dxa"/><w:tcBorders></w:tcBorders></w:tcPr><w:p><w:pPr><w:pStyle w:val="Tabla9"/><w:widowControl/><w:jc w:val="left"/><w:rPr><w:kern w:val="0"/><w:szCs w:val="24"/><w:lang w:val="es-CO" w:eastAsia="en-US" w:bidi="ar-SA"/><w:ins w:id="11427" w:author="Unknown Author" w:date="2026-10-30T04:17:53Z"></w:ins></w:rPr></w:pPr><w:ins w:id="11426" w:author="Unknown Author" w:date="2026-10-30T04:17:53Z"><w:r><w:rPr><w:kern w:val="0"/><w:szCs w:val="24"/><w:lang w:val="es-CO" w:eastAsia="en-US" w:bidi="ar-SA"/></w:rPr><w:t>Ejecuta</w:t></w:r></w:ins></w:p></w:tc><w:tc><w:tcPr><w:tcW w:w="3764" w:type="dxa"/><w:tcBorders></w:tcBorders></w:tcPr><w:p><w:pPr><w:pStyle w:val="Tabla9"/><w:widowControl/><w:jc w:val="left"/><w:rPr><w:kern w:val="0"/><w:szCs w:val="24"/><w:lang w:val="es-CO" w:eastAsia="en-US" w:bidi="ar-SA"/><w:ins w:id="11429" w:author="Unknown Author" w:date="2026-10-30T04:17:53Z"></w:ins></w:rPr></w:pPr><w:ins w:id="11428" w:author="Unknown Author" w:date="2026-10-30T04:17:53Z"><w:r><w:rPr><w:kern w:val="0"/><w:szCs w:val="24"/><w:lang w:val="es-CO" w:eastAsia="en-US" w:bidi="ar-SA"/></w:rPr><w:t>Inventario de activos (apartado 18.2), registro ante la Dirección Nacional de Derecho de Autor (DNDA) y asesoría jurídica.</w:t></w:r></w:ins></w:p></w:tc></w:tr><w:tr><w:trPr><w:ins w:id="11430" w:author="Unknown Author" w:date="2026-10-30T04:17:53Z"/><w:cantSplit w:val="true"/></w:trPr><w:tc><w:tcPr><w:tcW w:w="4349" w:type="dxa"/><w:tcBorders></w:tcBorders><w:shd w:color="auto" w:fill="F7F7F7" w:val="clear"/></w:tcPr><w:p><w:pPr><w:pStyle w:val="Tabla9"/><w:widowControl/><w:jc w:val="left"/><w:rPr><w:kern w:val="0"/><w:szCs w:val="24"/><w:lang w:val="es-CO" w:eastAsia="en-US" w:bidi="ar-SA"/><w:ins w:id="11432" w:author="Unknown Author" w:date="2026-10-30T04:17:53Z"></w:ins></w:rPr></w:pPr><w:ins w:id="11431" w:author="Unknown Author" w:date="2026-10-30T04:17:53Z"><w:r><w:rPr><w:kern w:val="0"/><w:szCs w:val="24"/><w:lang w:val="es-CO" w:eastAsia="en-US" w:bidi="ar-SA"/></w:rPr><w:t>Estudios de patentabilidad, libertad de operación u otros análisis especializados</w:t></w:r></w:ins></w:p></w:tc><w:tc><w:tcPr><w:tcW w:w="1841" w:type="dxa"/><w:tcBorders></w:tcBorders><w:shd w:color="auto" w:fill="F7F7F7" w:val="clear"/></w:tcPr><w:p><w:pPr><w:pStyle w:val="Tabla9"/><w:widowControl/><w:jc w:val="left"/><w:rPr><w:kern w:val="0"/><w:szCs w:val="24"/><w:lang w:val="es-CO" w:eastAsia="en-US" w:bidi="ar-SA"/><w:ins w:id="11434" w:author="Unknown Author" w:date="2026-10-30T04:17:53Z"></w:ins></w:rPr></w:pPr><w:ins w:id="11433" w:author="Unknown Author" w:date="2026-10-30T04:17:53Z"><w:r><w:rPr><w:kern w:val="0"/><w:szCs w:val="24"/><w:lang w:val="es-CO" w:eastAsia="en-US" w:bidi="ar-SA"/></w:rPr><w:t>Ejecuta en parte</w:t></w:r></w:ins></w:p></w:tc><w:tc><w:tcPr><w:tcW w:w="3764" w:type="dxa"/><w:tcBorders></w:tcBorders><w:shd w:color="auto" w:fill="F7F7F7" w:val="clear"/></w:tcPr><w:p><w:pPr><w:pStyle w:val="Tabla9"/><w:widowControl/><w:jc w:val="left"/><w:rPr><w:kern w:val="0"/><w:szCs w:val="24"/><w:lang w:val="es-CO" w:eastAsia="en-US" w:bidi="ar-SA"/><w:ins w:id="11436" w:author="Unknown Author" w:date="2026-10-30T04:17:53Z"></w:ins></w:rPr></w:pPr><w:ins w:id="11435" w:author="Unknown Author" w:date="2026-10-30T04:17:53Z"><w:r><w:rPr><w:kern w:val="0"/><w:szCs w:val="24"/><w:lang w:val="es-CO" w:eastAsia="en-US" w:bidi="ar-SA"/></w:rPr><w:t>Ejecuta el análisis de libertad de operación. No ejecuta patentabilidad, porque los activos son software, datos y protocolo.</w:t></w:r></w:ins></w:p></w:tc></w:tr><w:tr><w:trPr><w:ins w:id="11437" w:author="Unknown Author" w:date="2026-10-30T04:17:53Z"/><w:cantSplit w:val="true"/></w:trPr><w:tc><w:tcPr><w:tcW w:w="4349" w:type="dxa"/><w:tcBorders></w:tcBorders></w:tcPr><w:p><w:pPr><w:pStyle w:val="Tabla9"/><w:widowControl/><w:jc w:val="left"/><w:rPr><w:kern w:val="0"/><w:szCs w:val="24"/><w:lang w:val="es-CO" w:eastAsia="en-US" w:bidi="ar-SA"/><w:ins w:id="11439" w:author="Unknown Author" w:date="2026-10-30T04:17:53Z"></w:ins></w:rPr></w:pPr><w:ins w:id="11438" w:author="Unknown Author" w:date="2026-10-30T04:17:53Z"><w:r><w:rPr><w:kern w:val="0"/><w:szCs w:val="24"/><w:lang w:val="es-CO" w:eastAsia="en-US" w:bidi="ar-SA"/></w:rPr><w:t>Identificación y caracterización de potenciales usuarios, beneficiarios, adoptantes, receptores o clientes</w:t></w:r></w:ins></w:p></w:tc><w:tc><w:tcPr><w:tcW w:w="1841" w:type="dxa"/><w:tcBorders></w:tcBorders></w:tcPr><w:p><w:pPr><w:pStyle w:val="Tabla9"/><w:widowControl/><w:jc w:val="left"/><w:rPr><w:kern w:val="0"/><w:szCs w:val="24"/><w:lang w:val="es-CO" w:eastAsia="en-US" w:bidi="ar-SA"/><w:ins w:id="11441" w:author="Unknown Author" w:date="2026-10-30T04:17:53Z"></w:ins></w:rPr></w:pPr><w:ins w:id="11440" w:author="Unknown Author" w:date="2026-10-30T04:17:53Z"><w:r><w:rPr><w:kern w:val="0"/><w:szCs w:val="24"/><w:lang w:val="es-CO" w:eastAsia="en-US" w:bidi="ar-SA"/></w:rPr><w:t>Ejecuta</w:t></w:r></w:ins></w:p></w:tc><w:tc><w:tcPr><w:tcW w:w="3764" w:type="dxa"/><w:tcBorders></w:tcBorders></w:tcPr><w:p><w:pPr><w:pStyle w:val="Tabla9"/><w:widowControl/><w:jc w:val="left"/><w:rPr><w:kern w:val="0"/><w:szCs w:val="24"/><w:lang w:val="es-CO" w:eastAsia="en-US" w:bidi="ar-SA"/><w:ins w:id="11443" w:author="Unknown Author" w:date="2026-10-30T04:17:53Z"></w:ins></w:rPr></w:pPr><w:ins w:id="11442" w:author="Unknown Author" w:date="2026-10-30T04:17:53Z"><w:r><w:rPr><w:kern w:val="0"/><w:szCs w:val="24"/><w:lang w:val="es-CO" w:eastAsia="en-US" w:bidi="ar-SA"/></w:rPr><w:t>Análisis de usuarios y receptores (apartado 18.2) y caracterización de los cuatro consejos de gestión del riesgo.</w:t></w:r></w:ins></w:p></w:tc></w:tr><w:tr><w:trPr><w:ins w:id="11444" w:author="Unknown Author" w:date="2026-10-30T04:17:53Z"/><w:cantSplit w:val="true"/></w:trPr><w:tc><w:tcPr><w:tcW w:w="4349" w:type="dxa"/><w:tcBorders></w:tcBorders><w:shd w:color="auto" w:fill="F7F7F7" w:val="clear"/></w:tcPr><w:p><w:pPr><w:pStyle w:val="Tabla9"/><w:widowControl/><w:jc w:val="left"/><w:rPr><w:kern w:val="0"/><w:szCs w:val="24"/><w:lang w:val="es-CO" w:eastAsia="en-US" w:bidi="ar-SA"/><w:ins w:id="11446" w:author="Unknown Author" w:date="2026-10-30T04:17:53Z"></w:ins></w:rPr></w:pPr><w:ins w:id="11445" w:author="Unknown Author" w:date="2026-10-30T04:17:53Z"><w:r><w:rPr><w:kern w:val="0"/><w:szCs w:val="24"/><w:lang w:val="es-CO" w:eastAsia="en-US" w:bidi="ar-SA"/></w:rPr><w:t>Estudios de mercado y elaboración de propuestas de valor</w:t></w:r></w:ins></w:p></w:tc><w:tc><w:tcPr><w:tcW w:w="1841" w:type="dxa"/><w:tcBorders></w:tcBorders><w:shd w:color="auto" w:fill="F7F7F7" w:val="clear"/></w:tcPr><w:p><w:pPr><w:pStyle w:val="Tabla9"/><w:widowControl/><w:jc w:val="left"/><w:rPr><w:kern w:val="0"/><w:szCs w:val="24"/><w:lang w:val="es-CO" w:eastAsia="en-US" w:bidi="ar-SA"/><w:ins w:id="11448" w:author="Unknown Author" w:date="2026-10-30T04:17:53Z"></w:ins></w:rPr></w:pPr><w:ins w:id="11447" w:author="Unknown Author" w:date="2026-10-30T04:17:53Z"><w:r><w:rPr><w:kern w:val="0"/><w:szCs w:val="24"/><w:lang w:val="es-CO" w:eastAsia="en-US" w:bidi="ar-SA"/></w:rPr><w:t>No ejecuta</w:t></w:r></w:ins></w:p></w:tc><w:tc><w:tcPr><w:tcW w:w="3764" w:type="dxa"/><w:tcBorders></w:tcBorders><w:shd w:color="auto" w:fill="F7F7F7" w:val="clear"/></w:tcPr><w:p><w:pPr><w:pStyle w:val="Tabla9"/><w:widowControl/><w:jc w:val="left"/><w:rPr><w:kern w:val="0"/><w:szCs w:val="24"/><w:lang w:val="es-CO" w:eastAsia="en-US" w:bidi="ar-SA"/><w:ins w:id="11450" w:author="Unknown Author" w:date="2026-10-30T04:17:53Z"></w:ins></w:rPr></w:pPr><w:ins w:id="11449" w:author="Unknown Author" w:date="2026-10-30T04:17:53Z"><w:r><w:rPr><w:kern w:val="0"/><w:szCs w:val="24"/><w:lang w:val="es-CO" w:eastAsia="en-US" w:bidi="ar-SA"/></w:rPr><w:t>La adopción se logra por custodia con partida de cada entidad y no por venta. El presupuesto no incluye estudios de mercado.</w:t></w:r></w:ins></w:p></w:tc></w:tr><w:tr><w:trPr><w:ins w:id="11451" w:author="Unknown Author" w:date="2026-10-30T04:17:53Z"/><w:cantSplit w:val="true"/></w:trPr><w:tc><w:tcPr><w:tcW w:w="4349" w:type="dxa"/><w:tcBorders></w:tcBorders></w:tcPr><w:p><w:pPr><w:pStyle w:val="Tabla9"/><w:widowControl/><w:jc w:val="left"/><w:rPr><w:kern w:val="0"/><w:szCs w:val="24"/><w:lang w:val="es-CO" w:eastAsia="en-US" w:bidi="ar-SA"/><w:ins w:id="11453" w:author="Unknown Author" w:date="2026-10-30T04:17:53Z"></w:ins></w:rPr></w:pPr><w:ins w:id="11452" w:author="Unknown Author" w:date="2026-10-30T04:17:53Z"><w:r><w:rPr><w:kern w:val="0"/><w:szCs w:val="24"/><w:lang w:val="es-CO" w:eastAsia="en-US" w:bidi="ar-SA"/></w:rPr><w:t>Estructuración de paquetes tecnológicos y documentación técnica</w:t></w:r></w:ins></w:p></w:tc><w:tc><w:tcPr><w:tcW w:w="1841" w:type="dxa"/><w:tcBorders></w:tcBorders></w:tcPr><w:p><w:pPr><w:pStyle w:val="Tabla9"/><w:widowControl/><w:jc w:val="left"/><w:rPr><w:kern w:val="0"/><w:szCs w:val="24"/><w:lang w:val="es-CO" w:eastAsia="en-US" w:bidi="ar-SA"/><w:ins w:id="11455" w:author="Unknown Author" w:date="2026-10-30T04:17:53Z"></w:ins></w:rPr></w:pPr><w:ins w:id="11454" w:author="Unknown Author" w:date="2026-10-30T04:17:53Z"><w:r><w:rPr><w:kern w:val="0"/><w:szCs w:val="24"/><w:lang w:val="es-CO" w:eastAsia="en-US" w:bidi="ar-SA"/></w:rPr><w:t>Ejecuta</w:t></w:r></w:ins></w:p></w:tc><w:tc><w:tcPr><w:tcW w:w="3764" w:type="dxa"/><w:tcBorders></w:tcBorders></w:tcPr><w:p><w:pPr><w:pStyle w:val="Tabla9"/><w:widowControl/><w:jc w:val="left"/><w:rPr><w:kern w:val="0"/><w:szCs w:val="24"/><w:lang w:val="es-CO" w:eastAsia="en-US" w:bidi="ar-SA"/><w:ins w:id="11457" w:author="Unknown Author" w:date="2026-10-30T04:17:53Z"></w:ins></w:rPr></w:pPr><w:ins w:id="11456" w:author="Unknown Author" w:date="2026-10-30T04:17:53Z"><w:r><w:rPr><w:kern w:val="0"/><w:szCs w:val="24"/><w:lang w:val="es-CO" w:eastAsia="en-US" w:bidi="ar-SA"/></w:rPr><w:t>Diez productos de documentación técnica, entregados con cada hito de transferencia (apartado 18.5).</w:t></w:r></w:ins></w:p></w:tc></w:tr><w:tr><w:trPr><w:ins w:id="11458" w:author="Unknown Author" w:date="2026-10-30T04:17:53Z"/><w:cantSplit w:val="true"/></w:trPr><w:tc><w:tcPr><w:tcW w:w="4349" w:type="dxa"/><w:tcBorders></w:tcBorders><w:shd w:color="auto" w:fill="F7F7F7" w:val="clear"/></w:tcPr><w:p><w:pPr><w:pStyle w:val="Tabla9"/><w:widowControl/><w:jc w:val="left"/><w:rPr><w:kern w:val="0"/><w:szCs w:val="24"/><w:lang w:val="es-CO" w:eastAsia="en-US" w:bidi="ar-SA"/><w:ins w:id="11460" w:author="Unknown Author" w:date="2026-10-30T04:17:53Z"></w:ins></w:rPr></w:pPr><w:ins w:id="11459" w:author="Unknown Author" w:date="2026-10-30T04:17:53Z"><w:r><w:rPr><w:kern w:val="0"/><w:szCs w:val="24"/><w:lang w:val="es-CO" w:eastAsia="en-US" w:bidi="ar-SA"/></w:rPr><w:t>Pruebas de concepto, demostraciones, pilotos o validaciones orientadas a facilitar procesos de transferencia</w:t></w:r></w:ins></w:p></w:tc><w:tc><w:tcPr><w:tcW w:w="1841" w:type="dxa"/><w:tcBorders></w:tcBorders><w:shd w:color="auto" w:fill="F7F7F7" w:val="clear"/></w:tcPr><w:p><w:pPr><w:pStyle w:val="Tabla9"/><w:widowControl/><w:jc w:val="left"/><w:rPr><w:kern w:val="0"/><w:szCs w:val="24"/><w:lang w:val="es-CO" w:eastAsia="en-US" w:bidi="ar-SA"/><w:ins w:id="11462" w:author="Unknown Author" w:date="2026-10-30T04:17:53Z"></w:ins></w:rPr></w:pPr><w:ins w:id="11461" w:author="Unknown Author" w:date="2026-10-30T04:17:53Z"><w:r><w:rPr><w:kern w:val="0"/><w:szCs w:val="24"/><w:lang w:val="es-CO" w:eastAsia="en-US" w:bidi="ar-SA"/></w:rPr><w:t>Ejecuta</w:t></w:r></w:ins></w:p></w:tc><w:tc><w:tcPr><w:tcW w:w="3764" w:type="dxa"/><w:tcBorders></w:tcBorders><w:shd w:color="auto" w:fill="F7F7F7" w:val="clear"/></w:tcPr><w:p><w:pPr><w:pStyle w:val="Tabla9"/><w:widowControl/><w:jc w:val="left"/><w:rPr><w:kern w:val="0"/><w:szCs w:val="24"/><w:lang w:val="es-CO" w:eastAsia="en-US" w:bidi="ar-SA"/><w:ins w:id="11464" w:author="Unknown Author" w:date="2026-10-30T04:17:53Z"></w:ins></w:rPr></w:pPr><w:ins w:id="11463" w:author="Unknown Author" w:date="2026-10-30T04:17:53Z"><w:r><w:rPr><w:kern w:val="0"/><w:szCs w:val="24"/><w:lang w:val="es-CO" w:eastAsia="en-US" w:bidi="ar-SA"/></w:rPr><w:t>Piloto del tramo 1 con colocalización, ensayo independiente, evaluación externa del mes 23 y validación del gemelo predictivo con eventos reales. Se financian en el objetivo específico 1.</w:t></w:r></w:ins></w:p></w:tc></w:tr><w:tr><w:trPr><w:ins w:id="11465" w:author="Unknown Author" w:date="2026-10-30T04:17:53Z"/><w:cantSplit w:val="true"/></w:trPr><w:tc><w:tcPr><w:tcW w:w="4349" w:type="dxa"/><w:tcBorders></w:tcBorders></w:tcPr><w:p><w:pPr><w:pStyle w:val="Tabla9"/><w:widowControl/><w:jc w:val="left"/><w:rPr><w:kern w:val="0"/><w:szCs w:val="24"/><w:lang w:val="es-CO" w:eastAsia="en-US" w:bidi="ar-SA"/><w:ins w:id="11467" w:author="Unknown Author" w:date="2026-10-30T04:17:53Z"></w:ins></w:rPr></w:pPr><w:ins w:id="11466" w:author="Unknown Author" w:date="2026-10-30T04:17:53Z"><w:r><w:rPr><w:kern w:val="0"/><w:szCs w:val="24"/><w:lang w:val="es-CO" w:eastAsia="en-US" w:bidi="ar-SA"/></w:rPr><w:t>Relacionamiento con potenciales aliados, empresas, instituciones, licenciatarios, inversionistas o receptores</w:t></w:r></w:ins></w:p></w:tc><w:tc><w:tcPr><w:tcW w:w="1841" w:type="dxa"/><w:tcBorders></w:tcBorders></w:tcPr><w:p><w:pPr><w:pStyle w:val="Tabla9"/><w:widowControl/><w:jc w:val="left"/><w:rPr><w:kern w:val="0"/><w:szCs w:val="24"/><w:lang w:val="es-CO" w:eastAsia="en-US" w:bidi="ar-SA"/><w:ins w:id="11469" w:author="Unknown Author" w:date="2026-10-30T04:17:53Z"></w:ins></w:rPr></w:pPr><w:ins w:id="11468" w:author="Unknown Author" w:date="2026-10-30T04:17:53Z"><w:r><w:rPr><w:kern w:val="0"/><w:szCs w:val="24"/><w:lang w:val="es-CO" w:eastAsia="en-US" w:bidi="ar-SA"/></w:rPr><w:t>Ejecuta en parte</w:t></w:r></w:ins></w:p></w:tc><w:tc><w:tcPr><w:tcW w:w="3764" w:type="dxa"/><w:tcBorders></w:tcBorders></w:tcPr><w:p><w:pPr><w:pStyle w:val="Tabla9"/><w:widowControl/><w:jc w:val="left"/><w:rPr><w:kern w:val="0"/><w:szCs w:val="24"/><w:lang w:val="es-CO" w:eastAsia="en-US" w:bidi="ar-SA"/><w:ins w:id="11471" w:author="Unknown Author" w:date="2026-10-30T04:17:53Z"></w:ins></w:rPr></w:pPr><w:ins w:id="11470" w:author="Unknown Author" w:date="2026-10-30T04:17:53Z"><w:r><w:rPr><w:kern w:val="0"/><w:szCs w:val="24"/><w:lang w:val="es-CO" w:eastAsia="en-US" w:bidi="ar-SA"/></w:rPr><w:t>Relaciona a las entidades custodias, la autoridad ambiental y los consejos. No busca licenciatarios ni inversionistas.</w:t></w:r></w:ins></w:p></w:tc></w:tr><w:tr><w:trPr><w:ins w:id="11472" w:author="Unknown Author" w:date="2026-10-30T04:17:53Z"/><w:cantSplit w:val="true"/></w:trPr><w:tc><w:tcPr><w:tcW w:w="4349" w:type="dxa"/><w:tcBorders></w:tcBorders><w:shd w:color="auto" w:fill="F7F7F7" w:val="clear"/></w:tcPr><w:p><w:pPr><w:pStyle w:val="Tabla9"/><w:widowControl/><w:jc w:val="left"/><w:rPr><w:kern w:val="0"/><w:szCs w:val="24"/><w:lang w:val="es-CO" w:eastAsia="en-US" w:bidi="ar-SA"/><w:ins w:id="11474" w:author="Unknown Author" w:date="2026-10-30T04:17:53Z"></w:ins></w:rPr></w:pPr><w:ins w:id="11473" w:author="Unknown Author" w:date="2026-10-30T04:17:53Z"><w:r><w:rPr><w:kern w:val="0"/><w:szCs w:val="24"/><w:lang w:val="es-CO" w:eastAsia="en-US" w:bidi="ar-SA"/></w:rPr><w:t>Diseño de estrategias de adopción, transferencia, explotación, escalamiento o comercialización</w:t></w:r></w:ins></w:p></w:tc><w:tc><w:tcPr><w:tcW w:w="1841" w:type="dxa"/><w:tcBorders></w:tcBorders><w:shd w:color="auto" w:fill="F7F7F7" w:val="clear"/></w:tcPr><w:p><w:pPr><w:pStyle w:val="Tabla9"/><w:widowControl/><w:jc w:val="left"/><w:rPr><w:kern w:val="0"/><w:szCs w:val="24"/><w:lang w:val="es-CO" w:eastAsia="en-US" w:bidi="ar-SA"/><w:ins w:id="11476" w:author="Unknown Author" w:date="2026-10-30T04:17:53Z"></w:ins></w:rPr></w:pPr><w:ins w:id="11475" w:author="Unknown Author" w:date="2026-10-30T04:17:53Z"><w:r><w:rPr><w:kern w:val="0"/><w:szCs w:val="24"/><w:lang w:val="es-CO" w:eastAsia="en-US" w:bidi="ar-SA"/></w:rPr><w:t>Ejecuta en parte</w:t></w:r></w:ins></w:p></w:tc><w:tc><w:tcPr><w:tcW w:w="3764" w:type="dxa"/><w:tcBorders></w:tcBorders><w:shd w:color="auto" w:fill="F7F7F7" w:val="clear"/></w:tcPr><w:p><w:pPr><w:pStyle w:val="Tabla9"/><w:widowControl/><w:jc w:val="left"/><w:rPr><w:kern w:val="0"/><w:szCs w:val="24"/><w:lang w:val="es-CO" w:eastAsia="en-US" w:bidi="ar-SA"/><w:ins w:id="11478" w:author="Unknown Author" w:date="2026-10-30T04:17:53Z"></w:ins></w:rPr></w:pPr><w:ins w:id="11477" w:author="Unknown Author" w:date="2026-10-30T04:17:53Z"><w:r><w:rPr><w:kern w:val="0"/><w:szCs w:val="24"/><w:lang w:val="es-CO" w:eastAsia="en-US" w:bidi="ar-SA"/></w:rPr><w:t>Diseña la estrategia de adopción y transferencia (apartado 18.3). No diseña explotación ni comercialización.</w:t></w:r></w:ins></w:p></w:tc></w:tr><w:tr><w:trPr><w:ins w:id="11479" w:author="Unknown Author" w:date="2026-10-30T04:17:53Z"/><w:cantSplit w:val="true"/></w:trPr><w:tc><w:tcPr><w:tcW w:w="4349" w:type="dxa"/><w:tcBorders></w:tcBorders></w:tcPr><w:p><w:pPr><w:pStyle w:val="Tabla9"/><w:widowControl/><w:jc w:val="left"/><w:rPr><w:kern w:val="0"/><w:szCs w:val="24"/><w:lang w:val="es-CO" w:eastAsia="en-US" w:bidi="ar-SA"/><w:ins w:id="11481" w:author="Unknown Author" w:date="2026-10-30T04:17:53Z"></w:ins></w:rPr></w:pPr><w:ins w:id="11480" w:author="Unknown Author" w:date="2026-10-30T04:17:53Z"><w:r><w:rPr><w:kern w:val="0"/><w:szCs w:val="24"/><w:lang w:val="es-CO" w:eastAsia="en-US" w:bidi="ar-SA"/></w:rPr><w:t>Estructuración de acuerdos de transferencia, licenciamiento, cesión, codesarrollo o colaboración</w:t></w:r></w:ins></w:p></w:tc><w:tc><w:tcPr><w:tcW w:w="1841" w:type="dxa"/><w:tcBorders></w:tcBorders></w:tcPr><w:p><w:pPr><w:pStyle w:val="Tabla9"/><w:widowControl/><w:jc w:val="left"/><w:rPr><w:kern w:val="0"/><w:szCs w:val="24"/><w:lang w:val="es-CO" w:eastAsia="en-US" w:bidi="ar-SA"/><w:ins w:id="11483" w:author="Unknown Author" w:date="2026-10-30T04:17:53Z"></w:ins></w:rPr></w:pPr><w:ins w:id="11482" w:author="Unknown Author" w:date="2026-10-30T04:17:53Z"><w:r><w:rPr><w:kern w:val="0"/><w:szCs w:val="24"/><w:lang w:val="es-CO" w:eastAsia="en-US" w:bidi="ar-SA"/></w:rPr><w:t>Ejecuta</w:t></w:r></w:ins></w:p></w:tc><w:tc><w:tcPr><w:tcW w:w="3764" w:type="dxa"/><w:tcBorders></w:tcBorders></w:tcPr><w:p><w:pPr><w:pStyle w:val="Tabla9"/><w:widowControl/><w:jc w:val="left"/><w:rPr><w:kern w:val="0"/><w:szCs w:val="24"/><w:lang w:val="es-CO" w:eastAsia="en-US" w:bidi="ar-SA"/><w:ins w:id="11485" w:author="Unknown Author" w:date="2026-10-30T04:17:53Z"></w:ins></w:rPr></w:pPr><w:ins w:id="11484" w:author="Unknown Author" w:date="2026-10-30T04:17:53Z"><w:r><w:rPr><w:kern w:val="0"/><w:szCs w:val="24"/><w:lang w:val="es-CO" w:eastAsia="en-US" w:bidi="ar-SA"/></w:rPr><w:t>Acuerdo marco, acuerdo de titularidad, convenios de custodia con licencia de uso y cláusula de apertura.</w:t></w:r></w:ins></w:p></w:tc></w:tr><w:tr><w:trPr><w:ins w:id="11486" w:author="Unknown Author" w:date="2026-10-30T04:17:53Z"/><w:cantSplit w:val="true"/></w:trPr><w:tc><w:tcPr><w:tcW w:w="4349" w:type="dxa"/><w:tcBorders></w:tcBorders><w:shd w:color="auto" w:fill="F7F7F7" w:val="clear"/></w:tcPr><w:p><w:pPr><w:pStyle w:val="Tabla9"/><w:widowControl/><w:jc w:val="left"/><w:rPr><w:kern w:val="0"/><w:szCs w:val="24"/><w:lang w:val="es-CO" w:eastAsia="en-US" w:bidi="ar-SA"/><w:ins w:id="11488" w:author="Unknown Author" w:date="2026-10-30T04:17:53Z"></w:ins></w:rPr></w:pPr><w:ins w:id="11487" w:author="Unknown Author" w:date="2026-10-30T04:17:53Z"><w:r><w:rPr><w:kern w:val="0"/><w:szCs w:val="24"/><w:lang w:val="es-CO" w:eastAsia="en-US" w:bidi="ar-SA"/></w:rPr><w:t>Evaluación o estructuración de empresas de base científico-tecnológica, spin-offs o start-ups</w:t></w:r></w:ins></w:p></w:tc><w:tc><w:tcPr><w:tcW w:w="1841" w:type="dxa"/><w:tcBorders></w:tcBorders><w:shd w:color="auto" w:fill="F7F7F7" w:val="clear"/></w:tcPr><w:p><w:pPr><w:pStyle w:val="Tabla9"/><w:widowControl/><w:jc w:val="left"/><w:rPr><w:kern w:val="0"/><w:szCs w:val="24"/><w:lang w:val="es-CO" w:eastAsia="en-US" w:bidi="ar-SA"/><w:ins w:id="11490" w:author="Unknown Author" w:date="2026-10-30T04:17:53Z"></w:ins></w:rPr></w:pPr><w:ins w:id="11489" w:author="Unknown Author" w:date="2026-10-30T04:17:53Z"><w:r><w:rPr><w:kern w:val="0"/><w:szCs w:val="24"/><w:lang w:val="es-CO" w:eastAsia="en-US" w:bidi="ar-SA"/></w:rPr><w:t>No ejecuta</w:t></w:r></w:ins></w:p></w:tc><w:tc><w:tcPr><w:tcW w:w="3764" w:type="dxa"/><w:tcBorders></w:tcBorders><w:shd w:color="auto" w:fill="F7F7F7" w:val="clear"/></w:tcPr><w:p><w:pPr><w:pStyle w:val="Tabla9"/><w:widowControl/><w:jc w:val="left"/><w:rPr><w:kern w:val="0"/><w:szCs w:val="24"/><w:lang w:val="es-CO" w:eastAsia="en-US" w:bidi="ar-SA"/><w:ins w:id="11492" w:author="Unknown Author" w:date="2026-10-30T04:17:53Z"></w:ins></w:rPr></w:pPr><w:ins w:id="11491" w:author="Unknown Author" w:date="2026-10-30T04:17:53Z"><w:r><w:rPr><w:kern w:val="0"/><w:szCs w:val="24"/><w:lang w:val="es-CO" w:eastAsia="en-US" w:bidi="ar-SA"/></w:rPr><w:t>El proyecto no compromete una empresa derivada. La transferencia se ejecuta por custodia.</w:t></w:r></w:ins></w:p></w:tc></w:tr><w:tr><w:trPr><w:ins w:id="11493" w:author="Unknown Author" w:date="2026-10-30T04:17:53Z"/><w:cantSplit w:val="true"/></w:trPr><w:tc><w:tcPr><w:tcW w:w="4349" w:type="dxa"/><w:tcBorders></w:tcBorders></w:tcPr><w:p><w:pPr><w:pStyle w:val="Tabla9"/><w:widowControl/><w:jc w:val="left"/><w:rPr><w:kern w:val="0"/><w:szCs w:val="24"/><w:lang w:val="es-CO" w:eastAsia="en-US" w:bidi="ar-SA"/><w:ins w:id="11495" w:author="Unknown Author" w:date="2026-10-30T04:17:53Z"></w:ins></w:rPr></w:pPr><w:ins w:id="11494" w:author="Unknown Author" w:date="2026-10-30T04:17:53Z"><w:r><w:rPr><w:kern w:val="0"/><w:szCs w:val="24"/><w:lang w:val="es-CO" w:eastAsia="en-US" w:bidi="ar-SA"/></w:rPr><w:t>Definición de estrategias para la internacionalización</w:t></w:r></w:ins></w:p></w:tc><w:tc><w:tcPr><w:tcW w:w="1841" w:type="dxa"/><w:tcBorders></w:tcBorders></w:tcPr><w:p><w:pPr><w:pStyle w:val="Tabla9"/><w:widowControl/><w:jc w:val="left"/><w:rPr><w:kern w:val="0"/><w:szCs w:val="24"/><w:lang w:val="es-CO" w:eastAsia="en-US" w:bidi="ar-SA"/><w:ins w:id="11497" w:author="Unknown Author" w:date="2026-10-30T04:17:53Z"></w:ins></w:rPr></w:pPr><w:ins w:id="11496" w:author="Unknown Author" w:date="2026-10-30T04:17:53Z"><w:r><w:rPr><w:kern w:val="0"/><w:szCs w:val="24"/><w:lang w:val="es-CO" w:eastAsia="en-US" w:bidi="ar-SA"/></w:rPr><w:t>No ejecuta</w:t></w:r></w:ins></w:p></w:tc><w:tc><w:tcPr><w:tcW w:w="3764" w:type="dxa"/><w:tcBorders></w:tcBorders></w:tcPr><w:p><w:pPr><w:pStyle w:val="Tabla9"/><w:widowControl/><w:jc w:val="left"/><w:rPr><w:kern w:val="0"/><w:szCs w:val="24"/><w:lang w:val="es-CO" w:eastAsia="en-US" w:bidi="ar-SA"/><w:ins w:id="11499" w:author="Unknown Author" w:date="2026-10-30T04:17:53Z"></w:ins></w:rPr></w:pPr><w:ins w:id="11498" w:author="Unknown Author" w:date="2026-10-30T04:17:53Z"><w:r><w:rPr><w:kern w:val="0"/><w:szCs w:val="24"/><w:lang w:val="es-CO" w:eastAsia="en-US" w:bidi="ar-SA"/></w:rPr><w:t>La solución atiende a consejos de dos municipios y de dos departamentos. Los viajes internacionales presupuestados son de divulgación científica.</w:t></w:r></w:ins></w:p></w:tc></w:tr><w:tr><w:trPr><w:ins w:id="11500" w:author="Unknown Author" w:date="2026-10-30T04:17:53Z"/><w:cantSplit w:val="true"/></w:trPr><w:tc><w:tcPr><w:tcW w:w="4349" w:type="dxa"/><w:tcBorders></w:tcBorders><w:shd w:color="auto" w:fill="F7F7F7" w:val="clear"/></w:tcPr><w:p><w:pPr><w:pStyle w:val="Tabla9"/><w:widowControl/><w:jc w:val="left"/><w:rPr><w:kern w:val="0"/><w:szCs w:val="24"/><w:lang w:val="es-CO" w:eastAsia="en-US" w:bidi="ar-SA"/><w:ins w:id="11502" w:author="Unknown Author" w:date="2026-10-30T04:17:53Z"></w:ins></w:rPr></w:pPr><w:ins w:id="11501" w:author="Unknown Author" w:date="2026-10-30T04:17:53Z"><w:r><w:rPr><w:kern w:val="0"/><w:szCs w:val="24"/><w:lang w:val="es-CO" w:eastAsia="en-US" w:bidi="ar-SA"/></w:rPr><w:t>Identificación de modelos de monetización de los activos de propiedad intelectual</w:t></w:r></w:ins></w:p></w:tc><w:tc><w:tcPr><w:tcW w:w="1841" w:type="dxa"/><w:tcBorders></w:tcBorders><w:shd w:color="auto" w:fill="F7F7F7" w:val="clear"/></w:tcPr><w:p><w:pPr><w:pStyle w:val="Tabla9"/><w:widowControl/><w:jc w:val="left"/><w:rPr><w:kern w:val="0"/><w:szCs w:val="24"/><w:lang w:val="es-CO" w:eastAsia="en-US" w:bidi="ar-SA"/><w:ins w:id="11504" w:author="Unknown Author" w:date="2026-10-30T04:17:53Z"></w:ins></w:rPr></w:pPr><w:ins w:id="11503" w:author="Unknown Author" w:date="2026-10-30T04:17:53Z"><w:r><w:rPr><w:kern w:val="0"/><w:szCs w:val="24"/><w:lang w:val="es-CO" w:eastAsia="en-US" w:bidi="ar-SA"/></w:rPr><w:t>No ejecuta</w:t></w:r></w:ins></w:p></w:tc><w:tc><w:tcPr><w:tcW w:w="3764" w:type="dxa"/><w:tcBorders></w:tcBorders><w:shd w:color="auto" w:fill="F7F7F7" w:val="clear"/></w:tcPr><w:p><w:pPr><w:pStyle w:val="Tabla9"/><w:widowControl/><w:jc w:val="left"/><w:rPr><w:kern w:val="0"/><w:szCs w:val="24"/><w:lang w:val="es-CO" w:eastAsia="en-US" w:bidi="ar-SA"/><w:ins w:id="11506" w:author="Unknown Author" w:date="2026-10-30T04:17:53Z"></w:ins></w:rPr></w:pPr><w:ins w:id="11505" w:author="Unknown Author" w:date="2026-10-30T04:17:53Z"><w:r><w:rPr><w:kern w:val="0"/><w:szCs w:val="24"/><w:lang w:val="es-CO" w:eastAsia="en-US" w:bidi="ar-SA"/></w:rPr><w:t>El proyecto no estima ingresos. La continuidad se apoya en convenios de custodia con partida.</w:t></w:r></w:ins></w:p></w:tc></w:tr><w:tr><w:trPr><w:ins w:id="11507" w:author="Unknown Author" w:date="2026-10-30T04:17:53Z"/><w:cantSplit w:val="true"/></w:trPr><w:tc><w:tcPr><w:tcW w:w="4349" w:type="dxa"/><w:tcBorders></w:tcBorders></w:tcPr><w:p><w:pPr><w:pStyle w:val="Tabla9"/><w:widowControl/><w:jc w:val="left"/><w:rPr><w:kern w:val="0"/><w:szCs w:val="24"/><w:lang w:val="es-CO" w:eastAsia="en-US" w:bidi="ar-SA"/><w:ins w:id="11509" w:author="Unknown Author" w:date="2026-10-30T04:17:53Z"></w:ins></w:rPr></w:pPr><w:ins w:id="11508" w:author="Unknown Author" w:date="2026-10-30T04:17:53Z"><w:r><w:rPr><w:kern w:val="0"/><w:szCs w:val="24"/><w:lang w:val="es-CO" w:eastAsia="en-US" w:bidi="ar-SA"/></w:rPr><w:t>Identificación de nuevos desarrollos tecnológicos y negociación de su titularidad como activo de propiedad intelectual</w:t></w:r></w:ins></w:p></w:tc><w:tc><w:tcPr><w:tcW w:w="1841" w:type="dxa"/><w:tcBorders></w:tcBorders></w:tcPr><w:p><w:pPr><w:pStyle w:val="Tabla9"/><w:widowControl/><w:jc w:val="left"/><w:rPr><w:kern w:val="0"/><w:szCs w:val="24"/><w:lang w:val="es-CO" w:eastAsia="en-US" w:bidi="ar-SA"/><w:ins w:id="11511" w:author="Unknown Author" w:date="2026-10-30T04:17:53Z"></w:ins></w:rPr></w:pPr><w:ins w:id="11510" w:author="Unknown Author" w:date="2026-10-30T04:17:53Z"><w:r><w:rPr><w:kern w:val="0"/><w:szCs w:val="24"/><w:lang w:val="es-CO" w:eastAsia="en-US" w:bidi="ar-SA"/></w:rPr><w:t>Ejecuta en parte</w:t></w:r></w:ins></w:p></w:tc><w:tc><w:tcPr><w:tcW w:w="3764" w:type="dxa"/><w:tcBorders></w:tcBorders></w:tcPr><w:p><w:pPr><w:pStyle w:val="Tabla9"/><w:widowControl/><w:jc w:val="left"/><w:rPr><w:kern w:val="0"/><w:szCs w:val="24"/><w:lang w:val="es-CO" w:eastAsia="en-US" w:bidi="ar-SA"/><w:ins w:id="11513" w:author="Unknown Author" w:date="2026-10-30T04:17:53Z"></w:ins></w:rPr></w:pPr><w:ins w:id="11512" w:author="Unknown Author" w:date="2026-10-30T04:17:53Z"><w:r><w:rPr><w:kern w:val="0"/><w:szCs w:val="24"/><w:lang w:val="es-CO" w:eastAsia="en-US" w:bidi="ar-SA"/></w:rPr><w:t>El acuerdo de titularidad cubre los desarrollos del proyecto y sus mejoras. No formula desarrollos nuevos.</w:t></w:r></w:ins></w:p></w:tc></w:tr><w:tr><w:trPr><w:ins w:id="11514" w:author="Unknown Author" w:date="2026-10-30T04:17:53Z"/><w:cantSplit w:val="true"/></w:trPr><w:tc><w:tcPr><w:tcW w:w="4349" w:type="dxa"/><w:tcBorders><w:bottom w:val="single" w:sz="12" w:space="0" w:color="2A3439"/></w:tcBorders><w:shd w:color="auto" w:fill="F7F7F7" w:val="clear"/></w:tcPr><w:p><w:pPr><w:pStyle w:val="Tabla9"/><w:keepNext w:val="true"/><w:widowControl/><w:jc w:val="left"/><w:rPr><w:kern w:val="0"/><w:szCs w:val="24"/><w:lang w:val="es-CO" w:eastAsia="en-US" w:bidi="ar-SA"/><w:ins w:id="11516" w:author="Unknown Author" w:date="2026-10-30T04:17:53Z"></w:ins></w:rPr></w:pPr><w:ins w:id="11515" w:author="Unknown Author" w:date="2026-10-30T04:17:53Z"><w:r><w:rPr><w:kern w:val="0"/><w:szCs w:val="24"/><w:lang w:val="es-CO" w:eastAsia="en-US" w:bidi="ar-SA"/></w:rPr><w:t>Otras actividades debidamente justificadas</w:t></w:r></w:ins></w:p></w:tc><w:tc><w:tcPr><w:tcW w:w="1841" w:type="dxa"/><w:tcBorders><w:bottom w:val="single" w:sz="12" w:space="0" w:color="2A3439"/></w:tcBorders><w:shd w:color="auto" w:fill="F7F7F7" w:val="clear"/></w:tcPr><w:p><w:pPr><w:pStyle w:val="Tabla9"/><w:keepNext w:val="true"/><w:widowControl/><w:jc w:val="left"/><w:rPr><w:kern w:val="0"/><w:szCs w:val="24"/><w:lang w:val="es-CO" w:eastAsia="en-US" w:bidi="ar-SA"/><w:ins w:id="11518" w:author="Unknown Author" w:date="2026-10-30T04:17:53Z"></w:ins></w:rPr></w:pPr><w:ins w:id="11517" w:author="Unknown Author" w:date="2026-10-30T04:17:53Z"><w:r><w:rPr><w:kern w:val="0"/><w:szCs w:val="24"/><w:lang w:val="es-CO" w:eastAsia="en-US" w:bidi="ar-SA"/></w:rPr><w:t>Ejecuta</w:t></w:r></w:ins></w:p></w:tc><w:tc><w:tcPr><w:tcW w:w="3764" w:type="dxa"/><w:tcBorders><w:bottom w:val="single" w:sz="12" w:space="0" w:color="2A3439"/></w:tcBorders><w:shd w:color="auto" w:fill="F7F7F7" w:val="clear"/></w:tcPr><w:p><w:pPr><w:pStyle w:val="Tabla9"/><w:keepNext w:val="true"/><w:widowControl/><w:jc w:val="left"/><w:rPr><w:kern w:val="0"/><w:szCs w:val="24"/><w:lang w:val="es-CO" w:eastAsia="en-US" w:bidi="ar-SA"/><w:ins w:id="11520" w:author="Unknown Author" w:date="2026-10-30T04:17:53Z"></w:ins></w:rPr></w:pPr><w:ins w:id="11519" w:author="Unknown Author" w:date="2026-10-30T04:17:53Z"><w:r><w:rPr><w:kern w:val="0"/><w:szCs w:val="24"/><w:lang w:val="es-CO" w:eastAsia="en-US" w:bidi="ar-SA"/></w:rPr><w:t>Formación y soporte a las entidades custodias por tramo y participación de los jóvenes investigadores en el Plan.</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4349"/><w:gridCol w:w="1841"/><w:gridCol w:w="3764"/></w:tblGrid><w:tr><w:trPr><w:tblHeader w:val="true"/><w:del w:id="11521" w:author="Unknown Author" w:date="2026-10-30T04:17:53Z"/><w:cantSplit w:val="true"/></w:trPr><w:tc><w:tcPr><w:tcW w:w="434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1523" w:author="Unknown Author" w:date="2026-10-30T04:17:53Z"></w:del></w:rPr></w:pPr><w:del w:id="11522" w:author="Unknown Author" w:date="2026-10-30T04:17:53Z"><w:r><w:rPr><w:b/><w:kern w:val="0"/><w:szCs w:val="24"/><w:lang w:val="es-CO" w:eastAsia="en-US" w:bidi="ar-SA"/></w:rPr><w:delText>Actividad del listado de los TdR</w:delText></w:r></w:del></w:p></w:tc><w:tc><w:tcPr><w:tcW w:w="184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1525" w:author="Unknown Author" w:date="2026-10-30T04:17:53Z"></w:del></w:rPr></w:pPr><w:del w:id="11524" w:author="Unknown Author" w:date="2026-10-30T04:17:53Z"><w:r><w:rPr><w:b/><w:kern w:val="0"/><w:szCs w:val="24"/><w:lang w:val="es-CO" w:eastAsia="en-US" w:bidi="ar-SA"/></w:rPr><w:delText>Tratamiento</w:delText></w:r></w:del></w:p></w:tc><w:tc><w:tcPr><w:tcW w:w="376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1527" w:author="Unknown Author" w:date="2026-10-30T04:17:53Z"></w:del></w:rPr></w:pPr><w:del w:id="11526" w:author="Unknown Author" w:date="2026-10-30T04:17:53Z"><w:r><w:rPr><w:b/><w:kern w:val="0"/><w:szCs w:val="24"/><w:lang w:val="es-CO" w:eastAsia="en-US" w:bidi="ar-SA"/></w:rPr><w:delText>Cómo se ejecuta o por qué no se ejecuta</w:delText></w:r></w:del></w:p></w:tc></w:tr><w:tr><w:trPr><w:del w:id="11528" w:author="Unknown Author" w:date="2026-10-30T04:17:53Z"/><w:cantSplit w:val="true"/></w:trPr><w:tc><w:tcPr><w:tcW w:w="4349" w:type="dxa"/><w:tcBorders></w:tcBorders></w:tcPr><w:p><w:pPr><w:pStyle w:val="Tabla9"/><w:widowControl/><w:jc w:val="left"/><w:rPr><w:kern w:val="0"/><w:szCs w:val="24"/><w:lang w:val="es-CO" w:eastAsia="en-US" w:bidi="ar-SA"/><w:del w:id="11530" w:author="Unknown Author" w:date="2026-10-30T04:17:53Z"></w:del></w:rPr></w:pPr><w:del w:id="11529" w:author="Unknown Author" w:date="2026-10-30T04:17:53Z"><w:r><w:rPr><w:kern w:val="0"/><w:szCs w:val="24"/><w:lang w:val="es-CO" w:eastAsia="en-US" w:bidi="ar-SA"/></w:rPr><w:delText>Identificación y caracterización de resultados potencialmente transferibles</w:delText></w:r></w:del></w:p></w:tc><w:tc><w:tcPr><w:tcW w:w="1841" w:type="dxa"/><w:tcBorders></w:tcBorders></w:tcPr><w:p><w:pPr><w:pStyle w:val="Tabla9"/><w:widowControl/><w:jc w:val="left"/><w:rPr><w:kern w:val="0"/><w:szCs w:val="24"/><w:lang w:val="es-CO" w:eastAsia="en-US" w:bidi="ar-SA"/><w:del w:id="11532" w:author="Unknown Author" w:date="2026-10-30T04:17:53Z"></w:del></w:rPr></w:pPr><w:del w:id="11531" w:author="Unknown Author" w:date="2026-10-30T04:17:53Z"><w:r><w:rPr><w:kern w:val="0"/><w:szCs w:val="24"/><w:lang w:val="es-CO" w:eastAsia="en-US" w:bidi="ar-SA"/></w:rPr><w:delText>Ejecuta</w:delText></w:r></w:del></w:p></w:tc><w:tc><w:tcPr><w:tcW w:w="3764" w:type="dxa"/><w:tcBorders></w:tcBorders></w:tcPr><w:p><w:pPr><w:pStyle w:val="Tabla9"/><w:widowControl/><w:jc w:val="left"/><w:rPr><w:kern w:val="0"/><w:szCs w:val="24"/><w:lang w:val="es-CO" w:eastAsia="en-US" w:bidi="ar-SA"/><w:del w:id="11534" w:author="Unknown Author" w:date="2026-10-30T04:17:53Z"></w:del></w:rPr></w:pPr><w:del w:id="11533" w:author="Unknown Author" w:date="2026-10-30T04:17:53Z"><w:r><w:rPr><w:kern w:val="0"/><w:szCs w:val="24"/><w:lang w:val="es-CO" w:eastAsia="en-US" w:bidi="ar-SA"/></w:rPr><w:delText>Inventario de diez resultados con potencial de uso (apartado 18.2), que cada compuerta actualiza.</w:delText></w:r></w:del></w:p></w:tc></w:tr><w:tr><w:trPr><w:del w:id="11535" w:author="Unknown Author" w:date="2026-10-30T04:17:53Z"/><w:cantSplit w:val="true"/></w:trPr><w:tc><w:tcPr><w:tcW w:w="4349" w:type="dxa"/><w:tcBorders></w:tcBorders><w:shd w:color="auto" w:fill="F7F7F7" w:val="clear"/></w:tcPr><w:p><w:pPr><w:pStyle w:val="Tabla9"/><w:widowControl/><w:jc w:val="left"/><w:rPr><w:kern w:val="0"/><w:szCs w:val="24"/><w:lang w:val="es-CO" w:eastAsia="en-US" w:bidi="ar-SA"/><w:del w:id="11537" w:author="Unknown Author" w:date="2026-10-30T04:17:53Z"></w:del></w:rPr></w:pPr><w:del w:id="11536" w:author="Unknown Author" w:date="2026-10-30T04:17:53Z"><w:r><w:rPr><w:kern w:val="0"/><w:szCs w:val="24"/><w:lang w:val="es-CO" w:eastAsia="en-US" w:bidi="ar-SA"/></w:rPr><w:delText>Vigilancia tecnológica e inteligencia competitiva</w:delText></w:r></w:del></w:p></w:tc><w:tc><w:tcPr><w:tcW w:w="1841" w:type="dxa"/><w:tcBorders></w:tcBorders><w:shd w:color="auto" w:fill="F7F7F7" w:val="clear"/></w:tcPr><w:p><w:pPr><w:pStyle w:val="Tabla9"/><w:widowControl/><w:jc w:val="left"/><w:rPr><w:kern w:val="0"/><w:szCs w:val="24"/><w:lang w:val="es-CO" w:eastAsia="en-US" w:bidi="ar-SA"/><w:del w:id="11539" w:author="Unknown Author" w:date="2026-10-30T04:17:53Z"></w:del></w:rPr></w:pPr><w:del w:id="11538" w:author="Unknown Author" w:date="2026-10-30T04:17:53Z"><w:r><w:rPr><w:kern w:val="0"/><w:szCs w:val="24"/><w:lang w:val="es-CO" w:eastAsia="en-US" w:bidi="ar-SA"/></w:rPr><w:delText>Ejecuta</w:delText></w:r></w:del></w:p></w:tc><w:tc><w:tcPr><w:tcW w:w="3764" w:type="dxa"/><w:tcBorders></w:tcBorders><w:shd w:color="auto" w:fill="F7F7F7" w:val="clear"/></w:tcPr><w:p><w:pPr><w:pStyle w:val="Tabla9"/><w:widowControl/><w:jc w:val="left"/><w:rPr><w:kern w:val="0"/><w:szCs w:val="24"/><w:lang w:val="es-CO" w:eastAsia="en-US" w:bidi="ar-SA"/><w:del w:id="11541" w:author="Unknown Author" w:date="2026-10-30T04:17:53Z"></w:del></w:rPr></w:pPr><w:del w:id="11540" w:author="Unknown Author" w:date="2026-10-30T04:17:53Z"><w:r><w:rPr><w:kern w:val="0"/><w:szCs w:val="24"/><w:lang w:val="es-CO" w:eastAsia="en-US" w:bidi="ar-SA"/></w:rPr><w:delText>El informe de vigilancia tecnológica del proyecto cubre 42 documentos. La consultoría vigila tres vencimientos de solicitudes de patente.</w:delText></w:r></w:del></w:p></w:tc></w:tr><w:tr><w:trPr><w:del w:id="11542" w:author="Unknown Author" w:date="2026-10-30T04:17:53Z"/><w:cantSplit w:val="true"/></w:trPr><w:tc><w:tcPr><w:tcW w:w="4349" w:type="dxa"/><w:tcBorders></w:tcBorders></w:tcPr><w:p><w:pPr><w:pStyle w:val="Tabla9"/><w:widowControl/><w:jc w:val="left"/><w:rPr><w:kern w:val="0"/><w:szCs w:val="24"/><w:lang w:val="es-CO" w:eastAsia="en-US" w:bidi="ar-SA"/><w:del w:id="11544" w:author="Unknown Author" w:date="2026-10-30T04:17:53Z"></w:del></w:rPr></w:pPr><w:del w:id="11543" w:author="Unknown Author" w:date="2026-10-30T04:17:53Z"><w:r><w:rPr><w:kern w:val="0"/><w:szCs w:val="24"/><w:lang w:val="es-CO" w:eastAsia="en-US" w:bidi="ar-SA"/></w:rPr><w:delText>Identificación y validación de necesidades, usos, oportunidades y aplicaciones de la tecnología en el mercado</w:delText></w:r></w:del></w:p></w:tc><w:tc><w:tcPr><w:tcW w:w="1841" w:type="dxa"/><w:tcBorders></w:tcBorders></w:tcPr><w:p><w:pPr><w:pStyle w:val="Tabla9"/><w:widowControl/><w:jc w:val="left"/><w:rPr><w:kern w:val="0"/><w:szCs w:val="24"/><w:lang w:val="es-CO" w:eastAsia="en-US" w:bidi="ar-SA"/><w:del w:id="11546" w:author="Unknown Author" w:date="2026-10-30T04:17:53Z"></w:del></w:rPr></w:pPr><w:del w:id="11545" w:author="Unknown Author" w:date="2026-10-30T04:17:53Z"><w:r><w:rPr><w:kern w:val="0"/><w:szCs w:val="24"/><w:lang w:val="es-CO" w:eastAsia="en-US" w:bidi="ar-SA"/></w:rPr><w:delText>Ejecuta en parte</w:delText></w:r></w:del></w:p></w:tc><w:tc><w:tcPr><w:tcW w:w="3764" w:type="dxa"/><w:tcBorders></w:tcBorders></w:tcPr><w:p><w:pPr><w:pStyle w:val="Tabla9"/><w:widowControl/><w:jc w:val="left"/><w:rPr><w:kern w:val="0"/><w:szCs w:val="24"/><w:lang w:val="es-CO" w:eastAsia="en-US" w:bidi="ar-SA"/><w:del w:id="11548" w:author="Unknown Author" w:date="2026-10-30T04:17:53Z"></w:del></w:rPr></w:pPr><w:del w:id="11547" w:author="Unknown Author" w:date="2026-10-30T04:17:53Z"><w:r><w:rPr><w:kern w:val="0"/><w:szCs w:val="24"/><w:lang w:val="es-CO" w:eastAsia="en-US" w:bidi="ar-SA"/></w:rPr><w:delText>Valida necesidades y usos con los 15 comités en el co-diseño. No estudia el mercado.</w:delText></w:r></w:del></w:p></w:tc></w:tr><w:tr><w:trPr><w:del w:id="11549" w:author="Unknown Author" w:date="2026-10-30T04:17:53Z"/><w:cantSplit w:val="true"/></w:trPr><w:tc><w:tcPr><w:tcW w:w="4349" w:type="dxa"/><w:tcBorders></w:tcBorders><w:shd w:color="auto" w:fill="F7F7F7" w:val="clear"/></w:tcPr><w:p><w:pPr><w:pStyle w:val="Tabla9"/><w:widowControl/><w:jc w:val="left"/><w:rPr><w:kern w:val="0"/><w:szCs w:val="24"/><w:lang w:val="es-CO" w:eastAsia="en-US" w:bidi="ar-SA"/><w:del w:id="11551" w:author="Unknown Author" w:date="2026-10-30T04:17:53Z"></w:del></w:rPr></w:pPr><w:del w:id="11550" w:author="Unknown Author" w:date="2026-10-30T04:17:53Z"><w:r><w:rPr><w:kern w:val="0"/><w:szCs w:val="24"/><w:lang w:val="es-CO" w:eastAsia="en-US" w:bidi="ar-SA"/></w:rPr><w:delText>Identificación de barreras y retos para la explotación comercial</w:delText></w:r></w:del></w:p></w:tc><w:tc><w:tcPr><w:tcW w:w="1841" w:type="dxa"/><w:tcBorders></w:tcBorders><w:shd w:color="auto" w:fill="F7F7F7" w:val="clear"/></w:tcPr><w:p><w:pPr><w:pStyle w:val="Tabla9"/><w:widowControl/><w:jc w:val="left"/><w:rPr><w:kern w:val="0"/><w:szCs w:val="24"/><w:lang w:val="es-CO" w:eastAsia="en-US" w:bidi="ar-SA"/><w:del w:id="11553" w:author="Unknown Author" w:date="2026-10-30T04:17:53Z"></w:del></w:rPr></w:pPr><w:del w:id="11552" w:author="Unknown Author" w:date="2026-10-30T04:17:53Z"><w:r><w:rPr><w:kern w:val="0"/><w:szCs w:val="24"/><w:lang w:val="es-CO" w:eastAsia="en-US" w:bidi="ar-SA"/></w:rPr><w:delText>Ejecuta en parte</w:delText></w:r></w:del></w:p></w:tc><w:tc><w:tcPr><w:tcW w:w="3764" w:type="dxa"/><w:tcBorders></w:tcBorders><w:shd w:color="auto" w:fill="F7F7F7" w:val="clear"/></w:tcPr><w:p><w:pPr><w:pStyle w:val="Tabla9"/><w:widowControl/><w:jc w:val="left"/><w:rPr><w:kern w:val="0"/><w:szCs w:val="24"/><w:lang w:val="es-CO" w:eastAsia="en-US" w:bidi="ar-SA"/><w:del w:id="11555" w:author="Unknown Author" w:date="2026-10-30T04:17:53Z"></w:del></w:rPr></w:pPr><w:del w:id="11554" w:author="Unknown Author" w:date="2026-10-30T04:17:53Z"><w:r><w:rPr><w:kern w:val="0"/><w:szCs w:val="24"/><w:lang w:val="es-CO" w:eastAsia="en-US" w:bidi="ar-SA"/></w:rPr><w:delText>Identifica las barreras de adopción y custodia (apartado 18.3). No analiza la explotación comercial.</w:delText></w:r></w:del></w:p></w:tc></w:tr><w:tr><w:trPr><w:del w:id="11556" w:author="Unknown Author" w:date="2026-10-30T04:17:53Z"/><w:cantSplit w:val="true"/></w:trPr><w:tc><w:tcPr><w:tcW w:w="4349" w:type="dxa"/><w:tcBorders></w:tcBorders></w:tcPr><w:p><w:pPr><w:pStyle w:val="Tabla9"/><w:widowControl/><w:jc w:val="left"/><w:rPr><w:kern w:val="0"/><w:szCs w:val="24"/><w:lang w:val="es-CO" w:eastAsia="en-US" w:bidi="ar-SA"/><w:del w:id="11558" w:author="Unknown Author" w:date="2026-10-30T04:17:53Z"></w:del></w:rPr></w:pPr><w:del w:id="11557" w:author="Unknown Author" w:date="2026-10-30T04:17:53Z"><w:r><w:rPr><w:kern w:val="0"/><w:szCs w:val="24"/><w:lang w:val="es-CO" w:eastAsia="en-US" w:bidi="ar-SA"/></w:rPr><w:delText>Identificación y gestión de activos de propiedad intelectual</w:delText></w:r></w:del></w:p></w:tc><w:tc><w:tcPr><w:tcW w:w="1841" w:type="dxa"/><w:tcBorders></w:tcBorders></w:tcPr><w:p><w:pPr><w:pStyle w:val="Tabla9"/><w:widowControl/><w:jc w:val="left"/><w:rPr><w:kern w:val="0"/><w:szCs w:val="24"/><w:lang w:val="es-CO" w:eastAsia="en-US" w:bidi="ar-SA"/><w:del w:id="11560" w:author="Unknown Author" w:date="2026-10-30T04:17:53Z"></w:del></w:rPr></w:pPr><w:del w:id="11559" w:author="Unknown Author" w:date="2026-10-30T04:17:53Z"><w:r><w:rPr><w:kern w:val="0"/><w:szCs w:val="24"/><w:lang w:val="es-CO" w:eastAsia="en-US" w:bidi="ar-SA"/></w:rPr><w:delText>Ejecuta</w:delText></w:r></w:del></w:p></w:tc><w:tc><w:tcPr><w:tcW w:w="3764" w:type="dxa"/><w:tcBorders></w:tcBorders></w:tcPr><w:p><w:pPr><w:pStyle w:val="Tabla9"/><w:widowControl/><w:jc w:val="left"/><w:rPr><w:kern w:val="0"/><w:szCs w:val="24"/><w:lang w:val="es-CO" w:eastAsia="en-US" w:bidi="ar-SA"/><w:del w:id="11562" w:author="Unknown Author" w:date="2026-10-30T04:17:53Z"></w:del></w:rPr></w:pPr><w:del w:id="11561" w:author="Unknown Author" w:date="2026-10-30T04:17:53Z"><w:r><w:rPr><w:kern w:val="0"/><w:szCs w:val="24"/><w:lang w:val="es-CO" w:eastAsia="en-US" w:bidi="ar-SA"/></w:rPr><w:delText>Inventario de activos (apartado 18.2), registro ante la Dirección Nacional de Derecho de Autor (DNDA) y asesoría jurídica.</w:delText></w:r></w:del></w:p></w:tc></w:tr><w:tr><w:trPr><w:del w:id="11563" w:author="Unknown Author" w:date="2026-10-30T04:17:53Z"/><w:cantSplit w:val="true"/></w:trPr><w:tc><w:tcPr><w:tcW w:w="4349" w:type="dxa"/><w:tcBorders></w:tcBorders><w:shd w:color="auto" w:fill="F7F7F7" w:val="clear"/></w:tcPr><w:p><w:pPr><w:pStyle w:val="Tabla9"/><w:widowControl/><w:jc w:val="left"/><w:rPr><w:kern w:val="0"/><w:szCs w:val="24"/><w:lang w:val="es-CO" w:eastAsia="en-US" w:bidi="ar-SA"/><w:del w:id="11565" w:author="Unknown Author" w:date="2026-10-30T04:17:53Z"></w:del></w:rPr></w:pPr><w:del w:id="11564" w:author="Unknown Author" w:date="2026-10-30T04:17:53Z"><w:r><w:rPr><w:kern w:val="0"/><w:szCs w:val="24"/><w:lang w:val="es-CO" w:eastAsia="en-US" w:bidi="ar-SA"/></w:rPr><w:delText>Estudios de patentabilidad, libertad de operación u otros análisis especializados</w:delText></w:r></w:del></w:p></w:tc><w:tc><w:tcPr><w:tcW w:w="1841" w:type="dxa"/><w:tcBorders></w:tcBorders><w:shd w:color="auto" w:fill="F7F7F7" w:val="clear"/></w:tcPr><w:p><w:pPr><w:pStyle w:val="Tabla9"/><w:widowControl/><w:jc w:val="left"/><w:rPr><w:kern w:val="0"/><w:szCs w:val="24"/><w:lang w:val="es-CO" w:eastAsia="en-US" w:bidi="ar-SA"/><w:del w:id="11567" w:author="Unknown Author" w:date="2026-10-30T04:17:53Z"></w:del></w:rPr></w:pPr><w:del w:id="11566" w:author="Unknown Author" w:date="2026-10-30T04:17:53Z"><w:r><w:rPr><w:kern w:val="0"/><w:szCs w:val="24"/><w:lang w:val="es-CO" w:eastAsia="en-US" w:bidi="ar-SA"/></w:rPr><w:delText>Ejecuta en parte</w:delText></w:r></w:del></w:p></w:tc><w:tc><w:tcPr><w:tcW w:w="3764" w:type="dxa"/><w:tcBorders></w:tcBorders><w:shd w:color="auto" w:fill="F7F7F7" w:val="clear"/></w:tcPr><w:p><w:pPr><w:pStyle w:val="Tabla9"/><w:widowControl/><w:jc w:val="left"/><w:rPr><w:kern w:val="0"/><w:szCs w:val="24"/><w:lang w:val="es-CO" w:eastAsia="en-US" w:bidi="ar-SA"/><w:del w:id="11569" w:author="Unknown Author" w:date="2026-10-30T04:17:53Z"></w:del></w:rPr></w:pPr><w:del w:id="11568" w:author="Unknown Author" w:date="2026-10-30T04:17:53Z"><w:r><w:rPr><w:kern w:val="0"/><w:szCs w:val="24"/><w:lang w:val="es-CO" w:eastAsia="en-US" w:bidi="ar-SA"/></w:rPr><w:delText>Ejecuta el análisis de libertad de operación. No ejecuta patentabilidad, porque los activos son software, datos y protocolo.</w:delText></w:r></w:del></w:p></w:tc></w:tr><w:tr><w:trPr><w:del w:id="11570" w:author="Unknown Author" w:date="2026-10-30T04:17:53Z"/><w:cantSplit w:val="true"/></w:trPr><w:tc><w:tcPr><w:tcW w:w="4349" w:type="dxa"/><w:tcBorders></w:tcBorders></w:tcPr><w:p><w:pPr><w:pStyle w:val="Tabla9"/><w:widowControl/><w:jc w:val="left"/><w:rPr><w:kern w:val="0"/><w:szCs w:val="24"/><w:lang w:val="es-CO" w:eastAsia="en-US" w:bidi="ar-SA"/><w:del w:id="11572" w:author="Unknown Author" w:date="2026-10-30T04:17:53Z"></w:del></w:rPr></w:pPr><w:del w:id="11571" w:author="Unknown Author" w:date="2026-10-30T04:17:53Z"><w:r><w:rPr><w:kern w:val="0"/><w:szCs w:val="24"/><w:lang w:val="es-CO" w:eastAsia="en-US" w:bidi="ar-SA"/></w:rPr><w:delText>Identificación y caracterización de potenciales usuarios, beneficiarios, adoptantes, receptores o clientes</w:delText></w:r></w:del></w:p></w:tc><w:tc><w:tcPr><w:tcW w:w="1841" w:type="dxa"/><w:tcBorders></w:tcBorders></w:tcPr><w:p><w:pPr><w:pStyle w:val="Tabla9"/><w:widowControl/><w:jc w:val="left"/><w:rPr><w:kern w:val="0"/><w:szCs w:val="24"/><w:lang w:val="es-CO" w:eastAsia="en-US" w:bidi="ar-SA"/><w:del w:id="11574" w:author="Unknown Author" w:date="2026-10-30T04:17:53Z"></w:del></w:rPr></w:pPr><w:del w:id="11573" w:author="Unknown Author" w:date="2026-10-30T04:17:53Z"><w:r><w:rPr><w:kern w:val="0"/><w:szCs w:val="24"/><w:lang w:val="es-CO" w:eastAsia="en-US" w:bidi="ar-SA"/></w:rPr><w:delText>Ejecuta</w:delText></w:r></w:del></w:p></w:tc><w:tc><w:tcPr><w:tcW w:w="3764" w:type="dxa"/><w:tcBorders></w:tcBorders></w:tcPr><w:p><w:pPr><w:pStyle w:val="Tabla9"/><w:widowControl/><w:jc w:val="left"/><w:rPr><w:kern w:val="0"/><w:szCs w:val="24"/><w:lang w:val="es-CO" w:eastAsia="en-US" w:bidi="ar-SA"/><w:del w:id="11576" w:author="Unknown Author" w:date="2026-10-30T04:17:53Z"></w:del></w:rPr></w:pPr><w:del w:id="11575" w:author="Unknown Author" w:date="2026-10-30T04:17:53Z"><w:r><w:rPr><w:kern w:val="0"/><w:szCs w:val="24"/><w:lang w:val="es-CO" w:eastAsia="en-US" w:bidi="ar-SA"/></w:rPr><w:delText>Análisis de usuarios y receptores (apartado 18.2) y caracterización de los 15 comités de gestión del riesgo.</w:delText></w:r></w:del></w:p></w:tc></w:tr><w:tr><w:trPr><w:del w:id="11577" w:author="Unknown Author" w:date="2026-10-30T04:17:53Z"/><w:cantSplit w:val="true"/></w:trPr><w:tc><w:tcPr><w:tcW w:w="4349" w:type="dxa"/><w:tcBorders></w:tcBorders><w:shd w:color="auto" w:fill="F7F7F7" w:val="clear"/></w:tcPr><w:p><w:pPr><w:pStyle w:val="Tabla9"/><w:widowControl/><w:jc w:val="left"/><w:rPr><w:kern w:val="0"/><w:szCs w:val="24"/><w:lang w:val="es-CO" w:eastAsia="en-US" w:bidi="ar-SA"/><w:del w:id="11579" w:author="Unknown Author" w:date="2026-10-30T04:17:53Z"></w:del></w:rPr></w:pPr><w:del w:id="11578" w:author="Unknown Author" w:date="2026-10-30T04:17:53Z"><w:r><w:rPr><w:kern w:val="0"/><w:szCs w:val="24"/><w:lang w:val="es-CO" w:eastAsia="en-US" w:bidi="ar-SA"/></w:rPr><w:delText>Estudios de mercado y elaboración de propuestas de valor</w:delText></w:r></w:del></w:p></w:tc><w:tc><w:tcPr><w:tcW w:w="1841" w:type="dxa"/><w:tcBorders></w:tcBorders><w:shd w:color="auto" w:fill="F7F7F7" w:val="clear"/></w:tcPr><w:p><w:pPr><w:pStyle w:val="Tabla9"/><w:widowControl/><w:jc w:val="left"/><w:rPr><w:kern w:val="0"/><w:szCs w:val="24"/><w:lang w:val="es-CO" w:eastAsia="en-US" w:bidi="ar-SA"/><w:del w:id="11581" w:author="Unknown Author" w:date="2026-10-30T04:17:53Z"></w:del></w:rPr></w:pPr><w:del w:id="11580" w:author="Unknown Author" w:date="2026-10-30T04:17:53Z"><w:r><w:rPr><w:kern w:val="0"/><w:szCs w:val="24"/><w:lang w:val="es-CO" w:eastAsia="en-US" w:bidi="ar-SA"/></w:rPr><w:delText>No ejecuta</w:delText></w:r></w:del></w:p></w:tc><w:tc><w:tcPr><w:tcW w:w="3764" w:type="dxa"/><w:tcBorders></w:tcBorders><w:shd w:color="auto" w:fill="F7F7F7" w:val="clear"/></w:tcPr><w:p><w:pPr><w:pStyle w:val="Tabla9"/><w:widowControl/><w:jc w:val="left"/><w:rPr><w:kern w:val="0"/><w:szCs w:val="24"/><w:lang w:val="es-CO" w:eastAsia="en-US" w:bidi="ar-SA"/><w:del w:id="11583" w:author="Unknown Author" w:date="2026-10-30T04:17:53Z"></w:del></w:rPr></w:pPr><w:del w:id="11582" w:author="Unknown Author" w:date="2026-10-30T04:17:53Z"><w:r><w:rPr><w:kern w:val="0"/><w:szCs w:val="24"/><w:lang w:val="es-CO" w:eastAsia="en-US" w:bidi="ar-SA"/></w:rPr><w:delText>La adopción se logra por custodia con partida de cada entidad y no por venta. El presupuesto no incluye estudios de mercado.</w:delText></w:r></w:del></w:p></w:tc></w:tr><w:tr><w:trPr><w:del w:id="11584" w:author="Unknown Author" w:date="2026-10-30T04:17:53Z"/><w:cantSplit w:val="true"/></w:trPr><w:tc><w:tcPr><w:tcW w:w="4349" w:type="dxa"/><w:tcBorders></w:tcBorders></w:tcPr><w:p><w:pPr><w:pStyle w:val="Tabla9"/><w:widowControl/><w:jc w:val="left"/><w:rPr><w:kern w:val="0"/><w:szCs w:val="24"/><w:lang w:val="es-CO" w:eastAsia="en-US" w:bidi="ar-SA"/><w:del w:id="11586" w:author="Unknown Author" w:date="2026-10-30T04:17:53Z"></w:del></w:rPr></w:pPr><w:del w:id="11585" w:author="Unknown Author" w:date="2026-10-30T04:17:53Z"><w:r><w:rPr><w:kern w:val="0"/><w:szCs w:val="24"/><w:lang w:val="es-CO" w:eastAsia="en-US" w:bidi="ar-SA"/></w:rPr><w:delText>Estructuración de paquetes tecnológicos y documentación técnica</w:delText></w:r></w:del></w:p></w:tc><w:tc><w:tcPr><w:tcW w:w="1841" w:type="dxa"/><w:tcBorders></w:tcBorders></w:tcPr><w:p><w:pPr><w:pStyle w:val="Tabla9"/><w:widowControl/><w:jc w:val="left"/><w:rPr><w:kern w:val="0"/><w:szCs w:val="24"/><w:lang w:val="es-CO" w:eastAsia="en-US" w:bidi="ar-SA"/><w:del w:id="11588" w:author="Unknown Author" w:date="2026-10-30T04:17:53Z"></w:del></w:rPr></w:pPr><w:del w:id="11587" w:author="Unknown Author" w:date="2026-10-30T04:17:53Z"><w:r><w:rPr><w:kern w:val="0"/><w:szCs w:val="24"/><w:lang w:val="es-CO" w:eastAsia="en-US" w:bidi="ar-SA"/></w:rPr><w:delText>Ejecuta</w:delText></w:r></w:del></w:p></w:tc><w:tc><w:tcPr><w:tcW w:w="3764" w:type="dxa"/><w:tcBorders></w:tcBorders></w:tcPr><w:p><w:pPr><w:pStyle w:val="Tabla9"/><w:widowControl/><w:jc w:val="left"/><w:rPr><w:kern w:val="0"/><w:szCs w:val="24"/><w:lang w:val="es-CO" w:eastAsia="en-US" w:bidi="ar-SA"/><w:del w:id="11590" w:author="Unknown Author" w:date="2026-10-30T04:17:53Z"></w:del></w:rPr></w:pPr><w:del w:id="11589" w:author="Unknown Author" w:date="2026-10-30T04:17:53Z"><w:r><w:rPr><w:kern w:val="0"/><w:szCs w:val="24"/><w:lang w:val="es-CO" w:eastAsia="en-US" w:bidi="ar-SA"/></w:rPr><w:delText>Diez productos de documentación técnica, entregados con cada hito de transferencia (apartado 18.5).</w:delText></w:r></w:del></w:p></w:tc></w:tr><w:tr><w:trPr><w:del w:id="11591" w:author="Unknown Author" w:date="2026-10-30T04:17:53Z"/><w:cantSplit w:val="true"/></w:trPr><w:tc><w:tcPr><w:tcW w:w="4349" w:type="dxa"/><w:tcBorders></w:tcBorders><w:shd w:color="auto" w:fill="F7F7F7" w:val="clear"/></w:tcPr><w:p><w:pPr><w:pStyle w:val="Tabla9"/><w:widowControl/><w:jc w:val="left"/><w:rPr><w:kern w:val="0"/><w:szCs w:val="24"/><w:lang w:val="es-CO" w:eastAsia="en-US" w:bidi="ar-SA"/><w:del w:id="11593" w:author="Unknown Author" w:date="2026-10-30T04:17:53Z"></w:del></w:rPr></w:pPr><w:del w:id="11592" w:author="Unknown Author" w:date="2026-10-30T04:17:53Z"><w:r><w:rPr><w:kern w:val="0"/><w:szCs w:val="24"/><w:lang w:val="es-CO" w:eastAsia="en-US" w:bidi="ar-SA"/></w:rPr><w:delText>Pruebas de concepto, demostraciones, pilotos o validaciones orientadas a facilitar procesos de transferencia</w:delText></w:r></w:del></w:p></w:tc><w:tc><w:tcPr><w:tcW w:w="1841" w:type="dxa"/><w:tcBorders></w:tcBorders><w:shd w:color="auto" w:fill="F7F7F7" w:val="clear"/></w:tcPr><w:p><w:pPr><w:pStyle w:val="Tabla9"/><w:widowControl/><w:jc w:val="left"/><w:rPr><w:kern w:val="0"/><w:szCs w:val="24"/><w:lang w:val="es-CO" w:eastAsia="en-US" w:bidi="ar-SA"/><w:del w:id="11595" w:author="Unknown Author" w:date="2026-10-30T04:17:53Z"></w:del></w:rPr></w:pPr><w:del w:id="11594" w:author="Unknown Author" w:date="2026-10-30T04:17:53Z"><w:r><w:rPr><w:kern w:val="0"/><w:szCs w:val="24"/><w:lang w:val="es-CO" w:eastAsia="en-US" w:bidi="ar-SA"/></w:rPr><w:delText>Ejecuta</w:delText></w:r></w:del></w:p></w:tc><w:tc><w:tcPr><w:tcW w:w="3764" w:type="dxa"/><w:tcBorders></w:tcBorders><w:shd w:color="auto" w:fill="F7F7F7" w:val="clear"/></w:tcPr><w:p><w:pPr><w:pStyle w:val="Tabla9"/><w:widowControl/><w:jc w:val="left"/><w:rPr><w:kern w:val="0"/><w:szCs w:val="24"/><w:lang w:val="es-CO" w:eastAsia="en-US" w:bidi="ar-SA"/><w:del w:id="11597" w:author="Unknown Author" w:date="2026-10-30T04:17:53Z"></w:del></w:rPr></w:pPr><w:del w:id="11596" w:author="Unknown Author" w:date="2026-10-30T04:17:53Z"><w:r><w:rPr><w:kern w:val="0"/><w:szCs w:val="24"/><w:lang w:val="es-CO" w:eastAsia="en-US" w:bidi="ar-SA"/></w:rPr><w:delText>Piloto del tramo 1 con colocalización, ensayo independiente, evaluación externa del mes 23 y validación del gemelo predictivo con eventos reales. Se financian en el objetivo específico 1.</w:delText></w:r></w:del></w:p></w:tc></w:tr><w:tr><w:trPr><w:del w:id="11598" w:author="Unknown Author" w:date="2026-10-30T04:17:53Z"/><w:cantSplit w:val="true"/></w:trPr><w:tc><w:tcPr><w:tcW w:w="4349" w:type="dxa"/><w:tcBorders></w:tcBorders></w:tcPr><w:p><w:pPr><w:pStyle w:val="Tabla9"/><w:widowControl/><w:jc w:val="left"/><w:rPr><w:kern w:val="0"/><w:szCs w:val="24"/><w:lang w:val="es-CO" w:eastAsia="en-US" w:bidi="ar-SA"/><w:del w:id="11600" w:author="Unknown Author" w:date="2026-10-30T04:17:53Z"></w:del></w:rPr></w:pPr><w:del w:id="11599" w:author="Unknown Author" w:date="2026-10-30T04:17:53Z"><w:r><w:rPr><w:kern w:val="0"/><w:szCs w:val="24"/><w:lang w:val="es-CO" w:eastAsia="en-US" w:bidi="ar-SA"/></w:rPr><w:delText>Relacionamiento con potenciales aliados, empresas, instituciones, licenciatarios, inversionistas o receptores</w:delText></w:r></w:del></w:p></w:tc><w:tc><w:tcPr><w:tcW w:w="1841" w:type="dxa"/><w:tcBorders></w:tcBorders></w:tcPr><w:p><w:pPr><w:pStyle w:val="Tabla9"/><w:widowControl/><w:jc w:val="left"/><w:rPr><w:kern w:val="0"/><w:szCs w:val="24"/><w:lang w:val="es-CO" w:eastAsia="en-US" w:bidi="ar-SA"/><w:del w:id="11602" w:author="Unknown Author" w:date="2026-10-30T04:17:53Z"></w:del></w:rPr></w:pPr><w:del w:id="11601" w:author="Unknown Author" w:date="2026-10-30T04:17:53Z"><w:r><w:rPr><w:kern w:val="0"/><w:szCs w:val="24"/><w:lang w:val="es-CO" w:eastAsia="en-US" w:bidi="ar-SA"/></w:rPr><w:delText>Ejecuta en parte</w:delText></w:r></w:del></w:p></w:tc><w:tc><w:tcPr><w:tcW w:w="3764" w:type="dxa"/><w:tcBorders></w:tcBorders></w:tcPr><w:p><w:pPr><w:pStyle w:val="Tabla9"/><w:widowControl/><w:jc w:val="left"/><w:rPr><w:kern w:val="0"/><w:szCs w:val="24"/><w:lang w:val="es-CO" w:eastAsia="en-US" w:bidi="ar-SA"/><w:del w:id="11604" w:author="Unknown Author" w:date="2026-10-30T04:17:53Z"></w:del></w:rPr></w:pPr><w:del w:id="11603" w:author="Unknown Author" w:date="2026-10-30T04:17:53Z"><w:r><w:rPr><w:kern w:val="0"/><w:szCs w:val="24"/><w:lang w:val="es-CO" w:eastAsia="en-US" w:bidi="ar-SA"/></w:rPr><w:delText>Relaciona a las entidades custodias, la autoridad ambiental y los comités. No busca licenciatarios ni inversionistas.</w:delText></w:r></w:del></w:p></w:tc></w:tr><w:tr><w:trPr><w:del w:id="11605" w:author="Unknown Author" w:date="2026-10-30T04:17:53Z"/><w:cantSplit w:val="true"/></w:trPr><w:tc><w:tcPr><w:tcW w:w="4349" w:type="dxa"/><w:tcBorders></w:tcBorders><w:shd w:color="auto" w:fill="F7F7F7" w:val="clear"/></w:tcPr><w:p><w:pPr><w:pStyle w:val="Tabla9"/><w:widowControl/><w:jc w:val="left"/><w:rPr><w:kern w:val="0"/><w:szCs w:val="24"/><w:lang w:val="es-CO" w:eastAsia="en-US" w:bidi="ar-SA"/><w:del w:id="11607" w:author="Unknown Author" w:date="2026-10-30T04:17:53Z"></w:del></w:rPr></w:pPr><w:del w:id="11606" w:author="Unknown Author" w:date="2026-10-30T04:17:53Z"><w:r><w:rPr><w:kern w:val="0"/><w:szCs w:val="24"/><w:lang w:val="es-CO" w:eastAsia="en-US" w:bidi="ar-SA"/></w:rPr><w:delText>Diseño de estrategias de adopción, transferencia, explotación, escalamiento o comercialización</w:delText></w:r></w:del></w:p></w:tc><w:tc><w:tcPr><w:tcW w:w="1841" w:type="dxa"/><w:tcBorders></w:tcBorders><w:shd w:color="auto" w:fill="F7F7F7" w:val="clear"/></w:tcPr><w:p><w:pPr><w:pStyle w:val="Tabla9"/><w:widowControl/><w:jc w:val="left"/><w:rPr><w:kern w:val="0"/><w:szCs w:val="24"/><w:lang w:val="es-CO" w:eastAsia="en-US" w:bidi="ar-SA"/><w:del w:id="11609" w:author="Unknown Author" w:date="2026-10-30T04:17:53Z"></w:del></w:rPr></w:pPr><w:del w:id="11608" w:author="Unknown Author" w:date="2026-10-30T04:17:53Z"><w:r><w:rPr><w:kern w:val="0"/><w:szCs w:val="24"/><w:lang w:val="es-CO" w:eastAsia="en-US" w:bidi="ar-SA"/></w:rPr><w:delText>Ejecuta en parte</w:delText></w:r></w:del></w:p></w:tc><w:tc><w:tcPr><w:tcW w:w="3764" w:type="dxa"/><w:tcBorders></w:tcBorders><w:shd w:color="auto" w:fill="F7F7F7" w:val="clear"/></w:tcPr><w:p><w:pPr><w:pStyle w:val="Tabla9"/><w:widowControl/><w:jc w:val="left"/><w:rPr><w:kern w:val="0"/><w:szCs w:val="24"/><w:lang w:val="es-CO" w:eastAsia="en-US" w:bidi="ar-SA"/><w:del w:id="11611" w:author="Unknown Author" w:date="2026-10-30T04:17:53Z"></w:del></w:rPr></w:pPr><w:del w:id="11610" w:author="Unknown Author" w:date="2026-10-30T04:17:53Z"><w:r><w:rPr><w:kern w:val="0"/><w:szCs w:val="24"/><w:lang w:val="es-CO" w:eastAsia="en-US" w:bidi="ar-SA"/></w:rPr><w:delText>Diseña la estrategia de adopción y transferencia (apartado 18.3). No diseña explotación ni comercialización.</w:delText></w:r></w:del></w:p></w:tc></w:tr><w:tr><w:trPr><w:del w:id="11612" w:author="Unknown Author" w:date="2026-10-30T04:17:53Z"/><w:cantSplit w:val="true"/></w:trPr><w:tc><w:tcPr><w:tcW w:w="4349" w:type="dxa"/><w:tcBorders></w:tcBorders></w:tcPr><w:p><w:pPr><w:pStyle w:val="Tabla9"/><w:widowControl/><w:jc w:val="left"/><w:rPr><w:kern w:val="0"/><w:szCs w:val="24"/><w:lang w:val="es-CO" w:eastAsia="en-US" w:bidi="ar-SA"/><w:del w:id="11614" w:author="Unknown Author" w:date="2026-10-30T04:17:53Z"></w:del></w:rPr></w:pPr><w:del w:id="11613" w:author="Unknown Author" w:date="2026-10-30T04:17:53Z"><w:r><w:rPr><w:kern w:val="0"/><w:szCs w:val="24"/><w:lang w:val="es-CO" w:eastAsia="en-US" w:bidi="ar-SA"/></w:rPr><w:delText>Estructuración de acuerdos de transferencia, licenciamiento, cesión, codesarrollo o colaboración</w:delText></w:r></w:del></w:p></w:tc><w:tc><w:tcPr><w:tcW w:w="1841" w:type="dxa"/><w:tcBorders></w:tcBorders></w:tcPr><w:p><w:pPr><w:pStyle w:val="Tabla9"/><w:widowControl/><w:jc w:val="left"/><w:rPr><w:kern w:val="0"/><w:szCs w:val="24"/><w:lang w:val="es-CO" w:eastAsia="en-US" w:bidi="ar-SA"/><w:del w:id="11616" w:author="Unknown Author" w:date="2026-10-30T04:17:53Z"></w:del></w:rPr></w:pPr><w:del w:id="11615" w:author="Unknown Author" w:date="2026-10-30T04:17:53Z"><w:r><w:rPr><w:kern w:val="0"/><w:szCs w:val="24"/><w:lang w:val="es-CO" w:eastAsia="en-US" w:bidi="ar-SA"/></w:rPr><w:delText>Ejecuta</w:delText></w:r></w:del></w:p></w:tc><w:tc><w:tcPr><w:tcW w:w="3764" w:type="dxa"/><w:tcBorders></w:tcBorders></w:tcPr><w:p><w:pPr><w:pStyle w:val="Tabla9"/><w:widowControl/><w:jc w:val="left"/><w:rPr><w:kern w:val="0"/><w:szCs w:val="24"/><w:lang w:val="es-CO" w:eastAsia="en-US" w:bidi="ar-SA"/><w:del w:id="11618" w:author="Unknown Author" w:date="2026-10-30T04:17:53Z"></w:del></w:rPr></w:pPr><w:del w:id="11617" w:author="Unknown Author" w:date="2026-10-30T04:17:53Z"><w:r><w:rPr><w:kern w:val="0"/><w:szCs w:val="24"/><w:lang w:val="es-CO" w:eastAsia="en-US" w:bidi="ar-SA"/></w:rPr><w:delText>Acuerdo marco, acuerdo de titularidad, convenios de custodia con licencia de uso y cláusula de apertura.</w:delText></w:r></w:del></w:p></w:tc></w:tr><w:tr><w:trPr><w:del w:id="11619" w:author="Unknown Author" w:date="2026-10-30T04:17:53Z"/><w:cantSplit w:val="true"/></w:trPr><w:tc><w:tcPr><w:tcW w:w="4349" w:type="dxa"/><w:tcBorders></w:tcBorders><w:shd w:color="auto" w:fill="F7F7F7" w:val="clear"/></w:tcPr><w:p><w:pPr><w:pStyle w:val="Tabla9"/><w:widowControl/><w:jc w:val="left"/><w:rPr><w:kern w:val="0"/><w:szCs w:val="24"/><w:lang w:val="es-CO" w:eastAsia="en-US" w:bidi="ar-SA"/><w:del w:id="11621" w:author="Unknown Author" w:date="2026-10-30T04:17:53Z"></w:del></w:rPr></w:pPr><w:del w:id="11620" w:author="Unknown Author" w:date="2026-10-30T04:17:53Z"><w:r><w:rPr><w:kern w:val="0"/><w:szCs w:val="24"/><w:lang w:val="es-CO" w:eastAsia="en-US" w:bidi="ar-SA"/></w:rPr><w:delText>Evaluación o estructuración de empresas de base científico-tecnológica, spin-offs o start-ups</w:delText></w:r></w:del></w:p></w:tc><w:tc><w:tcPr><w:tcW w:w="1841" w:type="dxa"/><w:tcBorders></w:tcBorders><w:shd w:color="auto" w:fill="F7F7F7" w:val="clear"/></w:tcPr><w:p><w:pPr><w:pStyle w:val="Tabla9"/><w:widowControl/><w:jc w:val="left"/><w:rPr><w:kern w:val="0"/><w:szCs w:val="24"/><w:lang w:val="es-CO" w:eastAsia="en-US" w:bidi="ar-SA"/><w:del w:id="11623" w:author="Unknown Author" w:date="2026-10-30T04:17:53Z"></w:del></w:rPr></w:pPr><w:del w:id="11622" w:author="Unknown Author" w:date="2026-10-30T04:17:53Z"><w:r><w:rPr><w:kern w:val="0"/><w:szCs w:val="24"/><w:lang w:val="es-CO" w:eastAsia="en-US" w:bidi="ar-SA"/></w:rPr><w:delText>No ejecuta</w:delText></w:r></w:del></w:p></w:tc><w:tc><w:tcPr><w:tcW w:w="3764" w:type="dxa"/><w:tcBorders></w:tcBorders><w:shd w:color="auto" w:fill="F7F7F7" w:val="clear"/></w:tcPr><w:p><w:pPr><w:pStyle w:val="Tabla9"/><w:widowControl/><w:jc w:val="left"/><w:rPr><w:kern w:val="0"/><w:szCs w:val="24"/><w:lang w:val="es-CO" w:eastAsia="en-US" w:bidi="ar-SA"/><w:del w:id="11625" w:author="Unknown Author" w:date="2026-10-30T04:17:53Z"></w:del></w:rPr></w:pPr><w:del w:id="11624" w:author="Unknown Author" w:date="2026-10-30T04:17:53Z"><w:r><w:rPr><w:kern w:val="0"/><w:szCs w:val="24"/><w:lang w:val="es-CO" w:eastAsia="en-US" w:bidi="ar-SA"/></w:rPr><w:delText>El proyecto no compromete una empresa derivada. La transferencia se ejecuta por custodia.</w:delText></w:r></w:del></w:p></w:tc></w:tr><w:tr><w:trPr><w:del w:id="11626" w:author="Unknown Author" w:date="2026-10-30T04:17:53Z"/><w:cantSplit w:val="true"/></w:trPr><w:tc><w:tcPr><w:tcW w:w="4349" w:type="dxa"/><w:tcBorders></w:tcBorders></w:tcPr><w:p><w:pPr><w:pStyle w:val="Tabla9"/><w:widowControl/><w:jc w:val="left"/><w:rPr><w:kern w:val="0"/><w:szCs w:val="24"/><w:lang w:val="es-CO" w:eastAsia="en-US" w:bidi="ar-SA"/><w:del w:id="11628" w:author="Unknown Author" w:date="2026-10-30T04:17:53Z"></w:del></w:rPr></w:pPr><w:del w:id="11627" w:author="Unknown Author" w:date="2026-10-30T04:17:53Z"><w:r><w:rPr><w:kern w:val="0"/><w:szCs w:val="24"/><w:lang w:val="es-CO" w:eastAsia="en-US" w:bidi="ar-SA"/></w:rPr><w:delText>Definición de estrategias para la internacionalización</w:delText></w:r></w:del></w:p></w:tc><w:tc><w:tcPr><w:tcW w:w="1841" w:type="dxa"/><w:tcBorders></w:tcBorders></w:tcPr><w:p><w:pPr><w:pStyle w:val="Tabla9"/><w:widowControl/><w:jc w:val="left"/><w:rPr><w:kern w:val="0"/><w:szCs w:val="24"/><w:lang w:val="es-CO" w:eastAsia="en-US" w:bidi="ar-SA"/><w:del w:id="11630" w:author="Unknown Author" w:date="2026-10-30T04:17:53Z"></w:del></w:rPr></w:pPr><w:del w:id="11629" w:author="Unknown Author" w:date="2026-10-30T04:17:53Z"><w:r><w:rPr><w:kern w:val="0"/><w:szCs w:val="24"/><w:lang w:val="es-CO" w:eastAsia="en-US" w:bidi="ar-SA"/></w:rPr><w:delText>No ejecuta</w:delText></w:r></w:del></w:p></w:tc><w:tc><w:tcPr><w:tcW w:w="3764" w:type="dxa"/><w:tcBorders></w:tcBorders></w:tcPr><w:p><w:pPr><w:pStyle w:val="Tabla9"/><w:widowControl/><w:jc w:val="left"/><w:rPr><w:kern w:val="0"/><w:szCs w:val="24"/><w:lang w:val="es-CO" w:eastAsia="en-US" w:bidi="ar-SA"/><w:del w:id="11632" w:author="Unknown Author" w:date="2026-10-30T04:17:53Z"></w:del></w:rPr></w:pPr><w:del w:id="11631" w:author="Unknown Author" w:date="2026-10-30T04:17:53Z"><w:r><w:rPr><w:kern w:val="0"/><w:szCs w:val="24"/><w:lang w:val="es-CO" w:eastAsia="en-US" w:bidi="ar-SA"/></w:rPr><w:delText>La solución atiende a comités de tres departamentos. Los viajes internacionales presupuestados son de divulgación científica.</w:delText></w:r></w:del></w:p></w:tc></w:tr><w:tr><w:trPr><w:del w:id="11633" w:author="Unknown Author" w:date="2026-10-30T04:17:53Z"/><w:cantSplit w:val="true"/></w:trPr><w:tc><w:tcPr><w:tcW w:w="4349" w:type="dxa"/><w:tcBorders></w:tcBorders><w:shd w:color="auto" w:fill="F7F7F7" w:val="clear"/></w:tcPr><w:p><w:pPr><w:pStyle w:val="Tabla9"/><w:widowControl/><w:jc w:val="left"/><w:rPr><w:kern w:val="0"/><w:szCs w:val="24"/><w:lang w:val="es-CO" w:eastAsia="en-US" w:bidi="ar-SA"/><w:del w:id="11635" w:author="Unknown Author" w:date="2026-10-30T04:17:53Z"></w:del></w:rPr></w:pPr><w:del w:id="11634" w:author="Unknown Author" w:date="2026-10-30T04:17:53Z"><w:r><w:rPr><w:kern w:val="0"/><w:szCs w:val="24"/><w:lang w:val="es-CO" w:eastAsia="en-US" w:bidi="ar-SA"/></w:rPr><w:delText>Identificación de modelos de monetización de los activos de propiedad intelectual</w:delText></w:r></w:del></w:p></w:tc><w:tc><w:tcPr><w:tcW w:w="1841" w:type="dxa"/><w:tcBorders></w:tcBorders><w:shd w:color="auto" w:fill="F7F7F7" w:val="clear"/></w:tcPr><w:p><w:pPr><w:pStyle w:val="Tabla9"/><w:widowControl/><w:jc w:val="left"/><w:rPr><w:kern w:val="0"/><w:szCs w:val="24"/><w:lang w:val="es-CO" w:eastAsia="en-US" w:bidi="ar-SA"/><w:del w:id="11637" w:author="Unknown Author" w:date="2026-10-30T04:17:53Z"></w:del></w:rPr></w:pPr><w:del w:id="11636" w:author="Unknown Author" w:date="2026-10-30T04:17:53Z"><w:r><w:rPr><w:kern w:val="0"/><w:szCs w:val="24"/><w:lang w:val="es-CO" w:eastAsia="en-US" w:bidi="ar-SA"/></w:rPr><w:delText>No ejecuta</w:delText></w:r></w:del></w:p></w:tc><w:tc><w:tcPr><w:tcW w:w="3764" w:type="dxa"/><w:tcBorders></w:tcBorders><w:shd w:color="auto" w:fill="F7F7F7" w:val="clear"/></w:tcPr><w:p><w:pPr><w:pStyle w:val="Tabla9"/><w:widowControl/><w:jc w:val="left"/><w:rPr><w:kern w:val="0"/><w:szCs w:val="24"/><w:lang w:val="es-CO" w:eastAsia="en-US" w:bidi="ar-SA"/><w:del w:id="11639" w:author="Unknown Author" w:date="2026-10-30T04:17:53Z"></w:del></w:rPr></w:pPr><w:del w:id="11638" w:author="Unknown Author" w:date="2026-10-30T04:17:53Z"><w:r><w:rPr><w:kern w:val="0"/><w:szCs w:val="24"/><w:lang w:val="es-CO" w:eastAsia="en-US" w:bidi="ar-SA"/></w:rPr><w:delText>El proyecto no estima ingresos. La continuidad se apoya en convenios de custodia con partida.</w:delText></w:r></w:del></w:p></w:tc></w:tr><w:tr><w:trPr><w:del w:id="11640" w:author="Unknown Author" w:date="2026-10-30T04:17:53Z"/><w:cantSplit w:val="true"/></w:trPr><w:tc><w:tcPr><w:tcW w:w="4349" w:type="dxa"/><w:tcBorders></w:tcBorders></w:tcPr><w:p><w:pPr><w:pStyle w:val="Tabla9"/><w:widowControl/><w:jc w:val="left"/><w:rPr><w:kern w:val="0"/><w:szCs w:val="24"/><w:lang w:val="es-CO" w:eastAsia="en-US" w:bidi="ar-SA"/><w:del w:id="11642" w:author="Unknown Author" w:date="2026-10-30T04:17:53Z"></w:del></w:rPr></w:pPr><w:del w:id="11641" w:author="Unknown Author" w:date="2026-10-30T04:17:53Z"><w:r><w:rPr><w:kern w:val="0"/><w:szCs w:val="24"/><w:lang w:val="es-CO" w:eastAsia="en-US" w:bidi="ar-SA"/></w:rPr><w:delText>Identificación de nuevos desarrollos tecnológicos y negociación de su titularidad como activo de propiedad intelectual</w:delText></w:r></w:del></w:p></w:tc><w:tc><w:tcPr><w:tcW w:w="1841" w:type="dxa"/><w:tcBorders></w:tcBorders></w:tcPr><w:p><w:pPr><w:pStyle w:val="Tabla9"/><w:widowControl/><w:jc w:val="left"/><w:rPr><w:kern w:val="0"/><w:szCs w:val="24"/><w:lang w:val="es-CO" w:eastAsia="en-US" w:bidi="ar-SA"/><w:del w:id="11644" w:author="Unknown Author" w:date="2026-10-30T04:17:53Z"></w:del></w:rPr></w:pPr><w:del w:id="11643" w:author="Unknown Author" w:date="2026-10-30T04:17:53Z"><w:r><w:rPr><w:kern w:val="0"/><w:szCs w:val="24"/><w:lang w:val="es-CO" w:eastAsia="en-US" w:bidi="ar-SA"/></w:rPr><w:delText>Ejecuta en parte</w:delText></w:r></w:del></w:p></w:tc><w:tc><w:tcPr><w:tcW w:w="3764" w:type="dxa"/><w:tcBorders></w:tcBorders></w:tcPr><w:p><w:pPr><w:pStyle w:val="Tabla9"/><w:widowControl/><w:jc w:val="left"/><w:rPr><w:kern w:val="0"/><w:szCs w:val="24"/><w:lang w:val="es-CO" w:eastAsia="en-US" w:bidi="ar-SA"/><w:del w:id="11646" w:author="Unknown Author" w:date="2026-10-30T04:17:53Z"></w:del></w:rPr></w:pPr><w:del w:id="11645" w:author="Unknown Author" w:date="2026-10-30T04:17:53Z"><w:r><w:rPr><w:kern w:val="0"/><w:szCs w:val="24"/><w:lang w:val="es-CO" w:eastAsia="en-US" w:bidi="ar-SA"/></w:rPr><w:delText>El acuerdo de titularidad cubre los desarrollos del proyecto y sus mejoras. No formula desarrollos nuevos.</w:delText></w:r></w:del></w:p></w:tc></w:tr><w:tr><w:trPr><w:del w:id="11647" w:author="Unknown Author" w:date="2026-10-30T04:17:53Z"/><w:cantSplit w:val="true"/></w:trPr><w:tc><w:tcPr><w:tcW w:w="4349" w:type="dxa"/><w:tcBorders><w:bottom w:val="single" w:sz="12" w:space="0" w:color="2A3439"/></w:tcBorders><w:shd w:color="auto" w:fill="F7F7F7" w:val="clear"/></w:tcPr><w:p><w:pPr><w:pStyle w:val="Tabla9"/><w:keepNext w:val="true"/><w:widowControl/><w:jc w:val="left"/><w:rPr><w:kern w:val="0"/><w:szCs w:val="24"/><w:lang w:val="es-CO" w:eastAsia="en-US" w:bidi="ar-SA"/><w:del w:id="11649" w:author="Unknown Author" w:date="2026-10-30T04:17:53Z"></w:del></w:rPr></w:pPr><w:del w:id="11648" w:author="Unknown Author" w:date="2026-10-30T04:17:53Z"><w:r><w:rPr><w:kern w:val="0"/><w:szCs w:val="24"/><w:lang w:val="es-CO" w:eastAsia="en-US" w:bidi="ar-SA"/></w:rPr><w:delText>Otras actividades debidamente justificadas</w:delText></w:r></w:del></w:p></w:tc><w:tc><w:tcPr><w:tcW w:w="1841" w:type="dxa"/><w:tcBorders><w:bottom w:val="single" w:sz="12" w:space="0" w:color="2A3439"/></w:tcBorders><w:shd w:color="auto" w:fill="F7F7F7" w:val="clear"/></w:tcPr><w:p><w:pPr><w:pStyle w:val="Tabla9"/><w:keepNext w:val="true"/><w:widowControl/><w:jc w:val="left"/><w:rPr><w:kern w:val="0"/><w:szCs w:val="24"/><w:lang w:val="es-CO" w:eastAsia="en-US" w:bidi="ar-SA"/><w:del w:id="11651" w:author="Unknown Author" w:date="2026-10-30T04:17:53Z"></w:del></w:rPr></w:pPr><w:del w:id="11650" w:author="Unknown Author" w:date="2026-10-30T04:17:53Z"><w:r><w:rPr><w:kern w:val="0"/><w:szCs w:val="24"/><w:lang w:val="es-CO" w:eastAsia="en-US" w:bidi="ar-SA"/></w:rPr><w:delText>Ejecuta</w:delText></w:r></w:del></w:p></w:tc><w:tc><w:tcPr><w:tcW w:w="3764" w:type="dxa"/><w:tcBorders><w:bottom w:val="single" w:sz="12" w:space="0" w:color="2A3439"/></w:tcBorders><w:shd w:color="auto" w:fill="F7F7F7" w:val="clear"/></w:tcPr><w:p><w:pPr><w:pStyle w:val="Tabla9"/><w:keepNext w:val="true"/><w:widowControl/><w:jc w:val="left"/><w:rPr><w:kern w:val="0"/><w:szCs w:val="24"/><w:lang w:val="es-CO" w:eastAsia="en-US" w:bidi="ar-SA"/><w:del w:id="11653" w:author="Unknown Author" w:date="2026-10-30T04:17:53Z"></w:del></w:rPr></w:pPr><w:del w:id="11652" w:author="Unknown Author" w:date="2026-10-30T04:17:53Z"><w:r><w:rPr><w:kern w:val="0"/><w:szCs w:val="24"/><w:lang w:val="es-CO" w:eastAsia="en-US" w:bidi="ar-SA"/></w:rPr><w:delText>Formación y soporte a las entidades custodias por tramo y participación de los jóvenes investigadores en el Plan.</w:delText></w:r></w:del></w:p></w:tc></w:tr></w:tbl><w:p><w:pPr><w:pStyle w:val="TablaNota"/><w:rPr></w:rPr></w:pPr><w:r><w:rPr><w:i/><w:iCs/></w:rPr><w:t>Nota.</w:t></w:r><w:r><w:rPr></w:rPr><w:t xml:space="preserve"> Elaboración propia con el listado de actividades de transferencia del Anexo 2 de los TdR. Tratamiento: ejecuta, ejecuta en parte o no ejecuta. DNDA: Dirección Nacional de Derecho de Autor.</w:t></w:r></w:p><w:p><w:pPr><w:pStyle w:val="BodyText"/><w:rPr></w:rPr></w:pPr><w:r><w:rPr></w:rPr><w:t>La tabla separa tres tratamientos. El proyecto ejecuta ocho categorías completas y seis en parte. No ejecuta cuatro. Las cuatro omitidas orientan el resultado hacia la venta, el mercado o la monetización, y el proyecto no depende de esa vía. Las notas del Anexo 2 aclaran que la creación de empresas de base científico-tecnológica no es la única modalidad de transferencia. Cada proyecto define la alternativa más adecuada a su madurez. Para este proyecto esa alternativa es la custodia institucional con licencia de uso. Chesbrough (2003) describe rutas externas hacia el mercado, como el licenciamiento, para las tecnologías que una organización no explota por sí misma. El proyecto adopta ese razonamiento para el software, que cede en uso a las entidades custodias.</w:t></w:r></w:p><w:p><w:pPr><w:pStyle w:val="BodyText"/><w:rPr></w:rPr></w:pPr><w:bookmarkStart w:id="206" w:name="actividades-de-transferencia-previstas"/><w:r><w:rPr></w:rPr><w:t>Las mismas notas excluyen como evidencia de transferencia a las publicaciones, los eventos y las piezas de divulgación. Por eso el proyecto no cuenta como evidencia de transferencia sus nueve documentos de investigación, sus 5.000 cartillas ni sus jornadas públicas. La evidencia es el acta de entrega firmada por la entidad custodia, con inventario y condición de recepción cumplida.</w:t></w:r><w:bookmarkEnd w:id="206"/></w:p><w:p><w:pPr><w:pStyle w:val="Heading2"/><w:rPr></w:rPr></w:pPr><w:bookmarkStart w:id="207" w:name="Xebc480b37e73dee809dc9a95cb07b402b924b61"/><w:r><w:rPr></w:rPr><w:t>18. 1 PLAN DE TRANSFERENCIA, ADOPCIÓN Y VALORACIÓN TECNOLÓGICA DEL CONOCIMIENTO</w:t></w:r></w:p><w:p><w:pPr><w:pStyle w:val="FirstParagraph"/><w:rPr></w:rPr></w:pPr><w:r><w:rPr></w:rPr><w:t>El Plan se articula con los objetivos, las actividades, el cronograma y el presupuesto del proyecto. Cada objetivo específico aporta un componente transferible. El primero produce el protocolo de calibración, el modelo de corrección, las series de datos de colocalización y el informe de validación del gemelo predictivo. El segundo produce la red de nodos y gateways, la plataforma con el gemelo digital y el tablero, y el laboratorio de modelación. El tercero produce el protocolo de alerta, el protocolo de evaluación previa de demolición, la formación y los convenios de custodia. Los hitos de transferencia coinciden con las compuertas del proyecto. El protocolo y las series se entregan en la compuerta C1 (mes 12). La operación con custodia se entrega en la compuerta C3 (mes 24).</w:t></w:r></w:p><w:p><w:pPr><w:pStyle w:val="BodyText"/><w:rPr></w:rPr></w:pPr><w:r><w:rPr></w:rPr><w:t xml:space="preserve">Ocho actividades del cronograma sostienen el Plan. La actividad 1.4 valida el modelo de corrección y decide en la compuerta C1. La actividad 1.5 decide en la compuerta C2 con el desempeño por </w:t></w:r><w:ins w:id="11654" w:author="Unknown Author" w:date="2026-10-30T04:17:53Z"><w:r><w:rPr></w:rPr><w:t>municipio</w:t></w:r></w:ins><w:del w:id="11655" w:author="Unknown Author" w:date="2026-10-30T04:17:53Z"><w:r><w:rPr></w:rPr><w:delText>departamento</w:delText></w:r></w:del><w:r><w:rPr></w:rPr><w:t xml:space="preserve">. La actividad 1.6 ejecuta el ensayo independiente que evidencia el TRL 8. La actividad 1.7 valida el gemelo predictivo con eventos reales. La actividad 3.2 pone el tablero en uso con los </w:t></w:r><w:ins w:id="11656" w:author="Unknown Author" w:date="2026-10-30T04:17:53Z"><w:r><w:rPr></w:rPr><w:t>consejos</w:t></w:r></w:ins><w:del w:id="11657" w:author="Unknown Author" w:date="2026-10-30T04:17:53Z"><w:r><w:rPr></w:rPr><w:delText>comités</w:delText></w:r></w:del><w:r><w:rPr></w:rPr><w:t>. La actividad 3.3 forma a las entidades custodias y firma los convenios por tramo entre los meses 17 y 20. La actividad 3.4 transfiere, cierra y evalúa en los meses 23 y 24. La actividad 3.5 adopta el protocolo de evaluación previa y transfiere el laboratorio entre los meses 21 y 24.</w:t></w:r></w:p><w:p><w:pPr><w:pStyle w:val="BodyText"/><w:rPr></w:rPr></w:pPr><w:r><w:rPr></w:rPr><w:t xml:space="preserve">La gerencia del proyecto coordina el Plan y el comité directivo decide en cada hito. El comité reúne a los cuatro integrantes de la alianza. Es una propuesta de gobernanza que debe coincidir con la carta de aval del Anexo 1. Los integrantes son la </w:t></w:r><w:ins w:id="11658" w:author="Unknown Author" w:date="2026-10-30T04:17:53Z"><w:r><w:rPr></w:rPr><w:t>Universidad Santo Tomás, sede Villavicencio, los municipios de Manizales y de Calarcá y Avanciencia</w:t></w:r></w:ins><w:del w:id="11659" w:author="Unknown Author" w:date="2026-10-30T04:17:53Z"><w:r><w:rPr></w:rPr><w:delText>universidad proponente, el municipio aliado, un actor del Sistema Nacional de Ciencia, Tecnología e Innovación (SNCTI) y la empresa tecnológica</w:delText></w:r></w:del><w:r><w:rPr></w:rPr><w:t xml:space="preserve">. La universidad es </w:t></w:r><w:ins w:id="11660" w:author="Unknown Author" w:date="2026-10-30T04:17:53Z"><w:r><w:rPr></w:rPr><w:t xml:space="preserve">la entidad proponente y ejecutora. Coordina </w:t></w:r></w:ins><w:del w:id="11661" w:author="Unknown Author" w:date="2026-10-30T04:17:53Z"><w:r><w:rPr></w:rPr><w:delText xml:space="preserve">una institución de educación superior (IES), coordina </w:delText></w:r></w:del><w:r><w:rPr></w:rPr><w:t xml:space="preserve">el proyecto, lidera </w:t></w:r><w:ins w:id="11662" w:author="Unknown Author" w:date="2026-10-30T04:17:53Z"><w:r><w:rPr></w:rPr><w:t>los objetivos específicos 1 y 2 (OE1 y OE2</w:t></w:r></w:ins><w:del w:id="11663" w:author="Unknown Author" w:date="2026-10-30T04:17:53Z"><w:r><w:rPr></w:rPr><w:delText>el objetivo específico 1 (OE1</w:delText></w:r></w:del><w:r><w:rPr></w:rPr><w:t xml:space="preserve">) y valida el laboratorio de modelación. </w:t></w:r><w:ins w:id="11664" w:author="Unknown Author" w:date="2026-10-30T04:17:53Z"><w:r><w:rPr></w:rPr><w:t xml:space="preserve">Los municipios lideran el uso institucional del </w:t></w:r></w:ins><w:del w:id="11665" w:author="Unknown Author" w:date="2026-10-30T04:17:53Z"><w:r><w:rPr></w:rPr><w:delText xml:space="preserve">La empresa lidera el </w:delText></w:r></w:del><w:r><w:rPr></w:rPr><w:t xml:space="preserve">objetivo específico </w:t></w:r><w:ins w:id="11666" w:author="Unknown Author" w:date="2026-10-30T04:17:53Z"><w:r><w:rPr></w:rPr><w:t>3 (OE3</w:t></w:r></w:ins><w:del w:id="11667" w:author="Unknown Author" w:date="2026-10-30T04:17:53Z"><w:r><w:rPr></w:rPr><w:delText>2 (OE2</w:delText></w:r></w:del><w:r><w:rPr></w:rPr><w:t xml:space="preserve">) en </w:t></w:r><w:ins w:id="11668" w:author="Unknown Author" w:date="2026-10-30T04:17:53Z"><w:r><w:rPr></w:rPr><w:t>su jurisdicción. Avanciencia es una oficina de transferencia de resultados de investigación (OTRI) y gestiona este Plan. Participa</w:t></w:r></w:ins><w:del w:id="11669" w:author="Unknown Author" w:date="2026-10-30T04:17:53Z"><w:r><w:rPr></w:rPr><w:delText>la red y la plataforma. El municipio lidera el uso institucional del objetivo específico 3 (OE3). El actor del SNCTI participa</w:delText></w:r></w:del><w:r><w:rPr></w:rPr><w:t xml:space="preserve"> en las actividades 1.1, 1.2, 1.4, 1.6, 3.3 y 3.4</w:t></w:r><w:ins w:id="11670" w:author="Unknown Author" w:date="2026-10-30T04:17:53Z"><w:r><w:rPr></w:rPr><w:t xml:space="preserve"> con vigilancia tecnológica, propiedad intelectual, valoración y convenios</w:t></w:r></w:ins><w:del w:id="11671" w:author="Unknown Author" w:date="2026-10-30T04:17:53Z"><w:r><w:rPr></w:rPr><w:delText>. Asume además la custodia científica del repositorio de datos</w:delText></w:r></w:del><w:r><w:rPr></w:rPr><w:t xml:space="preserve">. El profesional de convenios y custodia prepara los acuerdos </w:t></w:r><w:ins w:id="11672" w:author="Unknown Author" w:date="2026-10-30T04:17:53Z"><w:r><w:rPr></w:rPr><w:t>con Avanciencia</w:t></w:r></w:ins><w:del w:id="11673" w:author="Unknown Author" w:date="2026-10-30T04:17:53Z"><w:r><w:rPr></w:rPr><w:delText>y los convenios</w:delText></w:r></w:del><w:r><w:rPr></w:rPr><w:t xml:space="preserve">. El especialista en metrología y calibración responde por la entrega del protocolo y de las series de datos. El personal de software y nube responde por la entrega de la plataforma. Cada integrante designa un responsable institucional </w:t></w:r><w:r><w:rPr><w:color w:val="00B050"/></w:rPr><w:t>[Diligenciar: responsable institucional de cada integrante de la alianza]</w:t></w:r><w:r><w:rPr></w:rPr><w:t>.</w:t></w:r></w:p><w:p><w:pPr><w:pStyle w:val="BodyText"/><w:rPr></w:rPr></w:pPr><w:r><w:rPr></w:rPr><w:t>Los seis jóvenes investigadores participan en el Plan, como exige el numeral 9 de los TdR. Su aporte consta de tres tareas: inventariar los resultados transferibles, documentar el protocolo y las series de datos, y apoyar la formación. La cohorte A, de los meses 1 a 12, documenta el piloto del tramo 1 que alimenta la entrega del mes 12. La cohorte B, de los meses 13 a 24, documenta los tramos 2 y 3 y apoya las entregas de los meses 18 y 24. Cada joven produce además un artículo y un producto de divulgación pública de la ciencia. Esos productos complementan el Plan y no sustituyen su evidencia. La persona en estancia posdoctoral entrega un informe técnico final. Ese informe sirve de base para la documentación técnica de las entidades custodias (propuesta de formulación).</w:t></w:r></w:p><w:p><w:pPr><w:pStyle w:val="BodyText"/><w:rPr></w:rPr></w:pPr><w:bookmarkStart w:id="208" w:name="Xebc480b37e73dee809dc9a95cb07b402b924b61"/><w:r><w:rPr></w:rPr><w:t>El Plan responde a la evidencia de madurez que el proyecto compromete. El piso de TRL 7 se alcanza en el mes 19, cuando están instalados los 100 nodos y los 10 gateways. El TRL 8 se evidencia con el ensayo independiente y la evaluación externa del mes 23 (hito H7). El Plan se actualiza en cada compuerta con los resultados obtenidos. La actualización ajusta acuerdos y condiciones de recepción. No reduce el alcance de 100 nodos y 10 gateways.</w:t></w:r><w:bookmarkEnd w:id="208"/></w:p><w:p><w:pPr><w:pStyle w:val="Heading2"/><w:rPr></w:rPr></w:pPr><w:bookmarkStart w:id="209" w:name="X978ab04e45886d249db09f89c42a4bd7172612c"/><w:r><w:rPr></w:rPr><w:t>18. 2 RESULTADOS, USUARIOS Y OPORTUNIDADES DE TRANSFERENCIA</w:t></w:r></w:p><w:p><w:pPr><w:pStyle w:val="FirstParagraph"/><w:rPr></w:rPr></w:pPr><w:r><w:rPr></w:rPr><w:t>El proyecto identifica diez resultados con potencial de uso, aplicación o transferencia. La Tabla 18.2 los relaciona con su potencial de uso, sus usuarios, su oportunidad de transferencia y su activo de propiedad intelectual. Los usuarios son preliminares y se confirman en el co-diseño de los meses 3 a 9.</w:t></w:r></w:p><w:p><w:pPr><w:pStyle w:val="TablaRotulo"/><w:rPr></w:rPr></w:pPr><w:bookmarkStart w:id="210" w:name="rot_Tabla_18_2"/><w:r><w:rPr><w:b/><w:bCs/></w:rPr><w:t>Tabla 18.2</w:t></w:r><w:bookmarkEnd w:id="210"/></w:p><w:p><w:pPr><w:pStyle w:val="TablaTitulo"/><w:rPr></w:rPr></w:pPr><w:r><w:rPr><w:i/><w:iCs/></w:rPr><w:t>Resultados con potencial de transferencia, usuarios, oportunidades y activos de propiedad intelectual</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990"/><w:gridCol w:w="1908"/><w:gridCol w:w="2239"/><w:gridCol w:w="2075"/><w:gridCol w:w="1742"/></w:tblGrid><w:tr><w:trPr><w:tblHeader w:val="true"/><w:ins w:id="11674" w:author="Unknown Author" w:date="2026-10-30T04:17:53Z"/><w:cantSplit w:val="true"/></w:trPr><w:tc><w:tcPr><w:tcW w:w="199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1676" w:author="Unknown Author" w:date="2026-10-30T04:17:53Z"></w:ins></w:rPr></w:pPr><w:ins w:id="11675" w:author="Unknown Author" w:date="2026-10-30T04:17:53Z"><w:r><w:rPr><w:b/><w:kern w:val="0"/><w:szCs w:val="24"/><w:lang w:val="es-CO" w:eastAsia="en-US" w:bidi="ar-SA"/></w:rPr><w:t>Resultado / conocimiento / tecnología</w:t></w:r></w:ins></w:p></w:tc><w:tc><w:tcPr><w:tcW w:w="190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1678" w:author="Unknown Author" w:date="2026-10-30T04:17:53Z"></w:ins></w:rPr></w:pPr><w:ins w:id="11677" w:author="Unknown Author" w:date="2026-10-30T04:17:53Z"><w:r><w:rPr><w:b/><w:kern w:val="0"/><w:szCs w:val="24"/><w:lang w:val="es-CO" w:eastAsia="en-US" w:bidi="ar-SA"/></w:rPr><w:t>Potencial de uso o aplicación</w:t></w:r></w:ins></w:p></w:tc><w:tc><w:tcPr><w:tcW w:w="223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1680" w:author="Unknown Author" w:date="2026-10-30T04:17:53Z"></w:ins></w:rPr></w:pPr><w:ins w:id="11679" w:author="Unknown Author" w:date="2026-10-30T04:17:53Z"><w:r><w:rPr><w:b/><w:kern w:val="0"/><w:szCs w:val="24"/><w:lang w:val="es-CO" w:eastAsia="en-US" w:bidi="ar-SA"/></w:rPr><w:t>Usuario, beneficiario o receptor potencial</w:t></w:r></w:ins></w:p></w:tc><w:tc><w:tcPr><w:tcW w:w="207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1682" w:author="Unknown Author" w:date="2026-10-30T04:17:53Z"></w:ins></w:rPr></w:pPr><w:ins w:id="11681" w:author="Unknown Author" w:date="2026-10-30T04:17:53Z"><w:r><w:rPr><w:b/><w:kern w:val="0"/><w:szCs w:val="24"/><w:lang w:val="es-CO" w:eastAsia="en-US" w:bidi="ar-SA"/></w:rPr><w:t>Oportunidad de aprovechamiento / transferencia</w:t></w:r></w:ins></w:p></w:tc><w:tc><w:tcPr><w:tcW w:w="174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1684" w:author="Unknown Author" w:date="2026-10-30T04:17:53Z"></w:ins></w:rPr></w:pPr><w:ins w:id="11683" w:author="Unknown Author" w:date="2026-10-30T04:17:53Z"><w:r><w:rPr><w:b/><w:kern w:val="0"/><w:szCs w:val="24"/><w:lang w:val="es-CO" w:eastAsia="en-US" w:bidi="ar-SA"/></w:rPr><w:t>Activo de propiedad intelectual (si aplica)</w:t></w:r></w:ins></w:p></w:tc></w:tr><w:tr><w:trPr><w:ins w:id="11685" w:author="Unknown Author" w:date="2026-10-30T04:17:53Z"/><w:cantSplit w:val="true"/></w:trPr><w:tc><w:tcPr><w:tcW w:w="1990" w:type="dxa"/><w:tcBorders></w:tcBorders></w:tcPr><w:p><w:pPr><w:pStyle w:val="Tabla9"/><w:widowControl/><w:jc w:val="left"/><w:rPr><w:kern w:val="0"/><w:szCs w:val="24"/><w:lang w:val="es-CO" w:eastAsia="en-US" w:bidi="ar-SA"/><w:ins w:id="11687" w:author="Unknown Author" w:date="2026-10-30T04:17:53Z"></w:ins></w:rPr></w:pPr><w:ins w:id="11686" w:author="Unknown Author" w:date="2026-10-30T04:17:53Z"><w:r><w:rPr><w:kern w:val="0"/><w:szCs w:val="24"/><w:lang w:val="es-CO" w:eastAsia="en-US" w:bidi="ar-SA"/></w:rPr><w:t>Modelo de corrección de PM2,5 y PM10 aplicado en el gateway</w:t></w:r></w:ins></w:p></w:tc><w:tc><w:tcPr><w:tcW w:w="1908" w:type="dxa"/><w:tcBorders></w:tcBorders></w:tcPr><w:p><w:pPr><w:pStyle w:val="Tabla9"/><w:widowControl/><w:jc w:val="left"/><w:rPr><w:kern w:val="0"/><w:szCs w:val="24"/><w:lang w:val="es-CO" w:eastAsia="en-US" w:bidi="ar-SA"/><w:ins w:id="11689" w:author="Unknown Author" w:date="2026-10-30T04:17:53Z"></w:ins></w:rPr></w:pPr><w:ins w:id="11688" w:author="Unknown Author" w:date="2026-10-30T04:17:53Z"><w:r><w:rPr><w:kern w:val="0"/><w:szCs w:val="24"/><w:lang w:val="es-CO" w:eastAsia="en-US" w:bidi="ar-SA"/></w:rPr><w:t>Corregir en el sitio la interferencia de humedad y de fracción gruesa; meta de R² ≥ 0,70 y NRMSE ≤ 30 % frente a la referencia</w:t></w:r></w:ins></w:p></w:tc><w:tc><w:tcPr><w:tcW w:w="2239" w:type="dxa"/><w:tcBorders></w:tcBorders></w:tcPr><w:p><w:pPr><w:pStyle w:val="Tabla9"/><w:widowControl/><w:jc w:val="left"/><w:rPr><w:kern w:val="0"/><w:szCs w:val="24"/><w:lang w:val="es-CO" w:eastAsia="en-US" w:bidi="ar-SA"/><w:ins w:id="11691" w:author="Unknown Author" w:date="2026-10-30T04:17:53Z"></w:ins></w:rPr></w:pPr><w:ins w:id="11690" w:author="Unknown Author" w:date="2026-10-30T04:17:53Z"><w:r><w:rPr><w:kern w:val="0"/><w:szCs w:val="24"/><w:lang w:val="es-CO" w:eastAsia="en-US" w:bidi="ar-SA"/></w:rPr><w:t>Autoridades ambientales, consejos de gestión del riesgo y redes de sensores de bajo costo</w:t></w:r></w:ins></w:p></w:tc><w:tc><w:tcPr><w:tcW w:w="2075" w:type="dxa"/><w:tcBorders></w:tcBorders></w:tcPr><w:p><w:pPr><w:pStyle w:val="Tabla9"/><w:widowControl/><w:jc w:val="left"/><w:rPr><w:kern w:val="0"/><w:szCs w:val="24"/><w:lang w:val="es-CO" w:eastAsia="en-US" w:bidi="ar-SA"/><w:ins w:id="11693" w:author="Unknown Author" w:date="2026-10-30T04:17:53Z"></w:ins></w:rPr></w:pPr><w:ins w:id="11692" w:author="Unknown Author" w:date="2026-10-30T04:17:53Z"><w:r><w:rPr><w:kern w:val="0"/><w:szCs w:val="24"/><w:lang w:val="es-CO" w:eastAsia="en-US" w:bidi="ar-SA"/></w:rPr><w:t>Entrega a una entidad custodia técnica con licencia de uso y publicación de la metodología</w:t></w:r></w:ins></w:p></w:tc><w:tc><w:tcPr><w:tcW w:w="1742" w:type="dxa"/><w:tcBorders></w:tcBorders></w:tcPr><w:p><w:pPr><w:pStyle w:val="Tabla9"/><w:widowControl/><w:jc w:val="left"/><w:rPr><w:kern w:val="0"/><w:szCs w:val="24"/><w:lang w:val="es-CO" w:eastAsia="en-US" w:bidi="ar-SA"/><w:ins w:id="11695" w:author="Unknown Author" w:date="2026-10-30T04:17:53Z"></w:ins></w:rPr></w:pPr><w:ins w:id="11694" w:author="Unknown Author" w:date="2026-10-30T04:17:53Z"><w:r><w:rPr><w:kern w:val="0"/><w:szCs w:val="24"/><w:lang w:val="es-CO" w:eastAsia="en-US" w:bidi="ar-SA"/></w:rPr><w:t>Software registrable ante la DNDA; titularidad por acuerdo entre las partes</w:t></w:r></w:ins></w:p></w:tc></w:tr><w:tr><w:trPr><w:ins w:id="11696" w:author="Unknown Author" w:date="2026-10-30T04:17:53Z"/><w:cantSplit w:val="true"/></w:trPr><w:tc><w:tcPr><w:tcW w:w="1990" w:type="dxa"/><w:tcBorders></w:tcBorders><w:shd w:color="auto" w:fill="F7F7F7" w:val="clear"/></w:tcPr><w:p><w:pPr><w:pStyle w:val="Tabla9"/><w:widowControl/><w:jc w:val="left"/><w:rPr><w:kern w:val="0"/><w:szCs w:val="24"/><w:lang w:val="es-CO" w:eastAsia="en-US" w:bidi="ar-SA"/><w:ins w:id="11698" w:author="Unknown Author" w:date="2026-10-30T04:17:53Z"></w:ins></w:rPr></w:pPr><w:ins w:id="11697" w:author="Unknown Author" w:date="2026-10-30T04:17:53Z"><w:r><w:rPr><w:kern w:val="0"/><w:szCs w:val="24"/><w:lang w:val="es-CO" w:eastAsia="en-US" w:bidi="ar-SA"/></w:rPr><w:t>Protocolo de colocalización y calibración</w:t></w:r></w:ins></w:p></w:tc><w:tc><w:tcPr><w:tcW w:w="1908" w:type="dxa"/><w:tcBorders></w:tcBorders><w:shd w:color="auto" w:fill="F7F7F7" w:val="clear"/></w:tcPr><w:p><w:pPr><w:pStyle w:val="Tabla9"/><w:widowControl/><w:jc w:val="left"/><w:rPr><w:kern w:val="0"/><w:szCs w:val="24"/><w:lang w:val="es-CO" w:eastAsia="en-US" w:bidi="ar-SA"/><w:ins w:id="11700" w:author="Unknown Author" w:date="2026-10-30T04:17:53Z"></w:ins></w:rPr></w:pPr><w:ins w:id="11699" w:author="Unknown Author" w:date="2026-10-30T04:17:53Z"><w:r><w:rPr><w:kern w:val="0"/><w:szCs w:val="24"/><w:lang w:val="es-CO" w:eastAsia="en-US" w:bidi="ar-SA"/></w:rPr><w:t>Verificar sensores de bajo costo frente a un monitor gravimétrico de referencia</w:t></w:r></w:ins></w:p></w:tc><w:tc><w:tcPr><w:tcW w:w="2239" w:type="dxa"/><w:tcBorders></w:tcBorders><w:shd w:color="auto" w:fill="F7F7F7" w:val="clear"/></w:tcPr><w:p><w:pPr><w:pStyle w:val="Tabla9"/><w:widowControl/><w:jc w:val="left"/><w:rPr><w:kern w:val="0"/><w:szCs w:val="24"/><w:lang w:val="es-CO" w:eastAsia="en-US" w:bidi="ar-SA"/><w:ins w:id="11702" w:author="Unknown Author" w:date="2026-10-30T04:17:53Z"></w:ins></w:rPr></w:pPr><w:ins w:id="11701" w:author="Unknown Author" w:date="2026-10-30T04:17:53Z"><w:r><w:rPr><w:kern w:val="0"/><w:szCs w:val="24"/><w:lang w:val="es-CO" w:eastAsia="en-US" w:bidi="ar-SA"/></w:rPr><w:t>Autoridad ambiental regional, laboratorios y entidades que compran sensores</w:t></w:r></w:ins></w:p></w:tc><w:tc><w:tcPr><w:tcW w:w="2075" w:type="dxa"/><w:tcBorders></w:tcBorders><w:shd w:color="auto" w:fill="F7F7F7" w:val="clear"/></w:tcPr><w:p><w:pPr><w:pStyle w:val="Tabla9"/><w:widowControl/><w:jc w:val="left"/><w:rPr><w:kern w:val="0"/><w:szCs w:val="24"/><w:lang w:val="es-CO" w:eastAsia="en-US" w:bidi="ar-SA"/><w:ins w:id="11704" w:author="Unknown Author" w:date="2026-10-30T04:17:53Z"></w:ins></w:rPr></w:pPr><w:ins w:id="11703" w:author="Unknown Author" w:date="2026-10-30T04:17:53Z"><w:r><w:rPr><w:kern w:val="0"/><w:szCs w:val="24"/><w:lang w:val="es-CO" w:eastAsia="en-US" w:bidi="ar-SA"/></w:rPr><w:t>Publicación abierta, formación y réplica opcional por terceros</w:t></w:r></w:ins></w:p></w:tc><w:tc><w:tcPr><w:tcW w:w="1742" w:type="dxa"/><w:tcBorders></w:tcBorders><w:shd w:color="auto" w:fill="F7F7F7" w:val="clear"/></w:tcPr><w:p><w:pPr><w:pStyle w:val="Tabla9"/><w:widowControl/><w:jc w:val="left"/><w:rPr><w:kern w:val="0"/><w:szCs w:val="24"/><w:lang w:val="es-CO" w:eastAsia="en-US" w:bidi="ar-SA"/><w:ins w:id="11706" w:author="Unknown Author" w:date="2026-10-30T04:17:53Z"></w:ins></w:rPr></w:pPr><w:ins w:id="11705" w:author="Unknown Author" w:date="2026-10-30T04:17:53Z"><w:r><w:rPr><w:kern w:val="0"/><w:szCs w:val="24"/><w:lang w:val="es-CO" w:eastAsia="en-US" w:bidi="ar-SA"/></w:rPr><w:t>Diseño del protocolo y know-how; sin registro, con licencia de publicación</w:t></w:r></w:ins></w:p></w:tc></w:tr><w:tr><w:trPr><w:ins w:id="11707" w:author="Unknown Author" w:date="2026-10-30T04:17:53Z"/><w:cantSplit w:val="true"/></w:trPr><w:tc><w:tcPr><w:tcW w:w="1990" w:type="dxa"/><w:tcBorders></w:tcBorders></w:tcPr><w:p><w:pPr><w:pStyle w:val="Tabla9"/><w:widowControl/><w:jc w:val="left"/><w:rPr><w:kern w:val="0"/><w:szCs w:val="24"/><w:lang w:val="es-CO" w:eastAsia="en-US" w:bidi="ar-SA"/><w:ins w:id="11709" w:author="Unknown Author" w:date="2026-10-30T04:17:53Z"></w:ins></w:rPr></w:pPr><w:ins w:id="11708" w:author="Unknown Author" w:date="2026-10-30T04:17:53Z"><w:r><w:rPr><w:kern w:val="0"/><w:szCs w:val="24"/><w:lang w:val="es-CO" w:eastAsia="en-US" w:bidi="ar-SA"/></w:rPr><w:t>Series de datos de colocalización y de la red</w:t></w:r></w:ins></w:p></w:tc><w:tc><w:tcPr><w:tcW w:w="1908" w:type="dxa"/><w:tcBorders></w:tcBorders></w:tcPr><w:p><w:pPr><w:pStyle w:val="Tabla9"/><w:widowControl/><w:jc w:val="left"/><w:rPr><w:kern w:val="0"/><w:szCs w:val="24"/><w:lang w:val="es-CO" w:eastAsia="en-US" w:bidi="ar-SA"/><w:ins w:id="11711" w:author="Unknown Author" w:date="2026-10-30T04:17:53Z"></w:ins></w:rPr></w:pPr><w:ins w:id="11710" w:author="Unknown Author" w:date="2026-10-30T04:17:53Z"><w:r><w:rPr><w:kern w:val="0"/><w:szCs w:val="24"/><w:lang w:val="es-CO" w:eastAsia="en-US" w:bidi="ar-SA"/></w:rPr><w:t>Evaluar el desempeño de los sensores y entrenar nuevos modelos</w:t></w:r></w:ins></w:p></w:tc><w:tc><w:tcPr><w:tcW w:w="2239" w:type="dxa"/><w:tcBorders></w:tcBorders></w:tcPr><w:p><w:pPr><w:pStyle w:val="Tabla9"/><w:widowControl/><w:jc w:val="left"/><w:rPr><w:kern w:val="0"/><w:szCs w:val="24"/><w:lang w:val="es-CO" w:eastAsia="en-US" w:bidi="ar-SA"/><w:ins w:id="11713" w:author="Unknown Author" w:date="2026-10-30T04:17:53Z"></w:ins></w:rPr></w:pPr><w:ins w:id="11712" w:author="Unknown Author" w:date="2026-10-30T04:17:53Z"><w:r><w:rPr><w:kern w:val="0"/><w:szCs w:val="24"/><w:lang w:val="es-CO" w:eastAsia="en-US" w:bidi="ar-SA"/></w:rPr><w:t>Academia, Universidad Santo Tomás (custodia del repositorio), autoridades ambientales y consejos</w:t></w:r></w:ins></w:p></w:tc><w:tc><w:tcPr><w:tcW w:w="2075" w:type="dxa"/><w:tcBorders></w:tcBorders></w:tcPr><w:p><w:pPr><w:pStyle w:val="Tabla9"/><w:widowControl/><w:jc w:val="left"/><w:rPr><w:kern w:val="0"/><w:szCs w:val="24"/><w:lang w:val="es-CO" w:eastAsia="en-US" w:bidi="ar-SA"/><w:ins w:id="11715" w:author="Unknown Author" w:date="2026-10-30T04:17:53Z"></w:ins></w:rPr></w:pPr><w:ins w:id="11714" w:author="Unknown Author" w:date="2026-10-30T04:17:53Z"><w:r><w:rPr><w:kern w:val="0"/><w:szCs w:val="24"/><w:lang w:val="es-CO" w:eastAsia="en-US" w:bidi="ar-SA"/></w:rPr><w:t>Apertura bajo licencia de datos, con reserva de los datos personales</w:t></w:r></w:ins></w:p></w:tc><w:tc><w:tcPr><w:tcW w:w="1742" w:type="dxa"/><w:tcBorders></w:tcBorders></w:tcPr><w:p><w:pPr><w:pStyle w:val="Tabla9"/><w:widowControl/><w:jc w:val="left"/><w:rPr><w:kern w:val="0"/><w:szCs w:val="24"/><w:lang w:val="es-CO" w:eastAsia="en-US" w:bidi="ar-SA"/><w:ins w:id="11717" w:author="Unknown Author" w:date="2026-10-30T04:17:53Z"></w:ins></w:rPr></w:pPr><w:ins w:id="11716" w:author="Unknown Author" w:date="2026-10-30T04:17:53Z"><w:r><w:rPr><w:kern w:val="0"/><w:szCs w:val="24"/><w:lang w:val="es-CO" w:eastAsia="en-US" w:bidi="ar-SA"/></w:rPr><w:t>Base de datos; registro ante la DNDA cuando aplique</w:t></w:r></w:ins></w:p></w:tc></w:tr><w:tr><w:trPr><w:ins w:id="11718" w:author="Unknown Author" w:date="2026-10-30T04:17:53Z"/><w:cantSplit w:val="true"/></w:trPr><w:tc><w:tcPr><w:tcW w:w="1990" w:type="dxa"/><w:tcBorders></w:tcBorders><w:shd w:color="auto" w:fill="F7F7F7" w:val="clear"/></w:tcPr><w:p><w:pPr><w:pStyle w:val="Tabla9"/><w:widowControl/><w:jc w:val="left"/><w:rPr><w:kern w:val="0"/><w:szCs w:val="24"/><w:lang w:val="es-CO" w:eastAsia="en-US" w:bidi="ar-SA"/><w:ins w:id="11720" w:author="Unknown Author" w:date="2026-10-30T04:17:53Z"></w:ins></w:rPr></w:pPr><w:ins w:id="11719" w:author="Unknown Author" w:date="2026-10-30T04:17:53Z"><w:r><w:rPr><w:kern w:val="0"/><w:szCs w:val="24"/><w:lang w:val="es-CO" w:eastAsia="en-US" w:bidi="ar-SA"/></w:rPr><w:t>Firmware de nodos y gateways</w:t></w:r></w:ins></w:p></w:tc><w:tc><w:tcPr><w:tcW w:w="1908" w:type="dxa"/><w:tcBorders></w:tcBorders><w:shd w:color="auto" w:fill="F7F7F7" w:val="clear"/></w:tcPr><w:p><w:pPr><w:pStyle w:val="Tabla9"/><w:widowControl/><w:jc w:val="left"/><w:rPr><w:kern w:val="0"/><w:szCs w:val="24"/><w:lang w:val="es-CO" w:eastAsia="en-US" w:bidi="ar-SA"/><w:ins w:id="11722" w:author="Unknown Author" w:date="2026-10-30T04:17:53Z"></w:ins></w:rPr></w:pPr><w:ins w:id="11721" w:author="Unknown Author" w:date="2026-10-30T04:17:53Z"><w:r><w:rPr><w:kern w:val="0"/><w:szCs w:val="24"/><w:lang w:val="es-CO" w:eastAsia="en-US" w:bidi="ar-SA"/></w:rPr><w:t>Medir, almacenar siete días y transmitir con autonomía de 14 días sin sol</w:t></w:r></w:ins></w:p></w:tc><w:tc><w:tcPr><w:tcW w:w="2239" w:type="dxa"/><w:tcBorders></w:tcBorders><w:shd w:color="auto" w:fill="F7F7F7" w:val="clear"/></w:tcPr><w:p><w:pPr><w:pStyle w:val="Tabla9"/><w:widowControl/><w:jc w:val="left"/><w:rPr><w:kern w:val="0"/><w:szCs w:val="24"/><w:lang w:val="es-CO" w:eastAsia="en-US" w:bidi="ar-SA"/><w:ins w:id="11724" w:author="Unknown Author" w:date="2026-10-30T04:17:53Z"></w:ins></w:rPr></w:pPr><w:ins w:id="11723" w:author="Unknown Author" w:date="2026-10-30T04:17:53Z"><w:r><w:rPr><w:kern w:val="0"/><w:szCs w:val="24"/><w:lang w:val="es-CO" w:eastAsia="en-US" w:bidi="ar-SA"/></w:rPr><w:t>Universidad Santo Tomás y entidades custodias de nodos y repuestos</w:t></w:r></w:ins></w:p></w:tc><w:tc><w:tcPr><w:tcW w:w="2075" w:type="dxa"/><w:tcBorders></w:tcBorders><w:shd w:color="auto" w:fill="F7F7F7" w:val="clear"/></w:tcPr><w:p><w:pPr><w:pStyle w:val="Tabla9"/><w:widowControl/><w:jc w:val="left"/><w:rPr><w:kern w:val="0"/><w:szCs w:val="24"/><w:lang w:val="es-CO" w:eastAsia="en-US" w:bidi="ar-SA"/><w:ins w:id="11726" w:author="Unknown Author" w:date="2026-10-30T04:17:53Z"></w:ins></w:rPr></w:pPr><w:ins w:id="11725" w:author="Unknown Author" w:date="2026-10-30T04:17:53Z"><w:r><w:rPr><w:kern w:val="0"/><w:szCs w:val="24"/><w:lang w:val="es-CO" w:eastAsia="en-US" w:bidi="ar-SA"/></w:rPr><w:t>Convenio de custodia con licencia de uso</w:t></w:r></w:ins></w:p></w:tc><w:tc><w:tcPr><w:tcW w:w="1742" w:type="dxa"/><w:tcBorders></w:tcBorders><w:shd w:color="auto" w:fill="F7F7F7" w:val="clear"/></w:tcPr><w:p><w:pPr><w:pStyle w:val="Tabla9"/><w:widowControl/><w:jc w:val="left"/><w:rPr><w:kern w:val="0"/><w:szCs w:val="24"/><w:lang w:val="es-CO" w:eastAsia="en-US" w:bidi="ar-SA"/><w:ins w:id="11728" w:author="Unknown Author" w:date="2026-10-30T04:17:53Z"></w:ins></w:rPr></w:pPr><w:ins w:id="11727" w:author="Unknown Author" w:date="2026-10-30T04:17:53Z"><w:r><w:rPr><w:kern w:val="0"/><w:szCs w:val="24"/><w:lang w:val="es-CO" w:eastAsia="en-US" w:bidi="ar-SA"/></w:rPr><w:t>Software registrable ante la DNDA</w:t></w:r></w:ins></w:p></w:tc></w:tr><w:tr><w:trPr><w:ins w:id="11729" w:author="Unknown Author" w:date="2026-10-30T04:17:53Z"/><w:cantSplit w:val="true"/></w:trPr><w:tc><w:tcPr><w:tcW w:w="1990" w:type="dxa"/><w:tcBorders></w:tcBorders></w:tcPr><w:p><w:pPr><w:pStyle w:val="Tabla9"/><w:widowControl/><w:jc w:val="left"/><w:rPr><w:kern w:val="0"/><w:szCs w:val="24"/><w:lang w:val="es-CO" w:eastAsia="en-US" w:bidi="ar-SA"/><w:ins w:id="11731" w:author="Unknown Author" w:date="2026-10-30T04:17:53Z"></w:ins></w:rPr></w:pPr><w:ins w:id="11730" w:author="Unknown Author" w:date="2026-10-30T04:17:53Z"><w:r><w:rPr><w:kern w:val="0"/><w:szCs w:val="24"/><w:lang w:val="es-CO" w:eastAsia="en-US" w:bidi="ar-SA"/></w:rPr><w:t>Gemelo digital (estimación espacial con datos corregidos) y plataforma</w:t></w:r></w:ins></w:p></w:tc><w:tc><w:tcPr><w:tcW w:w="1908" w:type="dxa"/><w:tcBorders></w:tcBorders></w:tcPr><w:p><w:pPr><w:pStyle w:val="Tabla9"/><w:widowControl/><w:jc w:val="left"/><w:rPr><w:kern w:val="0"/><w:szCs w:val="24"/><w:lang w:val="es-CO" w:eastAsia="en-US" w:bidi="ar-SA"/><w:ins w:id="11733" w:author="Unknown Author" w:date="2026-10-30T04:17:53Z"></w:ins></w:rPr></w:pPr><w:ins w:id="11732" w:author="Unknown Author" w:date="2026-10-30T04:17:53Z"><w:r><w:rPr><w:kern w:val="0"/><w:szCs w:val="24"/><w:lang w:val="es-CO" w:eastAsia="en-US" w:bidi="ar-SA"/></w:rPr><w:t>Estimar la concentración en el territorio y alimentar el tablero</w:t></w:r></w:ins></w:p></w:tc><w:tc><w:tcPr><w:tcW w:w="2239" w:type="dxa"/><w:tcBorders></w:tcBorders></w:tcPr><w:p><w:pPr><w:pStyle w:val="Tabla9"/><w:widowControl/><w:jc w:val="left"/><w:rPr><w:kern w:val="0"/><w:szCs w:val="24"/><w:lang w:val="es-CO" w:eastAsia="en-US" w:bidi="ar-SA"/><w:ins w:id="11735" w:author="Unknown Author" w:date="2026-10-30T04:17:53Z"></w:ins></w:rPr></w:pPr><w:ins w:id="11734" w:author="Unknown Author" w:date="2026-10-30T04:17:53Z"><w:r><w:rPr><w:kern w:val="0"/><w:szCs w:val="24"/><w:lang w:val="es-CO" w:eastAsia="en-US" w:bidi="ar-SA"/></w:rPr><w:t>Consejos, Unidad Nacional para la Gestión del Riesgo de Desastres (UNGRD) y Universidad Santo Tomás</w:t></w:r></w:ins></w:p></w:tc><w:tc><w:tcPr><w:tcW w:w="2075" w:type="dxa"/><w:tcBorders></w:tcBorders></w:tcPr><w:p><w:pPr><w:pStyle w:val="Tabla9"/><w:widowControl/><w:jc w:val="left"/><w:rPr><w:kern w:val="0"/><w:szCs w:val="24"/><w:lang w:val="es-CO" w:eastAsia="en-US" w:bidi="ar-SA"/><w:ins w:id="11737" w:author="Unknown Author" w:date="2026-10-30T04:17:53Z"></w:ins></w:rPr></w:pPr><w:ins w:id="11736" w:author="Unknown Author" w:date="2026-10-30T04:17:53Z"><w:r><w:rPr><w:kern w:val="0"/><w:szCs w:val="24"/><w:lang w:val="es-CO" w:eastAsia="en-US" w:bidi="ar-SA"/></w:rPr><w:t>Convenio de operación de la plataforma</w:t></w:r></w:ins></w:p></w:tc><w:tc><w:tcPr><w:tcW w:w="1742" w:type="dxa"/><w:tcBorders></w:tcBorders></w:tcPr><w:p><w:pPr><w:pStyle w:val="Tabla9"/><w:widowControl/><w:jc w:val="left"/><w:rPr><w:kern w:val="0"/><w:szCs w:val="24"/><w:lang w:val="es-CO" w:eastAsia="en-US" w:bidi="ar-SA"/><w:ins w:id="11739" w:author="Unknown Author" w:date="2026-10-30T04:17:53Z"></w:ins></w:rPr></w:pPr><w:ins w:id="11738" w:author="Unknown Author" w:date="2026-10-30T04:17:53Z"><w:r><w:rPr><w:kern w:val="0"/><w:szCs w:val="24"/><w:lang w:val="es-CO" w:eastAsia="en-US" w:bidi="ar-SA"/></w:rPr><w:t>Software registrable ante la DNDA</w:t></w:r></w:ins></w:p></w:tc></w:tr><w:tr><w:trPr><w:ins w:id="11740" w:author="Unknown Author" w:date="2026-10-30T04:17:53Z"/><w:cantSplit w:val="true"/></w:trPr><w:tc><w:tcPr><w:tcW w:w="1990" w:type="dxa"/><w:tcBorders></w:tcBorders><w:shd w:color="auto" w:fill="F7F7F7" w:val="clear"/></w:tcPr><w:p><w:pPr><w:pStyle w:val="Tabla9"/><w:widowControl/><w:jc w:val="left"/><w:rPr><w:kern w:val="0"/><w:szCs w:val="24"/><w:lang w:val="es-CO" w:eastAsia="en-US" w:bidi="ar-SA"/><w:ins w:id="11742" w:author="Unknown Author" w:date="2026-10-30T04:17:53Z"></w:ins></w:rPr></w:pPr><w:ins w:id="11741" w:author="Unknown Author" w:date="2026-10-30T04:17:53Z"><w:r><w:rPr><w:kern w:val="0"/><w:szCs w:val="24"/><w:lang w:val="es-CO" w:eastAsia="en-US" w:bidi="ar-SA"/></w:rPr><w:t>Tablero con índice local y protocolo de alerta co-diseñado</w:t></w:r></w:ins></w:p></w:tc><w:tc><w:tcPr><w:tcW w:w="1908" w:type="dxa"/><w:tcBorders></w:tcBorders><w:shd w:color="auto" w:fill="F7F7F7" w:val="clear"/></w:tcPr><w:p><w:pPr><w:pStyle w:val="Tabla9"/><w:widowControl/><w:jc w:val="left"/><w:rPr><w:kern w:val="0"/><w:szCs w:val="24"/><w:lang w:val="es-CO" w:eastAsia="en-US" w:bidi="ar-SA"/><w:ins w:id="11744" w:author="Unknown Author" w:date="2026-10-30T04:17:53Z"></w:ins></w:rPr></w:pPr><w:ins w:id="11743" w:author="Unknown Author" w:date="2026-10-30T04:17:53Z"><w:r><w:rPr><w:kern w:val="0"/><w:szCs w:val="24"/><w:lang w:val="es-CO" w:eastAsia="en-US" w:bidi="ar-SA"/></w:rPr><w:t>Sustentar decisiones de alerta con umbrales validados localmente</w:t></w:r></w:ins></w:p></w:tc><w:tc><w:tcPr><w:tcW w:w="2239" w:type="dxa"/><w:tcBorders></w:tcBorders><w:shd w:color="auto" w:fill="F7F7F7" w:val="clear"/></w:tcPr><w:p><w:pPr><w:pStyle w:val="Tabla9"/><w:widowControl/><w:jc w:val="left"/><w:rPr><w:kern w:val="0"/><w:szCs w:val="24"/><w:lang w:val="es-CO" w:eastAsia="en-US" w:bidi="ar-SA"/><w:ins w:id="11746" w:author="Unknown Author" w:date="2026-10-30T04:17:53Z"></w:ins></w:rPr></w:pPr><w:ins w:id="11745" w:author="Unknown Author" w:date="2026-10-30T04:17:53Z"><w:r><w:rPr><w:kern w:val="0"/><w:szCs w:val="24"/><w:lang w:val="es-CO" w:eastAsia="en-US" w:bidi="ar-SA"/></w:rPr><w:t>Cuatro consejos (dos municipales y dos departamentales) y cerca de 40 personas del servicio público (supuesto de trabajo)</w:t></w:r></w:ins></w:p></w:tc><w:tc><w:tcPr><w:tcW w:w="2075" w:type="dxa"/><w:tcBorders></w:tcBorders><w:shd w:color="auto" w:fill="F7F7F7" w:val="clear"/></w:tcPr><w:p><w:pPr><w:pStyle w:val="Tabla9"/><w:widowControl/><w:jc w:val="left"/><w:rPr><w:kern w:val="0"/><w:szCs w:val="24"/><w:lang w:val="es-CO" w:eastAsia="en-US" w:bidi="ar-SA"/><w:ins w:id="11748" w:author="Unknown Author" w:date="2026-10-30T04:17:53Z"></w:ins></w:rPr></w:pPr><w:ins w:id="11747" w:author="Unknown Author" w:date="2026-10-30T04:17:53Z"><w:r><w:rPr><w:kern w:val="0"/><w:szCs w:val="24"/><w:lang w:val="es-CO" w:eastAsia="en-US" w:bidi="ar-SA"/></w:rPr><w:t>Convenio de uso y de competencia con las entidades territoriales</w:t></w:r></w:ins></w:p></w:tc><w:tc><w:tcPr><w:tcW w:w="1742" w:type="dxa"/><w:tcBorders></w:tcBorders><w:shd w:color="auto" w:fill="F7F7F7" w:val="clear"/></w:tcPr><w:p><w:pPr><w:pStyle w:val="Tabla9"/><w:widowControl/><w:jc w:val="left"/><w:rPr><w:kern w:val="0"/><w:szCs w:val="24"/><w:lang w:val="es-CO" w:eastAsia="en-US" w:bidi="ar-SA"/><w:ins w:id="11750" w:author="Unknown Author" w:date="2026-10-30T04:17:53Z"></w:ins></w:rPr></w:pPr><w:ins w:id="11749" w:author="Unknown Author" w:date="2026-10-30T04:17:53Z"><w:r><w:rPr><w:kern w:val="0"/><w:szCs w:val="24"/><w:lang w:val="es-CO" w:eastAsia="en-US" w:bidi="ar-SA"/></w:rPr><w:t>Software del tablero registrable ante la DNDA; diseño del protocolo de alerta</w:t></w:r></w:ins></w:p></w:tc></w:tr><w:tr><w:trPr><w:ins w:id="11751" w:author="Unknown Author" w:date="2026-10-30T04:17:53Z"/><w:cantSplit w:val="true"/></w:trPr><w:tc><w:tcPr><w:tcW w:w="1990" w:type="dxa"/><w:tcBorders></w:tcBorders></w:tcPr><w:p><w:pPr><w:pStyle w:val="Tabla9"/><w:widowControl/><w:jc w:val="left"/><w:rPr><w:kern w:val="0"/><w:szCs w:val="24"/><w:lang w:val="es-CO" w:eastAsia="en-US" w:bidi="ar-SA"/><w:ins w:id="11753" w:author="Unknown Author" w:date="2026-10-30T04:17:53Z"></w:ins></w:rPr></w:pPr><w:ins w:id="11752" w:author="Unknown Author" w:date="2026-10-30T04:17:53Z"><w:r><w:rPr><w:kern w:val="0"/><w:szCs w:val="24"/><w:lang w:val="es-CO" w:eastAsia="en-US" w:bidi="ar-SA"/></w:rPr><w:t>Red instalada de 100 nodos, 10 gateways y un conjunto de referencia rotativo</w:t></w:r></w:ins></w:p></w:tc><w:tc><w:tcPr><w:tcW w:w="1908" w:type="dxa"/><w:tcBorders></w:tcBorders></w:tcPr><w:p><w:pPr><w:pStyle w:val="Tabla9"/><w:widowControl/><w:jc w:val="left"/><w:rPr><w:kern w:val="0"/><w:szCs w:val="24"/><w:lang w:val="es-CO" w:eastAsia="en-US" w:bidi="ar-SA"/><w:ins w:id="11755" w:author="Unknown Author" w:date="2026-10-30T04:17:53Z"></w:ins></w:rPr></w:pPr><w:ins w:id="11754" w:author="Unknown Author" w:date="2026-10-30T04:17:53Z"><w:r><w:rPr><w:kern w:val="0"/><w:szCs w:val="24"/><w:lang w:val="es-CO" w:eastAsia="en-US" w:bidi="ar-SA"/></w:rPr><w:t>Vigilar PM2,5 y PM10 en Manizales y en Calarcá</w:t></w:r></w:ins></w:p></w:tc><w:tc><w:tcPr><w:tcW w:w="2239" w:type="dxa"/><w:tcBorders></w:tcBorders></w:tcPr><w:p><w:pPr><w:pStyle w:val="Tabla9"/><w:widowControl/><w:jc w:val="left"/><w:rPr><w:kern w:val="0"/><w:szCs w:val="24"/><w:lang w:val="es-CO" w:eastAsia="en-US" w:bidi="ar-SA"/><w:ins w:id="11757" w:author="Unknown Author" w:date="2026-10-30T04:17:53Z"></w:ins></w:rPr></w:pPr><w:ins w:id="11756" w:author="Unknown Author" w:date="2026-10-30T04:17:53Z"><w:r><w:rPr><w:kern w:val="0"/><w:szCs w:val="24"/><w:lang w:val="es-CO" w:eastAsia="en-US" w:bidi="ar-SA"/></w:rPr><w:t>Entidades territoriales y consejos</w:t></w:r></w:ins></w:p></w:tc><w:tc><w:tcPr><w:tcW w:w="2075" w:type="dxa"/><w:tcBorders></w:tcBorders></w:tcPr><w:p><w:pPr><w:pStyle w:val="Tabla9"/><w:widowControl/><w:jc w:val="left"/><w:rPr><w:kern w:val="0"/><w:szCs w:val="24"/><w:lang w:val="es-CO" w:eastAsia="en-US" w:bidi="ar-SA"/><w:ins w:id="11759" w:author="Unknown Author" w:date="2026-10-30T04:17:53Z"></w:ins></w:rPr></w:pPr><w:ins w:id="11758" w:author="Unknown Author" w:date="2026-10-30T04:17:53Z"><w:r><w:rPr><w:kern w:val="0"/><w:szCs w:val="24"/><w:lang w:val="es-CO" w:eastAsia="en-US" w:bidi="ar-SA"/></w:rPr><w:t>Entrega por tramo con inventario y repuestos (20 nodos y un gateway de reserva)</w:t></w:r></w:ins></w:p></w:tc><w:tc><w:tcPr><w:tcW w:w="1742" w:type="dxa"/><w:tcBorders></w:tcBorders></w:tcPr><w:p><w:pPr><w:pStyle w:val="Tabla9"/><w:widowControl/><w:jc w:val="left"/><w:rPr><w:kern w:val="0"/><w:szCs w:val="24"/><w:lang w:val="es-CO" w:eastAsia="en-US" w:bidi="ar-SA"/><w:ins w:id="11761" w:author="Unknown Author" w:date="2026-10-30T04:17:53Z"></w:ins></w:rPr></w:pPr><w:ins w:id="11760" w:author="Unknown Author" w:date="2026-10-30T04:17:53Z"><w:r><w:rPr><w:kern w:val="0"/><w:szCs w:val="24"/><w:lang w:val="es-CO" w:eastAsia="en-US" w:bidi="ar-SA"/></w:rPr><w:t>Sin activo de propiedad intelectual; el diseño de despliegue es know-how</w:t></w:r></w:ins></w:p></w:tc></w:tr><w:tr><w:trPr><w:ins w:id="11762" w:author="Unknown Author" w:date="2026-10-30T04:17:53Z"/><w:cantSplit w:val="true"/></w:trPr><w:tc><w:tcPr><w:tcW w:w="1990" w:type="dxa"/><w:tcBorders></w:tcBorders><w:shd w:color="auto" w:fill="F7F7F7" w:val="clear"/></w:tcPr><w:p><w:pPr><w:pStyle w:val="Tabla9"/><w:widowControl/><w:jc w:val="left"/><w:rPr><w:kern w:val="0"/><w:szCs w:val="24"/><w:lang w:val="es-CO" w:eastAsia="en-US" w:bidi="ar-SA"/><w:ins w:id="11764" w:author="Unknown Author" w:date="2026-10-30T04:17:53Z"></w:ins></w:rPr></w:pPr><w:ins w:id="11763" w:author="Unknown Author" w:date="2026-10-30T04:17:53Z"><w:r><w:rPr><w:kern w:val="0"/><w:szCs w:val="24"/><w:lang w:val="es-CO" w:eastAsia="en-US" w:bidi="ar-SA"/></w:rPr><w:t>Gemelo predictivo de demolición: modelo de emisión, modelo de dispersión y modelo sustituto</w:t></w:r></w:ins></w:p></w:tc><w:tc><w:tcPr><w:tcW w:w="1908" w:type="dxa"/><w:tcBorders></w:tcBorders><w:shd w:color="auto" w:fill="F7F7F7" w:val="clear"/></w:tcPr><w:p><w:pPr><w:pStyle w:val="Tabla9"/><w:widowControl/><w:jc w:val="left"/><w:rPr><w:kern w:val="0"/><w:szCs w:val="24"/><w:lang w:val="es-CO" w:eastAsia="en-US" w:bidi="ar-SA"/><w:ins w:id="11766" w:author="Unknown Author" w:date="2026-10-30T04:17:53Z"></w:ins></w:rPr></w:pPr><w:ins w:id="11765" w:author="Unknown Author" w:date="2026-10-30T04:17:53Z"><w:r><w:rPr><w:kern w:val="0"/><w:szCs w:val="24"/><w:lang w:val="es-CO" w:eastAsia="en-US" w:bidi="ar-SA"/></w:rPr><w:t>Estimar antes de una demolición la concentración esperada de PM2,5 y PM10 en receptores y comparar escenarios de control</w:t></w:r></w:ins></w:p></w:tc><w:tc><w:tcPr><w:tcW w:w="2239" w:type="dxa"/><w:tcBorders></w:tcBorders><w:shd w:color="auto" w:fill="F7F7F7" w:val="clear"/></w:tcPr><w:p><w:pPr><w:pStyle w:val="Tabla9"/><w:widowControl/><w:jc w:val="left"/><w:rPr><w:kern w:val="0"/><w:szCs w:val="24"/><w:lang w:val="es-CO" w:eastAsia="en-US" w:bidi="ar-SA"/><w:ins w:id="11768" w:author="Unknown Author" w:date="2026-10-30T04:17:53Z"></w:ins></w:rPr></w:pPr><w:ins w:id="11767" w:author="Unknown Author" w:date="2026-10-30T04:17:53Z"><w:r><w:rPr><w:kern w:val="0"/><w:szCs w:val="24"/><w:lang w:val="es-CO" w:eastAsia="en-US" w:bidi="ar-SA"/></w:rPr><w:t>Entidades territoriales, consejos y responsables de obra</w:t></w:r></w:ins></w:p></w:tc><w:tc><w:tcPr><w:tcW w:w="2075" w:type="dxa"/><w:tcBorders></w:tcBorders><w:shd w:color="auto" w:fill="F7F7F7" w:val="clear"/></w:tcPr><w:p><w:pPr><w:pStyle w:val="Tabla9"/><w:widowControl/><w:jc w:val="left"/><w:rPr><w:kern w:val="0"/><w:szCs w:val="24"/><w:lang w:val="es-CO" w:eastAsia="en-US" w:bidi="ar-SA"/><w:ins w:id="11770" w:author="Unknown Author" w:date="2026-10-30T04:17:53Z"></w:ins></w:rPr></w:pPr><w:ins w:id="11769" w:author="Unknown Author" w:date="2026-10-30T04:17:53Z"><w:r><w:rPr><w:kern w:val="0"/><w:szCs w:val="24"/><w:lang w:val="es-CO" w:eastAsia="en-US" w:bidi="ar-SA"/></w:rPr><w:t>Entrega a la universidad como entidad custodia y uso en evaluaciones previas por convenio</w:t></w:r></w:ins></w:p></w:tc><w:tc><w:tcPr><w:tcW w:w="1742" w:type="dxa"/><w:tcBorders></w:tcBorders><w:shd w:color="auto" w:fill="F7F7F7" w:val="clear"/></w:tcPr><w:p><w:pPr><w:pStyle w:val="Tabla9"/><w:widowControl/><w:jc w:val="left"/><w:rPr><w:kern w:val="0"/><w:szCs w:val="24"/><w:lang w:val="es-CO" w:eastAsia="en-US" w:bidi="ar-SA"/><w:ins w:id="11772" w:author="Unknown Author" w:date="2026-10-30T04:17:53Z"></w:ins></w:rPr></w:pPr><w:ins w:id="11771" w:author="Unknown Author" w:date="2026-10-30T04:17:53Z"><w:r><w:rPr><w:kern w:val="0"/><w:szCs w:val="24"/><w:lang w:val="es-CO" w:eastAsia="en-US" w:bidi="ar-SA"/></w:rPr><w:t>Software registrable ante la DNDA; los modelos de terceros conservan su licencia</w:t></w:r></w:ins></w:p></w:tc></w:tr><w:tr><w:trPr><w:ins w:id="11773" w:author="Unknown Author" w:date="2026-10-30T04:17:53Z"/><w:cantSplit w:val="true"/></w:trPr><w:tc><w:tcPr><w:tcW w:w="1990" w:type="dxa"/><w:tcBorders></w:tcBorders></w:tcPr><w:p><w:pPr><w:pStyle w:val="Tabla9"/><w:widowControl/><w:jc w:val="left"/><w:rPr><w:kern w:val="0"/><w:szCs w:val="24"/><w:lang w:val="es-CO" w:eastAsia="en-US" w:bidi="ar-SA"/><w:ins w:id="11775" w:author="Unknown Author" w:date="2026-10-30T04:17:53Z"></w:ins></w:rPr></w:pPr><w:ins w:id="11774" w:author="Unknown Author" w:date="2026-10-30T04:17:53Z"><w:r><w:rPr><w:kern w:val="0"/><w:szCs w:val="24"/><w:lang w:val="es-CO" w:eastAsia="en-US" w:bidi="ar-SA"/></w:rPr><w:t>Protocolo de evaluación previa y base de datos de las campañas de demolición</w:t></w:r></w:ins></w:p></w:tc><w:tc><w:tcPr><w:tcW w:w="1908" w:type="dxa"/><w:tcBorders></w:tcBorders></w:tcPr><w:p><w:pPr><w:pStyle w:val="Tabla9"/><w:widowControl/><w:jc w:val="left"/><w:rPr><w:kern w:val="0"/><w:szCs w:val="24"/><w:lang w:val="es-CO" w:eastAsia="en-US" w:bidi="ar-SA"/><w:ins w:id="11777" w:author="Unknown Author" w:date="2026-10-30T04:17:53Z"></w:ins></w:rPr></w:pPr><w:ins w:id="11776" w:author="Unknown Author" w:date="2026-10-30T04:17:53Z"><w:r><w:rPr><w:kern w:val="0"/><w:szCs w:val="24"/><w:lang w:val="es-CO" w:eastAsia="en-US" w:bidi="ar-SA"/></w:rPr><w:t>Regular quién solicita la evaluación, qué información entrega y cómo se usa el resultado; reutilizar los datos para nuevos modelos</w:t></w:r></w:ins></w:p></w:tc><w:tc><w:tcPr><w:tcW w:w="2239" w:type="dxa"/><w:tcBorders></w:tcBorders></w:tcPr><w:p><w:pPr><w:pStyle w:val="Tabla9"/><w:widowControl/><w:jc w:val="left"/><w:rPr><w:kern w:val="0"/><w:szCs w:val="24"/><w:lang w:val="es-CO" w:eastAsia="en-US" w:bidi="ar-SA"/><w:ins w:id="11779" w:author="Unknown Author" w:date="2026-10-30T04:17:53Z"></w:ins></w:rPr></w:pPr><w:ins w:id="11778" w:author="Unknown Author" w:date="2026-10-30T04:17:53Z"><w:r><w:rPr><w:kern w:val="0"/><w:szCs w:val="24"/><w:lang w:val="es-CO" w:eastAsia="en-US" w:bidi="ar-SA"/></w:rPr><w:t>Entidades territoriales, autoridades ambientales y academia</w:t></w:r></w:ins></w:p></w:tc><w:tc><w:tcPr><w:tcW w:w="2075" w:type="dxa"/><w:tcBorders></w:tcBorders></w:tcPr><w:p><w:pPr><w:pStyle w:val="Tabla9"/><w:widowControl/><w:jc w:val="left"/><w:rPr><w:kern w:val="0"/><w:szCs w:val="24"/><w:lang w:val="es-CO" w:eastAsia="en-US" w:bidi="ar-SA"/><w:ins w:id="11781" w:author="Unknown Author" w:date="2026-10-30T04:17:53Z"></w:ins></w:rPr></w:pPr><w:ins w:id="11780" w:author="Unknown Author" w:date="2026-10-30T04:17:53Z"><w:r><w:rPr><w:kern w:val="0"/><w:szCs w:val="24"/><w:lang w:val="es-CO" w:eastAsia="en-US" w:bidi="ar-SA"/></w:rPr><w:t>Adopción por acta de la entidad territorial y apertura de los datos bajo licencia</w:t></w:r></w:ins></w:p></w:tc><w:tc><w:tcPr><w:tcW w:w="1742" w:type="dxa"/><w:tcBorders></w:tcBorders></w:tcPr><w:p><w:pPr><w:pStyle w:val="Tabla9"/><w:widowControl/><w:jc w:val="left"/><w:rPr><w:kern w:val="0"/><w:szCs w:val="24"/><w:lang w:val="es-CO" w:eastAsia="en-US" w:bidi="ar-SA"/><w:ins w:id="11783" w:author="Unknown Author" w:date="2026-10-30T04:17:53Z"></w:ins></w:rPr></w:pPr><w:ins w:id="11782" w:author="Unknown Author" w:date="2026-10-30T04:17:53Z"><w:r><w:rPr><w:kern w:val="0"/><w:szCs w:val="24"/><w:lang w:val="es-CO" w:eastAsia="en-US" w:bidi="ar-SA"/></w:rPr><w:t>Base de datos registrable ante la DNDA; protocolo como know-how publicado</w:t></w:r></w:ins></w:p></w:tc></w:tr><w:tr><w:trPr><w:ins w:id="11784" w:author="Unknown Author" w:date="2026-10-30T04:17:53Z"/><w:cantSplit w:val="true"/></w:trPr><w:tc><w:tcPr><w:tcW w:w="1990" w:type="dxa"/><w:tcBorders><w:bottom w:val="single" w:sz="12" w:space="0" w:color="2A3439"/></w:tcBorders><w:shd w:color="auto" w:fill="F7F7F7" w:val="clear"/></w:tcPr><w:p><w:pPr><w:pStyle w:val="Tabla9"/><w:keepNext w:val="true"/><w:widowControl/><w:jc w:val="left"/><w:rPr><w:kern w:val="0"/><w:szCs w:val="24"/><w:lang w:val="es-CO" w:eastAsia="en-US" w:bidi="ar-SA"/><w:ins w:id="11786" w:author="Unknown Author" w:date="2026-10-30T04:17:53Z"></w:ins></w:rPr></w:pPr><w:ins w:id="11785" w:author="Unknown Author" w:date="2026-10-30T04:17:53Z"><w:r><w:rPr><w:kern w:val="0"/><w:szCs w:val="24"/><w:lang w:val="es-CO" w:eastAsia="en-US" w:bidi="ar-SA"/></w:rPr><w:t>Capacidad instalada: 60 personas certificadas en uso y custodia</w:t></w:r></w:ins></w:p></w:tc><w:tc><w:tcPr><w:tcW w:w="1908" w:type="dxa"/><w:tcBorders><w:bottom w:val="single" w:sz="12" w:space="0" w:color="2A3439"/></w:tcBorders><w:shd w:color="auto" w:fill="F7F7F7" w:val="clear"/></w:tcPr><w:p><w:pPr><w:pStyle w:val="Tabla9"/><w:keepNext w:val="true"/><w:widowControl/><w:jc w:val="left"/><w:rPr><w:kern w:val="0"/><w:szCs w:val="24"/><w:lang w:val="es-CO" w:eastAsia="en-US" w:bidi="ar-SA"/><w:ins w:id="11788" w:author="Unknown Author" w:date="2026-10-30T04:17:53Z"></w:ins></w:rPr></w:pPr><w:ins w:id="11787" w:author="Unknown Author" w:date="2026-10-30T04:17:53Z"><w:r><w:rPr><w:kern w:val="0"/><w:szCs w:val="24"/><w:lang w:val="es-CO" w:eastAsia="en-US" w:bidi="ar-SA"/></w:rPr><w:t>Operar, mantener y leer la red sin el equipo del proyecto</w:t></w:r></w:ins></w:p></w:tc><w:tc><w:tcPr><w:tcW w:w="2239" w:type="dxa"/><w:tcBorders><w:bottom w:val="single" w:sz="12" w:space="0" w:color="2A3439"/></w:tcBorders><w:shd w:color="auto" w:fill="F7F7F7" w:val="clear"/></w:tcPr><w:p><w:pPr><w:pStyle w:val="Tabla9"/><w:keepNext w:val="true"/><w:widowControl/><w:jc w:val="left"/><w:rPr><w:kern w:val="0"/><w:szCs w:val="24"/><w:lang w:val="es-CO" w:eastAsia="en-US" w:bidi="ar-SA"/><w:ins w:id="11790" w:author="Unknown Author" w:date="2026-10-30T04:17:53Z"></w:ins></w:rPr></w:pPr><w:ins w:id="11789" w:author="Unknown Author" w:date="2026-10-30T04:17:53Z"><w:r><w:rPr><w:kern w:val="0"/><w:szCs w:val="24"/><w:lang w:val="es-CO" w:eastAsia="en-US" w:bidi="ar-SA"/></w:rPr><w:t>Personal de los consejos y de las entidades custodias</w:t></w:r></w:ins></w:p></w:tc><w:tc><w:tcPr><w:tcW w:w="2075" w:type="dxa"/><w:tcBorders><w:bottom w:val="single" w:sz="12" w:space="0" w:color="2A3439"/></w:tcBorders><w:shd w:color="auto" w:fill="F7F7F7" w:val="clear"/></w:tcPr><w:p><w:pPr><w:pStyle w:val="Tabla9"/><w:keepNext w:val="true"/><w:widowControl/><w:jc w:val="left"/><w:rPr><w:kern w:val="0"/><w:szCs w:val="24"/><w:lang w:val="es-CO" w:eastAsia="en-US" w:bidi="ar-SA"/><w:ins w:id="11792" w:author="Unknown Author" w:date="2026-10-30T04:17:53Z"></w:ins></w:rPr></w:pPr><w:ins w:id="11791" w:author="Unknown Author" w:date="2026-10-30T04:17:53Z"><w:r><w:rPr><w:kern w:val="0"/><w:szCs w:val="24"/><w:lang w:val="es-CO" w:eastAsia="en-US" w:bidi="ar-SA"/></w:rPr><w:t>Certificación con prueba práctica</w:t></w:r></w:ins></w:p></w:tc><w:tc><w:tcPr><w:tcW w:w="1742" w:type="dxa"/><w:tcBorders><w:bottom w:val="single" w:sz="12" w:space="0" w:color="2A3439"/></w:tcBorders><w:shd w:color="auto" w:fill="F7F7F7" w:val="clear"/></w:tcPr><w:p><w:pPr><w:pStyle w:val="Tabla9"/><w:keepNext w:val="true"/><w:widowControl/><w:jc w:val="left"/><w:rPr><w:kern w:val="0"/><w:szCs w:val="24"/><w:lang w:val="es-CO" w:eastAsia="en-US" w:bidi="ar-SA"/><w:ins w:id="11794" w:author="Unknown Author" w:date="2026-10-30T04:17:53Z"></w:ins></w:rPr></w:pPr><w:ins w:id="11793" w:author="Unknown Author" w:date="2026-10-30T04:17:53Z"><w:r><w:rPr><w:kern w:val="0"/><w:szCs w:val="24"/><w:lang w:val="es-CO" w:eastAsia="en-US" w:bidi="ar-SA"/></w:rPr><w:t>Material de formación y manual de operación (derecho de autor)</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990"/><w:gridCol w:w="1908"/><w:gridCol w:w="2239"/><w:gridCol w:w="2075"/><w:gridCol w:w="1742"/></w:tblGrid><w:tr><w:trPr><w:tblHeader w:val="true"/><w:del w:id="11795" w:author="Unknown Author" w:date="2026-10-30T04:17:53Z"/><w:cantSplit w:val="true"/></w:trPr><w:tc><w:tcPr><w:tcW w:w="199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1797" w:author="Unknown Author" w:date="2026-10-30T04:17:53Z"></w:del></w:rPr></w:pPr><w:del w:id="11796" w:author="Unknown Author" w:date="2026-10-30T04:17:53Z"><w:r><w:rPr><w:b/><w:kern w:val="0"/><w:szCs w:val="24"/><w:lang w:val="es-CO" w:eastAsia="en-US" w:bidi="ar-SA"/></w:rPr><w:delText>Resultado / conocimiento / tecnología</w:delText></w:r></w:del></w:p></w:tc><w:tc><w:tcPr><w:tcW w:w="190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1799" w:author="Unknown Author" w:date="2026-10-30T04:17:53Z"></w:del></w:rPr></w:pPr><w:del w:id="11798" w:author="Unknown Author" w:date="2026-10-30T04:17:53Z"><w:r><w:rPr><w:b/><w:kern w:val="0"/><w:szCs w:val="24"/><w:lang w:val="es-CO" w:eastAsia="en-US" w:bidi="ar-SA"/></w:rPr><w:delText>Potencial de uso o aplicación</w:delText></w:r></w:del></w:p></w:tc><w:tc><w:tcPr><w:tcW w:w="223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1801" w:author="Unknown Author" w:date="2026-10-30T04:17:53Z"></w:del></w:rPr></w:pPr><w:del w:id="11800" w:author="Unknown Author" w:date="2026-10-30T04:17:53Z"><w:r><w:rPr><w:b/><w:kern w:val="0"/><w:szCs w:val="24"/><w:lang w:val="es-CO" w:eastAsia="en-US" w:bidi="ar-SA"/></w:rPr><w:delText>Usuario, beneficiario o receptor potencial</w:delText></w:r></w:del></w:p></w:tc><w:tc><w:tcPr><w:tcW w:w="207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1803" w:author="Unknown Author" w:date="2026-10-30T04:17:53Z"></w:del></w:rPr></w:pPr><w:del w:id="11802" w:author="Unknown Author" w:date="2026-10-30T04:17:53Z"><w:r><w:rPr><w:b/><w:kern w:val="0"/><w:szCs w:val="24"/><w:lang w:val="es-CO" w:eastAsia="en-US" w:bidi="ar-SA"/></w:rPr><w:delText>Oportunidad de aprovechamiento / transferencia</w:delText></w:r></w:del></w:p></w:tc><w:tc><w:tcPr><w:tcW w:w="174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1805" w:author="Unknown Author" w:date="2026-10-30T04:17:53Z"></w:del></w:rPr></w:pPr><w:del w:id="11804" w:author="Unknown Author" w:date="2026-10-30T04:17:53Z"><w:r><w:rPr><w:b/><w:kern w:val="0"/><w:szCs w:val="24"/><w:lang w:val="es-CO" w:eastAsia="en-US" w:bidi="ar-SA"/></w:rPr><w:delText>Activo de propiedad intelectual (si aplica)</w:delText></w:r></w:del></w:p></w:tc></w:tr><w:tr><w:trPr><w:del w:id="11806" w:author="Unknown Author" w:date="2026-10-30T04:17:53Z"/><w:cantSplit w:val="true"/></w:trPr><w:tc><w:tcPr><w:tcW w:w="1990" w:type="dxa"/><w:tcBorders></w:tcBorders></w:tcPr><w:p><w:pPr><w:pStyle w:val="Tabla9"/><w:widowControl/><w:jc w:val="left"/><w:rPr><w:kern w:val="0"/><w:szCs w:val="24"/><w:lang w:val="es-CO" w:eastAsia="en-US" w:bidi="ar-SA"/><w:del w:id="11808" w:author="Unknown Author" w:date="2026-10-30T04:17:53Z"></w:del></w:rPr></w:pPr><w:del w:id="11807" w:author="Unknown Author" w:date="2026-10-30T04:17:53Z"><w:r><w:rPr><w:kern w:val="0"/><w:szCs w:val="24"/><w:lang w:val="es-CO" w:eastAsia="en-US" w:bidi="ar-SA"/></w:rPr><w:delText>Modelo de corrección de PM2,5 y PM10 aplicado en el gateway</w:delText></w:r></w:del></w:p></w:tc><w:tc><w:tcPr><w:tcW w:w="1908" w:type="dxa"/><w:tcBorders></w:tcBorders></w:tcPr><w:p><w:pPr><w:pStyle w:val="Tabla9"/><w:widowControl/><w:jc w:val="left"/><w:rPr><w:kern w:val="0"/><w:szCs w:val="24"/><w:lang w:val="es-CO" w:eastAsia="en-US" w:bidi="ar-SA"/><w:del w:id="11810" w:author="Unknown Author" w:date="2026-10-30T04:17:53Z"></w:del></w:rPr></w:pPr><w:del w:id="11809" w:author="Unknown Author" w:date="2026-10-30T04:17:53Z"><w:r><w:rPr><w:kern w:val="0"/><w:szCs w:val="24"/><w:lang w:val="es-CO" w:eastAsia="en-US" w:bidi="ar-SA"/></w:rPr><w:delText>Corregir en el sitio la interferencia de humedad y de fracción gruesa; meta de R² ≥ 0,70 y NRMSE ≤ 30 % frente a la referencia</w:delText></w:r></w:del></w:p></w:tc><w:tc><w:tcPr><w:tcW w:w="2239" w:type="dxa"/><w:tcBorders></w:tcBorders></w:tcPr><w:p><w:pPr><w:pStyle w:val="Tabla9"/><w:widowControl/><w:jc w:val="left"/><w:rPr><w:kern w:val="0"/><w:szCs w:val="24"/><w:lang w:val="es-CO" w:eastAsia="en-US" w:bidi="ar-SA"/><w:del w:id="11812" w:author="Unknown Author" w:date="2026-10-30T04:17:53Z"></w:del></w:rPr></w:pPr><w:del w:id="11811" w:author="Unknown Author" w:date="2026-10-30T04:17:53Z"><w:r><w:rPr><w:kern w:val="0"/><w:szCs w:val="24"/><w:lang w:val="es-CO" w:eastAsia="en-US" w:bidi="ar-SA"/></w:rPr><w:delText>Autoridades ambientales, comités de gestión del riesgo y redes de sensores de bajo costo</w:delText></w:r></w:del></w:p></w:tc><w:tc><w:tcPr><w:tcW w:w="2075" w:type="dxa"/><w:tcBorders></w:tcBorders></w:tcPr><w:p><w:pPr><w:pStyle w:val="Tabla9"/><w:widowControl/><w:jc w:val="left"/><w:rPr><w:kern w:val="0"/><w:szCs w:val="24"/><w:lang w:val="es-CO" w:eastAsia="en-US" w:bidi="ar-SA"/><w:del w:id="11814" w:author="Unknown Author" w:date="2026-10-30T04:17:53Z"></w:del></w:rPr></w:pPr><w:del w:id="11813" w:author="Unknown Author" w:date="2026-10-30T04:17:53Z"><w:r><w:rPr><w:kern w:val="0"/><w:szCs w:val="24"/><w:lang w:val="es-CO" w:eastAsia="en-US" w:bidi="ar-SA"/></w:rPr><w:delText>Entrega a una entidad custodia técnica con licencia de uso y publicación de la metodología</w:delText></w:r></w:del></w:p></w:tc><w:tc><w:tcPr><w:tcW w:w="1742" w:type="dxa"/><w:tcBorders></w:tcBorders></w:tcPr><w:p><w:pPr><w:pStyle w:val="Tabla9"/><w:widowControl/><w:jc w:val="left"/><w:rPr><w:kern w:val="0"/><w:szCs w:val="24"/><w:lang w:val="es-CO" w:eastAsia="en-US" w:bidi="ar-SA"/><w:del w:id="11816" w:author="Unknown Author" w:date="2026-10-30T04:17:53Z"></w:del></w:rPr></w:pPr><w:del w:id="11815" w:author="Unknown Author" w:date="2026-10-30T04:17:53Z"><w:r><w:rPr><w:kern w:val="0"/><w:szCs w:val="24"/><w:lang w:val="es-CO" w:eastAsia="en-US" w:bidi="ar-SA"/></w:rPr><w:delText>Software registrable ante la DNDA; titularidad por acuerdo entre las partes</w:delText></w:r></w:del></w:p></w:tc></w:tr><w:tr><w:trPr><w:del w:id="11817" w:author="Unknown Author" w:date="2026-10-30T04:17:53Z"/><w:cantSplit w:val="true"/></w:trPr><w:tc><w:tcPr><w:tcW w:w="1990" w:type="dxa"/><w:tcBorders></w:tcBorders><w:shd w:color="auto" w:fill="F7F7F7" w:val="clear"/></w:tcPr><w:p><w:pPr><w:pStyle w:val="Tabla9"/><w:widowControl/><w:jc w:val="left"/><w:rPr><w:kern w:val="0"/><w:szCs w:val="24"/><w:lang w:val="es-CO" w:eastAsia="en-US" w:bidi="ar-SA"/><w:del w:id="11819" w:author="Unknown Author" w:date="2026-10-30T04:17:53Z"></w:del></w:rPr></w:pPr><w:del w:id="11818" w:author="Unknown Author" w:date="2026-10-30T04:17:53Z"><w:r><w:rPr><w:kern w:val="0"/><w:szCs w:val="24"/><w:lang w:val="es-CO" w:eastAsia="en-US" w:bidi="ar-SA"/></w:rPr><w:delText>Protocolo de colocalización y calibración</w:delText></w:r></w:del></w:p></w:tc><w:tc><w:tcPr><w:tcW w:w="1908" w:type="dxa"/><w:tcBorders></w:tcBorders><w:shd w:color="auto" w:fill="F7F7F7" w:val="clear"/></w:tcPr><w:p><w:pPr><w:pStyle w:val="Tabla9"/><w:widowControl/><w:jc w:val="left"/><w:rPr><w:kern w:val="0"/><w:szCs w:val="24"/><w:lang w:val="es-CO" w:eastAsia="en-US" w:bidi="ar-SA"/><w:del w:id="11821" w:author="Unknown Author" w:date="2026-10-30T04:17:53Z"></w:del></w:rPr></w:pPr><w:del w:id="11820" w:author="Unknown Author" w:date="2026-10-30T04:17:53Z"><w:r><w:rPr><w:kern w:val="0"/><w:szCs w:val="24"/><w:lang w:val="es-CO" w:eastAsia="en-US" w:bidi="ar-SA"/></w:rPr><w:delText>Verificar sensores de bajo costo frente a un monitor gravimétrico de referencia</w:delText></w:r></w:del></w:p></w:tc><w:tc><w:tcPr><w:tcW w:w="2239" w:type="dxa"/><w:tcBorders></w:tcBorders><w:shd w:color="auto" w:fill="F7F7F7" w:val="clear"/></w:tcPr><w:p><w:pPr><w:pStyle w:val="Tabla9"/><w:widowControl/><w:jc w:val="left"/><w:rPr><w:kern w:val="0"/><w:szCs w:val="24"/><w:lang w:val="es-CO" w:eastAsia="en-US" w:bidi="ar-SA"/><w:del w:id="11823" w:author="Unknown Author" w:date="2026-10-30T04:17:53Z"></w:del></w:rPr></w:pPr><w:del w:id="11822" w:author="Unknown Author" w:date="2026-10-30T04:17:53Z"><w:r><w:rPr><w:kern w:val="0"/><w:szCs w:val="24"/><w:lang w:val="es-CO" w:eastAsia="en-US" w:bidi="ar-SA"/></w:rPr><w:delText>Autoridad ambiental regional, laboratorios y entidades que compran sensores</w:delText></w:r></w:del></w:p></w:tc><w:tc><w:tcPr><w:tcW w:w="2075" w:type="dxa"/><w:tcBorders></w:tcBorders><w:shd w:color="auto" w:fill="F7F7F7" w:val="clear"/></w:tcPr><w:p><w:pPr><w:pStyle w:val="Tabla9"/><w:widowControl/><w:jc w:val="left"/><w:rPr><w:kern w:val="0"/><w:szCs w:val="24"/><w:lang w:val="es-CO" w:eastAsia="en-US" w:bidi="ar-SA"/><w:del w:id="11825" w:author="Unknown Author" w:date="2026-10-30T04:17:53Z"></w:del></w:rPr></w:pPr><w:del w:id="11824" w:author="Unknown Author" w:date="2026-10-30T04:17:53Z"><w:r><w:rPr><w:kern w:val="0"/><w:szCs w:val="24"/><w:lang w:val="es-CO" w:eastAsia="en-US" w:bidi="ar-SA"/></w:rPr><w:delText>Publicación abierta, formación y réplica opcional por terceros</w:delText></w:r></w:del></w:p></w:tc><w:tc><w:tcPr><w:tcW w:w="1742" w:type="dxa"/><w:tcBorders></w:tcBorders><w:shd w:color="auto" w:fill="F7F7F7" w:val="clear"/></w:tcPr><w:p><w:pPr><w:pStyle w:val="Tabla9"/><w:widowControl/><w:jc w:val="left"/><w:rPr><w:kern w:val="0"/><w:szCs w:val="24"/><w:lang w:val="es-CO" w:eastAsia="en-US" w:bidi="ar-SA"/><w:del w:id="11827" w:author="Unknown Author" w:date="2026-10-30T04:17:53Z"></w:del></w:rPr></w:pPr><w:del w:id="11826" w:author="Unknown Author" w:date="2026-10-30T04:17:53Z"><w:r><w:rPr><w:kern w:val="0"/><w:szCs w:val="24"/><w:lang w:val="es-CO" w:eastAsia="en-US" w:bidi="ar-SA"/></w:rPr><w:delText>Diseño del protocolo y know-how; sin registro, con licencia de publicación</w:delText></w:r></w:del></w:p></w:tc></w:tr><w:tr><w:trPr><w:del w:id="11828" w:author="Unknown Author" w:date="2026-10-30T04:17:53Z"/><w:cantSplit w:val="true"/></w:trPr><w:tc><w:tcPr><w:tcW w:w="1990" w:type="dxa"/><w:tcBorders></w:tcBorders></w:tcPr><w:p><w:pPr><w:pStyle w:val="Tabla9"/><w:widowControl/><w:jc w:val="left"/><w:rPr><w:kern w:val="0"/><w:szCs w:val="24"/><w:lang w:val="es-CO" w:eastAsia="en-US" w:bidi="ar-SA"/><w:del w:id="11830" w:author="Unknown Author" w:date="2026-10-30T04:17:53Z"></w:del></w:rPr></w:pPr><w:del w:id="11829" w:author="Unknown Author" w:date="2026-10-30T04:17:53Z"><w:r><w:rPr><w:kern w:val="0"/><w:szCs w:val="24"/><w:lang w:val="es-CO" w:eastAsia="en-US" w:bidi="ar-SA"/></w:rPr><w:delText>Series de datos de colocalización y de la red</w:delText></w:r></w:del></w:p></w:tc><w:tc><w:tcPr><w:tcW w:w="1908" w:type="dxa"/><w:tcBorders></w:tcBorders></w:tcPr><w:p><w:pPr><w:pStyle w:val="Tabla9"/><w:widowControl/><w:jc w:val="left"/><w:rPr><w:kern w:val="0"/><w:szCs w:val="24"/><w:lang w:val="es-CO" w:eastAsia="en-US" w:bidi="ar-SA"/><w:del w:id="11832" w:author="Unknown Author" w:date="2026-10-30T04:17:53Z"></w:del></w:rPr></w:pPr><w:del w:id="11831" w:author="Unknown Author" w:date="2026-10-30T04:17:53Z"><w:r><w:rPr><w:kern w:val="0"/><w:szCs w:val="24"/><w:lang w:val="es-CO" w:eastAsia="en-US" w:bidi="ar-SA"/></w:rPr><w:delText>Evaluar el desempeño de los sensores y entrenar nuevos modelos</w:delText></w:r></w:del></w:p></w:tc><w:tc><w:tcPr><w:tcW w:w="2239" w:type="dxa"/><w:tcBorders></w:tcBorders></w:tcPr><w:p><w:pPr><w:pStyle w:val="Tabla9"/><w:widowControl/><w:jc w:val="left"/><w:rPr><w:kern w:val="0"/><w:szCs w:val="24"/><w:lang w:val="es-CO" w:eastAsia="en-US" w:bidi="ar-SA"/><w:del w:id="11834" w:author="Unknown Author" w:date="2026-10-30T04:17:53Z"></w:del></w:rPr></w:pPr><w:del w:id="11833" w:author="Unknown Author" w:date="2026-10-30T04:17:53Z"><w:r><w:rPr><w:kern w:val="0"/><w:szCs w:val="24"/><w:lang w:val="es-CO" w:eastAsia="en-US" w:bidi="ar-SA"/></w:rPr><w:delText>Academia, actor del SNCTI aliado (custodia científica), autoridades ambientales y comités</w:delText></w:r></w:del></w:p></w:tc><w:tc><w:tcPr><w:tcW w:w="2075" w:type="dxa"/><w:tcBorders></w:tcBorders></w:tcPr><w:p><w:pPr><w:pStyle w:val="Tabla9"/><w:widowControl/><w:jc w:val="left"/><w:rPr><w:kern w:val="0"/><w:szCs w:val="24"/><w:lang w:val="es-CO" w:eastAsia="en-US" w:bidi="ar-SA"/><w:del w:id="11836" w:author="Unknown Author" w:date="2026-10-30T04:17:53Z"></w:del></w:rPr></w:pPr><w:del w:id="11835" w:author="Unknown Author" w:date="2026-10-30T04:17:53Z"><w:r><w:rPr><w:kern w:val="0"/><w:szCs w:val="24"/><w:lang w:val="es-CO" w:eastAsia="en-US" w:bidi="ar-SA"/></w:rPr><w:delText>Apertura bajo licencia de datos, con reserva de los datos personales</w:delText></w:r></w:del></w:p></w:tc><w:tc><w:tcPr><w:tcW w:w="1742" w:type="dxa"/><w:tcBorders></w:tcBorders></w:tcPr><w:p><w:pPr><w:pStyle w:val="Tabla9"/><w:widowControl/><w:jc w:val="left"/><w:rPr><w:kern w:val="0"/><w:szCs w:val="24"/><w:lang w:val="es-CO" w:eastAsia="en-US" w:bidi="ar-SA"/><w:del w:id="11838" w:author="Unknown Author" w:date="2026-10-30T04:17:53Z"></w:del></w:rPr></w:pPr><w:del w:id="11837" w:author="Unknown Author" w:date="2026-10-30T04:17:53Z"><w:r><w:rPr><w:kern w:val="0"/><w:szCs w:val="24"/><w:lang w:val="es-CO" w:eastAsia="en-US" w:bidi="ar-SA"/></w:rPr><w:delText>Base de datos; registro ante la DNDA cuando aplique</w:delText></w:r></w:del></w:p></w:tc></w:tr><w:tr><w:trPr><w:del w:id="11839" w:author="Unknown Author" w:date="2026-10-30T04:17:53Z"/><w:cantSplit w:val="true"/></w:trPr><w:tc><w:tcPr><w:tcW w:w="1990" w:type="dxa"/><w:tcBorders></w:tcBorders><w:shd w:color="auto" w:fill="F7F7F7" w:val="clear"/></w:tcPr><w:p><w:pPr><w:pStyle w:val="Tabla9"/><w:widowControl/><w:jc w:val="left"/><w:rPr><w:kern w:val="0"/><w:szCs w:val="24"/><w:lang w:val="es-CO" w:eastAsia="en-US" w:bidi="ar-SA"/><w:del w:id="11841" w:author="Unknown Author" w:date="2026-10-30T04:17:53Z"></w:del></w:rPr></w:pPr><w:del w:id="11840" w:author="Unknown Author" w:date="2026-10-30T04:17:53Z"><w:r><w:rPr><w:kern w:val="0"/><w:szCs w:val="24"/><w:lang w:val="es-CO" w:eastAsia="en-US" w:bidi="ar-SA"/></w:rPr><w:delText>Firmware de nodos y gateways</w:delText></w:r></w:del></w:p></w:tc><w:tc><w:tcPr><w:tcW w:w="1908" w:type="dxa"/><w:tcBorders></w:tcBorders><w:shd w:color="auto" w:fill="F7F7F7" w:val="clear"/></w:tcPr><w:p><w:pPr><w:pStyle w:val="Tabla9"/><w:widowControl/><w:jc w:val="left"/><w:rPr><w:kern w:val="0"/><w:szCs w:val="24"/><w:lang w:val="es-CO" w:eastAsia="en-US" w:bidi="ar-SA"/><w:del w:id="11843" w:author="Unknown Author" w:date="2026-10-30T04:17:53Z"></w:del></w:rPr></w:pPr><w:del w:id="11842" w:author="Unknown Author" w:date="2026-10-30T04:17:53Z"><w:r><w:rPr><w:kern w:val="0"/><w:szCs w:val="24"/><w:lang w:val="es-CO" w:eastAsia="en-US" w:bidi="ar-SA"/></w:rPr><w:delText>Medir, almacenar siete días y transmitir con autonomía de 14 días sin sol</w:delText></w:r></w:del></w:p></w:tc><w:tc><w:tcPr><w:tcW w:w="2239" w:type="dxa"/><w:tcBorders></w:tcBorders><w:shd w:color="auto" w:fill="F7F7F7" w:val="clear"/></w:tcPr><w:p><w:pPr><w:pStyle w:val="Tabla9"/><w:widowControl/><w:jc w:val="left"/><w:rPr><w:kern w:val="0"/><w:szCs w:val="24"/><w:lang w:val="es-CO" w:eastAsia="en-US" w:bidi="ar-SA"/><w:del w:id="11845" w:author="Unknown Author" w:date="2026-10-30T04:17:53Z"></w:del></w:rPr></w:pPr><w:del w:id="11844" w:author="Unknown Author" w:date="2026-10-30T04:17:53Z"><w:r><w:rPr><w:kern w:val="0"/><w:szCs w:val="24"/><w:lang w:val="es-CO" w:eastAsia="en-US" w:bidi="ar-SA"/></w:rPr><w:delText>Empresa tecnológica y entidades custodias de nodos y repuestos</w:delText></w:r></w:del></w:p></w:tc><w:tc><w:tcPr><w:tcW w:w="2075" w:type="dxa"/><w:tcBorders></w:tcBorders><w:shd w:color="auto" w:fill="F7F7F7" w:val="clear"/></w:tcPr><w:p><w:pPr><w:pStyle w:val="Tabla9"/><w:widowControl/><w:jc w:val="left"/><w:rPr><w:kern w:val="0"/><w:szCs w:val="24"/><w:lang w:val="es-CO" w:eastAsia="en-US" w:bidi="ar-SA"/><w:del w:id="11847" w:author="Unknown Author" w:date="2026-10-30T04:17:53Z"></w:del></w:rPr></w:pPr><w:del w:id="11846" w:author="Unknown Author" w:date="2026-10-30T04:17:53Z"><w:r><w:rPr><w:kern w:val="0"/><w:szCs w:val="24"/><w:lang w:val="es-CO" w:eastAsia="en-US" w:bidi="ar-SA"/></w:rPr><w:delText>Convenio de custodia con licencia de uso</w:delText></w:r></w:del></w:p></w:tc><w:tc><w:tcPr><w:tcW w:w="1742" w:type="dxa"/><w:tcBorders></w:tcBorders><w:shd w:color="auto" w:fill="F7F7F7" w:val="clear"/></w:tcPr><w:p><w:pPr><w:pStyle w:val="Tabla9"/><w:widowControl/><w:jc w:val="left"/><w:rPr><w:kern w:val="0"/><w:szCs w:val="24"/><w:lang w:val="es-CO" w:eastAsia="en-US" w:bidi="ar-SA"/><w:del w:id="11849" w:author="Unknown Author" w:date="2026-10-30T04:17:53Z"></w:del></w:rPr></w:pPr><w:del w:id="11848" w:author="Unknown Author" w:date="2026-10-30T04:17:53Z"><w:r><w:rPr><w:kern w:val="0"/><w:szCs w:val="24"/><w:lang w:val="es-CO" w:eastAsia="en-US" w:bidi="ar-SA"/></w:rPr><w:delText>Software registrable ante la DNDA</w:delText></w:r></w:del></w:p></w:tc></w:tr><w:tr><w:trPr><w:del w:id="11850" w:author="Unknown Author" w:date="2026-10-30T04:17:53Z"/><w:cantSplit w:val="true"/></w:trPr><w:tc><w:tcPr><w:tcW w:w="1990" w:type="dxa"/><w:tcBorders></w:tcBorders></w:tcPr><w:p><w:pPr><w:pStyle w:val="Tabla9"/><w:widowControl/><w:jc w:val="left"/><w:rPr><w:kern w:val="0"/><w:szCs w:val="24"/><w:lang w:val="es-CO" w:eastAsia="en-US" w:bidi="ar-SA"/><w:del w:id="11852" w:author="Unknown Author" w:date="2026-10-30T04:17:53Z"></w:del></w:rPr></w:pPr><w:del w:id="11851" w:author="Unknown Author" w:date="2026-10-30T04:17:53Z"><w:r><w:rPr><w:kern w:val="0"/><w:szCs w:val="24"/><w:lang w:val="es-CO" w:eastAsia="en-US" w:bidi="ar-SA"/></w:rPr><w:delText>Gemelo digital (estimación espacial con datos corregidos) y plataforma</w:delText></w:r></w:del></w:p></w:tc><w:tc><w:tcPr><w:tcW w:w="1908" w:type="dxa"/><w:tcBorders></w:tcBorders></w:tcPr><w:p><w:pPr><w:pStyle w:val="Tabla9"/><w:widowControl/><w:jc w:val="left"/><w:rPr><w:kern w:val="0"/><w:szCs w:val="24"/><w:lang w:val="es-CO" w:eastAsia="en-US" w:bidi="ar-SA"/><w:del w:id="11854" w:author="Unknown Author" w:date="2026-10-30T04:17:53Z"></w:del></w:rPr></w:pPr><w:del w:id="11853" w:author="Unknown Author" w:date="2026-10-30T04:17:53Z"><w:r><w:rPr><w:kern w:val="0"/><w:szCs w:val="24"/><w:lang w:val="es-CO" w:eastAsia="en-US" w:bidi="ar-SA"/></w:rPr><w:delText>Estimar la concentración en el territorio y alimentar el tablero</w:delText></w:r></w:del></w:p></w:tc><w:tc><w:tcPr><w:tcW w:w="2239" w:type="dxa"/><w:tcBorders></w:tcBorders></w:tcPr><w:p><w:pPr><w:pStyle w:val="Tabla9"/><w:widowControl/><w:jc w:val="left"/><w:rPr><w:kern w:val="0"/><w:szCs w:val="24"/><w:lang w:val="es-CO" w:eastAsia="en-US" w:bidi="ar-SA"/><w:del w:id="11856" w:author="Unknown Author" w:date="2026-10-30T04:17:53Z"></w:del></w:rPr></w:pPr><w:del w:id="11855" w:author="Unknown Author" w:date="2026-10-30T04:17:53Z"><w:r><w:rPr><w:kern w:val="0"/><w:szCs w:val="24"/><w:lang w:val="es-CO" w:eastAsia="en-US" w:bidi="ar-SA"/></w:rPr><w:delText>Comités, Unidad Nacional para la Gestión del Riesgo de Desastres (UNGRD) e IES</w:delText></w:r></w:del></w:p></w:tc><w:tc><w:tcPr><w:tcW w:w="2075" w:type="dxa"/><w:tcBorders></w:tcBorders></w:tcPr><w:p><w:pPr><w:pStyle w:val="Tabla9"/><w:widowControl/><w:jc w:val="left"/><w:rPr><w:kern w:val="0"/><w:szCs w:val="24"/><w:lang w:val="es-CO" w:eastAsia="en-US" w:bidi="ar-SA"/><w:del w:id="11858" w:author="Unknown Author" w:date="2026-10-30T04:17:53Z"></w:del></w:rPr></w:pPr><w:del w:id="11857" w:author="Unknown Author" w:date="2026-10-30T04:17:53Z"><w:r><w:rPr><w:kern w:val="0"/><w:szCs w:val="24"/><w:lang w:val="es-CO" w:eastAsia="en-US" w:bidi="ar-SA"/></w:rPr><w:delText>Convenio de operación de la plataforma</w:delText></w:r></w:del></w:p></w:tc><w:tc><w:tcPr><w:tcW w:w="1742" w:type="dxa"/><w:tcBorders></w:tcBorders></w:tcPr><w:p><w:pPr><w:pStyle w:val="Tabla9"/><w:widowControl/><w:jc w:val="left"/><w:rPr><w:kern w:val="0"/><w:szCs w:val="24"/><w:lang w:val="es-CO" w:eastAsia="en-US" w:bidi="ar-SA"/><w:del w:id="11860" w:author="Unknown Author" w:date="2026-10-30T04:17:53Z"></w:del></w:rPr></w:pPr><w:del w:id="11859" w:author="Unknown Author" w:date="2026-10-30T04:17:53Z"><w:r><w:rPr><w:kern w:val="0"/><w:szCs w:val="24"/><w:lang w:val="es-CO" w:eastAsia="en-US" w:bidi="ar-SA"/></w:rPr><w:delText>Software registrable ante la DNDA</w:delText></w:r></w:del></w:p></w:tc></w:tr><w:tr><w:trPr><w:del w:id="11861" w:author="Unknown Author" w:date="2026-10-30T04:17:53Z"/><w:cantSplit w:val="true"/></w:trPr><w:tc><w:tcPr><w:tcW w:w="1990" w:type="dxa"/><w:tcBorders></w:tcBorders><w:shd w:color="auto" w:fill="F7F7F7" w:val="clear"/></w:tcPr><w:p><w:pPr><w:pStyle w:val="Tabla9"/><w:widowControl/><w:jc w:val="left"/><w:rPr><w:kern w:val="0"/><w:szCs w:val="24"/><w:lang w:val="es-CO" w:eastAsia="en-US" w:bidi="ar-SA"/><w:del w:id="11863" w:author="Unknown Author" w:date="2026-10-30T04:17:53Z"></w:del></w:rPr></w:pPr><w:del w:id="11862" w:author="Unknown Author" w:date="2026-10-30T04:17:53Z"><w:r><w:rPr><w:kern w:val="0"/><w:szCs w:val="24"/><w:lang w:val="es-CO" w:eastAsia="en-US" w:bidi="ar-SA"/></w:rPr><w:delText>Tablero con índice local y protocolo de alerta co-diseñado</w:delText></w:r></w:del></w:p></w:tc><w:tc><w:tcPr><w:tcW w:w="1908" w:type="dxa"/><w:tcBorders></w:tcBorders><w:shd w:color="auto" w:fill="F7F7F7" w:val="clear"/></w:tcPr><w:p><w:pPr><w:pStyle w:val="Tabla9"/><w:widowControl/><w:jc w:val="left"/><w:rPr><w:kern w:val="0"/><w:szCs w:val="24"/><w:lang w:val="es-CO" w:eastAsia="en-US" w:bidi="ar-SA"/><w:del w:id="11865" w:author="Unknown Author" w:date="2026-10-30T04:17:53Z"></w:del></w:rPr></w:pPr><w:del w:id="11864" w:author="Unknown Author" w:date="2026-10-30T04:17:53Z"><w:r><w:rPr><w:kern w:val="0"/><w:szCs w:val="24"/><w:lang w:val="es-CO" w:eastAsia="en-US" w:bidi="ar-SA"/></w:rPr><w:delText>Sustentar decisiones de alerta con umbrales validados localmente</w:delText></w:r></w:del></w:p></w:tc><w:tc><w:tcPr><w:tcW w:w="2239" w:type="dxa"/><w:tcBorders></w:tcBorders><w:shd w:color="auto" w:fill="F7F7F7" w:val="clear"/></w:tcPr><w:p><w:pPr><w:pStyle w:val="Tabla9"/><w:widowControl/><w:jc w:val="left"/><w:rPr><w:kern w:val="0"/><w:szCs w:val="24"/><w:lang w:val="es-CO" w:eastAsia="en-US" w:bidi="ar-SA"/><w:del w:id="11867" w:author="Unknown Author" w:date="2026-10-30T04:17:53Z"></w:del></w:rPr></w:pPr><w:del w:id="11866" w:author="Unknown Author" w:date="2026-10-30T04:17:53Z"><w:r><w:rPr><w:kern w:val="0"/><w:szCs w:val="24"/><w:lang w:val="es-CO" w:eastAsia="en-US" w:bidi="ar-SA"/></w:rPr><w:delText>15 comités (12 municipales y tres departamentales) y 150 personas del servicio público (supuesto de trabajo)</w:delText></w:r></w:del></w:p></w:tc><w:tc><w:tcPr><w:tcW w:w="2075" w:type="dxa"/><w:tcBorders></w:tcBorders><w:shd w:color="auto" w:fill="F7F7F7" w:val="clear"/></w:tcPr><w:p><w:pPr><w:pStyle w:val="Tabla9"/><w:widowControl/><w:jc w:val="left"/><w:rPr><w:kern w:val="0"/><w:szCs w:val="24"/><w:lang w:val="es-CO" w:eastAsia="en-US" w:bidi="ar-SA"/><w:del w:id="11869" w:author="Unknown Author" w:date="2026-10-30T04:17:53Z"></w:del></w:rPr></w:pPr><w:del w:id="11868" w:author="Unknown Author" w:date="2026-10-30T04:17:53Z"><w:r><w:rPr><w:kern w:val="0"/><w:szCs w:val="24"/><w:lang w:val="es-CO" w:eastAsia="en-US" w:bidi="ar-SA"/></w:rPr><w:delText>Convenio de uso y de competencia con las entidades territoriales</w:delText></w:r></w:del></w:p></w:tc><w:tc><w:tcPr><w:tcW w:w="1742" w:type="dxa"/><w:tcBorders></w:tcBorders><w:shd w:color="auto" w:fill="F7F7F7" w:val="clear"/></w:tcPr><w:p><w:pPr><w:pStyle w:val="Tabla9"/><w:widowControl/><w:jc w:val="left"/><w:rPr><w:kern w:val="0"/><w:szCs w:val="24"/><w:lang w:val="es-CO" w:eastAsia="en-US" w:bidi="ar-SA"/><w:del w:id="11871" w:author="Unknown Author" w:date="2026-10-30T04:17:53Z"></w:del></w:rPr></w:pPr><w:del w:id="11870" w:author="Unknown Author" w:date="2026-10-30T04:17:53Z"><w:r><w:rPr><w:kern w:val="0"/><w:szCs w:val="24"/><w:lang w:val="es-CO" w:eastAsia="en-US" w:bidi="ar-SA"/></w:rPr><w:delText>Software del tablero registrable ante la DNDA; diseño del protocolo de alerta</w:delText></w:r></w:del></w:p></w:tc></w:tr><w:tr><w:trPr><w:del w:id="11872" w:author="Unknown Author" w:date="2026-10-30T04:17:53Z"/><w:cantSplit w:val="true"/></w:trPr><w:tc><w:tcPr><w:tcW w:w="1990" w:type="dxa"/><w:tcBorders></w:tcBorders></w:tcPr><w:p><w:pPr><w:pStyle w:val="Tabla9"/><w:widowControl/><w:jc w:val="left"/><w:rPr><w:kern w:val="0"/><w:szCs w:val="24"/><w:lang w:val="es-CO" w:eastAsia="en-US" w:bidi="ar-SA"/><w:del w:id="11874" w:author="Unknown Author" w:date="2026-10-30T04:17:53Z"></w:del></w:rPr></w:pPr><w:del w:id="11873" w:author="Unknown Author" w:date="2026-10-30T04:17:53Z"><w:r><w:rPr><w:kern w:val="0"/><w:szCs w:val="24"/><w:lang w:val="es-CO" w:eastAsia="en-US" w:bidi="ar-SA"/></w:rPr><w:delText>Red instalada de 100 nodos, 10 gateways y tres monitores de referencia</w:delText></w:r></w:del></w:p></w:tc><w:tc><w:tcPr><w:tcW w:w="1908" w:type="dxa"/><w:tcBorders></w:tcBorders></w:tcPr><w:p><w:pPr><w:pStyle w:val="Tabla9"/><w:widowControl/><w:jc w:val="left"/><w:rPr><w:kern w:val="0"/><w:szCs w:val="24"/><w:lang w:val="es-CO" w:eastAsia="en-US" w:bidi="ar-SA"/><w:del w:id="11876" w:author="Unknown Author" w:date="2026-10-30T04:17:53Z"></w:del></w:rPr></w:pPr><w:del w:id="11875" w:author="Unknown Author" w:date="2026-10-30T04:17:53Z"><w:r><w:rPr><w:kern w:val="0"/><w:szCs w:val="24"/><w:lang w:val="es-CO" w:eastAsia="en-US" w:bidi="ar-SA"/></w:rPr><w:delText>Vigilar PM2,5 y PM10 en 12 municipios de Caldas, Cundinamarca y Valle del Cauca</w:delText></w:r></w:del></w:p></w:tc><w:tc><w:tcPr><w:tcW w:w="2239" w:type="dxa"/><w:tcBorders></w:tcBorders></w:tcPr><w:p><w:pPr><w:pStyle w:val="Tabla9"/><w:widowControl/><w:jc w:val="left"/><w:rPr><w:kern w:val="0"/><w:szCs w:val="24"/><w:lang w:val="es-CO" w:eastAsia="en-US" w:bidi="ar-SA"/><w:del w:id="11878" w:author="Unknown Author" w:date="2026-10-30T04:17:53Z"></w:del></w:rPr></w:pPr><w:del w:id="11877" w:author="Unknown Author" w:date="2026-10-30T04:17:53Z"><w:r><w:rPr><w:kern w:val="0"/><w:szCs w:val="24"/><w:lang w:val="es-CO" w:eastAsia="en-US" w:bidi="ar-SA"/></w:rPr><w:delText>Entidades territoriales y comités</w:delText></w:r></w:del></w:p></w:tc><w:tc><w:tcPr><w:tcW w:w="2075" w:type="dxa"/><w:tcBorders></w:tcBorders></w:tcPr><w:p><w:pPr><w:pStyle w:val="Tabla9"/><w:widowControl/><w:jc w:val="left"/><w:rPr><w:kern w:val="0"/><w:szCs w:val="24"/><w:lang w:val="es-CO" w:eastAsia="en-US" w:bidi="ar-SA"/><w:del w:id="11880" w:author="Unknown Author" w:date="2026-10-30T04:17:53Z"></w:del></w:rPr></w:pPr><w:del w:id="11879" w:author="Unknown Author" w:date="2026-10-30T04:17:53Z"><w:r><w:rPr><w:kern w:val="0"/><w:szCs w:val="24"/><w:lang w:val="es-CO" w:eastAsia="en-US" w:bidi="ar-SA"/></w:rPr><w:delText>Entrega por tramo con inventario y repuestos (20 nodos y un gateway de reserva)</w:delText></w:r></w:del></w:p></w:tc><w:tc><w:tcPr><w:tcW w:w="1742" w:type="dxa"/><w:tcBorders></w:tcBorders></w:tcPr><w:p><w:pPr><w:pStyle w:val="Tabla9"/><w:widowControl/><w:jc w:val="left"/><w:rPr><w:kern w:val="0"/><w:szCs w:val="24"/><w:lang w:val="es-CO" w:eastAsia="en-US" w:bidi="ar-SA"/><w:del w:id="11882" w:author="Unknown Author" w:date="2026-10-30T04:17:53Z"></w:del></w:rPr></w:pPr><w:del w:id="11881" w:author="Unknown Author" w:date="2026-10-30T04:17:53Z"><w:r><w:rPr><w:kern w:val="0"/><w:szCs w:val="24"/><w:lang w:val="es-CO" w:eastAsia="en-US" w:bidi="ar-SA"/></w:rPr><w:delText>Sin activo de propiedad intelectual; el diseño de despliegue es know-how</w:delText></w:r></w:del></w:p></w:tc></w:tr><w:tr><w:trPr><w:del w:id="11883" w:author="Unknown Author" w:date="2026-10-30T04:17:53Z"/><w:cantSplit w:val="true"/></w:trPr><w:tc><w:tcPr><w:tcW w:w="1990" w:type="dxa"/><w:tcBorders></w:tcBorders><w:shd w:color="auto" w:fill="F7F7F7" w:val="clear"/></w:tcPr><w:p><w:pPr><w:pStyle w:val="Tabla9"/><w:widowControl/><w:jc w:val="left"/><w:rPr><w:kern w:val="0"/><w:szCs w:val="24"/><w:lang w:val="es-CO" w:eastAsia="en-US" w:bidi="ar-SA"/><w:del w:id="11885" w:author="Unknown Author" w:date="2026-10-30T04:17:53Z"></w:del></w:rPr></w:pPr><w:del w:id="11884" w:author="Unknown Author" w:date="2026-10-30T04:17:53Z"><w:r><w:rPr><w:kern w:val="0"/><w:szCs w:val="24"/><w:lang w:val="es-CO" w:eastAsia="en-US" w:bidi="ar-SA"/></w:rPr><w:delText>Gemelo predictivo de demolición: modelo de emisión, modelo de dispersión y modelo sustituto</w:delText></w:r></w:del></w:p></w:tc><w:tc><w:tcPr><w:tcW w:w="1908" w:type="dxa"/><w:tcBorders></w:tcBorders><w:shd w:color="auto" w:fill="F7F7F7" w:val="clear"/></w:tcPr><w:p><w:pPr><w:pStyle w:val="Tabla9"/><w:widowControl/><w:jc w:val="left"/><w:rPr><w:kern w:val="0"/><w:szCs w:val="24"/><w:lang w:val="es-CO" w:eastAsia="en-US" w:bidi="ar-SA"/><w:del w:id="11887" w:author="Unknown Author" w:date="2026-10-30T04:17:53Z"></w:del></w:rPr></w:pPr><w:del w:id="11886" w:author="Unknown Author" w:date="2026-10-30T04:17:53Z"><w:r><w:rPr><w:kern w:val="0"/><w:szCs w:val="24"/><w:lang w:val="es-CO" w:eastAsia="en-US" w:bidi="ar-SA"/></w:rPr><w:delText>Estimar antes de una demolición la concentración esperada de PM2,5 y PM10 en receptores y comparar escenarios de control</w:delText></w:r></w:del></w:p></w:tc><w:tc><w:tcPr><w:tcW w:w="2239" w:type="dxa"/><w:tcBorders></w:tcBorders><w:shd w:color="auto" w:fill="F7F7F7" w:val="clear"/></w:tcPr><w:p><w:pPr><w:pStyle w:val="Tabla9"/><w:widowControl/><w:jc w:val="left"/><w:rPr><w:kern w:val="0"/><w:szCs w:val="24"/><w:lang w:val="es-CO" w:eastAsia="en-US" w:bidi="ar-SA"/><w:del w:id="11889" w:author="Unknown Author" w:date="2026-10-30T04:17:53Z"></w:del></w:rPr></w:pPr><w:del w:id="11888" w:author="Unknown Author" w:date="2026-10-30T04:17:53Z"><w:r><w:rPr><w:kern w:val="0"/><w:szCs w:val="24"/><w:lang w:val="es-CO" w:eastAsia="en-US" w:bidi="ar-SA"/></w:rPr><w:delText>Entidades territoriales, comités y responsables de obra</w:delText></w:r></w:del></w:p></w:tc><w:tc><w:tcPr><w:tcW w:w="2075" w:type="dxa"/><w:tcBorders></w:tcBorders><w:shd w:color="auto" w:fill="F7F7F7" w:val="clear"/></w:tcPr><w:p><w:pPr><w:pStyle w:val="Tabla9"/><w:widowControl/><w:jc w:val="left"/><w:rPr><w:kern w:val="0"/><w:szCs w:val="24"/><w:lang w:val="es-CO" w:eastAsia="en-US" w:bidi="ar-SA"/><w:del w:id="11891" w:author="Unknown Author" w:date="2026-10-30T04:17:53Z"></w:del></w:rPr></w:pPr><w:del w:id="11890" w:author="Unknown Author" w:date="2026-10-30T04:17:53Z"><w:r><w:rPr><w:kern w:val="0"/><w:szCs w:val="24"/><w:lang w:val="es-CO" w:eastAsia="en-US" w:bidi="ar-SA"/></w:rPr><w:delText>Entrega a la universidad como entidad custodia y uso en evaluaciones previas por convenio</w:delText></w:r></w:del></w:p></w:tc><w:tc><w:tcPr><w:tcW w:w="1742" w:type="dxa"/><w:tcBorders></w:tcBorders><w:shd w:color="auto" w:fill="F7F7F7" w:val="clear"/></w:tcPr><w:p><w:pPr><w:pStyle w:val="Tabla9"/><w:widowControl/><w:jc w:val="left"/><w:rPr><w:kern w:val="0"/><w:szCs w:val="24"/><w:lang w:val="es-CO" w:eastAsia="en-US" w:bidi="ar-SA"/><w:del w:id="11893" w:author="Unknown Author" w:date="2026-10-30T04:17:53Z"></w:del></w:rPr></w:pPr><w:del w:id="11892" w:author="Unknown Author" w:date="2026-10-30T04:17:53Z"><w:r><w:rPr><w:kern w:val="0"/><w:szCs w:val="24"/><w:lang w:val="es-CO" w:eastAsia="en-US" w:bidi="ar-SA"/></w:rPr><w:delText>Software registrable ante la DNDA; los modelos de terceros conservan su licencia</w:delText></w:r></w:del></w:p></w:tc></w:tr><w:tr><w:trPr><w:del w:id="11894" w:author="Unknown Author" w:date="2026-10-30T04:17:53Z"/><w:cantSplit w:val="true"/></w:trPr><w:tc><w:tcPr><w:tcW w:w="1990" w:type="dxa"/><w:tcBorders></w:tcBorders></w:tcPr><w:p><w:pPr><w:pStyle w:val="Tabla9"/><w:widowControl/><w:jc w:val="left"/><w:rPr><w:kern w:val="0"/><w:szCs w:val="24"/><w:lang w:val="es-CO" w:eastAsia="en-US" w:bidi="ar-SA"/><w:del w:id="11896" w:author="Unknown Author" w:date="2026-10-30T04:17:53Z"></w:del></w:rPr></w:pPr><w:del w:id="11895" w:author="Unknown Author" w:date="2026-10-30T04:17:53Z"><w:r><w:rPr><w:kern w:val="0"/><w:szCs w:val="24"/><w:lang w:val="es-CO" w:eastAsia="en-US" w:bidi="ar-SA"/></w:rPr><w:delText>Protocolo de evaluación previa y base de datos de las campañas de demolición</w:delText></w:r></w:del></w:p></w:tc><w:tc><w:tcPr><w:tcW w:w="1908" w:type="dxa"/><w:tcBorders></w:tcBorders></w:tcPr><w:p><w:pPr><w:pStyle w:val="Tabla9"/><w:widowControl/><w:jc w:val="left"/><w:rPr><w:kern w:val="0"/><w:szCs w:val="24"/><w:lang w:val="es-CO" w:eastAsia="en-US" w:bidi="ar-SA"/><w:del w:id="11898" w:author="Unknown Author" w:date="2026-10-30T04:17:53Z"></w:del></w:rPr></w:pPr><w:del w:id="11897" w:author="Unknown Author" w:date="2026-10-30T04:17:53Z"><w:r><w:rPr><w:kern w:val="0"/><w:szCs w:val="24"/><w:lang w:val="es-CO" w:eastAsia="en-US" w:bidi="ar-SA"/></w:rPr><w:delText>Regular quién solicita la evaluación, qué información entrega y cómo se usa el resultado; reutilizar los datos para nuevos modelos</w:delText></w:r></w:del></w:p></w:tc><w:tc><w:tcPr><w:tcW w:w="2239" w:type="dxa"/><w:tcBorders></w:tcBorders></w:tcPr><w:p><w:pPr><w:pStyle w:val="Tabla9"/><w:widowControl/><w:jc w:val="left"/><w:rPr><w:kern w:val="0"/><w:szCs w:val="24"/><w:lang w:val="es-CO" w:eastAsia="en-US" w:bidi="ar-SA"/><w:del w:id="11900" w:author="Unknown Author" w:date="2026-10-30T04:17:53Z"></w:del></w:rPr></w:pPr><w:del w:id="11899" w:author="Unknown Author" w:date="2026-10-30T04:17:53Z"><w:r><w:rPr><w:kern w:val="0"/><w:szCs w:val="24"/><w:lang w:val="es-CO" w:eastAsia="en-US" w:bidi="ar-SA"/></w:rPr><w:delText>Entidades territoriales, autoridades ambientales y academia</w:delText></w:r></w:del></w:p></w:tc><w:tc><w:tcPr><w:tcW w:w="2075" w:type="dxa"/><w:tcBorders></w:tcBorders></w:tcPr><w:p><w:pPr><w:pStyle w:val="Tabla9"/><w:widowControl/><w:jc w:val="left"/><w:rPr><w:kern w:val="0"/><w:szCs w:val="24"/><w:lang w:val="es-CO" w:eastAsia="en-US" w:bidi="ar-SA"/><w:del w:id="11902" w:author="Unknown Author" w:date="2026-10-30T04:17:53Z"></w:del></w:rPr></w:pPr><w:del w:id="11901" w:author="Unknown Author" w:date="2026-10-30T04:17:53Z"><w:r><w:rPr><w:kern w:val="0"/><w:szCs w:val="24"/><w:lang w:val="es-CO" w:eastAsia="en-US" w:bidi="ar-SA"/></w:rPr><w:delText>Adopción por acta de la entidad territorial y apertura de los datos bajo licencia</w:delText></w:r></w:del></w:p></w:tc><w:tc><w:tcPr><w:tcW w:w="1742" w:type="dxa"/><w:tcBorders></w:tcBorders></w:tcPr><w:p><w:pPr><w:pStyle w:val="Tabla9"/><w:widowControl/><w:jc w:val="left"/><w:rPr><w:kern w:val="0"/><w:szCs w:val="24"/><w:lang w:val="es-CO" w:eastAsia="en-US" w:bidi="ar-SA"/><w:del w:id="11904" w:author="Unknown Author" w:date="2026-10-30T04:17:53Z"></w:del></w:rPr></w:pPr><w:del w:id="11903" w:author="Unknown Author" w:date="2026-10-30T04:17:53Z"><w:r><w:rPr><w:kern w:val="0"/><w:szCs w:val="24"/><w:lang w:val="es-CO" w:eastAsia="en-US" w:bidi="ar-SA"/></w:rPr><w:delText>Base de datos registrable ante la DNDA; protocolo como know-how publicado</w:delText></w:r></w:del></w:p></w:tc></w:tr><w:tr><w:trPr><w:del w:id="11905" w:author="Unknown Author" w:date="2026-10-30T04:17:53Z"/><w:cantSplit w:val="true"/></w:trPr><w:tc><w:tcPr><w:tcW w:w="1990" w:type="dxa"/><w:tcBorders><w:bottom w:val="single" w:sz="12" w:space="0" w:color="2A3439"/></w:tcBorders><w:shd w:color="auto" w:fill="F7F7F7" w:val="clear"/></w:tcPr><w:p><w:pPr><w:pStyle w:val="Tabla9"/><w:keepNext w:val="true"/><w:widowControl/><w:jc w:val="left"/><w:rPr><w:kern w:val="0"/><w:szCs w:val="24"/><w:lang w:val="es-CO" w:eastAsia="en-US" w:bidi="ar-SA"/><w:del w:id="11907" w:author="Unknown Author" w:date="2026-10-30T04:17:53Z"></w:del></w:rPr></w:pPr><w:del w:id="11906" w:author="Unknown Author" w:date="2026-10-30T04:17:53Z"><w:r><w:rPr><w:kern w:val="0"/><w:szCs w:val="24"/><w:lang w:val="es-CO" w:eastAsia="en-US" w:bidi="ar-SA"/></w:rPr><w:delText>Capacidad instalada: 60 personas certificadas en uso y custodia</w:delText></w:r></w:del></w:p></w:tc><w:tc><w:tcPr><w:tcW w:w="1908" w:type="dxa"/><w:tcBorders><w:bottom w:val="single" w:sz="12" w:space="0" w:color="2A3439"/></w:tcBorders><w:shd w:color="auto" w:fill="F7F7F7" w:val="clear"/></w:tcPr><w:p><w:pPr><w:pStyle w:val="Tabla9"/><w:keepNext w:val="true"/><w:widowControl/><w:jc w:val="left"/><w:rPr><w:kern w:val="0"/><w:szCs w:val="24"/><w:lang w:val="es-CO" w:eastAsia="en-US" w:bidi="ar-SA"/><w:del w:id="11909" w:author="Unknown Author" w:date="2026-10-30T04:17:53Z"></w:del></w:rPr></w:pPr><w:del w:id="11908" w:author="Unknown Author" w:date="2026-10-30T04:17:53Z"><w:r><w:rPr><w:kern w:val="0"/><w:szCs w:val="24"/><w:lang w:val="es-CO" w:eastAsia="en-US" w:bidi="ar-SA"/></w:rPr><w:delText>Operar, mantener y leer la red sin el equipo del proyecto</w:delText></w:r></w:del></w:p></w:tc><w:tc><w:tcPr><w:tcW w:w="2239" w:type="dxa"/><w:tcBorders><w:bottom w:val="single" w:sz="12" w:space="0" w:color="2A3439"/></w:tcBorders><w:shd w:color="auto" w:fill="F7F7F7" w:val="clear"/></w:tcPr><w:p><w:pPr><w:pStyle w:val="Tabla9"/><w:keepNext w:val="true"/><w:widowControl/><w:jc w:val="left"/><w:rPr><w:kern w:val="0"/><w:szCs w:val="24"/><w:lang w:val="es-CO" w:eastAsia="en-US" w:bidi="ar-SA"/><w:del w:id="11911" w:author="Unknown Author" w:date="2026-10-30T04:17:53Z"></w:del></w:rPr></w:pPr><w:del w:id="11910" w:author="Unknown Author" w:date="2026-10-30T04:17:53Z"><w:r><w:rPr><w:kern w:val="0"/><w:szCs w:val="24"/><w:lang w:val="es-CO" w:eastAsia="en-US" w:bidi="ar-SA"/></w:rPr><w:delText>Personal de los comités y de las entidades custodias</w:delText></w:r></w:del></w:p></w:tc><w:tc><w:tcPr><w:tcW w:w="2075" w:type="dxa"/><w:tcBorders><w:bottom w:val="single" w:sz="12" w:space="0" w:color="2A3439"/></w:tcBorders><w:shd w:color="auto" w:fill="F7F7F7" w:val="clear"/></w:tcPr><w:p><w:pPr><w:pStyle w:val="Tabla9"/><w:keepNext w:val="true"/><w:widowControl/><w:jc w:val="left"/><w:rPr><w:kern w:val="0"/><w:szCs w:val="24"/><w:lang w:val="es-CO" w:eastAsia="en-US" w:bidi="ar-SA"/><w:del w:id="11913" w:author="Unknown Author" w:date="2026-10-30T04:17:53Z"></w:del></w:rPr></w:pPr><w:del w:id="11912" w:author="Unknown Author" w:date="2026-10-30T04:17:53Z"><w:r><w:rPr><w:kern w:val="0"/><w:szCs w:val="24"/><w:lang w:val="es-CO" w:eastAsia="en-US" w:bidi="ar-SA"/></w:rPr><w:delText>Certificación con prueba práctica</w:delText></w:r></w:del></w:p></w:tc><w:tc><w:tcPr><w:tcW w:w="1742" w:type="dxa"/><w:tcBorders><w:bottom w:val="single" w:sz="12" w:space="0" w:color="2A3439"/></w:tcBorders><w:shd w:color="auto" w:fill="F7F7F7" w:val="clear"/></w:tcPr><w:p><w:pPr><w:pStyle w:val="Tabla9"/><w:keepNext w:val="true"/><w:widowControl/><w:jc w:val="left"/><w:rPr><w:kern w:val="0"/><w:szCs w:val="24"/><w:lang w:val="es-CO" w:eastAsia="en-US" w:bidi="ar-SA"/><w:del w:id="11915" w:author="Unknown Author" w:date="2026-10-30T04:17:53Z"></w:del></w:rPr></w:pPr><w:del w:id="11914" w:author="Unknown Author" w:date="2026-10-30T04:17:53Z"><w:r><w:rPr><w:kern w:val="0"/><w:szCs w:val="24"/><w:lang w:val="es-CO" w:eastAsia="en-US" w:bidi="ar-SA"/></w:rPr><w:delText>Material de formación y manual de operación (derecho de autor)</w:delText></w:r></w:del></w:p></w:tc></w:tr></w:tbl><w:p><w:pPr><w:pStyle w:val="TablaNota"/><w:rPr></w:rPr></w:pPr><w:r><w:rPr><w:i/><w:iCs/></w:rPr><w:t>Nota.</w:t></w:r><w:r><w:rPr></w:rPr><w:t xml:space="preserve"> Elaboración propia con los productos del proyecto. DNDA: Dirección Nacional de Derecho de Autor. Los usuarios y los receptores son preliminares. Los </w:t></w:r><w:ins w:id="11916" w:author="Unknown Author" w:date="2026-10-30T04:17:53Z"><w:r><w:rPr></w:rPr><w:t>cuatro consejos</w:t></w:r></w:ins><w:moveFrom w:id="11917" w:author="Unknown Author" w:date="2026-10-30T04:17:53Z"><w:r><w:rPr></w:rPr><w:t>15 comités</w:t></w:r></w:moveFrom><w:r><w:rPr></w:rPr><w:t xml:space="preserve"> y las </w:t></w:r><w:ins w:id="11918" w:author="Unknown Author" w:date="2026-10-30T04:17:53Z"><w:r><w:rPr></w:rPr><w:t>cerca de 40</w:t></w:r></w:ins><w:del w:id="11919" w:author="Unknown Author" w:date="2026-10-30T04:17:53Z"><w:r><w:rPr></w:rPr><w:delText>150</w:delText></w:r></w:del><w:r><w:rPr></w:rPr><w:t xml:space="preserve"> personas son supuestos de trabajo.</w:t></w:r></w:p><w:p><w:pPr><w:pStyle w:val="BodyText"/><w:rPr></w:rPr></w:pPr><w:r><w:rPr></w:rPr><w:t>La tabla identifica diez resultados y tres tipos de activo. Siete resultados son software o datos, y su protección corresponde al derecho de autor. El protocolo y la operación son conocimiento documentado: se protegen como know-how y se publican. La red física es infraestructura sin activo de propiedad intelectual. El proyecto no presenta solicitudes de patente ni compromete licencias comerciales.</w:t></w:r></w:p><w:p><w:pPr><w:pStyle w:val="BodyText"/><w:rPr></w:rPr></w:pPr><w:r><w:rPr></w:rPr><w:t xml:space="preserve">Los usuarios se distribuyen en tres grupos. El primero reúne a los </w:t></w:r><w:ins w:id="11920" w:author="Unknown Author" w:date="2026-10-30T04:17:53Z"><w:r><w:rPr></w:rPr><w:t>cuatro consejos</w:t></w:r></w:ins><w:del w:id="11921" w:author="Unknown Author" w:date="2026-10-30T04:17:53Z"><w:r><w:rPr></w:rPr><w:delText>15 comités</w:delText></w:r></w:del><w:r><w:rPr></w:rPr><w:t xml:space="preserve"> y a su personal, que usan el tablero para decidir alertas. El segundo reúne a las entidades custodias, que mantienen nodos, plataforma y datos. El tercero reúne a las autoridades ambientales, los laboratorios y la academia, que usan el protocolo y las series. Mitchell et al. (1997) ordenan a los actores por su poder, su legitimidad y su urgencia. Los </w:t></w:r><w:ins w:id="11922" w:author="Unknown Author" w:date="2026-10-30T04:17:53Z"><w:r><w:rPr></w:rPr><w:t>consejos</w:t></w:r></w:ins><w:del w:id="11923" w:author="Unknown Author" w:date="2026-10-30T04:17:53Z"><w:r><w:rPr></w:rPr><w:delText>comités</w:delText></w:r></w:del><w:r><w:rPr></w:rPr><w:t xml:space="preserve"> reúnen legitimidad y urgencia, pero su poder sobre una partida presupuestal es incierto. Por eso el Plan exige que cada convenio de custodia incluya partida y personal designado.</w:t></w:r></w:p><w:p><w:pPr><w:pStyle w:val="BodyText"/><w:rPr></w:rPr></w:pPr><w:r><w:rPr></w:rPr><w:t xml:space="preserve">El numeral 23 de los TdR remite a la normativa vigente y a los acuerdos entre los participantes. Esa remisión cubre la titularidad, el uso, la explotación y la transferencia de los derechos. Para los resultados financiados con recursos públicos aplica, cuando corresponda, el artículo 169 de la Ley 1955 de 2019. El artículo 170 de la Ley 2294 de 2023 lo modifica. El proyecto propone fijar la titularidad de cada activo en el acuerdo marco del mes 6, antes de registrar el software. La proporción entre los cuatro integrantes es </w:t></w:r><w:r><w:rPr><w:color w:val="00B050"/></w:rPr><w:t>[Diligenciar: proporción de titularidad entre los integrantes]</w:t></w:r><w:r><w:rPr></w:rPr><w:t xml:space="preserve">. El software y los modelos que un integrante aporta ya desarrollados son activos previos. Se declaran en el modelo de gobernanza del Anexo 1 </w:t></w:r><w:r><w:rPr><w:color w:val="00B050"/></w:rPr><w:t>[Diligenciar: activos previos de cada integrante]</w:t></w:r><w:r><w:rPr></w:rPr><w:t>. El acuerdo respeta las obligaciones de reporte, acceso y seguimiento del SGR. El certificado del numeral 10.19 de los TdR concerta la titularidad, la administración y la custodia de los bienes. Lo concerta con los cofinanciadores y las entidades territoriales.</w:t></w:r></w:p><w:p><w:pPr><w:pStyle w:val="BodyText"/><w:rPr></w:rPr></w:pPr><w:r><w:rPr></w:rPr><w:t>Teece (1986) distingue dos regímenes de apropiabilidad. En el régimen débil la imitación es fácil y el valor se concentra en quien posee los activos complementarios. El software y el firmware del proyecto pertenecen a ese régimen, porque un tercero puede reimplementarlos (inferencia de formulación). El registro ante la DNDA es una medida de bajo costo. La protección efectiva descansa en la custodia, en las series de datos y en los convenios.</w:t></w:r></w:p><w:p><w:pPr><w:pStyle w:val="BodyText"/><w:rPr></w:rPr></w:pPr><w:bookmarkStart w:id="211" w:name="X978ab04e45886d249db09f89c42a4bd7172612c"/><w:r><w:rPr></w:rPr><w:t>El informe de vigilancia tecnológica identifica un riesgo de libertad de operación. Diez solicitudes de patente del corpus designan a Colombia, siete con el plazo general de 30 meses vencido y tres abierto (Equipo formulador, 2026, p. 221). Los plazos abiertos vencen el 10 de diciembre de 2026, el 28 de abril de 2027 y el 28 de agosto de 2027. Son un cálculo del analista del informe. Ninguna solicitud informa su fase nacional (Equipo formulador, 2026, p. 55). Designar a Colombia no obliga al titular a entrar en esa fase, y por eso solo la consulta oficial establece el estado de cada expediente. El informe indica que la Superintendencia de Industria y Comercio (SIC) publica el procedimiento de consulta (SIC, 2026, pp. 2, 7 y 9). El proyecto no usa esas solicitudes como anterioridad ni como infracción. Las usa para ordenar una consulta de 60 horas de consultoría, que precede a la compra del primer lote de nodos.</w:t></w:r><w:bookmarkEnd w:id="211"/></w:p><w:p><w:pPr><w:pStyle w:val="Heading2"/><w:rPr></w:rPr></w:pPr><w:bookmarkStart w:id="212" w:name="X46b9e6e59775374799528e5c61982811a8bab94"/><w:r><w:rPr></w:rPr><w:t>18.3 . ESTRATEGIA O RUTA DE TRANSFERENCIA, ADOPCIÓN Y VALORACIÓN TECNOLÓGICA</w:t></w:r></w:p><w:p><w:pPr><w:pStyle w:val="FirstParagraph"/><w:rPr></w:rPr></w:pPr><w:r><w:rPr></w:rPr><w:t>La estrategia distribuye la custodia por componente y ordena la transferencia en cuatro hitos. Los hitos caen en los meses 6, 12, 18 y 24 y se alinean con las compuertas C1, C2 y C3. El hito del mes 6 firma el acuerdo marco. El del mes 12 entrega el protocolo de calibración y las series de datos. El del mes 18 entrega los nodos adicionales y el tablero. El del mes 24 entrega la operación con custodia. La ruta termina en el mes 24. No depende de fases posteriores ni de recursos adicionales para producir los resultados comprometidos.</w:t></w:r></w:p><w:p><w:pPr><w:pStyle w:val="BodyText"/><w:rPr></w:rPr></w:pPr><w:r><w:rPr></w:rPr><w:t>La evidencia sobre redes de monitoreo justifica distribuir la custodia. El informe de vigilancia tecnológica recoge que 96 de 570 estaciones de Brasil, es decir 16,8 %, están inactivas o sin estado (Tavella et al., 2026, p. 6). Recoge también que 90,8 % de las 5.076 estaciones de la red nacional propuesta para Colombia serían sensores sin plan de calibración (Murad Pedraza et al., 2026, pp. 10-11 y 13). El Sistema de Alerta Temprana de Medellín y el Valle de Aburrá (SIATA) opera 65 equipos acreditados y 450 sensores de bajo costo. Su inversión es de 1,63 dólares por habitante y año (Ruiz-Carrascal et al., 2026, pp. 3 y 8). Esa red muestra que la continuidad es posible con una institución estable y un presupuesto recurrente. El proyecto no cuenta con esa condición y por eso la construye con convenios.</w:t></w:r></w:p><w:p><w:pPr><w:pStyle w:val="BodyText"/><w:rPr></w:rPr></w:pPr><w:r><w:rPr></w:rPr><w:t>La secuencia protege la verificación de la medición antes de comprometer activos físicos. Primero se transfieren reglas y datos, luego equipos y tablero, y al final la operación. Cada entrega exige tres condiciones: partida presupuestal de la entidad custodia, personal designado y competencia jurídica documentada. Ninguna entidad recibe un componente por defecto. Si una entidad no cumple, el componente pasa a la custodia alterna que fija el acuerdo marco. Si tampoco cumple la alterna, se activa la cláusula de apertura. Los datos, el código y el conocimiento pasan entonces a licencia abierta y a una entidad académica custodia. La secuencia aplica una lógica de compuertas, en la que cada avance exige criterios definidos y puede terminar en una detención (Cooper, 2008). También reduce el costo de corregir una entrega fallida, porque se decide con evidencia parcial y no al cierre (Collingridge, 1980).</w:t></w:r></w:p><w:p><w:pPr><w:pStyle w:val="BodyText"/><w:rPr></w:rPr></w:pPr><w:r><w:rPr></w:rPr><w:t xml:space="preserve">La adopción sigue dos modelos según el tramo. En el tramo 1 los </w:t></w:r><w:ins w:id="11924" w:author="Unknown Author" w:date="2026-10-30T04:17:53Z"><w:r><w:rPr></w:rPr><w:t>consejos</w:t></w:r></w:ins><w:del w:id="11925" w:author="Unknown Author" w:date="2026-10-30T04:17:53Z"><w:r><w:rPr></w:rPr><w:delText>comités</w:delText></w:r></w:del><w:r><w:rPr></w:rPr><w:t xml:space="preserve"> co-diseñan los umbrales y el protocolo, un proceso de coproducción (Callon, 1999). En los tramos 2 y 3 adoptan un tablero ya validado, un proceso de difusión por canales sociales (Rogers, 2003). La compuerta C1 exige que al menos 50 % de los </w:t></w:r><w:ins w:id="11926" w:author="Unknown Author" w:date="2026-10-30T04:17:53Z"><w:r><w:rPr></w:rPr><w:t>consejos</w:t></w:r></w:ins><w:del w:id="11927" w:author="Unknown Author" w:date="2026-10-30T04:17:53Z"><w:r><w:rPr></w:rPr><w:delText>comités</w:delText></w:r></w:del><w:r><w:rPr></w:rPr><w:t xml:space="preserve"> del tramo 1 use el tablero antes de liberar el tramo 2. El Plan mide la adopción como conducta, es decir, como decisiones documentadas con el tablero. La utilidad percibida, la facilidad de uso, la influencia social y las condiciones de apoyo explican esa conducta (Venkatesh et al., 2003; Davis, 1989). Por eso la formación incluye prueba práctica y los convenios designan personal con permanencia.</w:t></w:r></w:p><w:p><w:pPr><w:pStyle w:val="BodyText"/><w:rPr></w:rPr></w:pPr><w:r><w:rPr></w:rPr><w:t>La Tabla 18.3 sintetiza la ruta y las barreras con el formato de la plantilla del Anexo 2.</w:t></w:r></w:p><w:p><w:pPr><w:pStyle w:val="TablaRotulo"/><w:rPr></w:rPr></w:pPr><w:bookmarkStart w:id="213" w:name="rot_Tabla_18_3"/><w:r><w:rPr><w:b/><w:bCs/></w:rPr><w:t>Tabla 18.3</w:t></w:r><w:bookmarkEnd w:id="213"/></w:p><w:p><w:pPr><w:pStyle w:val="TablaTitulo"/><w:rPr></w:rPr></w:pPr><w:r><w:rPr><w:i/><w:iCs/></w:rPr><w:t>Ruta o estrategia propuesta y principales barreras o retos</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3483"/><w:gridCol w:w="6470"/></w:tblGrid><w:tr><w:trPr><w:tblHeader w:val="true"/><w:ins w:id="11928" w:author="Unknown Author" w:date="2026-10-30T04:17:53Z"/><w:cantSplit w:val="true"/></w:trPr><w:tc><w:tcPr><w:tcW w:w="348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1930" w:author="Unknown Author" w:date="2026-10-30T04:17:53Z"></w:ins></w:rPr></w:pPr><w:ins w:id="11929" w:author="Unknown Author" w:date="2026-10-30T04:17:53Z"><w:r><w:rPr><w:b/><w:kern w:val="0"/><w:szCs w:val="24"/><w:lang w:val="es-CO" w:eastAsia="en-US" w:bidi="ar-SA"/></w:rPr><w:t>Componente de la estrategia</w:t></w:r></w:ins></w:p></w:tc><w:tc><w:tcPr><w:tcW w:w="647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1932" w:author="Unknown Author" w:date="2026-10-30T04:17:53Z"></w:ins></w:rPr></w:pPr><w:ins w:id="11931" w:author="Unknown Author" w:date="2026-10-30T04:17:53Z"><w:r><w:rPr><w:b/><w:kern w:val="0"/><w:szCs w:val="24"/><w:lang w:val="es-CO" w:eastAsia="en-US" w:bidi="ar-SA"/></w:rPr><w:t>Descripción</w:t></w:r></w:ins></w:p></w:tc></w:tr><w:tr><w:trPr><w:ins w:id="11933" w:author="Unknown Author" w:date="2026-10-30T04:17:53Z"/><w:cantSplit w:val="true"/></w:trPr><w:tc><w:tcPr><w:tcW w:w="3483" w:type="dxa"/><w:tcBorders></w:tcBorders></w:tcPr><w:p><w:pPr><w:pStyle w:val="Tabla9"/><w:widowControl/><w:jc w:val="left"/><w:rPr><w:kern w:val="0"/><w:szCs w:val="24"/><w:lang w:val="es-CO" w:eastAsia="en-US" w:bidi="ar-SA"/><w:ins w:id="11935" w:author="Unknown Author" w:date="2026-10-30T04:17:53Z"></w:ins></w:rPr></w:pPr><w:ins w:id="11934" w:author="Unknown Author" w:date="2026-10-30T04:17:53Z"><w:r><w:rPr><w:kern w:val="0"/><w:szCs w:val="24"/><w:lang w:val="es-CO" w:eastAsia="en-US" w:bidi="ar-SA"/></w:rPr><w:t>Ruta o estrategia propuesta</w:t></w:r></w:ins></w:p></w:tc><w:tc><w:tcPr><w:tcW w:w="6470" w:type="dxa"/><w:tcBorders></w:tcBorders></w:tcPr><w:p><w:pPr><w:pStyle w:val="Tabla9"/><w:widowControl/><w:jc w:val="left"/><w:rPr><w:kern w:val="0"/><w:szCs w:val="24"/><w:lang w:val="es-CO" w:eastAsia="en-US" w:bidi="ar-SA"/><w:ins w:id="11937" w:author="Unknown Author" w:date="2026-10-30T04:17:53Z"></w:ins></w:rPr></w:pPr><w:ins w:id="11936" w:author="Unknown Author" w:date="2026-10-30T04:17:53Z"><w:r><w:rPr><w:kern w:val="0"/><w:szCs w:val="24"/><w:lang w:val="es-CO" w:eastAsia="en-US" w:bidi="ar-SA"/></w:rPr><w:t>Transferencia por custodia distribuida en cuatro hitos, alineados con las compuertas C1, C2 y C3. Mes 6: acuerdo marco, acuerdo de titularidad y cláusula de apertura. Mes 12: protocolo de calibración y series de datos. Mes 18: nodos adicionales, repuestos y tablero. Mes 24: operación con custodia del gemelo digital, de la plataforma y del laboratorio de modelación con su protocolo de evaluación previa. Mecanismos: convenios de custodia con licencia de uso, actas de entrega, publicación abierta del protocolo y certificación de 60 personas. Actores: Universidad Santo Tomás, municipios de Manizales y de Calarcá, Avanciencia, cuatro consejos de gestión del riesgo y autoridades ambientales; Gestión y Medio Ambiente como actor técnico externo. Sin fases posteriores.</w:t></w:r></w:ins></w:p></w:tc></w:tr><w:tr><w:trPr><w:ins w:id="11938" w:author="Unknown Author" w:date="2026-10-30T04:17:53Z"/><w:cantSplit w:val="true"/></w:trPr><w:tc><w:tcPr><w:tcW w:w="3483" w:type="dxa"/><w:tcBorders><w:bottom w:val="single" w:sz="12" w:space="0" w:color="2A3439"/></w:tcBorders><w:shd w:color="auto" w:fill="F7F7F7" w:val="clear"/></w:tcPr><w:p><w:pPr><w:pStyle w:val="Tabla9"/><w:keepNext w:val="true"/><w:widowControl/><w:jc w:val="left"/><w:rPr><w:kern w:val="0"/><w:szCs w:val="24"/><w:lang w:val="es-CO" w:eastAsia="en-US" w:bidi="ar-SA"/><w:ins w:id="11940" w:author="Unknown Author" w:date="2026-10-30T04:17:53Z"></w:ins></w:rPr></w:pPr><w:ins w:id="11939" w:author="Unknown Author" w:date="2026-10-30T04:17:53Z"><w:r><w:rPr><w:kern w:val="0"/><w:szCs w:val="24"/><w:lang w:val="es-CO" w:eastAsia="en-US" w:bidi="ar-SA"/></w:rPr><w:t>Principales barreras o retos</w:t></w:r></w:ins></w:p></w:tc><w:tc><w:tcPr><w:tcW w:w="6470" w:type="dxa"/><w:tcBorders><w:bottom w:val="single" w:sz="12" w:space="0" w:color="2A3439"/></w:tcBorders><w:shd w:color="auto" w:fill="F7F7F7" w:val="clear"/></w:tcPr><w:p><w:pPr><w:pStyle w:val="Tabla9"/><w:keepNext w:val="true"/><w:widowControl/><w:jc w:val="left"/><w:rPr><w:kern w:val="0"/><w:szCs w:val="24"/><w:lang w:val="es-CO" w:eastAsia="en-US" w:bidi="ar-SA"/><w:ins w:id="11942" w:author="Unknown Author" w:date="2026-10-30T04:17:53Z"></w:ins></w:rPr></w:pPr><w:ins w:id="11941" w:author="Unknown Author" w:date="2026-10-30T04:17:53Z"><w:r><w:rPr><w:kern w:val="0"/><w:szCs w:val="24"/><w:lang w:val="es-CO" w:eastAsia="en-US" w:bidi="ar-SA"/></w:rPr><w:t>Seis barreras. Técnica: el modelo no generaliza entre los dos municipios o el gemelo predictivo no alcanza el desempeño fijado; se responde con validación cruzada, reentrenamiento por tramo, verificación independiente y restricción del uso al dominio validado. De uso: los consejos no adoptan el tablero; se responde con co-diseño, formación y registro de decisiones. Institucional: las entidades custodias no asumen la operación; se responde con convenios con partida y cláusula de apertura. De propiedad intelectual: titularidad sin acuerdo y libertad de operación incierta; se responde con el acuerdo marco y la consulta oficial. De capacidades: la rotación del personal borra la formación; se responde con prueba práctica y personal con permanencia. Regulatoria: autorizaciones de sitios, vuelos del dron, espectro y datos personales; se responde con la gestión descrita en la sección 27.</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3483"/><w:gridCol w:w="6470"/></w:tblGrid><w:tr><w:trPr><w:tblHeader w:val="true"/><w:del w:id="11943" w:author="Unknown Author" w:date="2026-10-30T04:17:53Z"/><w:cantSplit w:val="true"/></w:trPr><w:tc><w:tcPr><w:tcW w:w="348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1945" w:author="Unknown Author" w:date="2026-10-30T04:17:53Z"></w:del></w:rPr></w:pPr><w:del w:id="11944" w:author="Unknown Author" w:date="2026-10-30T04:17:53Z"><w:r><w:rPr><w:b/><w:kern w:val="0"/><w:szCs w:val="24"/><w:lang w:val="es-CO" w:eastAsia="en-US" w:bidi="ar-SA"/></w:rPr><w:delText>Componente de la estrategia</w:delText></w:r></w:del></w:p></w:tc><w:tc><w:tcPr><w:tcW w:w="647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1947" w:author="Unknown Author" w:date="2026-10-30T04:17:53Z"></w:del></w:rPr></w:pPr><w:del w:id="11946" w:author="Unknown Author" w:date="2026-10-30T04:17:53Z"><w:r><w:rPr><w:b/><w:kern w:val="0"/><w:szCs w:val="24"/><w:lang w:val="es-CO" w:eastAsia="en-US" w:bidi="ar-SA"/></w:rPr><w:delText>Descripción</w:delText></w:r></w:del></w:p></w:tc></w:tr><w:tr><w:trPr><w:del w:id="11948" w:author="Unknown Author" w:date="2026-10-30T04:17:53Z"/><w:cantSplit w:val="true"/></w:trPr><w:tc><w:tcPr><w:tcW w:w="3483" w:type="dxa"/><w:tcBorders></w:tcBorders></w:tcPr><w:p><w:pPr><w:pStyle w:val="Tabla9"/><w:widowControl/><w:jc w:val="left"/><w:rPr><w:kern w:val="0"/><w:szCs w:val="24"/><w:lang w:val="es-CO" w:eastAsia="en-US" w:bidi="ar-SA"/><w:del w:id="11950" w:author="Unknown Author" w:date="2026-10-30T04:17:53Z"></w:del></w:rPr></w:pPr><w:del w:id="11949" w:author="Unknown Author" w:date="2026-10-30T04:17:53Z"><w:r><w:rPr><w:kern w:val="0"/><w:szCs w:val="24"/><w:lang w:val="es-CO" w:eastAsia="en-US" w:bidi="ar-SA"/></w:rPr><w:delText>Ruta o estrategia propuesta</w:delText></w:r></w:del></w:p></w:tc><w:tc><w:tcPr><w:tcW w:w="6470" w:type="dxa"/><w:tcBorders></w:tcBorders></w:tcPr><w:p><w:pPr><w:pStyle w:val="Tabla9"/><w:widowControl/><w:jc w:val="left"/><w:rPr><w:kern w:val="0"/><w:szCs w:val="24"/><w:lang w:val="es-CO" w:eastAsia="en-US" w:bidi="ar-SA"/><w:del w:id="11952" w:author="Unknown Author" w:date="2026-10-30T04:17:53Z"></w:del></w:rPr></w:pPr><w:del w:id="11951" w:author="Unknown Author" w:date="2026-10-30T04:17:53Z"><w:r><w:rPr><w:kern w:val="0"/><w:szCs w:val="24"/><w:lang w:val="es-CO" w:eastAsia="en-US" w:bidi="ar-SA"/></w:rPr><w:delText>Transferencia por custodia distribuida en cuatro hitos, alineados con las compuertas C1, C2 y C3. Mes 6: acuerdo marco, acuerdo de titularidad y cláusula de apertura. Mes 12: protocolo de calibración y series de datos. Mes 18: nodos adicionales, repuestos y tablero. Mes 24: operación con custodia del gemelo digital, de la plataforma y del laboratorio de modelación con su protocolo de evaluación previa. Mecanismos: convenios de custodia con licencia de uso, actas de entrega, publicación abierta del protocolo y certificación de 60 personas. Actores: IES ejecutora, municipio aliado, actor del SNCTI aliado, empresa tecnológica, 15 comités de gestión del riesgo y autoridades ambientales. Sin fases posteriores.</w:delText></w:r></w:del></w:p></w:tc></w:tr><w:tr><w:trPr><w:del w:id="11953" w:author="Unknown Author" w:date="2026-10-30T04:17:53Z"/><w:cantSplit w:val="true"/></w:trPr><w:tc><w:tcPr><w:tcW w:w="3483" w:type="dxa"/><w:tcBorders><w:bottom w:val="single" w:sz="12" w:space="0" w:color="2A3439"/></w:tcBorders><w:shd w:color="auto" w:fill="F7F7F7" w:val="clear"/></w:tcPr><w:p><w:pPr><w:pStyle w:val="Tabla9"/><w:keepNext w:val="true"/><w:widowControl/><w:jc w:val="left"/><w:rPr><w:kern w:val="0"/><w:szCs w:val="24"/><w:lang w:val="es-CO" w:eastAsia="en-US" w:bidi="ar-SA"/><w:del w:id="11955" w:author="Unknown Author" w:date="2026-10-30T04:17:53Z"></w:del></w:rPr></w:pPr><w:del w:id="11954" w:author="Unknown Author" w:date="2026-10-30T04:17:53Z"><w:r><w:rPr><w:kern w:val="0"/><w:szCs w:val="24"/><w:lang w:val="es-CO" w:eastAsia="en-US" w:bidi="ar-SA"/></w:rPr><w:delText>Principales barreras o retos</w:delText></w:r></w:del></w:p></w:tc><w:tc><w:tcPr><w:tcW w:w="6470" w:type="dxa"/><w:tcBorders><w:bottom w:val="single" w:sz="12" w:space="0" w:color="2A3439"/></w:tcBorders><w:shd w:color="auto" w:fill="F7F7F7" w:val="clear"/></w:tcPr><w:p><w:pPr><w:pStyle w:val="Tabla9"/><w:keepNext w:val="true"/><w:widowControl/><w:jc w:val="left"/><w:rPr><w:kern w:val="0"/><w:szCs w:val="24"/><w:lang w:val="es-CO" w:eastAsia="en-US" w:bidi="ar-SA"/><w:del w:id="11957" w:author="Unknown Author" w:date="2026-10-30T04:17:53Z"></w:del></w:rPr></w:pPr><w:del w:id="11956" w:author="Unknown Author" w:date="2026-10-30T04:17:53Z"><w:r><w:rPr><w:kern w:val="0"/><w:szCs w:val="24"/><w:lang w:val="es-CO" w:eastAsia="en-US" w:bidi="ar-SA"/></w:rPr><w:delText>Seis barreras. Técnica: el modelo no generaliza entre departamentos o el gemelo predictivo no alcanza el desempeño fijado; se responde con validación cruzada, reentrenamiento por tramo, verificación independiente y restricción del uso al dominio validado. De uso: los comités no adoptan el tablero; se responde con co-diseño, formación y registro de decisiones. Institucional: las entidades custodias no asumen la operación; se responde con convenios con partida y cláusula de apertura. De propiedad intelectual: titularidad sin acuerdo y libertad de operación incierta; se responde con el acuerdo marco y la consulta oficial. De capacidades: la rotación del personal borra la formación; se responde con prueba práctica y personal con permanencia. Regulatoria: autorizaciones de sitios, vuelos del dron, espectro y datos personales; se responde con la gestión descrita en la sección 27.</w:delText></w:r></w:del></w:p></w:tc></w:tr></w:tbl><w:p><w:pPr><w:pStyle w:val="TablaNota"/><w:rPr></w:rPr></w:pPr><w:r><w:rPr><w:i/><w:iCs/></w:rPr><w:t>Nota.</w:t></w:r><w:r><w:rPr></w:rPr><w:t xml:space="preserve"> Elaboración propia con el cronograma, las compuertas y el registro de riesgos del proyecto. Las respuestas a las barreras se detallan en el texto de este apartado.</w:t></w:r></w:p><w:p><w:pPr><w:pStyle w:val="BodyText"/><w:rPr></w:rPr></w:pPr><w:r><w:rPr></w:rPr><w:t xml:space="preserve">Las seis barreras provienen del registro de riesgos y del análisis de permisos del proyecto. Dos de ellas son probables según la estimación de formulación. Los </w:t></w:r><w:ins w:id="11958" w:author="Unknown Author" w:date="2026-10-30T04:17:53Z"><w:r><w:rPr></w:rPr><w:t>consejos</w:t></w:r></w:ins><w:del w:id="11959" w:author="Unknown Author" w:date="2026-10-30T04:17:53Z"><w:r><w:rPr></w:rPr><w:delText>comités</w:delText></w:r></w:del><w:r><w:rPr></w:rPr><w:t xml:space="preserve"> podrían no adoptar el tablero, con 40 %. Las entidades custodias podrían no asumir la operación, con 50 %. Las probabilidades carecen de serie histórica. La respuesta a la primera combina el co-diseño de los umbrales con una formación práctica. La respuesta a la segunda cambia el momento de la decisión. La compuerta C2 exige convenios de custodia con partida antes de liberar el tramo 3. Lipsky (1980) muestra que el personal de primera línea adapta las reglas a su carga de trabajo. Por eso la transferencia se verifica con una prueba práctica y no con la asistencia a una capacitación.</w:t></w:r></w:p><w:p><w:pPr><w:pStyle w:val="BodyText"/><w:rPr></w:rPr></w:pPr><w:r><w:rPr></w:rPr><w:t>La Figura 18.1 representa la matriz de componentes por hito de transferencia. Cada celda indica la condición de recepción del componente en ese mes.</w:t></w:r></w:p><w:p><w:pPr><w:pStyle w:val="FiguraRotulo"/><w:rPr></w:rPr></w:pPr><w:bookmarkStart w:id="214" w:name="rot_Figura_18_1"/><w:r><w:rPr><w:b/><w:bCs/></w:rPr><w:t>Figura 18.1</w:t></w:r><w:bookmarkEnd w:id="214"/></w:p><w:p><w:pPr><w:pStyle w:val="FiguraTitulo"/><w:rPr></w:rPr></w:pPr><w:r><w:rPr><w:i/><w:iCs/></w:rPr><w:t>La transferencia avanza por cuatro hitos desde el acuerdo marco hasta la operación con custodia</w:t></w:r></w:p><w:p><w:pPr><w:pStyle w:val="BodyText"/><w:rPr></w:rPr></w:pPr><w:r><w:rPr></w:rPr><w:drawing><wp:inline distT="0" distB="0" distL="0" distR="0"><wp:extent cx="5579745" cy="4631690"/><wp:effectExtent l="0" t="0" r="0" b="0"/><wp:docPr id="22" name="Image22"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22" name="Image22" descr=""></pic:cNvPr><pic:cNvPicPr><a:picLocks noChangeAspect="1" noChangeArrowheads="1"/></pic:cNvPicPr></pic:nvPicPr><pic:blipFill><a:blip r:embed="rId23"></a:blip><a:stretch><a:fillRect/></a:stretch></pic:blipFill><pic:spPr bwMode="auto"><a:xfrm><a:off x="0" y="0"/><a:ext cx="5579745" cy="4631690"/></a:xfrm><a:prstGeom prst="rect"><a:avLst/></a:prstGeom></pic:spPr></pic:pic></a:graphicData></a:graphic></wp:inline></w:drawing></w:r></w:p><w:p><w:pPr><w:pStyle w:val="FiguraNota"/><w:rPr></w:rPr></w:pPr><w:r><w:rPr><w:i/><w:iCs/></w:rPr><w:t>Nota.</w:t></w:r><w:r><w:rPr></w:rPr><w:t xml:space="preserve"> Elaboración propia con los hitos de transferencia, las compuertas C1, C2 y C3 y los hitos del cronograma del proyecto. Meses 6, 12, 18 y 24. Cada celda indica la condición de recepción del componente.</w:t></w:r></w:p><w:p><w:pPr><w:pStyle w:val="BodyText"/><w:rPr></w:rPr></w:pPr><w:r><w:rPr></w:rPr><w:t>La figura muestra que cada componente avanza un paso por hito y que la gobernanza abre la secuencia. El protocolo y las series llegan a la compuerta C1 con evidencia de desempeño. Los nodos y el tablero llegan al mes 18 con convenios y partida. La operación llega al mes 24 con las actas de entrega. La Tabla 18.4 detalla el contenido de cada hito, la entidad custodia y la evidencia.</w:t></w:r></w:p><w:p><w:pPr><w:pStyle w:val="TablaRotulo"/><w:rPr></w:rPr></w:pPr><w:bookmarkStart w:id="215" w:name="rot_Tabla_18_4"/><w:r><w:rPr><w:b/><w:bCs/></w:rPr><w:t>Tabla 18.4</w:t></w:r><w:bookmarkEnd w:id="215"/></w:p><w:p><w:pPr><w:pStyle w:val="TablaTitulo"/><w:rPr></w:rPr></w:pPr><w:r><w:rPr><w:i/><w:iCs/></w:rPr><w:t>Hitos de transferencia, componentes, entidad custodia y condición de recepción</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493"/><w:gridCol w:w="746"/><w:gridCol w:w="1659"/><w:gridCol w:w="1327"/><w:gridCol w:w="1576"/><w:gridCol w:w="1577"/><w:gridCol w:w="1575"/></w:tblGrid><w:tr><w:trPr><w:tblHeader w:val="true"/><w:ins w:id="11960" w:author="Unknown Author" w:date="2026-10-30T04:17:53Z"/><w:cantSplit w:val="true"/></w:trPr><w:tc><w:tcPr><w:tcW w:w="1493"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1962" w:author="Unknown Author" w:date="2026-10-30T04:17:53Z"></w:ins></w:rPr></w:pPr><w:ins w:id="11961" w:author="Unknown Author" w:date="2026-10-30T04:17:53Z"><w:r><w:rPr><w:b/><w:kern w:val="0"/><w:szCs w:val="24"/><w:lang w:val="es-CO" w:eastAsia="en-US" w:bidi="ar-SA"/></w:rPr><w:t>Hito de transferencia</w:t></w:r></w:ins></w:p></w:tc><w:tc><w:tcPr><w:tcW w:w="746"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1964" w:author="Unknown Author" w:date="2026-10-30T04:17:53Z"></w:ins></w:rPr></w:pPr><w:ins w:id="11963" w:author="Unknown Author" w:date="2026-10-30T04:17:53Z"><w:r><w:rPr><w:b/><w:kern w:val="0"/><w:szCs w:val="24"/><w:lang w:val="es-CO" w:eastAsia="en-US" w:bidi="ar-SA"/></w:rPr><w:t>Mes</w:t></w:r></w:ins></w:p></w:tc><w:tc><w:tcPr><w:tcW w:w="1659"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1966" w:author="Unknown Author" w:date="2026-10-30T04:17:53Z"></w:ins></w:rPr></w:pPr><w:ins w:id="11965" w:author="Unknown Author" w:date="2026-10-30T04:17:53Z"><w:r><w:rPr><w:b/><w:kern w:val="0"/><w:szCs w:val="24"/><w:lang w:val="es-CO" w:eastAsia="en-US" w:bidi="ar-SA"/></w:rPr><w:t>Qué se transfiere</w:t></w:r></w:ins></w:p></w:tc><w:tc><w:tcPr><w:tcW w:w="1327"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1968" w:author="Unknown Author" w:date="2026-10-30T04:17:53Z"></w:ins></w:rPr></w:pPr><w:ins w:id="11967" w:author="Unknown Author" w:date="2026-10-30T04:17:53Z"><w:r><w:rPr><w:b/><w:kern w:val="0"/><w:szCs w:val="24"/><w:lang w:val="es-CO" w:eastAsia="en-US" w:bidi="ar-SA"/></w:rPr><w:t>Mecanismo</w:t></w:r></w:ins></w:p></w:tc><w:tc><w:tcPr><w:tcW w:w="1576"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1970" w:author="Unknown Author" w:date="2026-10-30T04:17:53Z"></w:ins></w:rPr></w:pPr><w:ins w:id="11969" w:author="Unknown Author" w:date="2026-10-30T04:17:53Z"><w:r><w:rPr><w:b/><w:kern w:val="0"/><w:szCs w:val="24"/><w:lang w:val="es-CO" w:eastAsia="en-US" w:bidi="ar-SA"/></w:rPr><w:t>Entidad custodia principal</w:t></w:r></w:ins></w:p></w:tc><w:tc><w:tcPr><w:tcW w:w="1577"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1972" w:author="Unknown Author" w:date="2026-10-30T04:17:53Z"></w:ins></w:rPr></w:pPr><w:ins w:id="11971" w:author="Unknown Author" w:date="2026-10-30T04:17:53Z"><w:r><w:rPr><w:b/><w:kern w:val="0"/><w:szCs w:val="24"/><w:lang w:val="es-CO" w:eastAsia="en-US" w:bidi="ar-SA"/></w:rPr><w:t>Condición de recepción</w:t></w:r></w:ins></w:p></w:tc><w:tc><w:tcPr><w:tcW w:w="1575"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1974" w:author="Unknown Author" w:date="2026-10-30T04:17:53Z"></w:ins></w:rPr></w:pPr><w:ins w:id="11973" w:author="Unknown Author" w:date="2026-10-30T04:17:53Z"><w:r><w:rPr><w:b/><w:kern w:val="0"/><w:szCs w:val="24"/><w:lang w:val="es-CO" w:eastAsia="en-US" w:bidi="ar-SA"/></w:rPr><w:t>Evidencia</w:t></w:r></w:ins></w:p></w:tc></w:tr><w:tr><w:trPr><w:ins w:id="11975" w:author="Unknown Author" w:date="2026-10-30T04:17:53Z"/><w:cantSplit w:val="true"/></w:trPr><w:tc><w:tcPr><w:tcW w:w="1493" w:type="dxa"/><w:tcBorders></w:tcBorders></w:tcPr><w:p><w:pPr><w:pStyle w:val="Tabla8"/><w:widowControl/><w:jc w:val="left"/><w:rPr><w:kern w:val="0"/><w:szCs w:val="24"/><w:lang w:val="es-CO" w:eastAsia="en-US" w:bidi="ar-SA"/><w:ins w:id="11977" w:author="Unknown Author" w:date="2026-10-30T04:17:53Z"></w:ins></w:rPr></w:pPr><w:ins w:id="11976" w:author="Unknown Author" w:date="2026-10-30T04:17:53Z"><w:r><w:rPr><w:kern w:val="0"/><w:szCs w:val="24"/><w:lang w:val="es-CO" w:eastAsia="en-US" w:bidi="ar-SA"/></w:rPr><w:t>1</w:t></w:r></w:ins></w:p></w:tc><w:tc><w:tcPr><w:tcW w:w="746" w:type="dxa"/><w:tcBorders></w:tcBorders></w:tcPr><w:p><w:pPr><w:pStyle w:val="Tabla8"/><w:widowControl/><w:jc w:val="left"/><w:rPr><w:kern w:val="0"/><w:szCs w:val="24"/><w:lang w:val="es-CO" w:eastAsia="en-US" w:bidi="ar-SA"/><w:ins w:id="11979" w:author="Unknown Author" w:date="2026-10-30T04:17:53Z"></w:ins></w:rPr></w:pPr><w:ins w:id="11978" w:author="Unknown Author" w:date="2026-10-30T04:17:53Z"><w:r><w:rPr><w:kern w:val="0"/><w:szCs w:val="24"/><w:lang w:val="es-CO" w:eastAsia="en-US" w:bidi="ar-SA"/></w:rPr><w:t>6</w:t></w:r></w:ins></w:p></w:tc><w:tc><w:tcPr><w:tcW w:w="1659" w:type="dxa"/><w:tcBorders></w:tcBorders></w:tcPr><w:p><w:pPr><w:pStyle w:val="Tabla8"/><w:widowControl/><w:jc w:val="left"/><w:rPr><w:kern w:val="0"/><w:szCs w:val="24"/><w:lang w:val="es-CO" w:eastAsia="en-US" w:bidi="ar-SA"/><w:ins w:id="11981" w:author="Unknown Author" w:date="2026-10-30T04:17:53Z"></w:ins></w:rPr></w:pPr><w:ins w:id="11980" w:author="Unknown Author" w:date="2026-10-30T04:17:53Z"><w:r><w:rPr><w:kern w:val="0"/><w:szCs w:val="24"/><w:lang w:val="es-CO" w:eastAsia="en-US" w:bidi="ar-SA"/></w:rPr><w:t>Gobernanza y acuerdos: acuerdo marco, acuerdo de titularidad y cláusula de apertura</w:t></w:r></w:ins></w:p></w:tc><w:tc><w:tcPr><w:tcW w:w="1327" w:type="dxa"/><w:tcBorders></w:tcBorders></w:tcPr><w:p><w:pPr><w:pStyle w:val="Tabla8"/><w:widowControl/><w:jc w:val="left"/><w:rPr><w:kern w:val="0"/><w:szCs w:val="24"/><w:lang w:val="es-CO" w:eastAsia="en-US" w:bidi="ar-SA"/><w:ins w:id="11983" w:author="Unknown Author" w:date="2026-10-30T04:17:53Z"></w:ins></w:rPr></w:pPr><w:ins w:id="11982" w:author="Unknown Author" w:date="2026-10-30T04:17:53Z"><w:r><w:rPr><w:kern w:val="0"/><w:szCs w:val="24"/><w:lang w:val="es-CO" w:eastAsia="en-US" w:bidi="ar-SA"/></w:rPr><w:t>Acuerdo firmado por los cuatro integrantes</w:t></w:r></w:ins></w:p></w:tc><w:tc><w:tcPr><w:tcW w:w="1576" w:type="dxa"/><w:tcBorders></w:tcBorders></w:tcPr><w:p><w:pPr><w:pStyle w:val="Tabla8"/><w:widowControl/><w:jc w:val="left"/><w:rPr><w:kern w:val="0"/><w:szCs w:val="24"/><w:lang w:val="es-CO" w:eastAsia="en-US" w:bidi="ar-SA"/><w:ins w:id="11985" w:author="Unknown Author" w:date="2026-10-30T04:17:53Z"></w:ins></w:rPr></w:pPr><w:ins w:id="11984" w:author="Unknown Author" w:date="2026-10-30T04:17:53Z"><w:r><w:rPr><w:kern w:val="0"/><w:szCs w:val="24"/><w:lang w:val="es-CO" w:eastAsia="en-US" w:bidi="ar-SA"/></w:rPr><w:t>Comité directivo de la alianza</w:t></w:r></w:ins></w:p></w:tc><w:tc><w:tcPr><w:tcW w:w="1577" w:type="dxa"/><w:tcBorders></w:tcBorders></w:tcPr><w:p><w:pPr><w:pStyle w:val="Tabla8"/><w:widowControl/><w:jc w:val="left"/><w:rPr><w:kern w:val="0"/><w:szCs w:val="24"/><w:lang w:val="es-CO" w:eastAsia="en-US" w:bidi="ar-SA"/><w:ins w:id="11987" w:author="Unknown Author" w:date="2026-10-30T04:17:53Z"></w:ins></w:rPr></w:pPr><w:ins w:id="11986" w:author="Unknown Author" w:date="2026-10-30T04:17:53Z"><w:r><w:rPr><w:kern w:val="0"/><w:szCs w:val="24"/><w:lang w:val="es-CO" w:eastAsia="en-US" w:bidi="ar-SA"/></w:rPr><w:t>Firma antes de comprar el lote del tramo 2</w:t></w:r></w:ins></w:p></w:tc><w:tc><w:tcPr><w:tcW w:w="1575" w:type="dxa"/><w:tcBorders></w:tcBorders></w:tcPr><w:p><w:pPr><w:pStyle w:val="Tabla8"/><w:widowControl/><w:jc w:val="left"/><w:rPr><w:kern w:val="0"/><w:szCs w:val="24"/><w:lang w:val="es-CO" w:eastAsia="en-US" w:bidi="ar-SA"/><w:ins w:id="11989" w:author="Unknown Author" w:date="2026-10-30T04:17:53Z"></w:ins></w:rPr></w:pPr><w:ins w:id="11988" w:author="Unknown Author" w:date="2026-10-30T04:17:53Z"><w:r><w:rPr><w:kern w:val="0"/><w:szCs w:val="24"/><w:lang w:val="es-CO" w:eastAsia="en-US" w:bidi="ar-SA"/></w:rPr><w:t>Acuerdo firmado y acta del comité directivo</w:t></w:r></w:ins></w:p></w:tc></w:tr><w:tr><w:trPr><w:ins w:id="11990" w:author="Unknown Author" w:date="2026-10-30T04:17:53Z"/><w:cantSplit w:val="true"/></w:trPr><w:tc><w:tcPr><w:tcW w:w="1493" w:type="dxa"/><w:tcBorders></w:tcBorders><w:shd w:color="auto" w:fill="F7F7F7" w:val="clear"/></w:tcPr><w:p><w:pPr><w:pStyle w:val="Tabla8"/><w:widowControl/><w:jc w:val="left"/><w:rPr><w:kern w:val="0"/><w:szCs w:val="24"/><w:lang w:val="es-CO" w:eastAsia="en-US" w:bidi="ar-SA"/><w:ins w:id="11992" w:author="Unknown Author" w:date="2026-10-30T04:17:53Z"></w:ins></w:rPr></w:pPr><w:ins w:id="11991" w:author="Unknown Author" w:date="2026-10-30T04:17:53Z"><w:r><w:rPr><w:kern w:val="0"/><w:szCs w:val="24"/><w:lang w:val="es-CO" w:eastAsia="en-US" w:bidi="ar-SA"/></w:rPr><w:t>2</w:t></w:r></w:ins></w:p></w:tc><w:tc><w:tcPr><w:tcW w:w="746" w:type="dxa"/><w:tcBorders></w:tcBorders><w:shd w:color="auto" w:fill="F7F7F7" w:val="clear"/></w:tcPr><w:p><w:pPr><w:pStyle w:val="Tabla8"/><w:widowControl/><w:jc w:val="left"/><w:rPr><w:kern w:val="0"/><w:szCs w:val="24"/><w:lang w:val="es-CO" w:eastAsia="en-US" w:bidi="ar-SA"/><w:ins w:id="11994" w:author="Unknown Author" w:date="2026-10-30T04:17:53Z"></w:ins></w:rPr></w:pPr><w:ins w:id="11993" w:author="Unknown Author" w:date="2026-10-30T04:17:53Z"><w:r><w:rPr><w:kern w:val="0"/><w:szCs w:val="24"/><w:lang w:val="es-CO" w:eastAsia="en-US" w:bidi="ar-SA"/></w:rPr><w:t>12 (C1)</w:t></w:r></w:ins></w:p></w:tc><w:tc><w:tcPr><w:tcW w:w="1659" w:type="dxa"/><w:tcBorders></w:tcBorders><w:shd w:color="auto" w:fill="F7F7F7" w:val="clear"/></w:tcPr><w:p><w:pPr><w:pStyle w:val="Tabla8"/><w:widowControl/><w:jc w:val="left"/><w:rPr><w:kern w:val="0"/><w:szCs w:val="24"/><w:lang w:val="es-CO" w:eastAsia="en-US" w:bidi="ar-SA"/><w:ins w:id="11996" w:author="Unknown Author" w:date="2026-10-30T04:17:53Z"></w:ins></w:rPr></w:pPr><w:ins w:id="11995" w:author="Unknown Author" w:date="2026-10-30T04:17:53Z"><w:r><w:rPr><w:kern w:val="0"/><w:szCs w:val="24"/><w:lang w:val="es-CO" w:eastAsia="en-US" w:bidi="ar-SA"/></w:rPr><w:t>Protocolo de calibración y series de datos de colocalización</w:t></w:r></w:ins></w:p></w:tc><w:tc><w:tcPr><w:tcW w:w="1327" w:type="dxa"/><w:tcBorders></w:tcBorders><w:shd w:color="auto" w:fill="F7F7F7" w:val="clear"/></w:tcPr><w:p><w:pPr><w:pStyle w:val="Tabla8"/><w:widowControl/><w:jc w:val="left"/><w:rPr><w:kern w:val="0"/><w:szCs w:val="24"/><w:lang w:val="es-CO" w:eastAsia="en-US" w:bidi="ar-SA"/><w:ins w:id="11998" w:author="Unknown Author" w:date="2026-10-30T04:17:53Z"></w:ins></w:rPr></w:pPr><w:ins w:id="11997" w:author="Unknown Author" w:date="2026-10-30T04:17:53Z"><w:r><w:rPr><w:kern w:val="0"/><w:szCs w:val="24"/><w:lang w:val="es-CO" w:eastAsia="en-US" w:bidi="ar-SA"/></w:rPr><w:t>Acta de entrega, formación y publicación abierta</w:t></w:r></w:ins></w:p></w:tc><w:tc><w:tcPr><w:tcW w:w="1576" w:type="dxa"/><w:tcBorders></w:tcBorders><w:shd w:color="auto" w:fill="F7F7F7" w:val="clear"/></w:tcPr><w:p><w:pPr><w:pStyle w:val="Tabla8"/><w:widowControl/><w:jc w:val="left"/><w:rPr><w:kern w:val="0"/><w:szCs w:val="24"/><w:lang w:val="es-CO" w:eastAsia="en-US" w:bidi="ar-SA"/><w:ins w:id="12000" w:author="Unknown Author" w:date="2026-10-30T04:17:53Z"></w:ins></w:rPr></w:pPr><w:ins w:id="11999" w:author="Unknown Author" w:date="2026-10-30T04:17:53Z"><w:r><w:rPr><w:kern w:val="0"/><w:szCs w:val="24"/><w:lang w:val="es-CO" w:eastAsia="en-US" w:bidi="ar-SA"/></w:rPr><w:t>Universidad Santo Tomás (protocolo y repositorio de series)</w:t></w:r></w:ins></w:p></w:tc><w:tc><w:tcPr><w:tcW w:w="1577" w:type="dxa"/><w:tcBorders></w:tcBorders><w:shd w:color="auto" w:fill="F7F7F7" w:val="clear"/></w:tcPr><w:p><w:pPr><w:pStyle w:val="Tabla8"/><w:widowControl/><w:jc w:val="left"/><w:rPr><w:kern w:val="0"/><w:szCs w:val="24"/><w:lang w:val="es-CO" w:eastAsia="en-US" w:bidi="ar-SA"/><w:ins w:id="12002" w:author="Unknown Author" w:date="2026-10-30T04:17:53Z"></w:ins></w:rPr></w:pPr><w:ins w:id="12001" w:author="Unknown Author" w:date="2026-10-30T04:17:53Z"><w:r><w:rPr><w:kern w:val="0"/><w:szCs w:val="24"/><w:lang w:val="es-CO" w:eastAsia="en-US" w:bidi="ar-SA"/></w:rPr><w:t>R² ≥ 0,70 y NRMSE ≤ 30 % en el piloto; entidad custodia designada</w:t></w:r></w:ins></w:p></w:tc><w:tc><w:tcPr><w:tcW w:w="1575" w:type="dxa"/><w:tcBorders></w:tcBorders><w:shd w:color="auto" w:fill="F7F7F7" w:val="clear"/></w:tcPr><w:p><w:pPr><w:pStyle w:val="Tabla8"/><w:widowControl/><w:jc w:val="left"/><w:rPr><w:kern w:val="0"/><w:szCs w:val="24"/><w:lang w:val="es-CO" w:eastAsia="en-US" w:bidi="ar-SA"/><w:ins w:id="12004" w:author="Unknown Author" w:date="2026-10-30T04:17:53Z"></w:ins></w:rPr></w:pPr><w:ins w:id="12003" w:author="Unknown Author" w:date="2026-10-30T04:17:53Z"><w:r><w:rPr><w:kern w:val="0"/><w:szCs w:val="24"/><w:lang w:val="es-CO" w:eastAsia="en-US" w:bidi="ar-SA"/></w:rPr><w:t>Acta de la compuerta C1; protocolo y diccionario de datos</w:t></w:r></w:ins></w:p></w:tc></w:tr><w:tr><w:trPr><w:ins w:id="12005" w:author="Unknown Author" w:date="2026-10-30T04:17:53Z"/><w:cantSplit w:val="true"/></w:trPr><w:tc><w:tcPr><w:tcW w:w="1493" w:type="dxa"/><w:tcBorders></w:tcBorders></w:tcPr><w:p><w:pPr><w:pStyle w:val="Tabla8"/><w:widowControl/><w:jc w:val="left"/><w:rPr><w:kern w:val="0"/><w:szCs w:val="24"/><w:lang w:val="es-CO" w:eastAsia="en-US" w:bidi="ar-SA"/><w:ins w:id="12007" w:author="Unknown Author" w:date="2026-10-30T04:17:53Z"></w:ins></w:rPr></w:pPr><w:ins w:id="12006" w:author="Unknown Author" w:date="2026-10-30T04:17:53Z"><w:r><w:rPr><w:kern w:val="0"/><w:szCs w:val="24"/><w:lang w:val="es-CO" w:eastAsia="en-US" w:bidi="ar-SA"/></w:rPr><w:t>3</w:t></w:r></w:ins></w:p></w:tc><w:tc><w:tcPr><w:tcW w:w="746" w:type="dxa"/><w:tcBorders></w:tcBorders></w:tcPr><w:p><w:pPr><w:pStyle w:val="Tabla8"/><w:widowControl/><w:jc w:val="left"/><w:rPr><w:kern w:val="0"/><w:szCs w:val="24"/><w:lang w:val="es-CO" w:eastAsia="en-US" w:bidi="ar-SA"/><w:ins w:id="12009" w:author="Unknown Author" w:date="2026-10-30T04:17:53Z"></w:ins></w:rPr></w:pPr><w:ins w:id="12008" w:author="Unknown Author" w:date="2026-10-30T04:17:53Z"><w:r><w:rPr><w:kern w:val="0"/><w:szCs w:val="24"/><w:lang w:val="es-CO" w:eastAsia="en-US" w:bidi="ar-SA"/></w:rPr><w:t>18 (tras C2)</w:t></w:r></w:ins></w:p></w:tc><w:tc><w:tcPr><w:tcW w:w="1659" w:type="dxa"/><w:tcBorders></w:tcBorders></w:tcPr><w:p><w:pPr><w:pStyle w:val="Tabla8"/><w:widowControl/><w:jc w:val="left"/><w:rPr><w:kern w:val="0"/><w:szCs w:val="24"/><w:lang w:val="es-CO" w:eastAsia="en-US" w:bidi="ar-SA"/><w:ins w:id="12011" w:author="Unknown Author" w:date="2026-10-30T04:17:53Z"></w:ins></w:rPr></w:pPr><w:ins w:id="12010" w:author="Unknown Author" w:date="2026-10-30T04:17:53Z"><w:r><w:rPr><w:kern w:val="0"/><w:szCs w:val="24"/><w:lang w:val="es-CO" w:eastAsia="en-US" w:bidi="ar-SA"/></w:rPr><w:t>Nodos adicionales y repuestos; tablero y alertas</w:t></w:r></w:ins></w:p></w:tc><w:tc><w:tcPr><w:tcW w:w="1327" w:type="dxa"/><w:tcBorders></w:tcBorders></w:tcPr><w:p><w:pPr><w:pStyle w:val="Tabla8"/><w:widowControl/><w:jc w:val="left"/><w:rPr><w:kern w:val="0"/><w:szCs w:val="24"/><w:lang w:val="es-CO" w:eastAsia="en-US" w:bidi="ar-SA"/><w:ins w:id="12013" w:author="Unknown Author" w:date="2026-10-30T04:17:53Z"></w:ins></w:rPr></w:pPr><w:ins w:id="12012" w:author="Unknown Author" w:date="2026-10-30T04:17:53Z"><w:r><w:rPr><w:kern w:val="0"/><w:szCs w:val="24"/><w:lang w:val="es-CO" w:eastAsia="en-US" w:bidi="ar-SA"/></w:rPr><w:t>Convenios de custodia con licencia de uso; convenio de uso y de competencia</w:t></w:r></w:ins></w:p></w:tc><w:tc><w:tcPr><w:tcW w:w="1576" w:type="dxa"/><w:tcBorders></w:tcBorders></w:tcPr><w:p><w:pPr><w:pStyle w:val="Tabla8"/><w:widowControl/><w:jc w:val="left"/><w:rPr><w:kern w:val="0"/><w:szCs w:val="24"/><w:lang w:val="es-CO" w:eastAsia="en-US" w:bidi="ar-SA"/><w:ins w:id="12015" w:author="Unknown Author" w:date="2026-10-30T04:17:53Z"></w:ins></w:rPr></w:pPr><w:ins w:id="12014" w:author="Unknown Author" w:date="2026-10-30T04:17:53Z"><w:r><w:rPr><w:kern w:val="0"/><w:szCs w:val="24"/><w:lang w:val="es-CO" w:eastAsia="en-US" w:bidi="ar-SA"/></w:rPr><w:t>Universidad Santo Tomás (nodos); municipios de Manizales y de Calarcá y entidades territoriales de los consejos (tablero)</w:t></w:r></w:ins></w:p></w:tc><w:tc><w:tcPr><w:tcW w:w="1577" w:type="dxa"/><w:tcBorders></w:tcBorders></w:tcPr><w:p><w:pPr><w:pStyle w:val="Tabla8"/><w:widowControl/><w:jc w:val="left"/><w:rPr><w:kern w:val="0"/><w:szCs w:val="24"/><w:lang w:val="es-CO" w:eastAsia="en-US" w:bidi="ar-SA"/><w:ins w:id="12017" w:author="Unknown Author" w:date="2026-10-30T04:17:53Z"></w:ins></w:rPr></w:pPr><w:ins w:id="12016" w:author="Unknown Author" w:date="2026-10-30T04:17:53Z"><w:r><w:rPr><w:kern w:val="0"/><w:szCs w:val="24"/><w:lang w:val="es-CO" w:eastAsia="en-US" w:bidi="ar-SA"/></w:rPr><w:t>Partida en el plan operativo, personal designado y competencia jurídica documentada</w:t></w:r></w:ins></w:p></w:tc><w:tc><w:tcPr><w:tcW w:w="1575" w:type="dxa"/><w:tcBorders></w:tcBorders></w:tcPr><w:p><w:pPr><w:pStyle w:val="Tabla8"/><w:widowControl/><w:jc w:val="left"/><w:rPr><w:kern w:val="0"/><w:szCs w:val="24"/><w:lang w:val="es-CO" w:eastAsia="en-US" w:bidi="ar-SA"/><w:ins w:id="12019" w:author="Unknown Author" w:date="2026-10-30T04:17:53Z"></w:ins></w:rPr></w:pPr><w:ins w:id="12018" w:author="Unknown Author" w:date="2026-10-30T04:17:53Z"><w:r><w:rPr><w:kern w:val="0"/><w:szCs w:val="24"/><w:lang w:val="es-CO" w:eastAsia="en-US" w:bidi="ar-SA"/></w:rPr><w:t>Convenios firmados y actas de recibo con inventario</w:t></w:r></w:ins></w:p></w:tc></w:tr><w:tr><w:trPr><w:ins w:id="12020" w:author="Unknown Author" w:date="2026-10-30T04:17:53Z"/><w:cantSplit w:val="true"/></w:trPr><w:tc><w:tcPr><w:tcW w:w="1493" w:type="dxa"/><w:tcBorders><w:bottom w:val="single" w:sz="12" w:space="0" w:color="2A3439"/></w:tcBorders><w:shd w:color="auto" w:fill="F7F7F7" w:val="clear"/></w:tcPr><w:p><w:pPr><w:pStyle w:val="Tabla8"/><w:keepNext w:val="true"/><w:widowControl/><w:jc w:val="left"/><w:rPr><w:kern w:val="0"/><w:szCs w:val="24"/><w:lang w:val="es-CO" w:eastAsia="en-US" w:bidi="ar-SA"/><w:ins w:id="12022" w:author="Unknown Author" w:date="2026-10-30T04:17:53Z"></w:ins></w:rPr></w:pPr><w:ins w:id="12021" w:author="Unknown Author" w:date="2026-10-30T04:17:53Z"><w:r><w:rPr><w:kern w:val="0"/><w:szCs w:val="24"/><w:lang w:val="es-CO" w:eastAsia="en-US" w:bidi="ar-SA"/></w:rPr><w:t>4</w:t></w:r></w:ins></w:p></w:tc><w:tc><w:tcPr><w:tcW w:w="746" w:type="dxa"/><w:tcBorders><w:bottom w:val="single" w:sz="12" w:space="0" w:color="2A3439"/></w:tcBorders><w:shd w:color="auto" w:fill="F7F7F7" w:val="clear"/></w:tcPr><w:p><w:pPr><w:pStyle w:val="Tabla8"/><w:keepNext w:val="true"/><w:widowControl/><w:jc w:val="left"/><w:rPr><w:kern w:val="0"/><w:szCs w:val="24"/><w:lang w:val="es-CO" w:eastAsia="en-US" w:bidi="ar-SA"/><w:ins w:id="12024" w:author="Unknown Author" w:date="2026-10-30T04:17:53Z"></w:ins></w:rPr></w:pPr><w:ins w:id="12023" w:author="Unknown Author" w:date="2026-10-30T04:17:53Z"><w:r><w:rPr><w:kern w:val="0"/><w:szCs w:val="24"/><w:lang w:val="es-CO" w:eastAsia="en-US" w:bidi="ar-SA"/></w:rPr><w:t>24 (C3)</w:t></w:r></w:ins></w:p></w:tc><w:tc><w:tcPr><w:tcW w:w="1659" w:type="dxa"/><w:tcBorders><w:bottom w:val="single" w:sz="12" w:space="0" w:color="2A3439"/></w:tcBorders><w:shd w:color="auto" w:fill="F7F7F7" w:val="clear"/></w:tcPr><w:p><w:pPr><w:pStyle w:val="Tabla8"/><w:keepNext w:val="true"/><w:widowControl/><w:jc w:val="left"/><w:rPr><w:kern w:val="0"/><w:szCs w:val="24"/><w:lang w:val="es-CO" w:eastAsia="en-US" w:bidi="ar-SA"/><w:ins w:id="12026" w:author="Unknown Author" w:date="2026-10-30T04:17:53Z"></w:ins></w:rPr></w:pPr><w:ins w:id="12025" w:author="Unknown Author" w:date="2026-10-30T04:17:53Z"><w:r><w:rPr><w:kern w:val="0"/><w:szCs w:val="24"/><w:lang w:val="es-CO" w:eastAsia="en-US" w:bidi="ar-SA"/></w:rPr><w:t>Gemelo digital, plataforma, operación continua de la red y laboratorio de modelación con su protocolo de evaluación previa</w:t></w:r></w:ins></w:p></w:tc><w:tc><w:tcPr><w:tcW w:w="1327" w:type="dxa"/><w:tcBorders><w:bottom w:val="single" w:sz="12" w:space="0" w:color="2A3439"/></w:tcBorders><w:shd w:color="auto" w:fill="F7F7F7" w:val="clear"/></w:tcPr><w:p><w:pPr><w:pStyle w:val="Tabla8"/><w:keepNext w:val="true"/><w:widowControl/><w:jc w:val="left"/><w:rPr><w:kern w:val="0"/><w:szCs w:val="24"/><w:lang w:val="es-CO" w:eastAsia="en-US" w:bidi="ar-SA"/><w:ins w:id="12028" w:author="Unknown Author" w:date="2026-10-30T04:17:53Z"></w:ins></w:rPr></w:pPr><w:ins w:id="12027" w:author="Unknown Author" w:date="2026-10-30T04:17:53Z"><w:r><w:rPr><w:kern w:val="0"/><w:szCs w:val="24"/><w:lang w:val="es-CO" w:eastAsia="en-US" w:bidi="ar-SA"/></w:rPr><w:t>Convenio de operación y licencia; actas de entrega</w:t></w:r></w:ins></w:p></w:tc><w:tc><w:tcPr><w:tcW w:w="1576" w:type="dxa"/><w:tcBorders><w:bottom w:val="single" w:sz="12" w:space="0" w:color="2A3439"/></w:tcBorders><w:shd w:color="auto" w:fill="F7F7F7" w:val="clear"/></w:tcPr><w:p><w:pPr><w:pStyle w:val="Tabla8"/><w:keepNext w:val="true"/><w:widowControl/><w:jc w:val="left"/><w:rPr><w:kern w:val="0"/><w:szCs w:val="24"/><w:lang w:val="es-CO" w:eastAsia="en-US" w:bidi="ar-SA"/><w:ins w:id="12030" w:author="Unknown Author" w:date="2026-10-30T04:17:53Z"></w:ins></w:rPr></w:pPr><w:ins w:id="12029" w:author="Unknown Author" w:date="2026-10-30T04:17:53Z"><w:r><w:rPr><w:kern w:val="0"/><w:szCs w:val="24"/><w:lang w:val="es-CO" w:eastAsia="en-US" w:bidi="ar-SA"/></w:rPr><w:t>Universidad Santo Tomás, con los municipios como usuarios</w:t></w:r></w:ins></w:p></w:tc><w:tc><w:tcPr><w:tcW w:w="1577" w:type="dxa"/><w:tcBorders><w:bottom w:val="single" w:sz="12" w:space="0" w:color="2A3439"/></w:tcBorders><w:shd w:color="auto" w:fill="F7F7F7" w:val="clear"/></w:tcPr><w:p><w:pPr><w:pStyle w:val="Tabla8"/><w:keepNext w:val="true"/><w:widowControl/><w:jc w:val="left"/><w:rPr><w:kern w:val="0"/><w:szCs w:val="24"/><w:lang w:val="es-CO" w:eastAsia="en-US" w:bidi="ar-SA"/><w:ins w:id="12032" w:author="Unknown Author" w:date="2026-10-30T04:17:53Z"></w:ins></w:rPr></w:pPr><w:ins w:id="12031" w:author="Unknown Author" w:date="2026-10-30T04:17:53Z"><w:r><w:rPr><w:kern w:val="0"/><w:szCs w:val="24"/><w:lang w:val="es-CO" w:eastAsia="en-US" w:bidi="ar-SA"/></w:rPr><w:t>Competencia jurídica, partida, personal certificado y compromiso de sostenimiento del laboratorio</w:t></w:r></w:ins></w:p></w:tc><w:tc><w:tcPr><w:tcW w:w="1575" w:type="dxa"/><w:tcBorders><w:bottom w:val="single" w:sz="12" w:space="0" w:color="2A3439"/></w:tcBorders><w:shd w:color="auto" w:fill="F7F7F7" w:val="clear"/></w:tcPr><w:p><w:pPr><w:pStyle w:val="Tabla8"/><w:keepNext w:val="true"/><w:widowControl/><w:jc w:val="left"/><w:rPr><w:kern w:val="0"/><w:szCs w:val="24"/><w:lang w:val="es-CO" w:eastAsia="en-US" w:bidi="ar-SA"/><w:ins w:id="12034" w:author="Unknown Author" w:date="2026-10-30T04:17:53Z"></w:ins></w:rPr></w:pPr><w:ins w:id="12033" w:author="Unknown Author" w:date="2026-10-30T04:17:53Z"><w:r><w:rPr><w:kern w:val="0"/><w:szCs w:val="24"/><w:lang w:val="es-CO" w:eastAsia="en-US" w:bidi="ar-SA"/></w:rPr><w:t>Actas de entrega a las entidades custodias, acta de transferencia del laboratorio y cláusula de apertura vigente</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493"/><w:gridCol w:w="746"/><w:gridCol w:w="1659"/><w:gridCol w:w="1327"/><w:gridCol w:w="1576"/><w:gridCol w:w="1577"/><w:gridCol w:w="1575"/></w:tblGrid><w:tr><w:trPr><w:tblHeader w:val="true"/><w:del w:id="12035" w:author="Unknown Author" w:date="2026-10-30T04:17:53Z"/><w:cantSplit w:val="true"/></w:trPr><w:tc><w:tcPr><w:tcW w:w="1493"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12037" w:author="Unknown Author" w:date="2026-10-30T04:17:53Z"></w:del></w:rPr></w:pPr><w:del w:id="12036" w:author="Unknown Author" w:date="2026-10-30T04:17:53Z"><w:r><w:rPr><w:b/><w:kern w:val="0"/><w:szCs w:val="24"/><w:lang w:val="es-CO" w:eastAsia="en-US" w:bidi="ar-SA"/></w:rPr><w:delText>Hito de transferencia</w:delText></w:r></w:del></w:p></w:tc><w:tc><w:tcPr><w:tcW w:w="746"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12039" w:author="Unknown Author" w:date="2026-10-30T04:17:53Z"></w:del></w:rPr></w:pPr><w:del w:id="12038" w:author="Unknown Author" w:date="2026-10-30T04:17:53Z"><w:r><w:rPr><w:b/><w:kern w:val="0"/><w:szCs w:val="24"/><w:lang w:val="es-CO" w:eastAsia="en-US" w:bidi="ar-SA"/></w:rPr><w:delText>Mes</w:delText></w:r></w:del></w:p></w:tc><w:tc><w:tcPr><w:tcW w:w="1659"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12041" w:author="Unknown Author" w:date="2026-10-30T04:17:53Z"></w:del></w:rPr></w:pPr><w:del w:id="12040" w:author="Unknown Author" w:date="2026-10-30T04:17:53Z"><w:r><w:rPr><w:b/><w:kern w:val="0"/><w:szCs w:val="24"/><w:lang w:val="es-CO" w:eastAsia="en-US" w:bidi="ar-SA"/></w:rPr><w:delText>Qué se transfiere</w:delText></w:r></w:del></w:p></w:tc><w:tc><w:tcPr><w:tcW w:w="1327"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12043" w:author="Unknown Author" w:date="2026-10-30T04:17:53Z"></w:del></w:rPr></w:pPr><w:del w:id="12042" w:author="Unknown Author" w:date="2026-10-30T04:17:53Z"><w:r><w:rPr><w:b/><w:kern w:val="0"/><w:szCs w:val="24"/><w:lang w:val="es-CO" w:eastAsia="en-US" w:bidi="ar-SA"/></w:rPr><w:delText>Mecanismo</w:delText></w:r></w:del></w:p></w:tc><w:tc><w:tcPr><w:tcW w:w="1576"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12045" w:author="Unknown Author" w:date="2026-10-30T04:17:53Z"></w:del></w:rPr></w:pPr><w:del w:id="12044" w:author="Unknown Author" w:date="2026-10-30T04:17:53Z"><w:r><w:rPr><w:b/><w:kern w:val="0"/><w:szCs w:val="24"/><w:lang w:val="es-CO" w:eastAsia="en-US" w:bidi="ar-SA"/></w:rPr><w:delText>Entidad custodia principal</w:delText></w:r></w:del></w:p></w:tc><w:tc><w:tcPr><w:tcW w:w="1577"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12047" w:author="Unknown Author" w:date="2026-10-30T04:17:53Z"></w:del></w:rPr></w:pPr><w:del w:id="12046" w:author="Unknown Author" w:date="2026-10-30T04:17:53Z"><w:r><w:rPr><w:b/><w:kern w:val="0"/><w:szCs w:val="24"/><w:lang w:val="es-CO" w:eastAsia="en-US" w:bidi="ar-SA"/></w:rPr><w:delText>Condición de recepción</w:delText></w:r></w:del></w:p></w:tc><w:tc><w:tcPr><w:tcW w:w="1575"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12049" w:author="Unknown Author" w:date="2026-10-30T04:17:53Z"></w:del></w:rPr></w:pPr><w:del w:id="12048" w:author="Unknown Author" w:date="2026-10-30T04:17:53Z"><w:r><w:rPr><w:b/><w:kern w:val="0"/><w:szCs w:val="24"/><w:lang w:val="es-CO" w:eastAsia="en-US" w:bidi="ar-SA"/></w:rPr><w:delText>Evidencia</w:delText></w:r></w:del></w:p></w:tc></w:tr><w:tr><w:trPr><w:del w:id="12050" w:author="Unknown Author" w:date="2026-10-30T04:17:53Z"/><w:cantSplit w:val="true"/></w:trPr><w:tc><w:tcPr><w:tcW w:w="1493" w:type="dxa"/><w:tcBorders></w:tcBorders></w:tcPr><w:p><w:pPr><w:pStyle w:val="Tabla8"/><w:widowControl/><w:jc w:val="left"/><w:rPr><w:kern w:val="0"/><w:szCs w:val="24"/><w:lang w:val="es-CO" w:eastAsia="en-US" w:bidi="ar-SA"/><w:del w:id="12052" w:author="Unknown Author" w:date="2026-10-30T04:17:53Z"></w:del></w:rPr></w:pPr><w:del w:id="12051" w:author="Unknown Author" w:date="2026-10-30T04:17:53Z"><w:r><w:rPr><w:kern w:val="0"/><w:szCs w:val="24"/><w:lang w:val="es-CO" w:eastAsia="en-US" w:bidi="ar-SA"/></w:rPr><w:delText>1</w:delText></w:r></w:del></w:p></w:tc><w:tc><w:tcPr><w:tcW w:w="746" w:type="dxa"/><w:tcBorders></w:tcBorders></w:tcPr><w:p><w:pPr><w:pStyle w:val="Tabla8"/><w:widowControl/><w:jc w:val="left"/><w:rPr><w:kern w:val="0"/><w:szCs w:val="24"/><w:lang w:val="es-CO" w:eastAsia="en-US" w:bidi="ar-SA"/><w:del w:id="12054" w:author="Unknown Author" w:date="2026-10-30T04:17:53Z"></w:del></w:rPr></w:pPr><w:del w:id="12053" w:author="Unknown Author" w:date="2026-10-30T04:17:53Z"><w:r><w:rPr><w:kern w:val="0"/><w:szCs w:val="24"/><w:lang w:val="es-CO" w:eastAsia="en-US" w:bidi="ar-SA"/></w:rPr><w:delText>6</w:delText></w:r></w:del></w:p></w:tc><w:tc><w:tcPr><w:tcW w:w="1659" w:type="dxa"/><w:tcBorders></w:tcBorders></w:tcPr><w:p><w:pPr><w:pStyle w:val="Tabla8"/><w:widowControl/><w:jc w:val="left"/><w:rPr><w:kern w:val="0"/><w:szCs w:val="24"/><w:lang w:val="es-CO" w:eastAsia="en-US" w:bidi="ar-SA"/><w:del w:id="12056" w:author="Unknown Author" w:date="2026-10-30T04:17:53Z"></w:del></w:rPr></w:pPr><w:del w:id="12055" w:author="Unknown Author" w:date="2026-10-30T04:17:53Z"><w:r><w:rPr><w:kern w:val="0"/><w:szCs w:val="24"/><w:lang w:val="es-CO" w:eastAsia="en-US" w:bidi="ar-SA"/></w:rPr><w:delText>Gobernanza y acuerdos: acuerdo marco, acuerdo de titularidad y cláusula de apertura</w:delText></w:r></w:del></w:p></w:tc><w:tc><w:tcPr><w:tcW w:w="1327" w:type="dxa"/><w:tcBorders></w:tcBorders></w:tcPr><w:p><w:pPr><w:pStyle w:val="Tabla8"/><w:widowControl/><w:jc w:val="left"/><w:rPr><w:kern w:val="0"/><w:szCs w:val="24"/><w:lang w:val="es-CO" w:eastAsia="en-US" w:bidi="ar-SA"/><w:del w:id="12058" w:author="Unknown Author" w:date="2026-10-30T04:17:53Z"></w:del></w:rPr></w:pPr><w:del w:id="12057" w:author="Unknown Author" w:date="2026-10-30T04:17:53Z"><w:r><w:rPr><w:kern w:val="0"/><w:szCs w:val="24"/><w:lang w:val="es-CO" w:eastAsia="en-US" w:bidi="ar-SA"/></w:rPr><w:delText>Acuerdo firmado por los cuatro integrantes</w:delText></w:r></w:del></w:p></w:tc><w:tc><w:tcPr><w:tcW w:w="1576" w:type="dxa"/><w:tcBorders></w:tcBorders></w:tcPr><w:p><w:pPr><w:pStyle w:val="Tabla8"/><w:widowControl/><w:jc w:val="left"/><w:rPr><w:kern w:val="0"/><w:szCs w:val="24"/><w:lang w:val="es-CO" w:eastAsia="en-US" w:bidi="ar-SA"/><w:del w:id="12060" w:author="Unknown Author" w:date="2026-10-30T04:17:53Z"></w:del></w:rPr></w:pPr><w:del w:id="12059" w:author="Unknown Author" w:date="2026-10-30T04:17:53Z"><w:r><w:rPr><w:kern w:val="0"/><w:szCs w:val="24"/><w:lang w:val="es-CO" w:eastAsia="en-US" w:bidi="ar-SA"/></w:rPr><w:delText>Comité directivo de la alianza</w:delText></w:r></w:del></w:p></w:tc><w:tc><w:tcPr><w:tcW w:w="1577" w:type="dxa"/><w:tcBorders></w:tcBorders></w:tcPr><w:p><w:pPr><w:pStyle w:val="Tabla8"/><w:widowControl/><w:jc w:val="left"/><w:rPr><w:kern w:val="0"/><w:szCs w:val="24"/><w:lang w:val="es-CO" w:eastAsia="en-US" w:bidi="ar-SA"/><w:del w:id="12062" w:author="Unknown Author" w:date="2026-10-30T04:17:53Z"></w:del></w:rPr></w:pPr><w:del w:id="12061" w:author="Unknown Author" w:date="2026-10-30T04:17:53Z"><w:r><w:rPr><w:kern w:val="0"/><w:szCs w:val="24"/><w:lang w:val="es-CO" w:eastAsia="en-US" w:bidi="ar-SA"/></w:rPr><w:delText>Firma antes de comprar el lote del tramo 2</w:delText></w:r></w:del></w:p></w:tc><w:tc><w:tcPr><w:tcW w:w="1575" w:type="dxa"/><w:tcBorders></w:tcBorders></w:tcPr><w:p><w:pPr><w:pStyle w:val="Tabla8"/><w:widowControl/><w:jc w:val="left"/><w:rPr><w:kern w:val="0"/><w:szCs w:val="24"/><w:lang w:val="es-CO" w:eastAsia="en-US" w:bidi="ar-SA"/><w:del w:id="12064" w:author="Unknown Author" w:date="2026-10-30T04:17:53Z"></w:del></w:rPr></w:pPr><w:del w:id="12063" w:author="Unknown Author" w:date="2026-10-30T04:17:53Z"><w:r><w:rPr><w:kern w:val="0"/><w:szCs w:val="24"/><w:lang w:val="es-CO" w:eastAsia="en-US" w:bidi="ar-SA"/></w:rPr><w:delText>Acuerdo firmado y acta del comité directivo</w:delText></w:r></w:del></w:p></w:tc></w:tr><w:tr><w:trPr><w:del w:id="12065" w:author="Unknown Author" w:date="2026-10-30T04:17:53Z"/><w:cantSplit w:val="true"/></w:trPr><w:tc><w:tcPr><w:tcW w:w="1493" w:type="dxa"/><w:tcBorders></w:tcBorders><w:shd w:color="auto" w:fill="F7F7F7" w:val="clear"/></w:tcPr><w:p><w:pPr><w:pStyle w:val="Tabla8"/><w:widowControl/><w:jc w:val="left"/><w:rPr><w:kern w:val="0"/><w:szCs w:val="24"/><w:lang w:val="es-CO" w:eastAsia="en-US" w:bidi="ar-SA"/><w:del w:id="12067" w:author="Unknown Author" w:date="2026-10-30T04:17:53Z"></w:del></w:rPr></w:pPr><w:del w:id="12066" w:author="Unknown Author" w:date="2026-10-30T04:17:53Z"><w:r><w:rPr><w:kern w:val="0"/><w:szCs w:val="24"/><w:lang w:val="es-CO" w:eastAsia="en-US" w:bidi="ar-SA"/></w:rPr><w:delText>2</w:delText></w:r></w:del></w:p></w:tc><w:tc><w:tcPr><w:tcW w:w="746" w:type="dxa"/><w:tcBorders></w:tcBorders><w:shd w:color="auto" w:fill="F7F7F7" w:val="clear"/></w:tcPr><w:p><w:pPr><w:pStyle w:val="Tabla8"/><w:widowControl/><w:jc w:val="left"/><w:rPr><w:kern w:val="0"/><w:szCs w:val="24"/><w:lang w:val="es-CO" w:eastAsia="en-US" w:bidi="ar-SA"/><w:del w:id="12069" w:author="Unknown Author" w:date="2026-10-30T04:17:53Z"></w:del></w:rPr></w:pPr><w:del w:id="12068" w:author="Unknown Author" w:date="2026-10-30T04:17:53Z"><w:r><w:rPr><w:kern w:val="0"/><w:szCs w:val="24"/><w:lang w:val="es-CO" w:eastAsia="en-US" w:bidi="ar-SA"/></w:rPr><w:delText>12 (C1)</w:delText></w:r></w:del></w:p></w:tc><w:tc><w:tcPr><w:tcW w:w="1659" w:type="dxa"/><w:tcBorders></w:tcBorders><w:shd w:color="auto" w:fill="F7F7F7" w:val="clear"/></w:tcPr><w:p><w:pPr><w:pStyle w:val="Tabla8"/><w:widowControl/><w:jc w:val="left"/><w:rPr><w:kern w:val="0"/><w:szCs w:val="24"/><w:lang w:val="es-CO" w:eastAsia="en-US" w:bidi="ar-SA"/><w:del w:id="12071" w:author="Unknown Author" w:date="2026-10-30T04:17:53Z"></w:del></w:rPr></w:pPr><w:del w:id="12070" w:author="Unknown Author" w:date="2026-10-30T04:17:53Z"><w:r><w:rPr><w:kern w:val="0"/><w:szCs w:val="24"/><w:lang w:val="es-CO" w:eastAsia="en-US" w:bidi="ar-SA"/></w:rPr><w:delText>Protocolo de calibración y series de datos de colocalización</w:delText></w:r></w:del></w:p></w:tc><w:tc><w:tcPr><w:tcW w:w="1327" w:type="dxa"/><w:tcBorders></w:tcBorders><w:shd w:color="auto" w:fill="F7F7F7" w:val="clear"/></w:tcPr><w:p><w:pPr><w:pStyle w:val="Tabla8"/><w:widowControl/><w:jc w:val="left"/><w:rPr><w:kern w:val="0"/><w:szCs w:val="24"/><w:lang w:val="es-CO" w:eastAsia="en-US" w:bidi="ar-SA"/><w:del w:id="12073" w:author="Unknown Author" w:date="2026-10-30T04:17:53Z"></w:del></w:rPr></w:pPr><w:del w:id="12072" w:author="Unknown Author" w:date="2026-10-30T04:17:53Z"><w:r><w:rPr><w:kern w:val="0"/><w:szCs w:val="24"/><w:lang w:val="es-CO" w:eastAsia="en-US" w:bidi="ar-SA"/></w:rPr><w:delText>Acta de entrega, formación y publicación abierta</w:delText></w:r></w:del></w:p></w:tc><w:tc><w:tcPr><w:tcW w:w="1576" w:type="dxa"/><w:tcBorders></w:tcBorders><w:shd w:color="auto" w:fill="F7F7F7" w:val="clear"/></w:tcPr><w:p><w:pPr><w:pStyle w:val="Tabla8"/><w:widowControl/><w:jc w:val="left"/><w:rPr><w:kern w:val="0"/><w:szCs w:val="24"/><w:lang w:val="es-CO" w:eastAsia="en-US" w:bidi="ar-SA"/><w:del w:id="12075" w:author="Unknown Author" w:date="2026-10-30T04:17:53Z"></w:del></w:rPr></w:pPr><w:del w:id="12074" w:author="Unknown Author" w:date="2026-10-30T04:17:53Z"><w:r><w:rPr><w:kern w:val="0"/><w:szCs w:val="24"/><w:lang w:val="es-CO" w:eastAsia="en-US" w:bidi="ar-SA"/></w:rPr><w:delText>IES ejecutora (protocolo) y actor del SNCTI aliado (custodia científica del repositorio de series)</w:delText></w:r></w:del></w:p></w:tc><w:tc><w:tcPr><w:tcW w:w="1577" w:type="dxa"/><w:tcBorders></w:tcBorders><w:shd w:color="auto" w:fill="F7F7F7" w:val="clear"/></w:tcPr><w:p><w:pPr><w:pStyle w:val="Tabla8"/><w:widowControl/><w:jc w:val="left"/><w:rPr><w:kern w:val="0"/><w:szCs w:val="24"/><w:lang w:val="es-CO" w:eastAsia="en-US" w:bidi="ar-SA"/><w:del w:id="12077" w:author="Unknown Author" w:date="2026-10-30T04:17:53Z"></w:del></w:rPr></w:pPr><w:del w:id="12076" w:author="Unknown Author" w:date="2026-10-30T04:17:53Z"><w:r><w:rPr><w:kern w:val="0"/><w:szCs w:val="24"/><w:lang w:val="es-CO" w:eastAsia="en-US" w:bidi="ar-SA"/></w:rPr><w:delText>R² ≥ 0,70 y NRMSE ≤ 30 % en el piloto; entidad custodia designada</w:delText></w:r></w:del></w:p></w:tc><w:tc><w:tcPr><w:tcW w:w="1575" w:type="dxa"/><w:tcBorders></w:tcBorders><w:shd w:color="auto" w:fill="F7F7F7" w:val="clear"/></w:tcPr><w:p><w:pPr><w:pStyle w:val="Tabla8"/><w:widowControl/><w:jc w:val="left"/><w:rPr><w:kern w:val="0"/><w:szCs w:val="24"/><w:lang w:val="es-CO" w:eastAsia="en-US" w:bidi="ar-SA"/><w:del w:id="12079" w:author="Unknown Author" w:date="2026-10-30T04:17:53Z"></w:del></w:rPr></w:pPr><w:del w:id="12078" w:author="Unknown Author" w:date="2026-10-30T04:17:53Z"><w:r><w:rPr><w:kern w:val="0"/><w:szCs w:val="24"/><w:lang w:val="es-CO" w:eastAsia="en-US" w:bidi="ar-SA"/></w:rPr><w:delText>Acta de la compuerta C1; protocolo y diccionario de datos</w:delText></w:r></w:del></w:p></w:tc></w:tr><w:tr><w:trPr><w:del w:id="12080" w:author="Unknown Author" w:date="2026-10-30T04:17:53Z"/><w:cantSplit w:val="true"/></w:trPr><w:tc><w:tcPr><w:tcW w:w="1493" w:type="dxa"/><w:tcBorders></w:tcBorders></w:tcPr><w:p><w:pPr><w:pStyle w:val="Tabla8"/><w:widowControl/><w:jc w:val="left"/><w:rPr><w:kern w:val="0"/><w:szCs w:val="24"/><w:lang w:val="es-CO" w:eastAsia="en-US" w:bidi="ar-SA"/><w:del w:id="12082" w:author="Unknown Author" w:date="2026-10-30T04:17:53Z"></w:del></w:rPr></w:pPr><w:del w:id="12081" w:author="Unknown Author" w:date="2026-10-30T04:17:53Z"><w:r><w:rPr><w:kern w:val="0"/><w:szCs w:val="24"/><w:lang w:val="es-CO" w:eastAsia="en-US" w:bidi="ar-SA"/></w:rPr><w:delText>3</w:delText></w:r></w:del></w:p></w:tc><w:tc><w:tcPr><w:tcW w:w="746" w:type="dxa"/><w:tcBorders></w:tcBorders></w:tcPr><w:p><w:pPr><w:pStyle w:val="Tabla8"/><w:widowControl/><w:jc w:val="left"/><w:rPr><w:kern w:val="0"/><w:szCs w:val="24"/><w:lang w:val="es-CO" w:eastAsia="en-US" w:bidi="ar-SA"/><w:del w:id="12084" w:author="Unknown Author" w:date="2026-10-30T04:17:53Z"></w:del></w:rPr></w:pPr><w:del w:id="12083" w:author="Unknown Author" w:date="2026-10-30T04:17:53Z"><w:r><w:rPr><w:kern w:val="0"/><w:szCs w:val="24"/><w:lang w:val="es-CO" w:eastAsia="en-US" w:bidi="ar-SA"/></w:rPr><w:delText>18 (tras C2)</w:delText></w:r></w:del></w:p></w:tc><w:tc><w:tcPr><w:tcW w:w="1659" w:type="dxa"/><w:tcBorders></w:tcBorders></w:tcPr><w:p><w:pPr><w:pStyle w:val="Tabla8"/><w:widowControl/><w:jc w:val="left"/><w:rPr><w:kern w:val="0"/><w:szCs w:val="24"/><w:lang w:val="es-CO" w:eastAsia="en-US" w:bidi="ar-SA"/><w:del w:id="12086" w:author="Unknown Author" w:date="2026-10-30T04:17:53Z"></w:del></w:rPr></w:pPr><w:del w:id="12085" w:author="Unknown Author" w:date="2026-10-30T04:17:53Z"><w:r><w:rPr><w:kern w:val="0"/><w:szCs w:val="24"/><w:lang w:val="es-CO" w:eastAsia="en-US" w:bidi="ar-SA"/></w:rPr><w:delText>Nodos adicionales y repuestos; tablero y alertas</w:delText></w:r></w:del></w:p></w:tc><w:tc><w:tcPr><w:tcW w:w="1327" w:type="dxa"/><w:tcBorders></w:tcBorders></w:tcPr><w:p><w:pPr><w:pStyle w:val="Tabla8"/><w:widowControl/><w:jc w:val="left"/><w:rPr><w:kern w:val="0"/><w:szCs w:val="24"/><w:lang w:val="es-CO" w:eastAsia="en-US" w:bidi="ar-SA"/><w:del w:id="12088" w:author="Unknown Author" w:date="2026-10-30T04:17:53Z"></w:del></w:rPr></w:pPr><w:del w:id="12087" w:author="Unknown Author" w:date="2026-10-30T04:17:53Z"><w:r><w:rPr><w:kern w:val="0"/><w:szCs w:val="24"/><w:lang w:val="es-CO" w:eastAsia="en-US" w:bidi="ar-SA"/></w:rPr><w:delText>Convenios de custodia con licencia de uso; convenio de uso y de competencia</w:delText></w:r></w:del></w:p></w:tc><w:tc><w:tcPr><w:tcW w:w="1576" w:type="dxa"/><w:tcBorders></w:tcBorders></w:tcPr><w:p><w:pPr><w:pStyle w:val="Tabla8"/><w:widowControl/><w:jc w:val="left"/><w:rPr><w:kern w:val="0"/><w:szCs w:val="24"/><w:lang w:val="es-CO" w:eastAsia="en-US" w:bidi="ar-SA"/><w:del w:id="12090" w:author="Unknown Author" w:date="2026-10-30T04:17:53Z"></w:del></w:rPr></w:pPr><w:del w:id="12089" w:author="Unknown Author" w:date="2026-10-30T04:17:53Z"><w:r><w:rPr><w:kern w:val="0"/><w:szCs w:val="24"/><w:lang w:val="es-CO" w:eastAsia="en-US" w:bidi="ar-SA"/></w:rPr><w:delText>Empresa tecnológica (nodos); municipio aliado y entidades territoriales de los comités (tablero)</w:delText></w:r></w:del></w:p></w:tc><w:tc><w:tcPr><w:tcW w:w="1577" w:type="dxa"/><w:tcBorders></w:tcBorders></w:tcPr><w:p><w:pPr><w:pStyle w:val="Tabla8"/><w:widowControl/><w:jc w:val="left"/><w:rPr><w:kern w:val="0"/><w:szCs w:val="24"/><w:lang w:val="es-CO" w:eastAsia="en-US" w:bidi="ar-SA"/><w:del w:id="12092" w:author="Unknown Author" w:date="2026-10-30T04:17:53Z"></w:del></w:rPr></w:pPr><w:del w:id="12091" w:author="Unknown Author" w:date="2026-10-30T04:17:53Z"><w:r><w:rPr><w:kern w:val="0"/><w:szCs w:val="24"/><w:lang w:val="es-CO" w:eastAsia="en-US" w:bidi="ar-SA"/></w:rPr><w:delText>Partida en el plan operativo, personal designado y competencia jurídica documentada</w:delText></w:r></w:del></w:p></w:tc><w:tc><w:tcPr><w:tcW w:w="1575" w:type="dxa"/><w:tcBorders></w:tcBorders></w:tcPr><w:p><w:pPr><w:pStyle w:val="Tabla8"/><w:widowControl/><w:jc w:val="left"/><w:rPr><w:kern w:val="0"/><w:szCs w:val="24"/><w:lang w:val="es-CO" w:eastAsia="en-US" w:bidi="ar-SA"/><w:del w:id="12094" w:author="Unknown Author" w:date="2026-10-30T04:17:53Z"></w:del></w:rPr></w:pPr><w:del w:id="12093" w:author="Unknown Author" w:date="2026-10-30T04:17:53Z"><w:r><w:rPr><w:kern w:val="0"/><w:szCs w:val="24"/><w:lang w:val="es-CO" w:eastAsia="en-US" w:bidi="ar-SA"/></w:rPr><w:delText>Convenios firmados y actas de recibo con inventario</w:delText></w:r></w:del></w:p></w:tc></w:tr><w:tr><w:trPr><w:del w:id="12095" w:author="Unknown Author" w:date="2026-10-30T04:17:53Z"/><w:cantSplit w:val="true"/></w:trPr><w:tc><w:tcPr><w:tcW w:w="1493" w:type="dxa"/><w:tcBorders><w:bottom w:val="single" w:sz="12" w:space="0" w:color="2A3439"/></w:tcBorders><w:shd w:color="auto" w:fill="F7F7F7" w:val="clear"/></w:tcPr><w:p><w:pPr><w:pStyle w:val="Tabla8"/><w:keepNext w:val="true"/><w:widowControl/><w:jc w:val="left"/><w:rPr><w:kern w:val="0"/><w:szCs w:val="24"/><w:lang w:val="es-CO" w:eastAsia="en-US" w:bidi="ar-SA"/><w:del w:id="12097" w:author="Unknown Author" w:date="2026-10-30T04:17:53Z"></w:del></w:rPr></w:pPr><w:del w:id="12096" w:author="Unknown Author" w:date="2026-10-30T04:17:53Z"><w:r><w:rPr><w:kern w:val="0"/><w:szCs w:val="24"/><w:lang w:val="es-CO" w:eastAsia="en-US" w:bidi="ar-SA"/></w:rPr><w:delText>4</w:delText></w:r></w:del></w:p></w:tc><w:tc><w:tcPr><w:tcW w:w="746" w:type="dxa"/><w:tcBorders><w:bottom w:val="single" w:sz="12" w:space="0" w:color="2A3439"/></w:tcBorders><w:shd w:color="auto" w:fill="F7F7F7" w:val="clear"/></w:tcPr><w:p><w:pPr><w:pStyle w:val="Tabla8"/><w:keepNext w:val="true"/><w:widowControl/><w:jc w:val="left"/><w:rPr><w:kern w:val="0"/><w:szCs w:val="24"/><w:lang w:val="es-CO" w:eastAsia="en-US" w:bidi="ar-SA"/><w:del w:id="12099" w:author="Unknown Author" w:date="2026-10-30T04:17:53Z"></w:del></w:rPr></w:pPr><w:del w:id="12098" w:author="Unknown Author" w:date="2026-10-30T04:17:53Z"><w:r><w:rPr><w:kern w:val="0"/><w:szCs w:val="24"/><w:lang w:val="es-CO" w:eastAsia="en-US" w:bidi="ar-SA"/></w:rPr><w:delText>24 (C3)</w:delText></w:r></w:del></w:p></w:tc><w:tc><w:tcPr><w:tcW w:w="1659" w:type="dxa"/><w:tcBorders><w:bottom w:val="single" w:sz="12" w:space="0" w:color="2A3439"/></w:tcBorders><w:shd w:color="auto" w:fill="F7F7F7" w:val="clear"/></w:tcPr><w:p><w:pPr><w:pStyle w:val="Tabla8"/><w:keepNext w:val="true"/><w:widowControl/><w:jc w:val="left"/><w:rPr><w:kern w:val="0"/><w:szCs w:val="24"/><w:lang w:val="es-CO" w:eastAsia="en-US" w:bidi="ar-SA"/><w:del w:id="12101" w:author="Unknown Author" w:date="2026-10-30T04:17:53Z"></w:del></w:rPr></w:pPr><w:del w:id="12100" w:author="Unknown Author" w:date="2026-10-30T04:17:53Z"><w:r><w:rPr><w:kern w:val="0"/><w:szCs w:val="24"/><w:lang w:val="es-CO" w:eastAsia="en-US" w:bidi="ar-SA"/></w:rPr><w:delText>Gemelo digital, plataforma, operación continua de la red y laboratorio de modelación con su protocolo de evaluación previa</w:delText></w:r></w:del></w:p></w:tc><w:tc><w:tcPr><w:tcW w:w="1327" w:type="dxa"/><w:tcBorders><w:bottom w:val="single" w:sz="12" w:space="0" w:color="2A3439"/></w:tcBorders><w:shd w:color="auto" w:fill="F7F7F7" w:val="clear"/></w:tcPr><w:p><w:pPr><w:pStyle w:val="Tabla8"/><w:keepNext w:val="true"/><w:widowControl/><w:jc w:val="left"/><w:rPr><w:kern w:val="0"/><w:szCs w:val="24"/><w:lang w:val="es-CO" w:eastAsia="en-US" w:bidi="ar-SA"/><w:del w:id="12103" w:author="Unknown Author" w:date="2026-10-30T04:17:53Z"></w:del></w:rPr></w:pPr><w:del w:id="12102" w:author="Unknown Author" w:date="2026-10-30T04:17:53Z"><w:r><w:rPr><w:kern w:val="0"/><w:szCs w:val="24"/><w:lang w:val="es-CO" w:eastAsia="en-US" w:bidi="ar-SA"/></w:rPr><w:delText>Convenio de operación y licencia; actas de entrega</w:delText></w:r></w:del></w:p></w:tc><w:tc><w:tcPr><w:tcW w:w="1576" w:type="dxa"/><w:tcBorders><w:bottom w:val="single" w:sz="12" w:space="0" w:color="2A3439"/></w:tcBorders><w:shd w:color="auto" w:fill="F7F7F7" w:val="clear"/></w:tcPr><w:p><w:pPr><w:pStyle w:val="Tabla8"/><w:keepNext w:val="true"/><w:widowControl/><w:jc w:val="left"/><w:rPr><w:kern w:val="0"/><w:szCs w:val="24"/><w:lang w:val="es-CO" w:eastAsia="en-US" w:bidi="ar-SA"/><w:del w:id="12105" w:author="Unknown Author" w:date="2026-10-30T04:17:53Z"></w:del></w:rPr></w:pPr><w:del w:id="12104" w:author="Unknown Author" w:date="2026-10-30T04:17:53Z"><w:r><w:rPr><w:kern w:val="0"/><w:szCs w:val="24"/><w:lang w:val="es-CO" w:eastAsia="en-US" w:bidi="ar-SA"/></w:rPr><w:delText>Empresa tecnológica e IES ejecutora</w:delText></w:r></w:del></w:p></w:tc><w:tc><w:tcPr><w:tcW w:w="1577" w:type="dxa"/><w:tcBorders><w:bottom w:val="single" w:sz="12" w:space="0" w:color="2A3439"/></w:tcBorders><w:shd w:color="auto" w:fill="F7F7F7" w:val="clear"/></w:tcPr><w:p><w:pPr><w:pStyle w:val="Tabla8"/><w:keepNext w:val="true"/><w:widowControl/><w:jc w:val="left"/><w:rPr><w:kern w:val="0"/><w:szCs w:val="24"/><w:lang w:val="es-CO" w:eastAsia="en-US" w:bidi="ar-SA"/><w:del w:id="12107" w:author="Unknown Author" w:date="2026-10-30T04:17:53Z"></w:del></w:rPr></w:pPr><w:del w:id="12106" w:author="Unknown Author" w:date="2026-10-30T04:17:53Z"><w:r><w:rPr><w:kern w:val="0"/><w:szCs w:val="24"/><w:lang w:val="es-CO" w:eastAsia="en-US" w:bidi="ar-SA"/></w:rPr><w:delText>Competencia jurídica, partida, personal certificado y compromiso de sostenimiento del laboratorio</w:delText></w:r></w:del></w:p></w:tc><w:tc><w:tcPr><w:tcW w:w="1575" w:type="dxa"/><w:tcBorders><w:bottom w:val="single" w:sz="12" w:space="0" w:color="2A3439"/></w:tcBorders><w:shd w:color="auto" w:fill="F7F7F7" w:val="clear"/></w:tcPr><w:p><w:pPr><w:pStyle w:val="Tabla8"/><w:keepNext w:val="true"/><w:widowControl/><w:jc w:val="left"/><w:rPr><w:kern w:val="0"/><w:szCs w:val="24"/><w:lang w:val="es-CO" w:eastAsia="en-US" w:bidi="ar-SA"/><w:del w:id="12109" w:author="Unknown Author" w:date="2026-10-30T04:17:53Z"></w:del></w:rPr></w:pPr><w:del w:id="12108" w:author="Unknown Author" w:date="2026-10-30T04:17:53Z"><w:r><w:rPr><w:kern w:val="0"/><w:szCs w:val="24"/><w:lang w:val="es-CO" w:eastAsia="en-US" w:bidi="ar-SA"/></w:rPr><w:delText>Actas de entrega a las entidades custodias, acta de transferencia del laboratorio y cláusula de apertura vigente</w:delText></w:r></w:del></w:p></w:tc></w:tr></w:tbl><w:p><w:pPr><w:pStyle w:val="TablaNota"/><w:rPr></w:rPr></w:pPr><w:r><w:rPr><w:i/><w:iCs/></w:rPr><w:t>Nota.</w:t></w:r><w:r><w:rPr></w:rPr><w:t xml:space="preserve"> Elaboración propia con las compuertas y los hitos del proyecto (C1 mes 12, C2 mes 17, C3 mes 24; hito H8 mes 24). La custodia alterna de cada componente se fija en el acuerdo marco.</w:t></w:r></w:p><w:p><w:pPr><w:pStyle w:val="BodyText"/><w:rPr></w:rPr></w:pPr><w:bookmarkStart w:id="216" w:name="X46b9e6e59775374799528e5c61982811a8bab94"/><w:r><w:rPr></w:rPr><w:t>La tabla fija una condición verificable en cada hito. El hito 1 no transfiere activos físicos. Obliga a firmar los acuerdos antes de la compra del lote del tramo 2. Así ningún receptor depende de una negociación posterior a la creación del activo. El hito 2 vincula la entrega del protocolo con el resultado de la compuerta C1. El hito 3 ocurre un mes después de la compuerta C2, que ya exigió los convenios con partida. El hito 4 coincide con la compuerta C3 y con el acta de entrega del hito H8.</w:t></w:r><w:bookmarkEnd w:id="216"/></w:p><w:p><w:pPr><w:pStyle w:val="Heading2"/><w:rPr></w:rPr></w:pPr><w:bookmarkStart w:id="217" w:name="X9c768653d2e6080d16a153ef3ee65972a881feb"/><w:r><w:rPr></w:rPr><w:t>18.4. ACTIVIDADES, PRODUCTOS, INDICADORES Y PRESUPUESTO</w:t></w:r></w:p><w:p><w:pPr><w:pStyle w:val="FirstParagraph"/><w:rPr></w:rPr></w:pPr><w:r><w:rPr></w:rPr><w:t xml:space="preserve">El proyecto distribuye los $ </w:t></w:r><w:ins w:id="12110" w:author="Unknown Author" w:date="2026-10-30T04:17:53Z"><w:r><w:rPr></w:rPr><w:t>330.100</w:t></w:r></w:ins><w:del w:id="12111" w:author="Unknown Author" w:date="2026-10-30T04:17:53Z"><w:r><w:rPr></w:rPr><w:delText>268.000</w:delText></w:r></w:del><w:r><w:rPr></w:rPr><w:t>.000 del Plan en ocho actividades concretas. Una actividad forma y apoya a las entidades custodias por tramo. Cuatro actividades ejecutan la consultoría en propiedad intelectual y libertad de operación. Una actividad registra el software y los datos. Una actividad realiza los talleres de evaluación previa. Una actividad registra el software y los datos del modelo predictivo. La Tabla 18.5 presenta para cada actividad el resultado asociado, el producto, el indicador, el responsable, el periodo y el presupuesto.</w:t></w:r></w:p><w:p><w:pPr><w:pStyle w:val="TablaRotulo"/><w:rPr></w:rPr></w:pPr><w:bookmarkStart w:id="218" w:name="rot_Tabla_18_5"/><w:r><w:rPr><w:b/><w:bCs/></w:rPr><w:t>Tabla 18.5</w:t></w:r><w:bookmarkEnd w:id="218"/></w:p><w:p><w:pPr><w:pStyle w:val="TablaTitulo"/><w:rPr></w:rPr></w:pPr><w:r><w:rPr><w:i/><w:iCs/></w:rPr><w:t>Actividades, productos, indicadores y presupuesto del Plan de transferencia</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575"/><w:gridCol w:w="1327"/><w:gridCol w:w="1411"/><w:gridCol w:w="1743"/><w:gridCol w:w="1575"/><w:gridCol w:w="912"/><w:gridCol w:w="1410"/></w:tblGrid><w:tr><w:trPr><w:tblHeader w:val="true"/><w:ins w:id="12112" w:author="Unknown Author" w:date="2026-10-30T04:17:53Z"/><w:cantSplit w:val="true"/></w:trPr><w:tc><w:tcPr><w:tcW w:w="1575"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2114" w:author="Unknown Author" w:date="2026-10-30T04:17:53Z"></w:ins></w:rPr></w:pPr><w:ins w:id="12113" w:author="Unknown Author" w:date="2026-10-30T04:17:53Z"><w:r><w:rPr><w:b/><w:kern w:val="0"/><w:szCs w:val="24"/><w:lang w:val="es-CO" w:eastAsia="en-US" w:bidi="ar-SA"/></w:rPr><w:t>Actividad</w:t></w:r></w:ins></w:p></w:tc><w:tc><w:tcPr><w:tcW w:w="1327"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2116" w:author="Unknown Author" w:date="2026-10-30T04:17:53Z"></w:ins></w:rPr></w:pPr><w:ins w:id="12115" w:author="Unknown Author" w:date="2026-10-30T04:17:53Z"><w:r><w:rPr><w:b/><w:kern w:val="0"/><w:szCs w:val="24"/><w:lang w:val="es-CO" w:eastAsia="en-US" w:bidi="ar-SA"/></w:rPr><w:t>Resultado asociado</w:t></w:r></w:ins></w:p></w:tc><w:tc><w:tcPr><w:tcW w:w="1411"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2118" w:author="Unknown Author" w:date="2026-10-30T04:17:53Z"></w:ins></w:rPr></w:pPr><w:ins w:id="12117" w:author="Unknown Author" w:date="2026-10-30T04:17:53Z"><w:r><w:rPr><w:b/><w:kern w:val="0"/><w:szCs w:val="24"/><w:lang w:val="es-CO" w:eastAsia="en-US" w:bidi="ar-SA"/></w:rPr><w:t>Producto / evidencia</w:t></w:r></w:ins></w:p></w:tc><w:tc><w:tcPr><w:tcW w:w="1743"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2120" w:author="Unknown Author" w:date="2026-10-30T04:17:53Z"></w:ins></w:rPr></w:pPr><w:ins w:id="12119" w:author="Unknown Author" w:date="2026-10-30T04:17:53Z"><w:r><w:rPr><w:b/><w:kern w:val="0"/><w:szCs w:val="24"/><w:lang w:val="es-CO" w:eastAsia="en-US" w:bidi="ar-SA"/></w:rPr><w:t>Indicador</w:t></w:r></w:ins></w:p></w:tc><w:tc><w:tcPr><w:tcW w:w="1575"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2122" w:author="Unknown Author" w:date="2026-10-30T04:17:53Z"></w:ins></w:rPr></w:pPr><w:ins w:id="12121" w:author="Unknown Author" w:date="2026-10-30T04:17:53Z"><w:r><w:rPr><w:b/><w:kern w:val="0"/><w:szCs w:val="24"/><w:lang w:val="es-CO" w:eastAsia="en-US" w:bidi="ar-SA"/></w:rPr><w:t>Responsable</w:t></w:r></w:ins></w:p></w:tc><w:tc><w:tcPr><w:tcW w:w="912"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2124" w:author="Unknown Author" w:date="2026-10-30T04:17:53Z"></w:ins></w:rPr></w:pPr><w:ins w:id="12123" w:author="Unknown Author" w:date="2026-10-30T04:17:53Z"><w:r><w:rPr><w:b/><w:kern w:val="0"/><w:szCs w:val="24"/><w:lang w:val="es-CO" w:eastAsia="en-US" w:bidi="ar-SA"/></w:rPr><w:t>Periodo</w:t></w:r></w:ins></w:p></w:tc><w:tc><w:tcPr><w:tcW w:w="1410"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2126" w:author="Unknown Author" w:date="2026-10-30T04:17:53Z"></w:ins></w:rPr></w:pPr><w:ins w:id="12125" w:author="Unknown Author" w:date="2026-10-30T04:17:53Z"><w:r><w:rPr><w:b/><w:kern w:val="0"/><w:szCs w:val="24"/><w:lang w:val="es-CO" w:eastAsia="en-US" w:bidi="ar-SA"/></w:rPr><w:t>Presupuesto</w:t></w:r></w:ins></w:p></w:tc></w:tr><w:tr><w:trPr><w:ins w:id="12127" w:author="Unknown Author" w:date="2026-10-30T04:17:53Z"/><w:cantSplit w:val="true"/></w:trPr><w:tc><w:tcPr><w:tcW w:w="1575" w:type="dxa"/><w:tcBorders></w:tcBorders></w:tcPr><w:p><w:pPr><w:pStyle w:val="Tabla8"/><w:widowControl/><w:jc w:val="left"/><w:rPr><w:kern w:val="0"/><w:szCs w:val="24"/><w:lang w:val="es-CO" w:eastAsia="en-US" w:bidi="ar-SA"/><w:ins w:id="12129" w:author="Unknown Author" w:date="2026-10-30T04:17:53Z"></w:ins></w:rPr></w:pPr><w:ins w:id="12128" w:author="Unknown Author" w:date="2026-10-30T04:17:53Z"><w:r><w:rPr><w:kern w:val="0"/><w:szCs w:val="24"/><w:lang w:val="es-CO" w:eastAsia="en-US" w:bidi="ar-SA"/></w:rPr><w:t>Formación y soporte a las entidades custodias por tramo (actividad 3.3): tres módulos de 50.000.000 COP, uno por cada tramo de nodos</w:t></w:r></w:ins></w:p></w:tc><w:tc><w:tcPr><w:tcW w:w="1327" w:type="dxa"/><w:tcBorders></w:tcBorders></w:tcPr><w:p><w:pPr><w:pStyle w:val="Tabla8"/><w:widowControl/><w:jc w:val="left"/><w:rPr><w:kern w:val="0"/><w:szCs w:val="24"/><w:lang w:val="es-CO" w:eastAsia="en-US" w:bidi="ar-SA"/><w:ins w:id="12131" w:author="Unknown Author" w:date="2026-10-30T04:17:53Z"></w:ins></w:rPr></w:pPr><w:ins w:id="12130" w:author="Unknown Author" w:date="2026-10-30T04:17:53Z"><w:r><w:rPr><w:kern w:val="0"/><w:szCs w:val="24"/><w:lang w:val="es-CO" w:eastAsia="en-US" w:bidi="ar-SA"/></w:rPr><w:t>Protocolo de calibración; red instalada; tablero con índice local y protocolo de alerta; gemelo digital y plataforma; capacidad instalada</w:t></w:r></w:ins></w:p></w:tc><w:tc><w:tcPr><w:tcW w:w="1411" w:type="dxa"/><w:tcBorders></w:tcBorders></w:tcPr><w:p><w:pPr><w:pStyle w:val="Tabla8"/><w:widowControl/><w:jc w:val="left"/><w:rPr><w:kern w:val="0"/><w:szCs w:val="24"/><w:lang w:val="es-CO" w:eastAsia="en-US" w:bidi="ar-SA"/><w:ins w:id="12133" w:author="Unknown Author" w:date="2026-10-30T04:17:53Z"></w:ins></w:rPr></w:pPr><w:ins w:id="12132" w:author="Unknown Author" w:date="2026-10-30T04:17:53Z"><w:r><w:rPr><w:kern w:val="0"/><w:szCs w:val="24"/><w:lang w:val="es-CO" w:eastAsia="en-US" w:bidi="ar-SA"/></w:rPr><w:t>Personas formadas con prueba práctica y actas de entrega a las entidades custodias</w:t></w:r></w:ins></w:p></w:tc><w:tc><w:tcPr><w:tcW w:w="1743" w:type="dxa"/><w:tcBorders></w:tcBorders></w:tcPr><w:p><w:pPr><w:pStyle w:val="Tabla8"/><w:widowControl/><w:jc w:val="left"/><w:rPr><w:kern w:val="0"/><w:szCs w:val="24"/><w:lang w:val="es-CO" w:eastAsia="en-US" w:bidi="ar-SA"/><w:ins w:id="12135" w:author="Unknown Author" w:date="2026-10-30T04:17:53Z"></w:ins></w:rPr></w:pPr><w:ins w:id="12134" w:author="Unknown Author" w:date="2026-10-30T04:17:53Z"><w:r><w:rPr><w:kern w:val="0"/><w:szCs w:val="24"/><w:lang w:val="es-CO" w:eastAsia="en-US" w:bidi="ar-SA"/></w:rPr><w:t>60 personas certificadas al mes 20, en tres módulos de 18, 24 y 18 personas (reparto proporcional a los nodos)</w:t></w:r></w:ins></w:p></w:tc><w:tc><w:tcPr><w:tcW w:w="1575" w:type="dxa"/><w:tcBorders></w:tcBorders></w:tcPr><w:p><w:pPr><w:pStyle w:val="Tabla8"/><w:widowControl/><w:jc w:val="left"/><w:rPr><w:kern w:val="0"/><w:szCs w:val="24"/><w:lang w:val="es-CO" w:eastAsia="en-US" w:bidi="ar-SA"/><w:ins w:id="12137" w:author="Unknown Author" w:date="2026-10-30T04:17:53Z"></w:ins></w:rPr></w:pPr><w:ins w:id="12136" w:author="Unknown Author" w:date="2026-10-30T04:17:53Z"><w:r><w:rPr><w:kern w:val="0"/><w:szCs w:val="24"/><w:lang w:val="es-CO" w:eastAsia="en-US" w:bidi="ar-SA"/></w:rPr><w:t>Profesional de convenios y custodia, con especialista en metrología, Avanciencia y jóvenes investigadores</w:t></w:r></w:ins></w:p></w:tc><w:tc><w:tcPr><w:tcW w:w="912" w:type="dxa"/><w:tcBorders></w:tcBorders></w:tcPr><w:p><w:pPr><w:pStyle w:val="Tabla8"/><w:widowControl/><w:jc w:val="left"/><w:rPr><w:kern w:val="0"/><w:szCs w:val="24"/><w:lang w:val="es-CO" w:eastAsia="en-US" w:bidi="ar-SA"/><w:ins w:id="12139" w:author="Unknown Author" w:date="2026-10-30T04:17:53Z"></w:ins></w:rPr></w:pPr><w:ins w:id="12138" w:author="Unknown Author" w:date="2026-10-30T04:17:53Z"><w:r><w:rPr><w:kern w:val="0"/><w:szCs w:val="24"/><w:lang w:val="es-CO" w:eastAsia="en-US" w:bidi="ar-SA"/></w:rPr><w:t>Meses 17 a 20</w:t></w:r></w:ins></w:p></w:tc><w:tc><w:tcPr><w:tcW w:w="1410" w:type="dxa"/><w:tcBorders></w:tcBorders></w:tcPr><w:p><w:pPr><w:pStyle w:val="Tabla8"/><w:widowControl/><w:jc w:val="left"/><w:rPr><w:kern w:val="0"/><w:szCs w:val="24"/><w:lang w:val="es-CO" w:eastAsia="en-US" w:bidi="ar-SA"/><w:ins w:id="12141" w:author="Unknown Author" w:date="2026-10-30T04:17:53Z"></w:ins></w:rPr></w:pPr><w:ins w:id="12140" w:author="Unknown Author" w:date="2026-10-30T04:17:53Z"><w:r><w:rPr><w:kern w:val="0"/><w:szCs w:val="24"/><w:lang w:val="es-CO" w:eastAsia="en-US" w:bidi="ar-SA"/></w:rPr><w:t>$ 150.000.000</w:t></w:r></w:ins></w:p></w:tc></w:tr><w:tr><w:trPr><w:ins w:id="12142" w:author="Unknown Author" w:date="2026-10-30T04:17:53Z"/><w:cantSplit w:val="true"/></w:trPr><w:tc><w:tcPr><w:tcW w:w="1575" w:type="dxa"/><w:tcBorders></w:tcBorders><w:shd w:color="auto" w:fill="F7F7F7" w:val="clear"/></w:tcPr><w:p><w:pPr><w:pStyle w:val="Tabla8"/><w:widowControl/><w:jc w:val="left"/><w:rPr><w:kern w:val="0"/><w:szCs w:val="24"/><w:lang w:val="es-CO" w:eastAsia="en-US" w:bidi="ar-SA"/><w:ins w:id="12144" w:author="Unknown Author" w:date="2026-10-30T04:17:53Z"></w:ins></w:rPr></w:pPr><w:ins w:id="12143" w:author="Unknown Author" w:date="2026-10-30T04:17:53Z"><w:r><w:rPr><w:kern w:val="0"/><w:szCs w:val="24"/><w:lang w:val="es-CO" w:eastAsia="en-US" w:bidi="ar-SA"/></w:rPr><w:t>Consulta del estado nacional de las diez solicitudes de patente y análisis de libertad de operación (60 horas)</w:t></w:r></w:ins></w:p></w:tc><w:tc><w:tcPr><w:tcW w:w="1327" w:type="dxa"/><w:tcBorders></w:tcBorders><w:shd w:color="auto" w:fill="F7F7F7" w:val="clear"/></w:tcPr><w:p><w:pPr><w:pStyle w:val="Tabla8"/><w:widowControl/><w:jc w:val="left"/><w:rPr><w:kern w:val="0"/><w:szCs w:val="24"/><w:lang w:val="es-CO" w:eastAsia="en-US" w:bidi="ar-SA"/><w:ins w:id="12146" w:author="Unknown Author" w:date="2026-10-30T04:17:53Z"></w:ins></w:rPr></w:pPr><w:ins w:id="12145" w:author="Unknown Author" w:date="2026-10-30T04:17:53Z"><w:r><w:rPr><w:kern w:val="0"/><w:szCs w:val="24"/><w:lang w:val="es-CO" w:eastAsia="en-US" w:bidi="ar-SA"/></w:rPr><w:t>Modelo de corrección; firmware; gemelo digital</w:t></w:r></w:ins></w:p></w:tc><w:tc><w:tcPr><w:tcW w:w="1411" w:type="dxa"/><w:tcBorders></w:tcBorders><w:shd w:color="auto" w:fill="F7F7F7" w:val="clear"/></w:tcPr><w:p><w:pPr><w:pStyle w:val="Tabla8"/><w:widowControl/><w:jc w:val="left"/><w:rPr><w:kern w:val="0"/><w:szCs w:val="24"/><w:lang w:val="es-CO" w:eastAsia="en-US" w:bidi="ar-SA"/><w:ins w:id="12148" w:author="Unknown Author" w:date="2026-10-30T04:17:53Z"></w:ins></w:rPr></w:pPr><w:ins w:id="12147" w:author="Unknown Author" w:date="2026-10-30T04:17:53Z"><w:r><w:rPr><w:kern w:val="0"/><w:szCs w:val="24"/><w:lang w:val="es-CO" w:eastAsia="en-US" w:bidi="ar-SA"/></w:rPr><w:t>Informe de libertad de operación con cada expediente clasificado</w:t></w:r></w:ins></w:p></w:tc><w:tc><w:tcPr><w:tcW w:w="1743" w:type="dxa"/><w:tcBorders></w:tcBorders><w:shd w:color="auto" w:fill="F7F7F7" w:val="clear"/></w:tcPr><w:p><w:pPr><w:pStyle w:val="Tabla8"/><w:widowControl/><w:jc w:val="left"/><w:rPr><w:kern w:val="0"/><w:szCs w:val="24"/><w:lang w:val="es-CO" w:eastAsia="en-US" w:bidi="ar-SA"/><w:ins w:id="12150" w:author="Unknown Author" w:date="2026-10-30T04:17:53Z"></w:ins></w:rPr></w:pPr><w:ins w:id="12149" w:author="Unknown Author" w:date="2026-10-30T04:17:53Z"><w:r><w:rPr><w:kern w:val="0"/><w:szCs w:val="24"/><w:lang w:val="es-CO" w:eastAsia="en-US" w:bidi="ar-SA"/></w:rPr><w:t>10 de 10 expedientes clasificados antes de la compra del primer lote</w:t></w:r></w:ins></w:p></w:tc><w:tc><w:tcPr><w:tcW w:w="1575" w:type="dxa"/><w:tcBorders></w:tcBorders><w:shd w:color="auto" w:fill="F7F7F7" w:val="clear"/></w:tcPr><w:p><w:pPr><w:pStyle w:val="Tabla8"/><w:widowControl/><w:jc w:val="left"/><w:rPr><w:kern w:val="0"/><w:szCs w:val="24"/><w:lang w:val="es-CO" w:eastAsia="en-US" w:bidi="ar-SA"/><w:ins w:id="12152" w:author="Unknown Author" w:date="2026-10-30T04:17:53Z"></w:ins></w:rPr></w:pPr><w:ins w:id="12151" w:author="Unknown Author" w:date="2026-10-30T04:17:53Z"><w:r><w:rPr><w:kern w:val="0"/><w:szCs w:val="24"/><w:lang w:val="es-CO" w:eastAsia="en-US" w:bidi="ar-SA"/></w:rPr><w:t>Asesoría jurídica contratada, con Avanciencia y bajo la gerencia del proyecto</w:t></w:r></w:ins></w:p></w:tc><w:tc><w:tcPr><w:tcW w:w="912" w:type="dxa"/><w:tcBorders></w:tcBorders><w:shd w:color="auto" w:fill="F7F7F7" w:val="clear"/></w:tcPr><w:p><w:pPr><w:pStyle w:val="Tabla8"/><w:widowControl/><w:jc w:val="left"/><w:rPr><w:kern w:val="0"/><w:szCs w:val="24"/><w:lang w:val="es-CO" w:eastAsia="en-US" w:bidi="ar-SA"/><w:ins w:id="12154" w:author="Unknown Author" w:date="2026-10-30T04:17:53Z"></w:ins></w:rPr></w:pPr><w:ins w:id="12153" w:author="Unknown Author" w:date="2026-10-30T04:17:53Z"><w:r><w:rPr><w:kern w:val="0"/><w:szCs w:val="24"/><w:lang w:val="es-CO" w:eastAsia="en-US" w:bidi="ar-SA"/></w:rPr><w:t>Meses 1 a 4</w:t></w:r></w:ins></w:p></w:tc><w:tc><w:tcPr><w:tcW w:w="1410" w:type="dxa"/><w:tcBorders></w:tcBorders><w:shd w:color="auto" w:fill="F7F7F7" w:val="clear"/></w:tcPr><w:p><w:pPr><w:pStyle w:val="Tabla8"/><w:widowControl/><w:jc w:val="left"/><w:rPr><w:kern w:val="0"/><w:szCs w:val="24"/><w:lang w:val="es-CO" w:eastAsia="en-US" w:bidi="ar-SA"/><w:ins w:id="12156" w:author="Unknown Author" w:date="2026-10-30T04:17:53Z"></w:ins></w:rPr></w:pPr><w:ins w:id="12155" w:author="Unknown Author" w:date="2026-10-30T04:17:53Z"><w:r><w:rPr><w:kern w:val="0"/><w:szCs w:val="24"/><w:lang w:val="es-CO" w:eastAsia="en-US" w:bidi="ar-SA"/></w:rPr><w:t>$ 42.840.000</w:t></w:r></w:ins></w:p></w:tc></w:tr><w:tr><w:trPr><w:ins w:id="12157" w:author="Unknown Author" w:date="2026-10-30T04:17:53Z"/><w:cantSplit w:val="true"/></w:trPr><w:tc><w:tcPr><w:tcW w:w="1575" w:type="dxa"/><w:tcBorders></w:tcBorders></w:tcPr><w:p><w:pPr><w:pStyle w:val="Tabla8"/><w:widowControl/><w:jc w:val="left"/><w:rPr><w:kern w:val="0"/><w:szCs w:val="24"/><w:lang w:val="es-CO" w:eastAsia="en-US" w:bidi="ar-SA"/><w:ins w:id="12159" w:author="Unknown Author" w:date="2026-10-30T04:17:53Z"></w:ins></w:rPr></w:pPr><w:ins w:id="12158" w:author="Unknown Author" w:date="2026-10-30T04:17:53Z"><w:r><w:rPr><w:kern w:val="0"/><w:szCs w:val="24"/><w:lang w:val="es-CO" w:eastAsia="en-US" w:bidi="ar-SA"/></w:rPr><w:t>Acuerdo marco de transferencia, acuerdo de titularidad y explotación y cláusula de apertura (40 horas)</w:t></w:r></w:ins></w:p></w:tc><w:tc><w:tcPr><w:tcW w:w="1327" w:type="dxa"/><w:tcBorders></w:tcBorders></w:tcPr><w:p><w:pPr><w:pStyle w:val="Tabla8"/><w:widowControl/><w:jc w:val="left"/><w:rPr><w:kern w:val="0"/><w:szCs w:val="24"/><w:lang w:val="es-CO" w:eastAsia="en-US" w:bidi="ar-SA"/><w:ins w:id="12161" w:author="Unknown Author" w:date="2026-10-30T04:17:53Z"></w:ins></w:rPr></w:pPr><w:ins w:id="12160" w:author="Unknown Author" w:date="2026-10-30T04:17:53Z"><w:r><w:rPr><w:kern w:val="0"/><w:szCs w:val="24"/><w:lang w:val="es-CO" w:eastAsia="en-US" w:bidi="ar-SA"/></w:rPr><w:t>Todos los resultados; gobernanza y acuerdos</w:t></w:r></w:ins></w:p></w:tc><w:tc><w:tcPr><w:tcW w:w="1411" w:type="dxa"/><w:tcBorders></w:tcBorders></w:tcPr><w:p><w:pPr><w:pStyle w:val="Tabla8"/><w:widowControl/><w:jc w:val="left"/><w:rPr><w:kern w:val="0"/><w:szCs w:val="24"/><w:lang w:val="es-CO" w:eastAsia="en-US" w:bidi="ar-SA"/><w:ins w:id="12163" w:author="Unknown Author" w:date="2026-10-30T04:17:53Z"></w:ins></w:rPr></w:pPr><w:ins w:id="12162" w:author="Unknown Author" w:date="2026-10-30T04:17:53Z"><w:r><w:rPr><w:kern w:val="0"/><w:szCs w:val="24"/><w:lang w:val="es-CO" w:eastAsia="en-US" w:bidi="ar-SA"/></w:rPr><w:t>Acuerdo firmado por los cuatro integrantes</w:t></w:r></w:ins></w:p></w:tc><w:tc><w:tcPr><w:tcW w:w="1743" w:type="dxa"/><w:tcBorders></w:tcBorders></w:tcPr><w:p><w:pPr><w:pStyle w:val="Tabla8"/><w:widowControl/><w:jc w:val="left"/><w:rPr><w:kern w:val="0"/><w:szCs w:val="24"/><w:lang w:val="es-CO" w:eastAsia="en-US" w:bidi="ar-SA"/><w:ins w:id="12165" w:author="Unknown Author" w:date="2026-10-30T04:17:53Z"></w:ins></w:rPr></w:pPr><w:ins w:id="12164" w:author="Unknown Author" w:date="2026-10-30T04:17:53Z"><w:r><w:rPr><w:kern w:val="0"/><w:szCs w:val="24"/><w:lang w:val="es-CO" w:eastAsia="en-US" w:bidi="ar-SA"/></w:rPr><w:t>Un acuerdo marco firmado en el mes 6</w:t></w:r></w:ins></w:p></w:tc><w:tc><w:tcPr><w:tcW w:w="1575" w:type="dxa"/><w:tcBorders></w:tcBorders></w:tcPr><w:p><w:pPr><w:pStyle w:val="Tabla8"/><w:widowControl/><w:jc w:val="left"/><w:rPr><w:kern w:val="0"/><w:szCs w:val="24"/><w:lang w:val="es-CO" w:eastAsia="en-US" w:bidi="ar-SA"/><w:ins w:id="12167" w:author="Unknown Author" w:date="2026-10-30T04:17:53Z"></w:ins></w:rPr></w:pPr><w:ins w:id="12166" w:author="Unknown Author" w:date="2026-10-30T04:17:53Z"><w:r><w:rPr><w:kern w:val="0"/><w:szCs w:val="24"/><w:lang w:val="es-CO" w:eastAsia="en-US" w:bidi="ar-SA"/></w:rPr><w:t>Avanciencia y profesional de convenios y custodia, con las entidades de la alianza</w:t></w:r></w:ins></w:p></w:tc><w:tc><w:tcPr><w:tcW w:w="912" w:type="dxa"/><w:tcBorders></w:tcBorders></w:tcPr><w:p><w:pPr><w:pStyle w:val="Tabla8"/><w:widowControl/><w:jc w:val="left"/><w:rPr><w:kern w:val="0"/><w:szCs w:val="24"/><w:lang w:val="es-CO" w:eastAsia="en-US" w:bidi="ar-SA"/><w:ins w:id="12169" w:author="Unknown Author" w:date="2026-10-30T04:17:53Z"></w:ins></w:rPr></w:pPr><w:ins w:id="12168" w:author="Unknown Author" w:date="2026-10-30T04:17:53Z"><w:r><w:rPr><w:kern w:val="0"/><w:szCs w:val="24"/><w:lang w:val="es-CO" w:eastAsia="en-US" w:bidi="ar-SA"/></w:rPr><w:t>Meses 3 a 6</w:t></w:r></w:ins></w:p></w:tc><w:tc><w:tcPr><w:tcW w:w="1410" w:type="dxa"/><w:tcBorders></w:tcBorders></w:tcPr><w:p><w:pPr><w:pStyle w:val="Tabla8"/><w:widowControl/><w:jc w:val="left"/><w:rPr><w:kern w:val="0"/><w:szCs w:val="24"/><w:lang w:val="es-CO" w:eastAsia="en-US" w:bidi="ar-SA"/><w:ins w:id="12171" w:author="Unknown Author" w:date="2026-10-30T04:17:53Z"></w:ins></w:rPr></w:pPr><w:ins w:id="12170" w:author="Unknown Author" w:date="2026-10-30T04:17:53Z"><w:r><w:rPr><w:kern w:val="0"/><w:szCs w:val="24"/><w:lang w:val="es-CO" w:eastAsia="en-US" w:bidi="ar-SA"/></w:rPr><w:t>$ 28.560.000</w:t></w:r></w:ins></w:p></w:tc></w:tr><w:tr><w:trPr><w:ins w:id="12172" w:author="Unknown Author" w:date="2026-10-30T04:17:53Z"/><w:cantSplit w:val="true"/></w:trPr><w:tc><w:tcPr><w:tcW w:w="1575" w:type="dxa"/><w:tcBorders></w:tcBorders><w:shd w:color="auto" w:fill="F7F7F7" w:val="clear"/></w:tcPr><w:p><w:pPr><w:pStyle w:val="Tabla8"/><w:widowControl/><w:jc w:val="left"/><w:rPr><w:kern w:val="0"/><w:szCs w:val="24"/><w:lang w:val="es-CO" w:eastAsia="en-US" w:bidi="ar-SA"/><w:ins w:id="12174" w:author="Unknown Author" w:date="2026-10-30T04:17:53Z"></w:ins></w:rPr></w:pPr><w:ins w:id="12173" w:author="Unknown Author" w:date="2026-10-30T04:17:53Z"><w:r><w:rPr><w:kern w:val="0"/><w:szCs w:val="24"/><w:lang w:val="es-CO" w:eastAsia="en-US" w:bidi="ar-SA"/></w:rPr><w:t>Convenios de custodia con licencia de uso para los tres tramos (30 horas)</w:t></w:r></w:ins></w:p></w:tc><w:tc><w:tcPr><w:tcW w:w="1327" w:type="dxa"/><w:tcBorders></w:tcBorders><w:shd w:color="auto" w:fill="F7F7F7" w:val="clear"/></w:tcPr><w:p><w:pPr><w:pStyle w:val="Tabla8"/><w:widowControl/><w:jc w:val="left"/><w:rPr><w:kern w:val="0"/><w:szCs w:val="24"/><w:lang w:val="es-CO" w:eastAsia="en-US" w:bidi="ar-SA"/><w:ins w:id="12176" w:author="Unknown Author" w:date="2026-10-30T04:17:53Z"></w:ins></w:rPr></w:pPr><w:ins w:id="12175" w:author="Unknown Author" w:date="2026-10-30T04:17:53Z"><w:r><w:rPr><w:kern w:val="0"/><w:szCs w:val="24"/><w:lang w:val="es-CO" w:eastAsia="en-US" w:bidi="ar-SA"/></w:rPr><w:t>Red instalada; tablero; gemelo digital</w:t></w:r></w:ins></w:p></w:tc><w:tc><w:tcPr><w:tcW w:w="1411" w:type="dxa"/><w:tcBorders></w:tcBorders><w:shd w:color="auto" w:fill="F7F7F7" w:val="clear"/></w:tcPr><w:p><w:pPr><w:pStyle w:val="Tabla8"/><w:widowControl/><w:jc w:val="left"/><w:rPr><w:kern w:val="0"/><w:szCs w:val="24"/><w:lang w:val="es-CO" w:eastAsia="en-US" w:bidi="ar-SA"/><w:ins w:id="12178" w:author="Unknown Author" w:date="2026-10-30T04:17:53Z"></w:ins></w:rPr></w:pPr><w:ins w:id="12177" w:author="Unknown Author" w:date="2026-10-30T04:17:53Z"><w:r><w:rPr><w:kern w:val="0"/><w:szCs w:val="24"/><w:lang w:val="es-CO" w:eastAsia="en-US" w:bidi="ar-SA"/></w:rPr><w:t>Convenios con partida, personal designado y licencia de uso</w:t></w:r></w:ins></w:p></w:tc><w:tc><w:tcPr><w:tcW w:w="1743" w:type="dxa"/><w:tcBorders></w:tcBorders><w:shd w:color="auto" w:fill="F7F7F7" w:val="clear"/></w:tcPr><w:p><w:pPr><w:pStyle w:val="Tabla8"/><w:widowControl/><w:jc w:val="left"/><w:rPr><w:kern w:val="0"/><w:szCs w:val="24"/><w:lang w:val="es-CO" w:eastAsia="en-US" w:bidi="ar-SA"/><w:ins w:id="12180" w:author="Unknown Author" w:date="2026-10-30T04:17:53Z"></w:ins></w:rPr></w:pPr><w:ins w:id="12179" w:author="Unknown Author" w:date="2026-10-30T04:17:53Z"><w:r><w:rPr><w:kern w:val="0"/><w:szCs w:val="24"/><w:lang w:val="es-CO" w:eastAsia="en-US" w:bidi="ar-SA"/></w:rPr><w:t>Un convenio firmado por cada componente transferido, antes de cada entrega</w:t></w:r></w:ins></w:p></w:tc><w:tc><w:tcPr><w:tcW w:w="1575" w:type="dxa"/><w:tcBorders></w:tcBorders><w:shd w:color="auto" w:fill="F7F7F7" w:val="clear"/></w:tcPr><w:p><w:pPr><w:pStyle w:val="Tabla8"/><w:widowControl/><w:jc w:val="left"/><w:rPr><w:kern w:val="0"/><w:szCs w:val="24"/><w:lang w:val="es-CO" w:eastAsia="en-US" w:bidi="ar-SA"/><w:ins w:id="12182" w:author="Unknown Author" w:date="2026-10-30T04:17:53Z"></w:ins></w:rPr></w:pPr><w:ins w:id="12181" w:author="Unknown Author" w:date="2026-10-30T04:17:53Z"><w:r><w:rPr><w:kern w:val="0"/><w:szCs w:val="24"/><w:lang w:val="es-CO" w:eastAsia="en-US" w:bidi="ar-SA"/></w:rPr><w:t>Profesional de convenios y custodia, con Avanciencia y asesoría jurídica</w:t></w:r></w:ins></w:p></w:tc><w:tc><w:tcPr><w:tcW w:w="912" w:type="dxa"/><w:tcBorders></w:tcBorders><w:shd w:color="auto" w:fill="F7F7F7" w:val="clear"/></w:tcPr><w:p><w:pPr><w:pStyle w:val="Tabla8"/><w:widowControl/><w:jc w:val="left"/><w:rPr><w:kern w:val="0"/><w:szCs w:val="24"/><w:lang w:val="es-CO" w:eastAsia="en-US" w:bidi="ar-SA"/><w:ins w:id="12184" w:author="Unknown Author" w:date="2026-10-30T04:17:53Z"></w:ins></w:rPr></w:pPr><w:ins w:id="12183" w:author="Unknown Author" w:date="2026-10-30T04:17:53Z"><w:r><w:rPr><w:kern w:val="0"/><w:szCs w:val="24"/><w:lang w:val="es-CO" w:eastAsia="en-US" w:bidi="ar-SA"/></w:rPr><w:t>Meses 10 a 20</w:t></w:r></w:ins></w:p></w:tc><w:tc><w:tcPr><w:tcW w:w="1410" w:type="dxa"/><w:tcBorders></w:tcBorders><w:shd w:color="auto" w:fill="F7F7F7" w:val="clear"/></w:tcPr><w:p><w:pPr><w:pStyle w:val="Tabla8"/><w:widowControl/><w:jc w:val="left"/><w:rPr><w:kern w:val="0"/><w:szCs w:val="24"/><w:lang w:val="es-CO" w:eastAsia="en-US" w:bidi="ar-SA"/><w:ins w:id="12186" w:author="Unknown Author" w:date="2026-10-30T04:17:53Z"></w:ins></w:rPr></w:pPr><w:ins w:id="12185" w:author="Unknown Author" w:date="2026-10-30T04:17:53Z"><w:r><w:rPr><w:kern w:val="0"/><w:szCs w:val="24"/><w:lang w:val="es-CO" w:eastAsia="en-US" w:bidi="ar-SA"/></w:rPr><w:t>$ 21.420.000</w:t></w:r></w:ins></w:p></w:tc></w:tr><w:tr><w:trPr><w:ins w:id="12187" w:author="Unknown Author" w:date="2026-10-30T04:17:53Z"/><w:cantSplit w:val="true"/></w:trPr><w:tc><w:tcPr><w:tcW w:w="1575" w:type="dxa"/><w:tcBorders></w:tcBorders></w:tcPr><w:p><w:pPr><w:pStyle w:val="Tabla8"/><w:widowControl/><w:jc w:val="left"/><w:rPr><w:kern w:val="0"/><w:szCs w:val="24"/><w:lang w:val="es-CO" w:eastAsia="en-US" w:bidi="ar-SA"/><w:ins w:id="12189" w:author="Unknown Author" w:date="2026-10-30T04:17:53Z"></w:ins></w:rPr></w:pPr><w:ins w:id="12188" w:author="Unknown Author" w:date="2026-10-30T04:17:53Z"><w:r><w:rPr><w:kern w:val="0"/><w:szCs w:val="24"/><w:lang w:val="es-CO" w:eastAsia="en-US" w:bidi="ar-SA"/></w:rPr><w:t>Actualización del análisis de libertad de operación y vigilancia de vencimientos (20 horas)</w:t></w:r></w:ins></w:p></w:tc><w:tc><w:tcPr><w:tcW w:w="1327" w:type="dxa"/><w:tcBorders></w:tcBorders></w:tcPr><w:p><w:pPr><w:pStyle w:val="Tabla8"/><w:widowControl/><w:jc w:val="left"/><w:rPr><w:kern w:val="0"/><w:szCs w:val="24"/><w:lang w:val="es-CO" w:eastAsia="en-US" w:bidi="ar-SA"/><w:ins w:id="12191" w:author="Unknown Author" w:date="2026-10-30T04:17:53Z"></w:ins></w:rPr></w:pPr><w:ins w:id="12190" w:author="Unknown Author" w:date="2026-10-30T04:17:53Z"><w:r><w:rPr><w:kern w:val="0"/><w:szCs w:val="24"/><w:lang w:val="es-CO" w:eastAsia="en-US" w:bidi="ar-SA"/></w:rPr><w:t>Modelo de corrección; firmware; gemelo digital</w:t></w:r></w:ins></w:p></w:tc><w:tc><w:tcPr><w:tcW w:w="1411" w:type="dxa"/><w:tcBorders></w:tcBorders></w:tcPr><w:p><w:pPr><w:pStyle w:val="Tabla8"/><w:widowControl/><w:jc w:val="left"/><w:rPr><w:kern w:val="0"/><w:szCs w:val="24"/><w:lang w:val="es-CO" w:eastAsia="en-US" w:bidi="ar-SA"/><w:ins w:id="12193" w:author="Unknown Author" w:date="2026-10-30T04:17:53Z"></w:ins></w:rPr></w:pPr><w:ins w:id="12192" w:author="Unknown Author" w:date="2026-10-30T04:17:53Z"><w:r><w:rPr><w:kern w:val="0"/><w:szCs w:val="24"/><w:lang w:val="es-CO" w:eastAsia="en-US" w:bidi="ar-SA"/></w:rPr><w:t>Informe actualizado antes de las compras de los tramos 2 y 3 y de la entrega final</w:t></w:r></w:ins></w:p></w:tc><w:tc><w:tcPr><w:tcW w:w="1743" w:type="dxa"/><w:tcBorders></w:tcBorders></w:tcPr><w:p><w:pPr><w:pStyle w:val="Tabla8"/><w:widowControl/><w:jc w:val="left"/><w:rPr><w:kern w:val="0"/><w:szCs w:val="24"/><w:lang w:val="es-CO" w:eastAsia="en-US" w:bidi="ar-SA"/><w:ins w:id="12195" w:author="Unknown Author" w:date="2026-10-30T04:17:53Z"></w:ins></w:rPr></w:pPr><w:ins w:id="12194" w:author="Unknown Author" w:date="2026-10-30T04:17:53Z"><w:r><w:rPr><w:kern w:val="0"/><w:szCs w:val="24"/><w:lang w:val="es-CO" w:eastAsia="en-US" w:bidi="ar-SA"/></w:rPr><w:t>Tres actualizaciones, en los meses 12, 17 y 23</w:t></w:r></w:ins></w:p></w:tc><w:tc><w:tcPr><w:tcW w:w="1575" w:type="dxa"/><w:tcBorders></w:tcBorders></w:tcPr><w:p><w:pPr><w:pStyle w:val="Tabla8"/><w:widowControl/><w:jc w:val="left"/><w:rPr><w:kern w:val="0"/><w:szCs w:val="24"/><w:lang w:val="es-CO" w:eastAsia="en-US" w:bidi="ar-SA"/><w:ins w:id="12197" w:author="Unknown Author" w:date="2026-10-30T04:17:53Z"></w:ins></w:rPr></w:pPr><w:ins w:id="12196" w:author="Unknown Author" w:date="2026-10-30T04:17:53Z"><w:r><w:rPr><w:kern w:val="0"/><w:szCs w:val="24"/><w:lang w:val="es-CO" w:eastAsia="en-US" w:bidi="ar-SA"/></w:rPr><w:t>Asesoría jurídica contratada, con Avanciencia y bajo la gerencia del proyecto</w:t></w:r></w:ins></w:p></w:tc><w:tc><w:tcPr><w:tcW w:w="912" w:type="dxa"/><w:tcBorders></w:tcBorders></w:tcPr><w:p><w:pPr><w:pStyle w:val="Tabla8"/><w:widowControl/><w:jc w:val="left"/><w:rPr><w:kern w:val="0"/><w:szCs w:val="24"/><w:lang w:val="es-CO" w:eastAsia="en-US" w:bidi="ar-SA"/><w:ins w:id="12199" w:author="Unknown Author" w:date="2026-10-30T04:17:53Z"></w:ins></w:rPr></w:pPr><w:ins w:id="12198" w:author="Unknown Author" w:date="2026-10-30T04:17:53Z"><w:r><w:rPr><w:kern w:val="0"/><w:szCs w:val="24"/><w:lang w:val="es-CO" w:eastAsia="en-US" w:bidi="ar-SA"/></w:rPr><w:t>Meses 12 a 23</w:t></w:r></w:ins></w:p></w:tc><w:tc><w:tcPr><w:tcW w:w="1410" w:type="dxa"/><w:tcBorders></w:tcBorders></w:tcPr><w:p><w:pPr><w:pStyle w:val="Tabla8"/><w:widowControl/><w:jc w:val="left"/><w:rPr><w:kern w:val="0"/><w:szCs w:val="24"/><w:lang w:val="es-CO" w:eastAsia="en-US" w:bidi="ar-SA"/><w:ins w:id="12201" w:author="Unknown Author" w:date="2026-10-30T04:17:53Z"></w:ins></w:rPr></w:pPr><w:ins w:id="12200" w:author="Unknown Author" w:date="2026-10-30T04:17:53Z"><w:r><w:rPr><w:kern w:val="0"/><w:szCs w:val="24"/><w:lang w:val="es-CO" w:eastAsia="en-US" w:bidi="ar-SA"/></w:rPr><w:t>$ 14.280.000</w:t></w:r></w:ins></w:p></w:tc></w:tr><w:tr><w:trPr><w:ins w:id="12202" w:author="Unknown Author" w:date="2026-10-30T04:17:53Z"/><w:cantSplit w:val="true"/></w:trPr><w:tc><w:tcPr><w:tcW w:w="1575" w:type="dxa"/><w:tcBorders></w:tcBorders><w:shd w:color="auto" w:fill="F7F7F7" w:val="clear"/></w:tcPr><w:p><w:pPr><w:pStyle w:val="Tabla8"/><w:widowControl/><w:jc w:val="left"/><w:rPr><w:kern w:val="0"/><w:szCs w:val="24"/><w:lang w:val="es-CO" w:eastAsia="en-US" w:bidi="ar-SA"/><w:ins w:id="12204" w:author="Unknown Author" w:date="2026-10-30T04:17:53Z"></w:ins></w:rPr></w:pPr><w:ins w:id="12203" w:author="Unknown Author" w:date="2026-10-30T04:17:53Z"><w:r><w:rPr><w:kern w:val="0"/><w:szCs w:val="24"/><w:lang w:val="es-CO" w:eastAsia="en-US" w:bidi="ar-SA"/></w:rPr><w:t>Registro ante la DNDA del software y de la base de datos, y asesoría en propiedad intelectual</w:t></w:r></w:ins></w:p></w:tc><w:tc><w:tcPr><w:tcW w:w="1327" w:type="dxa"/><w:tcBorders></w:tcBorders><w:shd w:color="auto" w:fill="F7F7F7" w:val="clear"/></w:tcPr><w:p><w:pPr><w:pStyle w:val="Tabla8"/><w:widowControl/><w:jc w:val="left"/><w:rPr><w:kern w:val="0"/><w:szCs w:val="24"/><w:lang w:val="es-CO" w:eastAsia="en-US" w:bidi="ar-SA"/><w:ins w:id="12206" w:author="Unknown Author" w:date="2026-10-30T04:17:53Z"></w:ins></w:rPr></w:pPr><w:ins w:id="12205" w:author="Unknown Author" w:date="2026-10-30T04:17:53Z"><w:r><w:rPr><w:kern w:val="0"/><w:szCs w:val="24"/><w:lang w:val="es-CO" w:eastAsia="en-US" w:bidi="ar-SA"/></w:rPr><w:t>Modelo de corrección; firmware; gemelo digital; tablero; series de datos</w:t></w:r></w:ins></w:p></w:tc><w:tc><w:tcPr><w:tcW w:w="1411" w:type="dxa"/><w:tcBorders></w:tcBorders><w:shd w:color="auto" w:fill="F7F7F7" w:val="clear"/></w:tcPr><w:p><w:pPr><w:pStyle w:val="Tabla8"/><w:widowControl/><w:jc w:val="left"/><w:rPr><w:kern w:val="0"/><w:szCs w:val="24"/><w:lang w:val="es-CO" w:eastAsia="en-US" w:bidi="ar-SA"/><w:ins w:id="12208" w:author="Unknown Author" w:date="2026-10-30T04:17:53Z"></w:ins></w:rPr></w:pPr><w:ins w:id="12207" w:author="Unknown Author" w:date="2026-10-30T04:17:53Z"><w:r><w:rPr><w:kern w:val="0"/><w:szCs w:val="24"/><w:lang w:val="es-CO" w:eastAsia="en-US" w:bidi="ar-SA"/></w:rPr><w:t>Certificados de registro de dos solicitudes, en los meses 14 y 22</w:t></w:r></w:ins></w:p></w:tc><w:tc><w:tcPr><w:tcW w:w="1743" w:type="dxa"/><w:tcBorders></w:tcBorders><w:shd w:color="auto" w:fill="F7F7F7" w:val="clear"/></w:tcPr><w:p><w:pPr><w:pStyle w:val="Tabla8"/><w:widowControl/><w:jc w:val="left"/><w:rPr><w:kern w:val="0"/><w:szCs w:val="24"/><w:lang w:val="es-CO" w:eastAsia="en-US" w:bidi="ar-SA"/><w:ins w:id="12210" w:author="Unknown Author" w:date="2026-10-30T04:17:53Z"></w:ins></w:rPr></w:pPr><w:ins w:id="12209" w:author="Unknown Author" w:date="2026-10-30T04:17:53Z"><w:r><w:rPr><w:kern w:val="0"/><w:szCs w:val="24"/><w:lang w:val="es-CO" w:eastAsia="en-US" w:bidi="ar-SA"/></w:rPr><w:t>Dos solicitudes presentadas; certificados recibidos al mes 24</w:t></w:r></w:ins></w:p></w:tc><w:tc><w:tcPr><w:tcW w:w="1575" w:type="dxa"/><w:tcBorders></w:tcBorders><w:shd w:color="auto" w:fill="F7F7F7" w:val="clear"/></w:tcPr><w:p><w:pPr><w:pStyle w:val="Tabla8"/><w:widowControl/><w:jc w:val="left"/><w:rPr><w:kern w:val="0"/><w:szCs w:val="24"/><w:lang w:val="es-CO" w:eastAsia="en-US" w:bidi="ar-SA"/><w:ins w:id="12212" w:author="Unknown Author" w:date="2026-10-30T04:17:53Z"></w:ins></w:rPr></w:pPr><w:ins w:id="12211" w:author="Unknown Author" w:date="2026-10-30T04:17:53Z"><w:r><w:rPr><w:kern w:val="0"/><w:szCs w:val="24"/><w:lang w:val="es-CO" w:eastAsia="en-US" w:bidi="ar-SA"/></w:rPr><w:t>Profesional de convenios y custodia, con ingenieros de software y nube</w:t></w:r></w:ins></w:p></w:tc><w:tc><w:tcPr><w:tcW w:w="912" w:type="dxa"/><w:tcBorders></w:tcBorders><w:shd w:color="auto" w:fill="F7F7F7" w:val="clear"/></w:tcPr><w:p><w:pPr><w:pStyle w:val="Tabla8"/><w:widowControl/><w:jc w:val="left"/><w:rPr><w:kern w:val="0"/><w:szCs w:val="24"/><w:lang w:val="es-CO" w:eastAsia="en-US" w:bidi="ar-SA"/><w:ins w:id="12214" w:author="Unknown Author" w:date="2026-10-30T04:17:53Z"></w:ins></w:rPr></w:pPr><w:ins w:id="12213" w:author="Unknown Author" w:date="2026-10-30T04:17:53Z"><w:r><w:rPr><w:kern w:val="0"/><w:szCs w:val="24"/><w:lang w:val="es-CO" w:eastAsia="en-US" w:bidi="ar-SA"/></w:rPr><w:t>Meses 12 a 24</w:t></w:r></w:ins></w:p></w:tc><w:tc><w:tcPr><w:tcW w:w="1410" w:type="dxa"/><w:tcBorders></w:tcBorders><w:shd w:color="auto" w:fill="F7F7F7" w:val="clear"/></w:tcPr><w:p><w:pPr><w:pStyle w:val="Tabla8"/><w:widowControl/><w:jc w:val="left"/><w:rPr><w:kern w:val="0"/><w:szCs w:val="24"/><w:lang w:val="es-CO" w:eastAsia="en-US" w:bidi="ar-SA"/><w:ins w:id="12216" w:author="Unknown Author" w:date="2026-10-30T04:17:53Z"></w:ins></w:rPr></w:pPr><w:ins w:id="12215" w:author="Unknown Author" w:date="2026-10-30T04:17:53Z"><w:r><w:rPr><w:kern w:val="0"/><w:szCs w:val="24"/><w:lang w:val="es-CO" w:eastAsia="en-US" w:bidi="ar-SA"/></w:rPr><w:t>$ 15.000.000</w:t></w:r></w:ins></w:p></w:tc></w:tr><w:tr><w:trPr><w:ins w:id="12217" w:author="Unknown Author" w:date="2026-10-30T04:17:53Z"/><w:cantSplit w:val="true"/></w:trPr><w:tc><w:tcPr><w:tcW w:w="1575" w:type="dxa"/><w:tcBorders></w:tcBorders></w:tcPr><w:p><w:pPr><w:pStyle w:val="Tabla8"/><w:widowControl/><w:jc w:val="left"/><w:rPr><w:kern w:val="0"/><w:szCs w:val="24"/><w:lang w:val="es-CO" w:eastAsia="en-US" w:bidi="ar-SA"/><w:ins w:id="12219" w:author="Unknown Author" w:date="2026-10-30T04:17:53Z"></w:ins></w:rPr></w:pPr><w:ins w:id="12218" w:author="Unknown Author" w:date="2026-10-30T04:17:53Z"><w:r><w:rPr><w:kern w:val="0"/><w:szCs w:val="24"/><w:lang w:val="es-CO" w:eastAsia="en-US" w:bidi="ar-SA"/></w:rPr><w:t>Talleres de evaluación previa de demolición con consejos y responsables de obra (actividad 3.5): seis talleres de 8.000.000 COP, tres por municipio</w:t></w:r></w:ins></w:p></w:tc><w:tc><w:tcPr><w:tcW w:w="1327" w:type="dxa"/><w:tcBorders></w:tcBorders></w:tcPr><w:p><w:pPr><w:pStyle w:val="Tabla8"/><w:widowControl/><w:jc w:val="left"/><w:rPr><w:kern w:val="0"/><w:szCs w:val="24"/><w:lang w:val="es-CO" w:eastAsia="en-US" w:bidi="ar-SA"/><w:ins w:id="12221" w:author="Unknown Author" w:date="2026-10-30T04:17:53Z"></w:ins></w:rPr></w:pPr><w:ins w:id="12220" w:author="Unknown Author" w:date="2026-10-30T04:17:53Z"><w:r><w:rPr><w:kern w:val="0"/><w:szCs w:val="24"/><w:lang w:val="es-CO" w:eastAsia="en-US" w:bidi="ar-SA"/></w:rPr><w:t>Gemelo predictivo; protocolo de evaluación previa</w:t></w:r></w:ins></w:p></w:tc><w:tc><w:tcPr><w:tcW w:w="1411" w:type="dxa"/><w:tcBorders></w:tcBorders></w:tcPr><w:p><w:pPr><w:pStyle w:val="Tabla8"/><w:widowControl/><w:jc w:val="left"/><w:rPr><w:kern w:val="0"/><w:szCs w:val="24"/><w:lang w:val="es-CO" w:eastAsia="en-US" w:bidi="ar-SA"/><w:ins w:id="12223" w:author="Unknown Author" w:date="2026-10-30T04:17:53Z"></w:ins></w:rPr></w:pPr><w:ins w:id="12222" w:author="Unknown Author" w:date="2026-10-30T04:17:53Z"><w:r><w:rPr><w:kern w:val="0"/><w:szCs w:val="24"/><w:lang w:val="es-CO" w:eastAsia="en-US" w:bidi="ar-SA"/></w:rPr><w:t>Actas de taller y protocolo ajustado con los participantes</w:t></w:r></w:ins></w:p></w:tc><w:tc><w:tcPr><w:tcW w:w="1743" w:type="dxa"/><w:tcBorders></w:tcBorders></w:tcPr><w:p><w:pPr><w:pStyle w:val="Tabla8"/><w:widowControl/><w:jc w:val="left"/><w:rPr><w:kern w:val="0"/><w:szCs w:val="24"/><w:lang w:val="es-CO" w:eastAsia="en-US" w:bidi="ar-SA"/><w:ins w:id="12225" w:author="Unknown Author" w:date="2026-10-30T04:17:53Z"></w:ins></w:rPr></w:pPr><w:ins w:id="12224" w:author="Unknown Author" w:date="2026-10-30T04:17:53Z"><w:r><w:rPr><w:kern w:val="0"/><w:szCs w:val="24"/><w:lang w:val="es-CO" w:eastAsia="en-US" w:bidi="ar-SA"/></w:rPr><w:t>Seis talleres realizados y 12 evaluaciones previas entregadas, con tres por municipio como mínimo</w:t></w:r></w:ins></w:p></w:tc><w:tc><w:tcPr><w:tcW w:w="1575" w:type="dxa"/><w:tcBorders></w:tcBorders></w:tcPr><w:p><w:pPr><w:pStyle w:val="Tabla8"/><w:widowControl/><w:jc w:val="left"/><w:rPr><w:kern w:val="0"/><w:szCs w:val="24"/><w:lang w:val="es-CO" w:eastAsia="en-US" w:bidi="ar-SA"/><w:ins w:id="12227" w:author="Unknown Author" w:date="2026-10-30T04:17:53Z"></w:ins></w:rPr></w:pPr><w:ins w:id="12226" w:author="Unknown Author" w:date="2026-10-30T04:17:53Z"><w:r><w:rPr><w:kern w:val="0"/><w:szCs w:val="24"/><w:lang w:val="es-CO" w:eastAsia="en-US" w:bidi="ar-SA"/></w:rPr><w:t>Investigador líder en modelación e ingeniero en demolición, con los municipios aliados</w:t></w:r></w:ins></w:p></w:tc><w:tc><w:tcPr><w:tcW w:w="912" w:type="dxa"/><w:tcBorders></w:tcBorders></w:tcPr><w:p><w:pPr><w:pStyle w:val="Tabla8"/><w:widowControl/><w:jc w:val="left"/><w:rPr><w:kern w:val="0"/><w:szCs w:val="24"/><w:lang w:val="es-CO" w:eastAsia="en-US" w:bidi="ar-SA"/><w:ins w:id="12229" w:author="Unknown Author" w:date="2026-10-30T04:17:53Z"></w:ins></w:rPr></w:pPr><w:ins w:id="12228" w:author="Unknown Author" w:date="2026-10-30T04:17:53Z"><w:r><w:rPr><w:kern w:val="0"/><w:szCs w:val="24"/><w:lang w:val="es-CO" w:eastAsia="en-US" w:bidi="ar-SA"/></w:rPr><w:t>Meses 21 a 24</w:t></w:r></w:ins></w:p></w:tc><w:tc><w:tcPr><w:tcW w:w="1410" w:type="dxa"/><w:tcBorders></w:tcBorders></w:tcPr><w:p><w:pPr><w:pStyle w:val="Tabla8"/><w:widowControl/><w:jc w:val="left"/><w:rPr><w:kern w:val="0"/><w:szCs w:val="24"/><w:lang w:val="es-CO" w:eastAsia="en-US" w:bidi="ar-SA"/><w:ins w:id="12231" w:author="Unknown Author" w:date="2026-10-30T04:17:53Z"></w:ins></w:rPr></w:pPr><w:ins w:id="12230" w:author="Unknown Author" w:date="2026-10-30T04:17:53Z"><w:r><w:rPr><w:kern w:val="0"/><w:szCs w:val="24"/><w:lang w:val="es-CO" w:eastAsia="en-US" w:bidi="ar-SA"/></w:rPr><w:t>$ 48.000.000</w:t></w:r></w:ins></w:p></w:tc></w:tr><w:tr><w:trPr><w:ins w:id="12232" w:author="Unknown Author" w:date="2026-10-30T04:17:53Z"/><w:cantSplit w:val="true"/></w:trPr><w:tc><w:tcPr><w:tcW w:w="1575" w:type="dxa"/><w:tcBorders></w:tcBorders><w:shd w:color="auto" w:fill="F7F7F7" w:val="clear"/></w:tcPr><w:p><w:pPr><w:pStyle w:val="Tabla8"/><w:widowControl/><w:jc w:val="left"/><w:rPr><w:kern w:val="0"/><w:szCs w:val="24"/><w:lang w:val="es-CO" w:eastAsia="en-US" w:bidi="ar-SA"/><w:ins w:id="12234" w:author="Unknown Author" w:date="2026-10-30T04:17:53Z"></w:ins></w:rPr></w:pPr><w:ins w:id="12233" w:author="Unknown Author" w:date="2026-10-30T04:17:53Z"><w:r><w:rPr><w:kern w:val="0"/><w:szCs w:val="24"/><w:lang w:val="es-CO" w:eastAsia="en-US" w:bidi="ar-SA"/></w:rPr><w:t>Registro ante la DNDA del software y de los datos del modelo predictivo (actividad 3.5)</w:t></w:r></w:ins></w:p></w:tc><w:tc><w:tcPr><w:tcW w:w="1327" w:type="dxa"/><w:tcBorders></w:tcBorders><w:shd w:color="auto" w:fill="F7F7F7" w:val="clear"/></w:tcPr><w:p><w:pPr><w:pStyle w:val="Tabla8"/><w:widowControl/><w:jc w:val="left"/><w:rPr><w:kern w:val="0"/><w:szCs w:val="24"/><w:lang w:val="es-CO" w:eastAsia="en-US" w:bidi="ar-SA"/><w:ins w:id="12236" w:author="Unknown Author" w:date="2026-10-30T04:17:53Z"></w:ins></w:rPr></w:pPr><w:ins w:id="12235" w:author="Unknown Author" w:date="2026-10-30T04:17:53Z"><w:r><w:rPr><w:kern w:val="0"/><w:szCs w:val="24"/><w:lang w:val="es-CO" w:eastAsia="en-US" w:bidi="ar-SA"/></w:rPr><w:t>Gemelo predictivo; base de datos de las campañas</w:t></w:r></w:ins></w:p></w:tc><w:tc><w:tcPr><w:tcW w:w="1411" w:type="dxa"/><w:tcBorders></w:tcBorders><w:shd w:color="auto" w:fill="F7F7F7" w:val="clear"/></w:tcPr><w:p><w:pPr><w:pStyle w:val="Tabla8"/><w:widowControl/><w:jc w:val="left"/><w:rPr><w:kern w:val="0"/><w:szCs w:val="24"/><w:lang w:val="es-CO" w:eastAsia="en-US" w:bidi="ar-SA"/><w:ins w:id="12238" w:author="Unknown Author" w:date="2026-10-30T04:17:53Z"></w:ins></w:rPr></w:pPr><w:ins w:id="12237" w:author="Unknown Author" w:date="2026-10-30T04:17:53Z"><w:r><w:rPr><w:kern w:val="0"/><w:szCs w:val="24"/><w:lang w:val="es-CO" w:eastAsia="en-US" w:bidi="ar-SA"/></w:rPr><w:t>Certificados de registro</w:t></w:r></w:ins></w:p></w:tc><w:tc><w:tcPr><w:tcW w:w="1743" w:type="dxa"/><w:tcBorders></w:tcBorders><w:shd w:color="auto" w:fill="F7F7F7" w:val="clear"/></w:tcPr><w:p><w:pPr><w:pStyle w:val="Tabla8"/><w:widowControl/><w:jc w:val="left"/><w:rPr><w:kern w:val="0"/><w:szCs w:val="24"/><w:lang w:val="es-CO" w:eastAsia="en-US" w:bidi="ar-SA"/><w:ins w:id="12240" w:author="Unknown Author" w:date="2026-10-30T04:17:53Z"></w:ins></w:rPr></w:pPr><w:ins w:id="12239" w:author="Unknown Author" w:date="2026-10-30T04:17:53Z"><w:r><w:rPr><w:kern w:val="0"/><w:szCs w:val="24"/><w:lang w:val="es-CO" w:eastAsia="en-US" w:bidi="ar-SA"/></w:rPr><w:t>Dos solicitudes presentadas; certificados recibidos al mes 24</w:t></w:r></w:ins></w:p></w:tc><w:tc><w:tcPr><w:tcW w:w="1575" w:type="dxa"/><w:tcBorders></w:tcBorders><w:shd w:color="auto" w:fill="F7F7F7" w:val="clear"/></w:tcPr><w:p><w:pPr><w:pStyle w:val="Tabla8"/><w:widowControl/><w:jc w:val="left"/><w:rPr><w:kern w:val="0"/><w:szCs w:val="24"/><w:lang w:val="es-CO" w:eastAsia="en-US" w:bidi="ar-SA"/><w:ins w:id="12242" w:author="Unknown Author" w:date="2026-10-30T04:17:53Z"></w:ins></w:rPr></w:pPr><w:ins w:id="12241" w:author="Unknown Author" w:date="2026-10-30T04:17:53Z"><w:r><w:rPr><w:kern w:val="0"/><w:szCs w:val="24"/><w:lang w:val="es-CO" w:eastAsia="en-US" w:bidi="ar-SA"/></w:rPr><w:t>Investigador líder en modelación, con la gerencia</w:t></w:r></w:ins></w:p></w:tc><w:tc><w:tcPr><w:tcW w:w="912" w:type="dxa"/><w:tcBorders></w:tcBorders><w:shd w:color="auto" w:fill="F7F7F7" w:val="clear"/></w:tcPr><w:p><w:pPr><w:pStyle w:val="Tabla8"/><w:widowControl/><w:jc w:val="left"/><w:rPr><w:kern w:val="0"/><w:szCs w:val="24"/><w:lang w:val="es-CO" w:eastAsia="en-US" w:bidi="ar-SA"/><w:ins w:id="12244" w:author="Unknown Author" w:date="2026-10-30T04:17:53Z"></w:ins></w:rPr></w:pPr><w:ins w:id="12243" w:author="Unknown Author" w:date="2026-10-30T04:17:53Z"><w:r><w:rPr><w:kern w:val="0"/><w:szCs w:val="24"/><w:lang w:val="es-CO" w:eastAsia="en-US" w:bidi="ar-SA"/></w:rPr><w:t>Meses 22 a 24</w:t></w:r></w:ins></w:p></w:tc><w:tc><w:tcPr><w:tcW w:w="1410" w:type="dxa"/><w:tcBorders></w:tcBorders><w:shd w:color="auto" w:fill="F7F7F7" w:val="clear"/></w:tcPr><w:p><w:pPr><w:pStyle w:val="Tabla8"/><w:widowControl/><w:jc w:val="left"/><w:rPr><w:kern w:val="0"/><w:szCs w:val="24"/><w:lang w:val="es-CO" w:eastAsia="en-US" w:bidi="ar-SA"/><w:ins w:id="12246" w:author="Unknown Author" w:date="2026-10-30T04:17:53Z"></w:ins></w:rPr></w:pPr><w:ins w:id="12245" w:author="Unknown Author" w:date="2026-10-30T04:17:53Z"><w:r><w:rPr><w:kern w:val="0"/><w:szCs w:val="24"/><w:lang w:val="es-CO" w:eastAsia="en-US" w:bidi="ar-SA"/></w:rPr><w:t>$ 10.000.000</w:t></w:r></w:ins></w:p></w:tc></w:tr><w:tr><w:trPr><w:ins w:id="12247" w:author="Unknown Author" w:date="2026-10-30T04:17:53Z"/><w:cantSplit w:val="true"/></w:trPr><w:tc><w:tcPr><w:tcW w:w="1575" w:type="dxa"/><w:tcBorders><w:bottom w:val="single" w:sz="12" w:space="0" w:color="2A3439"/></w:tcBorders></w:tcPr><w:p><w:pPr><w:pStyle w:val="Tabla8"/><w:keepNext w:val="true"/><w:widowControl/><w:jc w:val="left"/><w:rPr><w:kern w:val="0"/><w:szCs w:val="24"/><w:lang w:val="es-CO" w:eastAsia="en-US" w:bidi="ar-SA"/><w:ins w:id="12249" w:author="Unknown Author" w:date="2026-10-30T04:17:53Z"></w:ins></w:rPr></w:pPr><w:ins w:id="12248" w:author="Unknown Author" w:date="2026-10-30T04:17:53Z"><w:r><w:rPr><w:b/><w:bCs/><w:kern w:val="0"/><w:szCs w:val="24"/><w:lang w:val="es-CO" w:eastAsia="en-US" w:bidi="ar-SA"/></w:rPr><w:t>TOTAL</w:t></w:r></w:ins></w:p></w:tc><w:tc><w:tcPr><w:tcW w:w="1327" w:type="dxa"/><w:tcBorders><w:bottom w:val="single" w:sz="12" w:space="0" w:color="2A3439"/></w:tcBorders></w:tcPr><w:p><w:pPr><w:pStyle w:val="Tabla8"/><w:keepNext w:val="true"/><w:widowControl/><w:rPr><w:kern w:val="0"/><w:szCs w:val="24"/><w:lang w:val="es-CO" w:eastAsia="en-US" w:bidi="ar-SA"/><w:ins w:id="12251" w:author="Unknown Author" w:date="2026-10-30T04:17:53Z"></w:ins></w:rPr></w:pPr><w:ins w:id="12250" w:author="Unknown Author" w:date="2026-10-30T04:17:53Z"><w:r><w:rPr><w:kern w:val="0"/><w:szCs w:val="24"/><w:lang w:val="es-CO" w:eastAsia="en-US" w:bidi="ar-SA"/></w:rPr></w:r></w:ins></w:p></w:tc><w:tc><w:tcPr><w:tcW w:w="1411" w:type="dxa"/><w:tcBorders><w:bottom w:val="single" w:sz="12" w:space="0" w:color="2A3439"/></w:tcBorders></w:tcPr><w:p><w:pPr><w:pStyle w:val="Tabla8"/><w:keepNext w:val="true"/><w:widowControl/><w:rPr><w:kern w:val="0"/><w:szCs w:val="24"/><w:lang w:val="es-CO" w:eastAsia="en-US" w:bidi="ar-SA"/><w:ins w:id="12253" w:author="Unknown Author" w:date="2026-10-30T04:17:53Z"></w:ins></w:rPr></w:pPr><w:ins w:id="12252" w:author="Unknown Author" w:date="2026-10-30T04:17:53Z"><w:r><w:rPr><w:kern w:val="0"/><w:szCs w:val="24"/><w:lang w:val="es-CO" w:eastAsia="en-US" w:bidi="ar-SA"/></w:rPr></w:r></w:ins></w:p></w:tc><w:tc><w:tcPr><w:tcW w:w="1743" w:type="dxa"/><w:tcBorders><w:bottom w:val="single" w:sz="12" w:space="0" w:color="2A3439"/></w:tcBorders></w:tcPr><w:p><w:pPr><w:pStyle w:val="Tabla8"/><w:keepNext w:val="true"/><w:widowControl/><w:rPr><w:kern w:val="0"/><w:szCs w:val="24"/><w:lang w:val="es-CO" w:eastAsia="en-US" w:bidi="ar-SA"/><w:ins w:id="12255" w:author="Unknown Author" w:date="2026-10-30T04:17:53Z"></w:ins></w:rPr></w:pPr><w:ins w:id="12254" w:author="Unknown Author" w:date="2026-10-30T04:17:53Z"><w:r><w:rPr><w:kern w:val="0"/><w:szCs w:val="24"/><w:lang w:val="es-CO" w:eastAsia="en-US" w:bidi="ar-SA"/></w:rPr></w:r></w:ins></w:p></w:tc><w:tc><w:tcPr><w:tcW w:w="1575" w:type="dxa"/><w:tcBorders><w:bottom w:val="single" w:sz="12" w:space="0" w:color="2A3439"/></w:tcBorders></w:tcPr><w:p><w:pPr><w:pStyle w:val="Tabla8"/><w:keepNext w:val="true"/><w:widowControl/><w:rPr><w:kern w:val="0"/><w:szCs w:val="24"/><w:lang w:val="es-CO" w:eastAsia="en-US" w:bidi="ar-SA"/><w:ins w:id="12257" w:author="Unknown Author" w:date="2026-10-30T04:17:53Z"></w:ins></w:rPr></w:pPr><w:ins w:id="12256" w:author="Unknown Author" w:date="2026-10-30T04:17:53Z"><w:r><w:rPr><w:kern w:val="0"/><w:szCs w:val="24"/><w:lang w:val="es-CO" w:eastAsia="en-US" w:bidi="ar-SA"/></w:rPr></w:r></w:ins></w:p></w:tc><w:tc><w:tcPr><w:tcW w:w="912" w:type="dxa"/><w:tcBorders><w:bottom w:val="single" w:sz="12" w:space="0" w:color="2A3439"/></w:tcBorders></w:tcPr><w:p><w:pPr><w:pStyle w:val="Tabla8"/><w:keepNext w:val="true"/><w:widowControl/><w:rPr><w:kern w:val="0"/><w:szCs w:val="24"/><w:lang w:val="es-CO" w:eastAsia="en-US" w:bidi="ar-SA"/><w:ins w:id="12259" w:author="Unknown Author" w:date="2026-10-30T04:17:53Z"></w:ins></w:rPr></w:pPr><w:ins w:id="12258" w:author="Unknown Author" w:date="2026-10-30T04:17:53Z"><w:r><w:rPr><w:kern w:val="0"/><w:szCs w:val="24"/><w:lang w:val="es-CO" w:eastAsia="en-US" w:bidi="ar-SA"/></w:rPr></w:r></w:ins></w:p></w:tc><w:tc><w:tcPr><w:tcW w:w="1410" w:type="dxa"/><w:tcBorders><w:bottom w:val="single" w:sz="12" w:space="0" w:color="2A3439"/></w:tcBorders></w:tcPr><w:p><w:pPr><w:pStyle w:val="Tabla8"/><w:keepNext w:val="true"/><w:widowControl/><w:jc w:val="left"/><w:rPr><w:kern w:val="0"/><w:szCs w:val="24"/><w:lang w:val="es-CO" w:eastAsia="en-US" w:bidi="ar-SA"/><w:ins w:id="12261" w:author="Unknown Author" w:date="2026-10-30T04:17:53Z"></w:ins></w:rPr></w:pPr><w:ins w:id="12260" w:author="Unknown Author" w:date="2026-10-30T04:17:53Z"><w:r><w:rPr><w:b/><w:bCs/><w:kern w:val="0"/><w:szCs w:val="24"/><w:lang w:val="es-CO" w:eastAsia="en-US" w:bidi="ar-SA"/></w:rPr><w:t>$ 330.100.000</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575"/><w:gridCol w:w="1327"/><w:gridCol w:w="1411"/><w:gridCol w:w="1743"/><w:gridCol w:w="1575"/><w:gridCol w:w="912"/><w:gridCol w:w="1410"/></w:tblGrid><w:tr><w:trPr><w:tblHeader w:val="true"/><w:del w:id="12262" w:author="Unknown Author" w:date="2026-10-30T04:17:53Z"/><w:cantSplit w:val="true"/></w:trPr><w:tc><w:tcPr><w:tcW w:w="1575"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12264" w:author="Unknown Author" w:date="2026-10-30T04:17:53Z"></w:del></w:rPr></w:pPr><w:del w:id="12263" w:author="Unknown Author" w:date="2026-10-30T04:17:53Z"><w:r><w:rPr><w:b/><w:kern w:val="0"/><w:szCs w:val="24"/><w:lang w:val="es-CO" w:eastAsia="en-US" w:bidi="ar-SA"/></w:rPr><w:delText>Actividad</w:delText></w:r></w:del></w:p></w:tc><w:tc><w:tcPr><w:tcW w:w="1327"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12266" w:author="Unknown Author" w:date="2026-10-30T04:17:53Z"></w:del></w:rPr></w:pPr><w:del w:id="12265" w:author="Unknown Author" w:date="2026-10-30T04:17:53Z"><w:r><w:rPr><w:b/><w:kern w:val="0"/><w:szCs w:val="24"/><w:lang w:val="es-CO" w:eastAsia="en-US" w:bidi="ar-SA"/></w:rPr><w:delText>Resultado asociado</w:delText></w:r></w:del></w:p></w:tc><w:tc><w:tcPr><w:tcW w:w="1411"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12268" w:author="Unknown Author" w:date="2026-10-30T04:17:53Z"></w:del></w:rPr></w:pPr><w:del w:id="12267" w:author="Unknown Author" w:date="2026-10-30T04:17:53Z"><w:r><w:rPr><w:b/><w:kern w:val="0"/><w:szCs w:val="24"/><w:lang w:val="es-CO" w:eastAsia="en-US" w:bidi="ar-SA"/></w:rPr><w:delText>Producto / evidencia</w:delText></w:r></w:del></w:p></w:tc><w:tc><w:tcPr><w:tcW w:w="1743"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12270" w:author="Unknown Author" w:date="2026-10-30T04:17:53Z"></w:del></w:rPr></w:pPr><w:del w:id="12269" w:author="Unknown Author" w:date="2026-10-30T04:17:53Z"><w:r><w:rPr><w:b/><w:kern w:val="0"/><w:szCs w:val="24"/><w:lang w:val="es-CO" w:eastAsia="en-US" w:bidi="ar-SA"/></w:rPr><w:delText>Indicador</w:delText></w:r></w:del></w:p></w:tc><w:tc><w:tcPr><w:tcW w:w="1575"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12272" w:author="Unknown Author" w:date="2026-10-30T04:17:53Z"></w:del></w:rPr></w:pPr><w:del w:id="12271" w:author="Unknown Author" w:date="2026-10-30T04:17:53Z"><w:r><w:rPr><w:b/><w:kern w:val="0"/><w:szCs w:val="24"/><w:lang w:val="es-CO" w:eastAsia="en-US" w:bidi="ar-SA"/></w:rPr><w:delText>Responsable</w:delText></w:r></w:del></w:p></w:tc><w:tc><w:tcPr><w:tcW w:w="912"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12274" w:author="Unknown Author" w:date="2026-10-30T04:17:53Z"></w:del></w:rPr></w:pPr><w:del w:id="12273" w:author="Unknown Author" w:date="2026-10-30T04:17:53Z"><w:r><w:rPr><w:b/><w:kern w:val="0"/><w:szCs w:val="24"/><w:lang w:val="es-CO" w:eastAsia="en-US" w:bidi="ar-SA"/></w:rPr><w:delText>Periodo</w:delText></w:r></w:del></w:p></w:tc><w:tc><w:tcPr><w:tcW w:w="1410"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12276" w:author="Unknown Author" w:date="2026-10-30T04:17:53Z"></w:del></w:rPr></w:pPr><w:del w:id="12275" w:author="Unknown Author" w:date="2026-10-30T04:17:53Z"><w:r><w:rPr><w:b/><w:kern w:val="0"/><w:szCs w:val="24"/><w:lang w:val="es-CO" w:eastAsia="en-US" w:bidi="ar-SA"/></w:rPr><w:delText>Presupuesto</w:delText></w:r></w:del></w:p></w:tc></w:tr><w:tr><w:trPr><w:del w:id="12277" w:author="Unknown Author" w:date="2026-10-30T04:17:53Z"/><w:cantSplit w:val="true"/></w:trPr><w:tc><w:tcPr><w:tcW w:w="1575" w:type="dxa"/><w:tcBorders></w:tcBorders></w:tcPr><w:p><w:pPr><w:pStyle w:val="Tabla8"/><w:widowControl/><w:jc w:val="left"/><w:rPr><w:kern w:val="0"/><w:szCs w:val="24"/><w:lang w:val="es-CO" w:eastAsia="en-US" w:bidi="ar-SA"/><w:del w:id="12279" w:author="Unknown Author" w:date="2026-10-30T04:17:53Z"></w:del></w:rPr></w:pPr><w:del w:id="12278" w:author="Unknown Author" w:date="2026-10-30T04:17:53Z"><w:r><w:rPr><w:kern w:val="0"/><w:szCs w:val="24"/><w:lang w:val="es-CO" w:eastAsia="en-US" w:bidi="ar-SA"/></w:rPr><w:delText>Formación y soporte a las entidades custodias por tramo (actividad 3.3): tres módulos de 50.000.000 COP, uno por cada tramo de nodos</w:delText></w:r></w:del></w:p></w:tc><w:tc><w:tcPr><w:tcW w:w="1327" w:type="dxa"/><w:tcBorders></w:tcBorders></w:tcPr><w:p><w:pPr><w:pStyle w:val="Tabla8"/><w:widowControl/><w:jc w:val="left"/><w:rPr><w:kern w:val="0"/><w:szCs w:val="24"/><w:lang w:val="es-CO" w:eastAsia="en-US" w:bidi="ar-SA"/><w:del w:id="12281" w:author="Unknown Author" w:date="2026-10-30T04:17:53Z"></w:del></w:rPr></w:pPr><w:del w:id="12280" w:author="Unknown Author" w:date="2026-10-30T04:17:53Z"><w:r><w:rPr><w:kern w:val="0"/><w:szCs w:val="24"/><w:lang w:val="es-CO" w:eastAsia="en-US" w:bidi="ar-SA"/></w:rPr><w:delText>Protocolo de calibración; red instalada; tablero con índice local y protocolo de alerta; gemelo digital y plataforma; capacidad instalada</w:delText></w:r></w:del></w:p></w:tc><w:tc><w:tcPr><w:tcW w:w="1411" w:type="dxa"/><w:tcBorders></w:tcBorders></w:tcPr><w:p><w:pPr><w:pStyle w:val="Tabla8"/><w:widowControl/><w:jc w:val="left"/><w:rPr><w:kern w:val="0"/><w:szCs w:val="24"/><w:lang w:val="es-CO" w:eastAsia="en-US" w:bidi="ar-SA"/><w:del w:id="12283" w:author="Unknown Author" w:date="2026-10-30T04:17:53Z"></w:del></w:rPr></w:pPr><w:del w:id="12282" w:author="Unknown Author" w:date="2026-10-30T04:17:53Z"><w:r><w:rPr><w:kern w:val="0"/><w:szCs w:val="24"/><w:lang w:val="es-CO" w:eastAsia="en-US" w:bidi="ar-SA"/></w:rPr><w:delText>Personas formadas con prueba práctica y actas de entrega a las entidades custodias</w:delText></w:r></w:del></w:p></w:tc><w:tc><w:tcPr><w:tcW w:w="1743" w:type="dxa"/><w:tcBorders></w:tcBorders></w:tcPr><w:p><w:pPr><w:pStyle w:val="Tabla8"/><w:widowControl/><w:jc w:val="left"/><w:rPr><w:kern w:val="0"/><w:szCs w:val="24"/><w:lang w:val="es-CO" w:eastAsia="en-US" w:bidi="ar-SA"/><w:del w:id="12285" w:author="Unknown Author" w:date="2026-10-30T04:17:53Z"></w:del></w:rPr></w:pPr><w:del w:id="12284" w:author="Unknown Author" w:date="2026-10-30T04:17:53Z"><w:r><w:rPr><w:kern w:val="0"/><w:szCs w:val="24"/><w:lang w:val="es-CO" w:eastAsia="en-US" w:bidi="ar-SA"/></w:rPr><w:delText>60 personas certificadas al mes 20, en tres módulos de 18, 24 y 18 personas (reparto proporcional a los nodos)</w:delText></w:r></w:del></w:p></w:tc><w:tc><w:tcPr><w:tcW w:w="1575" w:type="dxa"/><w:tcBorders></w:tcBorders></w:tcPr><w:p><w:pPr><w:pStyle w:val="Tabla8"/><w:widowControl/><w:jc w:val="left"/><w:rPr><w:kern w:val="0"/><w:szCs w:val="24"/><w:lang w:val="es-CO" w:eastAsia="en-US" w:bidi="ar-SA"/><w:del w:id="12287" w:author="Unknown Author" w:date="2026-10-30T04:17:53Z"></w:del></w:rPr></w:pPr><w:del w:id="12286" w:author="Unknown Author" w:date="2026-10-30T04:17:53Z"><w:r><w:rPr><w:kern w:val="0"/><w:szCs w:val="24"/><w:lang w:val="es-CO" w:eastAsia="en-US" w:bidi="ar-SA"/></w:rPr><w:delText>Profesional de convenios y custodia, con especialista en metrología, actor del SNCTI aliado y jóvenes investigadores</w:delText></w:r></w:del></w:p></w:tc><w:tc><w:tcPr><w:tcW w:w="912" w:type="dxa"/><w:tcBorders></w:tcBorders></w:tcPr><w:p><w:pPr><w:pStyle w:val="Tabla8"/><w:widowControl/><w:jc w:val="left"/><w:rPr><w:kern w:val="0"/><w:szCs w:val="24"/><w:lang w:val="es-CO" w:eastAsia="en-US" w:bidi="ar-SA"/><w:del w:id="12289" w:author="Unknown Author" w:date="2026-10-30T04:17:53Z"></w:del></w:rPr></w:pPr><w:del w:id="12288" w:author="Unknown Author" w:date="2026-10-30T04:17:53Z"><w:r><w:rPr><w:kern w:val="0"/><w:szCs w:val="24"/><w:lang w:val="es-CO" w:eastAsia="en-US" w:bidi="ar-SA"/></w:rPr><w:delText>Meses 17 a 20</w:delText></w:r></w:del></w:p></w:tc><w:tc><w:tcPr><w:tcW w:w="1410" w:type="dxa"/><w:tcBorders></w:tcBorders></w:tcPr><w:p><w:pPr><w:pStyle w:val="Tabla8"/><w:widowControl/><w:jc w:val="left"/><w:rPr><w:kern w:val="0"/><w:szCs w:val="24"/><w:lang w:val="es-CO" w:eastAsia="en-US" w:bidi="ar-SA"/><w:del w:id="12291" w:author="Unknown Author" w:date="2026-10-30T04:17:53Z"></w:del></w:rPr></w:pPr><w:del w:id="12290" w:author="Unknown Author" w:date="2026-10-30T04:17:53Z"><w:r><w:rPr><w:kern w:val="0"/><w:szCs w:val="24"/><w:lang w:val="es-CO" w:eastAsia="en-US" w:bidi="ar-SA"/></w:rPr><w:delText>$ 150.000.000</w:delText></w:r></w:del></w:p></w:tc></w:tr><w:tr><w:trPr><w:del w:id="12292" w:author="Unknown Author" w:date="2026-10-30T04:17:53Z"/><w:cantSplit w:val="true"/></w:trPr><w:tc><w:tcPr><w:tcW w:w="1575" w:type="dxa"/><w:tcBorders></w:tcBorders><w:shd w:color="auto" w:fill="F7F7F7" w:val="clear"/></w:tcPr><w:p><w:pPr><w:pStyle w:val="Tabla8"/><w:widowControl/><w:jc w:val="left"/><w:rPr><w:kern w:val="0"/><w:szCs w:val="24"/><w:lang w:val="es-CO" w:eastAsia="en-US" w:bidi="ar-SA"/><w:del w:id="12294" w:author="Unknown Author" w:date="2026-10-30T04:17:53Z"></w:del></w:rPr></w:pPr><w:del w:id="12293" w:author="Unknown Author" w:date="2026-10-30T04:17:53Z"><w:r><w:rPr><w:kern w:val="0"/><w:szCs w:val="24"/><w:lang w:val="es-CO" w:eastAsia="en-US" w:bidi="ar-SA"/></w:rPr><w:delText>Consulta del estado nacional de las diez solicitudes de patente y análisis de libertad de operación (60 horas)</w:delText></w:r></w:del></w:p></w:tc><w:tc><w:tcPr><w:tcW w:w="1327" w:type="dxa"/><w:tcBorders></w:tcBorders><w:shd w:color="auto" w:fill="F7F7F7" w:val="clear"/></w:tcPr><w:p><w:pPr><w:pStyle w:val="Tabla8"/><w:widowControl/><w:jc w:val="left"/><w:rPr><w:kern w:val="0"/><w:szCs w:val="24"/><w:lang w:val="es-CO" w:eastAsia="en-US" w:bidi="ar-SA"/><w:del w:id="12296" w:author="Unknown Author" w:date="2026-10-30T04:17:53Z"></w:del></w:rPr></w:pPr><w:del w:id="12295" w:author="Unknown Author" w:date="2026-10-30T04:17:53Z"><w:r><w:rPr><w:kern w:val="0"/><w:szCs w:val="24"/><w:lang w:val="es-CO" w:eastAsia="en-US" w:bidi="ar-SA"/></w:rPr><w:delText>Modelo de corrección; firmware; gemelo digital</w:delText></w:r></w:del></w:p></w:tc><w:tc><w:tcPr><w:tcW w:w="1411" w:type="dxa"/><w:tcBorders></w:tcBorders><w:shd w:color="auto" w:fill="F7F7F7" w:val="clear"/></w:tcPr><w:p><w:pPr><w:pStyle w:val="Tabla8"/><w:widowControl/><w:jc w:val="left"/><w:rPr><w:kern w:val="0"/><w:szCs w:val="24"/><w:lang w:val="es-CO" w:eastAsia="en-US" w:bidi="ar-SA"/><w:del w:id="12298" w:author="Unknown Author" w:date="2026-10-30T04:17:53Z"></w:del></w:rPr></w:pPr><w:del w:id="12297" w:author="Unknown Author" w:date="2026-10-30T04:17:53Z"><w:r><w:rPr><w:kern w:val="0"/><w:szCs w:val="24"/><w:lang w:val="es-CO" w:eastAsia="en-US" w:bidi="ar-SA"/></w:rPr><w:delText>Informe de libertad de operación con cada expediente clasificado</w:delText></w:r></w:del></w:p></w:tc><w:tc><w:tcPr><w:tcW w:w="1743" w:type="dxa"/><w:tcBorders></w:tcBorders><w:shd w:color="auto" w:fill="F7F7F7" w:val="clear"/></w:tcPr><w:p><w:pPr><w:pStyle w:val="Tabla8"/><w:widowControl/><w:jc w:val="left"/><w:rPr><w:kern w:val="0"/><w:szCs w:val="24"/><w:lang w:val="es-CO" w:eastAsia="en-US" w:bidi="ar-SA"/><w:del w:id="12300" w:author="Unknown Author" w:date="2026-10-30T04:17:53Z"></w:del></w:rPr></w:pPr><w:del w:id="12299" w:author="Unknown Author" w:date="2026-10-30T04:17:53Z"><w:r><w:rPr><w:kern w:val="0"/><w:szCs w:val="24"/><w:lang w:val="es-CO" w:eastAsia="en-US" w:bidi="ar-SA"/></w:rPr><w:delText>10 de 10 expedientes clasificados antes de la compra del primer lote</w:delText></w:r></w:del></w:p></w:tc><w:tc><w:tcPr><w:tcW w:w="1575" w:type="dxa"/><w:tcBorders></w:tcBorders><w:shd w:color="auto" w:fill="F7F7F7" w:val="clear"/></w:tcPr><w:p><w:pPr><w:pStyle w:val="Tabla8"/><w:widowControl/><w:jc w:val="left"/><w:rPr><w:kern w:val="0"/><w:szCs w:val="24"/><w:lang w:val="es-CO" w:eastAsia="en-US" w:bidi="ar-SA"/><w:del w:id="12302" w:author="Unknown Author" w:date="2026-10-30T04:17:53Z"></w:del></w:rPr></w:pPr><w:del w:id="12301" w:author="Unknown Author" w:date="2026-10-30T04:17:53Z"><w:r><w:rPr><w:kern w:val="0"/><w:szCs w:val="24"/><w:lang w:val="es-CO" w:eastAsia="en-US" w:bidi="ar-SA"/></w:rPr><w:delText>Consultoría jurídica contratada, bajo la gerencia del proyecto</w:delText></w:r></w:del></w:p></w:tc><w:tc><w:tcPr><w:tcW w:w="912" w:type="dxa"/><w:tcBorders></w:tcBorders><w:shd w:color="auto" w:fill="F7F7F7" w:val="clear"/></w:tcPr><w:p><w:pPr><w:pStyle w:val="Tabla8"/><w:widowControl/><w:jc w:val="left"/><w:rPr><w:kern w:val="0"/><w:szCs w:val="24"/><w:lang w:val="es-CO" w:eastAsia="en-US" w:bidi="ar-SA"/><w:del w:id="12304" w:author="Unknown Author" w:date="2026-10-30T04:17:53Z"></w:del></w:rPr></w:pPr><w:del w:id="12303" w:author="Unknown Author" w:date="2026-10-30T04:17:53Z"><w:r><w:rPr><w:kern w:val="0"/><w:szCs w:val="24"/><w:lang w:val="es-CO" w:eastAsia="en-US" w:bidi="ar-SA"/></w:rPr><w:delText>Meses 1 a 4</w:delText></w:r></w:del></w:p></w:tc><w:tc><w:tcPr><w:tcW w:w="1410" w:type="dxa"/><w:tcBorders></w:tcBorders><w:shd w:color="auto" w:fill="F7F7F7" w:val="clear"/></w:tcPr><w:p><w:pPr><w:pStyle w:val="Tabla8"/><w:widowControl/><w:jc w:val="left"/><w:rPr><w:kern w:val="0"/><w:szCs w:val="24"/><w:lang w:val="es-CO" w:eastAsia="en-US" w:bidi="ar-SA"/><w:del w:id="12306" w:author="Unknown Author" w:date="2026-10-30T04:17:53Z"></w:del></w:rPr></w:pPr><w:del w:id="12305" w:author="Unknown Author" w:date="2026-10-30T04:17:53Z"><w:r><w:rPr><w:kern w:val="0"/><w:szCs w:val="24"/><w:lang w:val="es-CO" w:eastAsia="en-US" w:bidi="ar-SA"/></w:rPr><w:delText>$ 18.000.000</w:delText></w:r></w:del></w:p></w:tc></w:tr><w:tr><w:trPr><w:del w:id="12307" w:author="Unknown Author" w:date="2026-10-30T04:17:53Z"/><w:cantSplit w:val="true"/></w:trPr><w:tc><w:tcPr><w:tcW w:w="1575" w:type="dxa"/><w:tcBorders></w:tcBorders></w:tcPr><w:p><w:pPr><w:pStyle w:val="Tabla8"/><w:widowControl/><w:jc w:val="left"/><w:rPr><w:kern w:val="0"/><w:szCs w:val="24"/><w:lang w:val="es-CO" w:eastAsia="en-US" w:bidi="ar-SA"/><w:del w:id="12309" w:author="Unknown Author" w:date="2026-10-30T04:17:53Z"></w:del></w:rPr></w:pPr><w:del w:id="12308" w:author="Unknown Author" w:date="2026-10-30T04:17:53Z"><w:r><w:rPr><w:kern w:val="0"/><w:szCs w:val="24"/><w:lang w:val="es-CO" w:eastAsia="en-US" w:bidi="ar-SA"/></w:rPr><w:delText>Acuerdo marco de transferencia, acuerdo de titularidad y explotación y cláusula de apertura (40 horas)</w:delText></w:r></w:del></w:p></w:tc><w:tc><w:tcPr><w:tcW w:w="1327" w:type="dxa"/><w:tcBorders></w:tcBorders></w:tcPr><w:p><w:pPr><w:pStyle w:val="Tabla8"/><w:widowControl/><w:jc w:val="left"/><w:rPr><w:kern w:val="0"/><w:szCs w:val="24"/><w:lang w:val="es-CO" w:eastAsia="en-US" w:bidi="ar-SA"/><w:del w:id="12311" w:author="Unknown Author" w:date="2026-10-30T04:17:53Z"></w:del></w:rPr></w:pPr><w:del w:id="12310" w:author="Unknown Author" w:date="2026-10-30T04:17:53Z"><w:r><w:rPr><w:kern w:val="0"/><w:szCs w:val="24"/><w:lang w:val="es-CO" w:eastAsia="en-US" w:bidi="ar-SA"/></w:rPr><w:delText>Todos los resultados; gobernanza y acuerdos</w:delText></w:r></w:del></w:p></w:tc><w:tc><w:tcPr><w:tcW w:w="1411" w:type="dxa"/><w:tcBorders></w:tcBorders></w:tcPr><w:p><w:pPr><w:pStyle w:val="Tabla8"/><w:widowControl/><w:jc w:val="left"/><w:rPr><w:kern w:val="0"/><w:szCs w:val="24"/><w:lang w:val="es-CO" w:eastAsia="en-US" w:bidi="ar-SA"/><w:del w:id="12313" w:author="Unknown Author" w:date="2026-10-30T04:17:53Z"></w:del></w:rPr></w:pPr><w:del w:id="12312" w:author="Unknown Author" w:date="2026-10-30T04:17:53Z"><w:r><w:rPr><w:kern w:val="0"/><w:szCs w:val="24"/><w:lang w:val="es-CO" w:eastAsia="en-US" w:bidi="ar-SA"/></w:rPr><w:delText>Acuerdo firmado por los cuatro integrantes</w:delText></w:r></w:del></w:p></w:tc><w:tc><w:tcPr><w:tcW w:w="1743" w:type="dxa"/><w:tcBorders></w:tcBorders></w:tcPr><w:p><w:pPr><w:pStyle w:val="Tabla8"/><w:widowControl/><w:jc w:val="left"/><w:rPr><w:kern w:val="0"/><w:szCs w:val="24"/><w:lang w:val="es-CO" w:eastAsia="en-US" w:bidi="ar-SA"/><w:del w:id="12315" w:author="Unknown Author" w:date="2026-10-30T04:17:53Z"></w:del></w:rPr></w:pPr><w:del w:id="12314" w:author="Unknown Author" w:date="2026-10-30T04:17:53Z"><w:r><w:rPr><w:kern w:val="0"/><w:szCs w:val="24"/><w:lang w:val="es-CO" w:eastAsia="en-US" w:bidi="ar-SA"/></w:rPr><w:delText>Un acuerdo marco firmado en el mes 6</w:delText></w:r></w:del></w:p></w:tc><w:tc><w:tcPr><w:tcW w:w="1575" w:type="dxa"/><w:tcBorders></w:tcBorders></w:tcPr><w:p><w:pPr><w:pStyle w:val="Tabla8"/><w:widowControl/><w:jc w:val="left"/><w:rPr><w:kern w:val="0"/><w:szCs w:val="24"/><w:lang w:val="es-CO" w:eastAsia="en-US" w:bidi="ar-SA"/><w:del w:id="12317" w:author="Unknown Author" w:date="2026-10-30T04:17:53Z"></w:del></w:rPr></w:pPr><w:del w:id="12316" w:author="Unknown Author" w:date="2026-10-30T04:17:53Z"><w:r><w:rPr><w:kern w:val="0"/><w:szCs w:val="24"/><w:lang w:val="es-CO" w:eastAsia="en-US" w:bidi="ar-SA"/></w:rPr><w:delText>Profesional de convenios y custodia y entidades de la alianza</w:delText></w:r></w:del></w:p></w:tc><w:tc><w:tcPr><w:tcW w:w="912" w:type="dxa"/><w:tcBorders></w:tcBorders></w:tcPr><w:p><w:pPr><w:pStyle w:val="Tabla8"/><w:widowControl/><w:jc w:val="left"/><w:rPr><w:kern w:val="0"/><w:szCs w:val="24"/><w:lang w:val="es-CO" w:eastAsia="en-US" w:bidi="ar-SA"/><w:del w:id="12319" w:author="Unknown Author" w:date="2026-10-30T04:17:53Z"></w:del></w:rPr></w:pPr><w:del w:id="12318" w:author="Unknown Author" w:date="2026-10-30T04:17:53Z"><w:r><w:rPr><w:kern w:val="0"/><w:szCs w:val="24"/><w:lang w:val="es-CO" w:eastAsia="en-US" w:bidi="ar-SA"/></w:rPr><w:delText>Meses 3 a 6</w:delText></w:r></w:del></w:p></w:tc><w:tc><w:tcPr><w:tcW w:w="1410" w:type="dxa"/><w:tcBorders></w:tcBorders></w:tcPr><w:p><w:pPr><w:pStyle w:val="Tabla8"/><w:widowControl/><w:jc w:val="left"/><w:rPr><w:kern w:val="0"/><w:szCs w:val="24"/><w:lang w:val="es-CO" w:eastAsia="en-US" w:bidi="ar-SA"/><w:del w:id="12321" w:author="Unknown Author" w:date="2026-10-30T04:17:53Z"></w:del></w:rPr></w:pPr><w:del w:id="12320" w:author="Unknown Author" w:date="2026-10-30T04:17:53Z"><w:r><w:rPr><w:kern w:val="0"/><w:szCs w:val="24"/><w:lang w:val="es-CO" w:eastAsia="en-US" w:bidi="ar-SA"/></w:rPr><w:delText>$ 12.000.000</w:delText></w:r></w:del></w:p></w:tc></w:tr><w:tr><w:trPr><w:del w:id="12322" w:author="Unknown Author" w:date="2026-10-30T04:17:53Z"/><w:cantSplit w:val="true"/></w:trPr><w:tc><w:tcPr><w:tcW w:w="1575" w:type="dxa"/><w:tcBorders></w:tcBorders><w:shd w:color="auto" w:fill="F7F7F7" w:val="clear"/></w:tcPr><w:p><w:pPr><w:pStyle w:val="Tabla8"/><w:widowControl/><w:jc w:val="left"/><w:rPr><w:kern w:val="0"/><w:szCs w:val="24"/><w:lang w:val="es-CO" w:eastAsia="en-US" w:bidi="ar-SA"/><w:del w:id="12324" w:author="Unknown Author" w:date="2026-10-30T04:17:53Z"></w:del></w:rPr></w:pPr><w:del w:id="12323" w:author="Unknown Author" w:date="2026-10-30T04:17:53Z"><w:r><w:rPr><w:kern w:val="0"/><w:szCs w:val="24"/><w:lang w:val="es-CO" w:eastAsia="en-US" w:bidi="ar-SA"/></w:rPr><w:delText>Convenios de custodia con licencia de uso para los tres tramos (30 horas)</w:delText></w:r></w:del></w:p></w:tc><w:tc><w:tcPr><w:tcW w:w="1327" w:type="dxa"/><w:tcBorders></w:tcBorders><w:shd w:color="auto" w:fill="F7F7F7" w:val="clear"/></w:tcPr><w:p><w:pPr><w:pStyle w:val="Tabla8"/><w:widowControl/><w:jc w:val="left"/><w:rPr><w:kern w:val="0"/><w:szCs w:val="24"/><w:lang w:val="es-CO" w:eastAsia="en-US" w:bidi="ar-SA"/><w:del w:id="12326" w:author="Unknown Author" w:date="2026-10-30T04:17:53Z"></w:del></w:rPr></w:pPr><w:del w:id="12325" w:author="Unknown Author" w:date="2026-10-30T04:17:53Z"><w:r><w:rPr><w:kern w:val="0"/><w:szCs w:val="24"/><w:lang w:val="es-CO" w:eastAsia="en-US" w:bidi="ar-SA"/></w:rPr><w:delText>Red instalada; tablero; gemelo digital</w:delText></w:r></w:del></w:p></w:tc><w:tc><w:tcPr><w:tcW w:w="1411" w:type="dxa"/><w:tcBorders></w:tcBorders><w:shd w:color="auto" w:fill="F7F7F7" w:val="clear"/></w:tcPr><w:p><w:pPr><w:pStyle w:val="Tabla8"/><w:widowControl/><w:jc w:val="left"/><w:rPr><w:kern w:val="0"/><w:szCs w:val="24"/><w:lang w:val="es-CO" w:eastAsia="en-US" w:bidi="ar-SA"/><w:del w:id="12328" w:author="Unknown Author" w:date="2026-10-30T04:17:53Z"></w:del></w:rPr></w:pPr><w:del w:id="12327" w:author="Unknown Author" w:date="2026-10-30T04:17:53Z"><w:r><w:rPr><w:kern w:val="0"/><w:szCs w:val="24"/><w:lang w:val="es-CO" w:eastAsia="en-US" w:bidi="ar-SA"/></w:rPr><w:delText>Convenios con partida, personal designado y licencia de uso</w:delText></w:r></w:del></w:p></w:tc><w:tc><w:tcPr><w:tcW w:w="1743" w:type="dxa"/><w:tcBorders></w:tcBorders><w:shd w:color="auto" w:fill="F7F7F7" w:val="clear"/></w:tcPr><w:p><w:pPr><w:pStyle w:val="Tabla8"/><w:widowControl/><w:jc w:val="left"/><w:rPr><w:kern w:val="0"/><w:szCs w:val="24"/><w:lang w:val="es-CO" w:eastAsia="en-US" w:bidi="ar-SA"/><w:del w:id="12330" w:author="Unknown Author" w:date="2026-10-30T04:17:53Z"></w:del></w:rPr></w:pPr><w:del w:id="12329" w:author="Unknown Author" w:date="2026-10-30T04:17:53Z"><w:r><w:rPr><w:kern w:val="0"/><w:szCs w:val="24"/><w:lang w:val="es-CO" w:eastAsia="en-US" w:bidi="ar-SA"/></w:rPr><w:delText>Un convenio firmado por cada componente transferido, antes de cada entrega</w:delText></w:r></w:del></w:p></w:tc><w:tc><w:tcPr><w:tcW w:w="1575" w:type="dxa"/><w:tcBorders></w:tcBorders><w:shd w:color="auto" w:fill="F7F7F7" w:val="clear"/></w:tcPr><w:p><w:pPr><w:pStyle w:val="Tabla8"/><w:widowControl/><w:jc w:val="left"/><w:rPr><w:kern w:val="0"/><w:szCs w:val="24"/><w:lang w:val="es-CO" w:eastAsia="en-US" w:bidi="ar-SA"/><w:del w:id="12332" w:author="Unknown Author" w:date="2026-10-30T04:17:53Z"></w:del></w:rPr></w:pPr><w:del w:id="12331" w:author="Unknown Author" w:date="2026-10-30T04:17:53Z"><w:r><w:rPr><w:kern w:val="0"/><w:szCs w:val="24"/><w:lang w:val="es-CO" w:eastAsia="en-US" w:bidi="ar-SA"/></w:rPr><w:delText>Profesional de convenios y custodia, con consultoría jurídica</w:delText></w:r></w:del></w:p></w:tc><w:tc><w:tcPr><w:tcW w:w="912" w:type="dxa"/><w:tcBorders></w:tcBorders><w:shd w:color="auto" w:fill="F7F7F7" w:val="clear"/></w:tcPr><w:p><w:pPr><w:pStyle w:val="Tabla8"/><w:widowControl/><w:jc w:val="left"/><w:rPr><w:kern w:val="0"/><w:szCs w:val="24"/><w:lang w:val="es-CO" w:eastAsia="en-US" w:bidi="ar-SA"/><w:del w:id="12334" w:author="Unknown Author" w:date="2026-10-30T04:17:53Z"></w:del></w:rPr></w:pPr><w:del w:id="12333" w:author="Unknown Author" w:date="2026-10-30T04:17:53Z"><w:r><w:rPr><w:kern w:val="0"/><w:szCs w:val="24"/><w:lang w:val="es-CO" w:eastAsia="en-US" w:bidi="ar-SA"/></w:rPr><w:delText>Meses 10 a 20</w:delText></w:r></w:del></w:p></w:tc><w:tc><w:tcPr><w:tcW w:w="1410" w:type="dxa"/><w:tcBorders></w:tcBorders><w:shd w:color="auto" w:fill="F7F7F7" w:val="clear"/></w:tcPr><w:p><w:pPr><w:pStyle w:val="Tabla8"/><w:widowControl/><w:jc w:val="left"/><w:rPr><w:kern w:val="0"/><w:szCs w:val="24"/><w:lang w:val="es-CO" w:eastAsia="en-US" w:bidi="ar-SA"/><w:del w:id="12336" w:author="Unknown Author" w:date="2026-10-30T04:17:53Z"></w:del></w:rPr></w:pPr><w:del w:id="12335" w:author="Unknown Author" w:date="2026-10-30T04:17:53Z"><w:r><w:rPr><w:kern w:val="0"/><w:szCs w:val="24"/><w:lang w:val="es-CO" w:eastAsia="en-US" w:bidi="ar-SA"/></w:rPr><w:delText>$ 9.000.000</w:delText></w:r></w:del></w:p></w:tc></w:tr><w:tr><w:trPr><w:del w:id="12337" w:author="Unknown Author" w:date="2026-10-30T04:17:53Z"/><w:cantSplit w:val="true"/></w:trPr><w:tc><w:tcPr><w:tcW w:w="1575" w:type="dxa"/><w:tcBorders></w:tcBorders></w:tcPr><w:p><w:pPr><w:pStyle w:val="Tabla8"/><w:widowControl/><w:jc w:val="left"/><w:rPr><w:kern w:val="0"/><w:szCs w:val="24"/><w:lang w:val="es-CO" w:eastAsia="en-US" w:bidi="ar-SA"/><w:del w:id="12339" w:author="Unknown Author" w:date="2026-10-30T04:17:53Z"></w:del></w:rPr></w:pPr><w:del w:id="12338" w:author="Unknown Author" w:date="2026-10-30T04:17:53Z"><w:r><w:rPr><w:kern w:val="0"/><w:szCs w:val="24"/><w:lang w:val="es-CO" w:eastAsia="en-US" w:bidi="ar-SA"/></w:rPr><w:delText>Actualización del análisis de libertad de operación y vigilancia de vencimientos (20 horas)</w:delText></w:r></w:del></w:p></w:tc><w:tc><w:tcPr><w:tcW w:w="1327" w:type="dxa"/><w:tcBorders></w:tcBorders></w:tcPr><w:p><w:pPr><w:pStyle w:val="Tabla8"/><w:widowControl/><w:jc w:val="left"/><w:rPr><w:kern w:val="0"/><w:szCs w:val="24"/><w:lang w:val="es-CO" w:eastAsia="en-US" w:bidi="ar-SA"/><w:del w:id="12341" w:author="Unknown Author" w:date="2026-10-30T04:17:53Z"></w:del></w:rPr></w:pPr><w:del w:id="12340" w:author="Unknown Author" w:date="2026-10-30T04:17:53Z"><w:r><w:rPr><w:kern w:val="0"/><w:szCs w:val="24"/><w:lang w:val="es-CO" w:eastAsia="en-US" w:bidi="ar-SA"/></w:rPr><w:delText>Modelo de corrección; firmware; gemelo digital</w:delText></w:r></w:del></w:p></w:tc><w:tc><w:tcPr><w:tcW w:w="1411" w:type="dxa"/><w:tcBorders></w:tcBorders></w:tcPr><w:p><w:pPr><w:pStyle w:val="Tabla8"/><w:widowControl/><w:jc w:val="left"/><w:rPr><w:kern w:val="0"/><w:szCs w:val="24"/><w:lang w:val="es-CO" w:eastAsia="en-US" w:bidi="ar-SA"/><w:del w:id="12343" w:author="Unknown Author" w:date="2026-10-30T04:17:53Z"></w:del></w:rPr></w:pPr><w:del w:id="12342" w:author="Unknown Author" w:date="2026-10-30T04:17:53Z"><w:r><w:rPr><w:kern w:val="0"/><w:szCs w:val="24"/><w:lang w:val="es-CO" w:eastAsia="en-US" w:bidi="ar-SA"/></w:rPr><w:delText>Informe actualizado antes de las compras de los tramos 2 y 3 y de la entrega final</w:delText></w:r></w:del></w:p></w:tc><w:tc><w:tcPr><w:tcW w:w="1743" w:type="dxa"/><w:tcBorders></w:tcBorders></w:tcPr><w:p><w:pPr><w:pStyle w:val="Tabla8"/><w:widowControl/><w:jc w:val="left"/><w:rPr><w:kern w:val="0"/><w:szCs w:val="24"/><w:lang w:val="es-CO" w:eastAsia="en-US" w:bidi="ar-SA"/><w:del w:id="12345" w:author="Unknown Author" w:date="2026-10-30T04:17:53Z"></w:del></w:rPr></w:pPr><w:del w:id="12344" w:author="Unknown Author" w:date="2026-10-30T04:17:53Z"><w:r><w:rPr><w:kern w:val="0"/><w:szCs w:val="24"/><w:lang w:val="es-CO" w:eastAsia="en-US" w:bidi="ar-SA"/></w:rPr><w:delText>Tres actualizaciones, en los meses 12, 17 y 23</w:delText></w:r></w:del></w:p></w:tc><w:tc><w:tcPr><w:tcW w:w="1575" w:type="dxa"/><w:tcBorders></w:tcBorders></w:tcPr><w:p><w:pPr><w:pStyle w:val="Tabla8"/><w:widowControl/><w:jc w:val="left"/><w:rPr><w:kern w:val="0"/><w:szCs w:val="24"/><w:lang w:val="es-CO" w:eastAsia="en-US" w:bidi="ar-SA"/><w:del w:id="12347" w:author="Unknown Author" w:date="2026-10-30T04:17:53Z"></w:del></w:rPr></w:pPr><w:del w:id="12346" w:author="Unknown Author" w:date="2026-10-30T04:17:53Z"><w:r><w:rPr><w:kern w:val="0"/><w:szCs w:val="24"/><w:lang w:val="es-CO" w:eastAsia="en-US" w:bidi="ar-SA"/></w:rPr><w:delText>Consultoría jurídica contratada, bajo la gerencia del proyecto</w:delText></w:r></w:del></w:p></w:tc><w:tc><w:tcPr><w:tcW w:w="912" w:type="dxa"/><w:tcBorders></w:tcBorders></w:tcPr><w:p><w:pPr><w:pStyle w:val="Tabla8"/><w:widowControl/><w:jc w:val="left"/><w:rPr><w:kern w:val="0"/><w:szCs w:val="24"/><w:lang w:val="es-CO" w:eastAsia="en-US" w:bidi="ar-SA"/><w:del w:id="12349" w:author="Unknown Author" w:date="2026-10-30T04:17:53Z"></w:del></w:rPr></w:pPr><w:del w:id="12348" w:author="Unknown Author" w:date="2026-10-30T04:17:53Z"><w:r><w:rPr><w:kern w:val="0"/><w:szCs w:val="24"/><w:lang w:val="es-CO" w:eastAsia="en-US" w:bidi="ar-SA"/></w:rPr><w:delText>Meses 12 a 23</w:delText></w:r></w:del></w:p></w:tc><w:tc><w:tcPr><w:tcW w:w="1410" w:type="dxa"/><w:tcBorders></w:tcBorders></w:tcPr><w:p><w:pPr><w:pStyle w:val="Tabla8"/><w:widowControl/><w:jc w:val="left"/><w:rPr><w:kern w:val="0"/><w:szCs w:val="24"/><w:lang w:val="es-CO" w:eastAsia="en-US" w:bidi="ar-SA"/><w:del w:id="12351" w:author="Unknown Author" w:date="2026-10-30T04:17:53Z"></w:del></w:rPr></w:pPr><w:del w:id="12350" w:author="Unknown Author" w:date="2026-10-30T04:17:53Z"><w:r><w:rPr><w:kern w:val="0"/><w:szCs w:val="24"/><w:lang w:val="es-CO" w:eastAsia="en-US" w:bidi="ar-SA"/></w:rPr><w:delText>$ 6.000.000</w:delText></w:r></w:del></w:p></w:tc></w:tr><w:tr><w:trPr><w:del w:id="12352" w:author="Unknown Author" w:date="2026-10-30T04:17:53Z"/><w:cantSplit w:val="true"/></w:trPr><w:tc><w:tcPr><w:tcW w:w="1575" w:type="dxa"/><w:tcBorders></w:tcBorders><w:shd w:color="auto" w:fill="F7F7F7" w:val="clear"/></w:tcPr><w:p><w:pPr><w:pStyle w:val="Tabla8"/><w:widowControl/><w:jc w:val="left"/><w:rPr><w:kern w:val="0"/><w:szCs w:val="24"/><w:lang w:val="es-CO" w:eastAsia="en-US" w:bidi="ar-SA"/><w:del w:id="12354" w:author="Unknown Author" w:date="2026-10-30T04:17:53Z"></w:del></w:rPr></w:pPr><w:del w:id="12353" w:author="Unknown Author" w:date="2026-10-30T04:17:53Z"><w:r><w:rPr><w:kern w:val="0"/><w:szCs w:val="24"/><w:lang w:val="es-CO" w:eastAsia="en-US" w:bidi="ar-SA"/></w:rPr><w:delText>Registro ante la DNDA del software y de la base de datos, y asesoría en propiedad intelectual</w:delText></w:r></w:del></w:p></w:tc><w:tc><w:tcPr><w:tcW w:w="1327" w:type="dxa"/><w:tcBorders></w:tcBorders><w:shd w:color="auto" w:fill="F7F7F7" w:val="clear"/></w:tcPr><w:p><w:pPr><w:pStyle w:val="Tabla8"/><w:widowControl/><w:jc w:val="left"/><w:rPr><w:kern w:val="0"/><w:szCs w:val="24"/><w:lang w:val="es-CO" w:eastAsia="en-US" w:bidi="ar-SA"/><w:del w:id="12356" w:author="Unknown Author" w:date="2026-10-30T04:17:53Z"></w:del></w:rPr></w:pPr><w:del w:id="12355" w:author="Unknown Author" w:date="2026-10-30T04:17:53Z"><w:r><w:rPr><w:kern w:val="0"/><w:szCs w:val="24"/><w:lang w:val="es-CO" w:eastAsia="en-US" w:bidi="ar-SA"/></w:rPr><w:delText>Modelo de corrección; firmware; gemelo digital; tablero; series de datos</w:delText></w:r></w:del></w:p></w:tc><w:tc><w:tcPr><w:tcW w:w="1411" w:type="dxa"/><w:tcBorders></w:tcBorders><w:shd w:color="auto" w:fill="F7F7F7" w:val="clear"/></w:tcPr><w:p><w:pPr><w:pStyle w:val="Tabla8"/><w:widowControl/><w:jc w:val="left"/><w:rPr><w:kern w:val="0"/><w:szCs w:val="24"/><w:lang w:val="es-CO" w:eastAsia="en-US" w:bidi="ar-SA"/><w:del w:id="12358" w:author="Unknown Author" w:date="2026-10-30T04:17:53Z"></w:del></w:rPr></w:pPr><w:del w:id="12357" w:author="Unknown Author" w:date="2026-10-30T04:17:53Z"><w:r><w:rPr><w:kern w:val="0"/><w:szCs w:val="24"/><w:lang w:val="es-CO" w:eastAsia="en-US" w:bidi="ar-SA"/></w:rPr><w:delText>Certificados de registro de dos solicitudes, en los meses 14 y 22</w:delText></w:r></w:del></w:p></w:tc><w:tc><w:tcPr><w:tcW w:w="1743" w:type="dxa"/><w:tcBorders></w:tcBorders><w:shd w:color="auto" w:fill="F7F7F7" w:val="clear"/></w:tcPr><w:p><w:pPr><w:pStyle w:val="Tabla8"/><w:widowControl/><w:jc w:val="left"/><w:rPr><w:kern w:val="0"/><w:szCs w:val="24"/><w:lang w:val="es-CO" w:eastAsia="en-US" w:bidi="ar-SA"/><w:del w:id="12360" w:author="Unknown Author" w:date="2026-10-30T04:17:53Z"></w:del></w:rPr></w:pPr><w:del w:id="12359" w:author="Unknown Author" w:date="2026-10-30T04:17:53Z"><w:r><w:rPr><w:kern w:val="0"/><w:szCs w:val="24"/><w:lang w:val="es-CO" w:eastAsia="en-US" w:bidi="ar-SA"/></w:rPr><w:delText>Dos solicitudes presentadas; certificados recibidos al mes 24</w:delText></w:r></w:del></w:p></w:tc><w:tc><w:tcPr><w:tcW w:w="1575" w:type="dxa"/><w:tcBorders></w:tcBorders><w:shd w:color="auto" w:fill="F7F7F7" w:val="clear"/></w:tcPr><w:p><w:pPr><w:pStyle w:val="Tabla8"/><w:widowControl/><w:jc w:val="left"/><w:rPr><w:kern w:val="0"/><w:szCs w:val="24"/><w:lang w:val="es-CO" w:eastAsia="en-US" w:bidi="ar-SA"/><w:del w:id="12362" w:author="Unknown Author" w:date="2026-10-30T04:17:53Z"></w:del></w:rPr></w:pPr><w:del w:id="12361" w:author="Unknown Author" w:date="2026-10-30T04:17:53Z"><w:r><w:rPr><w:kern w:val="0"/><w:szCs w:val="24"/><w:lang w:val="es-CO" w:eastAsia="en-US" w:bidi="ar-SA"/></w:rPr><w:delText>Profesional de convenios y custodia, con ingenieros de software y nube</w:delText></w:r></w:del></w:p></w:tc><w:tc><w:tcPr><w:tcW w:w="912" w:type="dxa"/><w:tcBorders></w:tcBorders><w:shd w:color="auto" w:fill="F7F7F7" w:val="clear"/></w:tcPr><w:p><w:pPr><w:pStyle w:val="Tabla8"/><w:widowControl/><w:jc w:val="left"/><w:rPr><w:kern w:val="0"/><w:szCs w:val="24"/><w:lang w:val="es-CO" w:eastAsia="en-US" w:bidi="ar-SA"/><w:del w:id="12364" w:author="Unknown Author" w:date="2026-10-30T04:17:53Z"></w:del></w:rPr></w:pPr><w:del w:id="12363" w:author="Unknown Author" w:date="2026-10-30T04:17:53Z"><w:r><w:rPr><w:kern w:val="0"/><w:szCs w:val="24"/><w:lang w:val="es-CO" w:eastAsia="en-US" w:bidi="ar-SA"/></w:rPr><w:delText>Meses 12 a 24</w:delText></w:r></w:del></w:p></w:tc><w:tc><w:tcPr><w:tcW w:w="1410" w:type="dxa"/><w:tcBorders></w:tcBorders><w:shd w:color="auto" w:fill="F7F7F7" w:val="clear"/></w:tcPr><w:p><w:pPr><w:pStyle w:val="Tabla8"/><w:widowControl/><w:jc w:val="left"/><w:rPr><w:kern w:val="0"/><w:szCs w:val="24"/><w:lang w:val="es-CO" w:eastAsia="en-US" w:bidi="ar-SA"/><w:del w:id="12366" w:author="Unknown Author" w:date="2026-10-30T04:17:53Z"></w:del></w:rPr></w:pPr><w:del w:id="12365" w:author="Unknown Author" w:date="2026-10-30T04:17:53Z"><w:r><w:rPr><w:kern w:val="0"/><w:szCs w:val="24"/><w:lang w:val="es-CO" w:eastAsia="en-US" w:bidi="ar-SA"/></w:rPr><w:delText>$ 15.000.000</w:delText></w:r></w:del></w:p></w:tc></w:tr><w:tr><w:trPr><w:del w:id="12367" w:author="Unknown Author" w:date="2026-10-30T04:17:53Z"/><w:cantSplit w:val="true"/></w:trPr><w:tc><w:tcPr><w:tcW w:w="1575" w:type="dxa"/><w:tcBorders></w:tcBorders></w:tcPr><w:p><w:pPr><w:pStyle w:val="Tabla8"/><w:widowControl/><w:jc w:val="left"/><w:rPr><w:kern w:val="0"/><w:szCs w:val="24"/><w:lang w:val="es-CO" w:eastAsia="en-US" w:bidi="ar-SA"/><w:del w:id="12369" w:author="Unknown Author" w:date="2026-10-30T04:17:53Z"></w:del></w:rPr></w:pPr><w:del w:id="12368" w:author="Unknown Author" w:date="2026-10-30T04:17:53Z"><w:r><w:rPr><w:kern w:val="0"/><w:szCs w:val="24"/><w:lang w:val="es-CO" w:eastAsia="en-US" w:bidi="ar-SA"/></w:rPr><w:delText>Talleres de evaluación previa de demolición con comités y responsables de obra (actividad 3.5): seis talleres de 8.000.000 COP, dos por departamento</w:delText></w:r></w:del></w:p></w:tc><w:tc><w:tcPr><w:tcW w:w="1327" w:type="dxa"/><w:tcBorders></w:tcBorders></w:tcPr><w:p><w:pPr><w:pStyle w:val="Tabla8"/><w:widowControl/><w:jc w:val="left"/><w:rPr><w:kern w:val="0"/><w:szCs w:val="24"/><w:lang w:val="es-CO" w:eastAsia="en-US" w:bidi="ar-SA"/><w:del w:id="12371" w:author="Unknown Author" w:date="2026-10-30T04:17:53Z"></w:del></w:rPr></w:pPr><w:del w:id="12370" w:author="Unknown Author" w:date="2026-10-30T04:17:53Z"><w:r><w:rPr><w:kern w:val="0"/><w:szCs w:val="24"/><w:lang w:val="es-CO" w:eastAsia="en-US" w:bidi="ar-SA"/></w:rPr><w:delText>Gemelo predictivo; protocolo de evaluación previa</w:delText></w:r></w:del></w:p></w:tc><w:tc><w:tcPr><w:tcW w:w="1411" w:type="dxa"/><w:tcBorders></w:tcBorders></w:tcPr><w:p><w:pPr><w:pStyle w:val="Tabla8"/><w:widowControl/><w:jc w:val="left"/><w:rPr><w:kern w:val="0"/><w:szCs w:val="24"/><w:lang w:val="es-CO" w:eastAsia="en-US" w:bidi="ar-SA"/><w:del w:id="12373" w:author="Unknown Author" w:date="2026-10-30T04:17:53Z"></w:del></w:rPr></w:pPr><w:del w:id="12372" w:author="Unknown Author" w:date="2026-10-30T04:17:53Z"><w:r><w:rPr><w:kern w:val="0"/><w:szCs w:val="24"/><w:lang w:val="es-CO" w:eastAsia="en-US" w:bidi="ar-SA"/></w:rPr><w:delText>Actas de taller y protocolo ajustado con los participantes</w:delText></w:r></w:del></w:p></w:tc><w:tc><w:tcPr><w:tcW w:w="1743" w:type="dxa"/><w:tcBorders></w:tcBorders></w:tcPr><w:p><w:pPr><w:pStyle w:val="Tabla8"/><w:widowControl/><w:jc w:val="left"/><w:rPr><w:kern w:val="0"/><w:szCs w:val="24"/><w:lang w:val="es-CO" w:eastAsia="en-US" w:bidi="ar-SA"/><w:del w:id="12375" w:author="Unknown Author" w:date="2026-10-30T04:17:53Z"></w:del></w:rPr></w:pPr><w:del w:id="12374" w:author="Unknown Author" w:date="2026-10-30T04:17:53Z"><w:r><w:rPr><w:kern w:val="0"/><w:szCs w:val="24"/><w:lang w:val="es-CO" w:eastAsia="en-US" w:bidi="ar-SA"/></w:rPr><w:delText>Seis talleres realizados y 12 evaluaciones previas entregadas, con tres por departamento como mínimo</w:delText></w:r></w:del></w:p></w:tc><w:tc><w:tcPr><w:tcW w:w="1575" w:type="dxa"/><w:tcBorders></w:tcBorders></w:tcPr><w:p><w:pPr><w:pStyle w:val="Tabla8"/><w:widowControl/><w:jc w:val="left"/><w:rPr><w:kern w:val="0"/><w:szCs w:val="24"/><w:lang w:val="es-CO" w:eastAsia="en-US" w:bidi="ar-SA"/><w:del w:id="12377" w:author="Unknown Author" w:date="2026-10-30T04:17:53Z"></w:del></w:rPr></w:pPr><w:del w:id="12376" w:author="Unknown Author" w:date="2026-10-30T04:17:53Z"><w:r><w:rPr><w:kern w:val="0"/><w:szCs w:val="24"/><w:lang w:val="es-CO" w:eastAsia="en-US" w:bidi="ar-SA"/></w:rPr><w:delText>Investigador líder en modelación e ingeniero en demolición, con el municipio aliado</w:delText></w:r></w:del></w:p></w:tc><w:tc><w:tcPr><w:tcW w:w="912" w:type="dxa"/><w:tcBorders></w:tcBorders></w:tcPr><w:p><w:pPr><w:pStyle w:val="Tabla8"/><w:widowControl/><w:jc w:val="left"/><w:rPr><w:kern w:val="0"/><w:szCs w:val="24"/><w:lang w:val="es-CO" w:eastAsia="en-US" w:bidi="ar-SA"/><w:del w:id="12379" w:author="Unknown Author" w:date="2026-10-30T04:17:53Z"></w:del></w:rPr></w:pPr><w:del w:id="12378" w:author="Unknown Author" w:date="2026-10-30T04:17:53Z"><w:r><w:rPr><w:kern w:val="0"/><w:szCs w:val="24"/><w:lang w:val="es-CO" w:eastAsia="en-US" w:bidi="ar-SA"/></w:rPr><w:delText>Meses 21 a 24</w:delText></w:r></w:del></w:p></w:tc><w:tc><w:tcPr><w:tcW w:w="1410" w:type="dxa"/><w:tcBorders></w:tcBorders></w:tcPr><w:p><w:pPr><w:pStyle w:val="Tabla8"/><w:widowControl/><w:jc w:val="left"/><w:rPr><w:kern w:val="0"/><w:szCs w:val="24"/><w:lang w:val="es-CO" w:eastAsia="en-US" w:bidi="ar-SA"/><w:del w:id="12381" w:author="Unknown Author" w:date="2026-10-30T04:17:53Z"></w:del></w:rPr></w:pPr><w:del w:id="12380" w:author="Unknown Author" w:date="2026-10-30T04:17:53Z"><w:r><w:rPr><w:kern w:val="0"/><w:szCs w:val="24"/><w:lang w:val="es-CO" w:eastAsia="en-US" w:bidi="ar-SA"/></w:rPr><w:delText>$ 48.000.000</w:delText></w:r></w:del></w:p></w:tc></w:tr><w:tr><w:trPr><w:del w:id="12382" w:author="Unknown Author" w:date="2026-10-30T04:17:53Z"/><w:cantSplit w:val="true"/></w:trPr><w:tc><w:tcPr><w:tcW w:w="1575" w:type="dxa"/><w:tcBorders></w:tcBorders><w:shd w:color="auto" w:fill="F7F7F7" w:val="clear"/></w:tcPr><w:p><w:pPr><w:pStyle w:val="Tabla8"/><w:widowControl/><w:jc w:val="left"/><w:rPr><w:kern w:val="0"/><w:szCs w:val="24"/><w:lang w:val="es-CO" w:eastAsia="en-US" w:bidi="ar-SA"/><w:del w:id="12384" w:author="Unknown Author" w:date="2026-10-30T04:17:53Z"></w:del></w:rPr></w:pPr><w:del w:id="12383" w:author="Unknown Author" w:date="2026-10-30T04:17:53Z"><w:r><w:rPr><w:kern w:val="0"/><w:szCs w:val="24"/><w:lang w:val="es-CO" w:eastAsia="en-US" w:bidi="ar-SA"/></w:rPr><w:delText>Registro ante la DNDA del software y de los datos del modelo predictivo (actividad 3.5)</w:delText></w:r></w:del></w:p></w:tc><w:tc><w:tcPr><w:tcW w:w="1327" w:type="dxa"/><w:tcBorders></w:tcBorders><w:shd w:color="auto" w:fill="F7F7F7" w:val="clear"/></w:tcPr><w:p><w:pPr><w:pStyle w:val="Tabla8"/><w:widowControl/><w:jc w:val="left"/><w:rPr><w:kern w:val="0"/><w:szCs w:val="24"/><w:lang w:val="es-CO" w:eastAsia="en-US" w:bidi="ar-SA"/><w:del w:id="12386" w:author="Unknown Author" w:date="2026-10-30T04:17:53Z"></w:del></w:rPr></w:pPr><w:del w:id="12385" w:author="Unknown Author" w:date="2026-10-30T04:17:53Z"><w:r><w:rPr><w:kern w:val="0"/><w:szCs w:val="24"/><w:lang w:val="es-CO" w:eastAsia="en-US" w:bidi="ar-SA"/></w:rPr><w:delText>Gemelo predictivo; base de datos de las campañas</w:delText></w:r></w:del></w:p></w:tc><w:tc><w:tcPr><w:tcW w:w="1411" w:type="dxa"/><w:tcBorders></w:tcBorders><w:shd w:color="auto" w:fill="F7F7F7" w:val="clear"/></w:tcPr><w:p><w:pPr><w:pStyle w:val="Tabla8"/><w:widowControl/><w:jc w:val="left"/><w:rPr><w:kern w:val="0"/><w:szCs w:val="24"/><w:lang w:val="es-CO" w:eastAsia="en-US" w:bidi="ar-SA"/><w:del w:id="12388" w:author="Unknown Author" w:date="2026-10-30T04:17:53Z"></w:del></w:rPr></w:pPr><w:del w:id="12387" w:author="Unknown Author" w:date="2026-10-30T04:17:53Z"><w:r><w:rPr><w:kern w:val="0"/><w:szCs w:val="24"/><w:lang w:val="es-CO" w:eastAsia="en-US" w:bidi="ar-SA"/></w:rPr><w:delText>Certificados de registro</w:delText></w:r></w:del></w:p></w:tc><w:tc><w:tcPr><w:tcW w:w="1743" w:type="dxa"/><w:tcBorders></w:tcBorders><w:shd w:color="auto" w:fill="F7F7F7" w:val="clear"/></w:tcPr><w:p><w:pPr><w:pStyle w:val="Tabla8"/><w:widowControl/><w:jc w:val="left"/><w:rPr><w:kern w:val="0"/><w:szCs w:val="24"/><w:lang w:val="es-CO" w:eastAsia="en-US" w:bidi="ar-SA"/><w:del w:id="12390" w:author="Unknown Author" w:date="2026-10-30T04:17:53Z"></w:del></w:rPr></w:pPr><w:del w:id="12389" w:author="Unknown Author" w:date="2026-10-30T04:17:53Z"><w:r><w:rPr><w:kern w:val="0"/><w:szCs w:val="24"/><w:lang w:val="es-CO" w:eastAsia="en-US" w:bidi="ar-SA"/></w:rPr><w:delText>Dos solicitudes presentadas; certificados recibidos al mes 24</w:delText></w:r></w:del></w:p></w:tc><w:tc><w:tcPr><w:tcW w:w="1575" w:type="dxa"/><w:tcBorders></w:tcBorders><w:shd w:color="auto" w:fill="F7F7F7" w:val="clear"/></w:tcPr><w:p><w:pPr><w:pStyle w:val="Tabla8"/><w:widowControl/><w:jc w:val="left"/><w:rPr><w:kern w:val="0"/><w:szCs w:val="24"/><w:lang w:val="es-CO" w:eastAsia="en-US" w:bidi="ar-SA"/><w:del w:id="12392" w:author="Unknown Author" w:date="2026-10-30T04:17:53Z"></w:del></w:rPr></w:pPr><w:del w:id="12391" w:author="Unknown Author" w:date="2026-10-30T04:17:53Z"><w:r><w:rPr><w:kern w:val="0"/><w:szCs w:val="24"/><w:lang w:val="es-CO" w:eastAsia="en-US" w:bidi="ar-SA"/></w:rPr><w:delText>Investigador líder en modelación, con la gerencia</w:delText></w:r></w:del></w:p></w:tc><w:tc><w:tcPr><w:tcW w:w="912" w:type="dxa"/><w:tcBorders></w:tcBorders><w:shd w:color="auto" w:fill="F7F7F7" w:val="clear"/></w:tcPr><w:p><w:pPr><w:pStyle w:val="Tabla8"/><w:widowControl/><w:jc w:val="left"/><w:rPr><w:kern w:val="0"/><w:szCs w:val="24"/><w:lang w:val="es-CO" w:eastAsia="en-US" w:bidi="ar-SA"/><w:del w:id="12394" w:author="Unknown Author" w:date="2026-10-30T04:17:53Z"></w:del></w:rPr></w:pPr><w:del w:id="12393" w:author="Unknown Author" w:date="2026-10-30T04:17:53Z"><w:r><w:rPr><w:kern w:val="0"/><w:szCs w:val="24"/><w:lang w:val="es-CO" w:eastAsia="en-US" w:bidi="ar-SA"/></w:rPr><w:delText>Meses 22 a 24</w:delText></w:r></w:del></w:p></w:tc><w:tc><w:tcPr><w:tcW w:w="1410" w:type="dxa"/><w:tcBorders></w:tcBorders><w:shd w:color="auto" w:fill="F7F7F7" w:val="clear"/></w:tcPr><w:p><w:pPr><w:pStyle w:val="Tabla8"/><w:widowControl/><w:jc w:val="left"/><w:rPr><w:kern w:val="0"/><w:szCs w:val="24"/><w:lang w:val="es-CO" w:eastAsia="en-US" w:bidi="ar-SA"/><w:del w:id="12396" w:author="Unknown Author" w:date="2026-10-30T04:17:53Z"></w:del></w:rPr></w:pPr><w:del w:id="12395" w:author="Unknown Author" w:date="2026-10-30T04:17:53Z"><w:r><w:rPr><w:kern w:val="0"/><w:szCs w:val="24"/><w:lang w:val="es-CO" w:eastAsia="en-US" w:bidi="ar-SA"/></w:rPr><w:delText>$ 10.000.000</w:delText></w:r></w:del></w:p></w:tc></w:tr><w:tr><w:trPr><w:del w:id="12397" w:author="Unknown Author" w:date="2026-10-30T04:17:53Z"/><w:cantSplit w:val="true"/></w:trPr><w:tc><w:tcPr><w:tcW w:w="1575" w:type="dxa"/><w:tcBorders><w:bottom w:val="single" w:sz="12" w:space="0" w:color="2A3439"/></w:tcBorders></w:tcPr><w:p><w:pPr><w:pStyle w:val="Tabla8"/><w:keepNext w:val="true"/><w:widowControl/><w:jc w:val="left"/><w:rPr><w:kern w:val="0"/><w:szCs w:val="24"/><w:lang w:val="es-CO" w:eastAsia="en-US" w:bidi="ar-SA"/><w:del w:id="12399" w:author="Unknown Author" w:date="2026-10-30T04:17:53Z"></w:del></w:rPr></w:pPr><w:del w:id="12398" w:author="Unknown Author" w:date="2026-10-30T04:17:53Z"><w:r><w:rPr><w:b/><w:bCs/><w:kern w:val="0"/><w:szCs w:val="24"/><w:lang w:val="es-CO" w:eastAsia="en-US" w:bidi="ar-SA"/></w:rPr><w:delText>TOTAL</w:delText></w:r></w:del></w:p></w:tc><w:tc><w:tcPr><w:tcW w:w="1327" w:type="dxa"/><w:tcBorders><w:bottom w:val="single" w:sz="12" w:space="0" w:color="2A3439"/></w:tcBorders></w:tcPr><w:p><w:pPr><w:pStyle w:val="Tabla8"/><w:keepNext w:val="true"/><w:widowControl/><w:rPr><w:kern w:val="0"/><w:szCs w:val="24"/><w:lang w:val="es-CO" w:eastAsia="en-US" w:bidi="ar-SA"/><w:del w:id="12401" w:author="Unknown Author" w:date="2026-10-30T04:17:53Z"></w:del></w:rPr></w:pPr><w:del w:id="12400" w:author="Unknown Author" w:date="2026-10-30T04:17:53Z"><w:r><w:rPr><w:kern w:val="0"/><w:szCs w:val="24"/><w:lang w:val="es-CO" w:eastAsia="en-US" w:bidi="ar-SA"/></w:rPr></w:r></w:del></w:p></w:tc><w:tc><w:tcPr><w:tcW w:w="1411" w:type="dxa"/><w:tcBorders><w:bottom w:val="single" w:sz="12" w:space="0" w:color="2A3439"/></w:tcBorders></w:tcPr><w:p><w:pPr><w:pStyle w:val="Tabla8"/><w:keepNext w:val="true"/><w:widowControl/><w:rPr><w:kern w:val="0"/><w:szCs w:val="24"/><w:lang w:val="es-CO" w:eastAsia="en-US" w:bidi="ar-SA"/><w:del w:id="12403" w:author="Unknown Author" w:date="2026-10-30T04:17:53Z"></w:del></w:rPr></w:pPr><w:del w:id="12402" w:author="Unknown Author" w:date="2026-10-30T04:17:53Z"><w:r><w:rPr><w:kern w:val="0"/><w:szCs w:val="24"/><w:lang w:val="es-CO" w:eastAsia="en-US" w:bidi="ar-SA"/></w:rPr></w:r></w:del></w:p></w:tc><w:tc><w:tcPr><w:tcW w:w="1743" w:type="dxa"/><w:tcBorders><w:bottom w:val="single" w:sz="12" w:space="0" w:color="2A3439"/></w:tcBorders></w:tcPr><w:p><w:pPr><w:pStyle w:val="Tabla8"/><w:keepNext w:val="true"/><w:widowControl/><w:rPr><w:kern w:val="0"/><w:szCs w:val="24"/><w:lang w:val="es-CO" w:eastAsia="en-US" w:bidi="ar-SA"/><w:del w:id="12405" w:author="Unknown Author" w:date="2026-10-30T04:17:53Z"></w:del></w:rPr></w:pPr><w:del w:id="12404" w:author="Unknown Author" w:date="2026-10-30T04:17:53Z"><w:r><w:rPr><w:kern w:val="0"/><w:szCs w:val="24"/><w:lang w:val="es-CO" w:eastAsia="en-US" w:bidi="ar-SA"/></w:rPr></w:r></w:del></w:p></w:tc><w:tc><w:tcPr><w:tcW w:w="1575" w:type="dxa"/><w:tcBorders><w:bottom w:val="single" w:sz="12" w:space="0" w:color="2A3439"/></w:tcBorders></w:tcPr><w:p><w:pPr><w:pStyle w:val="Tabla8"/><w:keepNext w:val="true"/><w:widowControl/><w:rPr><w:kern w:val="0"/><w:szCs w:val="24"/><w:lang w:val="es-CO" w:eastAsia="en-US" w:bidi="ar-SA"/><w:del w:id="12407" w:author="Unknown Author" w:date="2026-10-30T04:17:53Z"></w:del></w:rPr></w:pPr><w:del w:id="12406" w:author="Unknown Author" w:date="2026-10-30T04:17:53Z"><w:r><w:rPr><w:kern w:val="0"/><w:szCs w:val="24"/><w:lang w:val="es-CO" w:eastAsia="en-US" w:bidi="ar-SA"/></w:rPr></w:r></w:del></w:p></w:tc><w:tc><w:tcPr><w:tcW w:w="912" w:type="dxa"/><w:tcBorders><w:bottom w:val="single" w:sz="12" w:space="0" w:color="2A3439"/></w:tcBorders></w:tcPr><w:p><w:pPr><w:pStyle w:val="Tabla8"/><w:keepNext w:val="true"/><w:widowControl/><w:rPr><w:kern w:val="0"/><w:szCs w:val="24"/><w:lang w:val="es-CO" w:eastAsia="en-US" w:bidi="ar-SA"/><w:del w:id="12409" w:author="Unknown Author" w:date="2026-10-30T04:17:53Z"></w:del></w:rPr></w:pPr><w:del w:id="12408" w:author="Unknown Author" w:date="2026-10-30T04:17:53Z"><w:r><w:rPr><w:kern w:val="0"/><w:szCs w:val="24"/><w:lang w:val="es-CO" w:eastAsia="en-US" w:bidi="ar-SA"/></w:rPr></w:r></w:del></w:p></w:tc><w:tc><w:tcPr><w:tcW w:w="1410" w:type="dxa"/><w:tcBorders><w:bottom w:val="single" w:sz="12" w:space="0" w:color="2A3439"/></w:tcBorders></w:tcPr><w:p><w:pPr><w:pStyle w:val="Tabla8"/><w:keepNext w:val="true"/><w:widowControl/><w:jc w:val="left"/><w:rPr><w:kern w:val="0"/><w:szCs w:val="24"/><w:lang w:val="es-CO" w:eastAsia="en-US" w:bidi="ar-SA"/><w:del w:id="12411" w:author="Unknown Author" w:date="2026-10-30T04:17:53Z"></w:del></w:rPr></w:pPr><w:del w:id="12410" w:author="Unknown Author" w:date="2026-10-30T04:17:53Z"><w:r><w:rPr><w:b/><w:bCs/><w:kern w:val="0"/><w:szCs w:val="24"/><w:lang w:val="es-CO" w:eastAsia="en-US" w:bidi="ar-SA"/></w:rPr><w:delText>$ 268.000.000</w:delText></w:r></w:del></w:p></w:tc></w:tr></w:tbl><w:p><w:pPr><w:pStyle w:val="TablaNota"/><w:rPr></w:rPr></w:pPr><w:r><w:rPr><w:i/><w:iCs/></w:rPr><w:t>Nota.</w:t></w:r><w:r><w:rPr></w:rPr><w:t xml:space="preserve"> Elaboración propia con las líneas del presupuesto de formación y soporte a custodios por tramo (150.000.000 COP), </w:t></w:r><w:ins w:id="12412" w:author="Unknown Author" w:date="2026-10-30T04:17:53Z"><w:r><w:rPr></w:rPr><w:t xml:space="preserve">asesoría jurídica </w:t></w:r></w:ins><w:del w:id="12413" w:author="Unknown Author" w:date="2026-10-30T04:17:53Z"><w:r><w:rPr></w:rPr><w:delText xml:space="preserve">consultoría </w:delText></w:r></w:del><w:r><w:rPr></w:rPr><w:t>en propiedad intelectual y libertad de operación (</w:t></w:r><w:ins w:id="12414" w:author="Unknown Author" w:date="2026-10-30T04:17:53Z"><w:r><w:rPr></w:rPr><w:t>107.100</w:t></w:r></w:ins><w:del w:id="12415" w:author="Unknown Author" w:date="2026-10-30T04:17:53Z"><w:r><w:rPr></w:rPr><w:delText>45.000</w:delText></w:r></w:del><w:r><w:rPr></w:rPr><w:t xml:space="preserve">.000 COP, 150 horas a </w:t></w:r><w:ins w:id="12416" w:author="Unknown Author" w:date="2026-10-30T04:17:53Z"><w:r><w:rPr></w:rPr><w:t>714</w:t></w:r></w:ins><w:del w:id="12417" w:author="Unknown Author" w:date="2026-10-30T04:17:53Z"><w:r><w:rPr></w:rPr><w:delText>300</w:delText></w:r></w:del><w:r><w:rPr></w:rPr><w:t>.000 COP) y registro y asesoría de propiedad intelectual (15.000.000 COP), talleres de evaluación previa (48.000.000 COP) y registro del software y de los datos del modelo predictivo (10.000.000 COP). El reparto dentro de cada línea es una estimación de formulación y la suma de cada línea coincide con el presupuesto. Periodos en meses del proyecto.</w:t></w:r></w:p><w:p><w:pPr><w:pStyle w:val="BodyText"/><w:rPr></w:rPr></w:pPr><w:r><w:rPr></w:rPr><w:t xml:space="preserve">La tabla suma $ </w:t></w:r><w:ins w:id="12418" w:author="Unknown Author" w:date="2026-10-30T04:17:53Z"><w:r><w:rPr></w:rPr><w:t>330.100</w:t></w:r></w:ins><w:del w:id="12419" w:author="Unknown Author" w:date="2026-10-30T04:17:53Z"><w:r><w:rPr></w:rPr><w:delText>268.000</w:delText></w:r></w:del><w:r><w:rPr></w:rPr><w:t>.000, equivalentes a 2,</w:t></w:r><w:ins w:id="12420" w:author="Unknown Author" w:date="2026-10-30T04:17:53Z"><w:r><w:rPr></w:rPr><w:t>13</w:t></w:r></w:ins><w:del w:id="12421" w:author="Unknown Author" w:date="2026-10-30T04:17:53Z"><w:r><w:rPr></w:rPr><w:delText>16</w:delText></w:r></w:del><w:r><w:rPr></w:rPr><w:t xml:space="preserve"> % del valor total del proyecto. La actividad de formación suma 150.000.000 COP y las cuatro de </w:t></w:r><w:ins w:id="12422" w:author="Unknown Author" w:date="2026-10-30T04:17:53Z"><w:r><w:rPr></w:rPr><w:t>asesoría jurídica suman 107.100</w:t></w:r></w:ins><w:del w:id="12423" w:author="Unknown Author" w:date="2026-10-30T04:17:53Z"><w:r><w:rPr></w:rPr><w:delText>consultoría suman 45.000</w:delText></w:r></w:del><w:r><w:rPr></w:rPr><w:t xml:space="preserve">.000 COP. La actividad de registro suma 15.000.000 COP. Los talleres de evaluación previa suman 48.000.000 COP y el registro del software del modelo suma 10.000.000 COP. Las horas de </w:t></w:r><w:ins w:id="12424" w:author="Unknown Author" w:date="2026-10-30T04:17:53Z"><w:r><w:rPr></w:rPr><w:t>asesor</w:t></w:r></w:ins><w:del w:id="12425" w:author="Unknown Author" w:date="2026-10-30T04:17:53Z"><w:r><w:rPr></w:rPr><w:delText>consultor</w:delText></w:r></w:del><w:r><w:rPr></w:rPr><w:t xml:space="preserve">ía se reparten en 60, 40, 30 y 20, con una tarifa de </w:t></w:r><w:ins w:id="12426" w:author="Unknown Author" w:date="2026-10-30T04:17:53Z"><w:r><w:rPr></w:rPr><w:t>714</w:t></w:r></w:ins><w:del w:id="12427" w:author="Unknown Author" w:date="2026-10-30T04:17:53Z"><w:r><w:rPr></w:rPr><w:delText>300</w:delText></w:r></w:del><w:r><w:rPr></w:rPr><w:t>.000 COP por hora. El costo de la formación es de 2.500.000 COP por persona certificada (calculado con 150.000.000 COP y 60 personas). Esa cifra no incluye el tiempo del personal del proyecto.</w:t></w:r></w:p><w:p><w:pPr><w:pStyle w:val="BodyText"/><w:rPr></w:rPr></w:pPr><w:r><w:rPr></w:rPr><w:t>Los indicadores miden el resultado de cada actividad y no la actividad misma. Una persona cuenta como certificada solo si aprueba una prueba práctica de mantenimiento, lectura y operación. Un convenio cuenta solo si incluye partida y personal designado. Un expediente de patente cuenta como clasificado solo si el informe indica si entró, no entró, está en trámite o fue concedido. El reparto de 18, 24 y 18 personas es proporcional a los nodos de cada tramo (30, 40 y 30). Esa distribución es una estimación de formulación y el indicador de producto del proyecto es el total de 60 personas.</w:t></w:r></w:p><w:p><w:pPr><w:pStyle w:val="BodyText"/><w:rPr></w:rPr></w:pPr><w:bookmarkStart w:id="219" w:name="X9c768653d2e6080d16a153ef3ee65972a881feb"/><w:r><w:rPr></w:rPr><w:t>Los periodos respetan el cronograma y las compuertas. La formación y el soporte se ejecutan en la actividad 3.3, entre los meses 17 y 20, y cubren los tres módulos por tramo. Esa actividad sigue a la compuerta C2, que exige convenios de custodia con partida. Los convenios del tramo 3 se firman en ella. Las actas de entrega del mes 24 verifican la formación con la prueba práctica. Los registros ante la DNDA parten de las versiones validadas. La del modelo y el firmware sigue a la compuerta C1. La del gemelo digital y el tablero precede al cierre. La del gemelo predictivo sigue a su validación del mes 22.</w:t></w:r><w:bookmarkEnd w:id="219"/></w:p><w:p><w:pPr><w:pStyle w:val="Heading2"/><w:rPr></w:rPr></w:pPr><w:bookmarkStart w:id="220" w:name="continuidad-del-proceso"/><w:r><w:rPr></w:rPr><w:t>18. 5. CONTINUIDAD DEL PROCESO</w:t></w:r></w:p><w:p><w:pPr><w:pStyle w:val="FirstParagraph"/><w:rPr></w:rPr></w:pPr><w:r><w:rPr></w:rPr><w:t>El Plan prepara la continuidad durante la ejecución y no al cierre. Las entregas de los meses 12, 18 y 24 ya incluyen la custodia con partida, el personal designado y la documentación técnica. Al mes 24 ningún componente queda sin entidad custodia principal ni alterna. Shediac-Rizkallah y Bone (1998) identifican la institucionalización del programa en la organización receptora y la estabilidad de la financiación entre las condiciones de continuidad. El Plan aplica ambas condiciones con convenios que fijan partida en el plan operativo de cada entidad custodia. La Tabla 18.6 asigna a cada componente su entidad custodia principal y alterna, el instrumento y lo que sostiene.</w:t></w:r></w:p><w:p><w:pPr><w:pStyle w:val="TablaRotulo"/><w:rPr></w:rPr></w:pPr><w:bookmarkStart w:id="221" w:name="rot_Tabla_18_6"/><w:r><w:rPr><w:b/><w:bCs/></w:rPr><w:t>Tabla 18.6</w:t></w:r><w:bookmarkEnd w:id="221"/></w:p><w:p><w:pPr><w:pStyle w:val="TablaTitulo"/><w:rPr></w:rPr></w:pPr><w:r><w:rPr><w:i/><w:iCs/></w:rPr><w:t>Continuidad por componente: entidad custodia, instrumento y operación que se sostiene</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741"/><w:gridCol w:w="1991"/><w:gridCol w:w="1991"/><w:gridCol w:w="1992"/><w:gridCol w:w="2239"/></w:tblGrid><w:tr><w:trPr><w:tblHeader w:val="true"/><w:ins w:id="12428" w:author="Unknown Author" w:date="2026-10-30T04:17:53Z"/><w:cantSplit w:val="true"/></w:trPr><w:tc><w:tcPr><w:tcW w:w="174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2430" w:author="Unknown Author" w:date="2026-10-30T04:17:53Z"></w:ins></w:rPr></w:pPr><w:ins w:id="12429" w:author="Unknown Author" w:date="2026-10-30T04:17:53Z"><w:r><w:rPr><w:b/><w:kern w:val="0"/><w:szCs w:val="24"/><w:lang w:val="es-CO" w:eastAsia="en-US" w:bidi="ar-SA"/></w:rPr><w:t>Componente</w:t></w:r></w:ins></w:p></w:tc><w:tc><w:tcPr><w:tcW w:w="199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2432" w:author="Unknown Author" w:date="2026-10-30T04:17:53Z"></w:ins></w:rPr></w:pPr><w:ins w:id="12431" w:author="Unknown Author" w:date="2026-10-30T04:17:53Z"><w:r><w:rPr><w:b/><w:kern w:val="0"/><w:szCs w:val="24"/><w:lang w:val="es-CO" w:eastAsia="en-US" w:bidi="ar-SA"/></w:rPr><w:t>Entidad custodia principal</w:t></w:r></w:ins></w:p></w:tc><w:tc><w:tcPr><w:tcW w:w="199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2434" w:author="Unknown Author" w:date="2026-10-30T04:17:53Z"></w:ins></w:rPr></w:pPr><w:ins w:id="12433" w:author="Unknown Author" w:date="2026-10-30T04:17:53Z"><w:r><w:rPr><w:b/><w:kern w:val="0"/><w:szCs w:val="24"/><w:lang w:val="es-CO" w:eastAsia="en-US" w:bidi="ar-SA"/></w:rPr><w:t>Entidad custodia alterna</w:t></w:r></w:ins></w:p></w:tc><w:tc><w:tcPr><w:tcW w:w="199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2436" w:author="Unknown Author" w:date="2026-10-30T04:17:53Z"></w:ins></w:rPr></w:pPr><w:ins w:id="12435" w:author="Unknown Author" w:date="2026-10-30T04:17:53Z"><w:r><w:rPr><w:b/><w:kern w:val="0"/><w:szCs w:val="24"/><w:lang w:val="es-CO" w:eastAsia="en-US" w:bidi="ar-SA"/></w:rPr><w:t>Instrumento</w:t></w:r></w:ins></w:p></w:tc><w:tc><w:tcPr><w:tcW w:w="223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2438" w:author="Unknown Author" w:date="2026-10-30T04:17:53Z"></w:ins></w:rPr></w:pPr><w:ins w:id="12437" w:author="Unknown Author" w:date="2026-10-30T04:17:53Z"><w:r><w:rPr><w:b/><w:kern w:val="0"/><w:szCs w:val="24"/><w:lang w:val="es-CO" w:eastAsia="en-US" w:bidi="ar-SA"/></w:rPr><w:t>Operación que se sostiene</w:t></w:r></w:ins></w:p></w:tc></w:tr><w:tr><w:trPr><w:ins w:id="12439" w:author="Unknown Author" w:date="2026-10-30T04:17:53Z"/><w:cantSplit w:val="true"/></w:trPr><w:tc><w:tcPr><w:tcW w:w="1741" w:type="dxa"/><w:tcBorders></w:tcBorders></w:tcPr><w:p><w:pPr><w:pStyle w:val="Tabla9"/><w:widowControl/><w:jc w:val="left"/><w:rPr><w:kern w:val="0"/><w:szCs w:val="24"/><w:lang w:val="es-CO" w:eastAsia="en-US" w:bidi="ar-SA"/><w:ins w:id="12441" w:author="Unknown Author" w:date="2026-10-30T04:17:53Z"></w:ins></w:rPr></w:pPr><w:ins w:id="12440" w:author="Unknown Author" w:date="2026-10-30T04:17:53Z"><w:r><w:rPr><w:kern w:val="0"/><w:szCs w:val="24"/><w:lang w:val="es-CO" w:eastAsia="en-US" w:bidi="ar-SA"/></w:rPr><w:t>Gobernanza y acuerdos</w:t></w:r></w:ins></w:p></w:tc><w:tc><w:tcPr><w:tcW w:w="1991" w:type="dxa"/><w:tcBorders></w:tcBorders></w:tcPr><w:p><w:pPr><w:pStyle w:val="Tabla9"/><w:widowControl/><w:jc w:val="left"/><w:rPr><w:kern w:val="0"/><w:szCs w:val="24"/><w:lang w:val="es-CO" w:eastAsia="en-US" w:bidi="ar-SA"/><w:ins w:id="12443" w:author="Unknown Author" w:date="2026-10-30T04:17:53Z"></w:ins></w:rPr></w:pPr><w:ins w:id="12442" w:author="Unknown Author" w:date="2026-10-30T04:17:53Z"><w:r><w:rPr><w:kern w:val="0"/><w:szCs w:val="24"/><w:lang w:val="es-CO" w:eastAsia="en-US" w:bidi="ar-SA"/></w:rPr><w:t>Comité directivo de la alianza</w:t></w:r></w:ins></w:p></w:tc><w:tc><w:tcPr><w:tcW w:w="1991" w:type="dxa"/><w:tcBorders></w:tcBorders></w:tcPr><w:p><w:pPr><w:pStyle w:val="Tabla9"/><w:widowControl/><w:jc w:val="left"/><w:rPr><w:kern w:val="0"/><w:szCs w:val="24"/><w:lang w:val="es-CO" w:eastAsia="en-US" w:bidi="ar-SA"/><w:ins w:id="12445" w:author="Unknown Author" w:date="2026-10-30T04:17:53Z"></w:ins></w:rPr></w:pPr><w:ins w:id="12444" w:author="Unknown Author" w:date="2026-10-30T04:17:53Z"><w:r><w:rPr><w:kern w:val="0"/><w:szCs w:val="24"/><w:lang w:val="es-CO" w:eastAsia="en-US" w:bidi="ar-SA"/></w:rPr><w:t>Universidad Santo Tomás</w:t></w:r></w:ins></w:p></w:tc><w:tc><w:tcPr><w:tcW w:w="1992" w:type="dxa"/><w:tcBorders></w:tcBorders></w:tcPr><w:p><w:pPr><w:pStyle w:val="Tabla9"/><w:widowControl/><w:jc w:val="left"/><w:rPr><w:kern w:val="0"/><w:szCs w:val="24"/><w:lang w:val="es-CO" w:eastAsia="en-US" w:bidi="ar-SA"/><w:ins w:id="12447" w:author="Unknown Author" w:date="2026-10-30T04:17:53Z"></w:ins></w:rPr></w:pPr><w:ins w:id="12446" w:author="Unknown Author" w:date="2026-10-30T04:17:53Z"><w:r><w:rPr><w:kern w:val="0"/><w:szCs w:val="24"/><w:lang w:val="es-CO" w:eastAsia="en-US" w:bidi="ar-SA"/></w:rPr><w:t>Acuerdo marco y acta de constitución del órgano de gobierno</w:t></w:r></w:ins></w:p></w:tc><w:tc><w:tcPr><w:tcW w:w="2239" w:type="dxa"/><w:tcBorders></w:tcBorders></w:tcPr><w:p><w:pPr><w:pStyle w:val="Tabla9"/><w:widowControl/><w:jc w:val="left"/><w:rPr><w:kern w:val="0"/><w:szCs w:val="24"/><w:lang w:val="es-CO" w:eastAsia="en-US" w:bidi="ar-SA"/><w:ins w:id="12449" w:author="Unknown Author" w:date="2026-10-30T04:17:53Z"></w:ins></w:rPr></w:pPr><w:ins w:id="12448" w:author="Unknown Author" w:date="2026-10-30T04:17:53Z"><w:r><w:rPr><w:kern w:val="0"/><w:szCs w:val="24"/><w:lang w:val="es-CO" w:eastAsia="en-US" w:bidi="ar-SA"/></w:rPr><w:t>Cláusula de apertura, acuerdo de titularidad y seguimiento de la continuidad</w:t></w:r></w:ins></w:p></w:tc></w:tr><w:tr><w:trPr><w:ins w:id="12450" w:author="Unknown Author" w:date="2026-10-30T04:17:53Z"/><w:cantSplit w:val="true"/></w:trPr><w:tc><w:tcPr><w:tcW w:w="1741" w:type="dxa"/><w:tcBorders></w:tcBorders><w:shd w:color="auto" w:fill="F7F7F7" w:val="clear"/></w:tcPr><w:p><w:pPr><w:pStyle w:val="Tabla9"/><w:widowControl/><w:jc w:val="left"/><w:rPr><w:kern w:val="0"/><w:szCs w:val="24"/><w:lang w:val="es-CO" w:eastAsia="en-US" w:bidi="ar-SA"/><w:ins w:id="12452" w:author="Unknown Author" w:date="2026-10-30T04:17:53Z"></w:ins></w:rPr></w:pPr><w:ins w:id="12451" w:author="Unknown Author" w:date="2026-10-30T04:17:53Z"><w:r><w:rPr><w:kern w:val="0"/><w:szCs w:val="24"/><w:lang w:val="es-CO" w:eastAsia="en-US" w:bidi="ar-SA"/></w:rPr><w:t>Protocolo de calibración y series de datos</w:t></w:r></w:ins></w:p></w:tc><w:tc><w:tcPr><w:tcW w:w="1991" w:type="dxa"/><w:tcBorders></w:tcBorders><w:shd w:color="auto" w:fill="F7F7F7" w:val="clear"/></w:tcPr><w:p><w:pPr><w:pStyle w:val="Tabla9"/><w:widowControl/><w:jc w:val="left"/><w:rPr><w:kern w:val="0"/><w:szCs w:val="24"/><w:lang w:val="es-CO" w:eastAsia="en-US" w:bidi="ar-SA"/><w:ins w:id="12454" w:author="Unknown Author" w:date="2026-10-30T04:17:53Z"></w:ins></w:rPr></w:pPr><w:ins w:id="12453" w:author="Unknown Author" w:date="2026-10-30T04:17:53Z"><w:r><w:rPr><w:kern w:val="0"/><w:szCs w:val="24"/><w:lang w:val="es-CO" w:eastAsia="en-US" w:bidi="ar-SA"/></w:rPr><w:t>Universidad Santo Tomás (protocolo y repositorio de datos)</w:t></w:r></w:ins></w:p></w:tc><w:tc><w:tcPr><w:tcW w:w="1991" w:type="dxa"/><w:tcBorders></w:tcBorders><w:shd w:color="auto" w:fill="F7F7F7" w:val="clear"/></w:tcPr><w:p><w:pPr><w:pStyle w:val="Tabla9"/><w:widowControl/><w:jc w:val="left"/><w:rPr><w:kern w:val="0"/><w:szCs w:val="24"/><w:lang w:val="es-CO" w:eastAsia="en-US" w:bidi="ar-SA"/><w:ins w:id="12456" w:author="Unknown Author" w:date="2026-10-30T04:17:53Z"></w:ins></w:rPr></w:pPr><w:ins w:id="12455" w:author="Unknown Author" w:date="2026-10-30T04:17:53Z"><w:r><w:rPr><w:kern w:val="0"/><w:szCs w:val="24"/><w:lang w:val="es-CO" w:eastAsia="en-US" w:bidi="ar-SA"/></w:rPr><w:t>Autoridad ambiental regional (candidata)</w:t></w:r></w:ins></w:p></w:tc><w:tc><w:tcPr><w:tcW w:w="1992" w:type="dxa"/><w:tcBorders></w:tcBorders><w:shd w:color="auto" w:fill="F7F7F7" w:val="clear"/></w:tcPr><w:p><w:pPr><w:pStyle w:val="Tabla9"/><w:widowControl/><w:jc w:val="left"/><w:rPr><w:kern w:val="0"/><w:szCs w:val="24"/><w:lang w:val="es-CO" w:eastAsia="en-US" w:bidi="ar-SA"/><w:ins w:id="12458" w:author="Unknown Author" w:date="2026-10-30T04:17:53Z"></w:ins></w:rPr></w:pPr><w:ins w:id="12457" w:author="Unknown Author" w:date="2026-10-30T04:17:53Z"><w:r><w:rPr><w:kern w:val="0"/><w:szCs w:val="24"/><w:lang w:val="es-CO" w:eastAsia="en-US" w:bidi="ar-SA"/></w:rPr><w:t>Convenio de custodia y publicación abierta</w:t></w:r></w:ins></w:p></w:tc><w:tc><w:tcPr><w:tcW w:w="2239" w:type="dxa"/><w:tcBorders></w:tcBorders><w:shd w:color="auto" w:fill="F7F7F7" w:val="clear"/></w:tcPr><w:p><w:pPr><w:pStyle w:val="Tabla9"/><w:widowControl/><w:jc w:val="left"/><w:rPr><w:kern w:val="0"/><w:szCs w:val="24"/><w:lang w:val="es-CO" w:eastAsia="en-US" w:bidi="ar-SA"/><w:ins w:id="12460" w:author="Unknown Author" w:date="2026-10-30T04:17:53Z"></w:ins></w:rPr></w:pPr><w:ins w:id="12459" w:author="Unknown Author" w:date="2026-10-30T04:17:53Z"><w:r><w:rPr><w:kern w:val="0"/><w:szCs w:val="24"/><w:lang w:val="es-CO" w:eastAsia="en-US" w:bidi="ar-SA"/></w:rPr><w:t>Rotaciones de colocalización con la referencia y conservación de las series</w:t></w:r></w:ins></w:p></w:tc></w:tr><w:tr><w:trPr><w:ins w:id="12461" w:author="Unknown Author" w:date="2026-10-30T04:17:53Z"/><w:cantSplit w:val="true"/></w:trPr><w:tc><w:tcPr><w:tcW w:w="1741" w:type="dxa"/><w:tcBorders></w:tcBorders></w:tcPr><w:p><w:pPr><w:pStyle w:val="Tabla9"/><w:widowControl/><w:jc w:val="left"/><w:rPr><w:kern w:val="0"/><w:szCs w:val="24"/><w:lang w:val="es-CO" w:eastAsia="en-US" w:bidi="ar-SA"/><w:ins w:id="12463" w:author="Unknown Author" w:date="2026-10-30T04:17:53Z"></w:ins></w:rPr></w:pPr><w:ins w:id="12462" w:author="Unknown Author" w:date="2026-10-30T04:17:53Z"><w:r><w:rPr><w:kern w:val="0"/><w:szCs w:val="24"/><w:lang w:val="es-CO" w:eastAsia="en-US" w:bidi="ar-SA"/></w:rPr><w:t>Nodos adicionales y repuestos</w:t></w:r></w:ins></w:p></w:tc><w:tc><w:tcPr><w:tcW w:w="1991" w:type="dxa"/><w:tcBorders></w:tcBorders></w:tcPr><w:p><w:pPr><w:pStyle w:val="Tabla9"/><w:widowControl/><w:jc w:val="left"/><w:rPr><w:kern w:val="0"/><w:szCs w:val="24"/><w:lang w:val="es-CO" w:eastAsia="en-US" w:bidi="ar-SA"/><w:ins w:id="12465" w:author="Unknown Author" w:date="2026-10-30T04:17:53Z"></w:ins></w:rPr></w:pPr><w:ins w:id="12464" w:author="Unknown Author" w:date="2026-10-30T04:17:53Z"><w:r><w:rPr><w:kern w:val="0"/><w:szCs w:val="24"/><w:lang w:val="es-CO" w:eastAsia="en-US" w:bidi="ar-SA"/></w:rPr><w:t>Universidad Santo Tomás</w:t></w:r></w:ins></w:p></w:tc><w:tc><w:tcPr><w:tcW w:w="1991" w:type="dxa"/><w:tcBorders></w:tcBorders></w:tcPr><w:p><w:pPr><w:pStyle w:val="Tabla9"/><w:widowControl/><w:jc w:val="left"/><w:rPr><w:kern w:val="0"/><w:szCs w:val="24"/><w:lang w:val="es-CO" w:eastAsia="en-US" w:bidi="ar-SA"/><w:ins w:id="12467" w:author="Unknown Author" w:date="2026-10-30T04:17:53Z"></w:ins></w:rPr></w:pPr><w:ins w:id="12466" w:author="Unknown Author" w:date="2026-10-30T04:17:53Z"><w:r><w:rPr><w:kern w:val="0"/><w:szCs w:val="24"/><w:lang w:val="es-CO" w:eastAsia="en-US" w:bidi="ar-SA"/></w:rPr><w:t>Municipios de Manizales y de Calarcá (custodia local)</w:t></w:r></w:ins></w:p></w:tc><w:tc><w:tcPr><w:tcW w:w="1992" w:type="dxa"/><w:tcBorders></w:tcBorders></w:tcPr><w:p><w:pPr><w:pStyle w:val="Tabla9"/><w:widowControl/><w:jc w:val="left"/><w:rPr><w:kern w:val="0"/><w:szCs w:val="24"/><w:lang w:val="es-CO" w:eastAsia="en-US" w:bidi="ar-SA"/><w:ins w:id="12469" w:author="Unknown Author" w:date="2026-10-30T04:17:53Z"></w:ins></w:rPr></w:pPr><w:ins w:id="12468" w:author="Unknown Author" w:date="2026-10-30T04:17:53Z"><w:r><w:rPr><w:kern w:val="0"/><w:szCs w:val="24"/><w:lang w:val="es-CO" w:eastAsia="en-US" w:bidi="ar-SA"/></w:rPr><w:t>Convenio de custodia con licencia de uso</w:t></w:r></w:ins></w:p></w:tc><w:tc><w:tcPr><w:tcW w:w="2239" w:type="dxa"/><w:tcBorders></w:tcBorders></w:tcPr><w:p><w:pPr><w:pStyle w:val="Tabla9"/><w:widowControl/><w:jc w:val="left"/><w:rPr><w:kern w:val="0"/><w:szCs w:val="24"/><w:lang w:val="es-CO" w:eastAsia="en-US" w:bidi="ar-SA"/><w:ins w:id="12471" w:author="Unknown Author" w:date="2026-10-30T04:17:53Z"></w:ins></w:rPr></w:pPr><w:ins w:id="12470" w:author="Unknown Author" w:date="2026-10-30T04:17:53Z"><w:r><w:rPr><w:kern w:val="0"/><w:szCs w:val="24"/><w:lang w:val="es-CO" w:eastAsia="en-US" w:bidi="ar-SA"/></w:rPr><w:t>Mantenimiento, reposición de cabezales y baterías, y reserva de 20 nodos y un gateway</w:t></w:r></w:ins></w:p></w:tc></w:tr><w:tr><w:trPr><w:ins w:id="12472" w:author="Unknown Author" w:date="2026-10-30T04:17:53Z"/><w:cantSplit w:val="true"/></w:trPr><w:tc><w:tcPr><w:tcW w:w="1741" w:type="dxa"/><w:tcBorders></w:tcBorders><w:shd w:color="auto" w:fill="F7F7F7" w:val="clear"/></w:tcPr><w:p><w:pPr><w:pStyle w:val="Tabla9"/><w:widowControl/><w:jc w:val="left"/><w:rPr><w:kern w:val="0"/><w:szCs w:val="24"/><w:lang w:val="es-CO" w:eastAsia="en-US" w:bidi="ar-SA"/><w:ins w:id="12474" w:author="Unknown Author" w:date="2026-10-30T04:17:53Z"></w:ins></w:rPr></w:pPr><w:ins w:id="12473" w:author="Unknown Author" w:date="2026-10-30T04:17:53Z"><w:r><w:rPr><w:kern w:val="0"/><w:szCs w:val="24"/><w:lang w:val="es-CO" w:eastAsia="en-US" w:bidi="ar-SA"/></w:rPr><w:t>Tablero y alertas</w:t></w:r></w:ins></w:p></w:tc><w:tc><w:tcPr><w:tcW w:w="1991" w:type="dxa"/><w:tcBorders></w:tcBorders><w:shd w:color="auto" w:fill="F7F7F7" w:val="clear"/></w:tcPr><w:p><w:pPr><w:pStyle w:val="Tabla9"/><w:widowControl/><w:jc w:val="left"/><w:rPr><w:kern w:val="0"/><w:szCs w:val="24"/><w:lang w:val="es-CO" w:eastAsia="en-US" w:bidi="ar-SA"/><w:ins w:id="12476" w:author="Unknown Author" w:date="2026-10-30T04:17:53Z"></w:ins></w:rPr></w:pPr><w:ins w:id="12475" w:author="Unknown Author" w:date="2026-10-30T04:17:53Z"><w:r><w:rPr><w:kern w:val="0"/><w:szCs w:val="24"/><w:lang w:val="es-CO" w:eastAsia="en-US" w:bidi="ar-SA"/></w:rPr><w:t>Municipios de Manizales y de Calarcá y entidades territoriales de los consejos</w:t></w:r></w:ins></w:p></w:tc><w:tc><w:tcPr><w:tcW w:w="1991" w:type="dxa"/><w:tcBorders></w:tcBorders><w:shd w:color="auto" w:fill="F7F7F7" w:val="clear"/></w:tcPr><w:p><w:pPr><w:pStyle w:val="Tabla9"/><w:widowControl/><w:jc w:val="left"/><w:rPr><w:kern w:val="0"/><w:szCs w:val="24"/><w:lang w:val="es-CO" w:eastAsia="en-US" w:bidi="ar-SA"/><w:ins w:id="12478" w:author="Unknown Author" w:date="2026-10-30T04:17:53Z"></w:ins></w:rPr></w:pPr><w:ins w:id="12477" w:author="Unknown Author" w:date="2026-10-30T04:17:53Z"><w:r><w:rPr><w:kern w:val="0"/><w:szCs w:val="24"/><w:lang w:val="es-CO" w:eastAsia="en-US" w:bidi="ar-SA"/></w:rPr><w:t>Universidad Santo Tomás</w:t></w:r></w:ins></w:p></w:tc><w:tc><w:tcPr><w:tcW w:w="1992" w:type="dxa"/><w:tcBorders></w:tcBorders><w:shd w:color="auto" w:fill="F7F7F7" w:val="clear"/></w:tcPr><w:p><w:pPr><w:pStyle w:val="Tabla9"/><w:widowControl/><w:jc w:val="left"/><w:rPr><w:kern w:val="0"/><w:szCs w:val="24"/><w:lang w:val="es-CO" w:eastAsia="en-US" w:bidi="ar-SA"/><w:ins w:id="12480" w:author="Unknown Author" w:date="2026-10-30T04:17:53Z"></w:ins></w:rPr></w:pPr><w:ins w:id="12479" w:author="Unknown Author" w:date="2026-10-30T04:17:53Z"><w:r><w:rPr><w:kern w:val="0"/><w:szCs w:val="24"/><w:lang w:val="es-CO" w:eastAsia="en-US" w:bidi="ar-SA"/></w:rPr><w:t>Convenio de uso y de competencia</w:t></w:r></w:ins></w:p></w:tc><w:tc><w:tcPr><w:tcW w:w="2239" w:type="dxa"/><w:tcBorders></w:tcBorders><w:shd w:color="auto" w:fill="F7F7F7" w:val="clear"/></w:tcPr><w:p><w:pPr><w:pStyle w:val="Tabla9"/><w:widowControl/><w:jc w:val="left"/><w:rPr><w:kern w:val="0"/><w:szCs w:val="24"/><w:lang w:val="es-CO" w:eastAsia="en-US" w:bidi="ar-SA"/><w:ins w:id="12482" w:author="Unknown Author" w:date="2026-10-30T04:17:53Z"></w:ins></w:rPr></w:pPr><w:ins w:id="12481" w:author="Unknown Author" w:date="2026-10-30T04:17:53Z"><w:r><w:rPr><w:kern w:val="0"/><w:szCs w:val="24"/><w:lang w:val="es-CO" w:eastAsia="en-US" w:bidi="ar-SA"/></w:rPr><w:t>Revisión de umbrales con el consejo y servicio de alertas</w:t></w:r></w:ins></w:p></w:tc></w:tr><w:tr><w:trPr><w:ins w:id="12483" w:author="Unknown Author" w:date="2026-10-30T04:17:53Z"/><w:cantSplit w:val="true"/></w:trPr><w:tc><w:tcPr><w:tcW w:w="1741" w:type="dxa"/><w:tcBorders></w:tcBorders></w:tcPr><w:p><w:pPr><w:pStyle w:val="Tabla9"/><w:widowControl/><w:jc w:val="left"/><w:rPr><w:kern w:val="0"/><w:szCs w:val="24"/><w:lang w:val="es-CO" w:eastAsia="en-US" w:bidi="ar-SA"/><w:ins w:id="12485" w:author="Unknown Author" w:date="2026-10-30T04:17:53Z"></w:ins></w:rPr></w:pPr><w:ins w:id="12484" w:author="Unknown Author" w:date="2026-10-30T04:17:53Z"><w:r><w:rPr><w:kern w:val="0"/><w:szCs w:val="24"/><w:lang w:val="es-CO" w:eastAsia="en-US" w:bidi="ar-SA"/></w:rPr><w:t>Gemelo digital y operación</w:t></w:r></w:ins></w:p></w:tc><w:tc><w:tcPr><w:tcW w:w="1991" w:type="dxa"/><w:tcBorders></w:tcBorders></w:tcPr><w:p><w:pPr><w:pStyle w:val="Tabla9"/><w:widowControl/><w:jc w:val="left"/><w:rPr><w:kern w:val="0"/><w:szCs w:val="24"/><w:lang w:val="es-CO" w:eastAsia="en-US" w:bidi="ar-SA"/><w:ins w:id="12487" w:author="Unknown Author" w:date="2026-10-30T04:17:53Z"></w:ins></w:rPr></w:pPr><w:ins w:id="12486" w:author="Unknown Author" w:date="2026-10-30T04:17:53Z"><w:r><w:rPr><w:kern w:val="0"/><w:szCs w:val="24"/><w:lang w:val="es-CO" w:eastAsia="en-US" w:bidi="ar-SA"/></w:rPr><w:t>Universidad Santo Tomás (plataforma, modelo y datos)</w:t></w:r></w:ins></w:p></w:tc><w:tc><w:tcPr><w:tcW w:w="1991" w:type="dxa"/><w:tcBorders></w:tcBorders></w:tcPr><w:p><w:pPr><w:pStyle w:val="Tabla9"/><w:widowControl/><w:jc w:val="left"/><w:rPr><w:kern w:val="0"/><w:szCs w:val="24"/><w:lang w:val="es-CO" w:eastAsia="en-US" w:bidi="ar-SA"/><w:ins w:id="12489" w:author="Unknown Author" w:date="2026-10-30T04:17:53Z"></w:ins></w:rPr></w:pPr><w:ins w:id="12488" w:author="Unknown Author" w:date="2026-10-30T04:17:53Z"><w:r><w:rPr><w:kern w:val="0"/><w:szCs w:val="24"/><w:lang w:val="es-CO" w:eastAsia="en-US" w:bidi="ar-SA"/></w:rPr><w:t>Avanciencia (licencia y transferencia a un nuevo operador)</w:t></w:r></w:ins></w:p></w:tc><w:tc><w:tcPr><w:tcW w:w="1992" w:type="dxa"/><w:tcBorders></w:tcBorders></w:tcPr><w:p><w:pPr><w:pStyle w:val="Tabla9"/><w:widowControl/><w:jc w:val="left"/><w:rPr><w:kern w:val="0"/><w:szCs w:val="24"/><w:lang w:val="es-CO" w:eastAsia="en-US" w:bidi="ar-SA"/><w:ins w:id="12491" w:author="Unknown Author" w:date="2026-10-30T04:17:53Z"></w:ins></w:rPr></w:pPr><w:ins w:id="12490" w:author="Unknown Author" w:date="2026-10-30T04:17:53Z"><w:r><w:rPr><w:kern w:val="0"/><w:szCs w:val="24"/><w:lang w:val="es-CO" w:eastAsia="en-US" w:bidi="ar-SA"/></w:rPr><w:t>Convenio de operación y licencia</w:t></w:r></w:ins></w:p></w:tc><w:tc><w:tcPr><w:tcW w:w="2239" w:type="dxa"/><w:tcBorders></w:tcBorders></w:tcPr><w:p><w:pPr><w:pStyle w:val="Tabla9"/><w:widowControl/><w:jc w:val="left"/><w:rPr><w:kern w:val="0"/><w:szCs w:val="24"/><w:lang w:val="es-CO" w:eastAsia="en-US" w:bidi="ar-SA"/><w:ins w:id="12493" w:author="Unknown Author" w:date="2026-10-30T04:17:53Z"></w:ins></w:rPr></w:pPr><w:ins w:id="12492" w:author="Unknown Author" w:date="2026-10-30T04:17:53Z"><w:r><w:rPr><w:kern w:val="0"/><w:szCs w:val="24"/><w:lang w:val="es-CO" w:eastAsia="en-US" w:bidi="ar-SA"/></w:rPr><w:t>Nube, copias de respaldo y registro de versiones del modelo</w:t></w:r></w:ins></w:p></w:tc></w:tr><w:tr><w:trPr><w:ins w:id="12494" w:author="Unknown Author" w:date="2026-10-30T04:17:53Z"/><w:cantSplit w:val="true"/></w:trPr><w:tc><w:tcPr><w:tcW w:w="1741" w:type="dxa"/><w:tcBorders><w:bottom w:val="single" w:sz="12" w:space="0" w:color="2A3439"/></w:tcBorders><w:shd w:color="auto" w:fill="F7F7F7" w:val="clear"/></w:tcPr><w:p><w:pPr><w:pStyle w:val="Tabla9"/><w:keepNext w:val="true"/><w:widowControl/><w:jc w:val="left"/><w:rPr><w:kern w:val="0"/><w:szCs w:val="24"/><w:lang w:val="es-CO" w:eastAsia="en-US" w:bidi="ar-SA"/><w:ins w:id="12496" w:author="Unknown Author" w:date="2026-10-30T04:17:53Z"></w:ins></w:rPr></w:pPr><w:ins w:id="12495" w:author="Unknown Author" w:date="2026-10-30T04:17:53Z"><w:r><w:rPr><w:kern w:val="0"/><w:szCs w:val="24"/><w:lang w:val="es-CO" w:eastAsia="en-US" w:bidi="ar-SA"/></w:rPr><w:t>Laboratorio de modelación</w:t></w:r></w:ins></w:p></w:tc><w:tc><w:tcPr><w:tcW w:w="1991" w:type="dxa"/><w:tcBorders><w:bottom w:val="single" w:sz="12" w:space="0" w:color="2A3439"/></w:tcBorders><w:shd w:color="auto" w:fill="F7F7F7" w:val="clear"/></w:tcPr><w:p><w:pPr><w:pStyle w:val="Tabla9"/><w:keepNext w:val="true"/><w:widowControl/><w:jc w:val="left"/><w:rPr><w:kern w:val="0"/><w:szCs w:val="24"/><w:lang w:val="es-CO" w:eastAsia="en-US" w:bidi="ar-SA"/><w:ins w:id="12498" w:author="Unknown Author" w:date="2026-10-30T04:17:53Z"></w:ins></w:rPr></w:pPr><w:ins w:id="12497" w:author="Unknown Author" w:date="2026-10-30T04:17:53Z"><w:r><w:rPr><w:kern w:val="0"/><w:szCs w:val="24"/><w:lang w:val="es-CO" w:eastAsia="en-US" w:bidi="ar-SA"/></w:rPr><w:t>Universidad Santo Tomás</w:t></w:r></w:ins></w:p></w:tc><w:tc><w:tcPr><w:tcW w:w="1991" w:type="dxa"/><w:tcBorders><w:bottom w:val="single" w:sz="12" w:space="0" w:color="2A3439"/></w:tcBorders><w:shd w:color="auto" w:fill="F7F7F7" w:val="clear"/></w:tcPr><w:p><w:pPr><w:pStyle w:val="Tabla9"/><w:keepNext w:val="true"/><w:widowControl/><w:jc w:val="left"/><w:rPr><w:kern w:val="0"/><w:szCs w:val="24"/><w:lang w:val="es-CO" w:eastAsia="en-US" w:bidi="ar-SA"/><w:ins w:id="12500" w:author="Unknown Author" w:date="2026-10-30T04:17:53Z"></w:ins></w:rPr></w:pPr><w:ins w:id="12499" w:author="Unknown Author" w:date="2026-10-30T04:17:53Z"><w:r><w:rPr><w:kern w:val="0"/><w:szCs w:val="24"/><w:lang w:val="es-CO" w:eastAsia="en-US" w:bidi="ar-SA"/></w:rPr><w:t>Municipio donde opera la sede del laboratorio</w:t></w:r></w:ins></w:p></w:tc><w:tc><w:tcPr><w:tcW w:w="1992" w:type="dxa"/><w:tcBorders><w:bottom w:val="single" w:sz="12" w:space="0" w:color="2A3439"/></w:tcBorders><w:shd w:color="auto" w:fill="F7F7F7" w:val="clear"/></w:tcPr><w:p><w:pPr><w:pStyle w:val="Tabla9"/><w:keepNext w:val="true"/><w:widowControl/><w:jc w:val="left"/><w:rPr><w:kern w:val="0"/><w:szCs w:val="24"/><w:lang w:val="es-CO" w:eastAsia="en-US" w:bidi="ar-SA"/><w:ins w:id="12502" w:author="Unknown Author" w:date="2026-10-30T04:17:53Z"></w:ins></w:rPr></w:pPr><w:ins w:id="12501" w:author="Unknown Author" w:date="2026-10-30T04:17:53Z"><w:r><w:rPr><w:kern w:val="0"/><w:szCs w:val="24"/><w:lang w:val="es-CO" w:eastAsia="en-US" w:bidi="ar-SA"/></w:rPr><w:t>Compromiso de sostenimiento y convenio de uso con las entidades territoriales</w:t></w:r></w:ins></w:p></w:tc><w:tc><w:tcPr><w:tcW w:w="2239" w:type="dxa"/><w:tcBorders><w:bottom w:val="single" w:sz="12" w:space="0" w:color="2A3439"/></w:tcBorders><w:shd w:color="auto" w:fill="F7F7F7" w:val="clear"/></w:tcPr><w:p><w:pPr><w:pStyle w:val="Tabla9"/><w:keepNext w:val="true"/><w:widowControl/><w:jc w:val="left"/><w:rPr><w:kern w:val="0"/><w:szCs w:val="24"/><w:lang w:val="es-CO" w:eastAsia="en-US" w:bidi="ar-SA"/><w:ins w:id="12504" w:author="Unknown Author" w:date="2026-10-30T04:17:53Z"></w:ins></w:rPr></w:pPr><w:ins w:id="12503" w:author="Unknown Author" w:date="2026-10-30T04:17:53Z"><w:r><w:rPr><w:kern w:val="0"/><w:szCs w:val="24"/><w:lang w:val="es-CO" w:eastAsia="en-US" w:bidi="ar-SA"/></w:rPr><w:t>Servidor, modelo calibrado, licencias y evaluaciones previas por solicitud</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741"/><w:gridCol w:w="2075"/><w:gridCol w:w="1742"/><w:gridCol w:w="2073"/><w:gridCol w:w="2323"/></w:tblGrid><w:tr><w:trPr><w:tblHeader w:val="true"/><w:del w:id="12505" w:author="Unknown Author" w:date="2026-10-30T04:17:53Z"/><w:cantSplit w:val="true"/></w:trPr><w:tc><w:tcPr><w:tcW w:w="174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2507" w:author="Unknown Author" w:date="2026-10-30T04:17:53Z"></w:del></w:rPr></w:pPr><w:del w:id="12506" w:author="Unknown Author" w:date="2026-10-30T04:17:53Z"><w:r><w:rPr><w:b/><w:kern w:val="0"/><w:szCs w:val="24"/><w:lang w:val="es-CO" w:eastAsia="en-US" w:bidi="ar-SA"/></w:rPr><w:delText>Componente</w:delText></w:r></w:del></w:p></w:tc><w:tc><w:tcPr><w:tcW w:w="207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2509" w:author="Unknown Author" w:date="2026-10-30T04:17:53Z"></w:del></w:rPr></w:pPr><w:del w:id="12508" w:author="Unknown Author" w:date="2026-10-30T04:17:53Z"><w:r><w:rPr><w:b/><w:kern w:val="0"/><w:szCs w:val="24"/><w:lang w:val="es-CO" w:eastAsia="en-US" w:bidi="ar-SA"/></w:rPr><w:delText>Entidad custodia principal</w:delText></w:r></w:del></w:p></w:tc><w:tc><w:tcPr><w:tcW w:w="174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2511" w:author="Unknown Author" w:date="2026-10-30T04:17:53Z"></w:del></w:rPr></w:pPr><w:del w:id="12510" w:author="Unknown Author" w:date="2026-10-30T04:17:53Z"><w:r><w:rPr><w:b/><w:kern w:val="0"/><w:szCs w:val="24"/><w:lang w:val="es-CO" w:eastAsia="en-US" w:bidi="ar-SA"/></w:rPr><w:delText>Entidad custodia alterna</w:delText></w:r></w:del></w:p></w:tc><w:tc><w:tcPr><w:tcW w:w="207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2513" w:author="Unknown Author" w:date="2026-10-30T04:17:53Z"></w:del></w:rPr></w:pPr><w:del w:id="12512" w:author="Unknown Author" w:date="2026-10-30T04:17:53Z"><w:r><w:rPr><w:b/><w:kern w:val="0"/><w:szCs w:val="24"/><w:lang w:val="es-CO" w:eastAsia="en-US" w:bidi="ar-SA"/></w:rPr><w:delText>Instrumento</w:delText></w:r></w:del></w:p></w:tc><w:tc><w:tcPr><w:tcW w:w="232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2515" w:author="Unknown Author" w:date="2026-10-30T04:17:53Z"></w:del></w:rPr></w:pPr><w:del w:id="12514" w:author="Unknown Author" w:date="2026-10-30T04:17:53Z"><w:r><w:rPr><w:b/><w:kern w:val="0"/><w:szCs w:val="24"/><w:lang w:val="es-CO" w:eastAsia="en-US" w:bidi="ar-SA"/></w:rPr><w:delText>Operación que se sostiene</w:delText></w:r></w:del></w:p></w:tc></w:tr><w:tr><w:trPr><w:del w:id="12516" w:author="Unknown Author" w:date="2026-10-30T04:17:53Z"/><w:cantSplit w:val="true"/></w:trPr><w:tc><w:tcPr><w:tcW w:w="1741" w:type="dxa"/><w:tcBorders></w:tcBorders></w:tcPr><w:p><w:pPr><w:pStyle w:val="Tabla9"/><w:widowControl/><w:jc w:val="left"/><w:rPr><w:kern w:val="0"/><w:szCs w:val="24"/><w:lang w:val="es-CO" w:eastAsia="en-US" w:bidi="ar-SA"/><w:del w:id="12518" w:author="Unknown Author" w:date="2026-10-30T04:17:53Z"></w:del></w:rPr></w:pPr><w:del w:id="12517" w:author="Unknown Author" w:date="2026-10-30T04:17:53Z"><w:r><w:rPr><w:kern w:val="0"/><w:szCs w:val="24"/><w:lang w:val="es-CO" w:eastAsia="en-US" w:bidi="ar-SA"/></w:rPr><w:delText>Gobernanza y acuerdos</w:delText></w:r></w:del></w:p></w:tc><w:tc><w:tcPr><w:tcW w:w="2075" w:type="dxa"/><w:tcBorders></w:tcBorders></w:tcPr><w:p><w:pPr><w:pStyle w:val="Tabla9"/><w:widowControl/><w:jc w:val="left"/><w:rPr><w:kern w:val="0"/><w:szCs w:val="24"/><w:lang w:val="es-CO" w:eastAsia="en-US" w:bidi="ar-SA"/><w:del w:id="12520" w:author="Unknown Author" w:date="2026-10-30T04:17:53Z"></w:del></w:rPr></w:pPr><w:del w:id="12519" w:author="Unknown Author" w:date="2026-10-30T04:17:53Z"><w:r><w:rPr><w:kern w:val="0"/><w:szCs w:val="24"/><w:lang w:val="es-CO" w:eastAsia="en-US" w:bidi="ar-SA"/></w:rPr><w:delText>Comité directivo de la alianza</w:delText></w:r></w:del></w:p></w:tc><w:tc><w:tcPr><w:tcW w:w="1742" w:type="dxa"/><w:tcBorders></w:tcBorders></w:tcPr><w:p><w:pPr><w:pStyle w:val="Tabla9"/><w:widowControl/><w:jc w:val="left"/><w:rPr><w:kern w:val="0"/><w:szCs w:val="24"/><w:lang w:val="es-CO" w:eastAsia="en-US" w:bidi="ar-SA"/><w:del w:id="12522" w:author="Unknown Author" w:date="2026-10-30T04:17:53Z"></w:del></w:rPr></w:pPr><w:del w:id="12521" w:author="Unknown Author" w:date="2026-10-30T04:17:53Z"><w:r><w:rPr><w:kern w:val="0"/><w:szCs w:val="24"/><w:lang w:val="es-CO" w:eastAsia="en-US" w:bidi="ar-SA"/></w:rPr><w:delText>IES ejecutora</w:delText></w:r></w:del></w:p></w:tc><w:tc><w:tcPr><w:tcW w:w="2073" w:type="dxa"/><w:tcBorders></w:tcBorders></w:tcPr><w:p><w:pPr><w:pStyle w:val="Tabla9"/><w:widowControl/><w:jc w:val="left"/><w:rPr><w:kern w:val="0"/><w:szCs w:val="24"/><w:lang w:val="es-CO" w:eastAsia="en-US" w:bidi="ar-SA"/><w:del w:id="12524" w:author="Unknown Author" w:date="2026-10-30T04:17:53Z"></w:del></w:rPr></w:pPr><w:del w:id="12523" w:author="Unknown Author" w:date="2026-10-30T04:17:53Z"><w:r><w:rPr><w:kern w:val="0"/><w:szCs w:val="24"/><w:lang w:val="es-CO" w:eastAsia="en-US" w:bidi="ar-SA"/></w:rPr><w:delText>Acuerdo marco y acta de constitución del órgano de gobierno</w:delText></w:r></w:del></w:p></w:tc><w:tc><w:tcPr><w:tcW w:w="2323" w:type="dxa"/><w:tcBorders></w:tcBorders></w:tcPr><w:p><w:pPr><w:pStyle w:val="Tabla9"/><w:widowControl/><w:jc w:val="left"/><w:rPr><w:kern w:val="0"/><w:szCs w:val="24"/><w:lang w:val="es-CO" w:eastAsia="en-US" w:bidi="ar-SA"/><w:del w:id="12526" w:author="Unknown Author" w:date="2026-10-30T04:17:53Z"></w:del></w:rPr></w:pPr><w:del w:id="12525" w:author="Unknown Author" w:date="2026-10-30T04:17:53Z"><w:r><w:rPr><w:kern w:val="0"/><w:szCs w:val="24"/><w:lang w:val="es-CO" w:eastAsia="en-US" w:bidi="ar-SA"/></w:rPr><w:delText>Cláusula de apertura, acuerdo de titularidad y seguimiento de la continuidad</w:delText></w:r></w:del></w:p></w:tc></w:tr><w:tr><w:trPr><w:del w:id="12527" w:author="Unknown Author" w:date="2026-10-30T04:17:53Z"/><w:cantSplit w:val="true"/></w:trPr><w:tc><w:tcPr><w:tcW w:w="1741" w:type="dxa"/><w:tcBorders></w:tcBorders><w:shd w:color="auto" w:fill="F7F7F7" w:val="clear"/></w:tcPr><w:p><w:pPr><w:pStyle w:val="Tabla9"/><w:widowControl/><w:jc w:val="left"/><w:rPr><w:kern w:val="0"/><w:szCs w:val="24"/><w:lang w:val="es-CO" w:eastAsia="en-US" w:bidi="ar-SA"/><w:del w:id="12529" w:author="Unknown Author" w:date="2026-10-30T04:17:53Z"></w:del></w:rPr></w:pPr><w:del w:id="12528" w:author="Unknown Author" w:date="2026-10-30T04:17:53Z"><w:r><w:rPr><w:kern w:val="0"/><w:szCs w:val="24"/><w:lang w:val="es-CO" w:eastAsia="en-US" w:bidi="ar-SA"/></w:rPr><w:delText>Protocolo de calibración y series de datos</w:delText></w:r></w:del></w:p></w:tc><w:tc><w:tcPr><w:tcW w:w="2075" w:type="dxa"/><w:tcBorders></w:tcBorders><w:shd w:color="auto" w:fill="F7F7F7" w:val="clear"/></w:tcPr><w:p><w:pPr><w:pStyle w:val="Tabla9"/><w:widowControl/><w:jc w:val="left"/><w:rPr><w:kern w:val="0"/><w:szCs w:val="24"/><w:lang w:val="es-CO" w:eastAsia="en-US" w:bidi="ar-SA"/><w:del w:id="12531" w:author="Unknown Author" w:date="2026-10-30T04:17:53Z"></w:del></w:rPr></w:pPr><w:del w:id="12530" w:author="Unknown Author" w:date="2026-10-30T04:17:53Z"><w:r><w:rPr><w:kern w:val="0"/><w:szCs w:val="24"/><w:lang w:val="es-CO" w:eastAsia="en-US" w:bidi="ar-SA"/></w:rPr><w:delText>IES ejecutora (protocolo) y actor del SNCTI aliado (repositorio de datos)</w:delText></w:r></w:del></w:p></w:tc><w:tc><w:tcPr><w:tcW w:w="1742" w:type="dxa"/><w:tcBorders></w:tcBorders><w:shd w:color="auto" w:fill="F7F7F7" w:val="clear"/></w:tcPr><w:p><w:pPr><w:pStyle w:val="Tabla9"/><w:widowControl/><w:jc w:val="left"/><w:rPr><w:kern w:val="0"/><w:szCs w:val="24"/><w:lang w:val="es-CO" w:eastAsia="en-US" w:bidi="ar-SA"/><w:del w:id="12533" w:author="Unknown Author" w:date="2026-10-30T04:17:53Z"></w:del></w:rPr></w:pPr><w:del w:id="12532" w:author="Unknown Author" w:date="2026-10-30T04:17:53Z"><w:r><w:rPr><w:kern w:val="0"/><w:szCs w:val="24"/><w:lang w:val="es-CO" w:eastAsia="en-US" w:bidi="ar-SA"/></w:rPr><w:delText>Autoridad ambiental regional (candidata)</w:delText></w:r></w:del></w:p></w:tc><w:tc><w:tcPr><w:tcW w:w="2073" w:type="dxa"/><w:tcBorders></w:tcBorders><w:shd w:color="auto" w:fill="F7F7F7" w:val="clear"/></w:tcPr><w:p><w:pPr><w:pStyle w:val="Tabla9"/><w:widowControl/><w:jc w:val="left"/><w:rPr><w:kern w:val="0"/><w:szCs w:val="24"/><w:lang w:val="es-CO" w:eastAsia="en-US" w:bidi="ar-SA"/><w:del w:id="12535" w:author="Unknown Author" w:date="2026-10-30T04:17:53Z"></w:del></w:rPr></w:pPr><w:del w:id="12534" w:author="Unknown Author" w:date="2026-10-30T04:17:53Z"><w:r><w:rPr><w:kern w:val="0"/><w:szCs w:val="24"/><w:lang w:val="es-CO" w:eastAsia="en-US" w:bidi="ar-SA"/></w:rPr><w:delText>Convenio de custodia y publicación abierta</w:delText></w:r></w:del></w:p></w:tc><w:tc><w:tcPr><w:tcW w:w="2323" w:type="dxa"/><w:tcBorders></w:tcBorders><w:shd w:color="auto" w:fill="F7F7F7" w:val="clear"/></w:tcPr><w:p><w:pPr><w:pStyle w:val="Tabla9"/><w:widowControl/><w:jc w:val="left"/><w:rPr><w:kern w:val="0"/><w:szCs w:val="24"/><w:lang w:val="es-CO" w:eastAsia="en-US" w:bidi="ar-SA"/><w:del w:id="12537" w:author="Unknown Author" w:date="2026-10-30T04:17:53Z"></w:del></w:rPr></w:pPr><w:del w:id="12536" w:author="Unknown Author" w:date="2026-10-30T04:17:53Z"><w:r><w:rPr><w:kern w:val="0"/><w:szCs w:val="24"/><w:lang w:val="es-CO" w:eastAsia="en-US" w:bidi="ar-SA"/></w:rPr><w:delText>Rotaciones de colocalización con la referencia y conservación de las series</w:delText></w:r></w:del></w:p></w:tc></w:tr><w:tr><w:trPr><w:del w:id="12538" w:author="Unknown Author" w:date="2026-10-30T04:17:53Z"/><w:cantSplit w:val="true"/></w:trPr><w:tc><w:tcPr><w:tcW w:w="1741" w:type="dxa"/><w:tcBorders></w:tcBorders></w:tcPr><w:p><w:pPr><w:pStyle w:val="Tabla9"/><w:widowControl/><w:jc w:val="left"/><w:rPr><w:kern w:val="0"/><w:szCs w:val="24"/><w:lang w:val="es-CO" w:eastAsia="en-US" w:bidi="ar-SA"/><w:del w:id="12540" w:author="Unknown Author" w:date="2026-10-30T04:17:53Z"></w:del></w:rPr></w:pPr><w:del w:id="12539" w:author="Unknown Author" w:date="2026-10-30T04:17:53Z"><w:r><w:rPr><w:kern w:val="0"/><w:szCs w:val="24"/><w:lang w:val="es-CO" w:eastAsia="en-US" w:bidi="ar-SA"/></w:rPr><w:delText>Nodos adicionales y repuestos</w:delText></w:r></w:del></w:p></w:tc><w:tc><w:tcPr><w:tcW w:w="2075" w:type="dxa"/><w:tcBorders></w:tcBorders></w:tcPr><w:p><w:pPr><w:pStyle w:val="Tabla9"/><w:widowControl/><w:jc w:val="left"/><w:rPr><w:kern w:val="0"/><w:szCs w:val="24"/><w:lang w:val="es-CO" w:eastAsia="en-US" w:bidi="ar-SA"/><w:del w:id="12542" w:author="Unknown Author" w:date="2026-10-30T04:17:53Z"></w:del></w:rPr></w:pPr><w:del w:id="12541" w:author="Unknown Author" w:date="2026-10-30T04:17:53Z"><w:r><w:rPr><w:kern w:val="0"/><w:szCs w:val="24"/><w:lang w:val="es-CO" w:eastAsia="en-US" w:bidi="ar-SA"/></w:rPr><w:delText>Empresa tecnológica</w:delText></w:r></w:del></w:p></w:tc><w:tc><w:tcPr><w:tcW w:w="1742" w:type="dxa"/><w:tcBorders></w:tcBorders></w:tcPr><w:p><w:pPr><w:pStyle w:val="Tabla9"/><w:widowControl/><w:jc w:val="left"/><w:rPr><w:kern w:val="0"/><w:szCs w:val="24"/><w:lang w:val="es-CO" w:eastAsia="en-US" w:bidi="ar-SA"/><w:del w:id="12544" w:author="Unknown Author" w:date="2026-10-30T04:17:53Z"></w:del></w:rPr></w:pPr><w:del w:id="12543" w:author="Unknown Author" w:date="2026-10-30T04:17:53Z"><w:r><w:rPr><w:kern w:val="0"/><w:szCs w:val="24"/><w:lang w:val="es-CO" w:eastAsia="en-US" w:bidi="ar-SA"/></w:rPr><w:delText>IES ejecutora</w:delText></w:r></w:del></w:p></w:tc><w:tc><w:tcPr><w:tcW w:w="2073" w:type="dxa"/><w:tcBorders></w:tcBorders></w:tcPr><w:p><w:pPr><w:pStyle w:val="Tabla9"/><w:widowControl/><w:jc w:val="left"/><w:rPr><w:kern w:val="0"/><w:szCs w:val="24"/><w:lang w:val="es-CO" w:eastAsia="en-US" w:bidi="ar-SA"/><w:del w:id="12546" w:author="Unknown Author" w:date="2026-10-30T04:17:53Z"></w:del></w:rPr></w:pPr><w:del w:id="12545" w:author="Unknown Author" w:date="2026-10-30T04:17:53Z"><w:r><w:rPr><w:kern w:val="0"/><w:szCs w:val="24"/><w:lang w:val="es-CO" w:eastAsia="en-US" w:bidi="ar-SA"/></w:rPr><w:delText>Convenio de custodia con licencia de uso</w:delText></w:r></w:del></w:p></w:tc><w:tc><w:tcPr><w:tcW w:w="2323" w:type="dxa"/><w:tcBorders></w:tcBorders></w:tcPr><w:p><w:pPr><w:pStyle w:val="Tabla9"/><w:widowControl/><w:jc w:val="left"/><w:rPr><w:kern w:val="0"/><w:szCs w:val="24"/><w:lang w:val="es-CO" w:eastAsia="en-US" w:bidi="ar-SA"/><w:del w:id="12548" w:author="Unknown Author" w:date="2026-10-30T04:17:53Z"></w:del></w:rPr></w:pPr><w:del w:id="12547" w:author="Unknown Author" w:date="2026-10-30T04:17:53Z"><w:r><w:rPr><w:kern w:val="0"/><w:szCs w:val="24"/><w:lang w:val="es-CO" w:eastAsia="en-US" w:bidi="ar-SA"/></w:rPr><w:delText>Mantenimiento, reposición de cabezales y baterías, y reserva de 20 nodos y un gateway</w:delText></w:r></w:del></w:p></w:tc></w:tr><w:tr><w:trPr><w:del w:id="12549" w:author="Unknown Author" w:date="2026-10-30T04:17:53Z"/><w:cantSplit w:val="true"/></w:trPr><w:tc><w:tcPr><w:tcW w:w="1741" w:type="dxa"/><w:tcBorders></w:tcBorders><w:shd w:color="auto" w:fill="F7F7F7" w:val="clear"/></w:tcPr><w:p><w:pPr><w:pStyle w:val="Tabla9"/><w:widowControl/><w:jc w:val="left"/><w:rPr><w:kern w:val="0"/><w:szCs w:val="24"/><w:lang w:val="es-CO" w:eastAsia="en-US" w:bidi="ar-SA"/><w:del w:id="12551" w:author="Unknown Author" w:date="2026-10-30T04:17:53Z"></w:del></w:rPr></w:pPr><w:del w:id="12550" w:author="Unknown Author" w:date="2026-10-30T04:17:53Z"><w:r><w:rPr><w:kern w:val="0"/><w:szCs w:val="24"/><w:lang w:val="es-CO" w:eastAsia="en-US" w:bidi="ar-SA"/></w:rPr><w:delText>Tablero y alertas</w:delText></w:r></w:del></w:p></w:tc><w:tc><w:tcPr><w:tcW w:w="2075" w:type="dxa"/><w:tcBorders></w:tcBorders><w:shd w:color="auto" w:fill="F7F7F7" w:val="clear"/></w:tcPr><w:p><w:pPr><w:pStyle w:val="Tabla9"/><w:widowControl/><w:jc w:val="left"/><w:rPr><w:kern w:val="0"/><w:szCs w:val="24"/><w:lang w:val="es-CO" w:eastAsia="en-US" w:bidi="ar-SA"/><w:del w:id="12553" w:author="Unknown Author" w:date="2026-10-30T04:17:53Z"></w:del></w:rPr></w:pPr><w:del w:id="12552" w:author="Unknown Author" w:date="2026-10-30T04:17:53Z"><w:r><w:rPr><w:kern w:val="0"/><w:szCs w:val="24"/><w:lang w:val="es-CO" w:eastAsia="en-US" w:bidi="ar-SA"/></w:rPr><w:delText>Municipio aliado y entidades territoriales de los comités</w:delText></w:r></w:del></w:p></w:tc><w:tc><w:tcPr><w:tcW w:w="1742" w:type="dxa"/><w:tcBorders></w:tcBorders><w:shd w:color="auto" w:fill="F7F7F7" w:val="clear"/></w:tcPr><w:p><w:pPr><w:pStyle w:val="Tabla9"/><w:widowControl/><w:jc w:val="left"/><w:rPr><w:kern w:val="0"/><w:szCs w:val="24"/><w:lang w:val="es-CO" w:eastAsia="en-US" w:bidi="ar-SA"/><w:del w:id="12555" w:author="Unknown Author" w:date="2026-10-30T04:17:53Z"></w:del></w:rPr></w:pPr><w:del w:id="12554" w:author="Unknown Author" w:date="2026-10-30T04:17:53Z"><w:r><w:rPr><w:kern w:val="0"/><w:szCs w:val="24"/><w:lang w:val="es-CO" w:eastAsia="en-US" w:bidi="ar-SA"/></w:rPr><w:delText>IES ejecutora</w:delText></w:r></w:del></w:p></w:tc><w:tc><w:tcPr><w:tcW w:w="2073" w:type="dxa"/><w:tcBorders></w:tcBorders><w:shd w:color="auto" w:fill="F7F7F7" w:val="clear"/></w:tcPr><w:p><w:pPr><w:pStyle w:val="Tabla9"/><w:widowControl/><w:jc w:val="left"/><w:rPr><w:kern w:val="0"/><w:szCs w:val="24"/><w:lang w:val="es-CO" w:eastAsia="en-US" w:bidi="ar-SA"/><w:del w:id="12557" w:author="Unknown Author" w:date="2026-10-30T04:17:53Z"></w:del></w:rPr></w:pPr><w:del w:id="12556" w:author="Unknown Author" w:date="2026-10-30T04:17:53Z"><w:r><w:rPr><w:kern w:val="0"/><w:szCs w:val="24"/><w:lang w:val="es-CO" w:eastAsia="en-US" w:bidi="ar-SA"/></w:rPr><w:delText>Convenio de uso y de competencia</w:delText></w:r></w:del></w:p></w:tc><w:tc><w:tcPr><w:tcW w:w="2323" w:type="dxa"/><w:tcBorders></w:tcBorders><w:shd w:color="auto" w:fill="F7F7F7" w:val="clear"/></w:tcPr><w:p><w:pPr><w:pStyle w:val="Tabla9"/><w:widowControl/><w:jc w:val="left"/><w:rPr><w:kern w:val="0"/><w:szCs w:val="24"/><w:lang w:val="es-CO" w:eastAsia="en-US" w:bidi="ar-SA"/><w:del w:id="12559" w:author="Unknown Author" w:date="2026-10-30T04:17:53Z"></w:del></w:rPr></w:pPr><w:del w:id="12558" w:author="Unknown Author" w:date="2026-10-30T04:17:53Z"><w:r><w:rPr><w:kern w:val="0"/><w:szCs w:val="24"/><w:lang w:val="es-CO" w:eastAsia="en-US" w:bidi="ar-SA"/></w:rPr><w:delText>Revisión de umbrales con el comité y servicio de alertas</w:delText></w:r></w:del></w:p></w:tc></w:tr><w:tr><w:trPr><w:del w:id="12560" w:author="Unknown Author" w:date="2026-10-30T04:17:53Z"/><w:cantSplit w:val="true"/></w:trPr><w:tc><w:tcPr><w:tcW w:w="1741" w:type="dxa"/><w:tcBorders></w:tcBorders></w:tcPr><w:p><w:pPr><w:pStyle w:val="Tabla9"/><w:widowControl/><w:jc w:val="left"/><w:rPr><w:kern w:val="0"/><w:szCs w:val="24"/><w:lang w:val="es-CO" w:eastAsia="en-US" w:bidi="ar-SA"/><w:del w:id="12562" w:author="Unknown Author" w:date="2026-10-30T04:17:53Z"></w:del></w:rPr></w:pPr><w:del w:id="12561" w:author="Unknown Author" w:date="2026-10-30T04:17:53Z"><w:r><w:rPr><w:kern w:val="0"/><w:szCs w:val="24"/><w:lang w:val="es-CO" w:eastAsia="en-US" w:bidi="ar-SA"/></w:rPr><w:delText>Gemelo digital y operación</w:delText></w:r></w:del></w:p></w:tc><w:tc><w:tcPr><w:tcW w:w="2075" w:type="dxa"/><w:tcBorders></w:tcBorders></w:tcPr><w:p><w:pPr><w:pStyle w:val="Tabla9"/><w:widowControl/><w:jc w:val="left"/><w:rPr><w:kern w:val="0"/><w:szCs w:val="24"/><w:lang w:val="es-CO" w:eastAsia="en-US" w:bidi="ar-SA"/><w:del w:id="12564" w:author="Unknown Author" w:date="2026-10-30T04:17:53Z"></w:del></w:rPr></w:pPr><w:del w:id="12563" w:author="Unknown Author" w:date="2026-10-30T04:17:53Z"><w:r><w:rPr><w:kern w:val="0"/><w:szCs w:val="24"/><w:lang w:val="es-CO" w:eastAsia="en-US" w:bidi="ar-SA"/></w:rPr><w:delText>Empresa tecnológica (plataforma) e IES ejecutora (modelo y datos)</w:delText></w:r></w:del></w:p></w:tc><w:tc><w:tcPr><w:tcW w:w="1742" w:type="dxa"/><w:tcBorders></w:tcBorders></w:tcPr><w:p><w:pPr><w:pStyle w:val="Tabla9"/><w:widowControl/><w:jc w:val="left"/><w:rPr><w:kern w:val="0"/><w:szCs w:val="24"/><w:lang w:val="es-CO" w:eastAsia="en-US" w:bidi="ar-SA"/><w:del w:id="12566" w:author="Unknown Author" w:date="2026-10-30T04:17:53Z"></w:del></w:rPr></w:pPr><w:del w:id="12565" w:author="Unknown Author" w:date="2026-10-30T04:17:53Z"><w:r><w:rPr><w:kern w:val="0"/><w:szCs w:val="24"/><w:lang w:val="es-CO" w:eastAsia="en-US" w:bidi="ar-SA"/></w:rPr><w:delText>IES ejecutora</w:delText></w:r></w:del></w:p></w:tc><w:tc><w:tcPr><w:tcW w:w="2073" w:type="dxa"/><w:tcBorders></w:tcBorders></w:tcPr><w:p><w:pPr><w:pStyle w:val="Tabla9"/><w:widowControl/><w:jc w:val="left"/><w:rPr><w:kern w:val="0"/><w:szCs w:val="24"/><w:lang w:val="es-CO" w:eastAsia="en-US" w:bidi="ar-SA"/><w:del w:id="12568" w:author="Unknown Author" w:date="2026-10-30T04:17:53Z"></w:del></w:rPr></w:pPr><w:del w:id="12567" w:author="Unknown Author" w:date="2026-10-30T04:17:53Z"><w:r><w:rPr><w:kern w:val="0"/><w:szCs w:val="24"/><w:lang w:val="es-CO" w:eastAsia="en-US" w:bidi="ar-SA"/></w:rPr><w:delText>Convenio de operación y licencia</w:delText></w:r></w:del></w:p></w:tc><w:tc><w:tcPr><w:tcW w:w="2323" w:type="dxa"/><w:tcBorders></w:tcBorders></w:tcPr><w:p><w:pPr><w:pStyle w:val="Tabla9"/><w:widowControl/><w:jc w:val="left"/><w:rPr><w:kern w:val="0"/><w:szCs w:val="24"/><w:lang w:val="es-CO" w:eastAsia="en-US" w:bidi="ar-SA"/><w:del w:id="12570" w:author="Unknown Author" w:date="2026-10-30T04:17:53Z"></w:del></w:rPr></w:pPr><w:del w:id="12569" w:author="Unknown Author" w:date="2026-10-30T04:17:53Z"><w:r><w:rPr><w:kern w:val="0"/><w:szCs w:val="24"/><w:lang w:val="es-CO" w:eastAsia="en-US" w:bidi="ar-SA"/></w:rPr><w:delText>Nube, copias de respaldo y registro de versiones del modelo</w:delText></w:r></w:del></w:p></w:tc></w:tr><w:tr><w:trPr><w:del w:id="12571" w:author="Unknown Author" w:date="2026-10-30T04:17:53Z"/><w:cantSplit w:val="true"/></w:trPr><w:tc><w:tcPr><w:tcW w:w="1741" w:type="dxa"/><w:tcBorders><w:bottom w:val="single" w:sz="12" w:space="0" w:color="2A3439"/></w:tcBorders><w:shd w:color="auto" w:fill="F7F7F7" w:val="clear"/></w:tcPr><w:p><w:pPr><w:pStyle w:val="Tabla9"/><w:keepNext w:val="true"/><w:widowControl/><w:jc w:val="left"/><w:rPr><w:kern w:val="0"/><w:szCs w:val="24"/><w:lang w:val="es-CO" w:eastAsia="en-US" w:bidi="ar-SA"/><w:del w:id="12573" w:author="Unknown Author" w:date="2026-10-30T04:17:53Z"></w:del></w:rPr></w:pPr><w:del w:id="12572" w:author="Unknown Author" w:date="2026-10-30T04:17:53Z"><w:r><w:rPr><w:kern w:val="0"/><w:szCs w:val="24"/><w:lang w:val="es-CO" w:eastAsia="en-US" w:bidi="ar-SA"/></w:rPr><w:delText>Laboratorio de modelación</w:delText></w:r></w:del></w:p></w:tc><w:tc><w:tcPr><w:tcW w:w="2075" w:type="dxa"/><w:tcBorders><w:bottom w:val="single" w:sz="12" w:space="0" w:color="2A3439"/></w:tcBorders><w:shd w:color="auto" w:fill="F7F7F7" w:val="clear"/></w:tcPr><w:p><w:pPr><w:pStyle w:val="Tabla9"/><w:keepNext w:val="true"/><w:widowControl/><w:jc w:val="left"/><w:rPr><w:kern w:val="0"/><w:szCs w:val="24"/><w:lang w:val="es-CO" w:eastAsia="en-US" w:bidi="ar-SA"/><w:del w:id="12575" w:author="Unknown Author" w:date="2026-10-30T04:17:53Z"></w:del></w:rPr></w:pPr><w:del w:id="12574" w:author="Unknown Author" w:date="2026-10-30T04:17:53Z"><w:r><w:rPr><w:kern w:val="0"/><w:szCs w:val="24"/><w:lang w:val="es-CO" w:eastAsia="en-US" w:bidi="ar-SA"/></w:rPr><w:delText>IES ejecutora</w:delText></w:r></w:del></w:p></w:tc><w:tc><w:tcPr><w:tcW w:w="1742" w:type="dxa"/><w:tcBorders><w:bottom w:val="single" w:sz="12" w:space="0" w:color="2A3439"/></w:tcBorders><w:shd w:color="auto" w:fill="F7F7F7" w:val="clear"/></w:tcPr><w:p><w:pPr><w:pStyle w:val="Tabla9"/><w:keepNext w:val="true"/><w:widowControl/><w:jc w:val="left"/><w:rPr><w:kern w:val="0"/><w:szCs w:val="24"/><w:lang w:val="es-CO" w:eastAsia="en-US" w:bidi="ar-SA"/><w:del w:id="12577" w:author="Unknown Author" w:date="2026-10-30T04:17:53Z"></w:del></w:rPr></w:pPr><w:del w:id="12576" w:author="Unknown Author" w:date="2026-10-30T04:17:53Z"><w:r><w:rPr><w:kern w:val="0"/><w:szCs w:val="24"/><w:lang w:val="es-CO" w:eastAsia="en-US" w:bidi="ar-SA"/></w:rPr><w:delText>Empresa tecnológica (interfaz con la plataforma)</w:delText></w:r></w:del></w:p></w:tc><w:tc><w:tcPr><w:tcW w:w="2073" w:type="dxa"/><w:tcBorders><w:bottom w:val="single" w:sz="12" w:space="0" w:color="2A3439"/></w:tcBorders><w:shd w:color="auto" w:fill="F7F7F7" w:val="clear"/></w:tcPr><w:p><w:pPr><w:pStyle w:val="Tabla9"/><w:keepNext w:val="true"/><w:widowControl/><w:jc w:val="left"/><w:rPr><w:kern w:val="0"/><w:szCs w:val="24"/><w:lang w:val="es-CO" w:eastAsia="en-US" w:bidi="ar-SA"/><w:del w:id="12579" w:author="Unknown Author" w:date="2026-10-30T04:17:53Z"></w:del></w:rPr></w:pPr><w:del w:id="12578" w:author="Unknown Author" w:date="2026-10-30T04:17:53Z"><w:r><w:rPr><w:kern w:val="0"/><w:szCs w:val="24"/><w:lang w:val="es-CO" w:eastAsia="en-US" w:bidi="ar-SA"/></w:rPr><w:delText>Compromiso de sostenimiento y convenio de uso con las entidades territoriales</w:delText></w:r></w:del></w:p></w:tc><w:tc><w:tcPr><w:tcW w:w="2323" w:type="dxa"/><w:tcBorders><w:bottom w:val="single" w:sz="12" w:space="0" w:color="2A3439"/></w:tcBorders><w:shd w:color="auto" w:fill="F7F7F7" w:val="clear"/></w:tcPr><w:p><w:pPr><w:pStyle w:val="Tabla9"/><w:keepNext w:val="true"/><w:widowControl/><w:jc w:val="left"/><w:rPr><w:kern w:val="0"/><w:szCs w:val="24"/><w:lang w:val="es-CO" w:eastAsia="en-US" w:bidi="ar-SA"/><w:del w:id="12581" w:author="Unknown Author" w:date="2026-10-30T04:17:53Z"></w:del></w:rPr></w:pPr><w:del w:id="12580" w:author="Unknown Author" w:date="2026-10-30T04:17:53Z"><w:r><w:rPr><w:kern w:val="0"/><w:szCs w:val="24"/><w:lang w:val="es-CO" w:eastAsia="en-US" w:bidi="ar-SA"/></w:rPr><w:delText>Servidor, modelo calibrado, licencias y evaluaciones previas por solicitud</w:delText></w:r></w:del></w:p></w:tc></w:tr></w:tbl><w:p><w:pPr><w:pStyle w:val="TablaNota"/><w:rPr></w:rPr></w:pPr><w:r><w:rPr><w:i/><w:iCs/></w:rPr><w:t>Nota.</w:t></w:r><w:r><w:rPr></w:rPr><w:t xml:space="preserve"> Elaboración propia con los hitos de transferencia y la gobernanza propuesta. Las entidades externas a la alianza son candidatas y no custodias comprometidas. Los nombres de las entidades se completan en la carta de aval del Anexo 1.</w:t></w:r></w:p><w:p><w:pPr><w:pStyle w:val="BodyText"/><w:rPr></w:rPr></w:pPr><w:r><w:rPr></w:rPr><w:t xml:space="preserve">La tabla evita que un componente dependa de una entidad externa a la alianza. Los cuatro integrantes asumen la custodia principal o alterna de todos los componentes. La autoridad ambiental regional figura como candidata adicional y no como custodia comprometida. La </w:t></w:r><w:ins w:id="12582" w:author="Unknown Author" w:date="2026-10-30T04:17:53Z"><w:r><w:rPr></w:rPr><w:t>universidad aparece como principal o</w:t></w:r></w:ins><w:del w:id="12583" w:author="Unknown Author" w:date="2026-10-30T04:17:53Z"><w:r><w:rPr></w:rPr><w:delText>IES ejecutora aparece como</w:delText></w:r></w:del><w:r><w:rPr></w:rPr><w:t xml:space="preserve"> alterna en casi todos los componentes. Esa condición concentra el riesgo en una entidad. La cláusula de apertura limita esa concentración. Traslada los datos, el código y el conocimiento a una entidad académica custodia cuando un componente deja de operar.</w:t></w:r></w:p><w:p><w:pPr><w:pStyle w:val="BodyText"/><w:rPr></w:rPr></w:pPr><w:r><w:rPr></w:rPr><w:t>La documentación técnica final reúne diez productos. Son la hoja de vida de cada nodo, el manual de reactivación, el diccionario de datos y el registro de versiones del modelo. Son también el protocolo de calibración, el manual del tablero, el protocolo de alerta y los instrumentos de licencia. Son además el manual del gemelo predictivo, con su dominio de validez, y el protocolo de evaluación previa. Se entregan con cada hito y no al cierre. Hevner et al. (2004) exigen describir el artefacto con detalle suficiente para que otros lo reproduzcan y lo evalúen. La documentación cumple esa exigencia y permite que una entidad custodia nueva asuma un componente sin el equipo del proyecto.</w:t></w:r></w:p><w:p><w:pPr><w:pStyle w:val="BodyText"/><w:rPr></w:rPr></w:pPr><w:r><w:rPr></w:rPr><w:t>La cláusula de apertura protege los datos, el código y el conocimiento. Su disparador propuesto es la interrupción de la operación de un componente durante dos trimestres consecutivos. Al activarse, el órgano de gobierno libera los datos, el código y el conocimiento con una licencia abierta. Traslada además los activos físicos a una entidad académica custodia con el manual de reactivación. La cláusula preserva el conocimiento. No asegura por sí sola que la red continúe operativa. La operación depende de la partida de cada entidad custodia, que el convenio fija.</w:t></w:r></w:p><w:p><w:pPr><w:pStyle w:val="BodyText"/><w:rPr></w:rPr></w:pPr><w:r><w:rPr></w:rPr><w:t>El Plan contribuye a dos indicadores de impacto que se miden 12 meses después del cierre. El primero es la activación del protocolo ante la superación de un umbral, con meta de 80 % o más. El segundo es la continuidad de la red bajo custodia, con meta de 70 % o más. Las entidades custodias reportan ambos indicadores con los registros del tablero y de los convenios. Ese reporte no requiere recursos adicionales del SGR.</w:t></w:r></w:p><w:p><w:pPr><w:pStyle w:val="BodyText"/><w:rPr></w:rPr></w:pPr><w:r><w:rPr></w:rPr><w:t xml:space="preserve">La réplica por terceros es opcional y no condiciona ningún resultado del proyecto. Un módulo de 10 nodos y un gateway cuesta </w:t></w:r><w:ins w:id="12584" w:author="Unknown Author" w:date="2026-10-30T04:17:53Z"><w:r><w:rPr></w:rPr><w:t>178.522.594</w:t></w:r></w:ins><w:del w:id="12585" w:author="Unknown Author" w:date="2026-10-30T04:17:53Z"><w:r><w:rPr></w:rPr><w:delText>99.700.000</w:delText></w:r></w:del><w:r><w:rPr></w:rPr><w:t xml:space="preserve"> COP en capital. Esa cifra </w:t></w:r><w:ins w:id="12586" w:author="Unknown Author" w:date="2026-10-30T04:17:53Z"><w:r><w:rPr></w:rPr><w:t>suma nodo, kit solar y cerramiento por unidad, más el gateway (calculado). Excluye instalaci</w:t></w:r></w:ins><w:del w:id="12587" w:author="Unknown Author" w:date="2026-10-30T04:17:53Z"><w:r><w:rPr></w:rPr><w:delText>se calcula con los costos unitarios del presupuesto y excluye importaci</w:delText></w:r></w:del><w:r><w:rPr></w:rPr><w:t>ón, personal y nube. Con el protocolo publicado, otra entidad puede replicar el módulo sin el equipo del proyecto. Rogers (2003) advierte que quienes adoptan una innovación suelen modificarla. Por eso el protocolo admite adaptaciones locales que conservan la verificación frente a una referencia.</w:t></w:r><w:bookmarkEnd w:id="203"/><w:bookmarkEnd w:id="220"/></w:p><w:p><w:pPr><w:pStyle w:val="Heading1"/><w:rPr></w:rPr></w:pPr><w:bookmarkStart w:id="222" w:name="X9797c94a4ceeeaa8a66ba037cbfb98da391a11b"/><w:r><w:rPr></w:rPr><w:t>19. COMPONENTE TRANSVERSAL DE APROPIACIÓN SOCIAL DEL CONOCIMIENTO (ASC)</w:t></w:r></w:p><w:p><w:pPr><w:pStyle w:val="FirstParagraph"/><w:rPr></w:rPr></w:pPr><w:r><w:rPr></w:rPr><w:t>La apropiación social del conocimiento (ASC) es un componente obligatorio del proyecto y forma parte de su solución. No se limita a divulgar resultados. Los términos de referencia (TdR) de la Convocatoria 56 la definen como un proceso de participación, diálogo de saberes y co-creación (Ministerio de Ciencia, Tecnología e Innovación [MinCiencias], 2026). El Anexo 10 de los TdR desarrolla los lineamientos para integrarla. Ese anexo no se aportó para esta formulación. Por eso la sección lo cita como referencia y no le atribuye contenido. La sección sigue el contenido mínimo del numeral 6.1 de los TdR y de la plantilla del Anexo 2.</w:t></w:r></w:p><w:p><w:pPr><w:pStyle w:val="BodyText"/><w:rPr></w:rPr></w:pPr><w:r><w:rPr></w:rPr><w:t xml:space="preserve">El proyecto compromete un producto de ASC claramente formulado. Es un servicio de apropiación social del conocimiento con 29 actividades: 20 talleres de co-diseño y nueve jornadas públicas. El servicio incluye 5.000 cartillas y al menos tres actas firmadas de co-diseño. Incluye también 60 personas certificadas en el uso y la custodia de la red. Todo se ejecuta en </w:t></w:r><w:ins w:id="12588" w:author="Unknown Author" w:date="2026-10-30T04:17:53Z"><w:r><w:rPr></w:rPr><w:t>Manizales (Caldas) y en Calarcá (Quindío), con cuatro consejos</w:t></w:r></w:ins><w:del w:id="12589" w:author="Unknown Author" w:date="2026-10-30T04:17:53Z"><w:r><w:rPr></w:rPr><w:delText>12 municipios de Caldas, Cundinamarca y Valle del Cauca y con 15 comités</w:delText></w:r></w:del><w:r><w:rPr></w:rPr><w:t xml:space="preserve"> de gestión del riesgo</w:t></w:r><w:del w:id="12590" w:author="Unknown Author" w:date="2026-10-30T04:17:53Z"><w:r><w:rPr></w:rPr><w:delText xml:space="preserve"> (supuesto de trabajo)</w:delText></w:r></w:del><w:r><w:rPr></w:rPr><w:t xml:space="preserve">. El proyecto no promete efectos en salud. Promete uso verificado del tablero y del protocolo de alerta por parte de los </w:t></w:r><w:ins w:id="12591" w:author="Unknown Author" w:date="2026-10-30T04:17:53Z"><w:r><w:rPr></w:rPr><w:t>consejos</w:t></w:r></w:ins><w:del w:id="12592" w:author="Unknown Author" w:date="2026-10-30T04:17:53Z"><w:r><w:rPr></w:rPr><w:delText>comités</w:delText></w:r></w:del><w:r><w:rPr></w:rPr><w:t>. Los seis talleres de evaluación previa de la actividad 3.5 son asistencia técnica. No se cuentan entre las 29 actividades de este producto.</w:t></w:r></w:p><w:p><w:pPr><w:pStyle w:val="BodyText"/><w:rPr></w:rPr></w:pPr><w:r><w:rPr></w:rPr><w:t>La brecha que justifica el componente es de uso y no de información. El informe de vigilancia tecnológica del proyecto recoge que ninguno de los cinco documentos sobre alertas reporta detección, falsas alarmas ni anticipación (Equipo formulador, 2026, pp. 10-11). Recoge también que 27 de 42 documentos carecen de evidencia del efecto de la intervención, la alerta o la acción (Equipo formulador, 2026, pp. 48-51). Un estudio con estudiantes de medicina de Medellín halló que el conocimiento no se asocia de forma directa con las prácticas (Rendón-Marín et al., 2024, p. 8). Esa evidencia es parcial y de otro contexto. Orienta una decisión de diseño: informar no basta, y el proyecto mide el uso del tablero como conducta.</w:t></w:r></w:p><w:p><w:pPr><w:pStyle w:val="Heading2"/><w:rPr></w:rPr></w:pPr><w:bookmarkStart w:id="223" w:name="Xee4ee6937537342bdcbc549c09593d4f7f39741"/><w:r><w:rPr></w:rPr><w:t>19.1 ESTRATEGIA DE APROPIACIÓN SOCIAL DEL CONOCIMIENTO</w:t></w:r></w:p><w:p><w:pPr><w:pStyle w:val="FirstParagraph"/><w:rPr></w:rPr></w:pPr><w:r><w:rPr></w:rPr><w:t xml:space="preserve">La estrategia es un proceso de participación, colaboración, diálogo de saberes y co-creación con los actores del territorio. Se articula con el problema, los objetivos, la metodología, los productos, el presupuesto, el cronograma y la sostenibilidad del proyecto. La co-creación recae sobre dos resultados: los umbrales locales de alerta y el protocolo de alerta. El desempeño de la medición no se negocia. Lo define el contraste con </w:t></w:r><w:ins w:id="12593" w:author="Unknown Author" w:date="2026-10-30T04:17:53Z"><w:r><w:rPr></w:rPr><w:t>el conjunto</w:t></w:r></w:ins><w:del w:id="12594" w:author="Unknown Author" w:date="2026-10-30T04:17:53Z"><w:r><w:rPr></w:rPr><w:delText>los monitores gravimétricos</w:delText></w:r></w:del><w:r><w:rPr></w:rPr><w:t xml:space="preserve"> de referencia.</w:t></w:r></w:p><w:p><w:pPr><w:pStyle w:val="BodyText"/><w:rPr></w:rPr></w:pPr><w:r><w:rPr></w:rPr><w:t>La estrategia organiza sus actividades en una Escalera de Apropiación Social del Conocimiento de cuatro niveles. El nivel 1 es información, el nivel 2 es consulta, el nivel 3 es colaboración activa y el nivel 4 es empoderamiento. Arnstein (1969) ordena la participación según el poder que obtiene la ciudadanía. Callon (1999) distingue la educación pública, el debate público y la coproducción de conocimiento. La escalera simplifica ambos modelos y asigna a cada nivel compromisos verificables. El proyecto compromete los niveles 1 a 3. El nivel 4 es una aspiración posterior al cierre, porque 24 meses no bastan para verificar la autonomía de una comunidad. La Figura 19.1 presenta los cuatro niveles y su compromiso medible.</w:t></w:r></w:p><w:p><w:pPr><w:pStyle w:val="FiguraRotulo"/><w:rPr></w:rPr></w:pPr><w:bookmarkStart w:id="224" w:name="rot_Figura_19_1"/><w:r><w:rPr><w:b/><w:bCs/></w:rPr><w:t>Figura 19.1</w:t></w:r><w:bookmarkEnd w:id="224"/></w:p><w:p><w:pPr><w:pStyle w:val="FiguraTitulo"/><w:rPr></w:rPr></w:pPr><w:r><w:rPr><w:i/><w:iCs/></w:rPr><w:t>Cuatro niveles de apropiación social llevan a la comunidad de la información a la co-creación</w:t></w:r></w:p><w:p><w:pPr><w:pStyle w:val="BodyText"/><w:rPr></w:rPr></w:pPr><w:r><w:rPr></w:rPr><w:drawing><wp:inline distT="0" distB="0" distL="0" distR="0"><wp:extent cx="5579745" cy="3627120"/><wp:effectExtent l="0" t="0" r="0" b="0"/><wp:docPr id="23" name="Image23"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23" name="Image23" descr=""></pic:cNvPr><pic:cNvPicPr><a:picLocks noChangeAspect="1" noChangeArrowheads="1"/></pic:cNvPicPr></pic:nvPicPr><pic:blipFill><a:blip r:embed="rId24"></a:blip><a:stretch><a:fillRect/></a:stretch></pic:blipFill><pic:spPr bwMode="auto"><a:xfrm><a:off x="0" y="0"/><a:ext cx="5579745" cy="3627120"/></a:xfrm><a:prstGeom prst="rect"><a:avLst/></a:prstGeom></pic:spPr></pic:pic></a:graphicData></a:graphic></wp:inline></w:drawing></w:r></w:p><w:p><w:pPr><w:pStyle w:val="FiguraNota"/><w:rPr></w:rPr></w:pPr><w:r><w:rPr><w:i/><w:iCs/></w:rPr><w:t>Nota.</w:t></w:r><w:r><w:rPr></w:rPr><w:t xml:space="preserve"> Elaboración propia con los compromisos del producto de apropiación social: 29 actividades (20 talleres de co-diseño y nueve jornadas públicas), 5.000 cartillas, al menos tres actas firmadas de co-diseño y 60 personas certificadas. El nivel 4 es una aspiración posterior al cierre.</w:t></w:r></w:p><w:p><w:pPr><w:pStyle w:val="BodyText"/><w:rPr></w:rPr></w:pPr><w:r><w:rPr></w:rPr><w:t>La figura muestra que el compromiso crece en exigencia con cada nivel y que solo el nivel 4 queda fuera del compromiso. Las siete partes siguientes, de la A a la G, desarrollan el contenido mínimo que fija la plantilla.</w:t></w:r></w:p><w:p><w:pPr><w:pStyle w:val="Heading3"/><w:rPr></w:rPr></w:pPr><w:bookmarkStart w:id="225" w:name="Xb473a73faf83fe099a9143fddbf34f33cfb94b7"/><w:r><w:rPr></w:rPr><w:t>19.1.1 A. Análisis y reconocimiento del contexto</w:t></w:r></w:p><w:p><w:pPr><w:pStyle w:val="FirstParagraph"/><w:rPr></w:rPr></w:pPr><w:r><w:rPr></w:rPr><w:t xml:space="preserve">El proyecto interviene en sitios de remoción de escombros de </w:t></w:r><w:ins w:id="12595" w:author="Unknown Author" w:date="2026-10-30T04:17:53Z"><w:r><w:rPr></w:rPr><w:t>Manizales (Caldas) y de Calarcá (Quindío)</w:t></w:r></w:ins><w:del w:id="12596" w:author="Unknown Author" w:date="2026-10-30T04:17:53Z"><w:r><w:rPr></w:rPr><w:delText>12 municipios, cuatro por departamento</w:delText></w:r></w:del><w:r><w:rPr></w:rPr><w:t xml:space="preserve">. La remoción levanta material particulado (PM2,5 y PM10) que afecta al personal operario y a la comunidad vecina. Los </w:t></w:r><w:ins w:id="12597" w:author="Unknown Author" w:date="2026-10-30T04:17:53Z"><w:r><w:rPr></w:rPr><w:t>barrios y los centros poblados con sitios de remoción</w:t></w:r></w:ins><w:del w:id="12598" w:author="Unknown Author" w:date="2026-10-30T04:17:53Z"><w:r><w:rPr></w:rPr><w:delText>nombres de los municipios y de los centros poblados</w:delText></w:r></w:del><w:r><w:rPr></w:rPr><w:t xml:space="preserve"> son </w:t></w:r><w:r><w:rPr><w:color w:val="00B050"/></w:rPr><w:t xml:space="preserve">[Diligenciar: </w:t></w:r><w:ins w:id="12599" w:author="Unknown Author" w:date="2026-10-30T04:17:53Z"><w:r><w:rPr><w:color w:val="00B050"/></w:rPr><w:t>barrios y centros poblados con sitios de remoción</w:t></w:r></w:ins><w:del w:id="12600" w:author="Unknown Author" w:date="2026-10-30T04:17:53Z"><w:r><w:rPr><w:color w:val="00B050"/></w:rPr><w:delText>nombres de los 12 municipios y centros poblados</w:delText></w:r></w:del><w:r><w:rPr><w:color w:val="00B050"/></w:rPr><w:t>]</w:t></w:r><w:r><w:rPr></w:rPr><w:t xml:space="preserve">. Los reportes oficiales de afectación y el Anexo 4 no se aportaron, y esta sección no les atribuye contenido. El </w:t></w:r><w:ins w:id="12601" w:author="Unknown Author" w:date="2026-10-30T04:17:53Z"><w:r><w:rPr></w:rPr><w:t>número de personas por consejo es un supuesto</w:t></w:r></w:ins><w:del w:id="12602" w:author="Unknown Author" w:date="2026-10-30T04:17:53Z"><w:r><w:rPr></w:rPr><w:delText>territorio y la alianza son supuestos</w:delText></w:r></w:del><w:r><w:rPr></w:rPr><w:t xml:space="preserve"> de trabajo.</w:t></w:r></w:p><w:p><w:pPr><w:pStyle w:val="BodyText"/><w:rPr></w:rPr></w:pPr><w:r><w:rPr></w:rPr><w:t xml:space="preserve">El reconocimiento del contexto ocupa la ventana de la actividad 3.1, entre los meses 3 y 9, y ocurre en dos momentos. El primero es documental y revisa las demandas territoriales, los instrumentos de gestión del riesgo y la caracterización de los sitios. El segundo es participativo y consiste en la línea base de apropiación. Se mide en el mes 3, antes del primer taller, y continúa con la cartografía social de los talleres. Cubre cuatro variables. Son el conocimiento previo sobre PM2,5 y PM10 y la percepción del riesgo. Son también las prácticas ante episodios de polvo y el uso previo de datos de calidad del aire por los </w:t></w:r><w:ins w:id="12603" w:author="Unknown Author" w:date="2026-10-30T04:17:53Z"><w:r><w:rPr></w:rPr><w:t>consejos</w:t></w:r></w:ins><w:del w:id="12604" w:author="Unknown Author" w:date="2026-10-30T04:17:53Z"><w:r><w:rPr></w:rPr><w:delText>comités</w:delText></w:r></w:del><w:r><w:rPr></w:rPr><w:t>. Gertler et al. (2016) explican que una línea base anterior a la intervención permite comparar los cambios en el tiempo. En este proyecto esa línea base no existe y se mide.</w:t></w:r></w:p><w:p><w:pPr><w:pStyle w:val="BodyText"/><w:rPr></w:rPr></w:pPr><w:r><w:rPr></w:rPr><w:t xml:space="preserve">El despliegue por tramos ofrece una comparación descriptiva. Los </w:t></w:r><w:ins w:id="12605" w:author="Unknown Author" w:date="2026-10-30T04:17:53Z"><w:r><w:rPr></w:rPr><w:t>consejos</w:t></w:r></w:ins><w:del w:id="12606" w:author="Unknown Author" w:date="2026-10-30T04:17:53Z"><w:r><w:rPr></w:rPr><w:delText>comités</w:delText></w:r></w:del><w:r><w:rPr></w:rPr><w:t xml:space="preserve"> de los tramos 2 y 3 aún no reciben la intervención cuando se mide el tramo 1. Esa comparación no sustenta una inferencia causal. El proyecto la usa para ajustar los talleres siguientes y no para estimar un efecto.</w:t></w:r></w:p><w:p><w:pPr><w:pStyle w:val="BodyText"/><w:rPr></w:rPr></w:pPr><w:r><w:rPr></w:rPr><w:t>Tres rasgos del contexto condicionan el diseño. El polvo de los escombros es una experiencia cotidiana del personal operario y de la comunidad vecina, y ese conocimiento no figura en los planes. La decisión de alerta es urgente y la evidencia es incierta. Funtowicz y Ravetz (1993) justifican en esa situación una comunidad ampliada de pares que evalúe la calidad del conocimiento. La conectividad de los sitios es incierta, y por eso el proyecto no basa la ASC en canales digitales. El estudio de cobertura y de enlace de la actividad 2.1 aporta los datos para esa decisión.</w:t></w:r></w:p><w:p><w:pPr><w:pStyle w:val="BodyText"/><w:rPr></w:rPr></w:pPr><w:r><w:rPr></w:rPr><w:t xml:space="preserve">Existe además una incógnita sobre comunidades étnicas o campesinas con saberes propios en los </w:t></w:r><w:ins w:id="12607" w:author="Unknown Author" w:date="2026-10-30T04:17:53Z"><w:r><w:rPr></w:rPr><w:t>dos</w:t></w:r></w:ins><w:del w:id="12608" w:author="Unknown Author" w:date="2026-10-30T04:17:53Z"><w:r><w:rPr></w:rPr><w:delText>12</w:delText></w:r></w:del><w:r><w:rPr></w:rPr><w:t xml:space="preserve"> municipios. El proyecto no la verificó </w:t></w:r><w:r><w:rPr><w:color w:val="00B050"/></w:rPr><w:t xml:space="preserve">[Diligenciar: caracterización étnica y campesina de </w:t></w:r><w:ins w:id="12609" w:author="Unknown Author" w:date="2026-10-30T04:17:53Z"><w:r><w:rPr><w:color w:val="00B050"/></w:rPr><w:t>Manizales y de Calarcá</w:t></w:r></w:ins><w:del w:id="12610" w:author="Unknown Author" w:date="2026-10-30T04:17:53Z"><w:r><w:rPr><w:color w:val="00B050"/></w:rPr><w:delText>los 12 municipios</w:delText></w:r></w:del><w:r><w:rPr><w:color w:val="00B050"/></w:rPr><w:t>]</w:t></w:r><w:r><w:rPr></w:rPr><w:t>. Si existieran, el proyecto gestiona la consulta previa antes de convocar talleres o instalar nodos en sus territorios (sección 27).</w:t></w:r><w:bookmarkEnd w:id="225"/></w:p><w:p><w:pPr><w:pStyle w:val="Heading3"/><w:rPr></w:rPr></w:pPr><w:bookmarkStart w:id="226" w:name="Xc0b4f1e8acf0c09ab44d8f0a16fd599732eeae0"/><w:r><w:rPr></w:rPr><w:t>19.1.2 B. Identificación y caracterización de actores</w:t></w:r></w:p><w:p><w:pPr><w:pStyle w:val="FirstParagraph"/><w:rPr></w:rPr></w:pPr><w:r><w:rPr></w:rPr><w:t>El proyecto identifica diez grupos de actores y los caracteriza por su rol, su participación y su nivel de la escalera. La Tabla 19.1 los presenta. Mitchell et al. (1997) clasifican a los actores por su poder, su legitimidad y su urgencia. Esa clasificación exige evidencia que la formulación aún no posee. Por eso la tabla registra una lectura inicial, que es un supuesto de trabajo. La línea base y la actualización en cada compuerta la verifican.</w:t></w:r></w:p><w:p><w:pPr><w:pStyle w:val="TablaRotulo"/><w:rPr></w:rPr></w:pPr><w:bookmarkStart w:id="227" w:name="rot_Tabla_19_1"/><w:r><w:rPr><w:b/><w:bCs/></w:rPr><w:t>Tabla 19.1</w:t></w:r><w:bookmarkEnd w:id="227"/></w:p><w:p><w:pPr><w:pStyle w:val="TablaTitulo"/><w:rPr></w:rPr></w:pPr><w:r><w:rPr><w:i/><w:iCs/></w:rPr><w:t>Actores de la estrategia de apropiación social, rol y participación</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258"/><w:gridCol w:w="2175"/><w:gridCol w:w="2091"/><w:gridCol w:w="1172"/><w:gridCol w:w="2258"/></w:tblGrid><w:tr><w:trPr><w:tblHeader w:val="true"/><w:ins w:id="12611" w:author="Unknown Author" w:date="2026-10-30T04:17:53Z"/><w:cantSplit w:val="true"/></w:trPr><w:tc><w:tcPr><w:tcW w:w="225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2613" w:author="Unknown Author" w:date="2026-10-30T04:17:53Z"></w:ins></w:rPr></w:pPr><w:ins w:id="12612" w:author="Unknown Author" w:date="2026-10-30T04:17:53Z"><w:r><w:rPr><w:b/><w:kern w:val="0"/><w:szCs w:val="24"/><w:lang w:val="es-CO" w:eastAsia="en-US" w:bidi="ar-SA"/></w:rPr><w:t>Actor</w:t></w:r></w:ins></w:p></w:tc><w:tc><w:tcPr><w:tcW w:w="217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2615" w:author="Unknown Author" w:date="2026-10-30T04:17:53Z"></w:ins></w:rPr></w:pPr><w:ins w:id="12614" w:author="Unknown Author" w:date="2026-10-30T04:17:53Z"><w:r><w:rPr><w:b/><w:kern w:val="0"/><w:szCs w:val="24"/><w:lang w:val="es-CO" w:eastAsia="en-US" w:bidi="ar-SA"/></w:rPr><w:t>Rol en el proyecto</w:t></w:r></w:ins></w:p></w:tc><w:tc><w:tcPr><w:tcW w:w="209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2617" w:author="Unknown Author" w:date="2026-10-30T04:17:53Z"></w:ins></w:rPr></w:pPr><w:ins w:id="12616" w:author="Unknown Author" w:date="2026-10-30T04:17:53Z"><w:r><w:rPr><w:b/><w:kern w:val="0"/><w:szCs w:val="24"/><w:lang w:val="es-CO" w:eastAsia="en-US" w:bidi="ar-SA"/></w:rPr><w:t>Participación en la ASC</w:t></w:r></w:ins></w:p></w:tc><w:tc><w:tcPr><w:tcW w:w="117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2619" w:author="Unknown Author" w:date="2026-10-30T04:17:53Z"></w:ins></w:rPr></w:pPr><w:ins w:id="12618" w:author="Unknown Author" w:date="2026-10-30T04:17:53Z"><w:r><w:rPr><w:b/><w:kern w:val="0"/><w:szCs w:val="24"/><w:lang w:val="es-CO" w:eastAsia="en-US" w:bidi="ar-SA"/></w:rPr><w:t>Nivel de la escalera</w:t></w:r></w:ins></w:p></w:tc><w:tc><w:tcPr><w:tcW w:w="225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2621" w:author="Unknown Author" w:date="2026-10-30T04:17:53Z"></w:ins></w:rPr></w:pPr><w:ins w:id="12620" w:author="Unknown Author" w:date="2026-10-30T04:17:53Z"><w:r><w:rPr><w:b/><w:kern w:val="0"/><w:szCs w:val="24"/><w:lang w:val="es-CO" w:eastAsia="en-US" w:bidi="ar-SA"/></w:rPr><w:t>Evidencia</w:t></w:r></w:ins></w:p></w:tc></w:tr><w:tr><w:trPr><w:ins w:id="12622" w:author="Unknown Author" w:date="2026-10-30T04:17:53Z"/><w:cantSplit w:val="true"/></w:trPr><w:tc><w:tcPr><w:tcW w:w="2258" w:type="dxa"/><w:tcBorders></w:tcBorders></w:tcPr><w:p><w:pPr><w:pStyle w:val="Tabla9"/><w:widowControl/><w:jc w:val="left"/><w:rPr><w:kern w:val="0"/><w:szCs w:val="24"/><w:lang w:val="es-CO" w:eastAsia="en-US" w:bidi="ar-SA"/><w:ins w:id="12624" w:author="Unknown Author" w:date="2026-10-30T04:17:53Z"></w:ins></w:rPr></w:pPr><w:ins w:id="12623" w:author="Unknown Author" w:date="2026-10-30T04:17:53Z"><w:r><w:rPr><w:kern w:val="0"/><w:szCs w:val="24"/><w:lang w:val="es-CO" w:eastAsia="en-US" w:bidi="ar-SA"/></w:rPr><w:t>Cuatro consejos de gestión del riesgo: municipales de Manizales y de Calarcá y departamentales de Caldas y del Quindío</w:t></w:r></w:ins></w:p></w:tc><w:tc><w:tcPr><w:tcW w:w="2175" w:type="dxa"/><w:tcBorders></w:tcBorders></w:tcPr><w:p><w:pPr><w:pStyle w:val="Tabla9"/><w:widowControl/><w:jc w:val="left"/><w:rPr><w:kern w:val="0"/><w:szCs w:val="24"/><w:lang w:val="es-CO" w:eastAsia="en-US" w:bidi="ar-SA"/><w:ins w:id="12626" w:author="Unknown Author" w:date="2026-10-30T04:17:53Z"></w:ins></w:rPr></w:pPr><w:ins w:id="12625" w:author="Unknown Author" w:date="2026-10-30T04:17:53Z"><w:r><w:rPr><w:kern w:val="0"/><w:szCs w:val="24"/><w:lang w:val="es-CO" w:eastAsia="en-US" w:bidi="ar-SA"/></w:rPr><w:t>Usuarios del tablero y del protocolo; los departamentales son beneficiarios</w:t></w:r></w:ins></w:p></w:tc><w:tc><w:tcPr><w:tcW w:w="2091" w:type="dxa"/><w:tcBorders></w:tcBorders></w:tcPr><w:p><w:pPr><w:pStyle w:val="Tabla9"/><w:widowControl/><w:jc w:val="left"/><w:rPr><w:kern w:val="0"/><w:szCs w:val="24"/><w:lang w:val="es-CO" w:eastAsia="en-US" w:bidi="ar-SA"/><w:ins w:id="12628" w:author="Unknown Author" w:date="2026-10-30T04:17:53Z"></w:ins></w:rPr></w:pPr><w:ins w:id="12627" w:author="Unknown Author" w:date="2026-10-30T04:17:53Z"><w:r><w:rPr><w:kern w:val="0"/><w:szCs w:val="24"/><w:lang w:val="es-CO" w:eastAsia="en-US" w:bidi="ar-SA"/></w:rPr><w:t>Co-diseñan los umbrales y el protocolo, usan el tablero y reciben formación</w:t></w:r></w:ins></w:p></w:tc><w:tc><w:tcPr><w:tcW w:w="1172" w:type="dxa"/><w:tcBorders></w:tcBorders></w:tcPr><w:p><w:pPr><w:pStyle w:val="Tabla9"/><w:widowControl/><w:jc w:val="left"/><w:rPr><w:kern w:val="0"/><w:szCs w:val="24"/><w:lang w:val="es-CO" w:eastAsia="en-US" w:bidi="ar-SA"/><w:ins w:id="12630" w:author="Unknown Author" w:date="2026-10-30T04:17:53Z"></w:ins></w:rPr></w:pPr><w:ins w:id="12629" w:author="Unknown Author" w:date="2026-10-30T04:17:53Z"><w:r><w:rPr><w:kern w:val="0"/><w:szCs w:val="24"/><w:lang w:val="es-CO" w:eastAsia="en-US" w:bidi="ar-SA"/></w:rPr><w:t>2 y 3</w:t></w:r></w:ins></w:p></w:tc><w:tc><w:tcPr><w:tcW w:w="2258" w:type="dxa"/><w:tcBorders></w:tcBorders></w:tcPr><w:p><w:pPr><w:pStyle w:val="Tabla9"/><w:widowControl/><w:jc w:val="left"/><w:rPr><w:kern w:val="0"/><w:szCs w:val="24"/><w:lang w:val="es-CO" w:eastAsia="en-US" w:bidi="ar-SA"/><w:ins w:id="12632" w:author="Unknown Author" w:date="2026-10-30T04:17:53Z"></w:ins></w:rPr></w:pPr><w:ins w:id="12631" w:author="Unknown Author" w:date="2026-10-30T04:17:53Z"><w:r><w:rPr><w:kern w:val="0"/><w:szCs w:val="24"/><w:lang w:val="es-CO" w:eastAsia="en-US" w:bidi="ar-SA"/></w:rPr><w:t>Actas de co-diseño y decisiones documentadas con el tablero</w:t></w:r></w:ins></w:p></w:tc></w:tr><w:tr><w:trPr><w:ins w:id="12633" w:author="Unknown Author" w:date="2026-10-30T04:17:53Z"/><w:cantSplit w:val="true"/></w:trPr><w:tc><w:tcPr><w:tcW w:w="2258" w:type="dxa"/><w:tcBorders></w:tcBorders><w:shd w:color="auto" w:fill="F7F7F7" w:val="clear"/></w:tcPr><w:p><w:pPr><w:pStyle w:val="Tabla9"/><w:widowControl/><w:jc w:val="left"/><w:rPr><w:kern w:val="0"/><w:szCs w:val="24"/><w:lang w:val="es-CO" w:eastAsia="en-US" w:bidi="ar-SA"/><w:ins w:id="12635" w:author="Unknown Author" w:date="2026-10-30T04:17:53Z"></w:ins></w:rPr></w:pPr><w:ins w:id="12634" w:author="Unknown Author" w:date="2026-10-30T04:17:53Z"><w:r><w:rPr><w:kern w:val="0"/><w:szCs w:val="24"/><w:lang w:val="es-CO" w:eastAsia="en-US" w:bidi="ar-SA"/></w:rPr><w:t>Personal del servicio público de los consejos (cerca de 40 personas; supuesto de trabajo)</w:t></w:r></w:ins></w:p></w:tc><w:tc><w:tcPr><w:tcW w:w="2175" w:type="dxa"/><w:tcBorders></w:tcBorders><w:shd w:color="auto" w:fill="F7F7F7" w:val="clear"/></w:tcPr><w:p><w:pPr><w:pStyle w:val="Tabla9"/><w:widowControl/><w:jc w:val="left"/><w:rPr><w:kern w:val="0"/><w:szCs w:val="24"/><w:lang w:val="es-CO" w:eastAsia="en-US" w:bidi="ar-SA"/><w:ins w:id="12637" w:author="Unknown Author" w:date="2026-10-30T04:17:53Z"></w:ins></w:rPr></w:pPr><w:ins w:id="12636" w:author="Unknown Author" w:date="2026-10-30T04:17:53Z"><w:r><w:rPr><w:kern w:val="0"/><w:szCs w:val="24"/><w:lang w:val="es-CO" w:eastAsia="en-US" w:bidi="ar-SA"/></w:rPr><w:t>Usuarios directos</w:t></w:r></w:ins></w:p></w:tc><w:tc><w:tcPr><w:tcW w:w="2091" w:type="dxa"/><w:tcBorders></w:tcBorders><w:shd w:color="auto" w:fill="F7F7F7" w:val="clear"/></w:tcPr><w:p><w:pPr><w:pStyle w:val="Tabla9"/><w:widowControl/><w:jc w:val="left"/><w:rPr><w:kern w:val="0"/><w:szCs w:val="24"/><w:lang w:val="es-CO" w:eastAsia="en-US" w:bidi="ar-SA"/><w:ins w:id="12639" w:author="Unknown Author" w:date="2026-10-30T04:17:53Z"></w:ins></w:rPr></w:pPr><w:ins w:id="12638" w:author="Unknown Author" w:date="2026-10-30T04:17:53Z"><w:r><w:rPr><w:kern w:val="0"/><w:szCs w:val="24"/><w:lang w:val="es-CO" w:eastAsia="en-US" w:bidi="ar-SA"/></w:rPr><w:t>Participan en talleres y en la formación con prueba práctica</w:t></w:r></w:ins></w:p></w:tc><w:tc><w:tcPr><w:tcW w:w="1172" w:type="dxa"/><w:tcBorders></w:tcBorders><w:shd w:color="auto" w:fill="F7F7F7" w:val="clear"/></w:tcPr><w:p><w:pPr><w:pStyle w:val="Tabla9"/><w:widowControl/><w:jc w:val="left"/><w:rPr><w:kern w:val="0"/><w:szCs w:val="24"/><w:lang w:val="es-CO" w:eastAsia="en-US" w:bidi="ar-SA"/><w:ins w:id="12641" w:author="Unknown Author" w:date="2026-10-30T04:17:53Z"></w:ins></w:rPr></w:pPr><w:ins w:id="12640" w:author="Unknown Author" w:date="2026-10-30T04:17:53Z"><w:r><w:rPr><w:kern w:val="0"/><w:szCs w:val="24"/><w:lang w:val="es-CO" w:eastAsia="en-US" w:bidi="ar-SA"/></w:rPr><w:t>3</w:t></w:r></w:ins></w:p></w:tc><w:tc><w:tcPr><w:tcW w:w="2258" w:type="dxa"/><w:tcBorders></w:tcBorders><w:shd w:color="auto" w:fill="F7F7F7" w:val="clear"/></w:tcPr><w:p><w:pPr><w:pStyle w:val="Tabla9"/><w:widowControl/><w:jc w:val="left"/><w:rPr><w:kern w:val="0"/><w:szCs w:val="24"/><w:lang w:val="es-CO" w:eastAsia="en-US" w:bidi="ar-SA"/><w:ins w:id="12643" w:author="Unknown Author" w:date="2026-10-30T04:17:53Z"></w:ins></w:rPr></w:pPr><w:ins w:id="12642" w:author="Unknown Author" w:date="2026-10-30T04:17:53Z"><w:r><w:rPr><w:kern w:val="0"/><w:szCs w:val="24"/><w:lang w:val="es-CO" w:eastAsia="en-US" w:bidi="ar-SA"/></w:rPr><w:t>Listas de asistencia y certificados</w:t></w:r></w:ins></w:p></w:tc></w:tr><w:tr><w:trPr><w:ins w:id="12644" w:author="Unknown Author" w:date="2026-10-30T04:17:53Z"/><w:cantSplit w:val="true"/></w:trPr><w:tc><w:tcPr><w:tcW w:w="2258" w:type="dxa"/><w:tcBorders></w:tcBorders></w:tcPr><w:p><w:pPr><w:pStyle w:val="Tabla9"/><w:widowControl/><w:jc w:val="left"/><w:rPr><w:kern w:val="0"/><w:szCs w:val="24"/><w:lang w:val="es-CO" w:eastAsia="en-US" w:bidi="ar-SA"/><w:ins w:id="12647" w:author="Unknown Author" w:date="2026-10-30T04:17:53Z"></w:ins></w:rPr></w:pPr><w:ins w:id="12645" w:author="Unknown Author" w:date="2026-10-30T04:17:53Z"><w:r><w:rPr><w:kern w:val="0"/><w:szCs w:val="24"/><w:lang w:val="es-CO" w:eastAsia="en-US" w:bidi="ar-SA"/></w:rPr><w:t xml:space="preserve">Personal operario de remoción de escombros </w:t></w:r></w:ins><w:ins w:id="12646" w:author="Unknown Author" w:date="2026-10-30T04:17:53Z"><w:r><w:rPr><w:color w:val="00B050"/><w:kern w:val="0"/><w:szCs w:val="24"/><w:lang w:val="es-CO" w:eastAsia="en-US" w:bidi="ar-SA"/></w:rPr><w:t>[Diligenciar: número de operarios y organizaciones]</w:t></w:r></w:ins></w:p></w:tc><w:tc><w:tcPr><w:tcW w:w="2175" w:type="dxa"/><w:tcBorders></w:tcBorders></w:tcPr><w:p><w:pPr><w:pStyle w:val="Tabla9"/><w:widowControl/><w:jc w:val="left"/><w:rPr><w:kern w:val="0"/><w:szCs w:val="24"/><w:lang w:val="es-CO" w:eastAsia="en-US" w:bidi="ar-SA"/><w:ins w:id="12649" w:author="Unknown Author" w:date="2026-10-30T04:17:53Z"></w:ins></w:rPr></w:pPr><w:ins w:id="12648" w:author="Unknown Author" w:date="2026-10-30T04:17:53Z"><w:r><w:rPr><w:kern w:val="0"/><w:szCs w:val="24"/><w:lang w:val="es-CO" w:eastAsia="en-US" w:bidi="ar-SA"/></w:rPr><w:t>Población más expuesta al polvo</w:t></w:r></w:ins></w:p></w:tc><w:tc><w:tcPr><w:tcW w:w="2091" w:type="dxa"/><w:tcBorders></w:tcBorders></w:tcPr><w:p><w:pPr><w:pStyle w:val="Tabla9"/><w:widowControl/><w:jc w:val="left"/><w:rPr><w:kern w:val="0"/><w:szCs w:val="24"/><w:lang w:val="es-CO" w:eastAsia="en-US" w:bidi="ar-SA"/><w:ins w:id="12651" w:author="Unknown Author" w:date="2026-10-30T04:17:53Z"></w:ins></w:rPr></w:pPr><w:ins w:id="12650" w:author="Unknown Author" w:date="2026-10-30T04:17:53Z"><w:r><w:rPr><w:kern w:val="0"/><w:szCs w:val="24"/><w:lang w:val="es-CO" w:eastAsia="en-US" w:bidi="ar-SA"/></w:rPr><w:t>Aporta el conocimiento de sitios, maquinaria y polvo; recibe la alerta</w:t></w:r></w:ins></w:p></w:tc><w:tc><w:tcPr><w:tcW w:w="1172" w:type="dxa"/><w:tcBorders></w:tcBorders></w:tcPr><w:p><w:pPr><w:pStyle w:val="Tabla9"/><w:widowControl/><w:jc w:val="left"/><w:rPr><w:kern w:val="0"/><w:szCs w:val="24"/><w:lang w:val="es-CO" w:eastAsia="en-US" w:bidi="ar-SA"/><w:ins w:id="12653" w:author="Unknown Author" w:date="2026-10-30T04:17:53Z"></w:ins></w:rPr></w:pPr><w:ins w:id="12652" w:author="Unknown Author" w:date="2026-10-30T04:17:53Z"><w:r><w:rPr><w:kern w:val="0"/><w:szCs w:val="24"/><w:lang w:val="es-CO" w:eastAsia="en-US" w:bidi="ar-SA"/></w:rPr><w:t>2 y 3</w:t></w:r></w:ins></w:p></w:tc><w:tc><w:tcPr><w:tcW w:w="2258" w:type="dxa"/><w:tcBorders></w:tcBorders></w:tcPr><w:p><w:pPr><w:pStyle w:val="Tabla9"/><w:widowControl/><w:jc w:val="left"/><w:rPr><w:kern w:val="0"/><w:szCs w:val="24"/><w:lang w:val="es-CO" w:eastAsia="en-US" w:bidi="ar-SA"/><w:ins w:id="12655" w:author="Unknown Author" w:date="2026-10-30T04:17:53Z"></w:ins></w:rPr></w:pPr><w:ins w:id="12654" w:author="Unknown Author" w:date="2026-10-30T04:17:53Z"><w:r><w:rPr><w:kern w:val="0"/><w:szCs w:val="24"/><w:lang w:val="es-CO" w:eastAsia="en-US" w:bidi="ar-SA"/></w:rPr><w:t>Actas con representantes designados por escrito</w:t></w:r></w:ins></w:p></w:tc></w:tr><w:tr><w:trPr><w:ins w:id="12656" w:author="Unknown Author" w:date="2026-10-30T04:17:53Z"/><w:cantSplit w:val="true"/></w:trPr><w:tc><w:tcPr><w:tcW w:w="2258" w:type="dxa"/><w:tcBorders></w:tcBorders><w:shd w:color="auto" w:fill="F7F7F7" w:val="clear"/></w:tcPr><w:p><w:pPr><w:pStyle w:val="Tabla9"/><w:widowControl/><w:jc w:val="left"/><w:rPr><w:kern w:val="0"/><w:szCs w:val="24"/><w:lang w:val="es-CO" w:eastAsia="en-US" w:bidi="ar-SA"/><w:ins w:id="12659" w:author="Unknown Author" w:date="2026-10-30T04:17:53Z"></w:ins></w:rPr></w:pPr><w:ins w:id="12657" w:author="Unknown Author" w:date="2026-10-30T04:17:53Z"><w:r><w:rPr><w:kern w:val="0"/><w:szCs w:val="24"/><w:lang w:val="es-CO" w:eastAsia="en-US" w:bidi="ar-SA"/></w:rPr><w:t xml:space="preserve">Comunidad vecina y organizaciones comunitarias </w:t></w:r></w:ins><w:ins w:id="12658" w:author="Unknown Author" w:date="2026-10-30T04:17:53Z"><w:r><w:rPr><w:color w:val="00B050"/><w:kern w:val="0"/><w:szCs w:val="24"/><w:lang w:val="es-CO" w:eastAsia="en-US" w:bidi="ar-SA"/></w:rPr><w:t>[Diligenciar: organizaciones comunitarias de Manizales y de Calarcá]</w:t></w:r></w:ins></w:p></w:tc><w:tc><w:tcPr><w:tcW w:w="2175" w:type="dxa"/><w:tcBorders></w:tcBorders><w:shd w:color="auto" w:fill="F7F7F7" w:val="clear"/></w:tcPr><w:p><w:pPr><w:pStyle w:val="Tabla9"/><w:widowControl/><w:jc w:val="left"/><w:rPr><w:kern w:val="0"/><w:szCs w:val="24"/><w:lang w:val="es-CO" w:eastAsia="en-US" w:bidi="ar-SA"/><w:ins w:id="12661" w:author="Unknown Author" w:date="2026-10-30T04:17:53Z"></w:ins></w:rPr></w:pPr><w:ins w:id="12660" w:author="Unknown Author" w:date="2026-10-30T04:17:53Z"><w:r><w:rPr><w:kern w:val="0"/><w:szCs w:val="24"/><w:lang w:val="es-CO" w:eastAsia="en-US" w:bidi="ar-SA"/></w:rPr><w:t>Población expuesta</w:t></w:r></w:ins></w:p></w:tc><w:tc><w:tcPr><w:tcW w:w="2091" w:type="dxa"/><w:tcBorders></w:tcBorders><w:shd w:color="auto" w:fill="F7F7F7" w:val="clear"/></w:tcPr><w:p><w:pPr><w:pStyle w:val="Tabla9"/><w:widowControl/><w:jc w:val="left"/><w:rPr><w:kern w:val="0"/><w:szCs w:val="24"/><w:lang w:val="es-CO" w:eastAsia="en-US" w:bidi="ar-SA"/><w:ins w:id="12663" w:author="Unknown Author" w:date="2026-10-30T04:17:53Z"></w:ins></w:rPr></w:pPr><w:ins w:id="12662" w:author="Unknown Author" w:date="2026-10-30T04:17:53Z"><w:r><w:rPr><w:kern w:val="0"/><w:szCs w:val="24"/><w:lang w:val="es-CO" w:eastAsia="en-US" w:bidi="ar-SA"/></w:rPr><w:t>Cartografía social, revisión de la cartilla y consulta en jornadas</w:t></w:r></w:ins></w:p></w:tc><w:tc><w:tcPr><w:tcW w:w="1172" w:type="dxa"/><w:tcBorders></w:tcBorders><w:shd w:color="auto" w:fill="F7F7F7" w:val="clear"/></w:tcPr><w:p><w:pPr><w:pStyle w:val="Tabla9"/><w:widowControl/><w:jc w:val="left"/><w:rPr><w:kern w:val="0"/><w:szCs w:val="24"/><w:lang w:val="es-CO" w:eastAsia="en-US" w:bidi="ar-SA"/><w:ins w:id="12665" w:author="Unknown Author" w:date="2026-10-30T04:17:53Z"></w:ins></w:rPr></w:pPr><w:ins w:id="12664" w:author="Unknown Author" w:date="2026-10-30T04:17:53Z"><w:r><w:rPr><w:kern w:val="0"/><w:szCs w:val="24"/><w:lang w:val="es-CO" w:eastAsia="en-US" w:bidi="ar-SA"/></w:rPr><w:t>1, 2 y 3</w:t></w:r></w:ins></w:p></w:tc><w:tc><w:tcPr><w:tcW w:w="2258" w:type="dxa"/><w:tcBorders></w:tcBorders><w:shd w:color="auto" w:fill="F7F7F7" w:val="clear"/></w:tcPr><w:p><w:pPr><w:pStyle w:val="Tabla9"/><w:widowControl/><w:jc w:val="left"/><w:rPr><w:kern w:val="0"/><w:szCs w:val="24"/><w:lang w:val="es-CO" w:eastAsia="en-US" w:bidi="ar-SA"/><w:ins w:id="12667" w:author="Unknown Author" w:date="2026-10-30T04:17:53Z"></w:ins></w:rPr></w:pPr><w:ins w:id="12666" w:author="Unknown Author" w:date="2026-10-30T04:17:53Z"><w:r><w:rPr><w:kern w:val="0"/><w:szCs w:val="24"/><w:lang w:val="es-CO" w:eastAsia="en-US" w:bidi="ar-SA"/></w:rPr><w:t>Actas, encuestas y cartilla revisada</w:t></w:r></w:ins></w:p></w:tc></w:tr><w:tr><w:trPr><w:ins w:id="12668" w:author="Unknown Author" w:date="2026-10-30T04:17:53Z"/><w:cantSplit w:val="true"/></w:trPr><w:tc><w:tcPr><w:tcW w:w="2258" w:type="dxa"/><w:tcBorders></w:tcBorders></w:tcPr><w:p><w:pPr><w:pStyle w:val="Tabla9"/><w:widowControl/><w:jc w:val="left"/><w:rPr><w:kern w:val="0"/><w:szCs w:val="24"/><w:lang w:val="es-CO" w:eastAsia="en-US" w:bidi="ar-SA"/><w:ins w:id="12670" w:author="Unknown Author" w:date="2026-10-30T04:17:53Z"></w:ins></w:rPr></w:pPr><w:ins w:id="12669" w:author="Unknown Author" w:date="2026-10-30T04:17:53Z"><w:r><w:rPr><w:kern w:val="0"/><w:szCs w:val="24"/><w:lang w:val="es-CO" w:eastAsia="en-US" w:bidi="ar-SA"/></w:rPr><w:t>Autoridades ambientales y Unidad Nacional para la Gestión del Riesgo de Desastres (UNGRD)</w:t></w:r></w:ins></w:p></w:tc><w:tc><w:tcPr><w:tcW w:w="2175" w:type="dxa"/><w:tcBorders></w:tcBorders></w:tcPr><w:p><w:pPr><w:pStyle w:val="Tabla9"/><w:widowControl/><w:jc w:val="left"/><w:rPr><w:kern w:val="0"/><w:szCs w:val="24"/><w:lang w:val="es-CO" w:eastAsia="en-US" w:bidi="ar-SA"/><w:ins w:id="12672" w:author="Unknown Author" w:date="2026-10-30T04:17:53Z"></w:ins></w:rPr></w:pPr><w:ins w:id="12671" w:author="Unknown Author" w:date="2026-10-30T04:17:53Z"><w:r><w:rPr><w:kern w:val="0"/><w:szCs w:val="24"/><w:lang w:val="es-CO" w:eastAsia="en-US" w:bidi="ar-SA"/></w:rPr><w:t>Aliados de uso y de referencia</w:t></w:r></w:ins></w:p></w:tc><w:tc><w:tcPr><w:tcW w:w="2091" w:type="dxa"/><w:tcBorders></w:tcBorders></w:tcPr><w:p><w:pPr><w:pStyle w:val="Tabla9"/><w:widowControl/><w:jc w:val="left"/><w:rPr><w:kern w:val="0"/><w:szCs w:val="24"/><w:lang w:val="es-CO" w:eastAsia="en-US" w:bidi="ar-SA"/><w:ins w:id="12674" w:author="Unknown Author" w:date="2026-10-30T04:17:53Z"></w:ins></w:rPr></w:pPr><w:ins w:id="12673" w:author="Unknown Author" w:date="2026-10-30T04:17:53Z"><w:r><w:rPr><w:kern w:val="0"/><w:szCs w:val="24"/><w:lang w:val="es-CO" w:eastAsia="en-US" w:bidi="ar-SA"/></w:rPr><w:t>Validan umbrales y protocolo y participan en jornadas</w:t></w:r></w:ins></w:p></w:tc><w:tc><w:tcPr><w:tcW w:w="1172" w:type="dxa"/><w:tcBorders></w:tcBorders></w:tcPr><w:p><w:pPr><w:pStyle w:val="Tabla9"/><w:widowControl/><w:jc w:val="left"/><w:rPr><w:kern w:val="0"/><w:szCs w:val="24"/><w:lang w:val="es-CO" w:eastAsia="en-US" w:bidi="ar-SA"/><w:ins w:id="12676" w:author="Unknown Author" w:date="2026-10-30T04:17:53Z"></w:ins></w:rPr></w:pPr><w:ins w:id="12675" w:author="Unknown Author" w:date="2026-10-30T04:17:53Z"><w:r><w:rPr><w:kern w:val="0"/><w:szCs w:val="24"/><w:lang w:val="es-CO" w:eastAsia="en-US" w:bidi="ar-SA"/></w:rPr><w:t>2</w:t></w:r></w:ins></w:p></w:tc><w:tc><w:tcPr><w:tcW w:w="2258" w:type="dxa"/><w:tcBorders></w:tcBorders></w:tcPr><w:p><w:pPr><w:pStyle w:val="Tabla9"/><w:widowControl/><w:jc w:val="left"/><w:rPr><w:kern w:val="0"/><w:szCs w:val="24"/><w:lang w:val="es-CO" w:eastAsia="en-US" w:bidi="ar-SA"/><w:ins w:id="12678" w:author="Unknown Author" w:date="2026-10-30T04:17:53Z"></w:ins></w:rPr></w:pPr><w:ins w:id="12677" w:author="Unknown Author" w:date="2026-10-30T04:17:53Z"><w:r><w:rPr><w:kern w:val="0"/><w:szCs w:val="24"/><w:lang w:val="es-CO" w:eastAsia="en-US" w:bidi="ar-SA"/></w:rPr><w:t>Actas de jornada</w:t></w:r></w:ins></w:p></w:tc></w:tr><w:tr><w:trPr><w:ins w:id="12679" w:author="Unknown Author" w:date="2026-10-30T04:17:53Z"/><w:cantSplit w:val="true"/></w:trPr><w:tc><w:tcPr><w:tcW w:w="2258" w:type="dxa"/><w:tcBorders></w:tcBorders><w:shd w:color="auto" w:fill="F7F7F7" w:val="clear"/></w:tcPr><w:p><w:pPr><w:pStyle w:val="Tabla9"/><w:widowControl/><w:jc w:val="left"/><w:rPr><w:kern w:val="0"/><w:szCs w:val="24"/><w:lang w:val="es-CO" w:eastAsia="en-US" w:bidi="ar-SA"/><w:ins w:id="12681" w:author="Unknown Author" w:date="2026-10-30T04:17:53Z"></w:ins></w:rPr></w:pPr><w:ins w:id="12680" w:author="Unknown Author" w:date="2026-10-30T04:17:53Z"><w:r><w:rPr><w:kern w:val="0"/><w:szCs w:val="24"/><w:lang w:val="es-CO" w:eastAsia="en-US" w:bidi="ar-SA"/></w:rPr><w:t>Universidad Santo Tomás (entidad proponente)</w:t></w:r></w:ins></w:p></w:tc><w:tc><w:tcPr><w:tcW w:w="2175" w:type="dxa"/><w:tcBorders></w:tcBorders><w:shd w:color="auto" w:fill="F7F7F7" w:val="clear"/></w:tcPr><w:p><w:pPr><w:pStyle w:val="Tabla9"/><w:widowControl/><w:jc w:val="left"/><w:rPr><w:kern w:val="0"/><w:szCs w:val="24"/><w:lang w:val="es-CO" w:eastAsia="en-US" w:bidi="ar-SA"/><w:ins w:id="12683" w:author="Unknown Author" w:date="2026-10-30T04:17:53Z"></w:ins></w:rPr></w:pPr><w:ins w:id="12682" w:author="Unknown Author" w:date="2026-10-30T04:17:53Z"><w:r><w:rPr><w:kern w:val="0"/><w:szCs w:val="24"/><w:lang w:val="es-CO" w:eastAsia="en-US" w:bidi="ar-SA"/></w:rPr><w:t>Ejecutora; coordina la estrategia y lidera los objetivos específicos 1 y 2</w:t></w:r></w:ins></w:p></w:tc><w:tc><w:tcPr><w:tcW w:w="2091" w:type="dxa"/><w:tcBorders></w:tcBorders><w:shd w:color="auto" w:fill="F7F7F7" w:val="clear"/></w:tcPr><w:p><w:pPr><w:pStyle w:val="Tabla9"/><w:widowControl/><w:jc w:val="left"/><w:rPr><w:kern w:val="0"/><w:szCs w:val="24"/><w:lang w:val="es-CO" w:eastAsia="en-US" w:bidi="ar-SA"/><w:ins w:id="12685" w:author="Unknown Author" w:date="2026-10-30T04:17:53Z"></w:ins></w:rPr></w:pPr><w:ins w:id="12684" w:author="Unknown Author" w:date="2026-10-30T04:17:53Z"><w:r><w:rPr><w:kern w:val="0"/><w:szCs w:val="24"/><w:lang w:val="es-CO" w:eastAsia="en-US" w:bidi="ar-SA"/></w:rPr><w:t>Coordina la ASC, facilita los talleres, sistematiza y da soporte técnico al tablero</w:t></w:r></w:ins></w:p></w:tc><w:tc><w:tcPr><w:tcW w:w="1172" w:type="dxa"/><w:tcBorders></w:tcBorders><w:shd w:color="auto" w:fill="F7F7F7" w:val="clear"/></w:tcPr><w:p><w:pPr><w:pStyle w:val="Tabla9"/><w:widowControl/><w:jc w:val="left"/><w:rPr><w:kern w:val="0"/><w:szCs w:val="24"/><w:lang w:val="es-CO" w:eastAsia="en-US" w:bidi="ar-SA"/><w:ins w:id="12687" w:author="Unknown Author" w:date="2026-10-30T04:17:53Z"></w:ins></w:rPr></w:pPr><w:ins w:id="12686" w:author="Unknown Author" w:date="2026-10-30T04:17:53Z"><w:r><w:rPr><w:kern w:val="0"/><w:szCs w:val="24"/><w:lang w:val="es-CO" w:eastAsia="en-US" w:bidi="ar-SA"/></w:rPr><w:t>1 a 3</w:t></w:r></w:ins></w:p></w:tc><w:tc><w:tcPr><w:tcW w:w="2258" w:type="dxa"/><w:tcBorders></w:tcBorders><w:shd w:color="auto" w:fill="F7F7F7" w:val="clear"/></w:tcPr><w:p><w:pPr><w:pStyle w:val="Tabla9"/><w:widowControl/><w:jc w:val="left"/><w:rPr><w:kern w:val="0"/><w:szCs w:val="24"/><w:lang w:val="es-CO" w:eastAsia="en-US" w:bidi="ar-SA"/><w:ins w:id="12689" w:author="Unknown Author" w:date="2026-10-30T04:17:53Z"></w:ins></w:rPr></w:pPr><w:ins w:id="12688" w:author="Unknown Author" w:date="2026-10-30T04:17:53Z"><w:r><w:rPr><w:kern w:val="0"/><w:szCs w:val="24"/><w:lang w:val="es-CO" w:eastAsia="en-US" w:bidi="ar-SA"/></w:rPr><w:t>Coordinación y profesionales de apropiación social; coinvestigadores de ambiente y ciencias sociales</w:t></w:r></w:ins></w:p></w:tc></w:tr><w:tr><w:trPr><w:ins w:id="12690" w:author="Unknown Author" w:date="2026-10-30T04:17:53Z"/><w:cantSplit w:val="true"/></w:trPr><w:tc><w:tcPr><w:tcW w:w="2258" w:type="dxa"/><w:tcBorders></w:tcBorders></w:tcPr><w:p><w:pPr><w:pStyle w:val="Tabla9"/><w:widowControl/><w:jc w:val="left"/><w:rPr><w:kern w:val="0"/><w:szCs w:val="24"/><w:lang w:val="es-CO" w:eastAsia="en-US" w:bidi="ar-SA"/><w:ins w:id="12692" w:author="Unknown Author" w:date="2026-10-30T04:17:53Z"></w:ins></w:rPr></w:pPr><w:ins w:id="12691" w:author="Unknown Author" w:date="2026-10-30T04:17:53Z"><w:r><w:rPr><w:kern w:val="0"/><w:szCs w:val="24"/><w:lang w:val="es-CO" w:eastAsia="en-US" w:bidi="ar-SA"/></w:rPr><w:t>Municipios de Manizales y de Calarcá</w:t></w:r></w:ins></w:p></w:tc><w:tc><w:tcPr><w:tcW w:w="2175" w:type="dxa"/><w:tcBorders></w:tcBorders></w:tcPr><w:p><w:pPr><w:pStyle w:val="Tabla9"/><w:widowControl/><w:jc w:val="left"/><w:rPr><w:kern w:val="0"/><w:szCs w:val="24"/><w:lang w:val="es-CO" w:eastAsia="en-US" w:bidi="ar-SA"/><w:ins w:id="12694" w:author="Unknown Author" w:date="2026-10-30T04:17:53Z"></w:ins></w:rPr></w:pPr><w:ins w:id="12693" w:author="Unknown Author" w:date="2026-10-30T04:17:53Z"><w:r><w:rPr><w:kern w:val="0"/><w:szCs w:val="24"/><w:lang w:val="es-CO" w:eastAsia="en-US" w:bidi="ar-SA"/></w:rPr><w:t>Aliados; lideran el uso institucional del objetivo específico 3 y aportan en especie</w:t></w:r></w:ins></w:p></w:tc><w:tc><w:tcPr><w:tcW w:w="2091" w:type="dxa"/><w:tcBorders></w:tcBorders></w:tcPr><w:p><w:pPr><w:pStyle w:val="Tabla9"/><w:widowControl/><w:jc w:val="left"/><w:rPr><w:kern w:val="0"/><w:szCs w:val="24"/><w:lang w:val="es-CO" w:eastAsia="en-US" w:bidi="ar-SA"/><w:ins w:id="12696" w:author="Unknown Author" w:date="2026-10-30T04:17:53Z"></w:ins></w:rPr></w:pPr><w:ins w:id="12695" w:author="Unknown Author" w:date="2026-10-30T04:17:53Z"><w:r><w:rPr><w:kern w:val="0"/><w:szCs w:val="24"/><w:lang w:val="es-CO" w:eastAsia="en-US" w:bidi="ar-SA"/></w:rPr><w:t>Lideran la convocatoria de los consejos, el registro de decisiones y la firma de convenios de custodia; facilitan el acceso a los sitios</w:t></w:r></w:ins></w:p></w:tc><w:tc><w:tcPr><w:tcW w:w="1172" w:type="dxa"/><w:tcBorders></w:tcBorders></w:tcPr><w:p><w:pPr><w:pStyle w:val="Tabla9"/><w:widowControl/><w:jc w:val="left"/><w:rPr><w:kern w:val="0"/><w:szCs w:val="24"/><w:lang w:val="es-CO" w:eastAsia="en-US" w:bidi="ar-SA"/><w:ins w:id="12698" w:author="Unknown Author" w:date="2026-10-30T04:17:53Z"></w:ins></w:rPr></w:pPr><w:ins w:id="12697" w:author="Unknown Author" w:date="2026-10-30T04:17:53Z"><w:r><w:rPr><w:kern w:val="0"/><w:szCs w:val="24"/><w:lang w:val="es-CO" w:eastAsia="en-US" w:bidi="ar-SA"/></w:rPr><w:t>3</w:t></w:r></w:ins></w:p></w:tc><w:tc><w:tcPr><w:tcW w:w="2258" w:type="dxa"/><w:tcBorders></w:tcBorders></w:tcPr><w:p><w:pPr><w:pStyle w:val="Tabla9"/><w:widowControl/><w:jc w:val="left"/><w:rPr><w:kern w:val="0"/><w:szCs w:val="24"/><w:lang w:val="es-CO" w:eastAsia="en-US" w:bidi="ar-SA"/><w:ins w:id="12700" w:author="Unknown Author" w:date="2026-10-30T04:17:53Z"></w:ins></w:rPr></w:pPr><w:ins w:id="12699" w:author="Unknown Author" w:date="2026-10-30T04:17:53Z"><w:r><w:rPr><w:kern w:val="0"/><w:szCs w:val="24"/><w:lang w:val="es-CO" w:eastAsia="en-US" w:bidi="ar-SA"/></w:rPr><w:t>Actas, registro de decisiones y convenios de custodia</w:t></w:r></w:ins></w:p></w:tc></w:tr><w:tr><w:trPr><w:ins w:id="12701" w:author="Unknown Author" w:date="2026-10-30T04:17:53Z"/><w:cantSplit w:val="true"/></w:trPr><w:tc><w:tcPr><w:tcW w:w="2258" w:type="dxa"/><w:tcBorders></w:tcBorders><w:shd w:color="auto" w:fill="F7F7F7" w:val="clear"/></w:tcPr><w:p><w:pPr><w:pStyle w:val="Tabla9"/><w:widowControl/><w:jc w:val="left"/><w:rPr><w:kern w:val="0"/><w:szCs w:val="24"/><w:lang w:val="es-CO" w:eastAsia="en-US" w:bidi="ar-SA"/><w:ins w:id="12703" w:author="Unknown Author" w:date="2026-10-30T04:17:53Z"></w:ins></w:rPr></w:pPr><w:ins w:id="12702" w:author="Unknown Author" w:date="2026-10-30T04:17:53Z"><w:r><w:rPr><w:kern w:val="0"/><w:szCs w:val="24"/><w:lang w:val="es-CO" w:eastAsia="en-US" w:bidi="ar-SA"/></w:rPr><w:t>Avanciencia, oficina de transferencia de resultados de investigación</w:t></w:r></w:ins></w:p></w:tc><w:tc><w:tcPr><w:tcW w:w="2175" w:type="dxa"/><w:tcBorders></w:tcBorders><w:shd w:color="auto" w:fill="F7F7F7" w:val="clear"/></w:tcPr><w:p><w:pPr><w:pStyle w:val="Tabla9"/><w:widowControl/><w:jc w:val="left"/><w:rPr><w:kern w:val="0"/><w:szCs w:val="24"/><w:lang w:val="es-CO" w:eastAsia="en-US" w:bidi="ar-SA"/><w:ins w:id="12705" w:author="Unknown Author" w:date="2026-10-30T04:17:53Z"></w:ins></w:rPr></w:pPr><w:ins w:id="12704" w:author="Unknown Author" w:date="2026-10-30T04:17:53Z"><w:r><w:rPr><w:kern w:val="0"/><w:szCs w:val="24"/><w:lang w:val="es-CO" w:eastAsia="en-US" w:bidi="ar-SA"/></w:rPr><w:t>Aliado; gestiona la transferencia y la propiedad intelectual</w:t></w:r></w:ins></w:p></w:tc><w:tc><w:tcPr><w:tcW w:w="2091" w:type="dxa"/><w:tcBorders></w:tcBorders><w:shd w:color="auto" w:fill="F7F7F7" w:val="clear"/></w:tcPr><w:p><w:pPr><w:pStyle w:val="Tabla9"/><w:widowControl/><w:jc w:val="left"/><w:rPr><w:kern w:val="0"/><w:szCs w:val="24"/><w:lang w:val="es-CO" w:eastAsia="en-US" w:bidi="ar-SA"/><w:ins w:id="12707" w:author="Unknown Author" w:date="2026-10-30T04:17:53Z"></w:ins></w:rPr></w:pPr><w:ins w:id="12706" w:author="Unknown Author" w:date="2026-10-30T04:17:53Z"><w:r><w:rPr><w:kern w:val="0"/><w:szCs w:val="24"/><w:lang w:val="es-CO" w:eastAsia="en-US" w:bidi="ar-SA"/></w:rPr><w:t>Estructura los convenios de custodia y protege los productos co-creados</w:t></w:r></w:ins></w:p></w:tc><w:tc><w:tcPr><w:tcW w:w="1172" w:type="dxa"/><w:tcBorders></w:tcBorders><w:shd w:color="auto" w:fill="F7F7F7" w:val="clear"/></w:tcPr><w:p><w:pPr><w:pStyle w:val="Tabla9"/><w:widowControl/><w:jc w:val="left"/><w:rPr><w:kern w:val="0"/><w:szCs w:val="24"/><w:lang w:val="es-CO" w:eastAsia="en-US" w:bidi="ar-SA"/><w:ins w:id="12709" w:author="Unknown Author" w:date="2026-10-30T04:17:53Z"></w:ins></w:rPr></w:pPr><w:ins w:id="12708" w:author="Unknown Author" w:date="2026-10-30T04:17:53Z"><w:r><w:rPr><w:kern w:val="0"/><w:szCs w:val="24"/><w:lang w:val="es-CO" w:eastAsia="en-US" w:bidi="ar-SA"/></w:rPr><w:t>3</w:t></w:r></w:ins></w:p></w:tc><w:tc><w:tcPr><w:tcW w:w="2258" w:type="dxa"/><w:tcBorders></w:tcBorders><w:shd w:color="auto" w:fill="F7F7F7" w:val="clear"/></w:tcPr><w:p><w:pPr><w:pStyle w:val="Tabla9"/><w:widowControl/><w:jc w:val="left"/><w:rPr><w:kern w:val="0"/><w:szCs w:val="24"/><w:lang w:val="es-CO" w:eastAsia="en-US" w:bidi="ar-SA"/><w:ins w:id="12711" w:author="Unknown Author" w:date="2026-10-30T04:17:53Z"></w:ins></w:rPr></w:pPr><w:ins w:id="12710" w:author="Unknown Author" w:date="2026-10-30T04:17:53Z"><w:r><w:rPr><w:kern w:val="0"/><w:szCs w:val="24"/><w:lang w:val="es-CO" w:eastAsia="en-US" w:bidi="ar-SA"/></w:rPr><w:t>Convenios de custodia y acuerdo de titularidad</w:t></w:r></w:ins></w:p></w:tc></w:tr><w:tr><w:trPr><w:ins w:id="12712" w:author="Unknown Author" w:date="2026-10-30T04:17:53Z"/><w:cantSplit w:val="true"/></w:trPr><w:tc><w:tcPr><w:tcW w:w="2258" w:type="dxa"/><w:tcBorders></w:tcBorders></w:tcPr><w:p><w:pPr><w:pStyle w:val="Tabla9"/><w:widowControl/><w:jc w:val="left"/><w:rPr><w:kern w:val="0"/><w:szCs w:val="24"/><w:lang w:val="es-CO" w:eastAsia="en-US" w:bidi="ar-SA"/><w:ins w:id="12714" w:author="Unknown Author" w:date="2026-10-30T04:17:53Z"></w:ins></w:rPr></w:pPr><w:ins w:id="12713" w:author="Unknown Author" w:date="2026-10-30T04:17:53Z"><w:r><w:rPr><w:kern w:val="0"/><w:szCs w:val="24"/><w:lang w:val="es-CO" w:eastAsia="en-US" w:bidi="ar-SA"/></w:rPr><w:t>Gestión y Medio Ambiente, actor técnico externo con sede en Manizales</w:t></w:r></w:ins></w:p></w:tc><w:tc><w:tcPr><w:tcW w:w="2175" w:type="dxa"/><w:tcBorders></w:tcBorders></w:tcPr><w:p><w:pPr><w:pStyle w:val="Tabla9"/><w:widowControl/><w:jc w:val="left"/><w:rPr><w:kern w:val="0"/><w:szCs w:val="24"/><w:lang w:val="es-CO" w:eastAsia="en-US" w:bidi="ar-SA"/><w:ins w:id="12716" w:author="Unknown Author" w:date="2026-10-30T04:17:53Z"></w:ins></w:rPr></w:pPr><w:ins w:id="12715" w:author="Unknown Author" w:date="2026-10-30T04:17:53Z"><w:r><w:rPr><w:kern w:val="0"/><w:szCs w:val="24"/><w:lang w:val="es-CO" w:eastAsia="en-US" w:bidi="ar-SA"/></w:rPr><w:t>Actor técnico en calidad del aire; no integra la alianza</w:t></w:r></w:ins></w:p></w:tc><w:tc><w:tcPr><w:tcW w:w="2091" w:type="dxa"/><w:tcBorders></w:tcBorders></w:tcPr><w:p><w:pPr><w:pStyle w:val="Tabla9"/><w:widowControl/><w:jc w:val="left"/><w:rPr><w:kern w:val="0"/><w:szCs w:val="24"/><w:lang w:val="es-CO" w:eastAsia="en-US" w:bidi="ar-SA"/><w:ins w:id="12718" w:author="Unknown Author" w:date="2026-10-30T04:17:53Z"></w:ins></w:rPr></w:pPr><w:ins w:id="12717" w:author="Unknown Author" w:date="2026-10-30T04:17:53Z"><w:r><w:rPr><w:kern w:val="0"/><w:szCs w:val="24"/><w:lang w:val="es-CO" w:eastAsia="en-US" w:bidi="ar-SA"/></w:rPr><w:t>Aporta conocimiento local sobre la medición y participa como invitado técnico en talleres y jornadas</w:t></w:r></w:ins></w:p></w:tc><w:tc><w:tcPr><w:tcW w:w="1172" w:type="dxa"/><w:tcBorders></w:tcBorders></w:tcPr><w:p><w:pPr><w:pStyle w:val="Tabla9"/><w:widowControl/><w:jc w:val="left"/><w:rPr><w:kern w:val="0"/><w:szCs w:val="24"/><w:lang w:val="es-CO" w:eastAsia="en-US" w:bidi="ar-SA"/><w:ins w:id="12720" w:author="Unknown Author" w:date="2026-10-30T04:17:53Z"></w:ins></w:rPr></w:pPr><w:ins w:id="12719" w:author="Unknown Author" w:date="2026-10-30T04:17:53Z"><w:r><w:rPr><w:kern w:val="0"/><w:szCs w:val="24"/><w:lang w:val="es-CO" w:eastAsia="en-US" w:bidi="ar-SA"/></w:rPr><w:t>2</w:t></w:r></w:ins></w:p></w:tc><w:tc><w:tcPr><w:tcW w:w="2258" w:type="dxa"/><w:tcBorders></w:tcBorders></w:tcPr><w:p><w:pPr><w:pStyle w:val="Tabla9"/><w:widowControl/><w:jc w:val="left"/><w:rPr><w:kern w:val="0"/><w:szCs w:val="24"/><w:lang w:val="es-CO" w:eastAsia="en-US" w:bidi="ar-SA"/><w:ins w:id="12722" w:author="Unknown Author" w:date="2026-10-30T04:17:53Z"></w:ins></w:rPr></w:pPr><w:ins w:id="12721" w:author="Unknown Author" w:date="2026-10-30T04:17:53Z"><w:r><w:rPr><w:kern w:val="0"/><w:szCs w:val="24"/><w:lang w:val="es-CO" w:eastAsia="en-US" w:bidi="ar-SA"/></w:rPr><w:t>Actas de taller</w:t></w:r></w:ins></w:p></w:tc></w:tr><w:tr><w:trPr><w:ins w:id="12723" w:author="Unknown Author" w:date="2026-10-30T04:17:53Z"/><w:cantSplit w:val="true"/></w:trPr><w:tc><w:tcPr><w:tcW w:w="2258" w:type="dxa"/><w:tcBorders><w:bottom w:val="single" w:sz="12" w:space="0" w:color="2A3439"/></w:tcBorders><w:shd w:color="auto" w:fill="F7F7F7" w:val="clear"/></w:tcPr><w:p><w:pPr><w:pStyle w:val="Tabla9"/><w:keepNext w:val="true"/><w:widowControl/><w:jc w:val="left"/><w:rPr><w:kern w:val="0"/><w:szCs w:val="24"/><w:lang w:val="es-CO" w:eastAsia="en-US" w:bidi="ar-SA"/><w:ins w:id="12725" w:author="Unknown Author" w:date="2026-10-30T04:17:53Z"></w:ins></w:rPr></w:pPr><w:ins w:id="12724" w:author="Unknown Author" w:date="2026-10-30T04:17:53Z"><w:r><w:rPr><w:kern w:val="0"/><w:szCs w:val="24"/><w:lang w:val="es-CO" w:eastAsia="en-US" w:bidi="ar-SA"/></w:rPr><w:t>Jóvenes investigadores y estudiantes de maestría</w:t></w:r></w:ins></w:p></w:tc><w:tc><w:tcPr><w:tcW w:w="2175" w:type="dxa"/><w:tcBorders><w:bottom w:val="single" w:sz="12" w:space="0" w:color="2A3439"/></w:tcBorders><w:shd w:color="auto" w:fill="F7F7F7" w:val="clear"/></w:tcPr><w:p><w:pPr><w:pStyle w:val="Tabla9"/><w:keepNext w:val="true"/><w:widowControl/><w:jc w:val="left"/><w:rPr><w:kern w:val="0"/><w:szCs w:val="24"/><w:lang w:val="es-CO" w:eastAsia="en-US" w:bidi="ar-SA"/><w:ins w:id="12727" w:author="Unknown Author" w:date="2026-10-30T04:17:53Z"></w:ins></w:rPr></w:pPr><w:ins w:id="12726" w:author="Unknown Author" w:date="2026-10-30T04:17:53Z"><w:r><w:rPr><w:kern w:val="0"/><w:szCs w:val="24"/><w:lang w:val="es-CO" w:eastAsia="en-US" w:bidi="ar-SA"/></w:rPr><w:t>Talento en formación</w:t></w:r></w:ins></w:p></w:tc><w:tc><w:tcPr><w:tcW w:w="2091" w:type="dxa"/><w:tcBorders><w:bottom w:val="single" w:sz="12" w:space="0" w:color="2A3439"/></w:tcBorders><w:shd w:color="auto" w:fill="F7F7F7" w:val="clear"/></w:tcPr><w:p><w:pPr><w:pStyle w:val="Tabla9"/><w:keepNext w:val="true"/><w:widowControl/><w:jc w:val="left"/><w:rPr><w:kern w:val="0"/><w:szCs w:val="24"/><w:lang w:val="es-CO" w:eastAsia="en-US" w:bidi="ar-SA"/><w:ins w:id="12729" w:author="Unknown Author" w:date="2026-10-30T04:17:53Z"></w:ins></w:rPr></w:pPr><w:ins w:id="12728" w:author="Unknown Author" w:date="2026-10-30T04:17:53Z"><w:r><w:rPr><w:kern w:val="0"/><w:szCs w:val="24"/><w:lang w:val="es-CO" w:eastAsia="en-US" w:bidi="ar-SA"/></w:rPr><w:t>Producen divulgación pública de la ciencia y apoyan los talleres</w:t></w:r></w:ins></w:p></w:tc><w:tc><w:tcPr><w:tcW w:w="1172" w:type="dxa"/><w:tcBorders><w:bottom w:val="single" w:sz="12" w:space="0" w:color="2A3439"/></w:tcBorders><w:shd w:color="auto" w:fill="F7F7F7" w:val="clear"/></w:tcPr><w:p><w:pPr><w:pStyle w:val="Tabla9"/><w:keepNext w:val="true"/><w:widowControl/><w:jc w:val="left"/><w:rPr><w:kern w:val="0"/><w:szCs w:val="24"/><w:lang w:val="es-CO" w:eastAsia="en-US" w:bidi="ar-SA"/><w:ins w:id="12731" w:author="Unknown Author" w:date="2026-10-30T04:17:53Z"></w:ins></w:rPr></w:pPr><w:ins w:id="12730" w:author="Unknown Author" w:date="2026-10-30T04:17:53Z"><w:r><w:rPr><w:kern w:val="0"/><w:szCs w:val="24"/><w:lang w:val="es-CO" w:eastAsia="en-US" w:bidi="ar-SA"/></w:rPr><w:t>1 y 3</w:t></w:r></w:ins></w:p></w:tc><w:tc><w:tcPr><w:tcW w:w="2258" w:type="dxa"/><w:tcBorders><w:bottom w:val="single" w:sz="12" w:space="0" w:color="2A3439"/></w:tcBorders><w:shd w:color="auto" w:fill="F7F7F7" w:val="clear"/></w:tcPr><w:p><w:pPr><w:pStyle w:val="Tabla9"/><w:keepNext w:val="true"/><w:widowControl/><w:jc w:val="left"/><w:rPr><w:kern w:val="0"/><w:szCs w:val="24"/><w:lang w:val="es-CO" w:eastAsia="en-US" w:bidi="ar-SA"/><w:ins w:id="12733" w:author="Unknown Author" w:date="2026-10-30T04:17:53Z"></w:ins></w:rPr></w:pPr><w:ins w:id="12732" w:author="Unknown Author" w:date="2026-10-30T04:17:53Z"><w:r><w:rPr><w:kern w:val="0"/><w:szCs w:val="24"/><w:lang w:val="es-CO" w:eastAsia="en-US" w:bidi="ar-SA"/></w:rPr><w:t>Productos de divulgación</w:t></w:r></w:ins></w:p></w:tc></w:tr></w:tbl><w:p><w:pPr><w:pStyle w:val="TablaNota"/><w:rPr><w:ins w:id="12736" w:author="Unknown Author" w:date="2026-10-30T04:17:53Z"></w:ins></w:rPr></w:pPr><w:ins w:id="12734" w:author="Unknown Author" w:date="2026-10-30T04:17:53Z"><w:r><w:rPr><w:i/><w:iCs/></w:rPr><w:t>Nota.</w:t></w:r></w:ins><w:ins w:id="12735" w:author="Unknown Author" w:date="2026-10-30T04:17:53Z"><w:r><w:rPr></w:rPr><w:t xml:space="preserve"> Elaboración propia. Los municipios de Manizales y de Calarcá aportan en especie 120.000.000 COP en total y no figuran como beneficiarios. Sus consejos municipales usan el tablero como parte de la entidad aliada.</w:t></w:r></w:ins></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404"/><w:gridCol w:w="1991"/><w:gridCol w:w="2075"/><w:gridCol w:w="1160"/><w:gridCol w:w="2324"/></w:tblGrid><w:tr><w:trPr><w:tblHeader w:val="true"/><w:del w:id="12737" w:author="Unknown Author" w:date="2026-10-30T04:17:53Z"/><w:cantSplit w:val="true"/></w:trPr><w:tc><w:tcPr><w:tcW w:w="240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2739" w:author="Unknown Author" w:date="2026-10-30T04:17:53Z"></w:del></w:rPr></w:pPr><w:del w:id="12738" w:author="Unknown Author" w:date="2026-10-30T04:17:53Z"><w:r><w:rPr><w:b/><w:kern w:val="0"/><w:szCs w:val="24"/><w:lang w:val="es-CO" w:eastAsia="en-US" w:bidi="ar-SA"/></w:rPr><w:delText>Actor</w:delText></w:r></w:del></w:p></w:tc><w:tc><w:tcPr><w:tcW w:w="199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2741" w:author="Unknown Author" w:date="2026-10-30T04:17:53Z"></w:del></w:rPr></w:pPr><w:del w:id="12740" w:author="Unknown Author" w:date="2026-10-30T04:17:53Z"><w:r><w:rPr><w:b/><w:kern w:val="0"/><w:szCs w:val="24"/><w:lang w:val="es-CO" w:eastAsia="en-US" w:bidi="ar-SA"/></w:rPr><w:delText>Rol en el proyecto</w:delText></w:r></w:del></w:p></w:tc><w:tc><w:tcPr><w:tcW w:w="207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2743" w:author="Unknown Author" w:date="2026-10-30T04:17:53Z"></w:del></w:rPr></w:pPr><w:del w:id="12742" w:author="Unknown Author" w:date="2026-10-30T04:17:53Z"><w:r><w:rPr><w:b/><w:kern w:val="0"/><w:szCs w:val="24"/><w:lang w:val="es-CO" w:eastAsia="en-US" w:bidi="ar-SA"/></w:rPr><w:delText>Participación en la ASC</w:delText></w:r></w:del></w:p></w:tc><w:tc><w:tcPr><w:tcW w:w="116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2745" w:author="Unknown Author" w:date="2026-10-30T04:17:53Z"></w:del></w:rPr></w:pPr><w:del w:id="12744" w:author="Unknown Author" w:date="2026-10-30T04:17:53Z"><w:r><w:rPr><w:b/><w:kern w:val="0"/><w:szCs w:val="24"/><w:lang w:val="es-CO" w:eastAsia="en-US" w:bidi="ar-SA"/></w:rPr><w:delText>Nivel de la escalera</w:delText></w:r></w:del></w:p></w:tc><w:tc><w:tcPr><w:tcW w:w="232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2747" w:author="Unknown Author" w:date="2026-10-30T04:17:53Z"></w:del></w:rPr></w:pPr><w:del w:id="12746" w:author="Unknown Author" w:date="2026-10-30T04:17:53Z"><w:r><w:rPr><w:b/><w:kern w:val="0"/><w:szCs w:val="24"/><w:lang w:val="es-CO" w:eastAsia="en-US" w:bidi="ar-SA"/></w:rPr><w:delText>Evidencia</w:delText></w:r></w:del></w:p></w:tc></w:tr><w:tr><w:trPr><w:del w:id="12748" w:author="Unknown Author" w:date="2026-10-30T04:17:53Z"/><w:cantSplit w:val="true"/></w:trPr><w:tc><w:tcPr><w:tcW w:w="2404" w:type="dxa"/><w:tcBorders></w:tcBorders></w:tcPr><w:p><w:pPr><w:pStyle w:val="Tabla9"/><w:widowControl/><w:jc w:val="left"/><w:rPr><w:kern w:val="0"/><w:szCs w:val="24"/><w:lang w:val="es-CO" w:eastAsia="en-US" w:bidi="ar-SA"/><w:del w:id="12750" w:author="Unknown Author" w:date="2026-10-30T04:17:53Z"></w:del></w:rPr></w:pPr><w:del w:id="12749" w:author="Unknown Author" w:date="2026-10-30T04:17:53Z"><w:r><w:rPr><w:kern w:val="0"/><w:szCs w:val="24"/><w:lang w:val="es-CO" w:eastAsia="en-US" w:bidi="ar-SA"/></w:rPr><w:delText>15 comités de gestión del riesgo (12 municipales y tres departamentales; supuesto de trabajo)</w:delText></w:r></w:del></w:p></w:tc><w:tc><w:tcPr><w:tcW w:w="1991" w:type="dxa"/><w:tcBorders></w:tcBorders></w:tcPr><w:p><w:pPr><w:pStyle w:val="Tabla9"/><w:widowControl/><w:jc w:val="left"/><w:rPr><w:kern w:val="0"/><w:szCs w:val="24"/><w:lang w:val="es-CO" w:eastAsia="en-US" w:bidi="ar-SA"/><w:del w:id="12752" w:author="Unknown Author" w:date="2026-10-30T04:17:53Z"></w:del></w:rPr></w:pPr><w:del w:id="12751" w:author="Unknown Author" w:date="2026-10-30T04:17:53Z"><w:r><w:rPr><w:kern w:val="0"/><w:szCs w:val="24"/><w:lang w:val="es-CO" w:eastAsia="en-US" w:bidi="ar-SA"/></w:rPr><w:delText>Beneficiarios y usuarios del tablero y del protocolo</w:delText></w:r></w:del></w:p></w:tc><w:tc><w:tcPr><w:tcW w:w="2075" w:type="dxa"/><w:tcBorders></w:tcBorders></w:tcPr><w:p><w:pPr><w:pStyle w:val="Tabla9"/><w:widowControl/><w:jc w:val="left"/><w:rPr><w:kern w:val="0"/><w:szCs w:val="24"/><w:lang w:val="es-CO" w:eastAsia="en-US" w:bidi="ar-SA"/><w:del w:id="12754" w:author="Unknown Author" w:date="2026-10-30T04:17:53Z"></w:del></w:rPr></w:pPr><w:del w:id="12753" w:author="Unknown Author" w:date="2026-10-30T04:17:53Z"><w:r><w:rPr><w:kern w:val="0"/><w:szCs w:val="24"/><w:lang w:val="es-CO" w:eastAsia="en-US" w:bidi="ar-SA"/></w:rPr><w:delText>Co-diseñan los umbrales y el protocolo, usan el tablero y reciben formación</w:delText></w:r></w:del></w:p></w:tc><w:tc><w:tcPr><w:tcW w:w="1160" w:type="dxa"/><w:tcBorders></w:tcBorders></w:tcPr><w:p><w:pPr><w:pStyle w:val="Tabla9"/><w:widowControl/><w:jc w:val="left"/><w:rPr><w:kern w:val="0"/><w:szCs w:val="24"/><w:lang w:val="es-CO" w:eastAsia="en-US" w:bidi="ar-SA"/><w:del w:id="12756" w:author="Unknown Author" w:date="2026-10-30T04:17:53Z"></w:del></w:rPr></w:pPr><w:del w:id="12755" w:author="Unknown Author" w:date="2026-10-30T04:17:53Z"><w:r><w:rPr><w:kern w:val="0"/><w:szCs w:val="24"/><w:lang w:val="es-CO" w:eastAsia="en-US" w:bidi="ar-SA"/></w:rPr><w:delText>2 y 3</w:delText></w:r></w:del></w:p></w:tc><w:tc><w:tcPr><w:tcW w:w="2324" w:type="dxa"/><w:tcBorders></w:tcBorders></w:tcPr><w:p><w:pPr><w:pStyle w:val="Tabla9"/><w:widowControl/><w:jc w:val="left"/><w:rPr><w:kern w:val="0"/><w:szCs w:val="24"/><w:lang w:val="es-CO" w:eastAsia="en-US" w:bidi="ar-SA"/><w:del w:id="12758" w:author="Unknown Author" w:date="2026-10-30T04:17:53Z"></w:del></w:rPr></w:pPr><w:del w:id="12757" w:author="Unknown Author" w:date="2026-10-30T04:17:53Z"><w:r><w:rPr><w:kern w:val="0"/><w:szCs w:val="24"/><w:lang w:val="es-CO" w:eastAsia="en-US" w:bidi="ar-SA"/></w:rPr><w:delText>Actas de co-diseño y decisiones documentadas con el tablero</w:delText></w:r></w:del></w:p></w:tc></w:tr><w:tr><w:trPr><w:del w:id="12759" w:author="Unknown Author" w:date="2026-10-30T04:17:53Z"/><w:cantSplit w:val="true"/></w:trPr><w:tc><w:tcPr><w:tcW w:w="2404" w:type="dxa"/><w:tcBorders></w:tcBorders><w:shd w:color="auto" w:fill="F7F7F7" w:val="clear"/></w:tcPr><w:p><w:pPr><w:pStyle w:val="Tabla9"/><w:widowControl/><w:jc w:val="left"/><w:rPr><w:kern w:val="0"/><w:szCs w:val="24"/><w:lang w:val="es-CO" w:eastAsia="en-US" w:bidi="ar-SA"/><w:del w:id="12761" w:author="Unknown Author" w:date="2026-10-30T04:17:53Z"></w:del></w:rPr></w:pPr><w:del w:id="12760" w:author="Unknown Author" w:date="2026-10-30T04:17:53Z"><w:r><w:rPr><w:kern w:val="0"/><w:szCs w:val="24"/><w:lang w:val="es-CO" w:eastAsia="en-US" w:bidi="ar-SA"/></w:rPr><w:delText>Personal del servicio público de los comités (150 personas; supuesto de trabajo)</w:delText></w:r></w:del></w:p></w:tc><w:tc><w:tcPr><w:tcW w:w="1991" w:type="dxa"/><w:tcBorders></w:tcBorders><w:shd w:color="auto" w:fill="F7F7F7" w:val="clear"/></w:tcPr><w:p><w:pPr><w:pStyle w:val="Tabla9"/><w:widowControl/><w:jc w:val="left"/><w:rPr><w:kern w:val="0"/><w:szCs w:val="24"/><w:lang w:val="es-CO" w:eastAsia="en-US" w:bidi="ar-SA"/><w:del w:id="12763" w:author="Unknown Author" w:date="2026-10-30T04:17:53Z"></w:del></w:rPr></w:pPr><w:del w:id="12762" w:author="Unknown Author" w:date="2026-10-30T04:17:53Z"><w:r><w:rPr><w:kern w:val="0"/><w:szCs w:val="24"/><w:lang w:val="es-CO" w:eastAsia="en-US" w:bidi="ar-SA"/></w:rPr><w:delText>Beneficiarios directos</w:delText></w:r></w:del></w:p></w:tc><w:tc><w:tcPr><w:tcW w:w="2075" w:type="dxa"/><w:tcBorders></w:tcBorders><w:shd w:color="auto" w:fill="F7F7F7" w:val="clear"/></w:tcPr><w:p><w:pPr><w:pStyle w:val="Tabla9"/><w:widowControl/><w:jc w:val="left"/><w:rPr><w:kern w:val="0"/><w:szCs w:val="24"/><w:lang w:val="es-CO" w:eastAsia="en-US" w:bidi="ar-SA"/><w:del w:id="12765" w:author="Unknown Author" w:date="2026-10-30T04:17:53Z"></w:del></w:rPr></w:pPr><w:del w:id="12764" w:author="Unknown Author" w:date="2026-10-30T04:17:53Z"><w:r><w:rPr><w:kern w:val="0"/><w:szCs w:val="24"/><w:lang w:val="es-CO" w:eastAsia="en-US" w:bidi="ar-SA"/></w:rPr><w:delText>Participan en talleres y en la formación con prueba práctica</w:delText></w:r></w:del></w:p></w:tc><w:tc><w:tcPr><w:tcW w:w="1160" w:type="dxa"/><w:tcBorders></w:tcBorders><w:shd w:color="auto" w:fill="F7F7F7" w:val="clear"/></w:tcPr><w:p><w:pPr><w:pStyle w:val="Tabla9"/><w:widowControl/><w:jc w:val="left"/><w:rPr><w:kern w:val="0"/><w:szCs w:val="24"/><w:lang w:val="es-CO" w:eastAsia="en-US" w:bidi="ar-SA"/><w:del w:id="12767" w:author="Unknown Author" w:date="2026-10-30T04:17:53Z"></w:del></w:rPr></w:pPr><w:del w:id="12766" w:author="Unknown Author" w:date="2026-10-30T04:17:53Z"><w:r><w:rPr><w:kern w:val="0"/><w:szCs w:val="24"/><w:lang w:val="es-CO" w:eastAsia="en-US" w:bidi="ar-SA"/></w:rPr><w:delText>3</w:delText></w:r></w:del></w:p></w:tc><w:tc><w:tcPr><w:tcW w:w="2324" w:type="dxa"/><w:tcBorders></w:tcBorders><w:shd w:color="auto" w:fill="F7F7F7" w:val="clear"/></w:tcPr><w:p><w:pPr><w:pStyle w:val="Tabla9"/><w:widowControl/><w:jc w:val="left"/><w:rPr><w:kern w:val="0"/><w:szCs w:val="24"/><w:lang w:val="es-CO" w:eastAsia="en-US" w:bidi="ar-SA"/><w:del w:id="12769" w:author="Unknown Author" w:date="2026-10-30T04:17:53Z"></w:del></w:rPr></w:pPr><w:del w:id="12768" w:author="Unknown Author" w:date="2026-10-30T04:17:53Z"><w:r><w:rPr><w:kern w:val="0"/><w:szCs w:val="24"/><w:lang w:val="es-CO" w:eastAsia="en-US" w:bidi="ar-SA"/></w:rPr><w:delText>Listas de asistencia y certificados</w:delText></w:r></w:del></w:p></w:tc></w:tr><w:tr><w:trPr><w:del w:id="12770" w:author="Unknown Author" w:date="2026-10-30T04:17:53Z"/><w:cantSplit w:val="true"/></w:trPr><w:tc><w:tcPr><w:tcW w:w="2404" w:type="dxa"/><w:tcBorders></w:tcBorders></w:tcPr><w:p><w:pPr><w:pStyle w:val="Tabla9"/><w:widowControl/><w:jc w:val="left"/><w:rPr><w:kern w:val="0"/><w:szCs w:val="24"/><w:lang w:val="es-CO" w:eastAsia="en-US" w:bidi="ar-SA"/><w:del w:id="12773" w:author="Unknown Author" w:date="2026-10-30T04:17:53Z"></w:del></w:rPr></w:pPr><w:del w:id="12771" w:author="Unknown Author" w:date="2026-10-30T04:17:53Z"><w:r><w:rPr><w:kern w:val="0"/><w:szCs w:val="24"/><w:lang w:val="es-CO" w:eastAsia="en-US" w:bidi="ar-SA"/></w:rPr><w:delText xml:space="preserve">Personal operario de remoción de escombros </w:delText></w:r></w:del><w:del w:id="12772" w:author="Unknown Author" w:date="2026-10-30T04:17:53Z"><w:r><w:rPr><w:color w:val="00B050"/><w:kern w:val="0"/><w:szCs w:val="24"/><w:lang w:val="es-CO" w:eastAsia="en-US" w:bidi="ar-SA"/></w:rPr><w:delText>[Diligenciar: número de operarios y organizaciones]</w:delText></w:r></w:del></w:p></w:tc><w:tc><w:tcPr><w:tcW w:w="1991" w:type="dxa"/><w:tcBorders></w:tcBorders></w:tcPr><w:p><w:pPr><w:pStyle w:val="Tabla9"/><w:widowControl/><w:jc w:val="left"/><w:rPr><w:kern w:val="0"/><w:szCs w:val="24"/><w:lang w:val="es-CO" w:eastAsia="en-US" w:bidi="ar-SA"/><w:del w:id="12775" w:author="Unknown Author" w:date="2026-10-30T04:17:53Z"></w:del></w:rPr></w:pPr><w:del w:id="12774" w:author="Unknown Author" w:date="2026-10-30T04:17:53Z"><w:r><w:rPr><w:kern w:val="0"/><w:szCs w:val="24"/><w:lang w:val="es-CO" w:eastAsia="en-US" w:bidi="ar-SA"/></w:rPr><w:delText>Población más expuesta al polvo</w:delText></w:r></w:del></w:p></w:tc><w:tc><w:tcPr><w:tcW w:w="2075" w:type="dxa"/><w:tcBorders></w:tcBorders></w:tcPr><w:p><w:pPr><w:pStyle w:val="Tabla9"/><w:widowControl/><w:jc w:val="left"/><w:rPr><w:kern w:val="0"/><w:szCs w:val="24"/><w:lang w:val="es-CO" w:eastAsia="en-US" w:bidi="ar-SA"/><w:del w:id="12777" w:author="Unknown Author" w:date="2026-10-30T04:17:53Z"></w:del></w:rPr></w:pPr><w:del w:id="12776" w:author="Unknown Author" w:date="2026-10-30T04:17:53Z"><w:r><w:rPr><w:kern w:val="0"/><w:szCs w:val="24"/><w:lang w:val="es-CO" w:eastAsia="en-US" w:bidi="ar-SA"/></w:rPr><w:delText>Aporta el conocimiento de sitios, maquinaria y polvo; recibe la alerta</w:delText></w:r></w:del></w:p></w:tc><w:tc><w:tcPr><w:tcW w:w="1160" w:type="dxa"/><w:tcBorders></w:tcBorders></w:tcPr><w:p><w:pPr><w:pStyle w:val="Tabla9"/><w:widowControl/><w:jc w:val="left"/><w:rPr><w:kern w:val="0"/><w:szCs w:val="24"/><w:lang w:val="es-CO" w:eastAsia="en-US" w:bidi="ar-SA"/><w:del w:id="12779" w:author="Unknown Author" w:date="2026-10-30T04:17:53Z"></w:del></w:rPr></w:pPr><w:del w:id="12778" w:author="Unknown Author" w:date="2026-10-30T04:17:53Z"><w:r><w:rPr><w:kern w:val="0"/><w:szCs w:val="24"/><w:lang w:val="es-CO" w:eastAsia="en-US" w:bidi="ar-SA"/></w:rPr><w:delText>2 y 3</w:delText></w:r></w:del></w:p></w:tc><w:tc><w:tcPr><w:tcW w:w="2324" w:type="dxa"/><w:tcBorders></w:tcBorders></w:tcPr><w:p><w:pPr><w:pStyle w:val="Tabla9"/><w:widowControl/><w:jc w:val="left"/><w:rPr><w:kern w:val="0"/><w:szCs w:val="24"/><w:lang w:val="es-CO" w:eastAsia="en-US" w:bidi="ar-SA"/><w:del w:id="12781" w:author="Unknown Author" w:date="2026-10-30T04:17:53Z"></w:del></w:rPr></w:pPr><w:del w:id="12780" w:author="Unknown Author" w:date="2026-10-30T04:17:53Z"><w:r><w:rPr><w:kern w:val="0"/><w:szCs w:val="24"/><w:lang w:val="es-CO" w:eastAsia="en-US" w:bidi="ar-SA"/></w:rPr><w:delText>Actas con representantes designados por escrito</w:delText></w:r></w:del></w:p></w:tc></w:tr><w:tr><w:trPr><w:del w:id="12782" w:author="Unknown Author" w:date="2026-10-30T04:17:53Z"/><w:cantSplit w:val="true"/></w:trPr><w:tc><w:tcPr><w:tcW w:w="2404" w:type="dxa"/><w:tcBorders></w:tcBorders><w:shd w:color="auto" w:fill="F7F7F7" w:val="clear"/></w:tcPr><w:p><w:pPr><w:pStyle w:val="Tabla9"/><w:widowControl/><w:jc w:val="left"/><w:rPr><w:kern w:val="0"/><w:szCs w:val="24"/><w:lang w:val="es-CO" w:eastAsia="en-US" w:bidi="ar-SA"/><w:del w:id="12785" w:author="Unknown Author" w:date="2026-10-30T04:17:53Z"></w:del></w:rPr></w:pPr><w:del w:id="12783" w:author="Unknown Author" w:date="2026-10-30T04:17:53Z"><w:r><w:rPr><w:kern w:val="0"/><w:szCs w:val="24"/><w:lang w:val="es-CO" w:eastAsia="en-US" w:bidi="ar-SA"/></w:rPr><w:delText xml:space="preserve">Comunidad vecina y organizaciones comunitarias </w:delText></w:r></w:del><w:del w:id="12784" w:author="Unknown Author" w:date="2026-10-30T04:17:53Z"><w:r><w:rPr><w:color w:val="00B050"/><w:kern w:val="0"/><w:szCs w:val="24"/><w:lang w:val="es-CO" w:eastAsia="en-US" w:bidi="ar-SA"/></w:rPr><w:delText>[Diligenciar: organizaciones comunitarias de los 12 municipios]</w:delText></w:r></w:del></w:p></w:tc><w:tc><w:tcPr><w:tcW w:w="1991" w:type="dxa"/><w:tcBorders></w:tcBorders><w:shd w:color="auto" w:fill="F7F7F7" w:val="clear"/></w:tcPr><w:p><w:pPr><w:pStyle w:val="Tabla9"/><w:widowControl/><w:jc w:val="left"/><w:rPr><w:kern w:val="0"/><w:szCs w:val="24"/><w:lang w:val="es-CO" w:eastAsia="en-US" w:bidi="ar-SA"/><w:del w:id="12787" w:author="Unknown Author" w:date="2026-10-30T04:17:53Z"></w:del></w:rPr></w:pPr><w:del w:id="12786" w:author="Unknown Author" w:date="2026-10-30T04:17:53Z"><w:r><w:rPr><w:kern w:val="0"/><w:szCs w:val="24"/><w:lang w:val="es-CO" w:eastAsia="en-US" w:bidi="ar-SA"/></w:rPr><w:delText>Población expuesta</w:delText></w:r></w:del></w:p></w:tc><w:tc><w:tcPr><w:tcW w:w="2075" w:type="dxa"/><w:tcBorders></w:tcBorders><w:shd w:color="auto" w:fill="F7F7F7" w:val="clear"/></w:tcPr><w:p><w:pPr><w:pStyle w:val="Tabla9"/><w:widowControl/><w:jc w:val="left"/><w:rPr><w:kern w:val="0"/><w:szCs w:val="24"/><w:lang w:val="es-CO" w:eastAsia="en-US" w:bidi="ar-SA"/><w:del w:id="12789" w:author="Unknown Author" w:date="2026-10-30T04:17:53Z"></w:del></w:rPr></w:pPr><w:del w:id="12788" w:author="Unknown Author" w:date="2026-10-30T04:17:53Z"><w:r><w:rPr><w:kern w:val="0"/><w:szCs w:val="24"/><w:lang w:val="es-CO" w:eastAsia="en-US" w:bidi="ar-SA"/></w:rPr><w:delText>Cartografía social, revisión de la cartilla y consulta en jornadas</w:delText></w:r></w:del></w:p></w:tc><w:tc><w:tcPr><w:tcW w:w="1160" w:type="dxa"/><w:tcBorders></w:tcBorders><w:shd w:color="auto" w:fill="F7F7F7" w:val="clear"/></w:tcPr><w:p><w:pPr><w:pStyle w:val="Tabla9"/><w:widowControl/><w:jc w:val="left"/><w:rPr><w:kern w:val="0"/><w:szCs w:val="24"/><w:lang w:val="es-CO" w:eastAsia="en-US" w:bidi="ar-SA"/><w:del w:id="12791" w:author="Unknown Author" w:date="2026-10-30T04:17:53Z"></w:del></w:rPr></w:pPr><w:del w:id="12790" w:author="Unknown Author" w:date="2026-10-30T04:17:53Z"><w:r><w:rPr><w:kern w:val="0"/><w:szCs w:val="24"/><w:lang w:val="es-CO" w:eastAsia="en-US" w:bidi="ar-SA"/></w:rPr><w:delText>1, 2 y 3</w:delText></w:r></w:del></w:p></w:tc><w:tc><w:tcPr><w:tcW w:w="2324" w:type="dxa"/><w:tcBorders></w:tcBorders><w:shd w:color="auto" w:fill="F7F7F7" w:val="clear"/></w:tcPr><w:p><w:pPr><w:pStyle w:val="Tabla9"/><w:widowControl/><w:jc w:val="left"/><w:rPr><w:kern w:val="0"/><w:szCs w:val="24"/><w:lang w:val="es-CO" w:eastAsia="en-US" w:bidi="ar-SA"/><w:del w:id="12793" w:author="Unknown Author" w:date="2026-10-30T04:17:53Z"></w:del></w:rPr></w:pPr><w:del w:id="12792" w:author="Unknown Author" w:date="2026-10-30T04:17:53Z"><w:r><w:rPr><w:kern w:val="0"/><w:szCs w:val="24"/><w:lang w:val="es-CO" w:eastAsia="en-US" w:bidi="ar-SA"/></w:rPr><w:delText>Actas, encuestas y cartilla revisada</w:delText></w:r></w:del></w:p></w:tc></w:tr><w:tr><w:trPr><w:del w:id="12794" w:author="Unknown Author" w:date="2026-10-30T04:17:53Z"/><w:cantSplit w:val="true"/></w:trPr><w:tc><w:tcPr><w:tcW w:w="2404" w:type="dxa"/><w:tcBorders></w:tcBorders></w:tcPr><w:p><w:pPr><w:pStyle w:val="Tabla9"/><w:widowControl/><w:jc w:val="left"/><w:rPr><w:kern w:val="0"/><w:szCs w:val="24"/><w:lang w:val="es-CO" w:eastAsia="en-US" w:bidi="ar-SA"/><w:del w:id="12796" w:author="Unknown Author" w:date="2026-10-30T04:17:53Z"></w:del></w:rPr></w:pPr><w:del w:id="12795" w:author="Unknown Author" w:date="2026-10-30T04:17:53Z"><w:r><w:rPr><w:kern w:val="0"/><w:szCs w:val="24"/><w:lang w:val="es-CO" w:eastAsia="en-US" w:bidi="ar-SA"/></w:rPr><w:delText>Autoridades ambientales y Unidad Nacional para la Gestión del Riesgo de Desastres (UNGRD)</w:delText></w:r></w:del></w:p></w:tc><w:tc><w:tcPr><w:tcW w:w="1991" w:type="dxa"/><w:tcBorders></w:tcBorders></w:tcPr><w:p><w:pPr><w:pStyle w:val="Tabla9"/><w:widowControl/><w:jc w:val="left"/><w:rPr><w:kern w:val="0"/><w:szCs w:val="24"/><w:lang w:val="es-CO" w:eastAsia="en-US" w:bidi="ar-SA"/><w:del w:id="12798" w:author="Unknown Author" w:date="2026-10-30T04:17:53Z"></w:del></w:rPr></w:pPr><w:del w:id="12797" w:author="Unknown Author" w:date="2026-10-30T04:17:53Z"><w:r><w:rPr><w:kern w:val="0"/><w:szCs w:val="24"/><w:lang w:val="es-CO" w:eastAsia="en-US" w:bidi="ar-SA"/></w:rPr><w:delText>Aliados de uso y de referencia</w:delText></w:r></w:del></w:p></w:tc><w:tc><w:tcPr><w:tcW w:w="2075" w:type="dxa"/><w:tcBorders></w:tcBorders></w:tcPr><w:p><w:pPr><w:pStyle w:val="Tabla9"/><w:widowControl/><w:jc w:val="left"/><w:rPr><w:kern w:val="0"/><w:szCs w:val="24"/><w:lang w:val="es-CO" w:eastAsia="en-US" w:bidi="ar-SA"/><w:del w:id="12800" w:author="Unknown Author" w:date="2026-10-30T04:17:53Z"></w:del></w:rPr></w:pPr><w:del w:id="12799" w:author="Unknown Author" w:date="2026-10-30T04:17:53Z"><w:r><w:rPr><w:kern w:val="0"/><w:szCs w:val="24"/><w:lang w:val="es-CO" w:eastAsia="en-US" w:bidi="ar-SA"/></w:rPr><w:delText>Validan umbrales y protocolo y participan en jornadas</w:delText></w:r></w:del></w:p></w:tc><w:tc><w:tcPr><w:tcW w:w="1160" w:type="dxa"/><w:tcBorders></w:tcBorders></w:tcPr><w:p><w:pPr><w:pStyle w:val="Tabla9"/><w:widowControl/><w:jc w:val="left"/><w:rPr><w:kern w:val="0"/><w:szCs w:val="24"/><w:lang w:val="es-CO" w:eastAsia="en-US" w:bidi="ar-SA"/><w:del w:id="12802" w:author="Unknown Author" w:date="2026-10-30T04:17:53Z"></w:del></w:rPr></w:pPr><w:del w:id="12801" w:author="Unknown Author" w:date="2026-10-30T04:17:53Z"><w:r><w:rPr><w:kern w:val="0"/><w:szCs w:val="24"/><w:lang w:val="es-CO" w:eastAsia="en-US" w:bidi="ar-SA"/></w:rPr><w:delText>2</w:delText></w:r></w:del></w:p></w:tc><w:tc><w:tcPr><w:tcW w:w="2324" w:type="dxa"/><w:tcBorders></w:tcBorders></w:tcPr><w:p><w:pPr><w:pStyle w:val="Tabla9"/><w:widowControl/><w:jc w:val="left"/><w:rPr><w:kern w:val="0"/><w:szCs w:val="24"/><w:lang w:val="es-CO" w:eastAsia="en-US" w:bidi="ar-SA"/><w:del w:id="12804" w:author="Unknown Author" w:date="2026-10-30T04:17:53Z"></w:del></w:rPr></w:pPr><w:del w:id="12803" w:author="Unknown Author" w:date="2026-10-30T04:17:53Z"><w:r><w:rPr><w:kern w:val="0"/><w:szCs w:val="24"/><w:lang w:val="es-CO" w:eastAsia="en-US" w:bidi="ar-SA"/></w:rPr><w:delText>Actas de jornada</w:delText></w:r></w:del></w:p></w:tc></w:tr><w:tr><w:trPr><w:del w:id="12805" w:author="Unknown Author" w:date="2026-10-30T04:17:53Z"/><w:cantSplit w:val="true"/></w:trPr><w:tc><w:tcPr><w:tcW w:w="2404" w:type="dxa"/><w:tcBorders></w:tcBorders><w:shd w:color="auto" w:fill="F7F7F7" w:val="clear"/></w:tcPr><w:p><w:pPr><w:pStyle w:val="Tabla9"/><w:widowControl/><w:jc w:val="left"/><w:rPr><w:kern w:val="0"/><w:szCs w:val="24"/><w:lang w:val="es-CO" w:eastAsia="en-US" w:bidi="ar-SA"/><w:del w:id="12807" w:author="Unknown Author" w:date="2026-10-30T04:17:53Z"></w:del></w:rPr></w:pPr><w:del w:id="12806" w:author="Unknown Author" w:date="2026-10-30T04:17:53Z"><w:r><w:rPr><w:kern w:val="0"/><w:szCs w:val="24"/><w:lang w:val="es-CO" w:eastAsia="en-US" w:bidi="ar-SA"/></w:rPr><w:delText>IES ejecutora (entidad proponente)</w:delText></w:r></w:del></w:p></w:tc><w:tc><w:tcPr><w:tcW w:w="1991" w:type="dxa"/><w:tcBorders></w:tcBorders><w:shd w:color="auto" w:fill="F7F7F7" w:val="clear"/></w:tcPr><w:p><w:pPr><w:pStyle w:val="Tabla9"/><w:widowControl/><w:jc w:val="left"/><w:rPr><w:kern w:val="0"/><w:szCs w:val="24"/><w:lang w:val="es-CO" w:eastAsia="en-US" w:bidi="ar-SA"/><w:del w:id="12809" w:author="Unknown Author" w:date="2026-10-30T04:17:53Z"></w:del></w:rPr></w:pPr><w:del w:id="12808" w:author="Unknown Author" w:date="2026-10-30T04:17:53Z"><w:r><w:rPr><w:kern w:val="0"/><w:szCs w:val="24"/><w:lang w:val="es-CO" w:eastAsia="en-US" w:bidi="ar-SA"/></w:rPr><w:delText>Ejecutora; coordina la estrategia y lidera el objetivo específico 1</w:delText></w:r></w:del></w:p></w:tc><w:tc><w:tcPr><w:tcW w:w="2075" w:type="dxa"/><w:tcBorders></w:tcBorders><w:shd w:color="auto" w:fill="F7F7F7" w:val="clear"/></w:tcPr><w:p><w:pPr><w:pStyle w:val="Tabla9"/><w:widowControl/><w:jc w:val="left"/><w:rPr><w:kern w:val="0"/><w:szCs w:val="24"/><w:lang w:val="es-CO" w:eastAsia="en-US" w:bidi="ar-SA"/><w:del w:id="12811" w:author="Unknown Author" w:date="2026-10-30T04:17:53Z"></w:del></w:rPr></w:pPr><w:del w:id="12810" w:author="Unknown Author" w:date="2026-10-30T04:17:53Z"><w:r><w:rPr><w:kern w:val="0"/><w:szCs w:val="24"/><w:lang w:val="es-CO" w:eastAsia="en-US" w:bidi="ar-SA"/></w:rPr><w:delText>Coordina la ASC, facilita los talleres y sistematiza</w:delText></w:r></w:del></w:p></w:tc><w:tc><w:tcPr><w:tcW w:w="1160" w:type="dxa"/><w:tcBorders></w:tcBorders><w:shd w:color="auto" w:fill="F7F7F7" w:val="clear"/></w:tcPr><w:p><w:pPr><w:pStyle w:val="Tabla9"/><w:widowControl/><w:jc w:val="left"/><w:rPr><w:kern w:val="0"/><w:szCs w:val="24"/><w:lang w:val="es-CO" w:eastAsia="en-US" w:bidi="ar-SA"/><w:del w:id="12813" w:author="Unknown Author" w:date="2026-10-30T04:17:53Z"></w:del></w:rPr></w:pPr><w:del w:id="12812" w:author="Unknown Author" w:date="2026-10-30T04:17:53Z"><w:r><w:rPr><w:kern w:val="0"/><w:szCs w:val="24"/><w:lang w:val="es-CO" w:eastAsia="en-US" w:bidi="ar-SA"/></w:rPr><w:delText>1 a 3</w:delText></w:r></w:del></w:p></w:tc><w:tc><w:tcPr><w:tcW w:w="2324" w:type="dxa"/><w:tcBorders></w:tcBorders><w:shd w:color="auto" w:fill="F7F7F7" w:val="clear"/></w:tcPr><w:p><w:pPr><w:pStyle w:val="Tabla9"/><w:widowControl/><w:jc w:val="left"/><w:rPr><w:kern w:val="0"/><w:szCs w:val="24"/><w:lang w:val="es-CO" w:eastAsia="en-US" w:bidi="ar-SA"/><w:del w:id="12815" w:author="Unknown Author" w:date="2026-10-30T04:17:53Z"></w:del></w:rPr></w:pPr><w:del w:id="12814" w:author="Unknown Author" w:date="2026-10-30T04:17:53Z"><w:r><w:rPr><w:kern w:val="0"/><w:szCs w:val="24"/><w:lang w:val="es-CO" w:eastAsia="en-US" w:bidi="ar-SA"/></w:rPr><w:delText>Coordinación y profesionales de apropiación social; coinvestigadores de ambiente y ciencias sociales</w:delText></w:r></w:del></w:p></w:tc></w:tr><w:tr><w:trPr><w:del w:id="12816" w:author="Unknown Author" w:date="2026-10-30T04:17:53Z"/><w:cantSplit w:val="true"/></w:trPr><w:tc><w:tcPr><w:tcW w:w="2404" w:type="dxa"/><w:tcBorders></w:tcBorders></w:tcPr><w:p><w:pPr><w:pStyle w:val="Tabla9"/><w:widowControl/><w:jc w:val="left"/><w:rPr><w:kern w:val="0"/><w:szCs w:val="24"/><w:lang w:val="es-CO" w:eastAsia="en-US" w:bidi="ar-SA"/><w:del w:id="12819" w:author="Unknown Author" w:date="2026-10-30T04:17:53Z"></w:del></w:rPr></w:pPr><w:del w:id="12817" w:author="Unknown Author" w:date="2026-10-30T04:17:53Z"><w:r><w:rPr><w:kern w:val="0"/><w:szCs w:val="24"/><w:lang w:val="es-CO" w:eastAsia="en-US" w:bidi="ar-SA"/></w:rPr><w:delText xml:space="preserve">Municipio aliado </w:delText></w:r></w:del><w:del w:id="12818" w:author="Unknown Author" w:date="2026-10-30T04:17:53Z"><w:r><w:rPr><w:color w:val="00B050"/><w:kern w:val="0"/><w:szCs w:val="24"/><w:lang w:val="es-CO" w:eastAsia="en-US" w:bidi="ar-SA"/></w:rPr><w:delText>[Diligenciar: nombre del municipio aliado]</w:delText></w:r></w:del></w:p></w:tc><w:tc><w:tcPr><w:tcW w:w="1991" w:type="dxa"/><w:tcBorders></w:tcBorders></w:tcPr><w:p><w:pPr><w:pStyle w:val="Tabla9"/><w:widowControl/><w:jc w:val="left"/><w:rPr><w:kern w:val="0"/><w:szCs w:val="24"/><w:lang w:val="es-CO" w:eastAsia="en-US" w:bidi="ar-SA"/><w:del w:id="12821" w:author="Unknown Author" w:date="2026-10-30T04:17:53Z"></w:del></w:rPr></w:pPr><w:del w:id="12820" w:author="Unknown Author" w:date="2026-10-30T04:17:53Z"><w:r><w:rPr><w:kern w:val="0"/><w:szCs w:val="24"/><w:lang w:val="es-CO" w:eastAsia="en-US" w:bidi="ar-SA"/></w:rPr><w:delText>Aliado; lidera el uso institucional del objetivo específico 3 y aporta en especie</w:delText></w:r></w:del></w:p></w:tc><w:tc><w:tcPr><w:tcW w:w="2075" w:type="dxa"/><w:tcBorders></w:tcBorders></w:tcPr><w:p><w:pPr><w:pStyle w:val="Tabla9"/><w:widowControl/><w:jc w:val="left"/><w:rPr><w:kern w:val="0"/><w:szCs w:val="24"/><w:lang w:val="es-CO" w:eastAsia="en-US" w:bidi="ar-SA"/><w:del w:id="12823" w:author="Unknown Author" w:date="2026-10-30T04:17:53Z"></w:del></w:rPr></w:pPr><w:del w:id="12822" w:author="Unknown Author" w:date="2026-10-30T04:17:53Z"><w:r><w:rPr><w:kern w:val="0"/><w:szCs w:val="24"/><w:lang w:val="es-CO" w:eastAsia="en-US" w:bidi="ar-SA"/></w:rPr><w:delText>Lidera la convocatoria de los comités, el registro de decisiones y la firma de convenios de custodia; facilita el acceso a los sitios</w:delText></w:r></w:del></w:p></w:tc><w:tc><w:tcPr><w:tcW w:w="1160" w:type="dxa"/><w:tcBorders></w:tcBorders></w:tcPr><w:p><w:pPr><w:pStyle w:val="Tabla9"/><w:widowControl/><w:jc w:val="left"/><w:rPr><w:kern w:val="0"/><w:szCs w:val="24"/><w:lang w:val="es-CO" w:eastAsia="en-US" w:bidi="ar-SA"/><w:del w:id="12825" w:author="Unknown Author" w:date="2026-10-30T04:17:53Z"></w:del></w:rPr></w:pPr><w:del w:id="12824" w:author="Unknown Author" w:date="2026-10-30T04:17:53Z"><w:r><w:rPr><w:kern w:val="0"/><w:szCs w:val="24"/><w:lang w:val="es-CO" w:eastAsia="en-US" w:bidi="ar-SA"/></w:rPr><w:delText>3</w:delText></w:r></w:del></w:p></w:tc><w:tc><w:tcPr><w:tcW w:w="2324" w:type="dxa"/><w:tcBorders></w:tcBorders></w:tcPr><w:p><w:pPr><w:pStyle w:val="Tabla9"/><w:widowControl/><w:jc w:val="left"/><w:rPr><w:kern w:val="0"/><w:szCs w:val="24"/><w:lang w:val="es-CO" w:eastAsia="en-US" w:bidi="ar-SA"/><w:del w:id="12827" w:author="Unknown Author" w:date="2026-10-30T04:17:53Z"></w:del></w:rPr></w:pPr><w:del w:id="12826" w:author="Unknown Author" w:date="2026-10-30T04:17:53Z"><w:r><w:rPr><w:kern w:val="0"/><w:szCs w:val="24"/><w:lang w:val="es-CO" w:eastAsia="en-US" w:bidi="ar-SA"/></w:rPr><w:delText>Actas, registro de decisiones y convenios de custodia</w:delText></w:r></w:del></w:p></w:tc></w:tr><w:tr><w:trPr><w:del w:id="12828" w:author="Unknown Author" w:date="2026-10-30T04:17:53Z"/><w:cantSplit w:val="true"/></w:trPr><w:tc><w:tcPr><w:tcW w:w="2404" w:type="dxa"/><w:tcBorders></w:tcBorders><w:shd w:color="auto" w:fill="F7F7F7" w:val="clear"/></w:tcPr><w:p><w:pPr><w:pStyle w:val="Tabla9"/><w:widowControl/><w:jc w:val="left"/><w:rPr><w:kern w:val="0"/><w:szCs w:val="24"/><w:lang w:val="es-CO" w:eastAsia="en-US" w:bidi="ar-SA"/><w:del w:id="12831" w:author="Unknown Author" w:date="2026-10-30T04:17:53Z"></w:del></w:rPr></w:pPr><w:del w:id="12829" w:author="Unknown Author" w:date="2026-10-30T04:17:53Z"><w:r><w:rPr><w:kern w:val="0"/><w:szCs w:val="24"/><w:lang w:val="es-CO" w:eastAsia="en-US" w:bidi="ar-SA"/></w:rPr><w:delText xml:space="preserve">Actor del SNCTI aliado </w:delText></w:r></w:del><w:del w:id="12830" w:author="Unknown Author" w:date="2026-10-30T04:17:53Z"><w:r><w:rPr><w:color w:val="00B050"/><w:kern w:val="0"/><w:szCs w:val="24"/><w:lang w:val="es-CO" w:eastAsia="en-US" w:bidi="ar-SA"/></w:rPr><w:delText>[Diligenciar: nombre y número de reconocimiento]</w:delText></w:r></w:del></w:p></w:tc><w:tc><w:tcPr><w:tcW w:w="1991" w:type="dxa"/><w:tcBorders></w:tcBorders><w:shd w:color="auto" w:fill="F7F7F7" w:val="clear"/></w:tcPr><w:p><w:pPr><w:pStyle w:val="Tabla9"/><w:widowControl/><w:jc w:val="left"/><w:rPr><w:kern w:val="0"/><w:szCs w:val="24"/><w:lang w:val="es-CO" w:eastAsia="en-US" w:bidi="ar-SA"/><w:del w:id="12833" w:author="Unknown Author" w:date="2026-10-30T04:17:53Z"></w:del></w:rPr></w:pPr><w:del w:id="12832" w:author="Unknown Author" w:date="2026-10-30T04:17:53Z"><w:r><w:rPr><w:kern w:val="0"/><w:szCs w:val="24"/><w:lang w:val="es-CO" w:eastAsia="en-US" w:bidi="ar-SA"/></w:rPr><w:delText>Aliado; valida la metrología y forma a las entidades custodias</w:delText></w:r></w:del></w:p></w:tc><w:tc><w:tcPr><w:tcW w:w="2075" w:type="dxa"/><w:tcBorders></w:tcBorders><w:shd w:color="auto" w:fill="F7F7F7" w:val="clear"/></w:tcPr><w:p><w:pPr><w:pStyle w:val="Tabla9"/><w:widowControl/><w:jc w:val="left"/><w:rPr><w:kern w:val="0"/><w:szCs w:val="24"/><w:lang w:val="es-CO" w:eastAsia="en-US" w:bidi="ar-SA"/><w:del w:id="12835" w:author="Unknown Author" w:date="2026-10-30T04:17:53Z"></w:del></w:rPr></w:pPr><w:del w:id="12834" w:author="Unknown Author" w:date="2026-10-30T04:17:53Z"><w:r><w:rPr><w:kern w:val="0"/><w:szCs w:val="24"/><w:lang w:val="es-CO" w:eastAsia="en-US" w:bidi="ar-SA"/></w:rPr><w:delText>Participa en la formación de custodios y asume la custodia científica del repositorio de datos</w:delText></w:r></w:del></w:p></w:tc><w:tc><w:tcPr><w:tcW w:w="1160" w:type="dxa"/><w:tcBorders></w:tcBorders><w:shd w:color="auto" w:fill="F7F7F7" w:val="clear"/></w:tcPr><w:p><w:pPr><w:pStyle w:val="Tabla9"/><w:widowControl/><w:jc w:val="left"/><w:rPr><w:kern w:val="0"/><w:szCs w:val="24"/><w:lang w:val="es-CO" w:eastAsia="en-US" w:bidi="ar-SA"/><w:del w:id="12837" w:author="Unknown Author" w:date="2026-10-30T04:17:53Z"></w:del></w:rPr></w:pPr><w:del w:id="12836" w:author="Unknown Author" w:date="2026-10-30T04:17:53Z"><w:r><w:rPr><w:kern w:val="0"/><w:szCs w:val="24"/><w:lang w:val="es-CO" w:eastAsia="en-US" w:bidi="ar-SA"/></w:rPr><w:delText>3</w:delText></w:r></w:del></w:p></w:tc><w:tc><w:tcPr><w:tcW w:w="2324" w:type="dxa"/><w:tcBorders></w:tcBorders><w:shd w:color="auto" w:fill="F7F7F7" w:val="clear"/></w:tcPr><w:p><w:pPr><w:pStyle w:val="Tabla9"/><w:widowControl/><w:jc w:val="left"/><w:rPr><w:kern w:val="0"/><w:szCs w:val="24"/><w:lang w:val="es-CO" w:eastAsia="en-US" w:bidi="ar-SA"/><w:del w:id="12839" w:author="Unknown Author" w:date="2026-10-30T04:17:53Z"></w:del></w:rPr></w:pPr><w:del w:id="12838" w:author="Unknown Author" w:date="2026-10-30T04:17:53Z"><w:r><w:rPr><w:kern w:val="0"/><w:szCs w:val="24"/><w:lang w:val="es-CO" w:eastAsia="en-US" w:bidi="ar-SA"/></w:rPr><w:delText>Certificados de formación y acta de custodia del repositorio</w:delText></w:r></w:del></w:p></w:tc></w:tr><w:tr><w:trPr><w:del w:id="12840" w:author="Unknown Author" w:date="2026-10-30T04:17:53Z"/><w:cantSplit w:val="true"/></w:trPr><w:tc><w:tcPr><w:tcW w:w="2404" w:type="dxa"/><w:tcBorders></w:tcBorders></w:tcPr><w:p><w:pPr><w:pStyle w:val="Tabla9"/><w:widowControl/><w:jc w:val="left"/><w:rPr><w:kern w:val="0"/><w:szCs w:val="24"/><w:lang w:val="es-CO" w:eastAsia="en-US" w:bidi="ar-SA"/><w:del w:id="12842" w:author="Unknown Author" w:date="2026-10-30T04:17:53Z"></w:del></w:rPr></w:pPr><w:del w:id="12841" w:author="Unknown Author" w:date="2026-10-30T04:17:53Z"><w:r><w:rPr><w:kern w:val="0"/><w:szCs w:val="24"/><w:lang w:val="es-CO" w:eastAsia="en-US" w:bidi="ar-SA"/></w:rPr><w:delText>Empresa tecnológica</w:delText></w:r></w:del></w:p></w:tc><w:tc><w:tcPr><w:tcW w:w="1991" w:type="dxa"/><w:tcBorders></w:tcBorders></w:tcPr><w:p><w:pPr><w:pStyle w:val="Tabla9"/><w:widowControl/><w:jc w:val="left"/><w:rPr><w:kern w:val="0"/><w:szCs w:val="24"/><w:lang w:val="es-CO" w:eastAsia="en-US" w:bidi="ar-SA"/><w:del w:id="12844" w:author="Unknown Author" w:date="2026-10-30T04:17:53Z"></w:del></w:rPr></w:pPr><w:del w:id="12843" w:author="Unknown Author" w:date="2026-10-30T04:17:53Z"><w:r><w:rPr><w:kern w:val="0"/><w:szCs w:val="24"/><w:lang w:val="es-CO" w:eastAsia="en-US" w:bidi="ar-SA"/></w:rPr><w:delText>Aliada; lidera el objetivo específico 2</w:delText></w:r></w:del></w:p></w:tc><w:tc><w:tcPr><w:tcW w:w="2075" w:type="dxa"/><w:tcBorders></w:tcBorders></w:tcPr><w:p><w:pPr><w:pStyle w:val="Tabla9"/><w:widowControl/><w:jc w:val="left"/><w:rPr><w:kern w:val="0"/><w:szCs w:val="24"/><w:lang w:val="es-CO" w:eastAsia="en-US" w:bidi="ar-SA"/><w:del w:id="12846" w:author="Unknown Author" w:date="2026-10-30T04:17:53Z"></w:del></w:rPr></w:pPr><w:del w:id="12845" w:author="Unknown Author" w:date="2026-10-30T04:17:53Z"><w:r><w:rPr><w:kern w:val="0"/><w:szCs w:val="24"/><w:lang w:val="es-CO" w:eastAsia="en-US" w:bidi="ar-SA"/></w:rPr><w:delText>Adapta el tablero con los resultados de los talleres y da soporte técnico</w:delText></w:r></w:del></w:p></w:tc><w:tc><w:tcPr><w:tcW w:w="1160" w:type="dxa"/><w:tcBorders></w:tcBorders></w:tcPr><w:p><w:pPr><w:pStyle w:val="Tabla9"/><w:widowControl/><w:jc w:val="left"/><w:rPr><w:kern w:val="0"/><w:szCs w:val="24"/><w:lang w:val="es-CO" w:eastAsia="en-US" w:bidi="ar-SA"/><w:del w:id="12848" w:author="Unknown Author" w:date="2026-10-30T04:17:53Z"></w:del></w:rPr></w:pPr><w:del w:id="12847" w:author="Unknown Author" w:date="2026-10-30T04:17:53Z"><w:r><w:rPr><w:kern w:val="0"/><w:szCs w:val="24"/><w:lang w:val="es-CO" w:eastAsia="en-US" w:bidi="ar-SA"/></w:rPr><w:delText>3</w:delText></w:r></w:del></w:p></w:tc><w:tc><w:tcPr><w:tcW w:w="2324" w:type="dxa"/><w:tcBorders></w:tcBorders></w:tcPr><w:p><w:pPr><w:pStyle w:val="Tabla9"/><w:widowControl/><w:jc w:val="left"/><w:rPr><w:kern w:val="0"/><w:szCs w:val="24"/><w:lang w:val="es-CO" w:eastAsia="en-US" w:bidi="ar-SA"/><w:del w:id="12850" w:author="Unknown Author" w:date="2026-10-30T04:17:53Z"></w:del></w:rPr></w:pPr><w:del w:id="12849" w:author="Unknown Author" w:date="2026-10-30T04:17:53Z"><w:r><w:rPr><w:kern w:val="0"/><w:szCs w:val="24"/><w:lang w:val="es-CO" w:eastAsia="en-US" w:bidi="ar-SA"/></w:rPr><w:delText>Manual del tablero y sesiones de formación</w:delText></w:r></w:del></w:p></w:tc></w:tr><w:tr><w:trPr><w:del w:id="12851" w:author="Unknown Author" w:date="2026-10-30T04:17:53Z"/><w:cantSplit w:val="true"/></w:trPr><w:tc><w:tcPr><w:tcW w:w="2404" w:type="dxa"/><w:tcBorders><w:bottom w:val="single" w:sz="12" w:space="0" w:color="2A3439"/></w:tcBorders><w:shd w:color="auto" w:fill="F7F7F7" w:val="clear"/></w:tcPr><w:p><w:pPr><w:pStyle w:val="Tabla9"/><w:keepNext w:val="true"/><w:widowControl/><w:jc w:val="left"/><w:rPr><w:kern w:val="0"/><w:szCs w:val="24"/><w:lang w:val="es-CO" w:eastAsia="en-US" w:bidi="ar-SA"/><w:del w:id="12853" w:author="Unknown Author" w:date="2026-10-30T04:17:53Z"></w:del></w:rPr></w:pPr><w:del w:id="12852" w:author="Unknown Author" w:date="2026-10-30T04:17:53Z"><w:r><w:rPr><w:kern w:val="0"/><w:szCs w:val="24"/><w:lang w:val="es-CO" w:eastAsia="en-US" w:bidi="ar-SA"/></w:rPr><w:delText>Jóvenes investigadores y estudiantes de maestría</w:delText></w:r></w:del></w:p></w:tc><w:tc><w:tcPr><w:tcW w:w="1991" w:type="dxa"/><w:tcBorders><w:bottom w:val="single" w:sz="12" w:space="0" w:color="2A3439"/></w:tcBorders><w:shd w:color="auto" w:fill="F7F7F7" w:val="clear"/></w:tcPr><w:p><w:pPr><w:pStyle w:val="Tabla9"/><w:keepNext w:val="true"/><w:widowControl/><w:jc w:val="left"/><w:rPr><w:kern w:val="0"/><w:szCs w:val="24"/><w:lang w:val="es-CO" w:eastAsia="en-US" w:bidi="ar-SA"/><w:del w:id="12855" w:author="Unknown Author" w:date="2026-10-30T04:17:53Z"></w:del></w:rPr></w:pPr><w:del w:id="12854" w:author="Unknown Author" w:date="2026-10-30T04:17:53Z"><w:r><w:rPr><w:kern w:val="0"/><w:szCs w:val="24"/><w:lang w:val="es-CO" w:eastAsia="en-US" w:bidi="ar-SA"/></w:rPr><w:delText>Talento en formación</w:delText></w:r></w:del></w:p></w:tc><w:tc><w:tcPr><w:tcW w:w="2075" w:type="dxa"/><w:tcBorders><w:bottom w:val="single" w:sz="12" w:space="0" w:color="2A3439"/></w:tcBorders><w:shd w:color="auto" w:fill="F7F7F7" w:val="clear"/></w:tcPr><w:p><w:pPr><w:pStyle w:val="Tabla9"/><w:keepNext w:val="true"/><w:widowControl/><w:jc w:val="left"/><w:rPr><w:kern w:val="0"/><w:szCs w:val="24"/><w:lang w:val="es-CO" w:eastAsia="en-US" w:bidi="ar-SA"/><w:del w:id="12857" w:author="Unknown Author" w:date="2026-10-30T04:17:53Z"></w:del></w:rPr></w:pPr><w:del w:id="12856" w:author="Unknown Author" w:date="2026-10-30T04:17:53Z"><w:r><w:rPr><w:kern w:val="0"/><w:szCs w:val="24"/><w:lang w:val="es-CO" w:eastAsia="en-US" w:bidi="ar-SA"/></w:rPr><w:delText>Producen divulgación pública de la ciencia y apoyan los talleres</w:delText></w:r></w:del></w:p></w:tc><w:tc><w:tcPr><w:tcW w:w="1160" w:type="dxa"/><w:tcBorders><w:bottom w:val="single" w:sz="12" w:space="0" w:color="2A3439"/></w:tcBorders><w:shd w:color="auto" w:fill="F7F7F7" w:val="clear"/></w:tcPr><w:p><w:pPr><w:pStyle w:val="Tabla9"/><w:keepNext w:val="true"/><w:widowControl/><w:jc w:val="left"/><w:rPr><w:kern w:val="0"/><w:szCs w:val="24"/><w:lang w:val="es-CO" w:eastAsia="en-US" w:bidi="ar-SA"/><w:del w:id="12859" w:author="Unknown Author" w:date="2026-10-30T04:17:53Z"></w:del></w:rPr></w:pPr><w:del w:id="12858" w:author="Unknown Author" w:date="2026-10-30T04:17:53Z"><w:r><w:rPr><w:kern w:val="0"/><w:szCs w:val="24"/><w:lang w:val="es-CO" w:eastAsia="en-US" w:bidi="ar-SA"/></w:rPr><w:delText>1 y 3</w:delText></w:r></w:del></w:p></w:tc><w:tc><w:tcPr><w:tcW w:w="2324" w:type="dxa"/><w:tcBorders><w:bottom w:val="single" w:sz="12" w:space="0" w:color="2A3439"/></w:tcBorders><w:shd w:color="auto" w:fill="F7F7F7" w:val="clear"/></w:tcPr><w:p><w:pPr><w:pStyle w:val="Tabla9"/><w:keepNext w:val="true"/><w:widowControl/><w:jc w:val="left"/><w:rPr><w:kern w:val="0"/><w:szCs w:val="24"/><w:lang w:val="es-CO" w:eastAsia="en-US" w:bidi="ar-SA"/><w:del w:id="12861" w:author="Unknown Author" w:date="2026-10-30T04:17:53Z"></w:del></w:rPr></w:pPr><w:del w:id="12860" w:author="Unknown Author" w:date="2026-10-30T04:17:53Z"><w:r><w:rPr><w:kern w:val="0"/><w:szCs w:val="24"/><w:lang w:val="es-CO" w:eastAsia="en-US" w:bidi="ar-SA"/></w:rPr><w:delText>Productos de divulgación</w:delText></w:r></w:del></w:p></w:tc></w:tr></w:tbl><w:p><w:pPr><w:pStyle w:val="TablaNota"/><w:rPr><w:del w:id="12864" w:author="Unknown Author" w:date="2026-10-30T04:17:53Z"></w:del></w:rPr></w:pPr><w:del w:id="12862" w:author="Unknown Author" w:date="2026-10-30T04:17:53Z"><w:r><w:rPr><w:i/><w:iCs/></w:rPr><w:delText>Nota.</w:delText></w:r></w:del><w:del w:id="12863" w:author="Unknown Author" w:date="2026-10-30T04:17:53Z"><w:r><w:rPr></w:rPr><w:delText xml:space="preserve"> Elaboración propia. IES: institución de educación superior. SNCTI: Sistema Nacional de Ciencia, Tecnología e Innovación. El municipio aliado aporta en especie 120.000.000 COP y no figura como beneficiario. Si su jurisdicción coincide con la de un comité focalizado, ese comité se sustituye por otro de la misma jurisdicción.</w:delText></w:r></w:del></w:p><w:p><w:pPr><w:pStyle w:val="BodyText"/><w:rPr></w:rPr></w:pPr><w:r><w:rPr></w:rPr><w:t xml:space="preserve">Los cuatro integrantes de la alianza asumen funciones distintas en la estrategia. La </w:t></w:r><w:ins w:id="12865" w:author="Unknown Author" w:date="2026-10-30T04:17:53Z"><w:r><w:rPr></w:rPr><w:t>universidad</w:t></w:r></w:ins><w:del w:id="12866" w:author="Unknown Author" w:date="2026-10-30T04:17:53Z"><w:r><w:rPr></w:rPr><w:delText>IES</w:delText></w:r></w:del><w:r><w:rPr></w:rPr><w:t xml:space="preserve"> coordina la estrategia y facilita el co-diseño. </w:t></w:r><w:ins w:id="12867" w:author="Unknown Author" w:date="2026-10-30T04:17:53Z"><w:r><w:rPr></w:rPr><w:t xml:space="preserve">Los municipios lideran </w:t></w:r></w:ins><w:del w:id="12868" w:author="Unknown Author" w:date="2026-10-30T04:17:53Z"><w:r><w:rPr></w:rPr><w:delText xml:space="preserve">El municipio aliado lidera </w:delText></w:r></w:del><w:r><w:rPr></w:rPr><w:t xml:space="preserve">la convocatoria de los </w:t></w:r><w:ins w:id="12869" w:author="Unknown Author" w:date="2026-10-30T04:17:53Z"><w:r><w:rPr></w:rPr><w:t>consejos</w:t></w:r></w:ins><w:del w:id="12870" w:author="Unknown Author" w:date="2026-10-30T04:17:53Z"><w:r><w:rPr></w:rPr><w:delText>comités</w:delText></w:r></w:del><w:r><w:rPr></w:rPr><w:t xml:space="preserve">, el registro de decisiones y la firma de los convenios de custodia. </w:t></w:r><w:ins w:id="12871" w:author="Unknown Author" w:date="2026-10-30T04:17:53Z"><w:r><w:rPr></w:rPr><w:t>Avanciencia estructura los convenios y gestiona la propiedad intelectual de los productos co-creados</w:t></w:r></w:ins><w:del w:id="12872" w:author="Unknown Author" w:date="2026-10-30T04:17:53Z"><w:r><w:rPr></w:rPr><w:delText>El actor del SNCTI aliado participa en la formación de custodios y asume la custodia científica del repositorio de datos</w:delText></w:r></w:del><w:r><w:rPr></w:rPr><w:t xml:space="preserve">. La </w:t></w:r><w:ins w:id="12873" w:author="Unknown Author" w:date="2026-10-30T04:17:53Z"><w:r><w:rPr></w:rPr><w:t xml:space="preserve">universidad </w:t></w:r></w:ins><w:del w:id="12874" w:author="Unknown Author" w:date="2026-10-30T04:17:53Z"><w:r><w:rPr></w:rPr><w:delText xml:space="preserve">empresa tecnológica </w:delText></w:r></w:del><w:r><w:rPr></w:rPr><w:t>adapta el tablero con los resultados de los talleres</w:t></w:r><w:ins w:id="12875" w:author="Unknown Author" w:date="2026-10-30T04:17:53Z"><w:r><w:rPr></w:rPr><w:t>, con el servicio contratado de la plataforma geoespacial. Los municipios no figuran</w:t></w:r></w:ins><w:del w:id="12876" w:author="Unknown Author" w:date="2026-10-30T04:17:53Z"><w:r><w:rPr></w:rPr><w:delText xml:space="preserve"> y da soporte técnico. El municipio es uno de los municipios de intervención y no figura</w:delText></w:r></w:del><w:r><w:rPr></w:rPr><w:t xml:space="preserve"> entre los beneficiarios.</w:t></w:r></w:p><w:p><w:pPr><w:pStyle w:val="BodyText"/><w:rPr></w:rPr></w:pPr><w:r><w:rPr></w:rPr><w:t xml:space="preserve">La tabla distingue a quienes usan el tablero de quienes ejecutan la estrategia. Los </w:t></w:r><w:ins w:id="12877" w:author="Unknown Author" w:date="2026-10-30T04:17:53Z"><w:r><w:rPr></w:rPr><w:t>consejos</w:t></w:r></w:ins><w:del w:id="12878" w:author="Unknown Author" w:date="2026-10-30T04:17:53Z"><w:r><w:rPr></w:rPr><w:delText>comités</w:delText></w:r></w:del><w:r><w:rPr></w:rPr><w:t xml:space="preserve"> reúnen legitimidad y urgencia, pero su poder para comprometer una partida es incierto. El personal operario reúne urgencia y legitimidad, pero cuenta con poco poder de convocatoria. La co-creación presenta entonces un riesgo: quienes ya cuentan con voz pueden capturarla, y el personal operario puede quedar fuera.</w:t></w:r></w:p><w:p><w:pPr><w:pStyle w:val="BodyText"/><w:rPr></w:rPr></w:pPr><w:r><w:rPr></w:rPr><w:t xml:space="preserve">El proyecto responde con una regla de convocatoria. Cada taller invita a representantes del personal operario y de las organizaciones comunitarias, designados por escrito. Un acta sin esa designación no cuenta como actividad de nivel 3. </w:t></w:r><w:ins w:id="12879" w:author="Unknown Author" w:date="2026-10-30T04:17:53Z"><w:r><w:rPr></w:rPr><w:t xml:space="preserve">Los municipios participan </w:t></w:r></w:ins><w:del w:id="12880" w:author="Unknown Author" w:date="2026-10-30T04:17:53Z"><w:r><w:rPr></w:rPr><w:delText xml:space="preserve">El municipio aliado participa </w:delText></w:r></w:del><w:r><w:rPr></w:rPr><w:t>como co-</w:t></w:r><w:ins w:id="12881" w:author="Unknown Author" w:date="2026-10-30T04:17:53Z"><w:r><w:rPr></w:rPr><w:t>ejecutores</w:t></w:r></w:ins><w:del w:id="12882" w:author="Unknown Author" w:date="2026-10-30T04:17:53Z"><w:r><w:rPr></w:rPr><w:delText>ejecutor</w:delText></w:r></w:del><w:r><w:rPr></w:rPr><w:t xml:space="preserve"> y no como </w:t></w:r><w:ins w:id="12883" w:author="Unknown Author" w:date="2026-10-30T04:17:53Z"><w:r><w:rPr></w:rPr><w:t>beneficiarios. Los consejos departamentales de Caldas y del Quindío usan el tablero como beneficiarios</w:t></w:r></w:ins><w:del w:id="12884" w:author="Unknown Author" w:date="2026-10-30T04:17:53Z"><w:r><w:rPr></w:rPr><w:delText>beneficiario. El tablero lo usan los comités de las demás entidades territoriales</w:delText></w:r></w:del><w:r><w:rPr></w:rPr><w:t>.</w:t></w:r><w:bookmarkEnd w:id="226"/></w:p><w:p><w:pPr><w:pStyle w:val="Heading3"/><w:rPr></w:rPr></w:pPr><w:bookmarkStart w:id="228" w:name="X094ce1880baba900f5de483ff26a01d89c0adc9"/><w:r><w:rPr></w:rPr><w:t>19.1.3 C. Identificación de saberes, conocimientos y capacidades</w:t></w:r></w:p><w:p><w:pPr><w:pStyle w:val="FirstParagraph"/><w:rPr></w:rPr></w:pPr><w:r><w:rPr></w:rPr><w:t>El proyecto reconoce tres clases de saber: el técnico de la medición, el institucional de la decisión de alerta y el local del territorio. La Tabla 19.2 los asigna a quienes los poseen y define cómo se incorporan. Callon (1999) sostiene que las personas no expertas producen conocimiento útil cuando participan desde el diseño. Freire (2005) concibe el diálogo como un encuentro entre sujetos y no como un depósito de contenidos. El diálogo de saberes integra el conocimiento técnico con el conocimiento local de los sitios, la maquinaria, el polvo y los hábitos de trabajo.</w:t></w:r></w:p><w:p><w:pPr><w:pStyle w:val="TablaRotulo"/><w:rPr></w:rPr></w:pPr><w:bookmarkStart w:id="229" w:name="rot_Tabla_19_2"/><w:r><w:rPr><w:b/><w:bCs/></w:rPr><w:t>Tabla 19.2</w:t></w:r><w:bookmarkEnd w:id="229"/></w:p><w:p><w:pPr><w:pStyle w:val="TablaTitulo"/><w:rPr></w:rPr></w:pPr><w:r><w:rPr><w:i/><w:iCs/></w:rPr><w:t>Saberes, conocimientos y capacidades, y su incorporación al proyecto</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653"/><w:gridCol w:w="2406"/><w:gridCol w:w="2489"/><w:gridCol w:w="2405"/></w:tblGrid><w:tr><w:trPr><w:tblHeader w:val="true"/><w:ins w:id="12885" w:author="Unknown Author" w:date="2026-10-30T04:17:53Z"/><w:cantSplit w:val="true"/></w:trPr><w:tc><w:tcPr><w:tcW w:w="265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2887" w:author="Unknown Author" w:date="2026-10-30T04:17:53Z"></w:ins></w:rPr></w:pPr><w:ins w:id="12886" w:author="Unknown Author" w:date="2026-10-30T04:17:53Z"><w:r><w:rPr><w:b/><w:kern w:val="0"/><w:szCs w:val="24"/><w:lang w:val="es-CO" w:eastAsia="en-US" w:bidi="ar-SA"/></w:rPr><w:t>Saber o capacidad</w:t></w:r></w:ins></w:p></w:tc><w:tc><w:tcPr><w:tcW w:w="2406"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2889" w:author="Unknown Author" w:date="2026-10-30T04:17:53Z"></w:ins></w:rPr></w:pPr><w:ins w:id="12888" w:author="Unknown Author" w:date="2026-10-30T04:17:53Z"><w:r><w:rPr><w:b/><w:kern w:val="0"/><w:szCs w:val="24"/><w:lang w:val="es-CO" w:eastAsia="en-US" w:bidi="ar-SA"/></w:rPr><w:t>Quién lo posee</w:t></w:r></w:ins></w:p></w:tc><w:tc><w:tcPr><w:tcW w:w="248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2891" w:author="Unknown Author" w:date="2026-10-30T04:17:53Z"></w:ins></w:rPr></w:pPr><w:ins w:id="12890" w:author="Unknown Author" w:date="2026-10-30T04:17:53Z"><w:r><w:rPr><w:b/><w:kern w:val="0"/><w:szCs w:val="24"/><w:lang w:val="es-CO" w:eastAsia="en-US" w:bidi="ar-SA"/></w:rPr><w:t>Cómo se identifica</w:t></w:r></w:ins></w:p></w:tc><w:tc><w:tcPr><w:tcW w:w="240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2893" w:author="Unknown Author" w:date="2026-10-30T04:17:53Z"></w:ins></w:rPr></w:pPr><w:ins w:id="12892" w:author="Unknown Author" w:date="2026-10-30T04:17:53Z"><w:r><w:rPr><w:b/><w:kern w:val="0"/><w:szCs w:val="24"/><w:lang w:val="es-CO" w:eastAsia="en-US" w:bidi="ar-SA"/></w:rPr><w:t>Cómo se incorpora al proyecto</w:t></w:r></w:ins></w:p></w:tc></w:tr><w:tr><w:trPr><w:ins w:id="12894" w:author="Unknown Author" w:date="2026-10-30T04:17:53Z"/><w:cantSplit w:val="true"/></w:trPr><w:tc><w:tcPr><w:tcW w:w="2653" w:type="dxa"/><w:tcBorders></w:tcBorders></w:tcPr><w:p><w:pPr><w:pStyle w:val="Tabla9"/><w:widowControl/><w:jc w:val="left"/><w:rPr><w:kern w:val="0"/><w:szCs w:val="24"/><w:lang w:val="es-CO" w:eastAsia="en-US" w:bidi="ar-SA"/><w:ins w:id="12896" w:author="Unknown Author" w:date="2026-10-30T04:17:53Z"></w:ins></w:rPr></w:pPr><w:ins w:id="12895" w:author="Unknown Author" w:date="2026-10-30T04:17:53Z"><w:r><w:rPr><w:kern w:val="0"/><w:szCs w:val="24"/><w:lang w:val="es-CO" w:eastAsia="en-US" w:bidi="ar-SA"/></w:rPr><w:t>Conocimiento de los sitios, la maquinaria, el polvo y los hábitos de trabajo</w:t></w:r></w:ins></w:p></w:tc><w:tc><w:tcPr><w:tcW w:w="2406" w:type="dxa"/><w:tcBorders></w:tcBorders></w:tcPr><w:p><w:pPr><w:pStyle w:val="Tabla9"/><w:widowControl/><w:jc w:val="left"/><w:rPr><w:kern w:val="0"/><w:szCs w:val="24"/><w:lang w:val="es-CO" w:eastAsia="en-US" w:bidi="ar-SA"/><w:ins w:id="12898" w:author="Unknown Author" w:date="2026-10-30T04:17:53Z"></w:ins></w:rPr></w:pPr><w:ins w:id="12897" w:author="Unknown Author" w:date="2026-10-30T04:17:53Z"><w:r><w:rPr><w:kern w:val="0"/><w:szCs w:val="24"/><w:lang w:val="es-CO" w:eastAsia="en-US" w:bidi="ar-SA"/></w:rPr><w:t>Personal operario de remoción</w:t></w:r></w:ins></w:p></w:tc><w:tc><w:tcPr><w:tcW w:w="2489" w:type="dxa"/><w:tcBorders></w:tcBorders></w:tcPr><w:p><w:pPr><w:pStyle w:val="Tabla9"/><w:widowControl/><w:jc w:val="left"/><w:rPr><w:kern w:val="0"/><w:szCs w:val="24"/><w:lang w:val="es-CO" w:eastAsia="en-US" w:bidi="ar-SA"/><w:ins w:id="12900" w:author="Unknown Author" w:date="2026-10-30T04:17:53Z"></w:ins></w:rPr></w:pPr><w:ins w:id="12899" w:author="Unknown Author" w:date="2026-10-30T04:17:53Z"><w:r><w:rPr><w:kern w:val="0"/><w:szCs w:val="24"/><w:lang w:val="es-CO" w:eastAsia="en-US" w:bidi="ar-SA"/></w:rPr><w:t>Taller con cartografía social y recorrido en sitio</w:t></w:r></w:ins></w:p></w:tc><w:tc><w:tcPr><w:tcW w:w="2405" w:type="dxa"/><w:tcBorders></w:tcBorders></w:tcPr><w:p><w:pPr><w:pStyle w:val="Tabla9"/><w:widowControl/><w:jc w:val="left"/><w:rPr><w:kern w:val="0"/><w:szCs w:val="24"/><w:lang w:val="es-CO" w:eastAsia="en-US" w:bidi="ar-SA"/><w:ins w:id="12902" w:author="Unknown Author" w:date="2026-10-30T04:17:53Z"></w:ins></w:rPr></w:pPr><w:ins w:id="12901" w:author="Unknown Author" w:date="2026-10-30T04:17:53Z"><w:r><w:rPr><w:kern w:val="0"/><w:szCs w:val="24"/><w:lang w:val="es-CO" w:eastAsia="en-US" w:bidi="ar-SA"/></w:rPr><w:t>Confirma los sitios de los tramos 2 y 3 y orienta las reglas del protocolo de alerta</w:t></w:r></w:ins></w:p></w:tc></w:tr><w:tr><w:trPr><w:ins w:id="12903" w:author="Unknown Author" w:date="2026-10-30T04:17:53Z"/><w:cantSplit w:val="true"/></w:trPr><w:tc><w:tcPr><w:tcW w:w="2653" w:type="dxa"/><w:tcBorders></w:tcBorders><w:shd w:color="auto" w:fill="F7F7F7" w:val="clear"/></w:tcPr><w:p><w:pPr><w:pStyle w:val="Tabla9"/><w:widowControl/><w:jc w:val="left"/><w:rPr><w:kern w:val="0"/><w:szCs w:val="24"/><w:lang w:val="es-CO" w:eastAsia="en-US" w:bidi="ar-SA"/><w:ins w:id="12905" w:author="Unknown Author" w:date="2026-10-30T04:17:53Z"></w:ins></w:rPr></w:pPr><w:ins w:id="12904" w:author="Unknown Author" w:date="2026-10-30T04:17:53Z"><w:r><w:rPr><w:kern w:val="0"/><w:szCs w:val="24"/><w:lang w:val="es-CO" w:eastAsia="en-US" w:bidi="ar-SA"/></w:rPr><w:t>Experiencia sobre el polvo, las rutas y el microclima del barrio</w:t></w:r></w:ins></w:p></w:tc><w:tc><w:tcPr><w:tcW w:w="2406" w:type="dxa"/><w:tcBorders></w:tcBorders><w:shd w:color="auto" w:fill="F7F7F7" w:val="clear"/></w:tcPr><w:p><w:pPr><w:pStyle w:val="Tabla9"/><w:widowControl/><w:jc w:val="left"/><w:rPr><w:kern w:val="0"/><w:szCs w:val="24"/><w:lang w:val="es-CO" w:eastAsia="en-US" w:bidi="ar-SA"/><w:ins w:id="12907" w:author="Unknown Author" w:date="2026-10-30T04:17:53Z"></w:ins></w:rPr></w:pPr><w:ins w:id="12906" w:author="Unknown Author" w:date="2026-10-30T04:17:53Z"><w:r><w:rPr><w:kern w:val="0"/><w:szCs w:val="24"/><w:lang w:val="es-CO" w:eastAsia="en-US" w:bidi="ar-SA"/></w:rPr><w:t>Comunidad vecina y organizaciones comunitarias</w:t></w:r></w:ins></w:p></w:tc><w:tc><w:tcPr><w:tcW w:w="2489" w:type="dxa"/><w:tcBorders></w:tcBorders><w:shd w:color="auto" w:fill="F7F7F7" w:val="clear"/></w:tcPr><w:p><w:pPr><w:pStyle w:val="Tabla9"/><w:widowControl/><w:jc w:val="left"/><w:rPr><w:kern w:val="0"/><w:szCs w:val="24"/><w:lang w:val="es-CO" w:eastAsia="en-US" w:bidi="ar-SA"/><w:ins w:id="12909" w:author="Unknown Author" w:date="2026-10-30T04:17:53Z"></w:ins></w:rPr></w:pPr><w:ins w:id="12908" w:author="Unknown Author" w:date="2026-10-30T04:17:53Z"><w:r><w:rPr><w:kern w:val="0"/><w:szCs w:val="24"/><w:lang w:val="es-CO" w:eastAsia="en-US" w:bidi="ar-SA"/></w:rPr><w:t>Cartografía social y consulta en jornadas</w:t></w:r></w:ins></w:p></w:tc><w:tc><w:tcPr><w:tcW w:w="2405" w:type="dxa"/><w:tcBorders></w:tcBorders><w:shd w:color="auto" w:fill="F7F7F7" w:val="clear"/></w:tcPr><w:p><w:pPr><w:pStyle w:val="Tabla9"/><w:widowControl/><w:jc w:val="left"/><w:rPr><w:kern w:val="0"/><w:szCs w:val="24"/><w:lang w:val="es-CO" w:eastAsia="en-US" w:bidi="ar-SA"/><w:ins w:id="12911" w:author="Unknown Author" w:date="2026-10-30T04:17:53Z"></w:ins></w:rPr></w:pPr><w:ins w:id="12910" w:author="Unknown Author" w:date="2026-10-30T04:17:53Z"><w:r><w:rPr><w:kern w:val="0"/><w:szCs w:val="24"/><w:lang w:val="es-CO" w:eastAsia="en-US" w:bidi="ar-SA"/></w:rPr><w:t>Define el lenguaje y los ejemplos de la cartilla</w:t></w:r></w:ins></w:p></w:tc></w:tr><w:tr><w:trPr><w:ins w:id="12912" w:author="Unknown Author" w:date="2026-10-30T04:17:53Z"/><w:cantSplit w:val="true"/></w:trPr><w:tc><w:tcPr><w:tcW w:w="2653" w:type="dxa"/><w:tcBorders></w:tcBorders></w:tcPr><w:p><w:pPr><w:pStyle w:val="Tabla9"/><w:widowControl/><w:jc w:val="left"/><w:rPr><w:kern w:val="0"/><w:szCs w:val="24"/><w:lang w:val="es-CO" w:eastAsia="en-US" w:bidi="ar-SA"/><w:ins w:id="12914" w:author="Unknown Author" w:date="2026-10-30T04:17:53Z"></w:ins></w:rPr></w:pPr><w:ins w:id="12913" w:author="Unknown Author" w:date="2026-10-30T04:17:53Z"><w:r><w:rPr><w:kern w:val="0"/><w:szCs w:val="24"/><w:lang w:val="es-CO" w:eastAsia="en-US" w:bidi="ar-SA"/></w:rPr><w:t>Competencia legal y práctica para decidir y activar una alerta</w:t></w:r></w:ins></w:p></w:tc><w:tc><w:tcPr><w:tcW w:w="2406" w:type="dxa"/><w:tcBorders></w:tcBorders></w:tcPr><w:p><w:pPr><w:pStyle w:val="Tabla9"/><w:widowControl/><w:jc w:val="left"/><w:rPr><w:kern w:val="0"/><w:szCs w:val="24"/><w:lang w:val="es-CO" w:eastAsia="en-US" w:bidi="ar-SA"/><w:ins w:id="12916" w:author="Unknown Author" w:date="2026-10-30T04:17:53Z"></w:ins></w:rPr></w:pPr><w:ins w:id="12915" w:author="Unknown Author" w:date="2026-10-30T04:17:53Z"><w:r><w:rPr><w:kern w:val="0"/><w:szCs w:val="24"/><w:lang w:val="es-CO" w:eastAsia="en-US" w:bidi="ar-SA"/></w:rPr><w:t>Consejos de gestión del riesgo</w:t></w:r></w:ins></w:p></w:tc><w:tc><w:tcPr><w:tcW w:w="2489" w:type="dxa"/><w:tcBorders></w:tcBorders></w:tcPr><w:p><w:pPr><w:pStyle w:val="Tabla9"/><w:widowControl/><w:jc w:val="left"/><w:rPr><w:kern w:val="0"/><w:szCs w:val="24"/><w:lang w:val="es-CO" w:eastAsia="en-US" w:bidi="ar-SA"/><w:ins w:id="12918" w:author="Unknown Author" w:date="2026-10-30T04:17:53Z"></w:ins></w:rPr></w:pPr><w:ins w:id="12917" w:author="Unknown Author" w:date="2026-10-30T04:17:53Z"><w:r><w:rPr><w:kern w:val="0"/><w:szCs w:val="24"/><w:lang w:val="es-CO" w:eastAsia="en-US" w:bidi="ar-SA"/></w:rPr><w:t>Taller de validación de umbrales</w:t></w:r></w:ins></w:p></w:tc><w:tc><w:tcPr><w:tcW w:w="2405" w:type="dxa"/><w:tcBorders></w:tcBorders></w:tcPr><w:p><w:pPr><w:pStyle w:val="Tabla9"/><w:widowControl/><w:jc w:val="left"/><w:rPr><w:kern w:val="0"/><w:szCs w:val="24"/><w:lang w:val="es-CO" w:eastAsia="en-US" w:bidi="ar-SA"/><w:ins w:id="12920" w:author="Unknown Author" w:date="2026-10-30T04:17:53Z"></w:ins></w:rPr></w:pPr><w:ins w:id="12919" w:author="Unknown Author" w:date="2026-10-30T04:17:53Z"><w:r><w:rPr><w:kern w:val="0"/><w:szCs w:val="24"/><w:lang w:val="es-CO" w:eastAsia="en-US" w:bidi="ar-SA"/></w:rPr><w:t>Decide con el equipo los umbrales y quién activa el protocolo</w:t></w:r></w:ins></w:p></w:tc></w:tr><w:tr><w:trPr><w:ins w:id="12921" w:author="Unknown Author" w:date="2026-10-30T04:17:53Z"/><w:cantSplit w:val="true"/></w:trPr><w:tc><w:tcPr><w:tcW w:w="2653" w:type="dxa"/><w:tcBorders></w:tcBorders><w:shd w:color="auto" w:fill="F7F7F7" w:val="clear"/></w:tcPr><w:p><w:pPr><w:pStyle w:val="Tabla9"/><w:widowControl/><w:jc w:val="left"/><w:rPr><w:kern w:val="0"/><w:szCs w:val="24"/><w:lang w:val="es-CO" w:eastAsia="en-US" w:bidi="ar-SA"/><w:ins w:id="12923" w:author="Unknown Author" w:date="2026-10-30T04:17:53Z"></w:ins></w:rPr></w:pPr><w:ins w:id="12922" w:author="Unknown Author" w:date="2026-10-30T04:17:53Z"><w:r><w:rPr><w:kern w:val="0"/><w:szCs w:val="24"/><w:lang w:val="es-CO" w:eastAsia="en-US" w:bidi="ar-SA"/></w:rPr><w:t>Metrología, calibración y caracterización de cabezales</w:t></w:r></w:ins></w:p></w:tc><w:tc><w:tcPr><w:tcW w:w="2406" w:type="dxa"/><w:tcBorders></w:tcBorders><w:shd w:color="auto" w:fill="F7F7F7" w:val="clear"/></w:tcPr><w:p><w:pPr><w:pStyle w:val="Tabla9"/><w:widowControl/><w:jc w:val="left"/><w:rPr><w:kern w:val="0"/><w:szCs w:val="24"/><w:lang w:val="es-CO" w:eastAsia="en-US" w:bidi="ar-SA"/><w:ins w:id="12925" w:author="Unknown Author" w:date="2026-10-30T04:17:53Z"></w:ins></w:rPr></w:pPr><w:ins w:id="12924" w:author="Unknown Author" w:date="2026-10-30T04:17:53Z"><w:r><w:rPr><w:kern w:val="0"/><w:szCs w:val="24"/><w:lang w:val="es-CO" w:eastAsia="en-US" w:bidi="ar-SA"/></w:rPr><w:t>Universidad Santo Tomás, con el laboratorio acreditado y el evaluador externo</w:t></w:r></w:ins></w:p></w:tc><w:tc><w:tcPr><w:tcW w:w="2489" w:type="dxa"/><w:tcBorders></w:tcBorders><w:shd w:color="auto" w:fill="F7F7F7" w:val="clear"/></w:tcPr><w:p><w:pPr><w:pStyle w:val="Tabla9"/><w:widowControl/><w:jc w:val="left"/><w:rPr><w:kern w:val="0"/><w:szCs w:val="24"/><w:lang w:val="es-CO" w:eastAsia="en-US" w:bidi="ar-SA"/><w:ins w:id="12927" w:author="Unknown Author" w:date="2026-10-30T04:17:53Z"></w:ins></w:rPr></w:pPr><w:ins w:id="12926" w:author="Unknown Author" w:date="2026-10-30T04:17:53Z"><w:r><w:rPr><w:kern w:val="0"/><w:szCs w:val="24"/><w:lang w:val="es-CO" w:eastAsia="en-US" w:bidi="ar-SA"/></w:rPr><w:t>Informes de validación frente a la referencia</w:t></w:r></w:ins></w:p></w:tc><w:tc><w:tcPr><w:tcW w:w="2405" w:type="dxa"/><w:tcBorders></w:tcBorders><w:shd w:color="auto" w:fill="F7F7F7" w:val="clear"/></w:tcPr><w:p><w:pPr><w:pStyle w:val="Tabla9"/><w:widowControl/><w:jc w:val="left"/><w:rPr><w:kern w:val="0"/><w:szCs w:val="24"/><w:lang w:val="es-CO" w:eastAsia="en-US" w:bidi="ar-SA"/><w:ins w:id="12929" w:author="Unknown Author" w:date="2026-10-30T04:17:53Z"></w:ins></w:rPr></w:pPr><w:ins w:id="12928" w:author="Unknown Author" w:date="2026-10-30T04:17:53Z"><w:r><w:rPr><w:kern w:val="0"/><w:szCs w:val="24"/><w:lang w:val="es-CO" w:eastAsia="en-US" w:bidi="ar-SA"/></w:rPr><w:t>Fija el desempeño de la medición y explica el error residual en lenguaje común</w:t></w:r></w:ins></w:p></w:tc></w:tr><w:tr><w:trPr><w:ins w:id="12930" w:author="Unknown Author" w:date="2026-10-30T04:17:53Z"/><w:cantSplit w:val="true"/></w:trPr><w:tc><w:tcPr><w:tcW w:w="2653" w:type="dxa"/><w:tcBorders></w:tcBorders></w:tcPr><w:p><w:pPr><w:pStyle w:val="Tabla9"/><w:widowControl/><w:jc w:val="left"/><w:rPr><w:kern w:val="0"/><w:szCs w:val="24"/><w:lang w:val="es-CO" w:eastAsia="en-US" w:bidi="ar-SA"/><w:ins w:id="12932" w:author="Unknown Author" w:date="2026-10-30T04:17:53Z"></w:ins></w:rPr></w:pPr><w:ins w:id="12931" w:author="Unknown Author" w:date="2026-10-30T04:17:53Z"><w:r><w:rPr><w:kern w:val="0"/><w:szCs w:val="24"/><w:lang w:val="es-CO" w:eastAsia="en-US" w:bidi="ar-SA"/></w:rPr><w:t>Plataforma, tablero y gemelo digital</w:t></w:r></w:ins></w:p></w:tc><w:tc><w:tcPr><w:tcW w:w="2406" w:type="dxa"/><w:tcBorders></w:tcBorders></w:tcPr><w:p><w:pPr><w:pStyle w:val="Tabla9"/><w:widowControl/><w:jc w:val="left"/><w:rPr><w:kern w:val="0"/><w:szCs w:val="24"/><w:lang w:val="es-CO" w:eastAsia="en-US" w:bidi="ar-SA"/><w:ins w:id="12934" w:author="Unknown Author" w:date="2026-10-30T04:17:53Z"></w:ins></w:rPr></w:pPr><w:ins w:id="12933" w:author="Unknown Author" w:date="2026-10-30T04:17:53Z"><w:r><w:rPr><w:kern w:val="0"/><w:szCs w:val="24"/><w:lang w:val="es-CO" w:eastAsia="en-US" w:bidi="ar-SA"/></w:rPr><w:t>Universidad Santo Tomás y servicio contratado de la plataforma geoespacial</w:t></w:r></w:ins></w:p></w:tc><w:tc><w:tcPr><w:tcW w:w="2489" w:type="dxa"/><w:tcBorders></w:tcBorders></w:tcPr><w:p><w:pPr><w:pStyle w:val="Tabla9"/><w:widowControl/><w:jc w:val="left"/><w:rPr><w:kern w:val="0"/><w:szCs w:val="24"/><w:lang w:val="es-CO" w:eastAsia="en-US" w:bidi="ar-SA"/><w:ins w:id="12936" w:author="Unknown Author" w:date="2026-10-30T04:17:53Z"></w:ins></w:rPr></w:pPr><w:ins w:id="12935" w:author="Unknown Author" w:date="2026-10-30T04:17:53Z"><w:r><w:rPr><w:kern w:val="0"/><w:szCs w:val="24"/><w:lang w:val="es-CO" w:eastAsia="en-US" w:bidi="ar-SA"/></w:rPr><w:t>Pruebas de uso en los talleres</w:t></w:r></w:ins></w:p></w:tc><w:tc><w:tcPr><w:tcW w:w="2405" w:type="dxa"/><w:tcBorders></w:tcBorders></w:tcPr><w:p><w:pPr><w:pStyle w:val="Tabla9"/><w:widowControl/><w:jc w:val="left"/><w:rPr><w:kern w:val="0"/><w:szCs w:val="24"/><w:lang w:val="es-CO" w:eastAsia="en-US" w:bidi="ar-SA"/><w:ins w:id="12938" w:author="Unknown Author" w:date="2026-10-30T04:17:53Z"></w:ins></w:rPr></w:pPr><w:ins w:id="12937" w:author="Unknown Author" w:date="2026-10-30T04:17:53Z"><w:r><w:rPr><w:kern w:val="0"/><w:szCs w:val="24"/><w:lang w:val="es-CO" w:eastAsia="en-US" w:bidi="ar-SA"/></w:rPr><w:t>Ajusta la interfaz según el uso observado</w:t></w:r></w:ins></w:p></w:tc></w:tr><w:tr><w:trPr><w:ins w:id="12939" w:author="Unknown Author" w:date="2026-10-30T04:17:53Z"/><w:cantSplit w:val="true"/></w:trPr><w:tc><w:tcPr><w:tcW w:w="2653" w:type="dxa"/><w:tcBorders></w:tcBorders><w:shd w:color="auto" w:fill="F7F7F7" w:val="clear"/></w:tcPr><w:p><w:pPr><w:pStyle w:val="Tabla9"/><w:widowControl/><w:jc w:val="left"/><w:rPr><w:kern w:val="0"/><w:szCs w:val="24"/><w:lang w:val="es-CO" w:eastAsia="en-US" w:bidi="ar-SA"/><w:ins w:id="12941" w:author="Unknown Author" w:date="2026-10-30T04:17:53Z"></w:ins></w:rPr></w:pPr><w:ins w:id="12940" w:author="Unknown Author" w:date="2026-10-30T04:17:53Z"><w:r><w:rPr><w:kern w:val="0"/><w:szCs w:val="24"/><w:lang w:val="es-CO" w:eastAsia="en-US" w:bidi="ar-SA"/></w:rPr><w:t>Capacidad local de mantenimiento y lectura de la red</w:t></w:r></w:ins></w:p></w:tc><w:tc><w:tcPr><w:tcW w:w="2406" w:type="dxa"/><w:tcBorders></w:tcBorders><w:shd w:color="auto" w:fill="F7F7F7" w:val="clear"/></w:tcPr><w:p><w:pPr><w:pStyle w:val="Tabla9"/><w:widowControl/><w:jc w:val="left"/><w:rPr><w:kern w:val="0"/><w:szCs w:val="24"/><w:lang w:val="es-CO" w:eastAsia="en-US" w:bidi="ar-SA"/><w:ins w:id="12943" w:author="Unknown Author" w:date="2026-10-30T04:17:53Z"></w:ins></w:rPr></w:pPr><w:ins w:id="12942" w:author="Unknown Author" w:date="2026-10-30T04:17:53Z"><w:r><w:rPr><w:kern w:val="0"/><w:szCs w:val="24"/><w:lang w:val="es-CO" w:eastAsia="en-US" w:bidi="ar-SA"/></w:rPr><w:t>Personal de los consejos y de las entidades custodias</w:t></w:r></w:ins></w:p></w:tc><w:tc><w:tcPr><w:tcW w:w="2489" w:type="dxa"/><w:tcBorders></w:tcBorders><w:shd w:color="auto" w:fill="F7F7F7" w:val="clear"/></w:tcPr><w:p><w:pPr><w:pStyle w:val="Tabla9"/><w:widowControl/><w:jc w:val="left"/><w:rPr><w:kern w:val="0"/><w:szCs w:val="24"/><w:lang w:val="es-CO" w:eastAsia="en-US" w:bidi="ar-SA"/><w:ins w:id="12945" w:author="Unknown Author" w:date="2026-10-30T04:17:53Z"></w:ins></w:rPr></w:pPr><w:ins w:id="12944" w:author="Unknown Author" w:date="2026-10-30T04:17:53Z"><w:r><w:rPr><w:kern w:val="0"/><w:szCs w:val="24"/><w:lang w:val="es-CO" w:eastAsia="en-US" w:bidi="ar-SA"/></w:rPr><w:t>Prueba práctica de la formación</w:t></w:r></w:ins></w:p></w:tc><w:tc><w:tcPr><w:tcW w:w="2405" w:type="dxa"/><w:tcBorders></w:tcBorders><w:shd w:color="auto" w:fill="F7F7F7" w:val="clear"/></w:tcPr><w:p><w:pPr><w:pStyle w:val="Tabla9"/><w:widowControl/><w:jc w:val="left"/><w:rPr><w:kern w:val="0"/><w:szCs w:val="24"/><w:lang w:val="es-CO" w:eastAsia="en-US" w:bidi="ar-SA"/><w:ins w:id="12947" w:author="Unknown Author" w:date="2026-10-30T04:17:53Z"></w:ins></w:rPr></w:pPr><w:ins w:id="12946" w:author="Unknown Author" w:date="2026-10-30T04:17:53Z"><w:r><w:rPr><w:kern w:val="0"/><w:szCs w:val="24"/><w:lang w:val="es-CO" w:eastAsia="en-US" w:bidi="ar-SA"/></w:rPr><w:t>Sustenta la certificación de 60 personas</w:t></w:r></w:ins></w:p></w:tc></w:tr><w:tr><w:trPr><w:ins w:id="12948" w:author="Unknown Author" w:date="2026-10-30T04:17:53Z"/><w:cantSplit w:val="true"/></w:trPr><w:tc><w:tcPr><w:tcW w:w="2653" w:type="dxa"/><w:tcBorders><w:bottom w:val="single" w:sz="12" w:space="0" w:color="2A3439"/></w:tcBorders></w:tcPr><w:p><w:pPr><w:pStyle w:val="Tabla9"/><w:keepNext w:val="true"/><w:widowControl/><w:jc w:val="left"/><w:rPr><w:kern w:val="0"/><w:szCs w:val="24"/><w:lang w:val="es-CO" w:eastAsia="en-US" w:bidi="ar-SA"/><w:ins w:id="12951" w:author="Unknown Author" w:date="2026-10-30T04:17:53Z"></w:ins></w:rPr></w:pPr><w:ins w:id="12949" w:author="Unknown Author" w:date="2026-10-30T04:17:53Z"><w:r><w:rPr><w:kern w:val="0"/><w:szCs w:val="24"/><w:lang w:val="es-CO" w:eastAsia="en-US" w:bidi="ar-SA"/></w:rPr><w:t xml:space="preserve">Saberes propios de comunidades étnicas o campesinas, si existen </w:t></w:r></w:ins><w:ins w:id="12950" w:author="Unknown Author" w:date="2026-10-30T04:17:53Z"><w:r><w:rPr><w:color w:val="00B050"/><w:kern w:val="0"/><w:szCs w:val="24"/><w:lang w:val="es-CO" w:eastAsia="en-US" w:bidi="ar-SA"/></w:rPr><w:t>[Diligenciar: caracterización de Manizales y de Calarcá]</w:t></w:r></w:ins></w:p></w:tc><w:tc><w:tcPr><w:tcW w:w="2406" w:type="dxa"/><w:tcBorders><w:bottom w:val="single" w:sz="12" w:space="0" w:color="2A3439"/></w:tcBorders></w:tcPr><w:p><w:pPr><w:pStyle w:val="Tabla9"/><w:keepNext w:val="true"/><w:widowControl/><w:jc w:val="left"/><w:rPr><w:kern w:val="0"/><w:szCs w:val="24"/><w:lang w:val="es-CO" w:eastAsia="en-US" w:bidi="ar-SA"/><w:ins w:id="12953" w:author="Unknown Author" w:date="2026-10-30T04:17:53Z"></w:ins></w:rPr></w:pPr><w:ins w:id="12952" w:author="Unknown Author" w:date="2026-10-30T04:17:53Z"><w:r><w:rPr><w:kern w:val="0"/><w:szCs w:val="24"/><w:lang w:val="es-CO" w:eastAsia="en-US" w:bidi="ar-SA"/></w:rPr><w:t>Por verificar</w:t></w:r></w:ins></w:p></w:tc><w:tc><w:tcPr><w:tcW w:w="2489" w:type="dxa"/><w:tcBorders><w:bottom w:val="single" w:sz="12" w:space="0" w:color="2A3439"/></w:tcBorders></w:tcPr><w:p><w:pPr><w:pStyle w:val="Tabla9"/><w:keepNext w:val="true"/><w:widowControl/><w:jc w:val="left"/><w:rPr><w:kern w:val="0"/><w:szCs w:val="24"/><w:lang w:val="es-CO" w:eastAsia="en-US" w:bidi="ar-SA"/><w:ins w:id="12955" w:author="Unknown Author" w:date="2026-10-30T04:17:53Z"></w:ins></w:rPr></w:pPr><w:ins w:id="12954" w:author="Unknown Author" w:date="2026-10-30T04:17:53Z"><w:r><w:rPr><w:kern w:val="0"/><w:szCs w:val="24"/><w:lang w:val="es-CO" w:eastAsia="en-US" w:bidi="ar-SA"/></w:rPr><w:t>Caracterización previa y protocolos propios</w:t></w:r></w:ins></w:p></w:tc><w:tc><w:tcPr><w:tcW w:w="2405" w:type="dxa"/><w:tcBorders><w:bottom w:val="single" w:sz="12" w:space="0" w:color="2A3439"/></w:tcBorders></w:tcPr><w:p><w:pPr><w:pStyle w:val="Tabla9"/><w:keepNext w:val="true"/><w:widowControl/><w:jc w:val="left"/><w:rPr><w:kern w:val="0"/><w:szCs w:val="24"/><w:lang w:val="es-CO" w:eastAsia="en-US" w:bidi="ar-SA"/><w:ins w:id="12957" w:author="Unknown Author" w:date="2026-10-30T04:17:53Z"></w:ins></w:rPr></w:pPr><w:ins w:id="12956" w:author="Unknown Author" w:date="2026-10-30T04:17:53Z"><w:r><w:rPr><w:kern w:val="0"/><w:szCs w:val="24"/><w:lang w:val="es-CO" w:eastAsia="en-US" w:bidi="ar-SA"/></w:rPr><w:t>Se incorporan con la consulta previa, cuando aplique</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676"/><w:gridCol w:w="2342"/><w:gridCol w:w="2510"/><w:gridCol w:w="2425"/></w:tblGrid><w:tr><w:trPr><w:tblHeader w:val="true"/><w:del w:id="12958" w:author="Unknown Author" w:date="2026-10-30T04:17:53Z"/><w:cantSplit w:val="true"/></w:trPr><w:tc><w:tcPr><w:tcW w:w="2676"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2960" w:author="Unknown Author" w:date="2026-10-30T04:17:53Z"></w:del></w:rPr></w:pPr><w:del w:id="12959" w:author="Unknown Author" w:date="2026-10-30T04:17:53Z"><w:r><w:rPr><w:b/><w:kern w:val="0"/><w:szCs w:val="24"/><w:lang w:val="es-CO" w:eastAsia="en-US" w:bidi="ar-SA"/></w:rPr><w:delText>Saber o capacidad</w:delText></w:r></w:del></w:p></w:tc><w:tc><w:tcPr><w:tcW w:w="234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2962" w:author="Unknown Author" w:date="2026-10-30T04:17:53Z"></w:del></w:rPr></w:pPr><w:del w:id="12961" w:author="Unknown Author" w:date="2026-10-30T04:17:53Z"><w:r><w:rPr><w:b/><w:kern w:val="0"/><w:szCs w:val="24"/><w:lang w:val="es-CO" w:eastAsia="en-US" w:bidi="ar-SA"/></w:rPr><w:delText>Quién lo posee</w:delText></w:r></w:del></w:p></w:tc><w:tc><w:tcPr><w:tcW w:w="251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2964" w:author="Unknown Author" w:date="2026-10-30T04:17:53Z"></w:del></w:rPr></w:pPr><w:del w:id="12963" w:author="Unknown Author" w:date="2026-10-30T04:17:53Z"><w:r><w:rPr><w:b/><w:kern w:val="0"/><w:szCs w:val="24"/><w:lang w:val="es-CO" w:eastAsia="en-US" w:bidi="ar-SA"/></w:rPr><w:delText>Cómo se identifica</w:delText></w:r></w:del></w:p></w:tc><w:tc><w:tcPr><w:tcW w:w="242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2966" w:author="Unknown Author" w:date="2026-10-30T04:17:53Z"></w:del></w:rPr></w:pPr><w:del w:id="12965" w:author="Unknown Author" w:date="2026-10-30T04:17:53Z"><w:r><w:rPr><w:b/><w:kern w:val="0"/><w:szCs w:val="24"/><w:lang w:val="es-CO" w:eastAsia="en-US" w:bidi="ar-SA"/></w:rPr><w:delText>Cómo se incorpora al proyecto</w:delText></w:r></w:del></w:p></w:tc></w:tr><w:tr><w:trPr><w:del w:id="12967" w:author="Unknown Author" w:date="2026-10-30T04:17:53Z"/><w:cantSplit w:val="true"/></w:trPr><w:tc><w:tcPr><w:tcW w:w="2676" w:type="dxa"/><w:tcBorders></w:tcBorders></w:tcPr><w:p><w:pPr><w:pStyle w:val="Tabla9"/><w:widowControl/><w:jc w:val="left"/><w:rPr><w:kern w:val="0"/><w:szCs w:val="24"/><w:lang w:val="es-CO" w:eastAsia="en-US" w:bidi="ar-SA"/><w:del w:id="12969" w:author="Unknown Author" w:date="2026-10-30T04:17:53Z"></w:del></w:rPr></w:pPr><w:del w:id="12968" w:author="Unknown Author" w:date="2026-10-30T04:17:53Z"><w:r><w:rPr><w:kern w:val="0"/><w:szCs w:val="24"/><w:lang w:val="es-CO" w:eastAsia="en-US" w:bidi="ar-SA"/></w:rPr><w:delText>Conocimiento de los sitios, la maquinaria, el polvo y los hábitos de trabajo</w:delText></w:r></w:del></w:p></w:tc><w:tc><w:tcPr><w:tcW w:w="2342" w:type="dxa"/><w:tcBorders></w:tcBorders></w:tcPr><w:p><w:pPr><w:pStyle w:val="Tabla9"/><w:widowControl/><w:jc w:val="left"/><w:rPr><w:kern w:val="0"/><w:szCs w:val="24"/><w:lang w:val="es-CO" w:eastAsia="en-US" w:bidi="ar-SA"/><w:del w:id="12971" w:author="Unknown Author" w:date="2026-10-30T04:17:53Z"></w:del></w:rPr></w:pPr><w:del w:id="12970" w:author="Unknown Author" w:date="2026-10-30T04:17:53Z"><w:r><w:rPr><w:kern w:val="0"/><w:szCs w:val="24"/><w:lang w:val="es-CO" w:eastAsia="en-US" w:bidi="ar-SA"/></w:rPr><w:delText>Personal operario de remoción</w:delText></w:r></w:del></w:p></w:tc><w:tc><w:tcPr><w:tcW w:w="2510" w:type="dxa"/><w:tcBorders></w:tcBorders></w:tcPr><w:p><w:pPr><w:pStyle w:val="Tabla9"/><w:widowControl/><w:jc w:val="left"/><w:rPr><w:kern w:val="0"/><w:szCs w:val="24"/><w:lang w:val="es-CO" w:eastAsia="en-US" w:bidi="ar-SA"/><w:del w:id="12973" w:author="Unknown Author" w:date="2026-10-30T04:17:53Z"></w:del></w:rPr></w:pPr><w:del w:id="12972" w:author="Unknown Author" w:date="2026-10-30T04:17:53Z"><w:r><w:rPr><w:kern w:val="0"/><w:szCs w:val="24"/><w:lang w:val="es-CO" w:eastAsia="en-US" w:bidi="ar-SA"/></w:rPr><w:delText>Taller con cartografía social y recorrido en sitio</w:delText></w:r></w:del></w:p></w:tc><w:tc><w:tcPr><w:tcW w:w="2425" w:type="dxa"/><w:tcBorders></w:tcBorders></w:tcPr><w:p><w:pPr><w:pStyle w:val="Tabla9"/><w:widowControl/><w:jc w:val="left"/><w:rPr><w:kern w:val="0"/><w:szCs w:val="24"/><w:lang w:val="es-CO" w:eastAsia="en-US" w:bidi="ar-SA"/><w:del w:id="12975" w:author="Unknown Author" w:date="2026-10-30T04:17:53Z"></w:del></w:rPr></w:pPr><w:del w:id="12974" w:author="Unknown Author" w:date="2026-10-30T04:17:53Z"><w:r><w:rPr><w:kern w:val="0"/><w:szCs w:val="24"/><w:lang w:val="es-CO" w:eastAsia="en-US" w:bidi="ar-SA"/></w:rPr><w:delText>Confirma los sitios de los tramos 2 y 3 y orienta las reglas del protocolo de alerta</w:delText></w:r></w:del></w:p></w:tc></w:tr><w:tr><w:trPr><w:del w:id="12976" w:author="Unknown Author" w:date="2026-10-30T04:17:53Z"/><w:cantSplit w:val="true"/></w:trPr><w:tc><w:tcPr><w:tcW w:w="2676" w:type="dxa"/><w:tcBorders></w:tcBorders><w:shd w:color="auto" w:fill="F7F7F7" w:val="clear"/></w:tcPr><w:p><w:pPr><w:pStyle w:val="Tabla9"/><w:widowControl/><w:jc w:val="left"/><w:rPr><w:kern w:val="0"/><w:szCs w:val="24"/><w:lang w:val="es-CO" w:eastAsia="en-US" w:bidi="ar-SA"/><w:del w:id="12978" w:author="Unknown Author" w:date="2026-10-30T04:17:53Z"></w:del></w:rPr></w:pPr><w:del w:id="12977" w:author="Unknown Author" w:date="2026-10-30T04:17:53Z"><w:r><w:rPr><w:kern w:val="0"/><w:szCs w:val="24"/><w:lang w:val="es-CO" w:eastAsia="en-US" w:bidi="ar-SA"/></w:rPr><w:delText>Experiencia sobre el polvo, las rutas y el microclima del barrio</w:delText></w:r></w:del></w:p></w:tc><w:tc><w:tcPr><w:tcW w:w="2342" w:type="dxa"/><w:tcBorders></w:tcBorders><w:shd w:color="auto" w:fill="F7F7F7" w:val="clear"/></w:tcPr><w:p><w:pPr><w:pStyle w:val="Tabla9"/><w:widowControl/><w:jc w:val="left"/><w:rPr><w:kern w:val="0"/><w:szCs w:val="24"/><w:lang w:val="es-CO" w:eastAsia="en-US" w:bidi="ar-SA"/><w:del w:id="12980" w:author="Unknown Author" w:date="2026-10-30T04:17:53Z"></w:del></w:rPr></w:pPr><w:del w:id="12979" w:author="Unknown Author" w:date="2026-10-30T04:17:53Z"><w:r><w:rPr><w:kern w:val="0"/><w:szCs w:val="24"/><w:lang w:val="es-CO" w:eastAsia="en-US" w:bidi="ar-SA"/></w:rPr><w:delText>Comunidad vecina y organizaciones comunitarias</w:delText></w:r></w:del></w:p></w:tc><w:tc><w:tcPr><w:tcW w:w="2510" w:type="dxa"/><w:tcBorders></w:tcBorders><w:shd w:color="auto" w:fill="F7F7F7" w:val="clear"/></w:tcPr><w:p><w:pPr><w:pStyle w:val="Tabla9"/><w:widowControl/><w:jc w:val="left"/><w:rPr><w:kern w:val="0"/><w:szCs w:val="24"/><w:lang w:val="es-CO" w:eastAsia="en-US" w:bidi="ar-SA"/><w:del w:id="12982" w:author="Unknown Author" w:date="2026-10-30T04:17:53Z"></w:del></w:rPr></w:pPr><w:del w:id="12981" w:author="Unknown Author" w:date="2026-10-30T04:17:53Z"><w:r><w:rPr><w:kern w:val="0"/><w:szCs w:val="24"/><w:lang w:val="es-CO" w:eastAsia="en-US" w:bidi="ar-SA"/></w:rPr><w:delText>Cartografía social y consulta en jornadas</w:delText></w:r></w:del></w:p></w:tc><w:tc><w:tcPr><w:tcW w:w="2425" w:type="dxa"/><w:tcBorders></w:tcBorders><w:shd w:color="auto" w:fill="F7F7F7" w:val="clear"/></w:tcPr><w:p><w:pPr><w:pStyle w:val="Tabla9"/><w:widowControl/><w:jc w:val="left"/><w:rPr><w:kern w:val="0"/><w:szCs w:val="24"/><w:lang w:val="es-CO" w:eastAsia="en-US" w:bidi="ar-SA"/><w:del w:id="12984" w:author="Unknown Author" w:date="2026-10-30T04:17:53Z"></w:del></w:rPr></w:pPr><w:del w:id="12983" w:author="Unknown Author" w:date="2026-10-30T04:17:53Z"><w:r><w:rPr><w:kern w:val="0"/><w:szCs w:val="24"/><w:lang w:val="es-CO" w:eastAsia="en-US" w:bidi="ar-SA"/></w:rPr><w:delText>Define el lenguaje y los ejemplos de la cartilla</w:delText></w:r></w:del></w:p></w:tc></w:tr><w:tr><w:trPr><w:del w:id="12985" w:author="Unknown Author" w:date="2026-10-30T04:17:53Z"/><w:cantSplit w:val="true"/></w:trPr><w:tc><w:tcPr><w:tcW w:w="2676" w:type="dxa"/><w:tcBorders></w:tcBorders></w:tcPr><w:p><w:pPr><w:pStyle w:val="Tabla9"/><w:widowControl/><w:jc w:val="left"/><w:rPr><w:kern w:val="0"/><w:szCs w:val="24"/><w:lang w:val="es-CO" w:eastAsia="en-US" w:bidi="ar-SA"/><w:del w:id="12987" w:author="Unknown Author" w:date="2026-10-30T04:17:53Z"></w:del></w:rPr></w:pPr><w:del w:id="12986" w:author="Unknown Author" w:date="2026-10-30T04:17:53Z"><w:r><w:rPr><w:kern w:val="0"/><w:szCs w:val="24"/><w:lang w:val="es-CO" w:eastAsia="en-US" w:bidi="ar-SA"/></w:rPr><w:delText>Competencia legal y práctica para decidir y activar una alerta</w:delText></w:r></w:del></w:p></w:tc><w:tc><w:tcPr><w:tcW w:w="2342" w:type="dxa"/><w:tcBorders></w:tcBorders></w:tcPr><w:p><w:pPr><w:pStyle w:val="Tabla9"/><w:widowControl/><w:jc w:val="left"/><w:rPr><w:kern w:val="0"/><w:szCs w:val="24"/><w:lang w:val="es-CO" w:eastAsia="en-US" w:bidi="ar-SA"/><w:del w:id="12989" w:author="Unknown Author" w:date="2026-10-30T04:17:53Z"></w:del></w:rPr></w:pPr><w:del w:id="12988" w:author="Unknown Author" w:date="2026-10-30T04:17:53Z"><w:r><w:rPr><w:kern w:val="0"/><w:szCs w:val="24"/><w:lang w:val="es-CO" w:eastAsia="en-US" w:bidi="ar-SA"/></w:rPr><w:delText>Comités de gestión del riesgo</w:delText></w:r></w:del></w:p></w:tc><w:tc><w:tcPr><w:tcW w:w="2510" w:type="dxa"/><w:tcBorders></w:tcBorders></w:tcPr><w:p><w:pPr><w:pStyle w:val="Tabla9"/><w:widowControl/><w:jc w:val="left"/><w:rPr><w:kern w:val="0"/><w:szCs w:val="24"/><w:lang w:val="es-CO" w:eastAsia="en-US" w:bidi="ar-SA"/><w:del w:id="12991" w:author="Unknown Author" w:date="2026-10-30T04:17:53Z"></w:del></w:rPr></w:pPr><w:del w:id="12990" w:author="Unknown Author" w:date="2026-10-30T04:17:53Z"><w:r><w:rPr><w:kern w:val="0"/><w:szCs w:val="24"/><w:lang w:val="es-CO" w:eastAsia="en-US" w:bidi="ar-SA"/></w:rPr><w:delText>Taller de validación de umbrales</w:delText></w:r></w:del></w:p></w:tc><w:tc><w:tcPr><w:tcW w:w="2425" w:type="dxa"/><w:tcBorders></w:tcBorders></w:tcPr><w:p><w:pPr><w:pStyle w:val="Tabla9"/><w:widowControl/><w:jc w:val="left"/><w:rPr><w:kern w:val="0"/><w:szCs w:val="24"/><w:lang w:val="es-CO" w:eastAsia="en-US" w:bidi="ar-SA"/><w:del w:id="12993" w:author="Unknown Author" w:date="2026-10-30T04:17:53Z"></w:del></w:rPr></w:pPr><w:del w:id="12992" w:author="Unknown Author" w:date="2026-10-30T04:17:53Z"><w:r><w:rPr><w:kern w:val="0"/><w:szCs w:val="24"/><w:lang w:val="es-CO" w:eastAsia="en-US" w:bidi="ar-SA"/></w:rPr><w:delText>Decide con el equipo los umbrales y quién activa el protocolo</w:delText></w:r></w:del></w:p></w:tc></w:tr><w:tr><w:trPr><w:del w:id="12994" w:author="Unknown Author" w:date="2026-10-30T04:17:53Z"/><w:cantSplit w:val="true"/></w:trPr><w:tc><w:tcPr><w:tcW w:w="2676" w:type="dxa"/><w:tcBorders></w:tcBorders><w:shd w:color="auto" w:fill="F7F7F7" w:val="clear"/></w:tcPr><w:p><w:pPr><w:pStyle w:val="Tabla9"/><w:widowControl/><w:jc w:val="left"/><w:rPr><w:kern w:val="0"/><w:szCs w:val="24"/><w:lang w:val="es-CO" w:eastAsia="en-US" w:bidi="ar-SA"/><w:del w:id="12996" w:author="Unknown Author" w:date="2026-10-30T04:17:53Z"></w:del></w:rPr></w:pPr><w:del w:id="12995" w:author="Unknown Author" w:date="2026-10-30T04:17:53Z"><w:r><w:rPr><w:kern w:val="0"/><w:szCs w:val="24"/><w:lang w:val="es-CO" w:eastAsia="en-US" w:bidi="ar-SA"/></w:rPr><w:delText>Metrología, calibración y caracterización de cabezales</w:delText></w:r></w:del></w:p></w:tc><w:tc><w:tcPr><w:tcW w:w="2342" w:type="dxa"/><w:tcBorders></w:tcBorders><w:shd w:color="auto" w:fill="F7F7F7" w:val="clear"/></w:tcPr><w:p><w:pPr><w:pStyle w:val="Tabla9"/><w:widowControl/><w:jc w:val="left"/><w:rPr><w:kern w:val="0"/><w:szCs w:val="24"/><w:lang w:val="es-CO" w:eastAsia="en-US" w:bidi="ar-SA"/><w:del w:id="12998" w:author="Unknown Author" w:date="2026-10-30T04:17:53Z"></w:del></w:rPr></w:pPr><w:del w:id="12997" w:author="Unknown Author" w:date="2026-10-30T04:17:53Z"><w:r><w:rPr><w:kern w:val="0"/><w:szCs w:val="24"/><w:lang w:val="es-CO" w:eastAsia="en-US" w:bidi="ar-SA"/></w:rPr><w:delText>IES ejecutora y actor del SNCTI aliado</w:delText></w:r></w:del></w:p></w:tc><w:tc><w:tcPr><w:tcW w:w="2510" w:type="dxa"/><w:tcBorders></w:tcBorders><w:shd w:color="auto" w:fill="F7F7F7" w:val="clear"/></w:tcPr><w:p><w:pPr><w:pStyle w:val="Tabla9"/><w:widowControl/><w:jc w:val="left"/><w:rPr><w:kern w:val="0"/><w:szCs w:val="24"/><w:lang w:val="es-CO" w:eastAsia="en-US" w:bidi="ar-SA"/><w:del w:id="13000" w:author="Unknown Author" w:date="2026-10-30T04:17:53Z"></w:del></w:rPr></w:pPr><w:del w:id="12999" w:author="Unknown Author" w:date="2026-10-30T04:17:53Z"><w:r><w:rPr><w:kern w:val="0"/><w:szCs w:val="24"/><w:lang w:val="es-CO" w:eastAsia="en-US" w:bidi="ar-SA"/></w:rPr><w:delText>Informes de validación frente a la referencia</w:delText></w:r></w:del></w:p></w:tc><w:tc><w:tcPr><w:tcW w:w="2425" w:type="dxa"/><w:tcBorders></w:tcBorders><w:shd w:color="auto" w:fill="F7F7F7" w:val="clear"/></w:tcPr><w:p><w:pPr><w:pStyle w:val="Tabla9"/><w:widowControl/><w:jc w:val="left"/><w:rPr><w:kern w:val="0"/><w:szCs w:val="24"/><w:lang w:val="es-CO" w:eastAsia="en-US" w:bidi="ar-SA"/><w:del w:id="13002" w:author="Unknown Author" w:date="2026-10-30T04:17:53Z"></w:del></w:rPr></w:pPr><w:del w:id="13001" w:author="Unknown Author" w:date="2026-10-30T04:17:53Z"><w:r><w:rPr><w:kern w:val="0"/><w:szCs w:val="24"/><w:lang w:val="es-CO" w:eastAsia="en-US" w:bidi="ar-SA"/></w:rPr><w:delText>Fija el desempeño de la medición y explica el error residual en lenguaje común</w:delText></w:r></w:del></w:p></w:tc></w:tr><w:tr><w:trPr><w:del w:id="13003" w:author="Unknown Author" w:date="2026-10-30T04:17:53Z"/><w:cantSplit w:val="true"/></w:trPr><w:tc><w:tcPr><w:tcW w:w="2676" w:type="dxa"/><w:tcBorders></w:tcBorders></w:tcPr><w:p><w:pPr><w:pStyle w:val="Tabla9"/><w:widowControl/><w:jc w:val="left"/><w:rPr><w:kern w:val="0"/><w:szCs w:val="24"/><w:lang w:val="es-CO" w:eastAsia="en-US" w:bidi="ar-SA"/><w:del w:id="13005" w:author="Unknown Author" w:date="2026-10-30T04:17:53Z"></w:del></w:rPr></w:pPr><w:del w:id="13004" w:author="Unknown Author" w:date="2026-10-30T04:17:53Z"><w:r><w:rPr><w:kern w:val="0"/><w:szCs w:val="24"/><w:lang w:val="es-CO" w:eastAsia="en-US" w:bidi="ar-SA"/></w:rPr><w:delText>Plataforma, tablero y gemelo digital</w:delText></w:r></w:del></w:p></w:tc><w:tc><w:tcPr><w:tcW w:w="2342" w:type="dxa"/><w:tcBorders></w:tcBorders></w:tcPr><w:p><w:pPr><w:pStyle w:val="Tabla9"/><w:widowControl/><w:jc w:val="left"/><w:rPr><w:kern w:val="0"/><w:szCs w:val="24"/><w:lang w:val="es-CO" w:eastAsia="en-US" w:bidi="ar-SA"/><w:del w:id="13007" w:author="Unknown Author" w:date="2026-10-30T04:17:53Z"></w:del></w:rPr></w:pPr><w:del w:id="13006" w:author="Unknown Author" w:date="2026-10-30T04:17:53Z"><w:r><w:rPr><w:kern w:val="0"/><w:szCs w:val="24"/><w:lang w:val="es-CO" w:eastAsia="en-US" w:bidi="ar-SA"/></w:rPr><w:delText>Empresa tecnológica</w:delText></w:r></w:del></w:p></w:tc><w:tc><w:tcPr><w:tcW w:w="2510" w:type="dxa"/><w:tcBorders></w:tcBorders></w:tcPr><w:p><w:pPr><w:pStyle w:val="Tabla9"/><w:widowControl/><w:jc w:val="left"/><w:rPr><w:kern w:val="0"/><w:szCs w:val="24"/><w:lang w:val="es-CO" w:eastAsia="en-US" w:bidi="ar-SA"/><w:del w:id="13009" w:author="Unknown Author" w:date="2026-10-30T04:17:53Z"></w:del></w:rPr></w:pPr><w:del w:id="13008" w:author="Unknown Author" w:date="2026-10-30T04:17:53Z"><w:r><w:rPr><w:kern w:val="0"/><w:szCs w:val="24"/><w:lang w:val="es-CO" w:eastAsia="en-US" w:bidi="ar-SA"/></w:rPr><w:delText>Pruebas de uso en los talleres</w:delText></w:r></w:del></w:p></w:tc><w:tc><w:tcPr><w:tcW w:w="2425" w:type="dxa"/><w:tcBorders></w:tcBorders></w:tcPr><w:p><w:pPr><w:pStyle w:val="Tabla9"/><w:widowControl/><w:jc w:val="left"/><w:rPr><w:kern w:val="0"/><w:szCs w:val="24"/><w:lang w:val="es-CO" w:eastAsia="en-US" w:bidi="ar-SA"/><w:del w:id="13011" w:author="Unknown Author" w:date="2026-10-30T04:17:53Z"></w:del></w:rPr></w:pPr><w:del w:id="13010" w:author="Unknown Author" w:date="2026-10-30T04:17:53Z"><w:r><w:rPr><w:kern w:val="0"/><w:szCs w:val="24"/><w:lang w:val="es-CO" w:eastAsia="en-US" w:bidi="ar-SA"/></w:rPr><w:delText>Ajusta la interfaz según el uso observado</w:delText></w:r></w:del></w:p></w:tc></w:tr><w:tr><w:trPr><w:del w:id="13012" w:author="Unknown Author" w:date="2026-10-30T04:17:53Z"/><w:cantSplit w:val="true"/></w:trPr><w:tc><w:tcPr><w:tcW w:w="2676" w:type="dxa"/><w:tcBorders></w:tcBorders><w:shd w:color="auto" w:fill="F7F7F7" w:val="clear"/></w:tcPr><w:p><w:pPr><w:pStyle w:val="Tabla9"/><w:widowControl/><w:jc w:val="left"/><w:rPr><w:kern w:val="0"/><w:szCs w:val="24"/><w:lang w:val="es-CO" w:eastAsia="en-US" w:bidi="ar-SA"/><w:del w:id="13014" w:author="Unknown Author" w:date="2026-10-30T04:17:53Z"></w:del></w:rPr></w:pPr><w:del w:id="13013" w:author="Unknown Author" w:date="2026-10-30T04:17:53Z"><w:r><w:rPr><w:kern w:val="0"/><w:szCs w:val="24"/><w:lang w:val="es-CO" w:eastAsia="en-US" w:bidi="ar-SA"/></w:rPr><w:delText>Capacidad local de mantenimiento y lectura de la red</w:delText></w:r></w:del></w:p></w:tc><w:tc><w:tcPr><w:tcW w:w="2342" w:type="dxa"/><w:tcBorders></w:tcBorders><w:shd w:color="auto" w:fill="F7F7F7" w:val="clear"/></w:tcPr><w:p><w:pPr><w:pStyle w:val="Tabla9"/><w:widowControl/><w:jc w:val="left"/><w:rPr><w:kern w:val="0"/><w:szCs w:val="24"/><w:lang w:val="es-CO" w:eastAsia="en-US" w:bidi="ar-SA"/><w:del w:id="13016" w:author="Unknown Author" w:date="2026-10-30T04:17:53Z"></w:del></w:rPr></w:pPr><w:del w:id="13015" w:author="Unknown Author" w:date="2026-10-30T04:17:53Z"><w:r><w:rPr><w:kern w:val="0"/><w:szCs w:val="24"/><w:lang w:val="es-CO" w:eastAsia="en-US" w:bidi="ar-SA"/></w:rPr><w:delText>Personal de los comités y de las entidades custodias</w:delText></w:r></w:del></w:p></w:tc><w:tc><w:tcPr><w:tcW w:w="2510" w:type="dxa"/><w:tcBorders></w:tcBorders><w:shd w:color="auto" w:fill="F7F7F7" w:val="clear"/></w:tcPr><w:p><w:pPr><w:pStyle w:val="Tabla9"/><w:widowControl/><w:jc w:val="left"/><w:rPr><w:kern w:val="0"/><w:szCs w:val="24"/><w:lang w:val="es-CO" w:eastAsia="en-US" w:bidi="ar-SA"/><w:del w:id="13018" w:author="Unknown Author" w:date="2026-10-30T04:17:53Z"></w:del></w:rPr></w:pPr><w:del w:id="13017" w:author="Unknown Author" w:date="2026-10-30T04:17:53Z"><w:r><w:rPr><w:kern w:val="0"/><w:szCs w:val="24"/><w:lang w:val="es-CO" w:eastAsia="en-US" w:bidi="ar-SA"/></w:rPr><w:delText>Prueba práctica de la formación</w:delText></w:r></w:del></w:p></w:tc><w:tc><w:tcPr><w:tcW w:w="2425" w:type="dxa"/><w:tcBorders></w:tcBorders><w:shd w:color="auto" w:fill="F7F7F7" w:val="clear"/></w:tcPr><w:p><w:pPr><w:pStyle w:val="Tabla9"/><w:widowControl/><w:jc w:val="left"/><w:rPr><w:kern w:val="0"/><w:szCs w:val="24"/><w:lang w:val="es-CO" w:eastAsia="en-US" w:bidi="ar-SA"/><w:del w:id="13020" w:author="Unknown Author" w:date="2026-10-30T04:17:53Z"></w:del></w:rPr></w:pPr><w:del w:id="13019" w:author="Unknown Author" w:date="2026-10-30T04:17:53Z"><w:r><w:rPr><w:kern w:val="0"/><w:szCs w:val="24"/><w:lang w:val="es-CO" w:eastAsia="en-US" w:bidi="ar-SA"/></w:rPr><w:delText>Sustenta la certificación de 60 personas</w:delText></w:r></w:del></w:p></w:tc></w:tr><w:tr><w:trPr><w:del w:id="13021" w:author="Unknown Author" w:date="2026-10-30T04:17:53Z"/><w:cantSplit w:val="true"/></w:trPr><w:tc><w:tcPr><w:tcW w:w="2676" w:type="dxa"/><w:tcBorders><w:bottom w:val="single" w:sz="12" w:space="0" w:color="2A3439"/></w:tcBorders></w:tcPr><w:p><w:pPr><w:pStyle w:val="Tabla9"/><w:keepNext w:val="true"/><w:widowControl/><w:jc w:val="left"/><w:rPr><w:kern w:val="0"/><w:szCs w:val="24"/><w:lang w:val="es-CO" w:eastAsia="en-US" w:bidi="ar-SA"/><w:del w:id="13024" w:author="Unknown Author" w:date="2026-10-30T04:17:53Z"></w:del></w:rPr></w:pPr><w:del w:id="13022" w:author="Unknown Author" w:date="2026-10-30T04:17:53Z"><w:r><w:rPr><w:kern w:val="0"/><w:szCs w:val="24"/><w:lang w:val="es-CO" w:eastAsia="en-US" w:bidi="ar-SA"/></w:rPr><w:delText xml:space="preserve">Saberes propios de comunidades étnicas o campesinas, si existen </w:delText></w:r></w:del><w:del w:id="13023" w:author="Unknown Author" w:date="2026-10-30T04:17:53Z"><w:r><w:rPr><w:color w:val="00B050"/><w:kern w:val="0"/><w:szCs w:val="24"/><w:lang w:val="es-CO" w:eastAsia="en-US" w:bidi="ar-SA"/></w:rPr><w:delText>[Diligenciar: caracterización de los 12 municipios]</w:delText></w:r></w:del></w:p></w:tc><w:tc><w:tcPr><w:tcW w:w="2342" w:type="dxa"/><w:tcBorders><w:bottom w:val="single" w:sz="12" w:space="0" w:color="2A3439"/></w:tcBorders></w:tcPr><w:p><w:pPr><w:pStyle w:val="Tabla9"/><w:keepNext w:val="true"/><w:widowControl/><w:jc w:val="left"/><w:rPr><w:kern w:val="0"/><w:szCs w:val="24"/><w:lang w:val="es-CO" w:eastAsia="en-US" w:bidi="ar-SA"/><w:del w:id="13026" w:author="Unknown Author" w:date="2026-10-30T04:17:53Z"></w:del></w:rPr></w:pPr><w:del w:id="13025" w:author="Unknown Author" w:date="2026-10-30T04:17:53Z"><w:r><w:rPr><w:kern w:val="0"/><w:szCs w:val="24"/><w:lang w:val="es-CO" w:eastAsia="en-US" w:bidi="ar-SA"/></w:rPr><w:delText>Por verificar</w:delText></w:r></w:del></w:p></w:tc><w:tc><w:tcPr><w:tcW w:w="2510" w:type="dxa"/><w:tcBorders><w:bottom w:val="single" w:sz="12" w:space="0" w:color="2A3439"/></w:tcBorders></w:tcPr><w:p><w:pPr><w:pStyle w:val="Tabla9"/><w:keepNext w:val="true"/><w:widowControl/><w:jc w:val="left"/><w:rPr><w:kern w:val="0"/><w:szCs w:val="24"/><w:lang w:val="es-CO" w:eastAsia="en-US" w:bidi="ar-SA"/><w:del w:id="13028" w:author="Unknown Author" w:date="2026-10-30T04:17:53Z"></w:del></w:rPr></w:pPr><w:del w:id="13027" w:author="Unknown Author" w:date="2026-10-30T04:17:53Z"><w:r><w:rPr><w:kern w:val="0"/><w:szCs w:val="24"/><w:lang w:val="es-CO" w:eastAsia="en-US" w:bidi="ar-SA"/></w:rPr><w:delText>Caracterización previa y protocolos propios</w:delText></w:r></w:del></w:p></w:tc><w:tc><w:tcPr><w:tcW w:w="2425" w:type="dxa"/><w:tcBorders><w:bottom w:val="single" w:sz="12" w:space="0" w:color="2A3439"/></w:tcBorders></w:tcPr><w:p><w:pPr><w:pStyle w:val="Tabla9"/><w:keepNext w:val="true"/><w:widowControl/><w:jc w:val="left"/><w:rPr><w:kern w:val="0"/><w:szCs w:val="24"/><w:lang w:val="es-CO" w:eastAsia="en-US" w:bidi="ar-SA"/><w:del w:id="13030" w:author="Unknown Author" w:date="2026-10-30T04:17:53Z"></w:del></w:rPr></w:pPr><w:del w:id="13029" w:author="Unknown Author" w:date="2026-10-30T04:17:53Z"><w:r><w:rPr><w:kern w:val="0"/><w:szCs w:val="24"/><w:lang w:val="es-CO" w:eastAsia="en-US" w:bidi="ar-SA"/></w:rPr><w:delText>Se incorporan con la consulta previa, cuando aplique</w:delText></w:r></w:del></w:p></w:tc></w:tr></w:tbl><w:p><w:pPr><w:pStyle w:val="TablaNota"/><w:rPr></w:rPr></w:pPr><w:r><w:rPr><w:i/><w:iCs/></w:rPr><w:t>Nota.</w:t></w:r><w:r><w:rPr></w:rPr><w:t xml:space="preserve"> Elaboración propia. </w:t></w:r><w:del w:id="13031" w:author="Unknown Author" w:date="2026-10-30T04:17:53Z"><w:r><w:rPr></w:rPr><w:delText xml:space="preserve">IES: institución de educación superior. </w:delText></w:r></w:del><w:r><w:rPr></w:rPr><w:t>La presencia de comunidades étnicas o campesinas no se verificó en la formulación.</w:t></w:r></w:p><w:p><w:pPr><w:pStyle w:val="BodyText"/><w:rPr></w:rPr></w:pPr><w:bookmarkStart w:id="230" w:name="X094ce1880baba900f5de483ff26a01d89c0adc9"/><w:r><w:rPr></w:rPr><w:t>La tabla muestra que cada saber cuenta con un portador y una vía de incorporación. Los saberes técnicos se verifican con la referencia. Los saberes locales se verifican con actas. Cada acta incluye un campo que registra qué saber local modificó qué decisión. Ese campo convierte el reconocimiento en evidencia verificable.</w:t></w:r><w:bookmarkEnd w:id="230"/></w:p><w:p><w:pPr><w:pStyle w:val="Heading3"/><w:rPr></w:rPr></w:pPr><w:bookmarkStart w:id="231" w:name="d.-mecanismos-de-participación"/><w:r><w:rPr></w:rPr><w:t>19.1.4 D. Mecanismos de participación</w:t></w:r></w:p><w:p><w:pPr><w:pStyle w:val="FirstParagraph"/><w:rPr></w:rPr></w:pPr><w:r><w:rPr></w:rPr><w:t xml:space="preserve">El proyecto usa cinco mecanismos de participación. El primero es el taller de co-diseño con cartografía social. El segundo es la jornada pública con grupos focales, encuestas y preguntas. El tercero es la validación de umbrales con los </w:t></w:r><w:ins w:id="13032" w:author="Unknown Author" w:date="2026-10-30T04:17:53Z"><w:r><w:rPr></w:rPr><w:t>consejos</w:t></w:r></w:ins><w:del w:id="13033" w:author="Unknown Author" w:date="2026-10-30T04:17:53Z"><w:r><w:rPr></w:rPr><w:delText>comités</w:delText></w:r></w:del><w:r><w:rPr></w:rPr><w:t>. El cuarto es la encuesta de percepción con escala Likert, junto con un buzón de sugerencias. El quinto es la formación con prueba práctica. Los tres primeros son espacios de decisión o consulta y los dos últimos miden la apropiación.</w:t></w:r></w:p><w:p><w:pPr><w:pStyle w:val="BodyText"/><w:rPr></w:rPr></w:pPr><w:r><w:rPr></w:rPr><w:t xml:space="preserve">Los 20 talleres se ejecutan en los meses 3 a 9, dentro de la actividad 3.1. Cada uno de los </w:t></w:r><w:ins w:id="13034" w:author="Unknown Author" w:date="2026-10-30T04:17:53Z"><w:r><w:rPr></w:rPr><w:t>cuatro consejos</w:t></w:r></w:ins><w:del w:id="13035" w:author="Unknown Author" w:date="2026-10-30T04:17:53Z"><w:r><w:rPr></w:rPr><w:delText>15 comités</w:delText></w:r></w:del><w:r><w:rPr></w:rPr><w:t xml:space="preserve"> cuenta con </w:t></w:r><w:ins w:id="13036" w:author="Unknown Author" w:date="2026-10-30T04:17:53Z"><w:r><w:rPr></w:rPr><w:t>dos talleres propios, uno de umbrales y otro de protocolo. Ocho</w:t></w:r></w:ins><w:del w:id="13037" w:author="Unknown Author" w:date="2026-10-30T04:17:53Z"><w:r><w:rPr></w:rPr><w:delText>un taller propio. Tres</w:delText></w:r></w:del><w:r><w:rPr></w:rPr><w:t xml:space="preserve"> talleres reúnen al personal operario </w:t></w:r><w:ins w:id="13038" w:author="Unknown Author" w:date="2026-10-30T04:17:53Z"><w:r><w:rPr></w:rPr><w:t>y a la comunidad vecina, cuatro por municipio. Cuatro</w:t></w:r></w:ins><w:del w:id="13039" w:author="Unknown Author" w:date="2026-10-30T04:17:53Z"><w:r><w:rPr></w:rPr><w:delText>de remoción, uno por departamento. Dos</w:delText></w:r></w:del><w:r><w:rPr></w:rPr><w:t xml:space="preserve"> talleres consolidan los umbrales y el protocolo entre los </w:t></w:r><w:ins w:id="13040" w:author="Unknown Author" w:date="2026-10-30T04:17:53Z"><w:r><w:rPr></w:rPr><w:t>dos municipios</w:t></w:r></w:ins><w:moveFrom w:id="13041" w:author="Unknown Author" w:date="2026-10-30T04:17:53Z"><w:r><w:rPr></w:rPr><w:t>tres departamentos</w:t></w:r></w:moveFrom><w:r><w:rPr></w:rPr><w:t>. Esa distribución es una propuesta de formulación. Cada taller sigue cinco pasos: convocatoria con información previa, consentimiento informado, sesión con metodología documentada, acta firmada por representantes y devolución de lo decidido. El consentimiento sigue la Ley 1581 de 2012, que exige autorización previa, expresa e informada para tratar datos personales.</w:t></w:r></w:p><w:p><w:pPr><w:pStyle w:val="BodyText"/><w:rPr></w:rPr></w:pPr><w:bookmarkStart w:id="232" w:name="d.-mecanismos-de-participación"/><w:r><w:rPr></w:rPr><w:t>Las nueve jornadas públicas se distribuyen según las actividades del cronograma. Cuatro ocurren en la actividad 3.2, entre los meses 12 y 15. Devuelven el resultado de la compuerta C1 y consultan el uso del tablero. Tres ocurren en la actividad 3.3, entre los meses 17 y 20, para consultar los convenios de custodia. Dos ocurren en la actividad 3.4, en los meses 23 y 24, para el cierre y la rendición de resultados. Arnstein (1969) clasifica la información sin canal de respuesta como simbolismo. Por eso cada jornada incluye un registro de consulta y una devolución de lo decidido.</w:t></w:r><w:bookmarkEnd w:id="232"/></w:p><w:p><w:pPr><w:pStyle w:val="Heading3"/><w:rPr></w:rPr></w:pPr><w:bookmarkStart w:id="233" w:name="e.-enfoque-de-colaboración-y-co-creación"/><w:r><w:rPr></w:rPr><w:t>19.1.5 E. Enfoque de colaboración y co-creación</w:t></w:r></w:p><w:p><w:pPr><w:pStyle w:val="FirstParagraph"/><w:rPr></w:rPr></w:pPr><w:r><w:rPr></w:rPr><w:t xml:space="preserve">La co-creación se concentra en cuatro productos. El primero son los umbrales locales de alerta. El segundo es el protocolo de alerta. El tercero es la cartilla del índice y del protocolo. El cuarto son los convenios de custodia por tramo. Los umbrales y el protocolo se co-deciden con los </w:t></w:r><w:ins w:id="13042" w:author="Unknown Author" w:date="2026-10-30T04:17:53Z"><w:r><w:rPr></w:rPr><w:t>consejos</w:t></w:r></w:ins><w:del w:id="13043" w:author="Unknown Author" w:date="2026-10-30T04:17:53Z"><w:r><w:rPr></w:rPr><w:delText>comités</w:delText></w:r></w:del><w:r><w:rPr></w:rPr><w:t xml:space="preserve"> y la comunidad. El índice local de calidad del aire y salud se apoya en asociaciones observadas en series diarias (Stieb et al., 2008). Esa base es asociativa y no causal. Por eso el mensaje a la comunidad no atribuye casos de enfermedad a la medición.</w:t></w:r></w:p><w:p><w:pPr><w:pStyle w:val="BodyText"/><w:rPr></w:rPr></w:pPr><w:r><w:rPr></w:rPr><w:t>La validación local es necesaria porque el índice carece de validación en la región. De 53 estudios de índices de calidad del aire y salud, 88,7 % es de China y ninguno es de América Latina. Solo 9,4 % validó con partición de datos (Liao et al., 2026, pp. 6 y 8). El desempeño de la medición se mantiene fuera de la negociación. El proyecto toma como ancla informativa las métricas de la Agencia de Protección Ambiental de Estados Unidos (EPA, 2021) para sensores de PM2,5 en sitios fijos. Propone un coeficiente de determinación (R²) de 0,70 o más y un error cuadrático medio normalizado (NRMSE) de 30 % o menos.</w:t></w:r></w:p><w:p><w:pPr><w:pStyle w:val="BodyText"/><w:rPr></w:rPr></w:pPr><w:r><w:rPr></w:rPr><w:t xml:space="preserve">La validación se reparte entre dos perfiles. El coinvestigador técnico de la </w:t></w:r><w:ins w:id="13044" w:author="Unknown Author" w:date="2026-10-30T04:17:53Z"><w:r><w:rPr></w:rPr><w:t>universidad</w:t></w:r></w:ins><w:del w:id="13045" w:author="Unknown Author" w:date="2026-10-30T04:17:53Z"><w:r><w:rPr></w:rPr><w:delText>IES</w:delText></w:r></w:del><w:r><w:rPr></w:rPr><w:t xml:space="preserve"> valida el desempeño de la corrección con esos umbrales. Los coinvestigadores de ambiente y ciencias sociales validan con los </w:t></w:r><w:ins w:id="13046" w:author="Unknown Author" w:date="2026-10-30T04:17:53Z"><w:r><w:rPr></w:rPr><w:t>consejos</w:t></w:r></w:ins><w:del w:id="13047" w:author="Unknown Author" w:date="2026-10-30T04:17:53Z"><w:r><w:rPr></w:rPr><w:delText>comités</w:delText></w:r></w:del><w:r><w:rPr></w:rPr><w:t xml:space="preserve"> el sentido local de los umbrales de alerta. Ninguno de los dos sustituye al otro. La cartilla pasa por una revisión comunitaria con dos criterios. El primero es la comprensión del texto. El segundo es que el texto no prometa más de lo que la red mide. La cartilla incluye un mensaje explícito: medir no reemplaza controlar el polvo en la fuente.</w:t></w:r></w:p><w:p><w:pPr><w:pStyle w:val="BodyText"/><w:rPr></w:rPr></w:pPr><w:bookmarkStart w:id="234" w:name="e.-enfoque-de-colaboración-y-co-creación"/><w:r><w:rPr></w:rPr><w:t>El Sistema de Alerta Temprana de Medellín y el Valle de Aburrá opera alertas con participación comunitaria, según el informe de vigilancia tecnológica (Ruiz-Carrascal et al., 2026, p. 7). Ese caso respalda la viabilidad del enfoque. No es transferible sin más, porque opera con una institución estable y un presupuesto recurrente. El proyecto sustituye esa condición por convenios de custodia con partida, que firma la actividad 3.3.</w:t></w:r><w:bookmarkEnd w:id="234"/></w:p><w:p><w:pPr><w:pStyle w:val="Heading3"/><w:rPr></w:rPr></w:pPr><w:bookmarkStart w:id="235" w:name="X646876f5a1a5ced7f95ba61d7df4785a8c294c0"/><w:r><w:rPr></w:rPr><w:t>19.1.6 F. Articulación con el ciclo de ejecución del proyecto</w:t></w:r></w:p><w:p><w:pPr><w:pStyle w:val="FirstParagraph"/><w:rPr></w:rPr></w:pPr><w:r><w:rPr></w:rPr><w:t>La estrategia sigue el ciclo de tres tramos y tres compuertas del proyecto. Las etapas A a C ocupan la ventana de la actividad 3.1, entre los meses 3 y 9. La etapa D va de los meses 3 a 24. La etapa E usa las actividades 3.1, 3.2 y 3.3. La etapa F se concreta en las compuertas C1, C2 y C3, de los meses 12, 17 y 24. La etapa G se consolida en la actividad 3.4, en los meses 23 y 24. La Figura 19.2 alinea las siete etapas con los meses y los tramos.</w:t></w:r></w:p><w:p><w:pPr><w:pStyle w:val="FiguraRotulo"/><w:rPr></w:rPr></w:pPr><w:bookmarkStart w:id="236" w:name="rot_Figura_19_2"/><w:r><w:rPr><w:b/><w:bCs/></w:rPr><w:t>Figura 19.2</w:t></w:r><w:bookmarkEnd w:id="236"/></w:p><w:p><w:pPr><w:pStyle w:val="FiguraTitulo"/><w:rPr></w:rPr></w:pPr><w:r><w:rPr><w:i/><w:iCs/></w:rPr><w:t>Las siete etapas de la estrategia de apropiación social se articulan con los tres tramos</w:t></w:r></w:p><w:p><w:pPr><w:pStyle w:val="BodyText"/><w:rPr></w:rPr></w:pPr><w:r><w:rPr></w:rPr><w:drawing><wp:inline distT="0" distB="0" distL="0" distR="0"><wp:extent cx="5579745" cy="4408170"/><wp:effectExtent l="0" t="0" r="0" b="0"/><wp:docPr id="24" name="Image24"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24" name="Image24" descr=""></pic:cNvPr><pic:cNvPicPr><a:picLocks noChangeAspect="1" noChangeArrowheads="1"/></pic:cNvPicPr></pic:nvPicPr><pic:blipFill><a:blip r:embed="rId25"></a:blip><a:stretch><a:fillRect/></a:stretch></pic:blipFill><pic:spPr bwMode="auto"><a:xfrm><a:off x="0" y="0"/><a:ext cx="5579745" cy="4408170"/></a:xfrm><a:prstGeom prst="rect"><a:avLst/></a:prstGeom></pic:spPr></pic:pic></a:graphicData></a:graphic></wp:inline></w:drawing></w:r></w:p><w:p><w:pPr><w:pStyle w:val="FiguraNota"/><w:rPr></w:rPr></w:pPr><w:r><w:rPr><w:i/><w:iCs/></w:rPr><w:t>Nota.</w:t></w:r><w:r><w:rPr></w:rPr><w:t xml:space="preserve"> Elaboración propia con el cronograma del proyecto. Etapas: A reconocimiento del contexto, B caracterización de actores, C identificación de saberes y capacidades, D mecanismos de participación, E colaboración y co-creación, F articulación con el ciclo de ejecución y G sistematización. Tramos: meses 1 a 12, 13 a 17 y 18 a 24.</w:t></w:r></w:p><w:p><w:pPr><w:pStyle w:val="BodyText"/><w:rPr></w:rPr></w:pPr><w:r><w:rPr></w:rPr><w:t xml:space="preserve">En el tramo 1, entre los meses 1 y 12, el proyecto mide la línea base y ejecuta los 20 talleres. El co-diseño de los umbrales y del protocolo ocupa los meses 3 a 9. La compuerta C1 del mes 12 exige que al menos 50 % de los </w:t></w:r><w:ins w:id="13048" w:author="Unknown Author" w:date="2026-10-30T04:17:53Z"><w:r><w:rPr></w:rPr><w:t>consejos</w:t></w:r></w:ins><w:del w:id="13049" w:author="Unknown Author" w:date="2026-10-30T04:17:53Z"><w:r><w:rPr></w:rPr><w:delText>comités</w:delText></w:r></w:del><w:r><w:rPr></w:rPr><w:t xml:space="preserve"> del tramo 1 use el tablero. Ese uso es el efecto esperado del nivel 3. La estimación de formulación asigna a la no adopción del tablero una probabilidad de 40 % (sección 22).</w:t></w:r></w:p><w:p><w:pPr><w:pStyle w:val="BodyText"/><w:rPr></w:rPr></w:pPr><w:r><w:rPr></w:rPr><w:t xml:space="preserve">En el tramo 2, entre los meses 13 y 17, la actividad 3.2 pone el tablero en uso con los </w:t></w:r><w:ins w:id="13050" w:author="Unknown Author" w:date="2026-10-30T04:17:53Z"><w:r><w:rPr></w:rPr><w:t>consejos</w:t></w:r></w:ins><w:del w:id="13051" w:author="Unknown Author" w:date="2026-10-30T04:17:53Z"><w:r><w:rPr></w:rPr><w:delText>comités</w:delText></w:r></w:del><w:r><w:rPr></w:rPr><w:t xml:space="preserve">. Se ejecutan cuatro jornadas y el primer tiraje de 3.000 cartillas. La compuerta C2 del mes 17 exige tres condiciones. Son los mismos umbrales de desempeño en los </w:t></w:r><w:ins w:id="13052" w:author="Unknown Author" w:date="2026-10-30T04:17:53Z"><w:r><w:rPr></w:rPr><w:t>dos municipios</w:t></w:r></w:ins><w:del w:id="13053" w:author="Unknown Author" w:date="2026-10-30T04:17:53Z"><w:r><w:rPr></w:rPr><w:delText>tres departamentos</w:delText></w:r></w:del><w:r><w:rPr></w:rPr><w:t>, la disponibilidad de la red y los convenios de custodia con partida.</w:t></w:r></w:p><w:p><w:pPr><w:pStyle w:val="BodyText"/><w:rPr></w:rPr></w:pPr><w:r><w:rPr></w:rPr><w:t>En el tramo 3, entre los meses 18 y 24, la actividad 3.3 forma a las 60 personas</w:t></w:r><w:ins w:id="13054" w:author="Unknown Author" w:date="2026-10-30T04:17:53Z"><w:r><w:rPr></w:rPr><w:t>. Avanciencia estructura los convenios</w:t></w:r></w:ins><w:del w:id="13055" w:author="Unknown Author" w:date="2026-10-30T04:17:53Z"><w:r><w:rPr></w:rPr><w:delText xml:space="preserve"> con el actor del SNCTI aliado</w:delText></w:r></w:del><w:r><w:rPr></w:rPr><w:t xml:space="preserve">. Esa actividad firma además los convenios con </w:t></w:r><w:ins w:id="13056" w:author="Unknown Author" w:date="2026-10-30T04:17:53Z"><w:r><w:rPr></w:rPr><w:t>los municipios de Manizales y de Calarcá</w:t></w:r></w:ins><w:del w:id="13057" w:author="Unknown Author" w:date="2026-10-30T04:17:53Z"><w:r><w:rPr></w:rPr><w:delText>el municipio aliado</w:delText></w:r></w:del><w:r><w:rPr></w:rPr><w:t>. La actividad 3.4 cierra con dos jornadas, las publicaciones y la evaluación. El segundo tiraje de 2.000 cartillas se entrega entre los meses 17 y 20. La compuerta C3 del mes 24 cierra y transfiere.</w:t></w:r></w:p><w:p><w:pPr><w:pStyle w:val="BodyText"/><w:rPr></w:rPr></w:pPr><w:r><w:rPr></w:rPr><w:t xml:space="preserve">Cada compuerta devuelve su decisión a los </w:t></w:r><w:ins w:id="13058" w:author="Unknown Author" w:date="2026-10-30T04:17:53Z"><w:r><w:rPr></w:rPr><w:t>consejos</w:t></w:r></w:ins><w:del w:id="13059" w:author="Unknown Author" w:date="2026-10-30T04:17:53Z"><w:r><w:rPr></w:rPr><w:delText>comités</w:delText></w:r></w:del><w:r><w:rPr></w:rPr><w:t xml:space="preserve"> y a la comunidad, también cuando es negativa. Funtowicz y Ravetz (1993) indican que la calidad de un conocimiento incierto depende de la transparencia sobre su incertidumbre. El cronograma admite ajustes. La actividad 3.1 dispone de 12 semanas de holgura. Un retraso del co-diseño de hasta 12 semanas no altera las 104 semanas del proyecto (calculado con el método de la ruta crítica).</w:t></w:r><w:bookmarkEnd w:id="235"/></w:p><w:p><w:pPr><w:pStyle w:val="Heading3"/><w:rPr></w:rPr></w:pPr><w:bookmarkStart w:id="237" w:name="g.-sistematización"/><w:r><w:rPr></w:rPr><w:t>19.1.7 G. Sistematización</w:t></w:r></w:p><w:p><w:pPr><w:pStyle w:val="FirstParagraph"/><w:rPr></w:rPr></w:pPr><w:r><w:rPr></w:rPr><w:t xml:space="preserve">La sistematización registra qué ocurrió, quién decidió y qué cambió por la participación. Reúne seis evidencias por actividad. Son el acta, la lista de asistencia y el registro fotográfico con autorización. Son también la bitácora metodológica, los consentimientos y el registro de decisiones modificadas. La coordinación de apropiación social custodia el repositorio durante la ejecución. </w:t></w:r><w:ins w:id="13060" w:author="Unknown Author" w:date="2026-10-30T04:17:53Z"><w:r><w:rPr></w:rPr><w:t xml:space="preserve">La universidad </w:t></w:r></w:ins><w:del w:id="13061" w:author="Unknown Author" w:date="2026-10-30T04:17:53Z"><w:r><w:rPr></w:rPr><w:delText xml:space="preserve">El actor del SNCTI aliado </w:delText></w:r></w:del><w:r><w:rPr></w:rPr><w:t xml:space="preserve">asume su custodia </w:t></w:r><w:ins w:id="13062" w:author="Unknown Author" w:date="2026-10-30T04:17:53Z"><w:r><w:rPr></w:rPr><w:t>permanente</w:t></w:r></w:ins><w:del w:id="13063" w:author="Unknown Author" w:date="2026-10-30T04:17:53Z"><w:r><w:rPr></w:rPr><w:delText>científica</w:delText></w:r></w:del><w:r><w:rPr></w:rPr><w:t xml:space="preserve"> en la actividad 3.4. El responsable del tratamiento de los datos personales es </w:t></w:r><w:r><w:rPr><w:color w:val="00B050"/></w:rPr><w:t>[Diligenciar: responsable del tratamiento de datos personales]</w:t></w:r><w:r><w:rPr></w:rPr><w:t>.</w:t></w:r></w:p><w:p><w:pPr><w:pStyle w:val="BodyText"/><w:rPr></w:rPr></w:pPr><w:r><w:rPr></w:rPr><w:t xml:space="preserve">La sistematización produce tres informes. El primero es semestral, en los meses 6, 12, 18 y 24, y reporta los indicadores por nivel y por </w:t></w:r><w:ins w:id="13064" w:author="Unknown Author" w:date="2026-10-30T04:17:53Z"><w:r><w:rPr></w:rPr><w:t>municipio</w:t></w:r></w:ins><w:del w:id="13065" w:author="Unknown Author" w:date="2026-10-30T04:17:53Z"><w:r><w:rPr></w:rPr><w:delText>departamento</w:delText></w:r></w:del><w:r><w:rPr></w:rPr><w:t xml:space="preserve">. Pawson y Tilley (1997) plantean que una evaluación explique por qué, para quién y en qué contexto funciona una intervención. Por eso los indicadores se desagregan por </w:t></w:r><w:ins w:id="13066" w:author="Unknown Author" w:date="2026-10-30T04:17:53Z"><w:r><w:rPr></w:rPr><w:t>municipio</w:t></w:r></w:ins><w:del w:id="13067" w:author="Unknown Author" w:date="2026-10-30T04:17:53Z"><w:r><w:rPr></w:rPr><w:delText>departamento</w:delText></w:r></w:del><w:r><w:rPr></w:rPr><w:t>. El segundo informe corresponde a la evaluación externa de los meses 12 y 24, que revisa las actas y los indicadores (propuesta de formulación). El tercero es el informe final de sistematización de los meses 23 y 24. Cierra la etapa G en la actividad 3.4 y alimenta la entrega a las entidades custodias.</w:t></w:r></w:p><w:p><w:pPr><w:pStyle w:val="BodyText"/><w:rPr></w:rPr></w:pPr><w:bookmarkStart w:id="238" w:name="Xee4ee6937537342bdcbc549c09593d4f7f39741"/><w:bookmarkStart w:id="239" w:name="g.-sistematización"/><w:r><w:rPr></w:rPr><w:t>La medición semestral permite corregir el diseño mientras el proyecto avanza. Patton (2011) propone una evaluación continua en contextos complejos. El proyecto la aplica así: el resultado del mes 12 puede modificar los talleres y las jornadas del tramo 2. Los registros se anonimizan antes de publicarse. El protocolo de co-diseño y las lecciones aprendidas se publican con acceso abierto, siempre que no incluyan datos personales.</w:t></w:r><w:bookmarkEnd w:id="238"/><w:bookmarkEnd w:id="239"/></w:p><w:p><w:pPr><w:pStyle w:val="Heading2"/><w:rPr></w:rPr></w:pPr><w:bookmarkStart w:id="240" w:name="X02491b75dde5d161c506ff8f0c1bf34068be858"/><w:r><w:rPr></w:rPr><w:t>19.2 Producto de apropiación social, indicadores, metas y evidencias</w:t></w:r></w:p><w:p><w:pPr><w:pStyle w:val="FirstParagraph"/><w:rPr></w:rPr></w:pPr><w:r><w:rPr></w:rPr><w:t>El producto de ASC es un servicio de apropiación social del conocimiento. Pertenece al sector 39, programa 3906, del catálogo de productos de la Metodología General Ajustada (MGA). Su indicador cuenta las actividades realizadas, con una meta de 29. La Tabla 19.3 desagrega el producto en seis compromisos con su indicador, meta, evidencia, responsable, periodo y territorio. Un taller cuenta solo si cumple los cinco pasos y levanta un acta con representantes designados por escrito. Una jornada cuenta solo si incluye lista de asistencia, registro de consulta y devolución.</w:t></w:r></w:p><w:p><w:pPr><w:pStyle w:val="TablaRotulo"/><w:rPr></w:rPr></w:pPr><w:bookmarkStart w:id="241" w:name="rot_Tabla_19_3"/><w:r><w:rPr><w:b/><w:bCs/></w:rPr><w:t>Tabla 19.3</w:t></w:r><w:bookmarkEnd w:id="241"/></w:p><w:p><w:pPr><w:pStyle w:val="TablaTitulo"/><w:rPr></w:rPr></w:pPr><w:r><w:rPr><w:i/><w:iCs/></w:rPr><w:t>Producto de apropiación social: indicadores, metas, evidencias y responsables</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505"/><w:gridCol w:w="1588"/><w:gridCol w:w="1505"/><w:gridCol w:w="1676"/><w:gridCol w:w="1505"/><w:gridCol w:w="919"/><w:gridCol w:w="1255"/></w:tblGrid><w:tr><w:trPr><w:tblHeader w:val="true"/><w:ins w:id="13068" w:author="Unknown Author" w:date="2026-10-30T04:17:53Z"/><w:cantSplit w:val="true"/></w:trPr><w:tc><w:tcPr><w:tcW w:w="1505"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3070" w:author="Unknown Author" w:date="2026-10-30T04:17:53Z"></w:ins></w:rPr></w:pPr><w:ins w:id="13069" w:author="Unknown Author" w:date="2026-10-30T04:17:53Z"><w:r><w:rPr><w:b/><w:kern w:val="0"/><w:szCs w:val="24"/><w:lang w:val="es-CO" w:eastAsia="en-US" w:bidi="ar-SA"/></w:rPr><w:t>Compromiso</w:t></w:r></w:ins></w:p></w:tc><w:tc><w:tcPr><w:tcW w:w="1588"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3072" w:author="Unknown Author" w:date="2026-10-30T04:17:53Z"></w:ins></w:rPr></w:pPr><w:ins w:id="13071" w:author="Unknown Author" w:date="2026-10-30T04:17:53Z"><w:r><w:rPr><w:b/><w:kern w:val="0"/><w:szCs w:val="24"/><w:lang w:val="es-CO" w:eastAsia="en-US" w:bidi="ar-SA"/></w:rPr><w:t>Indicador</w:t></w:r></w:ins></w:p></w:tc><w:tc><w:tcPr><w:tcW w:w="1505"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3074" w:author="Unknown Author" w:date="2026-10-30T04:17:53Z"></w:ins></w:rPr></w:pPr><w:ins w:id="13073" w:author="Unknown Author" w:date="2026-10-30T04:17:53Z"><w:r><w:rPr><w:b/><w:kern w:val="0"/><w:szCs w:val="24"/><w:lang w:val="es-CO" w:eastAsia="en-US" w:bidi="ar-SA"/></w:rPr><w:t>Meta</w:t></w:r></w:ins></w:p></w:tc><w:tc><w:tcPr><w:tcW w:w="1676"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3076" w:author="Unknown Author" w:date="2026-10-30T04:17:53Z"></w:ins></w:rPr></w:pPr><w:ins w:id="13075" w:author="Unknown Author" w:date="2026-10-30T04:17:53Z"><w:r><w:rPr><w:b/><w:kern w:val="0"/><w:szCs w:val="24"/><w:lang w:val="es-CO" w:eastAsia="en-US" w:bidi="ar-SA"/></w:rPr><w:t>Evidencia verificable</w:t></w:r></w:ins></w:p></w:tc><w:tc><w:tcPr><w:tcW w:w="1505"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3078" w:author="Unknown Author" w:date="2026-10-30T04:17:53Z"></w:ins></w:rPr></w:pPr><w:ins w:id="13077" w:author="Unknown Author" w:date="2026-10-30T04:17:53Z"><w:r><w:rPr><w:b/><w:kern w:val="0"/><w:szCs w:val="24"/><w:lang w:val="es-CO" w:eastAsia="en-US" w:bidi="ar-SA"/></w:rPr><w:t>Responsable</w:t></w:r></w:ins></w:p></w:tc><w:tc><w:tcPr><w:tcW w:w="919"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3080" w:author="Unknown Author" w:date="2026-10-30T04:17:53Z"></w:ins></w:rPr></w:pPr><w:ins w:id="13079" w:author="Unknown Author" w:date="2026-10-30T04:17:53Z"><w:r><w:rPr><w:b/><w:kern w:val="0"/><w:szCs w:val="24"/><w:lang w:val="es-CO" w:eastAsia="en-US" w:bidi="ar-SA"/></w:rPr><w:t>Periodo</w:t></w:r></w:ins></w:p></w:tc><w:tc><w:tcPr><w:tcW w:w="1255"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3082" w:author="Unknown Author" w:date="2026-10-30T04:17:53Z"></w:ins></w:rPr></w:pPr><w:ins w:id="13081" w:author="Unknown Author" w:date="2026-10-30T04:17:53Z"><w:r><w:rPr><w:b/><w:kern w:val="0"/><w:szCs w:val="24"/><w:lang w:val="es-CO" w:eastAsia="en-US" w:bidi="ar-SA"/></w:rPr><w:t>Territorio y población</w:t></w:r></w:ins></w:p></w:tc></w:tr><w:tr><w:trPr><w:ins w:id="13083" w:author="Unknown Author" w:date="2026-10-30T04:17:53Z"/><w:cantSplit w:val="true"/></w:trPr><w:tc><w:tcPr><w:tcW w:w="1505" w:type="dxa"/><w:tcBorders></w:tcBorders></w:tcPr><w:p><w:pPr><w:pStyle w:val="Tabla8"/><w:widowControl/><w:jc w:val="left"/><w:rPr><w:kern w:val="0"/><w:szCs w:val="24"/><w:lang w:val="es-CO" w:eastAsia="en-US" w:bidi="ar-SA"/><w:ins w:id="13085" w:author="Unknown Author" w:date="2026-10-30T04:17:53Z"></w:ins></w:rPr></w:pPr><w:ins w:id="13084" w:author="Unknown Author" w:date="2026-10-30T04:17:53Z"><w:r><w:rPr><w:kern w:val="0"/><w:szCs w:val="24"/><w:lang w:val="es-CO" w:eastAsia="en-US" w:bidi="ar-SA"/></w:rPr><w:t>Servicio de apropiación social del conocimiento</w:t></w:r></w:ins></w:p></w:tc><w:tc><w:tcPr><w:tcW w:w="1588" w:type="dxa"/><w:tcBorders></w:tcBorders></w:tcPr><w:p><w:pPr><w:pStyle w:val="Tabla8"/><w:widowControl/><w:jc w:val="left"/><w:rPr><w:kern w:val="0"/><w:szCs w:val="24"/><w:lang w:val="es-CO" w:eastAsia="en-US" w:bidi="ar-SA"/><w:ins w:id="13087" w:author="Unknown Author" w:date="2026-10-30T04:17:53Z"></w:ins></w:rPr></w:pPr><w:ins w:id="13086" w:author="Unknown Author" w:date="2026-10-30T04:17:53Z"><w:r><w:rPr><w:kern w:val="0"/><w:szCs w:val="24"/><w:lang w:val="es-CO" w:eastAsia="en-US" w:bidi="ar-SA"/></w:rPr><w:t>Actividades de apropiación realizadas</w:t></w:r></w:ins></w:p></w:tc><w:tc><w:tcPr><w:tcW w:w="1505" w:type="dxa"/><w:tcBorders></w:tcBorders></w:tcPr><w:p><w:pPr><w:pStyle w:val="Tabla8"/><w:widowControl/><w:jc w:val="left"/><w:rPr><w:kern w:val="0"/><w:szCs w:val="24"/><w:lang w:val="es-CO" w:eastAsia="en-US" w:bidi="ar-SA"/><w:ins w:id="13089" w:author="Unknown Author" w:date="2026-10-30T04:17:53Z"></w:ins></w:rPr></w:pPr><w:ins w:id="13088" w:author="Unknown Author" w:date="2026-10-30T04:17:53Z"><w:r><w:rPr><w:kern w:val="0"/><w:szCs w:val="24"/><w:lang w:val="es-CO" w:eastAsia="en-US" w:bidi="ar-SA"/></w:rPr><w:t>29: 20 talleres de co-diseño y nueve jornadas públicas</w:t></w:r></w:ins></w:p></w:tc><w:tc><w:tcPr><w:tcW w:w="1676" w:type="dxa"/><w:tcBorders></w:tcBorders></w:tcPr><w:p><w:pPr><w:pStyle w:val="Tabla8"/><w:widowControl/><w:jc w:val="left"/><w:rPr><w:kern w:val="0"/><w:szCs w:val="24"/><w:lang w:val="es-CO" w:eastAsia="en-US" w:bidi="ar-SA"/><w:ins w:id="13091" w:author="Unknown Author" w:date="2026-10-30T04:17:53Z"></w:ins></w:rPr></w:pPr><w:ins w:id="13090" w:author="Unknown Author" w:date="2026-10-30T04:17:53Z"><w:r><w:rPr><w:kern w:val="0"/><w:szCs w:val="24"/><w:lang w:val="es-CO" w:eastAsia="en-US" w:bidi="ar-SA"/></w:rPr><w:t>Actas, listas de asistencia y piezas producidas con las comunidades</w:t></w:r></w:ins></w:p></w:tc><w:tc><w:tcPr><w:tcW w:w="1505" w:type="dxa"/><w:tcBorders></w:tcBorders></w:tcPr><w:p><w:pPr><w:pStyle w:val="Tabla8"/><w:widowControl/><w:jc w:val="left"/><w:rPr><w:kern w:val="0"/><w:szCs w:val="24"/><w:lang w:val="es-CO" w:eastAsia="en-US" w:bidi="ar-SA"/><w:ins w:id="13093" w:author="Unknown Author" w:date="2026-10-30T04:17:53Z"></w:ins></w:rPr></w:pPr><w:ins w:id="13092" w:author="Unknown Author" w:date="2026-10-30T04:17:53Z"><w:r><w:rPr><w:kern w:val="0"/><w:szCs w:val="24"/><w:lang w:val="es-CO" w:eastAsia="en-US" w:bidi="ar-SA"/></w:rPr><w:t>Universidad Santo Tomás y municipios aliados</w:t></w:r></w:ins></w:p></w:tc><w:tc><w:tcPr><w:tcW w:w="919" w:type="dxa"/><w:tcBorders></w:tcBorders></w:tcPr><w:p><w:pPr><w:pStyle w:val="Tabla8"/><w:widowControl/><w:jc w:val="left"/><w:rPr><w:kern w:val="0"/><w:szCs w:val="24"/><w:lang w:val="es-CO" w:eastAsia="en-US" w:bidi="ar-SA"/><w:ins w:id="13095" w:author="Unknown Author" w:date="2026-10-30T04:17:53Z"></w:ins></w:rPr></w:pPr><w:ins w:id="13094" w:author="Unknown Author" w:date="2026-10-30T04:17:53Z"><w:r><w:rPr><w:kern w:val="0"/><w:szCs w:val="24"/><w:lang w:val="es-CO" w:eastAsia="en-US" w:bidi="ar-SA"/></w:rPr><w:t>Meses 3 a 24</w:t></w:r></w:ins></w:p></w:tc><w:tc><w:tcPr><w:tcW w:w="1255" w:type="dxa"/><w:tcBorders></w:tcBorders></w:tcPr><w:p><w:pPr><w:pStyle w:val="Tabla8"/><w:widowControl/><w:jc w:val="left"/><w:rPr><w:kern w:val="0"/><w:szCs w:val="24"/><w:lang w:val="es-CO" w:eastAsia="en-US" w:bidi="ar-SA"/><w:ins w:id="13097" w:author="Unknown Author" w:date="2026-10-30T04:17:53Z"></w:ins></w:rPr></w:pPr><w:ins w:id="13096" w:author="Unknown Author" w:date="2026-10-30T04:17:53Z"><w:r><w:rPr><w:kern w:val="0"/><w:szCs w:val="24"/><w:lang w:val="es-CO" w:eastAsia="en-US" w:bidi="ar-SA"/></w:rPr><w:t>Manizales y Calarcá; cuatro consejos</w:t></w:r></w:ins></w:p></w:tc></w:tr><w:tr><w:trPr><w:ins w:id="13098" w:author="Unknown Author" w:date="2026-10-30T04:17:53Z"/><w:cantSplit w:val="true"/></w:trPr><w:tc><w:tcPr><w:tcW w:w="1505" w:type="dxa"/><w:tcBorders></w:tcBorders><w:shd w:color="auto" w:fill="F7F7F7" w:val="clear"/></w:tcPr><w:p><w:pPr><w:pStyle w:val="Tabla8"/><w:widowControl/><w:jc w:val="left"/><w:rPr><w:kern w:val="0"/><w:szCs w:val="24"/><w:lang w:val="es-CO" w:eastAsia="en-US" w:bidi="ar-SA"/><w:ins w:id="13100" w:author="Unknown Author" w:date="2026-10-30T04:17:53Z"></w:ins></w:rPr></w:pPr><w:ins w:id="13099" w:author="Unknown Author" w:date="2026-10-30T04:17:53Z"><w:r><w:rPr><w:kern w:val="0"/><w:szCs w:val="24"/><w:lang w:val="es-CO" w:eastAsia="en-US" w:bidi="ar-SA"/></w:rPr><w:t>Talleres de co-diseño (nivel 3)</w:t></w:r></w:ins></w:p></w:tc><w:tc><w:tcPr><w:tcW w:w="1588" w:type="dxa"/><w:tcBorders></w:tcBorders><w:shd w:color="auto" w:fill="F7F7F7" w:val="clear"/></w:tcPr><w:p><w:pPr><w:pStyle w:val="Tabla8"/><w:widowControl/><w:jc w:val="left"/><w:rPr><w:kern w:val="0"/><w:szCs w:val="24"/><w:lang w:val="es-CO" w:eastAsia="en-US" w:bidi="ar-SA"/><w:ins w:id="13102" w:author="Unknown Author" w:date="2026-10-30T04:17:53Z"></w:ins></w:rPr></w:pPr><w:ins w:id="13101" w:author="Unknown Author" w:date="2026-10-30T04:17:53Z"><w:r><w:rPr><w:kern w:val="0"/><w:szCs w:val="24"/><w:lang w:val="es-CO" w:eastAsia="en-US" w:bidi="ar-SA"/></w:rPr><w:t>Talleres con acta firmada por representantes designados</w:t></w:r></w:ins></w:p></w:tc><w:tc><w:tcPr><w:tcW w:w="1505" w:type="dxa"/><w:tcBorders></w:tcBorders><w:shd w:color="auto" w:fill="F7F7F7" w:val="clear"/></w:tcPr><w:p><w:pPr><w:pStyle w:val="Tabla8"/><w:widowControl/><w:jc w:val="left"/><w:rPr><w:kern w:val="0"/><w:szCs w:val="24"/><w:lang w:val="es-CO" w:eastAsia="en-US" w:bidi="ar-SA"/><w:ins w:id="13104" w:author="Unknown Author" w:date="2026-10-30T04:17:53Z"></w:ins></w:rPr></w:pPr><w:ins w:id="13103" w:author="Unknown Author" w:date="2026-10-30T04:17:53Z"><w:r><w:rPr><w:kern w:val="0"/><w:szCs w:val="24"/><w:lang w:val="es-CO" w:eastAsia="en-US" w:bidi="ar-SA"/></w:rPr><w:t>Al menos tres actas firmadas (compromiso); 20 programadas</w:t></w:r></w:ins></w:p></w:tc><w:tc><w:tcPr><w:tcW w:w="1676" w:type="dxa"/><w:tcBorders></w:tcBorders><w:shd w:color="auto" w:fill="F7F7F7" w:val="clear"/></w:tcPr><w:p><w:pPr><w:pStyle w:val="Tabla8"/><w:widowControl/><w:jc w:val="left"/><w:rPr><w:kern w:val="0"/><w:szCs w:val="24"/><w:lang w:val="es-CO" w:eastAsia="en-US" w:bidi="ar-SA"/><w:ins w:id="13106" w:author="Unknown Author" w:date="2026-10-30T04:17:53Z"></w:ins></w:rPr></w:pPr><w:ins w:id="13105" w:author="Unknown Author" w:date="2026-10-30T04:17:53Z"><w:r><w:rPr><w:kern w:val="0"/><w:szCs w:val="24"/><w:lang w:val="es-CO" w:eastAsia="en-US" w:bidi="ar-SA"/></w:rPr><w:t>Actas, consentimientos y bitácora metodológica</w:t></w:r></w:ins></w:p></w:tc><w:tc><w:tcPr><w:tcW w:w="1505" w:type="dxa"/><w:tcBorders></w:tcBorders><w:shd w:color="auto" w:fill="F7F7F7" w:val="clear"/></w:tcPr><w:p><w:pPr><w:pStyle w:val="Tabla8"/><w:widowControl/><w:jc w:val="left"/><w:rPr><w:kern w:val="0"/><w:szCs w:val="24"/><w:lang w:val="es-CO" w:eastAsia="en-US" w:bidi="ar-SA"/><w:ins w:id="13108" w:author="Unknown Author" w:date="2026-10-30T04:17:53Z"></w:ins></w:rPr></w:pPr><w:ins w:id="13107" w:author="Unknown Author" w:date="2026-10-30T04:17:53Z"><w:r><w:rPr><w:kern w:val="0"/><w:szCs w:val="24"/><w:lang w:val="es-CO" w:eastAsia="en-US" w:bidi="ar-SA"/></w:rPr><w:t>Coordinación de apropiación social</w:t></w:r></w:ins></w:p></w:tc><w:tc><w:tcPr><w:tcW w:w="919" w:type="dxa"/><w:tcBorders></w:tcBorders><w:shd w:color="auto" w:fill="F7F7F7" w:val="clear"/></w:tcPr><w:p><w:pPr><w:pStyle w:val="Tabla8"/><w:widowControl/><w:jc w:val="left"/><w:rPr><w:kern w:val="0"/><w:szCs w:val="24"/><w:lang w:val="es-CO" w:eastAsia="en-US" w:bidi="ar-SA"/><w:ins w:id="13110" w:author="Unknown Author" w:date="2026-10-30T04:17:53Z"></w:ins></w:rPr></w:pPr><w:ins w:id="13109" w:author="Unknown Author" w:date="2026-10-30T04:17:53Z"><w:r><w:rPr><w:kern w:val="0"/><w:szCs w:val="24"/><w:lang w:val="es-CO" w:eastAsia="en-US" w:bidi="ar-SA"/></w:rPr><w:t>Meses 3 a 9</w:t></w:r></w:ins></w:p></w:tc><w:tc><w:tcPr><w:tcW w:w="1255" w:type="dxa"/><w:tcBorders></w:tcBorders><w:shd w:color="auto" w:fill="F7F7F7" w:val="clear"/></w:tcPr><w:p><w:pPr><w:pStyle w:val="Tabla8"/><w:widowControl/><w:jc w:val="left"/><w:rPr><w:kern w:val="0"/><w:szCs w:val="24"/><w:lang w:val="es-CO" w:eastAsia="en-US" w:bidi="ar-SA"/><w:ins w:id="13112" w:author="Unknown Author" w:date="2026-10-30T04:17:53Z"></w:ins></w:rPr></w:pPr><w:ins w:id="13111" w:author="Unknown Author" w:date="2026-10-30T04:17:53Z"><w:r><w:rPr><w:kern w:val="0"/><w:szCs w:val="24"/><w:lang w:val="es-CO" w:eastAsia="en-US" w:bidi="ar-SA"/></w:rPr><w:t>Manizales y Calarcá; diez talleres por municipio</w:t></w:r></w:ins></w:p></w:tc></w:tr><w:tr><w:trPr><w:ins w:id="13113" w:author="Unknown Author" w:date="2026-10-30T04:17:53Z"/><w:cantSplit w:val="true"/></w:trPr><w:tc><w:tcPr><w:tcW w:w="1505" w:type="dxa"/><w:tcBorders></w:tcBorders></w:tcPr><w:p><w:pPr><w:pStyle w:val="Tabla8"/><w:widowControl/><w:jc w:val="left"/><w:rPr><w:kern w:val="0"/><w:szCs w:val="24"/><w:lang w:val="es-CO" w:eastAsia="en-US" w:bidi="ar-SA"/><w:ins w:id="13115" w:author="Unknown Author" w:date="2026-10-30T04:17:53Z"></w:ins></w:rPr></w:pPr><w:ins w:id="13114" w:author="Unknown Author" w:date="2026-10-30T04:17:53Z"><w:r><w:rPr><w:kern w:val="0"/><w:szCs w:val="24"/><w:lang w:val="es-CO" w:eastAsia="en-US" w:bidi="ar-SA"/></w:rPr><w:t>Jornadas públicas (niveles 1 y 2)</w:t></w:r></w:ins></w:p></w:tc><w:tc><w:tcPr><w:tcW w:w="1588" w:type="dxa"/><w:tcBorders></w:tcBorders></w:tcPr><w:p><w:pPr><w:pStyle w:val="Tabla8"/><w:widowControl/><w:jc w:val="left"/><w:rPr><w:kern w:val="0"/><w:szCs w:val="24"/><w:lang w:val="es-CO" w:eastAsia="en-US" w:bidi="ar-SA"/><w:ins w:id="13117" w:author="Unknown Author" w:date="2026-10-30T04:17:53Z"></w:ins></w:rPr></w:pPr><w:ins w:id="13116" w:author="Unknown Author" w:date="2026-10-30T04:17:53Z"><w:r><w:rPr><w:kern w:val="0"/><w:szCs w:val="24"/><w:lang w:val="es-CO" w:eastAsia="en-US" w:bidi="ar-SA"/></w:rPr><w:t>Jornadas realizadas con registro de consulta</w:t></w:r></w:ins></w:p></w:tc><w:tc><w:tcPr><w:tcW w:w="1505" w:type="dxa"/><w:tcBorders></w:tcBorders></w:tcPr><w:p><w:pPr><w:pStyle w:val="Tabla8"/><w:widowControl/><w:jc w:val="left"/><w:rPr><w:kern w:val="0"/><w:szCs w:val="24"/><w:lang w:val="es-CO" w:eastAsia="en-US" w:bidi="ar-SA"/><w:ins w:id="13119" w:author="Unknown Author" w:date="2026-10-30T04:17:53Z"></w:ins></w:rPr></w:pPr><w:ins w:id="13118" w:author="Unknown Author" w:date="2026-10-30T04:17:53Z"><w:r><w:rPr><w:kern w:val="0"/><w:szCs w:val="24"/><w:lang w:val="es-CO" w:eastAsia="en-US" w:bidi="ar-SA"/></w:rPr><w:t>Nueve</w:t></w:r></w:ins></w:p></w:tc><w:tc><w:tcPr><w:tcW w:w="1676" w:type="dxa"/><w:tcBorders></w:tcBorders></w:tcPr><w:p><w:pPr><w:pStyle w:val="Tabla8"/><w:widowControl/><w:jc w:val="left"/><w:rPr><w:kern w:val="0"/><w:szCs w:val="24"/><w:lang w:val="es-CO" w:eastAsia="en-US" w:bidi="ar-SA"/><w:ins w:id="13121" w:author="Unknown Author" w:date="2026-10-30T04:17:53Z"></w:ins></w:rPr></w:pPr><w:ins w:id="13120" w:author="Unknown Author" w:date="2026-10-30T04:17:53Z"><w:r><w:rPr><w:kern w:val="0"/><w:szCs w:val="24"/><w:lang w:val="es-CO" w:eastAsia="en-US" w:bidi="ar-SA"/></w:rPr><w:t>Listas de asistencia, registro de consulta y devolución</w:t></w:r></w:ins></w:p></w:tc><w:tc><w:tcPr><w:tcW w:w="1505" w:type="dxa"/><w:tcBorders></w:tcBorders></w:tcPr><w:p><w:pPr><w:pStyle w:val="Tabla8"/><w:widowControl/><w:jc w:val="left"/><w:rPr><w:kern w:val="0"/><w:szCs w:val="24"/><w:lang w:val="es-CO" w:eastAsia="en-US" w:bidi="ar-SA"/><w:ins w:id="13123" w:author="Unknown Author" w:date="2026-10-30T04:17:53Z"></w:ins></w:rPr></w:pPr><w:ins w:id="13122" w:author="Unknown Author" w:date="2026-10-30T04:17:53Z"><w:r><w:rPr><w:kern w:val="0"/><w:szCs w:val="24"/><w:lang w:val="es-CO" w:eastAsia="en-US" w:bidi="ar-SA"/></w:rPr><w:t>Profesionales de apropiación social</w:t></w:r></w:ins></w:p></w:tc><w:tc><w:tcPr><w:tcW w:w="919" w:type="dxa"/><w:tcBorders></w:tcBorders></w:tcPr><w:p><w:pPr><w:pStyle w:val="Tabla8"/><w:widowControl/><w:jc w:val="left"/><w:rPr><w:kern w:val="0"/><w:szCs w:val="24"/><w:lang w:val="es-CO" w:eastAsia="en-US" w:bidi="ar-SA"/><w:ins w:id="13125" w:author="Unknown Author" w:date="2026-10-30T04:17:53Z"></w:ins></w:rPr></w:pPr><w:ins w:id="13124" w:author="Unknown Author" w:date="2026-10-30T04:17:53Z"><w:r><w:rPr><w:kern w:val="0"/><w:szCs w:val="24"/><w:lang w:val="es-CO" w:eastAsia="en-US" w:bidi="ar-SA"/></w:rPr><w:t>Meses 12 a 24</w:t></w:r></w:ins></w:p></w:tc><w:tc><w:tcPr><w:tcW w:w="1255" w:type="dxa"/><w:tcBorders></w:tcBorders></w:tcPr><w:p><w:pPr><w:pStyle w:val="Tabla8"/><w:widowControl/><w:jc w:val="left"/><w:rPr><w:kern w:val="0"/><w:szCs w:val="24"/><w:lang w:val="es-CO" w:eastAsia="en-US" w:bidi="ar-SA"/><w:ins w:id="13127" w:author="Unknown Author" w:date="2026-10-30T04:17:53Z"></w:ins></w:rPr></w:pPr><w:ins w:id="13126" w:author="Unknown Author" w:date="2026-10-30T04:17:53Z"><w:r><w:rPr><w:kern w:val="0"/><w:szCs w:val="24"/><w:lang w:val="es-CO" w:eastAsia="en-US" w:bidi="ar-SA"/></w:rPr><w:t>Manizales y Calarcá</w:t></w:r></w:ins></w:p></w:tc></w:tr><w:tr><w:trPr><w:ins w:id="13128" w:author="Unknown Author" w:date="2026-10-30T04:17:53Z"/><w:cantSplit w:val="true"/></w:trPr><w:tc><w:tcPr><w:tcW w:w="1505" w:type="dxa"/><w:tcBorders></w:tcBorders><w:shd w:color="auto" w:fill="F7F7F7" w:val="clear"/></w:tcPr><w:p><w:pPr><w:pStyle w:val="Tabla8"/><w:widowControl/><w:jc w:val="left"/><w:rPr><w:kern w:val="0"/><w:szCs w:val="24"/><w:lang w:val="es-CO" w:eastAsia="en-US" w:bidi="ar-SA"/><w:ins w:id="13130" w:author="Unknown Author" w:date="2026-10-30T04:17:53Z"></w:ins></w:rPr></w:pPr><w:ins w:id="13129" w:author="Unknown Author" w:date="2026-10-30T04:17:53Z"><w:r><w:rPr><w:kern w:val="0"/><w:szCs w:val="24"/><w:lang w:val="es-CO" w:eastAsia="en-US" w:bidi="ar-SA"/></w:rPr><w:t>Cartillas del índice y del protocolo de alerta</w:t></w:r></w:ins></w:p></w:tc><w:tc><w:tcPr><w:tcW w:w="1588" w:type="dxa"/><w:tcBorders></w:tcBorders><w:shd w:color="auto" w:fill="F7F7F7" w:val="clear"/></w:tcPr><w:p><w:pPr><w:pStyle w:val="Tabla8"/><w:widowControl/><w:jc w:val="left"/><w:rPr><w:kern w:val="0"/><w:szCs w:val="24"/><w:lang w:val="es-CO" w:eastAsia="en-US" w:bidi="ar-SA"/><w:ins w:id="13132" w:author="Unknown Author" w:date="2026-10-30T04:17:53Z"></w:ins></w:rPr></w:pPr><w:ins w:id="13131" w:author="Unknown Author" w:date="2026-10-30T04:17:53Z"><w:r><w:rPr><w:kern w:val="0"/><w:szCs w:val="24"/><w:lang w:val="es-CO" w:eastAsia="en-US" w:bidi="ar-SA"/></w:rPr><w:t>Cartillas impresas y distribuidas</w:t></w:r></w:ins></w:p></w:tc><w:tc><w:tcPr><w:tcW w:w="1505" w:type="dxa"/><w:tcBorders></w:tcBorders><w:shd w:color="auto" w:fill="F7F7F7" w:val="clear"/></w:tcPr><w:p><w:pPr><w:pStyle w:val="Tabla8"/><w:widowControl/><w:jc w:val="left"/><w:rPr><w:kern w:val="0"/><w:szCs w:val="24"/><w:lang w:val="es-CO" w:eastAsia="en-US" w:bidi="ar-SA"/><w:ins w:id="13134" w:author="Unknown Author" w:date="2026-10-30T04:17:53Z"></w:ins></w:rPr></w:pPr><w:ins w:id="13133" w:author="Unknown Author" w:date="2026-10-30T04:17:53Z"><w:r><w:rPr><w:kern w:val="0"/><w:szCs w:val="24"/><w:lang w:val="es-CO" w:eastAsia="en-US" w:bidi="ar-SA"/></w:rPr><w:t>5.000, en tirajes de 3.000 y 2.000</w:t></w:r></w:ins></w:p></w:tc><w:tc><w:tcPr><w:tcW w:w="1676" w:type="dxa"/><w:tcBorders></w:tcBorders><w:shd w:color="auto" w:fill="F7F7F7" w:val="clear"/></w:tcPr><w:p><w:pPr><w:pStyle w:val="Tabla8"/><w:widowControl/><w:jc w:val="left"/><w:rPr><w:kern w:val="0"/><w:szCs w:val="24"/><w:lang w:val="es-CO" w:eastAsia="en-US" w:bidi="ar-SA"/><w:ins w:id="13136" w:author="Unknown Author" w:date="2026-10-30T04:17:53Z"></w:ins></w:rPr></w:pPr><w:ins w:id="13135" w:author="Unknown Author" w:date="2026-10-30T04:17:53Z"><w:r><w:rPr><w:kern w:val="0"/><w:szCs w:val="24"/><w:lang w:val="es-CO" w:eastAsia="en-US" w:bidi="ar-SA"/></w:rPr><w:t>Registro de distribución y cartilla revisada por representantes comunitarios</w:t></w:r></w:ins></w:p></w:tc><w:tc><w:tcPr><w:tcW w:w="1505" w:type="dxa"/><w:tcBorders></w:tcBorders><w:shd w:color="auto" w:fill="F7F7F7" w:val="clear"/></w:tcPr><w:p><w:pPr><w:pStyle w:val="Tabla8"/><w:widowControl/><w:jc w:val="left"/><w:rPr><w:kern w:val="0"/><w:szCs w:val="24"/><w:lang w:val="es-CO" w:eastAsia="en-US" w:bidi="ar-SA"/><w:ins w:id="13138" w:author="Unknown Author" w:date="2026-10-30T04:17:53Z"></w:ins></w:rPr></w:pPr><w:ins w:id="13137" w:author="Unknown Author" w:date="2026-10-30T04:17:53Z"><w:r><w:rPr><w:kern w:val="0"/><w:szCs w:val="24"/><w:lang w:val="es-CO" w:eastAsia="en-US" w:bidi="ar-SA"/></w:rPr><w:t>Coordinación de apropiación social</w:t></w:r></w:ins></w:p></w:tc><w:tc><w:tcPr><w:tcW w:w="919" w:type="dxa"/><w:tcBorders></w:tcBorders><w:shd w:color="auto" w:fill="F7F7F7" w:val="clear"/></w:tcPr><w:p><w:pPr><w:pStyle w:val="Tabla8"/><w:widowControl/><w:jc w:val="left"/><w:rPr><w:kern w:val="0"/><w:szCs w:val="24"/><w:lang w:val="es-CO" w:eastAsia="en-US" w:bidi="ar-SA"/><w:ins w:id="13140" w:author="Unknown Author" w:date="2026-10-30T04:17:53Z"></w:ins></w:rPr></w:pPr><w:ins w:id="13139" w:author="Unknown Author" w:date="2026-10-30T04:17:53Z"><w:r><w:rPr><w:kern w:val="0"/><w:szCs w:val="24"/><w:lang w:val="es-CO" w:eastAsia="en-US" w:bidi="ar-SA"/></w:rPr><w:t>Meses 12 a 20</w:t></w:r></w:ins></w:p></w:tc><w:tc><w:tcPr><w:tcW w:w="1255" w:type="dxa"/><w:tcBorders></w:tcBorders><w:shd w:color="auto" w:fill="F7F7F7" w:val="clear"/></w:tcPr><w:p><w:pPr><w:pStyle w:val="Tabla8"/><w:widowControl/><w:jc w:val="left"/><w:rPr><w:kern w:val="0"/><w:szCs w:val="24"/><w:lang w:val="es-CO" w:eastAsia="en-US" w:bidi="ar-SA"/><w:ins w:id="13142" w:author="Unknown Author" w:date="2026-10-30T04:17:53Z"></w:ins></w:rPr></w:pPr><w:ins w:id="13141" w:author="Unknown Author" w:date="2026-10-30T04:17:53Z"><w:r><w:rPr><w:kern w:val="0"/><w:szCs w:val="24"/><w:lang w:val="es-CO" w:eastAsia="en-US" w:bidi="ar-SA"/></w:rPr><w:t>Manizales y Calarcá</w:t></w:r></w:ins></w:p></w:tc></w:tr><w:tr><w:trPr><w:ins w:id="13143" w:author="Unknown Author" w:date="2026-10-30T04:17:53Z"/><w:cantSplit w:val="true"/></w:trPr><w:tc><w:tcPr><w:tcW w:w="1505" w:type="dxa"/><w:tcBorders></w:tcBorders></w:tcPr><w:p><w:pPr><w:pStyle w:val="Tabla8"/><w:widowControl/><w:jc w:val="left"/><w:rPr><w:kern w:val="0"/><w:szCs w:val="24"/><w:lang w:val="es-CO" w:eastAsia="en-US" w:bidi="ar-SA"/><w:ins w:id="13145" w:author="Unknown Author" w:date="2026-10-30T04:17:53Z"></w:ins></w:rPr></w:pPr><w:ins w:id="13144" w:author="Unknown Author" w:date="2026-10-30T04:17:53Z"><w:r><w:rPr><w:kern w:val="0"/><w:szCs w:val="24"/><w:lang w:val="es-CO" w:eastAsia="en-US" w:bidi="ar-SA"/></w:rPr><w:t>Personas certificadas en uso y custodia de la red</w:t></w:r></w:ins></w:p></w:tc><w:tc><w:tcPr><w:tcW w:w="1588" w:type="dxa"/><w:tcBorders></w:tcBorders></w:tcPr><w:p><w:pPr><w:pStyle w:val="Tabla8"/><w:widowControl/><w:jc w:val="left"/><w:rPr><w:kern w:val="0"/><w:szCs w:val="24"/><w:lang w:val="es-CO" w:eastAsia="en-US" w:bidi="ar-SA"/><w:ins w:id="13147" w:author="Unknown Author" w:date="2026-10-30T04:17:53Z"></w:ins></w:rPr></w:pPr><w:ins w:id="13146" w:author="Unknown Author" w:date="2026-10-30T04:17:53Z"><w:r><w:rPr><w:kern w:val="0"/><w:szCs w:val="24"/><w:lang w:val="es-CO" w:eastAsia="en-US" w:bidi="ar-SA"/></w:rPr><w:t>Personas con prueba práctica aprobada</w:t></w:r></w:ins></w:p></w:tc><w:tc><w:tcPr><w:tcW w:w="1505" w:type="dxa"/><w:tcBorders></w:tcBorders></w:tcPr><w:p><w:pPr><w:pStyle w:val="Tabla8"/><w:widowControl/><w:jc w:val="left"/><w:rPr><w:kern w:val="0"/><w:szCs w:val="24"/><w:lang w:val="es-CO" w:eastAsia="en-US" w:bidi="ar-SA"/><w:ins w:id="13149" w:author="Unknown Author" w:date="2026-10-30T04:17:53Z"></w:ins></w:rPr></w:pPr><w:ins w:id="13148" w:author="Unknown Author" w:date="2026-10-30T04:17:53Z"><w:r><w:rPr><w:kern w:val="0"/><w:szCs w:val="24"/><w:lang w:val="es-CO" w:eastAsia="en-US" w:bidi="ar-SA"/></w:rPr><w:t>60 personas y cuatro consejos asistidos</w:t></w:r></w:ins></w:p></w:tc><w:tc><w:tcPr><w:tcW w:w="1676" w:type="dxa"/><w:tcBorders></w:tcBorders></w:tcPr><w:p><w:pPr><w:pStyle w:val="Tabla8"/><w:widowControl/><w:jc w:val="left"/><w:rPr><w:kern w:val="0"/><w:szCs w:val="24"/><w:lang w:val="es-CO" w:eastAsia="en-US" w:bidi="ar-SA"/><w:ins w:id="13151" w:author="Unknown Author" w:date="2026-10-30T04:17:53Z"></w:ins></w:rPr></w:pPr><w:ins w:id="13150" w:author="Unknown Author" w:date="2026-10-30T04:17:53Z"><w:r><w:rPr><w:kern w:val="0"/><w:szCs w:val="24"/><w:lang w:val="es-CO" w:eastAsia="en-US" w:bidi="ar-SA"/></w:rPr><w:t>Certificados y actas de asistencia técnica</w:t></w:r></w:ins></w:p></w:tc><w:tc><w:tcPr><w:tcW w:w="1505" w:type="dxa"/><w:tcBorders></w:tcBorders></w:tcPr><w:p><w:pPr><w:pStyle w:val="Tabla8"/><w:widowControl/><w:jc w:val="left"/><w:rPr><w:kern w:val="0"/><w:szCs w:val="24"/><w:lang w:val="es-CO" w:eastAsia="en-US" w:bidi="ar-SA"/><w:ins w:id="13153" w:author="Unknown Author" w:date="2026-10-30T04:17:53Z"></w:ins></w:rPr></w:pPr><w:ins w:id="13152" w:author="Unknown Author" w:date="2026-10-30T04:17:53Z"><w:r><w:rPr><w:kern w:val="0"/><w:szCs w:val="24"/><w:lang w:val="es-CO" w:eastAsia="en-US" w:bidi="ar-SA"/></w:rPr><w:t>Profesional de convenios y custodia y especialista en metrología</w:t></w:r></w:ins></w:p></w:tc><w:tc><w:tcPr><w:tcW w:w="919" w:type="dxa"/><w:tcBorders></w:tcBorders></w:tcPr><w:p><w:pPr><w:pStyle w:val="Tabla8"/><w:widowControl/><w:jc w:val="left"/><w:rPr><w:kern w:val="0"/><w:szCs w:val="24"/><w:lang w:val="es-CO" w:eastAsia="en-US" w:bidi="ar-SA"/><w:ins w:id="13155" w:author="Unknown Author" w:date="2026-10-30T04:17:53Z"></w:ins></w:rPr></w:pPr><w:ins w:id="13154" w:author="Unknown Author" w:date="2026-10-30T04:17:53Z"><w:r><w:rPr><w:kern w:val="0"/><w:szCs w:val="24"/><w:lang w:val="es-CO" w:eastAsia="en-US" w:bidi="ar-SA"/></w:rPr><w:t>Meses 6 a 24</w:t></w:r></w:ins></w:p></w:tc><w:tc><w:tcPr><w:tcW w:w="1255" w:type="dxa"/><w:tcBorders></w:tcBorders></w:tcPr><w:p><w:pPr><w:pStyle w:val="Tabla8"/><w:widowControl/><w:jc w:val="left"/><w:rPr><w:kern w:val="0"/><w:szCs w:val="24"/><w:lang w:val="es-CO" w:eastAsia="en-US" w:bidi="ar-SA"/><w:ins w:id="13157" w:author="Unknown Author" w:date="2026-10-30T04:17:53Z"></w:ins></w:rPr></w:pPr><w:ins w:id="13156" w:author="Unknown Author" w:date="2026-10-30T04:17:53Z"><w:r><w:rPr><w:kern w:val="0"/><w:szCs w:val="24"/><w:lang w:val="es-CO" w:eastAsia="en-US" w:bidi="ar-SA"/></w:rPr><w:t>Cuatro consejos</w:t></w:r></w:ins></w:p></w:tc></w:tr><w:tr><w:trPr><w:ins w:id="13158" w:author="Unknown Author" w:date="2026-10-30T04:17:53Z"/><w:cantSplit w:val="true"/></w:trPr><w:tc><w:tcPr><w:tcW w:w="1505" w:type="dxa"/><w:tcBorders><w:bottom w:val="single" w:sz="12" w:space="0" w:color="2A3439"/></w:tcBorders><w:shd w:color="auto" w:fill="F7F7F7" w:val="clear"/></w:tcPr><w:p><w:pPr><w:pStyle w:val="Tabla8"/><w:keepNext w:val="true"/><w:widowControl/><w:jc w:val="left"/><w:rPr><w:kern w:val="0"/><w:szCs w:val="24"/><w:lang w:val="es-CO" w:eastAsia="en-US" w:bidi="ar-SA"/><w:ins w:id="13160" w:author="Unknown Author" w:date="2026-10-30T04:17:53Z"></w:ins></w:rPr></w:pPr><w:ins w:id="13159" w:author="Unknown Author" w:date="2026-10-30T04:17:53Z"><w:r><w:rPr><w:kern w:val="0"/><w:szCs w:val="24"/><w:lang w:val="es-CO" w:eastAsia="en-US" w:bidi="ar-SA"/></w:rPr><w:t>Uso institucional del tablero (resultado asociado)</w:t></w:r></w:ins></w:p></w:tc><w:tc><w:tcPr><w:tcW w:w="1588" w:type="dxa"/><w:tcBorders><w:bottom w:val="single" w:sz="12" w:space="0" w:color="2A3439"/></w:tcBorders><w:shd w:color="auto" w:fill="F7F7F7" w:val="clear"/></w:tcPr><w:p><w:pPr><w:pStyle w:val="Tabla8"/><w:keepNext w:val="true"/><w:widowControl/><w:jc w:val="left"/><w:rPr><w:kern w:val="0"/><w:szCs w:val="24"/><w:lang w:val="es-CO" w:eastAsia="en-US" w:bidi="ar-SA"/><w:ins w:id="13162" w:author="Unknown Author" w:date="2026-10-30T04:17:53Z"></w:ins></w:rPr></w:pPr><w:ins w:id="13161" w:author="Unknown Author" w:date="2026-10-30T04:17:53Z"><w:r><w:rPr><w:kern w:val="0"/><w:szCs w:val="24"/><w:lang w:val="es-CO" w:eastAsia="en-US" w:bidi="ar-SA"/></w:rPr><w:t>Consejos que usan el tablero en decisiones documentadas</w:t></w:r></w:ins></w:p></w:tc><w:tc><w:tcPr><w:tcW w:w="1505" w:type="dxa"/><w:tcBorders><w:bottom w:val="single" w:sz="12" w:space="0" w:color="2A3439"/></w:tcBorders><w:shd w:color="auto" w:fill="F7F7F7" w:val="clear"/></w:tcPr><w:p><w:pPr><w:pStyle w:val="Tabla8"/><w:keepNext w:val="true"/><w:widowControl/><w:jc w:val="left"/><w:rPr><w:kern w:val="0"/><w:szCs w:val="24"/><w:lang w:val="es-CO" w:eastAsia="en-US" w:bidi="ar-SA"/><w:ins w:id="13164" w:author="Unknown Author" w:date="2026-10-30T04:17:53Z"></w:ins></w:rPr></w:pPr><w:ins w:id="13163" w:author="Unknown Author" w:date="2026-10-30T04:17:53Z"><w:r><w:rPr><w:kern w:val="0"/><w:szCs w:val="24"/><w:lang w:val="es-CO" w:eastAsia="en-US" w:bidi="ar-SA"/></w:rPr><w:t>75 % o más de los cuatro consejos al mes 24; 50 % o más del tramo 1 en la compuerta C1</w:t></w:r></w:ins></w:p></w:tc><w:tc><w:tcPr><w:tcW w:w="1676" w:type="dxa"/><w:tcBorders><w:bottom w:val="single" w:sz="12" w:space="0" w:color="2A3439"/></w:tcBorders><w:shd w:color="auto" w:fill="F7F7F7" w:val="clear"/></w:tcPr><w:p><w:pPr><w:pStyle w:val="Tabla8"/><w:keepNext w:val="true"/><w:widowControl/><w:jc w:val="left"/><w:rPr><w:kern w:val="0"/><w:szCs w:val="24"/><w:lang w:val="es-CO" w:eastAsia="en-US" w:bidi="ar-SA"/><w:ins w:id="13166" w:author="Unknown Author" w:date="2026-10-30T04:17:53Z"></w:ins></w:rPr></w:pPr><w:ins w:id="13165" w:author="Unknown Author" w:date="2026-10-30T04:17:53Z"><w:r><w:rPr><w:kern w:val="0"/><w:szCs w:val="24"/><w:lang w:val="es-CO" w:eastAsia="en-US" w:bidi="ar-SA"/></w:rPr><w:t>Registro de decisiones documentadas con el tablero</w:t></w:r></w:ins></w:p></w:tc><w:tc><w:tcPr><w:tcW w:w="1505" w:type="dxa"/><w:tcBorders><w:bottom w:val="single" w:sz="12" w:space="0" w:color="2A3439"/></w:tcBorders><w:shd w:color="auto" w:fill="F7F7F7" w:val="clear"/></w:tcPr><w:p><w:pPr><w:pStyle w:val="Tabla8"/><w:keepNext w:val="true"/><w:widowControl/><w:jc w:val="left"/><w:rPr><w:kern w:val="0"/><w:szCs w:val="24"/><w:lang w:val="es-CO" w:eastAsia="en-US" w:bidi="ar-SA"/><w:ins w:id="13168" w:author="Unknown Author" w:date="2026-10-30T04:17:53Z"></w:ins></w:rPr></w:pPr><w:ins w:id="13167" w:author="Unknown Author" w:date="2026-10-30T04:17:53Z"><w:r><w:rPr><w:kern w:val="0"/><w:szCs w:val="24"/><w:lang w:val="es-CO" w:eastAsia="en-US" w:bidi="ar-SA"/></w:rPr><w:t>Gerencia del proyecto y coordinación de apropiación social</w:t></w:r></w:ins></w:p></w:tc><w:tc><w:tcPr><w:tcW w:w="919" w:type="dxa"/><w:tcBorders><w:bottom w:val="single" w:sz="12" w:space="0" w:color="2A3439"/></w:tcBorders><w:shd w:color="auto" w:fill="F7F7F7" w:val="clear"/></w:tcPr><w:p><w:pPr><w:pStyle w:val="Tabla8"/><w:keepNext w:val="true"/><w:widowControl/><w:jc w:val="left"/><w:rPr><w:kern w:val="0"/><w:szCs w:val="24"/><w:lang w:val="es-CO" w:eastAsia="en-US" w:bidi="ar-SA"/><w:ins w:id="13170" w:author="Unknown Author" w:date="2026-10-30T04:17:53Z"></w:ins></w:rPr></w:pPr><w:ins w:id="13169" w:author="Unknown Author" w:date="2026-10-30T04:17:53Z"><w:r><w:rPr><w:kern w:val="0"/><w:szCs w:val="24"/><w:lang w:val="es-CO" w:eastAsia="en-US" w:bidi="ar-SA"/></w:rPr><w:t>Meses 12 a 24</w:t></w:r></w:ins></w:p></w:tc><w:tc><w:tcPr><w:tcW w:w="1255" w:type="dxa"/><w:tcBorders><w:bottom w:val="single" w:sz="12" w:space="0" w:color="2A3439"/></w:tcBorders><w:shd w:color="auto" w:fill="F7F7F7" w:val="clear"/></w:tcPr><w:p><w:pPr><w:pStyle w:val="Tabla8"/><w:keepNext w:val="true"/><w:widowControl/><w:jc w:val="left"/><w:rPr><w:kern w:val="0"/><w:szCs w:val="24"/><w:lang w:val="es-CO" w:eastAsia="en-US" w:bidi="ar-SA"/><w:ins w:id="13172" w:author="Unknown Author" w:date="2026-10-30T04:17:53Z"></w:ins></w:rPr></w:pPr><w:ins w:id="13171" w:author="Unknown Author" w:date="2026-10-30T04:17:53Z"><w:r><w:rPr><w:kern w:val="0"/><w:szCs w:val="24"/><w:lang w:val="es-CO" w:eastAsia="en-US" w:bidi="ar-SA"/></w:rPr><w:t>Cuatro consejos</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469"/><w:gridCol w:w="1550"/><w:gridCol w:w="1469"/><w:gridCol w:w="1629"/><w:gridCol w:w="1469"/><w:gridCol w:w="898"/><w:gridCol w:w="1469"/></w:tblGrid><w:tr><w:trPr><w:tblHeader w:val="true"/><w:del w:id="13173" w:author="Unknown Author" w:date="2026-10-30T04:17:53Z"/><w:cantSplit w:val="true"/></w:trPr><w:tc><w:tcPr><w:tcW w:w="1469"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13175" w:author="Unknown Author" w:date="2026-10-30T04:17:53Z"></w:del></w:rPr></w:pPr><w:del w:id="13174" w:author="Unknown Author" w:date="2026-10-30T04:17:53Z"><w:r><w:rPr><w:b/><w:kern w:val="0"/><w:szCs w:val="24"/><w:lang w:val="es-CO" w:eastAsia="en-US" w:bidi="ar-SA"/></w:rPr><w:delText>Compromiso</w:delText></w:r></w:del></w:p></w:tc><w:tc><w:tcPr><w:tcW w:w="1550"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13177" w:author="Unknown Author" w:date="2026-10-30T04:17:53Z"></w:del></w:rPr></w:pPr><w:del w:id="13176" w:author="Unknown Author" w:date="2026-10-30T04:17:53Z"><w:r><w:rPr><w:b/><w:kern w:val="0"/><w:szCs w:val="24"/><w:lang w:val="es-CO" w:eastAsia="en-US" w:bidi="ar-SA"/></w:rPr><w:delText>Indicador</w:delText></w:r></w:del></w:p></w:tc><w:tc><w:tcPr><w:tcW w:w="1469"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13179" w:author="Unknown Author" w:date="2026-10-30T04:17:53Z"></w:del></w:rPr></w:pPr><w:del w:id="13178" w:author="Unknown Author" w:date="2026-10-30T04:17:53Z"><w:r><w:rPr><w:b/><w:kern w:val="0"/><w:szCs w:val="24"/><w:lang w:val="es-CO" w:eastAsia="en-US" w:bidi="ar-SA"/></w:rPr><w:delText>Meta</w:delText></w:r></w:del></w:p></w:tc><w:tc><w:tcPr><w:tcW w:w="1629"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13181" w:author="Unknown Author" w:date="2026-10-30T04:17:53Z"></w:del></w:rPr></w:pPr><w:del w:id="13180" w:author="Unknown Author" w:date="2026-10-30T04:17:53Z"><w:r><w:rPr><w:b/><w:kern w:val="0"/><w:szCs w:val="24"/><w:lang w:val="es-CO" w:eastAsia="en-US" w:bidi="ar-SA"/></w:rPr><w:delText>Evidencia verificable</w:delText></w:r></w:del></w:p></w:tc><w:tc><w:tcPr><w:tcW w:w="1469"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13183" w:author="Unknown Author" w:date="2026-10-30T04:17:53Z"></w:del></w:rPr></w:pPr><w:del w:id="13182" w:author="Unknown Author" w:date="2026-10-30T04:17:53Z"><w:r><w:rPr><w:b/><w:kern w:val="0"/><w:szCs w:val="24"/><w:lang w:val="es-CO" w:eastAsia="en-US" w:bidi="ar-SA"/></w:rPr><w:delText>Responsable</w:delText></w:r></w:del></w:p></w:tc><w:tc><w:tcPr><w:tcW w:w="898"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13185" w:author="Unknown Author" w:date="2026-10-30T04:17:53Z"></w:del></w:rPr></w:pPr><w:del w:id="13184" w:author="Unknown Author" w:date="2026-10-30T04:17:53Z"><w:r><w:rPr><w:b/><w:kern w:val="0"/><w:szCs w:val="24"/><w:lang w:val="es-CO" w:eastAsia="en-US" w:bidi="ar-SA"/></w:rPr><w:delText>Periodo</w:delText></w:r></w:del></w:p></w:tc><w:tc><w:tcPr><w:tcW w:w="1469"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13187" w:author="Unknown Author" w:date="2026-10-30T04:17:53Z"></w:del></w:rPr></w:pPr><w:del w:id="13186" w:author="Unknown Author" w:date="2026-10-30T04:17:53Z"><w:r><w:rPr><w:b/><w:kern w:val="0"/><w:szCs w:val="24"/><w:lang w:val="es-CO" w:eastAsia="en-US" w:bidi="ar-SA"/></w:rPr><w:delText>Territorio y población</w:delText></w:r></w:del></w:p></w:tc></w:tr><w:tr><w:trPr><w:del w:id="13188" w:author="Unknown Author" w:date="2026-10-30T04:17:53Z"/><w:cantSplit w:val="true"/></w:trPr><w:tc><w:tcPr><w:tcW w:w="1469" w:type="dxa"/><w:tcBorders></w:tcBorders></w:tcPr><w:p><w:pPr><w:pStyle w:val="Tabla8"/><w:widowControl/><w:jc w:val="left"/><w:rPr><w:kern w:val="0"/><w:szCs w:val="24"/><w:lang w:val="es-CO" w:eastAsia="en-US" w:bidi="ar-SA"/><w:del w:id="13190" w:author="Unknown Author" w:date="2026-10-30T04:17:53Z"></w:del></w:rPr></w:pPr><w:del w:id="13189" w:author="Unknown Author" w:date="2026-10-30T04:17:53Z"><w:r><w:rPr><w:kern w:val="0"/><w:szCs w:val="24"/><w:lang w:val="es-CO" w:eastAsia="en-US" w:bidi="ar-SA"/></w:rPr><w:delText>Servicio de apropiación social del conocimiento</w:delText></w:r></w:del></w:p></w:tc><w:tc><w:tcPr><w:tcW w:w="1550" w:type="dxa"/><w:tcBorders></w:tcBorders></w:tcPr><w:p><w:pPr><w:pStyle w:val="Tabla8"/><w:widowControl/><w:jc w:val="left"/><w:rPr><w:kern w:val="0"/><w:szCs w:val="24"/><w:lang w:val="es-CO" w:eastAsia="en-US" w:bidi="ar-SA"/><w:del w:id="13192" w:author="Unknown Author" w:date="2026-10-30T04:17:53Z"></w:del></w:rPr></w:pPr><w:del w:id="13191" w:author="Unknown Author" w:date="2026-10-30T04:17:53Z"><w:r><w:rPr><w:kern w:val="0"/><w:szCs w:val="24"/><w:lang w:val="es-CO" w:eastAsia="en-US" w:bidi="ar-SA"/></w:rPr><w:delText>Actividades de apropiación realizadas</w:delText></w:r></w:del></w:p></w:tc><w:tc><w:tcPr><w:tcW w:w="1469" w:type="dxa"/><w:tcBorders></w:tcBorders></w:tcPr><w:p><w:pPr><w:pStyle w:val="Tabla8"/><w:widowControl/><w:jc w:val="left"/><w:rPr><w:kern w:val="0"/><w:szCs w:val="24"/><w:lang w:val="es-CO" w:eastAsia="en-US" w:bidi="ar-SA"/><w:del w:id="13194" w:author="Unknown Author" w:date="2026-10-30T04:17:53Z"></w:del></w:rPr></w:pPr><w:del w:id="13193" w:author="Unknown Author" w:date="2026-10-30T04:17:53Z"><w:r><w:rPr><w:kern w:val="0"/><w:szCs w:val="24"/><w:lang w:val="es-CO" w:eastAsia="en-US" w:bidi="ar-SA"/></w:rPr><w:delText>29: 20 talleres de co-diseño y nueve jornadas públicas</w:delText></w:r></w:del></w:p></w:tc><w:tc><w:tcPr><w:tcW w:w="1629" w:type="dxa"/><w:tcBorders></w:tcBorders></w:tcPr><w:p><w:pPr><w:pStyle w:val="Tabla8"/><w:widowControl/><w:jc w:val="left"/><w:rPr><w:kern w:val="0"/><w:szCs w:val="24"/><w:lang w:val="es-CO" w:eastAsia="en-US" w:bidi="ar-SA"/><w:del w:id="13196" w:author="Unknown Author" w:date="2026-10-30T04:17:53Z"></w:del></w:rPr></w:pPr><w:del w:id="13195" w:author="Unknown Author" w:date="2026-10-30T04:17:53Z"><w:r><w:rPr><w:kern w:val="0"/><w:szCs w:val="24"/><w:lang w:val="es-CO" w:eastAsia="en-US" w:bidi="ar-SA"/></w:rPr><w:delText>Actas, listas de asistencia y piezas producidas con las comunidades</w:delText></w:r></w:del></w:p></w:tc><w:tc><w:tcPr><w:tcW w:w="1469" w:type="dxa"/><w:tcBorders></w:tcBorders></w:tcPr><w:p><w:pPr><w:pStyle w:val="Tabla8"/><w:widowControl/><w:jc w:val="left"/><w:rPr><w:kern w:val="0"/><w:szCs w:val="24"/><w:lang w:val="es-CO" w:eastAsia="en-US" w:bidi="ar-SA"/><w:del w:id="13198" w:author="Unknown Author" w:date="2026-10-30T04:17:53Z"></w:del></w:rPr></w:pPr><w:del w:id="13197" w:author="Unknown Author" w:date="2026-10-30T04:17:53Z"><w:r><w:rPr><w:kern w:val="0"/><w:szCs w:val="24"/><w:lang w:val="es-CO" w:eastAsia="en-US" w:bidi="ar-SA"/></w:rPr><w:delText>IES ejecutora y municipio aliado</w:delText></w:r></w:del></w:p></w:tc><w:tc><w:tcPr><w:tcW w:w="898" w:type="dxa"/><w:tcBorders></w:tcBorders></w:tcPr><w:p><w:pPr><w:pStyle w:val="Tabla8"/><w:widowControl/><w:jc w:val="left"/><w:rPr><w:kern w:val="0"/><w:szCs w:val="24"/><w:lang w:val="es-CO" w:eastAsia="en-US" w:bidi="ar-SA"/><w:del w:id="13200" w:author="Unknown Author" w:date="2026-10-30T04:17:53Z"></w:del></w:rPr></w:pPr><w:del w:id="13199" w:author="Unknown Author" w:date="2026-10-30T04:17:53Z"><w:r><w:rPr><w:kern w:val="0"/><w:szCs w:val="24"/><w:lang w:val="es-CO" w:eastAsia="en-US" w:bidi="ar-SA"/></w:rPr><w:delText>Meses 3 a 24</w:delText></w:r></w:del></w:p></w:tc><w:tc><w:tcPr><w:tcW w:w="1469" w:type="dxa"/><w:tcBorders></w:tcBorders></w:tcPr><w:p><w:pPr><w:pStyle w:val="Tabla8"/><w:widowControl/><w:jc w:val="left"/><w:rPr><w:kern w:val="0"/><w:szCs w:val="24"/><w:lang w:val="es-CO" w:eastAsia="en-US" w:bidi="ar-SA"/><w:del w:id="13202" w:author="Unknown Author" w:date="2026-10-30T04:17:53Z"></w:del></w:rPr></w:pPr><w:del w:id="13201" w:author="Unknown Author" w:date="2026-10-30T04:17:53Z"><w:r><w:rPr><w:kern w:val="0"/><w:szCs w:val="24"/><w:lang w:val="es-CO" w:eastAsia="en-US" w:bidi="ar-SA"/></w:rPr><w:delText>12 municipios; 15 comités</w:delText></w:r></w:del></w:p></w:tc></w:tr><w:tr><w:trPr><w:del w:id="13203" w:author="Unknown Author" w:date="2026-10-30T04:17:53Z"/><w:cantSplit w:val="true"/></w:trPr><w:tc><w:tcPr><w:tcW w:w="1469" w:type="dxa"/><w:tcBorders></w:tcBorders><w:shd w:color="auto" w:fill="F7F7F7" w:val="clear"/></w:tcPr><w:p><w:pPr><w:pStyle w:val="Tabla8"/><w:widowControl/><w:jc w:val="left"/><w:rPr><w:kern w:val="0"/><w:szCs w:val="24"/><w:lang w:val="es-CO" w:eastAsia="en-US" w:bidi="ar-SA"/><w:del w:id="13205" w:author="Unknown Author" w:date="2026-10-30T04:17:53Z"></w:del></w:rPr></w:pPr><w:del w:id="13204" w:author="Unknown Author" w:date="2026-10-30T04:17:53Z"><w:r><w:rPr><w:kern w:val="0"/><w:szCs w:val="24"/><w:lang w:val="es-CO" w:eastAsia="en-US" w:bidi="ar-SA"/></w:rPr><w:delText>Talleres de co-diseño (nivel 3)</w:delText></w:r></w:del></w:p></w:tc><w:tc><w:tcPr><w:tcW w:w="1550" w:type="dxa"/><w:tcBorders></w:tcBorders><w:shd w:color="auto" w:fill="F7F7F7" w:val="clear"/></w:tcPr><w:p><w:pPr><w:pStyle w:val="Tabla8"/><w:widowControl/><w:jc w:val="left"/><w:rPr><w:kern w:val="0"/><w:szCs w:val="24"/><w:lang w:val="es-CO" w:eastAsia="en-US" w:bidi="ar-SA"/><w:del w:id="13207" w:author="Unknown Author" w:date="2026-10-30T04:17:53Z"></w:del></w:rPr></w:pPr><w:del w:id="13206" w:author="Unknown Author" w:date="2026-10-30T04:17:53Z"><w:r><w:rPr><w:kern w:val="0"/><w:szCs w:val="24"/><w:lang w:val="es-CO" w:eastAsia="en-US" w:bidi="ar-SA"/></w:rPr><w:delText>Talleres con acta firmada por representantes designados</w:delText></w:r></w:del></w:p></w:tc><w:tc><w:tcPr><w:tcW w:w="1469" w:type="dxa"/><w:tcBorders></w:tcBorders><w:shd w:color="auto" w:fill="F7F7F7" w:val="clear"/></w:tcPr><w:p><w:pPr><w:pStyle w:val="Tabla8"/><w:widowControl/><w:jc w:val="left"/><w:rPr><w:kern w:val="0"/><w:szCs w:val="24"/><w:lang w:val="es-CO" w:eastAsia="en-US" w:bidi="ar-SA"/><w:del w:id="13209" w:author="Unknown Author" w:date="2026-10-30T04:17:53Z"></w:del></w:rPr></w:pPr><w:del w:id="13208" w:author="Unknown Author" w:date="2026-10-30T04:17:53Z"><w:r><w:rPr><w:kern w:val="0"/><w:szCs w:val="24"/><w:lang w:val="es-CO" w:eastAsia="en-US" w:bidi="ar-SA"/></w:rPr><w:delText>Al menos tres actas firmadas (compromiso); 20 programadas</w:delText></w:r></w:del></w:p></w:tc><w:tc><w:tcPr><w:tcW w:w="1629" w:type="dxa"/><w:tcBorders></w:tcBorders><w:shd w:color="auto" w:fill="F7F7F7" w:val="clear"/></w:tcPr><w:p><w:pPr><w:pStyle w:val="Tabla8"/><w:widowControl/><w:jc w:val="left"/><w:rPr><w:kern w:val="0"/><w:szCs w:val="24"/><w:lang w:val="es-CO" w:eastAsia="en-US" w:bidi="ar-SA"/><w:del w:id="13211" w:author="Unknown Author" w:date="2026-10-30T04:17:53Z"></w:del></w:rPr></w:pPr><w:del w:id="13210" w:author="Unknown Author" w:date="2026-10-30T04:17:53Z"><w:r><w:rPr><w:kern w:val="0"/><w:szCs w:val="24"/><w:lang w:val="es-CO" w:eastAsia="en-US" w:bidi="ar-SA"/></w:rPr><w:delText>Actas, consentimientos y bitácora metodológica</w:delText></w:r></w:del></w:p></w:tc><w:tc><w:tcPr><w:tcW w:w="1469" w:type="dxa"/><w:tcBorders></w:tcBorders><w:shd w:color="auto" w:fill="F7F7F7" w:val="clear"/></w:tcPr><w:p><w:pPr><w:pStyle w:val="Tabla8"/><w:widowControl/><w:jc w:val="left"/><w:rPr><w:kern w:val="0"/><w:szCs w:val="24"/><w:lang w:val="es-CO" w:eastAsia="en-US" w:bidi="ar-SA"/><w:del w:id="13213" w:author="Unknown Author" w:date="2026-10-30T04:17:53Z"></w:del></w:rPr></w:pPr><w:del w:id="13212" w:author="Unknown Author" w:date="2026-10-30T04:17:53Z"><w:r><w:rPr><w:kern w:val="0"/><w:szCs w:val="24"/><w:lang w:val="es-CO" w:eastAsia="en-US" w:bidi="ar-SA"/></w:rPr><w:delText>Coordinación de apropiación social</w:delText></w:r></w:del></w:p></w:tc><w:tc><w:tcPr><w:tcW w:w="898" w:type="dxa"/><w:tcBorders></w:tcBorders><w:shd w:color="auto" w:fill="F7F7F7" w:val="clear"/></w:tcPr><w:p><w:pPr><w:pStyle w:val="Tabla8"/><w:widowControl/><w:jc w:val="left"/><w:rPr><w:kern w:val="0"/><w:szCs w:val="24"/><w:lang w:val="es-CO" w:eastAsia="en-US" w:bidi="ar-SA"/><w:del w:id="13215" w:author="Unknown Author" w:date="2026-10-30T04:17:53Z"></w:del></w:rPr></w:pPr><w:del w:id="13214" w:author="Unknown Author" w:date="2026-10-30T04:17:53Z"><w:r><w:rPr><w:kern w:val="0"/><w:szCs w:val="24"/><w:lang w:val="es-CO" w:eastAsia="en-US" w:bidi="ar-SA"/></w:rPr><w:delText>Meses 3 a 9</w:delText></w:r></w:del></w:p></w:tc><w:tc><w:tcPr><w:tcW w:w="1469" w:type="dxa"/><w:tcBorders></w:tcBorders><w:shd w:color="auto" w:fill="F7F7F7" w:val="clear"/></w:tcPr><w:p><w:pPr><w:pStyle w:val="Tabla8"/><w:widowControl/><w:jc w:val="left"/><w:rPr><w:kern w:val="0"/><w:szCs w:val="24"/><w:lang w:val="es-CO" w:eastAsia="en-US" w:bidi="ar-SA"/><w:del w:id="13217" w:author="Unknown Author" w:date="2026-10-30T04:17:53Z"></w:del></w:rPr></w:pPr><w:del w:id="13216" w:author="Unknown Author" w:date="2026-10-30T04:17:53Z"><w:r><w:rPr><w:kern w:val="0"/><w:szCs w:val="24"/><w:lang w:val="es-CO" w:eastAsia="en-US" w:bidi="ar-SA"/></w:rPr><w:delText>12 municipios; tres departamentos</w:delText></w:r></w:del></w:p></w:tc></w:tr><w:tr><w:trPr><w:del w:id="13218" w:author="Unknown Author" w:date="2026-10-30T04:17:53Z"/><w:cantSplit w:val="true"/></w:trPr><w:tc><w:tcPr><w:tcW w:w="1469" w:type="dxa"/><w:tcBorders></w:tcBorders></w:tcPr><w:p><w:pPr><w:pStyle w:val="Tabla8"/><w:widowControl/><w:jc w:val="left"/><w:rPr><w:kern w:val="0"/><w:szCs w:val="24"/><w:lang w:val="es-CO" w:eastAsia="en-US" w:bidi="ar-SA"/><w:del w:id="13220" w:author="Unknown Author" w:date="2026-10-30T04:17:53Z"></w:del></w:rPr></w:pPr><w:del w:id="13219" w:author="Unknown Author" w:date="2026-10-30T04:17:53Z"><w:r><w:rPr><w:kern w:val="0"/><w:szCs w:val="24"/><w:lang w:val="es-CO" w:eastAsia="en-US" w:bidi="ar-SA"/></w:rPr><w:delText>Jornadas públicas (niveles 1 y 2)</w:delText></w:r></w:del></w:p></w:tc><w:tc><w:tcPr><w:tcW w:w="1550" w:type="dxa"/><w:tcBorders></w:tcBorders></w:tcPr><w:p><w:pPr><w:pStyle w:val="Tabla8"/><w:widowControl/><w:jc w:val="left"/><w:rPr><w:kern w:val="0"/><w:szCs w:val="24"/><w:lang w:val="es-CO" w:eastAsia="en-US" w:bidi="ar-SA"/><w:del w:id="13222" w:author="Unknown Author" w:date="2026-10-30T04:17:53Z"></w:del></w:rPr></w:pPr><w:del w:id="13221" w:author="Unknown Author" w:date="2026-10-30T04:17:53Z"><w:r><w:rPr><w:kern w:val="0"/><w:szCs w:val="24"/><w:lang w:val="es-CO" w:eastAsia="en-US" w:bidi="ar-SA"/></w:rPr><w:delText>Jornadas realizadas con registro de consulta</w:delText></w:r></w:del></w:p></w:tc><w:tc><w:tcPr><w:tcW w:w="1469" w:type="dxa"/><w:tcBorders></w:tcBorders></w:tcPr><w:p><w:pPr><w:pStyle w:val="Tabla8"/><w:widowControl/><w:jc w:val="left"/><w:rPr><w:kern w:val="0"/><w:szCs w:val="24"/><w:lang w:val="es-CO" w:eastAsia="en-US" w:bidi="ar-SA"/><w:del w:id="13224" w:author="Unknown Author" w:date="2026-10-30T04:17:53Z"></w:del></w:rPr></w:pPr><w:del w:id="13223" w:author="Unknown Author" w:date="2026-10-30T04:17:53Z"><w:r><w:rPr><w:kern w:val="0"/><w:szCs w:val="24"/><w:lang w:val="es-CO" w:eastAsia="en-US" w:bidi="ar-SA"/></w:rPr><w:delText>Nueve</w:delText></w:r></w:del></w:p></w:tc><w:tc><w:tcPr><w:tcW w:w="1629" w:type="dxa"/><w:tcBorders></w:tcBorders></w:tcPr><w:p><w:pPr><w:pStyle w:val="Tabla8"/><w:widowControl/><w:jc w:val="left"/><w:rPr><w:kern w:val="0"/><w:szCs w:val="24"/><w:lang w:val="es-CO" w:eastAsia="en-US" w:bidi="ar-SA"/><w:del w:id="13226" w:author="Unknown Author" w:date="2026-10-30T04:17:53Z"></w:del></w:rPr></w:pPr><w:del w:id="13225" w:author="Unknown Author" w:date="2026-10-30T04:17:53Z"><w:r><w:rPr><w:kern w:val="0"/><w:szCs w:val="24"/><w:lang w:val="es-CO" w:eastAsia="en-US" w:bidi="ar-SA"/></w:rPr><w:delText>Listas de asistencia, registro de consulta y devolución</w:delText></w:r></w:del></w:p></w:tc><w:tc><w:tcPr><w:tcW w:w="1469" w:type="dxa"/><w:tcBorders></w:tcBorders></w:tcPr><w:p><w:pPr><w:pStyle w:val="Tabla8"/><w:widowControl/><w:jc w:val="left"/><w:rPr><w:kern w:val="0"/><w:szCs w:val="24"/><w:lang w:val="es-CO" w:eastAsia="en-US" w:bidi="ar-SA"/><w:del w:id="13228" w:author="Unknown Author" w:date="2026-10-30T04:17:53Z"></w:del></w:rPr></w:pPr><w:del w:id="13227" w:author="Unknown Author" w:date="2026-10-30T04:17:53Z"><w:r><w:rPr><w:kern w:val="0"/><w:szCs w:val="24"/><w:lang w:val="es-CO" w:eastAsia="en-US" w:bidi="ar-SA"/></w:rPr><w:delText>Profesionales de apropiación social</w:delText></w:r></w:del></w:p></w:tc><w:tc><w:tcPr><w:tcW w:w="898" w:type="dxa"/><w:tcBorders></w:tcBorders></w:tcPr><w:p><w:pPr><w:pStyle w:val="Tabla8"/><w:widowControl/><w:jc w:val="left"/><w:rPr><w:kern w:val="0"/><w:szCs w:val="24"/><w:lang w:val="es-CO" w:eastAsia="en-US" w:bidi="ar-SA"/><w:del w:id="13230" w:author="Unknown Author" w:date="2026-10-30T04:17:53Z"></w:del></w:rPr></w:pPr><w:del w:id="13229" w:author="Unknown Author" w:date="2026-10-30T04:17:53Z"><w:r><w:rPr><w:kern w:val="0"/><w:szCs w:val="24"/><w:lang w:val="es-CO" w:eastAsia="en-US" w:bidi="ar-SA"/></w:rPr><w:delText>Meses 12 a 24</w:delText></w:r></w:del></w:p></w:tc><w:tc><w:tcPr><w:tcW w:w="1469" w:type="dxa"/><w:tcBorders></w:tcBorders></w:tcPr><w:p><w:pPr><w:pStyle w:val="Tabla8"/><w:widowControl/><w:jc w:val="left"/><w:rPr><w:kern w:val="0"/><w:szCs w:val="24"/><w:lang w:val="es-CO" w:eastAsia="en-US" w:bidi="ar-SA"/><w:del w:id="13232" w:author="Unknown Author" w:date="2026-10-30T04:17:53Z"></w:del></w:rPr></w:pPr><w:del w:id="13231" w:author="Unknown Author" w:date="2026-10-30T04:17:53Z"><w:r><w:rPr><w:kern w:val="0"/><w:szCs w:val="24"/><w:lang w:val="es-CO" w:eastAsia="en-US" w:bidi="ar-SA"/></w:rPr><w:delText>12 municipios</w:delText></w:r></w:del></w:p></w:tc></w:tr><w:tr><w:trPr><w:del w:id="13233" w:author="Unknown Author" w:date="2026-10-30T04:17:53Z"/><w:cantSplit w:val="true"/></w:trPr><w:tc><w:tcPr><w:tcW w:w="1469" w:type="dxa"/><w:tcBorders></w:tcBorders><w:shd w:color="auto" w:fill="F7F7F7" w:val="clear"/></w:tcPr><w:p><w:pPr><w:pStyle w:val="Tabla8"/><w:widowControl/><w:jc w:val="left"/><w:rPr><w:kern w:val="0"/><w:szCs w:val="24"/><w:lang w:val="es-CO" w:eastAsia="en-US" w:bidi="ar-SA"/><w:del w:id="13235" w:author="Unknown Author" w:date="2026-10-30T04:17:53Z"></w:del></w:rPr></w:pPr><w:del w:id="13234" w:author="Unknown Author" w:date="2026-10-30T04:17:53Z"><w:r><w:rPr><w:kern w:val="0"/><w:szCs w:val="24"/><w:lang w:val="es-CO" w:eastAsia="en-US" w:bidi="ar-SA"/></w:rPr><w:delText>Cartillas del índice y del protocolo de alerta</w:delText></w:r></w:del></w:p></w:tc><w:tc><w:tcPr><w:tcW w:w="1550" w:type="dxa"/><w:tcBorders></w:tcBorders><w:shd w:color="auto" w:fill="F7F7F7" w:val="clear"/></w:tcPr><w:p><w:pPr><w:pStyle w:val="Tabla8"/><w:widowControl/><w:jc w:val="left"/><w:rPr><w:kern w:val="0"/><w:szCs w:val="24"/><w:lang w:val="es-CO" w:eastAsia="en-US" w:bidi="ar-SA"/><w:del w:id="13237" w:author="Unknown Author" w:date="2026-10-30T04:17:53Z"></w:del></w:rPr></w:pPr><w:del w:id="13236" w:author="Unknown Author" w:date="2026-10-30T04:17:53Z"><w:r><w:rPr><w:kern w:val="0"/><w:szCs w:val="24"/><w:lang w:val="es-CO" w:eastAsia="en-US" w:bidi="ar-SA"/></w:rPr><w:delText>Cartillas impresas y distribuidas</w:delText></w:r></w:del></w:p></w:tc><w:tc><w:tcPr><w:tcW w:w="1469" w:type="dxa"/><w:tcBorders></w:tcBorders><w:shd w:color="auto" w:fill="F7F7F7" w:val="clear"/></w:tcPr><w:p><w:pPr><w:pStyle w:val="Tabla8"/><w:widowControl/><w:jc w:val="left"/><w:rPr><w:kern w:val="0"/><w:szCs w:val="24"/><w:lang w:val="es-CO" w:eastAsia="en-US" w:bidi="ar-SA"/><w:del w:id="13239" w:author="Unknown Author" w:date="2026-10-30T04:17:53Z"></w:del></w:rPr></w:pPr><w:del w:id="13238" w:author="Unknown Author" w:date="2026-10-30T04:17:53Z"><w:r><w:rPr><w:kern w:val="0"/><w:szCs w:val="24"/><w:lang w:val="es-CO" w:eastAsia="en-US" w:bidi="ar-SA"/></w:rPr><w:delText>5.000, en tirajes de 3.000 y 2.000</w:delText></w:r></w:del></w:p></w:tc><w:tc><w:tcPr><w:tcW w:w="1629" w:type="dxa"/><w:tcBorders></w:tcBorders><w:shd w:color="auto" w:fill="F7F7F7" w:val="clear"/></w:tcPr><w:p><w:pPr><w:pStyle w:val="Tabla8"/><w:widowControl/><w:jc w:val="left"/><w:rPr><w:kern w:val="0"/><w:szCs w:val="24"/><w:lang w:val="es-CO" w:eastAsia="en-US" w:bidi="ar-SA"/><w:del w:id="13241" w:author="Unknown Author" w:date="2026-10-30T04:17:53Z"></w:del></w:rPr></w:pPr><w:del w:id="13240" w:author="Unknown Author" w:date="2026-10-30T04:17:53Z"><w:r><w:rPr><w:kern w:val="0"/><w:szCs w:val="24"/><w:lang w:val="es-CO" w:eastAsia="en-US" w:bidi="ar-SA"/></w:rPr><w:delText>Registro de distribución y cartilla revisada por representantes comunitarios</w:delText></w:r></w:del></w:p></w:tc><w:tc><w:tcPr><w:tcW w:w="1469" w:type="dxa"/><w:tcBorders></w:tcBorders><w:shd w:color="auto" w:fill="F7F7F7" w:val="clear"/></w:tcPr><w:p><w:pPr><w:pStyle w:val="Tabla8"/><w:widowControl/><w:jc w:val="left"/><w:rPr><w:kern w:val="0"/><w:szCs w:val="24"/><w:lang w:val="es-CO" w:eastAsia="en-US" w:bidi="ar-SA"/><w:del w:id="13243" w:author="Unknown Author" w:date="2026-10-30T04:17:53Z"></w:del></w:rPr></w:pPr><w:del w:id="13242" w:author="Unknown Author" w:date="2026-10-30T04:17:53Z"><w:r><w:rPr><w:kern w:val="0"/><w:szCs w:val="24"/><w:lang w:val="es-CO" w:eastAsia="en-US" w:bidi="ar-SA"/></w:rPr><w:delText>Coordinación de apropiación social</w:delText></w:r></w:del></w:p></w:tc><w:tc><w:tcPr><w:tcW w:w="898" w:type="dxa"/><w:tcBorders></w:tcBorders><w:shd w:color="auto" w:fill="F7F7F7" w:val="clear"/></w:tcPr><w:p><w:pPr><w:pStyle w:val="Tabla8"/><w:widowControl/><w:jc w:val="left"/><w:rPr><w:kern w:val="0"/><w:szCs w:val="24"/><w:lang w:val="es-CO" w:eastAsia="en-US" w:bidi="ar-SA"/><w:del w:id="13245" w:author="Unknown Author" w:date="2026-10-30T04:17:53Z"></w:del></w:rPr></w:pPr><w:del w:id="13244" w:author="Unknown Author" w:date="2026-10-30T04:17:53Z"><w:r><w:rPr><w:kern w:val="0"/><w:szCs w:val="24"/><w:lang w:val="es-CO" w:eastAsia="en-US" w:bidi="ar-SA"/></w:rPr><w:delText>Meses 12 a 20</w:delText></w:r></w:del></w:p></w:tc><w:tc><w:tcPr><w:tcW w:w="1469" w:type="dxa"/><w:tcBorders></w:tcBorders><w:shd w:color="auto" w:fill="F7F7F7" w:val="clear"/></w:tcPr><w:p><w:pPr><w:pStyle w:val="Tabla8"/><w:widowControl/><w:jc w:val="left"/><w:rPr><w:kern w:val="0"/><w:szCs w:val="24"/><w:lang w:val="es-CO" w:eastAsia="en-US" w:bidi="ar-SA"/><w:del w:id="13247" w:author="Unknown Author" w:date="2026-10-30T04:17:53Z"></w:del></w:rPr></w:pPr><w:del w:id="13246" w:author="Unknown Author" w:date="2026-10-30T04:17:53Z"><w:r><w:rPr><w:kern w:val="0"/><w:szCs w:val="24"/><w:lang w:val="es-CO" w:eastAsia="en-US" w:bidi="ar-SA"/></w:rPr><w:delText>12 municipios</w:delText></w:r></w:del></w:p></w:tc></w:tr><w:tr><w:trPr><w:del w:id="13248" w:author="Unknown Author" w:date="2026-10-30T04:17:53Z"/><w:cantSplit w:val="true"/></w:trPr><w:tc><w:tcPr><w:tcW w:w="1469" w:type="dxa"/><w:tcBorders></w:tcBorders></w:tcPr><w:p><w:pPr><w:pStyle w:val="Tabla8"/><w:widowControl/><w:jc w:val="left"/><w:rPr><w:kern w:val="0"/><w:szCs w:val="24"/><w:lang w:val="es-CO" w:eastAsia="en-US" w:bidi="ar-SA"/><w:del w:id="13250" w:author="Unknown Author" w:date="2026-10-30T04:17:53Z"></w:del></w:rPr></w:pPr><w:del w:id="13249" w:author="Unknown Author" w:date="2026-10-30T04:17:53Z"><w:r><w:rPr><w:kern w:val="0"/><w:szCs w:val="24"/><w:lang w:val="es-CO" w:eastAsia="en-US" w:bidi="ar-SA"/></w:rPr><w:delText>Personas certificadas en uso y custodia de la red</w:delText></w:r></w:del></w:p></w:tc><w:tc><w:tcPr><w:tcW w:w="1550" w:type="dxa"/><w:tcBorders></w:tcBorders></w:tcPr><w:p><w:pPr><w:pStyle w:val="Tabla8"/><w:widowControl/><w:jc w:val="left"/><w:rPr><w:kern w:val="0"/><w:szCs w:val="24"/><w:lang w:val="es-CO" w:eastAsia="en-US" w:bidi="ar-SA"/><w:del w:id="13252" w:author="Unknown Author" w:date="2026-10-30T04:17:53Z"></w:del></w:rPr></w:pPr><w:del w:id="13251" w:author="Unknown Author" w:date="2026-10-30T04:17:53Z"><w:r><w:rPr><w:kern w:val="0"/><w:szCs w:val="24"/><w:lang w:val="es-CO" w:eastAsia="en-US" w:bidi="ar-SA"/></w:rPr><w:delText>Personas con prueba práctica aprobada</w:delText></w:r></w:del></w:p></w:tc><w:tc><w:tcPr><w:tcW w:w="1469" w:type="dxa"/><w:tcBorders></w:tcBorders></w:tcPr><w:p><w:pPr><w:pStyle w:val="Tabla8"/><w:widowControl/><w:jc w:val="left"/><w:rPr><w:kern w:val="0"/><w:szCs w:val="24"/><w:lang w:val="es-CO" w:eastAsia="en-US" w:bidi="ar-SA"/><w:del w:id="13254" w:author="Unknown Author" w:date="2026-10-30T04:17:53Z"></w:del></w:rPr></w:pPr><w:del w:id="13253" w:author="Unknown Author" w:date="2026-10-30T04:17:53Z"><w:r><w:rPr><w:kern w:val="0"/><w:szCs w:val="24"/><w:lang w:val="es-CO" w:eastAsia="en-US" w:bidi="ar-SA"/></w:rPr><w:delText>60 personas y 15 comités asistidos</w:delText></w:r></w:del></w:p></w:tc><w:tc><w:tcPr><w:tcW w:w="1629" w:type="dxa"/><w:tcBorders></w:tcBorders></w:tcPr><w:p><w:pPr><w:pStyle w:val="Tabla8"/><w:widowControl/><w:jc w:val="left"/><w:rPr><w:kern w:val="0"/><w:szCs w:val="24"/><w:lang w:val="es-CO" w:eastAsia="en-US" w:bidi="ar-SA"/><w:del w:id="13256" w:author="Unknown Author" w:date="2026-10-30T04:17:53Z"></w:del></w:rPr></w:pPr><w:del w:id="13255" w:author="Unknown Author" w:date="2026-10-30T04:17:53Z"><w:r><w:rPr><w:kern w:val="0"/><w:szCs w:val="24"/><w:lang w:val="es-CO" w:eastAsia="en-US" w:bidi="ar-SA"/></w:rPr><w:delText>Certificados y actas de asistencia técnica</w:delText></w:r></w:del></w:p></w:tc><w:tc><w:tcPr><w:tcW w:w="1469" w:type="dxa"/><w:tcBorders></w:tcBorders></w:tcPr><w:p><w:pPr><w:pStyle w:val="Tabla8"/><w:widowControl/><w:jc w:val="left"/><w:rPr><w:kern w:val="0"/><w:szCs w:val="24"/><w:lang w:val="es-CO" w:eastAsia="en-US" w:bidi="ar-SA"/><w:del w:id="13258" w:author="Unknown Author" w:date="2026-10-30T04:17:53Z"></w:del></w:rPr></w:pPr><w:del w:id="13257" w:author="Unknown Author" w:date="2026-10-30T04:17:53Z"><w:r><w:rPr><w:kern w:val="0"/><w:szCs w:val="24"/><w:lang w:val="es-CO" w:eastAsia="en-US" w:bidi="ar-SA"/></w:rPr><w:delText>Profesional de convenios y custodia y especialista en metrología</w:delText></w:r></w:del></w:p></w:tc><w:tc><w:tcPr><w:tcW w:w="898" w:type="dxa"/><w:tcBorders></w:tcBorders></w:tcPr><w:p><w:pPr><w:pStyle w:val="Tabla8"/><w:widowControl/><w:jc w:val="left"/><w:rPr><w:kern w:val="0"/><w:szCs w:val="24"/><w:lang w:val="es-CO" w:eastAsia="en-US" w:bidi="ar-SA"/><w:del w:id="13260" w:author="Unknown Author" w:date="2026-10-30T04:17:53Z"></w:del></w:rPr></w:pPr><w:del w:id="13259" w:author="Unknown Author" w:date="2026-10-30T04:17:53Z"><w:r><w:rPr><w:kern w:val="0"/><w:szCs w:val="24"/><w:lang w:val="es-CO" w:eastAsia="en-US" w:bidi="ar-SA"/></w:rPr><w:delText>Meses 6 a 24</w:delText></w:r></w:del></w:p></w:tc><w:tc><w:tcPr><w:tcW w:w="1469" w:type="dxa"/><w:tcBorders></w:tcBorders></w:tcPr><w:p><w:pPr><w:pStyle w:val="Tabla8"/><w:widowControl/><w:jc w:val="left"/><w:rPr><w:kern w:val="0"/><w:szCs w:val="24"/><w:lang w:val="es-CO" w:eastAsia="en-US" w:bidi="ar-SA"/><w:del w:id="13262" w:author="Unknown Author" w:date="2026-10-30T04:17:53Z"></w:del></w:rPr></w:pPr><w:del w:id="13261" w:author="Unknown Author" w:date="2026-10-30T04:17:53Z"><w:r><w:rPr><w:kern w:val="0"/><w:szCs w:val="24"/><w:lang w:val="es-CO" w:eastAsia="en-US" w:bidi="ar-SA"/></w:rPr><w:delText>15 comités</w:delText></w:r></w:del></w:p></w:tc></w:tr><w:tr><w:trPr><w:del w:id="13263" w:author="Unknown Author" w:date="2026-10-30T04:17:53Z"/><w:cantSplit w:val="true"/></w:trPr><w:tc><w:tcPr><w:tcW w:w="1469" w:type="dxa"/><w:tcBorders><w:bottom w:val="single" w:sz="12" w:space="0" w:color="2A3439"/></w:tcBorders><w:shd w:color="auto" w:fill="F7F7F7" w:val="clear"/></w:tcPr><w:p><w:pPr><w:pStyle w:val="Tabla8"/><w:keepNext w:val="true"/><w:widowControl/><w:jc w:val="left"/><w:rPr><w:kern w:val="0"/><w:szCs w:val="24"/><w:lang w:val="es-CO" w:eastAsia="en-US" w:bidi="ar-SA"/><w:del w:id="13265" w:author="Unknown Author" w:date="2026-10-30T04:17:53Z"></w:del></w:rPr></w:pPr><w:del w:id="13264" w:author="Unknown Author" w:date="2026-10-30T04:17:53Z"><w:r><w:rPr><w:kern w:val="0"/><w:szCs w:val="24"/><w:lang w:val="es-CO" w:eastAsia="en-US" w:bidi="ar-SA"/></w:rPr><w:delText>Uso institucional del tablero (resultado asociado)</w:delText></w:r></w:del></w:p></w:tc><w:tc><w:tcPr><w:tcW w:w="1550" w:type="dxa"/><w:tcBorders><w:bottom w:val="single" w:sz="12" w:space="0" w:color="2A3439"/></w:tcBorders><w:shd w:color="auto" w:fill="F7F7F7" w:val="clear"/></w:tcPr><w:p><w:pPr><w:pStyle w:val="Tabla8"/><w:keepNext w:val="true"/><w:widowControl/><w:jc w:val="left"/><w:rPr><w:kern w:val="0"/><w:szCs w:val="24"/><w:lang w:val="es-CO" w:eastAsia="en-US" w:bidi="ar-SA"/><w:del w:id="13267" w:author="Unknown Author" w:date="2026-10-30T04:17:53Z"></w:del></w:rPr></w:pPr><w:del w:id="13266" w:author="Unknown Author" w:date="2026-10-30T04:17:53Z"><w:r><w:rPr><w:kern w:val="0"/><w:szCs w:val="24"/><w:lang w:val="es-CO" w:eastAsia="en-US" w:bidi="ar-SA"/></w:rPr><w:delText>Comités que usan el tablero en decisiones documentadas</w:delText></w:r></w:del></w:p></w:tc><w:tc><w:tcPr><w:tcW w:w="1469" w:type="dxa"/><w:tcBorders><w:bottom w:val="single" w:sz="12" w:space="0" w:color="2A3439"/></w:tcBorders><w:shd w:color="auto" w:fill="F7F7F7" w:val="clear"/></w:tcPr><w:p><w:pPr><w:pStyle w:val="Tabla8"/><w:keepNext w:val="true"/><w:widowControl/><w:jc w:val="left"/><w:rPr><w:kern w:val="0"/><w:szCs w:val="24"/><w:lang w:val="es-CO" w:eastAsia="en-US" w:bidi="ar-SA"/><w:del w:id="13269" w:author="Unknown Author" w:date="2026-10-30T04:17:53Z"></w:del></w:rPr></w:pPr><w:del w:id="13268" w:author="Unknown Author" w:date="2026-10-30T04:17:53Z"><w:r><w:rPr><w:kern w:val="0"/><w:szCs w:val="24"/><w:lang w:val="es-CO" w:eastAsia="en-US" w:bidi="ar-SA"/></w:rPr><w:delText>75 % o más de los 15 comités al mes 24; 50 % o más del tramo 1 en la compuerta C1</w:delText></w:r></w:del></w:p></w:tc><w:tc><w:tcPr><w:tcW w:w="1629" w:type="dxa"/><w:tcBorders><w:bottom w:val="single" w:sz="12" w:space="0" w:color="2A3439"/></w:tcBorders><w:shd w:color="auto" w:fill="F7F7F7" w:val="clear"/></w:tcPr><w:p><w:pPr><w:pStyle w:val="Tabla8"/><w:keepNext w:val="true"/><w:widowControl/><w:jc w:val="left"/><w:rPr><w:kern w:val="0"/><w:szCs w:val="24"/><w:lang w:val="es-CO" w:eastAsia="en-US" w:bidi="ar-SA"/><w:del w:id="13271" w:author="Unknown Author" w:date="2026-10-30T04:17:53Z"></w:del></w:rPr></w:pPr><w:del w:id="13270" w:author="Unknown Author" w:date="2026-10-30T04:17:53Z"><w:r><w:rPr><w:kern w:val="0"/><w:szCs w:val="24"/><w:lang w:val="es-CO" w:eastAsia="en-US" w:bidi="ar-SA"/></w:rPr><w:delText>Registro de decisiones documentadas con el tablero</w:delText></w:r></w:del></w:p></w:tc><w:tc><w:tcPr><w:tcW w:w="1469" w:type="dxa"/><w:tcBorders><w:bottom w:val="single" w:sz="12" w:space="0" w:color="2A3439"/></w:tcBorders><w:shd w:color="auto" w:fill="F7F7F7" w:val="clear"/></w:tcPr><w:p><w:pPr><w:pStyle w:val="Tabla8"/><w:keepNext w:val="true"/><w:widowControl/><w:jc w:val="left"/><w:rPr><w:kern w:val="0"/><w:szCs w:val="24"/><w:lang w:val="es-CO" w:eastAsia="en-US" w:bidi="ar-SA"/><w:del w:id="13273" w:author="Unknown Author" w:date="2026-10-30T04:17:53Z"></w:del></w:rPr></w:pPr><w:del w:id="13272" w:author="Unknown Author" w:date="2026-10-30T04:17:53Z"><w:r><w:rPr><w:kern w:val="0"/><w:szCs w:val="24"/><w:lang w:val="es-CO" w:eastAsia="en-US" w:bidi="ar-SA"/></w:rPr><w:delText>Gerencia del proyecto y coordinación de apropiación social</w:delText></w:r></w:del></w:p></w:tc><w:tc><w:tcPr><w:tcW w:w="898" w:type="dxa"/><w:tcBorders><w:bottom w:val="single" w:sz="12" w:space="0" w:color="2A3439"/></w:tcBorders><w:shd w:color="auto" w:fill="F7F7F7" w:val="clear"/></w:tcPr><w:p><w:pPr><w:pStyle w:val="Tabla8"/><w:keepNext w:val="true"/><w:widowControl/><w:jc w:val="left"/><w:rPr><w:kern w:val="0"/><w:szCs w:val="24"/><w:lang w:val="es-CO" w:eastAsia="en-US" w:bidi="ar-SA"/><w:del w:id="13275" w:author="Unknown Author" w:date="2026-10-30T04:17:53Z"></w:del></w:rPr></w:pPr><w:del w:id="13274" w:author="Unknown Author" w:date="2026-10-30T04:17:53Z"><w:r><w:rPr><w:kern w:val="0"/><w:szCs w:val="24"/><w:lang w:val="es-CO" w:eastAsia="en-US" w:bidi="ar-SA"/></w:rPr><w:delText>Meses 12 a 24</w:delText></w:r></w:del></w:p></w:tc><w:tc><w:tcPr><w:tcW w:w="1469" w:type="dxa"/><w:tcBorders><w:bottom w:val="single" w:sz="12" w:space="0" w:color="2A3439"/></w:tcBorders><w:shd w:color="auto" w:fill="F7F7F7" w:val="clear"/></w:tcPr><w:p><w:pPr><w:pStyle w:val="Tabla8"/><w:keepNext w:val="true"/><w:widowControl/><w:jc w:val="left"/><w:rPr><w:kern w:val="0"/><w:szCs w:val="24"/><w:lang w:val="es-CO" w:eastAsia="en-US" w:bidi="ar-SA"/><w:del w:id="13277" w:author="Unknown Author" w:date="2026-10-30T04:17:53Z"></w:del></w:rPr></w:pPr><w:del w:id="13276" w:author="Unknown Author" w:date="2026-10-30T04:17:53Z"><w:r><w:rPr><w:kern w:val="0"/><w:szCs w:val="24"/><w:lang w:val="es-CO" w:eastAsia="en-US" w:bidi="ar-SA"/></w:rPr><w:delText>15 comités</w:delText></w:r></w:del></w:p></w:tc></w:tr></w:tbl><w:p><w:pPr><w:pStyle w:val="TablaNota"/><w:rPr></w:rPr></w:pPr><w:r><w:rPr><w:i/><w:iCs/></w:rPr><w:t>Nota.</w:t></w:r><w:r><w:rPr></w:rPr><w:t xml:space="preserve"> Elaboración propia con los productos y los indicadores del proyecto. </w:t></w:r><w:ins w:id="13278" w:author="Unknown Author" w:date="2026-10-30T04:17:53Z"><w:r><w:rPr></w:rPr><w:t xml:space="preserve">El número de </w:t></w:r></w:ins><w:del w:id="13279" w:author="Unknown Author" w:date="2026-10-30T04:17:53Z"><w:r><w:rPr></w:rPr><w:delText xml:space="preserve">IES: institución de educación superior. Los comités y las </w:delText></w:r></w:del><w:r><w:rPr></w:rPr><w:t xml:space="preserve">personas del servicio público </w:t></w:r><w:ins w:id="13280" w:author="Unknown Author" w:date="2026-10-30T04:17:53Z"><w:r><w:rPr></w:rPr><w:t>por consejo es un supuesto</w:t></w:r></w:ins><w:del w:id="13281" w:author="Unknown Author" w:date="2026-10-30T04:17:53Z"><w:r><w:rPr></w:rPr><w:delText>son supuestos</w:delText></w:r></w:del><w:r><w:rPr></w:rPr><w:t xml:space="preserve"> de trabajo.</w:t></w:r></w:p><w:p><w:pPr><w:pStyle w:val="BodyText"/><w:rPr></w:rPr></w:pPr><w:r><w:rPr></w:rPr><w:t>La tabla separa el producto del resultado. Contar talleres mide esfuerzo. Medir el uso del tablero mide efecto. Solo el segundo indica que el conocimiento circuló. Por eso el proyecto reporta ambos y no confunde uno con otro. La encuesta de percepción explica el uso con cuatro determinantes. Son la utilidad percibida, la facilidad de uso, la influencia social y las condiciones de apoyo (Venkatesh et al., 2003; Davis, 1989). El indicador sigue siendo la conducta registrada y no la intención declarada.</w:t></w:r></w:p><w:p><w:pPr><w:pStyle w:val="BodyText"/><w:rPr></w:rPr></w:pPr><w:bookmarkStart w:id="242" w:name="X02491b75dde5d161c506ff8f0c1bf34068be858"/><w:r><w:rPr></w:rPr><w:t>Las evidencias son verificables por terceros. Las actas llevan las firmas de los representantes designados. Las listas se desagregan por sexo, edad y, de forma voluntaria, por pertenencia étnica. Los certificados responden a una prueba práctica de mantenimiento, lectura y operación. La evaluación externa de los meses 12 y 24 puede contrastar las evidencias con los registros del tablero.</w:t></w:r><w:bookmarkEnd w:id="242"/></w:p><w:p><w:pPr><w:pStyle w:val="Heading2"/><w:rPr></w:rPr></w:pPr><w:bookmarkStart w:id="243" w:name="X12132d4cfea0da2f3de1959b3511c73633c3970"/><w:r><w:rPr></w:rPr><w:t>19.3 Articulación con la línea temática 5.1 y con el presupuesto</w:t></w:r></w:p><w:p><w:pPr><w:pStyle w:val="FirstParagraph"/><w:rPr></w:rPr></w:pPr><w:r><w:rPr></w:rPr><w:t xml:space="preserve">El proyecto pertenece a la línea 5.1, de gestión anticipada del riesgo y seguridad de las regiones. Sus subnumerales son 5.1.1, de monitoreo inteligente, observación territorial y alerta temprana, y 5.1.2, de modelación avanzada, gemelos digitales y analítica predictiva. La ASC se integra a ambos. Los umbrales y el protocolo de alerta co-diseñados son parte del sistema de alerta temprana del subnumeral 5.1.1. El tablero con gemelo digital, que los </w:t></w:r><w:ins w:id="13282" w:author="Unknown Author" w:date="2026-10-30T04:17:53Z"><w:r><w:rPr></w:rPr><w:t>consejos</w:t></w:r></w:ins><w:del w:id="13283" w:author="Unknown Author" w:date="2026-10-30T04:17:53Z"><w:r><w:rPr></w:rPr><w:delText>comités</w:delText></w:r></w:del><w:r><w:rPr></w:rPr><w:t xml:space="preserve"> usan, responde al subnumeral 5.1.2. Sin esa apropiación, el sistema mediría y no alertaría.</w:t></w:r></w:p><w:p><w:pPr><w:pStyle w:val="BodyText"/><w:rPr></w:rPr></w:pPr><w:r><w:rPr></w:rPr><w:t>El presupuesto financia la ASC en las actividades 3.1 a 3.4. Esas actividades suman 1.</w:t></w:r><w:ins w:id="13284" w:author="Unknown Author" w:date="2026-10-30T04:17:53Z"><w:r><w:rPr></w:rPr><w:t>504.322.462</w:t></w:r></w:ins><w:del w:id="13285" w:author="Unknown Author" w:date="2026-10-30T04:17:53Z"><w:r><w:rPr></w:rPr><w:delText>518.500.000</w:delText></w:r></w:del><w:r><w:rPr></w:rPr><w:t xml:space="preserve"> COP del Sistema General de Regalías (SGR) y 320.000.000 COP de contrapartida. La Tabla 19.4 detalla el valor de cada actividad y las líneas que la componen. </w:t></w:r><w:ins w:id="13286" w:author="Unknown Author" w:date="2026-10-30T04:17:53Z"><w:r><w:rPr></w:rPr><w:t>Tres</w:t></w:r></w:ins><w:del w:id="13287" w:author="Unknown Author" w:date="2026-10-30T04:17:53Z"><w:r><w:rPr></w:rPr><w:delText>Dos</w:delText></w:r></w:del><w:r><w:rPr></w:rPr><w:t xml:space="preserve"> líneas de las actividades 3.3 y 3.4 pertenecen al Plan de transferencia de la sección 18. La formación de las entidades custodias suma 150.000.000 COP y la </w:t></w:r><w:ins w:id="13288" w:author="Unknown Author" w:date="2026-10-30T04:17:53Z"><w:r><w:rPr></w:rPr><w:t>asesor</w:t></w:r></w:ins><w:del w:id="13289" w:author="Unknown Author" w:date="2026-10-30T04:17:53Z"><w:r><w:rPr></w:rPr><w:delText>consultor</w:delText></w:r></w:del><w:r><w:rPr></w:rPr><w:t xml:space="preserve">ía y el registro de propiedad intelectual suman </w:t></w:r><w:ins w:id="13290" w:author="Unknown Author" w:date="2026-10-30T04:17:53Z"><w:r><w:rPr></w:rPr><w:t>122.100</w:t></w:r></w:ins><w:del w:id="13291" w:author="Unknown Author" w:date="2026-10-30T04:17:53Z"><w:r><w:rPr></w:rPr><w:delText>60.000</w:delText></w:r></w:del><w:r><w:rPr></w:rPr><w:t xml:space="preserve">.000 COP. Ese valor de </w:t></w:r><w:ins w:id="13292" w:author="Unknown Author" w:date="2026-10-30T04:17:53Z"><w:r><w:rPr></w:rPr><w:t>272.100</w:t></w:r></w:ins><w:del w:id="13293" w:author="Unknown Author" w:date="2026-10-30T04:17:53Z"><w:r><w:rPr></w:rPr><w:delText>210.000</w:delText></w:r></w:del><w:r><w:rPr></w:rPr><w:t>.000 COP no es un costo de la apropiación social.</w:t></w:r></w:p><w:p><w:pPr><w:pStyle w:val="TablaRotulo"/><w:rPr></w:rPr></w:pPr><w:bookmarkStart w:id="244" w:name="rot_Tabla_19_4"/><w:r><w:rPr><w:b/><w:bCs/></w:rPr><w:t>Tabla 19.4</w:t></w:r><w:bookmarkEnd w:id="244"/></w:p><w:p><w:pPr><w:pStyle w:val="TablaTitulo"/><w:rPr></w:rPr></w:pPr><w:r><w:rPr><w:i/><w:iCs/></w:rPr><w:t>Actividades de apropiación social, periodo y valor por fuente</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505"/><w:gridCol w:w="1003"/><w:gridCol w:w="1923"/><w:gridCol w:w="1924"/><w:gridCol w:w="1757"/><w:gridCol w:w="1841"/></w:tblGrid><w:tr><w:trPr><w:tblHeader w:val="true"/><w:ins w:id="13294" w:author="Unknown Author" w:date="2026-10-30T04:17:53Z"/><w:cantSplit w:val="true"/></w:trPr><w:tc><w:tcPr><w:tcW w:w="150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3296" w:author="Unknown Author" w:date="2026-10-30T04:17:53Z"></w:ins></w:rPr></w:pPr><w:ins w:id="13295" w:author="Unknown Author" w:date="2026-10-30T04:17:53Z"><w:r><w:rPr><w:b/><w:kern w:val="0"/><w:szCs w:val="24"/><w:lang w:val="es-CO" w:eastAsia="en-US" w:bidi="ar-SA"/></w:rPr><w:t>Actividad</w:t></w:r></w:ins></w:p></w:tc><w:tc><w:tcPr><w:tcW w:w="100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3298" w:author="Unknown Author" w:date="2026-10-30T04:17:53Z"></w:ins></w:rPr></w:pPr><w:ins w:id="13297" w:author="Unknown Author" w:date="2026-10-30T04:17:53Z"><w:r><w:rPr><w:b/><w:kern w:val="0"/><w:szCs w:val="24"/><w:lang w:val="es-CO" w:eastAsia="en-US" w:bidi="ar-SA"/></w:rPr><w:t>Periodo</w:t></w:r></w:ins></w:p></w:tc><w:tc><w:tcPr><w:tcW w:w="192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3300" w:author="Unknown Author" w:date="2026-10-30T04:17:53Z"></w:ins></w:rPr></w:pPr><w:ins w:id="13299" w:author="Unknown Author" w:date="2026-10-30T04:17:53Z"><w:r><w:rPr><w:b/><w:kern w:val="0"/><w:szCs w:val="24"/><w:lang w:val="es-CO" w:eastAsia="en-US" w:bidi="ar-SA"/></w:rPr><w:t>Aporte a la ASC</w:t></w:r></w:ins></w:p></w:tc><w:tc><w:tcPr><w:tcW w:w="192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3302" w:author="Unknown Author" w:date="2026-10-30T04:17:53Z"></w:ins></w:rPr></w:pPr><w:ins w:id="13301" w:author="Unknown Author" w:date="2026-10-30T04:17:53Z"><w:r><w:rPr><w:b/><w:kern w:val="0"/><w:szCs w:val="24"/><w:lang w:val="es-CO" w:eastAsia="en-US" w:bidi="ar-SA"/></w:rPr><w:t>SGR (COP)</w:t></w:r></w:ins></w:p></w:tc><w:tc><w:tcPr><w:tcW w:w="175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3304" w:author="Unknown Author" w:date="2026-10-30T04:17:53Z"></w:ins></w:rPr></w:pPr><w:ins w:id="13303" w:author="Unknown Author" w:date="2026-10-30T04:17:53Z"><w:r><w:rPr><w:b/><w:kern w:val="0"/><w:szCs w:val="24"/><w:lang w:val="es-CO" w:eastAsia="en-US" w:bidi="ar-SA"/></w:rPr><w:t>Contrapartida (COP)</w:t></w:r></w:ins></w:p></w:tc><w:tc><w:tcPr><w:tcW w:w="184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3306" w:author="Unknown Author" w:date="2026-10-30T04:17:53Z"></w:ins></w:rPr></w:pPr><w:ins w:id="13305" w:author="Unknown Author" w:date="2026-10-30T04:17:53Z"><w:r><w:rPr><w:b/><w:kern w:val="0"/><w:szCs w:val="24"/><w:lang w:val="es-CO" w:eastAsia="en-US" w:bidi="ar-SA"/></w:rPr><w:t>Líneas directas y compartidas</w:t></w:r></w:ins></w:p></w:tc></w:tr><w:tr><w:trPr><w:ins w:id="13307" w:author="Unknown Author" w:date="2026-10-30T04:17:53Z"/><w:cantSplit w:val="true"/></w:trPr><w:tc><w:tcPr><w:tcW w:w="1505" w:type="dxa"/><w:tcBorders></w:tcBorders></w:tcPr><w:p><w:pPr><w:pStyle w:val="Tabla9"/><w:widowControl/><w:jc w:val="left"/><w:rPr><w:kern w:val="0"/><w:szCs w:val="24"/><w:lang w:val="es-CO" w:eastAsia="en-US" w:bidi="ar-SA"/><w:ins w:id="13309" w:author="Unknown Author" w:date="2026-10-30T04:17:53Z"></w:ins></w:rPr></w:pPr><w:ins w:id="13308" w:author="Unknown Author" w:date="2026-10-30T04:17:53Z"><w:r><w:rPr><w:kern w:val="0"/><w:szCs w:val="24"/><w:lang w:val="es-CO" w:eastAsia="en-US" w:bidi="ar-SA"/></w:rPr><w:t>3.1 Co-diseñar los umbrales y el protocolo de alerta con los consejos</w:t></w:r></w:ins></w:p></w:tc><w:tc><w:tcPr><w:tcW w:w="1003" w:type="dxa"/><w:tcBorders></w:tcBorders></w:tcPr><w:p><w:pPr><w:pStyle w:val="Tabla9"/><w:widowControl/><w:jc w:val="left"/><w:rPr><w:kern w:val="0"/><w:szCs w:val="24"/><w:lang w:val="es-CO" w:eastAsia="en-US" w:bidi="ar-SA"/><w:ins w:id="13311" w:author="Unknown Author" w:date="2026-10-30T04:17:53Z"></w:ins></w:rPr></w:pPr><w:ins w:id="13310" w:author="Unknown Author" w:date="2026-10-30T04:17:53Z"><w:r><w:rPr><w:kern w:val="0"/><w:szCs w:val="24"/><w:lang w:val="es-CO" w:eastAsia="en-US" w:bidi="ar-SA"/></w:rPr><w:t>Meses 3 a 9</w:t></w:r></w:ins></w:p></w:tc><w:tc><w:tcPr><w:tcW w:w="1923" w:type="dxa"/><w:tcBorders></w:tcBorders></w:tcPr><w:p><w:pPr><w:pStyle w:val="Tabla9"/><w:widowControl/><w:jc w:val="left"/><w:rPr><w:kern w:val="0"/><w:szCs w:val="24"/><w:lang w:val="es-CO" w:eastAsia="en-US" w:bidi="ar-SA"/><w:ins w:id="13313" w:author="Unknown Author" w:date="2026-10-30T04:17:53Z"></w:ins></w:rPr></w:pPr><w:ins w:id="13312" w:author="Unknown Author" w:date="2026-10-30T04:17:53Z"><w:r><w:rPr><w:kern w:val="0"/><w:szCs w:val="24"/><w:lang w:val="es-CO" w:eastAsia="en-US" w:bidi="ar-SA"/></w:rPr><w:t>20 talleres de co-diseño con cartografía social</w:t></w:r></w:ins></w:p></w:tc><w:tc><w:tcPr><w:tcW w:w="1924" w:type="dxa"/><w:tcBorders></w:tcBorders></w:tcPr><w:p><w:pPr><w:pStyle w:val="Tabla9"/><w:widowControl/><w:jc w:val="left"/><w:rPr><w:kern w:val="0"/><w:szCs w:val="24"/><w:lang w:val="es-CO" w:eastAsia="en-US" w:bidi="ar-SA"/><w:ins w:id="13315" w:author="Unknown Author" w:date="2026-10-30T04:17:53Z"></w:ins></w:rPr></w:pPr><w:ins w:id="13314" w:author="Unknown Author" w:date="2026-10-30T04:17:53Z"><w:r><w:rPr><w:kern w:val="0"/><w:szCs w:val="24"/><w:lang w:val="es-CO" w:eastAsia="en-US" w:bidi="ar-SA"/></w:rPr><w:t>$ 1.033.722.462</w:t></w:r></w:ins></w:p></w:tc><w:tc><w:tcPr><w:tcW w:w="1757" w:type="dxa"/><w:tcBorders></w:tcBorders></w:tcPr><w:p><w:pPr><w:pStyle w:val="Tabla9"/><w:widowControl/><w:jc w:val="left"/><w:rPr><w:kern w:val="0"/><w:szCs w:val="24"/><w:lang w:val="es-CO" w:eastAsia="en-US" w:bidi="ar-SA"/><w:ins w:id="13317" w:author="Unknown Author" w:date="2026-10-30T04:17:53Z"></w:ins></w:rPr></w:pPr><w:ins w:id="13316" w:author="Unknown Author" w:date="2026-10-30T04:17:53Z"><w:r><w:rPr><w:kern w:val="0"/><w:szCs w:val="24"/><w:lang w:val="es-CO" w:eastAsia="en-US" w:bidi="ar-SA"/></w:rPr><w:t>$ 320.000.000</w:t></w:r></w:ins></w:p></w:tc><w:tc><w:tcPr><w:tcW w:w="1841" w:type="dxa"/><w:tcBorders></w:tcBorders></w:tcPr><w:p><w:pPr><w:pStyle w:val="Tabla9"/><w:widowControl/><w:jc w:val="left"/><w:rPr><w:kern w:val="0"/><w:szCs w:val="24"/><w:lang w:val="es-CO" w:eastAsia="en-US" w:bidi="ar-SA"/><w:ins w:id="13319" w:author="Unknown Author" w:date="2026-10-30T04:17:53Z"></w:ins></w:rPr></w:pPr><w:ins w:id="13318" w:author="Unknown Author" w:date="2026-10-30T04:17:53Z"><w:r><w:rPr><w:kern w:val="0"/><w:szCs w:val="24"/><w:lang w:val="es-CO" w:eastAsia="en-US" w:bidi="ar-SA"/></w:rPr><w:t>Equipo de apropiación social, profesional en calidad del aire y profesional de convenios (937.278.712 COP), kits de papelería (30.000.000 COP), alimentación de laboratorios ciudadanos (30.000.000 COP) y diseño del tablero (36.443.750 COP)</w:t></w:r></w:ins></w:p></w:tc></w:tr><w:tr><w:trPr><w:ins w:id="13320" w:author="Unknown Author" w:date="2026-10-30T04:17:53Z"/><w:cantSplit w:val="true"/></w:trPr><w:tc><w:tcPr><w:tcW w:w="1505" w:type="dxa"/><w:tcBorders></w:tcBorders><w:shd w:color="auto" w:fill="F7F7F7" w:val="clear"/></w:tcPr><w:p><w:pPr><w:pStyle w:val="Tabla9"/><w:widowControl/><w:jc w:val="left"/><w:rPr><w:kern w:val="0"/><w:szCs w:val="24"/><w:lang w:val="es-CO" w:eastAsia="en-US" w:bidi="ar-SA"/><w:ins w:id="13322" w:author="Unknown Author" w:date="2026-10-30T04:17:53Z"></w:ins></w:rPr></w:pPr><w:ins w:id="13321" w:author="Unknown Author" w:date="2026-10-30T04:17:53Z"><w:r><w:rPr><w:kern w:val="0"/><w:szCs w:val="24"/><w:lang w:val="es-CO" w:eastAsia="en-US" w:bidi="ar-SA"/></w:rPr><w:t>3.2 Poner en uso el tablero con los consejos</w:t></w:r></w:ins></w:p></w:tc><w:tc><w:tcPr><w:tcW w:w="1003" w:type="dxa"/><w:tcBorders></w:tcBorders><w:shd w:color="auto" w:fill="F7F7F7" w:val="clear"/></w:tcPr><w:p><w:pPr><w:pStyle w:val="Tabla9"/><w:widowControl/><w:jc w:val="left"/><w:rPr><w:kern w:val="0"/><w:szCs w:val="24"/><w:lang w:val="es-CO" w:eastAsia="en-US" w:bidi="ar-SA"/><w:ins w:id="13324" w:author="Unknown Author" w:date="2026-10-30T04:17:53Z"></w:ins></w:rPr></w:pPr><w:ins w:id="13323" w:author="Unknown Author" w:date="2026-10-30T04:17:53Z"><w:r><w:rPr><w:kern w:val="0"/><w:szCs w:val="24"/><w:lang w:val="es-CO" w:eastAsia="en-US" w:bidi="ar-SA"/></w:rPr><w:t>Meses 12 a 15</w:t></w:r></w:ins></w:p></w:tc><w:tc><w:tcPr><w:tcW w:w="1923" w:type="dxa"/><w:tcBorders></w:tcBorders><w:shd w:color="auto" w:fill="F7F7F7" w:val="clear"/></w:tcPr><w:p><w:pPr><w:pStyle w:val="Tabla9"/><w:widowControl/><w:jc w:val="left"/><w:rPr><w:kern w:val="0"/><w:szCs w:val="24"/><w:lang w:val="es-CO" w:eastAsia="en-US" w:bidi="ar-SA"/><w:ins w:id="13326" w:author="Unknown Author" w:date="2026-10-30T04:17:53Z"></w:ins></w:rPr></w:pPr><w:ins w:id="13325" w:author="Unknown Author" w:date="2026-10-30T04:17:53Z"><w:r><w:rPr><w:kern w:val="0"/><w:szCs w:val="24"/><w:lang w:val="es-CO" w:eastAsia="en-US" w:bidi="ar-SA"/></w:rPr><w:t>Cuatro jornadas y primer tiraje de 3.000 cartillas</w:t></w:r></w:ins></w:p></w:tc><w:tc><w:tcPr><w:tcW w:w="1924" w:type="dxa"/><w:tcBorders></w:tcBorders><w:shd w:color="auto" w:fill="F7F7F7" w:val="clear"/></w:tcPr><w:p><w:pPr><w:pStyle w:val="Tabla9"/><w:widowControl/><w:jc w:val="left"/><w:rPr><w:kern w:val="0"/><w:szCs w:val="24"/><w:lang w:val="es-CO" w:eastAsia="en-US" w:bidi="ar-SA"/><w:ins w:id="13328" w:author="Unknown Author" w:date="2026-10-30T04:17:53Z"></w:ins></w:rPr></w:pPr><w:ins w:id="13327" w:author="Unknown Author" w:date="2026-10-30T04:17:53Z"><w:r><w:rPr><w:kern w:val="0"/><w:szCs w:val="24"/><w:lang w:val="es-CO" w:eastAsia="en-US" w:bidi="ar-SA"/></w:rPr><w:t>$ 174.500.000</w:t></w:r></w:ins></w:p></w:tc><w:tc><w:tcPr><w:tcW w:w="1757" w:type="dxa"/><w:tcBorders></w:tcBorders><w:shd w:color="auto" w:fill="F7F7F7" w:val="clear"/></w:tcPr><w:p><w:pPr><w:pStyle w:val="Tabla9"/><w:widowControl/><w:jc w:val="left"/><w:rPr><w:kern w:val="0"/><w:szCs w:val="24"/><w:lang w:val="es-CO" w:eastAsia="en-US" w:bidi="ar-SA"/><w:ins w:id="13330" w:author="Unknown Author" w:date="2026-10-30T04:17:53Z"></w:ins></w:rPr></w:pPr><w:ins w:id="13329" w:author="Unknown Author" w:date="2026-10-30T04:17:53Z"><w:r><w:rPr><w:kern w:val="0"/><w:szCs w:val="24"/><w:lang w:val="es-CO" w:eastAsia="en-US" w:bidi="ar-SA"/></w:rPr><w:t>$ 0</w:t></w:r></w:ins></w:p></w:tc><w:tc><w:tcPr><w:tcW w:w="1841" w:type="dxa"/><w:tcBorders></w:tcBorders><w:shd w:color="auto" w:fill="F7F7F7" w:val="clear"/></w:tcPr><w:p><w:pPr><w:pStyle w:val="Tabla9"/><w:widowControl/><w:jc w:val="left"/><w:rPr><w:kern w:val="0"/><w:szCs w:val="24"/><w:lang w:val="es-CO" w:eastAsia="en-US" w:bidi="ar-SA"/><w:ins w:id="13332" w:author="Unknown Author" w:date="2026-10-30T04:17:53Z"></w:ins></w:rPr></w:pPr><w:ins w:id="13331" w:author="Unknown Author" w:date="2026-10-30T04:17:53Z"><w:r><w:rPr><w:kern w:val="0"/><w:szCs w:val="24"/><w:lang w:val="es-CO" w:eastAsia="en-US" w:bidi="ar-SA"/></w:rPr><w:t>Cartillas (42.500.000 COP), logística de las nueve jornadas (72.000.000 COP) y publicaciones de divulgación (60.000.000 COP)</w:t></w:r></w:ins></w:p></w:tc></w:tr><w:tr><w:trPr><w:ins w:id="13333" w:author="Unknown Author" w:date="2026-10-30T04:17:53Z"/><w:cantSplit w:val="true"/></w:trPr><w:tc><w:tcPr><w:tcW w:w="1505" w:type="dxa"/><w:tcBorders></w:tcBorders></w:tcPr><w:p><w:pPr><w:pStyle w:val="Tabla9"/><w:widowControl/><w:jc w:val="left"/><w:rPr><w:kern w:val="0"/><w:szCs w:val="24"/><w:lang w:val="es-CO" w:eastAsia="en-US" w:bidi="ar-SA"/><w:ins w:id="13335" w:author="Unknown Author" w:date="2026-10-30T04:17:53Z"></w:ins></w:rPr></w:pPr><w:ins w:id="13334" w:author="Unknown Author" w:date="2026-10-30T04:17:53Z"><w:r><w:rPr><w:kern w:val="0"/><w:szCs w:val="24"/><w:lang w:val="es-CO" w:eastAsia="en-US" w:bidi="ar-SA"/></w:rPr><w:t>3.3 Formar custodios y firmar los convenios por tramo</w:t></w:r></w:ins></w:p></w:tc><w:tc><w:tcPr><w:tcW w:w="1003" w:type="dxa"/><w:tcBorders></w:tcBorders></w:tcPr><w:p><w:pPr><w:pStyle w:val="Tabla9"/><w:widowControl/><w:jc w:val="left"/><w:rPr><w:kern w:val="0"/><w:szCs w:val="24"/><w:lang w:val="es-CO" w:eastAsia="en-US" w:bidi="ar-SA"/><w:ins w:id="13337" w:author="Unknown Author" w:date="2026-10-30T04:17:53Z"></w:ins></w:rPr></w:pPr><w:ins w:id="13336" w:author="Unknown Author" w:date="2026-10-30T04:17:53Z"><w:r><w:rPr><w:kern w:val="0"/><w:szCs w:val="24"/><w:lang w:val="es-CO" w:eastAsia="en-US" w:bidi="ar-SA"/></w:rPr><w:t>Meses 17 a 20</w:t></w:r></w:ins></w:p></w:tc><w:tc><w:tcPr><w:tcW w:w="1923" w:type="dxa"/><w:tcBorders></w:tcBorders></w:tcPr><w:p><w:pPr><w:pStyle w:val="Tabla9"/><w:widowControl/><w:jc w:val="left"/><w:rPr><w:kern w:val="0"/><w:szCs w:val="24"/><w:lang w:val="es-CO" w:eastAsia="en-US" w:bidi="ar-SA"/><w:ins w:id="13339" w:author="Unknown Author" w:date="2026-10-30T04:17:53Z"></w:ins></w:rPr></w:pPr><w:ins w:id="13338" w:author="Unknown Author" w:date="2026-10-30T04:17:53Z"><w:r><w:rPr><w:kern w:val="0"/><w:szCs w:val="24"/><w:lang w:val="es-CO" w:eastAsia="en-US" w:bidi="ar-SA"/></w:rPr><w:t>Tres jornadas, segundo tiraje de 2.000 cartillas y certificación de 60 personas</w:t></w:r></w:ins></w:p></w:tc><w:tc><w:tcPr><w:tcW w:w="1924" w:type="dxa"/><w:tcBorders></w:tcBorders></w:tcPr><w:p><w:pPr><w:pStyle w:val="Tabla9"/><w:widowControl/><w:jc w:val="left"/><w:rPr><w:kern w:val="0"/><w:szCs w:val="24"/><w:lang w:val="es-CO" w:eastAsia="en-US" w:bidi="ar-SA"/><w:ins w:id="13341" w:author="Unknown Author" w:date="2026-10-30T04:17:53Z"></w:ins></w:rPr></w:pPr><w:ins w:id="13340" w:author="Unknown Author" w:date="2026-10-30T04:17:53Z"><w:r><w:rPr><w:kern w:val="0"/><w:szCs w:val="24"/><w:lang w:val="es-CO" w:eastAsia="en-US" w:bidi="ar-SA"/></w:rPr><w:t>$ 150.000.000</w:t></w:r></w:ins></w:p></w:tc><w:tc><w:tcPr><w:tcW w:w="1757" w:type="dxa"/><w:tcBorders></w:tcBorders></w:tcPr><w:p><w:pPr><w:pStyle w:val="Tabla9"/><w:widowControl/><w:jc w:val="left"/><w:rPr><w:kern w:val="0"/><w:szCs w:val="24"/><w:lang w:val="es-CO" w:eastAsia="en-US" w:bidi="ar-SA"/><w:ins w:id="13343" w:author="Unknown Author" w:date="2026-10-30T04:17:53Z"></w:ins></w:rPr></w:pPr><w:ins w:id="13342" w:author="Unknown Author" w:date="2026-10-30T04:17:53Z"><w:r><w:rPr><w:kern w:val="0"/><w:szCs w:val="24"/><w:lang w:val="es-CO" w:eastAsia="en-US" w:bidi="ar-SA"/></w:rPr><w:t>$ 0</w:t></w:r></w:ins></w:p></w:tc><w:tc><w:tcPr><w:tcW w:w="1841" w:type="dxa"/><w:tcBorders></w:tcBorders></w:tcPr><w:p><w:pPr><w:pStyle w:val="Tabla9"/><w:widowControl/><w:jc w:val="left"/><w:rPr><w:kern w:val="0"/><w:szCs w:val="24"/><w:lang w:val="es-CO" w:eastAsia="en-US" w:bidi="ar-SA"/><w:ins w:id="13345" w:author="Unknown Author" w:date="2026-10-30T04:17:53Z"></w:ins></w:rPr></w:pPr><w:ins w:id="13344" w:author="Unknown Author" w:date="2026-10-30T04:17:53Z"><w:r><w:rPr><w:kern w:val="0"/><w:szCs w:val="24"/><w:lang w:val="es-CO" w:eastAsia="en-US" w:bidi="ar-SA"/></w:rPr><w:t>Formación de custodias (150.000.000 COP, línea del Plan de transferencia)</w:t></w:r></w:ins></w:p></w:tc></w:tr><w:tr><w:trPr><w:ins w:id="13346" w:author="Unknown Author" w:date="2026-10-30T04:17:53Z"/><w:cantSplit w:val="true"/></w:trPr><w:tc><w:tcPr><w:tcW w:w="1505" w:type="dxa"/><w:tcBorders></w:tcBorders><w:shd w:color="auto" w:fill="F7F7F7" w:val="clear"/></w:tcPr><w:p><w:pPr><w:pStyle w:val="Tabla9"/><w:widowControl/><w:jc w:val="left"/><w:rPr><w:kern w:val="0"/><w:szCs w:val="24"/><w:lang w:val="es-CO" w:eastAsia="en-US" w:bidi="ar-SA"/><w:ins w:id="13348" w:author="Unknown Author" w:date="2026-10-30T04:17:53Z"></w:ins></w:rPr></w:pPr><w:ins w:id="13347" w:author="Unknown Author" w:date="2026-10-30T04:17:53Z"><w:r><w:rPr><w:kern w:val="0"/><w:szCs w:val="24"/><w:lang w:val="es-CO" w:eastAsia="en-US" w:bidi="ar-SA"/></w:rPr><w:t>3.4 Transferir, cerrar y evaluar</w:t></w:r></w:ins></w:p></w:tc><w:tc><w:tcPr><w:tcW w:w="1003" w:type="dxa"/><w:tcBorders></w:tcBorders><w:shd w:color="auto" w:fill="F7F7F7" w:val="clear"/></w:tcPr><w:p><w:pPr><w:pStyle w:val="Tabla9"/><w:widowControl/><w:jc w:val="left"/><w:rPr><w:kern w:val="0"/><w:szCs w:val="24"/><w:lang w:val="es-CO" w:eastAsia="en-US" w:bidi="ar-SA"/><w:ins w:id="13350" w:author="Unknown Author" w:date="2026-10-30T04:17:53Z"></w:ins></w:rPr></w:pPr><w:ins w:id="13349" w:author="Unknown Author" w:date="2026-10-30T04:17:53Z"><w:r><w:rPr><w:kern w:val="0"/><w:szCs w:val="24"/><w:lang w:val="es-CO" w:eastAsia="en-US" w:bidi="ar-SA"/></w:rPr><w:t>Meses 23 a 24</w:t></w:r></w:ins></w:p></w:tc><w:tc><w:tcPr><w:tcW w:w="1923" w:type="dxa"/><w:tcBorders></w:tcBorders><w:shd w:color="auto" w:fill="F7F7F7" w:val="clear"/></w:tcPr><w:p><w:pPr><w:pStyle w:val="Tabla9"/><w:widowControl/><w:jc w:val="left"/><w:rPr><w:kern w:val="0"/><w:szCs w:val="24"/><w:lang w:val="es-CO" w:eastAsia="en-US" w:bidi="ar-SA"/><w:ins w:id="13352" w:author="Unknown Author" w:date="2026-10-30T04:17:53Z"></w:ins></w:rPr></w:pPr><w:ins w:id="13351" w:author="Unknown Author" w:date="2026-10-30T04:17:53Z"><w:r><w:rPr><w:kern w:val="0"/><w:szCs w:val="24"/><w:lang w:val="es-CO" w:eastAsia="en-US" w:bidi="ar-SA"/></w:rPr><w:t>Dos jornadas de cierre, publicaciones e informe final de sistematización</w:t></w:r></w:ins></w:p></w:tc><w:tc><w:tcPr><w:tcW w:w="1924" w:type="dxa"/><w:tcBorders></w:tcBorders><w:shd w:color="auto" w:fill="F7F7F7" w:val="clear"/></w:tcPr><w:p><w:pPr><w:pStyle w:val="Tabla9"/><w:widowControl/><w:jc w:val="left"/><w:rPr><w:kern w:val="0"/><w:szCs w:val="24"/><w:lang w:val="es-CO" w:eastAsia="en-US" w:bidi="ar-SA"/><w:ins w:id="13354" w:author="Unknown Author" w:date="2026-10-30T04:17:53Z"></w:ins></w:rPr></w:pPr><w:ins w:id="13353" w:author="Unknown Author" w:date="2026-10-30T04:17:53Z"><w:r><w:rPr><w:kern w:val="0"/><w:szCs w:val="24"/><w:lang w:val="es-CO" w:eastAsia="en-US" w:bidi="ar-SA"/></w:rPr><w:t>$ 146.100.000</w:t></w:r></w:ins></w:p></w:tc><w:tc><w:tcPr><w:tcW w:w="1757" w:type="dxa"/><w:tcBorders></w:tcBorders><w:shd w:color="auto" w:fill="F7F7F7" w:val="clear"/></w:tcPr><w:p><w:pPr><w:pStyle w:val="Tabla9"/><w:widowControl/><w:jc w:val="left"/><w:rPr><w:kern w:val="0"/><w:szCs w:val="24"/><w:lang w:val="es-CO" w:eastAsia="en-US" w:bidi="ar-SA"/><w:ins w:id="13356" w:author="Unknown Author" w:date="2026-10-30T04:17:53Z"></w:ins></w:rPr></w:pPr><w:ins w:id="13355" w:author="Unknown Author" w:date="2026-10-30T04:17:53Z"><w:r><w:rPr><w:kern w:val="0"/><w:szCs w:val="24"/><w:lang w:val="es-CO" w:eastAsia="en-US" w:bidi="ar-SA"/></w:rPr><w:t>$ 0</w:t></w:r></w:ins></w:p></w:tc><w:tc><w:tcPr><w:tcW w:w="1841" w:type="dxa"/><w:tcBorders></w:tcBorders><w:shd w:color="auto" w:fill="F7F7F7" w:val="clear"/></w:tcPr><w:p><w:pPr><w:pStyle w:val="Tabla9"/><w:widowControl/><w:jc w:val="left"/><w:rPr><w:kern w:val="0"/><w:szCs w:val="24"/><w:lang w:val="es-CO" w:eastAsia="en-US" w:bidi="ar-SA"/><w:ins w:id="13358" w:author="Unknown Author" w:date="2026-10-30T04:17:53Z"></w:ins></w:rPr></w:pPr><w:ins w:id="13357" w:author="Unknown Author" w:date="2026-10-30T04:17:53Z"><w:r><w:rPr><w:kern w:val="0"/><w:szCs w:val="24"/><w:lang w:val="es-CO" w:eastAsia="en-US" w:bidi="ar-SA"/></w:rPr><w:t>Viajes de divulgación (24.000.000 COP) y propiedad intelectual (122.100.000 COP, líneas del Plan de transferencia)</w:t></w:r></w:ins></w:p></w:tc></w:tr><w:tr><w:trPr><w:ins w:id="13359" w:author="Unknown Author" w:date="2026-10-30T04:17:53Z"/><w:cantSplit w:val="true"/></w:trPr><w:tc><w:tcPr><w:tcW w:w="1505" w:type="dxa"/><w:tcBorders><w:bottom w:val="single" w:sz="12" w:space="0" w:color="2A3439"/></w:tcBorders></w:tcPr><w:p><w:pPr><w:pStyle w:val="Tabla9"/><w:keepNext w:val="true"/><w:widowControl/><w:jc w:val="left"/><w:rPr><w:kern w:val="0"/><w:szCs w:val="24"/><w:lang w:val="es-CO" w:eastAsia="en-US" w:bidi="ar-SA"/><w:ins w:id="13361" w:author="Unknown Author" w:date="2026-10-30T04:17:53Z"></w:ins></w:rPr></w:pPr><w:ins w:id="13360" w:author="Unknown Author" w:date="2026-10-30T04:17:53Z"><w:r><w:rPr><w:b/><w:bCs/><w:kern w:val="0"/><w:szCs w:val="24"/><w:lang w:val="es-CO" w:eastAsia="en-US" w:bidi="ar-SA"/></w:rPr><w:t>Total</w:t></w:r></w:ins></w:p></w:tc><w:tc><w:tcPr><w:tcW w:w="1003" w:type="dxa"/><w:tcBorders><w:bottom w:val="single" w:sz="12" w:space="0" w:color="2A3439"/></w:tcBorders></w:tcPr><w:p><w:pPr><w:pStyle w:val="Tabla9"/><w:keepNext w:val="true"/><w:widowControl/><w:rPr><w:kern w:val="0"/><w:szCs w:val="24"/><w:lang w:val="es-CO" w:eastAsia="en-US" w:bidi="ar-SA"/><w:ins w:id="13363" w:author="Unknown Author" w:date="2026-10-30T04:17:53Z"></w:ins></w:rPr></w:pPr><w:ins w:id="13362" w:author="Unknown Author" w:date="2026-10-30T04:17:53Z"><w:r><w:rPr><w:kern w:val="0"/><w:szCs w:val="24"/><w:lang w:val="es-CO" w:eastAsia="en-US" w:bidi="ar-SA"/></w:rPr></w:r></w:ins></w:p></w:tc><w:tc><w:tcPr><w:tcW w:w="1923" w:type="dxa"/><w:tcBorders><w:bottom w:val="single" w:sz="12" w:space="0" w:color="2A3439"/></w:tcBorders></w:tcPr><w:p><w:pPr><w:pStyle w:val="Tabla9"/><w:keepNext w:val="true"/><w:widowControl/><w:rPr><w:kern w:val="0"/><w:szCs w:val="24"/><w:lang w:val="es-CO" w:eastAsia="en-US" w:bidi="ar-SA"/><w:ins w:id="13365" w:author="Unknown Author" w:date="2026-10-30T04:17:53Z"></w:ins></w:rPr></w:pPr><w:ins w:id="13364" w:author="Unknown Author" w:date="2026-10-30T04:17:53Z"><w:r><w:rPr><w:kern w:val="0"/><w:szCs w:val="24"/><w:lang w:val="es-CO" w:eastAsia="en-US" w:bidi="ar-SA"/></w:rPr></w:r></w:ins></w:p></w:tc><w:tc><w:tcPr><w:tcW w:w="1924" w:type="dxa"/><w:tcBorders><w:bottom w:val="single" w:sz="12" w:space="0" w:color="2A3439"/></w:tcBorders></w:tcPr><w:p><w:pPr><w:pStyle w:val="Tabla9"/><w:keepNext w:val="true"/><w:widowControl/><w:jc w:val="left"/><w:rPr><w:kern w:val="0"/><w:szCs w:val="24"/><w:lang w:val="es-CO" w:eastAsia="en-US" w:bidi="ar-SA"/><w:ins w:id="13367" w:author="Unknown Author" w:date="2026-10-30T04:17:53Z"></w:ins></w:rPr></w:pPr><w:ins w:id="13366" w:author="Unknown Author" w:date="2026-10-30T04:17:53Z"><w:r><w:rPr><w:b/><w:bCs/><w:kern w:val="0"/><w:szCs w:val="24"/><w:lang w:val="es-CO" w:eastAsia="en-US" w:bidi="ar-SA"/></w:rPr><w:t>$ 1.504.322.462</w:t></w:r></w:ins></w:p></w:tc><w:tc><w:tcPr><w:tcW w:w="1757" w:type="dxa"/><w:tcBorders><w:bottom w:val="single" w:sz="12" w:space="0" w:color="2A3439"/></w:tcBorders></w:tcPr><w:p><w:pPr><w:pStyle w:val="Tabla9"/><w:keepNext w:val="true"/><w:widowControl/><w:jc w:val="left"/><w:rPr><w:kern w:val="0"/><w:szCs w:val="24"/><w:lang w:val="es-CO" w:eastAsia="en-US" w:bidi="ar-SA"/><w:ins w:id="13369" w:author="Unknown Author" w:date="2026-10-30T04:17:53Z"></w:ins></w:rPr></w:pPr><w:ins w:id="13368" w:author="Unknown Author" w:date="2026-10-30T04:17:53Z"><w:r><w:rPr><w:b/><w:bCs/><w:kern w:val="0"/><w:szCs w:val="24"/><w:lang w:val="es-CO" w:eastAsia="en-US" w:bidi="ar-SA"/></w:rPr><w:t>$ 320.000.000</w:t></w:r></w:ins></w:p></w:tc><w:tc><w:tcPr><w:tcW w:w="1841" w:type="dxa"/><w:tcBorders><w:bottom w:val="single" w:sz="12" w:space="0" w:color="2A3439"/></w:tcBorders></w:tcPr><w:p><w:pPr><w:pStyle w:val="Tabla9"/><w:keepNext w:val="true"/><w:widowControl/><w:rPr><w:kern w:val="0"/><w:szCs w:val="24"/><w:lang w:val="es-CO" w:eastAsia="en-US" w:bidi="ar-SA"/><w:ins w:id="13371" w:author="Unknown Author" w:date="2026-10-30T04:17:53Z"></w:ins></w:rPr></w:pPr><w:ins w:id="13370" w:author="Unknown Author" w:date="2026-10-30T04:17:53Z"><w:r><w:rPr><w:kern w:val="0"/><w:szCs w:val="24"/><w:lang w:val="es-CO" w:eastAsia="en-US" w:bidi="ar-SA"/></w:rPr></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505"/><w:gridCol w:w="1003"/><w:gridCol w:w="1923"/><w:gridCol w:w="1924"/><w:gridCol w:w="1757"/><w:gridCol w:w="1841"/></w:tblGrid><w:tr><w:trPr><w:tblHeader w:val="true"/><w:del w:id="13372" w:author="Unknown Author" w:date="2026-10-30T04:17:53Z"/><w:cantSplit w:val="true"/></w:trPr><w:tc><w:tcPr><w:tcW w:w="150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3374" w:author="Unknown Author" w:date="2026-10-30T04:17:53Z"></w:del></w:rPr></w:pPr><w:del w:id="13373" w:author="Unknown Author" w:date="2026-10-30T04:17:53Z"><w:r><w:rPr><w:b/><w:kern w:val="0"/><w:szCs w:val="24"/><w:lang w:val="es-CO" w:eastAsia="en-US" w:bidi="ar-SA"/></w:rPr><w:delText>Actividad</w:delText></w:r></w:del></w:p></w:tc><w:tc><w:tcPr><w:tcW w:w="100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3376" w:author="Unknown Author" w:date="2026-10-30T04:17:53Z"></w:del></w:rPr></w:pPr><w:del w:id="13375" w:author="Unknown Author" w:date="2026-10-30T04:17:53Z"><w:r><w:rPr><w:b/><w:kern w:val="0"/><w:szCs w:val="24"/><w:lang w:val="es-CO" w:eastAsia="en-US" w:bidi="ar-SA"/></w:rPr><w:delText>Periodo</w:delText></w:r></w:del></w:p></w:tc><w:tc><w:tcPr><w:tcW w:w="192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3378" w:author="Unknown Author" w:date="2026-10-30T04:17:53Z"></w:del></w:rPr></w:pPr><w:del w:id="13377" w:author="Unknown Author" w:date="2026-10-30T04:17:53Z"><w:r><w:rPr><w:b/><w:kern w:val="0"/><w:szCs w:val="24"/><w:lang w:val="es-CO" w:eastAsia="en-US" w:bidi="ar-SA"/></w:rPr><w:delText>Aporte a la ASC</w:delText></w:r></w:del></w:p></w:tc><w:tc><w:tcPr><w:tcW w:w="192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3380" w:author="Unknown Author" w:date="2026-10-30T04:17:53Z"></w:del></w:rPr></w:pPr><w:del w:id="13379" w:author="Unknown Author" w:date="2026-10-30T04:17:53Z"><w:r><w:rPr><w:b/><w:kern w:val="0"/><w:szCs w:val="24"/><w:lang w:val="es-CO" w:eastAsia="en-US" w:bidi="ar-SA"/></w:rPr><w:delText>SGR (COP)</w:delText></w:r></w:del></w:p></w:tc><w:tc><w:tcPr><w:tcW w:w="175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3382" w:author="Unknown Author" w:date="2026-10-30T04:17:53Z"></w:del></w:rPr></w:pPr><w:del w:id="13381" w:author="Unknown Author" w:date="2026-10-30T04:17:53Z"><w:r><w:rPr><w:b/><w:kern w:val="0"/><w:szCs w:val="24"/><w:lang w:val="es-CO" w:eastAsia="en-US" w:bidi="ar-SA"/></w:rPr><w:delText>Contrapartida (COP)</w:delText></w:r></w:del></w:p></w:tc><w:tc><w:tcPr><w:tcW w:w="184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3384" w:author="Unknown Author" w:date="2026-10-30T04:17:53Z"></w:del></w:rPr></w:pPr><w:del w:id="13383" w:author="Unknown Author" w:date="2026-10-30T04:17:53Z"><w:r><w:rPr><w:b/><w:kern w:val="0"/><w:szCs w:val="24"/><w:lang w:val="es-CO" w:eastAsia="en-US" w:bidi="ar-SA"/></w:rPr><w:delText>Líneas directas y compartidas</w:delText></w:r></w:del></w:p></w:tc></w:tr><w:tr><w:trPr><w:del w:id="13385" w:author="Unknown Author" w:date="2026-10-30T04:17:53Z"/><w:cantSplit w:val="true"/></w:trPr><w:tc><w:tcPr><w:tcW w:w="1505" w:type="dxa"/><w:tcBorders></w:tcBorders></w:tcPr><w:p><w:pPr><w:pStyle w:val="Tabla9"/><w:widowControl/><w:jc w:val="left"/><w:rPr><w:kern w:val="0"/><w:szCs w:val="24"/><w:lang w:val="es-CO" w:eastAsia="en-US" w:bidi="ar-SA"/><w:del w:id="13387" w:author="Unknown Author" w:date="2026-10-30T04:17:53Z"></w:del></w:rPr></w:pPr><w:del w:id="13386" w:author="Unknown Author" w:date="2026-10-30T04:17:53Z"><w:r><w:rPr><w:kern w:val="0"/><w:szCs w:val="24"/><w:lang w:val="es-CO" w:eastAsia="en-US" w:bidi="ar-SA"/></w:rPr><w:delText>3.1 Co-diseñar los umbrales y el protocolo de alerta con los comités</w:delText></w:r></w:del></w:p></w:tc><w:tc><w:tcPr><w:tcW w:w="1003" w:type="dxa"/><w:tcBorders></w:tcBorders></w:tcPr><w:p><w:pPr><w:pStyle w:val="Tabla9"/><w:widowControl/><w:jc w:val="left"/><w:rPr><w:kern w:val="0"/><w:szCs w:val="24"/><w:lang w:val="es-CO" w:eastAsia="en-US" w:bidi="ar-SA"/><w:del w:id="13389" w:author="Unknown Author" w:date="2026-10-30T04:17:53Z"></w:del></w:rPr></w:pPr><w:del w:id="13388" w:author="Unknown Author" w:date="2026-10-30T04:17:53Z"><w:r><w:rPr><w:kern w:val="0"/><w:szCs w:val="24"/><w:lang w:val="es-CO" w:eastAsia="en-US" w:bidi="ar-SA"/></w:rPr><w:delText>Meses 3 a 9</w:delText></w:r></w:del></w:p></w:tc><w:tc><w:tcPr><w:tcW w:w="1923" w:type="dxa"/><w:tcBorders></w:tcBorders></w:tcPr><w:p><w:pPr><w:pStyle w:val="Tabla9"/><w:widowControl/><w:jc w:val="left"/><w:rPr><w:kern w:val="0"/><w:szCs w:val="24"/><w:lang w:val="es-CO" w:eastAsia="en-US" w:bidi="ar-SA"/><w:del w:id="13391" w:author="Unknown Author" w:date="2026-10-30T04:17:53Z"></w:del></w:rPr></w:pPr><w:del w:id="13390" w:author="Unknown Author" w:date="2026-10-30T04:17:53Z"><w:r><w:rPr><w:kern w:val="0"/><w:szCs w:val="24"/><w:lang w:val="es-CO" w:eastAsia="en-US" w:bidi="ar-SA"/></w:rPr><w:delText>20 talleres de co-diseño con cartografía social</w:delText></w:r></w:del></w:p></w:tc><w:tc><w:tcPr><w:tcW w:w="1924" w:type="dxa"/><w:tcBorders></w:tcBorders></w:tcPr><w:p><w:pPr><w:pStyle w:val="Tabla9"/><w:widowControl/><w:jc w:val="left"/><w:rPr><w:kern w:val="0"/><w:szCs w:val="24"/><w:lang w:val="es-CO" w:eastAsia="en-US" w:bidi="ar-SA"/><w:del w:id="13393" w:author="Unknown Author" w:date="2026-10-30T04:17:53Z"></w:del></w:rPr></w:pPr><w:del w:id="13392" w:author="Unknown Author" w:date="2026-10-30T04:17:53Z"><w:r><w:rPr><w:kern w:val="0"/><w:szCs w:val="24"/><w:lang w:val="es-CO" w:eastAsia="en-US" w:bidi="ar-SA"/></w:rPr><w:delText>$ 468.248.276</w:delText></w:r></w:del></w:p></w:tc><w:tc><w:tcPr><w:tcW w:w="1757" w:type="dxa"/><w:tcBorders></w:tcBorders></w:tcPr><w:p><w:pPr><w:pStyle w:val="Tabla9"/><w:widowControl/><w:jc w:val="left"/><w:rPr><w:kern w:val="0"/><w:szCs w:val="24"/><w:lang w:val="es-CO" w:eastAsia="en-US" w:bidi="ar-SA"/><w:del w:id="13395" w:author="Unknown Author" w:date="2026-10-30T04:17:53Z"></w:del></w:rPr></w:pPr><w:del w:id="13394" w:author="Unknown Author" w:date="2026-10-30T04:17:53Z"><w:r><w:rPr><w:kern w:val="0"/><w:szCs w:val="24"/><w:lang w:val="es-CO" w:eastAsia="en-US" w:bidi="ar-SA"/></w:rPr><w:delText>$ 132.413.794</w:delText></w:r></w:del></w:p></w:tc><w:tc><w:tcPr><w:tcW w:w="1841" w:type="dxa"/><w:tcBorders></w:tcBorders></w:tcPr><w:p><w:pPr><w:pStyle w:val="Tabla9"/><w:widowControl/><w:jc w:val="left"/><w:rPr><w:kern w:val="0"/><w:szCs w:val="24"/><w:lang w:val="es-CO" w:eastAsia="en-US" w:bidi="ar-SA"/><w:del w:id="13397" w:author="Unknown Author" w:date="2026-10-30T04:17:53Z"></w:del></w:rPr></w:pPr><w:del w:id="13396" w:author="Unknown Author" w:date="2026-10-30T04:17:53Z"><w:r><w:rPr><w:kern w:val="0"/><w:szCs w:val="24"/><w:lang w:val="es-CO" w:eastAsia="en-US" w:bidi="ar-SA"/></w:rPr><w:delText>Kits de papelería (30.000.000 COP) y alimentación de laboratorios ciudadanos (30.000.000 COP)</w:delText></w:r></w:del></w:p></w:tc></w:tr><w:tr><w:trPr><w:del w:id="13398" w:author="Unknown Author" w:date="2026-10-30T04:17:53Z"/><w:cantSplit w:val="true"/></w:trPr><w:tc><w:tcPr><w:tcW w:w="1505" w:type="dxa"/><w:tcBorders></w:tcBorders><w:shd w:color="auto" w:fill="F7F7F7" w:val="clear"/></w:tcPr><w:p><w:pPr><w:pStyle w:val="Tabla9"/><w:widowControl/><w:jc w:val="left"/><w:rPr><w:kern w:val="0"/><w:szCs w:val="24"/><w:lang w:val="es-CO" w:eastAsia="en-US" w:bidi="ar-SA"/><w:del w:id="13400" w:author="Unknown Author" w:date="2026-10-30T04:17:53Z"></w:del></w:rPr></w:pPr><w:del w:id="13399" w:author="Unknown Author" w:date="2026-10-30T04:17:53Z"><w:r><w:rPr><w:kern w:val="0"/><w:szCs w:val="24"/><w:lang w:val="es-CO" w:eastAsia="en-US" w:bidi="ar-SA"/></w:rPr><w:delText>3.2 Poner en uso el tablero con los comités</w:delText></w:r></w:del></w:p></w:tc><w:tc><w:tcPr><w:tcW w:w="1003" w:type="dxa"/><w:tcBorders></w:tcBorders><w:shd w:color="auto" w:fill="F7F7F7" w:val="clear"/></w:tcPr><w:p><w:pPr><w:pStyle w:val="Tabla9"/><w:widowControl/><w:jc w:val="left"/><w:rPr><w:kern w:val="0"/><w:szCs w:val="24"/><w:lang w:val="es-CO" w:eastAsia="en-US" w:bidi="ar-SA"/><w:del w:id="13402" w:author="Unknown Author" w:date="2026-10-30T04:17:53Z"></w:del></w:rPr></w:pPr><w:del w:id="13401" w:author="Unknown Author" w:date="2026-10-30T04:17:53Z"><w:r><w:rPr><w:kern w:val="0"/><w:szCs w:val="24"/><w:lang w:val="es-CO" w:eastAsia="en-US" w:bidi="ar-SA"/></w:rPr><w:delText>Meses 12 a 15</w:delText></w:r></w:del></w:p></w:tc><w:tc><w:tcPr><w:tcW w:w="1923" w:type="dxa"/><w:tcBorders></w:tcBorders><w:shd w:color="auto" w:fill="F7F7F7" w:val="clear"/></w:tcPr><w:p><w:pPr><w:pStyle w:val="Tabla9"/><w:widowControl/><w:jc w:val="left"/><w:rPr><w:kern w:val="0"/><w:szCs w:val="24"/><w:lang w:val="es-CO" w:eastAsia="en-US" w:bidi="ar-SA"/><w:del w:id="13404" w:author="Unknown Author" w:date="2026-10-30T04:17:53Z"></w:del></w:rPr></w:pPr><w:del w:id="13403" w:author="Unknown Author" w:date="2026-10-30T04:17:53Z"><w:r><w:rPr><w:kern w:val="0"/><w:szCs w:val="24"/><w:lang w:val="es-CO" w:eastAsia="en-US" w:bidi="ar-SA"/></w:rPr><w:delText>Cuatro jornadas y primer tiraje de 3.000 cartillas</w:delText></w:r></w:del></w:p></w:tc><w:tc><w:tcPr><w:tcW w:w="1924" w:type="dxa"/><w:tcBorders></w:tcBorders><w:shd w:color="auto" w:fill="F7F7F7" w:val="clear"/></w:tcPr><w:p><w:pPr><w:pStyle w:val="Tabla9"/><w:widowControl/><w:jc w:val="left"/><w:rPr><w:kern w:val="0"/><w:szCs w:val="24"/><w:lang w:val="es-CO" w:eastAsia="en-US" w:bidi="ar-SA"/><w:del w:id="13406" w:author="Unknown Author" w:date="2026-10-30T04:17:53Z"></w:del></w:rPr></w:pPr><w:del w:id="13405" w:author="Unknown Author" w:date="2026-10-30T04:17:53Z"><w:r><w:rPr><w:kern w:val="0"/><w:szCs w:val="24"/><w:lang w:val="es-CO" w:eastAsia="en-US" w:bidi="ar-SA"/></w:rPr><w:delText>$ 295.824.138</w:delText></w:r></w:del></w:p></w:tc><w:tc><w:tcPr><w:tcW w:w="1757" w:type="dxa"/><w:tcBorders></w:tcBorders><w:shd w:color="auto" w:fill="F7F7F7" w:val="clear"/></w:tcPr><w:p><w:pPr><w:pStyle w:val="Tabla9"/><w:widowControl/><w:jc w:val="left"/><w:rPr><w:kern w:val="0"/><w:szCs w:val="24"/><w:lang w:val="es-CO" w:eastAsia="en-US" w:bidi="ar-SA"/><w:del w:id="13408" w:author="Unknown Author" w:date="2026-10-30T04:17:53Z"></w:del></w:rPr></w:pPr><w:del w:id="13407" w:author="Unknown Author" w:date="2026-10-30T04:17:53Z"><w:r><w:rPr><w:kern w:val="0"/><w:szCs w:val="24"/><w:lang w:val="es-CO" w:eastAsia="en-US" w:bidi="ar-SA"/></w:rPr><w:delText>$ 66.206.896</w:delText></w:r></w:del></w:p></w:tc><w:tc><w:tcPr><w:tcW w:w="1841" w:type="dxa"/><w:tcBorders></w:tcBorders><w:shd w:color="auto" w:fill="F7F7F7" w:val="clear"/></w:tcPr><w:p><w:pPr><w:pStyle w:val="Tabla9"/><w:widowControl/><w:jc w:val="left"/><w:rPr><w:kern w:val="0"/><w:szCs w:val="24"/><w:lang w:val="es-CO" w:eastAsia="en-US" w:bidi="ar-SA"/><w:del w:id="13410" w:author="Unknown Author" w:date="2026-10-30T04:17:53Z"></w:del></w:rPr></w:pPr><w:del w:id="13409" w:author="Unknown Author" w:date="2026-10-30T04:17:53Z"><w:r><w:rPr><w:kern w:val="0"/><w:szCs w:val="24"/><w:lang w:val="es-CO" w:eastAsia="en-US" w:bidi="ar-SA"/></w:rPr><w:delText>Cartillas (25.500.000 COP), logística de jornadas (32.000.000 COP) y publicaciones de divulgación (24.000.000 COP)</w:delText></w:r></w:del></w:p></w:tc></w:tr><w:tr><w:trPr><w:del w:id="13411" w:author="Unknown Author" w:date="2026-10-30T04:17:53Z"/><w:cantSplit w:val="true"/></w:trPr><w:tc><w:tcPr><w:tcW w:w="1505" w:type="dxa"/><w:tcBorders></w:tcBorders></w:tcPr><w:p><w:pPr><w:pStyle w:val="Tabla9"/><w:widowControl/><w:jc w:val="left"/><w:rPr><w:kern w:val="0"/><w:szCs w:val="24"/><w:lang w:val="es-CO" w:eastAsia="en-US" w:bidi="ar-SA"/><w:del w:id="13413" w:author="Unknown Author" w:date="2026-10-30T04:17:53Z"></w:del></w:rPr></w:pPr><w:del w:id="13412" w:author="Unknown Author" w:date="2026-10-30T04:17:53Z"><w:r><w:rPr><w:kern w:val="0"/><w:szCs w:val="24"/><w:lang w:val="es-CO" w:eastAsia="en-US" w:bidi="ar-SA"/></w:rPr><w:delText>3.3 Formar custodios y firmar los convenios por tramo</w:delText></w:r></w:del></w:p></w:tc><w:tc><w:tcPr><w:tcW w:w="1003" w:type="dxa"/><w:tcBorders></w:tcBorders></w:tcPr><w:p><w:pPr><w:pStyle w:val="Tabla9"/><w:widowControl/><w:jc w:val="left"/><w:rPr><w:kern w:val="0"/><w:szCs w:val="24"/><w:lang w:val="es-CO" w:eastAsia="en-US" w:bidi="ar-SA"/><w:del w:id="13415" w:author="Unknown Author" w:date="2026-10-30T04:17:53Z"></w:del></w:rPr></w:pPr><w:del w:id="13414" w:author="Unknown Author" w:date="2026-10-30T04:17:53Z"><w:r><w:rPr><w:kern w:val="0"/><w:szCs w:val="24"/><w:lang w:val="es-CO" w:eastAsia="en-US" w:bidi="ar-SA"/></w:rPr><w:delText>Meses 17 a 20</w:delText></w:r></w:del></w:p></w:tc><w:tc><w:tcPr><w:tcW w:w="1923" w:type="dxa"/><w:tcBorders></w:tcBorders></w:tcPr><w:p><w:pPr><w:pStyle w:val="Tabla9"/><w:widowControl/><w:jc w:val="left"/><w:rPr><w:kern w:val="0"/><w:szCs w:val="24"/><w:lang w:val="es-CO" w:eastAsia="en-US" w:bidi="ar-SA"/><w:del w:id="13417" w:author="Unknown Author" w:date="2026-10-30T04:17:53Z"></w:del></w:rPr></w:pPr><w:del w:id="13416" w:author="Unknown Author" w:date="2026-10-30T04:17:53Z"><w:r><w:rPr><w:kern w:val="0"/><w:szCs w:val="24"/><w:lang w:val="es-CO" w:eastAsia="en-US" w:bidi="ar-SA"/></w:rPr><w:delText>Tres jornadas, segundo tiraje de 2.000 cartillas y certificación de 60 personas</w:delText></w:r></w:del></w:p></w:tc><w:tc><w:tcPr><w:tcW w:w="1924" w:type="dxa"/><w:tcBorders></w:tcBorders></w:tcPr><w:p><w:pPr><w:pStyle w:val="Tabla9"/><w:widowControl/><w:jc w:val="left"/><w:rPr><w:kern w:val="0"/><w:szCs w:val="24"/><w:lang w:val="es-CO" w:eastAsia="en-US" w:bidi="ar-SA"/><w:del w:id="13419" w:author="Unknown Author" w:date="2026-10-30T04:17:53Z"></w:del></w:rPr></w:pPr><w:del w:id="13418" w:author="Unknown Author" w:date="2026-10-30T04:17:53Z"><w:r><w:rPr><w:kern w:val="0"/><w:szCs w:val="24"/><w:lang w:val="es-CO" w:eastAsia="en-US" w:bidi="ar-SA"/></w:rPr><w:delText>$ 466.565.518</w:delText></w:r></w:del></w:p></w:tc><w:tc><w:tcPr><w:tcW w:w="1757" w:type="dxa"/><w:tcBorders></w:tcBorders></w:tcPr><w:p><w:pPr><w:pStyle w:val="Tabla9"/><w:widowControl/><w:jc w:val="left"/><w:rPr><w:kern w:val="0"/><w:szCs w:val="24"/><w:lang w:val="es-CO" w:eastAsia="en-US" w:bidi="ar-SA"/><w:del w:id="13421" w:author="Unknown Author" w:date="2026-10-30T04:17:53Z"></w:del></w:rPr></w:pPr><w:del w:id="13420" w:author="Unknown Author" w:date="2026-10-30T04:17:53Z"><w:r><w:rPr><w:kern w:val="0"/><w:szCs w:val="24"/><w:lang w:val="es-CO" w:eastAsia="en-US" w:bidi="ar-SA"/></w:rPr><w:delText>$ 88.275.862</w:delText></w:r></w:del></w:p></w:tc><w:tc><w:tcPr><w:tcW w:w="1841" w:type="dxa"/><w:tcBorders></w:tcBorders></w:tcPr><w:p><w:pPr><w:pStyle w:val="Tabla9"/><w:widowControl/><w:jc w:val="left"/><w:rPr><w:kern w:val="0"/><w:szCs w:val="24"/><w:lang w:val="es-CO" w:eastAsia="en-US" w:bidi="ar-SA"/><w:del w:id="13423" w:author="Unknown Author" w:date="2026-10-30T04:17:53Z"></w:del></w:rPr></w:pPr><w:del w:id="13422" w:author="Unknown Author" w:date="2026-10-30T04:17:53Z"><w:r><w:rPr><w:kern w:val="0"/><w:szCs w:val="24"/><w:lang w:val="es-CO" w:eastAsia="en-US" w:bidi="ar-SA"/></w:rPr><w:delText>Cartillas (17.000.000 COP), logística de jornadas (24.000.000 COP) y formación de custodias (150.000.000 COP, línea del Plan de transferencia)</w:delText></w:r></w:del></w:p></w:tc></w:tr><w:tr><w:trPr><w:del w:id="13424" w:author="Unknown Author" w:date="2026-10-30T04:17:53Z"/><w:cantSplit w:val="true"/></w:trPr><w:tc><w:tcPr><w:tcW w:w="1505" w:type="dxa"/><w:tcBorders></w:tcBorders><w:shd w:color="auto" w:fill="F7F7F7" w:val="clear"/></w:tcPr><w:p><w:pPr><w:pStyle w:val="Tabla9"/><w:widowControl/><w:jc w:val="left"/><w:rPr><w:kern w:val="0"/><w:szCs w:val="24"/><w:lang w:val="es-CO" w:eastAsia="en-US" w:bidi="ar-SA"/><w:del w:id="13426" w:author="Unknown Author" w:date="2026-10-30T04:17:53Z"></w:del></w:rPr></w:pPr><w:del w:id="13425" w:author="Unknown Author" w:date="2026-10-30T04:17:53Z"><w:r><w:rPr><w:kern w:val="0"/><w:szCs w:val="24"/><w:lang w:val="es-CO" w:eastAsia="en-US" w:bidi="ar-SA"/></w:rPr><w:delText>3.4 Transferir, cerrar y evaluar</w:delText></w:r></w:del></w:p></w:tc><w:tc><w:tcPr><w:tcW w:w="1003" w:type="dxa"/><w:tcBorders></w:tcBorders><w:shd w:color="auto" w:fill="F7F7F7" w:val="clear"/></w:tcPr><w:p><w:pPr><w:pStyle w:val="Tabla9"/><w:widowControl/><w:jc w:val="left"/><w:rPr><w:kern w:val="0"/><w:szCs w:val="24"/><w:lang w:val="es-CO" w:eastAsia="en-US" w:bidi="ar-SA"/><w:del w:id="13428" w:author="Unknown Author" w:date="2026-10-30T04:17:53Z"></w:del></w:rPr></w:pPr><w:del w:id="13427" w:author="Unknown Author" w:date="2026-10-30T04:17:53Z"><w:r><w:rPr><w:kern w:val="0"/><w:szCs w:val="24"/><w:lang w:val="es-CO" w:eastAsia="en-US" w:bidi="ar-SA"/></w:rPr><w:delText>Meses 23 a 24</w:delText></w:r></w:del></w:p></w:tc><w:tc><w:tcPr><w:tcW w:w="1923" w:type="dxa"/><w:tcBorders></w:tcBorders><w:shd w:color="auto" w:fill="F7F7F7" w:val="clear"/></w:tcPr><w:p><w:pPr><w:pStyle w:val="Tabla9"/><w:widowControl/><w:jc w:val="left"/><w:rPr><w:kern w:val="0"/><w:szCs w:val="24"/><w:lang w:val="es-CO" w:eastAsia="en-US" w:bidi="ar-SA"/><w:del w:id="13430" w:author="Unknown Author" w:date="2026-10-30T04:17:53Z"></w:del></w:rPr></w:pPr><w:del w:id="13429" w:author="Unknown Author" w:date="2026-10-30T04:17:53Z"><w:r><w:rPr><w:kern w:val="0"/><w:szCs w:val="24"/><w:lang w:val="es-CO" w:eastAsia="en-US" w:bidi="ar-SA"/></w:rPr><w:delText>Dos jornadas de cierre, publicaciones e informe final de sistematización</w:delText></w:r></w:del></w:p></w:tc><w:tc><w:tcPr><w:tcW w:w="1924" w:type="dxa"/><w:tcBorders></w:tcBorders><w:shd w:color="auto" w:fill="F7F7F7" w:val="clear"/></w:tcPr><w:p><w:pPr><w:pStyle w:val="Tabla9"/><w:widowControl/><w:jc w:val="left"/><w:rPr><w:kern w:val="0"/><w:szCs w:val="24"/><w:lang w:val="es-CO" w:eastAsia="en-US" w:bidi="ar-SA"/><w:del w:id="13432" w:author="Unknown Author" w:date="2026-10-30T04:17:53Z"></w:del></w:rPr></w:pPr><w:del w:id="13431" w:author="Unknown Author" w:date="2026-10-30T04:17:53Z"><w:r><w:rPr><w:kern w:val="0"/><w:szCs w:val="24"/><w:lang w:val="es-CO" w:eastAsia="en-US" w:bidi="ar-SA"/></w:rPr><w:delText>$ 287.862.068</w:delText></w:r></w:del></w:p></w:tc><w:tc><w:tcPr><w:tcW w:w="1757" w:type="dxa"/><w:tcBorders></w:tcBorders><w:shd w:color="auto" w:fill="F7F7F7" w:val="clear"/></w:tcPr><w:p><w:pPr><w:pStyle w:val="Tabla9"/><w:widowControl/><w:jc w:val="left"/><w:rPr><w:kern w:val="0"/><w:szCs w:val="24"/><w:lang w:val="es-CO" w:eastAsia="en-US" w:bidi="ar-SA"/><w:del w:id="13434" w:author="Unknown Author" w:date="2026-10-30T04:17:53Z"></w:del></w:rPr></w:pPr><w:del w:id="13433" w:author="Unknown Author" w:date="2026-10-30T04:17:53Z"><w:r><w:rPr><w:kern w:val="0"/><w:szCs w:val="24"/><w:lang w:val="es-CO" w:eastAsia="en-US" w:bidi="ar-SA"/></w:rPr><w:delText>$ 33.103.448</w:delText></w:r></w:del></w:p></w:tc><w:tc><w:tcPr><w:tcW w:w="1841" w:type="dxa"/><w:tcBorders></w:tcBorders><w:shd w:color="auto" w:fill="F7F7F7" w:val="clear"/></w:tcPr><w:p><w:pPr><w:pStyle w:val="Tabla9"/><w:widowControl/><w:jc w:val="left"/><w:rPr><w:kern w:val="0"/><w:szCs w:val="24"/><w:lang w:val="es-CO" w:eastAsia="en-US" w:bidi="ar-SA"/><w:del w:id="13436" w:author="Unknown Author" w:date="2026-10-30T04:17:53Z"></w:del></w:rPr></w:pPr><w:del w:id="13435" w:author="Unknown Author" w:date="2026-10-30T04:17:53Z"><w:r><w:rPr><w:kern w:val="0"/><w:szCs w:val="24"/><w:lang w:val="es-CO" w:eastAsia="en-US" w:bidi="ar-SA"/></w:rPr><w:delText>Logística (16.000.000 COP), publicaciones (36.000.000 COP), viajes de divulgación (24.000.000 COP), evaluación externa (60.000.000 COP) y propiedad intelectual (60.000.000 COP, líneas del Plan de transferencia)</w:delText></w:r></w:del></w:p></w:tc></w:tr><w:tr><w:trPr><w:del w:id="13437" w:author="Unknown Author" w:date="2026-10-30T04:17:53Z"/><w:cantSplit w:val="true"/></w:trPr><w:tc><w:tcPr><w:tcW w:w="1505" w:type="dxa"/><w:tcBorders><w:bottom w:val="single" w:sz="12" w:space="0" w:color="2A3439"/></w:tcBorders></w:tcPr><w:p><w:pPr><w:pStyle w:val="Tabla9"/><w:keepNext w:val="true"/><w:widowControl/><w:jc w:val="left"/><w:rPr><w:kern w:val="0"/><w:szCs w:val="24"/><w:lang w:val="es-CO" w:eastAsia="en-US" w:bidi="ar-SA"/><w:del w:id="13439" w:author="Unknown Author" w:date="2026-10-30T04:17:53Z"></w:del></w:rPr></w:pPr><w:del w:id="13438" w:author="Unknown Author" w:date="2026-10-30T04:17:53Z"><w:r><w:rPr><w:b/><w:bCs/><w:kern w:val="0"/><w:szCs w:val="24"/><w:lang w:val="es-CO" w:eastAsia="en-US" w:bidi="ar-SA"/></w:rPr><w:delText>Total</w:delText></w:r></w:del></w:p></w:tc><w:tc><w:tcPr><w:tcW w:w="1003" w:type="dxa"/><w:tcBorders><w:bottom w:val="single" w:sz="12" w:space="0" w:color="2A3439"/></w:tcBorders></w:tcPr><w:p><w:pPr><w:pStyle w:val="Tabla9"/><w:keepNext w:val="true"/><w:widowControl/><w:rPr><w:kern w:val="0"/><w:szCs w:val="24"/><w:lang w:val="es-CO" w:eastAsia="en-US" w:bidi="ar-SA"/><w:del w:id="13441" w:author="Unknown Author" w:date="2026-10-30T04:17:53Z"></w:del></w:rPr></w:pPr><w:del w:id="13440" w:author="Unknown Author" w:date="2026-10-30T04:17:53Z"><w:r><w:rPr><w:kern w:val="0"/><w:szCs w:val="24"/><w:lang w:val="es-CO" w:eastAsia="en-US" w:bidi="ar-SA"/></w:rPr></w:r></w:del></w:p></w:tc><w:tc><w:tcPr><w:tcW w:w="1923" w:type="dxa"/><w:tcBorders><w:bottom w:val="single" w:sz="12" w:space="0" w:color="2A3439"/></w:tcBorders></w:tcPr><w:p><w:pPr><w:pStyle w:val="Tabla9"/><w:keepNext w:val="true"/><w:widowControl/><w:rPr><w:kern w:val="0"/><w:szCs w:val="24"/><w:lang w:val="es-CO" w:eastAsia="en-US" w:bidi="ar-SA"/><w:del w:id="13443" w:author="Unknown Author" w:date="2026-10-30T04:17:53Z"></w:del></w:rPr></w:pPr><w:del w:id="13442" w:author="Unknown Author" w:date="2026-10-30T04:17:53Z"><w:r><w:rPr><w:kern w:val="0"/><w:szCs w:val="24"/><w:lang w:val="es-CO" w:eastAsia="en-US" w:bidi="ar-SA"/></w:rPr></w:r></w:del></w:p></w:tc><w:tc><w:tcPr><w:tcW w:w="1924" w:type="dxa"/><w:tcBorders><w:bottom w:val="single" w:sz="12" w:space="0" w:color="2A3439"/></w:tcBorders></w:tcPr><w:p><w:pPr><w:pStyle w:val="Tabla9"/><w:keepNext w:val="true"/><w:widowControl/><w:jc w:val="left"/><w:rPr><w:kern w:val="0"/><w:szCs w:val="24"/><w:lang w:val="es-CO" w:eastAsia="en-US" w:bidi="ar-SA"/><w:del w:id="13445" w:author="Unknown Author" w:date="2026-10-30T04:17:53Z"></w:del></w:rPr></w:pPr><w:del w:id="13444" w:author="Unknown Author" w:date="2026-10-30T04:17:53Z"><w:r><w:rPr><w:b/><w:bCs/><w:kern w:val="0"/><w:szCs w:val="24"/><w:lang w:val="es-CO" w:eastAsia="en-US" w:bidi="ar-SA"/></w:rPr><w:delText>$ 1.518.500.000</w:delText></w:r></w:del></w:p></w:tc><w:tc><w:tcPr><w:tcW w:w="1757" w:type="dxa"/><w:tcBorders><w:bottom w:val="single" w:sz="12" w:space="0" w:color="2A3439"/></w:tcBorders></w:tcPr><w:p><w:pPr><w:pStyle w:val="Tabla9"/><w:keepNext w:val="true"/><w:widowControl/><w:jc w:val="left"/><w:rPr><w:kern w:val="0"/><w:szCs w:val="24"/><w:lang w:val="es-CO" w:eastAsia="en-US" w:bidi="ar-SA"/><w:del w:id="13447" w:author="Unknown Author" w:date="2026-10-30T04:17:53Z"></w:del></w:rPr></w:pPr><w:del w:id="13446" w:author="Unknown Author" w:date="2026-10-30T04:17:53Z"><w:r><w:rPr><w:b/><w:bCs/><w:kern w:val="0"/><w:szCs w:val="24"/><w:lang w:val="es-CO" w:eastAsia="en-US" w:bidi="ar-SA"/></w:rPr><w:delText>$ 320.000.000</w:delText></w:r></w:del></w:p></w:tc><w:tc><w:tcPr><w:tcW w:w="1841" w:type="dxa"/><w:tcBorders><w:bottom w:val="single" w:sz="12" w:space="0" w:color="2A3439"/></w:tcBorders></w:tcPr><w:p><w:pPr><w:pStyle w:val="Tabla9"/><w:keepNext w:val="true"/><w:widowControl/><w:rPr><w:kern w:val="0"/><w:szCs w:val="24"/><w:lang w:val="es-CO" w:eastAsia="en-US" w:bidi="ar-SA"/><w:del w:id="13449" w:author="Unknown Author" w:date="2026-10-30T04:17:53Z"></w:del></w:rPr></w:pPr><w:del w:id="13448" w:author="Unknown Author" w:date="2026-10-30T04:17:53Z"><w:r><w:rPr><w:kern w:val="0"/><w:szCs w:val="24"/><w:lang w:val="es-CO" w:eastAsia="en-US" w:bidi="ar-SA"/></w:rPr></w:r></w:del></w:p></w:tc></w:tr></w:tbl><w:p><w:pPr><w:pStyle w:val="TablaNota"/><w:rPr></w:rPr></w:pPr><w:r><w:rPr><w:i/><w:iCs/></w:rPr><w:t>Nota.</w:t></w:r><w:r><w:rPr></w:rPr><w:t xml:space="preserve"> Elaboración propia con </w:t></w:r><w:ins w:id="13450" w:author="Unknown Author" w:date="2026-10-30T04:17:53Z"><w:r><w:rPr></w:rPr><w:t>el cronograma financiero del Anexo 3, que asigna cada partida completa a su actividad principal. Por eso las cartillas, la logística y las publicaciones de las nueve jornadas figuran en la actividad 3.2, aunque las jornadas de las actividades 3.3 y 3.4 también las usan</w:t></w:r></w:ins><w:del w:id="13451" w:author="Unknown Author" w:date="2026-10-30T04:17:53Z"><w:r><w:rPr></w:rPr><w:delText>las actividades del cronograma y las líneas del presupuesto. SGR: Sistema General de Regalías. El resto del valor de cada actividad corresponde a personal y desplazamientos del equipo</w:delText></w:r></w:del><w:r><w:rPr></w:rPr><w:t xml:space="preserve">. La contrapartida corresponde a los coinvestigadores de ambiente y ciencias sociales de la </w:t></w:r><w:ins w:id="13452" w:author="Unknown Author" w:date="2026-10-30T04:17:53Z"><w:r><w:rPr></w:rPr><w:t>universidad</w:t></w:r></w:ins><w:del w:id="13453" w:author="Unknown Author" w:date="2026-10-30T04:17:53Z"><w:r><w:rPr></w:rPr><w:delText>IES</w:delText></w:r></w:del><w:r><w:rPr></w:rPr><w:t xml:space="preserve"> (200.000.000 COP) y </w:t></w:r><w:ins w:id="13454" w:author="Unknown Author" w:date="2026-10-30T04:17:53Z"><w:r><w:rPr></w:rPr><w:t>a los municipios de Manizales y de Calarcá (60</w:t></w:r></w:ins><w:del w:id="13455" w:author="Unknown Author" w:date="2026-10-30T04:17:53Z"><w:r><w:rPr></w:rPr><w:delText>al municipio aliado (120</w:delText></w:r></w:del><w:r><w:rPr></w:rPr><w:t>.000.000 COP</w:t></w:r><w:ins w:id="13456" w:author="Unknown Author" w:date="2026-10-30T04:17:53Z"><w:r><w:rPr></w:rPr><w:t xml:space="preserve"> cada uno). SGR: Sistema General de Regalías</w:t></w:r></w:ins><w:del w:id="13457" w:author="Unknown Author" w:date="2026-10-30T04:17:53Z"><w:r><w:rPr></w:rPr><w:delText>)</w:delText></w:r></w:del><w:r><w:rPr></w:rPr><w:t>.</w:t></w:r></w:p><w:p><w:pPr><w:pStyle w:val="BodyText"/><w:rPr></w:rPr></w:pPr><w:r><w:rPr></w:rPr><w:t xml:space="preserve">La tabla permite tres lecturas. Primera, el </w:t></w:r><w:ins w:id="13458" w:author="Unknown Author" w:date="2026-10-30T04:17:53Z"><w:r><w:rPr></w:rPr><w:t xml:space="preserve">Anexo 3 concentra el personal de apropiación en la actividad 3.1. Las líneas de las </w:t></w:r></w:ins><w:del w:id="13459" w:author="Unknown Author" w:date="2026-10-30T04:17:53Z"><w:r><w:rPr></w:rPr><w:delText xml:space="preserve">valor de cada actividad es consistente con su periodo. El co-diseño concentra los kits y la alimentación. Las </w:delText></w:r></w:del><w:r><w:rPr></w:rPr><w:t xml:space="preserve">jornadas y </w:t></w:r><w:ins w:id="13460" w:author="Unknown Author" w:date="2026-10-30T04:17:53Z"><w:r><w:rPr></w:rPr><w:t xml:space="preserve">de </w:t></w:r></w:ins><w:r><w:rPr></w:rPr><w:t xml:space="preserve">las cartillas </w:t></w:r><w:ins w:id="13461" w:author="Unknown Author" w:date="2026-10-30T04:17:53Z"><w:r><w:rPr></w:rPr><w:t>quedan en la actividad 3.2.</w:t></w:r></w:ins><w:del w:id="13462" w:author="Unknown Author" w:date="2026-10-30T04:17:53Z"><w:r><w:rPr></w:rPr><w:delText>siguen a la compuerta C1.</w:delText></w:r></w:del><w:r><w:rPr></w:rPr><w:t xml:space="preserve"> Segunda, el equipo de apropiación social suma </w:t></w:r><w:ins w:id="13463" w:author="Unknown Author" w:date="2026-10-30T04:17:53Z"><w:r><w:rPr></w:rPr><w:t>517.119.286</w:t></w:r></w:ins><w:del w:id="13464" w:author="Unknown Author" w:date="2026-10-30T04:17:53Z"><w:r><w:rPr></w:rPr><w:delText>480.000.000</w:delText></w:r></w:del><w:r><w:rPr></w:rPr><w:t xml:space="preserve"> COP: </w:t></w:r><w:ins w:id="13465" w:author="Unknown Author" w:date="2026-10-30T04:17:53Z"><w:r><w:rPr></w:rPr><w:t>172.373.095</w:t></w:r></w:ins><w:del w:id="13466" w:author="Unknown Author" w:date="2026-10-30T04:17:53Z"><w:r><w:rPr></w:rPr><w:delText>192.000.000</w:delText></w:r></w:del><w:r><w:rPr></w:rPr><w:t xml:space="preserve"> COP de la coordinación y </w:t></w:r><w:ins w:id="13467" w:author="Unknown Author" w:date="2026-10-30T04:17:53Z"><w:r><w:rPr></w:rPr><w:t>344.746.191</w:t></w:r></w:ins><w:del w:id="13468" w:author="Unknown Author" w:date="2026-10-30T04:17:53Z"><w:r><w:rPr></w:rPr><w:delText>288.000.000</w:delText></w:r></w:del><w:r><w:rPr></w:rPr><w:t xml:space="preserve"> COP de dos profesionales. Tercera, las líneas directas de apropiación suman 258.500.000 COP (calculado con las líneas de kits, alimentación, cartillas, logística, publicaciones y viajes de divulgación).</w:t></w:r></w:p><w:p><w:pPr><w:pStyle w:val="BodyText"/><w:rPr></w:rPr></w:pPr><w:r><w:rPr></w:rPr><w:t xml:space="preserve">La contrapartida de las cuatro actividades es de 320.000.000 COP. </w:t></w:r><w:ins w:id="13469" w:author="Unknown Author" w:date="2026-10-30T04:17:53Z"><w:r><w:rPr></w:rPr><w:t>Los municipios de Manizales y de Calarcá aportan 60</w:t></w:r></w:ins><w:del w:id="13470" w:author="Unknown Author" w:date="2026-10-30T04:17:53Z"><w:r><w:rPr></w:rPr><w:delText>El municipio aliado aporta 120</w:delText></w:r></w:del><w:r><w:rPr></w:rPr><w:t xml:space="preserve">.000.000 COP </w:t></w:r><w:ins w:id="13471" w:author="Unknown Author" w:date="2026-10-30T04:17:53Z"><w:r><w:rPr></w:rPr><w:t xml:space="preserve">cada uno </w:t></w:r></w:ins><w:r><w:rPr></w:rPr><w:t xml:space="preserve">en especie. </w:t></w:r><w:ins w:id="13472" w:author="Unknown Author" w:date="2026-10-30T04:17:53Z"><w:r><w:rPr></w:rPr><w:t>Cada</w:t></w:r></w:ins><w:del w:id="13473" w:author="Unknown Author" w:date="2026-10-30T04:17:53Z"><w:r><w:rPr></w:rPr><w:delText>El</w:delText></w:r></w:del><w:r><w:rPr></w:rPr><w:t xml:space="preserve"> aporte consta de </w:t></w:r><w:del w:id="13474" w:author="Unknown Author" w:date="2026-10-30T04:17:53Z"><w:r><w:rPr></w:rPr><w:delText xml:space="preserve">tres </w:delText></w:r></w:del><w:r><w:rPr></w:rPr><w:t xml:space="preserve">profesionales de gestión del riesgo </w:t></w:r><w:ins w:id="13475" w:author="Unknown Author" w:date="2026-10-30T04:17:53Z"><w:r><w:rPr></w:rPr><w:t xml:space="preserve">y de logística de acceso a los sitios </w:t></w:r></w:ins><w:del w:id="13476" w:author="Unknown Author" w:date="2026-10-30T04:17:53Z"><w:r><w:rPr></w:rPr><w:delText xml:space="preserve">al 20 % durante 24 meses y apoyo logístico </w:delText></w:r></w:del><w:r><w:rPr></w:rPr><w:t xml:space="preserve">(propuesta pendiente de certificación). Los coinvestigadores de ambiente y ciencias sociales </w:t></w:r><w:ins w:id="13477" w:author="Unknown Author" w:date="2026-10-30T04:17:53Z"><w:r><w:rPr></w:rPr><w:t xml:space="preserve">de la universidad </w:t></w:r></w:ins><w:r><w:rPr></w:rPr><w:t xml:space="preserve">aportan 200.000.000 COP. Ambos aportes sostienen el co-diseño y la puesta en uso del tablero. </w:t></w:r><w:ins w:id="13478" w:author="Unknown Author" w:date="2026-10-30T04:17:53Z"><w:r><w:rPr></w:rPr><w:t xml:space="preserve">Avanciencia aporta </w:t></w:r></w:ins><w:del w:id="13479" w:author="Unknown Author" w:date="2026-10-30T04:17:53Z"><w:r><w:rPr></w:rPr><w:delText xml:space="preserve">El actor del SNCTI aliado aporta en especie </w:delText></w:r></w:del><w:r><w:rPr></w:rPr><w:t xml:space="preserve">horas de </w:t></w:r><w:ins w:id="13480" w:author="Unknown Author" w:date="2026-10-30T04:17:53Z"><w:r><w:rPr></w:rPr><w:t>su equipo de transferencia, que el Anexo 3 registra en la actividad 1.1</w:t></w:r></w:ins><w:del w:id="13481" w:author="Unknown Author" w:date="2026-10-30T04:17:53Z"><w:r><w:rPr></w:rPr><w:delText xml:space="preserve">investigación y uso de laboratorio en las actividades 3.3 y 3.4. Su valor es </w:delText></w:r></w:del><w:del w:id="13482" w:author="Unknown Author" w:date="2026-10-30T04:17:53Z"><w:r><w:rPr><w:color w:val="00B050"/></w:rPr><w:delText>[Diligenciar: valor certificado del aporte del actor del SNCTI]</w:delText></w:r></w:del><w:del w:id="13483" w:author="Unknown Author" w:date="2026-10-30T04:17:53Z"><w:r><w:rPr></w:rPr><w:delText xml:space="preserve"> y se suma al total cuando se certifique</w:delText></w:r></w:del><w:r><w:rPr></w:rPr><w:t>.</w:t></w:r><w:bookmarkEnd w:id="243"/></w:p><w:p><w:pPr><w:pStyle w:val="Heading2"/><w:rPr></w:rPr></w:pPr><w:bookmarkStart w:id="245" w:name="Xc0fdd3acead4ab88237beeaab16fb5ab35f5b88"/><w:r><w:rPr></w:rPr><w:t>19.4 Escalera de Apropiación Social del Conocimiento</w:t></w:r></w:p><w:p><w:pPr><w:pStyle w:val="FirstParagraph"/><w:rPr></w:rPr></w:pPr><w:r><w:rPr></w:rPr><w:t>La escalera fija qué se compromete en cada nivel y cómo se verifica. La Tabla 19.5 resume los cuatro niveles con sus actividades, metas, evidencias y carácter. El nivel 3 concentra 20 de las 29 actividades, lo que refleja su papel en el diseño de los umbrales y del protocolo.</w:t></w:r></w:p><w:p><w:pPr><w:pStyle w:val="TablaRotulo"/><w:rPr></w:rPr></w:pPr><w:bookmarkStart w:id="246" w:name="rot_Tabla_19_5"/><w:r><w:rPr><w:b/><w:bCs/></w:rPr><w:t>Tabla 19.5</w:t></w:r><w:bookmarkEnd w:id="246"/></w:p><w:p><w:pPr><w:pStyle w:val="TablaTitulo"/><w:rPr></w:rPr></w:pPr><w:r><w:rPr><w:i/><w:iCs/></w:rPr><w:t>Escalera de Apropiación Social del Conocimiento: compromisos, evidencias y carácter</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940"/><w:gridCol w:w="1940"/><w:gridCol w:w="2023"/><w:gridCol w:w="2532"/><w:gridCol w:w="1519"/></w:tblGrid><w:tr><w:trPr><w:tblHeader w:val="true"/><w:ins w:id="13484" w:author="Unknown Author" w:date="2026-10-30T04:17:53Z"/><w:cantSplit w:val="true"/></w:trPr><w:tc><w:tcPr><w:tcW w:w="194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3486" w:author="Unknown Author" w:date="2026-10-30T04:17:53Z"></w:ins></w:rPr></w:pPr><w:ins w:id="13485" w:author="Unknown Author" w:date="2026-10-30T04:17:53Z"><w:r><w:rPr><w:b/><w:kern w:val="0"/><w:szCs w:val="24"/><w:lang w:val="es-CO" w:eastAsia="en-US" w:bidi="ar-SA"/></w:rPr><w:t>Nivel</w:t></w:r></w:ins></w:p></w:tc><w:tc><w:tcPr><w:tcW w:w="194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3488" w:author="Unknown Author" w:date="2026-10-30T04:17:53Z"></w:ins></w:rPr></w:pPr><w:ins w:id="13487" w:author="Unknown Author" w:date="2026-10-30T04:17:53Z"><w:r><w:rPr><w:b/><w:kern w:val="0"/><w:szCs w:val="24"/><w:lang w:val="es-CO" w:eastAsia="en-US" w:bidi="ar-SA"/></w:rPr><w:t>Qué ocurre</w:t></w:r></w:ins></w:p></w:tc><w:tc><w:tcPr><w:tcW w:w="202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3490" w:author="Unknown Author" w:date="2026-10-30T04:17:53Z"></w:ins></w:rPr></w:pPr><w:ins w:id="13489" w:author="Unknown Author" w:date="2026-10-30T04:17:53Z"><w:r><w:rPr><w:b/><w:kern w:val="0"/><w:szCs w:val="24"/><w:lang w:val="es-CO" w:eastAsia="en-US" w:bidi="ar-SA"/></w:rPr><w:t>Actividades y metas del proyecto</w:t></w:r></w:ins></w:p></w:tc><w:tc><w:tcPr><w:tcW w:w="253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3492" w:author="Unknown Author" w:date="2026-10-30T04:17:53Z"></w:ins></w:rPr></w:pPr><w:ins w:id="13491" w:author="Unknown Author" w:date="2026-10-30T04:17:53Z"><w:r><w:rPr><w:b/><w:kern w:val="0"/><w:szCs w:val="24"/><w:lang w:val="es-CO" w:eastAsia="en-US" w:bidi="ar-SA"/></w:rPr><w:t>Evidencia</w:t></w:r></w:ins></w:p></w:tc><w:tc><w:tcPr><w:tcW w:w="151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3494" w:author="Unknown Author" w:date="2026-10-30T04:17:53Z"></w:ins></w:rPr></w:pPr><w:ins w:id="13493" w:author="Unknown Author" w:date="2026-10-30T04:17:53Z"><w:r><w:rPr><w:b/><w:kern w:val="0"/><w:szCs w:val="24"/><w:lang w:val="es-CO" w:eastAsia="en-US" w:bidi="ar-SA"/></w:rPr><w:t>Carácter</w:t></w:r></w:ins></w:p></w:tc></w:tr><w:tr><w:trPr><w:ins w:id="13495" w:author="Unknown Author" w:date="2026-10-30T04:17:53Z"/><w:cantSplit w:val="true"/></w:trPr><w:tc><w:tcPr><w:tcW w:w="1940" w:type="dxa"/><w:tcBorders></w:tcBorders></w:tcPr><w:p><w:pPr><w:pStyle w:val="Tabla9"/><w:widowControl/><w:jc w:val="left"/><w:rPr><w:kern w:val="0"/><w:szCs w:val="24"/><w:lang w:val="es-CO" w:eastAsia="en-US" w:bidi="ar-SA"/><w:ins w:id="13497" w:author="Unknown Author" w:date="2026-10-30T04:17:53Z"></w:ins></w:rPr></w:pPr><w:ins w:id="13496" w:author="Unknown Author" w:date="2026-10-30T04:17:53Z"><w:r><w:rPr><w:kern w:val="0"/><w:szCs w:val="24"/><w:lang w:val="es-CO" w:eastAsia="en-US" w:bidi="ar-SA"/></w:rPr><w:t>1. Información</w:t></w:r></w:ins></w:p></w:tc><w:tc><w:tcPr><w:tcW w:w="1940" w:type="dxa"/><w:tcBorders></w:tcBorders></w:tcPr><w:p><w:pPr><w:pStyle w:val="Tabla9"/><w:widowControl/><w:jc w:val="left"/><w:rPr><w:kern w:val="0"/><w:szCs w:val="24"/><w:lang w:val="es-CO" w:eastAsia="en-US" w:bidi="ar-SA"/><w:ins w:id="13499" w:author="Unknown Author" w:date="2026-10-30T04:17:53Z"></w:ins></w:rPr></w:pPr><w:ins w:id="13498" w:author="Unknown Author" w:date="2026-10-30T04:17:53Z"><w:r><w:rPr><w:kern w:val="0"/><w:szCs w:val="24"/><w:lang w:val="es-CO" w:eastAsia="en-US" w:bidi="ar-SA"/></w:rPr><w:t>El equipo transmite conocimiento a la comunidad, con un canal de respuesta</w:t></w:r></w:ins></w:p></w:tc><w:tc><w:tcPr><w:tcW w:w="2023" w:type="dxa"/><w:tcBorders></w:tcBorders></w:tcPr><w:p><w:pPr><w:pStyle w:val="Tabla9"/><w:widowControl/><w:jc w:val="left"/><w:rPr><w:kern w:val="0"/><w:szCs w:val="24"/><w:lang w:val="es-CO" w:eastAsia="en-US" w:bidi="ar-SA"/><w:ins w:id="13501" w:author="Unknown Author" w:date="2026-10-30T04:17:53Z"></w:ins></w:rPr></w:pPr><w:ins w:id="13500" w:author="Unknown Author" w:date="2026-10-30T04:17:53Z"><w:r><w:rPr><w:kern w:val="0"/><w:szCs w:val="24"/><w:lang w:val="es-CO" w:eastAsia="en-US" w:bidi="ar-SA"/></w:rPr><w:t>5.000 cartillas y la parte informativa de las nueve jornadas</w:t></w:r></w:ins></w:p></w:tc><w:tc><w:tcPr><w:tcW w:w="2532" w:type="dxa"/><w:tcBorders></w:tcBorders></w:tcPr><w:p><w:pPr><w:pStyle w:val="Tabla9"/><w:widowControl/><w:jc w:val="left"/><w:rPr><w:kern w:val="0"/><w:szCs w:val="24"/><w:lang w:val="es-CO" w:eastAsia="en-US" w:bidi="ar-SA"/><w:ins w:id="13503" w:author="Unknown Author" w:date="2026-10-30T04:17:53Z"></w:ins></w:rPr></w:pPr><w:ins w:id="13502" w:author="Unknown Author" w:date="2026-10-30T04:17:53Z"><w:r><w:rPr><w:kern w:val="0"/><w:szCs w:val="24"/><w:lang w:val="es-CO" w:eastAsia="en-US" w:bidi="ar-SA"/></w:rPr><w:t>Registro de distribución y listas de asistencia</w:t></w:r></w:ins></w:p></w:tc><w:tc><w:tcPr><w:tcW w:w="1519" w:type="dxa"/><w:tcBorders></w:tcBorders></w:tcPr><w:p><w:pPr><w:pStyle w:val="Tabla9"/><w:widowControl/><w:jc w:val="left"/><w:rPr><w:kern w:val="0"/><w:szCs w:val="24"/><w:lang w:val="es-CO" w:eastAsia="en-US" w:bidi="ar-SA"/><w:ins w:id="13505" w:author="Unknown Author" w:date="2026-10-30T04:17:53Z"></w:ins></w:rPr></w:pPr><w:ins w:id="13504" w:author="Unknown Author" w:date="2026-10-30T04:17:53Z"><w:r><w:rPr><w:kern w:val="0"/><w:szCs w:val="24"/><w:lang w:val="es-CO" w:eastAsia="en-US" w:bidi="ar-SA"/></w:rPr><w:t>Compromiso</w:t></w:r></w:ins></w:p></w:tc></w:tr><w:tr><w:trPr><w:ins w:id="13506" w:author="Unknown Author" w:date="2026-10-30T04:17:53Z"/><w:cantSplit w:val="true"/></w:trPr><w:tc><w:tcPr><w:tcW w:w="1940" w:type="dxa"/><w:tcBorders></w:tcBorders><w:shd w:color="auto" w:fill="F7F7F7" w:val="clear"/></w:tcPr><w:p><w:pPr><w:pStyle w:val="Tabla9"/><w:widowControl/><w:jc w:val="left"/><w:rPr><w:kern w:val="0"/><w:szCs w:val="24"/><w:lang w:val="es-CO" w:eastAsia="en-US" w:bidi="ar-SA"/><w:ins w:id="13508" w:author="Unknown Author" w:date="2026-10-30T04:17:53Z"></w:ins></w:rPr></w:pPr><w:ins w:id="13507" w:author="Unknown Author" w:date="2026-10-30T04:17:53Z"><w:r><w:rPr><w:kern w:val="0"/><w:szCs w:val="24"/><w:lang w:val="es-CO" w:eastAsia="en-US" w:bidi="ar-SA"/></w:rPr><w:t>2. Consulta</w:t></w:r></w:ins></w:p></w:tc><w:tc><w:tcPr><w:tcW w:w="1940" w:type="dxa"/><w:tcBorders></w:tcBorders><w:shd w:color="auto" w:fill="F7F7F7" w:val="clear"/></w:tcPr><w:p><w:pPr><w:pStyle w:val="Tabla9"/><w:widowControl/><w:jc w:val="left"/><w:rPr><w:kern w:val="0"/><w:szCs w:val="24"/><w:lang w:val="es-CO" w:eastAsia="en-US" w:bidi="ar-SA"/><w:ins w:id="13510" w:author="Unknown Author" w:date="2026-10-30T04:17:53Z"></w:ins></w:rPr></w:pPr><w:ins w:id="13509" w:author="Unknown Author" w:date="2026-10-30T04:17:53Z"><w:r><w:rPr><w:kern w:val="0"/><w:szCs w:val="24"/><w:lang w:val="es-CO" w:eastAsia="en-US" w:bidi="ar-SA"/></w:rPr><w:t>La comunidad opina y el equipo decide el diseño</w:t></w:r></w:ins></w:p></w:tc><w:tc><w:tcPr><w:tcW w:w="2023" w:type="dxa"/><w:tcBorders></w:tcBorders><w:shd w:color="auto" w:fill="F7F7F7" w:val="clear"/></w:tcPr><w:p><w:pPr><w:pStyle w:val="Tabla9"/><w:widowControl/><w:jc w:val="left"/><w:rPr><w:kern w:val="0"/><w:szCs w:val="24"/><w:lang w:val="es-CO" w:eastAsia="en-US" w:bidi="ar-SA"/><w:ins w:id="13512" w:author="Unknown Author" w:date="2026-10-30T04:17:53Z"></w:ins></w:rPr></w:pPr><w:ins w:id="13511" w:author="Unknown Author" w:date="2026-10-30T04:17:53Z"><w:r><w:rPr><w:kern w:val="0"/><w:szCs w:val="24"/><w:lang w:val="es-CO" w:eastAsia="en-US" w:bidi="ar-SA"/></w:rPr><w:t>Grupos focales, encuestas y buzón en siete jornadas, entre los meses 12 y 20</w:t></w:r></w:ins></w:p></w:tc><w:tc><w:tcPr><w:tcW w:w="2532" w:type="dxa"/><w:tcBorders></w:tcBorders><w:shd w:color="auto" w:fill="F7F7F7" w:val="clear"/></w:tcPr><w:p><w:pPr><w:pStyle w:val="Tabla9"/><w:widowControl/><w:jc w:val="left"/><w:rPr><w:kern w:val="0"/><w:szCs w:val="24"/><w:lang w:val="es-CO" w:eastAsia="en-US" w:bidi="ar-SA"/><w:ins w:id="13514" w:author="Unknown Author" w:date="2026-10-30T04:17:53Z"></w:ins></w:rPr></w:pPr><w:ins w:id="13513" w:author="Unknown Author" w:date="2026-10-30T04:17:53Z"><w:r><w:rPr><w:kern w:val="0"/><w:szCs w:val="24"/><w:lang w:val="es-CO" w:eastAsia="en-US" w:bidi="ar-SA"/></w:rPr><w:t>Actas con acuerdos y proporción de retroalimentación incorporada</w:t></w:r></w:ins></w:p></w:tc><w:tc><w:tcPr><w:tcW w:w="1519" w:type="dxa"/><w:tcBorders></w:tcBorders><w:shd w:color="auto" w:fill="F7F7F7" w:val="clear"/></w:tcPr><w:p><w:pPr><w:pStyle w:val="Tabla9"/><w:widowControl/><w:jc w:val="left"/><w:rPr><w:kern w:val="0"/><w:szCs w:val="24"/><w:lang w:val="es-CO" w:eastAsia="en-US" w:bidi="ar-SA"/><w:ins w:id="13516" w:author="Unknown Author" w:date="2026-10-30T04:17:53Z"></w:ins></w:rPr></w:pPr><w:ins w:id="13515" w:author="Unknown Author" w:date="2026-10-30T04:17:53Z"><w:r><w:rPr><w:kern w:val="0"/><w:szCs w:val="24"/><w:lang w:val="es-CO" w:eastAsia="en-US" w:bidi="ar-SA"/></w:rPr><w:t>Compromiso</w:t></w:r></w:ins></w:p></w:tc></w:tr><w:tr><w:trPr><w:ins w:id="13517" w:author="Unknown Author" w:date="2026-10-30T04:17:53Z"/><w:cantSplit w:val="true"/></w:trPr><w:tc><w:tcPr><w:tcW w:w="1940" w:type="dxa"/><w:tcBorders></w:tcBorders></w:tcPr><w:p><w:pPr><w:pStyle w:val="Tabla9"/><w:widowControl/><w:jc w:val="left"/><w:rPr><w:kern w:val="0"/><w:szCs w:val="24"/><w:lang w:val="es-CO" w:eastAsia="en-US" w:bidi="ar-SA"/><w:ins w:id="13519" w:author="Unknown Author" w:date="2026-10-30T04:17:53Z"></w:ins></w:rPr></w:pPr><w:ins w:id="13518" w:author="Unknown Author" w:date="2026-10-30T04:17:53Z"><w:r><w:rPr><w:kern w:val="0"/><w:szCs w:val="24"/><w:lang w:val="es-CO" w:eastAsia="en-US" w:bidi="ar-SA"/></w:rPr><w:t>3. Colaboración activa</w:t></w:r></w:ins></w:p></w:tc><w:tc><w:tcPr><w:tcW w:w="1940" w:type="dxa"/><w:tcBorders></w:tcBorders></w:tcPr><w:p><w:pPr><w:pStyle w:val="Tabla9"/><w:widowControl/><w:jc w:val="left"/><w:rPr><w:kern w:val="0"/><w:szCs w:val="24"/><w:lang w:val="es-CO" w:eastAsia="en-US" w:bidi="ar-SA"/><w:ins w:id="13521" w:author="Unknown Author" w:date="2026-10-30T04:17:53Z"></w:ins></w:rPr></w:pPr><w:ins w:id="13520" w:author="Unknown Author" w:date="2026-10-30T04:17:53Z"><w:r><w:rPr><w:kern w:val="0"/><w:szCs w:val="24"/><w:lang w:val="es-CO" w:eastAsia="en-US" w:bidi="ar-SA"/></w:rPr><w:t>La comunidad y los consejos deciden con el equipo</w:t></w:r></w:ins></w:p></w:tc><w:tc><w:tcPr><w:tcW w:w="2023" w:type="dxa"/><w:tcBorders></w:tcBorders></w:tcPr><w:p><w:pPr><w:pStyle w:val="Tabla9"/><w:widowControl/><w:jc w:val="left"/><w:rPr><w:kern w:val="0"/><w:szCs w:val="24"/><w:lang w:val="es-CO" w:eastAsia="en-US" w:bidi="ar-SA"/><w:ins w:id="13523" w:author="Unknown Author" w:date="2026-10-30T04:17:53Z"></w:ins></w:rPr></w:pPr><w:ins w:id="13522" w:author="Unknown Author" w:date="2026-10-30T04:17:53Z"><w:r><w:rPr><w:kern w:val="0"/><w:szCs w:val="24"/><w:lang w:val="es-CO" w:eastAsia="en-US" w:bidi="ar-SA"/></w:rPr><w:t>20 talleres de co-diseño, entre los meses 3 y 9; al menos tres actas firmadas; 60 personas certificadas en uso y custodia</w:t></w:r></w:ins></w:p></w:tc><w:tc><w:tcPr><w:tcW w:w="2532" w:type="dxa"/><w:tcBorders></w:tcBorders></w:tcPr><w:p><w:pPr><w:pStyle w:val="Tabla9"/><w:widowControl/><w:jc w:val="left"/><w:rPr><w:kern w:val="0"/><w:szCs w:val="24"/><w:lang w:val="es-CO" w:eastAsia="en-US" w:bidi="ar-SA"/><w:ins w:id="13525" w:author="Unknown Author" w:date="2026-10-30T04:17:53Z"></w:ins></w:rPr></w:pPr><w:ins w:id="13524" w:author="Unknown Author" w:date="2026-10-30T04:17:53Z"><w:r><w:rPr><w:kern w:val="0"/><w:szCs w:val="24"/><w:lang w:val="es-CO" w:eastAsia="en-US" w:bidi="ar-SA"/></w:rPr><w:t>Actas firmadas por representantes designados, decisiones modificadas y certificados con prueba práctica</w:t></w:r></w:ins></w:p></w:tc><w:tc><w:tcPr><w:tcW w:w="1519" w:type="dxa"/><w:tcBorders></w:tcBorders></w:tcPr><w:p><w:pPr><w:pStyle w:val="Tabla9"/><w:widowControl/><w:jc w:val="left"/><w:rPr><w:kern w:val="0"/><w:szCs w:val="24"/><w:lang w:val="es-CO" w:eastAsia="en-US" w:bidi="ar-SA"/><w:ins w:id="13527" w:author="Unknown Author" w:date="2026-10-30T04:17:53Z"></w:ins></w:rPr></w:pPr><w:ins w:id="13526" w:author="Unknown Author" w:date="2026-10-30T04:17:53Z"><w:r><w:rPr><w:kern w:val="0"/><w:szCs w:val="24"/><w:lang w:val="es-CO" w:eastAsia="en-US" w:bidi="ar-SA"/></w:rPr><w:t>Compromiso</w:t></w:r></w:ins></w:p></w:tc></w:tr><w:tr><w:trPr><w:ins w:id="13528" w:author="Unknown Author" w:date="2026-10-30T04:17:53Z"/><w:cantSplit w:val="true"/></w:trPr><w:tc><w:tcPr><w:tcW w:w="1940" w:type="dxa"/><w:tcBorders><w:bottom w:val="single" w:sz="12" w:space="0" w:color="2A3439"/></w:tcBorders><w:shd w:color="auto" w:fill="F7F7F7" w:val="clear"/></w:tcPr><w:p><w:pPr><w:pStyle w:val="Tabla9"/><w:keepNext w:val="true"/><w:widowControl/><w:jc w:val="left"/><w:rPr><w:kern w:val="0"/><w:szCs w:val="24"/><w:lang w:val="es-CO" w:eastAsia="en-US" w:bidi="ar-SA"/><w:ins w:id="13530" w:author="Unknown Author" w:date="2026-10-30T04:17:53Z"></w:ins></w:rPr></w:pPr><w:ins w:id="13529" w:author="Unknown Author" w:date="2026-10-30T04:17:53Z"><w:r><w:rPr><w:kern w:val="0"/><w:szCs w:val="24"/><w:lang w:val="es-CO" w:eastAsia="en-US" w:bidi="ar-SA"/></w:rPr><w:t>4. Empoderamiento</w:t></w:r></w:ins></w:p></w:tc><w:tc><w:tcPr><w:tcW w:w="1940" w:type="dxa"/><w:tcBorders><w:bottom w:val="single" w:sz="12" w:space="0" w:color="2A3439"/></w:tcBorders><w:shd w:color="auto" w:fill="F7F7F7" w:val="clear"/></w:tcPr><w:p><w:pPr><w:pStyle w:val="Tabla9"/><w:keepNext w:val="true"/><w:widowControl/><w:jc w:val="left"/><w:rPr><w:kern w:val="0"/><w:szCs w:val="24"/><w:lang w:val="es-CO" w:eastAsia="en-US" w:bidi="ar-SA"/><w:ins w:id="13532" w:author="Unknown Author" w:date="2026-10-30T04:17:53Z"></w:ins></w:rPr></w:pPr><w:ins w:id="13531" w:author="Unknown Author" w:date="2026-10-30T04:17:53Z"><w:r><w:rPr><w:kern w:val="0"/><w:szCs w:val="24"/><w:lang w:val="es-CO" w:eastAsia="en-US" w:bidi="ar-SA"/></w:rPr><w:t>La comunidad gestiona, replica y adapta el conocimiento sin el equipo</w:t></w:r></w:ins></w:p></w:tc><w:tc><w:tcPr><w:tcW w:w="2023" w:type="dxa"/><w:tcBorders><w:bottom w:val="single" w:sz="12" w:space="0" w:color="2A3439"/></w:tcBorders><w:shd w:color="auto" w:fill="F7F7F7" w:val="clear"/></w:tcPr><w:p><w:pPr><w:pStyle w:val="Tabla9"/><w:keepNext w:val="true"/><w:widowControl/><w:jc w:val="left"/><w:rPr><w:kern w:val="0"/><w:szCs w:val="24"/><w:lang w:val="es-CO" w:eastAsia="en-US" w:bidi="ar-SA"/><w:ins w:id="13534" w:author="Unknown Author" w:date="2026-10-30T04:17:53Z"></w:ins></w:rPr></w:pPr><w:ins w:id="13533" w:author="Unknown Author" w:date="2026-10-30T04:17:53Z"><w:r><w:rPr><w:kern w:val="0"/><w:szCs w:val="24"/><w:lang w:val="es-CO" w:eastAsia="en-US" w:bidi="ar-SA"/></w:rPr><w:t>Sin meta propia; las condiciones se documentan en el informe final</w:t></w:r></w:ins></w:p></w:tc><w:tc><w:tcPr><w:tcW w:w="2532" w:type="dxa"/><w:tcBorders><w:bottom w:val="single" w:sz="12" w:space="0" w:color="2A3439"/></w:tcBorders><w:shd w:color="auto" w:fill="F7F7F7" w:val="clear"/></w:tcPr><w:p><w:pPr><w:pStyle w:val="Tabla9"/><w:keepNext w:val="true"/><w:widowControl/><w:jc w:val="left"/><w:rPr><w:kern w:val="0"/><w:szCs w:val="24"/><w:lang w:val="es-CO" w:eastAsia="en-US" w:bidi="ar-SA"/><w:ins w:id="13536" w:author="Unknown Author" w:date="2026-10-30T04:17:53Z"></w:ins></w:rPr></w:pPr><w:ins w:id="13535" w:author="Unknown Author" w:date="2026-10-30T04:17:53Z"><w:r><w:rPr><w:kern w:val="0"/><w:szCs w:val="24"/><w:lang w:val="es-CO" w:eastAsia="en-US" w:bidi="ar-SA"/></w:rPr><w:t>Condiciones documentadas en el informe final de sistematización</w:t></w:r></w:ins></w:p></w:tc><w:tc><w:tcPr><w:tcW w:w="1519" w:type="dxa"/><w:tcBorders><w:bottom w:val="single" w:sz="12" w:space="0" w:color="2A3439"/></w:tcBorders><w:shd w:color="auto" w:fill="F7F7F7" w:val="clear"/></w:tcPr><w:p><w:pPr><w:pStyle w:val="Tabla9"/><w:keepNext w:val="true"/><w:widowControl/><w:jc w:val="left"/><w:rPr><w:kern w:val="0"/><w:szCs w:val="24"/><w:lang w:val="es-CO" w:eastAsia="en-US" w:bidi="ar-SA"/><w:ins w:id="13538" w:author="Unknown Author" w:date="2026-10-30T04:17:53Z"></w:ins></w:rPr></w:pPr><w:ins w:id="13537" w:author="Unknown Author" w:date="2026-10-30T04:17:53Z"><w:r><w:rPr><w:kern w:val="0"/><w:szCs w:val="24"/><w:lang w:val="es-CO" w:eastAsia="en-US" w:bidi="ar-SA"/></w:rPr><w:t>Aspiración posterior al cierre</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940"/><w:gridCol w:w="1940"/><w:gridCol w:w="2023"/><w:gridCol w:w="2532"/><w:gridCol w:w="1519"/></w:tblGrid><w:tr><w:trPr><w:tblHeader w:val="true"/><w:del w:id="13539" w:author="Unknown Author" w:date="2026-10-30T04:17:53Z"/><w:cantSplit w:val="true"/></w:trPr><w:tc><w:tcPr><w:tcW w:w="194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3541" w:author="Unknown Author" w:date="2026-10-30T04:17:53Z"></w:del></w:rPr></w:pPr><w:del w:id="13540" w:author="Unknown Author" w:date="2026-10-30T04:17:53Z"><w:r><w:rPr><w:b/><w:kern w:val="0"/><w:szCs w:val="24"/><w:lang w:val="es-CO" w:eastAsia="en-US" w:bidi="ar-SA"/></w:rPr><w:delText>Nivel</w:delText></w:r></w:del></w:p></w:tc><w:tc><w:tcPr><w:tcW w:w="194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3543" w:author="Unknown Author" w:date="2026-10-30T04:17:53Z"></w:del></w:rPr></w:pPr><w:del w:id="13542" w:author="Unknown Author" w:date="2026-10-30T04:17:53Z"><w:r><w:rPr><w:b/><w:kern w:val="0"/><w:szCs w:val="24"/><w:lang w:val="es-CO" w:eastAsia="en-US" w:bidi="ar-SA"/></w:rPr><w:delText>Qué ocurre</w:delText></w:r></w:del></w:p></w:tc><w:tc><w:tcPr><w:tcW w:w="202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3545" w:author="Unknown Author" w:date="2026-10-30T04:17:53Z"></w:del></w:rPr></w:pPr><w:del w:id="13544" w:author="Unknown Author" w:date="2026-10-30T04:17:53Z"><w:r><w:rPr><w:b/><w:kern w:val="0"/><w:szCs w:val="24"/><w:lang w:val="es-CO" w:eastAsia="en-US" w:bidi="ar-SA"/></w:rPr><w:delText>Actividades y metas del proyecto</w:delText></w:r></w:del></w:p></w:tc><w:tc><w:tcPr><w:tcW w:w="253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3547" w:author="Unknown Author" w:date="2026-10-30T04:17:53Z"></w:del></w:rPr></w:pPr><w:del w:id="13546" w:author="Unknown Author" w:date="2026-10-30T04:17:53Z"><w:r><w:rPr><w:b/><w:kern w:val="0"/><w:szCs w:val="24"/><w:lang w:val="es-CO" w:eastAsia="en-US" w:bidi="ar-SA"/></w:rPr><w:delText>Evidencia</w:delText></w:r></w:del></w:p></w:tc><w:tc><w:tcPr><w:tcW w:w="151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3549" w:author="Unknown Author" w:date="2026-10-30T04:17:53Z"></w:del></w:rPr></w:pPr><w:del w:id="13548" w:author="Unknown Author" w:date="2026-10-30T04:17:53Z"><w:r><w:rPr><w:b/><w:kern w:val="0"/><w:szCs w:val="24"/><w:lang w:val="es-CO" w:eastAsia="en-US" w:bidi="ar-SA"/></w:rPr><w:delText>Carácter</w:delText></w:r></w:del></w:p></w:tc></w:tr><w:tr><w:trPr><w:del w:id="13550" w:author="Unknown Author" w:date="2026-10-30T04:17:53Z"/><w:cantSplit w:val="true"/></w:trPr><w:tc><w:tcPr><w:tcW w:w="1940" w:type="dxa"/><w:tcBorders></w:tcBorders></w:tcPr><w:p><w:pPr><w:pStyle w:val="Tabla9"/><w:widowControl/><w:jc w:val="left"/><w:rPr><w:kern w:val="0"/><w:szCs w:val="24"/><w:lang w:val="es-CO" w:eastAsia="en-US" w:bidi="ar-SA"/><w:del w:id="13552" w:author="Unknown Author" w:date="2026-10-30T04:17:53Z"></w:del></w:rPr></w:pPr><w:del w:id="13551" w:author="Unknown Author" w:date="2026-10-30T04:17:53Z"><w:r><w:rPr><w:kern w:val="0"/><w:szCs w:val="24"/><w:lang w:val="es-CO" w:eastAsia="en-US" w:bidi="ar-SA"/></w:rPr><w:delText>1. Información</w:delText></w:r></w:del></w:p></w:tc><w:tc><w:tcPr><w:tcW w:w="1940" w:type="dxa"/><w:tcBorders></w:tcBorders></w:tcPr><w:p><w:pPr><w:pStyle w:val="Tabla9"/><w:widowControl/><w:jc w:val="left"/><w:rPr><w:kern w:val="0"/><w:szCs w:val="24"/><w:lang w:val="es-CO" w:eastAsia="en-US" w:bidi="ar-SA"/><w:del w:id="13554" w:author="Unknown Author" w:date="2026-10-30T04:17:53Z"></w:del></w:rPr></w:pPr><w:del w:id="13553" w:author="Unknown Author" w:date="2026-10-30T04:17:53Z"><w:r><w:rPr><w:kern w:val="0"/><w:szCs w:val="24"/><w:lang w:val="es-CO" w:eastAsia="en-US" w:bidi="ar-SA"/></w:rPr><w:delText>El equipo transmite conocimiento a la comunidad, con un canal de respuesta</w:delText></w:r></w:del></w:p></w:tc><w:tc><w:tcPr><w:tcW w:w="2023" w:type="dxa"/><w:tcBorders></w:tcBorders></w:tcPr><w:p><w:pPr><w:pStyle w:val="Tabla9"/><w:widowControl/><w:jc w:val="left"/><w:rPr><w:kern w:val="0"/><w:szCs w:val="24"/><w:lang w:val="es-CO" w:eastAsia="en-US" w:bidi="ar-SA"/><w:del w:id="13556" w:author="Unknown Author" w:date="2026-10-30T04:17:53Z"></w:del></w:rPr></w:pPr><w:del w:id="13555" w:author="Unknown Author" w:date="2026-10-30T04:17:53Z"><w:r><w:rPr><w:kern w:val="0"/><w:szCs w:val="24"/><w:lang w:val="es-CO" w:eastAsia="en-US" w:bidi="ar-SA"/></w:rPr><w:delText>5.000 cartillas y la parte informativa de las nueve jornadas</w:delText></w:r></w:del></w:p></w:tc><w:tc><w:tcPr><w:tcW w:w="2532" w:type="dxa"/><w:tcBorders></w:tcBorders></w:tcPr><w:p><w:pPr><w:pStyle w:val="Tabla9"/><w:widowControl/><w:jc w:val="left"/><w:rPr><w:kern w:val="0"/><w:szCs w:val="24"/><w:lang w:val="es-CO" w:eastAsia="en-US" w:bidi="ar-SA"/><w:del w:id="13558" w:author="Unknown Author" w:date="2026-10-30T04:17:53Z"></w:del></w:rPr></w:pPr><w:del w:id="13557" w:author="Unknown Author" w:date="2026-10-30T04:17:53Z"><w:r><w:rPr><w:kern w:val="0"/><w:szCs w:val="24"/><w:lang w:val="es-CO" w:eastAsia="en-US" w:bidi="ar-SA"/></w:rPr><w:delText>Registro de distribución y listas de asistencia</w:delText></w:r></w:del></w:p></w:tc><w:tc><w:tcPr><w:tcW w:w="1519" w:type="dxa"/><w:tcBorders></w:tcBorders></w:tcPr><w:p><w:pPr><w:pStyle w:val="Tabla9"/><w:widowControl/><w:jc w:val="left"/><w:rPr><w:kern w:val="0"/><w:szCs w:val="24"/><w:lang w:val="es-CO" w:eastAsia="en-US" w:bidi="ar-SA"/><w:del w:id="13560" w:author="Unknown Author" w:date="2026-10-30T04:17:53Z"></w:del></w:rPr></w:pPr><w:del w:id="13559" w:author="Unknown Author" w:date="2026-10-30T04:17:53Z"><w:r><w:rPr><w:kern w:val="0"/><w:szCs w:val="24"/><w:lang w:val="es-CO" w:eastAsia="en-US" w:bidi="ar-SA"/></w:rPr><w:delText>Compromiso</w:delText></w:r></w:del></w:p></w:tc></w:tr><w:tr><w:trPr><w:del w:id="13561" w:author="Unknown Author" w:date="2026-10-30T04:17:53Z"/><w:cantSplit w:val="true"/></w:trPr><w:tc><w:tcPr><w:tcW w:w="1940" w:type="dxa"/><w:tcBorders></w:tcBorders><w:shd w:color="auto" w:fill="F7F7F7" w:val="clear"/></w:tcPr><w:p><w:pPr><w:pStyle w:val="Tabla9"/><w:widowControl/><w:jc w:val="left"/><w:rPr><w:kern w:val="0"/><w:szCs w:val="24"/><w:lang w:val="es-CO" w:eastAsia="en-US" w:bidi="ar-SA"/><w:del w:id="13563" w:author="Unknown Author" w:date="2026-10-30T04:17:53Z"></w:del></w:rPr></w:pPr><w:del w:id="13562" w:author="Unknown Author" w:date="2026-10-30T04:17:53Z"><w:r><w:rPr><w:kern w:val="0"/><w:szCs w:val="24"/><w:lang w:val="es-CO" w:eastAsia="en-US" w:bidi="ar-SA"/></w:rPr><w:delText>2. Consulta</w:delText></w:r></w:del></w:p></w:tc><w:tc><w:tcPr><w:tcW w:w="1940" w:type="dxa"/><w:tcBorders></w:tcBorders><w:shd w:color="auto" w:fill="F7F7F7" w:val="clear"/></w:tcPr><w:p><w:pPr><w:pStyle w:val="Tabla9"/><w:widowControl/><w:jc w:val="left"/><w:rPr><w:kern w:val="0"/><w:szCs w:val="24"/><w:lang w:val="es-CO" w:eastAsia="en-US" w:bidi="ar-SA"/><w:del w:id="13565" w:author="Unknown Author" w:date="2026-10-30T04:17:53Z"></w:del></w:rPr></w:pPr><w:del w:id="13564" w:author="Unknown Author" w:date="2026-10-30T04:17:53Z"><w:r><w:rPr><w:kern w:val="0"/><w:szCs w:val="24"/><w:lang w:val="es-CO" w:eastAsia="en-US" w:bidi="ar-SA"/></w:rPr><w:delText>La comunidad opina y el equipo decide el diseño</w:delText></w:r></w:del></w:p></w:tc><w:tc><w:tcPr><w:tcW w:w="2023" w:type="dxa"/><w:tcBorders></w:tcBorders><w:shd w:color="auto" w:fill="F7F7F7" w:val="clear"/></w:tcPr><w:p><w:pPr><w:pStyle w:val="Tabla9"/><w:widowControl/><w:jc w:val="left"/><w:rPr><w:kern w:val="0"/><w:szCs w:val="24"/><w:lang w:val="es-CO" w:eastAsia="en-US" w:bidi="ar-SA"/><w:del w:id="13567" w:author="Unknown Author" w:date="2026-10-30T04:17:53Z"></w:del></w:rPr></w:pPr><w:del w:id="13566" w:author="Unknown Author" w:date="2026-10-30T04:17:53Z"><w:r><w:rPr><w:kern w:val="0"/><w:szCs w:val="24"/><w:lang w:val="es-CO" w:eastAsia="en-US" w:bidi="ar-SA"/></w:rPr><w:delText>Grupos focales, encuestas y buzón en siete jornadas, entre los meses 12 y 20</w:delText></w:r></w:del></w:p></w:tc><w:tc><w:tcPr><w:tcW w:w="2532" w:type="dxa"/><w:tcBorders></w:tcBorders><w:shd w:color="auto" w:fill="F7F7F7" w:val="clear"/></w:tcPr><w:p><w:pPr><w:pStyle w:val="Tabla9"/><w:widowControl/><w:jc w:val="left"/><w:rPr><w:kern w:val="0"/><w:szCs w:val="24"/><w:lang w:val="es-CO" w:eastAsia="en-US" w:bidi="ar-SA"/><w:del w:id="13569" w:author="Unknown Author" w:date="2026-10-30T04:17:53Z"></w:del></w:rPr></w:pPr><w:del w:id="13568" w:author="Unknown Author" w:date="2026-10-30T04:17:53Z"><w:r><w:rPr><w:kern w:val="0"/><w:szCs w:val="24"/><w:lang w:val="es-CO" w:eastAsia="en-US" w:bidi="ar-SA"/></w:rPr><w:delText>Actas con acuerdos y proporción de retroalimentación incorporada</w:delText></w:r></w:del></w:p></w:tc><w:tc><w:tcPr><w:tcW w:w="1519" w:type="dxa"/><w:tcBorders></w:tcBorders><w:shd w:color="auto" w:fill="F7F7F7" w:val="clear"/></w:tcPr><w:p><w:pPr><w:pStyle w:val="Tabla9"/><w:widowControl/><w:jc w:val="left"/><w:rPr><w:kern w:val="0"/><w:szCs w:val="24"/><w:lang w:val="es-CO" w:eastAsia="en-US" w:bidi="ar-SA"/><w:del w:id="13571" w:author="Unknown Author" w:date="2026-10-30T04:17:53Z"></w:del></w:rPr></w:pPr><w:del w:id="13570" w:author="Unknown Author" w:date="2026-10-30T04:17:53Z"><w:r><w:rPr><w:kern w:val="0"/><w:szCs w:val="24"/><w:lang w:val="es-CO" w:eastAsia="en-US" w:bidi="ar-SA"/></w:rPr><w:delText>Compromiso</w:delText></w:r></w:del></w:p></w:tc></w:tr><w:tr><w:trPr><w:del w:id="13572" w:author="Unknown Author" w:date="2026-10-30T04:17:53Z"/><w:cantSplit w:val="true"/></w:trPr><w:tc><w:tcPr><w:tcW w:w="1940" w:type="dxa"/><w:tcBorders></w:tcBorders></w:tcPr><w:p><w:pPr><w:pStyle w:val="Tabla9"/><w:widowControl/><w:jc w:val="left"/><w:rPr><w:kern w:val="0"/><w:szCs w:val="24"/><w:lang w:val="es-CO" w:eastAsia="en-US" w:bidi="ar-SA"/><w:del w:id="13574" w:author="Unknown Author" w:date="2026-10-30T04:17:53Z"></w:del></w:rPr></w:pPr><w:del w:id="13573" w:author="Unknown Author" w:date="2026-10-30T04:17:53Z"><w:r><w:rPr><w:kern w:val="0"/><w:szCs w:val="24"/><w:lang w:val="es-CO" w:eastAsia="en-US" w:bidi="ar-SA"/></w:rPr><w:delText>3. Colaboración activa</w:delText></w:r></w:del></w:p></w:tc><w:tc><w:tcPr><w:tcW w:w="1940" w:type="dxa"/><w:tcBorders></w:tcBorders></w:tcPr><w:p><w:pPr><w:pStyle w:val="Tabla9"/><w:widowControl/><w:jc w:val="left"/><w:rPr><w:kern w:val="0"/><w:szCs w:val="24"/><w:lang w:val="es-CO" w:eastAsia="en-US" w:bidi="ar-SA"/><w:del w:id="13576" w:author="Unknown Author" w:date="2026-10-30T04:17:53Z"></w:del></w:rPr></w:pPr><w:del w:id="13575" w:author="Unknown Author" w:date="2026-10-30T04:17:53Z"><w:r><w:rPr><w:kern w:val="0"/><w:szCs w:val="24"/><w:lang w:val="es-CO" w:eastAsia="en-US" w:bidi="ar-SA"/></w:rPr><w:delText>La comunidad y los comités deciden con el equipo</w:delText></w:r></w:del></w:p></w:tc><w:tc><w:tcPr><w:tcW w:w="2023" w:type="dxa"/><w:tcBorders></w:tcBorders></w:tcPr><w:p><w:pPr><w:pStyle w:val="Tabla9"/><w:widowControl/><w:jc w:val="left"/><w:rPr><w:kern w:val="0"/><w:szCs w:val="24"/><w:lang w:val="es-CO" w:eastAsia="en-US" w:bidi="ar-SA"/><w:del w:id="13578" w:author="Unknown Author" w:date="2026-10-30T04:17:53Z"></w:del></w:rPr></w:pPr><w:del w:id="13577" w:author="Unknown Author" w:date="2026-10-30T04:17:53Z"><w:r><w:rPr><w:kern w:val="0"/><w:szCs w:val="24"/><w:lang w:val="es-CO" w:eastAsia="en-US" w:bidi="ar-SA"/></w:rPr><w:delText>20 talleres de co-diseño, entre los meses 3 y 9; al menos tres actas firmadas; 60 personas certificadas en uso y custodia</w:delText></w:r></w:del></w:p></w:tc><w:tc><w:tcPr><w:tcW w:w="2532" w:type="dxa"/><w:tcBorders></w:tcBorders></w:tcPr><w:p><w:pPr><w:pStyle w:val="Tabla9"/><w:widowControl/><w:jc w:val="left"/><w:rPr><w:kern w:val="0"/><w:szCs w:val="24"/><w:lang w:val="es-CO" w:eastAsia="en-US" w:bidi="ar-SA"/><w:del w:id="13580" w:author="Unknown Author" w:date="2026-10-30T04:17:53Z"></w:del></w:rPr></w:pPr><w:del w:id="13579" w:author="Unknown Author" w:date="2026-10-30T04:17:53Z"><w:r><w:rPr><w:kern w:val="0"/><w:szCs w:val="24"/><w:lang w:val="es-CO" w:eastAsia="en-US" w:bidi="ar-SA"/></w:rPr><w:delText>Actas firmadas por representantes designados, decisiones modificadas y certificados con prueba práctica</w:delText></w:r></w:del></w:p></w:tc><w:tc><w:tcPr><w:tcW w:w="1519" w:type="dxa"/><w:tcBorders></w:tcBorders></w:tcPr><w:p><w:pPr><w:pStyle w:val="Tabla9"/><w:widowControl/><w:jc w:val="left"/><w:rPr><w:kern w:val="0"/><w:szCs w:val="24"/><w:lang w:val="es-CO" w:eastAsia="en-US" w:bidi="ar-SA"/><w:del w:id="13582" w:author="Unknown Author" w:date="2026-10-30T04:17:53Z"></w:del></w:rPr></w:pPr><w:del w:id="13581" w:author="Unknown Author" w:date="2026-10-30T04:17:53Z"><w:r><w:rPr><w:kern w:val="0"/><w:szCs w:val="24"/><w:lang w:val="es-CO" w:eastAsia="en-US" w:bidi="ar-SA"/></w:rPr><w:delText>Compromiso</w:delText></w:r></w:del></w:p></w:tc></w:tr><w:tr><w:trPr><w:del w:id="13583" w:author="Unknown Author" w:date="2026-10-30T04:17:53Z"/><w:cantSplit w:val="true"/></w:trPr><w:tc><w:tcPr><w:tcW w:w="1940" w:type="dxa"/><w:tcBorders><w:bottom w:val="single" w:sz="12" w:space="0" w:color="2A3439"/></w:tcBorders><w:shd w:color="auto" w:fill="F7F7F7" w:val="clear"/></w:tcPr><w:p><w:pPr><w:pStyle w:val="Tabla9"/><w:keepNext w:val="true"/><w:widowControl/><w:jc w:val="left"/><w:rPr><w:kern w:val="0"/><w:szCs w:val="24"/><w:lang w:val="es-CO" w:eastAsia="en-US" w:bidi="ar-SA"/><w:del w:id="13585" w:author="Unknown Author" w:date="2026-10-30T04:17:53Z"></w:del></w:rPr></w:pPr><w:del w:id="13584" w:author="Unknown Author" w:date="2026-10-30T04:17:53Z"><w:r><w:rPr><w:kern w:val="0"/><w:szCs w:val="24"/><w:lang w:val="es-CO" w:eastAsia="en-US" w:bidi="ar-SA"/></w:rPr><w:delText>4. Empoderamiento</w:delText></w:r></w:del></w:p></w:tc><w:tc><w:tcPr><w:tcW w:w="1940" w:type="dxa"/><w:tcBorders><w:bottom w:val="single" w:sz="12" w:space="0" w:color="2A3439"/></w:tcBorders><w:shd w:color="auto" w:fill="F7F7F7" w:val="clear"/></w:tcPr><w:p><w:pPr><w:pStyle w:val="Tabla9"/><w:keepNext w:val="true"/><w:widowControl/><w:jc w:val="left"/><w:rPr><w:kern w:val="0"/><w:szCs w:val="24"/><w:lang w:val="es-CO" w:eastAsia="en-US" w:bidi="ar-SA"/><w:del w:id="13587" w:author="Unknown Author" w:date="2026-10-30T04:17:53Z"></w:del></w:rPr></w:pPr><w:del w:id="13586" w:author="Unknown Author" w:date="2026-10-30T04:17:53Z"><w:r><w:rPr><w:kern w:val="0"/><w:szCs w:val="24"/><w:lang w:val="es-CO" w:eastAsia="en-US" w:bidi="ar-SA"/></w:rPr><w:delText>La comunidad gestiona, replica y adapta el conocimiento sin el equipo</w:delText></w:r></w:del></w:p></w:tc><w:tc><w:tcPr><w:tcW w:w="2023" w:type="dxa"/><w:tcBorders><w:bottom w:val="single" w:sz="12" w:space="0" w:color="2A3439"/></w:tcBorders><w:shd w:color="auto" w:fill="F7F7F7" w:val="clear"/></w:tcPr><w:p><w:pPr><w:pStyle w:val="Tabla9"/><w:keepNext w:val="true"/><w:widowControl/><w:jc w:val="left"/><w:rPr><w:kern w:val="0"/><w:szCs w:val="24"/><w:lang w:val="es-CO" w:eastAsia="en-US" w:bidi="ar-SA"/><w:del w:id="13589" w:author="Unknown Author" w:date="2026-10-30T04:17:53Z"></w:del></w:rPr></w:pPr><w:del w:id="13588" w:author="Unknown Author" w:date="2026-10-30T04:17:53Z"><w:r><w:rPr><w:kern w:val="0"/><w:szCs w:val="24"/><w:lang w:val="es-CO" w:eastAsia="en-US" w:bidi="ar-SA"/></w:rPr><w:delText>Sin meta propia; las condiciones se documentan en el informe final</w:delText></w:r></w:del></w:p></w:tc><w:tc><w:tcPr><w:tcW w:w="2532" w:type="dxa"/><w:tcBorders><w:bottom w:val="single" w:sz="12" w:space="0" w:color="2A3439"/></w:tcBorders><w:shd w:color="auto" w:fill="F7F7F7" w:val="clear"/></w:tcPr><w:p><w:pPr><w:pStyle w:val="Tabla9"/><w:keepNext w:val="true"/><w:widowControl/><w:jc w:val="left"/><w:rPr><w:kern w:val="0"/><w:szCs w:val="24"/><w:lang w:val="es-CO" w:eastAsia="en-US" w:bidi="ar-SA"/><w:del w:id="13591" w:author="Unknown Author" w:date="2026-10-30T04:17:53Z"></w:del></w:rPr></w:pPr><w:del w:id="13590" w:author="Unknown Author" w:date="2026-10-30T04:17:53Z"><w:r><w:rPr><w:kern w:val="0"/><w:szCs w:val="24"/><w:lang w:val="es-CO" w:eastAsia="en-US" w:bidi="ar-SA"/></w:rPr><w:delText>Condiciones documentadas en el informe final de sistematización</w:delText></w:r></w:del></w:p></w:tc><w:tc><w:tcPr><w:tcW w:w="1519" w:type="dxa"/><w:tcBorders><w:bottom w:val="single" w:sz="12" w:space="0" w:color="2A3439"/></w:tcBorders><w:shd w:color="auto" w:fill="F7F7F7" w:val="clear"/></w:tcPr><w:p><w:pPr><w:pStyle w:val="Tabla9"/><w:keepNext w:val="true"/><w:widowControl/><w:jc w:val="left"/><w:rPr><w:kern w:val="0"/><w:szCs w:val="24"/><w:lang w:val="es-CO" w:eastAsia="en-US" w:bidi="ar-SA"/><w:del w:id="13593" w:author="Unknown Author" w:date="2026-10-30T04:17:53Z"></w:del></w:rPr></w:pPr><w:del w:id="13592" w:author="Unknown Author" w:date="2026-10-30T04:17:53Z"><w:r><w:rPr><w:kern w:val="0"/><w:szCs w:val="24"/><w:lang w:val="es-CO" w:eastAsia="en-US" w:bidi="ar-SA"/></w:rPr><w:delText>Aspiración posterior al cierre</w:delText></w:r></w:del></w:p></w:tc></w:tr></w:tbl><w:p><w:pPr><w:pStyle w:val="TablaNota"/><w:rPr></w:rPr></w:pPr><w:r><w:rPr><w:i/><w:iCs/></w:rPr><w:t>Nota.</w:t></w:r><w:r><w:rPr></w:rPr><w:t xml:space="preserve"> Elaboración propia con el producto de apropiación social del proyecto. Las nueve jornadas combinan información y consulta y se cuentan una sola vez entre las 29 actividades.</w:t></w:r></w:p><w:p><w:pPr><w:pStyle w:val="BodyText"/><w:rPr></w:rPr></w:pPr><w:r><w:rPr></w:rPr><w:t>Los niveles 1 y 2 se verifican con registros ordinarios. El nivel 3 exige la evidencia más fuerte, porque cada acta debe registrar una decisión modificada por el aporte comunitario. El proyecto programa 20 talleres y compromete al menos tres actas firmadas. El margen cubre el riesgo de que un acta sin designación escrita no cuente. Rogers (2003) separa los canales por función: los medios de comunicación de masas informan y los canales interpersonales persuaden. La escalera respeta esa distinción. Usa la cartilla para informar y el taller para decidir.</w:t></w:r></w:p><w:p><w:pPr><w:pStyle w:val="BodyText"/><w:rPr></w:rPr></w:pPr><w:r><w:rPr></w:rPr><w:t>El nivel 4 es una aspiración y no un compromiso. Supone que la comunidad gestione, replique y adapte el conocimiento sin el equipo del proyecto. El proyecto crea condiciones para alcanzarlo. Las 60 personas certificadas en el nivel 3, un protocolo de co-diseño documentado y los convenios de custodia forman esa base. Shediac-Rizkallah y Bone (1998) identifican la capacitación y la participación comunitaria entre los determinantes de la continuidad de un programa. Ostrom (2005) analiza las reglas con que un grupo organiza su acción colectiva. Esa lectura sirve para observar si una comunidad define reglas propias.</w:t></w:r></w:p><w:p><w:pPr><w:pStyle w:val="BodyText"/><w:rPr></w:rPr></w:pPr><w:bookmarkStart w:id="247" w:name="X9797c94a4ceeeaa8a66ba037cbfb98da391a11b"/><w:bookmarkStart w:id="248" w:name="Xc0fdd3acead4ab88237beeaab16fb5ab35f5b88"/><w:r><w:rPr></w:rPr><w:t>La verificación del nivel 4 exige observar la autonomía después del cierre. El horizonte de 24 meses no alcanza para esa observación. Por eso el informe final de sistematización documenta las condiciones y no declara el nivel como alcanzado. La ruta del proyecto hacia la solución no depende del nivel 4. Los resultados comprometidos se cumplen con los niveles 1 a 3.</w:t></w:r><w:bookmarkEnd w:id="247"/><w:bookmarkEnd w:id="248"/></w:p><w:p><w:pPr><w:pStyle w:val="Heading1"/><w:rPr></w:rPr></w:pPr><w:bookmarkStart w:id="249" w:name="productos-esperados"/><w:r><w:rPr></w:rPr><w:t>20. PRODUCTOS ESPERADOS</w:t></w:r></w:p><w:p><w:pPr><w:pStyle w:val="FirstParagraph"/><w:rPr></w:rPr></w:pPr><w:r><w:rPr></w:rPr><w:t>Los productos evidencian el logro de los tres objetivos específicos. El proyecto los selecciona del Manual de Clasificación de la Inversión Pública. Usa el catálogo de productos de la Metodología General Ajustada (MGA), sector 39, programa 3906. Usa un solo programa y no repite productos, como exige la MGA. Son nueve productos: cinco del objetivo específico 1, uno del objetivo específico 2 y tres del objetivo específico 3. La Tabla 20.1 presenta los campos que piden los TdR para cada producto (Ministerio de Ciencia, Tecnología e Innovación [MinCiencias], 2026).</w:t></w:r></w:p><w:p><w:pPr><w:pStyle w:val="TablaRotulo"/><w:rPr></w:rPr></w:pPr><w:bookmarkStart w:id="250" w:name="rot_Tabla_20_1"/><w:r><w:rPr><w:b/><w:bCs/></w:rPr><w:t>Tabla 20.1</w:t></w:r><w:bookmarkEnd w:id="250"/></w:p><w:p><w:pPr><w:pStyle w:val="TablaTitulo"/><w:rPr></w:rPr></w:pPr><w:r><w:rPr><w:i/><w:iCs/></w:rPr><w:t>Productos esperados del programa 3906 con su medición, indicador y unidad</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244"/><w:gridCol w:w="2571"/><w:gridCol w:w="2406"/><w:gridCol w:w="2654"/><w:gridCol w:w="1079"/></w:tblGrid><w:tr><w:trPr><w:tblHeader w:val="true"/><w:ins w:id="13594" w:author="Unknown Author" w:date="2026-10-30T04:17:53Z"/><w:cantSplit w:val="true"/></w:trPr><w:tc><w:tcPr><w:tcW w:w="124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3596" w:author="Unknown Author" w:date="2026-10-30T04:17:53Z"></w:ins></w:rPr></w:pPr><w:ins w:id="13595" w:author="Unknown Author" w:date="2026-10-30T04:17:53Z"><w:r><w:rPr><w:b/><w:kern w:val="0"/><w:szCs w:val="24"/><w:lang w:val="es-CO" w:eastAsia="en-US" w:bidi="ar-SA"/></w:rPr><w:t>Programa</w:t></w:r></w:ins></w:p></w:tc><w:tc><w:tcPr><w:tcW w:w="257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3598" w:author="Unknown Author" w:date="2026-10-30T04:17:53Z"></w:ins></w:rPr></w:pPr><w:ins w:id="13597" w:author="Unknown Author" w:date="2026-10-30T04:17:53Z"><w:r><w:rPr><w:b/><w:kern w:val="0"/><w:szCs w:val="24"/><w:lang w:val="es-CO" w:eastAsia="en-US" w:bidi="ar-SA"/></w:rPr><w:t>Producto</w:t></w:r></w:ins></w:p></w:tc><w:tc><w:tcPr><w:tcW w:w="2406"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3600" w:author="Unknown Author" w:date="2026-10-30T04:17:53Z"></w:ins></w:rPr></w:pPr><w:ins w:id="13599" w:author="Unknown Author" w:date="2026-10-30T04:17:53Z"><w:r><w:rPr><w:b/><w:kern w:val="0"/><w:szCs w:val="24"/><w:lang w:val="es-CO" w:eastAsia="en-US" w:bidi="ar-SA"/></w:rPr><w:t>Medido a través de</w:t></w:r></w:ins></w:p></w:tc><w:tc><w:tcPr><w:tcW w:w="265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3602" w:author="Unknown Author" w:date="2026-10-30T04:17:53Z"></w:ins></w:rPr></w:pPr><w:ins w:id="13601" w:author="Unknown Author" w:date="2026-10-30T04:17:53Z"><w:r><w:rPr><w:b/><w:kern w:val="0"/><w:szCs w:val="24"/><w:lang w:val="es-CO" w:eastAsia="en-US" w:bidi="ar-SA"/></w:rPr><w:t>Indicador de producto</w:t></w:r></w:ins></w:p></w:tc><w:tc><w:tcPr><w:tcW w:w="107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3604" w:author="Unknown Author" w:date="2026-10-30T04:17:53Z"></w:ins></w:rPr></w:pPr><w:ins w:id="13603" w:author="Unknown Author" w:date="2026-10-30T04:17:53Z"><w:r><w:rPr><w:b/><w:kern w:val="0"/><w:szCs w:val="24"/><w:lang w:val="es-CO" w:eastAsia="en-US" w:bidi="ar-SA"/></w:rPr><w:t>Unidad de medida</w:t></w:r></w:ins></w:p></w:tc></w:tr><w:tr><w:trPr><w:ins w:id="13605" w:author="Unknown Author" w:date="2026-10-30T04:17:53Z"/><w:cantSplit w:val="true"/></w:trPr><w:tc><w:tcPr><w:tcW w:w="1244" w:type="dxa"/><w:tcBorders></w:tcBorders></w:tcPr><w:p><w:pPr><w:pStyle w:val="Tabla9"/><w:widowControl/><w:jc w:val="left"/><w:rPr><w:kern w:val="0"/><w:szCs w:val="24"/><w:lang w:val="es-CO" w:eastAsia="en-US" w:bidi="ar-SA"/><w:ins w:id="13607" w:author="Unknown Author" w:date="2026-10-30T04:17:53Z"></w:ins></w:rPr></w:pPr><w:ins w:id="13606" w:author="Unknown Author" w:date="2026-10-30T04:17:53Z"><w:r><w:rPr><w:kern w:val="0"/><w:szCs w:val="24"/><w:lang w:val="es-CO" w:eastAsia="en-US" w:bidi="ar-SA"/></w:rPr><w:t>3906</w:t></w:r></w:ins></w:p></w:tc><w:tc><w:tcPr><w:tcW w:w="2571" w:type="dxa"/><w:tcBorders></w:tcBorders></w:tcPr><w:p><w:pPr><w:pStyle w:val="Tabla9"/><w:widowControl/><w:jc w:val="left"/><w:rPr><w:kern w:val="0"/><w:szCs w:val="24"/><w:lang w:val="es-CO" w:eastAsia="en-US" w:bidi="ar-SA"/><w:ins w:id="13609" w:author="Unknown Author" w:date="2026-10-30T04:17:53Z"></w:ins></w:rPr></w:pPr><w:ins w:id="13608" w:author="Unknown Author" w:date="2026-10-30T04:17:53Z"><w:r><w:rPr><w:kern w:val="0"/><w:szCs w:val="24"/><w:lang w:val="es-CO" w:eastAsia="en-US" w:bidi="ar-SA"/></w:rPr><w:t>Servicio de apoyo para la generación de prototipos de materiales, productos o dispositivos</w:t></w:r></w:ins></w:p></w:tc><w:tc><w:tcPr><w:tcW w:w="2406" w:type="dxa"/><w:tcBorders></w:tcBorders></w:tcPr><w:p><w:pPr><w:pStyle w:val="Tabla9"/><w:widowControl/><w:jc w:val="left"/><w:rPr><w:kern w:val="0"/><w:szCs w:val="24"/><w:lang w:val="es-CO" w:eastAsia="en-US" w:bidi="ar-SA"/><w:ins w:id="13611" w:author="Unknown Author" w:date="2026-10-30T04:17:53Z"></w:ins></w:rPr></w:pPr><w:ins w:id="13610" w:author="Unknown Author" w:date="2026-10-30T04:17:53Z"><w:r><w:rPr><w:kern w:val="0"/><w:szCs w:val="24"/><w:lang w:val="es-CO" w:eastAsia="en-US" w:bidi="ar-SA"/></w:rPr><w:t>Prototipos validados en condiciones reales</w:t></w:r></w:ins></w:p></w:tc><w:tc><w:tcPr><w:tcW w:w="2654" w:type="dxa"/><w:tcBorders></w:tcBorders></w:tcPr><w:p><w:pPr><w:pStyle w:val="Tabla9"/><w:widowControl/><w:jc w:val="left"/><w:rPr><w:kern w:val="0"/><w:szCs w:val="24"/><w:lang w:val="es-CO" w:eastAsia="en-US" w:bidi="ar-SA"/><w:ins w:id="13613" w:author="Unknown Author" w:date="2026-10-30T04:17:53Z"></w:ins></w:rPr></w:pPr><w:ins w:id="13612" w:author="Unknown Author" w:date="2026-10-30T04:17:53Z"><w:r><w:rPr><w:kern w:val="0"/><w:szCs w:val="24"/><w:lang w:val="es-CO" w:eastAsia="en-US" w:bidi="ar-SA"/></w:rPr><w:t>Prototipos funcionales validados: red de nodos y gateways con modelo de corrección y gemelo predictivo de demolición</w:t></w:r></w:ins></w:p></w:tc><w:tc><w:tcPr><w:tcW w:w="1079" w:type="dxa"/><w:tcBorders></w:tcBorders></w:tcPr><w:p><w:pPr><w:pStyle w:val="Tabla9"/><w:widowControl/><w:jc w:val="left"/><w:rPr><w:kern w:val="0"/><w:szCs w:val="24"/><w:lang w:val="es-CO" w:eastAsia="en-US" w:bidi="ar-SA"/><w:ins w:id="13615" w:author="Unknown Author" w:date="2026-10-30T04:17:53Z"></w:ins></w:rPr></w:pPr><w:ins w:id="13614" w:author="Unknown Author" w:date="2026-10-30T04:17:53Z"><w:r><w:rPr><w:kern w:val="0"/><w:szCs w:val="24"/><w:lang w:val="es-CO" w:eastAsia="en-US" w:bidi="ar-SA"/></w:rPr><w:t>Número</w:t></w:r></w:ins></w:p></w:tc></w:tr><w:tr><w:trPr><w:ins w:id="13616" w:author="Unknown Author" w:date="2026-10-30T04:17:53Z"/><w:cantSplit w:val="true"/></w:trPr><w:tc><w:tcPr><w:tcW w:w="1244" w:type="dxa"/><w:tcBorders></w:tcBorders><w:shd w:color="auto" w:fill="F7F7F7" w:val="clear"/></w:tcPr><w:p><w:pPr><w:pStyle w:val="Tabla9"/><w:widowControl/><w:jc w:val="left"/><w:rPr><w:kern w:val="0"/><w:szCs w:val="24"/><w:lang w:val="es-CO" w:eastAsia="en-US" w:bidi="ar-SA"/><w:ins w:id="13618" w:author="Unknown Author" w:date="2026-10-30T04:17:53Z"></w:ins></w:rPr></w:pPr><w:ins w:id="13617" w:author="Unknown Author" w:date="2026-10-30T04:17:53Z"><w:r><w:rPr><w:kern w:val="0"/><w:szCs w:val="24"/><w:lang w:val="es-CO" w:eastAsia="en-US" w:bidi="ar-SA"/></w:rPr><w:t>3906</w:t></w:r></w:ins></w:p></w:tc><w:tc><w:tcPr><w:tcW w:w="2571" w:type="dxa"/><w:tcBorders></w:tcBorders><w:shd w:color="auto" w:fill="F7F7F7" w:val="clear"/></w:tcPr><w:p><w:pPr><w:pStyle w:val="Tabla9"/><w:widowControl/><w:jc w:val="left"/><w:rPr><w:kern w:val="0"/><w:szCs w:val="24"/><w:lang w:val="es-CO" w:eastAsia="en-US" w:bidi="ar-SA"/><w:ins w:id="13620" w:author="Unknown Author" w:date="2026-10-30T04:17:53Z"></w:ins></w:rPr></w:pPr><w:ins w:id="13619" w:author="Unknown Author" w:date="2026-10-30T04:17:53Z"><w:r><w:rPr><w:kern w:val="0"/><w:szCs w:val="24"/><w:lang w:val="es-CO" w:eastAsia="en-US" w:bidi="ar-SA"/></w:rPr><w:t>Documentos de investigación</w:t></w:r></w:ins></w:p></w:tc><w:tc><w:tcPr><w:tcW w:w="2406" w:type="dxa"/><w:tcBorders></w:tcBorders><w:shd w:color="auto" w:fill="F7F7F7" w:val="clear"/></w:tcPr><w:p><w:pPr><w:pStyle w:val="Tabla9"/><w:widowControl/><w:jc w:val="left"/><w:rPr><w:kern w:val="0"/><w:szCs w:val="24"/><w:lang w:val="es-CO" w:eastAsia="en-US" w:bidi="ar-SA"/><w:ins w:id="13622" w:author="Unknown Author" w:date="2026-10-30T04:17:53Z"></w:ins></w:rPr></w:pPr><w:ins w:id="13621" w:author="Unknown Author" w:date="2026-10-30T04:17:53Z"><w:r><w:rPr><w:kern w:val="0"/><w:szCs w:val="24"/><w:lang w:val="es-CO" w:eastAsia="en-US" w:bidi="ar-SA"/></w:rPr><w:t>Documentos de investigación elaborados</w:t></w:r></w:ins></w:p></w:tc><w:tc><w:tcPr><w:tcW w:w="2654" w:type="dxa"/><w:tcBorders></w:tcBorders><w:shd w:color="auto" w:fill="F7F7F7" w:val="clear"/></w:tcPr><w:p><w:pPr><w:pStyle w:val="Tabla9"/><w:widowControl/><w:jc w:val="left"/><w:rPr><w:kern w:val="0"/><w:szCs w:val="24"/><w:lang w:val="es-CO" w:eastAsia="en-US" w:bidi="ar-SA"/><w:ins w:id="13624" w:author="Unknown Author" w:date="2026-10-30T04:17:53Z"></w:ins></w:rPr></w:pPr><w:ins w:id="13623" w:author="Unknown Author" w:date="2026-10-30T04:17:53Z"><w:r><w:rPr><w:kern w:val="0"/><w:szCs w:val="24"/><w:lang w:val="es-CO" w:eastAsia="en-US" w:bidi="ar-SA"/></w:rPr><w:t>Documentos de investigación elaborados: seis de jóvenes investigadores, dos de maestría y uno de posdoctorado</w:t></w:r></w:ins></w:p></w:tc><w:tc><w:tcPr><w:tcW w:w="1079" w:type="dxa"/><w:tcBorders></w:tcBorders><w:shd w:color="auto" w:fill="F7F7F7" w:val="clear"/></w:tcPr><w:p><w:pPr><w:pStyle w:val="Tabla9"/><w:widowControl/><w:jc w:val="left"/><w:rPr><w:kern w:val="0"/><w:szCs w:val="24"/><w:lang w:val="es-CO" w:eastAsia="en-US" w:bidi="ar-SA"/><w:ins w:id="13626" w:author="Unknown Author" w:date="2026-10-30T04:17:53Z"></w:ins></w:rPr></w:pPr><w:ins w:id="13625" w:author="Unknown Author" w:date="2026-10-30T04:17:53Z"><w:r><w:rPr><w:kern w:val="0"/><w:szCs w:val="24"/><w:lang w:val="es-CO" w:eastAsia="en-US" w:bidi="ar-SA"/></w:rPr><w:t>Número</w:t></w:r></w:ins></w:p></w:tc></w:tr><w:tr><w:trPr><w:ins w:id="13627" w:author="Unknown Author" w:date="2026-10-30T04:17:53Z"/><w:cantSplit w:val="true"/></w:trPr><w:tc><w:tcPr><w:tcW w:w="1244" w:type="dxa"/><w:tcBorders></w:tcBorders></w:tcPr><w:p><w:pPr><w:pStyle w:val="Tabla9"/><w:widowControl/><w:jc w:val="left"/><w:rPr><w:kern w:val="0"/><w:szCs w:val="24"/><w:lang w:val="es-CO" w:eastAsia="en-US" w:bidi="ar-SA"/><w:ins w:id="13629" w:author="Unknown Author" w:date="2026-10-30T04:17:53Z"></w:ins></w:rPr></w:pPr><w:ins w:id="13628" w:author="Unknown Author" w:date="2026-10-30T04:17:53Z"><w:r><w:rPr><w:kern w:val="0"/><w:szCs w:val="24"/><w:lang w:val="es-CO" w:eastAsia="en-US" w:bidi="ar-SA"/></w:rPr><w:t>3906</w:t></w:r></w:ins></w:p></w:tc><w:tc><w:tcPr><w:tcW w:w="2571" w:type="dxa"/><w:tcBorders></w:tcBorders></w:tcPr><w:p><w:pPr><w:pStyle w:val="Tabla9"/><w:widowControl/><w:jc w:val="left"/><w:rPr><w:kern w:val="0"/><w:szCs w:val="24"/><w:lang w:val="es-CO" w:eastAsia="en-US" w:bidi="ar-SA"/><w:ins w:id="13631" w:author="Unknown Author" w:date="2026-10-30T04:17:53Z"></w:ins></w:rPr></w:pPr><w:ins w:id="13630" w:author="Unknown Author" w:date="2026-10-30T04:17:53Z"><w:r><w:rPr><w:kern w:val="0"/><w:szCs w:val="24"/><w:lang w:val="es-CO" w:eastAsia="en-US" w:bidi="ar-SA"/></w:rPr><w:t>Servicio de apoyo financiero para la formación de maestría ya sea nacional o en el exterior, en la modalidad de investigación</w:t></w:r></w:ins></w:p></w:tc><w:tc><w:tcPr><w:tcW w:w="2406" w:type="dxa"/><w:tcBorders></w:tcBorders></w:tcPr><w:p><w:pPr><w:pStyle w:val="Tabla9"/><w:widowControl/><w:jc w:val="left"/><w:rPr><w:kern w:val="0"/><w:szCs w:val="24"/><w:lang w:val="es-CO" w:eastAsia="en-US" w:bidi="ar-SA"/><w:ins w:id="13633" w:author="Unknown Author" w:date="2026-10-30T04:17:53Z"></w:ins></w:rPr></w:pPr><w:ins w:id="13632" w:author="Unknown Author" w:date="2026-10-30T04:17:53Z"><w:r><w:rPr><w:kern w:val="0"/><w:szCs w:val="24"/><w:lang w:val="es-CO" w:eastAsia="en-US" w:bidi="ar-SA"/></w:rPr><w:t>Personas apoyadas con formación de maestría</w:t></w:r></w:ins></w:p></w:tc><w:tc><w:tcPr><w:tcW w:w="2654" w:type="dxa"/><w:tcBorders></w:tcBorders></w:tcPr><w:p><w:pPr><w:pStyle w:val="Tabla9"/><w:widowControl/><w:jc w:val="left"/><w:rPr><w:kern w:val="0"/><w:szCs w:val="24"/><w:lang w:val="es-CO" w:eastAsia="en-US" w:bidi="ar-SA"/><w:ins w:id="13635" w:author="Unknown Author" w:date="2026-10-30T04:17:53Z"></w:ins></w:rPr></w:pPr><w:ins w:id="13634" w:author="Unknown Author" w:date="2026-10-30T04:17:53Z"><w:r><w:rPr><w:kern w:val="0"/><w:szCs w:val="24"/><w:lang w:val="es-CO" w:eastAsia="en-US" w:bidi="ar-SA"/></w:rPr><w:t>Estudiantes de maestría en modalidad de investigación apoyados</w:t></w:r></w:ins></w:p></w:tc><w:tc><w:tcPr><w:tcW w:w="1079" w:type="dxa"/><w:tcBorders></w:tcBorders></w:tcPr><w:p><w:pPr><w:pStyle w:val="Tabla9"/><w:widowControl/><w:jc w:val="left"/><w:rPr><w:kern w:val="0"/><w:szCs w:val="24"/><w:lang w:val="es-CO" w:eastAsia="en-US" w:bidi="ar-SA"/><w:ins w:id="13637" w:author="Unknown Author" w:date="2026-10-30T04:17:53Z"></w:ins></w:rPr></w:pPr><w:ins w:id="13636" w:author="Unknown Author" w:date="2026-10-30T04:17:53Z"><w:r><w:rPr><w:kern w:val="0"/><w:szCs w:val="24"/><w:lang w:val="es-CO" w:eastAsia="en-US" w:bidi="ar-SA"/></w:rPr><w:t>Número</w:t></w:r></w:ins></w:p></w:tc></w:tr><w:tr><w:trPr><w:ins w:id="13638" w:author="Unknown Author" w:date="2026-10-30T04:17:53Z"/><w:cantSplit w:val="true"/></w:trPr><w:tc><w:tcPr><w:tcW w:w="1244" w:type="dxa"/><w:tcBorders></w:tcBorders><w:shd w:color="auto" w:fill="F7F7F7" w:val="clear"/></w:tcPr><w:p><w:pPr><w:pStyle w:val="Tabla9"/><w:widowControl/><w:jc w:val="left"/><w:rPr><w:kern w:val="0"/><w:szCs w:val="24"/><w:lang w:val="es-CO" w:eastAsia="en-US" w:bidi="ar-SA"/><w:ins w:id="13640" w:author="Unknown Author" w:date="2026-10-30T04:17:53Z"></w:ins></w:rPr></w:pPr><w:ins w:id="13639" w:author="Unknown Author" w:date="2026-10-30T04:17:53Z"><w:r><w:rPr><w:kern w:val="0"/><w:szCs w:val="24"/><w:lang w:val="es-CO" w:eastAsia="en-US" w:bidi="ar-SA"/></w:rPr><w:t>3906</w:t></w:r></w:ins></w:p></w:tc><w:tc><w:tcPr><w:tcW w:w="2571" w:type="dxa"/><w:tcBorders></w:tcBorders><w:shd w:color="auto" w:fill="F7F7F7" w:val="clear"/></w:tcPr><w:p><w:pPr><w:pStyle w:val="Tabla9"/><w:widowControl/><w:jc w:val="left"/><w:rPr><w:kern w:val="0"/><w:szCs w:val="24"/><w:lang w:val="es-CO" w:eastAsia="en-US" w:bidi="ar-SA"/><w:ins w:id="13642" w:author="Unknown Author" w:date="2026-10-30T04:17:53Z"></w:ins></w:rPr></w:pPr><w:ins w:id="13641" w:author="Unknown Author" w:date="2026-10-30T04:17:53Z"><w:r><w:rPr><w:kern w:val="0"/><w:szCs w:val="24"/><w:lang w:val="es-CO" w:eastAsia="en-US" w:bidi="ar-SA"/></w:rPr><w:t>Servicio de apoyo financiero de estancias de investigación</w:t></w:r></w:ins></w:p></w:tc><w:tc><w:tcPr><w:tcW w:w="2406" w:type="dxa"/><w:tcBorders></w:tcBorders><w:shd w:color="auto" w:fill="F7F7F7" w:val="clear"/></w:tcPr><w:p><w:pPr><w:pStyle w:val="Tabla9"/><w:widowControl/><w:jc w:val="left"/><w:rPr><w:kern w:val="0"/><w:szCs w:val="24"/><w:lang w:val="es-CO" w:eastAsia="en-US" w:bidi="ar-SA"/><w:ins w:id="13644" w:author="Unknown Author" w:date="2026-10-30T04:17:53Z"></w:ins></w:rPr></w:pPr><w:ins w:id="13643" w:author="Unknown Author" w:date="2026-10-30T04:17:53Z"><w:r><w:rPr><w:kern w:val="0"/><w:szCs w:val="24"/><w:lang w:val="es-CO" w:eastAsia="en-US" w:bidi="ar-SA"/></w:rPr><w:t>Estancias de investigación apoyadas</w:t></w:r></w:ins></w:p></w:tc><w:tc><w:tcPr><w:tcW w:w="2654" w:type="dxa"/><w:tcBorders></w:tcBorders><w:shd w:color="auto" w:fill="F7F7F7" w:val="clear"/></w:tcPr><w:p><w:pPr><w:pStyle w:val="Tabla9"/><w:widowControl/><w:jc w:val="left"/><w:rPr><w:kern w:val="0"/><w:szCs w:val="24"/><w:lang w:val="es-CO" w:eastAsia="en-US" w:bidi="ar-SA"/><w:ins w:id="13646" w:author="Unknown Author" w:date="2026-10-30T04:17:53Z"></w:ins></w:rPr></w:pPr><w:ins w:id="13645" w:author="Unknown Author" w:date="2026-10-30T04:17:53Z"><w:r><w:rPr><w:kern w:val="0"/><w:szCs w:val="24"/><w:lang w:val="es-CO" w:eastAsia="en-US" w:bidi="ar-SA"/></w:rPr><w:t>Doctores con estancia posdoctoral apoyados</w:t></w:r></w:ins></w:p></w:tc><w:tc><w:tcPr><w:tcW w:w="1079" w:type="dxa"/><w:tcBorders></w:tcBorders><w:shd w:color="auto" w:fill="F7F7F7" w:val="clear"/></w:tcPr><w:p><w:pPr><w:pStyle w:val="Tabla9"/><w:widowControl/><w:jc w:val="left"/><w:rPr><w:kern w:val="0"/><w:szCs w:val="24"/><w:lang w:val="es-CO" w:eastAsia="en-US" w:bidi="ar-SA"/><w:ins w:id="13648" w:author="Unknown Author" w:date="2026-10-30T04:17:53Z"></w:ins></w:rPr></w:pPr><w:ins w:id="13647" w:author="Unknown Author" w:date="2026-10-30T04:17:53Z"><w:r><w:rPr><w:kern w:val="0"/><w:szCs w:val="24"/><w:lang w:val="es-CO" w:eastAsia="en-US" w:bidi="ar-SA"/></w:rPr><w:t>Número</w:t></w:r></w:ins></w:p></w:tc></w:tr><w:tr><w:trPr><w:ins w:id="13649" w:author="Unknown Author" w:date="2026-10-30T04:17:53Z"/><w:cantSplit w:val="true"/></w:trPr><w:tc><w:tcPr><w:tcW w:w="1244" w:type="dxa"/><w:tcBorders></w:tcBorders></w:tcPr><w:p><w:pPr><w:pStyle w:val="Tabla9"/><w:widowControl/><w:jc w:val="left"/><w:rPr><w:kern w:val="0"/><w:szCs w:val="24"/><w:lang w:val="es-CO" w:eastAsia="en-US" w:bidi="ar-SA"/><w:ins w:id="13651" w:author="Unknown Author" w:date="2026-10-30T04:17:53Z"></w:ins></w:rPr></w:pPr><w:ins w:id="13650" w:author="Unknown Author" w:date="2026-10-30T04:17:53Z"><w:r><w:rPr><w:kern w:val="0"/><w:szCs w:val="24"/><w:lang w:val="es-CO" w:eastAsia="en-US" w:bidi="ar-SA"/></w:rPr><w:t>3906</w:t></w:r></w:ins></w:p></w:tc><w:tc><w:tcPr><w:tcW w:w="2571" w:type="dxa"/><w:tcBorders></w:tcBorders></w:tcPr><w:p><w:pPr><w:pStyle w:val="Tabla9"/><w:widowControl/><w:jc w:val="left"/><w:rPr><w:kern w:val="0"/><w:szCs w:val="24"/><w:lang w:val="es-CO" w:eastAsia="en-US" w:bidi="ar-SA"/><w:ins w:id="13653" w:author="Unknown Author" w:date="2026-10-30T04:17:53Z"></w:ins></w:rPr></w:pPr><w:ins w:id="13652" w:author="Unknown Author" w:date="2026-10-30T04:17:53Z"><w:r><w:rPr><w:kern w:val="0"/><w:szCs w:val="24"/><w:lang w:val="es-CO" w:eastAsia="en-US" w:bidi="ar-SA"/></w:rPr><w:t>Servicio de apoyo financiero para el fortalecimiento de las vocaciones científicas en CTI</w:t></w:r></w:ins></w:p></w:tc><w:tc><w:tcPr><w:tcW w:w="2406" w:type="dxa"/><w:tcBorders></w:tcBorders></w:tcPr><w:p><w:pPr><w:pStyle w:val="Tabla9"/><w:widowControl/><w:jc w:val="left"/><w:rPr><w:kern w:val="0"/><w:szCs w:val="24"/><w:lang w:val="es-CO" w:eastAsia="en-US" w:bidi="ar-SA"/><w:ins w:id="13655" w:author="Unknown Author" w:date="2026-10-30T04:17:53Z"></w:ins></w:rPr></w:pPr><w:ins w:id="13654" w:author="Unknown Author" w:date="2026-10-30T04:17:53Z"><w:r><w:rPr><w:kern w:val="0"/><w:szCs w:val="24"/><w:lang w:val="es-CO" w:eastAsia="en-US" w:bidi="ar-SA"/></w:rPr><w:t>Jóvenes investigadores e innovadores apoyados</w:t></w:r></w:ins></w:p></w:tc><w:tc><w:tcPr><w:tcW w:w="2654" w:type="dxa"/><w:tcBorders></w:tcBorders></w:tcPr><w:p><w:pPr><w:pStyle w:val="Tabla9"/><w:widowControl/><w:jc w:val="left"/><w:rPr><w:kern w:val="0"/><w:szCs w:val="24"/><w:lang w:val="es-CO" w:eastAsia="en-US" w:bidi="ar-SA"/><w:ins w:id="13657" w:author="Unknown Author" w:date="2026-10-30T04:17:53Z"></w:ins></w:rPr></w:pPr><w:ins w:id="13656" w:author="Unknown Author" w:date="2026-10-30T04:17:53Z"><w:r><w:rPr><w:kern w:val="0"/><w:szCs w:val="24"/><w:lang w:val="es-CO" w:eastAsia="en-US" w:bidi="ar-SA"/></w:rPr><w:t>Jóvenes investigadores e innovadores apoyados con beca-pasantía</w:t></w:r></w:ins></w:p></w:tc><w:tc><w:tcPr><w:tcW w:w="1079" w:type="dxa"/><w:tcBorders></w:tcBorders></w:tcPr><w:p><w:pPr><w:pStyle w:val="Tabla9"/><w:widowControl/><w:jc w:val="left"/><w:rPr><w:kern w:val="0"/><w:szCs w:val="24"/><w:lang w:val="es-CO" w:eastAsia="en-US" w:bidi="ar-SA"/><w:ins w:id="13659" w:author="Unknown Author" w:date="2026-10-30T04:17:53Z"></w:ins></w:rPr></w:pPr><w:ins w:id="13658" w:author="Unknown Author" w:date="2026-10-30T04:17:53Z"><w:r><w:rPr><w:kern w:val="0"/><w:szCs w:val="24"/><w:lang w:val="es-CO" w:eastAsia="en-US" w:bidi="ar-SA"/></w:rPr><w:t>Número</w:t></w:r></w:ins></w:p></w:tc></w:tr><w:tr><w:trPr><w:ins w:id="13660" w:author="Unknown Author" w:date="2026-10-30T04:17:53Z"/><w:cantSplit w:val="true"/></w:trPr><w:tc><w:tcPr><w:tcW w:w="1244" w:type="dxa"/><w:tcBorders></w:tcBorders><w:shd w:color="auto" w:fill="F7F7F7" w:val="clear"/></w:tcPr><w:p><w:pPr><w:pStyle w:val="Tabla9"/><w:widowControl/><w:jc w:val="left"/><w:rPr><w:kern w:val="0"/><w:szCs w:val="24"/><w:lang w:val="es-CO" w:eastAsia="en-US" w:bidi="ar-SA"/><w:ins w:id="13662" w:author="Unknown Author" w:date="2026-10-30T04:17:53Z"></w:ins></w:rPr></w:pPr><w:ins w:id="13661" w:author="Unknown Author" w:date="2026-10-30T04:17:53Z"><w:r><w:rPr><w:kern w:val="0"/><w:szCs w:val="24"/><w:lang w:val="es-CO" w:eastAsia="en-US" w:bidi="ar-SA"/></w:rPr><w:t>3906</w:t></w:r></w:ins></w:p></w:tc><w:tc><w:tcPr><w:tcW w:w="2571" w:type="dxa"/><w:tcBorders></w:tcBorders><w:shd w:color="auto" w:fill="F7F7F7" w:val="clear"/></w:tcPr><w:p><w:pPr><w:pStyle w:val="Tabla9"/><w:widowControl/><w:jc w:val="left"/><w:rPr><w:kern w:val="0"/><w:szCs w:val="24"/><w:lang w:val="es-CO" w:eastAsia="en-US" w:bidi="ar-SA"/><w:ins w:id="13664" w:author="Unknown Author" w:date="2026-10-30T04:17:53Z"></w:ins></w:rPr></w:pPr><w:ins w:id="13663" w:author="Unknown Author" w:date="2026-10-30T04:17:53Z"><w:r><w:rPr><w:kern w:val="0"/><w:szCs w:val="24"/><w:lang w:val="es-CO" w:eastAsia="en-US" w:bidi="ar-SA"/></w:rPr><w:t>Servicio de apoyo financiero para programas y proyectos de infraestructura científica y tecnológica</w:t></w:r></w:ins></w:p></w:tc><w:tc><w:tcPr><w:tcW w:w="2406" w:type="dxa"/><w:tcBorders></w:tcBorders><w:shd w:color="auto" w:fill="F7F7F7" w:val="clear"/></w:tcPr><w:p><w:pPr><w:pStyle w:val="Tabla9"/><w:widowControl/><w:jc w:val="left"/><w:rPr><w:kern w:val="0"/><w:szCs w:val="24"/><w:lang w:val="es-CO" w:eastAsia="en-US" w:bidi="ar-SA"/><w:ins w:id="13666" w:author="Unknown Author" w:date="2026-10-30T04:17:53Z"></w:ins></w:rPr></w:pPr><w:ins w:id="13665" w:author="Unknown Author" w:date="2026-10-30T04:17:53Z"><w:r><w:rPr><w:kern w:val="0"/><w:szCs w:val="24"/><w:lang w:val="es-CO" w:eastAsia="en-US" w:bidi="ar-SA"/></w:rPr><w:t>Infraestructura científica y tecnológica dotada</w:t></w:r></w:ins></w:p></w:tc><w:tc><w:tcPr><w:tcW w:w="2654" w:type="dxa"/><w:tcBorders></w:tcBorders><w:shd w:color="auto" w:fill="F7F7F7" w:val="clear"/></w:tcPr><w:p><w:pPr><w:pStyle w:val="Tabla9"/><w:widowControl/><w:jc w:val="left"/><w:rPr><w:kern w:val="0"/><w:szCs w:val="24"/><w:lang w:val="es-CO" w:eastAsia="en-US" w:bidi="ar-SA"/><w:ins w:id="13668" w:author="Unknown Author" w:date="2026-10-30T04:17:53Z"></w:ins></w:rPr></w:pPr><w:ins w:id="13667" w:author="Unknown Author" w:date="2026-10-30T04:17:53Z"><w:r><w:rPr><w:kern w:val="0"/><w:szCs w:val="24"/><w:lang w:val="es-CO" w:eastAsia="en-US" w:bidi="ar-SA"/></w:rPr><w:t>Equipos y plataformas de medición y de modelación dotados y en operación: tres referencias, 100 nodos, 10 gateways, plataforma y laboratorio de modelación</w:t></w:r></w:ins></w:p></w:tc><w:tc><w:tcPr><w:tcW w:w="1079" w:type="dxa"/><w:tcBorders></w:tcBorders><w:shd w:color="auto" w:fill="F7F7F7" w:val="clear"/></w:tcPr><w:p><w:pPr><w:pStyle w:val="Tabla9"/><w:widowControl/><w:jc w:val="left"/><w:rPr><w:kern w:val="0"/><w:szCs w:val="24"/><w:lang w:val="es-CO" w:eastAsia="en-US" w:bidi="ar-SA"/><w:ins w:id="13670" w:author="Unknown Author" w:date="2026-10-30T04:17:53Z"></w:ins></w:rPr></w:pPr><w:ins w:id="13669" w:author="Unknown Author" w:date="2026-10-30T04:17:53Z"><w:r><w:rPr><w:kern w:val="0"/><w:szCs w:val="24"/><w:lang w:val="es-CO" w:eastAsia="en-US" w:bidi="ar-SA"/></w:rPr><w:t>Número</w:t></w:r></w:ins></w:p></w:tc></w:tr><w:tr><w:trPr><w:ins w:id="13671" w:author="Unknown Author" w:date="2026-10-30T04:17:53Z"/><w:cantSplit w:val="true"/></w:trPr><w:tc><w:tcPr><w:tcW w:w="1244" w:type="dxa"/><w:tcBorders></w:tcBorders></w:tcPr><w:p><w:pPr><w:pStyle w:val="Tabla9"/><w:widowControl/><w:jc w:val="left"/><w:rPr><w:kern w:val="0"/><w:szCs w:val="24"/><w:lang w:val="es-CO" w:eastAsia="en-US" w:bidi="ar-SA"/><w:ins w:id="13673" w:author="Unknown Author" w:date="2026-10-30T04:17:53Z"></w:ins></w:rPr></w:pPr><w:ins w:id="13672" w:author="Unknown Author" w:date="2026-10-30T04:17:53Z"><w:r><w:rPr><w:kern w:val="0"/><w:szCs w:val="24"/><w:lang w:val="es-CO" w:eastAsia="en-US" w:bidi="ar-SA"/></w:rPr><w:t>3906</w:t></w:r></w:ins></w:p></w:tc><w:tc><w:tcPr><w:tcW w:w="2571" w:type="dxa"/><w:tcBorders></w:tcBorders></w:tcPr><w:p><w:pPr><w:pStyle w:val="Tabla9"/><w:widowControl/><w:jc w:val="left"/><w:rPr><w:kern w:val="0"/><w:szCs w:val="24"/><w:lang w:val="es-CO" w:eastAsia="en-US" w:bidi="ar-SA"/><w:ins w:id="13675" w:author="Unknown Author" w:date="2026-10-30T04:17:53Z"></w:ins></w:rPr></w:pPr><w:ins w:id="13674" w:author="Unknown Author" w:date="2026-10-30T04:17:53Z"><w:r><w:rPr><w:kern w:val="0"/><w:szCs w:val="24"/><w:lang w:val="es-CO" w:eastAsia="en-US" w:bidi="ar-SA"/></w:rPr><w:t>Documentos de política: documentos de planeación</w:t></w:r></w:ins></w:p></w:tc><w:tc><w:tcPr><w:tcW w:w="2406" w:type="dxa"/><w:tcBorders></w:tcBorders></w:tcPr><w:p><w:pPr><w:pStyle w:val="Tabla9"/><w:widowControl/><w:jc w:val="left"/><w:rPr><w:kern w:val="0"/><w:szCs w:val="24"/><w:lang w:val="es-CO" w:eastAsia="en-US" w:bidi="ar-SA"/><w:ins w:id="13677" w:author="Unknown Author" w:date="2026-10-30T04:17:53Z"></w:ins></w:rPr></w:pPr><w:ins w:id="13676" w:author="Unknown Author" w:date="2026-10-30T04:17:53Z"><w:r><w:rPr><w:kern w:val="0"/><w:szCs w:val="24"/><w:lang w:val="es-CO" w:eastAsia="en-US" w:bidi="ar-SA"/></w:rPr><w:t>Documentos de planeación elaborados</w:t></w:r></w:ins></w:p></w:tc><w:tc><w:tcPr><w:tcW w:w="2654" w:type="dxa"/><w:tcBorders></w:tcBorders></w:tcPr><w:p><w:pPr><w:pStyle w:val="Tabla9"/><w:widowControl/><w:jc w:val="left"/><w:rPr><w:kern w:val="0"/><w:szCs w:val="24"/><w:lang w:val="es-CO" w:eastAsia="en-US" w:bidi="ar-SA"/><w:ins w:id="13679" w:author="Unknown Author" w:date="2026-10-30T04:17:53Z"></w:ins></w:rPr></w:pPr><w:ins w:id="13678" w:author="Unknown Author" w:date="2026-10-30T04:17:53Z"><w:r><w:rPr><w:kern w:val="0"/><w:szCs w:val="24"/><w:lang w:val="es-CO" w:eastAsia="en-US" w:bidi="ar-SA"/></w:rPr><w:t>Documentos de planeación elaborados: protocolo de alerta, plan de sostenibilidad con convenios de custodia y protocolo de evaluación previa de demolición</w:t></w:r></w:ins></w:p></w:tc><w:tc><w:tcPr><w:tcW w:w="1079" w:type="dxa"/><w:tcBorders></w:tcBorders></w:tcPr><w:p><w:pPr><w:pStyle w:val="Tabla9"/><w:widowControl/><w:jc w:val="left"/><w:rPr><w:kern w:val="0"/><w:szCs w:val="24"/><w:lang w:val="es-CO" w:eastAsia="en-US" w:bidi="ar-SA"/><w:ins w:id="13681" w:author="Unknown Author" w:date="2026-10-30T04:17:53Z"></w:ins></w:rPr></w:pPr><w:ins w:id="13680" w:author="Unknown Author" w:date="2026-10-30T04:17:53Z"><w:r><w:rPr><w:kern w:val="0"/><w:szCs w:val="24"/><w:lang w:val="es-CO" w:eastAsia="en-US" w:bidi="ar-SA"/></w:rPr><w:t>Número</w:t></w:r></w:ins></w:p></w:tc></w:tr><w:tr><w:trPr><w:ins w:id="13682" w:author="Unknown Author" w:date="2026-10-30T04:17:53Z"/><w:cantSplit w:val="true"/></w:trPr><w:tc><w:tcPr><w:tcW w:w="1244" w:type="dxa"/><w:tcBorders></w:tcBorders><w:shd w:color="auto" w:fill="F7F7F7" w:val="clear"/></w:tcPr><w:p><w:pPr><w:pStyle w:val="Tabla9"/><w:widowControl/><w:jc w:val="left"/><w:rPr><w:kern w:val="0"/><w:szCs w:val="24"/><w:lang w:val="es-CO" w:eastAsia="en-US" w:bidi="ar-SA"/><w:ins w:id="13684" w:author="Unknown Author" w:date="2026-10-30T04:17:53Z"></w:ins></w:rPr></w:pPr><w:ins w:id="13683" w:author="Unknown Author" w:date="2026-10-30T04:17:53Z"><w:r><w:rPr><w:kern w:val="0"/><w:szCs w:val="24"/><w:lang w:val="es-CO" w:eastAsia="en-US" w:bidi="ar-SA"/></w:rPr><w:t>3906</w:t></w:r></w:ins></w:p></w:tc><w:tc><w:tcPr><w:tcW w:w="2571" w:type="dxa"/><w:tcBorders></w:tcBorders><w:shd w:color="auto" w:fill="F7F7F7" w:val="clear"/></w:tcPr><w:p><w:pPr><w:pStyle w:val="Tabla9"/><w:widowControl/><w:jc w:val="left"/><w:rPr><w:kern w:val="0"/><w:szCs w:val="24"/><w:lang w:val="es-CO" w:eastAsia="en-US" w:bidi="ar-SA"/><w:ins w:id="13686" w:author="Unknown Author" w:date="2026-10-30T04:17:53Z"></w:ins></w:rPr></w:pPr><w:ins w:id="13685" w:author="Unknown Author" w:date="2026-10-30T04:17:53Z"><w:r><w:rPr><w:kern w:val="0"/><w:szCs w:val="24"/><w:lang w:val="es-CO" w:eastAsia="en-US" w:bidi="ar-SA"/></w:rPr><w:t>Servicio de apropiación social del conocimiento</w:t></w:r></w:ins></w:p></w:tc><w:tc><w:tcPr><w:tcW w:w="2406" w:type="dxa"/><w:tcBorders></w:tcBorders><w:shd w:color="auto" w:fill="F7F7F7" w:val="clear"/></w:tcPr><w:p><w:pPr><w:pStyle w:val="Tabla9"/><w:widowControl/><w:jc w:val="left"/><w:rPr><w:kern w:val="0"/><w:szCs w:val="24"/><w:lang w:val="es-CO" w:eastAsia="en-US" w:bidi="ar-SA"/><w:ins w:id="13688" w:author="Unknown Author" w:date="2026-10-30T04:17:53Z"></w:ins></w:rPr></w:pPr><w:ins w:id="13687" w:author="Unknown Author" w:date="2026-10-30T04:17:53Z"><w:r><w:rPr><w:kern w:val="0"/><w:szCs w:val="24"/><w:lang w:val="es-CO" w:eastAsia="en-US" w:bidi="ar-SA"/></w:rPr><w:t>Actividades de apropiación social realizadas</w:t></w:r></w:ins></w:p></w:tc><w:tc><w:tcPr><w:tcW w:w="2654" w:type="dxa"/><w:tcBorders></w:tcBorders><w:shd w:color="auto" w:fill="F7F7F7" w:val="clear"/></w:tcPr><w:p><w:pPr><w:pStyle w:val="Tabla9"/><w:widowControl/><w:jc w:val="left"/><w:rPr><w:kern w:val="0"/><w:szCs w:val="24"/><w:lang w:val="es-CO" w:eastAsia="en-US" w:bidi="ar-SA"/><w:ins w:id="13690" w:author="Unknown Author" w:date="2026-10-30T04:17:53Z"></w:ins></w:rPr></w:pPr><w:ins w:id="13689" w:author="Unknown Author" w:date="2026-10-30T04:17:53Z"><w:r><w:rPr><w:kern w:val="0"/><w:szCs w:val="24"/><w:lang w:val="es-CO" w:eastAsia="en-US" w:bidi="ar-SA"/></w:rPr><w:t>Estrategias y actividades de apropiación social del conocimiento realizadas: 20 talleres de co-diseño y nueve jornadas</w:t></w:r></w:ins></w:p></w:tc><w:tc><w:tcPr><w:tcW w:w="1079" w:type="dxa"/><w:tcBorders></w:tcBorders><w:shd w:color="auto" w:fill="F7F7F7" w:val="clear"/></w:tcPr><w:p><w:pPr><w:pStyle w:val="Tabla9"/><w:widowControl/><w:jc w:val="left"/><w:rPr><w:kern w:val="0"/><w:szCs w:val="24"/><w:lang w:val="es-CO" w:eastAsia="en-US" w:bidi="ar-SA"/><w:ins w:id="13692" w:author="Unknown Author" w:date="2026-10-30T04:17:53Z"></w:ins></w:rPr></w:pPr><w:ins w:id="13691" w:author="Unknown Author" w:date="2026-10-30T04:17:53Z"><w:r><w:rPr><w:kern w:val="0"/><w:szCs w:val="24"/><w:lang w:val="es-CO" w:eastAsia="en-US" w:bidi="ar-SA"/></w:rPr><w:t>Número</w:t></w:r></w:ins></w:p></w:tc></w:tr><w:tr><w:trPr><w:ins w:id="13693" w:author="Unknown Author" w:date="2026-10-30T04:17:53Z"/><w:cantSplit w:val="true"/></w:trPr><w:tc><w:tcPr><w:tcW w:w="1244" w:type="dxa"/><w:tcBorders><w:bottom w:val="single" w:sz="12" w:space="0" w:color="2A3439"/></w:tcBorders></w:tcPr><w:p><w:pPr><w:pStyle w:val="Tabla9"/><w:keepNext w:val="true"/><w:widowControl/><w:jc w:val="left"/><w:rPr><w:kern w:val="0"/><w:szCs w:val="24"/><w:lang w:val="es-CO" w:eastAsia="en-US" w:bidi="ar-SA"/><w:ins w:id="13695" w:author="Unknown Author" w:date="2026-10-30T04:17:53Z"></w:ins></w:rPr></w:pPr><w:ins w:id="13694" w:author="Unknown Author" w:date="2026-10-30T04:17:53Z"><w:r><w:rPr><w:kern w:val="0"/><w:szCs w:val="24"/><w:lang w:val="es-CO" w:eastAsia="en-US" w:bidi="ar-SA"/></w:rPr><w:t>3906</w:t></w:r></w:ins></w:p></w:tc><w:tc><w:tcPr><w:tcW w:w="2571" w:type="dxa"/><w:tcBorders><w:bottom w:val="single" w:sz="12" w:space="0" w:color="2A3439"/></w:tcBorders></w:tcPr><w:p><w:pPr><w:pStyle w:val="Tabla9"/><w:keepNext w:val="true"/><w:widowControl/><w:jc w:val="left"/><w:rPr><w:kern w:val="0"/><w:szCs w:val="24"/><w:lang w:val="es-CO" w:eastAsia="en-US" w:bidi="ar-SA"/><w:ins w:id="13697" w:author="Unknown Author" w:date="2026-10-30T04:17:53Z"></w:ins></w:rPr></w:pPr><w:ins w:id="13696" w:author="Unknown Author" w:date="2026-10-30T04:17:53Z"><w:r><w:rPr><w:kern w:val="0"/><w:szCs w:val="24"/><w:lang w:val="es-CO" w:eastAsia="en-US" w:bidi="ar-SA"/></w:rPr><w:t>Servicio de asistencia técnica</w:t></w:r></w:ins></w:p></w:tc><w:tc><w:tcPr><w:tcW w:w="2406" w:type="dxa"/><w:tcBorders><w:bottom w:val="single" w:sz="12" w:space="0" w:color="2A3439"/></w:tcBorders></w:tcPr><w:p><w:pPr><w:pStyle w:val="Tabla9"/><w:keepNext w:val="true"/><w:widowControl/><w:jc w:val="left"/><w:rPr><w:kern w:val="0"/><w:szCs w:val="24"/><w:lang w:val="es-CO" w:eastAsia="en-US" w:bidi="ar-SA"/><w:ins w:id="13699" w:author="Unknown Author" w:date="2026-10-30T04:17:53Z"></w:ins></w:rPr></w:pPr><w:ins w:id="13698" w:author="Unknown Author" w:date="2026-10-30T04:17:53Z"><w:r><w:rPr><w:kern w:val="0"/><w:szCs w:val="24"/><w:lang w:val="es-CO" w:eastAsia="en-US" w:bidi="ar-SA"/></w:rPr><w:t>Personas y entidades asistidas técnicamente</w:t></w:r></w:ins></w:p></w:tc><w:tc><w:tcPr><w:tcW w:w="2654" w:type="dxa"/><w:tcBorders><w:bottom w:val="single" w:sz="12" w:space="0" w:color="2A3439"/></w:tcBorders></w:tcPr><w:p><w:pPr><w:pStyle w:val="Tabla9"/><w:keepNext w:val="true"/><w:widowControl/><w:jc w:val="left"/><w:rPr><w:kern w:val="0"/><w:szCs w:val="24"/><w:lang w:val="es-CO" w:eastAsia="en-US" w:bidi="ar-SA"/><w:ins w:id="13701" w:author="Unknown Author" w:date="2026-10-30T04:17:53Z"></w:ins></w:rPr></w:pPr><w:ins w:id="13700" w:author="Unknown Author" w:date="2026-10-30T04:17:53Z"><w:r><w:rPr><w:kern w:val="0"/><w:szCs w:val="24"/><w:lang w:val="es-CO" w:eastAsia="en-US" w:bidi="ar-SA"/></w:rPr><w:t>Personas de consejos y custodios certificadas en el uso y la custodia de la red</w:t></w:r></w:ins></w:p></w:tc><w:tc><w:tcPr><w:tcW w:w="1079" w:type="dxa"/><w:tcBorders><w:bottom w:val="single" w:sz="12" w:space="0" w:color="2A3439"/></w:tcBorders></w:tcPr><w:p><w:pPr><w:pStyle w:val="Tabla9"/><w:keepNext w:val="true"/><w:widowControl/><w:jc w:val="left"/><w:rPr><w:kern w:val="0"/><w:szCs w:val="24"/><w:lang w:val="es-CO" w:eastAsia="en-US" w:bidi="ar-SA"/><w:ins w:id="13703" w:author="Unknown Author" w:date="2026-10-30T04:17:53Z"></w:ins></w:rPr></w:pPr><w:ins w:id="13702" w:author="Unknown Author" w:date="2026-10-30T04:17:53Z"><w:r><w:rPr><w:kern w:val="0"/><w:szCs w:val="24"/><w:lang w:val="es-CO" w:eastAsia="en-US" w:bidi="ar-SA"/></w:rPr><w:t>Número</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244"/><w:gridCol w:w="2571"/><w:gridCol w:w="2406"/><w:gridCol w:w="2654"/><w:gridCol w:w="1079"/></w:tblGrid><w:tr><w:trPr><w:tblHeader w:val="true"/><w:del w:id="13704" w:author="Unknown Author" w:date="2026-10-30T04:17:53Z"/><w:cantSplit w:val="true"/></w:trPr><w:tc><w:tcPr><w:tcW w:w="124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3706" w:author="Unknown Author" w:date="2026-10-30T04:17:53Z"></w:del></w:rPr></w:pPr><w:del w:id="13705" w:author="Unknown Author" w:date="2026-10-30T04:17:53Z"><w:r><w:rPr><w:b/><w:kern w:val="0"/><w:szCs w:val="24"/><w:lang w:val="es-CO" w:eastAsia="en-US" w:bidi="ar-SA"/></w:rPr><w:delText>Programa</w:delText></w:r></w:del></w:p></w:tc><w:tc><w:tcPr><w:tcW w:w="257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3708" w:author="Unknown Author" w:date="2026-10-30T04:17:53Z"></w:del></w:rPr></w:pPr><w:del w:id="13707" w:author="Unknown Author" w:date="2026-10-30T04:17:53Z"><w:r><w:rPr><w:b/><w:kern w:val="0"/><w:szCs w:val="24"/><w:lang w:val="es-CO" w:eastAsia="en-US" w:bidi="ar-SA"/></w:rPr><w:delText>Producto</w:delText></w:r></w:del></w:p></w:tc><w:tc><w:tcPr><w:tcW w:w="2406"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3710" w:author="Unknown Author" w:date="2026-10-30T04:17:53Z"></w:del></w:rPr></w:pPr><w:del w:id="13709" w:author="Unknown Author" w:date="2026-10-30T04:17:53Z"><w:r><w:rPr><w:b/><w:kern w:val="0"/><w:szCs w:val="24"/><w:lang w:val="es-CO" w:eastAsia="en-US" w:bidi="ar-SA"/></w:rPr><w:delText>Medido a través de</w:delText></w:r></w:del></w:p></w:tc><w:tc><w:tcPr><w:tcW w:w="265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3712" w:author="Unknown Author" w:date="2026-10-30T04:17:53Z"></w:del></w:rPr></w:pPr><w:del w:id="13711" w:author="Unknown Author" w:date="2026-10-30T04:17:53Z"><w:r><w:rPr><w:b/><w:kern w:val="0"/><w:szCs w:val="24"/><w:lang w:val="es-CO" w:eastAsia="en-US" w:bidi="ar-SA"/></w:rPr><w:delText>Indicador de producto</w:delText></w:r></w:del></w:p></w:tc><w:tc><w:tcPr><w:tcW w:w="107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3714" w:author="Unknown Author" w:date="2026-10-30T04:17:53Z"></w:del></w:rPr></w:pPr><w:del w:id="13713" w:author="Unknown Author" w:date="2026-10-30T04:17:53Z"><w:r><w:rPr><w:b/><w:kern w:val="0"/><w:szCs w:val="24"/><w:lang w:val="es-CO" w:eastAsia="en-US" w:bidi="ar-SA"/></w:rPr><w:delText>Unidad de medida</w:delText></w:r></w:del></w:p></w:tc></w:tr><w:tr><w:trPr><w:del w:id="13715" w:author="Unknown Author" w:date="2026-10-30T04:17:53Z"/><w:cantSplit w:val="true"/></w:trPr><w:tc><w:tcPr><w:tcW w:w="1244" w:type="dxa"/><w:tcBorders></w:tcBorders></w:tcPr><w:p><w:pPr><w:pStyle w:val="Tabla9"/><w:widowControl/><w:jc w:val="left"/><w:rPr><w:kern w:val="0"/><w:szCs w:val="24"/><w:lang w:val="es-CO" w:eastAsia="en-US" w:bidi="ar-SA"/><w:del w:id="13717" w:author="Unknown Author" w:date="2026-10-30T04:17:53Z"></w:del></w:rPr></w:pPr><w:del w:id="13716" w:author="Unknown Author" w:date="2026-10-30T04:17:53Z"><w:r><w:rPr><w:kern w:val="0"/><w:szCs w:val="24"/><w:lang w:val="es-CO" w:eastAsia="en-US" w:bidi="ar-SA"/></w:rPr><w:delText>3906</w:delText></w:r></w:del></w:p></w:tc><w:tc><w:tcPr><w:tcW w:w="2571" w:type="dxa"/><w:tcBorders></w:tcBorders></w:tcPr><w:p><w:pPr><w:pStyle w:val="Tabla9"/><w:widowControl/><w:jc w:val="left"/><w:rPr><w:kern w:val="0"/><w:szCs w:val="24"/><w:lang w:val="es-CO" w:eastAsia="en-US" w:bidi="ar-SA"/><w:del w:id="13719" w:author="Unknown Author" w:date="2026-10-30T04:17:53Z"></w:del></w:rPr></w:pPr><w:del w:id="13718" w:author="Unknown Author" w:date="2026-10-30T04:17:53Z"><w:r><w:rPr><w:kern w:val="0"/><w:szCs w:val="24"/><w:lang w:val="es-CO" w:eastAsia="en-US" w:bidi="ar-SA"/></w:rPr><w:delText>Servicio de apoyo para la generación de prototipos de materiales, productos o dispositivos</w:delText></w:r></w:del></w:p></w:tc><w:tc><w:tcPr><w:tcW w:w="2406" w:type="dxa"/><w:tcBorders></w:tcBorders></w:tcPr><w:p><w:pPr><w:pStyle w:val="Tabla9"/><w:widowControl/><w:jc w:val="left"/><w:rPr><w:kern w:val="0"/><w:szCs w:val="24"/><w:lang w:val="es-CO" w:eastAsia="en-US" w:bidi="ar-SA"/><w:del w:id="13721" w:author="Unknown Author" w:date="2026-10-30T04:17:53Z"></w:del></w:rPr></w:pPr><w:del w:id="13720" w:author="Unknown Author" w:date="2026-10-30T04:17:53Z"><w:r><w:rPr><w:kern w:val="0"/><w:szCs w:val="24"/><w:lang w:val="es-CO" w:eastAsia="en-US" w:bidi="ar-SA"/></w:rPr><w:delText>Prototipos validados en condiciones reales</w:delText></w:r></w:del></w:p></w:tc><w:tc><w:tcPr><w:tcW w:w="2654" w:type="dxa"/><w:tcBorders></w:tcBorders></w:tcPr><w:p><w:pPr><w:pStyle w:val="Tabla9"/><w:widowControl/><w:jc w:val="left"/><w:rPr><w:kern w:val="0"/><w:szCs w:val="24"/><w:lang w:val="es-CO" w:eastAsia="en-US" w:bidi="ar-SA"/><w:del w:id="13723" w:author="Unknown Author" w:date="2026-10-30T04:17:53Z"></w:del></w:rPr></w:pPr><w:del w:id="13722" w:author="Unknown Author" w:date="2026-10-30T04:17:53Z"><w:r><w:rPr><w:kern w:val="0"/><w:szCs w:val="24"/><w:lang w:val="es-CO" w:eastAsia="en-US" w:bidi="ar-SA"/></w:rPr><w:delText>Prototipos funcionales validados: red de nodos y gateways con modelo de corrección y gemelo predictivo de demolición</w:delText></w:r></w:del></w:p></w:tc><w:tc><w:tcPr><w:tcW w:w="1079" w:type="dxa"/><w:tcBorders></w:tcBorders></w:tcPr><w:p><w:pPr><w:pStyle w:val="Tabla9"/><w:widowControl/><w:jc w:val="left"/><w:rPr><w:kern w:val="0"/><w:szCs w:val="24"/><w:lang w:val="es-CO" w:eastAsia="en-US" w:bidi="ar-SA"/><w:del w:id="13725" w:author="Unknown Author" w:date="2026-10-30T04:17:53Z"></w:del></w:rPr></w:pPr><w:del w:id="13724" w:author="Unknown Author" w:date="2026-10-30T04:17:53Z"><w:r><w:rPr><w:kern w:val="0"/><w:szCs w:val="24"/><w:lang w:val="es-CO" w:eastAsia="en-US" w:bidi="ar-SA"/></w:rPr><w:delText>Número</w:delText></w:r></w:del></w:p></w:tc></w:tr><w:tr><w:trPr><w:del w:id="13726" w:author="Unknown Author" w:date="2026-10-30T04:17:53Z"/><w:cantSplit w:val="true"/></w:trPr><w:tc><w:tcPr><w:tcW w:w="1244" w:type="dxa"/><w:tcBorders></w:tcBorders><w:shd w:color="auto" w:fill="F7F7F7" w:val="clear"/></w:tcPr><w:p><w:pPr><w:pStyle w:val="Tabla9"/><w:widowControl/><w:jc w:val="left"/><w:rPr><w:kern w:val="0"/><w:szCs w:val="24"/><w:lang w:val="es-CO" w:eastAsia="en-US" w:bidi="ar-SA"/><w:del w:id="13728" w:author="Unknown Author" w:date="2026-10-30T04:17:53Z"></w:del></w:rPr></w:pPr><w:del w:id="13727" w:author="Unknown Author" w:date="2026-10-30T04:17:53Z"><w:r><w:rPr><w:kern w:val="0"/><w:szCs w:val="24"/><w:lang w:val="es-CO" w:eastAsia="en-US" w:bidi="ar-SA"/></w:rPr><w:delText>3906</w:delText></w:r></w:del></w:p></w:tc><w:tc><w:tcPr><w:tcW w:w="2571" w:type="dxa"/><w:tcBorders></w:tcBorders><w:shd w:color="auto" w:fill="F7F7F7" w:val="clear"/></w:tcPr><w:p><w:pPr><w:pStyle w:val="Tabla9"/><w:widowControl/><w:jc w:val="left"/><w:rPr><w:kern w:val="0"/><w:szCs w:val="24"/><w:lang w:val="es-CO" w:eastAsia="en-US" w:bidi="ar-SA"/><w:del w:id="13730" w:author="Unknown Author" w:date="2026-10-30T04:17:53Z"></w:del></w:rPr></w:pPr><w:del w:id="13729" w:author="Unknown Author" w:date="2026-10-30T04:17:53Z"><w:r><w:rPr><w:kern w:val="0"/><w:szCs w:val="24"/><w:lang w:val="es-CO" w:eastAsia="en-US" w:bidi="ar-SA"/></w:rPr><w:delText>Documentos de investigación</w:delText></w:r></w:del></w:p></w:tc><w:tc><w:tcPr><w:tcW w:w="2406" w:type="dxa"/><w:tcBorders></w:tcBorders><w:shd w:color="auto" w:fill="F7F7F7" w:val="clear"/></w:tcPr><w:p><w:pPr><w:pStyle w:val="Tabla9"/><w:widowControl/><w:jc w:val="left"/><w:rPr><w:kern w:val="0"/><w:szCs w:val="24"/><w:lang w:val="es-CO" w:eastAsia="en-US" w:bidi="ar-SA"/><w:del w:id="13732" w:author="Unknown Author" w:date="2026-10-30T04:17:53Z"></w:del></w:rPr></w:pPr><w:del w:id="13731" w:author="Unknown Author" w:date="2026-10-30T04:17:53Z"><w:r><w:rPr><w:kern w:val="0"/><w:szCs w:val="24"/><w:lang w:val="es-CO" w:eastAsia="en-US" w:bidi="ar-SA"/></w:rPr><w:delText>Documentos de investigación elaborados</w:delText></w:r></w:del></w:p></w:tc><w:tc><w:tcPr><w:tcW w:w="2654" w:type="dxa"/><w:tcBorders></w:tcBorders><w:shd w:color="auto" w:fill="F7F7F7" w:val="clear"/></w:tcPr><w:p><w:pPr><w:pStyle w:val="Tabla9"/><w:widowControl/><w:jc w:val="left"/><w:rPr><w:kern w:val="0"/><w:szCs w:val="24"/><w:lang w:val="es-CO" w:eastAsia="en-US" w:bidi="ar-SA"/><w:del w:id="13734" w:author="Unknown Author" w:date="2026-10-30T04:17:53Z"></w:del></w:rPr></w:pPr><w:del w:id="13733" w:author="Unknown Author" w:date="2026-10-30T04:17:53Z"><w:r><w:rPr><w:kern w:val="0"/><w:szCs w:val="24"/><w:lang w:val="es-CO" w:eastAsia="en-US" w:bidi="ar-SA"/></w:rPr><w:delText>Documentos de investigación elaborados: seis de jóvenes investigadores, dos de maestría y uno de posdoctorado</w:delText></w:r></w:del></w:p></w:tc><w:tc><w:tcPr><w:tcW w:w="1079" w:type="dxa"/><w:tcBorders></w:tcBorders><w:shd w:color="auto" w:fill="F7F7F7" w:val="clear"/></w:tcPr><w:p><w:pPr><w:pStyle w:val="Tabla9"/><w:widowControl/><w:jc w:val="left"/><w:rPr><w:kern w:val="0"/><w:szCs w:val="24"/><w:lang w:val="es-CO" w:eastAsia="en-US" w:bidi="ar-SA"/><w:del w:id="13736" w:author="Unknown Author" w:date="2026-10-30T04:17:53Z"></w:del></w:rPr></w:pPr><w:del w:id="13735" w:author="Unknown Author" w:date="2026-10-30T04:17:53Z"><w:r><w:rPr><w:kern w:val="0"/><w:szCs w:val="24"/><w:lang w:val="es-CO" w:eastAsia="en-US" w:bidi="ar-SA"/></w:rPr><w:delText>Número</w:delText></w:r></w:del></w:p></w:tc></w:tr><w:tr><w:trPr><w:del w:id="13737" w:author="Unknown Author" w:date="2026-10-30T04:17:53Z"/><w:cantSplit w:val="true"/></w:trPr><w:tc><w:tcPr><w:tcW w:w="1244" w:type="dxa"/><w:tcBorders></w:tcBorders></w:tcPr><w:p><w:pPr><w:pStyle w:val="Tabla9"/><w:widowControl/><w:jc w:val="left"/><w:rPr><w:kern w:val="0"/><w:szCs w:val="24"/><w:lang w:val="es-CO" w:eastAsia="en-US" w:bidi="ar-SA"/><w:del w:id="13739" w:author="Unknown Author" w:date="2026-10-30T04:17:53Z"></w:del></w:rPr></w:pPr><w:del w:id="13738" w:author="Unknown Author" w:date="2026-10-30T04:17:53Z"><w:r><w:rPr><w:kern w:val="0"/><w:szCs w:val="24"/><w:lang w:val="es-CO" w:eastAsia="en-US" w:bidi="ar-SA"/></w:rPr><w:delText>3906</w:delText></w:r></w:del></w:p></w:tc><w:tc><w:tcPr><w:tcW w:w="2571" w:type="dxa"/><w:tcBorders></w:tcBorders></w:tcPr><w:p><w:pPr><w:pStyle w:val="Tabla9"/><w:widowControl/><w:jc w:val="left"/><w:rPr><w:kern w:val="0"/><w:szCs w:val="24"/><w:lang w:val="es-CO" w:eastAsia="en-US" w:bidi="ar-SA"/><w:del w:id="13741" w:author="Unknown Author" w:date="2026-10-30T04:17:53Z"></w:del></w:rPr></w:pPr><w:del w:id="13740" w:author="Unknown Author" w:date="2026-10-30T04:17:53Z"><w:r><w:rPr><w:kern w:val="0"/><w:szCs w:val="24"/><w:lang w:val="es-CO" w:eastAsia="en-US" w:bidi="ar-SA"/></w:rPr><w:delText>Servicio de apoyo financiero para la formación de maestría ya sea nacional o en el exterior, en la modalidad de investigación</w:delText></w:r></w:del></w:p></w:tc><w:tc><w:tcPr><w:tcW w:w="2406" w:type="dxa"/><w:tcBorders></w:tcBorders></w:tcPr><w:p><w:pPr><w:pStyle w:val="Tabla9"/><w:widowControl/><w:jc w:val="left"/><w:rPr><w:kern w:val="0"/><w:szCs w:val="24"/><w:lang w:val="es-CO" w:eastAsia="en-US" w:bidi="ar-SA"/><w:del w:id="13743" w:author="Unknown Author" w:date="2026-10-30T04:17:53Z"></w:del></w:rPr></w:pPr><w:del w:id="13742" w:author="Unknown Author" w:date="2026-10-30T04:17:53Z"><w:r><w:rPr><w:kern w:val="0"/><w:szCs w:val="24"/><w:lang w:val="es-CO" w:eastAsia="en-US" w:bidi="ar-SA"/></w:rPr><w:delText>Personas apoyadas con formación de maestría</w:delText></w:r></w:del></w:p></w:tc><w:tc><w:tcPr><w:tcW w:w="2654" w:type="dxa"/><w:tcBorders></w:tcBorders></w:tcPr><w:p><w:pPr><w:pStyle w:val="Tabla9"/><w:widowControl/><w:jc w:val="left"/><w:rPr><w:kern w:val="0"/><w:szCs w:val="24"/><w:lang w:val="es-CO" w:eastAsia="en-US" w:bidi="ar-SA"/><w:del w:id="13745" w:author="Unknown Author" w:date="2026-10-30T04:17:53Z"></w:del></w:rPr></w:pPr><w:del w:id="13744" w:author="Unknown Author" w:date="2026-10-30T04:17:53Z"><w:r><w:rPr><w:kern w:val="0"/><w:szCs w:val="24"/><w:lang w:val="es-CO" w:eastAsia="en-US" w:bidi="ar-SA"/></w:rPr><w:delText>Estudiantes de maestría en modalidad de investigación apoyados</w:delText></w:r></w:del></w:p></w:tc><w:tc><w:tcPr><w:tcW w:w="1079" w:type="dxa"/><w:tcBorders></w:tcBorders></w:tcPr><w:p><w:pPr><w:pStyle w:val="Tabla9"/><w:widowControl/><w:jc w:val="left"/><w:rPr><w:kern w:val="0"/><w:szCs w:val="24"/><w:lang w:val="es-CO" w:eastAsia="en-US" w:bidi="ar-SA"/><w:del w:id="13747" w:author="Unknown Author" w:date="2026-10-30T04:17:53Z"></w:del></w:rPr></w:pPr><w:del w:id="13746" w:author="Unknown Author" w:date="2026-10-30T04:17:53Z"><w:r><w:rPr><w:kern w:val="0"/><w:szCs w:val="24"/><w:lang w:val="es-CO" w:eastAsia="en-US" w:bidi="ar-SA"/></w:rPr><w:delText>Número</w:delText></w:r></w:del></w:p></w:tc></w:tr><w:tr><w:trPr><w:del w:id="13748" w:author="Unknown Author" w:date="2026-10-30T04:17:53Z"/><w:cantSplit w:val="true"/></w:trPr><w:tc><w:tcPr><w:tcW w:w="1244" w:type="dxa"/><w:tcBorders></w:tcBorders><w:shd w:color="auto" w:fill="F7F7F7" w:val="clear"/></w:tcPr><w:p><w:pPr><w:pStyle w:val="Tabla9"/><w:widowControl/><w:jc w:val="left"/><w:rPr><w:kern w:val="0"/><w:szCs w:val="24"/><w:lang w:val="es-CO" w:eastAsia="en-US" w:bidi="ar-SA"/><w:del w:id="13750" w:author="Unknown Author" w:date="2026-10-30T04:17:53Z"></w:del></w:rPr></w:pPr><w:del w:id="13749" w:author="Unknown Author" w:date="2026-10-30T04:17:53Z"><w:r><w:rPr><w:kern w:val="0"/><w:szCs w:val="24"/><w:lang w:val="es-CO" w:eastAsia="en-US" w:bidi="ar-SA"/></w:rPr><w:delText>3906</w:delText></w:r></w:del></w:p></w:tc><w:tc><w:tcPr><w:tcW w:w="2571" w:type="dxa"/><w:tcBorders></w:tcBorders><w:shd w:color="auto" w:fill="F7F7F7" w:val="clear"/></w:tcPr><w:p><w:pPr><w:pStyle w:val="Tabla9"/><w:widowControl/><w:jc w:val="left"/><w:rPr><w:kern w:val="0"/><w:szCs w:val="24"/><w:lang w:val="es-CO" w:eastAsia="en-US" w:bidi="ar-SA"/><w:del w:id="13752" w:author="Unknown Author" w:date="2026-10-30T04:17:53Z"></w:del></w:rPr></w:pPr><w:del w:id="13751" w:author="Unknown Author" w:date="2026-10-30T04:17:53Z"><w:r><w:rPr><w:kern w:val="0"/><w:szCs w:val="24"/><w:lang w:val="es-CO" w:eastAsia="en-US" w:bidi="ar-SA"/></w:rPr><w:delText>Servicio de apoyo financiero de estancias de investigación</w:delText></w:r></w:del></w:p></w:tc><w:tc><w:tcPr><w:tcW w:w="2406" w:type="dxa"/><w:tcBorders></w:tcBorders><w:shd w:color="auto" w:fill="F7F7F7" w:val="clear"/></w:tcPr><w:p><w:pPr><w:pStyle w:val="Tabla9"/><w:widowControl/><w:jc w:val="left"/><w:rPr><w:kern w:val="0"/><w:szCs w:val="24"/><w:lang w:val="es-CO" w:eastAsia="en-US" w:bidi="ar-SA"/><w:del w:id="13754" w:author="Unknown Author" w:date="2026-10-30T04:17:53Z"></w:del></w:rPr></w:pPr><w:del w:id="13753" w:author="Unknown Author" w:date="2026-10-30T04:17:53Z"><w:r><w:rPr><w:kern w:val="0"/><w:szCs w:val="24"/><w:lang w:val="es-CO" w:eastAsia="en-US" w:bidi="ar-SA"/></w:rPr><w:delText>Estancias de investigación apoyadas</w:delText></w:r></w:del></w:p></w:tc><w:tc><w:tcPr><w:tcW w:w="2654" w:type="dxa"/><w:tcBorders></w:tcBorders><w:shd w:color="auto" w:fill="F7F7F7" w:val="clear"/></w:tcPr><w:p><w:pPr><w:pStyle w:val="Tabla9"/><w:widowControl/><w:jc w:val="left"/><w:rPr><w:kern w:val="0"/><w:szCs w:val="24"/><w:lang w:val="es-CO" w:eastAsia="en-US" w:bidi="ar-SA"/><w:del w:id="13756" w:author="Unknown Author" w:date="2026-10-30T04:17:53Z"></w:del></w:rPr></w:pPr><w:del w:id="13755" w:author="Unknown Author" w:date="2026-10-30T04:17:53Z"><w:r><w:rPr><w:kern w:val="0"/><w:szCs w:val="24"/><w:lang w:val="es-CO" w:eastAsia="en-US" w:bidi="ar-SA"/></w:rPr><w:delText>Doctores con estancia posdoctoral apoyados</w:delText></w:r></w:del></w:p></w:tc><w:tc><w:tcPr><w:tcW w:w="1079" w:type="dxa"/><w:tcBorders></w:tcBorders><w:shd w:color="auto" w:fill="F7F7F7" w:val="clear"/></w:tcPr><w:p><w:pPr><w:pStyle w:val="Tabla9"/><w:widowControl/><w:jc w:val="left"/><w:rPr><w:kern w:val="0"/><w:szCs w:val="24"/><w:lang w:val="es-CO" w:eastAsia="en-US" w:bidi="ar-SA"/><w:del w:id="13758" w:author="Unknown Author" w:date="2026-10-30T04:17:53Z"></w:del></w:rPr></w:pPr><w:del w:id="13757" w:author="Unknown Author" w:date="2026-10-30T04:17:53Z"><w:r><w:rPr><w:kern w:val="0"/><w:szCs w:val="24"/><w:lang w:val="es-CO" w:eastAsia="en-US" w:bidi="ar-SA"/></w:rPr><w:delText>Número</w:delText></w:r></w:del></w:p></w:tc></w:tr><w:tr><w:trPr><w:del w:id="13759" w:author="Unknown Author" w:date="2026-10-30T04:17:53Z"/><w:cantSplit w:val="true"/></w:trPr><w:tc><w:tcPr><w:tcW w:w="1244" w:type="dxa"/><w:tcBorders></w:tcBorders></w:tcPr><w:p><w:pPr><w:pStyle w:val="Tabla9"/><w:widowControl/><w:jc w:val="left"/><w:rPr><w:kern w:val="0"/><w:szCs w:val="24"/><w:lang w:val="es-CO" w:eastAsia="en-US" w:bidi="ar-SA"/><w:del w:id="13761" w:author="Unknown Author" w:date="2026-10-30T04:17:53Z"></w:del></w:rPr></w:pPr><w:del w:id="13760" w:author="Unknown Author" w:date="2026-10-30T04:17:53Z"><w:r><w:rPr><w:kern w:val="0"/><w:szCs w:val="24"/><w:lang w:val="es-CO" w:eastAsia="en-US" w:bidi="ar-SA"/></w:rPr><w:delText>3906</w:delText></w:r></w:del></w:p></w:tc><w:tc><w:tcPr><w:tcW w:w="2571" w:type="dxa"/><w:tcBorders></w:tcBorders></w:tcPr><w:p><w:pPr><w:pStyle w:val="Tabla9"/><w:widowControl/><w:jc w:val="left"/><w:rPr><w:kern w:val="0"/><w:szCs w:val="24"/><w:lang w:val="es-CO" w:eastAsia="en-US" w:bidi="ar-SA"/><w:del w:id="13763" w:author="Unknown Author" w:date="2026-10-30T04:17:53Z"></w:del></w:rPr></w:pPr><w:del w:id="13762" w:author="Unknown Author" w:date="2026-10-30T04:17:53Z"><w:r><w:rPr><w:kern w:val="0"/><w:szCs w:val="24"/><w:lang w:val="es-CO" w:eastAsia="en-US" w:bidi="ar-SA"/></w:rPr><w:delText>Servicio de apoyo financiero para el fortalecimiento de las vocaciones científicas en CTI</w:delText></w:r></w:del></w:p></w:tc><w:tc><w:tcPr><w:tcW w:w="2406" w:type="dxa"/><w:tcBorders></w:tcBorders></w:tcPr><w:p><w:pPr><w:pStyle w:val="Tabla9"/><w:widowControl/><w:jc w:val="left"/><w:rPr><w:kern w:val="0"/><w:szCs w:val="24"/><w:lang w:val="es-CO" w:eastAsia="en-US" w:bidi="ar-SA"/><w:del w:id="13765" w:author="Unknown Author" w:date="2026-10-30T04:17:53Z"></w:del></w:rPr></w:pPr><w:del w:id="13764" w:author="Unknown Author" w:date="2026-10-30T04:17:53Z"><w:r><w:rPr><w:kern w:val="0"/><w:szCs w:val="24"/><w:lang w:val="es-CO" w:eastAsia="en-US" w:bidi="ar-SA"/></w:rPr><w:delText>Jóvenes investigadores e innovadores apoyados</w:delText></w:r></w:del></w:p></w:tc><w:tc><w:tcPr><w:tcW w:w="2654" w:type="dxa"/><w:tcBorders></w:tcBorders></w:tcPr><w:p><w:pPr><w:pStyle w:val="Tabla9"/><w:widowControl/><w:jc w:val="left"/><w:rPr><w:kern w:val="0"/><w:szCs w:val="24"/><w:lang w:val="es-CO" w:eastAsia="en-US" w:bidi="ar-SA"/><w:del w:id="13767" w:author="Unknown Author" w:date="2026-10-30T04:17:53Z"></w:del></w:rPr></w:pPr><w:del w:id="13766" w:author="Unknown Author" w:date="2026-10-30T04:17:53Z"><w:r><w:rPr><w:kern w:val="0"/><w:szCs w:val="24"/><w:lang w:val="es-CO" w:eastAsia="en-US" w:bidi="ar-SA"/></w:rPr><w:delText>Jóvenes investigadores e innovadores apoyados con beca-pasantía</w:delText></w:r></w:del></w:p></w:tc><w:tc><w:tcPr><w:tcW w:w="1079" w:type="dxa"/><w:tcBorders></w:tcBorders></w:tcPr><w:p><w:pPr><w:pStyle w:val="Tabla9"/><w:widowControl/><w:jc w:val="left"/><w:rPr><w:kern w:val="0"/><w:szCs w:val="24"/><w:lang w:val="es-CO" w:eastAsia="en-US" w:bidi="ar-SA"/><w:del w:id="13769" w:author="Unknown Author" w:date="2026-10-30T04:17:53Z"></w:del></w:rPr></w:pPr><w:del w:id="13768" w:author="Unknown Author" w:date="2026-10-30T04:17:53Z"><w:r><w:rPr><w:kern w:val="0"/><w:szCs w:val="24"/><w:lang w:val="es-CO" w:eastAsia="en-US" w:bidi="ar-SA"/></w:rPr><w:delText>Número</w:delText></w:r></w:del></w:p></w:tc></w:tr><w:tr><w:trPr><w:del w:id="13770" w:author="Unknown Author" w:date="2026-10-30T04:17:53Z"/><w:cantSplit w:val="true"/></w:trPr><w:tc><w:tcPr><w:tcW w:w="1244" w:type="dxa"/><w:tcBorders></w:tcBorders><w:shd w:color="auto" w:fill="F7F7F7" w:val="clear"/></w:tcPr><w:p><w:pPr><w:pStyle w:val="Tabla9"/><w:widowControl/><w:jc w:val="left"/><w:rPr><w:kern w:val="0"/><w:szCs w:val="24"/><w:lang w:val="es-CO" w:eastAsia="en-US" w:bidi="ar-SA"/><w:del w:id="13772" w:author="Unknown Author" w:date="2026-10-30T04:17:53Z"></w:del></w:rPr></w:pPr><w:del w:id="13771" w:author="Unknown Author" w:date="2026-10-30T04:17:53Z"><w:r><w:rPr><w:kern w:val="0"/><w:szCs w:val="24"/><w:lang w:val="es-CO" w:eastAsia="en-US" w:bidi="ar-SA"/></w:rPr><w:delText>3906</w:delText></w:r></w:del></w:p></w:tc><w:tc><w:tcPr><w:tcW w:w="2571" w:type="dxa"/><w:tcBorders></w:tcBorders><w:shd w:color="auto" w:fill="F7F7F7" w:val="clear"/></w:tcPr><w:p><w:pPr><w:pStyle w:val="Tabla9"/><w:widowControl/><w:jc w:val="left"/><w:rPr><w:kern w:val="0"/><w:szCs w:val="24"/><w:lang w:val="es-CO" w:eastAsia="en-US" w:bidi="ar-SA"/><w:del w:id="13774" w:author="Unknown Author" w:date="2026-10-30T04:17:53Z"></w:del></w:rPr></w:pPr><w:del w:id="13773" w:author="Unknown Author" w:date="2026-10-30T04:17:53Z"><w:r><w:rPr><w:kern w:val="0"/><w:szCs w:val="24"/><w:lang w:val="es-CO" w:eastAsia="en-US" w:bidi="ar-SA"/></w:rPr><w:delText>Servicio de apoyo financiero para programas y proyectos de infraestructura científica y tecnológica</w:delText></w:r></w:del></w:p></w:tc><w:tc><w:tcPr><w:tcW w:w="2406" w:type="dxa"/><w:tcBorders></w:tcBorders><w:shd w:color="auto" w:fill="F7F7F7" w:val="clear"/></w:tcPr><w:p><w:pPr><w:pStyle w:val="Tabla9"/><w:widowControl/><w:jc w:val="left"/><w:rPr><w:kern w:val="0"/><w:szCs w:val="24"/><w:lang w:val="es-CO" w:eastAsia="en-US" w:bidi="ar-SA"/><w:del w:id="13776" w:author="Unknown Author" w:date="2026-10-30T04:17:53Z"></w:del></w:rPr></w:pPr><w:del w:id="13775" w:author="Unknown Author" w:date="2026-10-30T04:17:53Z"><w:r><w:rPr><w:kern w:val="0"/><w:szCs w:val="24"/><w:lang w:val="es-CO" w:eastAsia="en-US" w:bidi="ar-SA"/></w:rPr><w:delText>Infraestructura científica y tecnológica dotada</w:delText></w:r></w:del></w:p></w:tc><w:tc><w:tcPr><w:tcW w:w="2654" w:type="dxa"/><w:tcBorders></w:tcBorders><w:shd w:color="auto" w:fill="F7F7F7" w:val="clear"/></w:tcPr><w:p><w:pPr><w:pStyle w:val="Tabla9"/><w:widowControl/><w:jc w:val="left"/><w:rPr><w:kern w:val="0"/><w:szCs w:val="24"/><w:lang w:val="es-CO" w:eastAsia="en-US" w:bidi="ar-SA"/><w:del w:id="13778" w:author="Unknown Author" w:date="2026-10-30T04:17:53Z"></w:del></w:rPr></w:pPr><w:del w:id="13777" w:author="Unknown Author" w:date="2026-10-30T04:17:53Z"><w:r><w:rPr><w:kern w:val="0"/><w:szCs w:val="24"/><w:lang w:val="es-CO" w:eastAsia="en-US" w:bidi="ar-SA"/></w:rPr><w:delText>Equipos y plataformas de medición y de modelación dotados y en operación: tres referencias, 100 nodos, 10 gateways, plataforma y laboratorio de modelación</w:delText></w:r></w:del></w:p></w:tc><w:tc><w:tcPr><w:tcW w:w="1079" w:type="dxa"/><w:tcBorders></w:tcBorders><w:shd w:color="auto" w:fill="F7F7F7" w:val="clear"/></w:tcPr><w:p><w:pPr><w:pStyle w:val="Tabla9"/><w:widowControl/><w:jc w:val="left"/><w:rPr><w:kern w:val="0"/><w:szCs w:val="24"/><w:lang w:val="es-CO" w:eastAsia="en-US" w:bidi="ar-SA"/><w:del w:id="13780" w:author="Unknown Author" w:date="2026-10-30T04:17:53Z"></w:del></w:rPr></w:pPr><w:del w:id="13779" w:author="Unknown Author" w:date="2026-10-30T04:17:53Z"><w:r><w:rPr><w:kern w:val="0"/><w:szCs w:val="24"/><w:lang w:val="es-CO" w:eastAsia="en-US" w:bidi="ar-SA"/></w:rPr><w:delText>Número</w:delText></w:r></w:del></w:p></w:tc></w:tr><w:tr><w:trPr><w:del w:id="13781" w:author="Unknown Author" w:date="2026-10-30T04:17:53Z"/><w:cantSplit w:val="true"/></w:trPr><w:tc><w:tcPr><w:tcW w:w="1244" w:type="dxa"/><w:tcBorders></w:tcBorders></w:tcPr><w:p><w:pPr><w:pStyle w:val="Tabla9"/><w:widowControl/><w:jc w:val="left"/><w:rPr><w:kern w:val="0"/><w:szCs w:val="24"/><w:lang w:val="es-CO" w:eastAsia="en-US" w:bidi="ar-SA"/><w:del w:id="13783" w:author="Unknown Author" w:date="2026-10-30T04:17:53Z"></w:del></w:rPr></w:pPr><w:del w:id="13782" w:author="Unknown Author" w:date="2026-10-30T04:17:53Z"><w:r><w:rPr><w:kern w:val="0"/><w:szCs w:val="24"/><w:lang w:val="es-CO" w:eastAsia="en-US" w:bidi="ar-SA"/></w:rPr><w:delText>3906</w:delText></w:r></w:del></w:p></w:tc><w:tc><w:tcPr><w:tcW w:w="2571" w:type="dxa"/><w:tcBorders></w:tcBorders></w:tcPr><w:p><w:pPr><w:pStyle w:val="Tabla9"/><w:widowControl/><w:jc w:val="left"/><w:rPr><w:kern w:val="0"/><w:szCs w:val="24"/><w:lang w:val="es-CO" w:eastAsia="en-US" w:bidi="ar-SA"/><w:del w:id="13785" w:author="Unknown Author" w:date="2026-10-30T04:17:53Z"></w:del></w:rPr></w:pPr><w:del w:id="13784" w:author="Unknown Author" w:date="2026-10-30T04:17:53Z"><w:r><w:rPr><w:kern w:val="0"/><w:szCs w:val="24"/><w:lang w:val="es-CO" w:eastAsia="en-US" w:bidi="ar-SA"/></w:rPr><w:delText>Documentos de política: documentos de planeación</w:delText></w:r></w:del></w:p></w:tc><w:tc><w:tcPr><w:tcW w:w="2406" w:type="dxa"/><w:tcBorders></w:tcBorders></w:tcPr><w:p><w:pPr><w:pStyle w:val="Tabla9"/><w:widowControl/><w:jc w:val="left"/><w:rPr><w:kern w:val="0"/><w:szCs w:val="24"/><w:lang w:val="es-CO" w:eastAsia="en-US" w:bidi="ar-SA"/><w:del w:id="13787" w:author="Unknown Author" w:date="2026-10-30T04:17:53Z"></w:del></w:rPr></w:pPr><w:del w:id="13786" w:author="Unknown Author" w:date="2026-10-30T04:17:53Z"><w:r><w:rPr><w:kern w:val="0"/><w:szCs w:val="24"/><w:lang w:val="es-CO" w:eastAsia="en-US" w:bidi="ar-SA"/></w:rPr><w:delText>Documentos de planeación elaborados</w:delText></w:r></w:del></w:p></w:tc><w:tc><w:tcPr><w:tcW w:w="2654" w:type="dxa"/><w:tcBorders></w:tcBorders></w:tcPr><w:p><w:pPr><w:pStyle w:val="Tabla9"/><w:widowControl/><w:jc w:val="left"/><w:rPr><w:kern w:val="0"/><w:szCs w:val="24"/><w:lang w:val="es-CO" w:eastAsia="en-US" w:bidi="ar-SA"/><w:del w:id="13789" w:author="Unknown Author" w:date="2026-10-30T04:17:53Z"></w:del></w:rPr></w:pPr><w:del w:id="13788" w:author="Unknown Author" w:date="2026-10-30T04:17:53Z"><w:r><w:rPr><w:kern w:val="0"/><w:szCs w:val="24"/><w:lang w:val="es-CO" w:eastAsia="en-US" w:bidi="ar-SA"/></w:rPr><w:delText>Documentos de planeación elaborados: protocolo de alerta, plan de sostenibilidad con convenios de custodia y protocolo de evaluación previa de demolición</w:delText></w:r></w:del></w:p></w:tc><w:tc><w:tcPr><w:tcW w:w="1079" w:type="dxa"/><w:tcBorders></w:tcBorders></w:tcPr><w:p><w:pPr><w:pStyle w:val="Tabla9"/><w:widowControl/><w:jc w:val="left"/><w:rPr><w:kern w:val="0"/><w:szCs w:val="24"/><w:lang w:val="es-CO" w:eastAsia="en-US" w:bidi="ar-SA"/><w:del w:id="13791" w:author="Unknown Author" w:date="2026-10-30T04:17:53Z"></w:del></w:rPr></w:pPr><w:del w:id="13790" w:author="Unknown Author" w:date="2026-10-30T04:17:53Z"><w:r><w:rPr><w:kern w:val="0"/><w:szCs w:val="24"/><w:lang w:val="es-CO" w:eastAsia="en-US" w:bidi="ar-SA"/></w:rPr><w:delText>Número</w:delText></w:r></w:del></w:p></w:tc></w:tr><w:tr><w:trPr><w:del w:id="13792" w:author="Unknown Author" w:date="2026-10-30T04:17:53Z"/><w:cantSplit w:val="true"/></w:trPr><w:tc><w:tcPr><w:tcW w:w="1244" w:type="dxa"/><w:tcBorders></w:tcBorders><w:shd w:color="auto" w:fill="F7F7F7" w:val="clear"/></w:tcPr><w:p><w:pPr><w:pStyle w:val="Tabla9"/><w:widowControl/><w:jc w:val="left"/><w:rPr><w:kern w:val="0"/><w:szCs w:val="24"/><w:lang w:val="es-CO" w:eastAsia="en-US" w:bidi="ar-SA"/><w:del w:id="13794" w:author="Unknown Author" w:date="2026-10-30T04:17:53Z"></w:del></w:rPr></w:pPr><w:del w:id="13793" w:author="Unknown Author" w:date="2026-10-30T04:17:53Z"><w:r><w:rPr><w:kern w:val="0"/><w:szCs w:val="24"/><w:lang w:val="es-CO" w:eastAsia="en-US" w:bidi="ar-SA"/></w:rPr><w:delText>3906</w:delText></w:r></w:del></w:p></w:tc><w:tc><w:tcPr><w:tcW w:w="2571" w:type="dxa"/><w:tcBorders></w:tcBorders><w:shd w:color="auto" w:fill="F7F7F7" w:val="clear"/></w:tcPr><w:p><w:pPr><w:pStyle w:val="Tabla9"/><w:widowControl/><w:jc w:val="left"/><w:rPr><w:kern w:val="0"/><w:szCs w:val="24"/><w:lang w:val="es-CO" w:eastAsia="en-US" w:bidi="ar-SA"/><w:del w:id="13796" w:author="Unknown Author" w:date="2026-10-30T04:17:53Z"></w:del></w:rPr></w:pPr><w:del w:id="13795" w:author="Unknown Author" w:date="2026-10-30T04:17:53Z"><w:r><w:rPr><w:kern w:val="0"/><w:szCs w:val="24"/><w:lang w:val="es-CO" w:eastAsia="en-US" w:bidi="ar-SA"/></w:rPr><w:delText>Servicio de apropiación social del conocimiento</w:delText></w:r></w:del></w:p></w:tc><w:tc><w:tcPr><w:tcW w:w="2406" w:type="dxa"/><w:tcBorders></w:tcBorders><w:shd w:color="auto" w:fill="F7F7F7" w:val="clear"/></w:tcPr><w:p><w:pPr><w:pStyle w:val="Tabla9"/><w:widowControl/><w:jc w:val="left"/><w:rPr><w:kern w:val="0"/><w:szCs w:val="24"/><w:lang w:val="es-CO" w:eastAsia="en-US" w:bidi="ar-SA"/><w:del w:id="13798" w:author="Unknown Author" w:date="2026-10-30T04:17:53Z"></w:del></w:rPr></w:pPr><w:del w:id="13797" w:author="Unknown Author" w:date="2026-10-30T04:17:53Z"><w:r><w:rPr><w:kern w:val="0"/><w:szCs w:val="24"/><w:lang w:val="es-CO" w:eastAsia="en-US" w:bidi="ar-SA"/></w:rPr><w:delText>Actividades de apropiación social realizadas</w:delText></w:r></w:del></w:p></w:tc><w:tc><w:tcPr><w:tcW w:w="2654" w:type="dxa"/><w:tcBorders></w:tcBorders><w:shd w:color="auto" w:fill="F7F7F7" w:val="clear"/></w:tcPr><w:p><w:pPr><w:pStyle w:val="Tabla9"/><w:widowControl/><w:jc w:val="left"/><w:rPr><w:kern w:val="0"/><w:szCs w:val="24"/><w:lang w:val="es-CO" w:eastAsia="en-US" w:bidi="ar-SA"/><w:del w:id="13800" w:author="Unknown Author" w:date="2026-10-30T04:17:53Z"></w:del></w:rPr></w:pPr><w:del w:id="13799" w:author="Unknown Author" w:date="2026-10-30T04:17:53Z"><w:r><w:rPr><w:kern w:val="0"/><w:szCs w:val="24"/><w:lang w:val="es-CO" w:eastAsia="en-US" w:bidi="ar-SA"/></w:rPr><w:delText>Estrategias y actividades de apropiación social del conocimiento realizadas: 20 talleres de co-diseño y nueve jornadas</w:delText></w:r></w:del></w:p></w:tc><w:tc><w:tcPr><w:tcW w:w="1079" w:type="dxa"/><w:tcBorders></w:tcBorders><w:shd w:color="auto" w:fill="F7F7F7" w:val="clear"/></w:tcPr><w:p><w:pPr><w:pStyle w:val="Tabla9"/><w:widowControl/><w:jc w:val="left"/><w:rPr><w:kern w:val="0"/><w:szCs w:val="24"/><w:lang w:val="es-CO" w:eastAsia="en-US" w:bidi="ar-SA"/><w:del w:id="13802" w:author="Unknown Author" w:date="2026-10-30T04:17:53Z"></w:del></w:rPr></w:pPr><w:del w:id="13801" w:author="Unknown Author" w:date="2026-10-30T04:17:53Z"><w:r><w:rPr><w:kern w:val="0"/><w:szCs w:val="24"/><w:lang w:val="es-CO" w:eastAsia="en-US" w:bidi="ar-SA"/></w:rPr><w:delText>Número</w:delText></w:r></w:del></w:p></w:tc></w:tr><w:tr><w:trPr><w:del w:id="13803" w:author="Unknown Author" w:date="2026-10-30T04:17:53Z"/><w:cantSplit w:val="true"/></w:trPr><w:tc><w:tcPr><w:tcW w:w="1244" w:type="dxa"/><w:tcBorders><w:bottom w:val="single" w:sz="12" w:space="0" w:color="2A3439"/></w:tcBorders></w:tcPr><w:p><w:pPr><w:pStyle w:val="Tabla9"/><w:keepNext w:val="true"/><w:widowControl/><w:jc w:val="left"/><w:rPr><w:kern w:val="0"/><w:szCs w:val="24"/><w:lang w:val="es-CO" w:eastAsia="en-US" w:bidi="ar-SA"/><w:del w:id="13805" w:author="Unknown Author" w:date="2026-10-30T04:17:53Z"></w:del></w:rPr></w:pPr><w:del w:id="13804" w:author="Unknown Author" w:date="2026-10-30T04:17:53Z"><w:r><w:rPr><w:kern w:val="0"/><w:szCs w:val="24"/><w:lang w:val="es-CO" w:eastAsia="en-US" w:bidi="ar-SA"/></w:rPr><w:delText>3906</w:delText></w:r></w:del></w:p></w:tc><w:tc><w:tcPr><w:tcW w:w="2571" w:type="dxa"/><w:tcBorders><w:bottom w:val="single" w:sz="12" w:space="0" w:color="2A3439"/></w:tcBorders></w:tcPr><w:p><w:pPr><w:pStyle w:val="Tabla9"/><w:keepNext w:val="true"/><w:widowControl/><w:jc w:val="left"/><w:rPr><w:kern w:val="0"/><w:szCs w:val="24"/><w:lang w:val="es-CO" w:eastAsia="en-US" w:bidi="ar-SA"/><w:del w:id="13807" w:author="Unknown Author" w:date="2026-10-30T04:17:53Z"></w:del></w:rPr></w:pPr><w:del w:id="13806" w:author="Unknown Author" w:date="2026-10-30T04:17:53Z"><w:r><w:rPr><w:kern w:val="0"/><w:szCs w:val="24"/><w:lang w:val="es-CO" w:eastAsia="en-US" w:bidi="ar-SA"/></w:rPr><w:delText>Servicio de asistencia técnica</w:delText></w:r></w:del></w:p></w:tc><w:tc><w:tcPr><w:tcW w:w="2406" w:type="dxa"/><w:tcBorders><w:bottom w:val="single" w:sz="12" w:space="0" w:color="2A3439"/></w:tcBorders></w:tcPr><w:p><w:pPr><w:pStyle w:val="Tabla9"/><w:keepNext w:val="true"/><w:widowControl/><w:jc w:val="left"/><w:rPr><w:kern w:val="0"/><w:szCs w:val="24"/><w:lang w:val="es-CO" w:eastAsia="en-US" w:bidi="ar-SA"/><w:del w:id="13809" w:author="Unknown Author" w:date="2026-10-30T04:17:53Z"></w:del></w:rPr></w:pPr><w:del w:id="13808" w:author="Unknown Author" w:date="2026-10-30T04:17:53Z"><w:r><w:rPr><w:kern w:val="0"/><w:szCs w:val="24"/><w:lang w:val="es-CO" w:eastAsia="en-US" w:bidi="ar-SA"/></w:rPr><w:delText>Personas y entidades asistidas técnicamente</w:delText></w:r></w:del></w:p></w:tc><w:tc><w:tcPr><w:tcW w:w="2654" w:type="dxa"/><w:tcBorders><w:bottom w:val="single" w:sz="12" w:space="0" w:color="2A3439"/></w:tcBorders></w:tcPr><w:p><w:pPr><w:pStyle w:val="Tabla9"/><w:keepNext w:val="true"/><w:widowControl/><w:jc w:val="left"/><w:rPr><w:kern w:val="0"/><w:szCs w:val="24"/><w:lang w:val="es-CO" w:eastAsia="en-US" w:bidi="ar-SA"/><w:del w:id="13811" w:author="Unknown Author" w:date="2026-10-30T04:17:53Z"></w:del></w:rPr></w:pPr><w:del w:id="13810" w:author="Unknown Author" w:date="2026-10-30T04:17:53Z"><w:r><w:rPr><w:kern w:val="0"/><w:szCs w:val="24"/><w:lang w:val="es-CO" w:eastAsia="en-US" w:bidi="ar-SA"/></w:rPr><w:delText>Personas de comités y custodios certificadas en el uso y la custodia de la red</w:delText></w:r></w:del></w:p></w:tc><w:tc><w:tcPr><w:tcW w:w="1079" w:type="dxa"/><w:tcBorders><w:bottom w:val="single" w:sz="12" w:space="0" w:color="2A3439"/></w:tcBorders></w:tcPr><w:p><w:pPr><w:pStyle w:val="Tabla9"/><w:keepNext w:val="true"/><w:widowControl/><w:jc w:val="left"/><w:rPr><w:kern w:val="0"/><w:szCs w:val="24"/><w:lang w:val="es-CO" w:eastAsia="en-US" w:bidi="ar-SA"/><w:del w:id="13813" w:author="Unknown Author" w:date="2026-10-30T04:17:53Z"></w:del></w:rPr></w:pPr><w:del w:id="13812" w:author="Unknown Author" w:date="2026-10-30T04:17:53Z"><w:r><w:rPr><w:kern w:val="0"/><w:szCs w:val="24"/><w:lang w:val="es-CO" w:eastAsia="en-US" w:bidi="ar-SA"/></w:rPr><w:delText>Número</w:delText></w:r></w:del></w:p></w:tc></w:tr></w:tbl><w:p><w:pPr><w:pStyle w:val="TablaNota"/><w:rPr></w:rPr></w:pPr><w:r><w:rPr><w:i/><w:iCs/></w:rPr><w:t>Nota.</w:t></w:r><w:r><w:rPr></w:rPr><w:t xml:space="preserve"> Elaboración propia con el catálogo de productos del sector 39, programa 3906, de la MGA. El código de cada producto se registra en la plataforma MGA al formular el proyecto. Cada producto se cuenta una sola vez.</w:t></w:r></w:p><w:p><w:pPr><w:pStyle w:val="BodyText"/><w:rPr></w:rPr></w:pPr><w:r><w:rPr></w:rPr><w:t>La selección distingue el servicio que se financia de los resultados científicos que genera. Un artículo es un documento de investigación. La red es un servicio de apoyo a prototipos y a infraestructura. Un acta de instalación no es un producto de nuevo conocimiento y no se cuenta como tal. Esa distinción evita contar dos veces un mismo gasto y mantiene la coherencia con el presupuesto. El producto de prototipos cuenta un sistema integrado y no cien productos por cien nodos. El segundo prototipo es el gemelo predictivo de demolición, que se cuenta una vez y se verifica con al menos seis eventos reales.</w:t></w:r></w:p><w:p><w:pPr><w:pStyle w:val="BodyText"/><w:rPr></w:rPr></w:pPr><w:r><w:rPr></w:rPr><w:t>Los TdR piden además siete datos para cada producto (MinCiencias, 2026). Son el indicador, la meta, la entidad responsable, el periodo, la evidencia verificable, el territorio y la población. La Tabla 20.2 reúne esos campos. La meta de cada producto se verifica con una evidencia que un tercero puede revisar. Los documentos de investigación incluyen la constancia de sometimiento o publicación. La infraestructura incluye el inventario con coordenadas y número de serie.</w:t></w:r></w:p><w:p><w:pPr><w:pStyle w:val="TablaRotulo"/><w:rPr></w:rPr></w:pPr><w:bookmarkStart w:id="251" w:name="rot_Tabla_20_2"/><w:r><w:rPr><w:b/><w:bCs/></w:rPr><w:t>Tabla 20.2</w:t></w:r><w:bookmarkEnd w:id="251"/></w:p><w:p><w:pPr><w:pStyle w:val="TablaTitulo"/><w:rPr></w:rPr></w:pPr><w:r><w:rPr><w:i/><w:iCs/></w:rPr><w:t>Meta, responsable, periodo, evidencia, territorio y población de cada producto</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497"/><w:gridCol w:w="1661"/><w:gridCol w:w="1575"/><w:gridCol w:w="1244"/><w:gridCol w:w="912"/><w:gridCol w:w="1493"/><w:gridCol w:w="1245"/><w:gridCol w:w="1325"/></w:tblGrid><w:tr><w:trPr><w:tblHeader w:val="true"/><w:ins w:id="13814" w:author="Unknown Author" w:date="2026-10-30T04:17:53Z"/><w:cantSplit w:val="true"/></w:trPr><w:tc><w:tcPr><w:tcW w:w="497"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3816" w:author="Unknown Author" w:date="2026-10-30T04:17:53Z"></w:ins></w:rPr></w:pPr><w:ins w:id="13815" w:author="Unknown Author" w:date="2026-10-30T04:17:53Z"><w:r><w:rPr><w:b/><w:kern w:val="0"/><w:szCs w:val="24"/><w:lang w:val="es-CO" w:eastAsia="en-US" w:bidi="ar-SA"/></w:rPr><w:t>N.º</w:t></w:r></w:ins></w:p></w:tc><w:tc><w:tcPr><w:tcW w:w="1661"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3818" w:author="Unknown Author" w:date="2026-10-30T04:17:53Z"></w:ins></w:rPr></w:pPr><w:ins w:id="13817" w:author="Unknown Author" w:date="2026-10-30T04:17:53Z"><w:r><w:rPr><w:b/><w:kern w:val="0"/><w:szCs w:val="24"/><w:lang w:val="es-CO" w:eastAsia="en-US" w:bidi="ar-SA"/></w:rPr><w:t>Producto</w:t></w:r></w:ins></w:p></w:tc><w:tc><w:tcPr><w:tcW w:w="1575"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3820" w:author="Unknown Author" w:date="2026-10-30T04:17:53Z"></w:ins></w:rPr></w:pPr><w:ins w:id="13819" w:author="Unknown Author" w:date="2026-10-30T04:17:53Z"><w:r><w:rPr><w:b/><w:kern w:val="0"/><w:szCs w:val="24"/><w:lang w:val="es-CO" w:eastAsia="en-US" w:bidi="ar-SA"/></w:rPr><w:t>Meta</w:t></w:r></w:ins></w:p></w:tc><w:tc><w:tcPr><w:tcW w:w="1244"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3822" w:author="Unknown Author" w:date="2026-10-30T04:17:53Z"></w:ins></w:rPr></w:pPr><w:ins w:id="13821" w:author="Unknown Author" w:date="2026-10-30T04:17:53Z"><w:r><w:rPr><w:b/><w:kern w:val="0"/><w:szCs w:val="24"/><w:lang w:val="es-CO" w:eastAsia="en-US" w:bidi="ar-SA"/></w:rPr><w:t>Responsable</w:t></w:r></w:ins></w:p></w:tc><w:tc><w:tcPr><w:tcW w:w="912"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3824" w:author="Unknown Author" w:date="2026-10-30T04:17:53Z"></w:ins></w:rPr></w:pPr><w:ins w:id="13823" w:author="Unknown Author" w:date="2026-10-30T04:17:53Z"><w:r><w:rPr><w:b/><w:kern w:val="0"/><w:szCs w:val="24"/><w:lang w:val="es-CO" w:eastAsia="en-US" w:bidi="ar-SA"/></w:rPr><w:t>Periodo</w:t></w:r></w:ins></w:p></w:tc><w:tc><w:tcPr><w:tcW w:w="1493"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3826" w:author="Unknown Author" w:date="2026-10-30T04:17:53Z"></w:ins></w:rPr></w:pPr><w:ins w:id="13825" w:author="Unknown Author" w:date="2026-10-30T04:17:53Z"><w:r><w:rPr><w:b/><w:kern w:val="0"/><w:szCs w:val="24"/><w:lang w:val="es-CO" w:eastAsia="en-US" w:bidi="ar-SA"/></w:rPr><w:t>Evidencia verificable</w:t></w:r></w:ins></w:p></w:tc><w:tc><w:tcPr><w:tcW w:w="1245"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3828" w:author="Unknown Author" w:date="2026-10-30T04:17:53Z"></w:ins></w:rPr></w:pPr><w:ins w:id="13827" w:author="Unknown Author" w:date="2026-10-30T04:17:53Z"><w:r><w:rPr><w:b/><w:kern w:val="0"/><w:szCs w:val="24"/><w:lang w:val="es-CO" w:eastAsia="en-US" w:bidi="ar-SA"/></w:rPr><w:t>Territorio</w:t></w:r></w:ins></w:p></w:tc><w:tc><w:tcPr><w:tcW w:w="1325"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3830" w:author="Unknown Author" w:date="2026-10-30T04:17:53Z"></w:ins></w:rPr></w:pPr><w:ins w:id="13829" w:author="Unknown Author" w:date="2026-10-30T04:17:53Z"><w:r><w:rPr><w:b/><w:kern w:val="0"/><w:szCs w:val="24"/><w:lang w:val="es-CO" w:eastAsia="en-US" w:bidi="ar-SA"/></w:rPr><w:t>Población</w:t></w:r></w:ins></w:p></w:tc></w:tr><w:tr><w:trPr><w:ins w:id="13831" w:author="Unknown Author" w:date="2026-10-30T04:17:53Z"/><w:cantSplit w:val="true"/></w:trPr><w:tc><w:tcPr><w:tcW w:w="497" w:type="dxa"/><w:tcBorders></w:tcBorders></w:tcPr><w:p><w:pPr><w:pStyle w:val="Tabla8"/><w:widowControl/><w:jc w:val="left"/><w:rPr><w:kern w:val="0"/><w:szCs w:val="24"/><w:lang w:val="es-CO" w:eastAsia="en-US" w:bidi="ar-SA"/><w:ins w:id="13833" w:author="Unknown Author" w:date="2026-10-30T04:17:53Z"></w:ins></w:rPr></w:pPr><w:ins w:id="13832" w:author="Unknown Author" w:date="2026-10-30T04:17:53Z"><w:r><w:rPr><w:kern w:val="0"/><w:szCs w:val="24"/><w:lang w:val="es-CO" w:eastAsia="en-US" w:bidi="ar-SA"/></w:rPr><w:t>1</w:t></w:r></w:ins></w:p></w:tc><w:tc><w:tcPr><w:tcW w:w="1661" w:type="dxa"/><w:tcBorders></w:tcBorders></w:tcPr><w:p><w:pPr><w:pStyle w:val="Tabla8"/><w:widowControl/><w:jc w:val="left"/><w:rPr><w:kern w:val="0"/><w:szCs w:val="24"/><w:lang w:val="es-CO" w:eastAsia="en-US" w:bidi="ar-SA"/><w:ins w:id="13835" w:author="Unknown Author" w:date="2026-10-30T04:17:53Z"></w:ins></w:rPr></w:pPr><w:ins w:id="13834" w:author="Unknown Author" w:date="2026-10-30T04:17:53Z"><w:r><w:rPr><w:kern w:val="0"/><w:szCs w:val="24"/><w:lang w:val="es-CO" w:eastAsia="en-US" w:bidi="ar-SA"/></w:rPr><w:t>Prototipos funcionales validados</w:t></w:r></w:ins></w:p></w:tc><w:tc><w:tcPr><w:tcW w:w="1575" w:type="dxa"/><w:tcBorders></w:tcBorders></w:tcPr><w:p><w:pPr><w:pStyle w:val="Tabla8"/><w:widowControl/><w:jc w:val="left"/><w:rPr><w:kern w:val="0"/><w:szCs w:val="24"/><w:lang w:val="es-CO" w:eastAsia="en-US" w:bidi="ar-SA"/><w:ins w:id="13837" w:author="Unknown Author" w:date="2026-10-30T04:17:53Z"></w:ins></w:rPr></w:pPr><w:ins w:id="13836" w:author="Unknown Author" w:date="2026-10-30T04:17:53Z"><w:r><w:rPr><w:kern w:val="0"/><w:szCs w:val="24"/><w:lang w:val="es-CO" w:eastAsia="en-US" w:bidi="ar-SA"/></w:rPr><w:t>2 prototipos: un sistema de 100 nodos y 10 gateways (30 y 3 al mes 12; 70 y 7 al mes 17; 100 y 10 al mes 19) y un gemelo predictivo de demolición validado al mes 22</w:t></w:r></w:ins></w:p></w:tc><w:tc><w:tcPr><w:tcW w:w="1244" w:type="dxa"/><w:tcBorders></w:tcBorders></w:tcPr><w:p><w:pPr><w:pStyle w:val="Tabla8"/><w:widowControl/><w:jc w:val="left"/><w:rPr><w:kern w:val="0"/><w:szCs w:val="24"/><w:lang w:val="es-CO" w:eastAsia="en-US" w:bidi="ar-SA"/><w:ins w:id="13839" w:author="Unknown Author" w:date="2026-10-30T04:17:53Z"></w:ins></w:rPr></w:pPr><w:ins w:id="13838" w:author="Unknown Author" w:date="2026-10-30T04:17:53Z"><w:r><w:rPr><w:kern w:val="0"/><w:szCs w:val="24"/><w:lang w:val="es-CO" w:eastAsia="en-US" w:bidi="ar-SA"/></w:rPr><w:t>Universidad Santo Tomás</w:t></w:r></w:ins></w:p></w:tc><w:tc><w:tcPr><w:tcW w:w="912" w:type="dxa"/><w:tcBorders></w:tcBorders></w:tcPr><w:p><w:pPr><w:pStyle w:val="Tabla8"/><w:widowControl/><w:jc w:val="left"/><w:rPr><w:kern w:val="0"/><w:szCs w:val="24"/><w:lang w:val="es-CO" w:eastAsia="en-US" w:bidi="ar-SA"/><w:ins w:id="13841" w:author="Unknown Author" w:date="2026-10-30T04:17:53Z"></w:ins></w:rPr></w:pPr><w:ins w:id="13840" w:author="Unknown Author" w:date="2026-10-30T04:17:53Z"><w:r><w:rPr><w:kern w:val="0"/><w:szCs w:val="24"/><w:lang w:val="es-CO" w:eastAsia="en-US" w:bidi="ar-SA"/></w:rPr><w:t>Meses 4 a 24</w:t></w:r></w:ins></w:p></w:tc><w:tc><w:tcPr><w:tcW w:w="1493" w:type="dxa"/><w:tcBorders></w:tcBorders></w:tcPr><w:p><w:pPr><w:pStyle w:val="Tabla8"/><w:widowControl/><w:jc w:val="left"/><w:rPr><w:kern w:val="0"/><w:szCs w:val="24"/><w:lang w:val="es-CO" w:eastAsia="en-US" w:bidi="ar-SA"/><w:ins w:id="13843" w:author="Unknown Author" w:date="2026-10-30T04:17:53Z"></w:ins></w:rPr></w:pPr><w:ins w:id="13842" w:author="Unknown Author" w:date="2026-10-30T04:17:53Z"><w:r><w:rPr><w:kern w:val="0"/><w:szCs w:val="24"/><w:lang w:val="es-CO" w:eastAsia="en-US" w:bidi="ar-SA"/></w:rPr><w:t>Inventario con coordenadas y número de serie; informes de validación frente a la referencia; informe del ensayo independiente; informe de validación del gemelo con seis eventos y verificación independiente</w:t></w:r></w:ins></w:p></w:tc><w:tc><w:tcPr><w:tcW w:w="1245" w:type="dxa"/><w:tcBorders></w:tcBorders></w:tcPr><w:p><w:pPr><w:pStyle w:val="Tabla8"/><w:widowControl/><w:jc w:val="left"/><w:rPr><w:kern w:val="0"/><w:szCs w:val="24"/><w:lang w:val="es-CO" w:eastAsia="en-US" w:bidi="ar-SA"/><w:ins w:id="13845" w:author="Unknown Author" w:date="2026-10-30T04:17:53Z"></w:ins></w:rPr></w:pPr><w:ins w:id="13844" w:author="Unknown Author" w:date="2026-10-30T04:17:53Z"><w:r><w:rPr><w:kern w:val="0"/><w:szCs w:val="24"/><w:lang w:val="es-CO" w:eastAsia="en-US" w:bidi="ar-SA"/></w:rPr><w:t>Manizales (Caldas) y Calarcá (Quindío)</w:t></w:r></w:ins></w:p></w:tc><w:tc><w:tcPr><w:tcW w:w="1325" w:type="dxa"/><w:tcBorders></w:tcBorders></w:tcPr><w:p><w:pPr><w:pStyle w:val="Tabla8"/><w:widowControl/><w:jc w:val="left"/><w:rPr><w:kern w:val="0"/><w:szCs w:val="24"/><w:lang w:val="es-CO" w:eastAsia="en-US" w:bidi="ar-SA"/><w:ins w:id="13847" w:author="Unknown Author" w:date="2026-10-30T04:17:53Z"></w:ins></w:rPr></w:pPr><w:ins w:id="13846" w:author="Unknown Author" w:date="2026-10-30T04:17:53Z"><w:r><w:rPr><w:kern w:val="0"/><w:szCs w:val="24"/><w:lang w:val="es-CO" w:eastAsia="en-US" w:bidi="ar-SA"/></w:rPr><w:t>Cuatro consejos de gestión del riesgo y operarios de remoción</w:t></w:r></w:ins></w:p></w:tc></w:tr><w:tr><w:trPr><w:ins w:id="13848" w:author="Unknown Author" w:date="2026-10-30T04:17:53Z"/><w:cantSplit w:val="true"/></w:trPr><w:tc><w:tcPr><w:tcW w:w="497" w:type="dxa"/><w:tcBorders></w:tcBorders><w:shd w:color="auto" w:fill="F7F7F7" w:val="clear"/></w:tcPr><w:p><w:pPr><w:pStyle w:val="Tabla8"/><w:widowControl/><w:jc w:val="left"/><w:rPr><w:kern w:val="0"/><w:szCs w:val="24"/><w:lang w:val="es-CO" w:eastAsia="en-US" w:bidi="ar-SA"/><w:ins w:id="13850" w:author="Unknown Author" w:date="2026-10-30T04:17:53Z"></w:ins></w:rPr></w:pPr><w:ins w:id="13849" w:author="Unknown Author" w:date="2026-10-30T04:17:53Z"><w:r><w:rPr><w:kern w:val="0"/><w:szCs w:val="24"/><w:lang w:val="es-CO" w:eastAsia="en-US" w:bidi="ar-SA"/></w:rPr><w:t>2</w:t></w:r></w:ins></w:p></w:tc><w:tc><w:tcPr><w:tcW w:w="1661" w:type="dxa"/><w:tcBorders></w:tcBorders><w:shd w:color="auto" w:fill="F7F7F7" w:val="clear"/></w:tcPr><w:p><w:pPr><w:pStyle w:val="Tabla8"/><w:widowControl/><w:jc w:val="left"/><w:rPr><w:kern w:val="0"/><w:szCs w:val="24"/><w:lang w:val="es-CO" w:eastAsia="en-US" w:bidi="ar-SA"/><w:ins w:id="13852" w:author="Unknown Author" w:date="2026-10-30T04:17:53Z"></w:ins></w:rPr></w:pPr><w:ins w:id="13851" w:author="Unknown Author" w:date="2026-10-30T04:17:53Z"><w:r><w:rPr><w:kern w:val="0"/><w:szCs w:val="24"/><w:lang w:val="es-CO" w:eastAsia="en-US" w:bidi="ar-SA"/></w:rPr><w:t>Documentos de investigación</w:t></w:r></w:ins></w:p></w:tc><w:tc><w:tcPr><w:tcW w:w="1575" w:type="dxa"/><w:tcBorders></w:tcBorders><w:shd w:color="auto" w:fill="F7F7F7" w:val="clear"/></w:tcPr><w:p><w:pPr><w:pStyle w:val="Tabla8"/><w:widowControl/><w:jc w:val="left"/><w:rPr><w:kern w:val="0"/><w:szCs w:val="24"/><w:lang w:val="es-CO" w:eastAsia="en-US" w:bidi="ar-SA"/><w:ins w:id="13854" w:author="Unknown Author" w:date="2026-10-30T04:17:53Z"></w:ins></w:rPr></w:pPr><w:ins w:id="13853" w:author="Unknown Author" w:date="2026-10-30T04:17:53Z"><w:r><w:rPr><w:kern w:val="0"/><w:szCs w:val="24"/><w:lang w:val="es-CO" w:eastAsia="en-US" w:bidi="ar-SA"/></w:rPr><w:t>9: seis de jóvenes investigadores, dos de maestría y uno de posdoctorado</w:t></w:r></w:ins></w:p></w:tc><w:tc><w:tcPr><w:tcW w:w="1244" w:type="dxa"/><w:tcBorders></w:tcBorders><w:shd w:color="auto" w:fill="F7F7F7" w:val="clear"/></w:tcPr><w:p><w:pPr><w:pStyle w:val="Tabla8"/><w:widowControl/><w:jc w:val="left"/><w:rPr><w:kern w:val="0"/><w:szCs w:val="24"/><w:lang w:val="es-CO" w:eastAsia="en-US" w:bidi="ar-SA"/><w:ins w:id="13856" w:author="Unknown Author" w:date="2026-10-30T04:17:53Z"></w:ins></w:rPr></w:pPr><w:ins w:id="13855" w:author="Unknown Author" w:date="2026-10-30T04:17:53Z"><w:r><w:rPr><w:kern w:val="0"/><w:szCs w:val="24"/><w:lang w:val="es-CO" w:eastAsia="en-US" w:bidi="ar-SA"/></w:rPr><w:t>Universidad Santo Tomás</w:t></w:r></w:ins></w:p></w:tc><w:tc><w:tcPr><w:tcW w:w="912" w:type="dxa"/><w:tcBorders></w:tcBorders><w:shd w:color="auto" w:fill="F7F7F7" w:val="clear"/></w:tcPr><w:p><w:pPr><w:pStyle w:val="Tabla8"/><w:widowControl/><w:jc w:val="left"/><w:rPr><w:kern w:val="0"/><w:szCs w:val="24"/><w:lang w:val="es-CO" w:eastAsia="en-US" w:bidi="ar-SA"/><w:ins w:id="13858" w:author="Unknown Author" w:date="2026-10-30T04:17:53Z"></w:ins></w:rPr></w:pPr><w:ins w:id="13857" w:author="Unknown Author" w:date="2026-10-30T04:17:53Z"><w:r><w:rPr><w:kern w:val="0"/><w:szCs w:val="24"/><w:lang w:val="es-CO" w:eastAsia="en-US" w:bidi="ar-SA"/></w:rPr><w:t>Meses 6 a 24</w:t></w:r></w:ins></w:p></w:tc><w:tc><w:tcPr><w:tcW w:w="1493" w:type="dxa"/><w:tcBorders></w:tcBorders><w:shd w:color="auto" w:fill="F7F7F7" w:val="clear"/></w:tcPr><w:p><w:pPr><w:pStyle w:val="Tabla8"/><w:widowControl/><w:jc w:val="left"/><w:rPr><w:kern w:val="0"/><w:szCs w:val="24"/><w:lang w:val="es-CO" w:eastAsia="en-US" w:bidi="ar-SA"/><w:ins w:id="13860" w:author="Unknown Author" w:date="2026-10-30T04:17:53Z"></w:ins></w:rPr></w:pPr><w:ins w:id="13859" w:author="Unknown Author" w:date="2026-10-30T04:17:53Z"><w:r><w:rPr><w:kern w:val="0"/><w:szCs w:val="24"/><w:lang w:val="es-CO" w:eastAsia="en-US" w:bidi="ar-SA"/></w:rPr><w:t>Manuscritos con constancia de sometimiento o publicación</w:t></w:r></w:ins></w:p></w:tc><w:tc><w:tcPr><w:tcW w:w="1245" w:type="dxa"/><w:tcBorders></w:tcBorders><w:shd w:color="auto" w:fill="F7F7F7" w:val="clear"/></w:tcPr><w:p><w:pPr><w:pStyle w:val="Tabla8"/><w:widowControl/><w:jc w:val="left"/><w:rPr><w:kern w:val="0"/><w:szCs w:val="24"/><w:lang w:val="es-CO" w:eastAsia="en-US" w:bidi="ar-SA"/><w:ins w:id="13862" w:author="Unknown Author" w:date="2026-10-30T04:17:53Z"></w:ins></w:rPr></w:pPr><w:ins w:id="13861" w:author="Unknown Author" w:date="2026-10-30T04:17:53Z"><w:r><w:rPr><w:kern w:val="0"/><w:szCs w:val="24"/><w:lang w:val="es-CO" w:eastAsia="en-US" w:bidi="ar-SA"/></w:rPr><w:t>Manizales y Calarcá</w:t></w:r></w:ins></w:p></w:tc><w:tc><w:tcPr><w:tcW w:w="1325" w:type="dxa"/><w:tcBorders></w:tcBorders><w:shd w:color="auto" w:fill="F7F7F7" w:val="clear"/></w:tcPr><w:p><w:pPr><w:pStyle w:val="Tabla8"/><w:widowControl/><w:jc w:val="left"/><w:rPr><w:kern w:val="0"/><w:szCs w:val="24"/><w:lang w:val="es-CO" w:eastAsia="en-US" w:bidi="ar-SA"/><w:ins w:id="13864" w:author="Unknown Author" w:date="2026-10-30T04:17:53Z"></w:ins></w:rPr></w:pPr><w:ins w:id="13863" w:author="Unknown Author" w:date="2026-10-30T04:17:53Z"><w:r><w:rPr><w:kern w:val="0"/><w:szCs w:val="24"/><w:lang w:val="es-CO" w:eastAsia="en-US" w:bidi="ar-SA"/></w:rPr><w:t>Comunidad científica y autoridades ambientales</w:t></w:r></w:ins></w:p></w:tc></w:tr><w:tr><w:trPr><w:ins w:id="13865" w:author="Unknown Author" w:date="2026-10-30T04:17:53Z"/><w:cantSplit w:val="true"/></w:trPr><w:tc><w:tcPr><w:tcW w:w="497" w:type="dxa"/><w:tcBorders></w:tcBorders></w:tcPr><w:p><w:pPr><w:pStyle w:val="Tabla8"/><w:widowControl/><w:jc w:val="left"/><w:rPr><w:kern w:val="0"/><w:szCs w:val="24"/><w:lang w:val="es-CO" w:eastAsia="en-US" w:bidi="ar-SA"/><w:ins w:id="13867" w:author="Unknown Author" w:date="2026-10-30T04:17:53Z"></w:ins></w:rPr></w:pPr><w:ins w:id="13866" w:author="Unknown Author" w:date="2026-10-30T04:17:53Z"><w:r><w:rPr><w:kern w:val="0"/><w:szCs w:val="24"/><w:lang w:val="es-CO" w:eastAsia="en-US" w:bidi="ar-SA"/></w:rPr><w:t>3</w:t></w:r></w:ins></w:p></w:tc><w:tc><w:tcPr><w:tcW w:w="1661" w:type="dxa"/><w:tcBorders></w:tcBorders></w:tcPr><w:p><w:pPr><w:pStyle w:val="Tabla8"/><w:widowControl/><w:jc w:val="left"/><w:rPr><w:kern w:val="0"/><w:szCs w:val="24"/><w:lang w:val="es-CO" w:eastAsia="en-US" w:bidi="ar-SA"/><w:ins w:id="13869" w:author="Unknown Author" w:date="2026-10-30T04:17:53Z"></w:ins></w:rPr></w:pPr><w:ins w:id="13868" w:author="Unknown Author" w:date="2026-10-30T04:17:53Z"><w:r><w:rPr><w:kern w:val="0"/><w:szCs w:val="24"/><w:lang w:val="es-CO" w:eastAsia="en-US" w:bidi="ar-SA"/></w:rPr><w:t>Maestría en modalidad de investigación</w:t></w:r></w:ins></w:p></w:tc><w:tc><w:tcPr><w:tcW w:w="1575" w:type="dxa"/><w:tcBorders></w:tcBorders></w:tcPr><w:p><w:pPr><w:pStyle w:val="Tabla8"/><w:widowControl/><w:jc w:val="left"/><w:rPr><w:kern w:val="0"/><w:szCs w:val="24"/><w:lang w:val="es-CO" w:eastAsia="en-US" w:bidi="ar-SA"/><w:ins w:id="13871" w:author="Unknown Author" w:date="2026-10-30T04:17:53Z"></w:ins></w:rPr></w:pPr><w:ins w:id="13870" w:author="Unknown Author" w:date="2026-10-30T04:17:53Z"><w:r><w:rPr><w:kern w:val="0"/><w:szCs w:val="24"/><w:lang w:val="es-CO" w:eastAsia="en-US" w:bidi="ar-SA"/></w:rPr><w:t>2 estudiantes</w:t></w:r></w:ins></w:p></w:tc><w:tc><w:tcPr><w:tcW w:w="1244" w:type="dxa"/><w:tcBorders></w:tcBorders></w:tcPr><w:p><w:pPr><w:pStyle w:val="Tabla8"/><w:widowControl/><w:jc w:val="left"/><w:rPr><w:kern w:val="0"/><w:szCs w:val="24"/><w:lang w:val="es-CO" w:eastAsia="en-US" w:bidi="ar-SA"/><w:ins w:id="13873" w:author="Unknown Author" w:date="2026-10-30T04:17:53Z"></w:ins></w:rPr></w:pPr><w:ins w:id="13872" w:author="Unknown Author" w:date="2026-10-30T04:17:53Z"><w:r><w:rPr><w:kern w:val="0"/><w:szCs w:val="24"/><w:lang w:val="es-CO" w:eastAsia="en-US" w:bidi="ar-SA"/></w:rPr><w:t>Universidad Santo Tomás</w:t></w:r></w:ins></w:p></w:tc><w:tc><w:tcPr><w:tcW w:w="912" w:type="dxa"/><w:tcBorders></w:tcBorders></w:tcPr><w:p><w:pPr><w:pStyle w:val="Tabla8"/><w:widowControl/><w:jc w:val="left"/><w:rPr><w:kern w:val="0"/><w:szCs w:val="24"/><w:lang w:val="es-CO" w:eastAsia="en-US" w:bidi="ar-SA"/><w:ins w:id="13875" w:author="Unknown Author" w:date="2026-10-30T04:17:53Z"></w:ins></w:rPr></w:pPr><w:ins w:id="13874" w:author="Unknown Author" w:date="2026-10-30T04:17:53Z"><w:r><w:rPr><w:kern w:val="0"/><w:szCs w:val="24"/><w:lang w:val="es-CO" w:eastAsia="en-US" w:bidi="ar-SA"/></w:rPr><w:t>Meses 1 a 24</w:t></w:r></w:ins></w:p></w:tc><w:tc><w:tcPr><w:tcW w:w="1493" w:type="dxa"/><w:tcBorders></w:tcBorders></w:tcPr><w:p><w:pPr><w:pStyle w:val="Tabla8"/><w:widowControl/><w:jc w:val="left"/><w:rPr><w:kern w:val="0"/><w:szCs w:val="24"/><w:lang w:val="es-CO" w:eastAsia="en-US" w:bidi="ar-SA"/><w:ins w:id="13877" w:author="Unknown Author" w:date="2026-10-30T04:17:53Z"></w:ins></w:rPr></w:pPr><w:ins w:id="13876" w:author="Unknown Author" w:date="2026-10-30T04:17:53Z"><w:r><w:rPr><w:kern w:val="0"/><w:szCs w:val="24"/><w:lang w:val="es-CO" w:eastAsia="en-US" w:bidi="ar-SA"/></w:rPr><w:t>Certificados de admisión o matrícula, avance del trabajo de grado y producto sometido</w:t></w:r></w:ins></w:p></w:tc><w:tc><w:tcPr><w:tcW w:w="1245" w:type="dxa"/><w:tcBorders></w:tcBorders></w:tcPr><w:p><w:pPr><w:pStyle w:val="Tabla8"/><w:widowControl/><w:jc w:val="left"/><w:rPr><w:kern w:val="0"/><w:szCs w:val="24"/><w:lang w:val="es-CO" w:eastAsia="en-US" w:bidi="ar-SA"/><w:ins w:id="13879" w:author="Unknown Author" w:date="2026-10-30T04:17:53Z"></w:ins></w:rPr></w:pPr><w:ins w:id="13878" w:author="Unknown Author" w:date="2026-10-30T04:17:53Z"><w:r><w:rPr><w:kern w:val="0"/><w:szCs w:val="24"/><w:lang w:val="es-CO" w:eastAsia="en-US" w:bidi="ar-SA"/></w:rPr><w:t>Manizales y Calarcá</w:t></w:r></w:ins></w:p></w:tc><w:tc><w:tcPr><w:tcW w:w="1325" w:type="dxa"/><w:tcBorders></w:tcBorders></w:tcPr><w:p><w:pPr><w:pStyle w:val="Tabla8"/><w:widowControl/><w:jc w:val="left"/><w:rPr><w:kern w:val="0"/><w:szCs w:val="24"/><w:lang w:val="es-CO" w:eastAsia="en-US" w:bidi="ar-SA"/><w:ins w:id="13881" w:author="Unknown Author" w:date="2026-10-30T04:17:53Z"></w:ins></w:rPr></w:pPr><w:ins w:id="13880" w:author="Unknown Author" w:date="2026-10-30T04:17:53Z"><w:r><w:rPr><w:kern w:val="0"/><w:szCs w:val="24"/><w:lang w:val="es-CO" w:eastAsia="en-US" w:bidi="ar-SA"/></w:rPr><w:t>Dos estudiantes de maestría</w:t></w:r></w:ins></w:p></w:tc></w:tr><w:tr><w:trPr><w:ins w:id="13882" w:author="Unknown Author" w:date="2026-10-30T04:17:53Z"/><w:cantSplit w:val="true"/></w:trPr><w:tc><w:tcPr><w:tcW w:w="497" w:type="dxa"/><w:tcBorders></w:tcBorders><w:shd w:color="auto" w:fill="F7F7F7" w:val="clear"/></w:tcPr><w:p><w:pPr><w:pStyle w:val="Tabla8"/><w:widowControl/><w:jc w:val="left"/><w:rPr><w:kern w:val="0"/><w:szCs w:val="24"/><w:lang w:val="es-CO" w:eastAsia="en-US" w:bidi="ar-SA"/><w:ins w:id="13884" w:author="Unknown Author" w:date="2026-10-30T04:17:53Z"></w:ins></w:rPr></w:pPr><w:ins w:id="13883" w:author="Unknown Author" w:date="2026-10-30T04:17:53Z"><w:r><w:rPr><w:kern w:val="0"/><w:szCs w:val="24"/><w:lang w:val="es-CO" w:eastAsia="en-US" w:bidi="ar-SA"/></w:rPr><w:t>4</w:t></w:r></w:ins></w:p></w:tc><w:tc><w:tcPr><w:tcW w:w="1661" w:type="dxa"/><w:tcBorders></w:tcBorders><w:shd w:color="auto" w:fill="F7F7F7" w:val="clear"/></w:tcPr><w:p><w:pPr><w:pStyle w:val="Tabla8"/><w:widowControl/><w:jc w:val="left"/><w:rPr><w:kern w:val="0"/><w:szCs w:val="24"/><w:lang w:val="es-CO" w:eastAsia="en-US" w:bidi="ar-SA"/><w:ins w:id="13886" w:author="Unknown Author" w:date="2026-10-30T04:17:53Z"></w:ins></w:rPr></w:pPr><w:ins w:id="13885" w:author="Unknown Author" w:date="2026-10-30T04:17:53Z"><w:r><w:rPr><w:kern w:val="0"/><w:szCs w:val="24"/><w:lang w:val="es-CO" w:eastAsia="en-US" w:bidi="ar-SA"/></w:rPr><w:t>Estancia posdoctoral</w:t></w:r></w:ins></w:p></w:tc><w:tc><w:tcPr><w:tcW w:w="1575" w:type="dxa"/><w:tcBorders></w:tcBorders><w:shd w:color="auto" w:fill="F7F7F7" w:val="clear"/></w:tcPr><w:p><w:pPr><w:pStyle w:val="Tabla8"/><w:widowControl/><w:jc w:val="left"/><w:rPr><w:kern w:val="0"/><w:szCs w:val="24"/><w:lang w:val="es-CO" w:eastAsia="en-US" w:bidi="ar-SA"/><w:ins w:id="13888" w:author="Unknown Author" w:date="2026-10-30T04:17:53Z"></w:ins></w:rPr></w:pPr><w:ins w:id="13887" w:author="Unknown Author" w:date="2026-10-30T04:17:53Z"><w:r><w:rPr><w:kern w:val="0"/><w:szCs w:val="24"/><w:lang w:val="es-CO" w:eastAsia="en-US" w:bidi="ar-SA"/></w:rPr><w:t>1 doctor</w:t></w:r></w:ins></w:p></w:tc><w:tc><w:tcPr><w:tcW w:w="1244" w:type="dxa"/><w:tcBorders></w:tcBorders><w:shd w:color="auto" w:fill="F7F7F7" w:val="clear"/></w:tcPr><w:p><w:pPr><w:pStyle w:val="Tabla8"/><w:widowControl/><w:jc w:val="left"/><w:rPr><w:kern w:val="0"/><w:szCs w:val="24"/><w:lang w:val="es-CO" w:eastAsia="en-US" w:bidi="ar-SA"/><w:ins w:id="13890" w:author="Unknown Author" w:date="2026-10-30T04:17:53Z"></w:ins></w:rPr></w:pPr><w:ins w:id="13889" w:author="Unknown Author" w:date="2026-10-30T04:17:53Z"><w:r><w:rPr><w:kern w:val="0"/><w:szCs w:val="24"/><w:lang w:val="es-CO" w:eastAsia="en-US" w:bidi="ar-SA"/></w:rPr><w:t>Universidad Santo Tomás</w:t></w:r></w:ins></w:p></w:tc><w:tc><w:tcPr><w:tcW w:w="912" w:type="dxa"/><w:tcBorders></w:tcBorders><w:shd w:color="auto" w:fill="F7F7F7" w:val="clear"/></w:tcPr><w:p><w:pPr><w:pStyle w:val="Tabla8"/><w:widowControl/><w:jc w:val="left"/><w:rPr><w:kern w:val="0"/><w:szCs w:val="24"/><w:lang w:val="es-CO" w:eastAsia="en-US" w:bidi="ar-SA"/><w:ins w:id="13892" w:author="Unknown Author" w:date="2026-10-30T04:17:53Z"></w:ins></w:rPr></w:pPr><w:ins w:id="13891" w:author="Unknown Author" w:date="2026-10-30T04:17:53Z"><w:r><w:rPr><w:kern w:val="0"/><w:szCs w:val="24"/><w:lang w:val="es-CO" w:eastAsia="en-US" w:bidi="ar-SA"/></w:rPr><w:t>Meses 1 a 24</w:t></w:r></w:ins></w:p></w:tc><w:tc><w:tcPr><w:tcW w:w="1493" w:type="dxa"/><w:tcBorders></w:tcBorders><w:shd w:color="auto" w:fill="F7F7F7" w:val="clear"/></w:tcPr><w:p><w:pPr><w:pStyle w:val="Tabla8"/><w:widowControl/><w:jc w:val="left"/><w:rPr><w:kern w:val="0"/><w:szCs w:val="24"/><w:lang w:val="es-CO" w:eastAsia="en-US" w:bidi="ar-SA"/><w:ins w:id="13894" w:author="Unknown Author" w:date="2026-10-30T04:17:53Z"></w:ins></w:rPr></w:pPr><w:ins w:id="13893" w:author="Unknown Author" w:date="2026-10-30T04:17:53Z"><w:r><w:rPr><w:kern w:val="0"/><w:szCs w:val="24"/><w:lang w:val="es-CO" w:eastAsia="en-US" w:bidi="ar-SA"/></w:rPr><w:t>Contrato o beca, producto, producto de divulgación e informe técnico final</w:t></w:r></w:ins></w:p></w:tc><w:tc><w:tcPr><w:tcW w:w="1245" w:type="dxa"/><w:tcBorders></w:tcBorders><w:shd w:color="auto" w:fill="F7F7F7" w:val="clear"/></w:tcPr><w:p><w:pPr><w:pStyle w:val="Tabla8"/><w:widowControl/><w:jc w:val="left"/><w:rPr><w:kern w:val="0"/><w:szCs w:val="24"/><w:lang w:val="es-CO" w:eastAsia="en-US" w:bidi="ar-SA"/><w:ins w:id="13896" w:author="Unknown Author" w:date="2026-10-30T04:17:53Z"></w:ins></w:rPr></w:pPr><w:ins w:id="13895" w:author="Unknown Author" w:date="2026-10-30T04:17:53Z"><w:r><w:rPr><w:kern w:val="0"/><w:szCs w:val="24"/><w:lang w:val="es-CO" w:eastAsia="en-US" w:bidi="ar-SA"/></w:rPr><w:t>Manizales y Calarcá</w:t></w:r></w:ins></w:p></w:tc><w:tc><w:tcPr><w:tcW w:w="1325" w:type="dxa"/><w:tcBorders></w:tcBorders><w:shd w:color="auto" w:fill="F7F7F7" w:val="clear"/></w:tcPr><w:p><w:pPr><w:pStyle w:val="Tabla8"/><w:widowControl/><w:jc w:val="left"/><w:rPr><w:kern w:val="0"/><w:szCs w:val="24"/><w:lang w:val="es-CO" w:eastAsia="en-US" w:bidi="ar-SA"/><w:ins w:id="13898" w:author="Unknown Author" w:date="2026-10-30T04:17:53Z"></w:ins></w:rPr></w:pPr><w:ins w:id="13897" w:author="Unknown Author" w:date="2026-10-30T04:17:53Z"><w:r><w:rPr><w:kern w:val="0"/><w:szCs w:val="24"/><w:lang w:val="es-CO" w:eastAsia="en-US" w:bidi="ar-SA"/></w:rPr><w:t>Un doctor en estancia posdoctoral</w:t></w:r></w:ins></w:p></w:tc></w:tr><w:tr><w:trPr><w:ins w:id="13899" w:author="Unknown Author" w:date="2026-10-30T04:17:53Z"/><w:cantSplit w:val="true"/></w:trPr><w:tc><w:tcPr><w:tcW w:w="497" w:type="dxa"/><w:tcBorders></w:tcBorders></w:tcPr><w:p><w:pPr><w:pStyle w:val="Tabla8"/><w:widowControl/><w:jc w:val="left"/><w:rPr><w:kern w:val="0"/><w:szCs w:val="24"/><w:lang w:val="es-CO" w:eastAsia="en-US" w:bidi="ar-SA"/><w:ins w:id="13901" w:author="Unknown Author" w:date="2026-10-30T04:17:53Z"></w:ins></w:rPr></w:pPr><w:ins w:id="13900" w:author="Unknown Author" w:date="2026-10-30T04:17:53Z"><w:r><w:rPr><w:kern w:val="0"/><w:szCs w:val="24"/><w:lang w:val="es-CO" w:eastAsia="en-US" w:bidi="ar-SA"/></w:rPr><w:t>5</w:t></w:r></w:ins></w:p></w:tc><w:tc><w:tcPr><w:tcW w:w="1661" w:type="dxa"/><w:tcBorders></w:tcBorders></w:tcPr><w:p><w:pPr><w:pStyle w:val="Tabla8"/><w:widowControl/><w:jc w:val="left"/><w:rPr><w:kern w:val="0"/><w:szCs w:val="24"/><w:lang w:val="es-CO" w:eastAsia="en-US" w:bidi="ar-SA"/><w:ins w:id="13903" w:author="Unknown Author" w:date="2026-10-30T04:17:53Z"></w:ins></w:rPr></w:pPr><w:ins w:id="13902" w:author="Unknown Author" w:date="2026-10-30T04:17:53Z"><w:r><w:rPr><w:kern w:val="0"/><w:szCs w:val="24"/><w:lang w:val="es-CO" w:eastAsia="en-US" w:bidi="ar-SA"/></w:rPr><w:t>Jóvenes investigadores e innovadores</w:t></w:r></w:ins></w:p></w:tc><w:tc><w:tcPr><w:tcW w:w="1575" w:type="dxa"/><w:tcBorders></w:tcBorders></w:tcPr><w:p><w:pPr><w:pStyle w:val="Tabla8"/><w:widowControl/><w:jc w:val="left"/><w:rPr><w:kern w:val="0"/><w:szCs w:val="24"/><w:lang w:val="es-CO" w:eastAsia="en-US" w:bidi="ar-SA"/><w:ins w:id="13905" w:author="Unknown Author" w:date="2026-10-30T04:17:53Z"></w:ins></w:rPr></w:pPr><w:ins w:id="13904" w:author="Unknown Author" w:date="2026-10-30T04:17:53Z"><w:r><w:rPr><w:kern w:val="0"/><w:szCs w:val="24"/><w:lang w:val="es-CO" w:eastAsia="en-US" w:bidi="ar-SA"/></w:rPr><w:t>6: tres en los meses 1 a 12 y tres en los meses 13 a 24</w:t></w:r></w:ins></w:p></w:tc><w:tc><w:tcPr><w:tcW w:w="1244" w:type="dxa"/><w:tcBorders></w:tcBorders></w:tcPr><w:p><w:pPr><w:pStyle w:val="Tabla8"/><w:widowControl/><w:jc w:val="left"/><w:rPr><w:kern w:val="0"/><w:szCs w:val="24"/><w:lang w:val="es-CO" w:eastAsia="en-US" w:bidi="ar-SA"/><w:ins w:id="13907" w:author="Unknown Author" w:date="2026-10-30T04:17:53Z"></w:ins></w:rPr></w:pPr><w:ins w:id="13906" w:author="Unknown Author" w:date="2026-10-30T04:17:53Z"><w:r><w:rPr><w:kern w:val="0"/><w:szCs w:val="24"/><w:lang w:val="es-CO" w:eastAsia="en-US" w:bidi="ar-SA"/></w:rPr><w:t>Universidad Santo Tomás</w:t></w:r></w:ins></w:p></w:tc><w:tc><w:tcPr><w:tcW w:w="912" w:type="dxa"/><w:tcBorders></w:tcBorders></w:tcPr><w:p><w:pPr><w:pStyle w:val="Tabla8"/><w:widowControl/><w:jc w:val="left"/><w:rPr><w:kern w:val="0"/><w:szCs w:val="24"/><w:lang w:val="es-CO" w:eastAsia="en-US" w:bidi="ar-SA"/><w:ins w:id="13909" w:author="Unknown Author" w:date="2026-10-30T04:17:53Z"></w:ins></w:rPr></w:pPr><w:ins w:id="13908" w:author="Unknown Author" w:date="2026-10-30T04:17:53Z"><w:r><w:rPr><w:kern w:val="0"/><w:szCs w:val="24"/><w:lang w:val="es-CO" w:eastAsia="en-US" w:bidi="ar-SA"/></w:rPr><w:t>Meses 1 a 24</w:t></w:r></w:ins></w:p></w:tc><w:tc><w:tcPr><w:tcW w:w="1493" w:type="dxa"/><w:tcBorders></w:tcBorders></w:tcPr><w:p><w:pPr><w:pStyle w:val="Tabla8"/><w:widowControl/><w:jc w:val="left"/><w:rPr><w:kern w:val="0"/><w:szCs w:val="24"/><w:lang w:val="es-CO" w:eastAsia="en-US" w:bidi="ar-SA"/><w:ins w:id="13911" w:author="Unknown Author" w:date="2026-10-30T04:17:53Z"></w:ins></w:rPr></w:pPr><w:ins w:id="13910" w:author="Unknown Author" w:date="2026-10-30T04:17:53Z"><w:r><w:rPr><w:kern w:val="0"/><w:szCs w:val="24"/><w:lang w:val="es-CO" w:eastAsia="en-US" w:bidi="ar-SA"/></w:rPr><w:t>Contratos de beca-pasantía, CvLAC actualizado, artículo publicable y producto de divulgación por persona</w:t></w:r></w:ins></w:p></w:tc><w:tc><w:tcPr><w:tcW w:w="1245" w:type="dxa"/><w:tcBorders></w:tcBorders></w:tcPr><w:p><w:pPr><w:pStyle w:val="Tabla8"/><w:widowControl/><w:jc w:val="left"/><w:rPr><w:kern w:val="0"/><w:szCs w:val="24"/><w:lang w:val="es-CO" w:eastAsia="en-US" w:bidi="ar-SA"/><w:ins w:id="13913" w:author="Unknown Author" w:date="2026-10-30T04:17:53Z"></w:ins></w:rPr></w:pPr><w:ins w:id="13912" w:author="Unknown Author" w:date="2026-10-30T04:17:53Z"><w:r><w:rPr><w:kern w:val="0"/><w:szCs w:val="24"/><w:lang w:val="es-CO" w:eastAsia="en-US" w:bidi="ar-SA"/></w:rPr><w:t>Manizales y Calarcá</w:t></w:r></w:ins></w:p></w:tc><w:tc><w:tcPr><w:tcW w:w="1325" w:type="dxa"/><w:tcBorders></w:tcBorders></w:tcPr><w:p><w:pPr><w:pStyle w:val="Tabla8"/><w:widowControl/><w:jc w:val="left"/><w:rPr><w:kern w:val="0"/><w:szCs w:val="24"/><w:lang w:val="es-CO" w:eastAsia="en-US" w:bidi="ar-SA"/><w:ins w:id="13915" w:author="Unknown Author" w:date="2026-10-30T04:17:53Z"></w:ins></w:rPr></w:pPr><w:ins w:id="13914" w:author="Unknown Author" w:date="2026-10-30T04:17:53Z"><w:r><w:rPr><w:kern w:val="0"/><w:szCs w:val="24"/><w:lang w:val="es-CO" w:eastAsia="en-US" w:bidi="ar-SA"/></w:rPr><w:t>Seis jóvenes de pregrado</w:t></w:r></w:ins></w:p></w:tc></w:tr><w:tr><w:trPr><w:ins w:id="13916" w:author="Unknown Author" w:date="2026-10-30T04:17:53Z"/><w:cantSplit w:val="true"/></w:trPr><w:tc><w:tcPr><w:tcW w:w="497" w:type="dxa"/><w:tcBorders></w:tcBorders><w:shd w:color="auto" w:fill="F7F7F7" w:val="clear"/></w:tcPr><w:p><w:pPr><w:pStyle w:val="Tabla8"/><w:widowControl/><w:jc w:val="left"/><w:rPr><w:kern w:val="0"/><w:szCs w:val="24"/><w:lang w:val="es-CO" w:eastAsia="en-US" w:bidi="ar-SA"/><w:ins w:id="13918" w:author="Unknown Author" w:date="2026-10-30T04:17:53Z"></w:ins></w:rPr></w:pPr><w:ins w:id="13917" w:author="Unknown Author" w:date="2026-10-30T04:17:53Z"><w:r><w:rPr><w:kern w:val="0"/><w:szCs w:val="24"/><w:lang w:val="es-CO" w:eastAsia="en-US" w:bidi="ar-SA"/></w:rPr><w:t>6</w:t></w:r></w:ins></w:p></w:tc><w:tc><w:tcPr><w:tcW w:w="1661" w:type="dxa"/><w:tcBorders></w:tcBorders><w:shd w:color="auto" w:fill="F7F7F7" w:val="clear"/></w:tcPr><w:p><w:pPr><w:pStyle w:val="Tabla8"/><w:widowControl/><w:jc w:val="left"/><w:rPr><w:kern w:val="0"/><w:szCs w:val="24"/><w:lang w:val="es-CO" w:eastAsia="en-US" w:bidi="ar-SA"/><w:ins w:id="13920" w:author="Unknown Author" w:date="2026-10-30T04:17:53Z"></w:ins></w:rPr></w:pPr><w:ins w:id="13919" w:author="Unknown Author" w:date="2026-10-30T04:17:53Z"><w:r><w:rPr><w:kern w:val="0"/><w:szCs w:val="24"/><w:lang w:val="es-CO" w:eastAsia="en-US" w:bidi="ar-SA"/></w:rPr><w:t>Infraestructura de medición y de modelación</w:t></w:r></w:ins></w:p></w:tc><w:tc><w:tcPr><w:tcW w:w="1575" w:type="dxa"/><w:tcBorders></w:tcBorders><w:shd w:color="auto" w:fill="F7F7F7" w:val="clear"/></w:tcPr><w:p><w:pPr><w:pStyle w:val="Tabla8"/><w:widowControl/><w:jc w:val="left"/><w:rPr><w:kern w:val="0"/><w:szCs w:val="24"/><w:lang w:val="es-CO" w:eastAsia="en-US" w:bidi="ar-SA"/><w:ins w:id="13922" w:author="Unknown Author" w:date="2026-10-30T04:17:53Z"></w:ins></w:rPr></w:pPr><w:ins w:id="13921" w:author="Unknown Author" w:date="2026-10-30T04:17:53Z"><w:r><w:rPr><w:kern w:val="0"/><w:szCs w:val="24"/><w:lang w:val="es-CO" w:eastAsia="en-US" w:bidi="ar-SA"/></w:rPr><w:t>1 infraestructura integrada: conjunto de referencia rotativo, banco de calibración, 100 nodos, 10 gateways, plataforma y laboratorio de modelación</w:t></w:r></w:ins></w:p></w:tc><w:tc><w:tcPr><w:tcW w:w="1244" w:type="dxa"/><w:tcBorders></w:tcBorders><w:shd w:color="auto" w:fill="F7F7F7" w:val="clear"/></w:tcPr><w:p><w:pPr><w:pStyle w:val="Tabla8"/><w:widowControl/><w:jc w:val="left"/><w:rPr><w:kern w:val="0"/><w:szCs w:val="24"/><w:lang w:val="es-CO" w:eastAsia="en-US" w:bidi="ar-SA"/><w:ins w:id="13924" w:author="Unknown Author" w:date="2026-10-30T04:17:53Z"></w:ins></w:rPr></w:pPr><w:ins w:id="13923" w:author="Unknown Author" w:date="2026-10-30T04:17:53Z"><w:r><w:rPr><w:kern w:val="0"/><w:szCs w:val="24"/><w:lang w:val="es-CO" w:eastAsia="en-US" w:bidi="ar-SA"/></w:rPr><w:t>Universidad Santo Tomás</w:t></w:r></w:ins></w:p></w:tc><w:tc><w:tcPr><w:tcW w:w="912" w:type="dxa"/><w:tcBorders></w:tcBorders><w:shd w:color="auto" w:fill="F7F7F7" w:val="clear"/></w:tcPr><w:p><w:pPr><w:pStyle w:val="Tabla8"/><w:widowControl/><w:jc w:val="left"/><w:rPr><w:kern w:val="0"/><w:szCs w:val="24"/><w:lang w:val="es-CO" w:eastAsia="en-US" w:bidi="ar-SA"/><w:ins w:id="13926" w:author="Unknown Author" w:date="2026-10-30T04:17:53Z"></w:ins></w:rPr></w:pPr><w:ins w:id="13925" w:author="Unknown Author" w:date="2026-10-30T04:17:53Z"><w:r><w:rPr><w:kern w:val="0"/><w:szCs w:val="24"/><w:lang w:val="es-CO" w:eastAsia="en-US" w:bidi="ar-SA"/></w:rPr><w:t>Meses 2 a 19</w:t></w:r></w:ins></w:p></w:tc><w:tc><w:tcPr><w:tcW w:w="1493" w:type="dxa"/><w:tcBorders></w:tcBorders><w:shd w:color="auto" w:fill="F7F7F7" w:val="clear"/></w:tcPr><w:p><w:pPr><w:pStyle w:val="Tabla8"/><w:widowControl/><w:jc w:val="left"/><w:rPr><w:kern w:val="0"/><w:szCs w:val="24"/><w:lang w:val="es-CO" w:eastAsia="en-US" w:bidi="ar-SA"/><w:ins w:id="13928" w:author="Unknown Author" w:date="2026-10-30T04:17:53Z"></w:ins></w:rPr></w:pPr><w:ins w:id="13927" w:author="Unknown Author" w:date="2026-10-30T04:17:53Z"><w:r><w:rPr><w:kern w:val="0"/><w:szCs w:val="24"/><w:lang w:val="es-CO" w:eastAsia="en-US" w:bidi="ar-SA"/></w:rPr><w:t>Actas de recibo, inventario con huella de configuración y registro fotográfico; acta de puesta en operación del laboratorio</w:t></w:r></w:ins></w:p></w:tc><w:tc><w:tcPr><w:tcW w:w="1245" w:type="dxa"/><w:tcBorders></w:tcBorders><w:shd w:color="auto" w:fill="F7F7F7" w:val="clear"/></w:tcPr><w:p><w:pPr><w:pStyle w:val="Tabla8"/><w:widowControl/><w:jc w:val="left"/><w:rPr><w:kern w:val="0"/><w:szCs w:val="24"/><w:lang w:val="es-CO" w:eastAsia="en-US" w:bidi="ar-SA"/><w:ins w:id="13930" w:author="Unknown Author" w:date="2026-10-30T04:17:53Z"></w:ins></w:rPr></w:pPr><w:ins w:id="13929" w:author="Unknown Author" w:date="2026-10-30T04:17:53Z"><w:r><w:rPr><w:kern w:val="0"/><w:szCs w:val="24"/><w:lang w:val="es-CO" w:eastAsia="en-US" w:bidi="ar-SA"/></w:rPr><w:t>Manizales y Calarcá; laboratorio ubicado en uno de los dos municipios</w:t></w:r></w:ins></w:p></w:tc><w:tc><w:tcPr><w:tcW w:w="1325" w:type="dxa"/><w:tcBorders></w:tcBorders><w:shd w:color="auto" w:fill="F7F7F7" w:val="clear"/></w:tcPr><w:p><w:pPr><w:pStyle w:val="Tabla8"/><w:widowControl/><w:jc w:val="left"/><w:rPr><w:kern w:val="0"/><w:szCs w:val="24"/><w:lang w:val="es-CO" w:eastAsia="en-US" w:bidi="ar-SA"/><w:ins w:id="13932" w:author="Unknown Author" w:date="2026-10-30T04:17:53Z"></w:ins></w:rPr></w:pPr><w:ins w:id="13931" w:author="Unknown Author" w:date="2026-10-30T04:17:53Z"><w:r><w:rPr><w:kern w:val="0"/><w:szCs w:val="24"/><w:lang w:val="es-CO" w:eastAsia="en-US" w:bidi="ar-SA"/></w:rPr><w:t>Cuatro consejos de gestión del riesgo</w:t></w:r></w:ins></w:p></w:tc></w:tr><w:tr><w:trPr><w:ins w:id="13933" w:author="Unknown Author" w:date="2026-10-30T04:17:53Z"/><w:cantSplit w:val="true"/></w:trPr><w:tc><w:tcPr><w:tcW w:w="497" w:type="dxa"/><w:tcBorders></w:tcBorders></w:tcPr><w:p><w:pPr><w:pStyle w:val="Tabla8"/><w:widowControl/><w:jc w:val="left"/><w:rPr><w:kern w:val="0"/><w:szCs w:val="24"/><w:lang w:val="es-CO" w:eastAsia="en-US" w:bidi="ar-SA"/><w:ins w:id="13935" w:author="Unknown Author" w:date="2026-10-30T04:17:53Z"></w:ins></w:rPr></w:pPr><w:ins w:id="13934" w:author="Unknown Author" w:date="2026-10-30T04:17:53Z"><w:r><w:rPr><w:kern w:val="0"/><w:szCs w:val="24"/><w:lang w:val="es-CO" w:eastAsia="en-US" w:bidi="ar-SA"/></w:rPr><w:t>7</w:t></w:r></w:ins></w:p></w:tc><w:tc><w:tcPr><w:tcW w:w="1661" w:type="dxa"/><w:tcBorders></w:tcBorders></w:tcPr><w:p><w:pPr><w:pStyle w:val="Tabla8"/><w:widowControl/><w:jc w:val="left"/><w:rPr><w:kern w:val="0"/><w:szCs w:val="24"/><w:lang w:val="es-CO" w:eastAsia="en-US" w:bidi="ar-SA"/><w:ins w:id="13937" w:author="Unknown Author" w:date="2026-10-30T04:17:53Z"></w:ins></w:rPr></w:pPr><w:ins w:id="13936" w:author="Unknown Author" w:date="2026-10-30T04:17:53Z"><w:r><w:rPr><w:kern w:val="0"/><w:szCs w:val="24"/><w:lang w:val="es-CO" w:eastAsia="en-US" w:bidi="ar-SA"/></w:rPr><w:t>Documentos de planeación</w:t></w:r></w:ins></w:p></w:tc><w:tc><w:tcPr><w:tcW w:w="1575" w:type="dxa"/><w:tcBorders></w:tcBorders></w:tcPr><w:p><w:pPr><w:pStyle w:val="Tabla8"/><w:widowControl/><w:jc w:val="left"/><w:rPr><w:kern w:val="0"/><w:szCs w:val="24"/><w:lang w:val="es-CO" w:eastAsia="en-US" w:bidi="ar-SA"/><w:ins w:id="13939" w:author="Unknown Author" w:date="2026-10-30T04:17:53Z"></w:ins></w:rPr></w:pPr><w:ins w:id="13938" w:author="Unknown Author" w:date="2026-10-30T04:17:53Z"><w:r><w:rPr><w:kern w:val="0"/><w:szCs w:val="24"/><w:lang w:val="es-CO" w:eastAsia="en-US" w:bidi="ar-SA"/></w:rPr><w:t>3: protocolo de alerta, plan de sostenibilidad con convenios de custodia y protocolo de evaluación previa de demolición</w:t></w:r></w:ins></w:p></w:tc><w:tc><w:tcPr><w:tcW w:w="1244" w:type="dxa"/><w:tcBorders></w:tcBorders></w:tcPr><w:p><w:pPr><w:pStyle w:val="Tabla8"/><w:widowControl/><w:jc w:val="left"/><w:rPr><w:kern w:val="0"/><w:szCs w:val="24"/><w:lang w:val="es-CO" w:eastAsia="en-US" w:bidi="ar-SA"/><w:ins w:id="13941" w:author="Unknown Author" w:date="2026-10-30T04:17:53Z"></w:ins></w:rPr></w:pPr><w:ins w:id="13940" w:author="Unknown Author" w:date="2026-10-30T04:17:53Z"><w:r><w:rPr><w:kern w:val="0"/><w:szCs w:val="24"/><w:lang w:val="es-CO" w:eastAsia="en-US" w:bidi="ar-SA"/></w:rPr><w:t>Universidad Santo Tomás y municipios de Manizales y de Calarcá</w:t></w:r></w:ins></w:p></w:tc><w:tc><w:tcPr><w:tcW w:w="912" w:type="dxa"/><w:tcBorders></w:tcBorders></w:tcPr><w:p><w:pPr><w:pStyle w:val="Tabla8"/><w:widowControl/><w:jc w:val="left"/><w:rPr><w:kern w:val="0"/><w:szCs w:val="24"/><w:lang w:val="es-CO" w:eastAsia="en-US" w:bidi="ar-SA"/><w:ins w:id="13943" w:author="Unknown Author" w:date="2026-10-30T04:17:53Z"></w:ins></w:rPr></w:pPr><w:ins w:id="13942" w:author="Unknown Author" w:date="2026-10-30T04:17:53Z"><w:r><w:rPr><w:kern w:val="0"/><w:szCs w:val="24"/><w:lang w:val="es-CO" w:eastAsia="en-US" w:bidi="ar-SA"/></w:rPr><w:t>Meses 3 a 24</w:t></w:r></w:ins></w:p></w:tc><w:tc><w:tcPr><w:tcW w:w="1493" w:type="dxa"/><w:tcBorders></w:tcBorders></w:tcPr><w:p><w:pPr><w:pStyle w:val="Tabla8"/><w:widowControl/><w:jc w:val="left"/><w:rPr><w:kern w:val="0"/><w:szCs w:val="24"/><w:lang w:val="es-CO" w:eastAsia="en-US" w:bidi="ar-SA"/><w:ins w:id="13945" w:author="Unknown Author" w:date="2026-10-30T04:17:53Z"></w:ins></w:rPr></w:pPr><w:ins w:id="13944" w:author="Unknown Author" w:date="2026-10-30T04:17:53Z"><w:r><w:rPr><w:kern w:val="0"/><w:szCs w:val="24"/><w:lang w:val="es-CO" w:eastAsia="en-US" w:bidi="ar-SA"/></w:rPr><w:t>Documentos adoptados por acta de cada consejo y convenios de custodia firmados; protocolo de evaluación previa adoptado por acta de la entidad territorial</w:t></w:r></w:ins></w:p></w:tc><w:tc><w:tcPr><w:tcW w:w="1245" w:type="dxa"/><w:tcBorders></w:tcBorders></w:tcPr><w:p><w:pPr><w:pStyle w:val="Tabla8"/><w:widowControl/><w:jc w:val="left"/><w:rPr><w:kern w:val="0"/><w:szCs w:val="24"/><w:lang w:val="es-CO" w:eastAsia="en-US" w:bidi="ar-SA"/><w:ins w:id="13947" w:author="Unknown Author" w:date="2026-10-30T04:17:53Z"></w:ins></w:rPr></w:pPr><w:ins w:id="13946" w:author="Unknown Author" w:date="2026-10-30T04:17:53Z"><w:r><w:rPr><w:kern w:val="0"/><w:szCs w:val="24"/><w:lang w:val="es-CO" w:eastAsia="en-US" w:bidi="ar-SA"/></w:rPr><w:t>Cuatro consejos de gestión del riesgo</w:t></w:r></w:ins></w:p></w:tc><w:tc><w:tcPr><w:tcW w:w="1325" w:type="dxa"/><w:tcBorders></w:tcBorders></w:tcPr><w:p><w:pPr><w:pStyle w:val="Tabla8"/><w:widowControl/><w:jc w:val="left"/><w:rPr><w:kern w:val="0"/><w:szCs w:val="24"/><w:lang w:val="es-CO" w:eastAsia="en-US" w:bidi="ar-SA"/><w:ins w:id="13949" w:author="Unknown Author" w:date="2026-10-30T04:17:53Z"></w:ins></w:rPr></w:pPr><w:ins w:id="13948" w:author="Unknown Author" w:date="2026-10-30T04:17:53Z"><w:r><w:rPr><w:kern w:val="0"/><w:szCs w:val="24"/><w:lang w:val="es-CO" w:eastAsia="en-US" w:bidi="ar-SA"/></w:rPr><w:t>Funcionarios de los consejos y custodios</w:t></w:r></w:ins></w:p></w:tc></w:tr><w:tr><w:trPr><w:ins w:id="13950" w:author="Unknown Author" w:date="2026-10-30T04:17:53Z"/><w:cantSplit w:val="true"/></w:trPr><w:tc><w:tcPr><w:tcW w:w="497" w:type="dxa"/><w:tcBorders></w:tcBorders><w:shd w:color="auto" w:fill="F7F7F7" w:val="clear"/></w:tcPr><w:p><w:pPr><w:pStyle w:val="Tabla8"/><w:widowControl/><w:jc w:val="left"/><w:rPr><w:kern w:val="0"/><w:szCs w:val="24"/><w:lang w:val="es-CO" w:eastAsia="en-US" w:bidi="ar-SA"/><w:ins w:id="13952" w:author="Unknown Author" w:date="2026-10-30T04:17:53Z"></w:ins></w:rPr></w:pPr><w:ins w:id="13951" w:author="Unknown Author" w:date="2026-10-30T04:17:53Z"><w:r><w:rPr><w:kern w:val="0"/><w:szCs w:val="24"/><w:lang w:val="es-CO" w:eastAsia="en-US" w:bidi="ar-SA"/></w:rPr><w:t>8</w:t></w:r></w:ins></w:p></w:tc><w:tc><w:tcPr><w:tcW w:w="1661" w:type="dxa"/><w:tcBorders></w:tcBorders><w:shd w:color="auto" w:fill="F7F7F7" w:val="clear"/></w:tcPr><w:p><w:pPr><w:pStyle w:val="Tabla8"/><w:widowControl/><w:jc w:val="left"/><w:rPr><w:kern w:val="0"/><w:szCs w:val="24"/><w:lang w:val="es-CO" w:eastAsia="en-US" w:bidi="ar-SA"/><w:ins w:id="13954" w:author="Unknown Author" w:date="2026-10-30T04:17:53Z"></w:ins></w:rPr></w:pPr><w:ins w:id="13953" w:author="Unknown Author" w:date="2026-10-30T04:17:53Z"><w:r><w:rPr><w:kern w:val="0"/><w:szCs w:val="24"/><w:lang w:val="es-CO" w:eastAsia="en-US" w:bidi="ar-SA"/></w:rPr><w:t>Apropiación social del conocimiento</w:t></w:r></w:ins></w:p></w:tc><w:tc><w:tcPr><w:tcW w:w="1575" w:type="dxa"/><w:tcBorders></w:tcBorders><w:shd w:color="auto" w:fill="F7F7F7" w:val="clear"/></w:tcPr><w:p><w:pPr><w:pStyle w:val="Tabla8"/><w:widowControl/><w:jc w:val="left"/><w:rPr><w:kern w:val="0"/><w:szCs w:val="24"/><w:lang w:val="es-CO" w:eastAsia="en-US" w:bidi="ar-SA"/><w:ins w:id="13956" w:author="Unknown Author" w:date="2026-10-30T04:17:53Z"></w:ins></w:rPr></w:pPr><w:ins w:id="13955" w:author="Unknown Author" w:date="2026-10-30T04:17:53Z"><w:r><w:rPr><w:kern w:val="0"/><w:szCs w:val="24"/><w:lang w:val="es-CO" w:eastAsia="en-US" w:bidi="ar-SA"/></w:rPr><w:t>29: 20 talleres de co-diseño y 9 jornadas públicas</w:t></w:r></w:ins></w:p></w:tc><w:tc><w:tcPr><w:tcW w:w="1244" w:type="dxa"/><w:tcBorders></w:tcBorders><w:shd w:color="auto" w:fill="F7F7F7" w:val="clear"/></w:tcPr><w:p><w:pPr><w:pStyle w:val="Tabla8"/><w:widowControl/><w:jc w:val="left"/><w:rPr><w:kern w:val="0"/><w:szCs w:val="24"/><w:lang w:val="es-CO" w:eastAsia="en-US" w:bidi="ar-SA"/><w:ins w:id="13958" w:author="Unknown Author" w:date="2026-10-30T04:17:53Z"></w:ins></w:rPr></w:pPr><w:ins w:id="13957" w:author="Unknown Author" w:date="2026-10-30T04:17:53Z"><w:r><w:rPr><w:kern w:val="0"/><w:szCs w:val="24"/><w:lang w:val="es-CO" w:eastAsia="en-US" w:bidi="ar-SA"/></w:rPr><w:t>Universidad Santo Tomás y municipios de Manizales y de Calarcá</w:t></w:r></w:ins></w:p></w:tc><w:tc><w:tcPr><w:tcW w:w="912" w:type="dxa"/><w:tcBorders></w:tcBorders><w:shd w:color="auto" w:fill="F7F7F7" w:val="clear"/></w:tcPr><w:p><w:pPr><w:pStyle w:val="Tabla8"/><w:widowControl/><w:jc w:val="left"/><w:rPr><w:kern w:val="0"/><w:szCs w:val="24"/><w:lang w:val="es-CO" w:eastAsia="en-US" w:bidi="ar-SA"/><w:ins w:id="13960" w:author="Unknown Author" w:date="2026-10-30T04:17:53Z"></w:ins></w:rPr></w:pPr><w:ins w:id="13959" w:author="Unknown Author" w:date="2026-10-30T04:17:53Z"><w:r><w:rPr><w:kern w:val="0"/><w:szCs w:val="24"/><w:lang w:val="es-CO" w:eastAsia="en-US" w:bidi="ar-SA"/></w:rPr><w:t>Meses 3 a 24</w:t></w:r></w:ins></w:p></w:tc><w:tc><w:tcPr><w:tcW w:w="1493" w:type="dxa"/><w:tcBorders></w:tcBorders><w:shd w:color="auto" w:fill="F7F7F7" w:val="clear"/></w:tcPr><w:p><w:pPr><w:pStyle w:val="Tabla8"/><w:widowControl/><w:jc w:val="left"/><w:rPr><w:kern w:val="0"/><w:szCs w:val="24"/><w:lang w:val="es-CO" w:eastAsia="en-US" w:bidi="ar-SA"/><w:ins w:id="13962" w:author="Unknown Author" w:date="2026-10-30T04:17:53Z"></w:ins></w:rPr></w:pPr><w:ins w:id="13961" w:author="Unknown Author" w:date="2026-10-30T04:17:53Z"><w:r><w:rPr><w:kern w:val="0"/><w:szCs w:val="24"/><w:lang w:val="es-CO" w:eastAsia="en-US" w:bidi="ar-SA"/></w:rPr><w:t>Actas, listas de asistencia y piezas producidas con las comunidades</w:t></w:r></w:ins></w:p></w:tc><w:tc><w:tcPr><w:tcW w:w="1245" w:type="dxa"/><w:tcBorders></w:tcBorders><w:shd w:color="auto" w:fill="F7F7F7" w:val="clear"/></w:tcPr><w:p><w:pPr><w:pStyle w:val="Tabla8"/><w:widowControl/><w:jc w:val="left"/><w:rPr><w:kern w:val="0"/><w:szCs w:val="24"/><w:lang w:val="es-CO" w:eastAsia="en-US" w:bidi="ar-SA"/><w:ins w:id="13964" w:author="Unknown Author" w:date="2026-10-30T04:17:53Z"></w:ins></w:rPr></w:pPr><w:ins w:id="13963" w:author="Unknown Author" w:date="2026-10-30T04:17:53Z"><w:r><w:rPr><w:kern w:val="0"/><w:szCs w:val="24"/><w:lang w:val="es-CO" w:eastAsia="en-US" w:bidi="ar-SA"/></w:rPr><w:t>Manizales y Calarcá</w:t></w:r></w:ins></w:p></w:tc><w:tc><w:tcPr><w:tcW w:w="1325" w:type="dxa"/><w:tcBorders></w:tcBorders><w:shd w:color="auto" w:fill="F7F7F7" w:val="clear"/></w:tcPr><w:p><w:pPr><w:pStyle w:val="Tabla8"/><w:widowControl/><w:jc w:val="left"/><w:rPr><w:kern w:val="0"/><w:szCs w:val="24"/><w:lang w:val="es-CO" w:eastAsia="en-US" w:bidi="ar-SA"/><w:ins w:id="13966" w:author="Unknown Author" w:date="2026-10-30T04:17:53Z"></w:ins></w:rPr></w:pPr><w:ins w:id="13965" w:author="Unknown Author" w:date="2026-10-30T04:17:53Z"><w:r><w:rPr><w:kern w:val="0"/><w:szCs w:val="24"/><w:lang w:val="es-CO" w:eastAsia="en-US" w:bidi="ar-SA"/></w:rPr><w:t>Consejos, operarios y comunidad vecina de los sitios</w:t></w:r></w:ins></w:p></w:tc></w:tr><w:tr><w:trPr><w:ins w:id="13967" w:author="Unknown Author" w:date="2026-10-30T04:17:53Z"/><w:cantSplit w:val="true"/></w:trPr><w:tc><w:tcPr><w:tcW w:w="497" w:type="dxa"/><w:tcBorders><w:bottom w:val="single" w:sz="12" w:space="0" w:color="2A3439"/></w:tcBorders></w:tcPr><w:p><w:pPr><w:pStyle w:val="Tabla8"/><w:keepNext w:val="true"/><w:widowControl/><w:jc w:val="left"/><w:rPr><w:kern w:val="0"/><w:szCs w:val="24"/><w:lang w:val="es-CO" w:eastAsia="en-US" w:bidi="ar-SA"/><w:ins w:id="13969" w:author="Unknown Author" w:date="2026-10-30T04:17:53Z"></w:ins></w:rPr></w:pPr><w:ins w:id="13968" w:author="Unknown Author" w:date="2026-10-30T04:17:53Z"><w:r><w:rPr><w:kern w:val="0"/><w:szCs w:val="24"/><w:lang w:val="es-CO" w:eastAsia="en-US" w:bidi="ar-SA"/></w:rPr><w:t>9</w:t></w:r></w:ins></w:p></w:tc><w:tc><w:tcPr><w:tcW w:w="1661" w:type="dxa"/><w:tcBorders><w:bottom w:val="single" w:sz="12" w:space="0" w:color="2A3439"/></w:tcBorders></w:tcPr><w:p><w:pPr><w:pStyle w:val="Tabla8"/><w:keepNext w:val="true"/><w:widowControl/><w:jc w:val="left"/><w:rPr><w:kern w:val="0"/><w:szCs w:val="24"/><w:lang w:val="es-CO" w:eastAsia="en-US" w:bidi="ar-SA"/><w:ins w:id="13971" w:author="Unknown Author" w:date="2026-10-30T04:17:53Z"></w:ins></w:rPr></w:pPr><w:ins w:id="13970" w:author="Unknown Author" w:date="2026-10-30T04:17:53Z"><w:r><w:rPr><w:kern w:val="0"/><w:szCs w:val="24"/><w:lang w:val="es-CO" w:eastAsia="en-US" w:bidi="ar-SA"/></w:rPr><w:t>Asistencia técnica</w:t></w:r></w:ins></w:p></w:tc><w:tc><w:tcPr><w:tcW w:w="1575" w:type="dxa"/><w:tcBorders><w:bottom w:val="single" w:sz="12" w:space="0" w:color="2A3439"/></w:tcBorders></w:tcPr><w:p><w:pPr><w:pStyle w:val="Tabla8"/><w:keepNext w:val="true"/><w:widowControl/><w:jc w:val="left"/><w:rPr><w:kern w:val="0"/><w:szCs w:val="24"/><w:lang w:val="es-CO" w:eastAsia="en-US" w:bidi="ar-SA"/><w:ins w:id="13973" w:author="Unknown Author" w:date="2026-10-30T04:17:53Z"></w:ins></w:rPr></w:pPr><w:ins w:id="13972" w:author="Unknown Author" w:date="2026-10-30T04:17:53Z"><w:r><w:rPr><w:kern w:val="0"/><w:szCs w:val="24"/><w:lang w:val="es-CO" w:eastAsia="en-US" w:bidi="ar-SA"/></w:rPr><w:t>60 personas y 4 consejos</w:t></w:r></w:ins></w:p></w:tc><w:tc><w:tcPr><w:tcW w:w="1244" w:type="dxa"/><w:tcBorders><w:bottom w:val="single" w:sz="12" w:space="0" w:color="2A3439"/></w:tcBorders></w:tcPr><w:p><w:pPr><w:pStyle w:val="Tabla8"/><w:keepNext w:val="true"/><w:widowControl/><w:jc w:val="left"/><w:rPr><w:kern w:val="0"/><w:szCs w:val="24"/><w:lang w:val="es-CO" w:eastAsia="en-US" w:bidi="ar-SA"/><w:ins w:id="13975" w:author="Unknown Author" w:date="2026-10-30T04:17:53Z"></w:ins></w:rPr></w:pPr><w:ins w:id="13974" w:author="Unknown Author" w:date="2026-10-30T04:17:53Z"><w:r><w:rPr><w:kern w:val="0"/><w:szCs w:val="24"/><w:lang w:val="es-CO" w:eastAsia="en-US" w:bidi="ar-SA"/></w:rPr><w:t>Universidad Santo Tomás, con Avanciencia en los convenios de custodia</w:t></w:r></w:ins></w:p></w:tc><w:tc><w:tcPr><w:tcW w:w="912" w:type="dxa"/><w:tcBorders><w:bottom w:val="single" w:sz="12" w:space="0" w:color="2A3439"/></w:tcBorders></w:tcPr><w:p><w:pPr><w:pStyle w:val="Tabla8"/><w:keepNext w:val="true"/><w:widowControl/><w:jc w:val="left"/><w:rPr><w:kern w:val="0"/><w:szCs w:val="24"/><w:lang w:val="es-CO" w:eastAsia="en-US" w:bidi="ar-SA"/><w:ins w:id="13977" w:author="Unknown Author" w:date="2026-10-30T04:17:53Z"></w:ins></w:rPr></w:pPr><w:ins w:id="13976" w:author="Unknown Author" w:date="2026-10-30T04:17:53Z"><w:r><w:rPr><w:kern w:val="0"/><w:szCs w:val="24"/><w:lang w:val="es-CO" w:eastAsia="en-US" w:bidi="ar-SA"/></w:rPr><w:t>Meses 6 a 24</w:t></w:r></w:ins></w:p></w:tc><w:tc><w:tcPr><w:tcW w:w="1493" w:type="dxa"/><w:tcBorders><w:bottom w:val="single" w:sz="12" w:space="0" w:color="2A3439"/></w:tcBorders></w:tcPr><w:p><w:pPr><w:pStyle w:val="Tabla8"/><w:keepNext w:val="true"/><w:widowControl/><w:jc w:val="left"/><w:rPr><w:kern w:val="0"/><w:szCs w:val="24"/><w:lang w:val="es-CO" w:eastAsia="en-US" w:bidi="ar-SA"/><w:ins w:id="13979" w:author="Unknown Author" w:date="2026-10-30T04:17:53Z"></w:ins></w:rPr></w:pPr><w:ins w:id="13978" w:author="Unknown Author" w:date="2026-10-30T04:17:53Z"><w:r><w:rPr><w:kern w:val="0"/><w:szCs w:val="24"/><w:lang w:val="es-CO" w:eastAsia="en-US" w:bidi="ar-SA"/></w:rPr><w:t>Certificados de formación y actas de asistencia técnica</w:t></w:r></w:ins></w:p></w:tc><w:tc><w:tcPr><w:tcW w:w="1245" w:type="dxa"/><w:tcBorders><w:bottom w:val="single" w:sz="12" w:space="0" w:color="2A3439"/></w:tcBorders></w:tcPr><w:p><w:pPr><w:pStyle w:val="Tabla8"/><w:keepNext w:val="true"/><w:widowControl/><w:jc w:val="left"/><w:rPr><w:kern w:val="0"/><w:szCs w:val="24"/><w:lang w:val="es-CO" w:eastAsia="en-US" w:bidi="ar-SA"/><w:ins w:id="13981" w:author="Unknown Author" w:date="2026-10-30T04:17:53Z"></w:ins></w:rPr></w:pPr><w:ins w:id="13980" w:author="Unknown Author" w:date="2026-10-30T04:17:53Z"><w:r><w:rPr><w:kern w:val="0"/><w:szCs w:val="24"/><w:lang w:val="es-CO" w:eastAsia="en-US" w:bidi="ar-SA"/></w:rPr><w:t>Cuatro consejos de gestión del riesgo</w:t></w:r></w:ins></w:p></w:tc><w:tc><w:tcPr><w:tcW w:w="1325" w:type="dxa"/><w:tcBorders><w:bottom w:val="single" w:sz="12" w:space="0" w:color="2A3439"/></w:tcBorders></w:tcPr><w:p><w:pPr><w:pStyle w:val="Tabla8"/><w:keepNext w:val="true"/><w:widowControl/><w:jc w:val="left"/><w:rPr><w:kern w:val="0"/><w:szCs w:val="24"/><w:lang w:val="es-CO" w:eastAsia="en-US" w:bidi="ar-SA"/><w:ins w:id="13983" w:author="Unknown Author" w:date="2026-10-30T04:17:53Z"></w:ins></w:rPr></w:pPr><w:ins w:id="13982" w:author="Unknown Author" w:date="2026-10-30T04:17:53Z"><w:r><w:rPr><w:kern w:val="0"/><w:szCs w:val="24"/><w:lang w:val="es-CO" w:eastAsia="en-US" w:bidi="ar-SA"/></w:rPr><w:t>Personas de consejos y custodios</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497"/><w:gridCol w:w="1577"/><w:gridCol w:w="1576"/><w:gridCol w:w="1244"/><w:gridCol w:w="829"/><w:gridCol w:w="1493"/><w:gridCol w:w="1411"/><w:gridCol w:w="1325"/></w:tblGrid><w:tr><w:trPr><w:tblHeader w:val="true"/><w:del w:id="13984" w:author="Unknown Author" w:date="2026-10-30T04:17:53Z"/><w:cantSplit w:val="true"/></w:trPr><w:tc><w:tcPr><w:tcW w:w="497"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13986" w:author="Unknown Author" w:date="2026-10-30T04:17:53Z"></w:del></w:rPr></w:pPr><w:del w:id="13985" w:author="Unknown Author" w:date="2026-10-30T04:17:53Z"><w:r><w:rPr><w:b/><w:kern w:val="0"/><w:szCs w:val="24"/><w:lang w:val="es-CO" w:eastAsia="en-US" w:bidi="ar-SA"/></w:rPr><w:delText>N.º</w:delText></w:r></w:del></w:p></w:tc><w:tc><w:tcPr><w:tcW w:w="1577"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13988" w:author="Unknown Author" w:date="2026-10-30T04:17:53Z"></w:del></w:rPr></w:pPr><w:del w:id="13987" w:author="Unknown Author" w:date="2026-10-30T04:17:53Z"><w:r><w:rPr><w:b/><w:kern w:val="0"/><w:szCs w:val="24"/><w:lang w:val="es-CO" w:eastAsia="en-US" w:bidi="ar-SA"/></w:rPr><w:delText>Producto</w:delText></w:r></w:del></w:p></w:tc><w:tc><w:tcPr><w:tcW w:w="1576"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13990" w:author="Unknown Author" w:date="2026-10-30T04:17:53Z"></w:del></w:rPr></w:pPr><w:del w:id="13989" w:author="Unknown Author" w:date="2026-10-30T04:17:53Z"><w:r><w:rPr><w:b/><w:kern w:val="0"/><w:szCs w:val="24"/><w:lang w:val="es-CO" w:eastAsia="en-US" w:bidi="ar-SA"/></w:rPr><w:delText>Meta</w:delText></w:r></w:del></w:p></w:tc><w:tc><w:tcPr><w:tcW w:w="1244"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13992" w:author="Unknown Author" w:date="2026-10-30T04:17:53Z"></w:del></w:rPr></w:pPr><w:del w:id="13991" w:author="Unknown Author" w:date="2026-10-30T04:17:53Z"><w:r><w:rPr><w:b/><w:kern w:val="0"/><w:szCs w:val="24"/><w:lang w:val="es-CO" w:eastAsia="en-US" w:bidi="ar-SA"/></w:rPr><w:delText>Responsable</w:delText></w:r></w:del></w:p></w:tc><w:tc><w:tcPr><w:tcW w:w="829"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13994" w:author="Unknown Author" w:date="2026-10-30T04:17:53Z"></w:del></w:rPr></w:pPr><w:del w:id="13993" w:author="Unknown Author" w:date="2026-10-30T04:17:53Z"><w:r><w:rPr><w:b/><w:kern w:val="0"/><w:szCs w:val="24"/><w:lang w:val="es-CO" w:eastAsia="en-US" w:bidi="ar-SA"/></w:rPr><w:delText>Periodo</w:delText></w:r></w:del></w:p></w:tc><w:tc><w:tcPr><w:tcW w:w="1493"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13996" w:author="Unknown Author" w:date="2026-10-30T04:17:53Z"></w:del></w:rPr></w:pPr><w:del w:id="13995" w:author="Unknown Author" w:date="2026-10-30T04:17:53Z"><w:r><w:rPr><w:b/><w:kern w:val="0"/><w:szCs w:val="24"/><w:lang w:val="es-CO" w:eastAsia="en-US" w:bidi="ar-SA"/></w:rPr><w:delText>Evidencia verificable</w:delText></w:r></w:del></w:p></w:tc><w:tc><w:tcPr><w:tcW w:w="1411"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13998" w:author="Unknown Author" w:date="2026-10-30T04:17:53Z"></w:del></w:rPr></w:pPr><w:del w:id="13997" w:author="Unknown Author" w:date="2026-10-30T04:17:53Z"><w:r><w:rPr><w:b/><w:kern w:val="0"/><w:szCs w:val="24"/><w:lang w:val="es-CO" w:eastAsia="en-US" w:bidi="ar-SA"/></w:rPr><w:delText>Territorio</w:delText></w:r></w:del></w:p></w:tc><w:tc><w:tcPr><w:tcW w:w="1325"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14000" w:author="Unknown Author" w:date="2026-10-30T04:17:53Z"></w:del></w:rPr></w:pPr><w:del w:id="13999" w:author="Unknown Author" w:date="2026-10-30T04:17:53Z"><w:r><w:rPr><w:b/><w:kern w:val="0"/><w:szCs w:val="24"/><w:lang w:val="es-CO" w:eastAsia="en-US" w:bidi="ar-SA"/></w:rPr><w:delText>Población</w:delText></w:r></w:del></w:p></w:tc></w:tr><w:tr><w:trPr><w:del w:id="14001" w:author="Unknown Author" w:date="2026-10-30T04:17:53Z"/><w:cantSplit w:val="true"/></w:trPr><w:tc><w:tcPr><w:tcW w:w="497" w:type="dxa"/><w:tcBorders></w:tcBorders></w:tcPr><w:p><w:pPr><w:pStyle w:val="Tabla8"/><w:widowControl/><w:jc w:val="left"/><w:rPr><w:kern w:val="0"/><w:szCs w:val="24"/><w:lang w:val="es-CO" w:eastAsia="en-US" w:bidi="ar-SA"/><w:del w:id="14003" w:author="Unknown Author" w:date="2026-10-30T04:17:53Z"></w:del></w:rPr></w:pPr><w:del w:id="14002" w:author="Unknown Author" w:date="2026-10-30T04:17:53Z"><w:r><w:rPr><w:kern w:val="0"/><w:szCs w:val="24"/><w:lang w:val="es-CO" w:eastAsia="en-US" w:bidi="ar-SA"/></w:rPr><w:delText>1</w:delText></w:r></w:del></w:p></w:tc><w:tc><w:tcPr><w:tcW w:w="1577" w:type="dxa"/><w:tcBorders></w:tcBorders></w:tcPr><w:p><w:pPr><w:pStyle w:val="Tabla8"/><w:widowControl/><w:jc w:val="left"/><w:rPr><w:kern w:val="0"/><w:szCs w:val="24"/><w:lang w:val="es-CO" w:eastAsia="en-US" w:bidi="ar-SA"/><w:del w:id="14005" w:author="Unknown Author" w:date="2026-10-30T04:17:53Z"></w:del></w:rPr></w:pPr><w:del w:id="14004" w:author="Unknown Author" w:date="2026-10-30T04:17:53Z"><w:r><w:rPr><w:kern w:val="0"/><w:szCs w:val="24"/><w:lang w:val="es-CO" w:eastAsia="en-US" w:bidi="ar-SA"/></w:rPr><w:delText>Prototipos funcionales validados</w:delText></w:r></w:del></w:p></w:tc><w:tc><w:tcPr><w:tcW w:w="1576" w:type="dxa"/><w:tcBorders></w:tcBorders></w:tcPr><w:p><w:pPr><w:pStyle w:val="Tabla8"/><w:widowControl/><w:jc w:val="left"/><w:rPr><w:kern w:val="0"/><w:szCs w:val="24"/><w:lang w:val="es-CO" w:eastAsia="en-US" w:bidi="ar-SA"/><w:del w:id="14007" w:author="Unknown Author" w:date="2026-10-30T04:17:53Z"></w:del></w:rPr></w:pPr><w:del w:id="14006" w:author="Unknown Author" w:date="2026-10-30T04:17:53Z"><w:r><w:rPr><w:kern w:val="0"/><w:szCs w:val="24"/><w:lang w:val="es-CO" w:eastAsia="en-US" w:bidi="ar-SA"/></w:rPr><w:delText>2 prototipos: un sistema de 100 nodos y 10 gateways (30 y 3 al mes 12; 70 y 7 al mes 17; 100 y 10 al mes 19) y un gemelo predictivo de demolición validado al mes 22</w:delText></w:r></w:del></w:p></w:tc><w:tc><w:tcPr><w:tcW w:w="1244" w:type="dxa"/><w:tcBorders></w:tcBorders></w:tcPr><w:p><w:pPr><w:pStyle w:val="Tabla8"/><w:widowControl/><w:jc w:val="left"/><w:rPr><w:kern w:val="0"/><w:szCs w:val="24"/><w:lang w:val="es-CO" w:eastAsia="en-US" w:bidi="ar-SA"/><w:del w:id="14009" w:author="Unknown Author" w:date="2026-10-30T04:17:53Z"></w:del></w:rPr></w:pPr><w:del w:id="14008" w:author="Unknown Author" w:date="2026-10-30T04:17:53Z"><w:r><w:rPr><w:kern w:val="0"/><w:szCs w:val="24"/><w:lang w:val="es-CO" w:eastAsia="en-US" w:bidi="ar-SA"/></w:rPr><w:delText>Entidad proponente y empresa tecnológica</w:delText></w:r></w:del></w:p></w:tc><w:tc><w:tcPr><w:tcW w:w="829" w:type="dxa"/><w:tcBorders></w:tcBorders></w:tcPr><w:p><w:pPr><w:pStyle w:val="Tabla8"/><w:widowControl/><w:jc w:val="left"/><w:rPr><w:kern w:val="0"/><w:szCs w:val="24"/><w:lang w:val="es-CO" w:eastAsia="en-US" w:bidi="ar-SA"/><w:del w:id="14011" w:author="Unknown Author" w:date="2026-10-30T04:17:53Z"></w:del></w:rPr></w:pPr><w:del w:id="14010" w:author="Unknown Author" w:date="2026-10-30T04:17:53Z"><w:r><w:rPr><w:kern w:val="0"/><w:szCs w:val="24"/><w:lang w:val="es-CO" w:eastAsia="en-US" w:bidi="ar-SA"/></w:rPr><w:delText>Meses 4 a 24</w:delText></w:r></w:del></w:p></w:tc><w:tc><w:tcPr><w:tcW w:w="1493" w:type="dxa"/><w:tcBorders></w:tcBorders></w:tcPr><w:p><w:pPr><w:pStyle w:val="Tabla8"/><w:widowControl/><w:jc w:val="left"/><w:rPr><w:kern w:val="0"/><w:szCs w:val="24"/><w:lang w:val="es-CO" w:eastAsia="en-US" w:bidi="ar-SA"/><w:del w:id="14013" w:author="Unknown Author" w:date="2026-10-30T04:17:53Z"></w:del></w:rPr></w:pPr><w:del w:id="14012" w:author="Unknown Author" w:date="2026-10-30T04:17:53Z"><w:r><w:rPr><w:kern w:val="0"/><w:szCs w:val="24"/><w:lang w:val="es-CO" w:eastAsia="en-US" w:bidi="ar-SA"/></w:rPr><w:delText>Inventario con coordenadas y número de serie; informes de validación frente a la referencia; informe del ensayo independiente; informe de validación del gemelo con seis eventos y verificación independiente</w:delText></w:r></w:del></w:p></w:tc><w:tc><w:tcPr><w:tcW w:w="1411" w:type="dxa"/><w:tcBorders></w:tcBorders></w:tcPr><w:p><w:pPr><w:pStyle w:val="Tabla8"/><w:widowControl/><w:jc w:val="left"/><w:rPr><w:kern w:val="0"/><w:szCs w:val="24"/><w:lang w:val="es-CO" w:eastAsia="en-US" w:bidi="ar-SA"/><w:del w:id="14015" w:author="Unknown Author" w:date="2026-10-30T04:17:53Z"></w:del></w:rPr></w:pPr><w:del w:id="14014" w:author="Unknown Author" w:date="2026-10-30T04:17:53Z"><w:r><w:rPr><w:kern w:val="0"/><w:szCs w:val="24"/><w:lang w:val="es-CO" w:eastAsia="en-US" w:bidi="ar-SA"/></w:rPr><w:delText>12 municipios de Caldas, Cundinamarca y Valle del Cauca</w:delText></w:r></w:del></w:p></w:tc><w:tc><w:tcPr><w:tcW w:w="1325" w:type="dxa"/><w:tcBorders></w:tcBorders></w:tcPr><w:p><w:pPr><w:pStyle w:val="Tabla8"/><w:widowControl/><w:jc w:val="left"/><w:rPr><w:kern w:val="0"/><w:szCs w:val="24"/><w:lang w:val="es-CO" w:eastAsia="en-US" w:bidi="ar-SA"/><w:del w:id="14017" w:author="Unknown Author" w:date="2026-10-30T04:17:53Z"></w:del></w:rPr></w:pPr><w:del w:id="14016" w:author="Unknown Author" w:date="2026-10-30T04:17:53Z"><w:r><w:rPr><w:kern w:val="0"/><w:szCs w:val="24"/><w:lang w:val="es-CO" w:eastAsia="en-US" w:bidi="ar-SA"/></w:rPr><w:delText>15 comités de gestión del riesgo y operarios de remoción</w:delText></w:r></w:del></w:p></w:tc></w:tr><w:tr><w:trPr><w:del w:id="14018" w:author="Unknown Author" w:date="2026-10-30T04:17:53Z"/><w:cantSplit w:val="true"/></w:trPr><w:tc><w:tcPr><w:tcW w:w="497" w:type="dxa"/><w:tcBorders></w:tcBorders><w:shd w:color="auto" w:fill="F7F7F7" w:val="clear"/></w:tcPr><w:p><w:pPr><w:pStyle w:val="Tabla8"/><w:widowControl/><w:jc w:val="left"/><w:rPr><w:kern w:val="0"/><w:szCs w:val="24"/><w:lang w:val="es-CO" w:eastAsia="en-US" w:bidi="ar-SA"/><w:del w:id="14020" w:author="Unknown Author" w:date="2026-10-30T04:17:53Z"></w:del></w:rPr></w:pPr><w:del w:id="14019" w:author="Unknown Author" w:date="2026-10-30T04:17:53Z"><w:r><w:rPr><w:kern w:val="0"/><w:szCs w:val="24"/><w:lang w:val="es-CO" w:eastAsia="en-US" w:bidi="ar-SA"/></w:rPr><w:delText>2</w:delText></w:r></w:del></w:p></w:tc><w:tc><w:tcPr><w:tcW w:w="1577" w:type="dxa"/><w:tcBorders></w:tcBorders><w:shd w:color="auto" w:fill="F7F7F7" w:val="clear"/></w:tcPr><w:p><w:pPr><w:pStyle w:val="Tabla8"/><w:widowControl/><w:jc w:val="left"/><w:rPr><w:kern w:val="0"/><w:szCs w:val="24"/><w:lang w:val="es-CO" w:eastAsia="en-US" w:bidi="ar-SA"/><w:del w:id="14022" w:author="Unknown Author" w:date="2026-10-30T04:17:53Z"></w:del></w:rPr></w:pPr><w:del w:id="14021" w:author="Unknown Author" w:date="2026-10-30T04:17:53Z"><w:r><w:rPr><w:kern w:val="0"/><w:szCs w:val="24"/><w:lang w:val="es-CO" w:eastAsia="en-US" w:bidi="ar-SA"/></w:rPr><w:delText>Documentos de investigación</w:delText></w:r></w:del></w:p></w:tc><w:tc><w:tcPr><w:tcW w:w="1576" w:type="dxa"/><w:tcBorders></w:tcBorders><w:shd w:color="auto" w:fill="F7F7F7" w:val="clear"/></w:tcPr><w:p><w:pPr><w:pStyle w:val="Tabla8"/><w:widowControl/><w:jc w:val="left"/><w:rPr><w:kern w:val="0"/><w:szCs w:val="24"/><w:lang w:val="es-CO" w:eastAsia="en-US" w:bidi="ar-SA"/><w:del w:id="14024" w:author="Unknown Author" w:date="2026-10-30T04:17:53Z"></w:del></w:rPr></w:pPr><w:del w:id="14023" w:author="Unknown Author" w:date="2026-10-30T04:17:53Z"><w:r><w:rPr><w:kern w:val="0"/><w:szCs w:val="24"/><w:lang w:val="es-CO" w:eastAsia="en-US" w:bidi="ar-SA"/></w:rPr><w:delText>9: seis de jóvenes investigadores, dos de maestría y uno de posdoctorado</w:delText></w:r></w:del></w:p></w:tc><w:tc><w:tcPr><w:tcW w:w="1244" w:type="dxa"/><w:tcBorders></w:tcBorders><w:shd w:color="auto" w:fill="F7F7F7" w:val="clear"/></w:tcPr><w:p><w:pPr><w:pStyle w:val="Tabla8"/><w:widowControl/><w:jc w:val="left"/><w:rPr><w:kern w:val="0"/><w:szCs w:val="24"/><w:lang w:val="es-CO" w:eastAsia="en-US" w:bidi="ar-SA"/><w:del w:id="14026" w:author="Unknown Author" w:date="2026-10-30T04:17:53Z"></w:del></w:rPr></w:pPr><w:del w:id="14025" w:author="Unknown Author" w:date="2026-10-30T04:17:53Z"><w:r><w:rPr><w:kern w:val="0"/><w:szCs w:val="24"/><w:lang w:val="es-CO" w:eastAsia="en-US" w:bidi="ar-SA"/></w:rPr><w:delText>Entidad proponente, con el actor del SNCTI</w:delText></w:r></w:del></w:p></w:tc><w:tc><w:tcPr><w:tcW w:w="829" w:type="dxa"/><w:tcBorders></w:tcBorders><w:shd w:color="auto" w:fill="F7F7F7" w:val="clear"/></w:tcPr><w:p><w:pPr><w:pStyle w:val="Tabla8"/><w:widowControl/><w:jc w:val="left"/><w:rPr><w:kern w:val="0"/><w:szCs w:val="24"/><w:lang w:val="es-CO" w:eastAsia="en-US" w:bidi="ar-SA"/><w:del w:id="14028" w:author="Unknown Author" w:date="2026-10-30T04:17:53Z"></w:del></w:rPr></w:pPr><w:del w:id="14027" w:author="Unknown Author" w:date="2026-10-30T04:17:53Z"><w:r><w:rPr><w:kern w:val="0"/><w:szCs w:val="24"/><w:lang w:val="es-CO" w:eastAsia="en-US" w:bidi="ar-SA"/></w:rPr><w:delText>Meses 6 a 24</w:delText></w:r></w:del></w:p></w:tc><w:tc><w:tcPr><w:tcW w:w="1493" w:type="dxa"/><w:tcBorders></w:tcBorders><w:shd w:color="auto" w:fill="F7F7F7" w:val="clear"/></w:tcPr><w:p><w:pPr><w:pStyle w:val="Tabla8"/><w:widowControl/><w:jc w:val="left"/><w:rPr><w:kern w:val="0"/><w:szCs w:val="24"/><w:lang w:val="es-CO" w:eastAsia="en-US" w:bidi="ar-SA"/><w:del w:id="14030" w:author="Unknown Author" w:date="2026-10-30T04:17:53Z"></w:del></w:rPr></w:pPr><w:del w:id="14029" w:author="Unknown Author" w:date="2026-10-30T04:17:53Z"><w:r><w:rPr><w:kern w:val="0"/><w:szCs w:val="24"/><w:lang w:val="es-CO" w:eastAsia="en-US" w:bidi="ar-SA"/></w:rPr><w:delText>Manuscritos con constancia de sometimiento o publicación</w:delText></w:r></w:del></w:p></w:tc><w:tc><w:tcPr><w:tcW w:w="1411" w:type="dxa"/><w:tcBorders></w:tcBorders><w:shd w:color="auto" w:fill="F7F7F7" w:val="clear"/></w:tcPr><w:p><w:pPr><w:pStyle w:val="Tabla8"/><w:widowControl/><w:jc w:val="left"/><w:rPr><w:kern w:val="0"/><w:szCs w:val="24"/><w:lang w:val="es-CO" w:eastAsia="en-US" w:bidi="ar-SA"/><w:del w:id="14032" w:author="Unknown Author" w:date="2026-10-30T04:17:53Z"></w:del></w:rPr></w:pPr><w:del w:id="14031" w:author="Unknown Author" w:date="2026-10-30T04:17:53Z"><w:r><w:rPr><w:kern w:val="0"/><w:szCs w:val="24"/><w:lang w:val="es-CO" w:eastAsia="en-US" w:bidi="ar-SA"/></w:rPr><w:delText>Tres departamentos</w:delText></w:r></w:del></w:p></w:tc><w:tc><w:tcPr><w:tcW w:w="1325" w:type="dxa"/><w:tcBorders></w:tcBorders><w:shd w:color="auto" w:fill="F7F7F7" w:val="clear"/></w:tcPr><w:p><w:pPr><w:pStyle w:val="Tabla8"/><w:widowControl/><w:jc w:val="left"/><w:rPr><w:kern w:val="0"/><w:szCs w:val="24"/><w:lang w:val="es-CO" w:eastAsia="en-US" w:bidi="ar-SA"/><w:del w:id="14034" w:author="Unknown Author" w:date="2026-10-30T04:17:53Z"></w:del></w:rPr></w:pPr><w:del w:id="14033" w:author="Unknown Author" w:date="2026-10-30T04:17:53Z"><w:r><w:rPr><w:kern w:val="0"/><w:szCs w:val="24"/><w:lang w:val="es-CO" w:eastAsia="en-US" w:bidi="ar-SA"/></w:rPr><w:delText>Comunidad científica y autoridades ambientales</w:delText></w:r></w:del></w:p></w:tc></w:tr><w:tr><w:trPr><w:del w:id="14035" w:author="Unknown Author" w:date="2026-10-30T04:17:53Z"/><w:cantSplit w:val="true"/></w:trPr><w:tc><w:tcPr><w:tcW w:w="497" w:type="dxa"/><w:tcBorders></w:tcBorders></w:tcPr><w:p><w:pPr><w:pStyle w:val="Tabla8"/><w:widowControl/><w:jc w:val="left"/><w:rPr><w:kern w:val="0"/><w:szCs w:val="24"/><w:lang w:val="es-CO" w:eastAsia="en-US" w:bidi="ar-SA"/><w:del w:id="14037" w:author="Unknown Author" w:date="2026-10-30T04:17:53Z"></w:del></w:rPr></w:pPr><w:del w:id="14036" w:author="Unknown Author" w:date="2026-10-30T04:17:53Z"><w:r><w:rPr><w:kern w:val="0"/><w:szCs w:val="24"/><w:lang w:val="es-CO" w:eastAsia="en-US" w:bidi="ar-SA"/></w:rPr><w:delText>3</w:delText></w:r></w:del></w:p></w:tc><w:tc><w:tcPr><w:tcW w:w="1577" w:type="dxa"/><w:tcBorders></w:tcBorders></w:tcPr><w:p><w:pPr><w:pStyle w:val="Tabla8"/><w:widowControl/><w:jc w:val="left"/><w:rPr><w:kern w:val="0"/><w:szCs w:val="24"/><w:lang w:val="es-CO" w:eastAsia="en-US" w:bidi="ar-SA"/><w:del w:id="14039" w:author="Unknown Author" w:date="2026-10-30T04:17:53Z"></w:del></w:rPr></w:pPr><w:del w:id="14038" w:author="Unknown Author" w:date="2026-10-30T04:17:53Z"><w:r><w:rPr><w:kern w:val="0"/><w:szCs w:val="24"/><w:lang w:val="es-CO" w:eastAsia="en-US" w:bidi="ar-SA"/></w:rPr><w:delText>Maestría en modalidad de investigación</w:delText></w:r></w:del></w:p></w:tc><w:tc><w:tcPr><w:tcW w:w="1576" w:type="dxa"/><w:tcBorders></w:tcBorders></w:tcPr><w:p><w:pPr><w:pStyle w:val="Tabla8"/><w:widowControl/><w:jc w:val="left"/><w:rPr><w:kern w:val="0"/><w:szCs w:val="24"/><w:lang w:val="es-CO" w:eastAsia="en-US" w:bidi="ar-SA"/><w:del w:id="14041" w:author="Unknown Author" w:date="2026-10-30T04:17:53Z"></w:del></w:rPr></w:pPr><w:del w:id="14040" w:author="Unknown Author" w:date="2026-10-30T04:17:53Z"><w:r><w:rPr><w:kern w:val="0"/><w:szCs w:val="24"/><w:lang w:val="es-CO" w:eastAsia="en-US" w:bidi="ar-SA"/></w:rPr><w:delText>2 estudiantes</w:delText></w:r></w:del></w:p></w:tc><w:tc><w:tcPr><w:tcW w:w="1244" w:type="dxa"/><w:tcBorders></w:tcBorders></w:tcPr><w:p><w:pPr><w:pStyle w:val="Tabla8"/><w:widowControl/><w:jc w:val="left"/><w:rPr><w:kern w:val="0"/><w:szCs w:val="24"/><w:lang w:val="es-CO" w:eastAsia="en-US" w:bidi="ar-SA"/><w:del w:id="14043" w:author="Unknown Author" w:date="2026-10-30T04:17:53Z"></w:del></w:rPr></w:pPr><w:del w:id="14042" w:author="Unknown Author" w:date="2026-10-30T04:17:53Z"><w:r><w:rPr><w:kern w:val="0"/><w:szCs w:val="24"/><w:lang w:val="es-CO" w:eastAsia="en-US" w:bidi="ar-SA"/></w:rPr><w:delText>Entidad proponente</w:delText></w:r></w:del></w:p></w:tc><w:tc><w:tcPr><w:tcW w:w="829" w:type="dxa"/><w:tcBorders></w:tcBorders></w:tcPr><w:p><w:pPr><w:pStyle w:val="Tabla8"/><w:widowControl/><w:jc w:val="left"/><w:rPr><w:kern w:val="0"/><w:szCs w:val="24"/><w:lang w:val="es-CO" w:eastAsia="en-US" w:bidi="ar-SA"/><w:del w:id="14045" w:author="Unknown Author" w:date="2026-10-30T04:17:53Z"></w:del></w:rPr></w:pPr><w:del w:id="14044" w:author="Unknown Author" w:date="2026-10-30T04:17:53Z"><w:r><w:rPr><w:kern w:val="0"/><w:szCs w:val="24"/><w:lang w:val="es-CO" w:eastAsia="en-US" w:bidi="ar-SA"/></w:rPr><w:delText>Meses 1 a 24</w:delText></w:r></w:del></w:p></w:tc><w:tc><w:tcPr><w:tcW w:w="1493" w:type="dxa"/><w:tcBorders></w:tcBorders></w:tcPr><w:p><w:pPr><w:pStyle w:val="Tabla8"/><w:widowControl/><w:jc w:val="left"/><w:rPr><w:kern w:val="0"/><w:szCs w:val="24"/><w:lang w:val="es-CO" w:eastAsia="en-US" w:bidi="ar-SA"/><w:del w:id="14047" w:author="Unknown Author" w:date="2026-10-30T04:17:53Z"></w:del></w:rPr></w:pPr><w:del w:id="14046" w:author="Unknown Author" w:date="2026-10-30T04:17:53Z"><w:r><w:rPr><w:kern w:val="0"/><w:szCs w:val="24"/><w:lang w:val="es-CO" w:eastAsia="en-US" w:bidi="ar-SA"/></w:rPr><w:delText>Certificados de admisión o matrícula, avance del trabajo de grado y producto sometido</w:delText></w:r></w:del></w:p></w:tc><w:tc><w:tcPr><w:tcW w:w="1411" w:type="dxa"/><w:tcBorders></w:tcBorders></w:tcPr><w:p><w:pPr><w:pStyle w:val="Tabla8"/><w:widowControl/><w:jc w:val="left"/><w:rPr><w:kern w:val="0"/><w:szCs w:val="24"/><w:lang w:val="es-CO" w:eastAsia="en-US" w:bidi="ar-SA"/><w:del w:id="14049" w:author="Unknown Author" w:date="2026-10-30T04:17:53Z"></w:del></w:rPr></w:pPr><w:del w:id="14048" w:author="Unknown Author" w:date="2026-10-30T04:17:53Z"><w:r><w:rPr><w:kern w:val="0"/><w:szCs w:val="24"/><w:lang w:val="es-CO" w:eastAsia="en-US" w:bidi="ar-SA"/></w:rPr><w:delText>Tres departamentos</w:delText></w:r></w:del></w:p></w:tc><w:tc><w:tcPr><w:tcW w:w="1325" w:type="dxa"/><w:tcBorders></w:tcBorders></w:tcPr><w:p><w:pPr><w:pStyle w:val="Tabla8"/><w:widowControl/><w:jc w:val="left"/><w:rPr><w:kern w:val="0"/><w:szCs w:val="24"/><w:lang w:val="es-CO" w:eastAsia="en-US" w:bidi="ar-SA"/><w:del w:id="14051" w:author="Unknown Author" w:date="2026-10-30T04:17:53Z"></w:del></w:rPr></w:pPr><w:del w:id="14050" w:author="Unknown Author" w:date="2026-10-30T04:17:53Z"><w:r><w:rPr><w:kern w:val="0"/><w:szCs w:val="24"/><w:lang w:val="es-CO" w:eastAsia="en-US" w:bidi="ar-SA"/></w:rPr><w:delText>Dos estudiantes de maestría</w:delText></w:r></w:del></w:p></w:tc></w:tr><w:tr><w:trPr><w:del w:id="14052" w:author="Unknown Author" w:date="2026-10-30T04:17:53Z"/><w:cantSplit w:val="true"/></w:trPr><w:tc><w:tcPr><w:tcW w:w="497" w:type="dxa"/><w:tcBorders></w:tcBorders><w:shd w:color="auto" w:fill="F7F7F7" w:val="clear"/></w:tcPr><w:p><w:pPr><w:pStyle w:val="Tabla8"/><w:widowControl/><w:jc w:val="left"/><w:rPr><w:kern w:val="0"/><w:szCs w:val="24"/><w:lang w:val="es-CO" w:eastAsia="en-US" w:bidi="ar-SA"/><w:del w:id="14054" w:author="Unknown Author" w:date="2026-10-30T04:17:53Z"></w:del></w:rPr></w:pPr><w:del w:id="14053" w:author="Unknown Author" w:date="2026-10-30T04:17:53Z"><w:r><w:rPr><w:kern w:val="0"/><w:szCs w:val="24"/><w:lang w:val="es-CO" w:eastAsia="en-US" w:bidi="ar-SA"/></w:rPr><w:delText>4</w:delText></w:r></w:del></w:p></w:tc><w:tc><w:tcPr><w:tcW w:w="1577" w:type="dxa"/><w:tcBorders></w:tcBorders><w:shd w:color="auto" w:fill="F7F7F7" w:val="clear"/></w:tcPr><w:p><w:pPr><w:pStyle w:val="Tabla8"/><w:widowControl/><w:jc w:val="left"/><w:rPr><w:kern w:val="0"/><w:szCs w:val="24"/><w:lang w:val="es-CO" w:eastAsia="en-US" w:bidi="ar-SA"/><w:del w:id="14056" w:author="Unknown Author" w:date="2026-10-30T04:17:53Z"></w:del></w:rPr></w:pPr><w:del w:id="14055" w:author="Unknown Author" w:date="2026-10-30T04:17:53Z"><w:r><w:rPr><w:kern w:val="0"/><w:szCs w:val="24"/><w:lang w:val="es-CO" w:eastAsia="en-US" w:bidi="ar-SA"/></w:rPr><w:delText>Estancia posdoctoral</w:delText></w:r></w:del></w:p></w:tc><w:tc><w:tcPr><w:tcW w:w="1576" w:type="dxa"/><w:tcBorders></w:tcBorders><w:shd w:color="auto" w:fill="F7F7F7" w:val="clear"/></w:tcPr><w:p><w:pPr><w:pStyle w:val="Tabla8"/><w:widowControl/><w:jc w:val="left"/><w:rPr><w:kern w:val="0"/><w:szCs w:val="24"/><w:lang w:val="es-CO" w:eastAsia="en-US" w:bidi="ar-SA"/><w:del w:id="14058" w:author="Unknown Author" w:date="2026-10-30T04:17:53Z"></w:del></w:rPr></w:pPr><w:del w:id="14057" w:author="Unknown Author" w:date="2026-10-30T04:17:53Z"><w:r><w:rPr><w:kern w:val="0"/><w:szCs w:val="24"/><w:lang w:val="es-CO" w:eastAsia="en-US" w:bidi="ar-SA"/></w:rPr><w:delText>1 doctor</w:delText></w:r></w:del></w:p></w:tc><w:tc><w:tcPr><w:tcW w:w="1244" w:type="dxa"/><w:tcBorders></w:tcBorders><w:shd w:color="auto" w:fill="F7F7F7" w:val="clear"/></w:tcPr><w:p><w:pPr><w:pStyle w:val="Tabla8"/><w:widowControl/><w:jc w:val="left"/><w:rPr><w:kern w:val="0"/><w:szCs w:val="24"/><w:lang w:val="es-CO" w:eastAsia="en-US" w:bidi="ar-SA"/><w:del w:id="14060" w:author="Unknown Author" w:date="2026-10-30T04:17:53Z"></w:del></w:rPr></w:pPr><w:del w:id="14059" w:author="Unknown Author" w:date="2026-10-30T04:17:53Z"><w:r><w:rPr><w:kern w:val="0"/><w:szCs w:val="24"/><w:lang w:val="es-CO" w:eastAsia="en-US" w:bidi="ar-SA"/></w:rPr><w:delText>Entidad proponente</w:delText></w:r></w:del></w:p></w:tc><w:tc><w:tcPr><w:tcW w:w="829" w:type="dxa"/><w:tcBorders></w:tcBorders><w:shd w:color="auto" w:fill="F7F7F7" w:val="clear"/></w:tcPr><w:p><w:pPr><w:pStyle w:val="Tabla8"/><w:widowControl/><w:jc w:val="left"/><w:rPr><w:kern w:val="0"/><w:szCs w:val="24"/><w:lang w:val="es-CO" w:eastAsia="en-US" w:bidi="ar-SA"/><w:del w:id="14062" w:author="Unknown Author" w:date="2026-10-30T04:17:53Z"></w:del></w:rPr></w:pPr><w:del w:id="14061" w:author="Unknown Author" w:date="2026-10-30T04:17:53Z"><w:r><w:rPr><w:kern w:val="0"/><w:szCs w:val="24"/><w:lang w:val="es-CO" w:eastAsia="en-US" w:bidi="ar-SA"/></w:rPr><w:delText>Meses 1 a 24</w:delText></w:r></w:del></w:p></w:tc><w:tc><w:tcPr><w:tcW w:w="1493" w:type="dxa"/><w:tcBorders></w:tcBorders><w:shd w:color="auto" w:fill="F7F7F7" w:val="clear"/></w:tcPr><w:p><w:pPr><w:pStyle w:val="Tabla8"/><w:widowControl/><w:jc w:val="left"/><w:rPr><w:kern w:val="0"/><w:szCs w:val="24"/><w:lang w:val="es-CO" w:eastAsia="en-US" w:bidi="ar-SA"/><w:del w:id="14064" w:author="Unknown Author" w:date="2026-10-30T04:17:53Z"></w:del></w:rPr></w:pPr><w:del w:id="14063" w:author="Unknown Author" w:date="2026-10-30T04:17:53Z"><w:r><w:rPr><w:kern w:val="0"/><w:szCs w:val="24"/><w:lang w:val="es-CO" w:eastAsia="en-US" w:bidi="ar-SA"/></w:rPr><w:delText>Contrato o beca, producto, producto de divulgación e informe técnico final</w:delText></w:r></w:del></w:p></w:tc><w:tc><w:tcPr><w:tcW w:w="1411" w:type="dxa"/><w:tcBorders></w:tcBorders><w:shd w:color="auto" w:fill="F7F7F7" w:val="clear"/></w:tcPr><w:p><w:pPr><w:pStyle w:val="Tabla8"/><w:widowControl/><w:jc w:val="left"/><w:rPr><w:kern w:val="0"/><w:szCs w:val="24"/><w:lang w:val="es-CO" w:eastAsia="en-US" w:bidi="ar-SA"/><w:del w:id="14066" w:author="Unknown Author" w:date="2026-10-30T04:17:53Z"></w:del></w:rPr></w:pPr><w:del w:id="14065" w:author="Unknown Author" w:date="2026-10-30T04:17:53Z"><w:r><w:rPr><w:kern w:val="0"/><w:szCs w:val="24"/><w:lang w:val="es-CO" w:eastAsia="en-US" w:bidi="ar-SA"/></w:rPr><w:delText>Tres departamentos</w:delText></w:r></w:del></w:p></w:tc><w:tc><w:tcPr><w:tcW w:w="1325" w:type="dxa"/><w:tcBorders></w:tcBorders><w:shd w:color="auto" w:fill="F7F7F7" w:val="clear"/></w:tcPr><w:p><w:pPr><w:pStyle w:val="Tabla8"/><w:widowControl/><w:jc w:val="left"/><w:rPr><w:kern w:val="0"/><w:szCs w:val="24"/><w:lang w:val="es-CO" w:eastAsia="en-US" w:bidi="ar-SA"/><w:del w:id="14068" w:author="Unknown Author" w:date="2026-10-30T04:17:53Z"></w:del></w:rPr></w:pPr><w:del w:id="14067" w:author="Unknown Author" w:date="2026-10-30T04:17:53Z"><w:r><w:rPr><w:kern w:val="0"/><w:szCs w:val="24"/><w:lang w:val="es-CO" w:eastAsia="en-US" w:bidi="ar-SA"/></w:rPr><w:delText>Un doctor en estancia posdoctoral</w:delText></w:r></w:del></w:p></w:tc></w:tr><w:tr><w:trPr><w:del w:id="14069" w:author="Unknown Author" w:date="2026-10-30T04:17:53Z"/><w:cantSplit w:val="true"/></w:trPr><w:tc><w:tcPr><w:tcW w:w="497" w:type="dxa"/><w:tcBorders></w:tcBorders></w:tcPr><w:p><w:pPr><w:pStyle w:val="Tabla8"/><w:widowControl/><w:jc w:val="left"/><w:rPr><w:kern w:val="0"/><w:szCs w:val="24"/><w:lang w:val="es-CO" w:eastAsia="en-US" w:bidi="ar-SA"/><w:del w:id="14071" w:author="Unknown Author" w:date="2026-10-30T04:17:53Z"></w:del></w:rPr></w:pPr><w:del w:id="14070" w:author="Unknown Author" w:date="2026-10-30T04:17:53Z"><w:r><w:rPr><w:kern w:val="0"/><w:szCs w:val="24"/><w:lang w:val="es-CO" w:eastAsia="en-US" w:bidi="ar-SA"/></w:rPr><w:delText>5</w:delText></w:r></w:del></w:p></w:tc><w:tc><w:tcPr><w:tcW w:w="1577" w:type="dxa"/><w:tcBorders></w:tcBorders></w:tcPr><w:p><w:pPr><w:pStyle w:val="Tabla8"/><w:widowControl/><w:jc w:val="left"/><w:rPr><w:kern w:val="0"/><w:szCs w:val="24"/><w:lang w:val="es-CO" w:eastAsia="en-US" w:bidi="ar-SA"/><w:del w:id="14073" w:author="Unknown Author" w:date="2026-10-30T04:17:53Z"></w:del></w:rPr></w:pPr><w:del w:id="14072" w:author="Unknown Author" w:date="2026-10-30T04:17:53Z"><w:r><w:rPr><w:kern w:val="0"/><w:szCs w:val="24"/><w:lang w:val="es-CO" w:eastAsia="en-US" w:bidi="ar-SA"/></w:rPr><w:delText>Jóvenes investigadores e innovadores</w:delText></w:r></w:del></w:p></w:tc><w:tc><w:tcPr><w:tcW w:w="1576" w:type="dxa"/><w:tcBorders></w:tcBorders></w:tcPr><w:p><w:pPr><w:pStyle w:val="Tabla8"/><w:widowControl/><w:jc w:val="left"/><w:rPr><w:kern w:val="0"/><w:szCs w:val="24"/><w:lang w:val="es-CO" w:eastAsia="en-US" w:bidi="ar-SA"/><w:del w:id="14075" w:author="Unknown Author" w:date="2026-10-30T04:17:53Z"></w:del></w:rPr></w:pPr><w:del w:id="14074" w:author="Unknown Author" w:date="2026-10-30T04:17:53Z"><w:r><w:rPr><w:kern w:val="0"/><w:szCs w:val="24"/><w:lang w:val="es-CO" w:eastAsia="en-US" w:bidi="ar-SA"/></w:rPr><w:delText>6: tres en los meses 1 a 12 y tres en los meses 13 a 24</w:delText></w:r></w:del></w:p></w:tc><w:tc><w:tcPr><w:tcW w:w="1244" w:type="dxa"/><w:tcBorders></w:tcBorders></w:tcPr><w:p><w:pPr><w:pStyle w:val="Tabla8"/><w:widowControl/><w:jc w:val="left"/><w:rPr><w:kern w:val="0"/><w:szCs w:val="24"/><w:lang w:val="es-CO" w:eastAsia="en-US" w:bidi="ar-SA"/><w:del w:id="14077" w:author="Unknown Author" w:date="2026-10-30T04:17:53Z"></w:del></w:rPr></w:pPr><w:del w:id="14076" w:author="Unknown Author" w:date="2026-10-30T04:17:53Z"><w:r><w:rPr><w:kern w:val="0"/><w:szCs w:val="24"/><w:lang w:val="es-CO" w:eastAsia="en-US" w:bidi="ar-SA"/></w:rPr><w:delText>Entidad proponente</w:delText></w:r></w:del></w:p></w:tc><w:tc><w:tcPr><w:tcW w:w="829" w:type="dxa"/><w:tcBorders></w:tcBorders></w:tcPr><w:p><w:pPr><w:pStyle w:val="Tabla8"/><w:widowControl/><w:jc w:val="left"/><w:rPr><w:kern w:val="0"/><w:szCs w:val="24"/><w:lang w:val="es-CO" w:eastAsia="en-US" w:bidi="ar-SA"/><w:del w:id="14079" w:author="Unknown Author" w:date="2026-10-30T04:17:53Z"></w:del></w:rPr></w:pPr><w:del w:id="14078" w:author="Unknown Author" w:date="2026-10-30T04:17:53Z"><w:r><w:rPr><w:kern w:val="0"/><w:szCs w:val="24"/><w:lang w:val="es-CO" w:eastAsia="en-US" w:bidi="ar-SA"/></w:rPr><w:delText>Meses 1 a 24</w:delText></w:r></w:del></w:p></w:tc><w:tc><w:tcPr><w:tcW w:w="1493" w:type="dxa"/><w:tcBorders></w:tcBorders></w:tcPr><w:p><w:pPr><w:pStyle w:val="Tabla8"/><w:widowControl/><w:jc w:val="left"/><w:rPr><w:kern w:val="0"/><w:szCs w:val="24"/><w:lang w:val="es-CO" w:eastAsia="en-US" w:bidi="ar-SA"/><w:del w:id="14081" w:author="Unknown Author" w:date="2026-10-30T04:17:53Z"></w:del></w:rPr></w:pPr><w:del w:id="14080" w:author="Unknown Author" w:date="2026-10-30T04:17:53Z"><w:r><w:rPr><w:kern w:val="0"/><w:szCs w:val="24"/><w:lang w:val="es-CO" w:eastAsia="en-US" w:bidi="ar-SA"/></w:rPr><w:delText>Contratos de beca-pasantía, CvLAC actualizado, artículo publicable y producto de divulgación por persona</w:delText></w:r></w:del></w:p></w:tc><w:tc><w:tcPr><w:tcW w:w="1411" w:type="dxa"/><w:tcBorders></w:tcBorders></w:tcPr><w:p><w:pPr><w:pStyle w:val="Tabla8"/><w:widowControl/><w:jc w:val="left"/><w:rPr><w:kern w:val="0"/><w:szCs w:val="24"/><w:lang w:val="es-CO" w:eastAsia="en-US" w:bidi="ar-SA"/><w:del w:id="14083" w:author="Unknown Author" w:date="2026-10-30T04:17:53Z"></w:del></w:rPr></w:pPr><w:del w:id="14082" w:author="Unknown Author" w:date="2026-10-30T04:17:53Z"><w:r><w:rPr><w:kern w:val="0"/><w:szCs w:val="24"/><w:lang w:val="es-CO" w:eastAsia="en-US" w:bidi="ar-SA"/></w:rPr><w:delText>Tres departamentos</w:delText></w:r></w:del></w:p></w:tc><w:tc><w:tcPr><w:tcW w:w="1325" w:type="dxa"/><w:tcBorders></w:tcBorders></w:tcPr><w:p><w:pPr><w:pStyle w:val="Tabla8"/><w:widowControl/><w:jc w:val="left"/><w:rPr><w:kern w:val="0"/><w:szCs w:val="24"/><w:lang w:val="es-CO" w:eastAsia="en-US" w:bidi="ar-SA"/><w:del w:id="14085" w:author="Unknown Author" w:date="2026-10-30T04:17:53Z"></w:del></w:rPr></w:pPr><w:del w:id="14084" w:author="Unknown Author" w:date="2026-10-30T04:17:53Z"><w:r><w:rPr><w:kern w:val="0"/><w:szCs w:val="24"/><w:lang w:val="es-CO" w:eastAsia="en-US" w:bidi="ar-SA"/></w:rPr><w:delText>Seis jóvenes de pregrado</w:delText></w:r></w:del></w:p></w:tc></w:tr><w:tr><w:trPr><w:del w:id="14086" w:author="Unknown Author" w:date="2026-10-30T04:17:53Z"/><w:cantSplit w:val="true"/></w:trPr><w:tc><w:tcPr><w:tcW w:w="497" w:type="dxa"/><w:tcBorders></w:tcBorders><w:shd w:color="auto" w:fill="F7F7F7" w:val="clear"/></w:tcPr><w:p><w:pPr><w:pStyle w:val="Tabla8"/><w:widowControl/><w:jc w:val="left"/><w:rPr><w:kern w:val="0"/><w:szCs w:val="24"/><w:lang w:val="es-CO" w:eastAsia="en-US" w:bidi="ar-SA"/><w:del w:id="14088" w:author="Unknown Author" w:date="2026-10-30T04:17:53Z"></w:del></w:rPr></w:pPr><w:del w:id="14087" w:author="Unknown Author" w:date="2026-10-30T04:17:53Z"><w:r><w:rPr><w:kern w:val="0"/><w:szCs w:val="24"/><w:lang w:val="es-CO" w:eastAsia="en-US" w:bidi="ar-SA"/></w:rPr><w:delText>6</w:delText></w:r></w:del></w:p></w:tc><w:tc><w:tcPr><w:tcW w:w="1577" w:type="dxa"/><w:tcBorders></w:tcBorders><w:shd w:color="auto" w:fill="F7F7F7" w:val="clear"/></w:tcPr><w:p><w:pPr><w:pStyle w:val="Tabla8"/><w:widowControl/><w:jc w:val="left"/><w:rPr><w:kern w:val="0"/><w:szCs w:val="24"/><w:lang w:val="es-CO" w:eastAsia="en-US" w:bidi="ar-SA"/><w:del w:id="14090" w:author="Unknown Author" w:date="2026-10-30T04:17:53Z"></w:del></w:rPr></w:pPr><w:del w:id="14089" w:author="Unknown Author" w:date="2026-10-30T04:17:53Z"><w:r><w:rPr><w:kern w:val="0"/><w:szCs w:val="24"/><w:lang w:val="es-CO" w:eastAsia="en-US" w:bidi="ar-SA"/></w:rPr><w:delText>Infraestructura de medición y de modelación</w:delText></w:r></w:del></w:p></w:tc><w:tc><w:tcPr><w:tcW w:w="1576" w:type="dxa"/><w:tcBorders></w:tcBorders><w:shd w:color="auto" w:fill="F7F7F7" w:val="clear"/></w:tcPr><w:p><w:pPr><w:pStyle w:val="Tabla8"/><w:widowControl/><w:jc w:val="left"/><w:rPr><w:kern w:val="0"/><w:szCs w:val="24"/><w:lang w:val="es-CO" w:eastAsia="en-US" w:bidi="ar-SA"/><w:del w:id="14092" w:author="Unknown Author" w:date="2026-10-30T04:17:53Z"></w:del></w:rPr></w:pPr><w:del w:id="14091" w:author="Unknown Author" w:date="2026-10-30T04:17:53Z"><w:r><w:rPr><w:kern w:val="0"/><w:szCs w:val="24"/><w:lang w:val="es-CO" w:eastAsia="en-US" w:bidi="ar-SA"/></w:rPr><w:delText>1 infraestructura integrada: 3 monitores de referencia, banco de calibración, 100 nodos, 10 gateways, plataforma y laboratorio de modelación</w:delText></w:r></w:del></w:p></w:tc><w:tc><w:tcPr><w:tcW w:w="1244" w:type="dxa"/><w:tcBorders></w:tcBorders><w:shd w:color="auto" w:fill="F7F7F7" w:val="clear"/></w:tcPr><w:p><w:pPr><w:pStyle w:val="Tabla8"/><w:widowControl/><w:jc w:val="left"/><w:rPr><w:kern w:val="0"/><w:szCs w:val="24"/><w:lang w:val="es-CO" w:eastAsia="en-US" w:bidi="ar-SA"/><w:del w:id="14094" w:author="Unknown Author" w:date="2026-10-30T04:17:53Z"></w:del></w:rPr></w:pPr><w:del w:id="14093" w:author="Unknown Author" w:date="2026-10-30T04:17:53Z"><w:r><w:rPr><w:kern w:val="0"/><w:szCs w:val="24"/><w:lang w:val="es-CO" w:eastAsia="en-US" w:bidi="ar-SA"/></w:rPr><w:delText>Entidad proponente y empresa tecnológica</w:delText></w:r></w:del></w:p></w:tc><w:tc><w:tcPr><w:tcW w:w="829" w:type="dxa"/><w:tcBorders></w:tcBorders><w:shd w:color="auto" w:fill="F7F7F7" w:val="clear"/></w:tcPr><w:p><w:pPr><w:pStyle w:val="Tabla8"/><w:widowControl/><w:jc w:val="left"/><w:rPr><w:kern w:val="0"/><w:szCs w:val="24"/><w:lang w:val="es-CO" w:eastAsia="en-US" w:bidi="ar-SA"/><w:del w:id="14096" w:author="Unknown Author" w:date="2026-10-30T04:17:53Z"></w:del></w:rPr></w:pPr><w:del w:id="14095" w:author="Unknown Author" w:date="2026-10-30T04:17:53Z"><w:r><w:rPr><w:kern w:val="0"/><w:szCs w:val="24"/><w:lang w:val="es-CO" w:eastAsia="en-US" w:bidi="ar-SA"/></w:rPr><w:delText>Meses 2 a 19</w:delText></w:r></w:del></w:p></w:tc><w:tc><w:tcPr><w:tcW w:w="1493" w:type="dxa"/><w:tcBorders></w:tcBorders><w:shd w:color="auto" w:fill="F7F7F7" w:val="clear"/></w:tcPr><w:p><w:pPr><w:pStyle w:val="Tabla8"/><w:widowControl/><w:jc w:val="left"/><w:rPr><w:kern w:val="0"/><w:szCs w:val="24"/><w:lang w:val="es-CO" w:eastAsia="en-US" w:bidi="ar-SA"/><w:del w:id="14098" w:author="Unknown Author" w:date="2026-10-30T04:17:53Z"></w:del></w:rPr></w:pPr><w:del w:id="14097" w:author="Unknown Author" w:date="2026-10-30T04:17:53Z"><w:r><w:rPr><w:kern w:val="0"/><w:szCs w:val="24"/><w:lang w:val="es-CO" w:eastAsia="en-US" w:bidi="ar-SA"/></w:rPr><w:delText>Actas de recibo, inventario con huella de configuración y registro fotográfico; acta de puesta en operación del laboratorio</w:delText></w:r></w:del></w:p></w:tc><w:tc><w:tcPr><w:tcW w:w="1411" w:type="dxa"/><w:tcBorders></w:tcBorders><w:shd w:color="auto" w:fill="F7F7F7" w:val="clear"/></w:tcPr><w:p><w:pPr><w:pStyle w:val="Tabla8"/><w:widowControl/><w:jc w:val="left"/><w:rPr><w:kern w:val="0"/><w:szCs w:val="24"/><w:lang w:val="es-CO" w:eastAsia="en-US" w:bidi="ar-SA"/><w:del w:id="14100" w:author="Unknown Author" w:date="2026-10-30T04:17:53Z"></w:del></w:rPr></w:pPr><w:del w:id="14099" w:author="Unknown Author" w:date="2026-10-30T04:17:53Z"><w:r><w:rPr><w:kern w:val="0"/><w:szCs w:val="24"/><w:lang w:val="es-CO" w:eastAsia="en-US" w:bidi="ar-SA"/></w:rPr><w:delText>12 municipios y laboratorio en la entidad proponente</w:delText></w:r></w:del></w:p></w:tc><w:tc><w:tcPr><w:tcW w:w="1325" w:type="dxa"/><w:tcBorders></w:tcBorders><w:shd w:color="auto" w:fill="F7F7F7" w:val="clear"/></w:tcPr><w:p><w:pPr><w:pStyle w:val="Tabla8"/><w:widowControl/><w:jc w:val="left"/><w:rPr><w:kern w:val="0"/><w:szCs w:val="24"/><w:lang w:val="es-CO" w:eastAsia="en-US" w:bidi="ar-SA"/><w:del w:id="14102" w:author="Unknown Author" w:date="2026-10-30T04:17:53Z"></w:del></w:rPr></w:pPr><w:del w:id="14101" w:author="Unknown Author" w:date="2026-10-30T04:17:53Z"><w:r><w:rPr><w:kern w:val="0"/><w:szCs w:val="24"/><w:lang w:val="es-CO" w:eastAsia="en-US" w:bidi="ar-SA"/></w:rPr><w:delText>15 comités de gestión del riesgo</w:delText></w:r></w:del></w:p></w:tc></w:tr><w:tr><w:trPr><w:del w:id="14103" w:author="Unknown Author" w:date="2026-10-30T04:17:53Z"/><w:cantSplit w:val="true"/></w:trPr><w:tc><w:tcPr><w:tcW w:w="497" w:type="dxa"/><w:tcBorders></w:tcBorders></w:tcPr><w:p><w:pPr><w:pStyle w:val="Tabla8"/><w:widowControl/><w:jc w:val="left"/><w:rPr><w:kern w:val="0"/><w:szCs w:val="24"/><w:lang w:val="es-CO" w:eastAsia="en-US" w:bidi="ar-SA"/><w:del w:id="14105" w:author="Unknown Author" w:date="2026-10-30T04:17:53Z"></w:del></w:rPr></w:pPr><w:del w:id="14104" w:author="Unknown Author" w:date="2026-10-30T04:17:53Z"><w:r><w:rPr><w:kern w:val="0"/><w:szCs w:val="24"/><w:lang w:val="es-CO" w:eastAsia="en-US" w:bidi="ar-SA"/></w:rPr><w:delText>7</w:delText></w:r></w:del></w:p></w:tc><w:tc><w:tcPr><w:tcW w:w="1577" w:type="dxa"/><w:tcBorders></w:tcBorders></w:tcPr><w:p><w:pPr><w:pStyle w:val="Tabla8"/><w:widowControl/><w:jc w:val="left"/><w:rPr><w:kern w:val="0"/><w:szCs w:val="24"/><w:lang w:val="es-CO" w:eastAsia="en-US" w:bidi="ar-SA"/><w:del w:id="14107" w:author="Unknown Author" w:date="2026-10-30T04:17:53Z"></w:del></w:rPr></w:pPr><w:del w:id="14106" w:author="Unknown Author" w:date="2026-10-30T04:17:53Z"><w:r><w:rPr><w:kern w:val="0"/><w:szCs w:val="24"/><w:lang w:val="es-CO" w:eastAsia="en-US" w:bidi="ar-SA"/></w:rPr><w:delText>Documentos de planeación</w:delText></w:r></w:del></w:p></w:tc><w:tc><w:tcPr><w:tcW w:w="1576" w:type="dxa"/><w:tcBorders></w:tcBorders></w:tcPr><w:p><w:pPr><w:pStyle w:val="Tabla8"/><w:widowControl/><w:jc w:val="left"/><w:rPr><w:kern w:val="0"/><w:szCs w:val="24"/><w:lang w:val="es-CO" w:eastAsia="en-US" w:bidi="ar-SA"/><w:del w:id="14109" w:author="Unknown Author" w:date="2026-10-30T04:17:53Z"></w:del></w:rPr></w:pPr><w:del w:id="14108" w:author="Unknown Author" w:date="2026-10-30T04:17:53Z"><w:r><w:rPr><w:kern w:val="0"/><w:szCs w:val="24"/><w:lang w:val="es-CO" w:eastAsia="en-US" w:bidi="ar-SA"/></w:rPr><w:delText>3: protocolo de alerta, plan de sostenibilidad con convenios de custodia y protocolo de evaluación previa de demolición</w:delText></w:r></w:del></w:p></w:tc><w:tc><w:tcPr><w:tcW w:w="1244" w:type="dxa"/><w:tcBorders></w:tcBorders></w:tcPr><w:p><w:pPr><w:pStyle w:val="Tabla8"/><w:widowControl/><w:jc w:val="left"/><w:rPr><w:kern w:val="0"/><w:szCs w:val="24"/><w:lang w:val="es-CO" w:eastAsia="en-US" w:bidi="ar-SA"/><w:del w:id="14111" w:author="Unknown Author" w:date="2026-10-30T04:17:53Z"></w:del></w:rPr></w:pPr><w:del w:id="14110" w:author="Unknown Author" w:date="2026-10-30T04:17:53Z"><w:r><w:rPr><w:kern w:val="0"/><w:szCs w:val="24"/><w:lang w:val="es-CO" w:eastAsia="en-US" w:bidi="ar-SA"/></w:rPr><w:delText>Entidad proponente y municipio aliado</w:delText></w:r></w:del></w:p></w:tc><w:tc><w:tcPr><w:tcW w:w="829" w:type="dxa"/><w:tcBorders></w:tcBorders></w:tcPr><w:p><w:pPr><w:pStyle w:val="Tabla8"/><w:widowControl/><w:jc w:val="left"/><w:rPr><w:kern w:val="0"/><w:szCs w:val="24"/><w:lang w:val="es-CO" w:eastAsia="en-US" w:bidi="ar-SA"/><w:del w:id="14113" w:author="Unknown Author" w:date="2026-10-30T04:17:53Z"></w:del></w:rPr></w:pPr><w:del w:id="14112" w:author="Unknown Author" w:date="2026-10-30T04:17:53Z"><w:r><w:rPr><w:kern w:val="0"/><w:szCs w:val="24"/><w:lang w:val="es-CO" w:eastAsia="en-US" w:bidi="ar-SA"/></w:rPr><w:delText>Meses 3 a 24</w:delText></w:r></w:del></w:p></w:tc><w:tc><w:tcPr><w:tcW w:w="1493" w:type="dxa"/><w:tcBorders></w:tcBorders></w:tcPr><w:p><w:pPr><w:pStyle w:val="Tabla8"/><w:widowControl/><w:jc w:val="left"/><w:rPr><w:kern w:val="0"/><w:szCs w:val="24"/><w:lang w:val="es-CO" w:eastAsia="en-US" w:bidi="ar-SA"/><w:del w:id="14115" w:author="Unknown Author" w:date="2026-10-30T04:17:53Z"></w:del></w:rPr></w:pPr><w:del w:id="14114" w:author="Unknown Author" w:date="2026-10-30T04:17:53Z"><w:r><w:rPr><w:kern w:val="0"/><w:szCs w:val="24"/><w:lang w:val="es-CO" w:eastAsia="en-US" w:bidi="ar-SA"/></w:rPr><w:delText>Documentos adoptados por acta de cada comité y convenios de custodia firmados; protocolo de evaluación previa adoptado por acta de la entidad territorial</w:delText></w:r></w:del></w:p></w:tc><w:tc><w:tcPr><w:tcW w:w="1411" w:type="dxa"/><w:tcBorders></w:tcBorders></w:tcPr><w:p><w:pPr><w:pStyle w:val="Tabla8"/><w:widowControl/><w:jc w:val="left"/><w:rPr><w:kern w:val="0"/><w:szCs w:val="24"/><w:lang w:val="es-CO" w:eastAsia="en-US" w:bidi="ar-SA"/><w:del w:id="14117" w:author="Unknown Author" w:date="2026-10-30T04:17:53Z"></w:del></w:rPr></w:pPr><w:del w:id="14116" w:author="Unknown Author" w:date="2026-10-30T04:17:53Z"><w:r><w:rPr><w:kern w:val="0"/><w:szCs w:val="24"/><w:lang w:val="es-CO" w:eastAsia="en-US" w:bidi="ar-SA"/></w:rPr><w:delText>15 comités de gestión del riesgo</w:delText></w:r></w:del></w:p></w:tc><w:tc><w:tcPr><w:tcW w:w="1325" w:type="dxa"/><w:tcBorders></w:tcBorders></w:tcPr><w:p><w:pPr><w:pStyle w:val="Tabla8"/><w:widowControl/><w:jc w:val="left"/><w:rPr><w:kern w:val="0"/><w:szCs w:val="24"/><w:lang w:val="es-CO" w:eastAsia="en-US" w:bidi="ar-SA"/><w:del w:id="14119" w:author="Unknown Author" w:date="2026-10-30T04:17:53Z"></w:del></w:rPr></w:pPr><w:del w:id="14118" w:author="Unknown Author" w:date="2026-10-30T04:17:53Z"><w:r><w:rPr><w:kern w:val="0"/><w:szCs w:val="24"/><w:lang w:val="es-CO" w:eastAsia="en-US" w:bidi="ar-SA"/></w:rPr><w:delText>Funcionarios de los comités y custodios</w:delText></w:r></w:del></w:p></w:tc></w:tr><w:tr><w:trPr><w:del w:id="14120" w:author="Unknown Author" w:date="2026-10-30T04:17:53Z"/><w:cantSplit w:val="true"/></w:trPr><w:tc><w:tcPr><w:tcW w:w="497" w:type="dxa"/><w:tcBorders></w:tcBorders><w:shd w:color="auto" w:fill="F7F7F7" w:val="clear"/></w:tcPr><w:p><w:pPr><w:pStyle w:val="Tabla8"/><w:widowControl/><w:jc w:val="left"/><w:rPr><w:kern w:val="0"/><w:szCs w:val="24"/><w:lang w:val="es-CO" w:eastAsia="en-US" w:bidi="ar-SA"/><w:del w:id="14122" w:author="Unknown Author" w:date="2026-10-30T04:17:53Z"></w:del></w:rPr></w:pPr><w:del w:id="14121" w:author="Unknown Author" w:date="2026-10-30T04:17:53Z"><w:r><w:rPr><w:kern w:val="0"/><w:szCs w:val="24"/><w:lang w:val="es-CO" w:eastAsia="en-US" w:bidi="ar-SA"/></w:rPr><w:delText>8</w:delText></w:r></w:del></w:p></w:tc><w:tc><w:tcPr><w:tcW w:w="1577" w:type="dxa"/><w:tcBorders></w:tcBorders><w:shd w:color="auto" w:fill="F7F7F7" w:val="clear"/></w:tcPr><w:p><w:pPr><w:pStyle w:val="Tabla8"/><w:widowControl/><w:jc w:val="left"/><w:rPr><w:kern w:val="0"/><w:szCs w:val="24"/><w:lang w:val="es-CO" w:eastAsia="en-US" w:bidi="ar-SA"/><w:del w:id="14124" w:author="Unknown Author" w:date="2026-10-30T04:17:53Z"></w:del></w:rPr></w:pPr><w:del w:id="14123" w:author="Unknown Author" w:date="2026-10-30T04:17:53Z"><w:r><w:rPr><w:kern w:val="0"/><w:szCs w:val="24"/><w:lang w:val="es-CO" w:eastAsia="en-US" w:bidi="ar-SA"/></w:rPr><w:delText>Apropiación social del conocimiento</w:delText></w:r></w:del></w:p></w:tc><w:tc><w:tcPr><w:tcW w:w="1576" w:type="dxa"/><w:tcBorders></w:tcBorders><w:shd w:color="auto" w:fill="F7F7F7" w:val="clear"/></w:tcPr><w:p><w:pPr><w:pStyle w:val="Tabla8"/><w:widowControl/><w:jc w:val="left"/><w:rPr><w:kern w:val="0"/><w:szCs w:val="24"/><w:lang w:val="es-CO" w:eastAsia="en-US" w:bidi="ar-SA"/><w:del w:id="14126" w:author="Unknown Author" w:date="2026-10-30T04:17:53Z"></w:del></w:rPr></w:pPr><w:del w:id="14125" w:author="Unknown Author" w:date="2026-10-30T04:17:53Z"><w:r><w:rPr><w:kern w:val="0"/><w:szCs w:val="24"/><w:lang w:val="es-CO" w:eastAsia="en-US" w:bidi="ar-SA"/></w:rPr><w:delText>29: 20 talleres de co-diseño y 9 jornadas públicas</w:delText></w:r></w:del></w:p></w:tc><w:tc><w:tcPr><w:tcW w:w="1244" w:type="dxa"/><w:tcBorders></w:tcBorders><w:shd w:color="auto" w:fill="F7F7F7" w:val="clear"/></w:tcPr><w:p><w:pPr><w:pStyle w:val="Tabla8"/><w:widowControl/><w:jc w:val="left"/><w:rPr><w:kern w:val="0"/><w:szCs w:val="24"/><w:lang w:val="es-CO" w:eastAsia="en-US" w:bidi="ar-SA"/><w:del w:id="14128" w:author="Unknown Author" w:date="2026-10-30T04:17:53Z"></w:del></w:rPr></w:pPr><w:del w:id="14127" w:author="Unknown Author" w:date="2026-10-30T04:17:53Z"><w:r><w:rPr><w:kern w:val="0"/><w:szCs w:val="24"/><w:lang w:val="es-CO" w:eastAsia="en-US" w:bidi="ar-SA"/></w:rPr><w:delText>Entidad proponente y municipio aliado</w:delText></w:r></w:del></w:p></w:tc><w:tc><w:tcPr><w:tcW w:w="829" w:type="dxa"/><w:tcBorders></w:tcBorders><w:shd w:color="auto" w:fill="F7F7F7" w:val="clear"/></w:tcPr><w:p><w:pPr><w:pStyle w:val="Tabla8"/><w:widowControl/><w:jc w:val="left"/><w:rPr><w:kern w:val="0"/><w:szCs w:val="24"/><w:lang w:val="es-CO" w:eastAsia="en-US" w:bidi="ar-SA"/><w:del w:id="14130" w:author="Unknown Author" w:date="2026-10-30T04:17:53Z"></w:del></w:rPr></w:pPr><w:del w:id="14129" w:author="Unknown Author" w:date="2026-10-30T04:17:53Z"><w:r><w:rPr><w:kern w:val="0"/><w:szCs w:val="24"/><w:lang w:val="es-CO" w:eastAsia="en-US" w:bidi="ar-SA"/></w:rPr><w:delText>Meses 3 a 24</w:delText></w:r></w:del></w:p></w:tc><w:tc><w:tcPr><w:tcW w:w="1493" w:type="dxa"/><w:tcBorders></w:tcBorders><w:shd w:color="auto" w:fill="F7F7F7" w:val="clear"/></w:tcPr><w:p><w:pPr><w:pStyle w:val="Tabla8"/><w:widowControl/><w:jc w:val="left"/><w:rPr><w:kern w:val="0"/><w:szCs w:val="24"/><w:lang w:val="es-CO" w:eastAsia="en-US" w:bidi="ar-SA"/><w:del w:id="14132" w:author="Unknown Author" w:date="2026-10-30T04:17:53Z"></w:del></w:rPr></w:pPr><w:del w:id="14131" w:author="Unknown Author" w:date="2026-10-30T04:17:53Z"><w:r><w:rPr><w:kern w:val="0"/><w:szCs w:val="24"/><w:lang w:val="es-CO" w:eastAsia="en-US" w:bidi="ar-SA"/></w:rPr><w:delText>Actas, listas de asistencia y piezas producidas con las comunidades</w:delText></w:r></w:del></w:p></w:tc><w:tc><w:tcPr><w:tcW w:w="1411" w:type="dxa"/><w:tcBorders></w:tcBorders><w:shd w:color="auto" w:fill="F7F7F7" w:val="clear"/></w:tcPr><w:p><w:pPr><w:pStyle w:val="Tabla8"/><w:widowControl/><w:jc w:val="left"/><w:rPr><w:kern w:val="0"/><w:szCs w:val="24"/><w:lang w:val="es-CO" w:eastAsia="en-US" w:bidi="ar-SA"/><w:del w:id="14134" w:author="Unknown Author" w:date="2026-10-30T04:17:53Z"></w:del></w:rPr></w:pPr><w:del w:id="14133" w:author="Unknown Author" w:date="2026-10-30T04:17:53Z"><w:r><w:rPr><w:kern w:val="0"/><w:szCs w:val="24"/><w:lang w:val="es-CO" w:eastAsia="en-US" w:bidi="ar-SA"/></w:rPr><w:delText>12 municipios</w:delText></w:r></w:del></w:p></w:tc><w:tc><w:tcPr><w:tcW w:w="1325" w:type="dxa"/><w:tcBorders></w:tcBorders><w:shd w:color="auto" w:fill="F7F7F7" w:val="clear"/></w:tcPr><w:p><w:pPr><w:pStyle w:val="Tabla8"/><w:widowControl/><w:jc w:val="left"/><w:rPr><w:kern w:val="0"/><w:szCs w:val="24"/><w:lang w:val="es-CO" w:eastAsia="en-US" w:bidi="ar-SA"/><w:del w:id="14136" w:author="Unknown Author" w:date="2026-10-30T04:17:53Z"></w:del></w:rPr></w:pPr><w:del w:id="14135" w:author="Unknown Author" w:date="2026-10-30T04:17:53Z"><w:r><w:rPr><w:kern w:val="0"/><w:szCs w:val="24"/><w:lang w:val="es-CO" w:eastAsia="en-US" w:bidi="ar-SA"/></w:rPr><w:delText>Comités, operarios y comunidad vecina de los sitios</w:delText></w:r></w:del></w:p></w:tc></w:tr><w:tr><w:trPr><w:del w:id="14137" w:author="Unknown Author" w:date="2026-10-30T04:17:53Z"/><w:cantSplit w:val="true"/></w:trPr><w:tc><w:tcPr><w:tcW w:w="497" w:type="dxa"/><w:tcBorders><w:bottom w:val="single" w:sz="12" w:space="0" w:color="2A3439"/></w:tcBorders></w:tcPr><w:p><w:pPr><w:pStyle w:val="Tabla8"/><w:keepNext w:val="true"/><w:widowControl/><w:jc w:val="left"/><w:rPr><w:kern w:val="0"/><w:szCs w:val="24"/><w:lang w:val="es-CO" w:eastAsia="en-US" w:bidi="ar-SA"/><w:del w:id="14139" w:author="Unknown Author" w:date="2026-10-30T04:17:53Z"></w:del></w:rPr></w:pPr><w:del w:id="14138" w:author="Unknown Author" w:date="2026-10-30T04:17:53Z"><w:r><w:rPr><w:kern w:val="0"/><w:szCs w:val="24"/><w:lang w:val="es-CO" w:eastAsia="en-US" w:bidi="ar-SA"/></w:rPr><w:delText>9</w:delText></w:r></w:del></w:p></w:tc><w:tc><w:tcPr><w:tcW w:w="1577" w:type="dxa"/><w:tcBorders><w:bottom w:val="single" w:sz="12" w:space="0" w:color="2A3439"/></w:tcBorders></w:tcPr><w:p><w:pPr><w:pStyle w:val="Tabla8"/><w:keepNext w:val="true"/><w:widowControl/><w:jc w:val="left"/><w:rPr><w:kern w:val="0"/><w:szCs w:val="24"/><w:lang w:val="es-CO" w:eastAsia="en-US" w:bidi="ar-SA"/><w:del w:id="14141" w:author="Unknown Author" w:date="2026-10-30T04:17:53Z"></w:del></w:rPr></w:pPr><w:del w:id="14140" w:author="Unknown Author" w:date="2026-10-30T04:17:53Z"><w:r><w:rPr><w:kern w:val="0"/><w:szCs w:val="24"/><w:lang w:val="es-CO" w:eastAsia="en-US" w:bidi="ar-SA"/></w:rPr><w:delText>Asistencia técnica</w:delText></w:r></w:del></w:p></w:tc><w:tc><w:tcPr><w:tcW w:w="1576" w:type="dxa"/><w:tcBorders><w:bottom w:val="single" w:sz="12" w:space="0" w:color="2A3439"/></w:tcBorders></w:tcPr><w:p><w:pPr><w:pStyle w:val="Tabla8"/><w:keepNext w:val="true"/><w:widowControl/><w:jc w:val="left"/><w:rPr><w:kern w:val="0"/><w:szCs w:val="24"/><w:lang w:val="es-CO" w:eastAsia="en-US" w:bidi="ar-SA"/><w:del w:id="14143" w:author="Unknown Author" w:date="2026-10-30T04:17:53Z"></w:del></w:rPr></w:pPr><w:del w:id="14142" w:author="Unknown Author" w:date="2026-10-30T04:17:53Z"><w:r><w:rPr><w:kern w:val="0"/><w:szCs w:val="24"/><w:lang w:val="es-CO" w:eastAsia="en-US" w:bidi="ar-SA"/></w:rPr><w:delText>60 personas y 15 comités</w:delText></w:r></w:del></w:p></w:tc><w:tc><w:tcPr><w:tcW w:w="1244" w:type="dxa"/><w:tcBorders><w:bottom w:val="single" w:sz="12" w:space="0" w:color="2A3439"/></w:tcBorders></w:tcPr><w:p><w:pPr><w:pStyle w:val="Tabla8"/><w:keepNext w:val="true"/><w:widowControl/><w:jc w:val="left"/><w:rPr><w:kern w:val="0"/><w:szCs w:val="24"/><w:lang w:val="es-CO" w:eastAsia="en-US" w:bidi="ar-SA"/><w:del w:id="14145" w:author="Unknown Author" w:date="2026-10-30T04:17:53Z"></w:del></w:rPr></w:pPr><w:del w:id="14144" w:author="Unknown Author" w:date="2026-10-30T04:17:53Z"><w:r><w:rPr><w:kern w:val="0"/><w:szCs w:val="24"/><w:lang w:val="es-CO" w:eastAsia="en-US" w:bidi="ar-SA"/></w:rPr><w:delText>Entidad proponente, empresa tecnológica y actor del SNCTI</w:delText></w:r></w:del></w:p></w:tc><w:tc><w:tcPr><w:tcW w:w="829" w:type="dxa"/><w:tcBorders><w:bottom w:val="single" w:sz="12" w:space="0" w:color="2A3439"/></w:tcBorders></w:tcPr><w:p><w:pPr><w:pStyle w:val="Tabla8"/><w:keepNext w:val="true"/><w:widowControl/><w:jc w:val="left"/><w:rPr><w:kern w:val="0"/><w:szCs w:val="24"/><w:lang w:val="es-CO" w:eastAsia="en-US" w:bidi="ar-SA"/><w:del w:id="14147" w:author="Unknown Author" w:date="2026-10-30T04:17:53Z"></w:del></w:rPr></w:pPr><w:del w:id="14146" w:author="Unknown Author" w:date="2026-10-30T04:17:53Z"><w:r><w:rPr><w:kern w:val="0"/><w:szCs w:val="24"/><w:lang w:val="es-CO" w:eastAsia="en-US" w:bidi="ar-SA"/></w:rPr><w:delText>Meses 6 a 24</w:delText></w:r></w:del></w:p></w:tc><w:tc><w:tcPr><w:tcW w:w="1493" w:type="dxa"/><w:tcBorders><w:bottom w:val="single" w:sz="12" w:space="0" w:color="2A3439"/></w:tcBorders></w:tcPr><w:p><w:pPr><w:pStyle w:val="Tabla8"/><w:keepNext w:val="true"/><w:widowControl/><w:jc w:val="left"/><w:rPr><w:kern w:val="0"/><w:szCs w:val="24"/><w:lang w:val="es-CO" w:eastAsia="en-US" w:bidi="ar-SA"/><w:del w:id="14149" w:author="Unknown Author" w:date="2026-10-30T04:17:53Z"></w:del></w:rPr></w:pPr><w:del w:id="14148" w:author="Unknown Author" w:date="2026-10-30T04:17:53Z"><w:r><w:rPr><w:kern w:val="0"/><w:szCs w:val="24"/><w:lang w:val="es-CO" w:eastAsia="en-US" w:bidi="ar-SA"/></w:rPr><w:delText>Certificados de formación y actas de asistencia técnica</w:delText></w:r></w:del></w:p></w:tc><w:tc><w:tcPr><w:tcW w:w="1411" w:type="dxa"/><w:tcBorders><w:bottom w:val="single" w:sz="12" w:space="0" w:color="2A3439"/></w:tcBorders></w:tcPr><w:p><w:pPr><w:pStyle w:val="Tabla8"/><w:keepNext w:val="true"/><w:widowControl/><w:jc w:val="left"/><w:rPr><w:kern w:val="0"/><w:szCs w:val="24"/><w:lang w:val="es-CO" w:eastAsia="en-US" w:bidi="ar-SA"/><w:del w:id="14151" w:author="Unknown Author" w:date="2026-10-30T04:17:53Z"></w:del></w:rPr></w:pPr><w:del w:id="14150" w:author="Unknown Author" w:date="2026-10-30T04:17:53Z"><w:r><w:rPr><w:kern w:val="0"/><w:szCs w:val="24"/><w:lang w:val="es-CO" w:eastAsia="en-US" w:bidi="ar-SA"/></w:rPr><w:delText>15 comités de gestión del riesgo</w:delText></w:r></w:del></w:p></w:tc><w:tc><w:tcPr><w:tcW w:w="1325" w:type="dxa"/><w:tcBorders><w:bottom w:val="single" w:sz="12" w:space="0" w:color="2A3439"/></w:tcBorders></w:tcPr><w:p><w:pPr><w:pStyle w:val="Tabla8"/><w:keepNext w:val="true"/><w:widowControl/><w:jc w:val="left"/><w:rPr><w:kern w:val="0"/><w:szCs w:val="24"/><w:lang w:val="es-CO" w:eastAsia="en-US" w:bidi="ar-SA"/><w:del w:id="14153" w:author="Unknown Author" w:date="2026-10-30T04:17:53Z"></w:del></w:rPr></w:pPr><w:del w:id="14152" w:author="Unknown Author" w:date="2026-10-30T04:17:53Z"><w:r><w:rPr><w:kern w:val="0"/><w:szCs w:val="24"/><w:lang w:val="es-CO" w:eastAsia="en-US" w:bidi="ar-SA"/></w:rPr><w:delText>Personas de comités y custodios</w:delText></w:r></w:del></w:p></w:tc></w:tr></w:tbl><w:p><w:pPr><w:pStyle w:val="TablaNota"/><w:rPr></w:rPr></w:pPr><w:r><w:rPr><w:i/><w:iCs/></w:rPr><w:t>Nota.</w:t></w:r><w:r><w:rPr></w:rPr><w:t xml:space="preserve"> Elaboración propia con la formulación del proyecto. Los periodos corresponden a las actividades de la sección 14. El número de funcionarios y de operarios es </w:t></w:r><w:r><w:rPr><w:color w:val="00B050"/></w:rPr><w:t>[Diligenciar: población objetivo con fuente oficial]</w:t></w:r><w:r><w:rPr></w:rPr><w:t>.</w:t></w:r></w:p><w:p><w:pPr><w:pStyle w:val="BodyText"/><w:rPr></w:rPr></w:pPr><w:bookmarkStart w:id="252" w:name="productos-esperados"/><w:r><w:rPr></w:rPr><w:t>Cada persona de formación entrega además un producto de divulgación pública de la ciencia, como exigen los TdR. Los jóvenes investigadores entregan un artículo en formato publicable en una revista A1, A2, B o C de Publindex. Cada estudiante de maestría entrega un producto de tipo TOP o de tipo A, sometido o publicado. La culminación de la maestría es requisito para el cierre del proyecto (Secretaría Técnica de la Convocatoria 56, 2026). Por eso el proyecto vincula a estudiantes que la culminan dentro de los 24 meses. El doctor en estancia posdoctoral entrega un producto de tipo TOP o de tipo A, un producto de divulgación y un informe técnico final. Estos compromisos se verifican con constancias de sometimiento y con el registro de cada producto en la plataforma.</w:t></w:r><w:bookmarkEnd w:id="252"/></w:p><w:p><w:pPr><w:pStyle w:val="Heading1"/><w:rPr></w:rPr></w:pPr><w:bookmarkStart w:id="253" w:name="cronograma"/><w:r><w:rPr></w:rPr><w:t>21. CRONOGRAMA</w:t></w:r></w:p><w:p><w:pPr><w:sectPr><w:headerReference w:type="even" r:id="rId26"/><w:headerReference w:type="default" r:id="rId27"/><w:headerReference w:type="first" r:id="rId28"/><w:footerReference w:type="even" r:id="rId29"/><w:footerReference w:type="default" r:id="rId30"/><w:footerReference w:type="first" r:id="rId31"/><w:type w:val="nextPage"/><w:pgSz w:w="12240" w:h="15840"/><w:pgMar w:left="1133" w:right="1133" w:gutter="0" w:header="709" w:top="1417" w:footer="709" w:bottom="1417"/><w:pgNumType w:fmt="decimal"/><w:formProt w:val="false"/><w:textDirection w:val="lrTb"/><w:docGrid w:type="default" w:linePitch="100" w:charSpace="0"/></w:sectPr><w:pStyle w:val="FirstParagraph"/><w:rPr></w:rPr></w:pPr><w:r><w:rPr></w:rPr><w:t>El cronograma presenta el tiempo de ejecución de las 22 actividades de la metodología de la sección 14. El proyecto dura 24 meses, equivalentes a 104 semanas. Un mes equivale a 52/12 semanas, y el periodo de cada actividad resulta de convertir sus semanas de inicio y de fin a meses. La Tabla 21.1 presenta el cronograma por objetivo específico y la Figura 21.1 lo representa en un diagrama de Gantt con la ruta crítica, las compuertas y los hitos.</w:t></w:r></w:p><w:p><w:pPr><w:pStyle w:val="TablaRotulo"/><w:rPr></w:rPr></w:pPr><w:bookmarkStart w:id="254" w:name="rot_Tabla_21_1"/><w:r><w:rPr><w:b/><w:bCs/></w:rPr><w:t>Tabla 21.1</w:t></w:r><w:bookmarkEnd w:id="254"/></w:p><w:p><w:pPr><w:pStyle w:val="TablaTitulo"/><w:rPr></w:rPr></w:pPr><w:r><w:rPr><w:i/><w:iCs/></w:rPr><w:t>Cronograma de actividades por objetivo específico, en meses</w:t></w:r></w:p><w:tbl><w:tblPr><w:tblStyle w:val="Table"/><w:tblW w:w="13554" w:type="dxa"/><w:jc w:val="left"/><w:tblInd w:w="70" w:type="dxa"/><w:tblLayout w:type="fixed"/><w:tblCellMar><w:top w:w="30" w:type="dxa"/><w:left w:w="70" w:type="dxa"/><w:bottom w:w="30" w:type="dxa"/><w:right w:w="70" w:type="dxa"/></w:tblCellMar><w:tblLook w:val="0020" w:noHBand="0" w:noVBand="0" w:firstColumn="0" w:lastRow="0" w:lastColumn="0" w:firstRow="1"/></w:tblPr><w:tblGrid><w:gridCol w:w="899"/><w:gridCol w:w="1700"/><w:gridCol w:w="3515"/><w:gridCol w:w="310"/><w:gridCol w:w="309"/><w:gridCol w:w="311"/><w:gridCol w:w="310"/><w:gridCol w:w="309"/><w:gridCol w:w="310"/><w:gridCol w:w="311"/><w:gridCol w:w="310"/><w:gridCol w:w="309"/><w:gridCol w:w="311"/><w:gridCol w:w="310"/><w:gridCol w:w="309"/><w:gridCol w:w="310"/><w:gridCol w:w="311"/><w:gridCol w:w="310"/><w:gridCol w:w="309"/><w:gridCol w:w="311"/><w:gridCol w:w="310"/><w:gridCol w:w="309"/><w:gridCol w:w="310"/><w:gridCol w:w="311"/><w:gridCol w:w="310"/><w:gridCol w:w="309"/><w:gridCol w:w="309"/></w:tblGrid><w:tr><w:trPr><w:tblHeader w:val="true"/><w:ins w:id="14154" w:author="Unknown Author" w:date="2026-10-30T04:17:53Z"/><w:cantSplit w:val="true"/></w:trPr><w:tc><w:tcPr><w:tcW w:w="899"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ins w:id="14156" w:author="Unknown Author" w:date="2026-10-30T04:17:53Z"></w:ins></w:rPr></w:pPr><w:ins w:id="14155" w:author="Unknown Author" w:date="2026-10-30T04:17:53Z"><w:r><w:rPr><w:b/><w:kern w:val="0"/><w:szCs w:val="24"/><w:lang w:val="es-CO" w:eastAsia="en-US" w:bidi="ar-SA"/></w:rPr><w:t>Objetivo específico</w:t></w:r></w:ins></w:p></w:tc><w:tc><w:tcPr><w:tcW w:w="1700"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ins w:id="14158" w:author="Unknown Author" w:date="2026-10-30T04:17:53Z"></w:ins></w:rPr></w:pPr><w:ins w:id="14157" w:author="Unknown Author" w:date="2026-10-30T04:17:53Z"><w:r><w:rPr><w:b/><w:kern w:val="0"/><w:szCs w:val="24"/><w:lang w:val="es-CO" w:eastAsia="en-US" w:bidi="ar-SA"/></w:rPr><w:t>Producto</w:t></w:r></w:ins></w:p></w:tc><w:tc><w:tcPr><w:tcW w:w="3515"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ins w:id="14160" w:author="Unknown Author" w:date="2026-10-30T04:17:53Z"></w:ins></w:rPr></w:pPr><w:ins w:id="14159" w:author="Unknown Author" w:date="2026-10-30T04:17:53Z"><w:r><w:rPr><w:b/><w:kern w:val="0"/><w:szCs w:val="24"/><w:lang w:val="es-CO" w:eastAsia="en-US" w:bidi="ar-SA"/></w:rPr><w:t>Actividad</w:t></w:r></w:ins></w:p></w:tc><w:tc><w:tcPr><w:tcW w:w="310"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ins w:id="14162" w:author="Unknown Author" w:date="2026-10-30T04:17:53Z"></w:ins></w:rPr></w:pPr><w:ins w:id="14161" w:author="Unknown Author" w:date="2026-10-30T04:17:53Z"><w:r><w:rPr><w:b/><w:kern w:val="0"/><w:szCs w:val="24"/><w:lang w:val="es-CO" w:eastAsia="en-US" w:bidi="ar-SA"/></w:rPr><w:t>1</w:t></w:r></w:ins></w:p></w:tc><w:tc><w:tcPr><w:tcW w:w="309"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ins w:id="14164" w:author="Unknown Author" w:date="2026-10-30T04:17:53Z"></w:ins></w:rPr></w:pPr><w:ins w:id="14163" w:author="Unknown Author" w:date="2026-10-30T04:17:53Z"><w:r><w:rPr><w:b/><w:kern w:val="0"/><w:szCs w:val="24"/><w:lang w:val="es-CO" w:eastAsia="en-US" w:bidi="ar-SA"/></w:rPr><w:t>2</w:t></w:r></w:ins></w:p></w:tc><w:tc><w:tcPr><w:tcW w:w="311"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ins w:id="14166" w:author="Unknown Author" w:date="2026-10-30T04:17:53Z"></w:ins></w:rPr></w:pPr><w:ins w:id="14165" w:author="Unknown Author" w:date="2026-10-30T04:17:53Z"><w:r><w:rPr><w:b/><w:kern w:val="0"/><w:szCs w:val="24"/><w:lang w:val="es-CO" w:eastAsia="en-US" w:bidi="ar-SA"/></w:rPr><w:t>3</w:t></w:r></w:ins></w:p></w:tc><w:tc><w:tcPr><w:tcW w:w="310"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ins w:id="14168" w:author="Unknown Author" w:date="2026-10-30T04:17:53Z"></w:ins></w:rPr></w:pPr><w:ins w:id="14167" w:author="Unknown Author" w:date="2026-10-30T04:17:53Z"><w:r><w:rPr><w:b/><w:kern w:val="0"/><w:szCs w:val="24"/><w:lang w:val="es-CO" w:eastAsia="en-US" w:bidi="ar-SA"/></w:rPr><w:t>4</w:t></w:r></w:ins></w:p></w:tc><w:tc><w:tcPr><w:tcW w:w="309"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ins w:id="14170" w:author="Unknown Author" w:date="2026-10-30T04:17:53Z"></w:ins></w:rPr></w:pPr><w:ins w:id="14169" w:author="Unknown Author" w:date="2026-10-30T04:17:53Z"><w:r><w:rPr><w:b/><w:kern w:val="0"/><w:szCs w:val="24"/><w:lang w:val="es-CO" w:eastAsia="en-US" w:bidi="ar-SA"/></w:rPr><w:t>5</w:t></w:r></w:ins></w:p></w:tc><w:tc><w:tcPr><w:tcW w:w="310"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ins w:id="14172" w:author="Unknown Author" w:date="2026-10-30T04:17:53Z"></w:ins></w:rPr></w:pPr><w:ins w:id="14171" w:author="Unknown Author" w:date="2026-10-30T04:17:53Z"><w:r><w:rPr><w:b/><w:kern w:val="0"/><w:szCs w:val="24"/><w:lang w:val="es-CO" w:eastAsia="en-US" w:bidi="ar-SA"/></w:rPr><w:t>6</w:t></w:r></w:ins></w:p></w:tc><w:tc><w:tcPr><w:tcW w:w="311"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ins w:id="14174" w:author="Unknown Author" w:date="2026-10-30T04:17:53Z"></w:ins></w:rPr></w:pPr><w:ins w:id="14173" w:author="Unknown Author" w:date="2026-10-30T04:17:53Z"><w:r><w:rPr><w:b/><w:kern w:val="0"/><w:szCs w:val="24"/><w:lang w:val="es-CO" w:eastAsia="en-US" w:bidi="ar-SA"/></w:rPr><w:t>7</w:t></w:r></w:ins></w:p></w:tc><w:tc><w:tcPr><w:tcW w:w="310"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ins w:id="14176" w:author="Unknown Author" w:date="2026-10-30T04:17:53Z"></w:ins></w:rPr></w:pPr><w:ins w:id="14175" w:author="Unknown Author" w:date="2026-10-30T04:17:53Z"><w:r><w:rPr><w:b/><w:kern w:val="0"/><w:szCs w:val="24"/><w:lang w:val="es-CO" w:eastAsia="en-US" w:bidi="ar-SA"/></w:rPr><w:t>8</w:t></w:r></w:ins></w:p></w:tc><w:tc><w:tcPr><w:tcW w:w="309"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ins w:id="14178" w:author="Unknown Author" w:date="2026-10-30T04:17:53Z"></w:ins></w:rPr></w:pPr><w:ins w:id="14177" w:author="Unknown Author" w:date="2026-10-30T04:17:53Z"><w:r><w:rPr><w:b/><w:kern w:val="0"/><w:szCs w:val="24"/><w:lang w:val="es-CO" w:eastAsia="en-US" w:bidi="ar-SA"/></w:rPr><w:t>9</w:t></w:r></w:ins></w:p></w:tc><w:tc><w:tcPr><w:tcW w:w="311"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ins w:id="14180" w:author="Unknown Author" w:date="2026-10-30T04:17:53Z"></w:ins></w:rPr></w:pPr><w:ins w:id="14179" w:author="Unknown Author" w:date="2026-10-30T04:17:53Z"><w:r><w:rPr><w:b/><w:kern w:val="0"/><w:szCs w:val="24"/><w:lang w:val="es-CO" w:eastAsia="en-US" w:bidi="ar-SA"/></w:rPr><w:t>10</w:t></w:r></w:ins></w:p></w:tc><w:tc><w:tcPr><w:tcW w:w="310"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ins w:id="14182" w:author="Unknown Author" w:date="2026-10-30T04:17:53Z"></w:ins></w:rPr></w:pPr><w:ins w:id="14181" w:author="Unknown Author" w:date="2026-10-30T04:17:53Z"><w:r><w:rPr><w:b/><w:kern w:val="0"/><w:szCs w:val="24"/><w:lang w:val="es-CO" w:eastAsia="en-US" w:bidi="ar-SA"/></w:rPr><w:t>11</w:t></w:r></w:ins></w:p></w:tc><w:tc><w:tcPr><w:tcW w:w="309"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ins w:id="14184" w:author="Unknown Author" w:date="2026-10-30T04:17:53Z"></w:ins></w:rPr></w:pPr><w:ins w:id="14183" w:author="Unknown Author" w:date="2026-10-30T04:17:53Z"><w:r><w:rPr><w:b/><w:kern w:val="0"/><w:szCs w:val="24"/><w:lang w:val="es-CO" w:eastAsia="en-US" w:bidi="ar-SA"/></w:rPr><w:t>12</w:t></w:r></w:ins></w:p></w:tc><w:tc><w:tcPr><w:tcW w:w="310"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ins w:id="14186" w:author="Unknown Author" w:date="2026-10-30T04:17:53Z"></w:ins></w:rPr></w:pPr><w:ins w:id="14185" w:author="Unknown Author" w:date="2026-10-30T04:17:53Z"><w:r><w:rPr><w:b/><w:kern w:val="0"/><w:szCs w:val="24"/><w:lang w:val="es-CO" w:eastAsia="en-US" w:bidi="ar-SA"/></w:rPr><w:t>13</w:t></w:r></w:ins></w:p></w:tc><w:tc><w:tcPr><w:tcW w:w="311"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ins w:id="14188" w:author="Unknown Author" w:date="2026-10-30T04:17:53Z"></w:ins></w:rPr></w:pPr><w:ins w:id="14187" w:author="Unknown Author" w:date="2026-10-30T04:17:53Z"><w:r><w:rPr><w:b/><w:kern w:val="0"/><w:szCs w:val="24"/><w:lang w:val="es-CO" w:eastAsia="en-US" w:bidi="ar-SA"/></w:rPr><w:t>14</w:t></w:r></w:ins></w:p></w:tc><w:tc><w:tcPr><w:tcW w:w="310"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ins w:id="14190" w:author="Unknown Author" w:date="2026-10-30T04:17:53Z"></w:ins></w:rPr></w:pPr><w:ins w:id="14189" w:author="Unknown Author" w:date="2026-10-30T04:17:53Z"><w:r><w:rPr><w:b/><w:kern w:val="0"/><w:szCs w:val="24"/><w:lang w:val="es-CO" w:eastAsia="en-US" w:bidi="ar-SA"/></w:rPr><w:t>15</w:t></w:r></w:ins></w:p></w:tc><w:tc><w:tcPr><w:tcW w:w="309"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ins w:id="14192" w:author="Unknown Author" w:date="2026-10-30T04:17:53Z"></w:ins></w:rPr></w:pPr><w:ins w:id="14191" w:author="Unknown Author" w:date="2026-10-30T04:17:53Z"><w:r><w:rPr><w:b/><w:kern w:val="0"/><w:szCs w:val="24"/><w:lang w:val="es-CO" w:eastAsia="en-US" w:bidi="ar-SA"/></w:rPr><w:t>16</w:t></w:r></w:ins></w:p></w:tc><w:tc><w:tcPr><w:tcW w:w="311"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ins w:id="14194" w:author="Unknown Author" w:date="2026-10-30T04:17:53Z"></w:ins></w:rPr></w:pPr><w:ins w:id="14193" w:author="Unknown Author" w:date="2026-10-30T04:17:53Z"><w:r><w:rPr><w:b/><w:kern w:val="0"/><w:szCs w:val="24"/><w:lang w:val="es-CO" w:eastAsia="en-US" w:bidi="ar-SA"/></w:rPr><w:t>17</w:t></w:r></w:ins></w:p></w:tc><w:tc><w:tcPr><w:tcW w:w="310"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ins w:id="14196" w:author="Unknown Author" w:date="2026-10-30T04:17:53Z"></w:ins></w:rPr></w:pPr><w:ins w:id="14195" w:author="Unknown Author" w:date="2026-10-30T04:17:53Z"><w:r><w:rPr><w:b/><w:kern w:val="0"/><w:szCs w:val="24"/><w:lang w:val="es-CO" w:eastAsia="en-US" w:bidi="ar-SA"/></w:rPr><w:t>18</w:t></w:r></w:ins></w:p></w:tc><w:tc><w:tcPr><w:tcW w:w="309"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ins w:id="14198" w:author="Unknown Author" w:date="2026-10-30T04:17:53Z"></w:ins></w:rPr></w:pPr><w:ins w:id="14197" w:author="Unknown Author" w:date="2026-10-30T04:17:53Z"><w:r><w:rPr><w:b/><w:kern w:val="0"/><w:szCs w:val="24"/><w:lang w:val="es-CO" w:eastAsia="en-US" w:bidi="ar-SA"/></w:rPr><w:t>19</w:t></w:r></w:ins></w:p></w:tc><w:tc><w:tcPr><w:tcW w:w="310"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ins w:id="14200" w:author="Unknown Author" w:date="2026-10-30T04:17:53Z"></w:ins></w:rPr></w:pPr><w:ins w:id="14199" w:author="Unknown Author" w:date="2026-10-30T04:17:53Z"><w:r><w:rPr><w:b/><w:kern w:val="0"/><w:szCs w:val="24"/><w:lang w:val="es-CO" w:eastAsia="en-US" w:bidi="ar-SA"/></w:rPr><w:t>20</w:t></w:r></w:ins></w:p></w:tc><w:tc><w:tcPr><w:tcW w:w="311"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ins w:id="14202" w:author="Unknown Author" w:date="2026-10-30T04:17:53Z"></w:ins></w:rPr></w:pPr><w:ins w:id="14201" w:author="Unknown Author" w:date="2026-10-30T04:17:53Z"><w:r><w:rPr><w:b/><w:kern w:val="0"/><w:szCs w:val="24"/><w:lang w:val="es-CO" w:eastAsia="en-US" w:bidi="ar-SA"/></w:rPr><w:t>21</w:t></w:r></w:ins></w:p></w:tc><w:tc><w:tcPr><w:tcW w:w="310"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ins w:id="14204" w:author="Unknown Author" w:date="2026-10-30T04:17:53Z"></w:ins></w:rPr></w:pPr><w:ins w:id="14203" w:author="Unknown Author" w:date="2026-10-30T04:17:53Z"><w:r><w:rPr><w:b/><w:kern w:val="0"/><w:szCs w:val="24"/><w:lang w:val="es-CO" w:eastAsia="en-US" w:bidi="ar-SA"/></w:rPr><w:t>22</w:t></w:r></w:ins></w:p></w:tc><w:tc><w:tcPr><w:tcW w:w="309"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ins w:id="14206" w:author="Unknown Author" w:date="2026-10-30T04:17:53Z"></w:ins></w:rPr></w:pPr><w:ins w:id="14205" w:author="Unknown Author" w:date="2026-10-30T04:17:53Z"><w:r><w:rPr><w:b/><w:kern w:val="0"/><w:szCs w:val="24"/><w:lang w:val="es-CO" w:eastAsia="en-US" w:bidi="ar-SA"/></w:rPr><w:t>23</w:t></w:r></w:ins></w:p></w:tc><w:tc><w:tcPr><w:tcW w:w="309"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ins w:id="14208" w:author="Unknown Author" w:date="2026-10-30T04:17:53Z"></w:ins></w:rPr></w:pPr><w:ins w:id="14207" w:author="Unknown Author" w:date="2026-10-30T04:17:53Z"><w:r><w:rPr><w:b/><w:kern w:val="0"/><w:szCs w:val="24"/><w:lang w:val="es-CO" w:eastAsia="en-US" w:bidi="ar-SA"/></w:rPr><w:t>24</w:t></w:r></w:ins></w:p></w:tc></w:tr><w:tr><w:trPr><w:ins w:id="14209" w:author="Unknown Author" w:date="2026-10-30T04:17:53Z"/><w:cantSplit w:val="true"/></w:trPr><w:tc><w:tcPr><w:tcW w:w="899" w:type="dxa"/><w:tcBorders></w:tcBorders></w:tcPr><w:p><w:pPr><w:pStyle w:val="Tabla65"/><w:widowControl/><w:jc w:val="left"/><w:rPr><w:kern w:val="0"/><w:szCs w:val="24"/><w:lang w:val="es-CO" w:eastAsia="en-US" w:bidi="ar-SA"/><w:ins w:id="14211" w:author="Unknown Author" w:date="2026-10-30T04:17:53Z"></w:ins></w:rPr></w:pPr><w:ins w:id="14210" w:author="Unknown Author" w:date="2026-10-30T04:17:53Z"><w:r><w:rPr><w:kern w:val="0"/><w:szCs w:val="24"/><w:lang w:val="es-CO" w:eastAsia="en-US" w:bidi="ar-SA"/></w:rPr><w:t>OE1</w:t></w:r></w:ins></w:p></w:tc><w:tc><w:tcPr><w:tcW w:w="1700" w:type="dxa"/><w:tcBorders></w:tcBorders></w:tcPr><w:p><w:pPr><w:pStyle w:val="Tabla65"/><w:widowControl/><w:jc w:val="left"/><w:rPr><w:kern w:val="0"/><w:szCs w:val="24"/><w:lang w:val="es-CO" w:eastAsia="en-US" w:bidi="ar-SA"/><w:ins w:id="14213" w:author="Unknown Author" w:date="2026-10-30T04:17:53Z"></w:ins></w:rPr></w:pPr><w:ins w:id="14212" w:author="Unknown Author" w:date="2026-10-30T04:17:53Z"><w:r><w:rPr><w:kern w:val="0"/><w:szCs w:val="24"/><w:lang w:val="es-CO" w:eastAsia="en-US" w:bidi="ar-SA"/></w:rPr><w:t>Prototipo validado y documentos de investigación</w:t></w:r></w:ins></w:p></w:tc><w:tc><w:tcPr><w:tcW w:w="3515" w:type="dxa"/><w:tcBorders></w:tcBorders></w:tcPr><w:p><w:pPr><w:pStyle w:val="Tabla65"/><w:widowControl/><w:jc w:val="left"/><w:rPr><w:kern w:val="0"/><w:szCs w:val="24"/><w:lang w:val="es-CO" w:eastAsia="en-US" w:bidi="ar-SA"/><w:ins w:id="14215" w:author="Unknown Author" w:date="2026-10-30T04:17:53Z"></w:ins></w:rPr></w:pPr><w:ins w:id="14214" w:author="Unknown Author" w:date="2026-10-30T04:17:53Z"><w:r><w:rPr><w:kern w:val="0"/><w:szCs w:val="24"/><w:lang w:val="es-CO" w:eastAsia="en-US" w:bidi="ar-SA"/></w:rPr><w:t>1.1 Seleccionar los sitios y diseñar la colocalización</w:t></w:r></w:ins></w:p></w:tc><w:tc><w:tcPr><w:tcW w:w="310" w:type="dxa"/><w:tcBorders></w:tcBorders></w:tcPr><w:p><w:pPr><w:pStyle w:val="Tabla65"/><w:widowControl/><w:rPr><w:kern w:val="0"/><w:szCs w:val="24"/><w:lang w:val="es-CO" w:eastAsia="en-US" w:bidi="ar-SA"/><w:ins w:id="14217" w:author="Unknown Author" w:date="2026-10-30T04:17:53Z"></w:ins></w:rPr></w:pPr><w:ins w:id="14216" w:author="Unknown Author" w:date="2026-10-30T04:17:53Z"><w:r><w:rPr><w:kern w:val="0"/><w:szCs w:val="24"/><w:lang w:val="es-CO" w:eastAsia="en-US" w:bidi="ar-SA"/></w:rPr></w:r></w:ins></w:p></w:tc><w:tc><w:tcPr><w:tcW w:w="309" w:type="dxa"/><w:tcBorders></w:tcBorders></w:tcPr><w:p><w:pPr><w:pStyle w:val="Tabla65"/><w:widowControl/><w:jc w:val="left"/><w:rPr><w:kern w:val="0"/><w:szCs w:val="24"/><w:lang w:val="es-CO" w:eastAsia="en-US" w:bidi="ar-SA"/><w:ins w:id="14219" w:author="Unknown Author" w:date="2026-10-30T04:17:53Z"></w:ins></w:rPr></w:pPr><w:ins w:id="14218" w:author="Unknown Author" w:date="2026-10-30T04:17:53Z"><w:r><w:rPr><w:kern w:val="0"/><w:szCs w:val="24"/><w:lang w:val="es-CO" w:eastAsia="en-US" w:bidi="ar-SA"/></w:rPr><w:t>x</w:t></w:r></w:ins></w:p></w:tc><w:tc><w:tcPr><w:tcW w:w="311" w:type="dxa"/><w:tcBorders></w:tcBorders></w:tcPr><w:p><w:pPr><w:pStyle w:val="Tabla65"/><w:widowControl/><w:jc w:val="left"/><w:rPr><w:kern w:val="0"/><w:szCs w:val="24"/><w:lang w:val="es-CO" w:eastAsia="en-US" w:bidi="ar-SA"/><w:ins w:id="14221" w:author="Unknown Author" w:date="2026-10-30T04:17:53Z"></w:ins></w:rPr></w:pPr><w:ins w:id="14220" w:author="Unknown Author" w:date="2026-10-30T04:17:53Z"><w:r><w:rPr><w:kern w:val="0"/><w:szCs w:val="24"/><w:lang w:val="es-CO" w:eastAsia="en-US" w:bidi="ar-SA"/></w:rPr><w:t>x</w:t></w:r></w:ins></w:p></w:tc><w:tc><w:tcPr><w:tcW w:w="310" w:type="dxa"/><w:tcBorders></w:tcBorders></w:tcPr><w:p><w:pPr><w:pStyle w:val="Tabla65"/><w:widowControl/><w:rPr><w:kern w:val="0"/><w:szCs w:val="24"/><w:lang w:val="es-CO" w:eastAsia="en-US" w:bidi="ar-SA"/><w:ins w:id="14223" w:author="Unknown Author" w:date="2026-10-30T04:17:53Z"></w:ins></w:rPr></w:pPr><w:ins w:id="14222"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4225" w:author="Unknown Author" w:date="2026-10-30T04:17:53Z"></w:ins></w:rPr></w:pPr><w:ins w:id="14224"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4227" w:author="Unknown Author" w:date="2026-10-30T04:17:53Z"></w:ins></w:rPr></w:pPr><w:ins w:id="14226" w:author="Unknown Author" w:date="2026-10-30T04:17:53Z"><w:r><w:rPr><w:kern w:val="0"/><w:szCs w:val="24"/><w:lang w:val="es-CO" w:eastAsia="en-US" w:bidi="ar-SA"/></w:rPr></w:r></w:ins></w:p></w:tc><w:tc><w:tcPr><w:tcW w:w="311" w:type="dxa"/><w:tcBorders></w:tcBorders></w:tcPr><w:p><w:pPr><w:pStyle w:val="Tabla65"/><w:widowControl/><w:rPr><w:kern w:val="0"/><w:szCs w:val="24"/><w:lang w:val="es-CO" w:eastAsia="en-US" w:bidi="ar-SA"/><w:ins w:id="14229" w:author="Unknown Author" w:date="2026-10-30T04:17:53Z"></w:ins></w:rPr></w:pPr><w:ins w:id="14228"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4231" w:author="Unknown Author" w:date="2026-10-30T04:17:53Z"></w:ins></w:rPr></w:pPr><w:ins w:id="14230"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4233" w:author="Unknown Author" w:date="2026-10-30T04:17:53Z"></w:ins></w:rPr></w:pPr><w:ins w:id="14232" w:author="Unknown Author" w:date="2026-10-30T04:17:53Z"><w:r><w:rPr><w:kern w:val="0"/><w:szCs w:val="24"/><w:lang w:val="es-CO" w:eastAsia="en-US" w:bidi="ar-SA"/></w:rPr></w:r></w:ins></w:p></w:tc><w:tc><w:tcPr><w:tcW w:w="311" w:type="dxa"/><w:tcBorders></w:tcBorders></w:tcPr><w:p><w:pPr><w:pStyle w:val="Tabla65"/><w:widowControl/><w:rPr><w:kern w:val="0"/><w:szCs w:val="24"/><w:lang w:val="es-CO" w:eastAsia="en-US" w:bidi="ar-SA"/><w:ins w:id="14235" w:author="Unknown Author" w:date="2026-10-30T04:17:53Z"></w:ins></w:rPr></w:pPr><w:ins w:id="14234"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4237" w:author="Unknown Author" w:date="2026-10-30T04:17:53Z"></w:ins></w:rPr></w:pPr><w:ins w:id="14236"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4239" w:author="Unknown Author" w:date="2026-10-30T04:17:53Z"></w:ins></w:rPr></w:pPr><w:ins w:id="14238"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4241" w:author="Unknown Author" w:date="2026-10-30T04:17:53Z"></w:ins></w:rPr></w:pPr><w:ins w:id="14240" w:author="Unknown Author" w:date="2026-10-30T04:17:53Z"><w:r><w:rPr><w:kern w:val="0"/><w:szCs w:val="24"/><w:lang w:val="es-CO" w:eastAsia="en-US" w:bidi="ar-SA"/></w:rPr></w:r></w:ins></w:p></w:tc><w:tc><w:tcPr><w:tcW w:w="311" w:type="dxa"/><w:tcBorders></w:tcBorders></w:tcPr><w:p><w:pPr><w:pStyle w:val="Tabla65"/><w:widowControl/><w:rPr><w:kern w:val="0"/><w:szCs w:val="24"/><w:lang w:val="es-CO" w:eastAsia="en-US" w:bidi="ar-SA"/><w:ins w:id="14243" w:author="Unknown Author" w:date="2026-10-30T04:17:53Z"></w:ins></w:rPr></w:pPr><w:ins w:id="14242"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4245" w:author="Unknown Author" w:date="2026-10-30T04:17:53Z"></w:ins></w:rPr></w:pPr><w:ins w:id="14244"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4247" w:author="Unknown Author" w:date="2026-10-30T04:17:53Z"></w:ins></w:rPr></w:pPr><w:ins w:id="14246" w:author="Unknown Author" w:date="2026-10-30T04:17:53Z"><w:r><w:rPr><w:kern w:val="0"/><w:szCs w:val="24"/><w:lang w:val="es-CO" w:eastAsia="en-US" w:bidi="ar-SA"/></w:rPr></w:r></w:ins></w:p></w:tc><w:tc><w:tcPr><w:tcW w:w="311" w:type="dxa"/><w:tcBorders></w:tcBorders></w:tcPr><w:p><w:pPr><w:pStyle w:val="Tabla65"/><w:widowControl/><w:rPr><w:kern w:val="0"/><w:szCs w:val="24"/><w:lang w:val="es-CO" w:eastAsia="en-US" w:bidi="ar-SA"/><w:ins w:id="14249" w:author="Unknown Author" w:date="2026-10-30T04:17:53Z"></w:ins></w:rPr></w:pPr><w:ins w:id="14248"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4251" w:author="Unknown Author" w:date="2026-10-30T04:17:53Z"></w:ins></w:rPr></w:pPr><w:ins w:id="14250"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4253" w:author="Unknown Author" w:date="2026-10-30T04:17:53Z"></w:ins></w:rPr></w:pPr><w:ins w:id="14252"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4255" w:author="Unknown Author" w:date="2026-10-30T04:17:53Z"></w:ins></w:rPr></w:pPr><w:ins w:id="14254" w:author="Unknown Author" w:date="2026-10-30T04:17:53Z"><w:r><w:rPr><w:kern w:val="0"/><w:szCs w:val="24"/><w:lang w:val="es-CO" w:eastAsia="en-US" w:bidi="ar-SA"/></w:rPr></w:r></w:ins></w:p></w:tc><w:tc><w:tcPr><w:tcW w:w="311" w:type="dxa"/><w:tcBorders></w:tcBorders></w:tcPr><w:p><w:pPr><w:pStyle w:val="Tabla65"/><w:widowControl/><w:rPr><w:kern w:val="0"/><w:szCs w:val="24"/><w:lang w:val="es-CO" w:eastAsia="en-US" w:bidi="ar-SA"/><w:ins w:id="14257" w:author="Unknown Author" w:date="2026-10-30T04:17:53Z"></w:ins></w:rPr></w:pPr><w:ins w:id="14256"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4259" w:author="Unknown Author" w:date="2026-10-30T04:17:53Z"></w:ins></w:rPr></w:pPr><w:ins w:id="14258"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4261" w:author="Unknown Author" w:date="2026-10-30T04:17:53Z"></w:ins></w:rPr></w:pPr><w:ins w:id="14260"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4263" w:author="Unknown Author" w:date="2026-10-30T04:17:53Z"></w:ins></w:rPr></w:pPr><w:ins w:id="14262" w:author="Unknown Author" w:date="2026-10-30T04:17:53Z"><w:r><w:rPr><w:kern w:val="0"/><w:szCs w:val="24"/><w:lang w:val="es-CO" w:eastAsia="en-US" w:bidi="ar-SA"/></w:rPr></w:r></w:ins></w:p></w:tc></w:tr><w:tr><w:trPr><w:ins w:id="14264" w:author="Unknown Author" w:date="2026-10-30T04:17:53Z"/><w:cantSplit w:val="true"/></w:trPr><w:tc><w:tcPr><w:tcW w:w="899" w:type="dxa"/><w:tcBorders></w:tcBorders><w:shd w:color="auto" w:fill="F7F7F7" w:val="clear"/></w:tcPr><w:p><w:pPr><w:pStyle w:val="Tabla65"/><w:widowControl/><w:rPr><w:kern w:val="0"/><w:szCs w:val="24"/><w:lang w:val="es-CO" w:eastAsia="en-US" w:bidi="ar-SA"/><w:ins w:id="14266" w:author="Unknown Author" w:date="2026-10-30T04:17:53Z"></w:ins></w:rPr></w:pPr><w:ins w:id="14265" w:author="Unknown Author" w:date="2026-10-30T04:17:53Z"><w:r><w:rPr><w:kern w:val="0"/><w:szCs w:val="24"/><w:lang w:val="es-CO" w:eastAsia="en-US" w:bidi="ar-SA"/></w:rPr></w:r></w:ins></w:p></w:tc><w:tc><w:tcPr><w:tcW w:w="1700" w:type="dxa"/><w:tcBorders></w:tcBorders><w:shd w:color="auto" w:fill="F7F7F7" w:val="clear"/></w:tcPr><w:p><w:pPr><w:pStyle w:val="Tabla65"/><w:widowControl/><w:rPr><w:kern w:val="0"/><w:szCs w:val="24"/><w:lang w:val="es-CO" w:eastAsia="en-US" w:bidi="ar-SA"/><w:ins w:id="14268" w:author="Unknown Author" w:date="2026-10-30T04:17:53Z"></w:ins></w:rPr></w:pPr><w:ins w:id="14267" w:author="Unknown Author" w:date="2026-10-30T04:17:53Z"><w:r><w:rPr><w:kern w:val="0"/><w:szCs w:val="24"/><w:lang w:val="es-CO" w:eastAsia="en-US" w:bidi="ar-SA"/></w:rPr></w:r></w:ins></w:p></w:tc><w:tc><w:tcPr><w:tcW w:w="3515" w:type="dxa"/><w:tcBorders></w:tcBorders><w:shd w:color="auto" w:fill="F7F7F7" w:val="clear"/></w:tcPr><w:p><w:pPr><w:pStyle w:val="Tabla65"/><w:widowControl/><w:jc w:val="left"/><w:rPr><w:kern w:val="0"/><w:szCs w:val="24"/><w:lang w:val="es-CO" w:eastAsia="en-US" w:bidi="ar-SA"/><w:ins w:id="14270" w:author="Unknown Author" w:date="2026-10-30T04:17:53Z"></w:ins></w:rPr></w:pPr><w:ins w:id="14269" w:author="Unknown Author" w:date="2026-10-30T04:17:53Z"><w:r><w:rPr><w:kern w:val="0"/><w:szCs w:val="24"/><w:lang w:val="es-CO" w:eastAsia="en-US" w:bidi="ar-SA"/></w:rPr><w:t>1.2 Adquirir y caracterizar el lote 1 de nodos y las referencias</w:t></w:r></w:ins></w:p></w:tc><w:tc><w:tcPr><w:tcW w:w="310" w:type="dxa"/><w:tcBorders></w:tcBorders><w:shd w:color="auto" w:fill="F7F7F7" w:val="clear"/></w:tcPr><w:p><w:pPr><w:pStyle w:val="Tabla65"/><w:widowControl/><w:rPr><w:kern w:val="0"/><w:szCs w:val="24"/><w:lang w:val="es-CO" w:eastAsia="en-US" w:bidi="ar-SA"/><w:ins w:id="14272" w:author="Unknown Author" w:date="2026-10-30T04:17:53Z"></w:ins></w:rPr></w:pPr><w:ins w:id="14271" w:author="Unknown Author" w:date="2026-10-30T04:17:53Z"><w:r><w:rPr><w:kern w:val="0"/><w:szCs w:val="24"/><w:lang w:val="es-CO" w:eastAsia="en-US" w:bidi="ar-SA"/></w:rPr></w:r></w:ins></w:p></w:tc><w:tc><w:tcPr><w:tcW w:w="309" w:type="dxa"/><w:tcBorders></w:tcBorders><w:shd w:color="auto" w:fill="F7F7F7" w:val="clear"/></w:tcPr><w:p><w:pPr><w:pStyle w:val="Tabla65"/><w:widowControl/><w:rPr><w:kern w:val="0"/><w:szCs w:val="24"/><w:lang w:val="es-CO" w:eastAsia="en-US" w:bidi="ar-SA"/><w:ins w:id="14274" w:author="Unknown Author" w:date="2026-10-30T04:17:53Z"></w:ins></w:rPr></w:pPr><w:ins w:id="14273" w:author="Unknown Author" w:date="2026-10-30T04:17:53Z"><w:r><w:rPr><w:kern w:val="0"/><w:szCs w:val="24"/><w:lang w:val="es-CO" w:eastAsia="en-US" w:bidi="ar-SA"/></w:rPr></w:r></w:ins></w:p></w:tc><w:tc><w:tcPr><w:tcW w:w="311" w:type="dxa"/><w:tcBorders></w:tcBorders><w:shd w:color="auto" w:fill="F7F7F7" w:val="clear"/></w:tcPr><w:p><w:pPr><w:pStyle w:val="Tabla65"/><w:widowControl/><w:rPr><w:kern w:val="0"/><w:szCs w:val="24"/><w:lang w:val="es-CO" w:eastAsia="en-US" w:bidi="ar-SA"/><w:ins w:id="14276" w:author="Unknown Author" w:date="2026-10-30T04:17:53Z"></w:ins></w:rPr></w:pPr><w:ins w:id="14275" w:author="Unknown Author" w:date="2026-10-30T04:17:53Z"><w:r><w:rPr><w:kern w:val="0"/><w:szCs w:val="24"/><w:lang w:val="es-CO" w:eastAsia="en-US" w:bidi="ar-SA"/></w:rPr></w:r></w:ins></w:p></w:tc><w:tc><w:tcPr><w:tcW w:w="310" w:type="dxa"/><w:tcBorders></w:tcBorders><w:shd w:color="auto" w:fill="F7F7F7" w:val="clear"/></w:tcPr><w:p><w:pPr><w:pStyle w:val="Tabla65"/><w:widowControl/><w:jc w:val="left"/><w:rPr><w:kern w:val="0"/><w:szCs w:val="24"/><w:lang w:val="es-CO" w:eastAsia="en-US" w:bidi="ar-SA"/><w:ins w:id="14278" w:author="Unknown Author" w:date="2026-10-30T04:17:53Z"></w:ins></w:rPr></w:pPr><w:ins w:id="14277" w:author="Unknown Author" w:date="2026-10-30T04:17:53Z"><w:r><w:rPr><w:kern w:val="0"/><w:szCs w:val="24"/><w:lang w:val="es-CO" w:eastAsia="en-US" w:bidi="ar-SA"/></w:rPr><w:t>x</w:t></w:r></w:ins></w:p></w:tc><w:tc><w:tcPr><w:tcW w:w="309" w:type="dxa"/><w:tcBorders></w:tcBorders><w:shd w:color="auto" w:fill="F7F7F7" w:val="clear"/></w:tcPr><w:p><w:pPr><w:pStyle w:val="Tabla65"/><w:widowControl/><w:jc w:val="left"/><w:rPr><w:kern w:val="0"/><w:szCs w:val="24"/><w:lang w:val="es-CO" w:eastAsia="en-US" w:bidi="ar-SA"/><w:ins w:id="14280" w:author="Unknown Author" w:date="2026-10-30T04:17:53Z"></w:ins></w:rPr></w:pPr><w:ins w:id="14279" w:author="Unknown Author" w:date="2026-10-30T04:17:53Z"><w:r><w:rPr><w:kern w:val="0"/><w:szCs w:val="24"/><w:lang w:val="es-CO" w:eastAsia="en-US" w:bidi="ar-SA"/></w:rPr><w:t>x</w:t></w:r></w:ins></w:p></w:tc><w:tc><w:tcPr><w:tcW w:w="310" w:type="dxa"/><w:tcBorders></w:tcBorders><w:shd w:color="auto" w:fill="F7F7F7" w:val="clear"/></w:tcPr><w:p><w:pPr><w:pStyle w:val="Tabla65"/><w:widowControl/><w:jc w:val="left"/><w:rPr><w:kern w:val="0"/><w:szCs w:val="24"/><w:lang w:val="es-CO" w:eastAsia="en-US" w:bidi="ar-SA"/><w:ins w:id="14282" w:author="Unknown Author" w:date="2026-10-30T04:17:53Z"></w:ins></w:rPr></w:pPr><w:ins w:id="14281" w:author="Unknown Author" w:date="2026-10-30T04:17:53Z"><w:r><w:rPr><w:kern w:val="0"/><w:szCs w:val="24"/><w:lang w:val="es-CO" w:eastAsia="en-US" w:bidi="ar-SA"/></w:rPr><w:t>x</w:t></w:r></w:ins></w:p></w:tc><w:tc><w:tcPr><w:tcW w:w="311" w:type="dxa"/><w:tcBorders></w:tcBorders><w:shd w:color="auto" w:fill="F7F7F7" w:val="clear"/></w:tcPr><w:p><w:pPr><w:pStyle w:val="Tabla65"/><w:widowControl/><w:rPr><w:kern w:val="0"/><w:szCs w:val="24"/><w:lang w:val="es-CO" w:eastAsia="en-US" w:bidi="ar-SA"/><w:ins w:id="14284" w:author="Unknown Author" w:date="2026-10-30T04:17:53Z"></w:ins></w:rPr></w:pPr><w:ins w:id="14283"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4286" w:author="Unknown Author" w:date="2026-10-30T04:17:53Z"></w:ins></w:rPr></w:pPr><w:ins w:id="14285" w:author="Unknown Author" w:date="2026-10-30T04:17:53Z"><w:r><w:rPr><w:kern w:val="0"/><w:szCs w:val="24"/><w:lang w:val="es-CO" w:eastAsia="en-US" w:bidi="ar-SA"/></w:rPr></w:r></w:ins></w:p></w:tc><w:tc><w:tcPr><w:tcW w:w="309" w:type="dxa"/><w:tcBorders></w:tcBorders><w:shd w:color="auto" w:fill="F7F7F7" w:val="clear"/></w:tcPr><w:p><w:pPr><w:pStyle w:val="Tabla65"/><w:widowControl/><w:rPr><w:kern w:val="0"/><w:szCs w:val="24"/><w:lang w:val="es-CO" w:eastAsia="en-US" w:bidi="ar-SA"/><w:ins w:id="14288" w:author="Unknown Author" w:date="2026-10-30T04:17:53Z"></w:ins></w:rPr></w:pPr><w:ins w:id="14287" w:author="Unknown Author" w:date="2026-10-30T04:17:53Z"><w:r><w:rPr><w:kern w:val="0"/><w:szCs w:val="24"/><w:lang w:val="es-CO" w:eastAsia="en-US" w:bidi="ar-SA"/></w:rPr></w:r></w:ins></w:p></w:tc><w:tc><w:tcPr><w:tcW w:w="311" w:type="dxa"/><w:tcBorders></w:tcBorders><w:shd w:color="auto" w:fill="F7F7F7" w:val="clear"/></w:tcPr><w:p><w:pPr><w:pStyle w:val="Tabla65"/><w:widowControl/><w:rPr><w:kern w:val="0"/><w:szCs w:val="24"/><w:lang w:val="es-CO" w:eastAsia="en-US" w:bidi="ar-SA"/><w:ins w:id="14290" w:author="Unknown Author" w:date="2026-10-30T04:17:53Z"></w:ins></w:rPr></w:pPr><w:ins w:id="14289"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4292" w:author="Unknown Author" w:date="2026-10-30T04:17:53Z"></w:ins></w:rPr></w:pPr><w:ins w:id="14291" w:author="Unknown Author" w:date="2026-10-30T04:17:53Z"><w:r><w:rPr><w:kern w:val="0"/><w:szCs w:val="24"/><w:lang w:val="es-CO" w:eastAsia="en-US" w:bidi="ar-SA"/></w:rPr></w:r></w:ins></w:p></w:tc><w:tc><w:tcPr><w:tcW w:w="309" w:type="dxa"/><w:tcBorders></w:tcBorders><w:shd w:color="auto" w:fill="F7F7F7" w:val="clear"/></w:tcPr><w:p><w:pPr><w:pStyle w:val="Tabla65"/><w:widowControl/><w:rPr><w:kern w:val="0"/><w:szCs w:val="24"/><w:lang w:val="es-CO" w:eastAsia="en-US" w:bidi="ar-SA"/><w:ins w:id="14294" w:author="Unknown Author" w:date="2026-10-30T04:17:53Z"></w:ins></w:rPr></w:pPr><w:ins w:id="14293"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4296" w:author="Unknown Author" w:date="2026-10-30T04:17:53Z"></w:ins></w:rPr></w:pPr><w:ins w:id="14295" w:author="Unknown Author" w:date="2026-10-30T04:17:53Z"><w:r><w:rPr><w:kern w:val="0"/><w:szCs w:val="24"/><w:lang w:val="es-CO" w:eastAsia="en-US" w:bidi="ar-SA"/></w:rPr></w:r></w:ins></w:p></w:tc><w:tc><w:tcPr><w:tcW w:w="311" w:type="dxa"/><w:tcBorders></w:tcBorders><w:shd w:color="auto" w:fill="F7F7F7" w:val="clear"/></w:tcPr><w:p><w:pPr><w:pStyle w:val="Tabla65"/><w:widowControl/><w:rPr><w:kern w:val="0"/><w:szCs w:val="24"/><w:lang w:val="es-CO" w:eastAsia="en-US" w:bidi="ar-SA"/><w:ins w:id="14298" w:author="Unknown Author" w:date="2026-10-30T04:17:53Z"></w:ins></w:rPr></w:pPr><w:ins w:id="14297"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4300" w:author="Unknown Author" w:date="2026-10-30T04:17:53Z"></w:ins></w:rPr></w:pPr><w:ins w:id="14299" w:author="Unknown Author" w:date="2026-10-30T04:17:53Z"><w:r><w:rPr><w:kern w:val="0"/><w:szCs w:val="24"/><w:lang w:val="es-CO" w:eastAsia="en-US" w:bidi="ar-SA"/></w:rPr></w:r></w:ins></w:p></w:tc><w:tc><w:tcPr><w:tcW w:w="309" w:type="dxa"/><w:tcBorders></w:tcBorders><w:shd w:color="auto" w:fill="F7F7F7" w:val="clear"/></w:tcPr><w:p><w:pPr><w:pStyle w:val="Tabla65"/><w:widowControl/><w:rPr><w:kern w:val="0"/><w:szCs w:val="24"/><w:lang w:val="es-CO" w:eastAsia="en-US" w:bidi="ar-SA"/><w:ins w:id="14302" w:author="Unknown Author" w:date="2026-10-30T04:17:53Z"></w:ins></w:rPr></w:pPr><w:ins w:id="14301" w:author="Unknown Author" w:date="2026-10-30T04:17:53Z"><w:r><w:rPr><w:kern w:val="0"/><w:szCs w:val="24"/><w:lang w:val="es-CO" w:eastAsia="en-US" w:bidi="ar-SA"/></w:rPr></w:r></w:ins></w:p></w:tc><w:tc><w:tcPr><w:tcW w:w="311" w:type="dxa"/><w:tcBorders></w:tcBorders><w:shd w:color="auto" w:fill="F7F7F7" w:val="clear"/></w:tcPr><w:p><w:pPr><w:pStyle w:val="Tabla65"/><w:widowControl/><w:rPr><w:kern w:val="0"/><w:szCs w:val="24"/><w:lang w:val="es-CO" w:eastAsia="en-US" w:bidi="ar-SA"/><w:ins w:id="14304" w:author="Unknown Author" w:date="2026-10-30T04:17:53Z"></w:ins></w:rPr></w:pPr><w:ins w:id="14303"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4306" w:author="Unknown Author" w:date="2026-10-30T04:17:53Z"></w:ins></w:rPr></w:pPr><w:ins w:id="14305" w:author="Unknown Author" w:date="2026-10-30T04:17:53Z"><w:r><w:rPr><w:kern w:val="0"/><w:szCs w:val="24"/><w:lang w:val="es-CO" w:eastAsia="en-US" w:bidi="ar-SA"/></w:rPr></w:r></w:ins></w:p></w:tc><w:tc><w:tcPr><w:tcW w:w="309" w:type="dxa"/><w:tcBorders></w:tcBorders><w:shd w:color="auto" w:fill="F7F7F7" w:val="clear"/></w:tcPr><w:p><w:pPr><w:pStyle w:val="Tabla65"/><w:widowControl/><w:rPr><w:kern w:val="0"/><w:szCs w:val="24"/><w:lang w:val="es-CO" w:eastAsia="en-US" w:bidi="ar-SA"/><w:ins w:id="14308" w:author="Unknown Author" w:date="2026-10-30T04:17:53Z"></w:ins></w:rPr></w:pPr><w:ins w:id="14307"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4310" w:author="Unknown Author" w:date="2026-10-30T04:17:53Z"></w:ins></w:rPr></w:pPr><w:ins w:id="14309" w:author="Unknown Author" w:date="2026-10-30T04:17:53Z"><w:r><w:rPr><w:kern w:val="0"/><w:szCs w:val="24"/><w:lang w:val="es-CO" w:eastAsia="en-US" w:bidi="ar-SA"/></w:rPr></w:r></w:ins></w:p></w:tc><w:tc><w:tcPr><w:tcW w:w="311" w:type="dxa"/><w:tcBorders></w:tcBorders><w:shd w:color="auto" w:fill="F7F7F7" w:val="clear"/></w:tcPr><w:p><w:pPr><w:pStyle w:val="Tabla65"/><w:widowControl/><w:rPr><w:kern w:val="0"/><w:szCs w:val="24"/><w:lang w:val="es-CO" w:eastAsia="en-US" w:bidi="ar-SA"/><w:ins w:id="14312" w:author="Unknown Author" w:date="2026-10-30T04:17:53Z"></w:ins></w:rPr></w:pPr><w:ins w:id="14311"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4314" w:author="Unknown Author" w:date="2026-10-30T04:17:53Z"></w:ins></w:rPr></w:pPr><w:ins w:id="14313" w:author="Unknown Author" w:date="2026-10-30T04:17:53Z"><w:r><w:rPr><w:kern w:val="0"/><w:szCs w:val="24"/><w:lang w:val="es-CO" w:eastAsia="en-US" w:bidi="ar-SA"/></w:rPr></w:r></w:ins></w:p></w:tc><w:tc><w:tcPr><w:tcW w:w="309" w:type="dxa"/><w:tcBorders></w:tcBorders><w:shd w:color="auto" w:fill="F7F7F7" w:val="clear"/></w:tcPr><w:p><w:pPr><w:pStyle w:val="Tabla65"/><w:widowControl/><w:rPr><w:kern w:val="0"/><w:szCs w:val="24"/><w:lang w:val="es-CO" w:eastAsia="en-US" w:bidi="ar-SA"/><w:ins w:id="14316" w:author="Unknown Author" w:date="2026-10-30T04:17:53Z"></w:ins></w:rPr></w:pPr><w:ins w:id="14315" w:author="Unknown Author" w:date="2026-10-30T04:17:53Z"><w:r><w:rPr><w:kern w:val="0"/><w:szCs w:val="24"/><w:lang w:val="es-CO" w:eastAsia="en-US" w:bidi="ar-SA"/></w:rPr></w:r></w:ins></w:p></w:tc><w:tc><w:tcPr><w:tcW w:w="309" w:type="dxa"/><w:tcBorders></w:tcBorders><w:shd w:color="auto" w:fill="F7F7F7" w:val="clear"/></w:tcPr><w:p><w:pPr><w:pStyle w:val="Tabla65"/><w:widowControl/><w:rPr><w:kern w:val="0"/><w:szCs w:val="24"/><w:lang w:val="es-CO" w:eastAsia="en-US" w:bidi="ar-SA"/><w:ins w:id="14318" w:author="Unknown Author" w:date="2026-10-30T04:17:53Z"></w:ins></w:rPr></w:pPr><w:ins w:id="14317" w:author="Unknown Author" w:date="2026-10-30T04:17:53Z"><w:r><w:rPr><w:kern w:val="0"/><w:szCs w:val="24"/><w:lang w:val="es-CO" w:eastAsia="en-US" w:bidi="ar-SA"/></w:rPr></w:r></w:ins></w:p></w:tc></w:tr><w:tr><w:trPr><w:ins w:id="14319" w:author="Unknown Author" w:date="2026-10-30T04:17:53Z"/><w:cantSplit w:val="true"/></w:trPr><w:tc><w:tcPr><w:tcW w:w="899" w:type="dxa"/><w:tcBorders></w:tcBorders></w:tcPr><w:p><w:pPr><w:pStyle w:val="Tabla65"/><w:widowControl/><w:rPr><w:kern w:val="0"/><w:szCs w:val="24"/><w:lang w:val="es-CO" w:eastAsia="en-US" w:bidi="ar-SA"/><w:ins w:id="14321" w:author="Unknown Author" w:date="2026-10-30T04:17:53Z"></w:ins></w:rPr></w:pPr><w:ins w:id="14320" w:author="Unknown Author" w:date="2026-10-30T04:17:53Z"><w:r><w:rPr><w:kern w:val="0"/><w:szCs w:val="24"/><w:lang w:val="es-CO" w:eastAsia="en-US" w:bidi="ar-SA"/></w:rPr></w:r></w:ins></w:p></w:tc><w:tc><w:tcPr><w:tcW w:w="1700" w:type="dxa"/><w:tcBorders></w:tcBorders></w:tcPr><w:p><w:pPr><w:pStyle w:val="Tabla65"/><w:widowControl/><w:rPr><w:kern w:val="0"/><w:szCs w:val="24"/><w:lang w:val="es-CO" w:eastAsia="en-US" w:bidi="ar-SA"/><w:ins w:id="14323" w:author="Unknown Author" w:date="2026-10-30T04:17:53Z"></w:ins></w:rPr></w:pPr><w:ins w:id="14322" w:author="Unknown Author" w:date="2026-10-30T04:17:53Z"><w:r><w:rPr><w:kern w:val="0"/><w:szCs w:val="24"/><w:lang w:val="es-CO" w:eastAsia="en-US" w:bidi="ar-SA"/></w:rPr></w:r></w:ins></w:p></w:tc><w:tc><w:tcPr><w:tcW w:w="3515" w:type="dxa"/><w:tcBorders></w:tcBorders></w:tcPr><w:p><w:pPr><w:pStyle w:val="Tabla65"/><w:widowControl/><w:jc w:val="left"/><w:rPr><w:kern w:val="0"/><w:szCs w:val="24"/><w:lang w:val="es-CO" w:eastAsia="en-US" w:bidi="ar-SA"/><w:ins w:id="14325" w:author="Unknown Author" w:date="2026-10-30T04:17:53Z"></w:ins></w:rPr></w:pPr><w:ins w:id="14324" w:author="Unknown Author" w:date="2026-10-30T04:17:53Z"><w:r><w:rPr><w:kern w:val="0"/><w:szCs w:val="24"/><w:lang w:val="es-CO" w:eastAsia="en-US" w:bidi="ar-SA"/></w:rPr><w:t>1.3 Instalar el tramo 1, colocalizar y calibrar en el piloto</w:t></w:r></w:ins></w:p></w:tc><w:tc><w:tcPr><w:tcW w:w="310" w:type="dxa"/><w:tcBorders></w:tcBorders></w:tcPr><w:p><w:pPr><w:pStyle w:val="Tabla65"/><w:widowControl/><w:rPr><w:kern w:val="0"/><w:szCs w:val="24"/><w:lang w:val="es-CO" w:eastAsia="en-US" w:bidi="ar-SA"/><w:ins w:id="14327" w:author="Unknown Author" w:date="2026-10-30T04:17:53Z"></w:ins></w:rPr></w:pPr><w:ins w:id="14326"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4329" w:author="Unknown Author" w:date="2026-10-30T04:17:53Z"></w:ins></w:rPr></w:pPr><w:ins w:id="14328" w:author="Unknown Author" w:date="2026-10-30T04:17:53Z"><w:r><w:rPr><w:kern w:val="0"/><w:szCs w:val="24"/><w:lang w:val="es-CO" w:eastAsia="en-US" w:bidi="ar-SA"/></w:rPr></w:r></w:ins></w:p></w:tc><w:tc><w:tcPr><w:tcW w:w="311" w:type="dxa"/><w:tcBorders></w:tcBorders></w:tcPr><w:p><w:pPr><w:pStyle w:val="Tabla65"/><w:widowControl/><w:rPr><w:kern w:val="0"/><w:szCs w:val="24"/><w:lang w:val="es-CO" w:eastAsia="en-US" w:bidi="ar-SA"/><w:ins w:id="14331" w:author="Unknown Author" w:date="2026-10-30T04:17:53Z"></w:ins></w:rPr></w:pPr><w:ins w:id="14330"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4333" w:author="Unknown Author" w:date="2026-10-30T04:17:53Z"></w:ins></w:rPr></w:pPr><w:ins w:id="14332"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4335" w:author="Unknown Author" w:date="2026-10-30T04:17:53Z"></w:ins></w:rPr></w:pPr><w:ins w:id="14334" w:author="Unknown Author" w:date="2026-10-30T04:17:53Z"><w:r><w:rPr><w:kern w:val="0"/><w:szCs w:val="24"/><w:lang w:val="es-CO" w:eastAsia="en-US" w:bidi="ar-SA"/></w:rPr></w:r></w:ins></w:p></w:tc><w:tc><w:tcPr><w:tcW w:w="310" w:type="dxa"/><w:tcBorders></w:tcBorders></w:tcPr><w:p><w:pPr><w:pStyle w:val="Tabla65"/><w:widowControl/><w:jc w:val="left"/><w:rPr><w:kern w:val="0"/><w:szCs w:val="24"/><w:lang w:val="es-CO" w:eastAsia="en-US" w:bidi="ar-SA"/><w:ins w:id="14337" w:author="Unknown Author" w:date="2026-10-30T04:17:53Z"></w:ins></w:rPr></w:pPr><w:ins w:id="14336" w:author="Unknown Author" w:date="2026-10-30T04:17:53Z"><w:r><w:rPr><w:kern w:val="0"/><w:szCs w:val="24"/><w:lang w:val="es-CO" w:eastAsia="en-US" w:bidi="ar-SA"/></w:rPr><w:t>x</w:t></w:r></w:ins></w:p></w:tc><w:tc><w:tcPr><w:tcW w:w="311" w:type="dxa"/><w:tcBorders></w:tcBorders></w:tcPr><w:p><w:pPr><w:pStyle w:val="Tabla65"/><w:widowControl/><w:jc w:val="left"/><w:rPr><w:kern w:val="0"/><w:szCs w:val="24"/><w:lang w:val="es-CO" w:eastAsia="en-US" w:bidi="ar-SA"/><w:ins w:id="14339" w:author="Unknown Author" w:date="2026-10-30T04:17:53Z"></w:ins></w:rPr></w:pPr><w:ins w:id="14338" w:author="Unknown Author" w:date="2026-10-30T04:17:53Z"><w:r><w:rPr><w:kern w:val="0"/><w:szCs w:val="24"/><w:lang w:val="es-CO" w:eastAsia="en-US" w:bidi="ar-SA"/></w:rPr><w:t>x</w:t></w:r></w:ins></w:p></w:tc><w:tc><w:tcPr><w:tcW w:w="310" w:type="dxa"/><w:tcBorders></w:tcBorders></w:tcPr><w:p><w:pPr><w:pStyle w:val="Tabla65"/><w:widowControl/><w:jc w:val="left"/><w:rPr><w:kern w:val="0"/><w:szCs w:val="24"/><w:lang w:val="es-CO" w:eastAsia="en-US" w:bidi="ar-SA"/><w:ins w:id="14341" w:author="Unknown Author" w:date="2026-10-30T04:17:53Z"></w:ins></w:rPr></w:pPr><w:ins w:id="14340" w:author="Unknown Author" w:date="2026-10-30T04:17:53Z"><w:r><w:rPr><w:kern w:val="0"/><w:szCs w:val="24"/><w:lang w:val="es-CO" w:eastAsia="en-US" w:bidi="ar-SA"/></w:rPr><w:t>x</w:t></w:r></w:ins></w:p></w:tc><w:tc><w:tcPr><w:tcW w:w="309" w:type="dxa"/><w:tcBorders></w:tcBorders></w:tcPr><w:p><w:pPr><w:pStyle w:val="Tabla65"/><w:widowControl/><w:jc w:val="left"/><w:rPr><w:kern w:val="0"/><w:szCs w:val="24"/><w:lang w:val="es-CO" w:eastAsia="en-US" w:bidi="ar-SA"/><w:ins w:id="14343" w:author="Unknown Author" w:date="2026-10-30T04:17:53Z"></w:ins></w:rPr></w:pPr><w:ins w:id="14342" w:author="Unknown Author" w:date="2026-10-30T04:17:53Z"><w:r><w:rPr><w:kern w:val="0"/><w:szCs w:val="24"/><w:lang w:val="es-CO" w:eastAsia="en-US" w:bidi="ar-SA"/></w:rPr><w:t>x</w:t></w:r></w:ins></w:p></w:tc><w:tc><w:tcPr><w:tcW w:w="311" w:type="dxa"/><w:tcBorders></w:tcBorders></w:tcPr><w:p><w:pPr><w:pStyle w:val="Tabla65"/><w:widowControl/><w:jc w:val="left"/><w:rPr><w:kern w:val="0"/><w:szCs w:val="24"/><w:lang w:val="es-CO" w:eastAsia="en-US" w:bidi="ar-SA"/><w:ins w:id="14345" w:author="Unknown Author" w:date="2026-10-30T04:17:53Z"></w:ins></w:rPr></w:pPr><w:ins w:id="14344" w:author="Unknown Author" w:date="2026-10-30T04:17:53Z"><w:r><w:rPr><w:kern w:val="0"/><w:szCs w:val="24"/><w:lang w:val="es-CO" w:eastAsia="en-US" w:bidi="ar-SA"/></w:rPr><w:t>x</w:t></w:r></w:ins></w:p></w:tc><w:tc><w:tcPr><w:tcW w:w="310" w:type="dxa"/><w:tcBorders></w:tcBorders></w:tcPr><w:p><w:pPr><w:pStyle w:val="Tabla65"/><w:widowControl/><w:rPr><w:kern w:val="0"/><w:szCs w:val="24"/><w:lang w:val="es-CO" w:eastAsia="en-US" w:bidi="ar-SA"/><w:ins w:id="14347" w:author="Unknown Author" w:date="2026-10-30T04:17:53Z"></w:ins></w:rPr></w:pPr><w:ins w:id="14346"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4349" w:author="Unknown Author" w:date="2026-10-30T04:17:53Z"></w:ins></w:rPr></w:pPr><w:ins w:id="14348"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4351" w:author="Unknown Author" w:date="2026-10-30T04:17:53Z"></w:ins></w:rPr></w:pPr><w:ins w:id="14350" w:author="Unknown Author" w:date="2026-10-30T04:17:53Z"><w:r><w:rPr><w:kern w:val="0"/><w:szCs w:val="24"/><w:lang w:val="es-CO" w:eastAsia="en-US" w:bidi="ar-SA"/></w:rPr></w:r></w:ins></w:p></w:tc><w:tc><w:tcPr><w:tcW w:w="311" w:type="dxa"/><w:tcBorders></w:tcBorders></w:tcPr><w:p><w:pPr><w:pStyle w:val="Tabla65"/><w:widowControl/><w:rPr><w:kern w:val="0"/><w:szCs w:val="24"/><w:lang w:val="es-CO" w:eastAsia="en-US" w:bidi="ar-SA"/><w:ins w:id="14353" w:author="Unknown Author" w:date="2026-10-30T04:17:53Z"></w:ins></w:rPr></w:pPr><w:ins w:id="14352"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4355" w:author="Unknown Author" w:date="2026-10-30T04:17:53Z"></w:ins></w:rPr></w:pPr><w:ins w:id="14354"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4357" w:author="Unknown Author" w:date="2026-10-30T04:17:53Z"></w:ins></w:rPr></w:pPr><w:ins w:id="14356" w:author="Unknown Author" w:date="2026-10-30T04:17:53Z"><w:r><w:rPr><w:kern w:val="0"/><w:szCs w:val="24"/><w:lang w:val="es-CO" w:eastAsia="en-US" w:bidi="ar-SA"/></w:rPr></w:r></w:ins></w:p></w:tc><w:tc><w:tcPr><w:tcW w:w="311" w:type="dxa"/><w:tcBorders></w:tcBorders></w:tcPr><w:p><w:pPr><w:pStyle w:val="Tabla65"/><w:widowControl/><w:rPr><w:kern w:val="0"/><w:szCs w:val="24"/><w:lang w:val="es-CO" w:eastAsia="en-US" w:bidi="ar-SA"/><w:ins w:id="14359" w:author="Unknown Author" w:date="2026-10-30T04:17:53Z"></w:ins></w:rPr></w:pPr><w:ins w:id="14358"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4361" w:author="Unknown Author" w:date="2026-10-30T04:17:53Z"></w:ins></w:rPr></w:pPr><w:ins w:id="14360"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4363" w:author="Unknown Author" w:date="2026-10-30T04:17:53Z"></w:ins></w:rPr></w:pPr><w:ins w:id="14362"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4365" w:author="Unknown Author" w:date="2026-10-30T04:17:53Z"></w:ins></w:rPr></w:pPr><w:ins w:id="14364" w:author="Unknown Author" w:date="2026-10-30T04:17:53Z"><w:r><w:rPr><w:kern w:val="0"/><w:szCs w:val="24"/><w:lang w:val="es-CO" w:eastAsia="en-US" w:bidi="ar-SA"/></w:rPr></w:r></w:ins></w:p></w:tc><w:tc><w:tcPr><w:tcW w:w="311" w:type="dxa"/><w:tcBorders></w:tcBorders></w:tcPr><w:p><w:pPr><w:pStyle w:val="Tabla65"/><w:widowControl/><w:rPr><w:kern w:val="0"/><w:szCs w:val="24"/><w:lang w:val="es-CO" w:eastAsia="en-US" w:bidi="ar-SA"/><w:ins w:id="14367" w:author="Unknown Author" w:date="2026-10-30T04:17:53Z"></w:ins></w:rPr></w:pPr><w:ins w:id="14366"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4369" w:author="Unknown Author" w:date="2026-10-30T04:17:53Z"></w:ins></w:rPr></w:pPr><w:ins w:id="14368"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4371" w:author="Unknown Author" w:date="2026-10-30T04:17:53Z"></w:ins></w:rPr></w:pPr><w:ins w:id="14370"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4373" w:author="Unknown Author" w:date="2026-10-30T04:17:53Z"></w:ins></w:rPr></w:pPr><w:ins w:id="14372" w:author="Unknown Author" w:date="2026-10-30T04:17:53Z"><w:r><w:rPr><w:kern w:val="0"/><w:szCs w:val="24"/><w:lang w:val="es-CO" w:eastAsia="en-US" w:bidi="ar-SA"/></w:rPr></w:r></w:ins></w:p></w:tc></w:tr><w:tr><w:trPr><w:ins w:id="14374" w:author="Unknown Author" w:date="2026-10-30T04:17:53Z"/><w:cantSplit w:val="true"/></w:trPr><w:tc><w:tcPr><w:tcW w:w="899" w:type="dxa"/><w:tcBorders></w:tcBorders><w:shd w:color="auto" w:fill="F7F7F7" w:val="clear"/></w:tcPr><w:p><w:pPr><w:pStyle w:val="Tabla65"/><w:widowControl/><w:rPr><w:kern w:val="0"/><w:szCs w:val="24"/><w:lang w:val="es-CO" w:eastAsia="en-US" w:bidi="ar-SA"/><w:ins w:id="14376" w:author="Unknown Author" w:date="2026-10-30T04:17:53Z"></w:ins></w:rPr></w:pPr><w:ins w:id="14375" w:author="Unknown Author" w:date="2026-10-30T04:17:53Z"><w:r><w:rPr><w:kern w:val="0"/><w:szCs w:val="24"/><w:lang w:val="es-CO" w:eastAsia="en-US" w:bidi="ar-SA"/></w:rPr></w:r></w:ins></w:p></w:tc><w:tc><w:tcPr><w:tcW w:w="1700" w:type="dxa"/><w:tcBorders></w:tcBorders><w:shd w:color="auto" w:fill="F7F7F7" w:val="clear"/></w:tcPr><w:p><w:pPr><w:pStyle w:val="Tabla65"/><w:widowControl/><w:rPr><w:kern w:val="0"/><w:szCs w:val="24"/><w:lang w:val="es-CO" w:eastAsia="en-US" w:bidi="ar-SA"/><w:ins w:id="14378" w:author="Unknown Author" w:date="2026-10-30T04:17:53Z"></w:ins></w:rPr></w:pPr><w:ins w:id="14377" w:author="Unknown Author" w:date="2026-10-30T04:17:53Z"><w:r><w:rPr><w:kern w:val="0"/><w:szCs w:val="24"/><w:lang w:val="es-CO" w:eastAsia="en-US" w:bidi="ar-SA"/></w:rPr></w:r></w:ins></w:p></w:tc><w:tc><w:tcPr><w:tcW w:w="3515" w:type="dxa"/><w:tcBorders></w:tcBorders><w:shd w:color="auto" w:fill="F7F7F7" w:val="clear"/></w:tcPr><w:p><w:pPr><w:pStyle w:val="Tabla65"/><w:widowControl/><w:jc w:val="left"/><w:rPr><w:kern w:val="0"/><w:szCs w:val="24"/><w:lang w:val="es-CO" w:eastAsia="en-US" w:bidi="ar-SA"/><w:ins w:id="14380" w:author="Unknown Author" w:date="2026-10-30T04:17:53Z"></w:ins></w:rPr></w:pPr><w:ins w:id="14379" w:author="Unknown Author" w:date="2026-10-30T04:17:53Z"><w:r><w:rPr><w:kern w:val="0"/><w:szCs w:val="24"/><w:lang w:val="es-CO" w:eastAsia="en-US" w:bidi="ar-SA"/></w:rPr><w:t>1.4 Entrenar y validar el modelo de corrección y decidir en la compuerta C1</w:t></w:r></w:ins></w:p></w:tc><w:tc><w:tcPr><w:tcW w:w="310" w:type="dxa"/><w:tcBorders></w:tcBorders><w:shd w:color="auto" w:fill="F7F7F7" w:val="clear"/></w:tcPr><w:p><w:pPr><w:pStyle w:val="Tabla65"/><w:widowControl/><w:rPr><w:kern w:val="0"/><w:szCs w:val="24"/><w:lang w:val="es-CO" w:eastAsia="en-US" w:bidi="ar-SA"/><w:ins w:id="14382" w:author="Unknown Author" w:date="2026-10-30T04:17:53Z"></w:ins></w:rPr></w:pPr><w:ins w:id="14381" w:author="Unknown Author" w:date="2026-10-30T04:17:53Z"><w:r><w:rPr><w:kern w:val="0"/><w:szCs w:val="24"/><w:lang w:val="es-CO" w:eastAsia="en-US" w:bidi="ar-SA"/></w:rPr></w:r></w:ins></w:p></w:tc><w:tc><w:tcPr><w:tcW w:w="309" w:type="dxa"/><w:tcBorders></w:tcBorders><w:shd w:color="auto" w:fill="F7F7F7" w:val="clear"/></w:tcPr><w:p><w:pPr><w:pStyle w:val="Tabla65"/><w:widowControl/><w:rPr><w:kern w:val="0"/><w:szCs w:val="24"/><w:lang w:val="es-CO" w:eastAsia="en-US" w:bidi="ar-SA"/><w:ins w:id="14384" w:author="Unknown Author" w:date="2026-10-30T04:17:53Z"></w:ins></w:rPr></w:pPr><w:ins w:id="14383" w:author="Unknown Author" w:date="2026-10-30T04:17:53Z"><w:r><w:rPr><w:kern w:val="0"/><w:szCs w:val="24"/><w:lang w:val="es-CO" w:eastAsia="en-US" w:bidi="ar-SA"/></w:rPr></w:r></w:ins></w:p></w:tc><w:tc><w:tcPr><w:tcW w:w="311" w:type="dxa"/><w:tcBorders></w:tcBorders><w:shd w:color="auto" w:fill="F7F7F7" w:val="clear"/></w:tcPr><w:p><w:pPr><w:pStyle w:val="Tabla65"/><w:widowControl/><w:rPr><w:kern w:val="0"/><w:szCs w:val="24"/><w:lang w:val="es-CO" w:eastAsia="en-US" w:bidi="ar-SA"/><w:ins w:id="14386" w:author="Unknown Author" w:date="2026-10-30T04:17:53Z"></w:ins></w:rPr></w:pPr><w:ins w:id="14385"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4388" w:author="Unknown Author" w:date="2026-10-30T04:17:53Z"></w:ins></w:rPr></w:pPr><w:ins w:id="14387" w:author="Unknown Author" w:date="2026-10-30T04:17:53Z"><w:r><w:rPr><w:kern w:val="0"/><w:szCs w:val="24"/><w:lang w:val="es-CO" w:eastAsia="en-US" w:bidi="ar-SA"/></w:rPr></w:r></w:ins></w:p></w:tc><w:tc><w:tcPr><w:tcW w:w="309" w:type="dxa"/><w:tcBorders></w:tcBorders><w:shd w:color="auto" w:fill="F7F7F7" w:val="clear"/></w:tcPr><w:p><w:pPr><w:pStyle w:val="Tabla65"/><w:widowControl/><w:rPr><w:kern w:val="0"/><w:szCs w:val="24"/><w:lang w:val="es-CO" w:eastAsia="en-US" w:bidi="ar-SA"/><w:ins w:id="14390" w:author="Unknown Author" w:date="2026-10-30T04:17:53Z"></w:ins></w:rPr></w:pPr><w:ins w:id="14389"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4392" w:author="Unknown Author" w:date="2026-10-30T04:17:53Z"></w:ins></w:rPr></w:pPr><w:ins w:id="14391" w:author="Unknown Author" w:date="2026-10-30T04:17:53Z"><w:r><w:rPr><w:kern w:val="0"/><w:szCs w:val="24"/><w:lang w:val="es-CO" w:eastAsia="en-US" w:bidi="ar-SA"/></w:rPr></w:r></w:ins></w:p></w:tc><w:tc><w:tcPr><w:tcW w:w="311" w:type="dxa"/><w:tcBorders></w:tcBorders><w:shd w:color="auto" w:fill="F7F7F7" w:val="clear"/></w:tcPr><w:p><w:pPr><w:pStyle w:val="Tabla65"/><w:widowControl/><w:rPr><w:kern w:val="0"/><w:szCs w:val="24"/><w:lang w:val="es-CO" w:eastAsia="en-US" w:bidi="ar-SA"/><w:ins w:id="14394" w:author="Unknown Author" w:date="2026-10-30T04:17:53Z"></w:ins></w:rPr></w:pPr><w:ins w:id="14393"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4396" w:author="Unknown Author" w:date="2026-10-30T04:17:53Z"></w:ins></w:rPr></w:pPr><w:ins w:id="14395" w:author="Unknown Author" w:date="2026-10-30T04:17:53Z"><w:r><w:rPr><w:kern w:val="0"/><w:szCs w:val="24"/><w:lang w:val="es-CO" w:eastAsia="en-US" w:bidi="ar-SA"/></w:rPr></w:r></w:ins></w:p></w:tc><w:tc><w:tcPr><w:tcW w:w="309" w:type="dxa"/><w:tcBorders></w:tcBorders><w:shd w:color="auto" w:fill="F7F7F7" w:val="clear"/></w:tcPr><w:p><w:pPr><w:pStyle w:val="Tabla65"/><w:widowControl/><w:rPr><w:kern w:val="0"/><w:szCs w:val="24"/><w:lang w:val="es-CO" w:eastAsia="en-US" w:bidi="ar-SA"/><w:ins w:id="14398" w:author="Unknown Author" w:date="2026-10-30T04:17:53Z"></w:ins></w:rPr></w:pPr><w:ins w:id="14397" w:author="Unknown Author" w:date="2026-10-30T04:17:53Z"><w:r><w:rPr><w:kern w:val="0"/><w:szCs w:val="24"/><w:lang w:val="es-CO" w:eastAsia="en-US" w:bidi="ar-SA"/></w:rPr></w:r></w:ins></w:p></w:tc><w:tc><w:tcPr><w:tcW w:w="311" w:type="dxa"/><w:tcBorders></w:tcBorders><w:shd w:color="auto" w:fill="F7F7F7" w:val="clear"/></w:tcPr><w:p><w:pPr><w:pStyle w:val="Tabla65"/><w:widowControl/><w:jc w:val="left"/><w:rPr><w:kern w:val="0"/><w:szCs w:val="24"/><w:lang w:val="es-CO" w:eastAsia="en-US" w:bidi="ar-SA"/><w:ins w:id="14400" w:author="Unknown Author" w:date="2026-10-30T04:17:53Z"></w:ins></w:rPr></w:pPr><w:ins w:id="14399" w:author="Unknown Author" w:date="2026-10-30T04:17:53Z"><w:r><w:rPr><w:kern w:val="0"/><w:szCs w:val="24"/><w:lang w:val="es-CO" w:eastAsia="en-US" w:bidi="ar-SA"/></w:rPr><w:t>x</w:t></w:r></w:ins></w:p></w:tc><w:tc><w:tcPr><w:tcW w:w="310" w:type="dxa"/><w:tcBorders></w:tcBorders><w:shd w:color="auto" w:fill="F7F7F7" w:val="clear"/></w:tcPr><w:p><w:pPr><w:pStyle w:val="Tabla65"/><w:widowControl/><w:jc w:val="left"/><w:rPr><w:kern w:val="0"/><w:szCs w:val="24"/><w:lang w:val="es-CO" w:eastAsia="en-US" w:bidi="ar-SA"/><w:ins w:id="14402" w:author="Unknown Author" w:date="2026-10-30T04:17:53Z"></w:ins></w:rPr></w:pPr><w:ins w:id="14401" w:author="Unknown Author" w:date="2026-10-30T04:17:53Z"><w:r><w:rPr><w:kern w:val="0"/><w:szCs w:val="24"/><w:lang w:val="es-CO" w:eastAsia="en-US" w:bidi="ar-SA"/></w:rPr><w:t>x</w:t></w:r></w:ins></w:p></w:tc><w:tc><w:tcPr><w:tcW w:w="309" w:type="dxa"/><w:tcBorders></w:tcBorders><w:shd w:color="auto" w:fill="F7F7F7" w:val="clear"/></w:tcPr><w:p><w:pPr><w:pStyle w:val="Tabla65"/><w:widowControl/><w:jc w:val="left"/><w:rPr><w:kern w:val="0"/><w:szCs w:val="24"/><w:lang w:val="es-CO" w:eastAsia="en-US" w:bidi="ar-SA"/><w:ins w:id="14404" w:author="Unknown Author" w:date="2026-10-30T04:17:53Z"></w:ins></w:rPr></w:pPr><w:ins w:id="14403" w:author="Unknown Author" w:date="2026-10-30T04:17:53Z"><w:r><w:rPr><w:kern w:val="0"/><w:szCs w:val="24"/><w:lang w:val="es-CO" w:eastAsia="en-US" w:bidi="ar-SA"/></w:rPr><w:t>x</w:t></w:r></w:ins></w:p></w:tc><w:tc><w:tcPr><w:tcW w:w="310" w:type="dxa"/><w:tcBorders></w:tcBorders><w:shd w:color="auto" w:fill="F7F7F7" w:val="clear"/></w:tcPr><w:p><w:pPr><w:pStyle w:val="Tabla65"/><w:widowControl/><w:rPr><w:kern w:val="0"/><w:szCs w:val="24"/><w:lang w:val="es-CO" w:eastAsia="en-US" w:bidi="ar-SA"/><w:ins w:id="14406" w:author="Unknown Author" w:date="2026-10-30T04:17:53Z"></w:ins></w:rPr></w:pPr><w:ins w:id="14405" w:author="Unknown Author" w:date="2026-10-30T04:17:53Z"><w:r><w:rPr><w:kern w:val="0"/><w:szCs w:val="24"/><w:lang w:val="es-CO" w:eastAsia="en-US" w:bidi="ar-SA"/></w:rPr></w:r></w:ins></w:p></w:tc><w:tc><w:tcPr><w:tcW w:w="311" w:type="dxa"/><w:tcBorders></w:tcBorders><w:shd w:color="auto" w:fill="F7F7F7" w:val="clear"/></w:tcPr><w:p><w:pPr><w:pStyle w:val="Tabla65"/><w:widowControl/><w:rPr><w:kern w:val="0"/><w:szCs w:val="24"/><w:lang w:val="es-CO" w:eastAsia="en-US" w:bidi="ar-SA"/><w:ins w:id="14408" w:author="Unknown Author" w:date="2026-10-30T04:17:53Z"></w:ins></w:rPr></w:pPr><w:ins w:id="14407"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4410" w:author="Unknown Author" w:date="2026-10-30T04:17:53Z"></w:ins></w:rPr></w:pPr><w:ins w:id="14409" w:author="Unknown Author" w:date="2026-10-30T04:17:53Z"><w:r><w:rPr><w:kern w:val="0"/><w:szCs w:val="24"/><w:lang w:val="es-CO" w:eastAsia="en-US" w:bidi="ar-SA"/></w:rPr></w:r></w:ins></w:p></w:tc><w:tc><w:tcPr><w:tcW w:w="309" w:type="dxa"/><w:tcBorders></w:tcBorders><w:shd w:color="auto" w:fill="F7F7F7" w:val="clear"/></w:tcPr><w:p><w:pPr><w:pStyle w:val="Tabla65"/><w:widowControl/><w:rPr><w:kern w:val="0"/><w:szCs w:val="24"/><w:lang w:val="es-CO" w:eastAsia="en-US" w:bidi="ar-SA"/><w:ins w:id="14412" w:author="Unknown Author" w:date="2026-10-30T04:17:53Z"></w:ins></w:rPr></w:pPr><w:ins w:id="14411" w:author="Unknown Author" w:date="2026-10-30T04:17:53Z"><w:r><w:rPr><w:kern w:val="0"/><w:szCs w:val="24"/><w:lang w:val="es-CO" w:eastAsia="en-US" w:bidi="ar-SA"/></w:rPr></w:r></w:ins></w:p></w:tc><w:tc><w:tcPr><w:tcW w:w="311" w:type="dxa"/><w:tcBorders></w:tcBorders><w:shd w:color="auto" w:fill="F7F7F7" w:val="clear"/></w:tcPr><w:p><w:pPr><w:pStyle w:val="Tabla65"/><w:widowControl/><w:rPr><w:kern w:val="0"/><w:szCs w:val="24"/><w:lang w:val="es-CO" w:eastAsia="en-US" w:bidi="ar-SA"/><w:ins w:id="14414" w:author="Unknown Author" w:date="2026-10-30T04:17:53Z"></w:ins></w:rPr></w:pPr><w:ins w:id="14413"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4416" w:author="Unknown Author" w:date="2026-10-30T04:17:53Z"></w:ins></w:rPr></w:pPr><w:ins w:id="14415" w:author="Unknown Author" w:date="2026-10-30T04:17:53Z"><w:r><w:rPr><w:kern w:val="0"/><w:szCs w:val="24"/><w:lang w:val="es-CO" w:eastAsia="en-US" w:bidi="ar-SA"/></w:rPr></w:r></w:ins></w:p></w:tc><w:tc><w:tcPr><w:tcW w:w="309" w:type="dxa"/><w:tcBorders></w:tcBorders><w:shd w:color="auto" w:fill="F7F7F7" w:val="clear"/></w:tcPr><w:p><w:pPr><w:pStyle w:val="Tabla65"/><w:widowControl/><w:rPr><w:kern w:val="0"/><w:szCs w:val="24"/><w:lang w:val="es-CO" w:eastAsia="en-US" w:bidi="ar-SA"/><w:ins w:id="14418" w:author="Unknown Author" w:date="2026-10-30T04:17:53Z"></w:ins></w:rPr></w:pPr><w:ins w:id="14417"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4420" w:author="Unknown Author" w:date="2026-10-30T04:17:53Z"></w:ins></w:rPr></w:pPr><w:ins w:id="14419" w:author="Unknown Author" w:date="2026-10-30T04:17:53Z"><w:r><w:rPr><w:kern w:val="0"/><w:szCs w:val="24"/><w:lang w:val="es-CO" w:eastAsia="en-US" w:bidi="ar-SA"/></w:rPr></w:r></w:ins></w:p></w:tc><w:tc><w:tcPr><w:tcW w:w="311" w:type="dxa"/><w:tcBorders></w:tcBorders><w:shd w:color="auto" w:fill="F7F7F7" w:val="clear"/></w:tcPr><w:p><w:pPr><w:pStyle w:val="Tabla65"/><w:widowControl/><w:rPr><w:kern w:val="0"/><w:szCs w:val="24"/><w:lang w:val="es-CO" w:eastAsia="en-US" w:bidi="ar-SA"/><w:ins w:id="14422" w:author="Unknown Author" w:date="2026-10-30T04:17:53Z"></w:ins></w:rPr></w:pPr><w:ins w:id="14421"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4424" w:author="Unknown Author" w:date="2026-10-30T04:17:53Z"></w:ins></w:rPr></w:pPr><w:ins w:id="14423" w:author="Unknown Author" w:date="2026-10-30T04:17:53Z"><w:r><w:rPr><w:kern w:val="0"/><w:szCs w:val="24"/><w:lang w:val="es-CO" w:eastAsia="en-US" w:bidi="ar-SA"/></w:rPr></w:r></w:ins></w:p></w:tc><w:tc><w:tcPr><w:tcW w:w="309" w:type="dxa"/><w:tcBorders></w:tcBorders><w:shd w:color="auto" w:fill="F7F7F7" w:val="clear"/></w:tcPr><w:p><w:pPr><w:pStyle w:val="Tabla65"/><w:widowControl/><w:rPr><w:kern w:val="0"/><w:szCs w:val="24"/><w:lang w:val="es-CO" w:eastAsia="en-US" w:bidi="ar-SA"/><w:ins w:id="14426" w:author="Unknown Author" w:date="2026-10-30T04:17:53Z"></w:ins></w:rPr></w:pPr><w:ins w:id="14425" w:author="Unknown Author" w:date="2026-10-30T04:17:53Z"><w:r><w:rPr><w:kern w:val="0"/><w:szCs w:val="24"/><w:lang w:val="es-CO" w:eastAsia="en-US" w:bidi="ar-SA"/></w:rPr></w:r></w:ins></w:p></w:tc><w:tc><w:tcPr><w:tcW w:w="309" w:type="dxa"/><w:tcBorders></w:tcBorders><w:shd w:color="auto" w:fill="F7F7F7" w:val="clear"/></w:tcPr><w:p><w:pPr><w:pStyle w:val="Tabla65"/><w:widowControl/><w:rPr><w:kern w:val="0"/><w:szCs w:val="24"/><w:lang w:val="es-CO" w:eastAsia="en-US" w:bidi="ar-SA"/><w:ins w:id="14428" w:author="Unknown Author" w:date="2026-10-30T04:17:53Z"></w:ins></w:rPr></w:pPr><w:ins w:id="14427" w:author="Unknown Author" w:date="2026-10-30T04:17:53Z"><w:r><w:rPr><w:kern w:val="0"/><w:szCs w:val="24"/><w:lang w:val="es-CO" w:eastAsia="en-US" w:bidi="ar-SA"/></w:rPr></w:r></w:ins></w:p></w:tc></w:tr><w:tr><w:trPr><w:ins w:id="14429" w:author="Unknown Author" w:date="2026-10-30T04:17:53Z"/><w:cantSplit w:val="true"/></w:trPr><w:tc><w:tcPr><w:tcW w:w="899" w:type="dxa"/><w:tcBorders></w:tcBorders></w:tcPr><w:p><w:pPr><w:pStyle w:val="Tabla65"/><w:widowControl/><w:rPr><w:kern w:val="0"/><w:szCs w:val="24"/><w:lang w:val="es-CO" w:eastAsia="en-US" w:bidi="ar-SA"/><w:ins w:id="14431" w:author="Unknown Author" w:date="2026-10-30T04:17:53Z"></w:ins></w:rPr></w:pPr><w:ins w:id="14430" w:author="Unknown Author" w:date="2026-10-30T04:17:53Z"><w:r><w:rPr><w:kern w:val="0"/><w:szCs w:val="24"/><w:lang w:val="es-CO" w:eastAsia="en-US" w:bidi="ar-SA"/></w:rPr></w:r></w:ins></w:p></w:tc><w:tc><w:tcPr><w:tcW w:w="1700" w:type="dxa"/><w:tcBorders></w:tcBorders></w:tcPr><w:p><w:pPr><w:pStyle w:val="Tabla65"/><w:widowControl/><w:rPr><w:kern w:val="0"/><w:szCs w:val="24"/><w:lang w:val="es-CO" w:eastAsia="en-US" w:bidi="ar-SA"/><w:ins w:id="14433" w:author="Unknown Author" w:date="2026-10-30T04:17:53Z"></w:ins></w:rPr></w:pPr><w:ins w:id="14432" w:author="Unknown Author" w:date="2026-10-30T04:17:53Z"><w:r><w:rPr><w:kern w:val="0"/><w:szCs w:val="24"/><w:lang w:val="es-CO" w:eastAsia="en-US" w:bidi="ar-SA"/></w:rPr></w:r></w:ins></w:p></w:tc><w:tc><w:tcPr><w:tcW w:w="3515" w:type="dxa"/><w:tcBorders></w:tcBorders></w:tcPr><w:p><w:pPr><w:pStyle w:val="Tabla65"/><w:widowControl/><w:jc w:val="left"/><w:rPr><w:kern w:val="0"/><w:szCs w:val="24"/><w:lang w:val="es-CO" w:eastAsia="en-US" w:bidi="ar-SA"/><w:ins w:id="14435" w:author="Unknown Author" w:date="2026-10-30T04:17:53Z"></w:ins></w:rPr></w:pPr><w:ins w:id="14434" w:author="Unknown Author" w:date="2026-10-30T04:17:53Z"><w:r><w:rPr><w:kern w:val="0"/><w:szCs w:val="24"/><w:lang w:val="es-CO" w:eastAsia="en-US" w:bidi="ar-SA"/></w:rPr><w:t>1.5 Reentrenar y verificar por municipio el tramo 2 y decidir en la compuerta C2</w:t></w:r></w:ins></w:p></w:tc><w:tc><w:tcPr><w:tcW w:w="310" w:type="dxa"/><w:tcBorders></w:tcBorders></w:tcPr><w:p><w:pPr><w:pStyle w:val="Tabla65"/><w:widowControl/><w:rPr><w:kern w:val="0"/><w:szCs w:val="24"/><w:lang w:val="es-CO" w:eastAsia="en-US" w:bidi="ar-SA"/><w:ins w:id="14437" w:author="Unknown Author" w:date="2026-10-30T04:17:53Z"></w:ins></w:rPr></w:pPr><w:ins w:id="14436"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4439" w:author="Unknown Author" w:date="2026-10-30T04:17:53Z"></w:ins></w:rPr></w:pPr><w:ins w:id="14438" w:author="Unknown Author" w:date="2026-10-30T04:17:53Z"><w:r><w:rPr><w:kern w:val="0"/><w:szCs w:val="24"/><w:lang w:val="es-CO" w:eastAsia="en-US" w:bidi="ar-SA"/></w:rPr></w:r></w:ins></w:p></w:tc><w:tc><w:tcPr><w:tcW w:w="311" w:type="dxa"/><w:tcBorders></w:tcBorders></w:tcPr><w:p><w:pPr><w:pStyle w:val="Tabla65"/><w:widowControl/><w:rPr><w:kern w:val="0"/><w:szCs w:val="24"/><w:lang w:val="es-CO" w:eastAsia="en-US" w:bidi="ar-SA"/><w:ins w:id="14441" w:author="Unknown Author" w:date="2026-10-30T04:17:53Z"></w:ins></w:rPr></w:pPr><w:ins w:id="14440"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4443" w:author="Unknown Author" w:date="2026-10-30T04:17:53Z"></w:ins></w:rPr></w:pPr><w:ins w:id="14442"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4445" w:author="Unknown Author" w:date="2026-10-30T04:17:53Z"></w:ins></w:rPr></w:pPr><w:ins w:id="14444"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4447" w:author="Unknown Author" w:date="2026-10-30T04:17:53Z"></w:ins></w:rPr></w:pPr><w:ins w:id="14446" w:author="Unknown Author" w:date="2026-10-30T04:17:53Z"><w:r><w:rPr><w:kern w:val="0"/><w:szCs w:val="24"/><w:lang w:val="es-CO" w:eastAsia="en-US" w:bidi="ar-SA"/></w:rPr></w:r></w:ins></w:p></w:tc><w:tc><w:tcPr><w:tcW w:w="311" w:type="dxa"/><w:tcBorders></w:tcBorders></w:tcPr><w:p><w:pPr><w:pStyle w:val="Tabla65"/><w:widowControl/><w:rPr><w:kern w:val="0"/><w:szCs w:val="24"/><w:lang w:val="es-CO" w:eastAsia="en-US" w:bidi="ar-SA"/><w:ins w:id="14449" w:author="Unknown Author" w:date="2026-10-30T04:17:53Z"></w:ins></w:rPr></w:pPr><w:ins w:id="14448"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4451" w:author="Unknown Author" w:date="2026-10-30T04:17:53Z"></w:ins></w:rPr></w:pPr><w:ins w:id="14450"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4453" w:author="Unknown Author" w:date="2026-10-30T04:17:53Z"></w:ins></w:rPr></w:pPr><w:ins w:id="14452" w:author="Unknown Author" w:date="2026-10-30T04:17:53Z"><w:r><w:rPr><w:kern w:val="0"/><w:szCs w:val="24"/><w:lang w:val="es-CO" w:eastAsia="en-US" w:bidi="ar-SA"/></w:rPr></w:r></w:ins></w:p></w:tc><w:tc><w:tcPr><w:tcW w:w="311" w:type="dxa"/><w:tcBorders></w:tcBorders></w:tcPr><w:p><w:pPr><w:pStyle w:val="Tabla65"/><w:widowControl/><w:rPr><w:kern w:val="0"/><w:szCs w:val="24"/><w:lang w:val="es-CO" w:eastAsia="en-US" w:bidi="ar-SA"/><w:ins w:id="14455" w:author="Unknown Author" w:date="2026-10-30T04:17:53Z"></w:ins></w:rPr></w:pPr><w:ins w:id="14454"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4457" w:author="Unknown Author" w:date="2026-10-30T04:17:53Z"></w:ins></w:rPr></w:pPr><w:ins w:id="14456"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4459" w:author="Unknown Author" w:date="2026-10-30T04:17:53Z"></w:ins></w:rPr></w:pPr><w:ins w:id="14458"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4461" w:author="Unknown Author" w:date="2026-10-30T04:17:53Z"></w:ins></w:rPr></w:pPr><w:ins w:id="14460" w:author="Unknown Author" w:date="2026-10-30T04:17:53Z"><w:r><w:rPr><w:kern w:val="0"/><w:szCs w:val="24"/><w:lang w:val="es-CO" w:eastAsia="en-US" w:bidi="ar-SA"/></w:rPr></w:r></w:ins></w:p></w:tc><w:tc><w:tcPr><w:tcW w:w="311" w:type="dxa"/><w:tcBorders></w:tcBorders></w:tcPr><w:p><w:pPr><w:pStyle w:val="Tabla65"/><w:widowControl/><w:rPr><w:kern w:val="0"/><w:szCs w:val="24"/><w:lang w:val="es-CO" w:eastAsia="en-US" w:bidi="ar-SA"/><w:ins w:id="14463" w:author="Unknown Author" w:date="2026-10-30T04:17:53Z"></w:ins></w:rPr></w:pPr><w:ins w:id="14462" w:author="Unknown Author" w:date="2026-10-30T04:17:53Z"><w:r><w:rPr><w:kern w:val="0"/><w:szCs w:val="24"/><w:lang w:val="es-CO" w:eastAsia="en-US" w:bidi="ar-SA"/></w:rPr></w:r></w:ins></w:p></w:tc><w:tc><w:tcPr><w:tcW w:w="310" w:type="dxa"/><w:tcBorders></w:tcBorders></w:tcPr><w:p><w:pPr><w:pStyle w:val="Tabla65"/><w:widowControl/><w:jc w:val="left"/><w:rPr><w:kern w:val="0"/><w:szCs w:val="24"/><w:lang w:val="es-CO" w:eastAsia="en-US" w:bidi="ar-SA"/><w:ins w:id="14465" w:author="Unknown Author" w:date="2026-10-30T04:17:53Z"></w:ins></w:rPr></w:pPr><w:ins w:id="14464" w:author="Unknown Author" w:date="2026-10-30T04:17:53Z"><w:r><w:rPr><w:kern w:val="0"/><w:szCs w:val="24"/><w:lang w:val="es-CO" w:eastAsia="en-US" w:bidi="ar-SA"/></w:rPr><w:t>x</w:t></w:r></w:ins></w:p></w:tc><w:tc><w:tcPr><w:tcW w:w="309" w:type="dxa"/><w:tcBorders></w:tcBorders></w:tcPr><w:p><w:pPr><w:pStyle w:val="Tabla65"/><w:widowControl/><w:jc w:val="left"/><w:rPr><w:kern w:val="0"/><w:szCs w:val="24"/><w:lang w:val="es-CO" w:eastAsia="en-US" w:bidi="ar-SA"/><w:ins w:id="14467" w:author="Unknown Author" w:date="2026-10-30T04:17:53Z"></w:ins></w:rPr></w:pPr><w:ins w:id="14466" w:author="Unknown Author" w:date="2026-10-30T04:17:53Z"><w:r><w:rPr><w:kern w:val="0"/><w:szCs w:val="24"/><w:lang w:val="es-CO" w:eastAsia="en-US" w:bidi="ar-SA"/></w:rPr><w:t>x</w:t></w:r></w:ins></w:p></w:tc><w:tc><w:tcPr><w:tcW w:w="311" w:type="dxa"/><w:tcBorders></w:tcBorders></w:tcPr><w:p><w:pPr><w:pStyle w:val="Tabla65"/><w:widowControl/><w:jc w:val="left"/><w:rPr><w:kern w:val="0"/><w:szCs w:val="24"/><w:lang w:val="es-CO" w:eastAsia="en-US" w:bidi="ar-SA"/><w:ins w:id="14469" w:author="Unknown Author" w:date="2026-10-30T04:17:53Z"></w:ins></w:rPr></w:pPr><w:ins w:id="14468" w:author="Unknown Author" w:date="2026-10-30T04:17:53Z"><w:r><w:rPr><w:kern w:val="0"/><w:szCs w:val="24"/><w:lang w:val="es-CO" w:eastAsia="en-US" w:bidi="ar-SA"/></w:rPr><w:t>x</w:t></w:r></w:ins></w:p></w:tc><w:tc><w:tcPr><w:tcW w:w="310" w:type="dxa"/><w:tcBorders></w:tcBorders></w:tcPr><w:p><w:pPr><w:pStyle w:val="Tabla65"/><w:widowControl/><w:rPr><w:kern w:val="0"/><w:szCs w:val="24"/><w:lang w:val="es-CO" w:eastAsia="en-US" w:bidi="ar-SA"/><w:ins w:id="14471" w:author="Unknown Author" w:date="2026-10-30T04:17:53Z"></w:ins></w:rPr></w:pPr><w:ins w:id="14470"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4473" w:author="Unknown Author" w:date="2026-10-30T04:17:53Z"></w:ins></w:rPr></w:pPr><w:ins w:id="14472"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4475" w:author="Unknown Author" w:date="2026-10-30T04:17:53Z"></w:ins></w:rPr></w:pPr><w:ins w:id="14474" w:author="Unknown Author" w:date="2026-10-30T04:17:53Z"><w:r><w:rPr><w:kern w:val="0"/><w:szCs w:val="24"/><w:lang w:val="es-CO" w:eastAsia="en-US" w:bidi="ar-SA"/></w:rPr></w:r></w:ins></w:p></w:tc><w:tc><w:tcPr><w:tcW w:w="311" w:type="dxa"/><w:tcBorders></w:tcBorders></w:tcPr><w:p><w:pPr><w:pStyle w:val="Tabla65"/><w:widowControl/><w:rPr><w:kern w:val="0"/><w:szCs w:val="24"/><w:lang w:val="es-CO" w:eastAsia="en-US" w:bidi="ar-SA"/><w:ins w:id="14477" w:author="Unknown Author" w:date="2026-10-30T04:17:53Z"></w:ins></w:rPr></w:pPr><w:ins w:id="14476"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4479" w:author="Unknown Author" w:date="2026-10-30T04:17:53Z"></w:ins></w:rPr></w:pPr><w:ins w:id="14478"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4481" w:author="Unknown Author" w:date="2026-10-30T04:17:53Z"></w:ins></w:rPr></w:pPr><w:ins w:id="14480"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4483" w:author="Unknown Author" w:date="2026-10-30T04:17:53Z"></w:ins></w:rPr></w:pPr><w:ins w:id="14482" w:author="Unknown Author" w:date="2026-10-30T04:17:53Z"><w:r><w:rPr><w:kern w:val="0"/><w:szCs w:val="24"/><w:lang w:val="es-CO" w:eastAsia="en-US" w:bidi="ar-SA"/></w:rPr></w:r></w:ins></w:p></w:tc></w:tr><w:tr><w:trPr><w:ins w:id="14484" w:author="Unknown Author" w:date="2026-10-30T04:17:53Z"/><w:cantSplit w:val="true"/></w:trPr><w:tc><w:tcPr><w:tcW w:w="899" w:type="dxa"/><w:tcBorders></w:tcBorders><w:shd w:color="auto" w:fill="F7F7F7" w:val="clear"/></w:tcPr><w:p><w:pPr><w:pStyle w:val="Tabla65"/><w:widowControl/><w:rPr><w:kern w:val="0"/><w:szCs w:val="24"/><w:lang w:val="es-CO" w:eastAsia="en-US" w:bidi="ar-SA"/><w:ins w:id="14486" w:author="Unknown Author" w:date="2026-10-30T04:17:53Z"></w:ins></w:rPr></w:pPr><w:ins w:id="14485" w:author="Unknown Author" w:date="2026-10-30T04:17:53Z"><w:r><w:rPr><w:kern w:val="0"/><w:szCs w:val="24"/><w:lang w:val="es-CO" w:eastAsia="en-US" w:bidi="ar-SA"/></w:rPr></w:r></w:ins></w:p></w:tc><w:tc><w:tcPr><w:tcW w:w="1700" w:type="dxa"/><w:tcBorders></w:tcBorders><w:shd w:color="auto" w:fill="F7F7F7" w:val="clear"/></w:tcPr><w:p><w:pPr><w:pStyle w:val="Tabla65"/><w:widowControl/><w:rPr><w:kern w:val="0"/><w:szCs w:val="24"/><w:lang w:val="es-CO" w:eastAsia="en-US" w:bidi="ar-SA"/><w:ins w:id="14488" w:author="Unknown Author" w:date="2026-10-30T04:17:53Z"></w:ins></w:rPr></w:pPr><w:ins w:id="14487" w:author="Unknown Author" w:date="2026-10-30T04:17:53Z"><w:r><w:rPr><w:kern w:val="0"/><w:szCs w:val="24"/><w:lang w:val="es-CO" w:eastAsia="en-US" w:bidi="ar-SA"/></w:rPr></w:r></w:ins></w:p></w:tc><w:tc><w:tcPr><w:tcW w:w="3515" w:type="dxa"/><w:tcBorders></w:tcBorders><w:shd w:color="auto" w:fill="F7F7F7" w:val="clear"/></w:tcPr><w:p><w:pPr><w:pStyle w:val="Tabla65"/><w:widowControl/><w:jc w:val="left"/><w:rPr><w:kern w:val="0"/><w:szCs w:val="24"/><w:lang w:val="es-CO" w:eastAsia="en-US" w:bidi="ar-SA"/><w:ins w:id="14490" w:author="Unknown Author" w:date="2026-10-30T04:17:53Z"></w:ins></w:rPr></w:pPr><w:ins w:id="14489" w:author="Unknown Author" w:date="2026-10-30T04:17:53Z"><w:r><w:rPr><w:kern w:val="0"/><w:szCs w:val="24"/><w:lang w:val="es-CO" w:eastAsia="en-US" w:bidi="ar-SA"/></w:rPr><w:t>1.6 Verificar el desempeño final y ejecutar el ensayo independiente</w:t></w:r></w:ins></w:p></w:tc><w:tc><w:tcPr><w:tcW w:w="310" w:type="dxa"/><w:tcBorders></w:tcBorders><w:shd w:color="auto" w:fill="F7F7F7" w:val="clear"/></w:tcPr><w:p><w:pPr><w:pStyle w:val="Tabla65"/><w:widowControl/><w:rPr><w:kern w:val="0"/><w:szCs w:val="24"/><w:lang w:val="es-CO" w:eastAsia="en-US" w:bidi="ar-SA"/><w:ins w:id="14492" w:author="Unknown Author" w:date="2026-10-30T04:17:53Z"></w:ins></w:rPr></w:pPr><w:ins w:id="14491" w:author="Unknown Author" w:date="2026-10-30T04:17:53Z"><w:r><w:rPr><w:kern w:val="0"/><w:szCs w:val="24"/><w:lang w:val="es-CO" w:eastAsia="en-US" w:bidi="ar-SA"/></w:rPr></w:r></w:ins></w:p></w:tc><w:tc><w:tcPr><w:tcW w:w="309" w:type="dxa"/><w:tcBorders></w:tcBorders><w:shd w:color="auto" w:fill="F7F7F7" w:val="clear"/></w:tcPr><w:p><w:pPr><w:pStyle w:val="Tabla65"/><w:widowControl/><w:rPr><w:kern w:val="0"/><w:szCs w:val="24"/><w:lang w:val="es-CO" w:eastAsia="en-US" w:bidi="ar-SA"/><w:ins w:id="14494" w:author="Unknown Author" w:date="2026-10-30T04:17:53Z"></w:ins></w:rPr></w:pPr><w:ins w:id="14493" w:author="Unknown Author" w:date="2026-10-30T04:17:53Z"><w:r><w:rPr><w:kern w:val="0"/><w:szCs w:val="24"/><w:lang w:val="es-CO" w:eastAsia="en-US" w:bidi="ar-SA"/></w:rPr></w:r></w:ins></w:p></w:tc><w:tc><w:tcPr><w:tcW w:w="311" w:type="dxa"/><w:tcBorders></w:tcBorders><w:shd w:color="auto" w:fill="F7F7F7" w:val="clear"/></w:tcPr><w:p><w:pPr><w:pStyle w:val="Tabla65"/><w:widowControl/><w:rPr><w:kern w:val="0"/><w:szCs w:val="24"/><w:lang w:val="es-CO" w:eastAsia="en-US" w:bidi="ar-SA"/><w:ins w:id="14496" w:author="Unknown Author" w:date="2026-10-30T04:17:53Z"></w:ins></w:rPr></w:pPr><w:ins w:id="14495"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4498" w:author="Unknown Author" w:date="2026-10-30T04:17:53Z"></w:ins></w:rPr></w:pPr><w:ins w:id="14497" w:author="Unknown Author" w:date="2026-10-30T04:17:53Z"><w:r><w:rPr><w:kern w:val="0"/><w:szCs w:val="24"/><w:lang w:val="es-CO" w:eastAsia="en-US" w:bidi="ar-SA"/></w:rPr></w:r></w:ins></w:p></w:tc><w:tc><w:tcPr><w:tcW w:w="309" w:type="dxa"/><w:tcBorders></w:tcBorders><w:shd w:color="auto" w:fill="F7F7F7" w:val="clear"/></w:tcPr><w:p><w:pPr><w:pStyle w:val="Tabla65"/><w:widowControl/><w:rPr><w:kern w:val="0"/><w:szCs w:val="24"/><w:lang w:val="es-CO" w:eastAsia="en-US" w:bidi="ar-SA"/><w:ins w:id="14500" w:author="Unknown Author" w:date="2026-10-30T04:17:53Z"></w:ins></w:rPr></w:pPr><w:ins w:id="14499"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4502" w:author="Unknown Author" w:date="2026-10-30T04:17:53Z"></w:ins></w:rPr></w:pPr><w:ins w:id="14501" w:author="Unknown Author" w:date="2026-10-30T04:17:53Z"><w:r><w:rPr><w:kern w:val="0"/><w:szCs w:val="24"/><w:lang w:val="es-CO" w:eastAsia="en-US" w:bidi="ar-SA"/></w:rPr></w:r></w:ins></w:p></w:tc><w:tc><w:tcPr><w:tcW w:w="311" w:type="dxa"/><w:tcBorders></w:tcBorders><w:shd w:color="auto" w:fill="F7F7F7" w:val="clear"/></w:tcPr><w:p><w:pPr><w:pStyle w:val="Tabla65"/><w:widowControl/><w:rPr><w:kern w:val="0"/><w:szCs w:val="24"/><w:lang w:val="es-CO" w:eastAsia="en-US" w:bidi="ar-SA"/><w:ins w:id="14504" w:author="Unknown Author" w:date="2026-10-30T04:17:53Z"></w:ins></w:rPr></w:pPr><w:ins w:id="14503"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4506" w:author="Unknown Author" w:date="2026-10-30T04:17:53Z"></w:ins></w:rPr></w:pPr><w:ins w:id="14505" w:author="Unknown Author" w:date="2026-10-30T04:17:53Z"><w:r><w:rPr><w:kern w:val="0"/><w:szCs w:val="24"/><w:lang w:val="es-CO" w:eastAsia="en-US" w:bidi="ar-SA"/></w:rPr></w:r></w:ins></w:p></w:tc><w:tc><w:tcPr><w:tcW w:w="309" w:type="dxa"/><w:tcBorders></w:tcBorders><w:shd w:color="auto" w:fill="F7F7F7" w:val="clear"/></w:tcPr><w:p><w:pPr><w:pStyle w:val="Tabla65"/><w:widowControl/><w:rPr><w:kern w:val="0"/><w:szCs w:val="24"/><w:lang w:val="es-CO" w:eastAsia="en-US" w:bidi="ar-SA"/><w:ins w:id="14508" w:author="Unknown Author" w:date="2026-10-30T04:17:53Z"></w:ins></w:rPr></w:pPr><w:ins w:id="14507" w:author="Unknown Author" w:date="2026-10-30T04:17:53Z"><w:r><w:rPr><w:kern w:val="0"/><w:szCs w:val="24"/><w:lang w:val="es-CO" w:eastAsia="en-US" w:bidi="ar-SA"/></w:rPr></w:r></w:ins></w:p></w:tc><w:tc><w:tcPr><w:tcW w:w="311" w:type="dxa"/><w:tcBorders></w:tcBorders><w:shd w:color="auto" w:fill="F7F7F7" w:val="clear"/></w:tcPr><w:p><w:pPr><w:pStyle w:val="Tabla65"/><w:widowControl/><w:rPr><w:kern w:val="0"/><w:szCs w:val="24"/><w:lang w:val="es-CO" w:eastAsia="en-US" w:bidi="ar-SA"/><w:ins w:id="14510" w:author="Unknown Author" w:date="2026-10-30T04:17:53Z"></w:ins></w:rPr></w:pPr><w:ins w:id="14509"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4512" w:author="Unknown Author" w:date="2026-10-30T04:17:53Z"></w:ins></w:rPr></w:pPr><w:ins w:id="14511" w:author="Unknown Author" w:date="2026-10-30T04:17:53Z"><w:r><w:rPr><w:kern w:val="0"/><w:szCs w:val="24"/><w:lang w:val="es-CO" w:eastAsia="en-US" w:bidi="ar-SA"/></w:rPr></w:r></w:ins></w:p></w:tc><w:tc><w:tcPr><w:tcW w:w="309" w:type="dxa"/><w:tcBorders></w:tcBorders><w:shd w:color="auto" w:fill="F7F7F7" w:val="clear"/></w:tcPr><w:p><w:pPr><w:pStyle w:val="Tabla65"/><w:widowControl/><w:rPr><w:kern w:val="0"/><w:szCs w:val="24"/><w:lang w:val="es-CO" w:eastAsia="en-US" w:bidi="ar-SA"/><w:ins w:id="14514" w:author="Unknown Author" w:date="2026-10-30T04:17:53Z"></w:ins></w:rPr></w:pPr><w:ins w:id="14513"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4516" w:author="Unknown Author" w:date="2026-10-30T04:17:53Z"></w:ins></w:rPr></w:pPr><w:ins w:id="14515" w:author="Unknown Author" w:date="2026-10-30T04:17:53Z"><w:r><w:rPr><w:kern w:val="0"/><w:szCs w:val="24"/><w:lang w:val="es-CO" w:eastAsia="en-US" w:bidi="ar-SA"/></w:rPr></w:r></w:ins></w:p></w:tc><w:tc><w:tcPr><w:tcW w:w="311" w:type="dxa"/><w:tcBorders></w:tcBorders><w:shd w:color="auto" w:fill="F7F7F7" w:val="clear"/></w:tcPr><w:p><w:pPr><w:pStyle w:val="Tabla65"/><w:widowControl/><w:rPr><w:kern w:val="0"/><w:szCs w:val="24"/><w:lang w:val="es-CO" w:eastAsia="en-US" w:bidi="ar-SA"/><w:ins w:id="14518" w:author="Unknown Author" w:date="2026-10-30T04:17:53Z"></w:ins></w:rPr></w:pPr><w:ins w:id="14517"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4520" w:author="Unknown Author" w:date="2026-10-30T04:17:53Z"></w:ins></w:rPr></w:pPr><w:ins w:id="14519" w:author="Unknown Author" w:date="2026-10-30T04:17:53Z"><w:r><w:rPr><w:kern w:val="0"/><w:szCs w:val="24"/><w:lang w:val="es-CO" w:eastAsia="en-US" w:bidi="ar-SA"/></w:rPr></w:r></w:ins></w:p></w:tc><w:tc><w:tcPr><w:tcW w:w="309" w:type="dxa"/><w:tcBorders></w:tcBorders><w:shd w:color="auto" w:fill="F7F7F7" w:val="clear"/></w:tcPr><w:p><w:pPr><w:pStyle w:val="Tabla65"/><w:widowControl/><w:rPr><w:kern w:val="0"/><w:szCs w:val="24"/><w:lang w:val="es-CO" w:eastAsia="en-US" w:bidi="ar-SA"/><w:ins w:id="14522" w:author="Unknown Author" w:date="2026-10-30T04:17:53Z"></w:ins></w:rPr></w:pPr><w:ins w:id="14521" w:author="Unknown Author" w:date="2026-10-30T04:17:53Z"><w:r><w:rPr><w:kern w:val="0"/><w:szCs w:val="24"/><w:lang w:val="es-CO" w:eastAsia="en-US" w:bidi="ar-SA"/></w:rPr></w:r></w:ins></w:p></w:tc><w:tc><w:tcPr><w:tcW w:w="311" w:type="dxa"/><w:tcBorders></w:tcBorders><w:shd w:color="auto" w:fill="F7F7F7" w:val="clear"/></w:tcPr><w:p><w:pPr><w:pStyle w:val="Tabla65"/><w:widowControl/><w:rPr><w:kern w:val="0"/><w:szCs w:val="24"/><w:lang w:val="es-CO" w:eastAsia="en-US" w:bidi="ar-SA"/><w:ins w:id="14524" w:author="Unknown Author" w:date="2026-10-30T04:17:53Z"></w:ins></w:rPr></w:pPr><w:ins w:id="14523"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4526" w:author="Unknown Author" w:date="2026-10-30T04:17:53Z"></w:ins></w:rPr></w:pPr><w:ins w:id="14525" w:author="Unknown Author" w:date="2026-10-30T04:17:53Z"><w:r><w:rPr><w:kern w:val="0"/><w:szCs w:val="24"/><w:lang w:val="es-CO" w:eastAsia="en-US" w:bidi="ar-SA"/></w:rPr></w:r></w:ins></w:p></w:tc><w:tc><w:tcPr><w:tcW w:w="309" w:type="dxa"/><w:tcBorders></w:tcBorders><w:shd w:color="auto" w:fill="F7F7F7" w:val="clear"/></w:tcPr><w:p><w:pPr><w:pStyle w:val="Tabla65"/><w:widowControl/><w:jc w:val="left"/><w:rPr><w:kern w:val="0"/><w:szCs w:val="24"/><w:lang w:val="es-CO" w:eastAsia="en-US" w:bidi="ar-SA"/><w:ins w:id="14528" w:author="Unknown Author" w:date="2026-10-30T04:17:53Z"></w:ins></w:rPr></w:pPr><w:ins w:id="14527" w:author="Unknown Author" w:date="2026-10-30T04:17:53Z"><w:r><w:rPr><w:kern w:val="0"/><w:szCs w:val="24"/><w:lang w:val="es-CO" w:eastAsia="en-US" w:bidi="ar-SA"/></w:rPr><w:t>x</w:t></w:r></w:ins></w:p></w:tc><w:tc><w:tcPr><w:tcW w:w="310" w:type="dxa"/><w:tcBorders></w:tcBorders><w:shd w:color="auto" w:fill="F7F7F7" w:val="clear"/></w:tcPr><w:p><w:pPr><w:pStyle w:val="Tabla65"/><w:widowControl/><w:jc w:val="left"/><w:rPr><w:kern w:val="0"/><w:szCs w:val="24"/><w:lang w:val="es-CO" w:eastAsia="en-US" w:bidi="ar-SA"/><w:ins w:id="14530" w:author="Unknown Author" w:date="2026-10-30T04:17:53Z"></w:ins></w:rPr></w:pPr><w:ins w:id="14529" w:author="Unknown Author" w:date="2026-10-30T04:17:53Z"><w:r><w:rPr><w:kern w:val="0"/><w:szCs w:val="24"/><w:lang w:val="es-CO" w:eastAsia="en-US" w:bidi="ar-SA"/></w:rPr><w:t>x</w:t></w:r></w:ins></w:p></w:tc><w:tc><w:tcPr><w:tcW w:w="311" w:type="dxa"/><w:tcBorders></w:tcBorders><w:shd w:color="auto" w:fill="F7F7F7" w:val="clear"/></w:tcPr><w:p><w:pPr><w:pStyle w:val="Tabla65"/><w:widowControl/><w:jc w:val="left"/><w:rPr><w:kern w:val="0"/><w:szCs w:val="24"/><w:lang w:val="es-CO" w:eastAsia="en-US" w:bidi="ar-SA"/><w:ins w:id="14532" w:author="Unknown Author" w:date="2026-10-30T04:17:53Z"></w:ins></w:rPr></w:pPr><w:ins w:id="14531" w:author="Unknown Author" w:date="2026-10-30T04:17:53Z"><w:r><w:rPr><w:kern w:val="0"/><w:szCs w:val="24"/><w:lang w:val="es-CO" w:eastAsia="en-US" w:bidi="ar-SA"/></w:rPr><w:t>x</w:t></w:r></w:ins></w:p></w:tc><w:tc><w:tcPr><w:tcW w:w="310" w:type="dxa"/><w:tcBorders></w:tcBorders><w:shd w:color="auto" w:fill="F7F7F7" w:val="clear"/></w:tcPr><w:p><w:pPr><w:pStyle w:val="Tabla65"/><w:widowControl/><w:jc w:val="left"/><w:rPr><w:kern w:val="0"/><w:szCs w:val="24"/><w:lang w:val="es-CO" w:eastAsia="en-US" w:bidi="ar-SA"/><w:ins w:id="14534" w:author="Unknown Author" w:date="2026-10-30T04:17:53Z"></w:ins></w:rPr></w:pPr><w:ins w:id="14533" w:author="Unknown Author" w:date="2026-10-30T04:17:53Z"><w:r><w:rPr><w:kern w:val="0"/><w:szCs w:val="24"/><w:lang w:val="es-CO" w:eastAsia="en-US" w:bidi="ar-SA"/></w:rPr><w:t>x</w:t></w:r></w:ins></w:p></w:tc><w:tc><w:tcPr><w:tcW w:w="309" w:type="dxa"/><w:tcBorders></w:tcBorders><w:shd w:color="auto" w:fill="F7F7F7" w:val="clear"/></w:tcPr><w:p><w:pPr><w:pStyle w:val="Tabla65"/><w:widowControl/><w:jc w:val="left"/><w:rPr><w:kern w:val="0"/><w:szCs w:val="24"/><w:lang w:val="es-CO" w:eastAsia="en-US" w:bidi="ar-SA"/><w:ins w:id="14536" w:author="Unknown Author" w:date="2026-10-30T04:17:53Z"></w:ins></w:rPr></w:pPr><w:ins w:id="14535" w:author="Unknown Author" w:date="2026-10-30T04:17:53Z"><w:r><w:rPr><w:kern w:val="0"/><w:szCs w:val="24"/><w:lang w:val="es-CO" w:eastAsia="en-US" w:bidi="ar-SA"/></w:rPr><w:t>x</w:t></w:r></w:ins></w:p></w:tc><w:tc><w:tcPr><w:tcW w:w="309" w:type="dxa"/><w:tcBorders></w:tcBorders><w:shd w:color="auto" w:fill="F7F7F7" w:val="clear"/></w:tcPr><w:p><w:pPr><w:pStyle w:val="Tabla65"/><w:widowControl/><w:rPr><w:kern w:val="0"/><w:szCs w:val="24"/><w:lang w:val="es-CO" w:eastAsia="en-US" w:bidi="ar-SA"/><w:ins w:id="14538" w:author="Unknown Author" w:date="2026-10-30T04:17:53Z"></w:ins></w:rPr></w:pPr><w:ins w:id="14537" w:author="Unknown Author" w:date="2026-10-30T04:17:53Z"><w:r><w:rPr><w:kern w:val="0"/><w:szCs w:val="24"/><w:lang w:val="es-CO" w:eastAsia="en-US" w:bidi="ar-SA"/></w:rPr></w:r></w:ins></w:p></w:tc></w:tr><w:tr><w:trPr><w:ins w:id="14539" w:author="Unknown Author" w:date="2026-10-30T04:17:53Z"/><w:cantSplit w:val="true"/></w:trPr><w:tc><w:tcPr><w:tcW w:w="899" w:type="dxa"/><w:tcBorders></w:tcBorders></w:tcPr><w:p><w:pPr><w:pStyle w:val="Tabla65"/><w:widowControl/><w:rPr><w:kern w:val="0"/><w:szCs w:val="24"/><w:lang w:val="es-CO" w:eastAsia="en-US" w:bidi="ar-SA"/><w:ins w:id="14541" w:author="Unknown Author" w:date="2026-10-30T04:17:53Z"></w:ins></w:rPr></w:pPr><w:ins w:id="14540" w:author="Unknown Author" w:date="2026-10-30T04:17:53Z"><w:r><w:rPr><w:kern w:val="0"/><w:szCs w:val="24"/><w:lang w:val="es-CO" w:eastAsia="en-US" w:bidi="ar-SA"/></w:rPr></w:r></w:ins></w:p></w:tc><w:tc><w:tcPr><w:tcW w:w="1700" w:type="dxa"/><w:tcBorders></w:tcBorders></w:tcPr><w:p><w:pPr><w:pStyle w:val="Tabla65"/><w:widowControl/><w:rPr><w:kern w:val="0"/><w:szCs w:val="24"/><w:lang w:val="es-CO" w:eastAsia="en-US" w:bidi="ar-SA"/><w:ins w:id="14543" w:author="Unknown Author" w:date="2026-10-30T04:17:53Z"></w:ins></w:rPr></w:pPr><w:ins w:id="14542" w:author="Unknown Author" w:date="2026-10-30T04:17:53Z"><w:r><w:rPr><w:kern w:val="0"/><w:szCs w:val="24"/><w:lang w:val="es-CO" w:eastAsia="en-US" w:bidi="ar-SA"/></w:rPr></w:r></w:ins></w:p></w:tc><w:tc><w:tcPr><w:tcW w:w="3515" w:type="dxa"/><w:tcBorders></w:tcBorders></w:tcPr><w:p><w:pPr><w:pStyle w:val="Tabla65"/><w:widowControl/><w:jc w:val="left"/><w:rPr><w:kern w:val="0"/><w:szCs w:val="24"/><w:lang w:val="es-CO" w:eastAsia="en-US" w:bidi="ar-SA"/><w:ins w:id="14545" w:author="Unknown Author" w:date="2026-10-30T04:17:53Z"></w:ins></w:rPr></w:pPr><w:ins w:id="14544" w:author="Unknown Author" w:date="2026-10-30T04:17:53Z"><w:r><w:rPr><w:kern w:val="0"/><w:szCs w:val="24"/><w:lang w:val="es-CO" w:eastAsia="en-US" w:bidi="ar-SA"/></w:rPr><w:t>1.7 Validar el gemelo predictivo con demoliciones y remociones reales en los dos municipios</w:t></w:r></w:ins></w:p></w:tc><w:tc><w:tcPr><w:tcW w:w="310" w:type="dxa"/><w:tcBorders></w:tcBorders></w:tcPr><w:p><w:pPr><w:pStyle w:val="Tabla65"/><w:widowControl/><w:rPr><w:kern w:val="0"/><w:szCs w:val="24"/><w:lang w:val="es-CO" w:eastAsia="en-US" w:bidi="ar-SA"/><w:ins w:id="14547" w:author="Unknown Author" w:date="2026-10-30T04:17:53Z"></w:ins></w:rPr></w:pPr><w:ins w:id="14546"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4549" w:author="Unknown Author" w:date="2026-10-30T04:17:53Z"></w:ins></w:rPr></w:pPr><w:ins w:id="14548" w:author="Unknown Author" w:date="2026-10-30T04:17:53Z"><w:r><w:rPr><w:kern w:val="0"/><w:szCs w:val="24"/><w:lang w:val="es-CO" w:eastAsia="en-US" w:bidi="ar-SA"/></w:rPr></w:r></w:ins></w:p></w:tc><w:tc><w:tcPr><w:tcW w:w="311" w:type="dxa"/><w:tcBorders></w:tcBorders></w:tcPr><w:p><w:pPr><w:pStyle w:val="Tabla65"/><w:widowControl/><w:rPr><w:kern w:val="0"/><w:szCs w:val="24"/><w:lang w:val="es-CO" w:eastAsia="en-US" w:bidi="ar-SA"/><w:ins w:id="14551" w:author="Unknown Author" w:date="2026-10-30T04:17:53Z"></w:ins></w:rPr></w:pPr><w:ins w:id="14550"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4553" w:author="Unknown Author" w:date="2026-10-30T04:17:53Z"></w:ins></w:rPr></w:pPr><w:ins w:id="14552"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4555" w:author="Unknown Author" w:date="2026-10-30T04:17:53Z"></w:ins></w:rPr></w:pPr><w:ins w:id="14554"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4557" w:author="Unknown Author" w:date="2026-10-30T04:17:53Z"></w:ins></w:rPr></w:pPr><w:ins w:id="14556" w:author="Unknown Author" w:date="2026-10-30T04:17:53Z"><w:r><w:rPr><w:kern w:val="0"/><w:szCs w:val="24"/><w:lang w:val="es-CO" w:eastAsia="en-US" w:bidi="ar-SA"/></w:rPr></w:r></w:ins></w:p></w:tc><w:tc><w:tcPr><w:tcW w:w="311" w:type="dxa"/><w:tcBorders></w:tcBorders></w:tcPr><w:p><w:pPr><w:pStyle w:val="Tabla65"/><w:widowControl/><w:rPr><w:kern w:val="0"/><w:szCs w:val="24"/><w:lang w:val="es-CO" w:eastAsia="en-US" w:bidi="ar-SA"/><w:ins w:id="14559" w:author="Unknown Author" w:date="2026-10-30T04:17:53Z"></w:ins></w:rPr></w:pPr><w:ins w:id="14558"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4561" w:author="Unknown Author" w:date="2026-10-30T04:17:53Z"></w:ins></w:rPr></w:pPr><w:ins w:id="14560"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4563" w:author="Unknown Author" w:date="2026-10-30T04:17:53Z"></w:ins></w:rPr></w:pPr><w:ins w:id="14562" w:author="Unknown Author" w:date="2026-10-30T04:17:53Z"><w:r><w:rPr><w:kern w:val="0"/><w:szCs w:val="24"/><w:lang w:val="es-CO" w:eastAsia="en-US" w:bidi="ar-SA"/></w:rPr></w:r></w:ins></w:p></w:tc><w:tc><w:tcPr><w:tcW w:w="311" w:type="dxa"/><w:tcBorders></w:tcBorders></w:tcPr><w:p><w:pPr><w:pStyle w:val="Tabla65"/><w:widowControl/><w:rPr><w:kern w:val="0"/><w:szCs w:val="24"/><w:lang w:val="es-CO" w:eastAsia="en-US" w:bidi="ar-SA"/><w:ins w:id="14565" w:author="Unknown Author" w:date="2026-10-30T04:17:53Z"></w:ins></w:rPr></w:pPr><w:ins w:id="14564"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4567" w:author="Unknown Author" w:date="2026-10-30T04:17:53Z"></w:ins></w:rPr></w:pPr><w:ins w:id="14566"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4569" w:author="Unknown Author" w:date="2026-10-30T04:17:53Z"></w:ins></w:rPr></w:pPr><w:ins w:id="14568"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4571" w:author="Unknown Author" w:date="2026-10-30T04:17:53Z"></w:ins></w:rPr></w:pPr><w:ins w:id="14570" w:author="Unknown Author" w:date="2026-10-30T04:17:53Z"><w:r><w:rPr><w:kern w:val="0"/><w:szCs w:val="24"/><w:lang w:val="es-CO" w:eastAsia="en-US" w:bidi="ar-SA"/></w:rPr></w:r></w:ins></w:p></w:tc><w:tc><w:tcPr><w:tcW w:w="311" w:type="dxa"/><w:tcBorders></w:tcBorders></w:tcPr><w:p><w:pPr><w:pStyle w:val="Tabla65"/><w:widowControl/><w:jc w:val="left"/><w:rPr><w:kern w:val="0"/><w:szCs w:val="24"/><w:lang w:val="es-CO" w:eastAsia="en-US" w:bidi="ar-SA"/><w:ins w:id="14573" w:author="Unknown Author" w:date="2026-10-30T04:17:53Z"></w:ins></w:rPr></w:pPr><w:ins w:id="14572" w:author="Unknown Author" w:date="2026-10-30T04:17:53Z"><w:r><w:rPr><w:kern w:val="0"/><w:szCs w:val="24"/><w:lang w:val="es-CO" w:eastAsia="en-US" w:bidi="ar-SA"/></w:rPr><w:t>x</w:t></w:r></w:ins></w:p></w:tc><w:tc><w:tcPr><w:tcW w:w="310" w:type="dxa"/><w:tcBorders></w:tcBorders></w:tcPr><w:p><w:pPr><w:pStyle w:val="Tabla65"/><w:widowControl/><w:jc w:val="left"/><w:rPr><w:kern w:val="0"/><w:szCs w:val="24"/><w:lang w:val="es-CO" w:eastAsia="en-US" w:bidi="ar-SA"/><w:ins w:id="14575" w:author="Unknown Author" w:date="2026-10-30T04:17:53Z"></w:ins></w:rPr></w:pPr><w:ins w:id="14574" w:author="Unknown Author" w:date="2026-10-30T04:17:53Z"><w:r><w:rPr><w:kern w:val="0"/><w:szCs w:val="24"/><w:lang w:val="es-CO" w:eastAsia="en-US" w:bidi="ar-SA"/></w:rPr><w:t>x</w:t></w:r></w:ins></w:p></w:tc><w:tc><w:tcPr><w:tcW w:w="309" w:type="dxa"/><w:tcBorders></w:tcBorders></w:tcPr><w:p><w:pPr><w:pStyle w:val="Tabla65"/><w:widowControl/><w:jc w:val="left"/><w:rPr><w:kern w:val="0"/><w:szCs w:val="24"/><w:lang w:val="es-CO" w:eastAsia="en-US" w:bidi="ar-SA"/><w:ins w:id="14577" w:author="Unknown Author" w:date="2026-10-30T04:17:53Z"></w:ins></w:rPr></w:pPr><w:ins w:id="14576" w:author="Unknown Author" w:date="2026-10-30T04:17:53Z"><w:r><w:rPr><w:kern w:val="0"/><w:szCs w:val="24"/><w:lang w:val="es-CO" w:eastAsia="en-US" w:bidi="ar-SA"/></w:rPr><w:t>x</w:t></w:r></w:ins></w:p></w:tc><w:tc><w:tcPr><w:tcW w:w="311" w:type="dxa"/><w:tcBorders></w:tcBorders></w:tcPr><w:p><w:pPr><w:pStyle w:val="Tabla65"/><w:widowControl/><w:jc w:val="left"/><w:rPr><w:kern w:val="0"/><w:szCs w:val="24"/><w:lang w:val="es-CO" w:eastAsia="en-US" w:bidi="ar-SA"/><w:ins w:id="14579" w:author="Unknown Author" w:date="2026-10-30T04:17:53Z"></w:ins></w:rPr></w:pPr><w:ins w:id="14578" w:author="Unknown Author" w:date="2026-10-30T04:17:53Z"><w:r><w:rPr><w:kern w:val="0"/><w:szCs w:val="24"/><w:lang w:val="es-CO" w:eastAsia="en-US" w:bidi="ar-SA"/></w:rPr><w:t>x</w:t></w:r></w:ins></w:p></w:tc><w:tc><w:tcPr><w:tcW w:w="310" w:type="dxa"/><w:tcBorders></w:tcBorders></w:tcPr><w:p><w:pPr><w:pStyle w:val="Tabla65"/><w:widowControl/><w:jc w:val="left"/><w:rPr><w:kern w:val="0"/><w:szCs w:val="24"/><w:lang w:val="es-CO" w:eastAsia="en-US" w:bidi="ar-SA"/><w:ins w:id="14581" w:author="Unknown Author" w:date="2026-10-30T04:17:53Z"></w:ins></w:rPr></w:pPr><w:ins w:id="14580" w:author="Unknown Author" w:date="2026-10-30T04:17:53Z"><w:r><w:rPr><w:kern w:val="0"/><w:szCs w:val="24"/><w:lang w:val="es-CO" w:eastAsia="en-US" w:bidi="ar-SA"/></w:rPr><w:t>x</w:t></w:r></w:ins></w:p></w:tc><w:tc><w:tcPr><w:tcW w:w="309" w:type="dxa"/><w:tcBorders></w:tcBorders></w:tcPr><w:p><w:pPr><w:pStyle w:val="Tabla65"/><w:widowControl/><w:jc w:val="left"/><w:rPr><w:kern w:val="0"/><w:szCs w:val="24"/><w:lang w:val="es-CO" w:eastAsia="en-US" w:bidi="ar-SA"/><w:ins w:id="14583" w:author="Unknown Author" w:date="2026-10-30T04:17:53Z"></w:ins></w:rPr></w:pPr><w:ins w:id="14582" w:author="Unknown Author" w:date="2026-10-30T04:17:53Z"><w:r><w:rPr><w:kern w:val="0"/><w:szCs w:val="24"/><w:lang w:val="es-CO" w:eastAsia="en-US" w:bidi="ar-SA"/></w:rPr><w:t>x</w:t></w:r></w:ins></w:p></w:tc><w:tc><w:tcPr><w:tcW w:w="310" w:type="dxa"/><w:tcBorders></w:tcBorders></w:tcPr><w:p><w:pPr><w:pStyle w:val="Tabla65"/><w:widowControl/><w:jc w:val="left"/><w:rPr><w:kern w:val="0"/><w:szCs w:val="24"/><w:lang w:val="es-CO" w:eastAsia="en-US" w:bidi="ar-SA"/><w:ins w:id="14585" w:author="Unknown Author" w:date="2026-10-30T04:17:53Z"></w:ins></w:rPr></w:pPr><w:ins w:id="14584" w:author="Unknown Author" w:date="2026-10-30T04:17:53Z"><w:r><w:rPr><w:kern w:val="0"/><w:szCs w:val="24"/><w:lang w:val="es-CO" w:eastAsia="en-US" w:bidi="ar-SA"/></w:rPr><w:t>x</w:t></w:r></w:ins></w:p></w:tc><w:tc><w:tcPr><w:tcW w:w="311" w:type="dxa"/><w:tcBorders></w:tcBorders></w:tcPr><w:p><w:pPr><w:pStyle w:val="Tabla65"/><w:widowControl/><w:jc w:val="left"/><w:rPr><w:kern w:val="0"/><w:szCs w:val="24"/><w:lang w:val="es-CO" w:eastAsia="en-US" w:bidi="ar-SA"/><w:ins w:id="14587" w:author="Unknown Author" w:date="2026-10-30T04:17:53Z"></w:ins></w:rPr></w:pPr><w:ins w:id="14586" w:author="Unknown Author" w:date="2026-10-30T04:17:53Z"><w:r><w:rPr><w:kern w:val="0"/><w:szCs w:val="24"/><w:lang w:val="es-CO" w:eastAsia="en-US" w:bidi="ar-SA"/></w:rPr><w:t>x</w:t></w:r></w:ins></w:p></w:tc><w:tc><w:tcPr><w:tcW w:w="310" w:type="dxa"/><w:tcBorders></w:tcBorders></w:tcPr><w:p><w:pPr><w:pStyle w:val="Tabla65"/><w:widowControl/><w:jc w:val="left"/><w:rPr><w:kern w:val="0"/><w:szCs w:val="24"/><w:lang w:val="es-CO" w:eastAsia="en-US" w:bidi="ar-SA"/><w:ins w:id="14589" w:author="Unknown Author" w:date="2026-10-30T04:17:53Z"></w:ins></w:rPr></w:pPr><w:ins w:id="14588" w:author="Unknown Author" w:date="2026-10-30T04:17:53Z"><w:r><w:rPr><w:kern w:val="0"/><w:szCs w:val="24"/><w:lang w:val="es-CO" w:eastAsia="en-US" w:bidi="ar-SA"/></w:rPr><w:t>x</w:t></w:r></w:ins></w:p></w:tc><w:tc><w:tcPr><w:tcW w:w="309" w:type="dxa"/><w:tcBorders></w:tcBorders></w:tcPr><w:p><w:pPr><w:pStyle w:val="Tabla65"/><w:widowControl/><w:jc w:val="left"/><w:rPr><w:kern w:val="0"/><w:szCs w:val="24"/><w:lang w:val="es-CO" w:eastAsia="en-US" w:bidi="ar-SA"/><w:ins w:id="14591" w:author="Unknown Author" w:date="2026-10-30T04:17:53Z"></w:ins></w:rPr></w:pPr><w:ins w:id="14590" w:author="Unknown Author" w:date="2026-10-30T04:17:53Z"><w:r><w:rPr><w:kern w:val="0"/><w:szCs w:val="24"/><w:lang w:val="es-CO" w:eastAsia="en-US" w:bidi="ar-SA"/></w:rPr><w:t>x</w:t></w:r></w:ins></w:p></w:tc><w:tc><w:tcPr><w:tcW w:w="309" w:type="dxa"/><w:tcBorders></w:tcBorders></w:tcPr><w:p><w:pPr><w:pStyle w:val="Tabla65"/><w:widowControl/><w:rPr><w:kern w:val="0"/><w:szCs w:val="24"/><w:lang w:val="es-CO" w:eastAsia="en-US" w:bidi="ar-SA"/><w:ins w:id="14593" w:author="Unknown Author" w:date="2026-10-30T04:17:53Z"></w:ins></w:rPr></w:pPr><w:ins w:id="14592" w:author="Unknown Author" w:date="2026-10-30T04:17:53Z"><w:r><w:rPr><w:kern w:val="0"/><w:szCs w:val="24"/><w:lang w:val="es-CO" w:eastAsia="en-US" w:bidi="ar-SA"/></w:rPr></w:r></w:ins></w:p></w:tc></w:tr><w:tr><w:trPr><w:ins w:id="14594" w:author="Unknown Author" w:date="2026-10-30T04:17:53Z"/><w:cantSplit w:val="true"/></w:trPr><w:tc><w:tcPr><w:tcW w:w="899" w:type="dxa"/><w:tcBorders></w:tcBorders><w:shd w:color="auto" w:fill="F7F7F7" w:val="clear"/></w:tcPr><w:p><w:pPr><w:pStyle w:val="Tabla65"/><w:widowControl/><w:rPr><w:kern w:val="0"/><w:szCs w:val="24"/><w:lang w:val="es-CO" w:eastAsia="en-US" w:bidi="ar-SA"/><w:ins w:id="14596" w:author="Unknown Author" w:date="2026-10-30T04:17:53Z"></w:ins></w:rPr></w:pPr><w:ins w:id="14595" w:author="Unknown Author" w:date="2026-10-30T04:17:53Z"><w:r><w:rPr><w:kern w:val="0"/><w:szCs w:val="24"/><w:lang w:val="es-CO" w:eastAsia="en-US" w:bidi="ar-SA"/></w:rPr></w:r></w:ins></w:p></w:tc><w:tc><w:tcPr><w:tcW w:w="1700" w:type="dxa"/><w:tcBorders></w:tcBorders><w:shd w:color="auto" w:fill="F7F7F7" w:val="clear"/></w:tcPr><w:p><w:pPr><w:pStyle w:val="Tabla65"/><w:widowControl/><w:rPr><w:kern w:val="0"/><w:szCs w:val="24"/><w:lang w:val="es-CO" w:eastAsia="en-US" w:bidi="ar-SA"/><w:ins w:id="14598" w:author="Unknown Author" w:date="2026-10-30T04:17:53Z"></w:ins></w:rPr></w:pPr><w:ins w:id="14597" w:author="Unknown Author" w:date="2026-10-30T04:17:53Z"><w:r><w:rPr><w:kern w:val="0"/><w:szCs w:val="24"/><w:lang w:val="es-CO" w:eastAsia="en-US" w:bidi="ar-SA"/></w:rPr></w:r></w:ins></w:p></w:tc><w:tc><w:tcPr><w:tcW w:w="3515" w:type="dxa"/><w:tcBorders></w:tcBorders><w:shd w:color="auto" w:fill="F7F7F7" w:val="clear"/></w:tcPr><w:p><w:pPr><w:pStyle w:val="Tabla65"/><w:widowControl/><w:jc w:val="left"/><w:rPr><w:kern w:val="0"/><w:szCs w:val="24"/><w:lang w:val="es-CO" w:eastAsia="en-US" w:bidi="ar-SA"/><w:ins w:id="14600" w:author="Unknown Author" w:date="2026-10-30T04:17:53Z"></w:ins></w:rPr></w:pPr><w:ins w:id="14599" w:author="Unknown Author" w:date="2026-10-30T04:17:53Z"><w:r><w:rPr><w:kern w:val="0"/><w:szCs w:val="24"/><w:lang w:val="es-CO" w:eastAsia="en-US" w:bidi="ar-SA"/></w:rPr><w:t>1.8 Administración y apoyo a la supervisión (objetivo específico 1)</w:t></w:r></w:ins></w:p></w:tc><w:tc><w:tcPr><w:tcW w:w="310" w:type="dxa"/><w:tcBorders></w:tcBorders><w:shd w:color="auto" w:fill="F7F7F7" w:val="clear"/></w:tcPr><w:p><w:pPr><w:pStyle w:val="Tabla65"/><w:widowControl/><w:jc w:val="left"/><w:rPr><w:kern w:val="0"/><w:szCs w:val="24"/><w:lang w:val="es-CO" w:eastAsia="en-US" w:bidi="ar-SA"/><w:ins w:id="14602" w:author="Unknown Author" w:date="2026-10-30T04:17:53Z"></w:ins></w:rPr></w:pPr><w:ins w:id="14601" w:author="Unknown Author" w:date="2026-10-30T04:17:53Z"><w:r><w:rPr><w:kern w:val="0"/><w:szCs w:val="24"/><w:lang w:val="es-CO" w:eastAsia="en-US" w:bidi="ar-SA"/></w:rPr><w:t>x</w:t></w:r></w:ins></w:p></w:tc><w:tc><w:tcPr><w:tcW w:w="309" w:type="dxa"/><w:tcBorders></w:tcBorders><w:shd w:color="auto" w:fill="F7F7F7" w:val="clear"/></w:tcPr><w:p><w:pPr><w:pStyle w:val="Tabla65"/><w:widowControl/><w:jc w:val="left"/><w:rPr><w:kern w:val="0"/><w:szCs w:val="24"/><w:lang w:val="es-CO" w:eastAsia="en-US" w:bidi="ar-SA"/><w:ins w:id="14604" w:author="Unknown Author" w:date="2026-10-30T04:17:53Z"></w:ins></w:rPr></w:pPr><w:ins w:id="14603" w:author="Unknown Author" w:date="2026-10-30T04:17:53Z"><w:r><w:rPr><w:kern w:val="0"/><w:szCs w:val="24"/><w:lang w:val="es-CO" w:eastAsia="en-US" w:bidi="ar-SA"/></w:rPr><w:t>x</w:t></w:r></w:ins></w:p></w:tc><w:tc><w:tcPr><w:tcW w:w="311" w:type="dxa"/><w:tcBorders></w:tcBorders><w:shd w:color="auto" w:fill="F7F7F7" w:val="clear"/></w:tcPr><w:p><w:pPr><w:pStyle w:val="Tabla65"/><w:widowControl/><w:jc w:val="left"/><w:rPr><w:kern w:val="0"/><w:szCs w:val="24"/><w:lang w:val="es-CO" w:eastAsia="en-US" w:bidi="ar-SA"/><w:ins w:id="14606" w:author="Unknown Author" w:date="2026-10-30T04:17:53Z"></w:ins></w:rPr></w:pPr><w:ins w:id="14605" w:author="Unknown Author" w:date="2026-10-30T04:17:53Z"><w:r><w:rPr><w:kern w:val="0"/><w:szCs w:val="24"/><w:lang w:val="es-CO" w:eastAsia="en-US" w:bidi="ar-SA"/></w:rPr><w:t>x</w:t></w:r></w:ins></w:p></w:tc><w:tc><w:tcPr><w:tcW w:w="310" w:type="dxa"/><w:tcBorders></w:tcBorders><w:shd w:color="auto" w:fill="F7F7F7" w:val="clear"/></w:tcPr><w:p><w:pPr><w:pStyle w:val="Tabla65"/><w:widowControl/><w:jc w:val="left"/><w:rPr><w:kern w:val="0"/><w:szCs w:val="24"/><w:lang w:val="es-CO" w:eastAsia="en-US" w:bidi="ar-SA"/><w:ins w:id="14608" w:author="Unknown Author" w:date="2026-10-30T04:17:53Z"></w:ins></w:rPr></w:pPr><w:ins w:id="14607" w:author="Unknown Author" w:date="2026-10-30T04:17:53Z"><w:r><w:rPr><w:kern w:val="0"/><w:szCs w:val="24"/><w:lang w:val="es-CO" w:eastAsia="en-US" w:bidi="ar-SA"/></w:rPr><w:t>x</w:t></w:r></w:ins></w:p></w:tc><w:tc><w:tcPr><w:tcW w:w="309" w:type="dxa"/><w:tcBorders></w:tcBorders><w:shd w:color="auto" w:fill="F7F7F7" w:val="clear"/></w:tcPr><w:p><w:pPr><w:pStyle w:val="Tabla65"/><w:widowControl/><w:jc w:val="left"/><w:rPr><w:kern w:val="0"/><w:szCs w:val="24"/><w:lang w:val="es-CO" w:eastAsia="en-US" w:bidi="ar-SA"/><w:ins w:id="14610" w:author="Unknown Author" w:date="2026-10-30T04:17:53Z"></w:ins></w:rPr></w:pPr><w:ins w:id="14609" w:author="Unknown Author" w:date="2026-10-30T04:17:53Z"><w:r><w:rPr><w:kern w:val="0"/><w:szCs w:val="24"/><w:lang w:val="es-CO" w:eastAsia="en-US" w:bidi="ar-SA"/></w:rPr><w:t>x</w:t></w:r></w:ins></w:p></w:tc><w:tc><w:tcPr><w:tcW w:w="310" w:type="dxa"/><w:tcBorders></w:tcBorders><w:shd w:color="auto" w:fill="F7F7F7" w:val="clear"/></w:tcPr><w:p><w:pPr><w:pStyle w:val="Tabla65"/><w:widowControl/><w:jc w:val="left"/><w:rPr><w:kern w:val="0"/><w:szCs w:val="24"/><w:lang w:val="es-CO" w:eastAsia="en-US" w:bidi="ar-SA"/><w:ins w:id="14612" w:author="Unknown Author" w:date="2026-10-30T04:17:53Z"></w:ins></w:rPr></w:pPr><w:ins w:id="14611" w:author="Unknown Author" w:date="2026-10-30T04:17:53Z"><w:r><w:rPr><w:kern w:val="0"/><w:szCs w:val="24"/><w:lang w:val="es-CO" w:eastAsia="en-US" w:bidi="ar-SA"/></w:rPr><w:t>x</w:t></w:r></w:ins></w:p></w:tc><w:tc><w:tcPr><w:tcW w:w="311" w:type="dxa"/><w:tcBorders></w:tcBorders><w:shd w:color="auto" w:fill="F7F7F7" w:val="clear"/></w:tcPr><w:p><w:pPr><w:pStyle w:val="Tabla65"/><w:widowControl/><w:jc w:val="left"/><w:rPr><w:kern w:val="0"/><w:szCs w:val="24"/><w:lang w:val="es-CO" w:eastAsia="en-US" w:bidi="ar-SA"/><w:ins w:id="14614" w:author="Unknown Author" w:date="2026-10-30T04:17:53Z"></w:ins></w:rPr></w:pPr><w:ins w:id="14613" w:author="Unknown Author" w:date="2026-10-30T04:17:53Z"><w:r><w:rPr><w:kern w:val="0"/><w:szCs w:val="24"/><w:lang w:val="es-CO" w:eastAsia="en-US" w:bidi="ar-SA"/></w:rPr><w:t>x</w:t></w:r></w:ins></w:p></w:tc><w:tc><w:tcPr><w:tcW w:w="310" w:type="dxa"/><w:tcBorders></w:tcBorders><w:shd w:color="auto" w:fill="F7F7F7" w:val="clear"/></w:tcPr><w:p><w:pPr><w:pStyle w:val="Tabla65"/><w:widowControl/><w:jc w:val="left"/><w:rPr><w:kern w:val="0"/><w:szCs w:val="24"/><w:lang w:val="es-CO" w:eastAsia="en-US" w:bidi="ar-SA"/><w:ins w:id="14616" w:author="Unknown Author" w:date="2026-10-30T04:17:53Z"></w:ins></w:rPr></w:pPr><w:ins w:id="14615" w:author="Unknown Author" w:date="2026-10-30T04:17:53Z"><w:r><w:rPr><w:kern w:val="0"/><w:szCs w:val="24"/><w:lang w:val="es-CO" w:eastAsia="en-US" w:bidi="ar-SA"/></w:rPr><w:t>x</w:t></w:r></w:ins></w:p></w:tc><w:tc><w:tcPr><w:tcW w:w="309" w:type="dxa"/><w:tcBorders></w:tcBorders><w:shd w:color="auto" w:fill="F7F7F7" w:val="clear"/></w:tcPr><w:p><w:pPr><w:pStyle w:val="Tabla65"/><w:widowControl/><w:jc w:val="left"/><w:rPr><w:kern w:val="0"/><w:szCs w:val="24"/><w:lang w:val="es-CO" w:eastAsia="en-US" w:bidi="ar-SA"/><w:ins w:id="14618" w:author="Unknown Author" w:date="2026-10-30T04:17:53Z"></w:ins></w:rPr></w:pPr><w:ins w:id="14617" w:author="Unknown Author" w:date="2026-10-30T04:17:53Z"><w:r><w:rPr><w:kern w:val="0"/><w:szCs w:val="24"/><w:lang w:val="es-CO" w:eastAsia="en-US" w:bidi="ar-SA"/></w:rPr><w:t>x</w:t></w:r></w:ins></w:p></w:tc><w:tc><w:tcPr><w:tcW w:w="311" w:type="dxa"/><w:tcBorders></w:tcBorders><w:shd w:color="auto" w:fill="F7F7F7" w:val="clear"/></w:tcPr><w:p><w:pPr><w:pStyle w:val="Tabla65"/><w:widowControl/><w:jc w:val="left"/><w:rPr><w:kern w:val="0"/><w:szCs w:val="24"/><w:lang w:val="es-CO" w:eastAsia="en-US" w:bidi="ar-SA"/><w:ins w:id="14620" w:author="Unknown Author" w:date="2026-10-30T04:17:53Z"></w:ins></w:rPr></w:pPr><w:ins w:id="14619" w:author="Unknown Author" w:date="2026-10-30T04:17:53Z"><w:r><w:rPr><w:kern w:val="0"/><w:szCs w:val="24"/><w:lang w:val="es-CO" w:eastAsia="en-US" w:bidi="ar-SA"/></w:rPr><w:t>x</w:t></w:r></w:ins></w:p></w:tc><w:tc><w:tcPr><w:tcW w:w="310" w:type="dxa"/><w:tcBorders></w:tcBorders><w:shd w:color="auto" w:fill="F7F7F7" w:val="clear"/></w:tcPr><w:p><w:pPr><w:pStyle w:val="Tabla65"/><w:widowControl/><w:jc w:val="left"/><w:rPr><w:kern w:val="0"/><w:szCs w:val="24"/><w:lang w:val="es-CO" w:eastAsia="en-US" w:bidi="ar-SA"/><w:ins w:id="14622" w:author="Unknown Author" w:date="2026-10-30T04:17:53Z"></w:ins></w:rPr></w:pPr><w:ins w:id="14621" w:author="Unknown Author" w:date="2026-10-30T04:17:53Z"><w:r><w:rPr><w:kern w:val="0"/><w:szCs w:val="24"/><w:lang w:val="es-CO" w:eastAsia="en-US" w:bidi="ar-SA"/></w:rPr><w:t>x</w:t></w:r></w:ins></w:p></w:tc><w:tc><w:tcPr><w:tcW w:w="309" w:type="dxa"/><w:tcBorders></w:tcBorders><w:shd w:color="auto" w:fill="F7F7F7" w:val="clear"/></w:tcPr><w:p><w:pPr><w:pStyle w:val="Tabla65"/><w:widowControl/><w:jc w:val="left"/><w:rPr><w:kern w:val="0"/><w:szCs w:val="24"/><w:lang w:val="es-CO" w:eastAsia="en-US" w:bidi="ar-SA"/><w:ins w:id="14624" w:author="Unknown Author" w:date="2026-10-30T04:17:53Z"></w:ins></w:rPr></w:pPr><w:ins w:id="14623" w:author="Unknown Author" w:date="2026-10-30T04:17:53Z"><w:r><w:rPr><w:kern w:val="0"/><w:szCs w:val="24"/><w:lang w:val="es-CO" w:eastAsia="en-US" w:bidi="ar-SA"/></w:rPr><w:t>x</w:t></w:r></w:ins></w:p></w:tc><w:tc><w:tcPr><w:tcW w:w="310" w:type="dxa"/><w:tcBorders></w:tcBorders><w:shd w:color="auto" w:fill="F7F7F7" w:val="clear"/></w:tcPr><w:p><w:pPr><w:pStyle w:val="Tabla65"/><w:widowControl/><w:jc w:val="left"/><w:rPr><w:kern w:val="0"/><w:szCs w:val="24"/><w:lang w:val="es-CO" w:eastAsia="en-US" w:bidi="ar-SA"/><w:ins w:id="14626" w:author="Unknown Author" w:date="2026-10-30T04:17:53Z"></w:ins></w:rPr></w:pPr><w:ins w:id="14625" w:author="Unknown Author" w:date="2026-10-30T04:17:53Z"><w:r><w:rPr><w:kern w:val="0"/><w:szCs w:val="24"/><w:lang w:val="es-CO" w:eastAsia="en-US" w:bidi="ar-SA"/></w:rPr><w:t>x</w:t></w:r></w:ins></w:p></w:tc><w:tc><w:tcPr><w:tcW w:w="311" w:type="dxa"/><w:tcBorders></w:tcBorders><w:shd w:color="auto" w:fill="F7F7F7" w:val="clear"/></w:tcPr><w:p><w:pPr><w:pStyle w:val="Tabla65"/><w:widowControl/><w:jc w:val="left"/><w:rPr><w:kern w:val="0"/><w:szCs w:val="24"/><w:lang w:val="es-CO" w:eastAsia="en-US" w:bidi="ar-SA"/><w:ins w:id="14628" w:author="Unknown Author" w:date="2026-10-30T04:17:53Z"></w:ins></w:rPr></w:pPr><w:ins w:id="14627" w:author="Unknown Author" w:date="2026-10-30T04:17:53Z"><w:r><w:rPr><w:kern w:val="0"/><w:szCs w:val="24"/><w:lang w:val="es-CO" w:eastAsia="en-US" w:bidi="ar-SA"/></w:rPr><w:t>x</w:t></w:r></w:ins></w:p></w:tc><w:tc><w:tcPr><w:tcW w:w="310" w:type="dxa"/><w:tcBorders></w:tcBorders><w:shd w:color="auto" w:fill="F7F7F7" w:val="clear"/></w:tcPr><w:p><w:pPr><w:pStyle w:val="Tabla65"/><w:widowControl/><w:jc w:val="left"/><w:rPr><w:kern w:val="0"/><w:szCs w:val="24"/><w:lang w:val="es-CO" w:eastAsia="en-US" w:bidi="ar-SA"/><w:ins w:id="14630" w:author="Unknown Author" w:date="2026-10-30T04:17:53Z"></w:ins></w:rPr></w:pPr><w:ins w:id="14629" w:author="Unknown Author" w:date="2026-10-30T04:17:53Z"><w:r><w:rPr><w:kern w:val="0"/><w:szCs w:val="24"/><w:lang w:val="es-CO" w:eastAsia="en-US" w:bidi="ar-SA"/></w:rPr><w:t>x</w:t></w:r></w:ins></w:p></w:tc><w:tc><w:tcPr><w:tcW w:w="309" w:type="dxa"/><w:tcBorders></w:tcBorders><w:shd w:color="auto" w:fill="F7F7F7" w:val="clear"/></w:tcPr><w:p><w:pPr><w:pStyle w:val="Tabla65"/><w:widowControl/><w:jc w:val="left"/><w:rPr><w:kern w:val="0"/><w:szCs w:val="24"/><w:lang w:val="es-CO" w:eastAsia="en-US" w:bidi="ar-SA"/><w:ins w:id="14632" w:author="Unknown Author" w:date="2026-10-30T04:17:53Z"></w:ins></w:rPr></w:pPr><w:ins w:id="14631" w:author="Unknown Author" w:date="2026-10-30T04:17:53Z"><w:r><w:rPr><w:kern w:val="0"/><w:szCs w:val="24"/><w:lang w:val="es-CO" w:eastAsia="en-US" w:bidi="ar-SA"/></w:rPr><w:t>x</w:t></w:r></w:ins></w:p></w:tc><w:tc><w:tcPr><w:tcW w:w="311" w:type="dxa"/><w:tcBorders></w:tcBorders><w:shd w:color="auto" w:fill="F7F7F7" w:val="clear"/></w:tcPr><w:p><w:pPr><w:pStyle w:val="Tabla65"/><w:widowControl/><w:jc w:val="left"/><w:rPr><w:kern w:val="0"/><w:szCs w:val="24"/><w:lang w:val="es-CO" w:eastAsia="en-US" w:bidi="ar-SA"/><w:ins w:id="14634" w:author="Unknown Author" w:date="2026-10-30T04:17:53Z"></w:ins></w:rPr></w:pPr><w:ins w:id="14633" w:author="Unknown Author" w:date="2026-10-30T04:17:53Z"><w:r><w:rPr><w:kern w:val="0"/><w:szCs w:val="24"/><w:lang w:val="es-CO" w:eastAsia="en-US" w:bidi="ar-SA"/></w:rPr><w:t>x</w:t></w:r></w:ins></w:p></w:tc><w:tc><w:tcPr><w:tcW w:w="310" w:type="dxa"/><w:tcBorders></w:tcBorders><w:shd w:color="auto" w:fill="F7F7F7" w:val="clear"/></w:tcPr><w:p><w:pPr><w:pStyle w:val="Tabla65"/><w:widowControl/><w:jc w:val="left"/><w:rPr><w:kern w:val="0"/><w:szCs w:val="24"/><w:lang w:val="es-CO" w:eastAsia="en-US" w:bidi="ar-SA"/><w:ins w:id="14636" w:author="Unknown Author" w:date="2026-10-30T04:17:53Z"></w:ins></w:rPr></w:pPr><w:ins w:id="14635" w:author="Unknown Author" w:date="2026-10-30T04:17:53Z"><w:r><w:rPr><w:kern w:val="0"/><w:szCs w:val="24"/><w:lang w:val="es-CO" w:eastAsia="en-US" w:bidi="ar-SA"/></w:rPr><w:t>x</w:t></w:r></w:ins></w:p></w:tc><w:tc><w:tcPr><w:tcW w:w="309" w:type="dxa"/><w:tcBorders></w:tcBorders><w:shd w:color="auto" w:fill="F7F7F7" w:val="clear"/></w:tcPr><w:p><w:pPr><w:pStyle w:val="Tabla65"/><w:widowControl/><w:jc w:val="left"/><w:rPr><w:kern w:val="0"/><w:szCs w:val="24"/><w:lang w:val="es-CO" w:eastAsia="en-US" w:bidi="ar-SA"/><w:ins w:id="14638" w:author="Unknown Author" w:date="2026-10-30T04:17:53Z"></w:ins></w:rPr></w:pPr><w:ins w:id="14637" w:author="Unknown Author" w:date="2026-10-30T04:17:53Z"><w:r><w:rPr><w:kern w:val="0"/><w:szCs w:val="24"/><w:lang w:val="es-CO" w:eastAsia="en-US" w:bidi="ar-SA"/></w:rPr><w:t>x</w:t></w:r></w:ins></w:p></w:tc><w:tc><w:tcPr><w:tcW w:w="310" w:type="dxa"/><w:tcBorders></w:tcBorders><w:shd w:color="auto" w:fill="F7F7F7" w:val="clear"/></w:tcPr><w:p><w:pPr><w:pStyle w:val="Tabla65"/><w:widowControl/><w:jc w:val="left"/><w:rPr><w:kern w:val="0"/><w:szCs w:val="24"/><w:lang w:val="es-CO" w:eastAsia="en-US" w:bidi="ar-SA"/><w:ins w:id="14640" w:author="Unknown Author" w:date="2026-10-30T04:17:53Z"></w:ins></w:rPr></w:pPr><w:ins w:id="14639" w:author="Unknown Author" w:date="2026-10-30T04:17:53Z"><w:r><w:rPr><w:kern w:val="0"/><w:szCs w:val="24"/><w:lang w:val="es-CO" w:eastAsia="en-US" w:bidi="ar-SA"/></w:rPr><w:t>x</w:t></w:r></w:ins></w:p></w:tc><w:tc><w:tcPr><w:tcW w:w="311" w:type="dxa"/><w:tcBorders></w:tcBorders><w:shd w:color="auto" w:fill="F7F7F7" w:val="clear"/></w:tcPr><w:p><w:pPr><w:pStyle w:val="Tabla65"/><w:widowControl/><w:jc w:val="left"/><w:rPr><w:kern w:val="0"/><w:szCs w:val="24"/><w:lang w:val="es-CO" w:eastAsia="en-US" w:bidi="ar-SA"/><w:ins w:id="14642" w:author="Unknown Author" w:date="2026-10-30T04:17:53Z"></w:ins></w:rPr></w:pPr><w:ins w:id="14641" w:author="Unknown Author" w:date="2026-10-30T04:17:53Z"><w:r><w:rPr><w:kern w:val="0"/><w:szCs w:val="24"/><w:lang w:val="es-CO" w:eastAsia="en-US" w:bidi="ar-SA"/></w:rPr><w:t>x</w:t></w:r></w:ins></w:p></w:tc><w:tc><w:tcPr><w:tcW w:w="310" w:type="dxa"/><w:tcBorders></w:tcBorders><w:shd w:color="auto" w:fill="F7F7F7" w:val="clear"/></w:tcPr><w:p><w:pPr><w:pStyle w:val="Tabla65"/><w:widowControl/><w:jc w:val="left"/><w:rPr><w:kern w:val="0"/><w:szCs w:val="24"/><w:lang w:val="es-CO" w:eastAsia="en-US" w:bidi="ar-SA"/><w:ins w:id="14644" w:author="Unknown Author" w:date="2026-10-30T04:17:53Z"></w:ins></w:rPr></w:pPr><w:ins w:id="14643" w:author="Unknown Author" w:date="2026-10-30T04:17:53Z"><w:r><w:rPr><w:kern w:val="0"/><w:szCs w:val="24"/><w:lang w:val="es-CO" w:eastAsia="en-US" w:bidi="ar-SA"/></w:rPr><w:t>x</w:t></w:r></w:ins></w:p></w:tc><w:tc><w:tcPr><w:tcW w:w="309" w:type="dxa"/><w:tcBorders></w:tcBorders><w:shd w:color="auto" w:fill="F7F7F7" w:val="clear"/></w:tcPr><w:p><w:pPr><w:pStyle w:val="Tabla65"/><w:widowControl/><w:jc w:val="left"/><w:rPr><w:kern w:val="0"/><w:szCs w:val="24"/><w:lang w:val="es-CO" w:eastAsia="en-US" w:bidi="ar-SA"/><w:ins w:id="14646" w:author="Unknown Author" w:date="2026-10-30T04:17:53Z"></w:ins></w:rPr></w:pPr><w:ins w:id="14645" w:author="Unknown Author" w:date="2026-10-30T04:17:53Z"><w:r><w:rPr><w:kern w:val="0"/><w:szCs w:val="24"/><w:lang w:val="es-CO" w:eastAsia="en-US" w:bidi="ar-SA"/></w:rPr><w:t>x</w:t></w:r></w:ins></w:p></w:tc><w:tc><w:tcPr><w:tcW w:w="309" w:type="dxa"/><w:tcBorders></w:tcBorders><w:shd w:color="auto" w:fill="F7F7F7" w:val="clear"/></w:tcPr><w:p><w:pPr><w:pStyle w:val="Tabla65"/><w:widowControl/><w:jc w:val="left"/><w:rPr><w:kern w:val="0"/><w:szCs w:val="24"/><w:lang w:val="es-CO" w:eastAsia="en-US" w:bidi="ar-SA"/><w:ins w:id="14648" w:author="Unknown Author" w:date="2026-10-30T04:17:53Z"></w:ins></w:rPr></w:pPr><w:ins w:id="14647" w:author="Unknown Author" w:date="2026-10-30T04:17:53Z"><w:r><w:rPr><w:kern w:val="0"/><w:szCs w:val="24"/><w:lang w:val="es-CO" w:eastAsia="en-US" w:bidi="ar-SA"/></w:rPr><w:t>x</w:t></w:r></w:ins></w:p></w:tc></w:tr><w:tr><w:trPr><w:ins w:id="14649" w:author="Unknown Author" w:date="2026-10-30T04:17:53Z"/><w:cantSplit w:val="true"/></w:trPr><w:tc><w:tcPr><w:tcW w:w="899" w:type="dxa"/><w:tcBorders></w:tcBorders></w:tcPr><w:p><w:pPr><w:pStyle w:val="Tabla65"/><w:widowControl/><w:jc w:val="left"/><w:rPr><w:kern w:val="0"/><w:szCs w:val="24"/><w:lang w:val="es-CO" w:eastAsia="en-US" w:bidi="ar-SA"/><w:ins w:id="14651" w:author="Unknown Author" w:date="2026-10-30T04:17:53Z"></w:ins></w:rPr></w:pPr><w:ins w:id="14650" w:author="Unknown Author" w:date="2026-10-30T04:17:53Z"><w:r><w:rPr><w:kern w:val="0"/><w:szCs w:val="24"/><w:lang w:val="es-CO" w:eastAsia="en-US" w:bidi="ar-SA"/></w:rPr><w:t>OE2</w:t></w:r></w:ins></w:p></w:tc><w:tc><w:tcPr><w:tcW w:w="1700" w:type="dxa"/><w:tcBorders></w:tcBorders></w:tcPr><w:p><w:pPr><w:pStyle w:val="Tabla65"/><w:widowControl/><w:jc w:val="left"/><w:rPr><w:kern w:val="0"/><w:szCs w:val="24"/><w:lang w:val="es-CO" w:eastAsia="en-US" w:bidi="ar-SA"/><w:ins w:id="14653" w:author="Unknown Author" w:date="2026-10-30T04:17:53Z"></w:ins></w:rPr></w:pPr><w:ins w:id="14652" w:author="Unknown Author" w:date="2026-10-30T04:17:53Z"><w:r><w:rPr><w:kern w:val="0"/><w:szCs w:val="24"/><w:lang w:val="es-CO" w:eastAsia="en-US" w:bidi="ar-SA"/></w:rPr><w:t>Infraestructura de medición y de modelación dotada y operando</w:t></w:r></w:ins></w:p></w:tc><w:tc><w:tcPr><w:tcW w:w="3515" w:type="dxa"/><w:tcBorders></w:tcBorders></w:tcPr><w:p><w:pPr><w:pStyle w:val="Tabla65"/><w:widowControl/><w:jc w:val="left"/><w:rPr><w:kern w:val="0"/><w:szCs w:val="24"/><w:lang w:val="es-CO" w:eastAsia="en-US" w:bidi="ar-SA"/><w:ins w:id="14655" w:author="Unknown Author" w:date="2026-10-30T04:17:53Z"></w:ins></w:rPr></w:pPr><w:ins w:id="14654" w:author="Unknown Author" w:date="2026-10-30T04:17:53Z"><w:r><w:rPr><w:kern w:val="0"/><w:szCs w:val="24"/><w:lang w:val="es-CO" w:eastAsia="en-US" w:bidi="ar-SA"/></w:rPr><w:t>2.1 Diseñar la arquitectura de enlace y energía</w:t></w:r></w:ins></w:p></w:tc><w:tc><w:tcPr><w:tcW w:w="310" w:type="dxa"/><w:tcBorders></w:tcBorders></w:tcPr><w:p><w:pPr><w:pStyle w:val="Tabla65"/><w:widowControl/><w:rPr><w:kern w:val="0"/><w:szCs w:val="24"/><w:lang w:val="es-CO" w:eastAsia="en-US" w:bidi="ar-SA"/><w:ins w:id="14657" w:author="Unknown Author" w:date="2026-10-30T04:17:53Z"></w:ins></w:rPr></w:pPr><w:ins w:id="14656" w:author="Unknown Author" w:date="2026-10-30T04:17:53Z"><w:r><w:rPr><w:kern w:val="0"/><w:szCs w:val="24"/><w:lang w:val="es-CO" w:eastAsia="en-US" w:bidi="ar-SA"/></w:rPr></w:r></w:ins></w:p></w:tc><w:tc><w:tcPr><w:tcW w:w="309" w:type="dxa"/><w:tcBorders></w:tcBorders></w:tcPr><w:p><w:pPr><w:pStyle w:val="Tabla65"/><w:widowControl/><w:jc w:val="left"/><w:rPr><w:kern w:val="0"/><w:szCs w:val="24"/><w:lang w:val="es-CO" w:eastAsia="en-US" w:bidi="ar-SA"/><w:ins w:id="14659" w:author="Unknown Author" w:date="2026-10-30T04:17:53Z"></w:ins></w:rPr></w:pPr><w:ins w:id="14658" w:author="Unknown Author" w:date="2026-10-30T04:17:53Z"><w:r><w:rPr><w:kern w:val="0"/><w:szCs w:val="24"/><w:lang w:val="es-CO" w:eastAsia="en-US" w:bidi="ar-SA"/></w:rPr><w:t>x</w:t></w:r></w:ins></w:p></w:tc><w:tc><w:tcPr><w:tcW w:w="311" w:type="dxa"/><w:tcBorders></w:tcBorders></w:tcPr><w:p><w:pPr><w:pStyle w:val="Tabla65"/><w:widowControl/><w:jc w:val="left"/><w:rPr><w:kern w:val="0"/><w:szCs w:val="24"/><w:lang w:val="es-CO" w:eastAsia="en-US" w:bidi="ar-SA"/><w:ins w:id="14661" w:author="Unknown Author" w:date="2026-10-30T04:17:53Z"></w:ins></w:rPr></w:pPr><w:ins w:id="14660" w:author="Unknown Author" w:date="2026-10-30T04:17:53Z"><w:r><w:rPr><w:kern w:val="0"/><w:szCs w:val="24"/><w:lang w:val="es-CO" w:eastAsia="en-US" w:bidi="ar-SA"/></w:rPr><w:t>x</w:t></w:r></w:ins></w:p></w:tc><w:tc><w:tcPr><w:tcW w:w="310" w:type="dxa"/><w:tcBorders></w:tcBorders></w:tcPr><w:p><w:pPr><w:pStyle w:val="Tabla65"/><w:widowControl/><w:jc w:val="left"/><w:rPr><w:kern w:val="0"/><w:szCs w:val="24"/><w:lang w:val="es-CO" w:eastAsia="en-US" w:bidi="ar-SA"/><w:ins w:id="14663" w:author="Unknown Author" w:date="2026-10-30T04:17:53Z"></w:ins></w:rPr></w:pPr><w:ins w:id="14662" w:author="Unknown Author" w:date="2026-10-30T04:17:53Z"><w:r><w:rPr><w:kern w:val="0"/><w:szCs w:val="24"/><w:lang w:val="es-CO" w:eastAsia="en-US" w:bidi="ar-SA"/></w:rPr><w:t>x</w:t></w:r></w:ins></w:p></w:tc><w:tc><w:tcPr><w:tcW w:w="309" w:type="dxa"/><w:tcBorders></w:tcBorders></w:tcPr><w:p><w:pPr><w:pStyle w:val="Tabla65"/><w:widowControl/><w:rPr><w:kern w:val="0"/><w:szCs w:val="24"/><w:lang w:val="es-CO" w:eastAsia="en-US" w:bidi="ar-SA"/><w:ins w:id="14665" w:author="Unknown Author" w:date="2026-10-30T04:17:53Z"></w:ins></w:rPr></w:pPr><w:ins w:id="14664"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4667" w:author="Unknown Author" w:date="2026-10-30T04:17:53Z"></w:ins></w:rPr></w:pPr><w:ins w:id="14666" w:author="Unknown Author" w:date="2026-10-30T04:17:53Z"><w:r><w:rPr><w:kern w:val="0"/><w:szCs w:val="24"/><w:lang w:val="es-CO" w:eastAsia="en-US" w:bidi="ar-SA"/></w:rPr></w:r></w:ins></w:p></w:tc><w:tc><w:tcPr><w:tcW w:w="311" w:type="dxa"/><w:tcBorders></w:tcBorders></w:tcPr><w:p><w:pPr><w:pStyle w:val="Tabla65"/><w:widowControl/><w:rPr><w:kern w:val="0"/><w:szCs w:val="24"/><w:lang w:val="es-CO" w:eastAsia="en-US" w:bidi="ar-SA"/><w:ins w:id="14669" w:author="Unknown Author" w:date="2026-10-30T04:17:53Z"></w:ins></w:rPr></w:pPr><w:ins w:id="14668"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4671" w:author="Unknown Author" w:date="2026-10-30T04:17:53Z"></w:ins></w:rPr></w:pPr><w:ins w:id="14670"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4673" w:author="Unknown Author" w:date="2026-10-30T04:17:53Z"></w:ins></w:rPr></w:pPr><w:ins w:id="14672" w:author="Unknown Author" w:date="2026-10-30T04:17:53Z"><w:r><w:rPr><w:kern w:val="0"/><w:szCs w:val="24"/><w:lang w:val="es-CO" w:eastAsia="en-US" w:bidi="ar-SA"/></w:rPr></w:r></w:ins></w:p></w:tc><w:tc><w:tcPr><w:tcW w:w="311" w:type="dxa"/><w:tcBorders></w:tcBorders></w:tcPr><w:p><w:pPr><w:pStyle w:val="Tabla65"/><w:widowControl/><w:rPr><w:kern w:val="0"/><w:szCs w:val="24"/><w:lang w:val="es-CO" w:eastAsia="en-US" w:bidi="ar-SA"/><w:ins w:id="14675" w:author="Unknown Author" w:date="2026-10-30T04:17:53Z"></w:ins></w:rPr></w:pPr><w:ins w:id="14674"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4677" w:author="Unknown Author" w:date="2026-10-30T04:17:53Z"></w:ins></w:rPr></w:pPr><w:ins w:id="14676"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4679" w:author="Unknown Author" w:date="2026-10-30T04:17:53Z"></w:ins></w:rPr></w:pPr><w:ins w:id="14678"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4681" w:author="Unknown Author" w:date="2026-10-30T04:17:53Z"></w:ins></w:rPr></w:pPr><w:ins w:id="14680" w:author="Unknown Author" w:date="2026-10-30T04:17:53Z"><w:r><w:rPr><w:kern w:val="0"/><w:szCs w:val="24"/><w:lang w:val="es-CO" w:eastAsia="en-US" w:bidi="ar-SA"/></w:rPr></w:r></w:ins></w:p></w:tc><w:tc><w:tcPr><w:tcW w:w="311" w:type="dxa"/><w:tcBorders></w:tcBorders></w:tcPr><w:p><w:pPr><w:pStyle w:val="Tabla65"/><w:widowControl/><w:rPr><w:kern w:val="0"/><w:szCs w:val="24"/><w:lang w:val="es-CO" w:eastAsia="en-US" w:bidi="ar-SA"/><w:ins w:id="14683" w:author="Unknown Author" w:date="2026-10-30T04:17:53Z"></w:ins></w:rPr></w:pPr><w:ins w:id="14682"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4685" w:author="Unknown Author" w:date="2026-10-30T04:17:53Z"></w:ins></w:rPr></w:pPr><w:ins w:id="14684"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4687" w:author="Unknown Author" w:date="2026-10-30T04:17:53Z"></w:ins></w:rPr></w:pPr><w:ins w:id="14686" w:author="Unknown Author" w:date="2026-10-30T04:17:53Z"><w:r><w:rPr><w:kern w:val="0"/><w:szCs w:val="24"/><w:lang w:val="es-CO" w:eastAsia="en-US" w:bidi="ar-SA"/></w:rPr></w:r></w:ins></w:p></w:tc><w:tc><w:tcPr><w:tcW w:w="311" w:type="dxa"/><w:tcBorders></w:tcBorders></w:tcPr><w:p><w:pPr><w:pStyle w:val="Tabla65"/><w:widowControl/><w:rPr><w:kern w:val="0"/><w:szCs w:val="24"/><w:lang w:val="es-CO" w:eastAsia="en-US" w:bidi="ar-SA"/><w:ins w:id="14689" w:author="Unknown Author" w:date="2026-10-30T04:17:53Z"></w:ins></w:rPr></w:pPr><w:ins w:id="14688"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4691" w:author="Unknown Author" w:date="2026-10-30T04:17:53Z"></w:ins></w:rPr></w:pPr><w:ins w:id="14690"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4693" w:author="Unknown Author" w:date="2026-10-30T04:17:53Z"></w:ins></w:rPr></w:pPr><w:ins w:id="14692"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4695" w:author="Unknown Author" w:date="2026-10-30T04:17:53Z"></w:ins></w:rPr></w:pPr><w:ins w:id="14694" w:author="Unknown Author" w:date="2026-10-30T04:17:53Z"><w:r><w:rPr><w:kern w:val="0"/><w:szCs w:val="24"/><w:lang w:val="es-CO" w:eastAsia="en-US" w:bidi="ar-SA"/></w:rPr></w:r></w:ins></w:p></w:tc><w:tc><w:tcPr><w:tcW w:w="311" w:type="dxa"/><w:tcBorders></w:tcBorders></w:tcPr><w:p><w:pPr><w:pStyle w:val="Tabla65"/><w:widowControl/><w:rPr><w:kern w:val="0"/><w:szCs w:val="24"/><w:lang w:val="es-CO" w:eastAsia="en-US" w:bidi="ar-SA"/><w:ins w:id="14697" w:author="Unknown Author" w:date="2026-10-30T04:17:53Z"></w:ins></w:rPr></w:pPr><w:ins w:id="14696"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4699" w:author="Unknown Author" w:date="2026-10-30T04:17:53Z"></w:ins></w:rPr></w:pPr><w:ins w:id="14698"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4701" w:author="Unknown Author" w:date="2026-10-30T04:17:53Z"></w:ins></w:rPr></w:pPr><w:ins w:id="14700"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4703" w:author="Unknown Author" w:date="2026-10-30T04:17:53Z"></w:ins></w:rPr></w:pPr><w:ins w:id="14702" w:author="Unknown Author" w:date="2026-10-30T04:17:53Z"><w:r><w:rPr><w:kern w:val="0"/><w:szCs w:val="24"/><w:lang w:val="es-CO" w:eastAsia="en-US" w:bidi="ar-SA"/></w:rPr></w:r></w:ins></w:p></w:tc></w:tr><w:tr><w:trPr><w:ins w:id="14704" w:author="Unknown Author" w:date="2026-10-30T04:17:53Z"/><w:cantSplit w:val="true"/></w:trPr><w:tc><w:tcPr><w:tcW w:w="899" w:type="dxa"/><w:tcBorders></w:tcBorders><w:shd w:color="auto" w:fill="F7F7F7" w:val="clear"/></w:tcPr><w:p><w:pPr><w:pStyle w:val="Tabla65"/><w:widowControl/><w:rPr><w:kern w:val="0"/><w:szCs w:val="24"/><w:lang w:val="es-CO" w:eastAsia="en-US" w:bidi="ar-SA"/><w:ins w:id="14706" w:author="Unknown Author" w:date="2026-10-30T04:17:53Z"></w:ins></w:rPr></w:pPr><w:ins w:id="14705" w:author="Unknown Author" w:date="2026-10-30T04:17:53Z"><w:r><w:rPr><w:kern w:val="0"/><w:szCs w:val="24"/><w:lang w:val="es-CO" w:eastAsia="en-US" w:bidi="ar-SA"/></w:rPr></w:r></w:ins></w:p></w:tc><w:tc><w:tcPr><w:tcW w:w="1700" w:type="dxa"/><w:tcBorders></w:tcBorders><w:shd w:color="auto" w:fill="F7F7F7" w:val="clear"/></w:tcPr><w:p><w:pPr><w:pStyle w:val="Tabla65"/><w:widowControl/><w:rPr><w:kern w:val="0"/><w:szCs w:val="24"/><w:lang w:val="es-CO" w:eastAsia="en-US" w:bidi="ar-SA"/><w:ins w:id="14708" w:author="Unknown Author" w:date="2026-10-30T04:17:53Z"></w:ins></w:rPr></w:pPr><w:ins w:id="14707" w:author="Unknown Author" w:date="2026-10-30T04:17:53Z"><w:r><w:rPr><w:kern w:val="0"/><w:szCs w:val="24"/><w:lang w:val="es-CO" w:eastAsia="en-US" w:bidi="ar-SA"/></w:rPr></w:r></w:ins></w:p></w:tc><w:tc><w:tcPr><w:tcW w:w="3515" w:type="dxa"/><w:tcBorders></w:tcBorders><w:shd w:color="auto" w:fill="F7F7F7" w:val="clear"/></w:tcPr><w:p><w:pPr><w:pStyle w:val="Tabla65"/><w:widowControl/><w:jc w:val="left"/><w:rPr><w:kern w:val="0"/><w:szCs w:val="24"/><w:lang w:val="es-CO" w:eastAsia="en-US" w:bidi="ar-SA"/><w:ins w:id="14710" w:author="Unknown Author" w:date="2026-10-30T04:17:53Z"></w:ins></w:rPr></w:pPr><w:ins w:id="14709" w:author="Unknown Author" w:date="2026-10-30T04:17:53Z"><w:r><w:rPr><w:kern w:val="0"/><w:szCs w:val="24"/><w:lang w:val="es-CO" w:eastAsia="en-US" w:bidi="ar-SA"/></w:rPr><w:t>2.2 Desarrollar el firmware y la plataforma base (gemelo digital y tablero)</w:t></w:r></w:ins></w:p></w:tc><w:tc><w:tcPr><w:tcW w:w="310" w:type="dxa"/><w:tcBorders></w:tcBorders><w:shd w:color="auto" w:fill="F7F7F7" w:val="clear"/></w:tcPr><w:p><w:pPr><w:pStyle w:val="Tabla65"/><w:widowControl/><w:rPr><w:kern w:val="0"/><w:szCs w:val="24"/><w:lang w:val="es-CO" w:eastAsia="en-US" w:bidi="ar-SA"/><w:ins w:id="14712" w:author="Unknown Author" w:date="2026-10-30T04:17:53Z"></w:ins></w:rPr></w:pPr><w:ins w:id="14711" w:author="Unknown Author" w:date="2026-10-30T04:17:53Z"><w:r><w:rPr><w:kern w:val="0"/><w:szCs w:val="24"/><w:lang w:val="es-CO" w:eastAsia="en-US" w:bidi="ar-SA"/></w:rPr></w:r></w:ins></w:p></w:tc><w:tc><w:tcPr><w:tcW w:w="309" w:type="dxa"/><w:tcBorders></w:tcBorders><w:shd w:color="auto" w:fill="F7F7F7" w:val="clear"/></w:tcPr><w:p><w:pPr><w:pStyle w:val="Tabla65"/><w:widowControl/><w:rPr><w:kern w:val="0"/><w:szCs w:val="24"/><w:lang w:val="es-CO" w:eastAsia="en-US" w:bidi="ar-SA"/><w:ins w:id="14714" w:author="Unknown Author" w:date="2026-10-30T04:17:53Z"></w:ins></w:rPr></w:pPr><w:ins w:id="14713" w:author="Unknown Author" w:date="2026-10-30T04:17:53Z"><w:r><w:rPr><w:kern w:val="0"/><w:szCs w:val="24"/><w:lang w:val="es-CO" w:eastAsia="en-US" w:bidi="ar-SA"/></w:rPr></w:r></w:ins></w:p></w:tc><w:tc><w:tcPr><w:tcW w:w="311" w:type="dxa"/><w:tcBorders></w:tcBorders><w:shd w:color="auto" w:fill="F7F7F7" w:val="clear"/></w:tcPr><w:p><w:pPr><w:pStyle w:val="Tabla65"/><w:widowControl/><w:rPr><w:kern w:val="0"/><w:szCs w:val="24"/><w:lang w:val="es-CO" w:eastAsia="en-US" w:bidi="ar-SA"/><w:ins w:id="14716" w:author="Unknown Author" w:date="2026-10-30T04:17:53Z"></w:ins></w:rPr></w:pPr><w:ins w:id="14715" w:author="Unknown Author" w:date="2026-10-30T04:17:53Z"><w:r><w:rPr><w:kern w:val="0"/><w:szCs w:val="24"/><w:lang w:val="es-CO" w:eastAsia="en-US" w:bidi="ar-SA"/></w:rPr></w:r></w:ins></w:p></w:tc><w:tc><w:tcPr><w:tcW w:w="310" w:type="dxa"/><w:tcBorders></w:tcBorders><w:shd w:color="auto" w:fill="F7F7F7" w:val="clear"/></w:tcPr><w:p><w:pPr><w:pStyle w:val="Tabla65"/><w:widowControl/><w:jc w:val="left"/><w:rPr><w:kern w:val="0"/><w:szCs w:val="24"/><w:lang w:val="es-CO" w:eastAsia="en-US" w:bidi="ar-SA"/><w:ins w:id="14718" w:author="Unknown Author" w:date="2026-10-30T04:17:53Z"></w:ins></w:rPr></w:pPr><w:ins w:id="14717" w:author="Unknown Author" w:date="2026-10-30T04:17:53Z"><w:r><w:rPr><w:kern w:val="0"/><w:szCs w:val="24"/><w:lang w:val="es-CO" w:eastAsia="en-US" w:bidi="ar-SA"/></w:rPr><w:t>x</w:t></w:r></w:ins></w:p></w:tc><w:tc><w:tcPr><w:tcW w:w="309" w:type="dxa"/><w:tcBorders></w:tcBorders><w:shd w:color="auto" w:fill="F7F7F7" w:val="clear"/></w:tcPr><w:p><w:pPr><w:pStyle w:val="Tabla65"/><w:widowControl/><w:jc w:val="left"/><w:rPr><w:kern w:val="0"/><w:szCs w:val="24"/><w:lang w:val="es-CO" w:eastAsia="en-US" w:bidi="ar-SA"/><w:ins w:id="14720" w:author="Unknown Author" w:date="2026-10-30T04:17:53Z"></w:ins></w:rPr></w:pPr><w:ins w:id="14719" w:author="Unknown Author" w:date="2026-10-30T04:17:53Z"><w:r><w:rPr><w:kern w:val="0"/><w:szCs w:val="24"/><w:lang w:val="es-CO" w:eastAsia="en-US" w:bidi="ar-SA"/></w:rPr><w:t>x</w:t></w:r></w:ins></w:p></w:tc><w:tc><w:tcPr><w:tcW w:w="310" w:type="dxa"/><w:tcBorders></w:tcBorders><w:shd w:color="auto" w:fill="F7F7F7" w:val="clear"/></w:tcPr><w:p><w:pPr><w:pStyle w:val="Tabla65"/><w:widowControl/><w:jc w:val="left"/><w:rPr><w:kern w:val="0"/><w:szCs w:val="24"/><w:lang w:val="es-CO" w:eastAsia="en-US" w:bidi="ar-SA"/><w:ins w:id="14722" w:author="Unknown Author" w:date="2026-10-30T04:17:53Z"></w:ins></w:rPr></w:pPr><w:ins w:id="14721" w:author="Unknown Author" w:date="2026-10-30T04:17:53Z"><w:r><w:rPr><w:kern w:val="0"/><w:szCs w:val="24"/><w:lang w:val="es-CO" w:eastAsia="en-US" w:bidi="ar-SA"/></w:rPr><w:t>x</w:t></w:r></w:ins></w:p></w:tc><w:tc><w:tcPr><w:tcW w:w="311" w:type="dxa"/><w:tcBorders></w:tcBorders><w:shd w:color="auto" w:fill="F7F7F7" w:val="clear"/></w:tcPr><w:p><w:pPr><w:pStyle w:val="Tabla65"/><w:widowControl/><w:rPr><w:kern w:val="0"/><w:szCs w:val="24"/><w:lang w:val="es-CO" w:eastAsia="en-US" w:bidi="ar-SA"/><w:ins w:id="14724" w:author="Unknown Author" w:date="2026-10-30T04:17:53Z"></w:ins></w:rPr></w:pPr><w:ins w:id="14723"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4726" w:author="Unknown Author" w:date="2026-10-30T04:17:53Z"></w:ins></w:rPr></w:pPr><w:ins w:id="14725" w:author="Unknown Author" w:date="2026-10-30T04:17:53Z"><w:r><w:rPr><w:kern w:val="0"/><w:szCs w:val="24"/><w:lang w:val="es-CO" w:eastAsia="en-US" w:bidi="ar-SA"/></w:rPr></w:r></w:ins></w:p></w:tc><w:tc><w:tcPr><w:tcW w:w="309" w:type="dxa"/><w:tcBorders></w:tcBorders><w:shd w:color="auto" w:fill="F7F7F7" w:val="clear"/></w:tcPr><w:p><w:pPr><w:pStyle w:val="Tabla65"/><w:widowControl/><w:rPr><w:kern w:val="0"/><w:szCs w:val="24"/><w:lang w:val="es-CO" w:eastAsia="en-US" w:bidi="ar-SA"/><w:ins w:id="14728" w:author="Unknown Author" w:date="2026-10-30T04:17:53Z"></w:ins></w:rPr></w:pPr><w:ins w:id="14727" w:author="Unknown Author" w:date="2026-10-30T04:17:53Z"><w:r><w:rPr><w:kern w:val="0"/><w:szCs w:val="24"/><w:lang w:val="es-CO" w:eastAsia="en-US" w:bidi="ar-SA"/></w:rPr></w:r></w:ins></w:p></w:tc><w:tc><w:tcPr><w:tcW w:w="311" w:type="dxa"/><w:tcBorders></w:tcBorders><w:shd w:color="auto" w:fill="F7F7F7" w:val="clear"/></w:tcPr><w:p><w:pPr><w:pStyle w:val="Tabla65"/><w:widowControl/><w:rPr><w:kern w:val="0"/><w:szCs w:val="24"/><w:lang w:val="es-CO" w:eastAsia="en-US" w:bidi="ar-SA"/><w:ins w:id="14730" w:author="Unknown Author" w:date="2026-10-30T04:17:53Z"></w:ins></w:rPr></w:pPr><w:ins w:id="14729"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4732" w:author="Unknown Author" w:date="2026-10-30T04:17:53Z"></w:ins></w:rPr></w:pPr><w:ins w:id="14731" w:author="Unknown Author" w:date="2026-10-30T04:17:53Z"><w:r><w:rPr><w:kern w:val="0"/><w:szCs w:val="24"/><w:lang w:val="es-CO" w:eastAsia="en-US" w:bidi="ar-SA"/></w:rPr></w:r></w:ins></w:p></w:tc><w:tc><w:tcPr><w:tcW w:w="309" w:type="dxa"/><w:tcBorders></w:tcBorders><w:shd w:color="auto" w:fill="F7F7F7" w:val="clear"/></w:tcPr><w:p><w:pPr><w:pStyle w:val="Tabla65"/><w:widowControl/><w:rPr><w:kern w:val="0"/><w:szCs w:val="24"/><w:lang w:val="es-CO" w:eastAsia="en-US" w:bidi="ar-SA"/><w:ins w:id="14734" w:author="Unknown Author" w:date="2026-10-30T04:17:53Z"></w:ins></w:rPr></w:pPr><w:ins w:id="14733"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4736" w:author="Unknown Author" w:date="2026-10-30T04:17:53Z"></w:ins></w:rPr></w:pPr><w:ins w:id="14735" w:author="Unknown Author" w:date="2026-10-30T04:17:53Z"><w:r><w:rPr><w:kern w:val="0"/><w:szCs w:val="24"/><w:lang w:val="es-CO" w:eastAsia="en-US" w:bidi="ar-SA"/></w:rPr></w:r></w:ins></w:p></w:tc><w:tc><w:tcPr><w:tcW w:w="311" w:type="dxa"/><w:tcBorders></w:tcBorders><w:shd w:color="auto" w:fill="F7F7F7" w:val="clear"/></w:tcPr><w:p><w:pPr><w:pStyle w:val="Tabla65"/><w:widowControl/><w:rPr><w:kern w:val="0"/><w:szCs w:val="24"/><w:lang w:val="es-CO" w:eastAsia="en-US" w:bidi="ar-SA"/><w:ins w:id="14738" w:author="Unknown Author" w:date="2026-10-30T04:17:53Z"></w:ins></w:rPr></w:pPr><w:ins w:id="14737"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4740" w:author="Unknown Author" w:date="2026-10-30T04:17:53Z"></w:ins></w:rPr></w:pPr><w:ins w:id="14739" w:author="Unknown Author" w:date="2026-10-30T04:17:53Z"><w:r><w:rPr><w:kern w:val="0"/><w:szCs w:val="24"/><w:lang w:val="es-CO" w:eastAsia="en-US" w:bidi="ar-SA"/></w:rPr></w:r></w:ins></w:p></w:tc><w:tc><w:tcPr><w:tcW w:w="309" w:type="dxa"/><w:tcBorders></w:tcBorders><w:shd w:color="auto" w:fill="F7F7F7" w:val="clear"/></w:tcPr><w:p><w:pPr><w:pStyle w:val="Tabla65"/><w:widowControl/><w:rPr><w:kern w:val="0"/><w:szCs w:val="24"/><w:lang w:val="es-CO" w:eastAsia="en-US" w:bidi="ar-SA"/><w:ins w:id="14742" w:author="Unknown Author" w:date="2026-10-30T04:17:53Z"></w:ins></w:rPr></w:pPr><w:ins w:id="14741" w:author="Unknown Author" w:date="2026-10-30T04:17:53Z"><w:r><w:rPr><w:kern w:val="0"/><w:szCs w:val="24"/><w:lang w:val="es-CO" w:eastAsia="en-US" w:bidi="ar-SA"/></w:rPr></w:r></w:ins></w:p></w:tc><w:tc><w:tcPr><w:tcW w:w="311" w:type="dxa"/><w:tcBorders></w:tcBorders><w:shd w:color="auto" w:fill="F7F7F7" w:val="clear"/></w:tcPr><w:p><w:pPr><w:pStyle w:val="Tabla65"/><w:widowControl/><w:rPr><w:kern w:val="0"/><w:szCs w:val="24"/><w:lang w:val="es-CO" w:eastAsia="en-US" w:bidi="ar-SA"/><w:ins w:id="14744" w:author="Unknown Author" w:date="2026-10-30T04:17:53Z"></w:ins></w:rPr></w:pPr><w:ins w:id="14743"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4746" w:author="Unknown Author" w:date="2026-10-30T04:17:53Z"></w:ins></w:rPr></w:pPr><w:ins w:id="14745" w:author="Unknown Author" w:date="2026-10-30T04:17:53Z"><w:r><w:rPr><w:kern w:val="0"/><w:szCs w:val="24"/><w:lang w:val="es-CO" w:eastAsia="en-US" w:bidi="ar-SA"/></w:rPr></w:r></w:ins></w:p></w:tc><w:tc><w:tcPr><w:tcW w:w="309" w:type="dxa"/><w:tcBorders></w:tcBorders><w:shd w:color="auto" w:fill="F7F7F7" w:val="clear"/></w:tcPr><w:p><w:pPr><w:pStyle w:val="Tabla65"/><w:widowControl/><w:rPr><w:kern w:val="0"/><w:szCs w:val="24"/><w:lang w:val="es-CO" w:eastAsia="en-US" w:bidi="ar-SA"/><w:ins w:id="14748" w:author="Unknown Author" w:date="2026-10-30T04:17:53Z"></w:ins></w:rPr></w:pPr><w:ins w:id="14747"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4750" w:author="Unknown Author" w:date="2026-10-30T04:17:53Z"></w:ins></w:rPr></w:pPr><w:ins w:id="14749" w:author="Unknown Author" w:date="2026-10-30T04:17:53Z"><w:r><w:rPr><w:kern w:val="0"/><w:szCs w:val="24"/><w:lang w:val="es-CO" w:eastAsia="en-US" w:bidi="ar-SA"/></w:rPr></w:r></w:ins></w:p></w:tc><w:tc><w:tcPr><w:tcW w:w="311" w:type="dxa"/><w:tcBorders></w:tcBorders><w:shd w:color="auto" w:fill="F7F7F7" w:val="clear"/></w:tcPr><w:p><w:pPr><w:pStyle w:val="Tabla65"/><w:widowControl/><w:rPr><w:kern w:val="0"/><w:szCs w:val="24"/><w:lang w:val="es-CO" w:eastAsia="en-US" w:bidi="ar-SA"/><w:ins w:id="14752" w:author="Unknown Author" w:date="2026-10-30T04:17:53Z"></w:ins></w:rPr></w:pPr><w:ins w:id="14751"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4754" w:author="Unknown Author" w:date="2026-10-30T04:17:53Z"></w:ins></w:rPr></w:pPr><w:ins w:id="14753" w:author="Unknown Author" w:date="2026-10-30T04:17:53Z"><w:r><w:rPr><w:kern w:val="0"/><w:szCs w:val="24"/><w:lang w:val="es-CO" w:eastAsia="en-US" w:bidi="ar-SA"/></w:rPr></w:r></w:ins></w:p></w:tc><w:tc><w:tcPr><w:tcW w:w="309" w:type="dxa"/><w:tcBorders></w:tcBorders><w:shd w:color="auto" w:fill="F7F7F7" w:val="clear"/></w:tcPr><w:p><w:pPr><w:pStyle w:val="Tabla65"/><w:widowControl/><w:rPr><w:kern w:val="0"/><w:szCs w:val="24"/><w:lang w:val="es-CO" w:eastAsia="en-US" w:bidi="ar-SA"/><w:ins w:id="14756" w:author="Unknown Author" w:date="2026-10-30T04:17:53Z"></w:ins></w:rPr></w:pPr><w:ins w:id="14755" w:author="Unknown Author" w:date="2026-10-30T04:17:53Z"><w:r><w:rPr><w:kern w:val="0"/><w:szCs w:val="24"/><w:lang w:val="es-CO" w:eastAsia="en-US" w:bidi="ar-SA"/></w:rPr></w:r></w:ins></w:p></w:tc><w:tc><w:tcPr><w:tcW w:w="309" w:type="dxa"/><w:tcBorders></w:tcBorders><w:shd w:color="auto" w:fill="F7F7F7" w:val="clear"/></w:tcPr><w:p><w:pPr><w:pStyle w:val="Tabla65"/><w:widowControl/><w:rPr><w:kern w:val="0"/><w:szCs w:val="24"/><w:lang w:val="es-CO" w:eastAsia="en-US" w:bidi="ar-SA"/><w:ins w:id="14758" w:author="Unknown Author" w:date="2026-10-30T04:17:53Z"></w:ins></w:rPr></w:pPr><w:ins w:id="14757" w:author="Unknown Author" w:date="2026-10-30T04:17:53Z"><w:r><w:rPr><w:kern w:val="0"/><w:szCs w:val="24"/><w:lang w:val="es-CO" w:eastAsia="en-US" w:bidi="ar-SA"/></w:rPr></w:r></w:ins></w:p></w:tc></w:tr><w:tr><w:trPr><w:ins w:id="14759" w:author="Unknown Author" w:date="2026-10-30T04:17:53Z"/><w:cantSplit w:val="true"/></w:trPr><w:tc><w:tcPr><w:tcW w:w="899" w:type="dxa"/><w:tcBorders></w:tcBorders></w:tcPr><w:p><w:pPr><w:pStyle w:val="Tabla65"/><w:widowControl/><w:rPr><w:kern w:val="0"/><w:szCs w:val="24"/><w:lang w:val="es-CO" w:eastAsia="en-US" w:bidi="ar-SA"/><w:ins w:id="14761" w:author="Unknown Author" w:date="2026-10-30T04:17:53Z"></w:ins></w:rPr></w:pPr><w:ins w:id="14760" w:author="Unknown Author" w:date="2026-10-30T04:17:53Z"><w:r><w:rPr><w:kern w:val="0"/><w:szCs w:val="24"/><w:lang w:val="es-CO" w:eastAsia="en-US" w:bidi="ar-SA"/></w:rPr></w:r></w:ins></w:p></w:tc><w:tc><w:tcPr><w:tcW w:w="1700" w:type="dxa"/><w:tcBorders></w:tcBorders></w:tcPr><w:p><w:pPr><w:pStyle w:val="Tabla65"/><w:widowControl/><w:rPr><w:kern w:val="0"/><w:szCs w:val="24"/><w:lang w:val="es-CO" w:eastAsia="en-US" w:bidi="ar-SA"/><w:ins w:id="14763" w:author="Unknown Author" w:date="2026-10-30T04:17:53Z"></w:ins></w:rPr></w:pPr><w:ins w:id="14762" w:author="Unknown Author" w:date="2026-10-30T04:17:53Z"><w:r><w:rPr><w:kern w:val="0"/><w:szCs w:val="24"/><w:lang w:val="es-CO" w:eastAsia="en-US" w:bidi="ar-SA"/></w:rPr></w:r></w:ins></w:p></w:tc><w:tc><w:tcPr><w:tcW w:w="3515" w:type="dxa"/><w:tcBorders></w:tcBorders></w:tcPr><w:p><w:pPr><w:pStyle w:val="Tabla65"/><w:widowControl/><w:jc w:val="left"/><w:rPr><w:kern w:val="0"/><w:szCs w:val="24"/><w:lang w:val="es-CO" w:eastAsia="en-US" w:bidi="ar-SA"/><w:ins w:id="14765" w:author="Unknown Author" w:date="2026-10-30T04:17:53Z"></w:ins></w:rPr></w:pPr><w:ins w:id="14764" w:author="Unknown Author" w:date="2026-10-30T04:17:53Z"><w:r><w:rPr><w:kern w:val="0"/><w:szCs w:val="24"/><w:lang w:val="es-CO" w:eastAsia="en-US" w:bidi="ar-SA"/></w:rPr><w:t>2.3 Instalar el tramo 2</w:t></w:r></w:ins></w:p></w:tc><w:tc><w:tcPr><w:tcW w:w="310" w:type="dxa"/><w:tcBorders></w:tcBorders></w:tcPr><w:p><w:pPr><w:pStyle w:val="Tabla65"/><w:widowControl/><w:rPr><w:kern w:val="0"/><w:szCs w:val="24"/><w:lang w:val="es-CO" w:eastAsia="en-US" w:bidi="ar-SA"/><w:ins w:id="14767" w:author="Unknown Author" w:date="2026-10-30T04:17:53Z"></w:ins></w:rPr></w:pPr><w:ins w:id="14766"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4769" w:author="Unknown Author" w:date="2026-10-30T04:17:53Z"></w:ins></w:rPr></w:pPr><w:ins w:id="14768" w:author="Unknown Author" w:date="2026-10-30T04:17:53Z"><w:r><w:rPr><w:kern w:val="0"/><w:szCs w:val="24"/><w:lang w:val="es-CO" w:eastAsia="en-US" w:bidi="ar-SA"/></w:rPr></w:r></w:ins></w:p></w:tc><w:tc><w:tcPr><w:tcW w:w="311" w:type="dxa"/><w:tcBorders></w:tcBorders></w:tcPr><w:p><w:pPr><w:pStyle w:val="Tabla65"/><w:widowControl/><w:rPr><w:kern w:val="0"/><w:szCs w:val="24"/><w:lang w:val="es-CO" w:eastAsia="en-US" w:bidi="ar-SA"/><w:ins w:id="14771" w:author="Unknown Author" w:date="2026-10-30T04:17:53Z"></w:ins></w:rPr></w:pPr><w:ins w:id="14770"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4773" w:author="Unknown Author" w:date="2026-10-30T04:17:53Z"></w:ins></w:rPr></w:pPr><w:ins w:id="14772"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4775" w:author="Unknown Author" w:date="2026-10-30T04:17:53Z"></w:ins></w:rPr></w:pPr><w:ins w:id="14774"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4777" w:author="Unknown Author" w:date="2026-10-30T04:17:53Z"></w:ins></w:rPr></w:pPr><w:ins w:id="14776" w:author="Unknown Author" w:date="2026-10-30T04:17:53Z"><w:r><w:rPr><w:kern w:val="0"/><w:szCs w:val="24"/><w:lang w:val="es-CO" w:eastAsia="en-US" w:bidi="ar-SA"/></w:rPr></w:r></w:ins></w:p></w:tc><w:tc><w:tcPr><w:tcW w:w="311" w:type="dxa"/><w:tcBorders></w:tcBorders></w:tcPr><w:p><w:pPr><w:pStyle w:val="Tabla65"/><w:widowControl/><w:rPr><w:kern w:val="0"/><w:szCs w:val="24"/><w:lang w:val="es-CO" w:eastAsia="en-US" w:bidi="ar-SA"/><w:ins w:id="14779" w:author="Unknown Author" w:date="2026-10-30T04:17:53Z"></w:ins></w:rPr></w:pPr><w:ins w:id="14778"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4781" w:author="Unknown Author" w:date="2026-10-30T04:17:53Z"></w:ins></w:rPr></w:pPr><w:ins w:id="14780"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4783" w:author="Unknown Author" w:date="2026-10-30T04:17:53Z"></w:ins></w:rPr></w:pPr><w:ins w:id="14782" w:author="Unknown Author" w:date="2026-10-30T04:17:53Z"><w:r><w:rPr><w:kern w:val="0"/><w:szCs w:val="24"/><w:lang w:val="es-CO" w:eastAsia="en-US" w:bidi="ar-SA"/></w:rPr></w:r></w:ins></w:p></w:tc><w:tc><w:tcPr><w:tcW w:w="311" w:type="dxa"/><w:tcBorders></w:tcBorders></w:tcPr><w:p><w:pPr><w:pStyle w:val="Tabla65"/><w:widowControl/><w:rPr><w:kern w:val="0"/><w:szCs w:val="24"/><w:lang w:val="es-CO" w:eastAsia="en-US" w:bidi="ar-SA"/><w:ins w:id="14785" w:author="Unknown Author" w:date="2026-10-30T04:17:53Z"></w:ins></w:rPr></w:pPr><w:ins w:id="14784"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4787" w:author="Unknown Author" w:date="2026-10-30T04:17:53Z"></w:ins></w:rPr></w:pPr><w:ins w:id="14786" w:author="Unknown Author" w:date="2026-10-30T04:17:53Z"><w:r><w:rPr><w:kern w:val="0"/><w:szCs w:val="24"/><w:lang w:val="es-CO" w:eastAsia="en-US" w:bidi="ar-SA"/></w:rPr></w:r></w:ins></w:p></w:tc><w:tc><w:tcPr><w:tcW w:w="309" w:type="dxa"/><w:tcBorders></w:tcBorders></w:tcPr><w:p><w:pPr><w:pStyle w:val="Tabla65"/><w:widowControl/><w:jc w:val="left"/><w:rPr><w:kern w:val="0"/><w:szCs w:val="24"/><w:lang w:val="es-CO" w:eastAsia="en-US" w:bidi="ar-SA"/><w:ins w:id="14789" w:author="Unknown Author" w:date="2026-10-30T04:17:53Z"></w:ins></w:rPr></w:pPr><w:ins w:id="14788" w:author="Unknown Author" w:date="2026-10-30T04:17:53Z"><w:r><w:rPr><w:kern w:val="0"/><w:szCs w:val="24"/><w:lang w:val="es-CO" w:eastAsia="en-US" w:bidi="ar-SA"/></w:rPr><w:t>x</w:t></w:r></w:ins></w:p></w:tc><w:tc><w:tcPr><w:tcW w:w="310" w:type="dxa"/><w:tcBorders></w:tcBorders></w:tcPr><w:p><w:pPr><w:pStyle w:val="Tabla65"/><w:widowControl/><w:jc w:val="left"/><w:rPr><w:kern w:val="0"/><w:szCs w:val="24"/><w:lang w:val="es-CO" w:eastAsia="en-US" w:bidi="ar-SA"/><w:ins w:id="14791" w:author="Unknown Author" w:date="2026-10-30T04:17:53Z"></w:ins></w:rPr></w:pPr><w:ins w:id="14790" w:author="Unknown Author" w:date="2026-10-30T04:17:53Z"><w:r><w:rPr><w:kern w:val="0"/><w:szCs w:val="24"/><w:lang w:val="es-CO" w:eastAsia="en-US" w:bidi="ar-SA"/></w:rPr><w:t>x</w:t></w:r></w:ins></w:p></w:tc><w:tc><w:tcPr><w:tcW w:w="311" w:type="dxa"/><w:tcBorders></w:tcBorders></w:tcPr><w:p><w:pPr><w:pStyle w:val="Tabla65"/><w:widowControl/><w:jc w:val="left"/><w:rPr><w:kern w:val="0"/><w:szCs w:val="24"/><w:lang w:val="es-CO" w:eastAsia="en-US" w:bidi="ar-SA"/><w:ins w:id="14793" w:author="Unknown Author" w:date="2026-10-30T04:17:53Z"></w:ins></w:rPr></w:pPr><w:ins w:id="14792" w:author="Unknown Author" w:date="2026-10-30T04:17:53Z"><w:r><w:rPr><w:kern w:val="0"/><w:szCs w:val="24"/><w:lang w:val="es-CO" w:eastAsia="en-US" w:bidi="ar-SA"/></w:rPr><w:t>x</w:t></w:r></w:ins></w:p></w:tc><w:tc><w:tcPr><w:tcW w:w="310" w:type="dxa"/><w:tcBorders></w:tcBorders></w:tcPr><w:p><w:pPr><w:pStyle w:val="Tabla65"/><w:widowControl/><w:jc w:val="left"/><w:rPr><w:kern w:val="0"/><w:szCs w:val="24"/><w:lang w:val="es-CO" w:eastAsia="en-US" w:bidi="ar-SA"/><w:ins w:id="14795" w:author="Unknown Author" w:date="2026-10-30T04:17:53Z"></w:ins></w:rPr></w:pPr><w:ins w:id="14794" w:author="Unknown Author" w:date="2026-10-30T04:17:53Z"><w:r><w:rPr><w:kern w:val="0"/><w:szCs w:val="24"/><w:lang w:val="es-CO" w:eastAsia="en-US" w:bidi="ar-SA"/></w:rPr><w:t>x</w:t></w:r></w:ins></w:p></w:tc><w:tc><w:tcPr><w:tcW w:w="309" w:type="dxa"/><w:tcBorders></w:tcBorders></w:tcPr><w:p><w:pPr><w:pStyle w:val="Tabla65"/><w:widowControl/><w:rPr><w:kern w:val="0"/><w:szCs w:val="24"/><w:lang w:val="es-CO" w:eastAsia="en-US" w:bidi="ar-SA"/><w:ins w:id="14797" w:author="Unknown Author" w:date="2026-10-30T04:17:53Z"></w:ins></w:rPr></w:pPr><w:ins w:id="14796" w:author="Unknown Author" w:date="2026-10-30T04:17:53Z"><w:r><w:rPr><w:kern w:val="0"/><w:szCs w:val="24"/><w:lang w:val="es-CO" w:eastAsia="en-US" w:bidi="ar-SA"/></w:rPr></w:r></w:ins></w:p></w:tc><w:tc><w:tcPr><w:tcW w:w="311" w:type="dxa"/><w:tcBorders></w:tcBorders></w:tcPr><w:p><w:pPr><w:pStyle w:val="Tabla65"/><w:widowControl/><w:rPr><w:kern w:val="0"/><w:szCs w:val="24"/><w:lang w:val="es-CO" w:eastAsia="en-US" w:bidi="ar-SA"/><w:ins w:id="14799" w:author="Unknown Author" w:date="2026-10-30T04:17:53Z"></w:ins></w:rPr></w:pPr><w:ins w:id="14798"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4801" w:author="Unknown Author" w:date="2026-10-30T04:17:53Z"></w:ins></w:rPr></w:pPr><w:ins w:id="14800"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4803" w:author="Unknown Author" w:date="2026-10-30T04:17:53Z"></w:ins></w:rPr></w:pPr><w:ins w:id="14802"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4805" w:author="Unknown Author" w:date="2026-10-30T04:17:53Z"></w:ins></w:rPr></w:pPr><w:ins w:id="14804" w:author="Unknown Author" w:date="2026-10-30T04:17:53Z"><w:r><w:rPr><w:kern w:val="0"/><w:szCs w:val="24"/><w:lang w:val="es-CO" w:eastAsia="en-US" w:bidi="ar-SA"/></w:rPr></w:r></w:ins></w:p></w:tc><w:tc><w:tcPr><w:tcW w:w="311" w:type="dxa"/><w:tcBorders></w:tcBorders></w:tcPr><w:p><w:pPr><w:pStyle w:val="Tabla65"/><w:widowControl/><w:rPr><w:kern w:val="0"/><w:szCs w:val="24"/><w:lang w:val="es-CO" w:eastAsia="en-US" w:bidi="ar-SA"/><w:ins w:id="14807" w:author="Unknown Author" w:date="2026-10-30T04:17:53Z"></w:ins></w:rPr></w:pPr><w:ins w:id="14806"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4809" w:author="Unknown Author" w:date="2026-10-30T04:17:53Z"></w:ins></w:rPr></w:pPr><w:ins w:id="14808"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4811" w:author="Unknown Author" w:date="2026-10-30T04:17:53Z"></w:ins></w:rPr></w:pPr><w:ins w:id="14810"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4813" w:author="Unknown Author" w:date="2026-10-30T04:17:53Z"></w:ins></w:rPr></w:pPr><w:ins w:id="14812" w:author="Unknown Author" w:date="2026-10-30T04:17:53Z"><w:r><w:rPr><w:kern w:val="0"/><w:szCs w:val="24"/><w:lang w:val="es-CO" w:eastAsia="en-US" w:bidi="ar-SA"/></w:rPr></w:r></w:ins></w:p></w:tc></w:tr><w:tr><w:trPr><w:ins w:id="14814" w:author="Unknown Author" w:date="2026-10-30T04:17:53Z"/><w:cantSplit w:val="true"/></w:trPr><w:tc><w:tcPr><w:tcW w:w="899" w:type="dxa"/><w:tcBorders></w:tcBorders><w:shd w:color="auto" w:fill="F7F7F7" w:val="clear"/></w:tcPr><w:p><w:pPr><w:pStyle w:val="Tabla65"/><w:widowControl/><w:rPr><w:kern w:val="0"/><w:szCs w:val="24"/><w:lang w:val="es-CO" w:eastAsia="en-US" w:bidi="ar-SA"/><w:ins w:id="14816" w:author="Unknown Author" w:date="2026-10-30T04:17:53Z"></w:ins></w:rPr></w:pPr><w:ins w:id="14815" w:author="Unknown Author" w:date="2026-10-30T04:17:53Z"><w:r><w:rPr><w:kern w:val="0"/><w:szCs w:val="24"/><w:lang w:val="es-CO" w:eastAsia="en-US" w:bidi="ar-SA"/></w:rPr></w:r></w:ins></w:p></w:tc><w:tc><w:tcPr><w:tcW w:w="1700" w:type="dxa"/><w:tcBorders></w:tcBorders><w:shd w:color="auto" w:fill="F7F7F7" w:val="clear"/></w:tcPr><w:p><w:pPr><w:pStyle w:val="Tabla65"/><w:widowControl/><w:rPr><w:kern w:val="0"/><w:szCs w:val="24"/><w:lang w:val="es-CO" w:eastAsia="en-US" w:bidi="ar-SA"/><w:ins w:id="14818" w:author="Unknown Author" w:date="2026-10-30T04:17:53Z"></w:ins></w:rPr></w:pPr><w:ins w:id="14817" w:author="Unknown Author" w:date="2026-10-30T04:17:53Z"><w:r><w:rPr><w:kern w:val="0"/><w:szCs w:val="24"/><w:lang w:val="es-CO" w:eastAsia="en-US" w:bidi="ar-SA"/></w:rPr></w:r></w:ins></w:p></w:tc><w:tc><w:tcPr><w:tcW w:w="3515" w:type="dxa"/><w:tcBorders></w:tcBorders><w:shd w:color="auto" w:fill="F7F7F7" w:val="clear"/></w:tcPr><w:p><w:pPr><w:pStyle w:val="Tabla65"/><w:widowControl/><w:jc w:val="left"/><w:rPr><w:kern w:val="0"/><w:szCs w:val="24"/><w:lang w:val="es-CO" w:eastAsia="en-US" w:bidi="ar-SA"/><w:ins w:id="14820" w:author="Unknown Author" w:date="2026-10-30T04:17:53Z"></w:ins></w:rPr></w:pPr><w:ins w:id="14819" w:author="Unknown Author" w:date="2026-10-30T04:17:53Z"><w:r><w:rPr><w:kern w:val="0"/><w:szCs w:val="24"/><w:lang w:val="es-CO" w:eastAsia="en-US" w:bidi="ar-SA"/></w:rPr><w:t>2.4 Instalar el tramo 3</w:t></w:r></w:ins></w:p></w:tc><w:tc><w:tcPr><w:tcW w:w="310" w:type="dxa"/><w:tcBorders></w:tcBorders><w:shd w:color="auto" w:fill="F7F7F7" w:val="clear"/></w:tcPr><w:p><w:pPr><w:pStyle w:val="Tabla65"/><w:widowControl/><w:rPr><w:kern w:val="0"/><w:szCs w:val="24"/><w:lang w:val="es-CO" w:eastAsia="en-US" w:bidi="ar-SA"/><w:ins w:id="14822" w:author="Unknown Author" w:date="2026-10-30T04:17:53Z"></w:ins></w:rPr></w:pPr><w:ins w:id="14821" w:author="Unknown Author" w:date="2026-10-30T04:17:53Z"><w:r><w:rPr><w:kern w:val="0"/><w:szCs w:val="24"/><w:lang w:val="es-CO" w:eastAsia="en-US" w:bidi="ar-SA"/></w:rPr></w:r></w:ins></w:p></w:tc><w:tc><w:tcPr><w:tcW w:w="309" w:type="dxa"/><w:tcBorders></w:tcBorders><w:shd w:color="auto" w:fill="F7F7F7" w:val="clear"/></w:tcPr><w:p><w:pPr><w:pStyle w:val="Tabla65"/><w:widowControl/><w:rPr><w:kern w:val="0"/><w:szCs w:val="24"/><w:lang w:val="es-CO" w:eastAsia="en-US" w:bidi="ar-SA"/><w:ins w:id="14824" w:author="Unknown Author" w:date="2026-10-30T04:17:53Z"></w:ins></w:rPr></w:pPr><w:ins w:id="14823" w:author="Unknown Author" w:date="2026-10-30T04:17:53Z"><w:r><w:rPr><w:kern w:val="0"/><w:szCs w:val="24"/><w:lang w:val="es-CO" w:eastAsia="en-US" w:bidi="ar-SA"/></w:rPr></w:r></w:ins></w:p></w:tc><w:tc><w:tcPr><w:tcW w:w="311" w:type="dxa"/><w:tcBorders></w:tcBorders><w:shd w:color="auto" w:fill="F7F7F7" w:val="clear"/></w:tcPr><w:p><w:pPr><w:pStyle w:val="Tabla65"/><w:widowControl/><w:rPr><w:kern w:val="0"/><w:szCs w:val="24"/><w:lang w:val="es-CO" w:eastAsia="en-US" w:bidi="ar-SA"/><w:ins w:id="14826" w:author="Unknown Author" w:date="2026-10-30T04:17:53Z"></w:ins></w:rPr></w:pPr><w:ins w:id="14825"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4828" w:author="Unknown Author" w:date="2026-10-30T04:17:53Z"></w:ins></w:rPr></w:pPr><w:ins w:id="14827" w:author="Unknown Author" w:date="2026-10-30T04:17:53Z"><w:r><w:rPr><w:kern w:val="0"/><w:szCs w:val="24"/><w:lang w:val="es-CO" w:eastAsia="en-US" w:bidi="ar-SA"/></w:rPr></w:r></w:ins></w:p></w:tc><w:tc><w:tcPr><w:tcW w:w="309" w:type="dxa"/><w:tcBorders></w:tcBorders><w:shd w:color="auto" w:fill="F7F7F7" w:val="clear"/></w:tcPr><w:p><w:pPr><w:pStyle w:val="Tabla65"/><w:widowControl/><w:rPr><w:kern w:val="0"/><w:szCs w:val="24"/><w:lang w:val="es-CO" w:eastAsia="en-US" w:bidi="ar-SA"/><w:ins w:id="14830" w:author="Unknown Author" w:date="2026-10-30T04:17:53Z"></w:ins></w:rPr></w:pPr><w:ins w:id="14829"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4832" w:author="Unknown Author" w:date="2026-10-30T04:17:53Z"></w:ins></w:rPr></w:pPr><w:ins w:id="14831" w:author="Unknown Author" w:date="2026-10-30T04:17:53Z"><w:r><w:rPr><w:kern w:val="0"/><w:szCs w:val="24"/><w:lang w:val="es-CO" w:eastAsia="en-US" w:bidi="ar-SA"/></w:rPr></w:r></w:ins></w:p></w:tc><w:tc><w:tcPr><w:tcW w:w="311" w:type="dxa"/><w:tcBorders></w:tcBorders><w:shd w:color="auto" w:fill="F7F7F7" w:val="clear"/></w:tcPr><w:p><w:pPr><w:pStyle w:val="Tabla65"/><w:widowControl/><w:rPr><w:kern w:val="0"/><w:szCs w:val="24"/><w:lang w:val="es-CO" w:eastAsia="en-US" w:bidi="ar-SA"/><w:ins w:id="14834" w:author="Unknown Author" w:date="2026-10-30T04:17:53Z"></w:ins></w:rPr></w:pPr><w:ins w:id="14833"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4836" w:author="Unknown Author" w:date="2026-10-30T04:17:53Z"></w:ins></w:rPr></w:pPr><w:ins w:id="14835" w:author="Unknown Author" w:date="2026-10-30T04:17:53Z"><w:r><w:rPr><w:kern w:val="0"/><w:szCs w:val="24"/><w:lang w:val="es-CO" w:eastAsia="en-US" w:bidi="ar-SA"/></w:rPr></w:r></w:ins></w:p></w:tc><w:tc><w:tcPr><w:tcW w:w="309" w:type="dxa"/><w:tcBorders></w:tcBorders><w:shd w:color="auto" w:fill="F7F7F7" w:val="clear"/></w:tcPr><w:p><w:pPr><w:pStyle w:val="Tabla65"/><w:widowControl/><w:rPr><w:kern w:val="0"/><w:szCs w:val="24"/><w:lang w:val="es-CO" w:eastAsia="en-US" w:bidi="ar-SA"/><w:ins w:id="14838" w:author="Unknown Author" w:date="2026-10-30T04:17:53Z"></w:ins></w:rPr></w:pPr><w:ins w:id="14837" w:author="Unknown Author" w:date="2026-10-30T04:17:53Z"><w:r><w:rPr><w:kern w:val="0"/><w:szCs w:val="24"/><w:lang w:val="es-CO" w:eastAsia="en-US" w:bidi="ar-SA"/></w:rPr></w:r></w:ins></w:p></w:tc><w:tc><w:tcPr><w:tcW w:w="311" w:type="dxa"/><w:tcBorders></w:tcBorders><w:shd w:color="auto" w:fill="F7F7F7" w:val="clear"/></w:tcPr><w:p><w:pPr><w:pStyle w:val="Tabla65"/><w:widowControl/><w:rPr><w:kern w:val="0"/><w:szCs w:val="24"/><w:lang w:val="es-CO" w:eastAsia="en-US" w:bidi="ar-SA"/><w:ins w:id="14840" w:author="Unknown Author" w:date="2026-10-30T04:17:53Z"></w:ins></w:rPr></w:pPr><w:ins w:id="14839"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4842" w:author="Unknown Author" w:date="2026-10-30T04:17:53Z"></w:ins></w:rPr></w:pPr><w:ins w:id="14841" w:author="Unknown Author" w:date="2026-10-30T04:17:53Z"><w:r><w:rPr><w:kern w:val="0"/><w:szCs w:val="24"/><w:lang w:val="es-CO" w:eastAsia="en-US" w:bidi="ar-SA"/></w:rPr></w:r></w:ins></w:p></w:tc><w:tc><w:tcPr><w:tcW w:w="309" w:type="dxa"/><w:tcBorders></w:tcBorders><w:shd w:color="auto" w:fill="F7F7F7" w:val="clear"/></w:tcPr><w:p><w:pPr><w:pStyle w:val="Tabla65"/><w:widowControl/><w:rPr><w:kern w:val="0"/><w:szCs w:val="24"/><w:lang w:val="es-CO" w:eastAsia="en-US" w:bidi="ar-SA"/><w:ins w:id="14844" w:author="Unknown Author" w:date="2026-10-30T04:17:53Z"></w:ins></w:rPr></w:pPr><w:ins w:id="14843"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4846" w:author="Unknown Author" w:date="2026-10-30T04:17:53Z"></w:ins></w:rPr></w:pPr><w:ins w:id="14845" w:author="Unknown Author" w:date="2026-10-30T04:17:53Z"><w:r><w:rPr><w:kern w:val="0"/><w:szCs w:val="24"/><w:lang w:val="es-CO" w:eastAsia="en-US" w:bidi="ar-SA"/></w:rPr></w:r></w:ins></w:p></w:tc><w:tc><w:tcPr><w:tcW w:w="311" w:type="dxa"/><w:tcBorders></w:tcBorders><w:shd w:color="auto" w:fill="F7F7F7" w:val="clear"/></w:tcPr><w:p><w:pPr><w:pStyle w:val="Tabla65"/><w:widowControl/><w:rPr><w:kern w:val="0"/><w:szCs w:val="24"/><w:lang w:val="es-CO" w:eastAsia="en-US" w:bidi="ar-SA"/><w:ins w:id="14848" w:author="Unknown Author" w:date="2026-10-30T04:17:53Z"></w:ins></w:rPr></w:pPr><w:ins w:id="14847"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4850" w:author="Unknown Author" w:date="2026-10-30T04:17:53Z"></w:ins></w:rPr></w:pPr><w:ins w:id="14849" w:author="Unknown Author" w:date="2026-10-30T04:17:53Z"><w:r><w:rPr><w:kern w:val="0"/><w:szCs w:val="24"/><w:lang w:val="es-CO" w:eastAsia="en-US" w:bidi="ar-SA"/></w:rPr></w:r></w:ins></w:p></w:tc><w:tc><w:tcPr><w:tcW w:w="309" w:type="dxa"/><w:tcBorders></w:tcBorders><w:shd w:color="auto" w:fill="F7F7F7" w:val="clear"/></w:tcPr><w:p><w:pPr><w:pStyle w:val="Tabla65"/><w:widowControl/><w:rPr><w:kern w:val="0"/><w:szCs w:val="24"/><w:lang w:val="es-CO" w:eastAsia="en-US" w:bidi="ar-SA"/><w:ins w:id="14852" w:author="Unknown Author" w:date="2026-10-30T04:17:53Z"></w:ins></w:rPr></w:pPr><w:ins w:id="14851" w:author="Unknown Author" w:date="2026-10-30T04:17:53Z"><w:r><w:rPr><w:kern w:val="0"/><w:szCs w:val="24"/><w:lang w:val="es-CO" w:eastAsia="en-US" w:bidi="ar-SA"/></w:rPr></w:r></w:ins></w:p></w:tc><w:tc><w:tcPr><w:tcW w:w="311" w:type="dxa"/><w:tcBorders></w:tcBorders><w:shd w:color="auto" w:fill="F7F7F7" w:val="clear"/></w:tcPr><w:p><w:pPr><w:pStyle w:val="Tabla65"/><w:widowControl/><w:jc w:val="left"/><w:rPr><w:kern w:val="0"/><w:szCs w:val="24"/><w:lang w:val="es-CO" w:eastAsia="en-US" w:bidi="ar-SA"/><w:ins w:id="14854" w:author="Unknown Author" w:date="2026-10-30T04:17:53Z"></w:ins></w:rPr></w:pPr><w:ins w:id="14853" w:author="Unknown Author" w:date="2026-10-30T04:17:53Z"><w:r><w:rPr><w:kern w:val="0"/><w:szCs w:val="24"/><w:lang w:val="es-CO" w:eastAsia="en-US" w:bidi="ar-SA"/></w:rPr><w:t>x</w:t></w:r></w:ins></w:p></w:tc><w:tc><w:tcPr><w:tcW w:w="310" w:type="dxa"/><w:tcBorders></w:tcBorders><w:shd w:color="auto" w:fill="F7F7F7" w:val="clear"/></w:tcPr><w:p><w:pPr><w:pStyle w:val="Tabla65"/><w:widowControl/><w:jc w:val="left"/><w:rPr><w:kern w:val="0"/><w:szCs w:val="24"/><w:lang w:val="es-CO" w:eastAsia="en-US" w:bidi="ar-SA"/><w:ins w:id="14856" w:author="Unknown Author" w:date="2026-10-30T04:17:53Z"></w:ins></w:rPr></w:pPr><w:ins w:id="14855" w:author="Unknown Author" w:date="2026-10-30T04:17:53Z"><w:r><w:rPr><w:kern w:val="0"/><w:szCs w:val="24"/><w:lang w:val="es-CO" w:eastAsia="en-US" w:bidi="ar-SA"/></w:rPr><w:t>x</w:t></w:r></w:ins></w:p></w:tc><w:tc><w:tcPr><w:tcW w:w="309" w:type="dxa"/><w:tcBorders></w:tcBorders><w:shd w:color="auto" w:fill="F7F7F7" w:val="clear"/></w:tcPr><w:p><w:pPr><w:pStyle w:val="Tabla65"/><w:widowControl/><w:jc w:val="left"/><w:rPr><w:kern w:val="0"/><w:szCs w:val="24"/><w:lang w:val="es-CO" w:eastAsia="en-US" w:bidi="ar-SA"/><w:ins w:id="14858" w:author="Unknown Author" w:date="2026-10-30T04:17:53Z"></w:ins></w:rPr></w:pPr><w:ins w:id="14857" w:author="Unknown Author" w:date="2026-10-30T04:17:53Z"><w:r><w:rPr><w:kern w:val="0"/><w:szCs w:val="24"/><w:lang w:val="es-CO" w:eastAsia="en-US" w:bidi="ar-SA"/></w:rPr><w:t>x</w:t></w:r></w:ins></w:p></w:tc><w:tc><w:tcPr><w:tcW w:w="310" w:type="dxa"/><w:tcBorders></w:tcBorders><w:shd w:color="auto" w:fill="F7F7F7" w:val="clear"/></w:tcPr><w:p><w:pPr><w:pStyle w:val="Tabla65"/><w:widowControl/><w:rPr><w:kern w:val="0"/><w:szCs w:val="24"/><w:lang w:val="es-CO" w:eastAsia="en-US" w:bidi="ar-SA"/><w:ins w:id="14860" w:author="Unknown Author" w:date="2026-10-30T04:17:53Z"></w:ins></w:rPr></w:pPr><w:ins w:id="14859" w:author="Unknown Author" w:date="2026-10-30T04:17:53Z"><w:r><w:rPr><w:kern w:val="0"/><w:szCs w:val="24"/><w:lang w:val="es-CO" w:eastAsia="en-US" w:bidi="ar-SA"/></w:rPr></w:r></w:ins></w:p></w:tc><w:tc><w:tcPr><w:tcW w:w="311" w:type="dxa"/><w:tcBorders></w:tcBorders><w:shd w:color="auto" w:fill="F7F7F7" w:val="clear"/></w:tcPr><w:p><w:pPr><w:pStyle w:val="Tabla65"/><w:widowControl/><w:rPr><w:kern w:val="0"/><w:szCs w:val="24"/><w:lang w:val="es-CO" w:eastAsia="en-US" w:bidi="ar-SA"/><w:ins w:id="14862" w:author="Unknown Author" w:date="2026-10-30T04:17:53Z"></w:ins></w:rPr></w:pPr><w:ins w:id="14861"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4864" w:author="Unknown Author" w:date="2026-10-30T04:17:53Z"></w:ins></w:rPr></w:pPr><w:ins w:id="14863" w:author="Unknown Author" w:date="2026-10-30T04:17:53Z"><w:r><w:rPr><w:kern w:val="0"/><w:szCs w:val="24"/><w:lang w:val="es-CO" w:eastAsia="en-US" w:bidi="ar-SA"/></w:rPr></w:r></w:ins></w:p></w:tc><w:tc><w:tcPr><w:tcW w:w="309" w:type="dxa"/><w:tcBorders></w:tcBorders><w:shd w:color="auto" w:fill="F7F7F7" w:val="clear"/></w:tcPr><w:p><w:pPr><w:pStyle w:val="Tabla65"/><w:widowControl/><w:rPr><w:kern w:val="0"/><w:szCs w:val="24"/><w:lang w:val="es-CO" w:eastAsia="en-US" w:bidi="ar-SA"/><w:ins w:id="14866" w:author="Unknown Author" w:date="2026-10-30T04:17:53Z"></w:ins></w:rPr></w:pPr><w:ins w:id="14865" w:author="Unknown Author" w:date="2026-10-30T04:17:53Z"><w:r><w:rPr><w:kern w:val="0"/><w:szCs w:val="24"/><w:lang w:val="es-CO" w:eastAsia="en-US" w:bidi="ar-SA"/></w:rPr></w:r></w:ins></w:p></w:tc><w:tc><w:tcPr><w:tcW w:w="309" w:type="dxa"/><w:tcBorders></w:tcBorders><w:shd w:color="auto" w:fill="F7F7F7" w:val="clear"/></w:tcPr><w:p><w:pPr><w:pStyle w:val="Tabla65"/><w:widowControl/><w:rPr><w:kern w:val="0"/><w:szCs w:val="24"/><w:lang w:val="es-CO" w:eastAsia="en-US" w:bidi="ar-SA"/><w:ins w:id="14868" w:author="Unknown Author" w:date="2026-10-30T04:17:53Z"></w:ins></w:rPr></w:pPr><w:ins w:id="14867" w:author="Unknown Author" w:date="2026-10-30T04:17:53Z"><w:r><w:rPr><w:kern w:val="0"/><w:szCs w:val="24"/><w:lang w:val="es-CO" w:eastAsia="en-US" w:bidi="ar-SA"/></w:rPr></w:r></w:ins></w:p></w:tc></w:tr><w:tr><w:trPr><w:ins w:id="14869" w:author="Unknown Author" w:date="2026-10-30T04:17:53Z"/><w:cantSplit w:val="true"/></w:trPr><w:tc><w:tcPr><w:tcW w:w="899" w:type="dxa"/><w:tcBorders></w:tcBorders></w:tcPr><w:p><w:pPr><w:pStyle w:val="Tabla65"/><w:widowControl/><w:rPr><w:kern w:val="0"/><w:szCs w:val="24"/><w:lang w:val="es-CO" w:eastAsia="en-US" w:bidi="ar-SA"/><w:ins w:id="14871" w:author="Unknown Author" w:date="2026-10-30T04:17:53Z"></w:ins></w:rPr></w:pPr><w:ins w:id="14870" w:author="Unknown Author" w:date="2026-10-30T04:17:53Z"><w:r><w:rPr><w:kern w:val="0"/><w:szCs w:val="24"/><w:lang w:val="es-CO" w:eastAsia="en-US" w:bidi="ar-SA"/></w:rPr></w:r></w:ins></w:p></w:tc><w:tc><w:tcPr><w:tcW w:w="1700" w:type="dxa"/><w:tcBorders></w:tcBorders></w:tcPr><w:p><w:pPr><w:pStyle w:val="Tabla65"/><w:widowControl/><w:rPr><w:kern w:val="0"/><w:szCs w:val="24"/><w:lang w:val="es-CO" w:eastAsia="en-US" w:bidi="ar-SA"/><w:ins w:id="14873" w:author="Unknown Author" w:date="2026-10-30T04:17:53Z"></w:ins></w:rPr></w:pPr><w:ins w:id="14872" w:author="Unknown Author" w:date="2026-10-30T04:17:53Z"><w:r><w:rPr><w:kern w:val="0"/><w:szCs w:val="24"/><w:lang w:val="es-CO" w:eastAsia="en-US" w:bidi="ar-SA"/></w:rPr></w:r></w:ins></w:p></w:tc><w:tc><w:tcPr><w:tcW w:w="3515" w:type="dxa"/><w:tcBorders></w:tcBorders></w:tcPr><w:p><w:pPr><w:pStyle w:val="Tabla65"/><w:widowControl/><w:jc w:val="left"/><w:rPr><w:kern w:val="0"/><w:szCs w:val="24"/><w:lang w:val="es-CO" w:eastAsia="en-US" w:bidi="ar-SA"/><w:ins w:id="14875" w:author="Unknown Author" w:date="2026-10-30T04:17:53Z"></w:ins></w:rPr></w:pPr><w:ins w:id="14874" w:author="Unknown Author" w:date="2026-10-30T04:17:53Z"><w:r><w:rPr><w:kern w:val="0"/><w:szCs w:val="24"/><w:lang w:val="es-CO" w:eastAsia="en-US" w:bidi="ar-SA"/></w:rPr><w:t>2.5 Diseñar el laboratorio de modelación y el inventario de emisión de demolición</w:t></w:r></w:ins></w:p></w:tc><w:tc><w:tcPr><w:tcW w:w="310" w:type="dxa"/><w:tcBorders></w:tcBorders></w:tcPr><w:p><w:pPr><w:pStyle w:val="Tabla65"/><w:widowControl/><w:rPr><w:kern w:val="0"/><w:szCs w:val="24"/><w:lang w:val="es-CO" w:eastAsia="en-US" w:bidi="ar-SA"/><w:ins w:id="14877" w:author="Unknown Author" w:date="2026-10-30T04:17:53Z"></w:ins></w:rPr></w:pPr><w:ins w:id="14876" w:author="Unknown Author" w:date="2026-10-30T04:17:53Z"><w:r><w:rPr><w:kern w:val="0"/><w:szCs w:val="24"/><w:lang w:val="es-CO" w:eastAsia="en-US" w:bidi="ar-SA"/></w:rPr></w:r></w:ins></w:p></w:tc><w:tc><w:tcPr><w:tcW w:w="309" w:type="dxa"/><w:tcBorders></w:tcBorders></w:tcPr><w:p><w:pPr><w:pStyle w:val="Tabla65"/><w:widowControl/><w:jc w:val="left"/><w:rPr><w:kern w:val="0"/><w:szCs w:val="24"/><w:lang w:val="es-CO" w:eastAsia="en-US" w:bidi="ar-SA"/><w:ins w:id="14879" w:author="Unknown Author" w:date="2026-10-30T04:17:53Z"></w:ins></w:rPr></w:pPr><w:ins w:id="14878" w:author="Unknown Author" w:date="2026-10-30T04:17:53Z"><w:r><w:rPr><w:kern w:val="0"/><w:szCs w:val="24"/><w:lang w:val="es-CO" w:eastAsia="en-US" w:bidi="ar-SA"/></w:rPr><w:t>x</w:t></w:r></w:ins></w:p></w:tc><w:tc><w:tcPr><w:tcW w:w="311" w:type="dxa"/><w:tcBorders></w:tcBorders></w:tcPr><w:p><w:pPr><w:pStyle w:val="Tabla65"/><w:widowControl/><w:jc w:val="left"/><w:rPr><w:kern w:val="0"/><w:szCs w:val="24"/><w:lang w:val="es-CO" w:eastAsia="en-US" w:bidi="ar-SA"/><w:ins w:id="14881" w:author="Unknown Author" w:date="2026-10-30T04:17:53Z"></w:ins></w:rPr></w:pPr><w:ins w:id="14880" w:author="Unknown Author" w:date="2026-10-30T04:17:53Z"><w:r><w:rPr><w:kern w:val="0"/><w:szCs w:val="24"/><w:lang w:val="es-CO" w:eastAsia="en-US" w:bidi="ar-SA"/></w:rPr><w:t>x</w:t></w:r></w:ins></w:p></w:tc><w:tc><w:tcPr><w:tcW w:w="310" w:type="dxa"/><w:tcBorders></w:tcBorders></w:tcPr><w:p><w:pPr><w:pStyle w:val="Tabla65"/><w:widowControl/><w:jc w:val="left"/><w:rPr><w:kern w:val="0"/><w:szCs w:val="24"/><w:lang w:val="es-CO" w:eastAsia="en-US" w:bidi="ar-SA"/><w:ins w:id="14883" w:author="Unknown Author" w:date="2026-10-30T04:17:53Z"></w:ins></w:rPr></w:pPr><w:ins w:id="14882" w:author="Unknown Author" w:date="2026-10-30T04:17:53Z"><w:r><w:rPr><w:kern w:val="0"/><w:szCs w:val="24"/><w:lang w:val="es-CO" w:eastAsia="en-US" w:bidi="ar-SA"/></w:rPr><w:t>x</w:t></w:r></w:ins></w:p></w:tc><w:tc><w:tcPr><w:tcW w:w="309" w:type="dxa"/><w:tcBorders></w:tcBorders></w:tcPr><w:p><w:pPr><w:pStyle w:val="Tabla65"/><w:widowControl/><w:jc w:val="left"/><w:rPr><w:kern w:val="0"/><w:szCs w:val="24"/><w:lang w:val="es-CO" w:eastAsia="en-US" w:bidi="ar-SA"/><w:ins w:id="14885" w:author="Unknown Author" w:date="2026-10-30T04:17:53Z"></w:ins></w:rPr></w:pPr><w:ins w:id="14884" w:author="Unknown Author" w:date="2026-10-30T04:17:53Z"><w:r><w:rPr><w:kern w:val="0"/><w:szCs w:val="24"/><w:lang w:val="es-CO" w:eastAsia="en-US" w:bidi="ar-SA"/></w:rPr><w:t>x</w:t></w:r></w:ins></w:p></w:tc><w:tc><w:tcPr><w:tcW w:w="310" w:type="dxa"/><w:tcBorders></w:tcBorders></w:tcPr><w:p><w:pPr><w:pStyle w:val="Tabla65"/><w:widowControl/><w:jc w:val="left"/><w:rPr><w:kern w:val="0"/><w:szCs w:val="24"/><w:lang w:val="es-CO" w:eastAsia="en-US" w:bidi="ar-SA"/><w:ins w:id="14887" w:author="Unknown Author" w:date="2026-10-30T04:17:53Z"></w:ins></w:rPr></w:pPr><w:ins w:id="14886" w:author="Unknown Author" w:date="2026-10-30T04:17:53Z"><w:r><w:rPr><w:kern w:val="0"/><w:szCs w:val="24"/><w:lang w:val="es-CO" w:eastAsia="en-US" w:bidi="ar-SA"/></w:rPr><w:t>x</w:t></w:r></w:ins></w:p></w:tc><w:tc><w:tcPr><w:tcW w:w="311" w:type="dxa"/><w:tcBorders></w:tcBorders></w:tcPr><w:p><w:pPr><w:pStyle w:val="Tabla65"/><w:widowControl/><w:rPr><w:kern w:val="0"/><w:szCs w:val="24"/><w:lang w:val="es-CO" w:eastAsia="en-US" w:bidi="ar-SA"/><w:ins w:id="14889" w:author="Unknown Author" w:date="2026-10-30T04:17:53Z"></w:ins></w:rPr></w:pPr><w:ins w:id="14888"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4891" w:author="Unknown Author" w:date="2026-10-30T04:17:53Z"></w:ins></w:rPr></w:pPr><w:ins w:id="14890"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4893" w:author="Unknown Author" w:date="2026-10-30T04:17:53Z"></w:ins></w:rPr></w:pPr><w:ins w:id="14892" w:author="Unknown Author" w:date="2026-10-30T04:17:53Z"><w:r><w:rPr><w:kern w:val="0"/><w:szCs w:val="24"/><w:lang w:val="es-CO" w:eastAsia="en-US" w:bidi="ar-SA"/></w:rPr></w:r></w:ins></w:p></w:tc><w:tc><w:tcPr><w:tcW w:w="311" w:type="dxa"/><w:tcBorders></w:tcBorders></w:tcPr><w:p><w:pPr><w:pStyle w:val="Tabla65"/><w:widowControl/><w:rPr><w:kern w:val="0"/><w:szCs w:val="24"/><w:lang w:val="es-CO" w:eastAsia="en-US" w:bidi="ar-SA"/><w:ins w:id="14895" w:author="Unknown Author" w:date="2026-10-30T04:17:53Z"></w:ins></w:rPr></w:pPr><w:ins w:id="14894"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4897" w:author="Unknown Author" w:date="2026-10-30T04:17:53Z"></w:ins></w:rPr></w:pPr><w:ins w:id="14896"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4899" w:author="Unknown Author" w:date="2026-10-30T04:17:53Z"></w:ins></w:rPr></w:pPr><w:ins w:id="14898"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4901" w:author="Unknown Author" w:date="2026-10-30T04:17:53Z"></w:ins></w:rPr></w:pPr><w:ins w:id="14900" w:author="Unknown Author" w:date="2026-10-30T04:17:53Z"><w:r><w:rPr><w:kern w:val="0"/><w:szCs w:val="24"/><w:lang w:val="es-CO" w:eastAsia="en-US" w:bidi="ar-SA"/></w:rPr></w:r></w:ins></w:p></w:tc><w:tc><w:tcPr><w:tcW w:w="311" w:type="dxa"/><w:tcBorders></w:tcBorders></w:tcPr><w:p><w:pPr><w:pStyle w:val="Tabla65"/><w:widowControl/><w:rPr><w:kern w:val="0"/><w:szCs w:val="24"/><w:lang w:val="es-CO" w:eastAsia="en-US" w:bidi="ar-SA"/><w:ins w:id="14903" w:author="Unknown Author" w:date="2026-10-30T04:17:53Z"></w:ins></w:rPr></w:pPr><w:ins w:id="14902"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4905" w:author="Unknown Author" w:date="2026-10-30T04:17:53Z"></w:ins></w:rPr></w:pPr><w:ins w:id="14904"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4907" w:author="Unknown Author" w:date="2026-10-30T04:17:53Z"></w:ins></w:rPr></w:pPr><w:ins w:id="14906" w:author="Unknown Author" w:date="2026-10-30T04:17:53Z"><w:r><w:rPr><w:kern w:val="0"/><w:szCs w:val="24"/><w:lang w:val="es-CO" w:eastAsia="en-US" w:bidi="ar-SA"/></w:rPr></w:r></w:ins></w:p></w:tc><w:tc><w:tcPr><w:tcW w:w="311" w:type="dxa"/><w:tcBorders></w:tcBorders></w:tcPr><w:p><w:pPr><w:pStyle w:val="Tabla65"/><w:widowControl/><w:rPr><w:kern w:val="0"/><w:szCs w:val="24"/><w:lang w:val="es-CO" w:eastAsia="en-US" w:bidi="ar-SA"/><w:ins w:id="14909" w:author="Unknown Author" w:date="2026-10-30T04:17:53Z"></w:ins></w:rPr></w:pPr><w:ins w:id="14908"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4911" w:author="Unknown Author" w:date="2026-10-30T04:17:53Z"></w:ins></w:rPr></w:pPr><w:ins w:id="14910"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4913" w:author="Unknown Author" w:date="2026-10-30T04:17:53Z"></w:ins></w:rPr></w:pPr><w:ins w:id="14912"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4915" w:author="Unknown Author" w:date="2026-10-30T04:17:53Z"></w:ins></w:rPr></w:pPr><w:ins w:id="14914" w:author="Unknown Author" w:date="2026-10-30T04:17:53Z"><w:r><w:rPr><w:kern w:val="0"/><w:szCs w:val="24"/><w:lang w:val="es-CO" w:eastAsia="en-US" w:bidi="ar-SA"/></w:rPr></w:r></w:ins></w:p></w:tc><w:tc><w:tcPr><w:tcW w:w="311" w:type="dxa"/><w:tcBorders></w:tcBorders></w:tcPr><w:p><w:pPr><w:pStyle w:val="Tabla65"/><w:widowControl/><w:rPr><w:kern w:val="0"/><w:szCs w:val="24"/><w:lang w:val="es-CO" w:eastAsia="en-US" w:bidi="ar-SA"/><w:ins w:id="14917" w:author="Unknown Author" w:date="2026-10-30T04:17:53Z"></w:ins></w:rPr></w:pPr><w:ins w:id="14916"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4919" w:author="Unknown Author" w:date="2026-10-30T04:17:53Z"></w:ins></w:rPr></w:pPr><w:ins w:id="14918"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4921" w:author="Unknown Author" w:date="2026-10-30T04:17:53Z"></w:ins></w:rPr></w:pPr><w:ins w:id="14920"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4923" w:author="Unknown Author" w:date="2026-10-30T04:17:53Z"></w:ins></w:rPr></w:pPr><w:ins w:id="14922" w:author="Unknown Author" w:date="2026-10-30T04:17:53Z"><w:r><w:rPr><w:kern w:val="0"/><w:szCs w:val="24"/><w:lang w:val="es-CO" w:eastAsia="en-US" w:bidi="ar-SA"/></w:rPr></w:r></w:ins></w:p></w:tc></w:tr><w:tr><w:trPr><w:ins w:id="14924" w:author="Unknown Author" w:date="2026-10-30T04:17:53Z"/><w:cantSplit w:val="true"/></w:trPr><w:tc><w:tcPr><w:tcW w:w="899" w:type="dxa"/><w:tcBorders></w:tcBorders><w:shd w:color="auto" w:fill="F7F7F7" w:val="clear"/></w:tcPr><w:p><w:pPr><w:pStyle w:val="Tabla65"/><w:widowControl/><w:rPr><w:kern w:val="0"/><w:szCs w:val="24"/><w:lang w:val="es-CO" w:eastAsia="en-US" w:bidi="ar-SA"/><w:ins w:id="14926" w:author="Unknown Author" w:date="2026-10-30T04:17:53Z"></w:ins></w:rPr></w:pPr><w:ins w:id="14925" w:author="Unknown Author" w:date="2026-10-30T04:17:53Z"><w:r><w:rPr><w:kern w:val="0"/><w:szCs w:val="24"/><w:lang w:val="es-CO" w:eastAsia="en-US" w:bidi="ar-SA"/></w:rPr></w:r></w:ins></w:p></w:tc><w:tc><w:tcPr><w:tcW w:w="1700" w:type="dxa"/><w:tcBorders></w:tcBorders><w:shd w:color="auto" w:fill="F7F7F7" w:val="clear"/></w:tcPr><w:p><w:pPr><w:pStyle w:val="Tabla65"/><w:widowControl/><w:rPr><w:kern w:val="0"/><w:szCs w:val="24"/><w:lang w:val="es-CO" w:eastAsia="en-US" w:bidi="ar-SA"/><w:ins w:id="14928" w:author="Unknown Author" w:date="2026-10-30T04:17:53Z"></w:ins></w:rPr></w:pPr><w:ins w:id="14927" w:author="Unknown Author" w:date="2026-10-30T04:17:53Z"><w:r><w:rPr><w:kern w:val="0"/><w:szCs w:val="24"/><w:lang w:val="es-CO" w:eastAsia="en-US" w:bidi="ar-SA"/></w:rPr></w:r></w:ins></w:p></w:tc><w:tc><w:tcPr><w:tcW w:w="3515" w:type="dxa"/><w:tcBorders></w:tcBorders><w:shd w:color="auto" w:fill="F7F7F7" w:val="clear"/></w:tcPr><w:p><w:pPr><w:pStyle w:val="Tabla65"/><w:widowControl/><w:jc w:val="left"/><w:rPr><w:kern w:val="0"/><w:szCs w:val="24"/><w:lang w:val="es-CO" w:eastAsia="en-US" w:bidi="ar-SA"/><w:ins w:id="14930" w:author="Unknown Author" w:date="2026-10-30T04:17:53Z"></w:ins></w:rPr></w:pPr><w:ins w:id="14929" w:author="Unknown Author" w:date="2026-10-30T04:17:53Z"><w:r><w:rPr><w:kern w:val="0"/><w:szCs w:val="24"/><w:lang w:val="es-CO" w:eastAsia="en-US" w:bidi="ar-SA"/></w:rPr><w:t>2.6 Dotar el laboratorio y montar la cadena de modelación</w:t></w:r></w:ins></w:p></w:tc><w:tc><w:tcPr><w:tcW w:w="310" w:type="dxa"/><w:tcBorders></w:tcBorders><w:shd w:color="auto" w:fill="F7F7F7" w:val="clear"/></w:tcPr><w:p><w:pPr><w:pStyle w:val="Tabla65"/><w:widowControl/><w:rPr><w:kern w:val="0"/><w:szCs w:val="24"/><w:lang w:val="es-CO" w:eastAsia="en-US" w:bidi="ar-SA"/><w:ins w:id="14932" w:author="Unknown Author" w:date="2026-10-30T04:17:53Z"></w:ins></w:rPr></w:pPr><w:ins w:id="14931" w:author="Unknown Author" w:date="2026-10-30T04:17:53Z"><w:r><w:rPr><w:kern w:val="0"/><w:szCs w:val="24"/><w:lang w:val="es-CO" w:eastAsia="en-US" w:bidi="ar-SA"/></w:rPr></w:r></w:ins></w:p></w:tc><w:tc><w:tcPr><w:tcW w:w="309" w:type="dxa"/><w:tcBorders></w:tcBorders><w:shd w:color="auto" w:fill="F7F7F7" w:val="clear"/></w:tcPr><w:p><w:pPr><w:pStyle w:val="Tabla65"/><w:widowControl/><w:rPr><w:kern w:val="0"/><w:szCs w:val="24"/><w:lang w:val="es-CO" w:eastAsia="en-US" w:bidi="ar-SA"/><w:ins w:id="14934" w:author="Unknown Author" w:date="2026-10-30T04:17:53Z"></w:ins></w:rPr></w:pPr><w:ins w:id="14933" w:author="Unknown Author" w:date="2026-10-30T04:17:53Z"><w:r><w:rPr><w:kern w:val="0"/><w:szCs w:val="24"/><w:lang w:val="es-CO" w:eastAsia="en-US" w:bidi="ar-SA"/></w:rPr></w:r></w:ins></w:p></w:tc><w:tc><w:tcPr><w:tcW w:w="311" w:type="dxa"/><w:tcBorders></w:tcBorders><w:shd w:color="auto" w:fill="F7F7F7" w:val="clear"/></w:tcPr><w:p><w:pPr><w:pStyle w:val="Tabla65"/><w:widowControl/><w:rPr><w:kern w:val="0"/><w:szCs w:val="24"/><w:lang w:val="es-CO" w:eastAsia="en-US" w:bidi="ar-SA"/><w:ins w:id="14936" w:author="Unknown Author" w:date="2026-10-30T04:17:53Z"></w:ins></w:rPr></w:pPr><w:ins w:id="14935"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4938" w:author="Unknown Author" w:date="2026-10-30T04:17:53Z"></w:ins></w:rPr></w:pPr><w:ins w:id="14937" w:author="Unknown Author" w:date="2026-10-30T04:17:53Z"><w:r><w:rPr><w:kern w:val="0"/><w:szCs w:val="24"/><w:lang w:val="es-CO" w:eastAsia="en-US" w:bidi="ar-SA"/></w:rPr></w:r></w:ins></w:p></w:tc><w:tc><w:tcPr><w:tcW w:w="309" w:type="dxa"/><w:tcBorders></w:tcBorders><w:shd w:color="auto" w:fill="F7F7F7" w:val="clear"/></w:tcPr><w:p><w:pPr><w:pStyle w:val="Tabla65"/><w:widowControl/><w:rPr><w:kern w:val="0"/><w:szCs w:val="24"/><w:lang w:val="es-CO" w:eastAsia="en-US" w:bidi="ar-SA"/><w:ins w:id="14940" w:author="Unknown Author" w:date="2026-10-30T04:17:53Z"></w:ins></w:rPr></w:pPr><w:ins w:id="14939"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4942" w:author="Unknown Author" w:date="2026-10-30T04:17:53Z"></w:ins></w:rPr></w:pPr><w:ins w:id="14941" w:author="Unknown Author" w:date="2026-10-30T04:17:53Z"><w:r><w:rPr><w:kern w:val="0"/><w:szCs w:val="24"/><w:lang w:val="es-CO" w:eastAsia="en-US" w:bidi="ar-SA"/></w:rPr></w:r></w:ins></w:p></w:tc><w:tc><w:tcPr><w:tcW w:w="311" w:type="dxa"/><w:tcBorders></w:tcBorders><w:shd w:color="auto" w:fill="F7F7F7" w:val="clear"/></w:tcPr><w:p><w:pPr><w:pStyle w:val="Tabla65"/><w:widowControl/><w:jc w:val="left"/><w:rPr><w:kern w:val="0"/><w:szCs w:val="24"/><w:lang w:val="es-CO" w:eastAsia="en-US" w:bidi="ar-SA"/><w:ins w:id="14944" w:author="Unknown Author" w:date="2026-10-30T04:17:53Z"></w:ins></w:rPr></w:pPr><w:ins w:id="14943" w:author="Unknown Author" w:date="2026-10-30T04:17:53Z"><w:r><w:rPr><w:kern w:val="0"/><w:szCs w:val="24"/><w:lang w:val="es-CO" w:eastAsia="en-US" w:bidi="ar-SA"/></w:rPr><w:t>x</w:t></w:r></w:ins></w:p></w:tc><w:tc><w:tcPr><w:tcW w:w="310" w:type="dxa"/><w:tcBorders></w:tcBorders><w:shd w:color="auto" w:fill="F7F7F7" w:val="clear"/></w:tcPr><w:p><w:pPr><w:pStyle w:val="Tabla65"/><w:widowControl/><w:jc w:val="left"/><w:rPr><w:kern w:val="0"/><w:szCs w:val="24"/><w:lang w:val="es-CO" w:eastAsia="en-US" w:bidi="ar-SA"/><w:ins w:id="14946" w:author="Unknown Author" w:date="2026-10-30T04:17:53Z"></w:ins></w:rPr></w:pPr><w:ins w:id="14945" w:author="Unknown Author" w:date="2026-10-30T04:17:53Z"><w:r><w:rPr><w:kern w:val="0"/><w:szCs w:val="24"/><w:lang w:val="es-CO" w:eastAsia="en-US" w:bidi="ar-SA"/></w:rPr><w:t>x</w:t></w:r></w:ins></w:p></w:tc><w:tc><w:tcPr><w:tcW w:w="309" w:type="dxa"/><w:tcBorders></w:tcBorders><w:shd w:color="auto" w:fill="F7F7F7" w:val="clear"/></w:tcPr><w:p><w:pPr><w:pStyle w:val="Tabla65"/><w:widowControl/><w:jc w:val="left"/><w:rPr><w:kern w:val="0"/><w:szCs w:val="24"/><w:lang w:val="es-CO" w:eastAsia="en-US" w:bidi="ar-SA"/><w:ins w:id="14948" w:author="Unknown Author" w:date="2026-10-30T04:17:53Z"></w:ins></w:rPr></w:pPr><w:ins w:id="14947" w:author="Unknown Author" w:date="2026-10-30T04:17:53Z"><w:r><w:rPr><w:kern w:val="0"/><w:szCs w:val="24"/><w:lang w:val="es-CO" w:eastAsia="en-US" w:bidi="ar-SA"/></w:rPr><w:t>x</w:t></w:r></w:ins></w:p></w:tc><w:tc><w:tcPr><w:tcW w:w="311" w:type="dxa"/><w:tcBorders></w:tcBorders><w:shd w:color="auto" w:fill="F7F7F7" w:val="clear"/></w:tcPr><w:p><w:pPr><w:pStyle w:val="Tabla65"/><w:widowControl/><w:jc w:val="left"/><w:rPr><w:kern w:val="0"/><w:szCs w:val="24"/><w:lang w:val="es-CO" w:eastAsia="en-US" w:bidi="ar-SA"/><w:ins w:id="14950" w:author="Unknown Author" w:date="2026-10-30T04:17:53Z"></w:ins></w:rPr></w:pPr><w:ins w:id="14949" w:author="Unknown Author" w:date="2026-10-30T04:17:53Z"><w:r><w:rPr><w:kern w:val="0"/><w:szCs w:val="24"/><w:lang w:val="es-CO" w:eastAsia="en-US" w:bidi="ar-SA"/></w:rPr><w:t>x</w:t></w:r></w:ins></w:p></w:tc><w:tc><w:tcPr><w:tcW w:w="310" w:type="dxa"/><w:tcBorders></w:tcBorders><w:shd w:color="auto" w:fill="F7F7F7" w:val="clear"/></w:tcPr><w:p><w:pPr><w:pStyle w:val="Tabla65"/><w:widowControl/><w:jc w:val="left"/><w:rPr><w:kern w:val="0"/><w:szCs w:val="24"/><w:lang w:val="es-CO" w:eastAsia="en-US" w:bidi="ar-SA"/><w:ins w:id="14952" w:author="Unknown Author" w:date="2026-10-30T04:17:53Z"></w:ins></w:rPr></w:pPr><w:ins w:id="14951" w:author="Unknown Author" w:date="2026-10-30T04:17:53Z"><w:r><w:rPr><w:kern w:val="0"/><w:szCs w:val="24"/><w:lang w:val="es-CO" w:eastAsia="en-US" w:bidi="ar-SA"/></w:rPr><w:t>x</w:t></w:r></w:ins></w:p></w:tc><w:tc><w:tcPr><w:tcW w:w="309" w:type="dxa"/><w:tcBorders></w:tcBorders><w:shd w:color="auto" w:fill="F7F7F7" w:val="clear"/></w:tcPr><w:p><w:pPr><w:pStyle w:val="Tabla65"/><w:widowControl/><w:rPr><w:kern w:val="0"/><w:szCs w:val="24"/><w:lang w:val="es-CO" w:eastAsia="en-US" w:bidi="ar-SA"/><w:ins w:id="14954" w:author="Unknown Author" w:date="2026-10-30T04:17:53Z"></w:ins></w:rPr></w:pPr><w:ins w:id="14953"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4956" w:author="Unknown Author" w:date="2026-10-30T04:17:53Z"></w:ins></w:rPr></w:pPr><w:ins w:id="14955" w:author="Unknown Author" w:date="2026-10-30T04:17:53Z"><w:r><w:rPr><w:kern w:val="0"/><w:szCs w:val="24"/><w:lang w:val="es-CO" w:eastAsia="en-US" w:bidi="ar-SA"/></w:rPr></w:r></w:ins></w:p></w:tc><w:tc><w:tcPr><w:tcW w:w="311" w:type="dxa"/><w:tcBorders></w:tcBorders><w:shd w:color="auto" w:fill="F7F7F7" w:val="clear"/></w:tcPr><w:p><w:pPr><w:pStyle w:val="Tabla65"/><w:widowControl/><w:rPr><w:kern w:val="0"/><w:szCs w:val="24"/><w:lang w:val="es-CO" w:eastAsia="en-US" w:bidi="ar-SA"/><w:ins w:id="14958" w:author="Unknown Author" w:date="2026-10-30T04:17:53Z"></w:ins></w:rPr></w:pPr><w:ins w:id="14957"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4960" w:author="Unknown Author" w:date="2026-10-30T04:17:53Z"></w:ins></w:rPr></w:pPr><w:ins w:id="14959" w:author="Unknown Author" w:date="2026-10-30T04:17:53Z"><w:r><w:rPr><w:kern w:val="0"/><w:szCs w:val="24"/><w:lang w:val="es-CO" w:eastAsia="en-US" w:bidi="ar-SA"/></w:rPr></w:r></w:ins></w:p></w:tc><w:tc><w:tcPr><w:tcW w:w="309" w:type="dxa"/><w:tcBorders></w:tcBorders><w:shd w:color="auto" w:fill="F7F7F7" w:val="clear"/></w:tcPr><w:p><w:pPr><w:pStyle w:val="Tabla65"/><w:widowControl/><w:rPr><w:kern w:val="0"/><w:szCs w:val="24"/><w:lang w:val="es-CO" w:eastAsia="en-US" w:bidi="ar-SA"/><w:ins w:id="14962" w:author="Unknown Author" w:date="2026-10-30T04:17:53Z"></w:ins></w:rPr></w:pPr><w:ins w:id="14961" w:author="Unknown Author" w:date="2026-10-30T04:17:53Z"><w:r><w:rPr><w:kern w:val="0"/><w:szCs w:val="24"/><w:lang w:val="es-CO" w:eastAsia="en-US" w:bidi="ar-SA"/></w:rPr></w:r></w:ins></w:p></w:tc><w:tc><w:tcPr><w:tcW w:w="311" w:type="dxa"/><w:tcBorders></w:tcBorders><w:shd w:color="auto" w:fill="F7F7F7" w:val="clear"/></w:tcPr><w:p><w:pPr><w:pStyle w:val="Tabla65"/><w:widowControl/><w:rPr><w:kern w:val="0"/><w:szCs w:val="24"/><w:lang w:val="es-CO" w:eastAsia="en-US" w:bidi="ar-SA"/><w:ins w:id="14964" w:author="Unknown Author" w:date="2026-10-30T04:17:53Z"></w:ins></w:rPr></w:pPr><w:ins w:id="14963"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4966" w:author="Unknown Author" w:date="2026-10-30T04:17:53Z"></w:ins></w:rPr></w:pPr><w:ins w:id="14965" w:author="Unknown Author" w:date="2026-10-30T04:17:53Z"><w:r><w:rPr><w:kern w:val="0"/><w:szCs w:val="24"/><w:lang w:val="es-CO" w:eastAsia="en-US" w:bidi="ar-SA"/></w:rPr></w:r></w:ins></w:p></w:tc><w:tc><w:tcPr><w:tcW w:w="309" w:type="dxa"/><w:tcBorders></w:tcBorders><w:shd w:color="auto" w:fill="F7F7F7" w:val="clear"/></w:tcPr><w:p><w:pPr><w:pStyle w:val="Tabla65"/><w:widowControl/><w:rPr><w:kern w:val="0"/><w:szCs w:val="24"/><w:lang w:val="es-CO" w:eastAsia="en-US" w:bidi="ar-SA"/><w:ins w:id="14968" w:author="Unknown Author" w:date="2026-10-30T04:17:53Z"></w:ins></w:rPr></w:pPr><w:ins w:id="14967"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4970" w:author="Unknown Author" w:date="2026-10-30T04:17:53Z"></w:ins></w:rPr></w:pPr><w:ins w:id="14969" w:author="Unknown Author" w:date="2026-10-30T04:17:53Z"><w:r><w:rPr><w:kern w:val="0"/><w:szCs w:val="24"/><w:lang w:val="es-CO" w:eastAsia="en-US" w:bidi="ar-SA"/></w:rPr></w:r></w:ins></w:p></w:tc><w:tc><w:tcPr><w:tcW w:w="311" w:type="dxa"/><w:tcBorders></w:tcBorders><w:shd w:color="auto" w:fill="F7F7F7" w:val="clear"/></w:tcPr><w:p><w:pPr><w:pStyle w:val="Tabla65"/><w:widowControl/><w:rPr><w:kern w:val="0"/><w:szCs w:val="24"/><w:lang w:val="es-CO" w:eastAsia="en-US" w:bidi="ar-SA"/><w:ins w:id="14972" w:author="Unknown Author" w:date="2026-10-30T04:17:53Z"></w:ins></w:rPr></w:pPr><w:ins w:id="14971"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4974" w:author="Unknown Author" w:date="2026-10-30T04:17:53Z"></w:ins></w:rPr></w:pPr><w:ins w:id="14973" w:author="Unknown Author" w:date="2026-10-30T04:17:53Z"><w:r><w:rPr><w:kern w:val="0"/><w:szCs w:val="24"/><w:lang w:val="es-CO" w:eastAsia="en-US" w:bidi="ar-SA"/></w:rPr></w:r></w:ins></w:p></w:tc><w:tc><w:tcPr><w:tcW w:w="309" w:type="dxa"/><w:tcBorders></w:tcBorders><w:shd w:color="auto" w:fill="F7F7F7" w:val="clear"/></w:tcPr><w:p><w:pPr><w:pStyle w:val="Tabla65"/><w:widowControl/><w:rPr><w:kern w:val="0"/><w:szCs w:val="24"/><w:lang w:val="es-CO" w:eastAsia="en-US" w:bidi="ar-SA"/><w:ins w:id="14976" w:author="Unknown Author" w:date="2026-10-30T04:17:53Z"></w:ins></w:rPr></w:pPr><w:ins w:id="14975" w:author="Unknown Author" w:date="2026-10-30T04:17:53Z"><w:r><w:rPr><w:kern w:val="0"/><w:szCs w:val="24"/><w:lang w:val="es-CO" w:eastAsia="en-US" w:bidi="ar-SA"/></w:rPr></w:r></w:ins></w:p></w:tc><w:tc><w:tcPr><w:tcW w:w="309" w:type="dxa"/><w:tcBorders></w:tcBorders><w:shd w:color="auto" w:fill="F7F7F7" w:val="clear"/></w:tcPr><w:p><w:pPr><w:pStyle w:val="Tabla65"/><w:widowControl/><w:rPr><w:kern w:val="0"/><w:szCs w:val="24"/><w:lang w:val="es-CO" w:eastAsia="en-US" w:bidi="ar-SA"/><w:ins w:id="14978" w:author="Unknown Author" w:date="2026-10-30T04:17:53Z"></w:ins></w:rPr></w:pPr><w:ins w:id="14977" w:author="Unknown Author" w:date="2026-10-30T04:17:53Z"><w:r><w:rPr><w:kern w:val="0"/><w:szCs w:val="24"/><w:lang w:val="es-CO" w:eastAsia="en-US" w:bidi="ar-SA"/></w:rPr></w:r></w:ins></w:p></w:tc></w:tr><w:tr><w:trPr><w:ins w:id="14979" w:author="Unknown Author" w:date="2026-10-30T04:17:53Z"/><w:cantSplit w:val="true"/></w:trPr><w:tc><w:tcPr><w:tcW w:w="899" w:type="dxa"/><w:tcBorders></w:tcBorders></w:tcPr><w:p><w:pPr><w:pStyle w:val="Tabla65"/><w:widowControl/><w:rPr><w:kern w:val="0"/><w:szCs w:val="24"/><w:lang w:val="es-CO" w:eastAsia="en-US" w:bidi="ar-SA"/><w:ins w:id="14981" w:author="Unknown Author" w:date="2026-10-30T04:17:53Z"></w:ins></w:rPr></w:pPr><w:ins w:id="14980" w:author="Unknown Author" w:date="2026-10-30T04:17:53Z"><w:r><w:rPr><w:kern w:val="0"/><w:szCs w:val="24"/><w:lang w:val="es-CO" w:eastAsia="en-US" w:bidi="ar-SA"/></w:rPr></w:r></w:ins></w:p></w:tc><w:tc><w:tcPr><w:tcW w:w="1700" w:type="dxa"/><w:tcBorders></w:tcBorders></w:tcPr><w:p><w:pPr><w:pStyle w:val="Tabla65"/><w:widowControl/><w:rPr><w:kern w:val="0"/><w:szCs w:val="24"/><w:lang w:val="es-CO" w:eastAsia="en-US" w:bidi="ar-SA"/><w:ins w:id="14983" w:author="Unknown Author" w:date="2026-10-30T04:17:53Z"></w:ins></w:rPr></w:pPr><w:ins w:id="14982" w:author="Unknown Author" w:date="2026-10-30T04:17:53Z"><w:r><w:rPr><w:kern w:val="0"/><w:szCs w:val="24"/><w:lang w:val="es-CO" w:eastAsia="en-US" w:bidi="ar-SA"/></w:rPr></w:r></w:ins></w:p></w:tc><w:tc><w:tcPr><w:tcW w:w="3515" w:type="dxa"/><w:tcBorders></w:tcBorders></w:tcPr><w:p><w:pPr><w:pStyle w:val="Tabla65"/><w:widowControl/><w:jc w:val="left"/><w:rPr><w:kern w:val="0"/><w:szCs w:val="24"/><w:lang w:val="es-CO" w:eastAsia="en-US" w:bidi="ar-SA"/><w:ins w:id="14985" w:author="Unknown Author" w:date="2026-10-30T04:17:53Z"></w:ins></w:rPr></w:pPr><w:ins w:id="14984" w:author="Unknown Author" w:date="2026-10-30T04:17:53Z"><w:r><w:rPr><w:kern w:val="0"/><w:szCs w:val="24"/><w:lang w:val="es-CO" w:eastAsia="en-US" w:bidi="ar-SA"/></w:rPr><w:t>2.7 Construir y calibrar el gemelo predictivo de demolición</w:t></w:r></w:ins></w:p></w:tc><w:tc><w:tcPr><w:tcW w:w="310" w:type="dxa"/><w:tcBorders></w:tcBorders></w:tcPr><w:p><w:pPr><w:pStyle w:val="Tabla65"/><w:widowControl/><w:rPr><w:kern w:val="0"/><w:szCs w:val="24"/><w:lang w:val="es-CO" w:eastAsia="en-US" w:bidi="ar-SA"/><w:ins w:id="14987" w:author="Unknown Author" w:date="2026-10-30T04:17:53Z"></w:ins></w:rPr></w:pPr><w:ins w:id="14986"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4989" w:author="Unknown Author" w:date="2026-10-30T04:17:53Z"></w:ins></w:rPr></w:pPr><w:ins w:id="14988" w:author="Unknown Author" w:date="2026-10-30T04:17:53Z"><w:r><w:rPr><w:kern w:val="0"/><w:szCs w:val="24"/><w:lang w:val="es-CO" w:eastAsia="en-US" w:bidi="ar-SA"/></w:rPr></w:r></w:ins></w:p></w:tc><w:tc><w:tcPr><w:tcW w:w="311" w:type="dxa"/><w:tcBorders></w:tcBorders></w:tcPr><w:p><w:pPr><w:pStyle w:val="Tabla65"/><w:widowControl/><w:rPr><w:kern w:val="0"/><w:szCs w:val="24"/><w:lang w:val="es-CO" w:eastAsia="en-US" w:bidi="ar-SA"/><w:ins w:id="14991" w:author="Unknown Author" w:date="2026-10-30T04:17:53Z"></w:ins></w:rPr></w:pPr><w:ins w:id="14990"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4993" w:author="Unknown Author" w:date="2026-10-30T04:17:53Z"></w:ins></w:rPr></w:pPr><w:ins w:id="14992"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4995" w:author="Unknown Author" w:date="2026-10-30T04:17:53Z"></w:ins></w:rPr></w:pPr><w:ins w:id="14994"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4997" w:author="Unknown Author" w:date="2026-10-30T04:17:53Z"></w:ins></w:rPr></w:pPr><w:ins w:id="14996" w:author="Unknown Author" w:date="2026-10-30T04:17:53Z"><w:r><w:rPr><w:kern w:val="0"/><w:szCs w:val="24"/><w:lang w:val="es-CO" w:eastAsia="en-US" w:bidi="ar-SA"/></w:rPr></w:r></w:ins></w:p></w:tc><w:tc><w:tcPr><w:tcW w:w="311" w:type="dxa"/><w:tcBorders></w:tcBorders></w:tcPr><w:p><w:pPr><w:pStyle w:val="Tabla65"/><w:widowControl/><w:rPr><w:kern w:val="0"/><w:szCs w:val="24"/><w:lang w:val="es-CO" w:eastAsia="en-US" w:bidi="ar-SA"/><w:ins w:id="14999" w:author="Unknown Author" w:date="2026-10-30T04:17:53Z"></w:ins></w:rPr></w:pPr><w:ins w:id="14998"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5001" w:author="Unknown Author" w:date="2026-10-30T04:17:53Z"></w:ins></w:rPr></w:pPr><w:ins w:id="15000"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5003" w:author="Unknown Author" w:date="2026-10-30T04:17:53Z"></w:ins></w:rPr></w:pPr><w:ins w:id="15002" w:author="Unknown Author" w:date="2026-10-30T04:17:53Z"><w:r><w:rPr><w:kern w:val="0"/><w:szCs w:val="24"/><w:lang w:val="es-CO" w:eastAsia="en-US" w:bidi="ar-SA"/></w:rPr></w:r></w:ins></w:p></w:tc><w:tc><w:tcPr><w:tcW w:w="311" w:type="dxa"/><w:tcBorders></w:tcBorders></w:tcPr><w:p><w:pPr><w:pStyle w:val="Tabla65"/><w:widowControl/><w:rPr><w:kern w:val="0"/><w:szCs w:val="24"/><w:lang w:val="es-CO" w:eastAsia="en-US" w:bidi="ar-SA"/><w:ins w:id="15005" w:author="Unknown Author" w:date="2026-10-30T04:17:53Z"></w:ins></w:rPr></w:pPr><w:ins w:id="15004" w:author="Unknown Author" w:date="2026-10-30T04:17:53Z"><w:r><w:rPr><w:kern w:val="0"/><w:szCs w:val="24"/><w:lang w:val="es-CO" w:eastAsia="en-US" w:bidi="ar-SA"/></w:rPr></w:r></w:ins></w:p></w:tc><w:tc><w:tcPr><w:tcW w:w="310" w:type="dxa"/><w:tcBorders></w:tcBorders></w:tcPr><w:p><w:pPr><w:pStyle w:val="Tabla65"/><w:widowControl/><w:jc w:val="left"/><w:rPr><w:kern w:val="0"/><w:szCs w:val="24"/><w:lang w:val="es-CO" w:eastAsia="en-US" w:bidi="ar-SA"/><w:ins w:id="15007" w:author="Unknown Author" w:date="2026-10-30T04:17:53Z"></w:ins></w:rPr></w:pPr><w:ins w:id="15006" w:author="Unknown Author" w:date="2026-10-30T04:17:53Z"><w:r><w:rPr><w:kern w:val="0"/><w:szCs w:val="24"/><w:lang w:val="es-CO" w:eastAsia="en-US" w:bidi="ar-SA"/></w:rPr><w:t>x</w:t></w:r></w:ins></w:p></w:tc><w:tc><w:tcPr><w:tcW w:w="309" w:type="dxa"/><w:tcBorders></w:tcBorders></w:tcPr><w:p><w:pPr><w:pStyle w:val="Tabla65"/><w:widowControl/><w:jc w:val="left"/><w:rPr><w:kern w:val="0"/><w:szCs w:val="24"/><w:lang w:val="es-CO" w:eastAsia="en-US" w:bidi="ar-SA"/><w:ins w:id="15009" w:author="Unknown Author" w:date="2026-10-30T04:17:53Z"></w:ins></w:rPr></w:pPr><w:ins w:id="15008" w:author="Unknown Author" w:date="2026-10-30T04:17:53Z"><w:r><w:rPr><w:kern w:val="0"/><w:szCs w:val="24"/><w:lang w:val="es-CO" w:eastAsia="en-US" w:bidi="ar-SA"/></w:rPr><w:t>x</w:t></w:r></w:ins></w:p></w:tc><w:tc><w:tcPr><w:tcW w:w="310" w:type="dxa"/><w:tcBorders></w:tcBorders></w:tcPr><w:p><w:pPr><w:pStyle w:val="Tabla65"/><w:widowControl/><w:jc w:val="left"/><w:rPr><w:kern w:val="0"/><w:szCs w:val="24"/><w:lang w:val="es-CO" w:eastAsia="en-US" w:bidi="ar-SA"/><w:ins w:id="15011" w:author="Unknown Author" w:date="2026-10-30T04:17:53Z"></w:ins></w:rPr></w:pPr><w:ins w:id="15010" w:author="Unknown Author" w:date="2026-10-30T04:17:53Z"><w:r><w:rPr><w:kern w:val="0"/><w:szCs w:val="24"/><w:lang w:val="es-CO" w:eastAsia="en-US" w:bidi="ar-SA"/></w:rPr><w:t>x</w:t></w:r></w:ins></w:p></w:tc><w:tc><w:tcPr><w:tcW w:w="311" w:type="dxa"/><w:tcBorders></w:tcBorders></w:tcPr><w:p><w:pPr><w:pStyle w:val="Tabla65"/><w:widowControl/><w:jc w:val="left"/><w:rPr><w:kern w:val="0"/><w:szCs w:val="24"/><w:lang w:val="es-CO" w:eastAsia="en-US" w:bidi="ar-SA"/><w:ins w:id="15013" w:author="Unknown Author" w:date="2026-10-30T04:17:53Z"></w:ins></w:rPr></w:pPr><w:ins w:id="15012" w:author="Unknown Author" w:date="2026-10-30T04:17:53Z"><w:r><w:rPr><w:kern w:val="0"/><w:szCs w:val="24"/><w:lang w:val="es-CO" w:eastAsia="en-US" w:bidi="ar-SA"/></w:rPr><w:t>x</w:t></w:r></w:ins></w:p></w:tc><w:tc><w:tcPr><w:tcW w:w="310" w:type="dxa"/><w:tcBorders></w:tcBorders></w:tcPr><w:p><w:pPr><w:pStyle w:val="Tabla65"/><w:widowControl/><w:jc w:val="left"/><w:rPr><w:kern w:val="0"/><w:szCs w:val="24"/><w:lang w:val="es-CO" w:eastAsia="en-US" w:bidi="ar-SA"/><w:ins w:id="15015" w:author="Unknown Author" w:date="2026-10-30T04:17:53Z"></w:ins></w:rPr></w:pPr><w:ins w:id="15014" w:author="Unknown Author" w:date="2026-10-30T04:17:53Z"><w:r><w:rPr><w:kern w:val="0"/><w:szCs w:val="24"/><w:lang w:val="es-CO" w:eastAsia="en-US" w:bidi="ar-SA"/></w:rPr><w:t>x</w:t></w:r></w:ins></w:p></w:tc><w:tc><w:tcPr><w:tcW w:w="309" w:type="dxa"/><w:tcBorders></w:tcBorders></w:tcPr><w:p><w:pPr><w:pStyle w:val="Tabla65"/><w:widowControl/><w:jc w:val="left"/><w:rPr><w:kern w:val="0"/><w:szCs w:val="24"/><w:lang w:val="es-CO" w:eastAsia="en-US" w:bidi="ar-SA"/><w:ins w:id="15017" w:author="Unknown Author" w:date="2026-10-30T04:17:53Z"></w:ins></w:rPr></w:pPr><w:ins w:id="15016" w:author="Unknown Author" w:date="2026-10-30T04:17:53Z"><w:r><w:rPr><w:kern w:val="0"/><w:szCs w:val="24"/><w:lang w:val="es-CO" w:eastAsia="en-US" w:bidi="ar-SA"/></w:rPr><w:t>x</w:t></w:r></w:ins></w:p></w:tc><w:tc><w:tcPr><w:tcW w:w="311" w:type="dxa"/><w:tcBorders></w:tcBorders></w:tcPr><w:p><w:pPr><w:pStyle w:val="Tabla65"/><w:widowControl/><w:jc w:val="left"/><w:rPr><w:kern w:val="0"/><w:szCs w:val="24"/><w:lang w:val="es-CO" w:eastAsia="en-US" w:bidi="ar-SA"/><w:ins w:id="15019" w:author="Unknown Author" w:date="2026-10-30T04:17:53Z"></w:ins></w:rPr></w:pPr><w:ins w:id="15018" w:author="Unknown Author" w:date="2026-10-30T04:17:53Z"><w:r><w:rPr><w:kern w:val="0"/><w:szCs w:val="24"/><w:lang w:val="es-CO" w:eastAsia="en-US" w:bidi="ar-SA"/></w:rPr><w:t>x</w:t></w:r></w:ins></w:p></w:tc><w:tc><w:tcPr><w:tcW w:w="310" w:type="dxa"/><w:tcBorders></w:tcBorders></w:tcPr><w:p><w:pPr><w:pStyle w:val="Tabla65"/><w:widowControl/><w:rPr><w:kern w:val="0"/><w:szCs w:val="24"/><w:lang w:val="es-CO" w:eastAsia="en-US" w:bidi="ar-SA"/><w:ins w:id="15021" w:author="Unknown Author" w:date="2026-10-30T04:17:53Z"></w:ins></w:rPr></w:pPr><w:ins w:id="15020"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5023" w:author="Unknown Author" w:date="2026-10-30T04:17:53Z"></w:ins></w:rPr></w:pPr><w:ins w:id="15022"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5025" w:author="Unknown Author" w:date="2026-10-30T04:17:53Z"></w:ins></w:rPr></w:pPr><w:ins w:id="15024" w:author="Unknown Author" w:date="2026-10-30T04:17:53Z"><w:r><w:rPr><w:kern w:val="0"/><w:szCs w:val="24"/><w:lang w:val="es-CO" w:eastAsia="en-US" w:bidi="ar-SA"/></w:rPr></w:r></w:ins></w:p></w:tc><w:tc><w:tcPr><w:tcW w:w="311" w:type="dxa"/><w:tcBorders></w:tcBorders></w:tcPr><w:p><w:pPr><w:pStyle w:val="Tabla65"/><w:widowControl/><w:rPr><w:kern w:val="0"/><w:szCs w:val="24"/><w:lang w:val="es-CO" w:eastAsia="en-US" w:bidi="ar-SA"/><w:ins w:id="15027" w:author="Unknown Author" w:date="2026-10-30T04:17:53Z"></w:ins></w:rPr></w:pPr><w:ins w:id="15026"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5029" w:author="Unknown Author" w:date="2026-10-30T04:17:53Z"></w:ins></w:rPr></w:pPr><w:ins w:id="15028"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5031" w:author="Unknown Author" w:date="2026-10-30T04:17:53Z"></w:ins></w:rPr></w:pPr><w:ins w:id="15030"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5033" w:author="Unknown Author" w:date="2026-10-30T04:17:53Z"></w:ins></w:rPr></w:pPr><w:ins w:id="15032" w:author="Unknown Author" w:date="2026-10-30T04:17:53Z"><w:r><w:rPr><w:kern w:val="0"/><w:szCs w:val="24"/><w:lang w:val="es-CO" w:eastAsia="en-US" w:bidi="ar-SA"/></w:rPr></w:r></w:ins></w:p></w:tc></w:tr><w:tr><w:trPr><w:ins w:id="15034" w:author="Unknown Author" w:date="2026-10-30T04:17:53Z"/><w:cantSplit w:val="true"/></w:trPr><w:tc><w:tcPr><w:tcW w:w="899" w:type="dxa"/><w:tcBorders></w:tcBorders><w:shd w:color="auto" w:fill="F7F7F7" w:val="clear"/></w:tcPr><w:p><w:pPr><w:pStyle w:val="Tabla65"/><w:widowControl/><w:rPr><w:kern w:val="0"/><w:szCs w:val="24"/><w:lang w:val="es-CO" w:eastAsia="en-US" w:bidi="ar-SA"/><w:ins w:id="15036" w:author="Unknown Author" w:date="2026-10-30T04:17:53Z"></w:ins></w:rPr></w:pPr><w:ins w:id="15035" w:author="Unknown Author" w:date="2026-10-30T04:17:53Z"><w:r><w:rPr><w:kern w:val="0"/><w:szCs w:val="24"/><w:lang w:val="es-CO" w:eastAsia="en-US" w:bidi="ar-SA"/></w:rPr></w:r></w:ins></w:p></w:tc><w:tc><w:tcPr><w:tcW w:w="1700" w:type="dxa"/><w:tcBorders></w:tcBorders><w:shd w:color="auto" w:fill="F7F7F7" w:val="clear"/></w:tcPr><w:p><w:pPr><w:pStyle w:val="Tabla65"/><w:widowControl/><w:rPr><w:kern w:val="0"/><w:szCs w:val="24"/><w:lang w:val="es-CO" w:eastAsia="en-US" w:bidi="ar-SA"/><w:ins w:id="15038" w:author="Unknown Author" w:date="2026-10-30T04:17:53Z"></w:ins></w:rPr></w:pPr><w:ins w:id="15037" w:author="Unknown Author" w:date="2026-10-30T04:17:53Z"><w:r><w:rPr><w:kern w:val="0"/><w:szCs w:val="24"/><w:lang w:val="es-CO" w:eastAsia="en-US" w:bidi="ar-SA"/></w:rPr></w:r></w:ins></w:p></w:tc><w:tc><w:tcPr><w:tcW w:w="3515" w:type="dxa"/><w:tcBorders></w:tcBorders><w:shd w:color="auto" w:fill="F7F7F7" w:val="clear"/></w:tcPr><w:p><w:pPr><w:pStyle w:val="Tabla65"/><w:widowControl/><w:jc w:val="left"/><w:rPr><w:kern w:val="0"/><w:szCs w:val="24"/><w:lang w:val="es-CO" w:eastAsia="en-US" w:bidi="ar-SA"/><w:ins w:id="15040" w:author="Unknown Author" w:date="2026-10-30T04:17:53Z"></w:ins></w:rPr></w:pPr><w:ins w:id="15039" w:author="Unknown Author" w:date="2026-10-30T04:17:53Z"><w:r><w:rPr><w:kern w:val="0"/><w:szCs w:val="24"/><w:lang w:val="es-CO" w:eastAsia="en-US" w:bidi="ar-SA"/></w:rPr><w:t>2.8 Administración y apoyo a la supervisión (objetivo específico 2)</w:t></w:r></w:ins></w:p></w:tc><w:tc><w:tcPr><w:tcW w:w="310" w:type="dxa"/><w:tcBorders></w:tcBorders><w:shd w:color="auto" w:fill="F7F7F7" w:val="clear"/></w:tcPr><w:p><w:pPr><w:pStyle w:val="Tabla65"/><w:widowControl/><w:jc w:val="left"/><w:rPr><w:kern w:val="0"/><w:szCs w:val="24"/><w:lang w:val="es-CO" w:eastAsia="en-US" w:bidi="ar-SA"/><w:ins w:id="15042" w:author="Unknown Author" w:date="2026-10-30T04:17:53Z"></w:ins></w:rPr></w:pPr><w:ins w:id="15041" w:author="Unknown Author" w:date="2026-10-30T04:17:53Z"><w:r><w:rPr><w:kern w:val="0"/><w:szCs w:val="24"/><w:lang w:val="es-CO" w:eastAsia="en-US" w:bidi="ar-SA"/></w:rPr><w:t>x</w:t></w:r></w:ins></w:p></w:tc><w:tc><w:tcPr><w:tcW w:w="309" w:type="dxa"/><w:tcBorders></w:tcBorders><w:shd w:color="auto" w:fill="F7F7F7" w:val="clear"/></w:tcPr><w:p><w:pPr><w:pStyle w:val="Tabla65"/><w:widowControl/><w:jc w:val="left"/><w:rPr><w:kern w:val="0"/><w:szCs w:val="24"/><w:lang w:val="es-CO" w:eastAsia="en-US" w:bidi="ar-SA"/><w:ins w:id="15044" w:author="Unknown Author" w:date="2026-10-30T04:17:53Z"></w:ins></w:rPr></w:pPr><w:ins w:id="15043" w:author="Unknown Author" w:date="2026-10-30T04:17:53Z"><w:r><w:rPr><w:kern w:val="0"/><w:szCs w:val="24"/><w:lang w:val="es-CO" w:eastAsia="en-US" w:bidi="ar-SA"/></w:rPr><w:t>x</w:t></w:r></w:ins></w:p></w:tc><w:tc><w:tcPr><w:tcW w:w="311" w:type="dxa"/><w:tcBorders></w:tcBorders><w:shd w:color="auto" w:fill="F7F7F7" w:val="clear"/></w:tcPr><w:p><w:pPr><w:pStyle w:val="Tabla65"/><w:widowControl/><w:jc w:val="left"/><w:rPr><w:kern w:val="0"/><w:szCs w:val="24"/><w:lang w:val="es-CO" w:eastAsia="en-US" w:bidi="ar-SA"/><w:ins w:id="15046" w:author="Unknown Author" w:date="2026-10-30T04:17:53Z"></w:ins></w:rPr></w:pPr><w:ins w:id="15045" w:author="Unknown Author" w:date="2026-10-30T04:17:53Z"><w:r><w:rPr><w:kern w:val="0"/><w:szCs w:val="24"/><w:lang w:val="es-CO" w:eastAsia="en-US" w:bidi="ar-SA"/></w:rPr><w:t>x</w:t></w:r></w:ins></w:p></w:tc><w:tc><w:tcPr><w:tcW w:w="310" w:type="dxa"/><w:tcBorders></w:tcBorders><w:shd w:color="auto" w:fill="F7F7F7" w:val="clear"/></w:tcPr><w:p><w:pPr><w:pStyle w:val="Tabla65"/><w:widowControl/><w:jc w:val="left"/><w:rPr><w:kern w:val="0"/><w:szCs w:val="24"/><w:lang w:val="es-CO" w:eastAsia="en-US" w:bidi="ar-SA"/><w:ins w:id="15048" w:author="Unknown Author" w:date="2026-10-30T04:17:53Z"></w:ins></w:rPr></w:pPr><w:ins w:id="15047" w:author="Unknown Author" w:date="2026-10-30T04:17:53Z"><w:r><w:rPr><w:kern w:val="0"/><w:szCs w:val="24"/><w:lang w:val="es-CO" w:eastAsia="en-US" w:bidi="ar-SA"/></w:rPr><w:t>x</w:t></w:r></w:ins></w:p></w:tc><w:tc><w:tcPr><w:tcW w:w="309" w:type="dxa"/><w:tcBorders></w:tcBorders><w:shd w:color="auto" w:fill="F7F7F7" w:val="clear"/></w:tcPr><w:p><w:pPr><w:pStyle w:val="Tabla65"/><w:widowControl/><w:jc w:val="left"/><w:rPr><w:kern w:val="0"/><w:szCs w:val="24"/><w:lang w:val="es-CO" w:eastAsia="en-US" w:bidi="ar-SA"/><w:ins w:id="15050" w:author="Unknown Author" w:date="2026-10-30T04:17:53Z"></w:ins></w:rPr></w:pPr><w:ins w:id="15049" w:author="Unknown Author" w:date="2026-10-30T04:17:53Z"><w:r><w:rPr><w:kern w:val="0"/><w:szCs w:val="24"/><w:lang w:val="es-CO" w:eastAsia="en-US" w:bidi="ar-SA"/></w:rPr><w:t>x</w:t></w:r></w:ins></w:p></w:tc><w:tc><w:tcPr><w:tcW w:w="310" w:type="dxa"/><w:tcBorders></w:tcBorders><w:shd w:color="auto" w:fill="F7F7F7" w:val="clear"/></w:tcPr><w:p><w:pPr><w:pStyle w:val="Tabla65"/><w:widowControl/><w:jc w:val="left"/><w:rPr><w:kern w:val="0"/><w:szCs w:val="24"/><w:lang w:val="es-CO" w:eastAsia="en-US" w:bidi="ar-SA"/><w:ins w:id="15052" w:author="Unknown Author" w:date="2026-10-30T04:17:53Z"></w:ins></w:rPr></w:pPr><w:ins w:id="15051" w:author="Unknown Author" w:date="2026-10-30T04:17:53Z"><w:r><w:rPr><w:kern w:val="0"/><w:szCs w:val="24"/><w:lang w:val="es-CO" w:eastAsia="en-US" w:bidi="ar-SA"/></w:rPr><w:t>x</w:t></w:r></w:ins></w:p></w:tc><w:tc><w:tcPr><w:tcW w:w="311" w:type="dxa"/><w:tcBorders></w:tcBorders><w:shd w:color="auto" w:fill="F7F7F7" w:val="clear"/></w:tcPr><w:p><w:pPr><w:pStyle w:val="Tabla65"/><w:widowControl/><w:jc w:val="left"/><w:rPr><w:kern w:val="0"/><w:szCs w:val="24"/><w:lang w:val="es-CO" w:eastAsia="en-US" w:bidi="ar-SA"/><w:ins w:id="15054" w:author="Unknown Author" w:date="2026-10-30T04:17:53Z"></w:ins></w:rPr></w:pPr><w:ins w:id="15053" w:author="Unknown Author" w:date="2026-10-30T04:17:53Z"><w:r><w:rPr><w:kern w:val="0"/><w:szCs w:val="24"/><w:lang w:val="es-CO" w:eastAsia="en-US" w:bidi="ar-SA"/></w:rPr><w:t>x</w:t></w:r></w:ins></w:p></w:tc><w:tc><w:tcPr><w:tcW w:w="310" w:type="dxa"/><w:tcBorders></w:tcBorders><w:shd w:color="auto" w:fill="F7F7F7" w:val="clear"/></w:tcPr><w:p><w:pPr><w:pStyle w:val="Tabla65"/><w:widowControl/><w:jc w:val="left"/><w:rPr><w:kern w:val="0"/><w:szCs w:val="24"/><w:lang w:val="es-CO" w:eastAsia="en-US" w:bidi="ar-SA"/><w:ins w:id="15056" w:author="Unknown Author" w:date="2026-10-30T04:17:53Z"></w:ins></w:rPr></w:pPr><w:ins w:id="15055" w:author="Unknown Author" w:date="2026-10-30T04:17:53Z"><w:r><w:rPr><w:kern w:val="0"/><w:szCs w:val="24"/><w:lang w:val="es-CO" w:eastAsia="en-US" w:bidi="ar-SA"/></w:rPr><w:t>x</w:t></w:r></w:ins></w:p></w:tc><w:tc><w:tcPr><w:tcW w:w="309" w:type="dxa"/><w:tcBorders></w:tcBorders><w:shd w:color="auto" w:fill="F7F7F7" w:val="clear"/></w:tcPr><w:p><w:pPr><w:pStyle w:val="Tabla65"/><w:widowControl/><w:jc w:val="left"/><w:rPr><w:kern w:val="0"/><w:szCs w:val="24"/><w:lang w:val="es-CO" w:eastAsia="en-US" w:bidi="ar-SA"/><w:ins w:id="15058" w:author="Unknown Author" w:date="2026-10-30T04:17:53Z"></w:ins></w:rPr></w:pPr><w:ins w:id="15057" w:author="Unknown Author" w:date="2026-10-30T04:17:53Z"><w:r><w:rPr><w:kern w:val="0"/><w:szCs w:val="24"/><w:lang w:val="es-CO" w:eastAsia="en-US" w:bidi="ar-SA"/></w:rPr><w:t>x</w:t></w:r></w:ins></w:p></w:tc><w:tc><w:tcPr><w:tcW w:w="311" w:type="dxa"/><w:tcBorders></w:tcBorders><w:shd w:color="auto" w:fill="F7F7F7" w:val="clear"/></w:tcPr><w:p><w:pPr><w:pStyle w:val="Tabla65"/><w:widowControl/><w:jc w:val="left"/><w:rPr><w:kern w:val="0"/><w:szCs w:val="24"/><w:lang w:val="es-CO" w:eastAsia="en-US" w:bidi="ar-SA"/><w:ins w:id="15060" w:author="Unknown Author" w:date="2026-10-30T04:17:53Z"></w:ins></w:rPr></w:pPr><w:ins w:id="15059" w:author="Unknown Author" w:date="2026-10-30T04:17:53Z"><w:r><w:rPr><w:kern w:val="0"/><w:szCs w:val="24"/><w:lang w:val="es-CO" w:eastAsia="en-US" w:bidi="ar-SA"/></w:rPr><w:t>x</w:t></w:r></w:ins></w:p></w:tc><w:tc><w:tcPr><w:tcW w:w="310" w:type="dxa"/><w:tcBorders></w:tcBorders><w:shd w:color="auto" w:fill="F7F7F7" w:val="clear"/></w:tcPr><w:p><w:pPr><w:pStyle w:val="Tabla65"/><w:widowControl/><w:jc w:val="left"/><w:rPr><w:kern w:val="0"/><w:szCs w:val="24"/><w:lang w:val="es-CO" w:eastAsia="en-US" w:bidi="ar-SA"/><w:ins w:id="15062" w:author="Unknown Author" w:date="2026-10-30T04:17:53Z"></w:ins></w:rPr></w:pPr><w:ins w:id="15061" w:author="Unknown Author" w:date="2026-10-30T04:17:53Z"><w:r><w:rPr><w:kern w:val="0"/><w:szCs w:val="24"/><w:lang w:val="es-CO" w:eastAsia="en-US" w:bidi="ar-SA"/></w:rPr><w:t>x</w:t></w:r></w:ins></w:p></w:tc><w:tc><w:tcPr><w:tcW w:w="309" w:type="dxa"/><w:tcBorders></w:tcBorders><w:shd w:color="auto" w:fill="F7F7F7" w:val="clear"/></w:tcPr><w:p><w:pPr><w:pStyle w:val="Tabla65"/><w:widowControl/><w:jc w:val="left"/><w:rPr><w:kern w:val="0"/><w:szCs w:val="24"/><w:lang w:val="es-CO" w:eastAsia="en-US" w:bidi="ar-SA"/><w:ins w:id="15064" w:author="Unknown Author" w:date="2026-10-30T04:17:53Z"></w:ins></w:rPr></w:pPr><w:ins w:id="15063" w:author="Unknown Author" w:date="2026-10-30T04:17:53Z"><w:r><w:rPr><w:kern w:val="0"/><w:szCs w:val="24"/><w:lang w:val="es-CO" w:eastAsia="en-US" w:bidi="ar-SA"/></w:rPr><w:t>x</w:t></w:r></w:ins></w:p></w:tc><w:tc><w:tcPr><w:tcW w:w="310" w:type="dxa"/><w:tcBorders></w:tcBorders><w:shd w:color="auto" w:fill="F7F7F7" w:val="clear"/></w:tcPr><w:p><w:pPr><w:pStyle w:val="Tabla65"/><w:widowControl/><w:jc w:val="left"/><w:rPr><w:kern w:val="0"/><w:szCs w:val="24"/><w:lang w:val="es-CO" w:eastAsia="en-US" w:bidi="ar-SA"/><w:ins w:id="15066" w:author="Unknown Author" w:date="2026-10-30T04:17:53Z"></w:ins></w:rPr></w:pPr><w:ins w:id="15065" w:author="Unknown Author" w:date="2026-10-30T04:17:53Z"><w:r><w:rPr><w:kern w:val="0"/><w:szCs w:val="24"/><w:lang w:val="es-CO" w:eastAsia="en-US" w:bidi="ar-SA"/></w:rPr><w:t>x</w:t></w:r></w:ins></w:p></w:tc><w:tc><w:tcPr><w:tcW w:w="311" w:type="dxa"/><w:tcBorders></w:tcBorders><w:shd w:color="auto" w:fill="F7F7F7" w:val="clear"/></w:tcPr><w:p><w:pPr><w:pStyle w:val="Tabla65"/><w:widowControl/><w:jc w:val="left"/><w:rPr><w:kern w:val="0"/><w:szCs w:val="24"/><w:lang w:val="es-CO" w:eastAsia="en-US" w:bidi="ar-SA"/><w:ins w:id="15068" w:author="Unknown Author" w:date="2026-10-30T04:17:53Z"></w:ins></w:rPr></w:pPr><w:ins w:id="15067" w:author="Unknown Author" w:date="2026-10-30T04:17:53Z"><w:r><w:rPr><w:kern w:val="0"/><w:szCs w:val="24"/><w:lang w:val="es-CO" w:eastAsia="en-US" w:bidi="ar-SA"/></w:rPr><w:t>x</w:t></w:r></w:ins></w:p></w:tc><w:tc><w:tcPr><w:tcW w:w="310" w:type="dxa"/><w:tcBorders></w:tcBorders><w:shd w:color="auto" w:fill="F7F7F7" w:val="clear"/></w:tcPr><w:p><w:pPr><w:pStyle w:val="Tabla65"/><w:widowControl/><w:jc w:val="left"/><w:rPr><w:kern w:val="0"/><w:szCs w:val="24"/><w:lang w:val="es-CO" w:eastAsia="en-US" w:bidi="ar-SA"/><w:ins w:id="15070" w:author="Unknown Author" w:date="2026-10-30T04:17:53Z"></w:ins></w:rPr></w:pPr><w:ins w:id="15069" w:author="Unknown Author" w:date="2026-10-30T04:17:53Z"><w:r><w:rPr><w:kern w:val="0"/><w:szCs w:val="24"/><w:lang w:val="es-CO" w:eastAsia="en-US" w:bidi="ar-SA"/></w:rPr><w:t>x</w:t></w:r></w:ins></w:p></w:tc><w:tc><w:tcPr><w:tcW w:w="309" w:type="dxa"/><w:tcBorders></w:tcBorders><w:shd w:color="auto" w:fill="F7F7F7" w:val="clear"/></w:tcPr><w:p><w:pPr><w:pStyle w:val="Tabla65"/><w:widowControl/><w:jc w:val="left"/><w:rPr><w:kern w:val="0"/><w:szCs w:val="24"/><w:lang w:val="es-CO" w:eastAsia="en-US" w:bidi="ar-SA"/><w:ins w:id="15072" w:author="Unknown Author" w:date="2026-10-30T04:17:53Z"></w:ins></w:rPr></w:pPr><w:ins w:id="15071" w:author="Unknown Author" w:date="2026-10-30T04:17:53Z"><w:r><w:rPr><w:kern w:val="0"/><w:szCs w:val="24"/><w:lang w:val="es-CO" w:eastAsia="en-US" w:bidi="ar-SA"/></w:rPr><w:t>x</w:t></w:r></w:ins></w:p></w:tc><w:tc><w:tcPr><w:tcW w:w="311" w:type="dxa"/><w:tcBorders></w:tcBorders><w:shd w:color="auto" w:fill="F7F7F7" w:val="clear"/></w:tcPr><w:p><w:pPr><w:pStyle w:val="Tabla65"/><w:widowControl/><w:jc w:val="left"/><w:rPr><w:kern w:val="0"/><w:szCs w:val="24"/><w:lang w:val="es-CO" w:eastAsia="en-US" w:bidi="ar-SA"/><w:ins w:id="15074" w:author="Unknown Author" w:date="2026-10-30T04:17:53Z"></w:ins></w:rPr></w:pPr><w:ins w:id="15073" w:author="Unknown Author" w:date="2026-10-30T04:17:53Z"><w:r><w:rPr><w:kern w:val="0"/><w:szCs w:val="24"/><w:lang w:val="es-CO" w:eastAsia="en-US" w:bidi="ar-SA"/></w:rPr><w:t>x</w:t></w:r></w:ins></w:p></w:tc><w:tc><w:tcPr><w:tcW w:w="310" w:type="dxa"/><w:tcBorders></w:tcBorders><w:shd w:color="auto" w:fill="F7F7F7" w:val="clear"/></w:tcPr><w:p><w:pPr><w:pStyle w:val="Tabla65"/><w:widowControl/><w:jc w:val="left"/><w:rPr><w:kern w:val="0"/><w:szCs w:val="24"/><w:lang w:val="es-CO" w:eastAsia="en-US" w:bidi="ar-SA"/><w:ins w:id="15076" w:author="Unknown Author" w:date="2026-10-30T04:17:53Z"></w:ins></w:rPr></w:pPr><w:ins w:id="15075" w:author="Unknown Author" w:date="2026-10-30T04:17:53Z"><w:r><w:rPr><w:kern w:val="0"/><w:szCs w:val="24"/><w:lang w:val="es-CO" w:eastAsia="en-US" w:bidi="ar-SA"/></w:rPr><w:t>x</w:t></w:r></w:ins></w:p></w:tc><w:tc><w:tcPr><w:tcW w:w="309" w:type="dxa"/><w:tcBorders></w:tcBorders><w:shd w:color="auto" w:fill="F7F7F7" w:val="clear"/></w:tcPr><w:p><w:pPr><w:pStyle w:val="Tabla65"/><w:widowControl/><w:jc w:val="left"/><w:rPr><w:kern w:val="0"/><w:szCs w:val="24"/><w:lang w:val="es-CO" w:eastAsia="en-US" w:bidi="ar-SA"/><w:ins w:id="15078" w:author="Unknown Author" w:date="2026-10-30T04:17:53Z"></w:ins></w:rPr></w:pPr><w:ins w:id="15077" w:author="Unknown Author" w:date="2026-10-30T04:17:53Z"><w:r><w:rPr><w:kern w:val="0"/><w:szCs w:val="24"/><w:lang w:val="es-CO" w:eastAsia="en-US" w:bidi="ar-SA"/></w:rPr><w:t>x</w:t></w:r></w:ins></w:p></w:tc><w:tc><w:tcPr><w:tcW w:w="310" w:type="dxa"/><w:tcBorders></w:tcBorders><w:shd w:color="auto" w:fill="F7F7F7" w:val="clear"/></w:tcPr><w:p><w:pPr><w:pStyle w:val="Tabla65"/><w:widowControl/><w:jc w:val="left"/><w:rPr><w:kern w:val="0"/><w:szCs w:val="24"/><w:lang w:val="es-CO" w:eastAsia="en-US" w:bidi="ar-SA"/><w:ins w:id="15080" w:author="Unknown Author" w:date="2026-10-30T04:17:53Z"></w:ins></w:rPr></w:pPr><w:ins w:id="15079" w:author="Unknown Author" w:date="2026-10-30T04:17:53Z"><w:r><w:rPr><w:kern w:val="0"/><w:szCs w:val="24"/><w:lang w:val="es-CO" w:eastAsia="en-US" w:bidi="ar-SA"/></w:rPr><w:t>x</w:t></w:r></w:ins></w:p></w:tc><w:tc><w:tcPr><w:tcW w:w="311" w:type="dxa"/><w:tcBorders></w:tcBorders><w:shd w:color="auto" w:fill="F7F7F7" w:val="clear"/></w:tcPr><w:p><w:pPr><w:pStyle w:val="Tabla65"/><w:widowControl/><w:jc w:val="left"/><w:rPr><w:kern w:val="0"/><w:szCs w:val="24"/><w:lang w:val="es-CO" w:eastAsia="en-US" w:bidi="ar-SA"/><w:ins w:id="15082" w:author="Unknown Author" w:date="2026-10-30T04:17:53Z"></w:ins></w:rPr></w:pPr><w:ins w:id="15081" w:author="Unknown Author" w:date="2026-10-30T04:17:53Z"><w:r><w:rPr><w:kern w:val="0"/><w:szCs w:val="24"/><w:lang w:val="es-CO" w:eastAsia="en-US" w:bidi="ar-SA"/></w:rPr><w:t>x</w:t></w:r></w:ins></w:p></w:tc><w:tc><w:tcPr><w:tcW w:w="310" w:type="dxa"/><w:tcBorders></w:tcBorders><w:shd w:color="auto" w:fill="F7F7F7" w:val="clear"/></w:tcPr><w:p><w:pPr><w:pStyle w:val="Tabla65"/><w:widowControl/><w:jc w:val="left"/><w:rPr><w:kern w:val="0"/><w:szCs w:val="24"/><w:lang w:val="es-CO" w:eastAsia="en-US" w:bidi="ar-SA"/><w:ins w:id="15084" w:author="Unknown Author" w:date="2026-10-30T04:17:53Z"></w:ins></w:rPr></w:pPr><w:ins w:id="15083" w:author="Unknown Author" w:date="2026-10-30T04:17:53Z"><w:r><w:rPr><w:kern w:val="0"/><w:szCs w:val="24"/><w:lang w:val="es-CO" w:eastAsia="en-US" w:bidi="ar-SA"/></w:rPr><w:t>x</w:t></w:r></w:ins></w:p></w:tc><w:tc><w:tcPr><w:tcW w:w="309" w:type="dxa"/><w:tcBorders></w:tcBorders><w:shd w:color="auto" w:fill="F7F7F7" w:val="clear"/></w:tcPr><w:p><w:pPr><w:pStyle w:val="Tabla65"/><w:widowControl/><w:jc w:val="left"/><w:rPr><w:kern w:val="0"/><w:szCs w:val="24"/><w:lang w:val="es-CO" w:eastAsia="en-US" w:bidi="ar-SA"/><w:ins w:id="15086" w:author="Unknown Author" w:date="2026-10-30T04:17:53Z"></w:ins></w:rPr></w:pPr><w:ins w:id="15085" w:author="Unknown Author" w:date="2026-10-30T04:17:53Z"><w:r><w:rPr><w:kern w:val="0"/><w:szCs w:val="24"/><w:lang w:val="es-CO" w:eastAsia="en-US" w:bidi="ar-SA"/></w:rPr><w:t>x</w:t></w:r></w:ins></w:p></w:tc><w:tc><w:tcPr><w:tcW w:w="309" w:type="dxa"/><w:tcBorders></w:tcBorders><w:shd w:color="auto" w:fill="F7F7F7" w:val="clear"/></w:tcPr><w:p><w:pPr><w:pStyle w:val="Tabla65"/><w:widowControl/><w:jc w:val="left"/><w:rPr><w:kern w:val="0"/><w:szCs w:val="24"/><w:lang w:val="es-CO" w:eastAsia="en-US" w:bidi="ar-SA"/><w:ins w:id="15088" w:author="Unknown Author" w:date="2026-10-30T04:17:53Z"></w:ins></w:rPr></w:pPr><w:ins w:id="15087" w:author="Unknown Author" w:date="2026-10-30T04:17:53Z"><w:r><w:rPr><w:kern w:val="0"/><w:szCs w:val="24"/><w:lang w:val="es-CO" w:eastAsia="en-US" w:bidi="ar-SA"/></w:rPr><w:t>x</w:t></w:r></w:ins></w:p></w:tc></w:tr><w:tr><w:trPr><w:ins w:id="15089" w:author="Unknown Author" w:date="2026-10-30T04:17:53Z"/><w:cantSplit w:val="true"/></w:trPr><w:tc><w:tcPr><w:tcW w:w="899" w:type="dxa"/><w:tcBorders></w:tcBorders></w:tcPr><w:p><w:pPr><w:pStyle w:val="Tabla65"/><w:widowControl/><w:jc w:val="left"/><w:rPr><w:kern w:val="0"/><w:szCs w:val="24"/><w:lang w:val="es-CO" w:eastAsia="en-US" w:bidi="ar-SA"/><w:ins w:id="15091" w:author="Unknown Author" w:date="2026-10-30T04:17:53Z"></w:ins></w:rPr></w:pPr><w:ins w:id="15090" w:author="Unknown Author" w:date="2026-10-30T04:17:53Z"><w:r><w:rPr><w:kern w:val="0"/><w:szCs w:val="24"/><w:lang w:val="es-CO" w:eastAsia="en-US" w:bidi="ar-SA"/></w:rPr><w:t>OE3</w:t></w:r></w:ins></w:p></w:tc><w:tc><w:tcPr><w:tcW w:w="1700" w:type="dxa"/><w:tcBorders></w:tcBorders></w:tcPr><w:p><w:pPr><w:pStyle w:val="Tabla65"/><w:widowControl/><w:jc w:val="left"/><w:rPr><w:kern w:val="0"/><w:szCs w:val="24"/><w:lang w:val="es-CO" w:eastAsia="en-US" w:bidi="ar-SA"/><w:ins w:id="15093" w:author="Unknown Author" w:date="2026-10-30T04:17:53Z"></w:ins></w:rPr></w:pPr><w:ins w:id="15092" w:author="Unknown Author" w:date="2026-10-30T04:17:53Z"><w:r><w:rPr><w:kern w:val="0"/><w:szCs w:val="24"/><w:lang w:val="es-CO" w:eastAsia="en-US" w:bidi="ar-SA"/></w:rPr><w:t>Documentos de planeación, apropiación social y asistencia técnica</w:t></w:r></w:ins></w:p></w:tc><w:tc><w:tcPr><w:tcW w:w="3515" w:type="dxa"/><w:tcBorders></w:tcBorders></w:tcPr><w:p><w:pPr><w:pStyle w:val="Tabla65"/><w:widowControl/><w:jc w:val="left"/><w:rPr><w:kern w:val="0"/><w:szCs w:val="24"/><w:lang w:val="es-CO" w:eastAsia="en-US" w:bidi="ar-SA"/><w:ins w:id="15095" w:author="Unknown Author" w:date="2026-10-30T04:17:53Z"></w:ins></w:rPr></w:pPr><w:ins w:id="15094" w:author="Unknown Author" w:date="2026-10-30T04:17:53Z"><w:r><w:rPr><w:kern w:val="0"/><w:szCs w:val="24"/><w:lang w:val="es-CO" w:eastAsia="en-US" w:bidi="ar-SA"/></w:rPr><w:t>3.1 Co-diseñar los umbrales y el protocolo de alerta con los consejos</w:t></w:r></w:ins></w:p></w:tc><w:tc><w:tcPr><w:tcW w:w="310" w:type="dxa"/><w:tcBorders></w:tcBorders></w:tcPr><w:p><w:pPr><w:pStyle w:val="Tabla65"/><w:widowControl/><w:rPr><w:kern w:val="0"/><w:szCs w:val="24"/><w:lang w:val="es-CO" w:eastAsia="en-US" w:bidi="ar-SA"/><w:ins w:id="15097" w:author="Unknown Author" w:date="2026-10-30T04:17:53Z"></w:ins></w:rPr></w:pPr><w:ins w:id="15096"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5099" w:author="Unknown Author" w:date="2026-10-30T04:17:53Z"></w:ins></w:rPr></w:pPr><w:ins w:id="15098" w:author="Unknown Author" w:date="2026-10-30T04:17:53Z"><w:r><w:rPr><w:kern w:val="0"/><w:szCs w:val="24"/><w:lang w:val="es-CO" w:eastAsia="en-US" w:bidi="ar-SA"/></w:rPr></w:r></w:ins></w:p></w:tc><w:tc><w:tcPr><w:tcW w:w="311" w:type="dxa"/><w:tcBorders></w:tcBorders></w:tcPr><w:p><w:pPr><w:pStyle w:val="Tabla65"/><w:widowControl/><w:jc w:val="left"/><w:rPr><w:kern w:val="0"/><w:szCs w:val="24"/><w:lang w:val="es-CO" w:eastAsia="en-US" w:bidi="ar-SA"/><w:ins w:id="15101" w:author="Unknown Author" w:date="2026-10-30T04:17:53Z"></w:ins></w:rPr></w:pPr><w:ins w:id="15100" w:author="Unknown Author" w:date="2026-10-30T04:17:53Z"><w:r><w:rPr><w:kern w:val="0"/><w:szCs w:val="24"/><w:lang w:val="es-CO" w:eastAsia="en-US" w:bidi="ar-SA"/></w:rPr><w:t>x</w:t></w:r></w:ins></w:p></w:tc><w:tc><w:tcPr><w:tcW w:w="310" w:type="dxa"/><w:tcBorders></w:tcBorders></w:tcPr><w:p><w:pPr><w:pStyle w:val="Tabla65"/><w:widowControl/><w:jc w:val="left"/><w:rPr><w:kern w:val="0"/><w:szCs w:val="24"/><w:lang w:val="es-CO" w:eastAsia="en-US" w:bidi="ar-SA"/><w:ins w:id="15103" w:author="Unknown Author" w:date="2026-10-30T04:17:53Z"></w:ins></w:rPr></w:pPr><w:ins w:id="15102" w:author="Unknown Author" w:date="2026-10-30T04:17:53Z"><w:r><w:rPr><w:kern w:val="0"/><w:szCs w:val="24"/><w:lang w:val="es-CO" w:eastAsia="en-US" w:bidi="ar-SA"/></w:rPr><w:t>x</w:t></w:r></w:ins></w:p></w:tc><w:tc><w:tcPr><w:tcW w:w="309" w:type="dxa"/><w:tcBorders></w:tcBorders></w:tcPr><w:p><w:pPr><w:pStyle w:val="Tabla65"/><w:widowControl/><w:jc w:val="left"/><w:rPr><w:kern w:val="0"/><w:szCs w:val="24"/><w:lang w:val="es-CO" w:eastAsia="en-US" w:bidi="ar-SA"/><w:ins w:id="15105" w:author="Unknown Author" w:date="2026-10-30T04:17:53Z"></w:ins></w:rPr></w:pPr><w:ins w:id="15104" w:author="Unknown Author" w:date="2026-10-30T04:17:53Z"><w:r><w:rPr><w:kern w:val="0"/><w:szCs w:val="24"/><w:lang w:val="es-CO" w:eastAsia="en-US" w:bidi="ar-SA"/></w:rPr><w:t>x</w:t></w:r></w:ins></w:p></w:tc><w:tc><w:tcPr><w:tcW w:w="310" w:type="dxa"/><w:tcBorders></w:tcBorders></w:tcPr><w:p><w:pPr><w:pStyle w:val="Tabla65"/><w:widowControl/><w:jc w:val="left"/><w:rPr><w:kern w:val="0"/><w:szCs w:val="24"/><w:lang w:val="es-CO" w:eastAsia="en-US" w:bidi="ar-SA"/><w:ins w:id="15107" w:author="Unknown Author" w:date="2026-10-30T04:17:53Z"></w:ins></w:rPr></w:pPr><w:ins w:id="15106" w:author="Unknown Author" w:date="2026-10-30T04:17:53Z"><w:r><w:rPr><w:kern w:val="0"/><w:szCs w:val="24"/><w:lang w:val="es-CO" w:eastAsia="en-US" w:bidi="ar-SA"/></w:rPr><w:t>x</w:t></w:r></w:ins></w:p></w:tc><w:tc><w:tcPr><w:tcW w:w="311" w:type="dxa"/><w:tcBorders></w:tcBorders></w:tcPr><w:p><w:pPr><w:pStyle w:val="Tabla65"/><w:widowControl/><w:jc w:val="left"/><w:rPr><w:kern w:val="0"/><w:szCs w:val="24"/><w:lang w:val="es-CO" w:eastAsia="en-US" w:bidi="ar-SA"/><w:ins w:id="15109" w:author="Unknown Author" w:date="2026-10-30T04:17:53Z"></w:ins></w:rPr></w:pPr><w:ins w:id="15108" w:author="Unknown Author" w:date="2026-10-30T04:17:53Z"><w:r><w:rPr><w:kern w:val="0"/><w:szCs w:val="24"/><w:lang w:val="es-CO" w:eastAsia="en-US" w:bidi="ar-SA"/></w:rPr><w:t>x</w:t></w:r></w:ins></w:p></w:tc><w:tc><w:tcPr><w:tcW w:w="310" w:type="dxa"/><w:tcBorders></w:tcBorders></w:tcPr><w:p><w:pPr><w:pStyle w:val="Tabla65"/><w:widowControl/><w:jc w:val="left"/><w:rPr><w:kern w:val="0"/><w:szCs w:val="24"/><w:lang w:val="es-CO" w:eastAsia="en-US" w:bidi="ar-SA"/><w:ins w:id="15111" w:author="Unknown Author" w:date="2026-10-30T04:17:53Z"></w:ins></w:rPr></w:pPr><w:ins w:id="15110" w:author="Unknown Author" w:date="2026-10-30T04:17:53Z"><w:r><w:rPr><w:kern w:val="0"/><w:szCs w:val="24"/><w:lang w:val="es-CO" w:eastAsia="en-US" w:bidi="ar-SA"/></w:rPr><w:t>x</w:t></w:r></w:ins></w:p></w:tc><w:tc><w:tcPr><w:tcW w:w="309" w:type="dxa"/><w:tcBorders></w:tcBorders></w:tcPr><w:p><w:pPr><w:pStyle w:val="Tabla65"/><w:widowControl/><w:jc w:val="left"/><w:rPr><w:kern w:val="0"/><w:szCs w:val="24"/><w:lang w:val="es-CO" w:eastAsia="en-US" w:bidi="ar-SA"/><w:ins w:id="15113" w:author="Unknown Author" w:date="2026-10-30T04:17:53Z"></w:ins></w:rPr></w:pPr><w:ins w:id="15112" w:author="Unknown Author" w:date="2026-10-30T04:17:53Z"><w:r><w:rPr><w:kern w:val="0"/><w:szCs w:val="24"/><w:lang w:val="es-CO" w:eastAsia="en-US" w:bidi="ar-SA"/></w:rPr><w:t>x</w:t></w:r></w:ins></w:p></w:tc><w:tc><w:tcPr><w:tcW w:w="311" w:type="dxa"/><w:tcBorders></w:tcBorders></w:tcPr><w:p><w:pPr><w:pStyle w:val="Tabla65"/><w:widowControl/><w:rPr><w:kern w:val="0"/><w:szCs w:val="24"/><w:lang w:val="es-CO" w:eastAsia="en-US" w:bidi="ar-SA"/><w:ins w:id="15115" w:author="Unknown Author" w:date="2026-10-30T04:17:53Z"></w:ins></w:rPr></w:pPr><w:ins w:id="15114"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5117" w:author="Unknown Author" w:date="2026-10-30T04:17:53Z"></w:ins></w:rPr></w:pPr><w:ins w:id="15116"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5119" w:author="Unknown Author" w:date="2026-10-30T04:17:53Z"></w:ins></w:rPr></w:pPr><w:ins w:id="15118"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5121" w:author="Unknown Author" w:date="2026-10-30T04:17:53Z"></w:ins></w:rPr></w:pPr><w:ins w:id="15120" w:author="Unknown Author" w:date="2026-10-30T04:17:53Z"><w:r><w:rPr><w:kern w:val="0"/><w:szCs w:val="24"/><w:lang w:val="es-CO" w:eastAsia="en-US" w:bidi="ar-SA"/></w:rPr></w:r></w:ins></w:p></w:tc><w:tc><w:tcPr><w:tcW w:w="311" w:type="dxa"/><w:tcBorders></w:tcBorders></w:tcPr><w:p><w:pPr><w:pStyle w:val="Tabla65"/><w:widowControl/><w:rPr><w:kern w:val="0"/><w:szCs w:val="24"/><w:lang w:val="es-CO" w:eastAsia="en-US" w:bidi="ar-SA"/><w:ins w:id="15123" w:author="Unknown Author" w:date="2026-10-30T04:17:53Z"></w:ins></w:rPr></w:pPr><w:ins w:id="15122"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5125" w:author="Unknown Author" w:date="2026-10-30T04:17:53Z"></w:ins></w:rPr></w:pPr><w:ins w:id="15124"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5127" w:author="Unknown Author" w:date="2026-10-30T04:17:53Z"></w:ins></w:rPr></w:pPr><w:ins w:id="15126" w:author="Unknown Author" w:date="2026-10-30T04:17:53Z"><w:r><w:rPr><w:kern w:val="0"/><w:szCs w:val="24"/><w:lang w:val="es-CO" w:eastAsia="en-US" w:bidi="ar-SA"/></w:rPr></w:r></w:ins></w:p></w:tc><w:tc><w:tcPr><w:tcW w:w="311" w:type="dxa"/><w:tcBorders></w:tcBorders></w:tcPr><w:p><w:pPr><w:pStyle w:val="Tabla65"/><w:widowControl/><w:rPr><w:kern w:val="0"/><w:szCs w:val="24"/><w:lang w:val="es-CO" w:eastAsia="en-US" w:bidi="ar-SA"/><w:ins w:id="15129" w:author="Unknown Author" w:date="2026-10-30T04:17:53Z"></w:ins></w:rPr></w:pPr><w:ins w:id="15128"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5131" w:author="Unknown Author" w:date="2026-10-30T04:17:53Z"></w:ins></w:rPr></w:pPr><w:ins w:id="15130"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5133" w:author="Unknown Author" w:date="2026-10-30T04:17:53Z"></w:ins></w:rPr></w:pPr><w:ins w:id="15132"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5135" w:author="Unknown Author" w:date="2026-10-30T04:17:53Z"></w:ins></w:rPr></w:pPr><w:ins w:id="15134" w:author="Unknown Author" w:date="2026-10-30T04:17:53Z"><w:r><w:rPr><w:kern w:val="0"/><w:szCs w:val="24"/><w:lang w:val="es-CO" w:eastAsia="en-US" w:bidi="ar-SA"/></w:rPr></w:r></w:ins></w:p></w:tc><w:tc><w:tcPr><w:tcW w:w="311" w:type="dxa"/><w:tcBorders></w:tcBorders></w:tcPr><w:p><w:pPr><w:pStyle w:val="Tabla65"/><w:widowControl/><w:rPr><w:kern w:val="0"/><w:szCs w:val="24"/><w:lang w:val="es-CO" w:eastAsia="en-US" w:bidi="ar-SA"/><w:ins w:id="15137" w:author="Unknown Author" w:date="2026-10-30T04:17:53Z"></w:ins></w:rPr></w:pPr><w:ins w:id="15136"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5139" w:author="Unknown Author" w:date="2026-10-30T04:17:53Z"></w:ins></w:rPr></w:pPr><w:ins w:id="15138"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5141" w:author="Unknown Author" w:date="2026-10-30T04:17:53Z"></w:ins></w:rPr></w:pPr><w:ins w:id="15140"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5143" w:author="Unknown Author" w:date="2026-10-30T04:17:53Z"></w:ins></w:rPr></w:pPr><w:ins w:id="15142" w:author="Unknown Author" w:date="2026-10-30T04:17:53Z"><w:r><w:rPr><w:kern w:val="0"/><w:szCs w:val="24"/><w:lang w:val="es-CO" w:eastAsia="en-US" w:bidi="ar-SA"/></w:rPr></w:r></w:ins></w:p></w:tc></w:tr><w:tr><w:trPr><w:ins w:id="15144" w:author="Unknown Author" w:date="2026-10-30T04:17:53Z"/><w:cantSplit w:val="true"/></w:trPr><w:tc><w:tcPr><w:tcW w:w="899" w:type="dxa"/><w:tcBorders></w:tcBorders><w:shd w:color="auto" w:fill="F7F7F7" w:val="clear"/></w:tcPr><w:p><w:pPr><w:pStyle w:val="Tabla65"/><w:widowControl/><w:rPr><w:kern w:val="0"/><w:szCs w:val="24"/><w:lang w:val="es-CO" w:eastAsia="en-US" w:bidi="ar-SA"/><w:ins w:id="15146" w:author="Unknown Author" w:date="2026-10-30T04:17:53Z"></w:ins></w:rPr></w:pPr><w:ins w:id="15145" w:author="Unknown Author" w:date="2026-10-30T04:17:53Z"><w:r><w:rPr><w:kern w:val="0"/><w:szCs w:val="24"/><w:lang w:val="es-CO" w:eastAsia="en-US" w:bidi="ar-SA"/></w:rPr></w:r></w:ins></w:p></w:tc><w:tc><w:tcPr><w:tcW w:w="1700" w:type="dxa"/><w:tcBorders></w:tcBorders><w:shd w:color="auto" w:fill="F7F7F7" w:val="clear"/></w:tcPr><w:p><w:pPr><w:pStyle w:val="Tabla65"/><w:widowControl/><w:rPr><w:kern w:val="0"/><w:szCs w:val="24"/><w:lang w:val="es-CO" w:eastAsia="en-US" w:bidi="ar-SA"/><w:ins w:id="15148" w:author="Unknown Author" w:date="2026-10-30T04:17:53Z"></w:ins></w:rPr></w:pPr><w:ins w:id="15147" w:author="Unknown Author" w:date="2026-10-30T04:17:53Z"><w:r><w:rPr><w:kern w:val="0"/><w:szCs w:val="24"/><w:lang w:val="es-CO" w:eastAsia="en-US" w:bidi="ar-SA"/></w:rPr></w:r></w:ins></w:p></w:tc><w:tc><w:tcPr><w:tcW w:w="3515" w:type="dxa"/><w:tcBorders></w:tcBorders><w:shd w:color="auto" w:fill="F7F7F7" w:val="clear"/></w:tcPr><w:p><w:pPr><w:pStyle w:val="Tabla65"/><w:widowControl/><w:jc w:val="left"/><w:rPr><w:kern w:val="0"/><w:szCs w:val="24"/><w:lang w:val="es-CO" w:eastAsia="en-US" w:bidi="ar-SA"/><w:ins w:id="15150" w:author="Unknown Author" w:date="2026-10-30T04:17:53Z"></w:ins></w:rPr></w:pPr><w:ins w:id="15149" w:author="Unknown Author" w:date="2026-10-30T04:17:53Z"><w:r><w:rPr><w:kern w:val="0"/><w:szCs w:val="24"/><w:lang w:val="es-CO" w:eastAsia="en-US" w:bidi="ar-SA"/></w:rPr><w:t>3.2 Poner en uso el tablero con los consejos</w:t></w:r></w:ins></w:p></w:tc><w:tc><w:tcPr><w:tcW w:w="310" w:type="dxa"/><w:tcBorders></w:tcBorders><w:shd w:color="auto" w:fill="F7F7F7" w:val="clear"/></w:tcPr><w:p><w:pPr><w:pStyle w:val="Tabla65"/><w:widowControl/><w:rPr><w:kern w:val="0"/><w:szCs w:val="24"/><w:lang w:val="es-CO" w:eastAsia="en-US" w:bidi="ar-SA"/><w:ins w:id="15152" w:author="Unknown Author" w:date="2026-10-30T04:17:53Z"></w:ins></w:rPr></w:pPr><w:ins w:id="15151" w:author="Unknown Author" w:date="2026-10-30T04:17:53Z"><w:r><w:rPr><w:kern w:val="0"/><w:szCs w:val="24"/><w:lang w:val="es-CO" w:eastAsia="en-US" w:bidi="ar-SA"/></w:rPr></w:r></w:ins></w:p></w:tc><w:tc><w:tcPr><w:tcW w:w="309" w:type="dxa"/><w:tcBorders></w:tcBorders><w:shd w:color="auto" w:fill="F7F7F7" w:val="clear"/></w:tcPr><w:p><w:pPr><w:pStyle w:val="Tabla65"/><w:widowControl/><w:rPr><w:kern w:val="0"/><w:szCs w:val="24"/><w:lang w:val="es-CO" w:eastAsia="en-US" w:bidi="ar-SA"/><w:ins w:id="15154" w:author="Unknown Author" w:date="2026-10-30T04:17:53Z"></w:ins></w:rPr></w:pPr><w:ins w:id="15153" w:author="Unknown Author" w:date="2026-10-30T04:17:53Z"><w:r><w:rPr><w:kern w:val="0"/><w:szCs w:val="24"/><w:lang w:val="es-CO" w:eastAsia="en-US" w:bidi="ar-SA"/></w:rPr></w:r></w:ins></w:p></w:tc><w:tc><w:tcPr><w:tcW w:w="311" w:type="dxa"/><w:tcBorders></w:tcBorders><w:shd w:color="auto" w:fill="F7F7F7" w:val="clear"/></w:tcPr><w:p><w:pPr><w:pStyle w:val="Tabla65"/><w:widowControl/><w:rPr><w:kern w:val="0"/><w:szCs w:val="24"/><w:lang w:val="es-CO" w:eastAsia="en-US" w:bidi="ar-SA"/><w:ins w:id="15156" w:author="Unknown Author" w:date="2026-10-30T04:17:53Z"></w:ins></w:rPr></w:pPr><w:ins w:id="15155"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5158" w:author="Unknown Author" w:date="2026-10-30T04:17:53Z"></w:ins></w:rPr></w:pPr><w:ins w:id="15157" w:author="Unknown Author" w:date="2026-10-30T04:17:53Z"><w:r><w:rPr><w:kern w:val="0"/><w:szCs w:val="24"/><w:lang w:val="es-CO" w:eastAsia="en-US" w:bidi="ar-SA"/></w:rPr></w:r></w:ins></w:p></w:tc><w:tc><w:tcPr><w:tcW w:w="309" w:type="dxa"/><w:tcBorders></w:tcBorders><w:shd w:color="auto" w:fill="F7F7F7" w:val="clear"/></w:tcPr><w:p><w:pPr><w:pStyle w:val="Tabla65"/><w:widowControl/><w:rPr><w:kern w:val="0"/><w:szCs w:val="24"/><w:lang w:val="es-CO" w:eastAsia="en-US" w:bidi="ar-SA"/><w:ins w:id="15160" w:author="Unknown Author" w:date="2026-10-30T04:17:53Z"></w:ins></w:rPr></w:pPr><w:ins w:id="15159"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5162" w:author="Unknown Author" w:date="2026-10-30T04:17:53Z"></w:ins></w:rPr></w:pPr><w:ins w:id="15161" w:author="Unknown Author" w:date="2026-10-30T04:17:53Z"><w:r><w:rPr><w:kern w:val="0"/><w:szCs w:val="24"/><w:lang w:val="es-CO" w:eastAsia="en-US" w:bidi="ar-SA"/></w:rPr></w:r></w:ins></w:p></w:tc><w:tc><w:tcPr><w:tcW w:w="311" w:type="dxa"/><w:tcBorders></w:tcBorders><w:shd w:color="auto" w:fill="F7F7F7" w:val="clear"/></w:tcPr><w:p><w:pPr><w:pStyle w:val="Tabla65"/><w:widowControl/><w:rPr><w:kern w:val="0"/><w:szCs w:val="24"/><w:lang w:val="es-CO" w:eastAsia="en-US" w:bidi="ar-SA"/><w:ins w:id="15164" w:author="Unknown Author" w:date="2026-10-30T04:17:53Z"></w:ins></w:rPr></w:pPr><w:ins w:id="15163"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5166" w:author="Unknown Author" w:date="2026-10-30T04:17:53Z"></w:ins></w:rPr></w:pPr><w:ins w:id="15165" w:author="Unknown Author" w:date="2026-10-30T04:17:53Z"><w:r><w:rPr><w:kern w:val="0"/><w:szCs w:val="24"/><w:lang w:val="es-CO" w:eastAsia="en-US" w:bidi="ar-SA"/></w:rPr></w:r></w:ins></w:p></w:tc><w:tc><w:tcPr><w:tcW w:w="309" w:type="dxa"/><w:tcBorders></w:tcBorders><w:shd w:color="auto" w:fill="F7F7F7" w:val="clear"/></w:tcPr><w:p><w:pPr><w:pStyle w:val="Tabla65"/><w:widowControl/><w:rPr><w:kern w:val="0"/><w:szCs w:val="24"/><w:lang w:val="es-CO" w:eastAsia="en-US" w:bidi="ar-SA"/><w:ins w:id="15168" w:author="Unknown Author" w:date="2026-10-30T04:17:53Z"></w:ins></w:rPr></w:pPr><w:ins w:id="15167" w:author="Unknown Author" w:date="2026-10-30T04:17:53Z"><w:r><w:rPr><w:kern w:val="0"/><w:szCs w:val="24"/><w:lang w:val="es-CO" w:eastAsia="en-US" w:bidi="ar-SA"/></w:rPr></w:r></w:ins></w:p></w:tc><w:tc><w:tcPr><w:tcW w:w="311" w:type="dxa"/><w:tcBorders></w:tcBorders><w:shd w:color="auto" w:fill="F7F7F7" w:val="clear"/></w:tcPr><w:p><w:pPr><w:pStyle w:val="Tabla65"/><w:widowControl/><w:rPr><w:kern w:val="0"/><w:szCs w:val="24"/><w:lang w:val="es-CO" w:eastAsia="en-US" w:bidi="ar-SA"/><w:ins w:id="15170" w:author="Unknown Author" w:date="2026-10-30T04:17:53Z"></w:ins></w:rPr></w:pPr><w:ins w:id="15169"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5172" w:author="Unknown Author" w:date="2026-10-30T04:17:53Z"></w:ins></w:rPr></w:pPr><w:ins w:id="15171" w:author="Unknown Author" w:date="2026-10-30T04:17:53Z"><w:r><w:rPr><w:kern w:val="0"/><w:szCs w:val="24"/><w:lang w:val="es-CO" w:eastAsia="en-US" w:bidi="ar-SA"/></w:rPr></w:r></w:ins></w:p></w:tc><w:tc><w:tcPr><w:tcW w:w="309" w:type="dxa"/><w:tcBorders></w:tcBorders><w:shd w:color="auto" w:fill="F7F7F7" w:val="clear"/></w:tcPr><w:p><w:pPr><w:pStyle w:val="Tabla65"/><w:widowControl/><w:jc w:val="left"/><w:rPr><w:kern w:val="0"/><w:szCs w:val="24"/><w:lang w:val="es-CO" w:eastAsia="en-US" w:bidi="ar-SA"/><w:ins w:id="15174" w:author="Unknown Author" w:date="2026-10-30T04:17:53Z"></w:ins></w:rPr></w:pPr><w:ins w:id="15173" w:author="Unknown Author" w:date="2026-10-30T04:17:53Z"><w:r><w:rPr><w:kern w:val="0"/><w:szCs w:val="24"/><w:lang w:val="es-CO" w:eastAsia="en-US" w:bidi="ar-SA"/></w:rPr><w:t>x</w:t></w:r></w:ins></w:p></w:tc><w:tc><w:tcPr><w:tcW w:w="310" w:type="dxa"/><w:tcBorders></w:tcBorders><w:shd w:color="auto" w:fill="F7F7F7" w:val="clear"/></w:tcPr><w:p><w:pPr><w:pStyle w:val="Tabla65"/><w:widowControl/><w:jc w:val="left"/><w:rPr><w:kern w:val="0"/><w:szCs w:val="24"/><w:lang w:val="es-CO" w:eastAsia="en-US" w:bidi="ar-SA"/><w:ins w:id="15176" w:author="Unknown Author" w:date="2026-10-30T04:17:53Z"></w:ins></w:rPr></w:pPr><w:ins w:id="15175" w:author="Unknown Author" w:date="2026-10-30T04:17:53Z"><w:r><w:rPr><w:kern w:val="0"/><w:szCs w:val="24"/><w:lang w:val="es-CO" w:eastAsia="en-US" w:bidi="ar-SA"/></w:rPr><w:t>x</w:t></w:r></w:ins></w:p></w:tc><w:tc><w:tcPr><w:tcW w:w="311" w:type="dxa"/><w:tcBorders></w:tcBorders><w:shd w:color="auto" w:fill="F7F7F7" w:val="clear"/></w:tcPr><w:p><w:pPr><w:pStyle w:val="Tabla65"/><w:widowControl/><w:jc w:val="left"/><w:rPr><w:kern w:val="0"/><w:szCs w:val="24"/><w:lang w:val="es-CO" w:eastAsia="en-US" w:bidi="ar-SA"/><w:ins w:id="15178" w:author="Unknown Author" w:date="2026-10-30T04:17:53Z"></w:ins></w:rPr></w:pPr><w:ins w:id="15177" w:author="Unknown Author" w:date="2026-10-30T04:17:53Z"><w:r><w:rPr><w:kern w:val="0"/><w:szCs w:val="24"/><w:lang w:val="es-CO" w:eastAsia="en-US" w:bidi="ar-SA"/></w:rPr><w:t>x</w:t></w:r></w:ins></w:p></w:tc><w:tc><w:tcPr><w:tcW w:w="310" w:type="dxa"/><w:tcBorders></w:tcBorders><w:shd w:color="auto" w:fill="F7F7F7" w:val="clear"/></w:tcPr><w:p><w:pPr><w:pStyle w:val="Tabla65"/><w:widowControl/><w:jc w:val="left"/><w:rPr><w:kern w:val="0"/><w:szCs w:val="24"/><w:lang w:val="es-CO" w:eastAsia="en-US" w:bidi="ar-SA"/><w:ins w:id="15180" w:author="Unknown Author" w:date="2026-10-30T04:17:53Z"></w:ins></w:rPr></w:pPr><w:ins w:id="15179" w:author="Unknown Author" w:date="2026-10-30T04:17:53Z"><w:r><w:rPr><w:kern w:val="0"/><w:szCs w:val="24"/><w:lang w:val="es-CO" w:eastAsia="en-US" w:bidi="ar-SA"/></w:rPr><w:t>x</w:t></w:r></w:ins></w:p></w:tc><w:tc><w:tcPr><w:tcW w:w="309" w:type="dxa"/><w:tcBorders></w:tcBorders><w:shd w:color="auto" w:fill="F7F7F7" w:val="clear"/></w:tcPr><w:p><w:pPr><w:pStyle w:val="Tabla65"/><w:widowControl/><w:rPr><w:kern w:val="0"/><w:szCs w:val="24"/><w:lang w:val="es-CO" w:eastAsia="en-US" w:bidi="ar-SA"/><w:ins w:id="15182" w:author="Unknown Author" w:date="2026-10-30T04:17:53Z"></w:ins></w:rPr></w:pPr><w:ins w:id="15181" w:author="Unknown Author" w:date="2026-10-30T04:17:53Z"><w:r><w:rPr><w:kern w:val="0"/><w:szCs w:val="24"/><w:lang w:val="es-CO" w:eastAsia="en-US" w:bidi="ar-SA"/></w:rPr></w:r></w:ins></w:p></w:tc><w:tc><w:tcPr><w:tcW w:w="311" w:type="dxa"/><w:tcBorders></w:tcBorders><w:shd w:color="auto" w:fill="F7F7F7" w:val="clear"/></w:tcPr><w:p><w:pPr><w:pStyle w:val="Tabla65"/><w:widowControl/><w:rPr><w:kern w:val="0"/><w:szCs w:val="24"/><w:lang w:val="es-CO" w:eastAsia="en-US" w:bidi="ar-SA"/><w:ins w:id="15184" w:author="Unknown Author" w:date="2026-10-30T04:17:53Z"></w:ins></w:rPr></w:pPr><w:ins w:id="15183"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5186" w:author="Unknown Author" w:date="2026-10-30T04:17:53Z"></w:ins></w:rPr></w:pPr><w:ins w:id="15185" w:author="Unknown Author" w:date="2026-10-30T04:17:53Z"><w:r><w:rPr><w:kern w:val="0"/><w:szCs w:val="24"/><w:lang w:val="es-CO" w:eastAsia="en-US" w:bidi="ar-SA"/></w:rPr></w:r></w:ins></w:p></w:tc><w:tc><w:tcPr><w:tcW w:w="309" w:type="dxa"/><w:tcBorders></w:tcBorders><w:shd w:color="auto" w:fill="F7F7F7" w:val="clear"/></w:tcPr><w:p><w:pPr><w:pStyle w:val="Tabla65"/><w:widowControl/><w:rPr><w:kern w:val="0"/><w:szCs w:val="24"/><w:lang w:val="es-CO" w:eastAsia="en-US" w:bidi="ar-SA"/><w:ins w:id="15188" w:author="Unknown Author" w:date="2026-10-30T04:17:53Z"></w:ins></w:rPr></w:pPr><w:ins w:id="15187"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5190" w:author="Unknown Author" w:date="2026-10-30T04:17:53Z"></w:ins></w:rPr></w:pPr><w:ins w:id="15189" w:author="Unknown Author" w:date="2026-10-30T04:17:53Z"><w:r><w:rPr><w:kern w:val="0"/><w:szCs w:val="24"/><w:lang w:val="es-CO" w:eastAsia="en-US" w:bidi="ar-SA"/></w:rPr></w:r></w:ins></w:p></w:tc><w:tc><w:tcPr><w:tcW w:w="311" w:type="dxa"/><w:tcBorders></w:tcBorders><w:shd w:color="auto" w:fill="F7F7F7" w:val="clear"/></w:tcPr><w:p><w:pPr><w:pStyle w:val="Tabla65"/><w:widowControl/><w:rPr><w:kern w:val="0"/><w:szCs w:val="24"/><w:lang w:val="es-CO" w:eastAsia="en-US" w:bidi="ar-SA"/><w:ins w:id="15192" w:author="Unknown Author" w:date="2026-10-30T04:17:53Z"></w:ins></w:rPr></w:pPr><w:ins w:id="15191"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5194" w:author="Unknown Author" w:date="2026-10-30T04:17:53Z"></w:ins></w:rPr></w:pPr><w:ins w:id="15193" w:author="Unknown Author" w:date="2026-10-30T04:17:53Z"><w:r><w:rPr><w:kern w:val="0"/><w:szCs w:val="24"/><w:lang w:val="es-CO" w:eastAsia="en-US" w:bidi="ar-SA"/></w:rPr></w:r></w:ins></w:p></w:tc><w:tc><w:tcPr><w:tcW w:w="309" w:type="dxa"/><w:tcBorders></w:tcBorders><w:shd w:color="auto" w:fill="F7F7F7" w:val="clear"/></w:tcPr><w:p><w:pPr><w:pStyle w:val="Tabla65"/><w:widowControl/><w:rPr><w:kern w:val="0"/><w:szCs w:val="24"/><w:lang w:val="es-CO" w:eastAsia="en-US" w:bidi="ar-SA"/><w:ins w:id="15196" w:author="Unknown Author" w:date="2026-10-30T04:17:53Z"></w:ins></w:rPr></w:pPr><w:ins w:id="15195" w:author="Unknown Author" w:date="2026-10-30T04:17:53Z"><w:r><w:rPr><w:kern w:val="0"/><w:szCs w:val="24"/><w:lang w:val="es-CO" w:eastAsia="en-US" w:bidi="ar-SA"/></w:rPr></w:r></w:ins></w:p></w:tc><w:tc><w:tcPr><w:tcW w:w="309" w:type="dxa"/><w:tcBorders></w:tcBorders><w:shd w:color="auto" w:fill="F7F7F7" w:val="clear"/></w:tcPr><w:p><w:pPr><w:pStyle w:val="Tabla65"/><w:widowControl/><w:rPr><w:kern w:val="0"/><w:szCs w:val="24"/><w:lang w:val="es-CO" w:eastAsia="en-US" w:bidi="ar-SA"/><w:ins w:id="15198" w:author="Unknown Author" w:date="2026-10-30T04:17:53Z"></w:ins></w:rPr></w:pPr><w:ins w:id="15197" w:author="Unknown Author" w:date="2026-10-30T04:17:53Z"><w:r><w:rPr><w:kern w:val="0"/><w:szCs w:val="24"/><w:lang w:val="es-CO" w:eastAsia="en-US" w:bidi="ar-SA"/></w:rPr></w:r></w:ins></w:p></w:tc></w:tr><w:tr><w:trPr><w:ins w:id="15199" w:author="Unknown Author" w:date="2026-10-30T04:17:53Z"/><w:cantSplit w:val="true"/></w:trPr><w:tc><w:tcPr><w:tcW w:w="899" w:type="dxa"/><w:tcBorders></w:tcBorders></w:tcPr><w:p><w:pPr><w:pStyle w:val="Tabla65"/><w:widowControl/><w:rPr><w:kern w:val="0"/><w:szCs w:val="24"/><w:lang w:val="es-CO" w:eastAsia="en-US" w:bidi="ar-SA"/><w:ins w:id="15201" w:author="Unknown Author" w:date="2026-10-30T04:17:53Z"></w:ins></w:rPr></w:pPr><w:ins w:id="15200" w:author="Unknown Author" w:date="2026-10-30T04:17:53Z"><w:r><w:rPr><w:kern w:val="0"/><w:szCs w:val="24"/><w:lang w:val="es-CO" w:eastAsia="en-US" w:bidi="ar-SA"/></w:rPr></w:r></w:ins></w:p></w:tc><w:tc><w:tcPr><w:tcW w:w="1700" w:type="dxa"/><w:tcBorders></w:tcBorders></w:tcPr><w:p><w:pPr><w:pStyle w:val="Tabla65"/><w:widowControl/><w:rPr><w:kern w:val="0"/><w:szCs w:val="24"/><w:lang w:val="es-CO" w:eastAsia="en-US" w:bidi="ar-SA"/><w:ins w:id="15203" w:author="Unknown Author" w:date="2026-10-30T04:17:53Z"></w:ins></w:rPr></w:pPr><w:ins w:id="15202" w:author="Unknown Author" w:date="2026-10-30T04:17:53Z"><w:r><w:rPr><w:kern w:val="0"/><w:szCs w:val="24"/><w:lang w:val="es-CO" w:eastAsia="en-US" w:bidi="ar-SA"/></w:rPr></w:r></w:ins></w:p></w:tc><w:tc><w:tcPr><w:tcW w:w="3515" w:type="dxa"/><w:tcBorders></w:tcBorders></w:tcPr><w:p><w:pPr><w:pStyle w:val="Tabla65"/><w:widowControl/><w:jc w:val="left"/><w:rPr><w:kern w:val="0"/><w:szCs w:val="24"/><w:lang w:val="es-CO" w:eastAsia="en-US" w:bidi="ar-SA"/><w:ins w:id="15205" w:author="Unknown Author" w:date="2026-10-30T04:17:53Z"></w:ins></w:rPr></w:pPr><w:ins w:id="15204" w:author="Unknown Author" w:date="2026-10-30T04:17:53Z"><w:r><w:rPr><w:kern w:val="0"/><w:szCs w:val="24"/><w:lang w:val="es-CO" w:eastAsia="en-US" w:bidi="ar-SA"/></w:rPr><w:t>3.3 Formar custodios y firmar los convenios por tramo</w:t></w:r></w:ins></w:p></w:tc><w:tc><w:tcPr><w:tcW w:w="310" w:type="dxa"/><w:tcBorders></w:tcBorders></w:tcPr><w:p><w:pPr><w:pStyle w:val="Tabla65"/><w:widowControl/><w:rPr><w:kern w:val="0"/><w:szCs w:val="24"/><w:lang w:val="es-CO" w:eastAsia="en-US" w:bidi="ar-SA"/><w:ins w:id="15207" w:author="Unknown Author" w:date="2026-10-30T04:17:53Z"></w:ins></w:rPr></w:pPr><w:ins w:id="15206"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5209" w:author="Unknown Author" w:date="2026-10-30T04:17:53Z"></w:ins></w:rPr></w:pPr><w:ins w:id="15208" w:author="Unknown Author" w:date="2026-10-30T04:17:53Z"><w:r><w:rPr><w:kern w:val="0"/><w:szCs w:val="24"/><w:lang w:val="es-CO" w:eastAsia="en-US" w:bidi="ar-SA"/></w:rPr></w:r></w:ins></w:p></w:tc><w:tc><w:tcPr><w:tcW w:w="311" w:type="dxa"/><w:tcBorders></w:tcBorders></w:tcPr><w:p><w:pPr><w:pStyle w:val="Tabla65"/><w:widowControl/><w:rPr><w:kern w:val="0"/><w:szCs w:val="24"/><w:lang w:val="es-CO" w:eastAsia="en-US" w:bidi="ar-SA"/><w:ins w:id="15211" w:author="Unknown Author" w:date="2026-10-30T04:17:53Z"></w:ins></w:rPr></w:pPr><w:ins w:id="15210"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5213" w:author="Unknown Author" w:date="2026-10-30T04:17:53Z"></w:ins></w:rPr></w:pPr><w:ins w:id="15212"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5215" w:author="Unknown Author" w:date="2026-10-30T04:17:53Z"></w:ins></w:rPr></w:pPr><w:ins w:id="15214"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5217" w:author="Unknown Author" w:date="2026-10-30T04:17:53Z"></w:ins></w:rPr></w:pPr><w:ins w:id="15216" w:author="Unknown Author" w:date="2026-10-30T04:17:53Z"><w:r><w:rPr><w:kern w:val="0"/><w:szCs w:val="24"/><w:lang w:val="es-CO" w:eastAsia="en-US" w:bidi="ar-SA"/></w:rPr></w:r></w:ins></w:p></w:tc><w:tc><w:tcPr><w:tcW w:w="311" w:type="dxa"/><w:tcBorders></w:tcBorders></w:tcPr><w:p><w:pPr><w:pStyle w:val="Tabla65"/><w:widowControl/><w:rPr><w:kern w:val="0"/><w:szCs w:val="24"/><w:lang w:val="es-CO" w:eastAsia="en-US" w:bidi="ar-SA"/><w:ins w:id="15219" w:author="Unknown Author" w:date="2026-10-30T04:17:53Z"></w:ins></w:rPr></w:pPr><w:ins w:id="15218"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5221" w:author="Unknown Author" w:date="2026-10-30T04:17:53Z"></w:ins></w:rPr></w:pPr><w:ins w:id="15220"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5223" w:author="Unknown Author" w:date="2026-10-30T04:17:53Z"></w:ins></w:rPr></w:pPr><w:ins w:id="15222" w:author="Unknown Author" w:date="2026-10-30T04:17:53Z"><w:r><w:rPr><w:kern w:val="0"/><w:szCs w:val="24"/><w:lang w:val="es-CO" w:eastAsia="en-US" w:bidi="ar-SA"/></w:rPr></w:r></w:ins></w:p></w:tc><w:tc><w:tcPr><w:tcW w:w="311" w:type="dxa"/><w:tcBorders></w:tcBorders></w:tcPr><w:p><w:pPr><w:pStyle w:val="Tabla65"/><w:widowControl/><w:rPr><w:kern w:val="0"/><w:szCs w:val="24"/><w:lang w:val="es-CO" w:eastAsia="en-US" w:bidi="ar-SA"/><w:ins w:id="15225" w:author="Unknown Author" w:date="2026-10-30T04:17:53Z"></w:ins></w:rPr></w:pPr><w:ins w:id="15224"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5227" w:author="Unknown Author" w:date="2026-10-30T04:17:53Z"></w:ins></w:rPr></w:pPr><w:ins w:id="15226"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5229" w:author="Unknown Author" w:date="2026-10-30T04:17:53Z"></w:ins></w:rPr></w:pPr><w:ins w:id="15228"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5231" w:author="Unknown Author" w:date="2026-10-30T04:17:53Z"></w:ins></w:rPr></w:pPr><w:ins w:id="15230" w:author="Unknown Author" w:date="2026-10-30T04:17:53Z"><w:r><w:rPr><w:kern w:val="0"/><w:szCs w:val="24"/><w:lang w:val="es-CO" w:eastAsia="en-US" w:bidi="ar-SA"/></w:rPr></w:r></w:ins></w:p></w:tc><w:tc><w:tcPr><w:tcW w:w="311" w:type="dxa"/><w:tcBorders></w:tcBorders></w:tcPr><w:p><w:pPr><w:pStyle w:val="Tabla65"/><w:widowControl/><w:rPr><w:kern w:val="0"/><w:szCs w:val="24"/><w:lang w:val="es-CO" w:eastAsia="en-US" w:bidi="ar-SA"/><w:ins w:id="15233" w:author="Unknown Author" w:date="2026-10-30T04:17:53Z"></w:ins></w:rPr></w:pPr><w:ins w:id="15232"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5235" w:author="Unknown Author" w:date="2026-10-30T04:17:53Z"></w:ins></w:rPr></w:pPr><w:ins w:id="15234"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5237" w:author="Unknown Author" w:date="2026-10-30T04:17:53Z"></w:ins></w:rPr></w:pPr><w:ins w:id="15236" w:author="Unknown Author" w:date="2026-10-30T04:17:53Z"><w:r><w:rPr><w:kern w:val="0"/><w:szCs w:val="24"/><w:lang w:val="es-CO" w:eastAsia="en-US" w:bidi="ar-SA"/></w:rPr></w:r></w:ins></w:p></w:tc><w:tc><w:tcPr><w:tcW w:w="311" w:type="dxa"/><w:tcBorders></w:tcBorders></w:tcPr><w:p><w:pPr><w:pStyle w:val="Tabla65"/><w:widowControl/><w:jc w:val="left"/><w:rPr><w:kern w:val="0"/><w:szCs w:val="24"/><w:lang w:val="es-CO" w:eastAsia="en-US" w:bidi="ar-SA"/><w:ins w:id="15239" w:author="Unknown Author" w:date="2026-10-30T04:17:53Z"></w:ins></w:rPr></w:pPr><w:ins w:id="15238" w:author="Unknown Author" w:date="2026-10-30T04:17:53Z"><w:r><w:rPr><w:kern w:val="0"/><w:szCs w:val="24"/><w:lang w:val="es-CO" w:eastAsia="en-US" w:bidi="ar-SA"/></w:rPr><w:t>x</w:t></w:r></w:ins></w:p></w:tc><w:tc><w:tcPr><w:tcW w:w="310" w:type="dxa"/><w:tcBorders></w:tcBorders></w:tcPr><w:p><w:pPr><w:pStyle w:val="Tabla65"/><w:widowControl/><w:jc w:val="left"/><w:rPr><w:kern w:val="0"/><w:szCs w:val="24"/><w:lang w:val="es-CO" w:eastAsia="en-US" w:bidi="ar-SA"/><w:ins w:id="15241" w:author="Unknown Author" w:date="2026-10-30T04:17:53Z"></w:ins></w:rPr></w:pPr><w:ins w:id="15240" w:author="Unknown Author" w:date="2026-10-30T04:17:53Z"><w:r><w:rPr><w:kern w:val="0"/><w:szCs w:val="24"/><w:lang w:val="es-CO" w:eastAsia="en-US" w:bidi="ar-SA"/></w:rPr><w:t>x</w:t></w:r></w:ins></w:p></w:tc><w:tc><w:tcPr><w:tcW w:w="309" w:type="dxa"/><w:tcBorders></w:tcBorders></w:tcPr><w:p><w:pPr><w:pStyle w:val="Tabla65"/><w:widowControl/><w:jc w:val="left"/><w:rPr><w:kern w:val="0"/><w:szCs w:val="24"/><w:lang w:val="es-CO" w:eastAsia="en-US" w:bidi="ar-SA"/><w:ins w:id="15243" w:author="Unknown Author" w:date="2026-10-30T04:17:53Z"></w:ins></w:rPr></w:pPr><w:ins w:id="15242" w:author="Unknown Author" w:date="2026-10-30T04:17:53Z"><w:r><w:rPr><w:kern w:val="0"/><w:szCs w:val="24"/><w:lang w:val="es-CO" w:eastAsia="en-US" w:bidi="ar-SA"/></w:rPr><w:t>x</w:t></w:r></w:ins></w:p></w:tc><w:tc><w:tcPr><w:tcW w:w="310" w:type="dxa"/><w:tcBorders></w:tcBorders></w:tcPr><w:p><w:pPr><w:pStyle w:val="Tabla65"/><w:widowControl/><w:jc w:val="left"/><w:rPr><w:kern w:val="0"/><w:szCs w:val="24"/><w:lang w:val="es-CO" w:eastAsia="en-US" w:bidi="ar-SA"/><w:ins w:id="15245" w:author="Unknown Author" w:date="2026-10-30T04:17:53Z"></w:ins></w:rPr></w:pPr><w:ins w:id="15244" w:author="Unknown Author" w:date="2026-10-30T04:17:53Z"><w:r><w:rPr><w:kern w:val="0"/><w:szCs w:val="24"/><w:lang w:val="es-CO" w:eastAsia="en-US" w:bidi="ar-SA"/></w:rPr><w:t>x</w:t></w:r></w:ins></w:p></w:tc><w:tc><w:tcPr><w:tcW w:w="311" w:type="dxa"/><w:tcBorders></w:tcBorders></w:tcPr><w:p><w:pPr><w:pStyle w:val="Tabla65"/><w:widowControl/><w:rPr><w:kern w:val="0"/><w:szCs w:val="24"/><w:lang w:val="es-CO" w:eastAsia="en-US" w:bidi="ar-SA"/><w:ins w:id="15247" w:author="Unknown Author" w:date="2026-10-30T04:17:53Z"></w:ins></w:rPr></w:pPr><w:ins w:id="15246"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5249" w:author="Unknown Author" w:date="2026-10-30T04:17:53Z"></w:ins></w:rPr></w:pPr><w:ins w:id="15248"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5251" w:author="Unknown Author" w:date="2026-10-30T04:17:53Z"></w:ins></w:rPr></w:pPr><w:ins w:id="15250"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5253" w:author="Unknown Author" w:date="2026-10-30T04:17:53Z"></w:ins></w:rPr></w:pPr><w:ins w:id="15252" w:author="Unknown Author" w:date="2026-10-30T04:17:53Z"><w:r><w:rPr><w:kern w:val="0"/><w:szCs w:val="24"/><w:lang w:val="es-CO" w:eastAsia="en-US" w:bidi="ar-SA"/></w:rPr></w:r></w:ins></w:p></w:tc></w:tr><w:tr><w:trPr><w:ins w:id="15254" w:author="Unknown Author" w:date="2026-10-30T04:17:53Z"/><w:cantSplit w:val="true"/></w:trPr><w:tc><w:tcPr><w:tcW w:w="899" w:type="dxa"/><w:tcBorders></w:tcBorders><w:shd w:color="auto" w:fill="F7F7F7" w:val="clear"/></w:tcPr><w:p><w:pPr><w:pStyle w:val="Tabla65"/><w:widowControl/><w:rPr><w:kern w:val="0"/><w:szCs w:val="24"/><w:lang w:val="es-CO" w:eastAsia="en-US" w:bidi="ar-SA"/><w:ins w:id="15256" w:author="Unknown Author" w:date="2026-10-30T04:17:53Z"></w:ins></w:rPr></w:pPr><w:ins w:id="15255" w:author="Unknown Author" w:date="2026-10-30T04:17:53Z"><w:r><w:rPr><w:kern w:val="0"/><w:szCs w:val="24"/><w:lang w:val="es-CO" w:eastAsia="en-US" w:bidi="ar-SA"/></w:rPr></w:r></w:ins></w:p></w:tc><w:tc><w:tcPr><w:tcW w:w="1700" w:type="dxa"/><w:tcBorders></w:tcBorders><w:shd w:color="auto" w:fill="F7F7F7" w:val="clear"/></w:tcPr><w:p><w:pPr><w:pStyle w:val="Tabla65"/><w:widowControl/><w:rPr><w:kern w:val="0"/><w:szCs w:val="24"/><w:lang w:val="es-CO" w:eastAsia="en-US" w:bidi="ar-SA"/><w:ins w:id="15258" w:author="Unknown Author" w:date="2026-10-30T04:17:53Z"></w:ins></w:rPr></w:pPr><w:ins w:id="15257" w:author="Unknown Author" w:date="2026-10-30T04:17:53Z"><w:r><w:rPr><w:kern w:val="0"/><w:szCs w:val="24"/><w:lang w:val="es-CO" w:eastAsia="en-US" w:bidi="ar-SA"/></w:rPr></w:r></w:ins></w:p></w:tc><w:tc><w:tcPr><w:tcW w:w="3515" w:type="dxa"/><w:tcBorders></w:tcBorders><w:shd w:color="auto" w:fill="F7F7F7" w:val="clear"/></w:tcPr><w:p><w:pPr><w:pStyle w:val="Tabla65"/><w:widowControl/><w:jc w:val="left"/><w:rPr><w:kern w:val="0"/><w:szCs w:val="24"/><w:lang w:val="es-CO" w:eastAsia="en-US" w:bidi="ar-SA"/><w:ins w:id="15260" w:author="Unknown Author" w:date="2026-10-30T04:17:53Z"></w:ins></w:rPr></w:pPr><w:ins w:id="15259" w:author="Unknown Author" w:date="2026-10-30T04:17:53Z"><w:r><w:rPr><w:kern w:val="0"/><w:szCs w:val="24"/><w:lang w:val="es-CO" w:eastAsia="en-US" w:bidi="ar-SA"/></w:rPr><w:t>3.4 Transferir, cerrar y evaluar</w:t></w:r></w:ins></w:p></w:tc><w:tc><w:tcPr><w:tcW w:w="310" w:type="dxa"/><w:tcBorders></w:tcBorders><w:shd w:color="auto" w:fill="F7F7F7" w:val="clear"/></w:tcPr><w:p><w:pPr><w:pStyle w:val="Tabla65"/><w:widowControl/><w:rPr><w:kern w:val="0"/><w:szCs w:val="24"/><w:lang w:val="es-CO" w:eastAsia="en-US" w:bidi="ar-SA"/><w:ins w:id="15262" w:author="Unknown Author" w:date="2026-10-30T04:17:53Z"></w:ins></w:rPr></w:pPr><w:ins w:id="15261" w:author="Unknown Author" w:date="2026-10-30T04:17:53Z"><w:r><w:rPr><w:kern w:val="0"/><w:szCs w:val="24"/><w:lang w:val="es-CO" w:eastAsia="en-US" w:bidi="ar-SA"/></w:rPr></w:r></w:ins></w:p></w:tc><w:tc><w:tcPr><w:tcW w:w="309" w:type="dxa"/><w:tcBorders></w:tcBorders><w:shd w:color="auto" w:fill="F7F7F7" w:val="clear"/></w:tcPr><w:p><w:pPr><w:pStyle w:val="Tabla65"/><w:widowControl/><w:rPr><w:kern w:val="0"/><w:szCs w:val="24"/><w:lang w:val="es-CO" w:eastAsia="en-US" w:bidi="ar-SA"/><w:ins w:id="15264" w:author="Unknown Author" w:date="2026-10-30T04:17:53Z"></w:ins></w:rPr></w:pPr><w:ins w:id="15263" w:author="Unknown Author" w:date="2026-10-30T04:17:53Z"><w:r><w:rPr><w:kern w:val="0"/><w:szCs w:val="24"/><w:lang w:val="es-CO" w:eastAsia="en-US" w:bidi="ar-SA"/></w:rPr></w:r></w:ins></w:p></w:tc><w:tc><w:tcPr><w:tcW w:w="311" w:type="dxa"/><w:tcBorders></w:tcBorders><w:shd w:color="auto" w:fill="F7F7F7" w:val="clear"/></w:tcPr><w:p><w:pPr><w:pStyle w:val="Tabla65"/><w:widowControl/><w:rPr><w:kern w:val="0"/><w:szCs w:val="24"/><w:lang w:val="es-CO" w:eastAsia="en-US" w:bidi="ar-SA"/><w:ins w:id="15266" w:author="Unknown Author" w:date="2026-10-30T04:17:53Z"></w:ins></w:rPr></w:pPr><w:ins w:id="15265"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5268" w:author="Unknown Author" w:date="2026-10-30T04:17:53Z"></w:ins></w:rPr></w:pPr><w:ins w:id="15267" w:author="Unknown Author" w:date="2026-10-30T04:17:53Z"><w:r><w:rPr><w:kern w:val="0"/><w:szCs w:val="24"/><w:lang w:val="es-CO" w:eastAsia="en-US" w:bidi="ar-SA"/></w:rPr></w:r></w:ins></w:p></w:tc><w:tc><w:tcPr><w:tcW w:w="309" w:type="dxa"/><w:tcBorders></w:tcBorders><w:shd w:color="auto" w:fill="F7F7F7" w:val="clear"/></w:tcPr><w:p><w:pPr><w:pStyle w:val="Tabla65"/><w:widowControl/><w:rPr><w:kern w:val="0"/><w:szCs w:val="24"/><w:lang w:val="es-CO" w:eastAsia="en-US" w:bidi="ar-SA"/><w:ins w:id="15270" w:author="Unknown Author" w:date="2026-10-30T04:17:53Z"></w:ins></w:rPr></w:pPr><w:ins w:id="15269"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5272" w:author="Unknown Author" w:date="2026-10-30T04:17:53Z"></w:ins></w:rPr></w:pPr><w:ins w:id="15271" w:author="Unknown Author" w:date="2026-10-30T04:17:53Z"><w:r><w:rPr><w:kern w:val="0"/><w:szCs w:val="24"/><w:lang w:val="es-CO" w:eastAsia="en-US" w:bidi="ar-SA"/></w:rPr></w:r></w:ins></w:p></w:tc><w:tc><w:tcPr><w:tcW w:w="311" w:type="dxa"/><w:tcBorders></w:tcBorders><w:shd w:color="auto" w:fill="F7F7F7" w:val="clear"/></w:tcPr><w:p><w:pPr><w:pStyle w:val="Tabla65"/><w:widowControl/><w:rPr><w:kern w:val="0"/><w:szCs w:val="24"/><w:lang w:val="es-CO" w:eastAsia="en-US" w:bidi="ar-SA"/><w:ins w:id="15274" w:author="Unknown Author" w:date="2026-10-30T04:17:53Z"></w:ins></w:rPr></w:pPr><w:ins w:id="15273"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5276" w:author="Unknown Author" w:date="2026-10-30T04:17:53Z"></w:ins></w:rPr></w:pPr><w:ins w:id="15275" w:author="Unknown Author" w:date="2026-10-30T04:17:53Z"><w:r><w:rPr><w:kern w:val="0"/><w:szCs w:val="24"/><w:lang w:val="es-CO" w:eastAsia="en-US" w:bidi="ar-SA"/></w:rPr></w:r></w:ins></w:p></w:tc><w:tc><w:tcPr><w:tcW w:w="309" w:type="dxa"/><w:tcBorders></w:tcBorders><w:shd w:color="auto" w:fill="F7F7F7" w:val="clear"/></w:tcPr><w:p><w:pPr><w:pStyle w:val="Tabla65"/><w:widowControl/><w:rPr><w:kern w:val="0"/><w:szCs w:val="24"/><w:lang w:val="es-CO" w:eastAsia="en-US" w:bidi="ar-SA"/><w:ins w:id="15278" w:author="Unknown Author" w:date="2026-10-30T04:17:53Z"></w:ins></w:rPr></w:pPr><w:ins w:id="15277" w:author="Unknown Author" w:date="2026-10-30T04:17:53Z"><w:r><w:rPr><w:kern w:val="0"/><w:szCs w:val="24"/><w:lang w:val="es-CO" w:eastAsia="en-US" w:bidi="ar-SA"/></w:rPr></w:r></w:ins></w:p></w:tc><w:tc><w:tcPr><w:tcW w:w="311" w:type="dxa"/><w:tcBorders></w:tcBorders><w:shd w:color="auto" w:fill="F7F7F7" w:val="clear"/></w:tcPr><w:p><w:pPr><w:pStyle w:val="Tabla65"/><w:widowControl/><w:rPr><w:kern w:val="0"/><w:szCs w:val="24"/><w:lang w:val="es-CO" w:eastAsia="en-US" w:bidi="ar-SA"/><w:ins w:id="15280" w:author="Unknown Author" w:date="2026-10-30T04:17:53Z"></w:ins></w:rPr></w:pPr><w:ins w:id="15279"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5282" w:author="Unknown Author" w:date="2026-10-30T04:17:53Z"></w:ins></w:rPr></w:pPr><w:ins w:id="15281" w:author="Unknown Author" w:date="2026-10-30T04:17:53Z"><w:r><w:rPr><w:kern w:val="0"/><w:szCs w:val="24"/><w:lang w:val="es-CO" w:eastAsia="en-US" w:bidi="ar-SA"/></w:rPr></w:r></w:ins></w:p></w:tc><w:tc><w:tcPr><w:tcW w:w="309" w:type="dxa"/><w:tcBorders></w:tcBorders><w:shd w:color="auto" w:fill="F7F7F7" w:val="clear"/></w:tcPr><w:p><w:pPr><w:pStyle w:val="Tabla65"/><w:widowControl/><w:rPr><w:kern w:val="0"/><w:szCs w:val="24"/><w:lang w:val="es-CO" w:eastAsia="en-US" w:bidi="ar-SA"/><w:ins w:id="15284" w:author="Unknown Author" w:date="2026-10-30T04:17:53Z"></w:ins></w:rPr></w:pPr><w:ins w:id="15283"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5286" w:author="Unknown Author" w:date="2026-10-30T04:17:53Z"></w:ins></w:rPr></w:pPr><w:ins w:id="15285" w:author="Unknown Author" w:date="2026-10-30T04:17:53Z"><w:r><w:rPr><w:kern w:val="0"/><w:szCs w:val="24"/><w:lang w:val="es-CO" w:eastAsia="en-US" w:bidi="ar-SA"/></w:rPr></w:r></w:ins></w:p></w:tc><w:tc><w:tcPr><w:tcW w:w="311" w:type="dxa"/><w:tcBorders></w:tcBorders><w:shd w:color="auto" w:fill="F7F7F7" w:val="clear"/></w:tcPr><w:p><w:pPr><w:pStyle w:val="Tabla65"/><w:widowControl/><w:rPr><w:kern w:val="0"/><w:szCs w:val="24"/><w:lang w:val="es-CO" w:eastAsia="en-US" w:bidi="ar-SA"/><w:ins w:id="15288" w:author="Unknown Author" w:date="2026-10-30T04:17:53Z"></w:ins></w:rPr></w:pPr><w:ins w:id="15287"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5290" w:author="Unknown Author" w:date="2026-10-30T04:17:53Z"></w:ins></w:rPr></w:pPr><w:ins w:id="15289" w:author="Unknown Author" w:date="2026-10-30T04:17:53Z"><w:r><w:rPr><w:kern w:val="0"/><w:szCs w:val="24"/><w:lang w:val="es-CO" w:eastAsia="en-US" w:bidi="ar-SA"/></w:rPr></w:r></w:ins></w:p></w:tc><w:tc><w:tcPr><w:tcW w:w="309" w:type="dxa"/><w:tcBorders></w:tcBorders><w:shd w:color="auto" w:fill="F7F7F7" w:val="clear"/></w:tcPr><w:p><w:pPr><w:pStyle w:val="Tabla65"/><w:widowControl/><w:rPr><w:kern w:val="0"/><w:szCs w:val="24"/><w:lang w:val="es-CO" w:eastAsia="en-US" w:bidi="ar-SA"/><w:ins w:id="15292" w:author="Unknown Author" w:date="2026-10-30T04:17:53Z"></w:ins></w:rPr></w:pPr><w:ins w:id="15291" w:author="Unknown Author" w:date="2026-10-30T04:17:53Z"><w:r><w:rPr><w:kern w:val="0"/><w:szCs w:val="24"/><w:lang w:val="es-CO" w:eastAsia="en-US" w:bidi="ar-SA"/></w:rPr></w:r></w:ins></w:p></w:tc><w:tc><w:tcPr><w:tcW w:w="311" w:type="dxa"/><w:tcBorders></w:tcBorders><w:shd w:color="auto" w:fill="F7F7F7" w:val="clear"/></w:tcPr><w:p><w:pPr><w:pStyle w:val="Tabla65"/><w:widowControl/><w:rPr><w:kern w:val="0"/><w:szCs w:val="24"/><w:lang w:val="es-CO" w:eastAsia="en-US" w:bidi="ar-SA"/><w:ins w:id="15294" w:author="Unknown Author" w:date="2026-10-30T04:17:53Z"></w:ins></w:rPr></w:pPr><w:ins w:id="15293"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5296" w:author="Unknown Author" w:date="2026-10-30T04:17:53Z"></w:ins></w:rPr></w:pPr><w:ins w:id="15295" w:author="Unknown Author" w:date="2026-10-30T04:17:53Z"><w:r><w:rPr><w:kern w:val="0"/><w:szCs w:val="24"/><w:lang w:val="es-CO" w:eastAsia="en-US" w:bidi="ar-SA"/></w:rPr></w:r></w:ins></w:p></w:tc><w:tc><w:tcPr><w:tcW w:w="309" w:type="dxa"/><w:tcBorders></w:tcBorders><w:shd w:color="auto" w:fill="F7F7F7" w:val="clear"/></w:tcPr><w:p><w:pPr><w:pStyle w:val="Tabla65"/><w:widowControl/><w:rPr><w:kern w:val="0"/><w:szCs w:val="24"/><w:lang w:val="es-CO" w:eastAsia="en-US" w:bidi="ar-SA"/><w:ins w:id="15298" w:author="Unknown Author" w:date="2026-10-30T04:17:53Z"></w:ins></w:rPr></w:pPr><w:ins w:id="15297"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5300" w:author="Unknown Author" w:date="2026-10-30T04:17:53Z"></w:ins></w:rPr></w:pPr><w:ins w:id="15299" w:author="Unknown Author" w:date="2026-10-30T04:17:53Z"><w:r><w:rPr><w:kern w:val="0"/><w:szCs w:val="24"/><w:lang w:val="es-CO" w:eastAsia="en-US" w:bidi="ar-SA"/></w:rPr></w:r></w:ins></w:p></w:tc><w:tc><w:tcPr><w:tcW w:w="311" w:type="dxa"/><w:tcBorders></w:tcBorders><w:shd w:color="auto" w:fill="F7F7F7" w:val="clear"/></w:tcPr><w:p><w:pPr><w:pStyle w:val="Tabla65"/><w:widowControl/><w:rPr><w:kern w:val="0"/><w:szCs w:val="24"/><w:lang w:val="es-CO" w:eastAsia="en-US" w:bidi="ar-SA"/><w:ins w:id="15302" w:author="Unknown Author" w:date="2026-10-30T04:17:53Z"></w:ins></w:rPr></w:pPr><w:ins w:id="15301" w:author="Unknown Author" w:date="2026-10-30T04:17:53Z"><w:r><w:rPr><w:kern w:val="0"/><w:szCs w:val="24"/><w:lang w:val="es-CO" w:eastAsia="en-US" w:bidi="ar-SA"/></w:rPr></w:r></w:ins></w:p></w:tc><w:tc><w:tcPr><w:tcW w:w="310" w:type="dxa"/><w:tcBorders></w:tcBorders><w:shd w:color="auto" w:fill="F7F7F7" w:val="clear"/></w:tcPr><w:p><w:pPr><w:pStyle w:val="Tabla65"/><w:widowControl/><w:rPr><w:kern w:val="0"/><w:szCs w:val="24"/><w:lang w:val="es-CO" w:eastAsia="en-US" w:bidi="ar-SA"/><w:ins w:id="15304" w:author="Unknown Author" w:date="2026-10-30T04:17:53Z"></w:ins></w:rPr></w:pPr><w:ins w:id="15303" w:author="Unknown Author" w:date="2026-10-30T04:17:53Z"><w:r><w:rPr><w:kern w:val="0"/><w:szCs w:val="24"/><w:lang w:val="es-CO" w:eastAsia="en-US" w:bidi="ar-SA"/></w:rPr></w:r></w:ins></w:p></w:tc><w:tc><w:tcPr><w:tcW w:w="309" w:type="dxa"/><w:tcBorders></w:tcBorders><w:shd w:color="auto" w:fill="F7F7F7" w:val="clear"/></w:tcPr><w:p><w:pPr><w:pStyle w:val="Tabla65"/><w:widowControl/><w:jc w:val="left"/><w:rPr><w:kern w:val="0"/><w:szCs w:val="24"/><w:lang w:val="es-CO" w:eastAsia="en-US" w:bidi="ar-SA"/><w:ins w:id="15306" w:author="Unknown Author" w:date="2026-10-30T04:17:53Z"></w:ins></w:rPr></w:pPr><w:ins w:id="15305" w:author="Unknown Author" w:date="2026-10-30T04:17:53Z"><w:r><w:rPr><w:kern w:val="0"/><w:szCs w:val="24"/><w:lang w:val="es-CO" w:eastAsia="en-US" w:bidi="ar-SA"/></w:rPr><w:t>x</w:t></w:r></w:ins></w:p></w:tc><w:tc><w:tcPr><w:tcW w:w="309" w:type="dxa"/><w:tcBorders></w:tcBorders><w:shd w:color="auto" w:fill="F7F7F7" w:val="clear"/></w:tcPr><w:p><w:pPr><w:pStyle w:val="Tabla65"/><w:widowControl/><w:jc w:val="left"/><w:rPr><w:kern w:val="0"/><w:szCs w:val="24"/><w:lang w:val="es-CO" w:eastAsia="en-US" w:bidi="ar-SA"/><w:ins w:id="15308" w:author="Unknown Author" w:date="2026-10-30T04:17:53Z"></w:ins></w:rPr></w:pPr><w:ins w:id="15307" w:author="Unknown Author" w:date="2026-10-30T04:17:53Z"><w:r><w:rPr><w:kern w:val="0"/><w:szCs w:val="24"/><w:lang w:val="es-CO" w:eastAsia="en-US" w:bidi="ar-SA"/></w:rPr><w:t>x</w:t></w:r></w:ins></w:p></w:tc></w:tr><w:tr><w:trPr><w:ins w:id="15309" w:author="Unknown Author" w:date="2026-10-30T04:17:53Z"/><w:cantSplit w:val="true"/></w:trPr><w:tc><w:tcPr><w:tcW w:w="899" w:type="dxa"/><w:tcBorders></w:tcBorders></w:tcPr><w:p><w:pPr><w:pStyle w:val="Tabla65"/><w:widowControl/><w:rPr><w:kern w:val="0"/><w:szCs w:val="24"/><w:lang w:val="es-CO" w:eastAsia="en-US" w:bidi="ar-SA"/><w:ins w:id="15311" w:author="Unknown Author" w:date="2026-10-30T04:17:53Z"></w:ins></w:rPr></w:pPr><w:ins w:id="15310" w:author="Unknown Author" w:date="2026-10-30T04:17:53Z"><w:r><w:rPr><w:kern w:val="0"/><w:szCs w:val="24"/><w:lang w:val="es-CO" w:eastAsia="en-US" w:bidi="ar-SA"/></w:rPr></w:r></w:ins></w:p></w:tc><w:tc><w:tcPr><w:tcW w:w="1700" w:type="dxa"/><w:tcBorders></w:tcBorders></w:tcPr><w:p><w:pPr><w:pStyle w:val="Tabla65"/><w:widowControl/><w:rPr><w:kern w:val="0"/><w:szCs w:val="24"/><w:lang w:val="es-CO" w:eastAsia="en-US" w:bidi="ar-SA"/><w:ins w:id="15313" w:author="Unknown Author" w:date="2026-10-30T04:17:53Z"></w:ins></w:rPr></w:pPr><w:ins w:id="15312" w:author="Unknown Author" w:date="2026-10-30T04:17:53Z"><w:r><w:rPr><w:kern w:val="0"/><w:szCs w:val="24"/><w:lang w:val="es-CO" w:eastAsia="en-US" w:bidi="ar-SA"/></w:rPr></w:r></w:ins></w:p></w:tc><w:tc><w:tcPr><w:tcW w:w="3515" w:type="dxa"/><w:tcBorders></w:tcBorders></w:tcPr><w:p><w:pPr><w:pStyle w:val="Tabla65"/><w:widowControl/><w:jc w:val="left"/><w:rPr><w:kern w:val="0"/><w:szCs w:val="24"/><w:lang w:val="es-CO" w:eastAsia="en-US" w:bidi="ar-SA"/><w:ins w:id="15315" w:author="Unknown Author" w:date="2026-10-30T04:17:53Z"></w:ins></w:rPr></w:pPr><w:ins w:id="15314" w:author="Unknown Author" w:date="2026-10-30T04:17:53Z"><w:r><w:rPr><w:kern w:val="0"/><w:szCs w:val="24"/><w:lang w:val="es-CO" w:eastAsia="en-US" w:bidi="ar-SA"/></w:rPr><w:t>3.5 Adoptar el protocolo de evaluación previa de demolición y transferir el laboratorio</w:t></w:r></w:ins></w:p></w:tc><w:tc><w:tcPr><w:tcW w:w="310" w:type="dxa"/><w:tcBorders></w:tcBorders></w:tcPr><w:p><w:pPr><w:pStyle w:val="Tabla65"/><w:widowControl/><w:rPr><w:kern w:val="0"/><w:szCs w:val="24"/><w:lang w:val="es-CO" w:eastAsia="en-US" w:bidi="ar-SA"/><w:ins w:id="15317" w:author="Unknown Author" w:date="2026-10-30T04:17:53Z"></w:ins></w:rPr></w:pPr><w:ins w:id="15316"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5319" w:author="Unknown Author" w:date="2026-10-30T04:17:53Z"></w:ins></w:rPr></w:pPr><w:ins w:id="15318" w:author="Unknown Author" w:date="2026-10-30T04:17:53Z"><w:r><w:rPr><w:kern w:val="0"/><w:szCs w:val="24"/><w:lang w:val="es-CO" w:eastAsia="en-US" w:bidi="ar-SA"/></w:rPr></w:r></w:ins></w:p></w:tc><w:tc><w:tcPr><w:tcW w:w="311" w:type="dxa"/><w:tcBorders></w:tcBorders></w:tcPr><w:p><w:pPr><w:pStyle w:val="Tabla65"/><w:widowControl/><w:rPr><w:kern w:val="0"/><w:szCs w:val="24"/><w:lang w:val="es-CO" w:eastAsia="en-US" w:bidi="ar-SA"/><w:ins w:id="15321" w:author="Unknown Author" w:date="2026-10-30T04:17:53Z"></w:ins></w:rPr></w:pPr><w:ins w:id="15320"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5323" w:author="Unknown Author" w:date="2026-10-30T04:17:53Z"></w:ins></w:rPr></w:pPr><w:ins w:id="15322"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5325" w:author="Unknown Author" w:date="2026-10-30T04:17:53Z"></w:ins></w:rPr></w:pPr><w:ins w:id="15324"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5327" w:author="Unknown Author" w:date="2026-10-30T04:17:53Z"></w:ins></w:rPr></w:pPr><w:ins w:id="15326" w:author="Unknown Author" w:date="2026-10-30T04:17:53Z"><w:r><w:rPr><w:kern w:val="0"/><w:szCs w:val="24"/><w:lang w:val="es-CO" w:eastAsia="en-US" w:bidi="ar-SA"/></w:rPr></w:r></w:ins></w:p></w:tc><w:tc><w:tcPr><w:tcW w:w="311" w:type="dxa"/><w:tcBorders></w:tcBorders></w:tcPr><w:p><w:pPr><w:pStyle w:val="Tabla65"/><w:widowControl/><w:rPr><w:kern w:val="0"/><w:szCs w:val="24"/><w:lang w:val="es-CO" w:eastAsia="en-US" w:bidi="ar-SA"/><w:ins w:id="15329" w:author="Unknown Author" w:date="2026-10-30T04:17:53Z"></w:ins></w:rPr></w:pPr><w:ins w:id="15328"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5331" w:author="Unknown Author" w:date="2026-10-30T04:17:53Z"></w:ins></w:rPr></w:pPr><w:ins w:id="15330"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5333" w:author="Unknown Author" w:date="2026-10-30T04:17:53Z"></w:ins></w:rPr></w:pPr><w:ins w:id="15332" w:author="Unknown Author" w:date="2026-10-30T04:17:53Z"><w:r><w:rPr><w:kern w:val="0"/><w:szCs w:val="24"/><w:lang w:val="es-CO" w:eastAsia="en-US" w:bidi="ar-SA"/></w:rPr></w:r></w:ins></w:p></w:tc><w:tc><w:tcPr><w:tcW w:w="311" w:type="dxa"/><w:tcBorders></w:tcBorders></w:tcPr><w:p><w:pPr><w:pStyle w:val="Tabla65"/><w:widowControl/><w:rPr><w:kern w:val="0"/><w:szCs w:val="24"/><w:lang w:val="es-CO" w:eastAsia="en-US" w:bidi="ar-SA"/><w:ins w:id="15335" w:author="Unknown Author" w:date="2026-10-30T04:17:53Z"></w:ins></w:rPr></w:pPr><w:ins w:id="15334"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5337" w:author="Unknown Author" w:date="2026-10-30T04:17:53Z"></w:ins></w:rPr></w:pPr><w:ins w:id="15336"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5339" w:author="Unknown Author" w:date="2026-10-30T04:17:53Z"></w:ins></w:rPr></w:pPr><w:ins w:id="15338"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5341" w:author="Unknown Author" w:date="2026-10-30T04:17:53Z"></w:ins></w:rPr></w:pPr><w:ins w:id="15340" w:author="Unknown Author" w:date="2026-10-30T04:17:53Z"><w:r><w:rPr><w:kern w:val="0"/><w:szCs w:val="24"/><w:lang w:val="es-CO" w:eastAsia="en-US" w:bidi="ar-SA"/></w:rPr></w:r></w:ins></w:p></w:tc><w:tc><w:tcPr><w:tcW w:w="311" w:type="dxa"/><w:tcBorders></w:tcBorders></w:tcPr><w:p><w:pPr><w:pStyle w:val="Tabla65"/><w:widowControl/><w:rPr><w:kern w:val="0"/><w:szCs w:val="24"/><w:lang w:val="es-CO" w:eastAsia="en-US" w:bidi="ar-SA"/><w:ins w:id="15343" w:author="Unknown Author" w:date="2026-10-30T04:17:53Z"></w:ins></w:rPr></w:pPr><w:ins w:id="15342"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5345" w:author="Unknown Author" w:date="2026-10-30T04:17:53Z"></w:ins></w:rPr></w:pPr><w:ins w:id="15344"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5347" w:author="Unknown Author" w:date="2026-10-30T04:17:53Z"></w:ins></w:rPr></w:pPr><w:ins w:id="15346" w:author="Unknown Author" w:date="2026-10-30T04:17:53Z"><w:r><w:rPr><w:kern w:val="0"/><w:szCs w:val="24"/><w:lang w:val="es-CO" w:eastAsia="en-US" w:bidi="ar-SA"/></w:rPr></w:r></w:ins></w:p></w:tc><w:tc><w:tcPr><w:tcW w:w="311" w:type="dxa"/><w:tcBorders></w:tcBorders></w:tcPr><w:p><w:pPr><w:pStyle w:val="Tabla65"/><w:widowControl/><w:rPr><w:kern w:val="0"/><w:szCs w:val="24"/><w:lang w:val="es-CO" w:eastAsia="en-US" w:bidi="ar-SA"/><w:ins w:id="15349" w:author="Unknown Author" w:date="2026-10-30T04:17:53Z"></w:ins></w:rPr></w:pPr><w:ins w:id="15348"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5351" w:author="Unknown Author" w:date="2026-10-30T04:17:53Z"></w:ins></w:rPr></w:pPr><w:ins w:id="15350" w:author="Unknown Author" w:date="2026-10-30T04:17:53Z"><w:r><w:rPr><w:kern w:val="0"/><w:szCs w:val="24"/><w:lang w:val="es-CO" w:eastAsia="en-US" w:bidi="ar-SA"/></w:rPr></w:r></w:ins></w:p></w:tc><w:tc><w:tcPr><w:tcW w:w="309" w:type="dxa"/><w:tcBorders></w:tcBorders></w:tcPr><w:p><w:pPr><w:pStyle w:val="Tabla65"/><w:widowControl/><w:rPr><w:kern w:val="0"/><w:szCs w:val="24"/><w:lang w:val="es-CO" w:eastAsia="en-US" w:bidi="ar-SA"/><w:ins w:id="15353" w:author="Unknown Author" w:date="2026-10-30T04:17:53Z"></w:ins></w:rPr></w:pPr><w:ins w:id="15352" w:author="Unknown Author" w:date="2026-10-30T04:17:53Z"><w:r><w:rPr><w:kern w:val="0"/><w:szCs w:val="24"/><w:lang w:val="es-CO" w:eastAsia="en-US" w:bidi="ar-SA"/></w:rPr></w:r></w:ins></w:p></w:tc><w:tc><w:tcPr><w:tcW w:w="310" w:type="dxa"/><w:tcBorders></w:tcBorders></w:tcPr><w:p><w:pPr><w:pStyle w:val="Tabla65"/><w:widowControl/><w:rPr><w:kern w:val="0"/><w:szCs w:val="24"/><w:lang w:val="es-CO" w:eastAsia="en-US" w:bidi="ar-SA"/><w:ins w:id="15355" w:author="Unknown Author" w:date="2026-10-30T04:17:53Z"></w:ins></w:rPr></w:pPr><w:ins w:id="15354" w:author="Unknown Author" w:date="2026-10-30T04:17:53Z"><w:r><w:rPr><w:kern w:val="0"/><w:szCs w:val="24"/><w:lang w:val="es-CO" w:eastAsia="en-US" w:bidi="ar-SA"/></w:rPr></w:r></w:ins></w:p></w:tc><w:tc><w:tcPr><w:tcW w:w="311" w:type="dxa"/><w:tcBorders></w:tcBorders></w:tcPr><w:p><w:pPr><w:pStyle w:val="Tabla65"/><w:widowControl/><w:jc w:val="left"/><w:rPr><w:kern w:val="0"/><w:szCs w:val="24"/><w:lang w:val="es-CO" w:eastAsia="en-US" w:bidi="ar-SA"/><w:ins w:id="15357" w:author="Unknown Author" w:date="2026-10-30T04:17:53Z"></w:ins></w:rPr></w:pPr><w:ins w:id="15356" w:author="Unknown Author" w:date="2026-10-30T04:17:53Z"><w:r><w:rPr><w:kern w:val="0"/><w:szCs w:val="24"/><w:lang w:val="es-CO" w:eastAsia="en-US" w:bidi="ar-SA"/></w:rPr><w:t>x</w:t></w:r></w:ins></w:p></w:tc><w:tc><w:tcPr><w:tcW w:w="310" w:type="dxa"/><w:tcBorders></w:tcBorders></w:tcPr><w:p><w:pPr><w:pStyle w:val="Tabla65"/><w:widowControl/><w:jc w:val="left"/><w:rPr><w:kern w:val="0"/><w:szCs w:val="24"/><w:lang w:val="es-CO" w:eastAsia="en-US" w:bidi="ar-SA"/><w:ins w:id="15359" w:author="Unknown Author" w:date="2026-10-30T04:17:53Z"></w:ins></w:rPr></w:pPr><w:ins w:id="15358" w:author="Unknown Author" w:date="2026-10-30T04:17:53Z"><w:r><w:rPr><w:kern w:val="0"/><w:szCs w:val="24"/><w:lang w:val="es-CO" w:eastAsia="en-US" w:bidi="ar-SA"/></w:rPr><w:t>x</w:t></w:r></w:ins></w:p></w:tc><w:tc><w:tcPr><w:tcW w:w="309" w:type="dxa"/><w:tcBorders></w:tcBorders></w:tcPr><w:p><w:pPr><w:pStyle w:val="Tabla65"/><w:widowControl/><w:jc w:val="left"/><w:rPr><w:kern w:val="0"/><w:szCs w:val="24"/><w:lang w:val="es-CO" w:eastAsia="en-US" w:bidi="ar-SA"/><w:ins w:id="15361" w:author="Unknown Author" w:date="2026-10-30T04:17:53Z"></w:ins></w:rPr></w:pPr><w:ins w:id="15360" w:author="Unknown Author" w:date="2026-10-30T04:17:53Z"><w:r><w:rPr><w:kern w:val="0"/><w:szCs w:val="24"/><w:lang w:val="es-CO" w:eastAsia="en-US" w:bidi="ar-SA"/></w:rPr><w:t>x</w:t></w:r></w:ins></w:p></w:tc><w:tc><w:tcPr><w:tcW w:w="309" w:type="dxa"/><w:tcBorders></w:tcBorders></w:tcPr><w:p><w:pPr><w:pStyle w:val="Tabla65"/><w:widowControl/><w:jc w:val="left"/><w:rPr><w:kern w:val="0"/><w:szCs w:val="24"/><w:lang w:val="es-CO" w:eastAsia="en-US" w:bidi="ar-SA"/><w:ins w:id="15363" w:author="Unknown Author" w:date="2026-10-30T04:17:53Z"></w:ins></w:rPr></w:pPr><w:ins w:id="15362" w:author="Unknown Author" w:date="2026-10-30T04:17:53Z"><w:r><w:rPr><w:kern w:val="0"/><w:szCs w:val="24"/><w:lang w:val="es-CO" w:eastAsia="en-US" w:bidi="ar-SA"/></w:rPr><w:t>x</w:t></w:r></w:ins></w:p></w:tc></w:tr><w:tr><w:trPr><w:ins w:id="15364" w:author="Unknown Author" w:date="2026-10-30T04:17:53Z"/><w:cantSplit w:val="true"/></w:trPr><w:tc><w:tcPr><w:tcW w:w="899" w:type="dxa"/><w:tcBorders><w:bottom w:val="single" w:sz="12" w:space="0" w:color="2A3439"/></w:tcBorders><w:shd w:color="auto" w:fill="F7F7F7" w:val="clear"/></w:tcPr><w:p><w:pPr><w:pStyle w:val="Tabla65"/><w:keepNext w:val="true"/><w:widowControl/><w:rPr><w:kern w:val="0"/><w:szCs w:val="24"/><w:lang w:val="es-CO" w:eastAsia="en-US" w:bidi="ar-SA"/><w:ins w:id="15366" w:author="Unknown Author" w:date="2026-10-30T04:17:53Z"></w:ins></w:rPr></w:pPr><w:ins w:id="15365" w:author="Unknown Author" w:date="2026-10-30T04:17:53Z"><w:r><w:rPr><w:kern w:val="0"/><w:szCs w:val="24"/><w:lang w:val="es-CO" w:eastAsia="en-US" w:bidi="ar-SA"/></w:rPr></w:r></w:ins></w:p></w:tc><w:tc><w:tcPr><w:tcW w:w="1700" w:type="dxa"/><w:tcBorders><w:bottom w:val="single" w:sz="12" w:space="0" w:color="2A3439"/></w:tcBorders><w:shd w:color="auto" w:fill="F7F7F7" w:val="clear"/></w:tcPr><w:p><w:pPr><w:pStyle w:val="Tabla65"/><w:keepNext w:val="true"/><w:widowControl/><w:rPr><w:kern w:val="0"/><w:szCs w:val="24"/><w:lang w:val="es-CO" w:eastAsia="en-US" w:bidi="ar-SA"/><w:ins w:id="15368" w:author="Unknown Author" w:date="2026-10-30T04:17:53Z"></w:ins></w:rPr></w:pPr><w:ins w:id="15367" w:author="Unknown Author" w:date="2026-10-30T04:17:53Z"><w:r><w:rPr><w:kern w:val="0"/><w:szCs w:val="24"/><w:lang w:val="es-CO" w:eastAsia="en-US" w:bidi="ar-SA"/></w:rPr></w:r></w:ins></w:p></w:tc><w:tc><w:tcPr><w:tcW w:w="3515" w:type="dxa"/><w:tcBorders><w:bottom w:val="single" w:sz="12" w:space="0" w:color="2A3439"/></w:tcBorders><w:shd w:color="auto" w:fill="F7F7F7" w:val="clear"/></w:tcPr><w:p><w:pPr><w:pStyle w:val="Tabla65"/><w:keepNext w:val="true"/><w:widowControl/><w:jc w:val="left"/><w:rPr><w:kern w:val="0"/><w:szCs w:val="24"/><w:lang w:val="es-CO" w:eastAsia="en-US" w:bidi="ar-SA"/><w:ins w:id="15370" w:author="Unknown Author" w:date="2026-10-30T04:17:53Z"></w:ins></w:rPr></w:pPr><w:ins w:id="15369" w:author="Unknown Author" w:date="2026-10-30T04:17:53Z"><w:r><w:rPr><w:kern w:val="0"/><w:szCs w:val="24"/><w:lang w:val="es-CO" w:eastAsia="en-US" w:bidi="ar-SA"/></w:rPr><w:t>3.6 Administración y apoyo a la supervisión (objetivo específico 3)</w:t></w:r></w:ins></w:p></w:tc><w:tc><w:tcPr><w:tcW w:w="310" w:type="dxa"/><w:tcBorders><w:bottom w:val="single" w:sz="12" w:space="0" w:color="2A3439"/></w:tcBorders><w:shd w:color="auto" w:fill="F7F7F7" w:val="clear"/></w:tcPr><w:p><w:pPr><w:pStyle w:val="Tabla65"/><w:keepNext w:val="true"/><w:widowControl/><w:jc w:val="left"/><w:rPr><w:kern w:val="0"/><w:szCs w:val="24"/><w:lang w:val="es-CO" w:eastAsia="en-US" w:bidi="ar-SA"/><w:ins w:id="15372" w:author="Unknown Author" w:date="2026-10-30T04:17:53Z"></w:ins></w:rPr></w:pPr><w:ins w:id="15371" w:author="Unknown Author" w:date="2026-10-30T04:17:53Z"><w:r><w:rPr><w:kern w:val="0"/><w:szCs w:val="24"/><w:lang w:val="es-CO" w:eastAsia="en-US" w:bidi="ar-SA"/></w:rPr><w:t>x</w:t></w:r></w:ins></w:p></w:tc><w:tc><w:tcPr><w:tcW w:w="309" w:type="dxa"/><w:tcBorders><w:bottom w:val="single" w:sz="12" w:space="0" w:color="2A3439"/></w:tcBorders><w:shd w:color="auto" w:fill="F7F7F7" w:val="clear"/></w:tcPr><w:p><w:pPr><w:pStyle w:val="Tabla65"/><w:keepNext w:val="true"/><w:widowControl/><w:jc w:val="left"/><w:rPr><w:kern w:val="0"/><w:szCs w:val="24"/><w:lang w:val="es-CO" w:eastAsia="en-US" w:bidi="ar-SA"/><w:ins w:id="15374" w:author="Unknown Author" w:date="2026-10-30T04:17:53Z"></w:ins></w:rPr></w:pPr><w:ins w:id="15373" w:author="Unknown Author" w:date="2026-10-30T04:17:53Z"><w:r><w:rPr><w:kern w:val="0"/><w:szCs w:val="24"/><w:lang w:val="es-CO" w:eastAsia="en-US" w:bidi="ar-SA"/></w:rPr><w:t>x</w:t></w:r></w:ins></w:p></w:tc><w:tc><w:tcPr><w:tcW w:w="311" w:type="dxa"/><w:tcBorders><w:bottom w:val="single" w:sz="12" w:space="0" w:color="2A3439"/></w:tcBorders><w:shd w:color="auto" w:fill="F7F7F7" w:val="clear"/></w:tcPr><w:p><w:pPr><w:pStyle w:val="Tabla65"/><w:keepNext w:val="true"/><w:widowControl/><w:jc w:val="left"/><w:rPr><w:kern w:val="0"/><w:szCs w:val="24"/><w:lang w:val="es-CO" w:eastAsia="en-US" w:bidi="ar-SA"/><w:ins w:id="15376" w:author="Unknown Author" w:date="2026-10-30T04:17:53Z"></w:ins></w:rPr></w:pPr><w:ins w:id="15375" w:author="Unknown Author" w:date="2026-10-30T04:17:53Z"><w:r><w:rPr><w:kern w:val="0"/><w:szCs w:val="24"/><w:lang w:val="es-CO" w:eastAsia="en-US" w:bidi="ar-SA"/></w:rPr><w:t>x</w:t></w:r></w:ins></w:p></w:tc><w:tc><w:tcPr><w:tcW w:w="310" w:type="dxa"/><w:tcBorders><w:bottom w:val="single" w:sz="12" w:space="0" w:color="2A3439"/></w:tcBorders><w:shd w:color="auto" w:fill="F7F7F7" w:val="clear"/></w:tcPr><w:p><w:pPr><w:pStyle w:val="Tabla65"/><w:keepNext w:val="true"/><w:widowControl/><w:jc w:val="left"/><w:rPr><w:kern w:val="0"/><w:szCs w:val="24"/><w:lang w:val="es-CO" w:eastAsia="en-US" w:bidi="ar-SA"/><w:ins w:id="15378" w:author="Unknown Author" w:date="2026-10-30T04:17:53Z"></w:ins></w:rPr></w:pPr><w:ins w:id="15377" w:author="Unknown Author" w:date="2026-10-30T04:17:53Z"><w:r><w:rPr><w:kern w:val="0"/><w:szCs w:val="24"/><w:lang w:val="es-CO" w:eastAsia="en-US" w:bidi="ar-SA"/></w:rPr><w:t>x</w:t></w:r></w:ins></w:p></w:tc><w:tc><w:tcPr><w:tcW w:w="309" w:type="dxa"/><w:tcBorders><w:bottom w:val="single" w:sz="12" w:space="0" w:color="2A3439"/></w:tcBorders><w:shd w:color="auto" w:fill="F7F7F7" w:val="clear"/></w:tcPr><w:p><w:pPr><w:pStyle w:val="Tabla65"/><w:keepNext w:val="true"/><w:widowControl/><w:jc w:val="left"/><w:rPr><w:kern w:val="0"/><w:szCs w:val="24"/><w:lang w:val="es-CO" w:eastAsia="en-US" w:bidi="ar-SA"/><w:ins w:id="15380" w:author="Unknown Author" w:date="2026-10-30T04:17:53Z"></w:ins></w:rPr></w:pPr><w:ins w:id="15379" w:author="Unknown Author" w:date="2026-10-30T04:17:53Z"><w:r><w:rPr><w:kern w:val="0"/><w:szCs w:val="24"/><w:lang w:val="es-CO" w:eastAsia="en-US" w:bidi="ar-SA"/></w:rPr><w:t>x</w:t></w:r></w:ins></w:p></w:tc><w:tc><w:tcPr><w:tcW w:w="310" w:type="dxa"/><w:tcBorders><w:bottom w:val="single" w:sz="12" w:space="0" w:color="2A3439"/></w:tcBorders><w:shd w:color="auto" w:fill="F7F7F7" w:val="clear"/></w:tcPr><w:p><w:pPr><w:pStyle w:val="Tabla65"/><w:keepNext w:val="true"/><w:widowControl/><w:jc w:val="left"/><w:rPr><w:kern w:val="0"/><w:szCs w:val="24"/><w:lang w:val="es-CO" w:eastAsia="en-US" w:bidi="ar-SA"/><w:ins w:id="15382" w:author="Unknown Author" w:date="2026-10-30T04:17:53Z"></w:ins></w:rPr></w:pPr><w:ins w:id="15381" w:author="Unknown Author" w:date="2026-10-30T04:17:53Z"><w:r><w:rPr><w:kern w:val="0"/><w:szCs w:val="24"/><w:lang w:val="es-CO" w:eastAsia="en-US" w:bidi="ar-SA"/></w:rPr><w:t>x</w:t></w:r></w:ins></w:p></w:tc><w:tc><w:tcPr><w:tcW w:w="311" w:type="dxa"/><w:tcBorders><w:bottom w:val="single" w:sz="12" w:space="0" w:color="2A3439"/></w:tcBorders><w:shd w:color="auto" w:fill="F7F7F7" w:val="clear"/></w:tcPr><w:p><w:pPr><w:pStyle w:val="Tabla65"/><w:keepNext w:val="true"/><w:widowControl/><w:jc w:val="left"/><w:rPr><w:kern w:val="0"/><w:szCs w:val="24"/><w:lang w:val="es-CO" w:eastAsia="en-US" w:bidi="ar-SA"/><w:ins w:id="15384" w:author="Unknown Author" w:date="2026-10-30T04:17:53Z"></w:ins></w:rPr></w:pPr><w:ins w:id="15383" w:author="Unknown Author" w:date="2026-10-30T04:17:53Z"><w:r><w:rPr><w:kern w:val="0"/><w:szCs w:val="24"/><w:lang w:val="es-CO" w:eastAsia="en-US" w:bidi="ar-SA"/></w:rPr><w:t>x</w:t></w:r></w:ins></w:p></w:tc><w:tc><w:tcPr><w:tcW w:w="310" w:type="dxa"/><w:tcBorders><w:bottom w:val="single" w:sz="12" w:space="0" w:color="2A3439"/></w:tcBorders><w:shd w:color="auto" w:fill="F7F7F7" w:val="clear"/></w:tcPr><w:p><w:pPr><w:pStyle w:val="Tabla65"/><w:keepNext w:val="true"/><w:widowControl/><w:jc w:val="left"/><w:rPr><w:kern w:val="0"/><w:szCs w:val="24"/><w:lang w:val="es-CO" w:eastAsia="en-US" w:bidi="ar-SA"/><w:ins w:id="15386" w:author="Unknown Author" w:date="2026-10-30T04:17:53Z"></w:ins></w:rPr></w:pPr><w:ins w:id="15385" w:author="Unknown Author" w:date="2026-10-30T04:17:53Z"><w:r><w:rPr><w:kern w:val="0"/><w:szCs w:val="24"/><w:lang w:val="es-CO" w:eastAsia="en-US" w:bidi="ar-SA"/></w:rPr><w:t>x</w:t></w:r></w:ins></w:p></w:tc><w:tc><w:tcPr><w:tcW w:w="309" w:type="dxa"/><w:tcBorders><w:bottom w:val="single" w:sz="12" w:space="0" w:color="2A3439"/></w:tcBorders><w:shd w:color="auto" w:fill="F7F7F7" w:val="clear"/></w:tcPr><w:p><w:pPr><w:pStyle w:val="Tabla65"/><w:keepNext w:val="true"/><w:widowControl/><w:jc w:val="left"/><w:rPr><w:kern w:val="0"/><w:szCs w:val="24"/><w:lang w:val="es-CO" w:eastAsia="en-US" w:bidi="ar-SA"/><w:ins w:id="15388" w:author="Unknown Author" w:date="2026-10-30T04:17:53Z"></w:ins></w:rPr></w:pPr><w:ins w:id="15387" w:author="Unknown Author" w:date="2026-10-30T04:17:53Z"><w:r><w:rPr><w:kern w:val="0"/><w:szCs w:val="24"/><w:lang w:val="es-CO" w:eastAsia="en-US" w:bidi="ar-SA"/></w:rPr><w:t>x</w:t></w:r></w:ins></w:p></w:tc><w:tc><w:tcPr><w:tcW w:w="311" w:type="dxa"/><w:tcBorders><w:bottom w:val="single" w:sz="12" w:space="0" w:color="2A3439"/></w:tcBorders><w:shd w:color="auto" w:fill="F7F7F7" w:val="clear"/></w:tcPr><w:p><w:pPr><w:pStyle w:val="Tabla65"/><w:keepNext w:val="true"/><w:widowControl/><w:jc w:val="left"/><w:rPr><w:kern w:val="0"/><w:szCs w:val="24"/><w:lang w:val="es-CO" w:eastAsia="en-US" w:bidi="ar-SA"/><w:ins w:id="15390" w:author="Unknown Author" w:date="2026-10-30T04:17:53Z"></w:ins></w:rPr></w:pPr><w:ins w:id="15389" w:author="Unknown Author" w:date="2026-10-30T04:17:53Z"><w:r><w:rPr><w:kern w:val="0"/><w:szCs w:val="24"/><w:lang w:val="es-CO" w:eastAsia="en-US" w:bidi="ar-SA"/></w:rPr><w:t>x</w:t></w:r></w:ins></w:p></w:tc><w:tc><w:tcPr><w:tcW w:w="310" w:type="dxa"/><w:tcBorders><w:bottom w:val="single" w:sz="12" w:space="0" w:color="2A3439"/></w:tcBorders><w:shd w:color="auto" w:fill="F7F7F7" w:val="clear"/></w:tcPr><w:p><w:pPr><w:pStyle w:val="Tabla65"/><w:keepNext w:val="true"/><w:widowControl/><w:jc w:val="left"/><w:rPr><w:kern w:val="0"/><w:szCs w:val="24"/><w:lang w:val="es-CO" w:eastAsia="en-US" w:bidi="ar-SA"/><w:ins w:id="15392" w:author="Unknown Author" w:date="2026-10-30T04:17:53Z"></w:ins></w:rPr></w:pPr><w:ins w:id="15391" w:author="Unknown Author" w:date="2026-10-30T04:17:53Z"><w:r><w:rPr><w:kern w:val="0"/><w:szCs w:val="24"/><w:lang w:val="es-CO" w:eastAsia="en-US" w:bidi="ar-SA"/></w:rPr><w:t>x</w:t></w:r></w:ins></w:p></w:tc><w:tc><w:tcPr><w:tcW w:w="309" w:type="dxa"/><w:tcBorders><w:bottom w:val="single" w:sz="12" w:space="0" w:color="2A3439"/></w:tcBorders><w:shd w:color="auto" w:fill="F7F7F7" w:val="clear"/></w:tcPr><w:p><w:pPr><w:pStyle w:val="Tabla65"/><w:keepNext w:val="true"/><w:widowControl/><w:jc w:val="left"/><w:rPr><w:kern w:val="0"/><w:szCs w:val="24"/><w:lang w:val="es-CO" w:eastAsia="en-US" w:bidi="ar-SA"/><w:ins w:id="15394" w:author="Unknown Author" w:date="2026-10-30T04:17:53Z"></w:ins></w:rPr></w:pPr><w:ins w:id="15393" w:author="Unknown Author" w:date="2026-10-30T04:17:53Z"><w:r><w:rPr><w:kern w:val="0"/><w:szCs w:val="24"/><w:lang w:val="es-CO" w:eastAsia="en-US" w:bidi="ar-SA"/></w:rPr><w:t>x</w:t></w:r></w:ins></w:p></w:tc><w:tc><w:tcPr><w:tcW w:w="310" w:type="dxa"/><w:tcBorders><w:bottom w:val="single" w:sz="12" w:space="0" w:color="2A3439"/></w:tcBorders><w:shd w:color="auto" w:fill="F7F7F7" w:val="clear"/></w:tcPr><w:p><w:pPr><w:pStyle w:val="Tabla65"/><w:keepNext w:val="true"/><w:widowControl/><w:jc w:val="left"/><w:rPr><w:kern w:val="0"/><w:szCs w:val="24"/><w:lang w:val="es-CO" w:eastAsia="en-US" w:bidi="ar-SA"/><w:ins w:id="15396" w:author="Unknown Author" w:date="2026-10-30T04:17:53Z"></w:ins></w:rPr></w:pPr><w:ins w:id="15395" w:author="Unknown Author" w:date="2026-10-30T04:17:53Z"><w:r><w:rPr><w:kern w:val="0"/><w:szCs w:val="24"/><w:lang w:val="es-CO" w:eastAsia="en-US" w:bidi="ar-SA"/></w:rPr><w:t>x</w:t></w:r></w:ins></w:p></w:tc><w:tc><w:tcPr><w:tcW w:w="311" w:type="dxa"/><w:tcBorders><w:bottom w:val="single" w:sz="12" w:space="0" w:color="2A3439"/></w:tcBorders><w:shd w:color="auto" w:fill="F7F7F7" w:val="clear"/></w:tcPr><w:p><w:pPr><w:pStyle w:val="Tabla65"/><w:keepNext w:val="true"/><w:widowControl/><w:jc w:val="left"/><w:rPr><w:kern w:val="0"/><w:szCs w:val="24"/><w:lang w:val="es-CO" w:eastAsia="en-US" w:bidi="ar-SA"/><w:ins w:id="15398" w:author="Unknown Author" w:date="2026-10-30T04:17:53Z"></w:ins></w:rPr></w:pPr><w:ins w:id="15397" w:author="Unknown Author" w:date="2026-10-30T04:17:53Z"><w:r><w:rPr><w:kern w:val="0"/><w:szCs w:val="24"/><w:lang w:val="es-CO" w:eastAsia="en-US" w:bidi="ar-SA"/></w:rPr><w:t>x</w:t></w:r></w:ins></w:p></w:tc><w:tc><w:tcPr><w:tcW w:w="310" w:type="dxa"/><w:tcBorders><w:bottom w:val="single" w:sz="12" w:space="0" w:color="2A3439"/></w:tcBorders><w:shd w:color="auto" w:fill="F7F7F7" w:val="clear"/></w:tcPr><w:p><w:pPr><w:pStyle w:val="Tabla65"/><w:keepNext w:val="true"/><w:widowControl/><w:jc w:val="left"/><w:rPr><w:kern w:val="0"/><w:szCs w:val="24"/><w:lang w:val="es-CO" w:eastAsia="en-US" w:bidi="ar-SA"/><w:ins w:id="15400" w:author="Unknown Author" w:date="2026-10-30T04:17:53Z"></w:ins></w:rPr></w:pPr><w:ins w:id="15399" w:author="Unknown Author" w:date="2026-10-30T04:17:53Z"><w:r><w:rPr><w:kern w:val="0"/><w:szCs w:val="24"/><w:lang w:val="es-CO" w:eastAsia="en-US" w:bidi="ar-SA"/></w:rPr><w:t>x</w:t></w:r></w:ins></w:p></w:tc><w:tc><w:tcPr><w:tcW w:w="309" w:type="dxa"/><w:tcBorders><w:bottom w:val="single" w:sz="12" w:space="0" w:color="2A3439"/></w:tcBorders><w:shd w:color="auto" w:fill="F7F7F7" w:val="clear"/></w:tcPr><w:p><w:pPr><w:pStyle w:val="Tabla65"/><w:keepNext w:val="true"/><w:widowControl/><w:jc w:val="left"/><w:rPr><w:kern w:val="0"/><w:szCs w:val="24"/><w:lang w:val="es-CO" w:eastAsia="en-US" w:bidi="ar-SA"/><w:ins w:id="15402" w:author="Unknown Author" w:date="2026-10-30T04:17:53Z"></w:ins></w:rPr></w:pPr><w:ins w:id="15401" w:author="Unknown Author" w:date="2026-10-30T04:17:53Z"><w:r><w:rPr><w:kern w:val="0"/><w:szCs w:val="24"/><w:lang w:val="es-CO" w:eastAsia="en-US" w:bidi="ar-SA"/></w:rPr><w:t>x</w:t></w:r></w:ins></w:p></w:tc><w:tc><w:tcPr><w:tcW w:w="311" w:type="dxa"/><w:tcBorders><w:bottom w:val="single" w:sz="12" w:space="0" w:color="2A3439"/></w:tcBorders><w:shd w:color="auto" w:fill="F7F7F7" w:val="clear"/></w:tcPr><w:p><w:pPr><w:pStyle w:val="Tabla65"/><w:keepNext w:val="true"/><w:widowControl/><w:jc w:val="left"/><w:rPr><w:kern w:val="0"/><w:szCs w:val="24"/><w:lang w:val="es-CO" w:eastAsia="en-US" w:bidi="ar-SA"/><w:ins w:id="15404" w:author="Unknown Author" w:date="2026-10-30T04:17:53Z"></w:ins></w:rPr></w:pPr><w:ins w:id="15403" w:author="Unknown Author" w:date="2026-10-30T04:17:53Z"><w:r><w:rPr><w:kern w:val="0"/><w:szCs w:val="24"/><w:lang w:val="es-CO" w:eastAsia="en-US" w:bidi="ar-SA"/></w:rPr><w:t>x</w:t></w:r></w:ins></w:p></w:tc><w:tc><w:tcPr><w:tcW w:w="310" w:type="dxa"/><w:tcBorders><w:bottom w:val="single" w:sz="12" w:space="0" w:color="2A3439"/></w:tcBorders><w:shd w:color="auto" w:fill="F7F7F7" w:val="clear"/></w:tcPr><w:p><w:pPr><w:pStyle w:val="Tabla65"/><w:keepNext w:val="true"/><w:widowControl/><w:jc w:val="left"/><w:rPr><w:kern w:val="0"/><w:szCs w:val="24"/><w:lang w:val="es-CO" w:eastAsia="en-US" w:bidi="ar-SA"/><w:ins w:id="15406" w:author="Unknown Author" w:date="2026-10-30T04:17:53Z"></w:ins></w:rPr></w:pPr><w:ins w:id="15405" w:author="Unknown Author" w:date="2026-10-30T04:17:53Z"><w:r><w:rPr><w:kern w:val="0"/><w:szCs w:val="24"/><w:lang w:val="es-CO" w:eastAsia="en-US" w:bidi="ar-SA"/></w:rPr><w:t>x</w:t></w:r></w:ins></w:p></w:tc><w:tc><w:tcPr><w:tcW w:w="309" w:type="dxa"/><w:tcBorders><w:bottom w:val="single" w:sz="12" w:space="0" w:color="2A3439"/></w:tcBorders><w:shd w:color="auto" w:fill="F7F7F7" w:val="clear"/></w:tcPr><w:p><w:pPr><w:pStyle w:val="Tabla65"/><w:keepNext w:val="true"/><w:widowControl/><w:jc w:val="left"/><w:rPr><w:kern w:val="0"/><w:szCs w:val="24"/><w:lang w:val="es-CO" w:eastAsia="en-US" w:bidi="ar-SA"/><w:ins w:id="15408" w:author="Unknown Author" w:date="2026-10-30T04:17:53Z"></w:ins></w:rPr></w:pPr><w:ins w:id="15407" w:author="Unknown Author" w:date="2026-10-30T04:17:53Z"><w:r><w:rPr><w:kern w:val="0"/><w:szCs w:val="24"/><w:lang w:val="es-CO" w:eastAsia="en-US" w:bidi="ar-SA"/></w:rPr><w:t>x</w:t></w:r></w:ins></w:p></w:tc><w:tc><w:tcPr><w:tcW w:w="310" w:type="dxa"/><w:tcBorders><w:bottom w:val="single" w:sz="12" w:space="0" w:color="2A3439"/></w:tcBorders><w:shd w:color="auto" w:fill="F7F7F7" w:val="clear"/></w:tcPr><w:p><w:pPr><w:pStyle w:val="Tabla65"/><w:keepNext w:val="true"/><w:widowControl/><w:jc w:val="left"/><w:rPr><w:kern w:val="0"/><w:szCs w:val="24"/><w:lang w:val="es-CO" w:eastAsia="en-US" w:bidi="ar-SA"/><w:ins w:id="15410" w:author="Unknown Author" w:date="2026-10-30T04:17:53Z"></w:ins></w:rPr></w:pPr><w:ins w:id="15409" w:author="Unknown Author" w:date="2026-10-30T04:17:53Z"><w:r><w:rPr><w:kern w:val="0"/><w:szCs w:val="24"/><w:lang w:val="es-CO" w:eastAsia="en-US" w:bidi="ar-SA"/></w:rPr><w:t>x</w:t></w:r></w:ins></w:p></w:tc><w:tc><w:tcPr><w:tcW w:w="311" w:type="dxa"/><w:tcBorders><w:bottom w:val="single" w:sz="12" w:space="0" w:color="2A3439"/></w:tcBorders><w:shd w:color="auto" w:fill="F7F7F7" w:val="clear"/></w:tcPr><w:p><w:pPr><w:pStyle w:val="Tabla65"/><w:keepNext w:val="true"/><w:widowControl/><w:jc w:val="left"/><w:rPr><w:kern w:val="0"/><w:szCs w:val="24"/><w:lang w:val="es-CO" w:eastAsia="en-US" w:bidi="ar-SA"/><w:ins w:id="15412" w:author="Unknown Author" w:date="2026-10-30T04:17:53Z"></w:ins></w:rPr></w:pPr><w:ins w:id="15411" w:author="Unknown Author" w:date="2026-10-30T04:17:53Z"><w:r><w:rPr><w:kern w:val="0"/><w:szCs w:val="24"/><w:lang w:val="es-CO" w:eastAsia="en-US" w:bidi="ar-SA"/></w:rPr><w:t>x</w:t></w:r></w:ins></w:p></w:tc><w:tc><w:tcPr><w:tcW w:w="310" w:type="dxa"/><w:tcBorders><w:bottom w:val="single" w:sz="12" w:space="0" w:color="2A3439"/></w:tcBorders><w:shd w:color="auto" w:fill="F7F7F7" w:val="clear"/></w:tcPr><w:p><w:pPr><w:pStyle w:val="Tabla65"/><w:keepNext w:val="true"/><w:widowControl/><w:jc w:val="left"/><w:rPr><w:kern w:val="0"/><w:szCs w:val="24"/><w:lang w:val="es-CO" w:eastAsia="en-US" w:bidi="ar-SA"/><w:ins w:id="15414" w:author="Unknown Author" w:date="2026-10-30T04:17:53Z"></w:ins></w:rPr></w:pPr><w:ins w:id="15413" w:author="Unknown Author" w:date="2026-10-30T04:17:53Z"><w:r><w:rPr><w:kern w:val="0"/><w:szCs w:val="24"/><w:lang w:val="es-CO" w:eastAsia="en-US" w:bidi="ar-SA"/></w:rPr><w:t>x</w:t></w:r></w:ins></w:p></w:tc><w:tc><w:tcPr><w:tcW w:w="309" w:type="dxa"/><w:tcBorders><w:bottom w:val="single" w:sz="12" w:space="0" w:color="2A3439"/></w:tcBorders><w:shd w:color="auto" w:fill="F7F7F7" w:val="clear"/></w:tcPr><w:p><w:pPr><w:pStyle w:val="Tabla65"/><w:keepNext w:val="true"/><w:widowControl/><w:jc w:val="left"/><w:rPr><w:kern w:val="0"/><w:szCs w:val="24"/><w:lang w:val="es-CO" w:eastAsia="en-US" w:bidi="ar-SA"/><w:ins w:id="15416" w:author="Unknown Author" w:date="2026-10-30T04:17:53Z"></w:ins></w:rPr></w:pPr><w:ins w:id="15415" w:author="Unknown Author" w:date="2026-10-30T04:17:53Z"><w:r><w:rPr><w:kern w:val="0"/><w:szCs w:val="24"/><w:lang w:val="es-CO" w:eastAsia="en-US" w:bidi="ar-SA"/></w:rPr><w:t>x</w:t></w:r></w:ins></w:p></w:tc><w:tc><w:tcPr><w:tcW w:w="309" w:type="dxa"/><w:tcBorders><w:bottom w:val="single" w:sz="12" w:space="0" w:color="2A3439"/></w:tcBorders><w:shd w:color="auto" w:fill="F7F7F7" w:val="clear"/></w:tcPr><w:p><w:pPr><w:pStyle w:val="Tabla65"/><w:keepNext w:val="true"/><w:widowControl/><w:jc w:val="left"/><w:rPr><w:kern w:val="0"/><w:szCs w:val="24"/><w:lang w:val="es-CO" w:eastAsia="en-US" w:bidi="ar-SA"/><w:ins w:id="15418" w:author="Unknown Author" w:date="2026-10-30T04:17:53Z"></w:ins></w:rPr></w:pPr><w:ins w:id="15417" w:author="Unknown Author" w:date="2026-10-30T04:17:53Z"><w:r><w:rPr><w:kern w:val="0"/><w:szCs w:val="24"/><w:lang w:val="es-CO" w:eastAsia="en-US" w:bidi="ar-SA"/></w:rPr><w:t>x</w:t></w:r></w:ins></w:p></w:tc></w:tr></w:tbl><w:tbl><w:tblPr><w:tblStyle w:val="Table"/><w:tblW w:w="13554" w:type="dxa"/><w:jc w:val="left"/><w:tblInd w:w="70" w:type="dxa"/><w:tblLayout w:type="fixed"/><w:tblCellMar><w:top w:w="30" w:type="dxa"/><w:left w:w="70" w:type="dxa"/><w:bottom w:w="30" w:type="dxa"/><w:right w:w="70" w:type="dxa"/></w:tblCellMar><w:tblLook w:val="0020" w:noHBand="0" w:noVBand="0" w:firstColumn="0" w:lastRow="0" w:lastColumn="0" w:firstRow="1"/></w:tblPr><w:tblGrid><w:gridCol w:w="899"/><w:gridCol w:w="1700"/><w:gridCol w:w="3515"/><w:gridCol w:w="310"/><w:gridCol w:w="309"/><w:gridCol w:w="311"/><w:gridCol w:w="310"/><w:gridCol w:w="309"/><w:gridCol w:w="310"/><w:gridCol w:w="311"/><w:gridCol w:w="310"/><w:gridCol w:w="309"/><w:gridCol w:w="311"/><w:gridCol w:w="310"/><w:gridCol w:w="309"/><w:gridCol w:w="310"/><w:gridCol w:w="311"/><w:gridCol w:w="310"/><w:gridCol w:w="309"/><w:gridCol w:w="311"/><w:gridCol w:w="310"/><w:gridCol w:w="309"/><w:gridCol w:w="310"/><w:gridCol w:w="311"/><w:gridCol w:w="310"/><w:gridCol w:w="309"/><w:gridCol w:w="309"/></w:tblGrid><w:tr><w:trPr><w:tblHeader w:val="true"/><w:del w:id="15419" w:author="Unknown Author" w:date="2026-10-30T04:17:53Z"/><w:cantSplit w:val="true"/></w:trPr><w:tc><w:tcPr><w:tcW w:w="899"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del w:id="15421" w:author="Unknown Author" w:date="2026-10-30T04:17:53Z"></w:del></w:rPr></w:pPr><w:del w:id="15420" w:author="Unknown Author" w:date="2026-10-30T04:17:53Z"><w:r><w:rPr><w:b/><w:kern w:val="0"/><w:szCs w:val="24"/><w:lang w:val="es-CO" w:eastAsia="en-US" w:bidi="ar-SA"/></w:rPr><w:delText>Objetivo específico</w:delText></w:r></w:del></w:p></w:tc><w:tc><w:tcPr><w:tcW w:w="1700"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del w:id="15423" w:author="Unknown Author" w:date="2026-10-30T04:17:53Z"></w:del></w:rPr></w:pPr><w:del w:id="15422" w:author="Unknown Author" w:date="2026-10-30T04:17:53Z"><w:r><w:rPr><w:b/><w:kern w:val="0"/><w:szCs w:val="24"/><w:lang w:val="es-CO" w:eastAsia="en-US" w:bidi="ar-SA"/></w:rPr><w:delText>Producto</w:delText></w:r></w:del></w:p></w:tc><w:tc><w:tcPr><w:tcW w:w="3515"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del w:id="15425" w:author="Unknown Author" w:date="2026-10-30T04:17:53Z"></w:del></w:rPr></w:pPr><w:del w:id="15424" w:author="Unknown Author" w:date="2026-10-30T04:17:53Z"><w:r><w:rPr><w:b/><w:kern w:val="0"/><w:szCs w:val="24"/><w:lang w:val="es-CO" w:eastAsia="en-US" w:bidi="ar-SA"/></w:rPr><w:delText>Actividad</w:delText></w:r></w:del></w:p></w:tc><w:tc><w:tcPr><w:tcW w:w="310"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del w:id="15427" w:author="Unknown Author" w:date="2026-10-30T04:17:53Z"></w:del></w:rPr></w:pPr><w:del w:id="15426" w:author="Unknown Author" w:date="2026-10-30T04:17:53Z"><w:r><w:rPr><w:b/><w:kern w:val="0"/><w:szCs w:val="24"/><w:lang w:val="es-CO" w:eastAsia="en-US" w:bidi="ar-SA"/></w:rPr><w:delText>1</w:delText></w:r></w:del></w:p></w:tc><w:tc><w:tcPr><w:tcW w:w="309"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del w:id="15429" w:author="Unknown Author" w:date="2026-10-30T04:17:53Z"></w:del></w:rPr></w:pPr><w:del w:id="15428" w:author="Unknown Author" w:date="2026-10-30T04:17:53Z"><w:r><w:rPr><w:b/><w:kern w:val="0"/><w:szCs w:val="24"/><w:lang w:val="es-CO" w:eastAsia="en-US" w:bidi="ar-SA"/></w:rPr><w:delText>2</w:delText></w:r></w:del></w:p></w:tc><w:tc><w:tcPr><w:tcW w:w="311"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del w:id="15431" w:author="Unknown Author" w:date="2026-10-30T04:17:53Z"></w:del></w:rPr></w:pPr><w:del w:id="15430" w:author="Unknown Author" w:date="2026-10-30T04:17:53Z"><w:r><w:rPr><w:b/><w:kern w:val="0"/><w:szCs w:val="24"/><w:lang w:val="es-CO" w:eastAsia="en-US" w:bidi="ar-SA"/></w:rPr><w:delText>3</w:delText></w:r></w:del></w:p></w:tc><w:tc><w:tcPr><w:tcW w:w="310"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del w:id="15433" w:author="Unknown Author" w:date="2026-10-30T04:17:53Z"></w:del></w:rPr></w:pPr><w:del w:id="15432" w:author="Unknown Author" w:date="2026-10-30T04:17:53Z"><w:r><w:rPr><w:b/><w:kern w:val="0"/><w:szCs w:val="24"/><w:lang w:val="es-CO" w:eastAsia="en-US" w:bidi="ar-SA"/></w:rPr><w:delText>4</w:delText></w:r></w:del></w:p></w:tc><w:tc><w:tcPr><w:tcW w:w="309"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del w:id="15435" w:author="Unknown Author" w:date="2026-10-30T04:17:53Z"></w:del></w:rPr></w:pPr><w:del w:id="15434" w:author="Unknown Author" w:date="2026-10-30T04:17:53Z"><w:r><w:rPr><w:b/><w:kern w:val="0"/><w:szCs w:val="24"/><w:lang w:val="es-CO" w:eastAsia="en-US" w:bidi="ar-SA"/></w:rPr><w:delText>5</w:delText></w:r></w:del></w:p></w:tc><w:tc><w:tcPr><w:tcW w:w="310"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del w:id="15437" w:author="Unknown Author" w:date="2026-10-30T04:17:53Z"></w:del></w:rPr></w:pPr><w:del w:id="15436" w:author="Unknown Author" w:date="2026-10-30T04:17:53Z"><w:r><w:rPr><w:b/><w:kern w:val="0"/><w:szCs w:val="24"/><w:lang w:val="es-CO" w:eastAsia="en-US" w:bidi="ar-SA"/></w:rPr><w:delText>6</w:delText></w:r></w:del></w:p></w:tc><w:tc><w:tcPr><w:tcW w:w="311"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del w:id="15439" w:author="Unknown Author" w:date="2026-10-30T04:17:53Z"></w:del></w:rPr></w:pPr><w:del w:id="15438" w:author="Unknown Author" w:date="2026-10-30T04:17:53Z"><w:r><w:rPr><w:b/><w:kern w:val="0"/><w:szCs w:val="24"/><w:lang w:val="es-CO" w:eastAsia="en-US" w:bidi="ar-SA"/></w:rPr><w:delText>7</w:delText></w:r></w:del></w:p></w:tc><w:tc><w:tcPr><w:tcW w:w="310"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del w:id="15441" w:author="Unknown Author" w:date="2026-10-30T04:17:53Z"></w:del></w:rPr></w:pPr><w:del w:id="15440" w:author="Unknown Author" w:date="2026-10-30T04:17:53Z"><w:r><w:rPr><w:b/><w:kern w:val="0"/><w:szCs w:val="24"/><w:lang w:val="es-CO" w:eastAsia="en-US" w:bidi="ar-SA"/></w:rPr><w:delText>8</w:delText></w:r></w:del></w:p></w:tc><w:tc><w:tcPr><w:tcW w:w="309"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del w:id="15443" w:author="Unknown Author" w:date="2026-10-30T04:17:53Z"></w:del></w:rPr></w:pPr><w:del w:id="15442" w:author="Unknown Author" w:date="2026-10-30T04:17:53Z"><w:r><w:rPr><w:b/><w:kern w:val="0"/><w:szCs w:val="24"/><w:lang w:val="es-CO" w:eastAsia="en-US" w:bidi="ar-SA"/></w:rPr><w:delText>9</w:delText></w:r></w:del></w:p></w:tc><w:tc><w:tcPr><w:tcW w:w="311"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del w:id="15445" w:author="Unknown Author" w:date="2026-10-30T04:17:53Z"></w:del></w:rPr></w:pPr><w:del w:id="15444" w:author="Unknown Author" w:date="2026-10-30T04:17:53Z"><w:r><w:rPr><w:b/><w:kern w:val="0"/><w:szCs w:val="24"/><w:lang w:val="es-CO" w:eastAsia="en-US" w:bidi="ar-SA"/></w:rPr><w:delText>10</w:delText></w:r></w:del></w:p></w:tc><w:tc><w:tcPr><w:tcW w:w="310"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del w:id="15447" w:author="Unknown Author" w:date="2026-10-30T04:17:53Z"></w:del></w:rPr></w:pPr><w:del w:id="15446" w:author="Unknown Author" w:date="2026-10-30T04:17:53Z"><w:r><w:rPr><w:b/><w:kern w:val="0"/><w:szCs w:val="24"/><w:lang w:val="es-CO" w:eastAsia="en-US" w:bidi="ar-SA"/></w:rPr><w:delText>11</w:delText></w:r></w:del></w:p></w:tc><w:tc><w:tcPr><w:tcW w:w="309"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del w:id="15449" w:author="Unknown Author" w:date="2026-10-30T04:17:53Z"></w:del></w:rPr></w:pPr><w:del w:id="15448" w:author="Unknown Author" w:date="2026-10-30T04:17:53Z"><w:r><w:rPr><w:b/><w:kern w:val="0"/><w:szCs w:val="24"/><w:lang w:val="es-CO" w:eastAsia="en-US" w:bidi="ar-SA"/></w:rPr><w:delText>12</w:delText></w:r></w:del></w:p></w:tc><w:tc><w:tcPr><w:tcW w:w="310"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del w:id="15451" w:author="Unknown Author" w:date="2026-10-30T04:17:53Z"></w:del></w:rPr></w:pPr><w:del w:id="15450" w:author="Unknown Author" w:date="2026-10-30T04:17:53Z"><w:r><w:rPr><w:b/><w:kern w:val="0"/><w:szCs w:val="24"/><w:lang w:val="es-CO" w:eastAsia="en-US" w:bidi="ar-SA"/></w:rPr><w:delText>13</w:delText></w:r></w:del></w:p></w:tc><w:tc><w:tcPr><w:tcW w:w="311"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del w:id="15453" w:author="Unknown Author" w:date="2026-10-30T04:17:53Z"></w:del></w:rPr></w:pPr><w:del w:id="15452" w:author="Unknown Author" w:date="2026-10-30T04:17:53Z"><w:r><w:rPr><w:b/><w:kern w:val="0"/><w:szCs w:val="24"/><w:lang w:val="es-CO" w:eastAsia="en-US" w:bidi="ar-SA"/></w:rPr><w:delText>14</w:delText></w:r></w:del></w:p></w:tc><w:tc><w:tcPr><w:tcW w:w="310"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del w:id="15455" w:author="Unknown Author" w:date="2026-10-30T04:17:53Z"></w:del></w:rPr></w:pPr><w:del w:id="15454" w:author="Unknown Author" w:date="2026-10-30T04:17:53Z"><w:r><w:rPr><w:b/><w:kern w:val="0"/><w:szCs w:val="24"/><w:lang w:val="es-CO" w:eastAsia="en-US" w:bidi="ar-SA"/></w:rPr><w:delText>15</w:delText></w:r></w:del></w:p></w:tc><w:tc><w:tcPr><w:tcW w:w="309"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del w:id="15457" w:author="Unknown Author" w:date="2026-10-30T04:17:53Z"></w:del></w:rPr></w:pPr><w:del w:id="15456" w:author="Unknown Author" w:date="2026-10-30T04:17:53Z"><w:r><w:rPr><w:b/><w:kern w:val="0"/><w:szCs w:val="24"/><w:lang w:val="es-CO" w:eastAsia="en-US" w:bidi="ar-SA"/></w:rPr><w:delText>16</w:delText></w:r></w:del></w:p></w:tc><w:tc><w:tcPr><w:tcW w:w="311"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del w:id="15459" w:author="Unknown Author" w:date="2026-10-30T04:17:53Z"></w:del></w:rPr></w:pPr><w:del w:id="15458" w:author="Unknown Author" w:date="2026-10-30T04:17:53Z"><w:r><w:rPr><w:b/><w:kern w:val="0"/><w:szCs w:val="24"/><w:lang w:val="es-CO" w:eastAsia="en-US" w:bidi="ar-SA"/></w:rPr><w:delText>17</w:delText></w:r></w:del></w:p></w:tc><w:tc><w:tcPr><w:tcW w:w="310"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del w:id="15461" w:author="Unknown Author" w:date="2026-10-30T04:17:53Z"></w:del></w:rPr></w:pPr><w:del w:id="15460" w:author="Unknown Author" w:date="2026-10-30T04:17:53Z"><w:r><w:rPr><w:b/><w:kern w:val="0"/><w:szCs w:val="24"/><w:lang w:val="es-CO" w:eastAsia="en-US" w:bidi="ar-SA"/></w:rPr><w:delText>18</w:delText></w:r></w:del></w:p></w:tc><w:tc><w:tcPr><w:tcW w:w="309"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del w:id="15463" w:author="Unknown Author" w:date="2026-10-30T04:17:53Z"></w:del></w:rPr></w:pPr><w:del w:id="15462" w:author="Unknown Author" w:date="2026-10-30T04:17:53Z"><w:r><w:rPr><w:b/><w:kern w:val="0"/><w:szCs w:val="24"/><w:lang w:val="es-CO" w:eastAsia="en-US" w:bidi="ar-SA"/></w:rPr><w:delText>19</w:delText></w:r></w:del></w:p></w:tc><w:tc><w:tcPr><w:tcW w:w="310"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del w:id="15465" w:author="Unknown Author" w:date="2026-10-30T04:17:53Z"></w:del></w:rPr></w:pPr><w:del w:id="15464" w:author="Unknown Author" w:date="2026-10-30T04:17:53Z"><w:r><w:rPr><w:b/><w:kern w:val="0"/><w:szCs w:val="24"/><w:lang w:val="es-CO" w:eastAsia="en-US" w:bidi="ar-SA"/></w:rPr><w:delText>20</w:delText></w:r></w:del></w:p></w:tc><w:tc><w:tcPr><w:tcW w:w="311"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del w:id="15467" w:author="Unknown Author" w:date="2026-10-30T04:17:53Z"></w:del></w:rPr></w:pPr><w:del w:id="15466" w:author="Unknown Author" w:date="2026-10-30T04:17:53Z"><w:r><w:rPr><w:b/><w:kern w:val="0"/><w:szCs w:val="24"/><w:lang w:val="es-CO" w:eastAsia="en-US" w:bidi="ar-SA"/></w:rPr><w:delText>21</w:delText></w:r></w:del></w:p></w:tc><w:tc><w:tcPr><w:tcW w:w="310"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del w:id="15469" w:author="Unknown Author" w:date="2026-10-30T04:17:53Z"></w:del></w:rPr></w:pPr><w:del w:id="15468" w:author="Unknown Author" w:date="2026-10-30T04:17:53Z"><w:r><w:rPr><w:b/><w:kern w:val="0"/><w:szCs w:val="24"/><w:lang w:val="es-CO" w:eastAsia="en-US" w:bidi="ar-SA"/></w:rPr><w:delText>22</w:delText></w:r></w:del></w:p></w:tc><w:tc><w:tcPr><w:tcW w:w="309"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del w:id="15471" w:author="Unknown Author" w:date="2026-10-30T04:17:53Z"></w:del></w:rPr></w:pPr><w:del w:id="15470" w:author="Unknown Author" w:date="2026-10-30T04:17:53Z"><w:r><w:rPr><w:b/><w:kern w:val="0"/><w:szCs w:val="24"/><w:lang w:val="es-CO" w:eastAsia="en-US" w:bidi="ar-SA"/></w:rPr><w:delText>23</w:delText></w:r></w:del></w:p></w:tc><w:tc><w:tcPr><w:tcW w:w="309" w:type="dxa"/><w:tcBorders><w:top w:val="single" w:sz="12" w:space="0" w:color="2A3439"/><w:bottom w:val="single" w:sz="12" w:space="0" w:color="6699CC"/></w:tcBorders><w:shd w:color="auto" w:fill="B9D9EB" w:val="clear"/><w:vAlign w:val="bottom"/></w:tcPr><w:p><w:pPr><w:pStyle w:val="Tabla65"/><w:keepNext w:val="true"/><w:widowControl/><w:jc w:val="left"/><w:rPr><w:kern w:val="0"/><w:szCs w:val="24"/><w:lang w:val="es-CO" w:eastAsia="en-US" w:bidi="ar-SA"/><w:del w:id="15473" w:author="Unknown Author" w:date="2026-10-30T04:17:53Z"></w:del></w:rPr></w:pPr><w:del w:id="15472" w:author="Unknown Author" w:date="2026-10-30T04:17:53Z"><w:r><w:rPr><w:b/><w:kern w:val="0"/><w:szCs w:val="24"/><w:lang w:val="es-CO" w:eastAsia="en-US" w:bidi="ar-SA"/></w:rPr><w:delText>24</w:delText></w:r></w:del></w:p></w:tc></w:tr><w:tr><w:trPr><w:del w:id="15474" w:author="Unknown Author" w:date="2026-10-30T04:17:53Z"/><w:cantSplit w:val="true"/></w:trPr><w:tc><w:tcPr><w:tcW w:w="899" w:type="dxa"/><w:tcBorders></w:tcBorders></w:tcPr><w:p><w:pPr><w:pStyle w:val="Tabla65"/><w:widowControl/><w:jc w:val="left"/><w:rPr><w:kern w:val="0"/><w:szCs w:val="24"/><w:lang w:val="es-CO" w:eastAsia="en-US" w:bidi="ar-SA"/><w:del w:id="15476" w:author="Unknown Author" w:date="2026-10-30T04:17:53Z"></w:del></w:rPr></w:pPr><w:del w:id="15475" w:author="Unknown Author" w:date="2026-10-30T04:17:53Z"><w:r><w:rPr><w:kern w:val="0"/><w:szCs w:val="24"/><w:lang w:val="es-CO" w:eastAsia="en-US" w:bidi="ar-SA"/></w:rPr><w:delText>OE1</w:delText></w:r></w:del></w:p></w:tc><w:tc><w:tcPr><w:tcW w:w="1700" w:type="dxa"/><w:tcBorders></w:tcBorders></w:tcPr><w:p><w:pPr><w:pStyle w:val="Tabla65"/><w:widowControl/><w:jc w:val="left"/><w:rPr><w:kern w:val="0"/><w:szCs w:val="24"/><w:lang w:val="es-CO" w:eastAsia="en-US" w:bidi="ar-SA"/><w:del w:id="15478" w:author="Unknown Author" w:date="2026-10-30T04:17:53Z"></w:del></w:rPr></w:pPr><w:del w:id="15477" w:author="Unknown Author" w:date="2026-10-30T04:17:53Z"><w:r><w:rPr><w:kern w:val="0"/><w:szCs w:val="24"/><w:lang w:val="es-CO" w:eastAsia="en-US" w:bidi="ar-SA"/></w:rPr><w:delText>Prototipo validado y documentos de investigación</w:delText></w:r></w:del></w:p></w:tc><w:tc><w:tcPr><w:tcW w:w="3515" w:type="dxa"/><w:tcBorders></w:tcBorders></w:tcPr><w:p><w:pPr><w:pStyle w:val="Tabla65"/><w:widowControl/><w:jc w:val="left"/><w:rPr><w:kern w:val="0"/><w:szCs w:val="24"/><w:lang w:val="es-CO" w:eastAsia="en-US" w:bidi="ar-SA"/><w:del w:id="15480" w:author="Unknown Author" w:date="2026-10-30T04:17:53Z"></w:del></w:rPr></w:pPr><w:del w:id="15479" w:author="Unknown Author" w:date="2026-10-30T04:17:53Z"><w:r><w:rPr><w:kern w:val="0"/><w:szCs w:val="24"/><w:lang w:val="es-CO" w:eastAsia="en-US" w:bidi="ar-SA"/></w:rPr><w:delText>1.1 Seleccionar los sitios y diseñar la colocalización</w:delText></w:r></w:del></w:p></w:tc><w:tc><w:tcPr><w:tcW w:w="310" w:type="dxa"/><w:tcBorders></w:tcBorders></w:tcPr><w:p><w:pPr><w:pStyle w:val="Tabla65"/><w:widowControl/><w:rPr><w:kern w:val="0"/><w:szCs w:val="24"/><w:lang w:val="es-CO" w:eastAsia="en-US" w:bidi="ar-SA"/><w:del w:id="15482" w:author="Unknown Author" w:date="2026-10-30T04:17:53Z"></w:del></w:rPr></w:pPr><w:del w:id="15481" w:author="Unknown Author" w:date="2026-10-30T04:17:53Z"><w:r><w:rPr><w:kern w:val="0"/><w:szCs w:val="24"/><w:lang w:val="es-CO" w:eastAsia="en-US" w:bidi="ar-SA"/></w:rPr></w:r></w:del></w:p></w:tc><w:tc><w:tcPr><w:tcW w:w="309" w:type="dxa"/><w:tcBorders></w:tcBorders></w:tcPr><w:p><w:pPr><w:pStyle w:val="Tabla65"/><w:widowControl/><w:jc w:val="left"/><w:rPr><w:kern w:val="0"/><w:szCs w:val="24"/><w:lang w:val="es-CO" w:eastAsia="en-US" w:bidi="ar-SA"/><w:del w:id="15484" w:author="Unknown Author" w:date="2026-10-30T04:17:53Z"></w:del></w:rPr></w:pPr><w:del w:id="15483" w:author="Unknown Author" w:date="2026-10-30T04:17:53Z"><w:r><w:rPr><w:kern w:val="0"/><w:szCs w:val="24"/><w:lang w:val="es-CO" w:eastAsia="en-US" w:bidi="ar-SA"/></w:rPr><w:delText>x</w:delText></w:r></w:del></w:p></w:tc><w:tc><w:tcPr><w:tcW w:w="311" w:type="dxa"/><w:tcBorders></w:tcBorders></w:tcPr><w:p><w:pPr><w:pStyle w:val="Tabla65"/><w:widowControl/><w:jc w:val="left"/><w:rPr><w:kern w:val="0"/><w:szCs w:val="24"/><w:lang w:val="es-CO" w:eastAsia="en-US" w:bidi="ar-SA"/><w:del w:id="15486" w:author="Unknown Author" w:date="2026-10-30T04:17:53Z"></w:del></w:rPr></w:pPr><w:del w:id="15485" w:author="Unknown Author" w:date="2026-10-30T04:17:53Z"><w:r><w:rPr><w:kern w:val="0"/><w:szCs w:val="24"/><w:lang w:val="es-CO" w:eastAsia="en-US" w:bidi="ar-SA"/></w:rPr><w:delText>x</w:delText></w:r></w:del></w:p></w:tc><w:tc><w:tcPr><w:tcW w:w="310" w:type="dxa"/><w:tcBorders></w:tcBorders></w:tcPr><w:p><w:pPr><w:pStyle w:val="Tabla65"/><w:widowControl/><w:rPr><w:kern w:val="0"/><w:szCs w:val="24"/><w:lang w:val="es-CO" w:eastAsia="en-US" w:bidi="ar-SA"/><w:del w:id="15488" w:author="Unknown Author" w:date="2026-10-30T04:17:53Z"></w:del></w:rPr></w:pPr><w:del w:id="15487"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5490" w:author="Unknown Author" w:date="2026-10-30T04:17:53Z"></w:del></w:rPr></w:pPr><w:del w:id="15489"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5492" w:author="Unknown Author" w:date="2026-10-30T04:17:53Z"></w:del></w:rPr></w:pPr><w:del w:id="15491" w:author="Unknown Author" w:date="2026-10-30T04:17:53Z"><w:r><w:rPr><w:kern w:val="0"/><w:szCs w:val="24"/><w:lang w:val="es-CO" w:eastAsia="en-US" w:bidi="ar-SA"/></w:rPr></w:r></w:del></w:p></w:tc><w:tc><w:tcPr><w:tcW w:w="311" w:type="dxa"/><w:tcBorders></w:tcBorders></w:tcPr><w:p><w:pPr><w:pStyle w:val="Tabla65"/><w:widowControl/><w:rPr><w:kern w:val="0"/><w:szCs w:val="24"/><w:lang w:val="es-CO" w:eastAsia="en-US" w:bidi="ar-SA"/><w:del w:id="15494" w:author="Unknown Author" w:date="2026-10-30T04:17:53Z"></w:del></w:rPr></w:pPr><w:del w:id="15493"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5496" w:author="Unknown Author" w:date="2026-10-30T04:17:53Z"></w:del></w:rPr></w:pPr><w:del w:id="15495"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5498" w:author="Unknown Author" w:date="2026-10-30T04:17:53Z"></w:del></w:rPr></w:pPr><w:del w:id="15497" w:author="Unknown Author" w:date="2026-10-30T04:17:53Z"><w:r><w:rPr><w:kern w:val="0"/><w:szCs w:val="24"/><w:lang w:val="es-CO" w:eastAsia="en-US" w:bidi="ar-SA"/></w:rPr></w:r></w:del></w:p></w:tc><w:tc><w:tcPr><w:tcW w:w="311" w:type="dxa"/><w:tcBorders></w:tcBorders></w:tcPr><w:p><w:pPr><w:pStyle w:val="Tabla65"/><w:widowControl/><w:rPr><w:kern w:val="0"/><w:szCs w:val="24"/><w:lang w:val="es-CO" w:eastAsia="en-US" w:bidi="ar-SA"/><w:del w:id="15500" w:author="Unknown Author" w:date="2026-10-30T04:17:53Z"></w:del></w:rPr></w:pPr><w:del w:id="15499"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5502" w:author="Unknown Author" w:date="2026-10-30T04:17:53Z"></w:del></w:rPr></w:pPr><w:del w:id="15501"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5504" w:author="Unknown Author" w:date="2026-10-30T04:17:53Z"></w:del></w:rPr></w:pPr><w:del w:id="15503"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5506" w:author="Unknown Author" w:date="2026-10-30T04:17:53Z"></w:del></w:rPr></w:pPr><w:del w:id="15505" w:author="Unknown Author" w:date="2026-10-30T04:17:53Z"><w:r><w:rPr><w:kern w:val="0"/><w:szCs w:val="24"/><w:lang w:val="es-CO" w:eastAsia="en-US" w:bidi="ar-SA"/></w:rPr></w:r></w:del></w:p></w:tc><w:tc><w:tcPr><w:tcW w:w="311" w:type="dxa"/><w:tcBorders></w:tcBorders></w:tcPr><w:p><w:pPr><w:pStyle w:val="Tabla65"/><w:widowControl/><w:rPr><w:kern w:val="0"/><w:szCs w:val="24"/><w:lang w:val="es-CO" w:eastAsia="en-US" w:bidi="ar-SA"/><w:del w:id="15508" w:author="Unknown Author" w:date="2026-10-30T04:17:53Z"></w:del></w:rPr></w:pPr><w:del w:id="15507"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5510" w:author="Unknown Author" w:date="2026-10-30T04:17:53Z"></w:del></w:rPr></w:pPr><w:del w:id="15509"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5512" w:author="Unknown Author" w:date="2026-10-30T04:17:53Z"></w:del></w:rPr></w:pPr><w:del w:id="15511" w:author="Unknown Author" w:date="2026-10-30T04:17:53Z"><w:r><w:rPr><w:kern w:val="0"/><w:szCs w:val="24"/><w:lang w:val="es-CO" w:eastAsia="en-US" w:bidi="ar-SA"/></w:rPr></w:r></w:del></w:p></w:tc><w:tc><w:tcPr><w:tcW w:w="311" w:type="dxa"/><w:tcBorders></w:tcBorders></w:tcPr><w:p><w:pPr><w:pStyle w:val="Tabla65"/><w:widowControl/><w:rPr><w:kern w:val="0"/><w:szCs w:val="24"/><w:lang w:val="es-CO" w:eastAsia="en-US" w:bidi="ar-SA"/><w:del w:id="15514" w:author="Unknown Author" w:date="2026-10-30T04:17:53Z"></w:del></w:rPr></w:pPr><w:del w:id="15513"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5516" w:author="Unknown Author" w:date="2026-10-30T04:17:53Z"></w:del></w:rPr></w:pPr><w:del w:id="15515"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5518" w:author="Unknown Author" w:date="2026-10-30T04:17:53Z"></w:del></w:rPr></w:pPr><w:del w:id="15517"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5520" w:author="Unknown Author" w:date="2026-10-30T04:17:53Z"></w:del></w:rPr></w:pPr><w:del w:id="15519" w:author="Unknown Author" w:date="2026-10-30T04:17:53Z"><w:r><w:rPr><w:kern w:val="0"/><w:szCs w:val="24"/><w:lang w:val="es-CO" w:eastAsia="en-US" w:bidi="ar-SA"/></w:rPr></w:r></w:del></w:p></w:tc><w:tc><w:tcPr><w:tcW w:w="311" w:type="dxa"/><w:tcBorders></w:tcBorders></w:tcPr><w:p><w:pPr><w:pStyle w:val="Tabla65"/><w:widowControl/><w:rPr><w:kern w:val="0"/><w:szCs w:val="24"/><w:lang w:val="es-CO" w:eastAsia="en-US" w:bidi="ar-SA"/><w:del w:id="15522" w:author="Unknown Author" w:date="2026-10-30T04:17:53Z"></w:del></w:rPr></w:pPr><w:del w:id="15521"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5524" w:author="Unknown Author" w:date="2026-10-30T04:17:53Z"></w:del></w:rPr></w:pPr><w:del w:id="15523"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5526" w:author="Unknown Author" w:date="2026-10-30T04:17:53Z"></w:del></w:rPr></w:pPr><w:del w:id="15525"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5528" w:author="Unknown Author" w:date="2026-10-30T04:17:53Z"></w:del></w:rPr></w:pPr><w:del w:id="15527" w:author="Unknown Author" w:date="2026-10-30T04:17:53Z"><w:r><w:rPr><w:kern w:val="0"/><w:szCs w:val="24"/><w:lang w:val="es-CO" w:eastAsia="en-US" w:bidi="ar-SA"/></w:rPr></w:r></w:del></w:p></w:tc></w:tr><w:tr><w:trPr><w:del w:id="15529" w:author="Unknown Author" w:date="2026-10-30T04:17:53Z"/><w:cantSplit w:val="true"/></w:trPr><w:tc><w:tcPr><w:tcW w:w="899" w:type="dxa"/><w:tcBorders></w:tcBorders><w:shd w:color="auto" w:fill="F7F7F7" w:val="clear"/></w:tcPr><w:p><w:pPr><w:pStyle w:val="Tabla65"/><w:widowControl/><w:rPr><w:kern w:val="0"/><w:szCs w:val="24"/><w:lang w:val="es-CO" w:eastAsia="en-US" w:bidi="ar-SA"/><w:del w:id="15531" w:author="Unknown Author" w:date="2026-10-30T04:17:53Z"></w:del></w:rPr></w:pPr><w:del w:id="15530" w:author="Unknown Author" w:date="2026-10-30T04:17:53Z"><w:r><w:rPr><w:kern w:val="0"/><w:szCs w:val="24"/><w:lang w:val="es-CO" w:eastAsia="en-US" w:bidi="ar-SA"/></w:rPr></w:r></w:del></w:p></w:tc><w:tc><w:tcPr><w:tcW w:w="1700" w:type="dxa"/><w:tcBorders></w:tcBorders><w:shd w:color="auto" w:fill="F7F7F7" w:val="clear"/></w:tcPr><w:p><w:pPr><w:pStyle w:val="Tabla65"/><w:widowControl/><w:rPr><w:kern w:val="0"/><w:szCs w:val="24"/><w:lang w:val="es-CO" w:eastAsia="en-US" w:bidi="ar-SA"/><w:del w:id="15533" w:author="Unknown Author" w:date="2026-10-30T04:17:53Z"></w:del></w:rPr></w:pPr><w:del w:id="15532" w:author="Unknown Author" w:date="2026-10-30T04:17:53Z"><w:r><w:rPr><w:kern w:val="0"/><w:szCs w:val="24"/><w:lang w:val="es-CO" w:eastAsia="en-US" w:bidi="ar-SA"/></w:rPr></w:r></w:del></w:p></w:tc><w:tc><w:tcPr><w:tcW w:w="3515" w:type="dxa"/><w:tcBorders></w:tcBorders><w:shd w:color="auto" w:fill="F7F7F7" w:val="clear"/></w:tcPr><w:p><w:pPr><w:pStyle w:val="Tabla65"/><w:widowControl/><w:jc w:val="left"/><w:rPr><w:kern w:val="0"/><w:szCs w:val="24"/><w:lang w:val="es-CO" w:eastAsia="en-US" w:bidi="ar-SA"/><w:del w:id="15535" w:author="Unknown Author" w:date="2026-10-30T04:17:53Z"></w:del></w:rPr></w:pPr><w:del w:id="15534" w:author="Unknown Author" w:date="2026-10-30T04:17:53Z"><w:r><w:rPr><w:kern w:val="0"/><w:szCs w:val="24"/><w:lang w:val="es-CO" w:eastAsia="en-US" w:bidi="ar-SA"/></w:rPr><w:delText>1.2 Adquirir y caracterizar el lote 1 de nodos y las referencias</w:delText></w:r></w:del></w:p></w:tc><w:tc><w:tcPr><w:tcW w:w="310" w:type="dxa"/><w:tcBorders></w:tcBorders><w:shd w:color="auto" w:fill="F7F7F7" w:val="clear"/></w:tcPr><w:p><w:pPr><w:pStyle w:val="Tabla65"/><w:widowControl/><w:rPr><w:kern w:val="0"/><w:szCs w:val="24"/><w:lang w:val="es-CO" w:eastAsia="en-US" w:bidi="ar-SA"/><w:del w:id="15537" w:author="Unknown Author" w:date="2026-10-30T04:17:53Z"></w:del></w:rPr></w:pPr><w:del w:id="15536" w:author="Unknown Author" w:date="2026-10-30T04:17:53Z"><w:r><w:rPr><w:kern w:val="0"/><w:szCs w:val="24"/><w:lang w:val="es-CO" w:eastAsia="en-US" w:bidi="ar-SA"/></w:rPr></w:r></w:del></w:p></w:tc><w:tc><w:tcPr><w:tcW w:w="309" w:type="dxa"/><w:tcBorders></w:tcBorders><w:shd w:color="auto" w:fill="F7F7F7" w:val="clear"/></w:tcPr><w:p><w:pPr><w:pStyle w:val="Tabla65"/><w:widowControl/><w:rPr><w:kern w:val="0"/><w:szCs w:val="24"/><w:lang w:val="es-CO" w:eastAsia="en-US" w:bidi="ar-SA"/><w:del w:id="15539" w:author="Unknown Author" w:date="2026-10-30T04:17:53Z"></w:del></w:rPr></w:pPr><w:del w:id="15538" w:author="Unknown Author" w:date="2026-10-30T04:17:53Z"><w:r><w:rPr><w:kern w:val="0"/><w:szCs w:val="24"/><w:lang w:val="es-CO" w:eastAsia="en-US" w:bidi="ar-SA"/></w:rPr></w:r></w:del></w:p></w:tc><w:tc><w:tcPr><w:tcW w:w="311" w:type="dxa"/><w:tcBorders></w:tcBorders><w:shd w:color="auto" w:fill="F7F7F7" w:val="clear"/></w:tcPr><w:p><w:pPr><w:pStyle w:val="Tabla65"/><w:widowControl/><w:rPr><w:kern w:val="0"/><w:szCs w:val="24"/><w:lang w:val="es-CO" w:eastAsia="en-US" w:bidi="ar-SA"/><w:del w:id="15541" w:author="Unknown Author" w:date="2026-10-30T04:17:53Z"></w:del></w:rPr></w:pPr><w:del w:id="15540" w:author="Unknown Author" w:date="2026-10-30T04:17:53Z"><w:r><w:rPr><w:kern w:val="0"/><w:szCs w:val="24"/><w:lang w:val="es-CO" w:eastAsia="en-US" w:bidi="ar-SA"/></w:rPr></w:r></w:del></w:p></w:tc><w:tc><w:tcPr><w:tcW w:w="310" w:type="dxa"/><w:tcBorders></w:tcBorders><w:shd w:color="auto" w:fill="F7F7F7" w:val="clear"/></w:tcPr><w:p><w:pPr><w:pStyle w:val="Tabla65"/><w:widowControl/><w:jc w:val="left"/><w:rPr><w:kern w:val="0"/><w:szCs w:val="24"/><w:lang w:val="es-CO" w:eastAsia="en-US" w:bidi="ar-SA"/><w:del w:id="15543" w:author="Unknown Author" w:date="2026-10-30T04:17:53Z"></w:del></w:rPr></w:pPr><w:del w:id="15542" w:author="Unknown Author" w:date="2026-10-30T04:17:53Z"><w:r><w:rPr><w:kern w:val="0"/><w:szCs w:val="24"/><w:lang w:val="es-CO" w:eastAsia="en-US" w:bidi="ar-SA"/></w:rPr><w:delText>x</w:delText></w:r></w:del></w:p></w:tc><w:tc><w:tcPr><w:tcW w:w="309" w:type="dxa"/><w:tcBorders></w:tcBorders><w:shd w:color="auto" w:fill="F7F7F7" w:val="clear"/></w:tcPr><w:p><w:pPr><w:pStyle w:val="Tabla65"/><w:widowControl/><w:jc w:val="left"/><w:rPr><w:kern w:val="0"/><w:szCs w:val="24"/><w:lang w:val="es-CO" w:eastAsia="en-US" w:bidi="ar-SA"/><w:del w:id="15545" w:author="Unknown Author" w:date="2026-10-30T04:17:53Z"></w:del></w:rPr></w:pPr><w:del w:id="15544" w:author="Unknown Author" w:date="2026-10-30T04:17:53Z"><w:r><w:rPr><w:kern w:val="0"/><w:szCs w:val="24"/><w:lang w:val="es-CO" w:eastAsia="en-US" w:bidi="ar-SA"/></w:rPr><w:delText>x</w:delText></w:r></w:del></w:p></w:tc><w:tc><w:tcPr><w:tcW w:w="310" w:type="dxa"/><w:tcBorders></w:tcBorders><w:shd w:color="auto" w:fill="F7F7F7" w:val="clear"/></w:tcPr><w:p><w:pPr><w:pStyle w:val="Tabla65"/><w:widowControl/><w:jc w:val="left"/><w:rPr><w:kern w:val="0"/><w:szCs w:val="24"/><w:lang w:val="es-CO" w:eastAsia="en-US" w:bidi="ar-SA"/><w:del w:id="15547" w:author="Unknown Author" w:date="2026-10-30T04:17:53Z"></w:del></w:rPr></w:pPr><w:del w:id="15546" w:author="Unknown Author" w:date="2026-10-30T04:17:53Z"><w:r><w:rPr><w:kern w:val="0"/><w:szCs w:val="24"/><w:lang w:val="es-CO" w:eastAsia="en-US" w:bidi="ar-SA"/></w:rPr><w:delText>x</w:delText></w:r></w:del></w:p></w:tc><w:tc><w:tcPr><w:tcW w:w="311" w:type="dxa"/><w:tcBorders></w:tcBorders><w:shd w:color="auto" w:fill="F7F7F7" w:val="clear"/></w:tcPr><w:p><w:pPr><w:pStyle w:val="Tabla65"/><w:widowControl/><w:rPr><w:kern w:val="0"/><w:szCs w:val="24"/><w:lang w:val="es-CO" w:eastAsia="en-US" w:bidi="ar-SA"/><w:del w:id="15549" w:author="Unknown Author" w:date="2026-10-30T04:17:53Z"></w:del></w:rPr></w:pPr><w:del w:id="15548"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5551" w:author="Unknown Author" w:date="2026-10-30T04:17:53Z"></w:del></w:rPr></w:pPr><w:del w:id="15550" w:author="Unknown Author" w:date="2026-10-30T04:17:53Z"><w:r><w:rPr><w:kern w:val="0"/><w:szCs w:val="24"/><w:lang w:val="es-CO" w:eastAsia="en-US" w:bidi="ar-SA"/></w:rPr></w:r></w:del></w:p></w:tc><w:tc><w:tcPr><w:tcW w:w="309" w:type="dxa"/><w:tcBorders></w:tcBorders><w:shd w:color="auto" w:fill="F7F7F7" w:val="clear"/></w:tcPr><w:p><w:pPr><w:pStyle w:val="Tabla65"/><w:widowControl/><w:rPr><w:kern w:val="0"/><w:szCs w:val="24"/><w:lang w:val="es-CO" w:eastAsia="en-US" w:bidi="ar-SA"/><w:del w:id="15553" w:author="Unknown Author" w:date="2026-10-30T04:17:53Z"></w:del></w:rPr></w:pPr><w:del w:id="15552" w:author="Unknown Author" w:date="2026-10-30T04:17:53Z"><w:r><w:rPr><w:kern w:val="0"/><w:szCs w:val="24"/><w:lang w:val="es-CO" w:eastAsia="en-US" w:bidi="ar-SA"/></w:rPr></w:r></w:del></w:p></w:tc><w:tc><w:tcPr><w:tcW w:w="311" w:type="dxa"/><w:tcBorders></w:tcBorders><w:shd w:color="auto" w:fill="F7F7F7" w:val="clear"/></w:tcPr><w:p><w:pPr><w:pStyle w:val="Tabla65"/><w:widowControl/><w:rPr><w:kern w:val="0"/><w:szCs w:val="24"/><w:lang w:val="es-CO" w:eastAsia="en-US" w:bidi="ar-SA"/><w:del w:id="15555" w:author="Unknown Author" w:date="2026-10-30T04:17:53Z"></w:del></w:rPr></w:pPr><w:del w:id="15554"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5557" w:author="Unknown Author" w:date="2026-10-30T04:17:53Z"></w:del></w:rPr></w:pPr><w:del w:id="15556" w:author="Unknown Author" w:date="2026-10-30T04:17:53Z"><w:r><w:rPr><w:kern w:val="0"/><w:szCs w:val="24"/><w:lang w:val="es-CO" w:eastAsia="en-US" w:bidi="ar-SA"/></w:rPr></w:r></w:del></w:p></w:tc><w:tc><w:tcPr><w:tcW w:w="309" w:type="dxa"/><w:tcBorders></w:tcBorders><w:shd w:color="auto" w:fill="F7F7F7" w:val="clear"/></w:tcPr><w:p><w:pPr><w:pStyle w:val="Tabla65"/><w:widowControl/><w:rPr><w:kern w:val="0"/><w:szCs w:val="24"/><w:lang w:val="es-CO" w:eastAsia="en-US" w:bidi="ar-SA"/><w:del w:id="15559" w:author="Unknown Author" w:date="2026-10-30T04:17:53Z"></w:del></w:rPr></w:pPr><w:del w:id="15558"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5561" w:author="Unknown Author" w:date="2026-10-30T04:17:53Z"></w:del></w:rPr></w:pPr><w:del w:id="15560" w:author="Unknown Author" w:date="2026-10-30T04:17:53Z"><w:r><w:rPr><w:kern w:val="0"/><w:szCs w:val="24"/><w:lang w:val="es-CO" w:eastAsia="en-US" w:bidi="ar-SA"/></w:rPr></w:r></w:del></w:p></w:tc><w:tc><w:tcPr><w:tcW w:w="311" w:type="dxa"/><w:tcBorders></w:tcBorders><w:shd w:color="auto" w:fill="F7F7F7" w:val="clear"/></w:tcPr><w:p><w:pPr><w:pStyle w:val="Tabla65"/><w:widowControl/><w:rPr><w:kern w:val="0"/><w:szCs w:val="24"/><w:lang w:val="es-CO" w:eastAsia="en-US" w:bidi="ar-SA"/><w:del w:id="15563" w:author="Unknown Author" w:date="2026-10-30T04:17:53Z"></w:del></w:rPr></w:pPr><w:del w:id="15562"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5565" w:author="Unknown Author" w:date="2026-10-30T04:17:53Z"></w:del></w:rPr></w:pPr><w:del w:id="15564" w:author="Unknown Author" w:date="2026-10-30T04:17:53Z"><w:r><w:rPr><w:kern w:val="0"/><w:szCs w:val="24"/><w:lang w:val="es-CO" w:eastAsia="en-US" w:bidi="ar-SA"/></w:rPr></w:r></w:del></w:p></w:tc><w:tc><w:tcPr><w:tcW w:w="309" w:type="dxa"/><w:tcBorders></w:tcBorders><w:shd w:color="auto" w:fill="F7F7F7" w:val="clear"/></w:tcPr><w:p><w:pPr><w:pStyle w:val="Tabla65"/><w:widowControl/><w:rPr><w:kern w:val="0"/><w:szCs w:val="24"/><w:lang w:val="es-CO" w:eastAsia="en-US" w:bidi="ar-SA"/><w:del w:id="15567" w:author="Unknown Author" w:date="2026-10-30T04:17:53Z"></w:del></w:rPr></w:pPr><w:del w:id="15566" w:author="Unknown Author" w:date="2026-10-30T04:17:53Z"><w:r><w:rPr><w:kern w:val="0"/><w:szCs w:val="24"/><w:lang w:val="es-CO" w:eastAsia="en-US" w:bidi="ar-SA"/></w:rPr></w:r></w:del></w:p></w:tc><w:tc><w:tcPr><w:tcW w:w="311" w:type="dxa"/><w:tcBorders></w:tcBorders><w:shd w:color="auto" w:fill="F7F7F7" w:val="clear"/></w:tcPr><w:p><w:pPr><w:pStyle w:val="Tabla65"/><w:widowControl/><w:rPr><w:kern w:val="0"/><w:szCs w:val="24"/><w:lang w:val="es-CO" w:eastAsia="en-US" w:bidi="ar-SA"/><w:del w:id="15569" w:author="Unknown Author" w:date="2026-10-30T04:17:53Z"></w:del></w:rPr></w:pPr><w:del w:id="15568"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5571" w:author="Unknown Author" w:date="2026-10-30T04:17:53Z"></w:del></w:rPr></w:pPr><w:del w:id="15570" w:author="Unknown Author" w:date="2026-10-30T04:17:53Z"><w:r><w:rPr><w:kern w:val="0"/><w:szCs w:val="24"/><w:lang w:val="es-CO" w:eastAsia="en-US" w:bidi="ar-SA"/></w:rPr></w:r></w:del></w:p></w:tc><w:tc><w:tcPr><w:tcW w:w="309" w:type="dxa"/><w:tcBorders></w:tcBorders><w:shd w:color="auto" w:fill="F7F7F7" w:val="clear"/></w:tcPr><w:p><w:pPr><w:pStyle w:val="Tabla65"/><w:widowControl/><w:rPr><w:kern w:val="0"/><w:szCs w:val="24"/><w:lang w:val="es-CO" w:eastAsia="en-US" w:bidi="ar-SA"/><w:del w:id="15573" w:author="Unknown Author" w:date="2026-10-30T04:17:53Z"></w:del></w:rPr></w:pPr><w:del w:id="15572"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5575" w:author="Unknown Author" w:date="2026-10-30T04:17:53Z"></w:del></w:rPr></w:pPr><w:del w:id="15574" w:author="Unknown Author" w:date="2026-10-30T04:17:53Z"><w:r><w:rPr><w:kern w:val="0"/><w:szCs w:val="24"/><w:lang w:val="es-CO" w:eastAsia="en-US" w:bidi="ar-SA"/></w:rPr></w:r></w:del></w:p></w:tc><w:tc><w:tcPr><w:tcW w:w="311" w:type="dxa"/><w:tcBorders></w:tcBorders><w:shd w:color="auto" w:fill="F7F7F7" w:val="clear"/></w:tcPr><w:p><w:pPr><w:pStyle w:val="Tabla65"/><w:widowControl/><w:rPr><w:kern w:val="0"/><w:szCs w:val="24"/><w:lang w:val="es-CO" w:eastAsia="en-US" w:bidi="ar-SA"/><w:del w:id="15577" w:author="Unknown Author" w:date="2026-10-30T04:17:53Z"></w:del></w:rPr></w:pPr><w:del w:id="15576"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5579" w:author="Unknown Author" w:date="2026-10-30T04:17:53Z"></w:del></w:rPr></w:pPr><w:del w:id="15578" w:author="Unknown Author" w:date="2026-10-30T04:17:53Z"><w:r><w:rPr><w:kern w:val="0"/><w:szCs w:val="24"/><w:lang w:val="es-CO" w:eastAsia="en-US" w:bidi="ar-SA"/></w:rPr></w:r></w:del></w:p></w:tc><w:tc><w:tcPr><w:tcW w:w="309" w:type="dxa"/><w:tcBorders></w:tcBorders><w:shd w:color="auto" w:fill="F7F7F7" w:val="clear"/></w:tcPr><w:p><w:pPr><w:pStyle w:val="Tabla65"/><w:widowControl/><w:rPr><w:kern w:val="0"/><w:szCs w:val="24"/><w:lang w:val="es-CO" w:eastAsia="en-US" w:bidi="ar-SA"/><w:del w:id="15581" w:author="Unknown Author" w:date="2026-10-30T04:17:53Z"></w:del></w:rPr></w:pPr><w:del w:id="15580" w:author="Unknown Author" w:date="2026-10-30T04:17:53Z"><w:r><w:rPr><w:kern w:val="0"/><w:szCs w:val="24"/><w:lang w:val="es-CO" w:eastAsia="en-US" w:bidi="ar-SA"/></w:rPr></w:r></w:del></w:p></w:tc><w:tc><w:tcPr><w:tcW w:w="309" w:type="dxa"/><w:tcBorders></w:tcBorders><w:shd w:color="auto" w:fill="F7F7F7" w:val="clear"/></w:tcPr><w:p><w:pPr><w:pStyle w:val="Tabla65"/><w:widowControl/><w:rPr><w:kern w:val="0"/><w:szCs w:val="24"/><w:lang w:val="es-CO" w:eastAsia="en-US" w:bidi="ar-SA"/><w:del w:id="15583" w:author="Unknown Author" w:date="2026-10-30T04:17:53Z"></w:del></w:rPr></w:pPr><w:del w:id="15582" w:author="Unknown Author" w:date="2026-10-30T04:17:53Z"><w:r><w:rPr><w:kern w:val="0"/><w:szCs w:val="24"/><w:lang w:val="es-CO" w:eastAsia="en-US" w:bidi="ar-SA"/></w:rPr></w:r></w:del></w:p></w:tc></w:tr><w:tr><w:trPr><w:del w:id="15584" w:author="Unknown Author" w:date="2026-10-30T04:17:53Z"/><w:cantSplit w:val="true"/></w:trPr><w:tc><w:tcPr><w:tcW w:w="899" w:type="dxa"/><w:tcBorders></w:tcBorders></w:tcPr><w:p><w:pPr><w:pStyle w:val="Tabla65"/><w:widowControl/><w:rPr><w:kern w:val="0"/><w:szCs w:val="24"/><w:lang w:val="es-CO" w:eastAsia="en-US" w:bidi="ar-SA"/><w:del w:id="15586" w:author="Unknown Author" w:date="2026-10-30T04:17:53Z"></w:del></w:rPr></w:pPr><w:del w:id="15585" w:author="Unknown Author" w:date="2026-10-30T04:17:53Z"><w:r><w:rPr><w:kern w:val="0"/><w:szCs w:val="24"/><w:lang w:val="es-CO" w:eastAsia="en-US" w:bidi="ar-SA"/></w:rPr></w:r></w:del></w:p></w:tc><w:tc><w:tcPr><w:tcW w:w="1700" w:type="dxa"/><w:tcBorders></w:tcBorders></w:tcPr><w:p><w:pPr><w:pStyle w:val="Tabla65"/><w:widowControl/><w:rPr><w:kern w:val="0"/><w:szCs w:val="24"/><w:lang w:val="es-CO" w:eastAsia="en-US" w:bidi="ar-SA"/><w:del w:id="15588" w:author="Unknown Author" w:date="2026-10-30T04:17:53Z"></w:del></w:rPr></w:pPr><w:del w:id="15587" w:author="Unknown Author" w:date="2026-10-30T04:17:53Z"><w:r><w:rPr><w:kern w:val="0"/><w:szCs w:val="24"/><w:lang w:val="es-CO" w:eastAsia="en-US" w:bidi="ar-SA"/></w:rPr></w:r></w:del></w:p></w:tc><w:tc><w:tcPr><w:tcW w:w="3515" w:type="dxa"/><w:tcBorders></w:tcBorders></w:tcPr><w:p><w:pPr><w:pStyle w:val="Tabla65"/><w:widowControl/><w:jc w:val="left"/><w:rPr><w:kern w:val="0"/><w:szCs w:val="24"/><w:lang w:val="es-CO" w:eastAsia="en-US" w:bidi="ar-SA"/><w:del w:id="15590" w:author="Unknown Author" w:date="2026-10-30T04:17:53Z"></w:del></w:rPr></w:pPr><w:del w:id="15589" w:author="Unknown Author" w:date="2026-10-30T04:17:53Z"><w:r><w:rPr><w:kern w:val="0"/><w:szCs w:val="24"/><w:lang w:val="es-CO" w:eastAsia="en-US" w:bidi="ar-SA"/></w:rPr><w:delText>1.3 Instalar el tramo 1, colocalizar y calibrar en el piloto</w:delText></w:r></w:del></w:p></w:tc><w:tc><w:tcPr><w:tcW w:w="310" w:type="dxa"/><w:tcBorders></w:tcBorders></w:tcPr><w:p><w:pPr><w:pStyle w:val="Tabla65"/><w:widowControl/><w:rPr><w:kern w:val="0"/><w:szCs w:val="24"/><w:lang w:val="es-CO" w:eastAsia="en-US" w:bidi="ar-SA"/><w:del w:id="15592" w:author="Unknown Author" w:date="2026-10-30T04:17:53Z"></w:del></w:rPr></w:pPr><w:del w:id="15591"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5594" w:author="Unknown Author" w:date="2026-10-30T04:17:53Z"></w:del></w:rPr></w:pPr><w:del w:id="15593" w:author="Unknown Author" w:date="2026-10-30T04:17:53Z"><w:r><w:rPr><w:kern w:val="0"/><w:szCs w:val="24"/><w:lang w:val="es-CO" w:eastAsia="en-US" w:bidi="ar-SA"/></w:rPr></w:r></w:del></w:p></w:tc><w:tc><w:tcPr><w:tcW w:w="311" w:type="dxa"/><w:tcBorders></w:tcBorders></w:tcPr><w:p><w:pPr><w:pStyle w:val="Tabla65"/><w:widowControl/><w:rPr><w:kern w:val="0"/><w:szCs w:val="24"/><w:lang w:val="es-CO" w:eastAsia="en-US" w:bidi="ar-SA"/><w:del w:id="15596" w:author="Unknown Author" w:date="2026-10-30T04:17:53Z"></w:del></w:rPr></w:pPr><w:del w:id="15595"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5598" w:author="Unknown Author" w:date="2026-10-30T04:17:53Z"></w:del></w:rPr></w:pPr><w:del w:id="15597"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5600" w:author="Unknown Author" w:date="2026-10-30T04:17:53Z"></w:del></w:rPr></w:pPr><w:del w:id="15599" w:author="Unknown Author" w:date="2026-10-30T04:17:53Z"><w:r><w:rPr><w:kern w:val="0"/><w:szCs w:val="24"/><w:lang w:val="es-CO" w:eastAsia="en-US" w:bidi="ar-SA"/></w:rPr></w:r></w:del></w:p></w:tc><w:tc><w:tcPr><w:tcW w:w="310" w:type="dxa"/><w:tcBorders></w:tcBorders></w:tcPr><w:p><w:pPr><w:pStyle w:val="Tabla65"/><w:widowControl/><w:jc w:val="left"/><w:rPr><w:kern w:val="0"/><w:szCs w:val="24"/><w:lang w:val="es-CO" w:eastAsia="en-US" w:bidi="ar-SA"/><w:del w:id="15602" w:author="Unknown Author" w:date="2026-10-30T04:17:53Z"></w:del></w:rPr></w:pPr><w:del w:id="15601" w:author="Unknown Author" w:date="2026-10-30T04:17:53Z"><w:r><w:rPr><w:kern w:val="0"/><w:szCs w:val="24"/><w:lang w:val="es-CO" w:eastAsia="en-US" w:bidi="ar-SA"/></w:rPr><w:delText>x</w:delText></w:r></w:del></w:p></w:tc><w:tc><w:tcPr><w:tcW w:w="311" w:type="dxa"/><w:tcBorders></w:tcBorders></w:tcPr><w:p><w:pPr><w:pStyle w:val="Tabla65"/><w:widowControl/><w:jc w:val="left"/><w:rPr><w:kern w:val="0"/><w:szCs w:val="24"/><w:lang w:val="es-CO" w:eastAsia="en-US" w:bidi="ar-SA"/><w:del w:id="15604" w:author="Unknown Author" w:date="2026-10-30T04:17:53Z"></w:del></w:rPr></w:pPr><w:del w:id="15603" w:author="Unknown Author" w:date="2026-10-30T04:17:53Z"><w:r><w:rPr><w:kern w:val="0"/><w:szCs w:val="24"/><w:lang w:val="es-CO" w:eastAsia="en-US" w:bidi="ar-SA"/></w:rPr><w:delText>x</w:delText></w:r></w:del></w:p></w:tc><w:tc><w:tcPr><w:tcW w:w="310" w:type="dxa"/><w:tcBorders></w:tcBorders></w:tcPr><w:p><w:pPr><w:pStyle w:val="Tabla65"/><w:widowControl/><w:jc w:val="left"/><w:rPr><w:kern w:val="0"/><w:szCs w:val="24"/><w:lang w:val="es-CO" w:eastAsia="en-US" w:bidi="ar-SA"/><w:del w:id="15606" w:author="Unknown Author" w:date="2026-10-30T04:17:53Z"></w:del></w:rPr></w:pPr><w:del w:id="15605" w:author="Unknown Author" w:date="2026-10-30T04:17:53Z"><w:r><w:rPr><w:kern w:val="0"/><w:szCs w:val="24"/><w:lang w:val="es-CO" w:eastAsia="en-US" w:bidi="ar-SA"/></w:rPr><w:delText>x</w:delText></w:r></w:del></w:p></w:tc><w:tc><w:tcPr><w:tcW w:w="309" w:type="dxa"/><w:tcBorders></w:tcBorders></w:tcPr><w:p><w:pPr><w:pStyle w:val="Tabla65"/><w:widowControl/><w:jc w:val="left"/><w:rPr><w:kern w:val="0"/><w:szCs w:val="24"/><w:lang w:val="es-CO" w:eastAsia="en-US" w:bidi="ar-SA"/><w:del w:id="15608" w:author="Unknown Author" w:date="2026-10-30T04:17:53Z"></w:del></w:rPr></w:pPr><w:del w:id="15607" w:author="Unknown Author" w:date="2026-10-30T04:17:53Z"><w:r><w:rPr><w:kern w:val="0"/><w:szCs w:val="24"/><w:lang w:val="es-CO" w:eastAsia="en-US" w:bidi="ar-SA"/></w:rPr><w:delText>x</w:delText></w:r></w:del></w:p></w:tc><w:tc><w:tcPr><w:tcW w:w="311" w:type="dxa"/><w:tcBorders></w:tcBorders></w:tcPr><w:p><w:pPr><w:pStyle w:val="Tabla65"/><w:widowControl/><w:jc w:val="left"/><w:rPr><w:kern w:val="0"/><w:szCs w:val="24"/><w:lang w:val="es-CO" w:eastAsia="en-US" w:bidi="ar-SA"/><w:del w:id="15610" w:author="Unknown Author" w:date="2026-10-30T04:17:53Z"></w:del></w:rPr></w:pPr><w:del w:id="15609" w:author="Unknown Author" w:date="2026-10-30T04:17:53Z"><w:r><w:rPr><w:kern w:val="0"/><w:szCs w:val="24"/><w:lang w:val="es-CO" w:eastAsia="en-US" w:bidi="ar-SA"/></w:rPr><w:delText>x</w:delText></w:r></w:del></w:p></w:tc><w:tc><w:tcPr><w:tcW w:w="310" w:type="dxa"/><w:tcBorders></w:tcBorders></w:tcPr><w:p><w:pPr><w:pStyle w:val="Tabla65"/><w:widowControl/><w:rPr><w:kern w:val="0"/><w:szCs w:val="24"/><w:lang w:val="es-CO" w:eastAsia="en-US" w:bidi="ar-SA"/><w:del w:id="15612" w:author="Unknown Author" w:date="2026-10-30T04:17:53Z"></w:del></w:rPr></w:pPr><w:del w:id="15611"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5614" w:author="Unknown Author" w:date="2026-10-30T04:17:53Z"></w:del></w:rPr></w:pPr><w:del w:id="15613"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5616" w:author="Unknown Author" w:date="2026-10-30T04:17:53Z"></w:del></w:rPr></w:pPr><w:del w:id="15615" w:author="Unknown Author" w:date="2026-10-30T04:17:53Z"><w:r><w:rPr><w:kern w:val="0"/><w:szCs w:val="24"/><w:lang w:val="es-CO" w:eastAsia="en-US" w:bidi="ar-SA"/></w:rPr></w:r></w:del></w:p></w:tc><w:tc><w:tcPr><w:tcW w:w="311" w:type="dxa"/><w:tcBorders></w:tcBorders></w:tcPr><w:p><w:pPr><w:pStyle w:val="Tabla65"/><w:widowControl/><w:rPr><w:kern w:val="0"/><w:szCs w:val="24"/><w:lang w:val="es-CO" w:eastAsia="en-US" w:bidi="ar-SA"/><w:del w:id="15618" w:author="Unknown Author" w:date="2026-10-30T04:17:53Z"></w:del></w:rPr></w:pPr><w:del w:id="15617"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5620" w:author="Unknown Author" w:date="2026-10-30T04:17:53Z"></w:del></w:rPr></w:pPr><w:del w:id="15619"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5622" w:author="Unknown Author" w:date="2026-10-30T04:17:53Z"></w:del></w:rPr></w:pPr><w:del w:id="15621" w:author="Unknown Author" w:date="2026-10-30T04:17:53Z"><w:r><w:rPr><w:kern w:val="0"/><w:szCs w:val="24"/><w:lang w:val="es-CO" w:eastAsia="en-US" w:bidi="ar-SA"/></w:rPr></w:r></w:del></w:p></w:tc><w:tc><w:tcPr><w:tcW w:w="311" w:type="dxa"/><w:tcBorders></w:tcBorders></w:tcPr><w:p><w:pPr><w:pStyle w:val="Tabla65"/><w:widowControl/><w:rPr><w:kern w:val="0"/><w:szCs w:val="24"/><w:lang w:val="es-CO" w:eastAsia="en-US" w:bidi="ar-SA"/><w:del w:id="15624" w:author="Unknown Author" w:date="2026-10-30T04:17:53Z"></w:del></w:rPr></w:pPr><w:del w:id="15623"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5626" w:author="Unknown Author" w:date="2026-10-30T04:17:53Z"></w:del></w:rPr></w:pPr><w:del w:id="15625"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5628" w:author="Unknown Author" w:date="2026-10-30T04:17:53Z"></w:del></w:rPr></w:pPr><w:del w:id="15627"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5630" w:author="Unknown Author" w:date="2026-10-30T04:17:53Z"></w:del></w:rPr></w:pPr><w:del w:id="15629" w:author="Unknown Author" w:date="2026-10-30T04:17:53Z"><w:r><w:rPr><w:kern w:val="0"/><w:szCs w:val="24"/><w:lang w:val="es-CO" w:eastAsia="en-US" w:bidi="ar-SA"/></w:rPr></w:r></w:del></w:p></w:tc><w:tc><w:tcPr><w:tcW w:w="311" w:type="dxa"/><w:tcBorders></w:tcBorders></w:tcPr><w:p><w:pPr><w:pStyle w:val="Tabla65"/><w:widowControl/><w:rPr><w:kern w:val="0"/><w:szCs w:val="24"/><w:lang w:val="es-CO" w:eastAsia="en-US" w:bidi="ar-SA"/><w:del w:id="15632" w:author="Unknown Author" w:date="2026-10-30T04:17:53Z"></w:del></w:rPr></w:pPr><w:del w:id="15631"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5634" w:author="Unknown Author" w:date="2026-10-30T04:17:53Z"></w:del></w:rPr></w:pPr><w:del w:id="15633"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5636" w:author="Unknown Author" w:date="2026-10-30T04:17:53Z"></w:del></w:rPr></w:pPr><w:del w:id="15635"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5638" w:author="Unknown Author" w:date="2026-10-30T04:17:53Z"></w:del></w:rPr></w:pPr><w:del w:id="15637" w:author="Unknown Author" w:date="2026-10-30T04:17:53Z"><w:r><w:rPr><w:kern w:val="0"/><w:szCs w:val="24"/><w:lang w:val="es-CO" w:eastAsia="en-US" w:bidi="ar-SA"/></w:rPr></w:r></w:del></w:p></w:tc></w:tr><w:tr><w:trPr><w:del w:id="15639" w:author="Unknown Author" w:date="2026-10-30T04:17:53Z"/><w:cantSplit w:val="true"/></w:trPr><w:tc><w:tcPr><w:tcW w:w="899" w:type="dxa"/><w:tcBorders></w:tcBorders><w:shd w:color="auto" w:fill="F7F7F7" w:val="clear"/></w:tcPr><w:p><w:pPr><w:pStyle w:val="Tabla65"/><w:widowControl/><w:rPr><w:kern w:val="0"/><w:szCs w:val="24"/><w:lang w:val="es-CO" w:eastAsia="en-US" w:bidi="ar-SA"/><w:del w:id="15641" w:author="Unknown Author" w:date="2026-10-30T04:17:53Z"></w:del></w:rPr></w:pPr><w:del w:id="15640" w:author="Unknown Author" w:date="2026-10-30T04:17:53Z"><w:r><w:rPr><w:kern w:val="0"/><w:szCs w:val="24"/><w:lang w:val="es-CO" w:eastAsia="en-US" w:bidi="ar-SA"/></w:rPr></w:r></w:del></w:p></w:tc><w:tc><w:tcPr><w:tcW w:w="1700" w:type="dxa"/><w:tcBorders></w:tcBorders><w:shd w:color="auto" w:fill="F7F7F7" w:val="clear"/></w:tcPr><w:p><w:pPr><w:pStyle w:val="Tabla65"/><w:widowControl/><w:rPr><w:kern w:val="0"/><w:szCs w:val="24"/><w:lang w:val="es-CO" w:eastAsia="en-US" w:bidi="ar-SA"/><w:del w:id="15643" w:author="Unknown Author" w:date="2026-10-30T04:17:53Z"></w:del></w:rPr></w:pPr><w:del w:id="15642" w:author="Unknown Author" w:date="2026-10-30T04:17:53Z"><w:r><w:rPr><w:kern w:val="0"/><w:szCs w:val="24"/><w:lang w:val="es-CO" w:eastAsia="en-US" w:bidi="ar-SA"/></w:rPr></w:r></w:del></w:p></w:tc><w:tc><w:tcPr><w:tcW w:w="3515" w:type="dxa"/><w:tcBorders></w:tcBorders><w:shd w:color="auto" w:fill="F7F7F7" w:val="clear"/></w:tcPr><w:p><w:pPr><w:pStyle w:val="Tabla65"/><w:widowControl/><w:jc w:val="left"/><w:rPr><w:kern w:val="0"/><w:szCs w:val="24"/><w:lang w:val="es-CO" w:eastAsia="en-US" w:bidi="ar-SA"/><w:del w:id="15645" w:author="Unknown Author" w:date="2026-10-30T04:17:53Z"></w:del></w:rPr></w:pPr><w:del w:id="15644" w:author="Unknown Author" w:date="2026-10-30T04:17:53Z"><w:r><w:rPr><w:kern w:val="0"/><w:szCs w:val="24"/><w:lang w:val="es-CO" w:eastAsia="en-US" w:bidi="ar-SA"/></w:rPr><w:delText>1.4 Entrenar y validar el modelo de corrección y decidir en la compuerta C1</w:delText></w:r></w:del></w:p></w:tc><w:tc><w:tcPr><w:tcW w:w="310" w:type="dxa"/><w:tcBorders></w:tcBorders><w:shd w:color="auto" w:fill="F7F7F7" w:val="clear"/></w:tcPr><w:p><w:pPr><w:pStyle w:val="Tabla65"/><w:widowControl/><w:rPr><w:kern w:val="0"/><w:szCs w:val="24"/><w:lang w:val="es-CO" w:eastAsia="en-US" w:bidi="ar-SA"/><w:del w:id="15647" w:author="Unknown Author" w:date="2026-10-30T04:17:53Z"></w:del></w:rPr></w:pPr><w:del w:id="15646" w:author="Unknown Author" w:date="2026-10-30T04:17:53Z"><w:r><w:rPr><w:kern w:val="0"/><w:szCs w:val="24"/><w:lang w:val="es-CO" w:eastAsia="en-US" w:bidi="ar-SA"/></w:rPr></w:r></w:del></w:p></w:tc><w:tc><w:tcPr><w:tcW w:w="309" w:type="dxa"/><w:tcBorders></w:tcBorders><w:shd w:color="auto" w:fill="F7F7F7" w:val="clear"/></w:tcPr><w:p><w:pPr><w:pStyle w:val="Tabla65"/><w:widowControl/><w:rPr><w:kern w:val="0"/><w:szCs w:val="24"/><w:lang w:val="es-CO" w:eastAsia="en-US" w:bidi="ar-SA"/><w:del w:id="15649" w:author="Unknown Author" w:date="2026-10-30T04:17:53Z"></w:del></w:rPr></w:pPr><w:del w:id="15648" w:author="Unknown Author" w:date="2026-10-30T04:17:53Z"><w:r><w:rPr><w:kern w:val="0"/><w:szCs w:val="24"/><w:lang w:val="es-CO" w:eastAsia="en-US" w:bidi="ar-SA"/></w:rPr></w:r></w:del></w:p></w:tc><w:tc><w:tcPr><w:tcW w:w="311" w:type="dxa"/><w:tcBorders></w:tcBorders><w:shd w:color="auto" w:fill="F7F7F7" w:val="clear"/></w:tcPr><w:p><w:pPr><w:pStyle w:val="Tabla65"/><w:widowControl/><w:rPr><w:kern w:val="0"/><w:szCs w:val="24"/><w:lang w:val="es-CO" w:eastAsia="en-US" w:bidi="ar-SA"/><w:del w:id="15651" w:author="Unknown Author" w:date="2026-10-30T04:17:53Z"></w:del></w:rPr></w:pPr><w:del w:id="15650"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5653" w:author="Unknown Author" w:date="2026-10-30T04:17:53Z"></w:del></w:rPr></w:pPr><w:del w:id="15652" w:author="Unknown Author" w:date="2026-10-30T04:17:53Z"><w:r><w:rPr><w:kern w:val="0"/><w:szCs w:val="24"/><w:lang w:val="es-CO" w:eastAsia="en-US" w:bidi="ar-SA"/></w:rPr></w:r></w:del></w:p></w:tc><w:tc><w:tcPr><w:tcW w:w="309" w:type="dxa"/><w:tcBorders></w:tcBorders><w:shd w:color="auto" w:fill="F7F7F7" w:val="clear"/></w:tcPr><w:p><w:pPr><w:pStyle w:val="Tabla65"/><w:widowControl/><w:rPr><w:kern w:val="0"/><w:szCs w:val="24"/><w:lang w:val="es-CO" w:eastAsia="en-US" w:bidi="ar-SA"/><w:del w:id="15655" w:author="Unknown Author" w:date="2026-10-30T04:17:53Z"></w:del></w:rPr></w:pPr><w:del w:id="15654"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5657" w:author="Unknown Author" w:date="2026-10-30T04:17:53Z"></w:del></w:rPr></w:pPr><w:del w:id="15656" w:author="Unknown Author" w:date="2026-10-30T04:17:53Z"><w:r><w:rPr><w:kern w:val="0"/><w:szCs w:val="24"/><w:lang w:val="es-CO" w:eastAsia="en-US" w:bidi="ar-SA"/></w:rPr></w:r></w:del></w:p></w:tc><w:tc><w:tcPr><w:tcW w:w="311" w:type="dxa"/><w:tcBorders></w:tcBorders><w:shd w:color="auto" w:fill="F7F7F7" w:val="clear"/></w:tcPr><w:p><w:pPr><w:pStyle w:val="Tabla65"/><w:widowControl/><w:rPr><w:kern w:val="0"/><w:szCs w:val="24"/><w:lang w:val="es-CO" w:eastAsia="en-US" w:bidi="ar-SA"/><w:del w:id="15659" w:author="Unknown Author" w:date="2026-10-30T04:17:53Z"></w:del></w:rPr></w:pPr><w:del w:id="15658"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5661" w:author="Unknown Author" w:date="2026-10-30T04:17:53Z"></w:del></w:rPr></w:pPr><w:del w:id="15660" w:author="Unknown Author" w:date="2026-10-30T04:17:53Z"><w:r><w:rPr><w:kern w:val="0"/><w:szCs w:val="24"/><w:lang w:val="es-CO" w:eastAsia="en-US" w:bidi="ar-SA"/></w:rPr></w:r></w:del></w:p></w:tc><w:tc><w:tcPr><w:tcW w:w="309" w:type="dxa"/><w:tcBorders></w:tcBorders><w:shd w:color="auto" w:fill="F7F7F7" w:val="clear"/></w:tcPr><w:p><w:pPr><w:pStyle w:val="Tabla65"/><w:widowControl/><w:rPr><w:kern w:val="0"/><w:szCs w:val="24"/><w:lang w:val="es-CO" w:eastAsia="en-US" w:bidi="ar-SA"/><w:del w:id="15663" w:author="Unknown Author" w:date="2026-10-30T04:17:53Z"></w:del></w:rPr></w:pPr><w:del w:id="15662" w:author="Unknown Author" w:date="2026-10-30T04:17:53Z"><w:r><w:rPr><w:kern w:val="0"/><w:szCs w:val="24"/><w:lang w:val="es-CO" w:eastAsia="en-US" w:bidi="ar-SA"/></w:rPr></w:r></w:del></w:p></w:tc><w:tc><w:tcPr><w:tcW w:w="311" w:type="dxa"/><w:tcBorders></w:tcBorders><w:shd w:color="auto" w:fill="F7F7F7" w:val="clear"/></w:tcPr><w:p><w:pPr><w:pStyle w:val="Tabla65"/><w:widowControl/><w:jc w:val="left"/><w:rPr><w:kern w:val="0"/><w:szCs w:val="24"/><w:lang w:val="es-CO" w:eastAsia="en-US" w:bidi="ar-SA"/><w:del w:id="15665" w:author="Unknown Author" w:date="2026-10-30T04:17:53Z"></w:del></w:rPr></w:pPr><w:del w:id="15664" w:author="Unknown Author" w:date="2026-10-30T04:17:53Z"><w:r><w:rPr><w:kern w:val="0"/><w:szCs w:val="24"/><w:lang w:val="es-CO" w:eastAsia="en-US" w:bidi="ar-SA"/></w:rPr><w:delText>x</w:delText></w:r></w:del></w:p></w:tc><w:tc><w:tcPr><w:tcW w:w="310" w:type="dxa"/><w:tcBorders></w:tcBorders><w:shd w:color="auto" w:fill="F7F7F7" w:val="clear"/></w:tcPr><w:p><w:pPr><w:pStyle w:val="Tabla65"/><w:widowControl/><w:jc w:val="left"/><w:rPr><w:kern w:val="0"/><w:szCs w:val="24"/><w:lang w:val="es-CO" w:eastAsia="en-US" w:bidi="ar-SA"/><w:del w:id="15667" w:author="Unknown Author" w:date="2026-10-30T04:17:53Z"></w:del></w:rPr></w:pPr><w:del w:id="15666" w:author="Unknown Author" w:date="2026-10-30T04:17:53Z"><w:r><w:rPr><w:kern w:val="0"/><w:szCs w:val="24"/><w:lang w:val="es-CO" w:eastAsia="en-US" w:bidi="ar-SA"/></w:rPr><w:delText>x</w:delText></w:r></w:del></w:p></w:tc><w:tc><w:tcPr><w:tcW w:w="309" w:type="dxa"/><w:tcBorders></w:tcBorders><w:shd w:color="auto" w:fill="F7F7F7" w:val="clear"/></w:tcPr><w:p><w:pPr><w:pStyle w:val="Tabla65"/><w:widowControl/><w:jc w:val="left"/><w:rPr><w:kern w:val="0"/><w:szCs w:val="24"/><w:lang w:val="es-CO" w:eastAsia="en-US" w:bidi="ar-SA"/><w:del w:id="15669" w:author="Unknown Author" w:date="2026-10-30T04:17:53Z"></w:del></w:rPr></w:pPr><w:del w:id="15668" w:author="Unknown Author" w:date="2026-10-30T04:17:53Z"><w:r><w:rPr><w:kern w:val="0"/><w:szCs w:val="24"/><w:lang w:val="es-CO" w:eastAsia="en-US" w:bidi="ar-SA"/></w:rPr><w:delText>x</w:delText></w:r></w:del></w:p></w:tc><w:tc><w:tcPr><w:tcW w:w="310" w:type="dxa"/><w:tcBorders></w:tcBorders><w:shd w:color="auto" w:fill="F7F7F7" w:val="clear"/></w:tcPr><w:p><w:pPr><w:pStyle w:val="Tabla65"/><w:widowControl/><w:rPr><w:kern w:val="0"/><w:szCs w:val="24"/><w:lang w:val="es-CO" w:eastAsia="en-US" w:bidi="ar-SA"/><w:del w:id="15671" w:author="Unknown Author" w:date="2026-10-30T04:17:53Z"></w:del></w:rPr></w:pPr><w:del w:id="15670" w:author="Unknown Author" w:date="2026-10-30T04:17:53Z"><w:r><w:rPr><w:kern w:val="0"/><w:szCs w:val="24"/><w:lang w:val="es-CO" w:eastAsia="en-US" w:bidi="ar-SA"/></w:rPr></w:r></w:del></w:p></w:tc><w:tc><w:tcPr><w:tcW w:w="311" w:type="dxa"/><w:tcBorders></w:tcBorders><w:shd w:color="auto" w:fill="F7F7F7" w:val="clear"/></w:tcPr><w:p><w:pPr><w:pStyle w:val="Tabla65"/><w:widowControl/><w:rPr><w:kern w:val="0"/><w:szCs w:val="24"/><w:lang w:val="es-CO" w:eastAsia="en-US" w:bidi="ar-SA"/><w:del w:id="15673" w:author="Unknown Author" w:date="2026-10-30T04:17:53Z"></w:del></w:rPr></w:pPr><w:del w:id="15672"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5675" w:author="Unknown Author" w:date="2026-10-30T04:17:53Z"></w:del></w:rPr></w:pPr><w:del w:id="15674" w:author="Unknown Author" w:date="2026-10-30T04:17:53Z"><w:r><w:rPr><w:kern w:val="0"/><w:szCs w:val="24"/><w:lang w:val="es-CO" w:eastAsia="en-US" w:bidi="ar-SA"/></w:rPr></w:r></w:del></w:p></w:tc><w:tc><w:tcPr><w:tcW w:w="309" w:type="dxa"/><w:tcBorders></w:tcBorders><w:shd w:color="auto" w:fill="F7F7F7" w:val="clear"/></w:tcPr><w:p><w:pPr><w:pStyle w:val="Tabla65"/><w:widowControl/><w:rPr><w:kern w:val="0"/><w:szCs w:val="24"/><w:lang w:val="es-CO" w:eastAsia="en-US" w:bidi="ar-SA"/><w:del w:id="15677" w:author="Unknown Author" w:date="2026-10-30T04:17:53Z"></w:del></w:rPr></w:pPr><w:del w:id="15676" w:author="Unknown Author" w:date="2026-10-30T04:17:53Z"><w:r><w:rPr><w:kern w:val="0"/><w:szCs w:val="24"/><w:lang w:val="es-CO" w:eastAsia="en-US" w:bidi="ar-SA"/></w:rPr></w:r></w:del></w:p></w:tc><w:tc><w:tcPr><w:tcW w:w="311" w:type="dxa"/><w:tcBorders></w:tcBorders><w:shd w:color="auto" w:fill="F7F7F7" w:val="clear"/></w:tcPr><w:p><w:pPr><w:pStyle w:val="Tabla65"/><w:widowControl/><w:rPr><w:kern w:val="0"/><w:szCs w:val="24"/><w:lang w:val="es-CO" w:eastAsia="en-US" w:bidi="ar-SA"/><w:del w:id="15679" w:author="Unknown Author" w:date="2026-10-30T04:17:53Z"></w:del></w:rPr></w:pPr><w:del w:id="15678"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5681" w:author="Unknown Author" w:date="2026-10-30T04:17:53Z"></w:del></w:rPr></w:pPr><w:del w:id="15680" w:author="Unknown Author" w:date="2026-10-30T04:17:53Z"><w:r><w:rPr><w:kern w:val="0"/><w:szCs w:val="24"/><w:lang w:val="es-CO" w:eastAsia="en-US" w:bidi="ar-SA"/></w:rPr></w:r></w:del></w:p></w:tc><w:tc><w:tcPr><w:tcW w:w="309" w:type="dxa"/><w:tcBorders></w:tcBorders><w:shd w:color="auto" w:fill="F7F7F7" w:val="clear"/></w:tcPr><w:p><w:pPr><w:pStyle w:val="Tabla65"/><w:widowControl/><w:rPr><w:kern w:val="0"/><w:szCs w:val="24"/><w:lang w:val="es-CO" w:eastAsia="en-US" w:bidi="ar-SA"/><w:del w:id="15683" w:author="Unknown Author" w:date="2026-10-30T04:17:53Z"></w:del></w:rPr></w:pPr><w:del w:id="15682"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5685" w:author="Unknown Author" w:date="2026-10-30T04:17:53Z"></w:del></w:rPr></w:pPr><w:del w:id="15684" w:author="Unknown Author" w:date="2026-10-30T04:17:53Z"><w:r><w:rPr><w:kern w:val="0"/><w:szCs w:val="24"/><w:lang w:val="es-CO" w:eastAsia="en-US" w:bidi="ar-SA"/></w:rPr></w:r></w:del></w:p></w:tc><w:tc><w:tcPr><w:tcW w:w="311" w:type="dxa"/><w:tcBorders></w:tcBorders><w:shd w:color="auto" w:fill="F7F7F7" w:val="clear"/></w:tcPr><w:p><w:pPr><w:pStyle w:val="Tabla65"/><w:widowControl/><w:rPr><w:kern w:val="0"/><w:szCs w:val="24"/><w:lang w:val="es-CO" w:eastAsia="en-US" w:bidi="ar-SA"/><w:del w:id="15687" w:author="Unknown Author" w:date="2026-10-30T04:17:53Z"></w:del></w:rPr></w:pPr><w:del w:id="15686"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5689" w:author="Unknown Author" w:date="2026-10-30T04:17:53Z"></w:del></w:rPr></w:pPr><w:del w:id="15688" w:author="Unknown Author" w:date="2026-10-30T04:17:53Z"><w:r><w:rPr><w:kern w:val="0"/><w:szCs w:val="24"/><w:lang w:val="es-CO" w:eastAsia="en-US" w:bidi="ar-SA"/></w:rPr></w:r></w:del></w:p></w:tc><w:tc><w:tcPr><w:tcW w:w="309" w:type="dxa"/><w:tcBorders></w:tcBorders><w:shd w:color="auto" w:fill="F7F7F7" w:val="clear"/></w:tcPr><w:p><w:pPr><w:pStyle w:val="Tabla65"/><w:widowControl/><w:rPr><w:kern w:val="0"/><w:szCs w:val="24"/><w:lang w:val="es-CO" w:eastAsia="en-US" w:bidi="ar-SA"/><w:del w:id="15691" w:author="Unknown Author" w:date="2026-10-30T04:17:53Z"></w:del></w:rPr></w:pPr><w:del w:id="15690" w:author="Unknown Author" w:date="2026-10-30T04:17:53Z"><w:r><w:rPr><w:kern w:val="0"/><w:szCs w:val="24"/><w:lang w:val="es-CO" w:eastAsia="en-US" w:bidi="ar-SA"/></w:rPr></w:r></w:del></w:p></w:tc><w:tc><w:tcPr><w:tcW w:w="309" w:type="dxa"/><w:tcBorders></w:tcBorders><w:shd w:color="auto" w:fill="F7F7F7" w:val="clear"/></w:tcPr><w:p><w:pPr><w:pStyle w:val="Tabla65"/><w:widowControl/><w:rPr><w:kern w:val="0"/><w:szCs w:val="24"/><w:lang w:val="es-CO" w:eastAsia="en-US" w:bidi="ar-SA"/><w:del w:id="15693" w:author="Unknown Author" w:date="2026-10-30T04:17:53Z"></w:del></w:rPr></w:pPr><w:del w:id="15692" w:author="Unknown Author" w:date="2026-10-30T04:17:53Z"><w:r><w:rPr><w:kern w:val="0"/><w:szCs w:val="24"/><w:lang w:val="es-CO" w:eastAsia="en-US" w:bidi="ar-SA"/></w:rPr></w:r></w:del></w:p></w:tc></w:tr><w:tr><w:trPr><w:del w:id="15694" w:author="Unknown Author" w:date="2026-10-30T04:17:53Z"/><w:cantSplit w:val="true"/></w:trPr><w:tc><w:tcPr><w:tcW w:w="899" w:type="dxa"/><w:tcBorders></w:tcBorders></w:tcPr><w:p><w:pPr><w:pStyle w:val="Tabla65"/><w:widowControl/><w:rPr><w:kern w:val="0"/><w:szCs w:val="24"/><w:lang w:val="es-CO" w:eastAsia="en-US" w:bidi="ar-SA"/><w:del w:id="15696" w:author="Unknown Author" w:date="2026-10-30T04:17:53Z"></w:del></w:rPr></w:pPr><w:del w:id="15695" w:author="Unknown Author" w:date="2026-10-30T04:17:53Z"><w:r><w:rPr><w:kern w:val="0"/><w:szCs w:val="24"/><w:lang w:val="es-CO" w:eastAsia="en-US" w:bidi="ar-SA"/></w:rPr></w:r></w:del></w:p></w:tc><w:tc><w:tcPr><w:tcW w:w="1700" w:type="dxa"/><w:tcBorders></w:tcBorders></w:tcPr><w:p><w:pPr><w:pStyle w:val="Tabla65"/><w:widowControl/><w:rPr><w:kern w:val="0"/><w:szCs w:val="24"/><w:lang w:val="es-CO" w:eastAsia="en-US" w:bidi="ar-SA"/><w:del w:id="15698" w:author="Unknown Author" w:date="2026-10-30T04:17:53Z"></w:del></w:rPr></w:pPr><w:del w:id="15697" w:author="Unknown Author" w:date="2026-10-30T04:17:53Z"><w:r><w:rPr><w:kern w:val="0"/><w:szCs w:val="24"/><w:lang w:val="es-CO" w:eastAsia="en-US" w:bidi="ar-SA"/></w:rPr></w:r></w:del></w:p></w:tc><w:tc><w:tcPr><w:tcW w:w="3515" w:type="dxa"/><w:tcBorders></w:tcBorders></w:tcPr><w:p><w:pPr><w:pStyle w:val="Tabla65"/><w:widowControl/><w:jc w:val="left"/><w:rPr><w:kern w:val="0"/><w:szCs w:val="24"/><w:lang w:val="es-CO" w:eastAsia="en-US" w:bidi="ar-SA"/><w:del w:id="15700" w:author="Unknown Author" w:date="2026-10-30T04:17:53Z"></w:del></w:rPr></w:pPr><w:del w:id="15699" w:author="Unknown Author" w:date="2026-10-30T04:17:53Z"><w:r><w:rPr><w:kern w:val="0"/><w:szCs w:val="24"/><w:lang w:val="es-CO" w:eastAsia="en-US" w:bidi="ar-SA"/></w:rPr><w:delText>1.5 Reentrenar y verificar por departamento el tramo 2 y decidir en la compuerta C2</w:delText></w:r></w:del></w:p></w:tc><w:tc><w:tcPr><w:tcW w:w="310" w:type="dxa"/><w:tcBorders></w:tcBorders></w:tcPr><w:p><w:pPr><w:pStyle w:val="Tabla65"/><w:widowControl/><w:rPr><w:kern w:val="0"/><w:szCs w:val="24"/><w:lang w:val="es-CO" w:eastAsia="en-US" w:bidi="ar-SA"/><w:del w:id="15702" w:author="Unknown Author" w:date="2026-10-30T04:17:53Z"></w:del></w:rPr></w:pPr><w:del w:id="15701"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5704" w:author="Unknown Author" w:date="2026-10-30T04:17:53Z"></w:del></w:rPr></w:pPr><w:del w:id="15703" w:author="Unknown Author" w:date="2026-10-30T04:17:53Z"><w:r><w:rPr><w:kern w:val="0"/><w:szCs w:val="24"/><w:lang w:val="es-CO" w:eastAsia="en-US" w:bidi="ar-SA"/></w:rPr></w:r></w:del></w:p></w:tc><w:tc><w:tcPr><w:tcW w:w="311" w:type="dxa"/><w:tcBorders></w:tcBorders></w:tcPr><w:p><w:pPr><w:pStyle w:val="Tabla65"/><w:widowControl/><w:rPr><w:kern w:val="0"/><w:szCs w:val="24"/><w:lang w:val="es-CO" w:eastAsia="en-US" w:bidi="ar-SA"/><w:del w:id="15706" w:author="Unknown Author" w:date="2026-10-30T04:17:53Z"></w:del></w:rPr></w:pPr><w:del w:id="15705"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5708" w:author="Unknown Author" w:date="2026-10-30T04:17:53Z"></w:del></w:rPr></w:pPr><w:del w:id="15707"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5710" w:author="Unknown Author" w:date="2026-10-30T04:17:53Z"></w:del></w:rPr></w:pPr><w:del w:id="15709"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5712" w:author="Unknown Author" w:date="2026-10-30T04:17:53Z"></w:del></w:rPr></w:pPr><w:del w:id="15711" w:author="Unknown Author" w:date="2026-10-30T04:17:53Z"><w:r><w:rPr><w:kern w:val="0"/><w:szCs w:val="24"/><w:lang w:val="es-CO" w:eastAsia="en-US" w:bidi="ar-SA"/></w:rPr></w:r></w:del></w:p></w:tc><w:tc><w:tcPr><w:tcW w:w="311" w:type="dxa"/><w:tcBorders></w:tcBorders></w:tcPr><w:p><w:pPr><w:pStyle w:val="Tabla65"/><w:widowControl/><w:rPr><w:kern w:val="0"/><w:szCs w:val="24"/><w:lang w:val="es-CO" w:eastAsia="en-US" w:bidi="ar-SA"/><w:del w:id="15714" w:author="Unknown Author" w:date="2026-10-30T04:17:53Z"></w:del></w:rPr></w:pPr><w:del w:id="15713"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5716" w:author="Unknown Author" w:date="2026-10-30T04:17:53Z"></w:del></w:rPr></w:pPr><w:del w:id="15715"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5718" w:author="Unknown Author" w:date="2026-10-30T04:17:53Z"></w:del></w:rPr></w:pPr><w:del w:id="15717" w:author="Unknown Author" w:date="2026-10-30T04:17:53Z"><w:r><w:rPr><w:kern w:val="0"/><w:szCs w:val="24"/><w:lang w:val="es-CO" w:eastAsia="en-US" w:bidi="ar-SA"/></w:rPr></w:r></w:del></w:p></w:tc><w:tc><w:tcPr><w:tcW w:w="311" w:type="dxa"/><w:tcBorders></w:tcBorders></w:tcPr><w:p><w:pPr><w:pStyle w:val="Tabla65"/><w:widowControl/><w:rPr><w:kern w:val="0"/><w:szCs w:val="24"/><w:lang w:val="es-CO" w:eastAsia="en-US" w:bidi="ar-SA"/><w:del w:id="15720" w:author="Unknown Author" w:date="2026-10-30T04:17:53Z"></w:del></w:rPr></w:pPr><w:del w:id="15719"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5722" w:author="Unknown Author" w:date="2026-10-30T04:17:53Z"></w:del></w:rPr></w:pPr><w:del w:id="15721"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5724" w:author="Unknown Author" w:date="2026-10-30T04:17:53Z"></w:del></w:rPr></w:pPr><w:del w:id="15723"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5726" w:author="Unknown Author" w:date="2026-10-30T04:17:53Z"></w:del></w:rPr></w:pPr><w:del w:id="15725" w:author="Unknown Author" w:date="2026-10-30T04:17:53Z"><w:r><w:rPr><w:kern w:val="0"/><w:szCs w:val="24"/><w:lang w:val="es-CO" w:eastAsia="en-US" w:bidi="ar-SA"/></w:rPr></w:r></w:del></w:p></w:tc><w:tc><w:tcPr><w:tcW w:w="311" w:type="dxa"/><w:tcBorders></w:tcBorders></w:tcPr><w:p><w:pPr><w:pStyle w:val="Tabla65"/><w:widowControl/><w:rPr><w:kern w:val="0"/><w:szCs w:val="24"/><w:lang w:val="es-CO" w:eastAsia="en-US" w:bidi="ar-SA"/><w:del w:id="15728" w:author="Unknown Author" w:date="2026-10-30T04:17:53Z"></w:del></w:rPr></w:pPr><w:del w:id="15727" w:author="Unknown Author" w:date="2026-10-30T04:17:53Z"><w:r><w:rPr><w:kern w:val="0"/><w:szCs w:val="24"/><w:lang w:val="es-CO" w:eastAsia="en-US" w:bidi="ar-SA"/></w:rPr></w:r></w:del></w:p></w:tc><w:tc><w:tcPr><w:tcW w:w="310" w:type="dxa"/><w:tcBorders></w:tcBorders></w:tcPr><w:p><w:pPr><w:pStyle w:val="Tabla65"/><w:widowControl/><w:jc w:val="left"/><w:rPr><w:kern w:val="0"/><w:szCs w:val="24"/><w:lang w:val="es-CO" w:eastAsia="en-US" w:bidi="ar-SA"/><w:del w:id="15730" w:author="Unknown Author" w:date="2026-10-30T04:17:53Z"></w:del></w:rPr></w:pPr><w:del w:id="15729" w:author="Unknown Author" w:date="2026-10-30T04:17:53Z"><w:r><w:rPr><w:kern w:val="0"/><w:szCs w:val="24"/><w:lang w:val="es-CO" w:eastAsia="en-US" w:bidi="ar-SA"/></w:rPr><w:delText>x</w:delText></w:r></w:del></w:p></w:tc><w:tc><w:tcPr><w:tcW w:w="309" w:type="dxa"/><w:tcBorders></w:tcBorders></w:tcPr><w:p><w:pPr><w:pStyle w:val="Tabla65"/><w:widowControl/><w:jc w:val="left"/><w:rPr><w:kern w:val="0"/><w:szCs w:val="24"/><w:lang w:val="es-CO" w:eastAsia="en-US" w:bidi="ar-SA"/><w:del w:id="15732" w:author="Unknown Author" w:date="2026-10-30T04:17:53Z"></w:del></w:rPr></w:pPr><w:del w:id="15731" w:author="Unknown Author" w:date="2026-10-30T04:17:53Z"><w:r><w:rPr><w:kern w:val="0"/><w:szCs w:val="24"/><w:lang w:val="es-CO" w:eastAsia="en-US" w:bidi="ar-SA"/></w:rPr><w:delText>x</w:delText></w:r></w:del></w:p></w:tc><w:tc><w:tcPr><w:tcW w:w="311" w:type="dxa"/><w:tcBorders></w:tcBorders></w:tcPr><w:p><w:pPr><w:pStyle w:val="Tabla65"/><w:widowControl/><w:jc w:val="left"/><w:rPr><w:kern w:val="0"/><w:szCs w:val="24"/><w:lang w:val="es-CO" w:eastAsia="en-US" w:bidi="ar-SA"/><w:del w:id="15734" w:author="Unknown Author" w:date="2026-10-30T04:17:53Z"></w:del></w:rPr></w:pPr><w:del w:id="15733" w:author="Unknown Author" w:date="2026-10-30T04:17:53Z"><w:r><w:rPr><w:kern w:val="0"/><w:szCs w:val="24"/><w:lang w:val="es-CO" w:eastAsia="en-US" w:bidi="ar-SA"/></w:rPr><w:delText>x</w:delText></w:r></w:del></w:p></w:tc><w:tc><w:tcPr><w:tcW w:w="310" w:type="dxa"/><w:tcBorders></w:tcBorders></w:tcPr><w:p><w:pPr><w:pStyle w:val="Tabla65"/><w:widowControl/><w:rPr><w:kern w:val="0"/><w:szCs w:val="24"/><w:lang w:val="es-CO" w:eastAsia="en-US" w:bidi="ar-SA"/><w:del w:id="15736" w:author="Unknown Author" w:date="2026-10-30T04:17:53Z"></w:del></w:rPr></w:pPr><w:del w:id="15735"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5738" w:author="Unknown Author" w:date="2026-10-30T04:17:53Z"></w:del></w:rPr></w:pPr><w:del w:id="15737"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5740" w:author="Unknown Author" w:date="2026-10-30T04:17:53Z"></w:del></w:rPr></w:pPr><w:del w:id="15739" w:author="Unknown Author" w:date="2026-10-30T04:17:53Z"><w:r><w:rPr><w:kern w:val="0"/><w:szCs w:val="24"/><w:lang w:val="es-CO" w:eastAsia="en-US" w:bidi="ar-SA"/></w:rPr></w:r></w:del></w:p></w:tc><w:tc><w:tcPr><w:tcW w:w="311" w:type="dxa"/><w:tcBorders></w:tcBorders></w:tcPr><w:p><w:pPr><w:pStyle w:val="Tabla65"/><w:widowControl/><w:rPr><w:kern w:val="0"/><w:szCs w:val="24"/><w:lang w:val="es-CO" w:eastAsia="en-US" w:bidi="ar-SA"/><w:del w:id="15742" w:author="Unknown Author" w:date="2026-10-30T04:17:53Z"></w:del></w:rPr></w:pPr><w:del w:id="15741"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5744" w:author="Unknown Author" w:date="2026-10-30T04:17:53Z"></w:del></w:rPr></w:pPr><w:del w:id="15743"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5746" w:author="Unknown Author" w:date="2026-10-30T04:17:53Z"></w:del></w:rPr></w:pPr><w:del w:id="15745"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5748" w:author="Unknown Author" w:date="2026-10-30T04:17:53Z"></w:del></w:rPr></w:pPr><w:del w:id="15747" w:author="Unknown Author" w:date="2026-10-30T04:17:53Z"><w:r><w:rPr><w:kern w:val="0"/><w:szCs w:val="24"/><w:lang w:val="es-CO" w:eastAsia="en-US" w:bidi="ar-SA"/></w:rPr></w:r></w:del></w:p></w:tc></w:tr><w:tr><w:trPr><w:del w:id="15749" w:author="Unknown Author" w:date="2026-10-30T04:17:53Z"/><w:cantSplit w:val="true"/></w:trPr><w:tc><w:tcPr><w:tcW w:w="899" w:type="dxa"/><w:tcBorders></w:tcBorders><w:shd w:color="auto" w:fill="F7F7F7" w:val="clear"/></w:tcPr><w:p><w:pPr><w:pStyle w:val="Tabla65"/><w:widowControl/><w:rPr><w:kern w:val="0"/><w:szCs w:val="24"/><w:lang w:val="es-CO" w:eastAsia="en-US" w:bidi="ar-SA"/><w:del w:id="15751" w:author="Unknown Author" w:date="2026-10-30T04:17:53Z"></w:del></w:rPr></w:pPr><w:del w:id="15750" w:author="Unknown Author" w:date="2026-10-30T04:17:53Z"><w:r><w:rPr><w:kern w:val="0"/><w:szCs w:val="24"/><w:lang w:val="es-CO" w:eastAsia="en-US" w:bidi="ar-SA"/></w:rPr></w:r></w:del></w:p></w:tc><w:tc><w:tcPr><w:tcW w:w="1700" w:type="dxa"/><w:tcBorders></w:tcBorders><w:shd w:color="auto" w:fill="F7F7F7" w:val="clear"/></w:tcPr><w:p><w:pPr><w:pStyle w:val="Tabla65"/><w:widowControl/><w:rPr><w:kern w:val="0"/><w:szCs w:val="24"/><w:lang w:val="es-CO" w:eastAsia="en-US" w:bidi="ar-SA"/><w:del w:id="15753" w:author="Unknown Author" w:date="2026-10-30T04:17:53Z"></w:del></w:rPr></w:pPr><w:del w:id="15752" w:author="Unknown Author" w:date="2026-10-30T04:17:53Z"><w:r><w:rPr><w:kern w:val="0"/><w:szCs w:val="24"/><w:lang w:val="es-CO" w:eastAsia="en-US" w:bidi="ar-SA"/></w:rPr></w:r></w:del></w:p></w:tc><w:tc><w:tcPr><w:tcW w:w="3515" w:type="dxa"/><w:tcBorders></w:tcBorders><w:shd w:color="auto" w:fill="F7F7F7" w:val="clear"/></w:tcPr><w:p><w:pPr><w:pStyle w:val="Tabla65"/><w:widowControl/><w:jc w:val="left"/><w:rPr><w:kern w:val="0"/><w:szCs w:val="24"/><w:lang w:val="es-CO" w:eastAsia="en-US" w:bidi="ar-SA"/><w:del w:id="15755" w:author="Unknown Author" w:date="2026-10-30T04:17:53Z"></w:del></w:rPr></w:pPr><w:del w:id="15754" w:author="Unknown Author" w:date="2026-10-30T04:17:53Z"><w:r><w:rPr><w:kern w:val="0"/><w:szCs w:val="24"/><w:lang w:val="es-CO" w:eastAsia="en-US" w:bidi="ar-SA"/></w:rPr><w:delText>1.6 Verificar el desempeño final y ejecutar el ensayo independiente</w:delText></w:r></w:del></w:p></w:tc><w:tc><w:tcPr><w:tcW w:w="310" w:type="dxa"/><w:tcBorders></w:tcBorders><w:shd w:color="auto" w:fill="F7F7F7" w:val="clear"/></w:tcPr><w:p><w:pPr><w:pStyle w:val="Tabla65"/><w:widowControl/><w:rPr><w:kern w:val="0"/><w:szCs w:val="24"/><w:lang w:val="es-CO" w:eastAsia="en-US" w:bidi="ar-SA"/><w:del w:id="15757" w:author="Unknown Author" w:date="2026-10-30T04:17:53Z"></w:del></w:rPr></w:pPr><w:del w:id="15756" w:author="Unknown Author" w:date="2026-10-30T04:17:53Z"><w:r><w:rPr><w:kern w:val="0"/><w:szCs w:val="24"/><w:lang w:val="es-CO" w:eastAsia="en-US" w:bidi="ar-SA"/></w:rPr></w:r></w:del></w:p></w:tc><w:tc><w:tcPr><w:tcW w:w="309" w:type="dxa"/><w:tcBorders></w:tcBorders><w:shd w:color="auto" w:fill="F7F7F7" w:val="clear"/></w:tcPr><w:p><w:pPr><w:pStyle w:val="Tabla65"/><w:widowControl/><w:rPr><w:kern w:val="0"/><w:szCs w:val="24"/><w:lang w:val="es-CO" w:eastAsia="en-US" w:bidi="ar-SA"/><w:del w:id="15759" w:author="Unknown Author" w:date="2026-10-30T04:17:53Z"></w:del></w:rPr></w:pPr><w:del w:id="15758" w:author="Unknown Author" w:date="2026-10-30T04:17:53Z"><w:r><w:rPr><w:kern w:val="0"/><w:szCs w:val="24"/><w:lang w:val="es-CO" w:eastAsia="en-US" w:bidi="ar-SA"/></w:rPr></w:r></w:del></w:p></w:tc><w:tc><w:tcPr><w:tcW w:w="311" w:type="dxa"/><w:tcBorders></w:tcBorders><w:shd w:color="auto" w:fill="F7F7F7" w:val="clear"/></w:tcPr><w:p><w:pPr><w:pStyle w:val="Tabla65"/><w:widowControl/><w:rPr><w:kern w:val="0"/><w:szCs w:val="24"/><w:lang w:val="es-CO" w:eastAsia="en-US" w:bidi="ar-SA"/><w:del w:id="15761" w:author="Unknown Author" w:date="2026-10-30T04:17:53Z"></w:del></w:rPr></w:pPr><w:del w:id="15760"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5763" w:author="Unknown Author" w:date="2026-10-30T04:17:53Z"></w:del></w:rPr></w:pPr><w:del w:id="15762" w:author="Unknown Author" w:date="2026-10-30T04:17:53Z"><w:r><w:rPr><w:kern w:val="0"/><w:szCs w:val="24"/><w:lang w:val="es-CO" w:eastAsia="en-US" w:bidi="ar-SA"/></w:rPr></w:r></w:del></w:p></w:tc><w:tc><w:tcPr><w:tcW w:w="309" w:type="dxa"/><w:tcBorders></w:tcBorders><w:shd w:color="auto" w:fill="F7F7F7" w:val="clear"/></w:tcPr><w:p><w:pPr><w:pStyle w:val="Tabla65"/><w:widowControl/><w:rPr><w:kern w:val="0"/><w:szCs w:val="24"/><w:lang w:val="es-CO" w:eastAsia="en-US" w:bidi="ar-SA"/><w:del w:id="15765" w:author="Unknown Author" w:date="2026-10-30T04:17:53Z"></w:del></w:rPr></w:pPr><w:del w:id="15764"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5767" w:author="Unknown Author" w:date="2026-10-30T04:17:53Z"></w:del></w:rPr></w:pPr><w:del w:id="15766" w:author="Unknown Author" w:date="2026-10-30T04:17:53Z"><w:r><w:rPr><w:kern w:val="0"/><w:szCs w:val="24"/><w:lang w:val="es-CO" w:eastAsia="en-US" w:bidi="ar-SA"/></w:rPr></w:r></w:del></w:p></w:tc><w:tc><w:tcPr><w:tcW w:w="311" w:type="dxa"/><w:tcBorders></w:tcBorders><w:shd w:color="auto" w:fill="F7F7F7" w:val="clear"/></w:tcPr><w:p><w:pPr><w:pStyle w:val="Tabla65"/><w:widowControl/><w:rPr><w:kern w:val="0"/><w:szCs w:val="24"/><w:lang w:val="es-CO" w:eastAsia="en-US" w:bidi="ar-SA"/><w:del w:id="15769" w:author="Unknown Author" w:date="2026-10-30T04:17:53Z"></w:del></w:rPr></w:pPr><w:del w:id="15768"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5771" w:author="Unknown Author" w:date="2026-10-30T04:17:53Z"></w:del></w:rPr></w:pPr><w:del w:id="15770" w:author="Unknown Author" w:date="2026-10-30T04:17:53Z"><w:r><w:rPr><w:kern w:val="0"/><w:szCs w:val="24"/><w:lang w:val="es-CO" w:eastAsia="en-US" w:bidi="ar-SA"/></w:rPr></w:r></w:del></w:p></w:tc><w:tc><w:tcPr><w:tcW w:w="309" w:type="dxa"/><w:tcBorders></w:tcBorders><w:shd w:color="auto" w:fill="F7F7F7" w:val="clear"/></w:tcPr><w:p><w:pPr><w:pStyle w:val="Tabla65"/><w:widowControl/><w:rPr><w:kern w:val="0"/><w:szCs w:val="24"/><w:lang w:val="es-CO" w:eastAsia="en-US" w:bidi="ar-SA"/><w:del w:id="15773" w:author="Unknown Author" w:date="2026-10-30T04:17:53Z"></w:del></w:rPr></w:pPr><w:del w:id="15772" w:author="Unknown Author" w:date="2026-10-30T04:17:53Z"><w:r><w:rPr><w:kern w:val="0"/><w:szCs w:val="24"/><w:lang w:val="es-CO" w:eastAsia="en-US" w:bidi="ar-SA"/></w:rPr></w:r></w:del></w:p></w:tc><w:tc><w:tcPr><w:tcW w:w="311" w:type="dxa"/><w:tcBorders></w:tcBorders><w:shd w:color="auto" w:fill="F7F7F7" w:val="clear"/></w:tcPr><w:p><w:pPr><w:pStyle w:val="Tabla65"/><w:widowControl/><w:rPr><w:kern w:val="0"/><w:szCs w:val="24"/><w:lang w:val="es-CO" w:eastAsia="en-US" w:bidi="ar-SA"/><w:del w:id="15775" w:author="Unknown Author" w:date="2026-10-30T04:17:53Z"></w:del></w:rPr></w:pPr><w:del w:id="15774"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5777" w:author="Unknown Author" w:date="2026-10-30T04:17:53Z"></w:del></w:rPr></w:pPr><w:del w:id="15776" w:author="Unknown Author" w:date="2026-10-30T04:17:53Z"><w:r><w:rPr><w:kern w:val="0"/><w:szCs w:val="24"/><w:lang w:val="es-CO" w:eastAsia="en-US" w:bidi="ar-SA"/></w:rPr></w:r></w:del></w:p></w:tc><w:tc><w:tcPr><w:tcW w:w="309" w:type="dxa"/><w:tcBorders></w:tcBorders><w:shd w:color="auto" w:fill="F7F7F7" w:val="clear"/></w:tcPr><w:p><w:pPr><w:pStyle w:val="Tabla65"/><w:widowControl/><w:rPr><w:kern w:val="0"/><w:szCs w:val="24"/><w:lang w:val="es-CO" w:eastAsia="en-US" w:bidi="ar-SA"/><w:del w:id="15779" w:author="Unknown Author" w:date="2026-10-30T04:17:53Z"></w:del></w:rPr></w:pPr><w:del w:id="15778"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5781" w:author="Unknown Author" w:date="2026-10-30T04:17:53Z"></w:del></w:rPr></w:pPr><w:del w:id="15780" w:author="Unknown Author" w:date="2026-10-30T04:17:53Z"><w:r><w:rPr><w:kern w:val="0"/><w:szCs w:val="24"/><w:lang w:val="es-CO" w:eastAsia="en-US" w:bidi="ar-SA"/></w:rPr></w:r></w:del></w:p></w:tc><w:tc><w:tcPr><w:tcW w:w="311" w:type="dxa"/><w:tcBorders></w:tcBorders><w:shd w:color="auto" w:fill="F7F7F7" w:val="clear"/></w:tcPr><w:p><w:pPr><w:pStyle w:val="Tabla65"/><w:widowControl/><w:rPr><w:kern w:val="0"/><w:szCs w:val="24"/><w:lang w:val="es-CO" w:eastAsia="en-US" w:bidi="ar-SA"/><w:del w:id="15783" w:author="Unknown Author" w:date="2026-10-30T04:17:53Z"></w:del></w:rPr></w:pPr><w:del w:id="15782"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5785" w:author="Unknown Author" w:date="2026-10-30T04:17:53Z"></w:del></w:rPr></w:pPr><w:del w:id="15784" w:author="Unknown Author" w:date="2026-10-30T04:17:53Z"><w:r><w:rPr><w:kern w:val="0"/><w:szCs w:val="24"/><w:lang w:val="es-CO" w:eastAsia="en-US" w:bidi="ar-SA"/></w:rPr></w:r></w:del></w:p></w:tc><w:tc><w:tcPr><w:tcW w:w="309" w:type="dxa"/><w:tcBorders></w:tcBorders><w:shd w:color="auto" w:fill="F7F7F7" w:val="clear"/></w:tcPr><w:p><w:pPr><w:pStyle w:val="Tabla65"/><w:widowControl/><w:rPr><w:kern w:val="0"/><w:szCs w:val="24"/><w:lang w:val="es-CO" w:eastAsia="en-US" w:bidi="ar-SA"/><w:del w:id="15787" w:author="Unknown Author" w:date="2026-10-30T04:17:53Z"></w:del></w:rPr></w:pPr><w:del w:id="15786" w:author="Unknown Author" w:date="2026-10-30T04:17:53Z"><w:r><w:rPr><w:kern w:val="0"/><w:szCs w:val="24"/><w:lang w:val="es-CO" w:eastAsia="en-US" w:bidi="ar-SA"/></w:rPr></w:r></w:del></w:p></w:tc><w:tc><w:tcPr><w:tcW w:w="311" w:type="dxa"/><w:tcBorders></w:tcBorders><w:shd w:color="auto" w:fill="F7F7F7" w:val="clear"/></w:tcPr><w:p><w:pPr><w:pStyle w:val="Tabla65"/><w:widowControl/><w:rPr><w:kern w:val="0"/><w:szCs w:val="24"/><w:lang w:val="es-CO" w:eastAsia="en-US" w:bidi="ar-SA"/><w:del w:id="15789" w:author="Unknown Author" w:date="2026-10-30T04:17:53Z"></w:del></w:rPr></w:pPr><w:del w:id="15788"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5791" w:author="Unknown Author" w:date="2026-10-30T04:17:53Z"></w:del></w:rPr></w:pPr><w:del w:id="15790" w:author="Unknown Author" w:date="2026-10-30T04:17:53Z"><w:r><w:rPr><w:kern w:val="0"/><w:szCs w:val="24"/><w:lang w:val="es-CO" w:eastAsia="en-US" w:bidi="ar-SA"/></w:rPr></w:r></w:del></w:p></w:tc><w:tc><w:tcPr><w:tcW w:w="309" w:type="dxa"/><w:tcBorders></w:tcBorders><w:shd w:color="auto" w:fill="F7F7F7" w:val="clear"/></w:tcPr><w:p><w:pPr><w:pStyle w:val="Tabla65"/><w:widowControl/><w:jc w:val="left"/><w:rPr><w:kern w:val="0"/><w:szCs w:val="24"/><w:lang w:val="es-CO" w:eastAsia="en-US" w:bidi="ar-SA"/><w:del w:id="15793" w:author="Unknown Author" w:date="2026-10-30T04:17:53Z"></w:del></w:rPr></w:pPr><w:del w:id="15792" w:author="Unknown Author" w:date="2026-10-30T04:17:53Z"><w:r><w:rPr><w:kern w:val="0"/><w:szCs w:val="24"/><w:lang w:val="es-CO" w:eastAsia="en-US" w:bidi="ar-SA"/></w:rPr><w:delText>x</w:delText></w:r></w:del></w:p></w:tc><w:tc><w:tcPr><w:tcW w:w="310" w:type="dxa"/><w:tcBorders></w:tcBorders><w:shd w:color="auto" w:fill="F7F7F7" w:val="clear"/></w:tcPr><w:p><w:pPr><w:pStyle w:val="Tabla65"/><w:widowControl/><w:jc w:val="left"/><w:rPr><w:kern w:val="0"/><w:szCs w:val="24"/><w:lang w:val="es-CO" w:eastAsia="en-US" w:bidi="ar-SA"/><w:del w:id="15795" w:author="Unknown Author" w:date="2026-10-30T04:17:53Z"></w:del></w:rPr></w:pPr><w:del w:id="15794" w:author="Unknown Author" w:date="2026-10-30T04:17:53Z"><w:r><w:rPr><w:kern w:val="0"/><w:szCs w:val="24"/><w:lang w:val="es-CO" w:eastAsia="en-US" w:bidi="ar-SA"/></w:rPr><w:delText>x</w:delText></w:r></w:del></w:p></w:tc><w:tc><w:tcPr><w:tcW w:w="311" w:type="dxa"/><w:tcBorders></w:tcBorders><w:shd w:color="auto" w:fill="F7F7F7" w:val="clear"/></w:tcPr><w:p><w:pPr><w:pStyle w:val="Tabla65"/><w:widowControl/><w:jc w:val="left"/><w:rPr><w:kern w:val="0"/><w:szCs w:val="24"/><w:lang w:val="es-CO" w:eastAsia="en-US" w:bidi="ar-SA"/><w:del w:id="15797" w:author="Unknown Author" w:date="2026-10-30T04:17:53Z"></w:del></w:rPr></w:pPr><w:del w:id="15796" w:author="Unknown Author" w:date="2026-10-30T04:17:53Z"><w:r><w:rPr><w:kern w:val="0"/><w:szCs w:val="24"/><w:lang w:val="es-CO" w:eastAsia="en-US" w:bidi="ar-SA"/></w:rPr><w:delText>x</w:delText></w:r></w:del></w:p></w:tc><w:tc><w:tcPr><w:tcW w:w="310" w:type="dxa"/><w:tcBorders></w:tcBorders><w:shd w:color="auto" w:fill="F7F7F7" w:val="clear"/></w:tcPr><w:p><w:pPr><w:pStyle w:val="Tabla65"/><w:widowControl/><w:jc w:val="left"/><w:rPr><w:kern w:val="0"/><w:szCs w:val="24"/><w:lang w:val="es-CO" w:eastAsia="en-US" w:bidi="ar-SA"/><w:del w:id="15799" w:author="Unknown Author" w:date="2026-10-30T04:17:53Z"></w:del></w:rPr></w:pPr><w:del w:id="15798" w:author="Unknown Author" w:date="2026-10-30T04:17:53Z"><w:r><w:rPr><w:kern w:val="0"/><w:szCs w:val="24"/><w:lang w:val="es-CO" w:eastAsia="en-US" w:bidi="ar-SA"/></w:rPr><w:delText>x</w:delText></w:r></w:del></w:p></w:tc><w:tc><w:tcPr><w:tcW w:w="309" w:type="dxa"/><w:tcBorders></w:tcBorders><w:shd w:color="auto" w:fill="F7F7F7" w:val="clear"/></w:tcPr><w:p><w:pPr><w:pStyle w:val="Tabla65"/><w:widowControl/><w:jc w:val="left"/><w:rPr><w:kern w:val="0"/><w:szCs w:val="24"/><w:lang w:val="es-CO" w:eastAsia="en-US" w:bidi="ar-SA"/><w:del w:id="15801" w:author="Unknown Author" w:date="2026-10-30T04:17:53Z"></w:del></w:rPr></w:pPr><w:del w:id="15800" w:author="Unknown Author" w:date="2026-10-30T04:17:53Z"><w:r><w:rPr><w:kern w:val="0"/><w:szCs w:val="24"/><w:lang w:val="es-CO" w:eastAsia="en-US" w:bidi="ar-SA"/></w:rPr><w:delText>x</w:delText></w:r></w:del></w:p></w:tc><w:tc><w:tcPr><w:tcW w:w="309" w:type="dxa"/><w:tcBorders></w:tcBorders><w:shd w:color="auto" w:fill="F7F7F7" w:val="clear"/></w:tcPr><w:p><w:pPr><w:pStyle w:val="Tabla65"/><w:widowControl/><w:rPr><w:kern w:val="0"/><w:szCs w:val="24"/><w:lang w:val="es-CO" w:eastAsia="en-US" w:bidi="ar-SA"/><w:del w:id="15803" w:author="Unknown Author" w:date="2026-10-30T04:17:53Z"></w:del></w:rPr></w:pPr><w:del w:id="15802" w:author="Unknown Author" w:date="2026-10-30T04:17:53Z"><w:r><w:rPr><w:kern w:val="0"/><w:szCs w:val="24"/><w:lang w:val="es-CO" w:eastAsia="en-US" w:bidi="ar-SA"/></w:rPr></w:r></w:del></w:p></w:tc></w:tr><w:tr><w:trPr><w:del w:id="15804" w:author="Unknown Author" w:date="2026-10-30T04:17:53Z"/><w:cantSplit w:val="true"/></w:trPr><w:tc><w:tcPr><w:tcW w:w="899" w:type="dxa"/><w:tcBorders></w:tcBorders></w:tcPr><w:p><w:pPr><w:pStyle w:val="Tabla65"/><w:widowControl/><w:rPr><w:kern w:val="0"/><w:szCs w:val="24"/><w:lang w:val="es-CO" w:eastAsia="en-US" w:bidi="ar-SA"/><w:del w:id="15806" w:author="Unknown Author" w:date="2026-10-30T04:17:53Z"></w:del></w:rPr></w:pPr><w:del w:id="15805" w:author="Unknown Author" w:date="2026-10-30T04:17:53Z"><w:r><w:rPr><w:kern w:val="0"/><w:szCs w:val="24"/><w:lang w:val="es-CO" w:eastAsia="en-US" w:bidi="ar-SA"/></w:rPr></w:r></w:del></w:p></w:tc><w:tc><w:tcPr><w:tcW w:w="1700" w:type="dxa"/><w:tcBorders></w:tcBorders></w:tcPr><w:p><w:pPr><w:pStyle w:val="Tabla65"/><w:widowControl/><w:rPr><w:kern w:val="0"/><w:szCs w:val="24"/><w:lang w:val="es-CO" w:eastAsia="en-US" w:bidi="ar-SA"/><w:del w:id="15808" w:author="Unknown Author" w:date="2026-10-30T04:17:53Z"></w:del></w:rPr></w:pPr><w:del w:id="15807" w:author="Unknown Author" w:date="2026-10-30T04:17:53Z"><w:r><w:rPr><w:kern w:val="0"/><w:szCs w:val="24"/><w:lang w:val="es-CO" w:eastAsia="en-US" w:bidi="ar-SA"/></w:rPr></w:r></w:del></w:p></w:tc><w:tc><w:tcPr><w:tcW w:w="3515" w:type="dxa"/><w:tcBorders></w:tcBorders></w:tcPr><w:p><w:pPr><w:pStyle w:val="Tabla65"/><w:widowControl/><w:jc w:val="left"/><w:rPr><w:kern w:val="0"/><w:szCs w:val="24"/><w:lang w:val="es-CO" w:eastAsia="en-US" w:bidi="ar-SA"/><w:del w:id="15810" w:author="Unknown Author" w:date="2026-10-30T04:17:53Z"></w:del></w:rPr></w:pPr><w:del w:id="15809" w:author="Unknown Author" w:date="2026-10-30T04:17:53Z"><w:r><w:rPr><w:kern w:val="0"/><w:szCs w:val="24"/><w:lang w:val="es-CO" w:eastAsia="en-US" w:bidi="ar-SA"/></w:rPr><w:delText>1.7 Validar el gemelo predictivo con demoliciones y remociones reales en los tres departamentos</w:delText></w:r></w:del></w:p></w:tc><w:tc><w:tcPr><w:tcW w:w="310" w:type="dxa"/><w:tcBorders></w:tcBorders></w:tcPr><w:p><w:pPr><w:pStyle w:val="Tabla65"/><w:widowControl/><w:rPr><w:kern w:val="0"/><w:szCs w:val="24"/><w:lang w:val="es-CO" w:eastAsia="en-US" w:bidi="ar-SA"/><w:del w:id="15812" w:author="Unknown Author" w:date="2026-10-30T04:17:53Z"></w:del></w:rPr></w:pPr><w:del w:id="15811"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5814" w:author="Unknown Author" w:date="2026-10-30T04:17:53Z"></w:del></w:rPr></w:pPr><w:del w:id="15813" w:author="Unknown Author" w:date="2026-10-30T04:17:53Z"><w:r><w:rPr><w:kern w:val="0"/><w:szCs w:val="24"/><w:lang w:val="es-CO" w:eastAsia="en-US" w:bidi="ar-SA"/></w:rPr></w:r></w:del></w:p></w:tc><w:tc><w:tcPr><w:tcW w:w="311" w:type="dxa"/><w:tcBorders></w:tcBorders></w:tcPr><w:p><w:pPr><w:pStyle w:val="Tabla65"/><w:widowControl/><w:rPr><w:kern w:val="0"/><w:szCs w:val="24"/><w:lang w:val="es-CO" w:eastAsia="en-US" w:bidi="ar-SA"/><w:del w:id="15816" w:author="Unknown Author" w:date="2026-10-30T04:17:53Z"></w:del></w:rPr></w:pPr><w:del w:id="15815"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5818" w:author="Unknown Author" w:date="2026-10-30T04:17:53Z"></w:del></w:rPr></w:pPr><w:del w:id="15817"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5820" w:author="Unknown Author" w:date="2026-10-30T04:17:53Z"></w:del></w:rPr></w:pPr><w:del w:id="15819"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5822" w:author="Unknown Author" w:date="2026-10-30T04:17:53Z"></w:del></w:rPr></w:pPr><w:del w:id="15821" w:author="Unknown Author" w:date="2026-10-30T04:17:53Z"><w:r><w:rPr><w:kern w:val="0"/><w:szCs w:val="24"/><w:lang w:val="es-CO" w:eastAsia="en-US" w:bidi="ar-SA"/></w:rPr></w:r></w:del></w:p></w:tc><w:tc><w:tcPr><w:tcW w:w="311" w:type="dxa"/><w:tcBorders></w:tcBorders></w:tcPr><w:p><w:pPr><w:pStyle w:val="Tabla65"/><w:widowControl/><w:rPr><w:kern w:val="0"/><w:szCs w:val="24"/><w:lang w:val="es-CO" w:eastAsia="en-US" w:bidi="ar-SA"/><w:del w:id="15824" w:author="Unknown Author" w:date="2026-10-30T04:17:53Z"></w:del></w:rPr></w:pPr><w:del w:id="15823"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5826" w:author="Unknown Author" w:date="2026-10-30T04:17:53Z"></w:del></w:rPr></w:pPr><w:del w:id="15825"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5828" w:author="Unknown Author" w:date="2026-10-30T04:17:53Z"></w:del></w:rPr></w:pPr><w:del w:id="15827" w:author="Unknown Author" w:date="2026-10-30T04:17:53Z"><w:r><w:rPr><w:kern w:val="0"/><w:szCs w:val="24"/><w:lang w:val="es-CO" w:eastAsia="en-US" w:bidi="ar-SA"/></w:rPr></w:r></w:del></w:p></w:tc><w:tc><w:tcPr><w:tcW w:w="311" w:type="dxa"/><w:tcBorders></w:tcBorders></w:tcPr><w:p><w:pPr><w:pStyle w:val="Tabla65"/><w:widowControl/><w:rPr><w:kern w:val="0"/><w:szCs w:val="24"/><w:lang w:val="es-CO" w:eastAsia="en-US" w:bidi="ar-SA"/><w:del w:id="15830" w:author="Unknown Author" w:date="2026-10-30T04:17:53Z"></w:del></w:rPr></w:pPr><w:del w:id="15829"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5832" w:author="Unknown Author" w:date="2026-10-30T04:17:53Z"></w:del></w:rPr></w:pPr><w:del w:id="15831"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5834" w:author="Unknown Author" w:date="2026-10-30T04:17:53Z"></w:del></w:rPr></w:pPr><w:del w:id="15833"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5836" w:author="Unknown Author" w:date="2026-10-30T04:17:53Z"></w:del></w:rPr></w:pPr><w:del w:id="15835" w:author="Unknown Author" w:date="2026-10-30T04:17:53Z"><w:r><w:rPr><w:kern w:val="0"/><w:szCs w:val="24"/><w:lang w:val="es-CO" w:eastAsia="en-US" w:bidi="ar-SA"/></w:rPr></w:r></w:del></w:p></w:tc><w:tc><w:tcPr><w:tcW w:w="311" w:type="dxa"/><w:tcBorders></w:tcBorders></w:tcPr><w:p><w:pPr><w:pStyle w:val="Tabla65"/><w:widowControl/><w:jc w:val="left"/><w:rPr><w:kern w:val="0"/><w:szCs w:val="24"/><w:lang w:val="es-CO" w:eastAsia="en-US" w:bidi="ar-SA"/><w:del w:id="15838" w:author="Unknown Author" w:date="2026-10-30T04:17:53Z"></w:del></w:rPr></w:pPr><w:del w:id="15837" w:author="Unknown Author" w:date="2026-10-30T04:17:53Z"><w:r><w:rPr><w:kern w:val="0"/><w:szCs w:val="24"/><w:lang w:val="es-CO" w:eastAsia="en-US" w:bidi="ar-SA"/></w:rPr><w:delText>x</w:delText></w:r></w:del></w:p></w:tc><w:tc><w:tcPr><w:tcW w:w="310" w:type="dxa"/><w:tcBorders></w:tcBorders></w:tcPr><w:p><w:pPr><w:pStyle w:val="Tabla65"/><w:widowControl/><w:jc w:val="left"/><w:rPr><w:kern w:val="0"/><w:szCs w:val="24"/><w:lang w:val="es-CO" w:eastAsia="en-US" w:bidi="ar-SA"/><w:del w:id="15840" w:author="Unknown Author" w:date="2026-10-30T04:17:53Z"></w:del></w:rPr></w:pPr><w:del w:id="15839" w:author="Unknown Author" w:date="2026-10-30T04:17:53Z"><w:r><w:rPr><w:kern w:val="0"/><w:szCs w:val="24"/><w:lang w:val="es-CO" w:eastAsia="en-US" w:bidi="ar-SA"/></w:rPr><w:delText>x</w:delText></w:r></w:del></w:p></w:tc><w:tc><w:tcPr><w:tcW w:w="309" w:type="dxa"/><w:tcBorders></w:tcBorders></w:tcPr><w:p><w:pPr><w:pStyle w:val="Tabla65"/><w:widowControl/><w:jc w:val="left"/><w:rPr><w:kern w:val="0"/><w:szCs w:val="24"/><w:lang w:val="es-CO" w:eastAsia="en-US" w:bidi="ar-SA"/><w:del w:id="15842" w:author="Unknown Author" w:date="2026-10-30T04:17:53Z"></w:del></w:rPr></w:pPr><w:del w:id="15841" w:author="Unknown Author" w:date="2026-10-30T04:17:53Z"><w:r><w:rPr><w:kern w:val="0"/><w:szCs w:val="24"/><w:lang w:val="es-CO" w:eastAsia="en-US" w:bidi="ar-SA"/></w:rPr><w:delText>x</w:delText></w:r></w:del></w:p></w:tc><w:tc><w:tcPr><w:tcW w:w="311" w:type="dxa"/><w:tcBorders></w:tcBorders></w:tcPr><w:p><w:pPr><w:pStyle w:val="Tabla65"/><w:widowControl/><w:jc w:val="left"/><w:rPr><w:kern w:val="0"/><w:szCs w:val="24"/><w:lang w:val="es-CO" w:eastAsia="en-US" w:bidi="ar-SA"/><w:del w:id="15844" w:author="Unknown Author" w:date="2026-10-30T04:17:53Z"></w:del></w:rPr></w:pPr><w:del w:id="15843" w:author="Unknown Author" w:date="2026-10-30T04:17:53Z"><w:r><w:rPr><w:kern w:val="0"/><w:szCs w:val="24"/><w:lang w:val="es-CO" w:eastAsia="en-US" w:bidi="ar-SA"/></w:rPr><w:delText>x</w:delText></w:r></w:del></w:p></w:tc><w:tc><w:tcPr><w:tcW w:w="310" w:type="dxa"/><w:tcBorders></w:tcBorders></w:tcPr><w:p><w:pPr><w:pStyle w:val="Tabla65"/><w:widowControl/><w:jc w:val="left"/><w:rPr><w:kern w:val="0"/><w:szCs w:val="24"/><w:lang w:val="es-CO" w:eastAsia="en-US" w:bidi="ar-SA"/><w:del w:id="15846" w:author="Unknown Author" w:date="2026-10-30T04:17:53Z"></w:del></w:rPr></w:pPr><w:del w:id="15845" w:author="Unknown Author" w:date="2026-10-30T04:17:53Z"><w:r><w:rPr><w:kern w:val="0"/><w:szCs w:val="24"/><w:lang w:val="es-CO" w:eastAsia="en-US" w:bidi="ar-SA"/></w:rPr><w:delText>x</w:delText></w:r></w:del></w:p></w:tc><w:tc><w:tcPr><w:tcW w:w="309" w:type="dxa"/><w:tcBorders></w:tcBorders></w:tcPr><w:p><w:pPr><w:pStyle w:val="Tabla65"/><w:widowControl/><w:jc w:val="left"/><w:rPr><w:kern w:val="0"/><w:szCs w:val="24"/><w:lang w:val="es-CO" w:eastAsia="en-US" w:bidi="ar-SA"/><w:del w:id="15848" w:author="Unknown Author" w:date="2026-10-30T04:17:53Z"></w:del></w:rPr></w:pPr><w:del w:id="15847" w:author="Unknown Author" w:date="2026-10-30T04:17:53Z"><w:r><w:rPr><w:kern w:val="0"/><w:szCs w:val="24"/><w:lang w:val="es-CO" w:eastAsia="en-US" w:bidi="ar-SA"/></w:rPr><w:delText>x</w:delText></w:r></w:del></w:p></w:tc><w:tc><w:tcPr><w:tcW w:w="310" w:type="dxa"/><w:tcBorders></w:tcBorders></w:tcPr><w:p><w:pPr><w:pStyle w:val="Tabla65"/><w:widowControl/><w:jc w:val="left"/><w:rPr><w:kern w:val="0"/><w:szCs w:val="24"/><w:lang w:val="es-CO" w:eastAsia="en-US" w:bidi="ar-SA"/><w:del w:id="15850" w:author="Unknown Author" w:date="2026-10-30T04:17:53Z"></w:del></w:rPr></w:pPr><w:del w:id="15849" w:author="Unknown Author" w:date="2026-10-30T04:17:53Z"><w:r><w:rPr><w:kern w:val="0"/><w:szCs w:val="24"/><w:lang w:val="es-CO" w:eastAsia="en-US" w:bidi="ar-SA"/></w:rPr><w:delText>x</w:delText></w:r></w:del></w:p></w:tc><w:tc><w:tcPr><w:tcW w:w="311" w:type="dxa"/><w:tcBorders></w:tcBorders></w:tcPr><w:p><w:pPr><w:pStyle w:val="Tabla65"/><w:widowControl/><w:jc w:val="left"/><w:rPr><w:kern w:val="0"/><w:szCs w:val="24"/><w:lang w:val="es-CO" w:eastAsia="en-US" w:bidi="ar-SA"/><w:del w:id="15852" w:author="Unknown Author" w:date="2026-10-30T04:17:53Z"></w:del></w:rPr></w:pPr><w:del w:id="15851" w:author="Unknown Author" w:date="2026-10-30T04:17:53Z"><w:r><w:rPr><w:kern w:val="0"/><w:szCs w:val="24"/><w:lang w:val="es-CO" w:eastAsia="en-US" w:bidi="ar-SA"/></w:rPr><w:delText>x</w:delText></w:r></w:del></w:p></w:tc><w:tc><w:tcPr><w:tcW w:w="310" w:type="dxa"/><w:tcBorders></w:tcBorders></w:tcPr><w:p><w:pPr><w:pStyle w:val="Tabla65"/><w:widowControl/><w:jc w:val="left"/><w:rPr><w:kern w:val="0"/><w:szCs w:val="24"/><w:lang w:val="es-CO" w:eastAsia="en-US" w:bidi="ar-SA"/><w:del w:id="15854" w:author="Unknown Author" w:date="2026-10-30T04:17:53Z"></w:del></w:rPr></w:pPr><w:del w:id="15853" w:author="Unknown Author" w:date="2026-10-30T04:17:53Z"><w:r><w:rPr><w:kern w:val="0"/><w:szCs w:val="24"/><w:lang w:val="es-CO" w:eastAsia="en-US" w:bidi="ar-SA"/></w:rPr><w:delText>x</w:delText></w:r></w:del></w:p></w:tc><w:tc><w:tcPr><w:tcW w:w="309" w:type="dxa"/><w:tcBorders></w:tcBorders></w:tcPr><w:p><w:pPr><w:pStyle w:val="Tabla65"/><w:widowControl/><w:jc w:val="left"/><w:rPr><w:kern w:val="0"/><w:szCs w:val="24"/><w:lang w:val="es-CO" w:eastAsia="en-US" w:bidi="ar-SA"/><w:del w:id="15856" w:author="Unknown Author" w:date="2026-10-30T04:17:53Z"></w:del></w:rPr></w:pPr><w:del w:id="15855" w:author="Unknown Author" w:date="2026-10-30T04:17:53Z"><w:r><w:rPr><w:kern w:val="0"/><w:szCs w:val="24"/><w:lang w:val="es-CO" w:eastAsia="en-US" w:bidi="ar-SA"/></w:rPr><w:delText>x</w:delText></w:r></w:del></w:p></w:tc><w:tc><w:tcPr><w:tcW w:w="309" w:type="dxa"/><w:tcBorders></w:tcBorders></w:tcPr><w:p><w:pPr><w:pStyle w:val="Tabla65"/><w:widowControl/><w:rPr><w:kern w:val="0"/><w:szCs w:val="24"/><w:lang w:val="es-CO" w:eastAsia="en-US" w:bidi="ar-SA"/><w:del w:id="15858" w:author="Unknown Author" w:date="2026-10-30T04:17:53Z"></w:del></w:rPr></w:pPr><w:del w:id="15857" w:author="Unknown Author" w:date="2026-10-30T04:17:53Z"><w:r><w:rPr><w:kern w:val="0"/><w:szCs w:val="24"/><w:lang w:val="es-CO" w:eastAsia="en-US" w:bidi="ar-SA"/></w:rPr></w:r></w:del></w:p></w:tc></w:tr><w:tr><w:trPr><w:del w:id="15859" w:author="Unknown Author" w:date="2026-10-30T04:17:53Z"/><w:cantSplit w:val="true"/></w:trPr><w:tc><w:tcPr><w:tcW w:w="899" w:type="dxa"/><w:tcBorders></w:tcBorders><w:shd w:color="auto" w:fill="F7F7F7" w:val="clear"/></w:tcPr><w:p><w:pPr><w:pStyle w:val="Tabla65"/><w:widowControl/><w:rPr><w:kern w:val="0"/><w:szCs w:val="24"/><w:lang w:val="es-CO" w:eastAsia="en-US" w:bidi="ar-SA"/><w:del w:id="15861" w:author="Unknown Author" w:date="2026-10-30T04:17:53Z"></w:del></w:rPr></w:pPr><w:del w:id="15860" w:author="Unknown Author" w:date="2026-10-30T04:17:53Z"><w:r><w:rPr><w:kern w:val="0"/><w:szCs w:val="24"/><w:lang w:val="es-CO" w:eastAsia="en-US" w:bidi="ar-SA"/></w:rPr></w:r></w:del></w:p></w:tc><w:tc><w:tcPr><w:tcW w:w="1700" w:type="dxa"/><w:tcBorders></w:tcBorders><w:shd w:color="auto" w:fill="F7F7F7" w:val="clear"/></w:tcPr><w:p><w:pPr><w:pStyle w:val="Tabla65"/><w:widowControl/><w:rPr><w:kern w:val="0"/><w:szCs w:val="24"/><w:lang w:val="es-CO" w:eastAsia="en-US" w:bidi="ar-SA"/><w:del w:id="15863" w:author="Unknown Author" w:date="2026-10-30T04:17:53Z"></w:del></w:rPr></w:pPr><w:del w:id="15862" w:author="Unknown Author" w:date="2026-10-30T04:17:53Z"><w:r><w:rPr><w:kern w:val="0"/><w:szCs w:val="24"/><w:lang w:val="es-CO" w:eastAsia="en-US" w:bidi="ar-SA"/></w:rPr></w:r></w:del></w:p></w:tc><w:tc><w:tcPr><w:tcW w:w="3515" w:type="dxa"/><w:tcBorders></w:tcBorders><w:shd w:color="auto" w:fill="F7F7F7" w:val="clear"/></w:tcPr><w:p><w:pPr><w:pStyle w:val="Tabla65"/><w:widowControl/><w:jc w:val="left"/><w:rPr><w:kern w:val="0"/><w:szCs w:val="24"/><w:lang w:val="es-CO" w:eastAsia="en-US" w:bidi="ar-SA"/><w:del w:id="15865" w:author="Unknown Author" w:date="2026-10-30T04:17:53Z"></w:del></w:rPr></w:pPr><w:del w:id="15864" w:author="Unknown Author" w:date="2026-10-30T04:17:53Z"><w:r><w:rPr><w:kern w:val="0"/><w:szCs w:val="24"/><w:lang w:val="es-CO" w:eastAsia="en-US" w:bidi="ar-SA"/></w:rPr><w:delText>1.8 Administración y apoyo a la supervisión (objetivo específico 1)</w:delText></w:r></w:del></w:p></w:tc><w:tc><w:tcPr><w:tcW w:w="310" w:type="dxa"/><w:tcBorders></w:tcBorders><w:shd w:color="auto" w:fill="F7F7F7" w:val="clear"/></w:tcPr><w:p><w:pPr><w:pStyle w:val="Tabla65"/><w:widowControl/><w:jc w:val="left"/><w:rPr><w:kern w:val="0"/><w:szCs w:val="24"/><w:lang w:val="es-CO" w:eastAsia="en-US" w:bidi="ar-SA"/><w:del w:id="15867" w:author="Unknown Author" w:date="2026-10-30T04:17:53Z"></w:del></w:rPr></w:pPr><w:del w:id="15866" w:author="Unknown Author" w:date="2026-10-30T04:17:53Z"><w:r><w:rPr><w:kern w:val="0"/><w:szCs w:val="24"/><w:lang w:val="es-CO" w:eastAsia="en-US" w:bidi="ar-SA"/></w:rPr><w:delText>x</w:delText></w:r></w:del></w:p></w:tc><w:tc><w:tcPr><w:tcW w:w="309" w:type="dxa"/><w:tcBorders></w:tcBorders><w:shd w:color="auto" w:fill="F7F7F7" w:val="clear"/></w:tcPr><w:p><w:pPr><w:pStyle w:val="Tabla65"/><w:widowControl/><w:jc w:val="left"/><w:rPr><w:kern w:val="0"/><w:szCs w:val="24"/><w:lang w:val="es-CO" w:eastAsia="en-US" w:bidi="ar-SA"/><w:del w:id="15869" w:author="Unknown Author" w:date="2026-10-30T04:17:53Z"></w:del></w:rPr></w:pPr><w:del w:id="15868" w:author="Unknown Author" w:date="2026-10-30T04:17:53Z"><w:r><w:rPr><w:kern w:val="0"/><w:szCs w:val="24"/><w:lang w:val="es-CO" w:eastAsia="en-US" w:bidi="ar-SA"/></w:rPr><w:delText>x</w:delText></w:r></w:del></w:p></w:tc><w:tc><w:tcPr><w:tcW w:w="311" w:type="dxa"/><w:tcBorders></w:tcBorders><w:shd w:color="auto" w:fill="F7F7F7" w:val="clear"/></w:tcPr><w:p><w:pPr><w:pStyle w:val="Tabla65"/><w:widowControl/><w:jc w:val="left"/><w:rPr><w:kern w:val="0"/><w:szCs w:val="24"/><w:lang w:val="es-CO" w:eastAsia="en-US" w:bidi="ar-SA"/><w:del w:id="15871" w:author="Unknown Author" w:date="2026-10-30T04:17:53Z"></w:del></w:rPr></w:pPr><w:del w:id="15870" w:author="Unknown Author" w:date="2026-10-30T04:17:53Z"><w:r><w:rPr><w:kern w:val="0"/><w:szCs w:val="24"/><w:lang w:val="es-CO" w:eastAsia="en-US" w:bidi="ar-SA"/></w:rPr><w:delText>x</w:delText></w:r></w:del></w:p></w:tc><w:tc><w:tcPr><w:tcW w:w="310" w:type="dxa"/><w:tcBorders></w:tcBorders><w:shd w:color="auto" w:fill="F7F7F7" w:val="clear"/></w:tcPr><w:p><w:pPr><w:pStyle w:val="Tabla65"/><w:widowControl/><w:jc w:val="left"/><w:rPr><w:kern w:val="0"/><w:szCs w:val="24"/><w:lang w:val="es-CO" w:eastAsia="en-US" w:bidi="ar-SA"/><w:del w:id="15873" w:author="Unknown Author" w:date="2026-10-30T04:17:53Z"></w:del></w:rPr></w:pPr><w:del w:id="15872" w:author="Unknown Author" w:date="2026-10-30T04:17:53Z"><w:r><w:rPr><w:kern w:val="0"/><w:szCs w:val="24"/><w:lang w:val="es-CO" w:eastAsia="en-US" w:bidi="ar-SA"/></w:rPr><w:delText>x</w:delText></w:r></w:del></w:p></w:tc><w:tc><w:tcPr><w:tcW w:w="309" w:type="dxa"/><w:tcBorders></w:tcBorders><w:shd w:color="auto" w:fill="F7F7F7" w:val="clear"/></w:tcPr><w:p><w:pPr><w:pStyle w:val="Tabla65"/><w:widowControl/><w:jc w:val="left"/><w:rPr><w:kern w:val="0"/><w:szCs w:val="24"/><w:lang w:val="es-CO" w:eastAsia="en-US" w:bidi="ar-SA"/><w:del w:id="15875" w:author="Unknown Author" w:date="2026-10-30T04:17:53Z"></w:del></w:rPr></w:pPr><w:del w:id="15874" w:author="Unknown Author" w:date="2026-10-30T04:17:53Z"><w:r><w:rPr><w:kern w:val="0"/><w:szCs w:val="24"/><w:lang w:val="es-CO" w:eastAsia="en-US" w:bidi="ar-SA"/></w:rPr><w:delText>x</w:delText></w:r></w:del></w:p></w:tc><w:tc><w:tcPr><w:tcW w:w="310" w:type="dxa"/><w:tcBorders></w:tcBorders><w:shd w:color="auto" w:fill="F7F7F7" w:val="clear"/></w:tcPr><w:p><w:pPr><w:pStyle w:val="Tabla65"/><w:widowControl/><w:jc w:val="left"/><w:rPr><w:kern w:val="0"/><w:szCs w:val="24"/><w:lang w:val="es-CO" w:eastAsia="en-US" w:bidi="ar-SA"/><w:del w:id="15877" w:author="Unknown Author" w:date="2026-10-30T04:17:53Z"></w:del></w:rPr></w:pPr><w:del w:id="15876" w:author="Unknown Author" w:date="2026-10-30T04:17:53Z"><w:r><w:rPr><w:kern w:val="0"/><w:szCs w:val="24"/><w:lang w:val="es-CO" w:eastAsia="en-US" w:bidi="ar-SA"/></w:rPr><w:delText>x</w:delText></w:r></w:del></w:p></w:tc><w:tc><w:tcPr><w:tcW w:w="311" w:type="dxa"/><w:tcBorders></w:tcBorders><w:shd w:color="auto" w:fill="F7F7F7" w:val="clear"/></w:tcPr><w:p><w:pPr><w:pStyle w:val="Tabla65"/><w:widowControl/><w:jc w:val="left"/><w:rPr><w:kern w:val="0"/><w:szCs w:val="24"/><w:lang w:val="es-CO" w:eastAsia="en-US" w:bidi="ar-SA"/><w:del w:id="15879" w:author="Unknown Author" w:date="2026-10-30T04:17:53Z"></w:del></w:rPr></w:pPr><w:del w:id="15878" w:author="Unknown Author" w:date="2026-10-30T04:17:53Z"><w:r><w:rPr><w:kern w:val="0"/><w:szCs w:val="24"/><w:lang w:val="es-CO" w:eastAsia="en-US" w:bidi="ar-SA"/></w:rPr><w:delText>x</w:delText></w:r></w:del></w:p></w:tc><w:tc><w:tcPr><w:tcW w:w="310" w:type="dxa"/><w:tcBorders></w:tcBorders><w:shd w:color="auto" w:fill="F7F7F7" w:val="clear"/></w:tcPr><w:p><w:pPr><w:pStyle w:val="Tabla65"/><w:widowControl/><w:jc w:val="left"/><w:rPr><w:kern w:val="0"/><w:szCs w:val="24"/><w:lang w:val="es-CO" w:eastAsia="en-US" w:bidi="ar-SA"/><w:del w:id="15881" w:author="Unknown Author" w:date="2026-10-30T04:17:53Z"></w:del></w:rPr></w:pPr><w:del w:id="15880" w:author="Unknown Author" w:date="2026-10-30T04:17:53Z"><w:r><w:rPr><w:kern w:val="0"/><w:szCs w:val="24"/><w:lang w:val="es-CO" w:eastAsia="en-US" w:bidi="ar-SA"/></w:rPr><w:delText>x</w:delText></w:r></w:del></w:p></w:tc><w:tc><w:tcPr><w:tcW w:w="309" w:type="dxa"/><w:tcBorders></w:tcBorders><w:shd w:color="auto" w:fill="F7F7F7" w:val="clear"/></w:tcPr><w:p><w:pPr><w:pStyle w:val="Tabla65"/><w:widowControl/><w:jc w:val="left"/><w:rPr><w:kern w:val="0"/><w:szCs w:val="24"/><w:lang w:val="es-CO" w:eastAsia="en-US" w:bidi="ar-SA"/><w:del w:id="15883" w:author="Unknown Author" w:date="2026-10-30T04:17:53Z"></w:del></w:rPr></w:pPr><w:del w:id="15882" w:author="Unknown Author" w:date="2026-10-30T04:17:53Z"><w:r><w:rPr><w:kern w:val="0"/><w:szCs w:val="24"/><w:lang w:val="es-CO" w:eastAsia="en-US" w:bidi="ar-SA"/></w:rPr><w:delText>x</w:delText></w:r></w:del></w:p></w:tc><w:tc><w:tcPr><w:tcW w:w="311" w:type="dxa"/><w:tcBorders></w:tcBorders><w:shd w:color="auto" w:fill="F7F7F7" w:val="clear"/></w:tcPr><w:p><w:pPr><w:pStyle w:val="Tabla65"/><w:widowControl/><w:jc w:val="left"/><w:rPr><w:kern w:val="0"/><w:szCs w:val="24"/><w:lang w:val="es-CO" w:eastAsia="en-US" w:bidi="ar-SA"/><w:del w:id="15885" w:author="Unknown Author" w:date="2026-10-30T04:17:53Z"></w:del></w:rPr></w:pPr><w:del w:id="15884" w:author="Unknown Author" w:date="2026-10-30T04:17:53Z"><w:r><w:rPr><w:kern w:val="0"/><w:szCs w:val="24"/><w:lang w:val="es-CO" w:eastAsia="en-US" w:bidi="ar-SA"/></w:rPr><w:delText>x</w:delText></w:r></w:del></w:p></w:tc><w:tc><w:tcPr><w:tcW w:w="310" w:type="dxa"/><w:tcBorders></w:tcBorders><w:shd w:color="auto" w:fill="F7F7F7" w:val="clear"/></w:tcPr><w:p><w:pPr><w:pStyle w:val="Tabla65"/><w:widowControl/><w:jc w:val="left"/><w:rPr><w:kern w:val="0"/><w:szCs w:val="24"/><w:lang w:val="es-CO" w:eastAsia="en-US" w:bidi="ar-SA"/><w:del w:id="15887" w:author="Unknown Author" w:date="2026-10-30T04:17:53Z"></w:del></w:rPr></w:pPr><w:del w:id="15886" w:author="Unknown Author" w:date="2026-10-30T04:17:53Z"><w:r><w:rPr><w:kern w:val="0"/><w:szCs w:val="24"/><w:lang w:val="es-CO" w:eastAsia="en-US" w:bidi="ar-SA"/></w:rPr><w:delText>x</w:delText></w:r></w:del></w:p></w:tc><w:tc><w:tcPr><w:tcW w:w="309" w:type="dxa"/><w:tcBorders></w:tcBorders><w:shd w:color="auto" w:fill="F7F7F7" w:val="clear"/></w:tcPr><w:p><w:pPr><w:pStyle w:val="Tabla65"/><w:widowControl/><w:jc w:val="left"/><w:rPr><w:kern w:val="0"/><w:szCs w:val="24"/><w:lang w:val="es-CO" w:eastAsia="en-US" w:bidi="ar-SA"/><w:del w:id="15889" w:author="Unknown Author" w:date="2026-10-30T04:17:53Z"></w:del></w:rPr></w:pPr><w:del w:id="15888" w:author="Unknown Author" w:date="2026-10-30T04:17:53Z"><w:r><w:rPr><w:kern w:val="0"/><w:szCs w:val="24"/><w:lang w:val="es-CO" w:eastAsia="en-US" w:bidi="ar-SA"/></w:rPr><w:delText>x</w:delText></w:r></w:del></w:p></w:tc><w:tc><w:tcPr><w:tcW w:w="310" w:type="dxa"/><w:tcBorders></w:tcBorders><w:shd w:color="auto" w:fill="F7F7F7" w:val="clear"/></w:tcPr><w:p><w:pPr><w:pStyle w:val="Tabla65"/><w:widowControl/><w:jc w:val="left"/><w:rPr><w:kern w:val="0"/><w:szCs w:val="24"/><w:lang w:val="es-CO" w:eastAsia="en-US" w:bidi="ar-SA"/><w:del w:id="15891" w:author="Unknown Author" w:date="2026-10-30T04:17:53Z"></w:del></w:rPr></w:pPr><w:del w:id="15890" w:author="Unknown Author" w:date="2026-10-30T04:17:53Z"><w:r><w:rPr><w:kern w:val="0"/><w:szCs w:val="24"/><w:lang w:val="es-CO" w:eastAsia="en-US" w:bidi="ar-SA"/></w:rPr><w:delText>x</w:delText></w:r></w:del></w:p></w:tc><w:tc><w:tcPr><w:tcW w:w="311" w:type="dxa"/><w:tcBorders></w:tcBorders><w:shd w:color="auto" w:fill="F7F7F7" w:val="clear"/></w:tcPr><w:p><w:pPr><w:pStyle w:val="Tabla65"/><w:widowControl/><w:jc w:val="left"/><w:rPr><w:kern w:val="0"/><w:szCs w:val="24"/><w:lang w:val="es-CO" w:eastAsia="en-US" w:bidi="ar-SA"/><w:del w:id="15893" w:author="Unknown Author" w:date="2026-10-30T04:17:53Z"></w:del></w:rPr></w:pPr><w:del w:id="15892" w:author="Unknown Author" w:date="2026-10-30T04:17:53Z"><w:r><w:rPr><w:kern w:val="0"/><w:szCs w:val="24"/><w:lang w:val="es-CO" w:eastAsia="en-US" w:bidi="ar-SA"/></w:rPr><w:delText>x</w:delText></w:r></w:del></w:p></w:tc><w:tc><w:tcPr><w:tcW w:w="310" w:type="dxa"/><w:tcBorders></w:tcBorders><w:shd w:color="auto" w:fill="F7F7F7" w:val="clear"/></w:tcPr><w:p><w:pPr><w:pStyle w:val="Tabla65"/><w:widowControl/><w:jc w:val="left"/><w:rPr><w:kern w:val="0"/><w:szCs w:val="24"/><w:lang w:val="es-CO" w:eastAsia="en-US" w:bidi="ar-SA"/><w:del w:id="15895" w:author="Unknown Author" w:date="2026-10-30T04:17:53Z"></w:del></w:rPr></w:pPr><w:del w:id="15894" w:author="Unknown Author" w:date="2026-10-30T04:17:53Z"><w:r><w:rPr><w:kern w:val="0"/><w:szCs w:val="24"/><w:lang w:val="es-CO" w:eastAsia="en-US" w:bidi="ar-SA"/></w:rPr><w:delText>x</w:delText></w:r></w:del></w:p></w:tc><w:tc><w:tcPr><w:tcW w:w="309" w:type="dxa"/><w:tcBorders></w:tcBorders><w:shd w:color="auto" w:fill="F7F7F7" w:val="clear"/></w:tcPr><w:p><w:pPr><w:pStyle w:val="Tabla65"/><w:widowControl/><w:jc w:val="left"/><w:rPr><w:kern w:val="0"/><w:szCs w:val="24"/><w:lang w:val="es-CO" w:eastAsia="en-US" w:bidi="ar-SA"/><w:del w:id="15897" w:author="Unknown Author" w:date="2026-10-30T04:17:53Z"></w:del></w:rPr></w:pPr><w:del w:id="15896" w:author="Unknown Author" w:date="2026-10-30T04:17:53Z"><w:r><w:rPr><w:kern w:val="0"/><w:szCs w:val="24"/><w:lang w:val="es-CO" w:eastAsia="en-US" w:bidi="ar-SA"/></w:rPr><w:delText>x</w:delText></w:r></w:del></w:p></w:tc><w:tc><w:tcPr><w:tcW w:w="311" w:type="dxa"/><w:tcBorders></w:tcBorders><w:shd w:color="auto" w:fill="F7F7F7" w:val="clear"/></w:tcPr><w:p><w:pPr><w:pStyle w:val="Tabla65"/><w:widowControl/><w:jc w:val="left"/><w:rPr><w:kern w:val="0"/><w:szCs w:val="24"/><w:lang w:val="es-CO" w:eastAsia="en-US" w:bidi="ar-SA"/><w:del w:id="15899" w:author="Unknown Author" w:date="2026-10-30T04:17:53Z"></w:del></w:rPr></w:pPr><w:del w:id="15898" w:author="Unknown Author" w:date="2026-10-30T04:17:53Z"><w:r><w:rPr><w:kern w:val="0"/><w:szCs w:val="24"/><w:lang w:val="es-CO" w:eastAsia="en-US" w:bidi="ar-SA"/></w:rPr><w:delText>x</w:delText></w:r></w:del></w:p></w:tc><w:tc><w:tcPr><w:tcW w:w="310" w:type="dxa"/><w:tcBorders></w:tcBorders><w:shd w:color="auto" w:fill="F7F7F7" w:val="clear"/></w:tcPr><w:p><w:pPr><w:pStyle w:val="Tabla65"/><w:widowControl/><w:jc w:val="left"/><w:rPr><w:kern w:val="0"/><w:szCs w:val="24"/><w:lang w:val="es-CO" w:eastAsia="en-US" w:bidi="ar-SA"/><w:del w:id="15901" w:author="Unknown Author" w:date="2026-10-30T04:17:53Z"></w:del></w:rPr></w:pPr><w:del w:id="15900" w:author="Unknown Author" w:date="2026-10-30T04:17:53Z"><w:r><w:rPr><w:kern w:val="0"/><w:szCs w:val="24"/><w:lang w:val="es-CO" w:eastAsia="en-US" w:bidi="ar-SA"/></w:rPr><w:delText>x</w:delText></w:r></w:del></w:p></w:tc><w:tc><w:tcPr><w:tcW w:w="309" w:type="dxa"/><w:tcBorders></w:tcBorders><w:shd w:color="auto" w:fill="F7F7F7" w:val="clear"/></w:tcPr><w:p><w:pPr><w:pStyle w:val="Tabla65"/><w:widowControl/><w:jc w:val="left"/><w:rPr><w:kern w:val="0"/><w:szCs w:val="24"/><w:lang w:val="es-CO" w:eastAsia="en-US" w:bidi="ar-SA"/><w:del w:id="15903" w:author="Unknown Author" w:date="2026-10-30T04:17:53Z"></w:del></w:rPr></w:pPr><w:del w:id="15902" w:author="Unknown Author" w:date="2026-10-30T04:17:53Z"><w:r><w:rPr><w:kern w:val="0"/><w:szCs w:val="24"/><w:lang w:val="es-CO" w:eastAsia="en-US" w:bidi="ar-SA"/></w:rPr><w:delText>x</w:delText></w:r></w:del></w:p></w:tc><w:tc><w:tcPr><w:tcW w:w="310" w:type="dxa"/><w:tcBorders></w:tcBorders><w:shd w:color="auto" w:fill="F7F7F7" w:val="clear"/></w:tcPr><w:p><w:pPr><w:pStyle w:val="Tabla65"/><w:widowControl/><w:jc w:val="left"/><w:rPr><w:kern w:val="0"/><w:szCs w:val="24"/><w:lang w:val="es-CO" w:eastAsia="en-US" w:bidi="ar-SA"/><w:del w:id="15905" w:author="Unknown Author" w:date="2026-10-30T04:17:53Z"></w:del></w:rPr></w:pPr><w:del w:id="15904" w:author="Unknown Author" w:date="2026-10-30T04:17:53Z"><w:r><w:rPr><w:kern w:val="0"/><w:szCs w:val="24"/><w:lang w:val="es-CO" w:eastAsia="en-US" w:bidi="ar-SA"/></w:rPr><w:delText>x</w:delText></w:r></w:del></w:p></w:tc><w:tc><w:tcPr><w:tcW w:w="311" w:type="dxa"/><w:tcBorders></w:tcBorders><w:shd w:color="auto" w:fill="F7F7F7" w:val="clear"/></w:tcPr><w:p><w:pPr><w:pStyle w:val="Tabla65"/><w:widowControl/><w:jc w:val="left"/><w:rPr><w:kern w:val="0"/><w:szCs w:val="24"/><w:lang w:val="es-CO" w:eastAsia="en-US" w:bidi="ar-SA"/><w:del w:id="15907" w:author="Unknown Author" w:date="2026-10-30T04:17:53Z"></w:del></w:rPr></w:pPr><w:del w:id="15906" w:author="Unknown Author" w:date="2026-10-30T04:17:53Z"><w:r><w:rPr><w:kern w:val="0"/><w:szCs w:val="24"/><w:lang w:val="es-CO" w:eastAsia="en-US" w:bidi="ar-SA"/></w:rPr><w:delText>x</w:delText></w:r></w:del></w:p></w:tc><w:tc><w:tcPr><w:tcW w:w="310" w:type="dxa"/><w:tcBorders></w:tcBorders><w:shd w:color="auto" w:fill="F7F7F7" w:val="clear"/></w:tcPr><w:p><w:pPr><w:pStyle w:val="Tabla65"/><w:widowControl/><w:jc w:val="left"/><w:rPr><w:kern w:val="0"/><w:szCs w:val="24"/><w:lang w:val="es-CO" w:eastAsia="en-US" w:bidi="ar-SA"/><w:del w:id="15909" w:author="Unknown Author" w:date="2026-10-30T04:17:53Z"></w:del></w:rPr></w:pPr><w:del w:id="15908" w:author="Unknown Author" w:date="2026-10-30T04:17:53Z"><w:r><w:rPr><w:kern w:val="0"/><w:szCs w:val="24"/><w:lang w:val="es-CO" w:eastAsia="en-US" w:bidi="ar-SA"/></w:rPr><w:delText>x</w:delText></w:r></w:del></w:p></w:tc><w:tc><w:tcPr><w:tcW w:w="309" w:type="dxa"/><w:tcBorders></w:tcBorders><w:shd w:color="auto" w:fill="F7F7F7" w:val="clear"/></w:tcPr><w:p><w:pPr><w:pStyle w:val="Tabla65"/><w:widowControl/><w:jc w:val="left"/><w:rPr><w:kern w:val="0"/><w:szCs w:val="24"/><w:lang w:val="es-CO" w:eastAsia="en-US" w:bidi="ar-SA"/><w:del w:id="15911" w:author="Unknown Author" w:date="2026-10-30T04:17:53Z"></w:del></w:rPr></w:pPr><w:del w:id="15910" w:author="Unknown Author" w:date="2026-10-30T04:17:53Z"><w:r><w:rPr><w:kern w:val="0"/><w:szCs w:val="24"/><w:lang w:val="es-CO" w:eastAsia="en-US" w:bidi="ar-SA"/></w:rPr><w:delText>x</w:delText></w:r></w:del></w:p></w:tc><w:tc><w:tcPr><w:tcW w:w="309" w:type="dxa"/><w:tcBorders></w:tcBorders><w:shd w:color="auto" w:fill="F7F7F7" w:val="clear"/></w:tcPr><w:p><w:pPr><w:pStyle w:val="Tabla65"/><w:widowControl/><w:jc w:val="left"/><w:rPr><w:kern w:val="0"/><w:szCs w:val="24"/><w:lang w:val="es-CO" w:eastAsia="en-US" w:bidi="ar-SA"/><w:del w:id="15913" w:author="Unknown Author" w:date="2026-10-30T04:17:53Z"></w:del></w:rPr></w:pPr><w:del w:id="15912" w:author="Unknown Author" w:date="2026-10-30T04:17:53Z"><w:r><w:rPr><w:kern w:val="0"/><w:szCs w:val="24"/><w:lang w:val="es-CO" w:eastAsia="en-US" w:bidi="ar-SA"/></w:rPr><w:delText>x</w:delText></w:r></w:del></w:p></w:tc></w:tr><w:tr><w:trPr><w:del w:id="15914" w:author="Unknown Author" w:date="2026-10-30T04:17:53Z"/><w:cantSplit w:val="true"/></w:trPr><w:tc><w:tcPr><w:tcW w:w="899" w:type="dxa"/><w:tcBorders></w:tcBorders></w:tcPr><w:p><w:pPr><w:pStyle w:val="Tabla65"/><w:widowControl/><w:jc w:val="left"/><w:rPr><w:kern w:val="0"/><w:szCs w:val="24"/><w:lang w:val="es-CO" w:eastAsia="en-US" w:bidi="ar-SA"/><w:del w:id="15916" w:author="Unknown Author" w:date="2026-10-30T04:17:53Z"></w:del></w:rPr></w:pPr><w:del w:id="15915" w:author="Unknown Author" w:date="2026-10-30T04:17:53Z"><w:r><w:rPr><w:kern w:val="0"/><w:szCs w:val="24"/><w:lang w:val="es-CO" w:eastAsia="en-US" w:bidi="ar-SA"/></w:rPr><w:delText>OE2</w:delText></w:r></w:del></w:p></w:tc><w:tc><w:tcPr><w:tcW w:w="1700" w:type="dxa"/><w:tcBorders></w:tcBorders></w:tcPr><w:p><w:pPr><w:pStyle w:val="Tabla65"/><w:widowControl/><w:jc w:val="left"/><w:rPr><w:kern w:val="0"/><w:szCs w:val="24"/><w:lang w:val="es-CO" w:eastAsia="en-US" w:bidi="ar-SA"/><w:del w:id="15918" w:author="Unknown Author" w:date="2026-10-30T04:17:53Z"></w:del></w:rPr></w:pPr><w:del w:id="15917" w:author="Unknown Author" w:date="2026-10-30T04:17:53Z"><w:r><w:rPr><w:kern w:val="0"/><w:szCs w:val="24"/><w:lang w:val="es-CO" w:eastAsia="en-US" w:bidi="ar-SA"/></w:rPr><w:delText>Infraestructura de medición y de modelación dotada y operando</w:delText></w:r></w:del></w:p></w:tc><w:tc><w:tcPr><w:tcW w:w="3515" w:type="dxa"/><w:tcBorders></w:tcBorders></w:tcPr><w:p><w:pPr><w:pStyle w:val="Tabla65"/><w:widowControl/><w:jc w:val="left"/><w:rPr><w:kern w:val="0"/><w:szCs w:val="24"/><w:lang w:val="es-CO" w:eastAsia="en-US" w:bidi="ar-SA"/><w:del w:id="15920" w:author="Unknown Author" w:date="2026-10-30T04:17:53Z"></w:del></w:rPr></w:pPr><w:del w:id="15919" w:author="Unknown Author" w:date="2026-10-30T04:17:53Z"><w:r><w:rPr><w:kern w:val="0"/><w:szCs w:val="24"/><w:lang w:val="es-CO" w:eastAsia="en-US" w:bidi="ar-SA"/></w:rPr><w:delText>2.1 Diseñar la arquitectura de enlace y energía</w:delText></w:r></w:del></w:p></w:tc><w:tc><w:tcPr><w:tcW w:w="310" w:type="dxa"/><w:tcBorders></w:tcBorders></w:tcPr><w:p><w:pPr><w:pStyle w:val="Tabla65"/><w:widowControl/><w:rPr><w:kern w:val="0"/><w:szCs w:val="24"/><w:lang w:val="es-CO" w:eastAsia="en-US" w:bidi="ar-SA"/><w:del w:id="15922" w:author="Unknown Author" w:date="2026-10-30T04:17:53Z"></w:del></w:rPr></w:pPr><w:del w:id="15921" w:author="Unknown Author" w:date="2026-10-30T04:17:53Z"><w:r><w:rPr><w:kern w:val="0"/><w:szCs w:val="24"/><w:lang w:val="es-CO" w:eastAsia="en-US" w:bidi="ar-SA"/></w:rPr></w:r></w:del></w:p></w:tc><w:tc><w:tcPr><w:tcW w:w="309" w:type="dxa"/><w:tcBorders></w:tcBorders></w:tcPr><w:p><w:pPr><w:pStyle w:val="Tabla65"/><w:widowControl/><w:jc w:val="left"/><w:rPr><w:kern w:val="0"/><w:szCs w:val="24"/><w:lang w:val="es-CO" w:eastAsia="en-US" w:bidi="ar-SA"/><w:del w:id="15924" w:author="Unknown Author" w:date="2026-10-30T04:17:53Z"></w:del></w:rPr></w:pPr><w:del w:id="15923" w:author="Unknown Author" w:date="2026-10-30T04:17:53Z"><w:r><w:rPr><w:kern w:val="0"/><w:szCs w:val="24"/><w:lang w:val="es-CO" w:eastAsia="en-US" w:bidi="ar-SA"/></w:rPr><w:delText>x</w:delText></w:r></w:del></w:p></w:tc><w:tc><w:tcPr><w:tcW w:w="311" w:type="dxa"/><w:tcBorders></w:tcBorders></w:tcPr><w:p><w:pPr><w:pStyle w:val="Tabla65"/><w:widowControl/><w:jc w:val="left"/><w:rPr><w:kern w:val="0"/><w:szCs w:val="24"/><w:lang w:val="es-CO" w:eastAsia="en-US" w:bidi="ar-SA"/><w:del w:id="15926" w:author="Unknown Author" w:date="2026-10-30T04:17:53Z"></w:del></w:rPr></w:pPr><w:del w:id="15925" w:author="Unknown Author" w:date="2026-10-30T04:17:53Z"><w:r><w:rPr><w:kern w:val="0"/><w:szCs w:val="24"/><w:lang w:val="es-CO" w:eastAsia="en-US" w:bidi="ar-SA"/></w:rPr><w:delText>x</w:delText></w:r></w:del></w:p></w:tc><w:tc><w:tcPr><w:tcW w:w="310" w:type="dxa"/><w:tcBorders></w:tcBorders></w:tcPr><w:p><w:pPr><w:pStyle w:val="Tabla65"/><w:widowControl/><w:jc w:val="left"/><w:rPr><w:kern w:val="0"/><w:szCs w:val="24"/><w:lang w:val="es-CO" w:eastAsia="en-US" w:bidi="ar-SA"/><w:del w:id="15928" w:author="Unknown Author" w:date="2026-10-30T04:17:53Z"></w:del></w:rPr></w:pPr><w:del w:id="15927" w:author="Unknown Author" w:date="2026-10-30T04:17:53Z"><w:r><w:rPr><w:kern w:val="0"/><w:szCs w:val="24"/><w:lang w:val="es-CO" w:eastAsia="en-US" w:bidi="ar-SA"/></w:rPr><w:delText>x</w:delText></w:r></w:del></w:p></w:tc><w:tc><w:tcPr><w:tcW w:w="309" w:type="dxa"/><w:tcBorders></w:tcBorders></w:tcPr><w:p><w:pPr><w:pStyle w:val="Tabla65"/><w:widowControl/><w:rPr><w:kern w:val="0"/><w:szCs w:val="24"/><w:lang w:val="es-CO" w:eastAsia="en-US" w:bidi="ar-SA"/><w:del w:id="15930" w:author="Unknown Author" w:date="2026-10-30T04:17:53Z"></w:del></w:rPr></w:pPr><w:del w:id="15929"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5932" w:author="Unknown Author" w:date="2026-10-30T04:17:53Z"></w:del></w:rPr></w:pPr><w:del w:id="15931" w:author="Unknown Author" w:date="2026-10-30T04:17:53Z"><w:r><w:rPr><w:kern w:val="0"/><w:szCs w:val="24"/><w:lang w:val="es-CO" w:eastAsia="en-US" w:bidi="ar-SA"/></w:rPr></w:r></w:del></w:p></w:tc><w:tc><w:tcPr><w:tcW w:w="311" w:type="dxa"/><w:tcBorders></w:tcBorders></w:tcPr><w:p><w:pPr><w:pStyle w:val="Tabla65"/><w:widowControl/><w:rPr><w:kern w:val="0"/><w:szCs w:val="24"/><w:lang w:val="es-CO" w:eastAsia="en-US" w:bidi="ar-SA"/><w:del w:id="15934" w:author="Unknown Author" w:date="2026-10-30T04:17:53Z"></w:del></w:rPr></w:pPr><w:del w:id="15933"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5936" w:author="Unknown Author" w:date="2026-10-30T04:17:53Z"></w:del></w:rPr></w:pPr><w:del w:id="15935"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5938" w:author="Unknown Author" w:date="2026-10-30T04:17:53Z"></w:del></w:rPr></w:pPr><w:del w:id="15937" w:author="Unknown Author" w:date="2026-10-30T04:17:53Z"><w:r><w:rPr><w:kern w:val="0"/><w:szCs w:val="24"/><w:lang w:val="es-CO" w:eastAsia="en-US" w:bidi="ar-SA"/></w:rPr></w:r></w:del></w:p></w:tc><w:tc><w:tcPr><w:tcW w:w="311" w:type="dxa"/><w:tcBorders></w:tcBorders></w:tcPr><w:p><w:pPr><w:pStyle w:val="Tabla65"/><w:widowControl/><w:rPr><w:kern w:val="0"/><w:szCs w:val="24"/><w:lang w:val="es-CO" w:eastAsia="en-US" w:bidi="ar-SA"/><w:del w:id="15940" w:author="Unknown Author" w:date="2026-10-30T04:17:53Z"></w:del></w:rPr></w:pPr><w:del w:id="15939"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5942" w:author="Unknown Author" w:date="2026-10-30T04:17:53Z"></w:del></w:rPr></w:pPr><w:del w:id="15941"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5944" w:author="Unknown Author" w:date="2026-10-30T04:17:53Z"></w:del></w:rPr></w:pPr><w:del w:id="15943"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5946" w:author="Unknown Author" w:date="2026-10-30T04:17:53Z"></w:del></w:rPr></w:pPr><w:del w:id="15945" w:author="Unknown Author" w:date="2026-10-30T04:17:53Z"><w:r><w:rPr><w:kern w:val="0"/><w:szCs w:val="24"/><w:lang w:val="es-CO" w:eastAsia="en-US" w:bidi="ar-SA"/></w:rPr></w:r></w:del></w:p></w:tc><w:tc><w:tcPr><w:tcW w:w="311" w:type="dxa"/><w:tcBorders></w:tcBorders></w:tcPr><w:p><w:pPr><w:pStyle w:val="Tabla65"/><w:widowControl/><w:rPr><w:kern w:val="0"/><w:szCs w:val="24"/><w:lang w:val="es-CO" w:eastAsia="en-US" w:bidi="ar-SA"/><w:del w:id="15948" w:author="Unknown Author" w:date="2026-10-30T04:17:53Z"></w:del></w:rPr></w:pPr><w:del w:id="15947"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5950" w:author="Unknown Author" w:date="2026-10-30T04:17:53Z"></w:del></w:rPr></w:pPr><w:del w:id="15949"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5952" w:author="Unknown Author" w:date="2026-10-30T04:17:53Z"></w:del></w:rPr></w:pPr><w:del w:id="15951" w:author="Unknown Author" w:date="2026-10-30T04:17:53Z"><w:r><w:rPr><w:kern w:val="0"/><w:szCs w:val="24"/><w:lang w:val="es-CO" w:eastAsia="en-US" w:bidi="ar-SA"/></w:rPr></w:r></w:del></w:p></w:tc><w:tc><w:tcPr><w:tcW w:w="311" w:type="dxa"/><w:tcBorders></w:tcBorders></w:tcPr><w:p><w:pPr><w:pStyle w:val="Tabla65"/><w:widowControl/><w:rPr><w:kern w:val="0"/><w:szCs w:val="24"/><w:lang w:val="es-CO" w:eastAsia="en-US" w:bidi="ar-SA"/><w:del w:id="15954" w:author="Unknown Author" w:date="2026-10-30T04:17:53Z"></w:del></w:rPr></w:pPr><w:del w:id="15953"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5956" w:author="Unknown Author" w:date="2026-10-30T04:17:53Z"></w:del></w:rPr></w:pPr><w:del w:id="15955"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5958" w:author="Unknown Author" w:date="2026-10-30T04:17:53Z"></w:del></w:rPr></w:pPr><w:del w:id="15957"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5960" w:author="Unknown Author" w:date="2026-10-30T04:17:53Z"></w:del></w:rPr></w:pPr><w:del w:id="15959" w:author="Unknown Author" w:date="2026-10-30T04:17:53Z"><w:r><w:rPr><w:kern w:val="0"/><w:szCs w:val="24"/><w:lang w:val="es-CO" w:eastAsia="en-US" w:bidi="ar-SA"/></w:rPr></w:r></w:del></w:p></w:tc><w:tc><w:tcPr><w:tcW w:w="311" w:type="dxa"/><w:tcBorders></w:tcBorders></w:tcPr><w:p><w:pPr><w:pStyle w:val="Tabla65"/><w:widowControl/><w:rPr><w:kern w:val="0"/><w:szCs w:val="24"/><w:lang w:val="es-CO" w:eastAsia="en-US" w:bidi="ar-SA"/><w:del w:id="15962" w:author="Unknown Author" w:date="2026-10-30T04:17:53Z"></w:del></w:rPr></w:pPr><w:del w:id="15961"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5964" w:author="Unknown Author" w:date="2026-10-30T04:17:53Z"></w:del></w:rPr></w:pPr><w:del w:id="15963"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5966" w:author="Unknown Author" w:date="2026-10-30T04:17:53Z"></w:del></w:rPr></w:pPr><w:del w:id="15965"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5968" w:author="Unknown Author" w:date="2026-10-30T04:17:53Z"></w:del></w:rPr></w:pPr><w:del w:id="15967" w:author="Unknown Author" w:date="2026-10-30T04:17:53Z"><w:r><w:rPr><w:kern w:val="0"/><w:szCs w:val="24"/><w:lang w:val="es-CO" w:eastAsia="en-US" w:bidi="ar-SA"/></w:rPr></w:r></w:del></w:p></w:tc></w:tr><w:tr><w:trPr><w:del w:id="15969" w:author="Unknown Author" w:date="2026-10-30T04:17:53Z"/><w:cantSplit w:val="true"/></w:trPr><w:tc><w:tcPr><w:tcW w:w="899" w:type="dxa"/><w:tcBorders></w:tcBorders><w:shd w:color="auto" w:fill="F7F7F7" w:val="clear"/></w:tcPr><w:p><w:pPr><w:pStyle w:val="Tabla65"/><w:widowControl/><w:rPr><w:kern w:val="0"/><w:szCs w:val="24"/><w:lang w:val="es-CO" w:eastAsia="en-US" w:bidi="ar-SA"/><w:del w:id="15971" w:author="Unknown Author" w:date="2026-10-30T04:17:53Z"></w:del></w:rPr></w:pPr><w:del w:id="15970" w:author="Unknown Author" w:date="2026-10-30T04:17:53Z"><w:r><w:rPr><w:kern w:val="0"/><w:szCs w:val="24"/><w:lang w:val="es-CO" w:eastAsia="en-US" w:bidi="ar-SA"/></w:rPr></w:r></w:del></w:p></w:tc><w:tc><w:tcPr><w:tcW w:w="1700" w:type="dxa"/><w:tcBorders></w:tcBorders><w:shd w:color="auto" w:fill="F7F7F7" w:val="clear"/></w:tcPr><w:p><w:pPr><w:pStyle w:val="Tabla65"/><w:widowControl/><w:rPr><w:kern w:val="0"/><w:szCs w:val="24"/><w:lang w:val="es-CO" w:eastAsia="en-US" w:bidi="ar-SA"/><w:del w:id="15973" w:author="Unknown Author" w:date="2026-10-30T04:17:53Z"></w:del></w:rPr></w:pPr><w:del w:id="15972" w:author="Unknown Author" w:date="2026-10-30T04:17:53Z"><w:r><w:rPr><w:kern w:val="0"/><w:szCs w:val="24"/><w:lang w:val="es-CO" w:eastAsia="en-US" w:bidi="ar-SA"/></w:rPr></w:r></w:del></w:p></w:tc><w:tc><w:tcPr><w:tcW w:w="3515" w:type="dxa"/><w:tcBorders></w:tcBorders><w:shd w:color="auto" w:fill="F7F7F7" w:val="clear"/></w:tcPr><w:p><w:pPr><w:pStyle w:val="Tabla65"/><w:widowControl/><w:jc w:val="left"/><w:rPr><w:kern w:val="0"/><w:szCs w:val="24"/><w:lang w:val="es-CO" w:eastAsia="en-US" w:bidi="ar-SA"/><w:del w:id="15975" w:author="Unknown Author" w:date="2026-10-30T04:17:53Z"></w:del></w:rPr></w:pPr><w:del w:id="15974" w:author="Unknown Author" w:date="2026-10-30T04:17:53Z"><w:r><w:rPr><w:kern w:val="0"/><w:szCs w:val="24"/><w:lang w:val="es-CO" w:eastAsia="en-US" w:bidi="ar-SA"/></w:rPr><w:delText>2.2 Desarrollar el firmware y la plataforma base (gemelo digital y tablero)</w:delText></w:r></w:del></w:p></w:tc><w:tc><w:tcPr><w:tcW w:w="310" w:type="dxa"/><w:tcBorders></w:tcBorders><w:shd w:color="auto" w:fill="F7F7F7" w:val="clear"/></w:tcPr><w:p><w:pPr><w:pStyle w:val="Tabla65"/><w:widowControl/><w:rPr><w:kern w:val="0"/><w:szCs w:val="24"/><w:lang w:val="es-CO" w:eastAsia="en-US" w:bidi="ar-SA"/><w:del w:id="15977" w:author="Unknown Author" w:date="2026-10-30T04:17:53Z"></w:del></w:rPr></w:pPr><w:del w:id="15976" w:author="Unknown Author" w:date="2026-10-30T04:17:53Z"><w:r><w:rPr><w:kern w:val="0"/><w:szCs w:val="24"/><w:lang w:val="es-CO" w:eastAsia="en-US" w:bidi="ar-SA"/></w:rPr></w:r></w:del></w:p></w:tc><w:tc><w:tcPr><w:tcW w:w="309" w:type="dxa"/><w:tcBorders></w:tcBorders><w:shd w:color="auto" w:fill="F7F7F7" w:val="clear"/></w:tcPr><w:p><w:pPr><w:pStyle w:val="Tabla65"/><w:widowControl/><w:rPr><w:kern w:val="0"/><w:szCs w:val="24"/><w:lang w:val="es-CO" w:eastAsia="en-US" w:bidi="ar-SA"/><w:del w:id="15979" w:author="Unknown Author" w:date="2026-10-30T04:17:53Z"></w:del></w:rPr></w:pPr><w:del w:id="15978" w:author="Unknown Author" w:date="2026-10-30T04:17:53Z"><w:r><w:rPr><w:kern w:val="0"/><w:szCs w:val="24"/><w:lang w:val="es-CO" w:eastAsia="en-US" w:bidi="ar-SA"/></w:rPr></w:r></w:del></w:p></w:tc><w:tc><w:tcPr><w:tcW w:w="311" w:type="dxa"/><w:tcBorders></w:tcBorders><w:shd w:color="auto" w:fill="F7F7F7" w:val="clear"/></w:tcPr><w:p><w:pPr><w:pStyle w:val="Tabla65"/><w:widowControl/><w:rPr><w:kern w:val="0"/><w:szCs w:val="24"/><w:lang w:val="es-CO" w:eastAsia="en-US" w:bidi="ar-SA"/><w:del w:id="15981" w:author="Unknown Author" w:date="2026-10-30T04:17:53Z"></w:del></w:rPr></w:pPr><w:del w:id="15980" w:author="Unknown Author" w:date="2026-10-30T04:17:53Z"><w:r><w:rPr><w:kern w:val="0"/><w:szCs w:val="24"/><w:lang w:val="es-CO" w:eastAsia="en-US" w:bidi="ar-SA"/></w:rPr></w:r></w:del></w:p></w:tc><w:tc><w:tcPr><w:tcW w:w="310" w:type="dxa"/><w:tcBorders></w:tcBorders><w:shd w:color="auto" w:fill="F7F7F7" w:val="clear"/></w:tcPr><w:p><w:pPr><w:pStyle w:val="Tabla65"/><w:widowControl/><w:jc w:val="left"/><w:rPr><w:kern w:val="0"/><w:szCs w:val="24"/><w:lang w:val="es-CO" w:eastAsia="en-US" w:bidi="ar-SA"/><w:del w:id="15983" w:author="Unknown Author" w:date="2026-10-30T04:17:53Z"></w:del></w:rPr></w:pPr><w:del w:id="15982" w:author="Unknown Author" w:date="2026-10-30T04:17:53Z"><w:r><w:rPr><w:kern w:val="0"/><w:szCs w:val="24"/><w:lang w:val="es-CO" w:eastAsia="en-US" w:bidi="ar-SA"/></w:rPr><w:delText>x</w:delText></w:r></w:del></w:p></w:tc><w:tc><w:tcPr><w:tcW w:w="309" w:type="dxa"/><w:tcBorders></w:tcBorders><w:shd w:color="auto" w:fill="F7F7F7" w:val="clear"/></w:tcPr><w:p><w:pPr><w:pStyle w:val="Tabla65"/><w:widowControl/><w:jc w:val="left"/><w:rPr><w:kern w:val="0"/><w:szCs w:val="24"/><w:lang w:val="es-CO" w:eastAsia="en-US" w:bidi="ar-SA"/><w:del w:id="15985" w:author="Unknown Author" w:date="2026-10-30T04:17:53Z"></w:del></w:rPr></w:pPr><w:del w:id="15984" w:author="Unknown Author" w:date="2026-10-30T04:17:53Z"><w:r><w:rPr><w:kern w:val="0"/><w:szCs w:val="24"/><w:lang w:val="es-CO" w:eastAsia="en-US" w:bidi="ar-SA"/></w:rPr><w:delText>x</w:delText></w:r></w:del></w:p></w:tc><w:tc><w:tcPr><w:tcW w:w="310" w:type="dxa"/><w:tcBorders></w:tcBorders><w:shd w:color="auto" w:fill="F7F7F7" w:val="clear"/></w:tcPr><w:p><w:pPr><w:pStyle w:val="Tabla65"/><w:widowControl/><w:jc w:val="left"/><w:rPr><w:kern w:val="0"/><w:szCs w:val="24"/><w:lang w:val="es-CO" w:eastAsia="en-US" w:bidi="ar-SA"/><w:del w:id="15987" w:author="Unknown Author" w:date="2026-10-30T04:17:53Z"></w:del></w:rPr></w:pPr><w:del w:id="15986" w:author="Unknown Author" w:date="2026-10-30T04:17:53Z"><w:r><w:rPr><w:kern w:val="0"/><w:szCs w:val="24"/><w:lang w:val="es-CO" w:eastAsia="en-US" w:bidi="ar-SA"/></w:rPr><w:delText>x</w:delText></w:r></w:del></w:p></w:tc><w:tc><w:tcPr><w:tcW w:w="311" w:type="dxa"/><w:tcBorders></w:tcBorders><w:shd w:color="auto" w:fill="F7F7F7" w:val="clear"/></w:tcPr><w:p><w:pPr><w:pStyle w:val="Tabla65"/><w:widowControl/><w:rPr><w:kern w:val="0"/><w:szCs w:val="24"/><w:lang w:val="es-CO" w:eastAsia="en-US" w:bidi="ar-SA"/><w:del w:id="15989" w:author="Unknown Author" w:date="2026-10-30T04:17:53Z"></w:del></w:rPr></w:pPr><w:del w:id="15988"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5991" w:author="Unknown Author" w:date="2026-10-30T04:17:53Z"></w:del></w:rPr></w:pPr><w:del w:id="15990" w:author="Unknown Author" w:date="2026-10-30T04:17:53Z"><w:r><w:rPr><w:kern w:val="0"/><w:szCs w:val="24"/><w:lang w:val="es-CO" w:eastAsia="en-US" w:bidi="ar-SA"/></w:rPr></w:r></w:del></w:p></w:tc><w:tc><w:tcPr><w:tcW w:w="309" w:type="dxa"/><w:tcBorders></w:tcBorders><w:shd w:color="auto" w:fill="F7F7F7" w:val="clear"/></w:tcPr><w:p><w:pPr><w:pStyle w:val="Tabla65"/><w:widowControl/><w:rPr><w:kern w:val="0"/><w:szCs w:val="24"/><w:lang w:val="es-CO" w:eastAsia="en-US" w:bidi="ar-SA"/><w:del w:id="15993" w:author="Unknown Author" w:date="2026-10-30T04:17:53Z"></w:del></w:rPr></w:pPr><w:del w:id="15992" w:author="Unknown Author" w:date="2026-10-30T04:17:53Z"><w:r><w:rPr><w:kern w:val="0"/><w:szCs w:val="24"/><w:lang w:val="es-CO" w:eastAsia="en-US" w:bidi="ar-SA"/></w:rPr></w:r></w:del></w:p></w:tc><w:tc><w:tcPr><w:tcW w:w="311" w:type="dxa"/><w:tcBorders></w:tcBorders><w:shd w:color="auto" w:fill="F7F7F7" w:val="clear"/></w:tcPr><w:p><w:pPr><w:pStyle w:val="Tabla65"/><w:widowControl/><w:rPr><w:kern w:val="0"/><w:szCs w:val="24"/><w:lang w:val="es-CO" w:eastAsia="en-US" w:bidi="ar-SA"/><w:del w:id="15995" w:author="Unknown Author" w:date="2026-10-30T04:17:53Z"></w:del></w:rPr></w:pPr><w:del w:id="15994"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5997" w:author="Unknown Author" w:date="2026-10-30T04:17:53Z"></w:del></w:rPr></w:pPr><w:del w:id="15996" w:author="Unknown Author" w:date="2026-10-30T04:17:53Z"><w:r><w:rPr><w:kern w:val="0"/><w:szCs w:val="24"/><w:lang w:val="es-CO" w:eastAsia="en-US" w:bidi="ar-SA"/></w:rPr></w:r></w:del></w:p></w:tc><w:tc><w:tcPr><w:tcW w:w="309" w:type="dxa"/><w:tcBorders></w:tcBorders><w:shd w:color="auto" w:fill="F7F7F7" w:val="clear"/></w:tcPr><w:p><w:pPr><w:pStyle w:val="Tabla65"/><w:widowControl/><w:rPr><w:kern w:val="0"/><w:szCs w:val="24"/><w:lang w:val="es-CO" w:eastAsia="en-US" w:bidi="ar-SA"/><w:del w:id="15999" w:author="Unknown Author" w:date="2026-10-30T04:17:53Z"></w:del></w:rPr></w:pPr><w:del w:id="15998"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6001" w:author="Unknown Author" w:date="2026-10-30T04:17:53Z"></w:del></w:rPr></w:pPr><w:del w:id="16000" w:author="Unknown Author" w:date="2026-10-30T04:17:53Z"><w:r><w:rPr><w:kern w:val="0"/><w:szCs w:val="24"/><w:lang w:val="es-CO" w:eastAsia="en-US" w:bidi="ar-SA"/></w:rPr></w:r></w:del></w:p></w:tc><w:tc><w:tcPr><w:tcW w:w="311" w:type="dxa"/><w:tcBorders></w:tcBorders><w:shd w:color="auto" w:fill="F7F7F7" w:val="clear"/></w:tcPr><w:p><w:pPr><w:pStyle w:val="Tabla65"/><w:widowControl/><w:rPr><w:kern w:val="0"/><w:szCs w:val="24"/><w:lang w:val="es-CO" w:eastAsia="en-US" w:bidi="ar-SA"/><w:del w:id="16003" w:author="Unknown Author" w:date="2026-10-30T04:17:53Z"></w:del></w:rPr></w:pPr><w:del w:id="16002"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6005" w:author="Unknown Author" w:date="2026-10-30T04:17:53Z"></w:del></w:rPr></w:pPr><w:del w:id="16004" w:author="Unknown Author" w:date="2026-10-30T04:17:53Z"><w:r><w:rPr><w:kern w:val="0"/><w:szCs w:val="24"/><w:lang w:val="es-CO" w:eastAsia="en-US" w:bidi="ar-SA"/></w:rPr></w:r></w:del></w:p></w:tc><w:tc><w:tcPr><w:tcW w:w="309" w:type="dxa"/><w:tcBorders></w:tcBorders><w:shd w:color="auto" w:fill="F7F7F7" w:val="clear"/></w:tcPr><w:p><w:pPr><w:pStyle w:val="Tabla65"/><w:widowControl/><w:rPr><w:kern w:val="0"/><w:szCs w:val="24"/><w:lang w:val="es-CO" w:eastAsia="en-US" w:bidi="ar-SA"/><w:del w:id="16007" w:author="Unknown Author" w:date="2026-10-30T04:17:53Z"></w:del></w:rPr></w:pPr><w:del w:id="16006" w:author="Unknown Author" w:date="2026-10-30T04:17:53Z"><w:r><w:rPr><w:kern w:val="0"/><w:szCs w:val="24"/><w:lang w:val="es-CO" w:eastAsia="en-US" w:bidi="ar-SA"/></w:rPr></w:r></w:del></w:p></w:tc><w:tc><w:tcPr><w:tcW w:w="311" w:type="dxa"/><w:tcBorders></w:tcBorders><w:shd w:color="auto" w:fill="F7F7F7" w:val="clear"/></w:tcPr><w:p><w:pPr><w:pStyle w:val="Tabla65"/><w:widowControl/><w:rPr><w:kern w:val="0"/><w:szCs w:val="24"/><w:lang w:val="es-CO" w:eastAsia="en-US" w:bidi="ar-SA"/><w:del w:id="16009" w:author="Unknown Author" w:date="2026-10-30T04:17:53Z"></w:del></w:rPr></w:pPr><w:del w:id="16008"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6011" w:author="Unknown Author" w:date="2026-10-30T04:17:53Z"></w:del></w:rPr></w:pPr><w:del w:id="16010" w:author="Unknown Author" w:date="2026-10-30T04:17:53Z"><w:r><w:rPr><w:kern w:val="0"/><w:szCs w:val="24"/><w:lang w:val="es-CO" w:eastAsia="en-US" w:bidi="ar-SA"/></w:rPr></w:r></w:del></w:p></w:tc><w:tc><w:tcPr><w:tcW w:w="309" w:type="dxa"/><w:tcBorders></w:tcBorders><w:shd w:color="auto" w:fill="F7F7F7" w:val="clear"/></w:tcPr><w:p><w:pPr><w:pStyle w:val="Tabla65"/><w:widowControl/><w:rPr><w:kern w:val="0"/><w:szCs w:val="24"/><w:lang w:val="es-CO" w:eastAsia="en-US" w:bidi="ar-SA"/><w:del w:id="16013" w:author="Unknown Author" w:date="2026-10-30T04:17:53Z"></w:del></w:rPr></w:pPr><w:del w:id="16012"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6015" w:author="Unknown Author" w:date="2026-10-30T04:17:53Z"></w:del></w:rPr></w:pPr><w:del w:id="16014" w:author="Unknown Author" w:date="2026-10-30T04:17:53Z"><w:r><w:rPr><w:kern w:val="0"/><w:szCs w:val="24"/><w:lang w:val="es-CO" w:eastAsia="en-US" w:bidi="ar-SA"/></w:rPr></w:r></w:del></w:p></w:tc><w:tc><w:tcPr><w:tcW w:w="311" w:type="dxa"/><w:tcBorders></w:tcBorders><w:shd w:color="auto" w:fill="F7F7F7" w:val="clear"/></w:tcPr><w:p><w:pPr><w:pStyle w:val="Tabla65"/><w:widowControl/><w:rPr><w:kern w:val="0"/><w:szCs w:val="24"/><w:lang w:val="es-CO" w:eastAsia="en-US" w:bidi="ar-SA"/><w:del w:id="16017" w:author="Unknown Author" w:date="2026-10-30T04:17:53Z"></w:del></w:rPr></w:pPr><w:del w:id="16016"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6019" w:author="Unknown Author" w:date="2026-10-30T04:17:53Z"></w:del></w:rPr></w:pPr><w:del w:id="16018" w:author="Unknown Author" w:date="2026-10-30T04:17:53Z"><w:r><w:rPr><w:kern w:val="0"/><w:szCs w:val="24"/><w:lang w:val="es-CO" w:eastAsia="en-US" w:bidi="ar-SA"/></w:rPr></w:r></w:del></w:p></w:tc><w:tc><w:tcPr><w:tcW w:w="309" w:type="dxa"/><w:tcBorders></w:tcBorders><w:shd w:color="auto" w:fill="F7F7F7" w:val="clear"/></w:tcPr><w:p><w:pPr><w:pStyle w:val="Tabla65"/><w:widowControl/><w:rPr><w:kern w:val="0"/><w:szCs w:val="24"/><w:lang w:val="es-CO" w:eastAsia="en-US" w:bidi="ar-SA"/><w:del w:id="16021" w:author="Unknown Author" w:date="2026-10-30T04:17:53Z"></w:del></w:rPr></w:pPr><w:del w:id="16020" w:author="Unknown Author" w:date="2026-10-30T04:17:53Z"><w:r><w:rPr><w:kern w:val="0"/><w:szCs w:val="24"/><w:lang w:val="es-CO" w:eastAsia="en-US" w:bidi="ar-SA"/></w:rPr></w:r></w:del></w:p></w:tc><w:tc><w:tcPr><w:tcW w:w="309" w:type="dxa"/><w:tcBorders></w:tcBorders><w:shd w:color="auto" w:fill="F7F7F7" w:val="clear"/></w:tcPr><w:p><w:pPr><w:pStyle w:val="Tabla65"/><w:widowControl/><w:rPr><w:kern w:val="0"/><w:szCs w:val="24"/><w:lang w:val="es-CO" w:eastAsia="en-US" w:bidi="ar-SA"/><w:del w:id="16023" w:author="Unknown Author" w:date="2026-10-30T04:17:53Z"></w:del></w:rPr></w:pPr><w:del w:id="16022" w:author="Unknown Author" w:date="2026-10-30T04:17:53Z"><w:r><w:rPr><w:kern w:val="0"/><w:szCs w:val="24"/><w:lang w:val="es-CO" w:eastAsia="en-US" w:bidi="ar-SA"/></w:rPr></w:r></w:del></w:p></w:tc></w:tr><w:tr><w:trPr><w:del w:id="16024" w:author="Unknown Author" w:date="2026-10-30T04:17:53Z"/><w:cantSplit w:val="true"/></w:trPr><w:tc><w:tcPr><w:tcW w:w="899" w:type="dxa"/><w:tcBorders></w:tcBorders></w:tcPr><w:p><w:pPr><w:pStyle w:val="Tabla65"/><w:widowControl/><w:rPr><w:kern w:val="0"/><w:szCs w:val="24"/><w:lang w:val="es-CO" w:eastAsia="en-US" w:bidi="ar-SA"/><w:del w:id="16026" w:author="Unknown Author" w:date="2026-10-30T04:17:53Z"></w:del></w:rPr></w:pPr><w:del w:id="16025" w:author="Unknown Author" w:date="2026-10-30T04:17:53Z"><w:r><w:rPr><w:kern w:val="0"/><w:szCs w:val="24"/><w:lang w:val="es-CO" w:eastAsia="en-US" w:bidi="ar-SA"/></w:rPr></w:r></w:del></w:p></w:tc><w:tc><w:tcPr><w:tcW w:w="1700" w:type="dxa"/><w:tcBorders></w:tcBorders></w:tcPr><w:p><w:pPr><w:pStyle w:val="Tabla65"/><w:widowControl/><w:rPr><w:kern w:val="0"/><w:szCs w:val="24"/><w:lang w:val="es-CO" w:eastAsia="en-US" w:bidi="ar-SA"/><w:del w:id="16028" w:author="Unknown Author" w:date="2026-10-30T04:17:53Z"></w:del></w:rPr></w:pPr><w:del w:id="16027" w:author="Unknown Author" w:date="2026-10-30T04:17:53Z"><w:r><w:rPr><w:kern w:val="0"/><w:szCs w:val="24"/><w:lang w:val="es-CO" w:eastAsia="en-US" w:bidi="ar-SA"/></w:rPr></w:r></w:del></w:p></w:tc><w:tc><w:tcPr><w:tcW w:w="3515" w:type="dxa"/><w:tcBorders></w:tcBorders></w:tcPr><w:p><w:pPr><w:pStyle w:val="Tabla65"/><w:widowControl/><w:jc w:val="left"/><w:rPr><w:kern w:val="0"/><w:szCs w:val="24"/><w:lang w:val="es-CO" w:eastAsia="en-US" w:bidi="ar-SA"/><w:del w:id="16030" w:author="Unknown Author" w:date="2026-10-30T04:17:53Z"></w:del></w:rPr></w:pPr><w:del w:id="16029" w:author="Unknown Author" w:date="2026-10-30T04:17:53Z"><w:r><w:rPr><w:kern w:val="0"/><w:szCs w:val="24"/><w:lang w:val="es-CO" w:eastAsia="en-US" w:bidi="ar-SA"/></w:rPr><w:delText>2.3 Instalar el tramo 2</w:delText></w:r></w:del></w:p></w:tc><w:tc><w:tcPr><w:tcW w:w="310" w:type="dxa"/><w:tcBorders></w:tcBorders></w:tcPr><w:p><w:pPr><w:pStyle w:val="Tabla65"/><w:widowControl/><w:rPr><w:kern w:val="0"/><w:szCs w:val="24"/><w:lang w:val="es-CO" w:eastAsia="en-US" w:bidi="ar-SA"/><w:del w:id="16032" w:author="Unknown Author" w:date="2026-10-30T04:17:53Z"></w:del></w:rPr></w:pPr><w:del w:id="16031"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6034" w:author="Unknown Author" w:date="2026-10-30T04:17:53Z"></w:del></w:rPr></w:pPr><w:del w:id="16033" w:author="Unknown Author" w:date="2026-10-30T04:17:53Z"><w:r><w:rPr><w:kern w:val="0"/><w:szCs w:val="24"/><w:lang w:val="es-CO" w:eastAsia="en-US" w:bidi="ar-SA"/></w:rPr></w:r></w:del></w:p></w:tc><w:tc><w:tcPr><w:tcW w:w="311" w:type="dxa"/><w:tcBorders></w:tcBorders></w:tcPr><w:p><w:pPr><w:pStyle w:val="Tabla65"/><w:widowControl/><w:rPr><w:kern w:val="0"/><w:szCs w:val="24"/><w:lang w:val="es-CO" w:eastAsia="en-US" w:bidi="ar-SA"/><w:del w:id="16036" w:author="Unknown Author" w:date="2026-10-30T04:17:53Z"></w:del></w:rPr></w:pPr><w:del w:id="16035"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6038" w:author="Unknown Author" w:date="2026-10-30T04:17:53Z"></w:del></w:rPr></w:pPr><w:del w:id="16037"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6040" w:author="Unknown Author" w:date="2026-10-30T04:17:53Z"></w:del></w:rPr></w:pPr><w:del w:id="16039"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6042" w:author="Unknown Author" w:date="2026-10-30T04:17:53Z"></w:del></w:rPr></w:pPr><w:del w:id="16041" w:author="Unknown Author" w:date="2026-10-30T04:17:53Z"><w:r><w:rPr><w:kern w:val="0"/><w:szCs w:val="24"/><w:lang w:val="es-CO" w:eastAsia="en-US" w:bidi="ar-SA"/></w:rPr></w:r></w:del></w:p></w:tc><w:tc><w:tcPr><w:tcW w:w="311" w:type="dxa"/><w:tcBorders></w:tcBorders></w:tcPr><w:p><w:pPr><w:pStyle w:val="Tabla65"/><w:widowControl/><w:rPr><w:kern w:val="0"/><w:szCs w:val="24"/><w:lang w:val="es-CO" w:eastAsia="en-US" w:bidi="ar-SA"/><w:del w:id="16044" w:author="Unknown Author" w:date="2026-10-30T04:17:53Z"></w:del></w:rPr></w:pPr><w:del w:id="16043"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6046" w:author="Unknown Author" w:date="2026-10-30T04:17:53Z"></w:del></w:rPr></w:pPr><w:del w:id="16045"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6048" w:author="Unknown Author" w:date="2026-10-30T04:17:53Z"></w:del></w:rPr></w:pPr><w:del w:id="16047" w:author="Unknown Author" w:date="2026-10-30T04:17:53Z"><w:r><w:rPr><w:kern w:val="0"/><w:szCs w:val="24"/><w:lang w:val="es-CO" w:eastAsia="en-US" w:bidi="ar-SA"/></w:rPr></w:r></w:del></w:p></w:tc><w:tc><w:tcPr><w:tcW w:w="311" w:type="dxa"/><w:tcBorders></w:tcBorders></w:tcPr><w:p><w:pPr><w:pStyle w:val="Tabla65"/><w:widowControl/><w:rPr><w:kern w:val="0"/><w:szCs w:val="24"/><w:lang w:val="es-CO" w:eastAsia="en-US" w:bidi="ar-SA"/><w:del w:id="16050" w:author="Unknown Author" w:date="2026-10-30T04:17:53Z"></w:del></w:rPr></w:pPr><w:del w:id="16049"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6052" w:author="Unknown Author" w:date="2026-10-30T04:17:53Z"></w:del></w:rPr></w:pPr><w:del w:id="16051" w:author="Unknown Author" w:date="2026-10-30T04:17:53Z"><w:r><w:rPr><w:kern w:val="0"/><w:szCs w:val="24"/><w:lang w:val="es-CO" w:eastAsia="en-US" w:bidi="ar-SA"/></w:rPr></w:r></w:del></w:p></w:tc><w:tc><w:tcPr><w:tcW w:w="309" w:type="dxa"/><w:tcBorders></w:tcBorders></w:tcPr><w:p><w:pPr><w:pStyle w:val="Tabla65"/><w:widowControl/><w:jc w:val="left"/><w:rPr><w:kern w:val="0"/><w:szCs w:val="24"/><w:lang w:val="es-CO" w:eastAsia="en-US" w:bidi="ar-SA"/><w:del w:id="16054" w:author="Unknown Author" w:date="2026-10-30T04:17:53Z"></w:del></w:rPr></w:pPr><w:del w:id="16053" w:author="Unknown Author" w:date="2026-10-30T04:17:53Z"><w:r><w:rPr><w:kern w:val="0"/><w:szCs w:val="24"/><w:lang w:val="es-CO" w:eastAsia="en-US" w:bidi="ar-SA"/></w:rPr><w:delText>x</w:delText></w:r></w:del></w:p></w:tc><w:tc><w:tcPr><w:tcW w:w="310" w:type="dxa"/><w:tcBorders></w:tcBorders></w:tcPr><w:p><w:pPr><w:pStyle w:val="Tabla65"/><w:widowControl/><w:jc w:val="left"/><w:rPr><w:kern w:val="0"/><w:szCs w:val="24"/><w:lang w:val="es-CO" w:eastAsia="en-US" w:bidi="ar-SA"/><w:del w:id="16056" w:author="Unknown Author" w:date="2026-10-30T04:17:53Z"></w:del></w:rPr></w:pPr><w:del w:id="16055" w:author="Unknown Author" w:date="2026-10-30T04:17:53Z"><w:r><w:rPr><w:kern w:val="0"/><w:szCs w:val="24"/><w:lang w:val="es-CO" w:eastAsia="en-US" w:bidi="ar-SA"/></w:rPr><w:delText>x</w:delText></w:r></w:del></w:p></w:tc><w:tc><w:tcPr><w:tcW w:w="311" w:type="dxa"/><w:tcBorders></w:tcBorders></w:tcPr><w:p><w:pPr><w:pStyle w:val="Tabla65"/><w:widowControl/><w:jc w:val="left"/><w:rPr><w:kern w:val="0"/><w:szCs w:val="24"/><w:lang w:val="es-CO" w:eastAsia="en-US" w:bidi="ar-SA"/><w:del w:id="16058" w:author="Unknown Author" w:date="2026-10-30T04:17:53Z"></w:del></w:rPr></w:pPr><w:del w:id="16057" w:author="Unknown Author" w:date="2026-10-30T04:17:53Z"><w:r><w:rPr><w:kern w:val="0"/><w:szCs w:val="24"/><w:lang w:val="es-CO" w:eastAsia="en-US" w:bidi="ar-SA"/></w:rPr><w:delText>x</w:delText></w:r></w:del></w:p></w:tc><w:tc><w:tcPr><w:tcW w:w="310" w:type="dxa"/><w:tcBorders></w:tcBorders></w:tcPr><w:p><w:pPr><w:pStyle w:val="Tabla65"/><w:widowControl/><w:jc w:val="left"/><w:rPr><w:kern w:val="0"/><w:szCs w:val="24"/><w:lang w:val="es-CO" w:eastAsia="en-US" w:bidi="ar-SA"/><w:del w:id="16060" w:author="Unknown Author" w:date="2026-10-30T04:17:53Z"></w:del></w:rPr></w:pPr><w:del w:id="16059" w:author="Unknown Author" w:date="2026-10-30T04:17:53Z"><w:r><w:rPr><w:kern w:val="0"/><w:szCs w:val="24"/><w:lang w:val="es-CO" w:eastAsia="en-US" w:bidi="ar-SA"/></w:rPr><w:delText>x</w:delText></w:r></w:del></w:p></w:tc><w:tc><w:tcPr><w:tcW w:w="309" w:type="dxa"/><w:tcBorders></w:tcBorders></w:tcPr><w:p><w:pPr><w:pStyle w:val="Tabla65"/><w:widowControl/><w:rPr><w:kern w:val="0"/><w:szCs w:val="24"/><w:lang w:val="es-CO" w:eastAsia="en-US" w:bidi="ar-SA"/><w:del w:id="16062" w:author="Unknown Author" w:date="2026-10-30T04:17:53Z"></w:del></w:rPr></w:pPr><w:del w:id="16061" w:author="Unknown Author" w:date="2026-10-30T04:17:53Z"><w:r><w:rPr><w:kern w:val="0"/><w:szCs w:val="24"/><w:lang w:val="es-CO" w:eastAsia="en-US" w:bidi="ar-SA"/></w:rPr></w:r></w:del></w:p></w:tc><w:tc><w:tcPr><w:tcW w:w="311" w:type="dxa"/><w:tcBorders></w:tcBorders></w:tcPr><w:p><w:pPr><w:pStyle w:val="Tabla65"/><w:widowControl/><w:rPr><w:kern w:val="0"/><w:szCs w:val="24"/><w:lang w:val="es-CO" w:eastAsia="en-US" w:bidi="ar-SA"/><w:del w:id="16064" w:author="Unknown Author" w:date="2026-10-30T04:17:53Z"></w:del></w:rPr></w:pPr><w:del w:id="16063"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6066" w:author="Unknown Author" w:date="2026-10-30T04:17:53Z"></w:del></w:rPr></w:pPr><w:del w:id="16065"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6068" w:author="Unknown Author" w:date="2026-10-30T04:17:53Z"></w:del></w:rPr></w:pPr><w:del w:id="16067"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6070" w:author="Unknown Author" w:date="2026-10-30T04:17:53Z"></w:del></w:rPr></w:pPr><w:del w:id="16069" w:author="Unknown Author" w:date="2026-10-30T04:17:53Z"><w:r><w:rPr><w:kern w:val="0"/><w:szCs w:val="24"/><w:lang w:val="es-CO" w:eastAsia="en-US" w:bidi="ar-SA"/></w:rPr></w:r></w:del></w:p></w:tc><w:tc><w:tcPr><w:tcW w:w="311" w:type="dxa"/><w:tcBorders></w:tcBorders></w:tcPr><w:p><w:pPr><w:pStyle w:val="Tabla65"/><w:widowControl/><w:rPr><w:kern w:val="0"/><w:szCs w:val="24"/><w:lang w:val="es-CO" w:eastAsia="en-US" w:bidi="ar-SA"/><w:del w:id="16072" w:author="Unknown Author" w:date="2026-10-30T04:17:53Z"></w:del></w:rPr></w:pPr><w:del w:id="16071"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6074" w:author="Unknown Author" w:date="2026-10-30T04:17:53Z"></w:del></w:rPr></w:pPr><w:del w:id="16073"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6076" w:author="Unknown Author" w:date="2026-10-30T04:17:53Z"></w:del></w:rPr></w:pPr><w:del w:id="16075"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6078" w:author="Unknown Author" w:date="2026-10-30T04:17:53Z"></w:del></w:rPr></w:pPr><w:del w:id="16077" w:author="Unknown Author" w:date="2026-10-30T04:17:53Z"><w:r><w:rPr><w:kern w:val="0"/><w:szCs w:val="24"/><w:lang w:val="es-CO" w:eastAsia="en-US" w:bidi="ar-SA"/></w:rPr></w:r></w:del></w:p></w:tc></w:tr><w:tr><w:trPr><w:del w:id="16079" w:author="Unknown Author" w:date="2026-10-30T04:17:53Z"/><w:cantSplit w:val="true"/></w:trPr><w:tc><w:tcPr><w:tcW w:w="899" w:type="dxa"/><w:tcBorders></w:tcBorders><w:shd w:color="auto" w:fill="F7F7F7" w:val="clear"/></w:tcPr><w:p><w:pPr><w:pStyle w:val="Tabla65"/><w:widowControl/><w:rPr><w:kern w:val="0"/><w:szCs w:val="24"/><w:lang w:val="es-CO" w:eastAsia="en-US" w:bidi="ar-SA"/><w:del w:id="16081" w:author="Unknown Author" w:date="2026-10-30T04:17:53Z"></w:del></w:rPr></w:pPr><w:del w:id="16080" w:author="Unknown Author" w:date="2026-10-30T04:17:53Z"><w:r><w:rPr><w:kern w:val="0"/><w:szCs w:val="24"/><w:lang w:val="es-CO" w:eastAsia="en-US" w:bidi="ar-SA"/></w:rPr></w:r></w:del></w:p></w:tc><w:tc><w:tcPr><w:tcW w:w="1700" w:type="dxa"/><w:tcBorders></w:tcBorders><w:shd w:color="auto" w:fill="F7F7F7" w:val="clear"/></w:tcPr><w:p><w:pPr><w:pStyle w:val="Tabla65"/><w:widowControl/><w:rPr><w:kern w:val="0"/><w:szCs w:val="24"/><w:lang w:val="es-CO" w:eastAsia="en-US" w:bidi="ar-SA"/><w:del w:id="16083" w:author="Unknown Author" w:date="2026-10-30T04:17:53Z"></w:del></w:rPr></w:pPr><w:del w:id="16082" w:author="Unknown Author" w:date="2026-10-30T04:17:53Z"><w:r><w:rPr><w:kern w:val="0"/><w:szCs w:val="24"/><w:lang w:val="es-CO" w:eastAsia="en-US" w:bidi="ar-SA"/></w:rPr></w:r></w:del></w:p></w:tc><w:tc><w:tcPr><w:tcW w:w="3515" w:type="dxa"/><w:tcBorders></w:tcBorders><w:shd w:color="auto" w:fill="F7F7F7" w:val="clear"/></w:tcPr><w:p><w:pPr><w:pStyle w:val="Tabla65"/><w:widowControl/><w:jc w:val="left"/><w:rPr><w:kern w:val="0"/><w:szCs w:val="24"/><w:lang w:val="es-CO" w:eastAsia="en-US" w:bidi="ar-SA"/><w:del w:id="16085" w:author="Unknown Author" w:date="2026-10-30T04:17:53Z"></w:del></w:rPr></w:pPr><w:del w:id="16084" w:author="Unknown Author" w:date="2026-10-30T04:17:53Z"><w:r><w:rPr><w:kern w:val="0"/><w:szCs w:val="24"/><w:lang w:val="es-CO" w:eastAsia="en-US" w:bidi="ar-SA"/></w:rPr><w:delText>2.4 Instalar el tramo 3</w:delText></w:r></w:del></w:p></w:tc><w:tc><w:tcPr><w:tcW w:w="310" w:type="dxa"/><w:tcBorders></w:tcBorders><w:shd w:color="auto" w:fill="F7F7F7" w:val="clear"/></w:tcPr><w:p><w:pPr><w:pStyle w:val="Tabla65"/><w:widowControl/><w:rPr><w:kern w:val="0"/><w:szCs w:val="24"/><w:lang w:val="es-CO" w:eastAsia="en-US" w:bidi="ar-SA"/><w:del w:id="16087" w:author="Unknown Author" w:date="2026-10-30T04:17:53Z"></w:del></w:rPr></w:pPr><w:del w:id="16086" w:author="Unknown Author" w:date="2026-10-30T04:17:53Z"><w:r><w:rPr><w:kern w:val="0"/><w:szCs w:val="24"/><w:lang w:val="es-CO" w:eastAsia="en-US" w:bidi="ar-SA"/></w:rPr></w:r></w:del></w:p></w:tc><w:tc><w:tcPr><w:tcW w:w="309" w:type="dxa"/><w:tcBorders></w:tcBorders><w:shd w:color="auto" w:fill="F7F7F7" w:val="clear"/></w:tcPr><w:p><w:pPr><w:pStyle w:val="Tabla65"/><w:widowControl/><w:rPr><w:kern w:val="0"/><w:szCs w:val="24"/><w:lang w:val="es-CO" w:eastAsia="en-US" w:bidi="ar-SA"/><w:del w:id="16089" w:author="Unknown Author" w:date="2026-10-30T04:17:53Z"></w:del></w:rPr></w:pPr><w:del w:id="16088" w:author="Unknown Author" w:date="2026-10-30T04:17:53Z"><w:r><w:rPr><w:kern w:val="0"/><w:szCs w:val="24"/><w:lang w:val="es-CO" w:eastAsia="en-US" w:bidi="ar-SA"/></w:rPr></w:r></w:del></w:p></w:tc><w:tc><w:tcPr><w:tcW w:w="311" w:type="dxa"/><w:tcBorders></w:tcBorders><w:shd w:color="auto" w:fill="F7F7F7" w:val="clear"/></w:tcPr><w:p><w:pPr><w:pStyle w:val="Tabla65"/><w:widowControl/><w:rPr><w:kern w:val="0"/><w:szCs w:val="24"/><w:lang w:val="es-CO" w:eastAsia="en-US" w:bidi="ar-SA"/><w:del w:id="16091" w:author="Unknown Author" w:date="2026-10-30T04:17:53Z"></w:del></w:rPr></w:pPr><w:del w:id="16090"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6093" w:author="Unknown Author" w:date="2026-10-30T04:17:53Z"></w:del></w:rPr></w:pPr><w:del w:id="16092" w:author="Unknown Author" w:date="2026-10-30T04:17:53Z"><w:r><w:rPr><w:kern w:val="0"/><w:szCs w:val="24"/><w:lang w:val="es-CO" w:eastAsia="en-US" w:bidi="ar-SA"/></w:rPr></w:r></w:del></w:p></w:tc><w:tc><w:tcPr><w:tcW w:w="309" w:type="dxa"/><w:tcBorders></w:tcBorders><w:shd w:color="auto" w:fill="F7F7F7" w:val="clear"/></w:tcPr><w:p><w:pPr><w:pStyle w:val="Tabla65"/><w:widowControl/><w:rPr><w:kern w:val="0"/><w:szCs w:val="24"/><w:lang w:val="es-CO" w:eastAsia="en-US" w:bidi="ar-SA"/><w:del w:id="16095" w:author="Unknown Author" w:date="2026-10-30T04:17:53Z"></w:del></w:rPr></w:pPr><w:del w:id="16094"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6097" w:author="Unknown Author" w:date="2026-10-30T04:17:53Z"></w:del></w:rPr></w:pPr><w:del w:id="16096" w:author="Unknown Author" w:date="2026-10-30T04:17:53Z"><w:r><w:rPr><w:kern w:val="0"/><w:szCs w:val="24"/><w:lang w:val="es-CO" w:eastAsia="en-US" w:bidi="ar-SA"/></w:rPr></w:r></w:del></w:p></w:tc><w:tc><w:tcPr><w:tcW w:w="311" w:type="dxa"/><w:tcBorders></w:tcBorders><w:shd w:color="auto" w:fill="F7F7F7" w:val="clear"/></w:tcPr><w:p><w:pPr><w:pStyle w:val="Tabla65"/><w:widowControl/><w:rPr><w:kern w:val="0"/><w:szCs w:val="24"/><w:lang w:val="es-CO" w:eastAsia="en-US" w:bidi="ar-SA"/><w:del w:id="16099" w:author="Unknown Author" w:date="2026-10-30T04:17:53Z"></w:del></w:rPr></w:pPr><w:del w:id="16098"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6101" w:author="Unknown Author" w:date="2026-10-30T04:17:53Z"></w:del></w:rPr></w:pPr><w:del w:id="16100" w:author="Unknown Author" w:date="2026-10-30T04:17:53Z"><w:r><w:rPr><w:kern w:val="0"/><w:szCs w:val="24"/><w:lang w:val="es-CO" w:eastAsia="en-US" w:bidi="ar-SA"/></w:rPr></w:r></w:del></w:p></w:tc><w:tc><w:tcPr><w:tcW w:w="309" w:type="dxa"/><w:tcBorders></w:tcBorders><w:shd w:color="auto" w:fill="F7F7F7" w:val="clear"/></w:tcPr><w:p><w:pPr><w:pStyle w:val="Tabla65"/><w:widowControl/><w:rPr><w:kern w:val="0"/><w:szCs w:val="24"/><w:lang w:val="es-CO" w:eastAsia="en-US" w:bidi="ar-SA"/><w:del w:id="16103" w:author="Unknown Author" w:date="2026-10-30T04:17:53Z"></w:del></w:rPr></w:pPr><w:del w:id="16102" w:author="Unknown Author" w:date="2026-10-30T04:17:53Z"><w:r><w:rPr><w:kern w:val="0"/><w:szCs w:val="24"/><w:lang w:val="es-CO" w:eastAsia="en-US" w:bidi="ar-SA"/></w:rPr></w:r></w:del></w:p></w:tc><w:tc><w:tcPr><w:tcW w:w="311" w:type="dxa"/><w:tcBorders></w:tcBorders><w:shd w:color="auto" w:fill="F7F7F7" w:val="clear"/></w:tcPr><w:p><w:pPr><w:pStyle w:val="Tabla65"/><w:widowControl/><w:rPr><w:kern w:val="0"/><w:szCs w:val="24"/><w:lang w:val="es-CO" w:eastAsia="en-US" w:bidi="ar-SA"/><w:del w:id="16105" w:author="Unknown Author" w:date="2026-10-30T04:17:53Z"></w:del></w:rPr></w:pPr><w:del w:id="16104"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6107" w:author="Unknown Author" w:date="2026-10-30T04:17:53Z"></w:del></w:rPr></w:pPr><w:del w:id="16106" w:author="Unknown Author" w:date="2026-10-30T04:17:53Z"><w:r><w:rPr><w:kern w:val="0"/><w:szCs w:val="24"/><w:lang w:val="es-CO" w:eastAsia="en-US" w:bidi="ar-SA"/></w:rPr></w:r></w:del></w:p></w:tc><w:tc><w:tcPr><w:tcW w:w="309" w:type="dxa"/><w:tcBorders></w:tcBorders><w:shd w:color="auto" w:fill="F7F7F7" w:val="clear"/></w:tcPr><w:p><w:pPr><w:pStyle w:val="Tabla65"/><w:widowControl/><w:rPr><w:kern w:val="0"/><w:szCs w:val="24"/><w:lang w:val="es-CO" w:eastAsia="en-US" w:bidi="ar-SA"/><w:del w:id="16109" w:author="Unknown Author" w:date="2026-10-30T04:17:53Z"></w:del></w:rPr></w:pPr><w:del w:id="16108"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6111" w:author="Unknown Author" w:date="2026-10-30T04:17:53Z"></w:del></w:rPr></w:pPr><w:del w:id="16110" w:author="Unknown Author" w:date="2026-10-30T04:17:53Z"><w:r><w:rPr><w:kern w:val="0"/><w:szCs w:val="24"/><w:lang w:val="es-CO" w:eastAsia="en-US" w:bidi="ar-SA"/></w:rPr></w:r></w:del></w:p></w:tc><w:tc><w:tcPr><w:tcW w:w="311" w:type="dxa"/><w:tcBorders></w:tcBorders><w:shd w:color="auto" w:fill="F7F7F7" w:val="clear"/></w:tcPr><w:p><w:pPr><w:pStyle w:val="Tabla65"/><w:widowControl/><w:rPr><w:kern w:val="0"/><w:szCs w:val="24"/><w:lang w:val="es-CO" w:eastAsia="en-US" w:bidi="ar-SA"/><w:del w:id="16113" w:author="Unknown Author" w:date="2026-10-30T04:17:53Z"></w:del></w:rPr></w:pPr><w:del w:id="16112"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6115" w:author="Unknown Author" w:date="2026-10-30T04:17:53Z"></w:del></w:rPr></w:pPr><w:del w:id="16114" w:author="Unknown Author" w:date="2026-10-30T04:17:53Z"><w:r><w:rPr><w:kern w:val="0"/><w:szCs w:val="24"/><w:lang w:val="es-CO" w:eastAsia="en-US" w:bidi="ar-SA"/></w:rPr></w:r></w:del></w:p></w:tc><w:tc><w:tcPr><w:tcW w:w="309" w:type="dxa"/><w:tcBorders></w:tcBorders><w:shd w:color="auto" w:fill="F7F7F7" w:val="clear"/></w:tcPr><w:p><w:pPr><w:pStyle w:val="Tabla65"/><w:widowControl/><w:rPr><w:kern w:val="0"/><w:szCs w:val="24"/><w:lang w:val="es-CO" w:eastAsia="en-US" w:bidi="ar-SA"/><w:del w:id="16117" w:author="Unknown Author" w:date="2026-10-30T04:17:53Z"></w:del></w:rPr></w:pPr><w:del w:id="16116" w:author="Unknown Author" w:date="2026-10-30T04:17:53Z"><w:r><w:rPr><w:kern w:val="0"/><w:szCs w:val="24"/><w:lang w:val="es-CO" w:eastAsia="en-US" w:bidi="ar-SA"/></w:rPr></w:r></w:del></w:p></w:tc><w:tc><w:tcPr><w:tcW w:w="311" w:type="dxa"/><w:tcBorders></w:tcBorders><w:shd w:color="auto" w:fill="F7F7F7" w:val="clear"/></w:tcPr><w:p><w:pPr><w:pStyle w:val="Tabla65"/><w:widowControl/><w:jc w:val="left"/><w:rPr><w:kern w:val="0"/><w:szCs w:val="24"/><w:lang w:val="es-CO" w:eastAsia="en-US" w:bidi="ar-SA"/><w:del w:id="16119" w:author="Unknown Author" w:date="2026-10-30T04:17:53Z"></w:del></w:rPr></w:pPr><w:del w:id="16118" w:author="Unknown Author" w:date="2026-10-30T04:17:53Z"><w:r><w:rPr><w:kern w:val="0"/><w:szCs w:val="24"/><w:lang w:val="es-CO" w:eastAsia="en-US" w:bidi="ar-SA"/></w:rPr><w:delText>x</w:delText></w:r></w:del></w:p></w:tc><w:tc><w:tcPr><w:tcW w:w="310" w:type="dxa"/><w:tcBorders></w:tcBorders><w:shd w:color="auto" w:fill="F7F7F7" w:val="clear"/></w:tcPr><w:p><w:pPr><w:pStyle w:val="Tabla65"/><w:widowControl/><w:jc w:val="left"/><w:rPr><w:kern w:val="0"/><w:szCs w:val="24"/><w:lang w:val="es-CO" w:eastAsia="en-US" w:bidi="ar-SA"/><w:del w:id="16121" w:author="Unknown Author" w:date="2026-10-30T04:17:53Z"></w:del></w:rPr></w:pPr><w:del w:id="16120" w:author="Unknown Author" w:date="2026-10-30T04:17:53Z"><w:r><w:rPr><w:kern w:val="0"/><w:szCs w:val="24"/><w:lang w:val="es-CO" w:eastAsia="en-US" w:bidi="ar-SA"/></w:rPr><w:delText>x</w:delText></w:r></w:del></w:p></w:tc><w:tc><w:tcPr><w:tcW w:w="309" w:type="dxa"/><w:tcBorders></w:tcBorders><w:shd w:color="auto" w:fill="F7F7F7" w:val="clear"/></w:tcPr><w:p><w:pPr><w:pStyle w:val="Tabla65"/><w:widowControl/><w:jc w:val="left"/><w:rPr><w:kern w:val="0"/><w:szCs w:val="24"/><w:lang w:val="es-CO" w:eastAsia="en-US" w:bidi="ar-SA"/><w:del w:id="16123" w:author="Unknown Author" w:date="2026-10-30T04:17:53Z"></w:del></w:rPr></w:pPr><w:del w:id="16122" w:author="Unknown Author" w:date="2026-10-30T04:17:53Z"><w:r><w:rPr><w:kern w:val="0"/><w:szCs w:val="24"/><w:lang w:val="es-CO" w:eastAsia="en-US" w:bidi="ar-SA"/></w:rPr><w:delText>x</w:delText></w:r></w:del></w:p></w:tc><w:tc><w:tcPr><w:tcW w:w="310" w:type="dxa"/><w:tcBorders></w:tcBorders><w:shd w:color="auto" w:fill="F7F7F7" w:val="clear"/></w:tcPr><w:p><w:pPr><w:pStyle w:val="Tabla65"/><w:widowControl/><w:rPr><w:kern w:val="0"/><w:szCs w:val="24"/><w:lang w:val="es-CO" w:eastAsia="en-US" w:bidi="ar-SA"/><w:del w:id="16125" w:author="Unknown Author" w:date="2026-10-30T04:17:53Z"></w:del></w:rPr></w:pPr><w:del w:id="16124" w:author="Unknown Author" w:date="2026-10-30T04:17:53Z"><w:r><w:rPr><w:kern w:val="0"/><w:szCs w:val="24"/><w:lang w:val="es-CO" w:eastAsia="en-US" w:bidi="ar-SA"/></w:rPr></w:r></w:del></w:p></w:tc><w:tc><w:tcPr><w:tcW w:w="311" w:type="dxa"/><w:tcBorders></w:tcBorders><w:shd w:color="auto" w:fill="F7F7F7" w:val="clear"/></w:tcPr><w:p><w:pPr><w:pStyle w:val="Tabla65"/><w:widowControl/><w:rPr><w:kern w:val="0"/><w:szCs w:val="24"/><w:lang w:val="es-CO" w:eastAsia="en-US" w:bidi="ar-SA"/><w:del w:id="16127" w:author="Unknown Author" w:date="2026-10-30T04:17:53Z"></w:del></w:rPr></w:pPr><w:del w:id="16126"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6129" w:author="Unknown Author" w:date="2026-10-30T04:17:53Z"></w:del></w:rPr></w:pPr><w:del w:id="16128" w:author="Unknown Author" w:date="2026-10-30T04:17:53Z"><w:r><w:rPr><w:kern w:val="0"/><w:szCs w:val="24"/><w:lang w:val="es-CO" w:eastAsia="en-US" w:bidi="ar-SA"/></w:rPr></w:r></w:del></w:p></w:tc><w:tc><w:tcPr><w:tcW w:w="309" w:type="dxa"/><w:tcBorders></w:tcBorders><w:shd w:color="auto" w:fill="F7F7F7" w:val="clear"/></w:tcPr><w:p><w:pPr><w:pStyle w:val="Tabla65"/><w:widowControl/><w:rPr><w:kern w:val="0"/><w:szCs w:val="24"/><w:lang w:val="es-CO" w:eastAsia="en-US" w:bidi="ar-SA"/><w:del w:id="16131" w:author="Unknown Author" w:date="2026-10-30T04:17:53Z"></w:del></w:rPr></w:pPr><w:del w:id="16130" w:author="Unknown Author" w:date="2026-10-30T04:17:53Z"><w:r><w:rPr><w:kern w:val="0"/><w:szCs w:val="24"/><w:lang w:val="es-CO" w:eastAsia="en-US" w:bidi="ar-SA"/></w:rPr></w:r></w:del></w:p></w:tc><w:tc><w:tcPr><w:tcW w:w="309" w:type="dxa"/><w:tcBorders></w:tcBorders><w:shd w:color="auto" w:fill="F7F7F7" w:val="clear"/></w:tcPr><w:p><w:pPr><w:pStyle w:val="Tabla65"/><w:widowControl/><w:rPr><w:kern w:val="0"/><w:szCs w:val="24"/><w:lang w:val="es-CO" w:eastAsia="en-US" w:bidi="ar-SA"/><w:del w:id="16133" w:author="Unknown Author" w:date="2026-10-30T04:17:53Z"></w:del></w:rPr></w:pPr><w:del w:id="16132" w:author="Unknown Author" w:date="2026-10-30T04:17:53Z"><w:r><w:rPr><w:kern w:val="0"/><w:szCs w:val="24"/><w:lang w:val="es-CO" w:eastAsia="en-US" w:bidi="ar-SA"/></w:rPr></w:r></w:del></w:p></w:tc></w:tr><w:tr><w:trPr><w:del w:id="16134" w:author="Unknown Author" w:date="2026-10-30T04:17:53Z"/><w:cantSplit w:val="true"/></w:trPr><w:tc><w:tcPr><w:tcW w:w="899" w:type="dxa"/><w:tcBorders></w:tcBorders></w:tcPr><w:p><w:pPr><w:pStyle w:val="Tabla65"/><w:widowControl/><w:rPr><w:kern w:val="0"/><w:szCs w:val="24"/><w:lang w:val="es-CO" w:eastAsia="en-US" w:bidi="ar-SA"/><w:del w:id="16136" w:author="Unknown Author" w:date="2026-10-30T04:17:53Z"></w:del></w:rPr></w:pPr><w:del w:id="16135" w:author="Unknown Author" w:date="2026-10-30T04:17:53Z"><w:r><w:rPr><w:kern w:val="0"/><w:szCs w:val="24"/><w:lang w:val="es-CO" w:eastAsia="en-US" w:bidi="ar-SA"/></w:rPr></w:r></w:del></w:p></w:tc><w:tc><w:tcPr><w:tcW w:w="1700" w:type="dxa"/><w:tcBorders></w:tcBorders></w:tcPr><w:p><w:pPr><w:pStyle w:val="Tabla65"/><w:widowControl/><w:rPr><w:kern w:val="0"/><w:szCs w:val="24"/><w:lang w:val="es-CO" w:eastAsia="en-US" w:bidi="ar-SA"/><w:del w:id="16138" w:author="Unknown Author" w:date="2026-10-30T04:17:53Z"></w:del></w:rPr></w:pPr><w:del w:id="16137" w:author="Unknown Author" w:date="2026-10-30T04:17:53Z"><w:r><w:rPr><w:kern w:val="0"/><w:szCs w:val="24"/><w:lang w:val="es-CO" w:eastAsia="en-US" w:bidi="ar-SA"/></w:rPr></w:r></w:del></w:p></w:tc><w:tc><w:tcPr><w:tcW w:w="3515" w:type="dxa"/><w:tcBorders></w:tcBorders></w:tcPr><w:p><w:pPr><w:pStyle w:val="Tabla65"/><w:widowControl/><w:jc w:val="left"/><w:rPr><w:kern w:val="0"/><w:szCs w:val="24"/><w:lang w:val="es-CO" w:eastAsia="en-US" w:bidi="ar-SA"/><w:del w:id="16140" w:author="Unknown Author" w:date="2026-10-30T04:17:53Z"></w:del></w:rPr></w:pPr><w:del w:id="16139" w:author="Unknown Author" w:date="2026-10-30T04:17:53Z"><w:r><w:rPr><w:kern w:val="0"/><w:szCs w:val="24"/><w:lang w:val="es-CO" w:eastAsia="en-US" w:bidi="ar-SA"/></w:rPr><w:delText>2.5 Diseñar el laboratorio de modelación y el inventario de emisión de demolición</w:delText></w:r></w:del></w:p></w:tc><w:tc><w:tcPr><w:tcW w:w="310" w:type="dxa"/><w:tcBorders></w:tcBorders></w:tcPr><w:p><w:pPr><w:pStyle w:val="Tabla65"/><w:widowControl/><w:rPr><w:kern w:val="0"/><w:szCs w:val="24"/><w:lang w:val="es-CO" w:eastAsia="en-US" w:bidi="ar-SA"/><w:del w:id="16142" w:author="Unknown Author" w:date="2026-10-30T04:17:53Z"></w:del></w:rPr></w:pPr><w:del w:id="16141" w:author="Unknown Author" w:date="2026-10-30T04:17:53Z"><w:r><w:rPr><w:kern w:val="0"/><w:szCs w:val="24"/><w:lang w:val="es-CO" w:eastAsia="en-US" w:bidi="ar-SA"/></w:rPr></w:r></w:del></w:p></w:tc><w:tc><w:tcPr><w:tcW w:w="309" w:type="dxa"/><w:tcBorders></w:tcBorders></w:tcPr><w:p><w:pPr><w:pStyle w:val="Tabla65"/><w:widowControl/><w:jc w:val="left"/><w:rPr><w:kern w:val="0"/><w:szCs w:val="24"/><w:lang w:val="es-CO" w:eastAsia="en-US" w:bidi="ar-SA"/><w:del w:id="16144" w:author="Unknown Author" w:date="2026-10-30T04:17:53Z"></w:del></w:rPr></w:pPr><w:del w:id="16143" w:author="Unknown Author" w:date="2026-10-30T04:17:53Z"><w:r><w:rPr><w:kern w:val="0"/><w:szCs w:val="24"/><w:lang w:val="es-CO" w:eastAsia="en-US" w:bidi="ar-SA"/></w:rPr><w:delText>x</w:delText></w:r></w:del></w:p></w:tc><w:tc><w:tcPr><w:tcW w:w="311" w:type="dxa"/><w:tcBorders></w:tcBorders></w:tcPr><w:p><w:pPr><w:pStyle w:val="Tabla65"/><w:widowControl/><w:jc w:val="left"/><w:rPr><w:kern w:val="0"/><w:szCs w:val="24"/><w:lang w:val="es-CO" w:eastAsia="en-US" w:bidi="ar-SA"/><w:del w:id="16146" w:author="Unknown Author" w:date="2026-10-30T04:17:53Z"></w:del></w:rPr></w:pPr><w:del w:id="16145" w:author="Unknown Author" w:date="2026-10-30T04:17:53Z"><w:r><w:rPr><w:kern w:val="0"/><w:szCs w:val="24"/><w:lang w:val="es-CO" w:eastAsia="en-US" w:bidi="ar-SA"/></w:rPr><w:delText>x</w:delText></w:r></w:del></w:p></w:tc><w:tc><w:tcPr><w:tcW w:w="310" w:type="dxa"/><w:tcBorders></w:tcBorders></w:tcPr><w:p><w:pPr><w:pStyle w:val="Tabla65"/><w:widowControl/><w:jc w:val="left"/><w:rPr><w:kern w:val="0"/><w:szCs w:val="24"/><w:lang w:val="es-CO" w:eastAsia="en-US" w:bidi="ar-SA"/><w:del w:id="16148" w:author="Unknown Author" w:date="2026-10-30T04:17:53Z"></w:del></w:rPr></w:pPr><w:del w:id="16147" w:author="Unknown Author" w:date="2026-10-30T04:17:53Z"><w:r><w:rPr><w:kern w:val="0"/><w:szCs w:val="24"/><w:lang w:val="es-CO" w:eastAsia="en-US" w:bidi="ar-SA"/></w:rPr><w:delText>x</w:delText></w:r></w:del></w:p></w:tc><w:tc><w:tcPr><w:tcW w:w="309" w:type="dxa"/><w:tcBorders></w:tcBorders></w:tcPr><w:p><w:pPr><w:pStyle w:val="Tabla65"/><w:widowControl/><w:jc w:val="left"/><w:rPr><w:kern w:val="0"/><w:szCs w:val="24"/><w:lang w:val="es-CO" w:eastAsia="en-US" w:bidi="ar-SA"/><w:del w:id="16150" w:author="Unknown Author" w:date="2026-10-30T04:17:53Z"></w:del></w:rPr></w:pPr><w:del w:id="16149" w:author="Unknown Author" w:date="2026-10-30T04:17:53Z"><w:r><w:rPr><w:kern w:val="0"/><w:szCs w:val="24"/><w:lang w:val="es-CO" w:eastAsia="en-US" w:bidi="ar-SA"/></w:rPr><w:delText>x</w:delText></w:r></w:del></w:p></w:tc><w:tc><w:tcPr><w:tcW w:w="310" w:type="dxa"/><w:tcBorders></w:tcBorders></w:tcPr><w:p><w:pPr><w:pStyle w:val="Tabla65"/><w:widowControl/><w:jc w:val="left"/><w:rPr><w:kern w:val="0"/><w:szCs w:val="24"/><w:lang w:val="es-CO" w:eastAsia="en-US" w:bidi="ar-SA"/><w:del w:id="16152" w:author="Unknown Author" w:date="2026-10-30T04:17:53Z"></w:del></w:rPr></w:pPr><w:del w:id="16151" w:author="Unknown Author" w:date="2026-10-30T04:17:53Z"><w:r><w:rPr><w:kern w:val="0"/><w:szCs w:val="24"/><w:lang w:val="es-CO" w:eastAsia="en-US" w:bidi="ar-SA"/></w:rPr><w:delText>x</w:delText></w:r></w:del></w:p></w:tc><w:tc><w:tcPr><w:tcW w:w="311" w:type="dxa"/><w:tcBorders></w:tcBorders></w:tcPr><w:p><w:pPr><w:pStyle w:val="Tabla65"/><w:widowControl/><w:rPr><w:kern w:val="0"/><w:szCs w:val="24"/><w:lang w:val="es-CO" w:eastAsia="en-US" w:bidi="ar-SA"/><w:del w:id="16154" w:author="Unknown Author" w:date="2026-10-30T04:17:53Z"></w:del></w:rPr></w:pPr><w:del w:id="16153"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6156" w:author="Unknown Author" w:date="2026-10-30T04:17:53Z"></w:del></w:rPr></w:pPr><w:del w:id="16155"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6158" w:author="Unknown Author" w:date="2026-10-30T04:17:53Z"></w:del></w:rPr></w:pPr><w:del w:id="16157" w:author="Unknown Author" w:date="2026-10-30T04:17:53Z"><w:r><w:rPr><w:kern w:val="0"/><w:szCs w:val="24"/><w:lang w:val="es-CO" w:eastAsia="en-US" w:bidi="ar-SA"/></w:rPr></w:r></w:del></w:p></w:tc><w:tc><w:tcPr><w:tcW w:w="311" w:type="dxa"/><w:tcBorders></w:tcBorders></w:tcPr><w:p><w:pPr><w:pStyle w:val="Tabla65"/><w:widowControl/><w:rPr><w:kern w:val="0"/><w:szCs w:val="24"/><w:lang w:val="es-CO" w:eastAsia="en-US" w:bidi="ar-SA"/><w:del w:id="16160" w:author="Unknown Author" w:date="2026-10-30T04:17:53Z"></w:del></w:rPr></w:pPr><w:del w:id="16159"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6162" w:author="Unknown Author" w:date="2026-10-30T04:17:53Z"></w:del></w:rPr></w:pPr><w:del w:id="16161"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6164" w:author="Unknown Author" w:date="2026-10-30T04:17:53Z"></w:del></w:rPr></w:pPr><w:del w:id="16163"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6166" w:author="Unknown Author" w:date="2026-10-30T04:17:53Z"></w:del></w:rPr></w:pPr><w:del w:id="16165" w:author="Unknown Author" w:date="2026-10-30T04:17:53Z"><w:r><w:rPr><w:kern w:val="0"/><w:szCs w:val="24"/><w:lang w:val="es-CO" w:eastAsia="en-US" w:bidi="ar-SA"/></w:rPr></w:r></w:del></w:p></w:tc><w:tc><w:tcPr><w:tcW w:w="311" w:type="dxa"/><w:tcBorders></w:tcBorders></w:tcPr><w:p><w:pPr><w:pStyle w:val="Tabla65"/><w:widowControl/><w:rPr><w:kern w:val="0"/><w:szCs w:val="24"/><w:lang w:val="es-CO" w:eastAsia="en-US" w:bidi="ar-SA"/><w:del w:id="16168" w:author="Unknown Author" w:date="2026-10-30T04:17:53Z"></w:del></w:rPr></w:pPr><w:del w:id="16167"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6170" w:author="Unknown Author" w:date="2026-10-30T04:17:53Z"></w:del></w:rPr></w:pPr><w:del w:id="16169"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6172" w:author="Unknown Author" w:date="2026-10-30T04:17:53Z"></w:del></w:rPr></w:pPr><w:del w:id="16171" w:author="Unknown Author" w:date="2026-10-30T04:17:53Z"><w:r><w:rPr><w:kern w:val="0"/><w:szCs w:val="24"/><w:lang w:val="es-CO" w:eastAsia="en-US" w:bidi="ar-SA"/></w:rPr></w:r></w:del></w:p></w:tc><w:tc><w:tcPr><w:tcW w:w="311" w:type="dxa"/><w:tcBorders></w:tcBorders></w:tcPr><w:p><w:pPr><w:pStyle w:val="Tabla65"/><w:widowControl/><w:rPr><w:kern w:val="0"/><w:szCs w:val="24"/><w:lang w:val="es-CO" w:eastAsia="en-US" w:bidi="ar-SA"/><w:del w:id="16174" w:author="Unknown Author" w:date="2026-10-30T04:17:53Z"></w:del></w:rPr></w:pPr><w:del w:id="16173"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6176" w:author="Unknown Author" w:date="2026-10-30T04:17:53Z"></w:del></w:rPr></w:pPr><w:del w:id="16175"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6178" w:author="Unknown Author" w:date="2026-10-30T04:17:53Z"></w:del></w:rPr></w:pPr><w:del w:id="16177"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6180" w:author="Unknown Author" w:date="2026-10-30T04:17:53Z"></w:del></w:rPr></w:pPr><w:del w:id="16179" w:author="Unknown Author" w:date="2026-10-30T04:17:53Z"><w:r><w:rPr><w:kern w:val="0"/><w:szCs w:val="24"/><w:lang w:val="es-CO" w:eastAsia="en-US" w:bidi="ar-SA"/></w:rPr></w:r></w:del></w:p></w:tc><w:tc><w:tcPr><w:tcW w:w="311" w:type="dxa"/><w:tcBorders></w:tcBorders></w:tcPr><w:p><w:pPr><w:pStyle w:val="Tabla65"/><w:widowControl/><w:rPr><w:kern w:val="0"/><w:szCs w:val="24"/><w:lang w:val="es-CO" w:eastAsia="en-US" w:bidi="ar-SA"/><w:del w:id="16182" w:author="Unknown Author" w:date="2026-10-30T04:17:53Z"></w:del></w:rPr></w:pPr><w:del w:id="16181"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6184" w:author="Unknown Author" w:date="2026-10-30T04:17:53Z"></w:del></w:rPr></w:pPr><w:del w:id="16183"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6186" w:author="Unknown Author" w:date="2026-10-30T04:17:53Z"></w:del></w:rPr></w:pPr><w:del w:id="16185"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6188" w:author="Unknown Author" w:date="2026-10-30T04:17:53Z"></w:del></w:rPr></w:pPr><w:del w:id="16187" w:author="Unknown Author" w:date="2026-10-30T04:17:53Z"><w:r><w:rPr><w:kern w:val="0"/><w:szCs w:val="24"/><w:lang w:val="es-CO" w:eastAsia="en-US" w:bidi="ar-SA"/></w:rPr></w:r></w:del></w:p></w:tc></w:tr><w:tr><w:trPr><w:del w:id="16189" w:author="Unknown Author" w:date="2026-10-30T04:17:53Z"/><w:cantSplit w:val="true"/></w:trPr><w:tc><w:tcPr><w:tcW w:w="899" w:type="dxa"/><w:tcBorders></w:tcBorders><w:shd w:color="auto" w:fill="F7F7F7" w:val="clear"/></w:tcPr><w:p><w:pPr><w:pStyle w:val="Tabla65"/><w:widowControl/><w:rPr><w:kern w:val="0"/><w:szCs w:val="24"/><w:lang w:val="es-CO" w:eastAsia="en-US" w:bidi="ar-SA"/><w:del w:id="16191" w:author="Unknown Author" w:date="2026-10-30T04:17:53Z"></w:del></w:rPr></w:pPr><w:del w:id="16190" w:author="Unknown Author" w:date="2026-10-30T04:17:53Z"><w:r><w:rPr><w:kern w:val="0"/><w:szCs w:val="24"/><w:lang w:val="es-CO" w:eastAsia="en-US" w:bidi="ar-SA"/></w:rPr></w:r></w:del></w:p></w:tc><w:tc><w:tcPr><w:tcW w:w="1700" w:type="dxa"/><w:tcBorders></w:tcBorders><w:shd w:color="auto" w:fill="F7F7F7" w:val="clear"/></w:tcPr><w:p><w:pPr><w:pStyle w:val="Tabla65"/><w:widowControl/><w:rPr><w:kern w:val="0"/><w:szCs w:val="24"/><w:lang w:val="es-CO" w:eastAsia="en-US" w:bidi="ar-SA"/><w:del w:id="16193" w:author="Unknown Author" w:date="2026-10-30T04:17:53Z"></w:del></w:rPr></w:pPr><w:del w:id="16192" w:author="Unknown Author" w:date="2026-10-30T04:17:53Z"><w:r><w:rPr><w:kern w:val="0"/><w:szCs w:val="24"/><w:lang w:val="es-CO" w:eastAsia="en-US" w:bidi="ar-SA"/></w:rPr></w:r></w:del></w:p></w:tc><w:tc><w:tcPr><w:tcW w:w="3515" w:type="dxa"/><w:tcBorders></w:tcBorders><w:shd w:color="auto" w:fill="F7F7F7" w:val="clear"/></w:tcPr><w:p><w:pPr><w:pStyle w:val="Tabla65"/><w:widowControl/><w:jc w:val="left"/><w:rPr><w:kern w:val="0"/><w:szCs w:val="24"/><w:lang w:val="es-CO" w:eastAsia="en-US" w:bidi="ar-SA"/><w:del w:id="16195" w:author="Unknown Author" w:date="2026-10-30T04:17:53Z"></w:del></w:rPr></w:pPr><w:del w:id="16194" w:author="Unknown Author" w:date="2026-10-30T04:17:53Z"><w:r><w:rPr><w:kern w:val="0"/><w:szCs w:val="24"/><w:lang w:val="es-CO" w:eastAsia="en-US" w:bidi="ar-SA"/></w:rPr><w:delText>2.6 Dotar el laboratorio y montar la cadena de modelación</w:delText></w:r></w:del></w:p></w:tc><w:tc><w:tcPr><w:tcW w:w="310" w:type="dxa"/><w:tcBorders></w:tcBorders><w:shd w:color="auto" w:fill="F7F7F7" w:val="clear"/></w:tcPr><w:p><w:pPr><w:pStyle w:val="Tabla65"/><w:widowControl/><w:rPr><w:kern w:val="0"/><w:szCs w:val="24"/><w:lang w:val="es-CO" w:eastAsia="en-US" w:bidi="ar-SA"/><w:del w:id="16197" w:author="Unknown Author" w:date="2026-10-30T04:17:53Z"></w:del></w:rPr></w:pPr><w:del w:id="16196" w:author="Unknown Author" w:date="2026-10-30T04:17:53Z"><w:r><w:rPr><w:kern w:val="0"/><w:szCs w:val="24"/><w:lang w:val="es-CO" w:eastAsia="en-US" w:bidi="ar-SA"/></w:rPr></w:r></w:del></w:p></w:tc><w:tc><w:tcPr><w:tcW w:w="309" w:type="dxa"/><w:tcBorders></w:tcBorders><w:shd w:color="auto" w:fill="F7F7F7" w:val="clear"/></w:tcPr><w:p><w:pPr><w:pStyle w:val="Tabla65"/><w:widowControl/><w:rPr><w:kern w:val="0"/><w:szCs w:val="24"/><w:lang w:val="es-CO" w:eastAsia="en-US" w:bidi="ar-SA"/><w:del w:id="16199" w:author="Unknown Author" w:date="2026-10-30T04:17:53Z"></w:del></w:rPr></w:pPr><w:del w:id="16198" w:author="Unknown Author" w:date="2026-10-30T04:17:53Z"><w:r><w:rPr><w:kern w:val="0"/><w:szCs w:val="24"/><w:lang w:val="es-CO" w:eastAsia="en-US" w:bidi="ar-SA"/></w:rPr></w:r></w:del></w:p></w:tc><w:tc><w:tcPr><w:tcW w:w="311" w:type="dxa"/><w:tcBorders></w:tcBorders><w:shd w:color="auto" w:fill="F7F7F7" w:val="clear"/></w:tcPr><w:p><w:pPr><w:pStyle w:val="Tabla65"/><w:widowControl/><w:rPr><w:kern w:val="0"/><w:szCs w:val="24"/><w:lang w:val="es-CO" w:eastAsia="en-US" w:bidi="ar-SA"/><w:del w:id="16201" w:author="Unknown Author" w:date="2026-10-30T04:17:53Z"></w:del></w:rPr></w:pPr><w:del w:id="16200"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6203" w:author="Unknown Author" w:date="2026-10-30T04:17:53Z"></w:del></w:rPr></w:pPr><w:del w:id="16202" w:author="Unknown Author" w:date="2026-10-30T04:17:53Z"><w:r><w:rPr><w:kern w:val="0"/><w:szCs w:val="24"/><w:lang w:val="es-CO" w:eastAsia="en-US" w:bidi="ar-SA"/></w:rPr></w:r></w:del></w:p></w:tc><w:tc><w:tcPr><w:tcW w:w="309" w:type="dxa"/><w:tcBorders></w:tcBorders><w:shd w:color="auto" w:fill="F7F7F7" w:val="clear"/></w:tcPr><w:p><w:pPr><w:pStyle w:val="Tabla65"/><w:widowControl/><w:rPr><w:kern w:val="0"/><w:szCs w:val="24"/><w:lang w:val="es-CO" w:eastAsia="en-US" w:bidi="ar-SA"/><w:del w:id="16205" w:author="Unknown Author" w:date="2026-10-30T04:17:53Z"></w:del></w:rPr></w:pPr><w:del w:id="16204"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6207" w:author="Unknown Author" w:date="2026-10-30T04:17:53Z"></w:del></w:rPr></w:pPr><w:del w:id="16206" w:author="Unknown Author" w:date="2026-10-30T04:17:53Z"><w:r><w:rPr><w:kern w:val="0"/><w:szCs w:val="24"/><w:lang w:val="es-CO" w:eastAsia="en-US" w:bidi="ar-SA"/></w:rPr></w:r></w:del></w:p></w:tc><w:tc><w:tcPr><w:tcW w:w="311" w:type="dxa"/><w:tcBorders></w:tcBorders><w:shd w:color="auto" w:fill="F7F7F7" w:val="clear"/></w:tcPr><w:p><w:pPr><w:pStyle w:val="Tabla65"/><w:widowControl/><w:jc w:val="left"/><w:rPr><w:kern w:val="0"/><w:szCs w:val="24"/><w:lang w:val="es-CO" w:eastAsia="en-US" w:bidi="ar-SA"/><w:del w:id="16209" w:author="Unknown Author" w:date="2026-10-30T04:17:53Z"></w:del></w:rPr></w:pPr><w:del w:id="16208" w:author="Unknown Author" w:date="2026-10-30T04:17:53Z"><w:r><w:rPr><w:kern w:val="0"/><w:szCs w:val="24"/><w:lang w:val="es-CO" w:eastAsia="en-US" w:bidi="ar-SA"/></w:rPr><w:delText>x</w:delText></w:r></w:del></w:p></w:tc><w:tc><w:tcPr><w:tcW w:w="310" w:type="dxa"/><w:tcBorders></w:tcBorders><w:shd w:color="auto" w:fill="F7F7F7" w:val="clear"/></w:tcPr><w:p><w:pPr><w:pStyle w:val="Tabla65"/><w:widowControl/><w:jc w:val="left"/><w:rPr><w:kern w:val="0"/><w:szCs w:val="24"/><w:lang w:val="es-CO" w:eastAsia="en-US" w:bidi="ar-SA"/><w:del w:id="16211" w:author="Unknown Author" w:date="2026-10-30T04:17:53Z"></w:del></w:rPr></w:pPr><w:del w:id="16210" w:author="Unknown Author" w:date="2026-10-30T04:17:53Z"><w:r><w:rPr><w:kern w:val="0"/><w:szCs w:val="24"/><w:lang w:val="es-CO" w:eastAsia="en-US" w:bidi="ar-SA"/></w:rPr><w:delText>x</w:delText></w:r></w:del></w:p></w:tc><w:tc><w:tcPr><w:tcW w:w="309" w:type="dxa"/><w:tcBorders></w:tcBorders><w:shd w:color="auto" w:fill="F7F7F7" w:val="clear"/></w:tcPr><w:p><w:pPr><w:pStyle w:val="Tabla65"/><w:widowControl/><w:jc w:val="left"/><w:rPr><w:kern w:val="0"/><w:szCs w:val="24"/><w:lang w:val="es-CO" w:eastAsia="en-US" w:bidi="ar-SA"/><w:del w:id="16213" w:author="Unknown Author" w:date="2026-10-30T04:17:53Z"></w:del></w:rPr></w:pPr><w:del w:id="16212" w:author="Unknown Author" w:date="2026-10-30T04:17:53Z"><w:r><w:rPr><w:kern w:val="0"/><w:szCs w:val="24"/><w:lang w:val="es-CO" w:eastAsia="en-US" w:bidi="ar-SA"/></w:rPr><w:delText>x</w:delText></w:r></w:del></w:p></w:tc><w:tc><w:tcPr><w:tcW w:w="311" w:type="dxa"/><w:tcBorders></w:tcBorders><w:shd w:color="auto" w:fill="F7F7F7" w:val="clear"/></w:tcPr><w:p><w:pPr><w:pStyle w:val="Tabla65"/><w:widowControl/><w:jc w:val="left"/><w:rPr><w:kern w:val="0"/><w:szCs w:val="24"/><w:lang w:val="es-CO" w:eastAsia="en-US" w:bidi="ar-SA"/><w:del w:id="16215" w:author="Unknown Author" w:date="2026-10-30T04:17:53Z"></w:del></w:rPr></w:pPr><w:del w:id="16214" w:author="Unknown Author" w:date="2026-10-30T04:17:53Z"><w:r><w:rPr><w:kern w:val="0"/><w:szCs w:val="24"/><w:lang w:val="es-CO" w:eastAsia="en-US" w:bidi="ar-SA"/></w:rPr><w:delText>x</w:delText></w:r></w:del></w:p></w:tc><w:tc><w:tcPr><w:tcW w:w="310" w:type="dxa"/><w:tcBorders></w:tcBorders><w:shd w:color="auto" w:fill="F7F7F7" w:val="clear"/></w:tcPr><w:p><w:pPr><w:pStyle w:val="Tabla65"/><w:widowControl/><w:jc w:val="left"/><w:rPr><w:kern w:val="0"/><w:szCs w:val="24"/><w:lang w:val="es-CO" w:eastAsia="en-US" w:bidi="ar-SA"/><w:del w:id="16217" w:author="Unknown Author" w:date="2026-10-30T04:17:53Z"></w:del></w:rPr></w:pPr><w:del w:id="16216" w:author="Unknown Author" w:date="2026-10-30T04:17:53Z"><w:r><w:rPr><w:kern w:val="0"/><w:szCs w:val="24"/><w:lang w:val="es-CO" w:eastAsia="en-US" w:bidi="ar-SA"/></w:rPr><w:delText>x</w:delText></w:r></w:del></w:p></w:tc><w:tc><w:tcPr><w:tcW w:w="309" w:type="dxa"/><w:tcBorders></w:tcBorders><w:shd w:color="auto" w:fill="F7F7F7" w:val="clear"/></w:tcPr><w:p><w:pPr><w:pStyle w:val="Tabla65"/><w:widowControl/><w:rPr><w:kern w:val="0"/><w:szCs w:val="24"/><w:lang w:val="es-CO" w:eastAsia="en-US" w:bidi="ar-SA"/><w:del w:id="16219" w:author="Unknown Author" w:date="2026-10-30T04:17:53Z"></w:del></w:rPr></w:pPr><w:del w:id="16218"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6221" w:author="Unknown Author" w:date="2026-10-30T04:17:53Z"></w:del></w:rPr></w:pPr><w:del w:id="16220" w:author="Unknown Author" w:date="2026-10-30T04:17:53Z"><w:r><w:rPr><w:kern w:val="0"/><w:szCs w:val="24"/><w:lang w:val="es-CO" w:eastAsia="en-US" w:bidi="ar-SA"/></w:rPr></w:r></w:del></w:p></w:tc><w:tc><w:tcPr><w:tcW w:w="311" w:type="dxa"/><w:tcBorders></w:tcBorders><w:shd w:color="auto" w:fill="F7F7F7" w:val="clear"/></w:tcPr><w:p><w:pPr><w:pStyle w:val="Tabla65"/><w:widowControl/><w:rPr><w:kern w:val="0"/><w:szCs w:val="24"/><w:lang w:val="es-CO" w:eastAsia="en-US" w:bidi="ar-SA"/><w:del w:id="16223" w:author="Unknown Author" w:date="2026-10-30T04:17:53Z"></w:del></w:rPr></w:pPr><w:del w:id="16222"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6225" w:author="Unknown Author" w:date="2026-10-30T04:17:53Z"></w:del></w:rPr></w:pPr><w:del w:id="16224" w:author="Unknown Author" w:date="2026-10-30T04:17:53Z"><w:r><w:rPr><w:kern w:val="0"/><w:szCs w:val="24"/><w:lang w:val="es-CO" w:eastAsia="en-US" w:bidi="ar-SA"/></w:rPr></w:r></w:del></w:p></w:tc><w:tc><w:tcPr><w:tcW w:w="309" w:type="dxa"/><w:tcBorders></w:tcBorders><w:shd w:color="auto" w:fill="F7F7F7" w:val="clear"/></w:tcPr><w:p><w:pPr><w:pStyle w:val="Tabla65"/><w:widowControl/><w:rPr><w:kern w:val="0"/><w:szCs w:val="24"/><w:lang w:val="es-CO" w:eastAsia="en-US" w:bidi="ar-SA"/><w:del w:id="16227" w:author="Unknown Author" w:date="2026-10-30T04:17:53Z"></w:del></w:rPr></w:pPr><w:del w:id="16226" w:author="Unknown Author" w:date="2026-10-30T04:17:53Z"><w:r><w:rPr><w:kern w:val="0"/><w:szCs w:val="24"/><w:lang w:val="es-CO" w:eastAsia="en-US" w:bidi="ar-SA"/></w:rPr></w:r></w:del></w:p></w:tc><w:tc><w:tcPr><w:tcW w:w="311" w:type="dxa"/><w:tcBorders></w:tcBorders><w:shd w:color="auto" w:fill="F7F7F7" w:val="clear"/></w:tcPr><w:p><w:pPr><w:pStyle w:val="Tabla65"/><w:widowControl/><w:rPr><w:kern w:val="0"/><w:szCs w:val="24"/><w:lang w:val="es-CO" w:eastAsia="en-US" w:bidi="ar-SA"/><w:del w:id="16229" w:author="Unknown Author" w:date="2026-10-30T04:17:53Z"></w:del></w:rPr></w:pPr><w:del w:id="16228"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6231" w:author="Unknown Author" w:date="2026-10-30T04:17:53Z"></w:del></w:rPr></w:pPr><w:del w:id="16230" w:author="Unknown Author" w:date="2026-10-30T04:17:53Z"><w:r><w:rPr><w:kern w:val="0"/><w:szCs w:val="24"/><w:lang w:val="es-CO" w:eastAsia="en-US" w:bidi="ar-SA"/></w:rPr></w:r></w:del></w:p></w:tc><w:tc><w:tcPr><w:tcW w:w="309" w:type="dxa"/><w:tcBorders></w:tcBorders><w:shd w:color="auto" w:fill="F7F7F7" w:val="clear"/></w:tcPr><w:p><w:pPr><w:pStyle w:val="Tabla65"/><w:widowControl/><w:rPr><w:kern w:val="0"/><w:szCs w:val="24"/><w:lang w:val="es-CO" w:eastAsia="en-US" w:bidi="ar-SA"/><w:del w:id="16233" w:author="Unknown Author" w:date="2026-10-30T04:17:53Z"></w:del></w:rPr></w:pPr><w:del w:id="16232"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6235" w:author="Unknown Author" w:date="2026-10-30T04:17:53Z"></w:del></w:rPr></w:pPr><w:del w:id="16234" w:author="Unknown Author" w:date="2026-10-30T04:17:53Z"><w:r><w:rPr><w:kern w:val="0"/><w:szCs w:val="24"/><w:lang w:val="es-CO" w:eastAsia="en-US" w:bidi="ar-SA"/></w:rPr></w:r></w:del></w:p></w:tc><w:tc><w:tcPr><w:tcW w:w="311" w:type="dxa"/><w:tcBorders></w:tcBorders><w:shd w:color="auto" w:fill="F7F7F7" w:val="clear"/></w:tcPr><w:p><w:pPr><w:pStyle w:val="Tabla65"/><w:widowControl/><w:rPr><w:kern w:val="0"/><w:szCs w:val="24"/><w:lang w:val="es-CO" w:eastAsia="en-US" w:bidi="ar-SA"/><w:del w:id="16237" w:author="Unknown Author" w:date="2026-10-30T04:17:53Z"></w:del></w:rPr></w:pPr><w:del w:id="16236"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6239" w:author="Unknown Author" w:date="2026-10-30T04:17:53Z"></w:del></w:rPr></w:pPr><w:del w:id="16238" w:author="Unknown Author" w:date="2026-10-30T04:17:53Z"><w:r><w:rPr><w:kern w:val="0"/><w:szCs w:val="24"/><w:lang w:val="es-CO" w:eastAsia="en-US" w:bidi="ar-SA"/></w:rPr></w:r></w:del></w:p></w:tc><w:tc><w:tcPr><w:tcW w:w="309" w:type="dxa"/><w:tcBorders></w:tcBorders><w:shd w:color="auto" w:fill="F7F7F7" w:val="clear"/></w:tcPr><w:p><w:pPr><w:pStyle w:val="Tabla65"/><w:widowControl/><w:rPr><w:kern w:val="0"/><w:szCs w:val="24"/><w:lang w:val="es-CO" w:eastAsia="en-US" w:bidi="ar-SA"/><w:del w:id="16241" w:author="Unknown Author" w:date="2026-10-30T04:17:53Z"></w:del></w:rPr></w:pPr><w:del w:id="16240" w:author="Unknown Author" w:date="2026-10-30T04:17:53Z"><w:r><w:rPr><w:kern w:val="0"/><w:szCs w:val="24"/><w:lang w:val="es-CO" w:eastAsia="en-US" w:bidi="ar-SA"/></w:rPr></w:r></w:del></w:p></w:tc><w:tc><w:tcPr><w:tcW w:w="309" w:type="dxa"/><w:tcBorders></w:tcBorders><w:shd w:color="auto" w:fill="F7F7F7" w:val="clear"/></w:tcPr><w:p><w:pPr><w:pStyle w:val="Tabla65"/><w:widowControl/><w:rPr><w:kern w:val="0"/><w:szCs w:val="24"/><w:lang w:val="es-CO" w:eastAsia="en-US" w:bidi="ar-SA"/><w:del w:id="16243" w:author="Unknown Author" w:date="2026-10-30T04:17:53Z"></w:del></w:rPr></w:pPr><w:del w:id="16242" w:author="Unknown Author" w:date="2026-10-30T04:17:53Z"><w:r><w:rPr><w:kern w:val="0"/><w:szCs w:val="24"/><w:lang w:val="es-CO" w:eastAsia="en-US" w:bidi="ar-SA"/></w:rPr></w:r></w:del></w:p></w:tc></w:tr><w:tr><w:trPr><w:del w:id="16244" w:author="Unknown Author" w:date="2026-10-30T04:17:53Z"/><w:cantSplit w:val="true"/></w:trPr><w:tc><w:tcPr><w:tcW w:w="899" w:type="dxa"/><w:tcBorders></w:tcBorders></w:tcPr><w:p><w:pPr><w:pStyle w:val="Tabla65"/><w:widowControl/><w:rPr><w:kern w:val="0"/><w:szCs w:val="24"/><w:lang w:val="es-CO" w:eastAsia="en-US" w:bidi="ar-SA"/><w:del w:id="16246" w:author="Unknown Author" w:date="2026-10-30T04:17:53Z"></w:del></w:rPr></w:pPr><w:del w:id="16245" w:author="Unknown Author" w:date="2026-10-30T04:17:53Z"><w:r><w:rPr><w:kern w:val="0"/><w:szCs w:val="24"/><w:lang w:val="es-CO" w:eastAsia="en-US" w:bidi="ar-SA"/></w:rPr></w:r></w:del></w:p></w:tc><w:tc><w:tcPr><w:tcW w:w="1700" w:type="dxa"/><w:tcBorders></w:tcBorders></w:tcPr><w:p><w:pPr><w:pStyle w:val="Tabla65"/><w:widowControl/><w:rPr><w:kern w:val="0"/><w:szCs w:val="24"/><w:lang w:val="es-CO" w:eastAsia="en-US" w:bidi="ar-SA"/><w:del w:id="16248" w:author="Unknown Author" w:date="2026-10-30T04:17:53Z"></w:del></w:rPr></w:pPr><w:del w:id="16247" w:author="Unknown Author" w:date="2026-10-30T04:17:53Z"><w:r><w:rPr><w:kern w:val="0"/><w:szCs w:val="24"/><w:lang w:val="es-CO" w:eastAsia="en-US" w:bidi="ar-SA"/></w:rPr></w:r></w:del></w:p></w:tc><w:tc><w:tcPr><w:tcW w:w="3515" w:type="dxa"/><w:tcBorders></w:tcBorders></w:tcPr><w:p><w:pPr><w:pStyle w:val="Tabla65"/><w:widowControl/><w:jc w:val="left"/><w:rPr><w:kern w:val="0"/><w:szCs w:val="24"/><w:lang w:val="es-CO" w:eastAsia="en-US" w:bidi="ar-SA"/><w:del w:id="16250" w:author="Unknown Author" w:date="2026-10-30T04:17:53Z"></w:del></w:rPr></w:pPr><w:del w:id="16249" w:author="Unknown Author" w:date="2026-10-30T04:17:53Z"><w:r><w:rPr><w:kern w:val="0"/><w:szCs w:val="24"/><w:lang w:val="es-CO" w:eastAsia="en-US" w:bidi="ar-SA"/></w:rPr><w:delText>2.7 Construir y calibrar el gemelo predictivo de demolición</w:delText></w:r></w:del></w:p></w:tc><w:tc><w:tcPr><w:tcW w:w="310" w:type="dxa"/><w:tcBorders></w:tcBorders></w:tcPr><w:p><w:pPr><w:pStyle w:val="Tabla65"/><w:widowControl/><w:rPr><w:kern w:val="0"/><w:szCs w:val="24"/><w:lang w:val="es-CO" w:eastAsia="en-US" w:bidi="ar-SA"/><w:del w:id="16252" w:author="Unknown Author" w:date="2026-10-30T04:17:53Z"></w:del></w:rPr></w:pPr><w:del w:id="16251"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6254" w:author="Unknown Author" w:date="2026-10-30T04:17:53Z"></w:del></w:rPr></w:pPr><w:del w:id="16253" w:author="Unknown Author" w:date="2026-10-30T04:17:53Z"><w:r><w:rPr><w:kern w:val="0"/><w:szCs w:val="24"/><w:lang w:val="es-CO" w:eastAsia="en-US" w:bidi="ar-SA"/></w:rPr></w:r></w:del></w:p></w:tc><w:tc><w:tcPr><w:tcW w:w="311" w:type="dxa"/><w:tcBorders></w:tcBorders></w:tcPr><w:p><w:pPr><w:pStyle w:val="Tabla65"/><w:widowControl/><w:rPr><w:kern w:val="0"/><w:szCs w:val="24"/><w:lang w:val="es-CO" w:eastAsia="en-US" w:bidi="ar-SA"/><w:del w:id="16256" w:author="Unknown Author" w:date="2026-10-30T04:17:53Z"></w:del></w:rPr></w:pPr><w:del w:id="16255"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6258" w:author="Unknown Author" w:date="2026-10-30T04:17:53Z"></w:del></w:rPr></w:pPr><w:del w:id="16257"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6260" w:author="Unknown Author" w:date="2026-10-30T04:17:53Z"></w:del></w:rPr></w:pPr><w:del w:id="16259"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6262" w:author="Unknown Author" w:date="2026-10-30T04:17:53Z"></w:del></w:rPr></w:pPr><w:del w:id="16261" w:author="Unknown Author" w:date="2026-10-30T04:17:53Z"><w:r><w:rPr><w:kern w:val="0"/><w:szCs w:val="24"/><w:lang w:val="es-CO" w:eastAsia="en-US" w:bidi="ar-SA"/></w:rPr></w:r></w:del></w:p></w:tc><w:tc><w:tcPr><w:tcW w:w="311" w:type="dxa"/><w:tcBorders></w:tcBorders></w:tcPr><w:p><w:pPr><w:pStyle w:val="Tabla65"/><w:widowControl/><w:rPr><w:kern w:val="0"/><w:szCs w:val="24"/><w:lang w:val="es-CO" w:eastAsia="en-US" w:bidi="ar-SA"/><w:del w:id="16264" w:author="Unknown Author" w:date="2026-10-30T04:17:53Z"></w:del></w:rPr></w:pPr><w:del w:id="16263"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6266" w:author="Unknown Author" w:date="2026-10-30T04:17:53Z"></w:del></w:rPr></w:pPr><w:del w:id="16265"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6268" w:author="Unknown Author" w:date="2026-10-30T04:17:53Z"></w:del></w:rPr></w:pPr><w:del w:id="16267" w:author="Unknown Author" w:date="2026-10-30T04:17:53Z"><w:r><w:rPr><w:kern w:val="0"/><w:szCs w:val="24"/><w:lang w:val="es-CO" w:eastAsia="en-US" w:bidi="ar-SA"/></w:rPr></w:r></w:del></w:p></w:tc><w:tc><w:tcPr><w:tcW w:w="311" w:type="dxa"/><w:tcBorders></w:tcBorders></w:tcPr><w:p><w:pPr><w:pStyle w:val="Tabla65"/><w:widowControl/><w:rPr><w:kern w:val="0"/><w:szCs w:val="24"/><w:lang w:val="es-CO" w:eastAsia="en-US" w:bidi="ar-SA"/><w:del w:id="16270" w:author="Unknown Author" w:date="2026-10-30T04:17:53Z"></w:del></w:rPr></w:pPr><w:del w:id="16269" w:author="Unknown Author" w:date="2026-10-30T04:17:53Z"><w:r><w:rPr><w:kern w:val="0"/><w:szCs w:val="24"/><w:lang w:val="es-CO" w:eastAsia="en-US" w:bidi="ar-SA"/></w:rPr></w:r></w:del></w:p></w:tc><w:tc><w:tcPr><w:tcW w:w="310" w:type="dxa"/><w:tcBorders></w:tcBorders></w:tcPr><w:p><w:pPr><w:pStyle w:val="Tabla65"/><w:widowControl/><w:jc w:val="left"/><w:rPr><w:kern w:val="0"/><w:szCs w:val="24"/><w:lang w:val="es-CO" w:eastAsia="en-US" w:bidi="ar-SA"/><w:del w:id="16272" w:author="Unknown Author" w:date="2026-10-30T04:17:53Z"></w:del></w:rPr></w:pPr><w:del w:id="16271" w:author="Unknown Author" w:date="2026-10-30T04:17:53Z"><w:r><w:rPr><w:kern w:val="0"/><w:szCs w:val="24"/><w:lang w:val="es-CO" w:eastAsia="en-US" w:bidi="ar-SA"/></w:rPr><w:delText>x</w:delText></w:r></w:del></w:p></w:tc><w:tc><w:tcPr><w:tcW w:w="309" w:type="dxa"/><w:tcBorders></w:tcBorders></w:tcPr><w:p><w:pPr><w:pStyle w:val="Tabla65"/><w:widowControl/><w:jc w:val="left"/><w:rPr><w:kern w:val="0"/><w:szCs w:val="24"/><w:lang w:val="es-CO" w:eastAsia="en-US" w:bidi="ar-SA"/><w:del w:id="16274" w:author="Unknown Author" w:date="2026-10-30T04:17:53Z"></w:del></w:rPr></w:pPr><w:del w:id="16273" w:author="Unknown Author" w:date="2026-10-30T04:17:53Z"><w:r><w:rPr><w:kern w:val="0"/><w:szCs w:val="24"/><w:lang w:val="es-CO" w:eastAsia="en-US" w:bidi="ar-SA"/></w:rPr><w:delText>x</w:delText></w:r></w:del></w:p></w:tc><w:tc><w:tcPr><w:tcW w:w="310" w:type="dxa"/><w:tcBorders></w:tcBorders></w:tcPr><w:p><w:pPr><w:pStyle w:val="Tabla65"/><w:widowControl/><w:jc w:val="left"/><w:rPr><w:kern w:val="0"/><w:szCs w:val="24"/><w:lang w:val="es-CO" w:eastAsia="en-US" w:bidi="ar-SA"/><w:del w:id="16276" w:author="Unknown Author" w:date="2026-10-30T04:17:53Z"></w:del></w:rPr></w:pPr><w:del w:id="16275" w:author="Unknown Author" w:date="2026-10-30T04:17:53Z"><w:r><w:rPr><w:kern w:val="0"/><w:szCs w:val="24"/><w:lang w:val="es-CO" w:eastAsia="en-US" w:bidi="ar-SA"/></w:rPr><w:delText>x</w:delText></w:r></w:del></w:p></w:tc><w:tc><w:tcPr><w:tcW w:w="311" w:type="dxa"/><w:tcBorders></w:tcBorders></w:tcPr><w:p><w:pPr><w:pStyle w:val="Tabla65"/><w:widowControl/><w:jc w:val="left"/><w:rPr><w:kern w:val="0"/><w:szCs w:val="24"/><w:lang w:val="es-CO" w:eastAsia="en-US" w:bidi="ar-SA"/><w:del w:id="16278" w:author="Unknown Author" w:date="2026-10-30T04:17:53Z"></w:del></w:rPr></w:pPr><w:del w:id="16277" w:author="Unknown Author" w:date="2026-10-30T04:17:53Z"><w:r><w:rPr><w:kern w:val="0"/><w:szCs w:val="24"/><w:lang w:val="es-CO" w:eastAsia="en-US" w:bidi="ar-SA"/></w:rPr><w:delText>x</w:delText></w:r></w:del></w:p></w:tc><w:tc><w:tcPr><w:tcW w:w="310" w:type="dxa"/><w:tcBorders></w:tcBorders></w:tcPr><w:p><w:pPr><w:pStyle w:val="Tabla65"/><w:widowControl/><w:jc w:val="left"/><w:rPr><w:kern w:val="0"/><w:szCs w:val="24"/><w:lang w:val="es-CO" w:eastAsia="en-US" w:bidi="ar-SA"/><w:del w:id="16280" w:author="Unknown Author" w:date="2026-10-30T04:17:53Z"></w:del></w:rPr></w:pPr><w:del w:id="16279" w:author="Unknown Author" w:date="2026-10-30T04:17:53Z"><w:r><w:rPr><w:kern w:val="0"/><w:szCs w:val="24"/><w:lang w:val="es-CO" w:eastAsia="en-US" w:bidi="ar-SA"/></w:rPr><w:delText>x</w:delText></w:r></w:del></w:p></w:tc><w:tc><w:tcPr><w:tcW w:w="309" w:type="dxa"/><w:tcBorders></w:tcBorders></w:tcPr><w:p><w:pPr><w:pStyle w:val="Tabla65"/><w:widowControl/><w:jc w:val="left"/><w:rPr><w:kern w:val="0"/><w:szCs w:val="24"/><w:lang w:val="es-CO" w:eastAsia="en-US" w:bidi="ar-SA"/><w:del w:id="16282" w:author="Unknown Author" w:date="2026-10-30T04:17:53Z"></w:del></w:rPr></w:pPr><w:del w:id="16281" w:author="Unknown Author" w:date="2026-10-30T04:17:53Z"><w:r><w:rPr><w:kern w:val="0"/><w:szCs w:val="24"/><w:lang w:val="es-CO" w:eastAsia="en-US" w:bidi="ar-SA"/></w:rPr><w:delText>x</w:delText></w:r></w:del></w:p></w:tc><w:tc><w:tcPr><w:tcW w:w="311" w:type="dxa"/><w:tcBorders></w:tcBorders></w:tcPr><w:p><w:pPr><w:pStyle w:val="Tabla65"/><w:widowControl/><w:jc w:val="left"/><w:rPr><w:kern w:val="0"/><w:szCs w:val="24"/><w:lang w:val="es-CO" w:eastAsia="en-US" w:bidi="ar-SA"/><w:del w:id="16284" w:author="Unknown Author" w:date="2026-10-30T04:17:53Z"></w:del></w:rPr></w:pPr><w:del w:id="16283" w:author="Unknown Author" w:date="2026-10-30T04:17:53Z"><w:r><w:rPr><w:kern w:val="0"/><w:szCs w:val="24"/><w:lang w:val="es-CO" w:eastAsia="en-US" w:bidi="ar-SA"/></w:rPr><w:delText>x</w:delText></w:r></w:del></w:p></w:tc><w:tc><w:tcPr><w:tcW w:w="310" w:type="dxa"/><w:tcBorders></w:tcBorders></w:tcPr><w:p><w:pPr><w:pStyle w:val="Tabla65"/><w:widowControl/><w:rPr><w:kern w:val="0"/><w:szCs w:val="24"/><w:lang w:val="es-CO" w:eastAsia="en-US" w:bidi="ar-SA"/><w:del w:id="16286" w:author="Unknown Author" w:date="2026-10-30T04:17:53Z"></w:del></w:rPr></w:pPr><w:del w:id="16285"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6288" w:author="Unknown Author" w:date="2026-10-30T04:17:53Z"></w:del></w:rPr></w:pPr><w:del w:id="16287"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6290" w:author="Unknown Author" w:date="2026-10-30T04:17:53Z"></w:del></w:rPr></w:pPr><w:del w:id="16289" w:author="Unknown Author" w:date="2026-10-30T04:17:53Z"><w:r><w:rPr><w:kern w:val="0"/><w:szCs w:val="24"/><w:lang w:val="es-CO" w:eastAsia="en-US" w:bidi="ar-SA"/></w:rPr></w:r></w:del></w:p></w:tc><w:tc><w:tcPr><w:tcW w:w="311" w:type="dxa"/><w:tcBorders></w:tcBorders></w:tcPr><w:p><w:pPr><w:pStyle w:val="Tabla65"/><w:widowControl/><w:rPr><w:kern w:val="0"/><w:szCs w:val="24"/><w:lang w:val="es-CO" w:eastAsia="en-US" w:bidi="ar-SA"/><w:del w:id="16292" w:author="Unknown Author" w:date="2026-10-30T04:17:53Z"></w:del></w:rPr></w:pPr><w:del w:id="16291"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6294" w:author="Unknown Author" w:date="2026-10-30T04:17:53Z"></w:del></w:rPr></w:pPr><w:del w:id="16293"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6296" w:author="Unknown Author" w:date="2026-10-30T04:17:53Z"></w:del></w:rPr></w:pPr><w:del w:id="16295"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6298" w:author="Unknown Author" w:date="2026-10-30T04:17:53Z"></w:del></w:rPr></w:pPr><w:del w:id="16297" w:author="Unknown Author" w:date="2026-10-30T04:17:53Z"><w:r><w:rPr><w:kern w:val="0"/><w:szCs w:val="24"/><w:lang w:val="es-CO" w:eastAsia="en-US" w:bidi="ar-SA"/></w:rPr></w:r></w:del></w:p></w:tc></w:tr><w:tr><w:trPr><w:del w:id="16299" w:author="Unknown Author" w:date="2026-10-30T04:17:53Z"/><w:cantSplit w:val="true"/></w:trPr><w:tc><w:tcPr><w:tcW w:w="899" w:type="dxa"/><w:tcBorders></w:tcBorders><w:shd w:color="auto" w:fill="F7F7F7" w:val="clear"/></w:tcPr><w:p><w:pPr><w:pStyle w:val="Tabla65"/><w:widowControl/><w:rPr><w:kern w:val="0"/><w:szCs w:val="24"/><w:lang w:val="es-CO" w:eastAsia="en-US" w:bidi="ar-SA"/><w:del w:id="16301" w:author="Unknown Author" w:date="2026-10-30T04:17:53Z"></w:del></w:rPr></w:pPr><w:del w:id="16300" w:author="Unknown Author" w:date="2026-10-30T04:17:53Z"><w:r><w:rPr><w:kern w:val="0"/><w:szCs w:val="24"/><w:lang w:val="es-CO" w:eastAsia="en-US" w:bidi="ar-SA"/></w:rPr></w:r></w:del></w:p></w:tc><w:tc><w:tcPr><w:tcW w:w="1700" w:type="dxa"/><w:tcBorders></w:tcBorders><w:shd w:color="auto" w:fill="F7F7F7" w:val="clear"/></w:tcPr><w:p><w:pPr><w:pStyle w:val="Tabla65"/><w:widowControl/><w:rPr><w:kern w:val="0"/><w:szCs w:val="24"/><w:lang w:val="es-CO" w:eastAsia="en-US" w:bidi="ar-SA"/><w:del w:id="16303" w:author="Unknown Author" w:date="2026-10-30T04:17:53Z"></w:del></w:rPr></w:pPr><w:del w:id="16302" w:author="Unknown Author" w:date="2026-10-30T04:17:53Z"><w:r><w:rPr><w:kern w:val="0"/><w:szCs w:val="24"/><w:lang w:val="es-CO" w:eastAsia="en-US" w:bidi="ar-SA"/></w:rPr></w:r></w:del></w:p></w:tc><w:tc><w:tcPr><w:tcW w:w="3515" w:type="dxa"/><w:tcBorders></w:tcBorders><w:shd w:color="auto" w:fill="F7F7F7" w:val="clear"/></w:tcPr><w:p><w:pPr><w:pStyle w:val="Tabla65"/><w:widowControl/><w:jc w:val="left"/><w:rPr><w:kern w:val="0"/><w:szCs w:val="24"/><w:lang w:val="es-CO" w:eastAsia="en-US" w:bidi="ar-SA"/><w:del w:id="16305" w:author="Unknown Author" w:date="2026-10-30T04:17:53Z"></w:del></w:rPr></w:pPr><w:del w:id="16304" w:author="Unknown Author" w:date="2026-10-30T04:17:53Z"><w:r><w:rPr><w:kern w:val="0"/><w:szCs w:val="24"/><w:lang w:val="es-CO" w:eastAsia="en-US" w:bidi="ar-SA"/></w:rPr><w:delText>2.8 Administración y apoyo a la supervisión (objetivo específico 2)</w:delText></w:r></w:del></w:p></w:tc><w:tc><w:tcPr><w:tcW w:w="310" w:type="dxa"/><w:tcBorders></w:tcBorders><w:shd w:color="auto" w:fill="F7F7F7" w:val="clear"/></w:tcPr><w:p><w:pPr><w:pStyle w:val="Tabla65"/><w:widowControl/><w:jc w:val="left"/><w:rPr><w:kern w:val="0"/><w:szCs w:val="24"/><w:lang w:val="es-CO" w:eastAsia="en-US" w:bidi="ar-SA"/><w:del w:id="16307" w:author="Unknown Author" w:date="2026-10-30T04:17:53Z"></w:del></w:rPr></w:pPr><w:del w:id="16306" w:author="Unknown Author" w:date="2026-10-30T04:17:53Z"><w:r><w:rPr><w:kern w:val="0"/><w:szCs w:val="24"/><w:lang w:val="es-CO" w:eastAsia="en-US" w:bidi="ar-SA"/></w:rPr><w:delText>x</w:delText></w:r></w:del></w:p></w:tc><w:tc><w:tcPr><w:tcW w:w="309" w:type="dxa"/><w:tcBorders></w:tcBorders><w:shd w:color="auto" w:fill="F7F7F7" w:val="clear"/></w:tcPr><w:p><w:pPr><w:pStyle w:val="Tabla65"/><w:widowControl/><w:jc w:val="left"/><w:rPr><w:kern w:val="0"/><w:szCs w:val="24"/><w:lang w:val="es-CO" w:eastAsia="en-US" w:bidi="ar-SA"/><w:del w:id="16309" w:author="Unknown Author" w:date="2026-10-30T04:17:53Z"></w:del></w:rPr></w:pPr><w:del w:id="16308" w:author="Unknown Author" w:date="2026-10-30T04:17:53Z"><w:r><w:rPr><w:kern w:val="0"/><w:szCs w:val="24"/><w:lang w:val="es-CO" w:eastAsia="en-US" w:bidi="ar-SA"/></w:rPr><w:delText>x</w:delText></w:r></w:del></w:p></w:tc><w:tc><w:tcPr><w:tcW w:w="311" w:type="dxa"/><w:tcBorders></w:tcBorders><w:shd w:color="auto" w:fill="F7F7F7" w:val="clear"/></w:tcPr><w:p><w:pPr><w:pStyle w:val="Tabla65"/><w:widowControl/><w:jc w:val="left"/><w:rPr><w:kern w:val="0"/><w:szCs w:val="24"/><w:lang w:val="es-CO" w:eastAsia="en-US" w:bidi="ar-SA"/><w:del w:id="16311" w:author="Unknown Author" w:date="2026-10-30T04:17:53Z"></w:del></w:rPr></w:pPr><w:del w:id="16310" w:author="Unknown Author" w:date="2026-10-30T04:17:53Z"><w:r><w:rPr><w:kern w:val="0"/><w:szCs w:val="24"/><w:lang w:val="es-CO" w:eastAsia="en-US" w:bidi="ar-SA"/></w:rPr><w:delText>x</w:delText></w:r></w:del></w:p></w:tc><w:tc><w:tcPr><w:tcW w:w="310" w:type="dxa"/><w:tcBorders></w:tcBorders><w:shd w:color="auto" w:fill="F7F7F7" w:val="clear"/></w:tcPr><w:p><w:pPr><w:pStyle w:val="Tabla65"/><w:widowControl/><w:jc w:val="left"/><w:rPr><w:kern w:val="0"/><w:szCs w:val="24"/><w:lang w:val="es-CO" w:eastAsia="en-US" w:bidi="ar-SA"/><w:del w:id="16313" w:author="Unknown Author" w:date="2026-10-30T04:17:53Z"></w:del></w:rPr></w:pPr><w:del w:id="16312" w:author="Unknown Author" w:date="2026-10-30T04:17:53Z"><w:r><w:rPr><w:kern w:val="0"/><w:szCs w:val="24"/><w:lang w:val="es-CO" w:eastAsia="en-US" w:bidi="ar-SA"/></w:rPr><w:delText>x</w:delText></w:r></w:del></w:p></w:tc><w:tc><w:tcPr><w:tcW w:w="309" w:type="dxa"/><w:tcBorders></w:tcBorders><w:shd w:color="auto" w:fill="F7F7F7" w:val="clear"/></w:tcPr><w:p><w:pPr><w:pStyle w:val="Tabla65"/><w:widowControl/><w:jc w:val="left"/><w:rPr><w:kern w:val="0"/><w:szCs w:val="24"/><w:lang w:val="es-CO" w:eastAsia="en-US" w:bidi="ar-SA"/><w:del w:id="16315" w:author="Unknown Author" w:date="2026-10-30T04:17:53Z"></w:del></w:rPr></w:pPr><w:del w:id="16314" w:author="Unknown Author" w:date="2026-10-30T04:17:53Z"><w:r><w:rPr><w:kern w:val="0"/><w:szCs w:val="24"/><w:lang w:val="es-CO" w:eastAsia="en-US" w:bidi="ar-SA"/></w:rPr><w:delText>x</w:delText></w:r></w:del></w:p></w:tc><w:tc><w:tcPr><w:tcW w:w="310" w:type="dxa"/><w:tcBorders></w:tcBorders><w:shd w:color="auto" w:fill="F7F7F7" w:val="clear"/></w:tcPr><w:p><w:pPr><w:pStyle w:val="Tabla65"/><w:widowControl/><w:jc w:val="left"/><w:rPr><w:kern w:val="0"/><w:szCs w:val="24"/><w:lang w:val="es-CO" w:eastAsia="en-US" w:bidi="ar-SA"/><w:del w:id="16317" w:author="Unknown Author" w:date="2026-10-30T04:17:53Z"></w:del></w:rPr></w:pPr><w:del w:id="16316" w:author="Unknown Author" w:date="2026-10-30T04:17:53Z"><w:r><w:rPr><w:kern w:val="0"/><w:szCs w:val="24"/><w:lang w:val="es-CO" w:eastAsia="en-US" w:bidi="ar-SA"/></w:rPr><w:delText>x</w:delText></w:r></w:del></w:p></w:tc><w:tc><w:tcPr><w:tcW w:w="311" w:type="dxa"/><w:tcBorders></w:tcBorders><w:shd w:color="auto" w:fill="F7F7F7" w:val="clear"/></w:tcPr><w:p><w:pPr><w:pStyle w:val="Tabla65"/><w:widowControl/><w:jc w:val="left"/><w:rPr><w:kern w:val="0"/><w:szCs w:val="24"/><w:lang w:val="es-CO" w:eastAsia="en-US" w:bidi="ar-SA"/><w:del w:id="16319" w:author="Unknown Author" w:date="2026-10-30T04:17:53Z"></w:del></w:rPr></w:pPr><w:del w:id="16318" w:author="Unknown Author" w:date="2026-10-30T04:17:53Z"><w:r><w:rPr><w:kern w:val="0"/><w:szCs w:val="24"/><w:lang w:val="es-CO" w:eastAsia="en-US" w:bidi="ar-SA"/></w:rPr><w:delText>x</w:delText></w:r></w:del></w:p></w:tc><w:tc><w:tcPr><w:tcW w:w="310" w:type="dxa"/><w:tcBorders></w:tcBorders><w:shd w:color="auto" w:fill="F7F7F7" w:val="clear"/></w:tcPr><w:p><w:pPr><w:pStyle w:val="Tabla65"/><w:widowControl/><w:jc w:val="left"/><w:rPr><w:kern w:val="0"/><w:szCs w:val="24"/><w:lang w:val="es-CO" w:eastAsia="en-US" w:bidi="ar-SA"/><w:del w:id="16321" w:author="Unknown Author" w:date="2026-10-30T04:17:53Z"></w:del></w:rPr></w:pPr><w:del w:id="16320" w:author="Unknown Author" w:date="2026-10-30T04:17:53Z"><w:r><w:rPr><w:kern w:val="0"/><w:szCs w:val="24"/><w:lang w:val="es-CO" w:eastAsia="en-US" w:bidi="ar-SA"/></w:rPr><w:delText>x</w:delText></w:r></w:del></w:p></w:tc><w:tc><w:tcPr><w:tcW w:w="309" w:type="dxa"/><w:tcBorders></w:tcBorders><w:shd w:color="auto" w:fill="F7F7F7" w:val="clear"/></w:tcPr><w:p><w:pPr><w:pStyle w:val="Tabla65"/><w:widowControl/><w:jc w:val="left"/><w:rPr><w:kern w:val="0"/><w:szCs w:val="24"/><w:lang w:val="es-CO" w:eastAsia="en-US" w:bidi="ar-SA"/><w:del w:id="16323" w:author="Unknown Author" w:date="2026-10-30T04:17:53Z"></w:del></w:rPr></w:pPr><w:del w:id="16322" w:author="Unknown Author" w:date="2026-10-30T04:17:53Z"><w:r><w:rPr><w:kern w:val="0"/><w:szCs w:val="24"/><w:lang w:val="es-CO" w:eastAsia="en-US" w:bidi="ar-SA"/></w:rPr><w:delText>x</w:delText></w:r></w:del></w:p></w:tc><w:tc><w:tcPr><w:tcW w:w="311" w:type="dxa"/><w:tcBorders></w:tcBorders><w:shd w:color="auto" w:fill="F7F7F7" w:val="clear"/></w:tcPr><w:p><w:pPr><w:pStyle w:val="Tabla65"/><w:widowControl/><w:jc w:val="left"/><w:rPr><w:kern w:val="0"/><w:szCs w:val="24"/><w:lang w:val="es-CO" w:eastAsia="en-US" w:bidi="ar-SA"/><w:del w:id="16325" w:author="Unknown Author" w:date="2026-10-30T04:17:53Z"></w:del></w:rPr></w:pPr><w:del w:id="16324" w:author="Unknown Author" w:date="2026-10-30T04:17:53Z"><w:r><w:rPr><w:kern w:val="0"/><w:szCs w:val="24"/><w:lang w:val="es-CO" w:eastAsia="en-US" w:bidi="ar-SA"/></w:rPr><w:delText>x</w:delText></w:r></w:del></w:p></w:tc><w:tc><w:tcPr><w:tcW w:w="310" w:type="dxa"/><w:tcBorders></w:tcBorders><w:shd w:color="auto" w:fill="F7F7F7" w:val="clear"/></w:tcPr><w:p><w:pPr><w:pStyle w:val="Tabla65"/><w:widowControl/><w:jc w:val="left"/><w:rPr><w:kern w:val="0"/><w:szCs w:val="24"/><w:lang w:val="es-CO" w:eastAsia="en-US" w:bidi="ar-SA"/><w:del w:id="16327" w:author="Unknown Author" w:date="2026-10-30T04:17:53Z"></w:del></w:rPr></w:pPr><w:del w:id="16326" w:author="Unknown Author" w:date="2026-10-30T04:17:53Z"><w:r><w:rPr><w:kern w:val="0"/><w:szCs w:val="24"/><w:lang w:val="es-CO" w:eastAsia="en-US" w:bidi="ar-SA"/></w:rPr><w:delText>x</w:delText></w:r></w:del></w:p></w:tc><w:tc><w:tcPr><w:tcW w:w="309" w:type="dxa"/><w:tcBorders></w:tcBorders><w:shd w:color="auto" w:fill="F7F7F7" w:val="clear"/></w:tcPr><w:p><w:pPr><w:pStyle w:val="Tabla65"/><w:widowControl/><w:jc w:val="left"/><w:rPr><w:kern w:val="0"/><w:szCs w:val="24"/><w:lang w:val="es-CO" w:eastAsia="en-US" w:bidi="ar-SA"/><w:del w:id="16329" w:author="Unknown Author" w:date="2026-10-30T04:17:53Z"></w:del></w:rPr></w:pPr><w:del w:id="16328" w:author="Unknown Author" w:date="2026-10-30T04:17:53Z"><w:r><w:rPr><w:kern w:val="0"/><w:szCs w:val="24"/><w:lang w:val="es-CO" w:eastAsia="en-US" w:bidi="ar-SA"/></w:rPr><w:delText>x</w:delText></w:r></w:del></w:p></w:tc><w:tc><w:tcPr><w:tcW w:w="310" w:type="dxa"/><w:tcBorders></w:tcBorders><w:shd w:color="auto" w:fill="F7F7F7" w:val="clear"/></w:tcPr><w:p><w:pPr><w:pStyle w:val="Tabla65"/><w:widowControl/><w:jc w:val="left"/><w:rPr><w:kern w:val="0"/><w:szCs w:val="24"/><w:lang w:val="es-CO" w:eastAsia="en-US" w:bidi="ar-SA"/><w:del w:id="16331" w:author="Unknown Author" w:date="2026-10-30T04:17:53Z"></w:del></w:rPr></w:pPr><w:del w:id="16330" w:author="Unknown Author" w:date="2026-10-30T04:17:53Z"><w:r><w:rPr><w:kern w:val="0"/><w:szCs w:val="24"/><w:lang w:val="es-CO" w:eastAsia="en-US" w:bidi="ar-SA"/></w:rPr><w:delText>x</w:delText></w:r></w:del></w:p></w:tc><w:tc><w:tcPr><w:tcW w:w="311" w:type="dxa"/><w:tcBorders></w:tcBorders><w:shd w:color="auto" w:fill="F7F7F7" w:val="clear"/></w:tcPr><w:p><w:pPr><w:pStyle w:val="Tabla65"/><w:widowControl/><w:jc w:val="left"/><w:rPr><w:kern w:val="0"/><w:szCs w:val="24"/><w:lang w:val="es-CO" w:eastAsia="en-US" w:bidi="ar-SA"/><w:del w:id="16333" w:author="Unknown Author" w:date="2026-10-30T04:17:53Z"></w:del></w:rPr></w:pPr><w:del w:id="16332" w:author="Unknown Author" w:date="2026-10-30T04:17:53Z"><w:r><w:rPr><w:kern w:val="0"/><w:szCs w:val="24"/><w:lang w:val="es-CO" w:eastAsia="en-US" w:bidi="ar-SA"/></w:rPr><w:delText>x</w:delText></w:r></w:del></w:p></w:tc><w:tc><w:tcPr><w:tcW w:w="310" w:type="dxa"/><w:tcBorders></w:tcBorders><w:shd w:color="auto" w:fill="F7F7F7" w:val="clear"/></w:tcPr><w:p><w:pPr><w:pStyle w:val="Tabla65"/><w:widowControl/><w:jc w:val="left"/><w:rPr><w:kern w:val="0"/><w:szCs w:val="24"/><w:lang w:val="es-CO" w:eastAsia="en-US" w:bidi="ar-SA"/><w:del w:id="16335" w:author="Unknown Author" w:date="2026-10-30T04:17:53Z"></w:del></w:rPr></w:pPr><w:del w:id="16334" w:author="Unknown Author" w:date="2026-10-30T04:17:53Z"><w:r><w:rPr><w:kern w:val="0"/><w:szCs w:val="24"/><w:lang w:val="es-CO" w:eastAsia="en-US" w:bidi="ar-SA"/></w:rPr><w:delText>x</w:delText></w:r></w:del></w:p></w:tc><w:tc><w:tcPr><w:tcW w:w="309" w:type="dxa"/><w:tcBorders></w:tcBorders><w:shd w:color="auto" w:fill="F7F7F7" w:val="clear"/></w:tcPr><w:p><w:pPr><w:pStyle w:val="Tabla65"/><w:widowControl/><w:jc w:val="left"/><w:rPr><w:kern w:val="0"/><w:szCs w:val="24"/><w:lang w:val="es-CO" w:eastAsia="en-US" w:bidi="ar-SA"/><w:del w:id="16337" w:author="Unknown Author" w:date="2026-10-30T04:17:53Z"></w:del></w:rPr></w:pPr><w:del w:id="16336" w:author="Unknown Author" w:date="2026-10-30T04:17:53Z"><w:r><w:rPr><w:kern w:val="0"/><w:szCs w:val="24"/><w:lang w:val="es-CO" w:eastAsia="en-US" w:bidi="ar-SA"/></w:rPr><w:delText>x</w:delText></w:r></w:del></w:p></w:tc><w:tc><w:tcPr><w:tcW w:w="311" w:type="dxa"/><w:tcBorders></w:tcBorders><w:shd w:color="auto" w:fill="F7F7F7" w:val="clear"/></w:tcPr><w:p><w:pPr><w:pStyle w:val="Tabla65"/><w:widowControl/><w:jc w:val="left"/><w:rPr><w:kern w:val="0"/><w:szCs w:val="24"/><w:lang w:val="es-CO" w:eastAsia="en-US" w:bidi="ar-SA"/><w:del w:id="16339" w:author="Unknown Author" w:date="2026-10-30T04:17:53Z"></w:del></w:rPr></w:pPr><w:del w:id="16338" w:author="Unknown Author" w:date="2026-10-30T04:17:53Z"><w:r><w:rPr><w:kern w:val="0"/><w:szCs w:val="24"/><w:lang w:val="es-CO" w:eastAsia="en-US" w:bidi="ar-SA"/></w:rPr><w:delText>x</w:delText></w:r></w:del></w:p></w:tc><w:tc><w:tcPr><w:tcW w:w="310" w:type="dxa"/><w:tcBorders></w:tcBorders><w:shd w:color="auto" w:fill="F7F7F7" w:val="clear"/></w:tcPr><w:p><w:pPr><w:pStyle w:val="Tabla65"/><w:widowControl/><w:jc w:val="left"/><w:rPr><w:kern w:val="0"/><w:szCs w:val="24"/><w:lang w:val="es-CO" w:eastAsia="en-US" w:bidi="ar-SA"/><w:del w:id="16341" w:author="Unknown Author" w:date="2026-10-30T04:17:53Z"></w:del></w:rPr></w:pPr><w:del w:id="16340" w:author="Unknown Author" w:date="2026-10-30T04:17:53Z"><w:r><w:rPr><w:kern w:val="0"/><w:szCs w:val="24"/><w:lang w:val="es-CO" w:eastAsia="en-US" w:bidi="ar-SA"/></w:rPr><w:delText>x</w:delText></w:r></w:del></w:p></w:tc><w:tc><w:tcPr><w:tcW w:w="309" w:type="dxa"/><w:tcBorders></w:tcBorders><w:shd w:color="auto" w:fill="F7F7F7" w:val="clear"/></w:tcPr><w:p><w:pPr><w:pStyle w:val="Tabla65"/><w:widowControl/><w:jc w:val="left"/><w:rPr><w:kern w:val="0"/><w:szCs w:val="24"/><w:lang w:val="es-CO" w:eastAsia="en-US" w:bidi="ar-SA"/><w:del w:id="16343" w:author="Unknown Author" w:date="2026-10-30T04:17:53Z"></w:del></w:rPr></w:pPr><w:del w:id="16342" w:author="Unknown Author" w:date="2026-10-30T04:17:53Z"><w:r><w:rPr><w:kern w:val="0"/><w:szCs w:val="24"/><w:lang w:val="es-CO" w:eastAsia="en-US" w:bidi="ar-SA"/></w:rPr><w:delText>x</w:delText></w:r></w:del></w:p></w:tc><w:tc><w:tcPr><w:tcW w:w="310" w:type="dxa"/><w:tcBorders></w:tcBorders><w:shd w:color="auto" w:fill="F7F7F7" w:val="clear"/></w:tcPr><w:p><w:pPr><w:pStyle w:val="Tabla65"/><w:widowControl/><w:jc w:val="left"/><w:rPr><w:kern w:val="0"/><w:szCs w:val="24"/><w:lang w:val="es-CO" w:eastAsia="en-US" w:bidi="ar-SA"/><w:del w:id="16345" w:author="Unknown Author" w:date="2026-10-30T04:17:53Z"></w:del></w:rPr></w:pPr><w:del w:id="16344" w:author="Unknown Author" w:date="2026-10-30T04:17:53Z"><w:r><w:rPr><w:kern w:val="0"/><w:szCs w:val="24"/><w:lang w:val="es-CO" w:eastAsia="en-US" w:bidi="ar-SA"/></w:rPr><w:delText>x</w:delText></w:r></w:del></w:p></w:tc><w:tc><w:tcPr><w:tcW w:w="311" w:type="dxa"/><w:tcBorders></w:tcBorders><w:shd w:color="auto" w:fill="F7F7F7" w:val="clear"/></w:tcPr><w:p><w:pPr><w:pStyle w:val="Tabla65"/><w:widowControl/><w:jc w:val="left"/><w:rPr><w:kern w:val="0"/><w:szCs w:val="24"/><w:lang w:val="es-CO" w:eastAsia="en-US" w:bidi="ar-SA"/><w:del w:id="16347" w:author="Unknown Author" w:date="2026-10-30T04:17:53Z"></w:del></w:rPr></w:pPr><w:del w:id="16346" w:author="Unknown Author" w:date="2026-10-30T04:17:53Z"><w:r><w:rPr><w:kern w:val="0"/><w:szCs w:val="24"/><w:lang w:val="es-CO" w:eastAsia="en-US" w:bidi="ar-SA"/></w:rPr><w:delText>x</w:delText></w:r></w:del></w:p></w:tc><w:tc><w:tcPr><w:tcW w:w="310" w:type="dxa"/><w:tcBorders></w:tcBorders><w:shd w:color="auto" w:fill="F7F7F7" w:val="clear"/></w:tcPr><w:p><w:pPr><w:pStyle w:val="Tabla65"/><w:widowControl/><w:jc w:val="left"/><w:rPr><w:kern w:val="0"/><w:szCs w:val="24"/><w:lang w:val="es-CO" w:eastAsia="en-US" w:bidi="ar-SA"/><w:del w:id="16349" w:author="Unknown Author" w:date="2026-10-30T04:17:53Z"></w:del></w:rPr></w:pPr><w:del w:id="16348" w:author="Unknown Author" w:date="2026-10-30T04:17:53Z"><w:r><w:rPr><w:kern w:val="0"/><w:szCs w:val="24"/><w:lang w:val="es-CO" w:eastAsia="en-US" w:bidi="ar-SA"/></w:rPr><w:delText>x</w:delText></w:r></w:del></w:p></w:tc><w:tc><w:tcPr><w:tcW w:w="309" w:type="dxa"/><w:tcBorders></w:tcBorders><w:shd w:color="auto" w:fill="F7F7F7" w:val="clear"/></w:tcPr><w:p><w:pPr><w:pStyle w:val="Tabla65"/><w:widowControl/><w:jc w:val="left"/><w:rPr><w:kern w:val="0"/><w:szCs w:val="24"/><w:lang w:val="es-CO" w:eastAsia="en-US" w:bidi="ar-SA"/><w:del w:id="16351" w:author="Unknown Author" w:date="2026-10-30T04:17:53Z"></w:del></w:rPr></w:pPr><w:del w:id="16350" w:author="Unknown Author" w:date="2026-10-30T04:17:53Z"><w:r><w:rPr><w:kern w:val="0"/><w:szCs w:val="24"/><w:lang w:val="es-CO" w:eastAsia="en-US" w:bidi="ar-SA"/></w:rPr><w:delText>x</w:delText></w:r></w:del></w:p></w:tc><w:tc><w:tcPr><w:tcW w:w="309" w:type="dxa"/><w:tcBorders></w:tcBorders><w:shd w:color="auto" w:fill="F7F7F7" w:val="clear"/></w:tcPr><w:p><w:pPr><w:pStyle w:val="Tabla65"/><w:widowControl/><w:jc w:val="left"/><w:rPr><w:kern w:val="0"/><w:szCs w:val="24"/><w:lang w:val="es-CO" w:eastAsia="en-US" w:bidi="ar-SA"/><w:del w:id="16353" w:author="Unknown Author" w:date="2026-10-30T04:17:53Z"></w:del></w:rPr></w:pPr><w:del w:id="16352" w:author="Unknown Author" w:date="2026-10-30T04:17:53Z"><w:r><w:rPr><w:kern w:val="0"/><w:szCs w:val="24"/><w:lang w:val="es-CO" w:eastAsia="en-US" w:bidi="ar-SA"/></w:rPr><w:delText>x</w:delText></w:r></w:del></w:p></w:tc></w:tr><w:tr><w:trPr><w:del w:id="16354" w:author="Unknown Author" w:date="2026-10-30T04:17:53Z"/><w:cantSplit w:val="true"/></w:trPr><w:tc><w:tcPr><w:tcW w:w="899" w:type="dxa"/><w:tcBorders></w:tcBorders></w:tcPr><w:p><w:pPr><w:pStyle w:val="Tabla65"/><w:widowControl/><w:jc w:val="left"/><w:rPr><w:kern w:val="0"/><w:szCs w:val="24"/><w:lang w:val="es-CO" w:eastAsia="en-US" w:bidi="ar-SA"/><w:del w:id="16356" w:author="Unknown Author" w:date="2026-10-30T04:17:53Z"></w:del></w:rPr></w:pPr><w:del w:id="16355" w:author="Unknown Author" w:date="2026-10-30T04:17:53Z"><w:r><w:rPr><w:kern w:val="0"/><w:szCs w:val="24"/><w:lang w:val="es-CO" w:eastAsia="en-US" w:bidi="ar-SA"/></w:rPr><w:delText>OE3</w:delText></w:r></w:del></w:p></w:tc><w:tc><w:tcPr><w:tcW w:w="1700" w:type="dxa"/><w:tcBorders></w:tcBorders></w:tcPr><w:p><w:pPr><w:pStyle w:val="Tabla65"/><w:widowControl/><w:jc w:val="left"/><w:rPr><w:kern w:val="0"/><w:szCs w:val="24"/><w:lang w:val="es-CO" w:eastAsia="en-US" w:bidi="ar-SA"/><w:del w:id="16358" w:author="Unknown Author" w:date="2026-10-30T04:17:53Z"></w:del></w:rPr></w:pPr><w:del w:id="16357" w:author="Unknown Author" w:date="2026-10-30T04:17:53Z"><w:r><w:rPr><w:kern w:val="0"/><w:szCs w:val="24"/><w:lang w:val="es-CO" w:eastAsia="en-US" w:bidi="ar-SA"/></w:rPr><w:delText>Documentos de planeación, apropiación social y asistencia técnica</w:delText></w:r></w:del></w:p></w:tc><w:tc><w:tcPr><w:tcW w:w="3515" w:type="dxa"/><w:tcBorders></w:tcBorders></w:tcPr><w:p><w:pPr><w:pStyle w:val="Tabla65"/><w:widowControl/><w:jc w:val="left"/><w:rPr><w:kern w:val="0"/><w:szCs w:val="24"/><w:lang w:val="es-CO" w:eastAsia="en-US" w:bidi="ar-SA"/><w:del w:id="16360" w:author="Unknown Author" w:date="2026-10-30T04:17:53Z"></w:del></w:rPr></w:pPr><w:del w:id="16359" w:author="Unknown Author" w:date="2026-10-30T04:17:53Z"><w:r><w:rPr><w:kern w:val="0"/><w:szCs w:val="24"/><w:lang w:val="es-CO" w:eastAsia="en-US" w:bidi="ar-SA"/></w:rPr><w:delText>3.1 Co-diseñar los umbrales y el protocolo de alerta con los comités</w:delText></w:r></w:del></w:p></w:tc><w:tc><w:tcPr><w:tcW w:w="310" w:type="dxa"/><w:tcBorders></w:tcBorders></w:tcPr><w:p><w:pPr><w:pStyle w:val="Tabla65"/><w:widowControl/><w:rPr><w:kern w:val="0"/><w:szCs w:val="24"/><w:lang w:val="es-CO" w:eastAsia="en-US" w:bidi="ar-SA"/><w:del w:id="16362" w:author="Unknown Author" w:date="2026-10-30T04:17:53Z"></w:del></w:rPr></w:pPr><w:del w:id="16361"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6364" w:author="Unknown Author" w:date="2026-10-30T04:17:53Z"></w:del></w:rPr></w:pPr><w:del w:id="16363" w:author="Unknown Author" w:date="2026-10-30T04:17:53Z"><w:r><w:rPr><w:kern w:val="0"/><w:szCs w:val="24"/><w:lang w:val="es-CO" w:eastAsia="en-US" w:bidi="ar-SA"/></w:rPr></w:r></w:del></w:p></w:tc><w:tc><w:tcPr><w:tcW w:w="311" w:type="dxa"/><w:tcBorders></w:tcBorders></w:tcPr><w:p><w:pPr><w:pStyle w:val="Tabla65"/><w:widowControl/><w:jc w:val="left"/><w:rPr><w:kern w:val="0"/><w:szCs w:val="24"/><w:lang w:val="es-CO" w:eastAsia="en-US" w:bidi="ar-SA"/><w:del w:id="16366" w:author="Unknown Author" w:date="2026-10-30T04:17:53Z"></w:del></w:rPr></w:pPr><w:del w:id="16365" w:author="Unknown Author" w:date="2026-10-30T04:17:53Z"><w:r><w:rPr><w:kern w:val="0"/><w:szCs w:val="24"/><w:lang w:val="es-CO" w:eastAsia="en-US" w:bidi="ar-SA"/></w:rPr><w:delText>x</w:delText></w:r></w:del></w:p></w:tc><w:tc><w:tcPr><w:tcW w:w="310" w:type="dxa"/><w:tcBorders></w:tcBorders></w:tcPr><w:p><w:pPr><w:pStyle w:val="Tabla65"/><w:widowControl/><w:jc w:val="left"/><w:rPr><w:kern w:val="0"/><w:szCs w:val="24"/><w:lang w:val="es-CO" w:eastAsia="en-US" w:bidi="ar-SA"/><w:del w:id="16368" w:author="Unknown Author" w:date="2026-10-30T04:17:53Z"></w:del></w:rPr></w:pPr><w:del w:id="16367" w:author="Unknown Author" w:date="2026-10-30T04:17:53Z"><w:r><w:rPr><w:kern w:val="0"/><w:szCs w:val="24"/><w:lang w:val="es-CO" w:eastAsia="en-US" w:bidi="ar-SA"/></w:rPr><w:delText>x</w:delText></w:r></w:del></w:p></w:tc><w:tc><w:tcPr><w:tcW w:w="309" w:type="dxa"/><w:tcBorders></w:tcBorders></w:tcPr><w:p><w:pPr><w:pStyle w:val="Tabla65"/><w:widowControl/><w:jc w:val="left"/><w:rPr><w:kern w:val="0"/><w:szCs w:val="24"/><w:lang w:val="es-CO" w:eastAsia="en-US" w:bidi="ar-SA"/><w:del w:id="16370" w:author="Unknown Author" w:date="2026-10-30T04:17:53Z"></w:del></w:rPr></w:pPr><w:del w:id="16369" w:author="Unknown Author" w:date="2026-10-30T04:17:53Z"><w:r><w:rPr><w:kern w:val="0"/><w:szCs w:val="24"/><w:lang w:val="es-CO" w:eastAsia="en-US" w:bidi="ar-SA"/></w:rPr><w:delText>x</w:delText></w:r></w:del></w:p></w:tc><w:tc><w:tcPr><w:tcW w:w="310" w:type="dxa"/><w:tcBorders></w:tcBorders></w:tcPr><w:p><w:pPr><w:pStyle w:val="Tabla65"/><w:widowControl/><w:jc w:val="left"/><w:rPr><w:kern w:val="0"/><w:szCs w:val="24"/><w:lang w:val="es-CO" w:eastAsia="en-US" w:bidi="ar-SA"/><w:del w:id="16372" w:author="Unknown Author" w:date="2026-10-30T04:17:53Z"></w:del></w:rPr></w:pPr><w:del w:id="16371" w:author="Unknown Author" w:date="2026-10-30T04:17:53Z"><w:r><w:rPr><w:kern w:val="0"/><w:szCs w:val="24"/><w:lang w:val="es-CO" w:eastAsia="en-US" w:bidi="ar-SA"/></w:rPr><w:delText>x</w:delText></w:r></w:del></w:p></w:tc><w:tc><w:tcPr><w:tcW w:w="311" w:type="dxa"/><w:tcBorders></w:tcBorders></w:tcPr><w:p><w:pPr><w:pStyle w:val="Tabla65"/><w:widowControl/><w:jc w:val="left"/><w:rPr><w:kern w:val="0"/><w:szCs w:val="24"/><w:lang w:val="es-CO" w:eastAsia="en-US" w:bidi="ar-SA"/><w:del w:id="16374" w:author="Unknown Author" w:date="2026-10-30T04:17:53Z"></w:del></w:rPr></w:pPr><w:del w:id="16373" w:author="Unknown Author" w:date="2026-10-30T04:17:53Z"><w:r><w:rPr><w:kern w:val="0"/><w:szCs w:val="24"/><w:lang w:val="es-CO" w:eastAsia="en-US" w:bidi="ar-SA"/></w:rPr><w:delText>x</w:delText></w:r></w:del></w:p></w:tc><w:tc><w:tcPr><w:tcW w:w="310" w:type="dxa"/><w:tcBorders></w:tcBorders></w:tcPr><w:p><w:pPr><w:pStyle w:val="Tabla65"/><w:widowControl/><w:jc w:val="left"/><w:rPr><w:kern w:val="0"/><w:szCs w:val="24"/><w:lang w:val="es-CO" w:eastAsia="en-US" w:bidi="ar-SA"/><w:del w:id="16376" w:author="Unknown Author" w:date="2026-10-30T04:17:53Z"></w:del></w:rPr></w:pPr><w:del w:id="16375" w:author="Unknown Author" w:date="2026-10-30T04:17:53Z"><w:r><w:rPr><w:kern w:val="0"/><w:szCs w:val="24"/><w:lang w:val="es-CO" w:eastAsia="en-US" w:bidi="ar-SA"/></w:rPr><w:delText>x</w:delText></w:r></w:del></w:p></w:tc><w:tc><w:tcPr><w:tcW w:w="309" w:type="dxa"/><w:tcBorders></w:tcBorders></w:tcPr><w:p><w:pPr><w:pStyle w:val="Tabla65"/><w:widowControl/><w:jc w:val="left"/><w:rPr><w:kern w:val="0"/><w:szCs w:val="24"/><w:lang w:val="es-CO" w:eastAsia="en-US" w:bidi="ar-SA"/><w:del w:id="16378" w:author="Unknown Author" w:date="2026-10-30T04:17:53Z"></w:del></w:rPr></w:pPr><w:del w:id="16377" w:author="Unknown Author" w:date="2026-10-30T04:17:53Z"><w:r><w:rPr><w:kern w:val="0"/><w:szCs w:val="24"/><w:lang w:val="es-CO" w:eastAsia="en-US" w:bidi="ar-SA"/></w:rPr><w:delText>x</w:delText></w:r></w:del></w:p></w:tc><w:tc><w:tcPr><w:tcW w:w="311" w:type="dxa"/><w:tcBorders></w:tcBorders></w:tcPr><w:p><w:pPr><w:pStyle w:val="Tabla65"/><w:widowControl/><w:rPr><w:kern w:val="0"/><w:szCs w:val="24"/><w:lang w:val="es-CO" w:eastAsia="en-US" w:bidi="ar-SA"/><w:del w:id="16380" w:author="Unknown Author" w:date="2026-10-30T04:17:53Z"></w:del></w:rPr></w:pPr><w:del w:id="16379"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6382" w:author="Unknown Author" w:date="2026-10-30T04:17:53Z"></w:del></w:rPr></w:pPr><w:del w:id="16381"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6384" w:author="Unknown Author" w:date="2026-10-30T04:17:53Z"></w:del></w:rPr></w:pPr><w:del w:id="16383"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6386" w:author="Unknown Author" w:date="2026-10-30T04:17:53Z"></w:del></w:rPr></w:pPr><w:del w:id="16385" w:author="Unknown Author" w:date="2026-10-30T04:17:53Z"><w:r><w:rPr><w:kern w:val="0"/><w:szCs w:val="24"/><w:lang w:val="es-CO" w:eastAsia="en-US" w:bidi="ar-SA"/></w:rPr></w:r></w:del></w:p></w:tc><w:tc><w:tcPr><w:tcW w:w="311" w:type="dxa"/><w:tcBorders></w:tcBorders></w:tcPr><w:p><w:pPr><w:pStyle w:val="Tabla65"/><w:widowControl/><w:rPr><w:kern w:val="0"/><w:szCs w:val="24"/><w:lang w:val="es-CO" w:eastAsia="en-US" w:bidi="ar-SA"/><w:del w:id="16388" w:author="Unknown Author" w:date="2026-10-30T04:17:53Z"></w:del></w:rPr></w:pPr><w:del w:id="16387"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6390" w:author="Unknown Author" w:date="2026-10-30T04:17:53Z"></w:del></w:rPr></w:pPr><w:del w:id="16389"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6392" w:author="Unknown Author" w:date="2026-10-30T04:17:53Z"></w:del></w:rPr></w:pPr><w:del w:id="16391" w:author="Unknown Author" w:date="2026-10-30T04:17:53Z"><w:r><w:rPr><w:kern w:val="0"/><w:szCs w:val="24"/><w:lang w:val="es-CO" w:eastAsia="en-US" w:bidi="ar-SA"/></w:rPr></w:r></w:del></w:p></w:tc><w:tc><w:tcPr><w:tcW w:w="311" w:type="dxa"/><w:tcBorders></w:tcBorders></w:tcPr><w:p><w:pPr><w:pStyle w:val="Tabla65"/><w:widowControl/><w:rPr><w:kern w:val="0"/><w:szCs w:val="24"/><w:lang w:val="es-CO" w:eastAsia="en-US" w:bidi="ar-SA"/><w:del w:id="16394" w:author="Unknown Author" w:date="2026-10-30T04:17:53Z"></w:del></w:rPr></w:pPr><w:del w:id="16393"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6396" w:author="Unknown Author" w:date="2026-10-30T04:17:53Z"></w:del></w:rPr></w:pPr><w:del w:id="16395"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6398" w:author="Unknown Author" w:date="2026-10-30T04:17:53Z"></w:del></w:rPr></w:pPr><w:del w:id="16397"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6400" w:author="Unknown Author" w:date="2026-10-30T04:17:53Z"></w:del></w:rPr></w:pPr><w:del w:id="16399" w:author="Unknown Author" w:date="2026-10-30T04:17:53Z"><w:r><w:rPr><w:kern w:val="0"/><w:szCs w:val="24"/><w:lang w:val="es-CO" w:eastAsia="en-US" w:bidi="ar-SA"/></w:rPr></w:r></w:del></w:p></w:tc><w:tc><w:tcPr><w:tcW w:w="311" w:type="dxa"/><w:tcBorders></w:tcBorders></w:tcPr><w:p><w:pPr><w:pStyle w:val="Tabla65"/><w:widowControl/><w:rPr><w:kern w:val="0"/><w:szCs w:val="24"/><w:lang w:val="es-CO" w:eastAsia="en-US" w:bidi="ar-SA"/><w:del w:id="16402" w:author="Unknown Author" w:date="2026-10-30T04:17:53Z"></w:del></w:rPr></w:pPr><w:del w:id="16401"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6404" w:author="Unknown Author" w:date="2026-10-30T04:17:53Z"></w:del></w:rPr></w:pPr><w:del w:id="16403"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6406" w:author="Unknown Author" w:date="2026-10-30T04:17:53Z"></w:del></w:rPr></w:pPr><w:del w:id="16405"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6408" w:author="Unknown Author" w:date="2026-10-30T04:17:53Z"></w:del></w:rPr></w:pPr><w:del w:id="16407" w:author="Unknown Author" w:date="2026-10-30T04:17:53Z"><w:r><w:rPr><w:kern w:val="0"/><w:szCs w:val="24"/><w:lang w:val="es-CO" w:eastAsia="en-US" w:bidi="ar-SA"/></w:rPr></w:r></w:del></w:p></w:tc></w:tr><w:tr><w:trPr><w:del w:id="16409" w:author="Unknown Author" w:date="2026-10-30T04:17:53Z"/><w:cantSplit w:val="true"/></w:trPr><w:tc><w:tcPr><w:tcW w:w="899" w:type="dxa"/><w:tcBorders></w:tcBorders><w:shd w:color="auto" w:fill="F7F7F7" w:val="clear"/></w:tcPr><w:p><w:pPr><w:pStyle w:val="Tabla65"/><w:widowControl/><w:rPr><w:kern w:val="0"/><w:szCs w:val="24"/><w:lang w:val="es-CO" w:eastAsia="en-US" w:bidi="ar-SA"/><w:del w:id="16411" w:author="Unknown Author" w:date="2026-10-30T04:17:53Z"></w:del></w:rPr></w:pPr><w:del w:id="16410" w:author="Unknown Author" w:date="2026-10-30T04:17:53Z"><w:r><w:rPr><w:kern w:val="0"/><w:szCs w:val="24"/><w:lang w:val="es-CO" w:eastAsia="en-US" w:bidi="ar-SA"/></w:rPr></w:r></w:del></w:p></w:tc><w:tc><w:tcPr><w:tcW w:w="1700" w:type="dxa"/><w:tcBorders></w:tcBorders><w:shd w:color="auto" w:fill="F7F7F7" w:val="clear"/></w:tcPr><w:p><w:pPr><w:pStyle w:val="Tabla65"/><w:widowControl/><w:rPr><w:kern w:val="0"/><w:szCs w:val="24"/><w:lang w:val="es-CO" w:eastAsia="en-US" w:bidi="ar-SA"/><w:del w:id="16413" w:author="Unknown Author" w:date="2026-10-30T04:17:53Z"></w:del></w:rPr></w:pPr><w:del w:id="16412" w:author="Unknown Author" w:date="2026-10-30T04:17:53Z"><w:r><w:rPr><w:kern w:val="0"/><w:szCs w:val="24"/><w:lang w:val="es-CO" w:eastAsia="en-US" w:bidi="ar-SA"/></w:rPr></w:r></w:del></w:p></w:tc><w:tc><w:tcPr><w:tcW w:w="3515" w:type="dxa"/><w:tcBorders></w:tcBorders><w:shd w:color="auto" w:fill="F7F7F7" w:val="clear"/></w:tcPr><w:p><w:pPr><w:pStyle w:val="Tabla65"/><w:widowControl/><w:jc w:val="left"/><w:rPr><w:kern w:val="0"/><w:szCs w:val="24"/><w:lang w:val="es-CO" w:eastAsia="en-US" w:bidi="ar-SA"/><w:del w:id="16415" w:author="Unknown Author" w:date="2026-10-30T04:17:53Z"></w:del></w:rPr></w:pPr><w:del w:id="16414" w:author="Unknown Author" w:date="2026-10-30T04:17:53Z"><w:r><w:rPr><w:kern w:val="0"/><w:szCs w:val="24"/><w:lang w:val="es-CO" w:eastAsia="en-US" w:bidi="ar-SA"/></w:rPr><w:delText>3.2 Poner en uso el tablero con los comités</w:delText></w:r></w:del></w:p></w:tc><w:tc><w:tcPr><w:tcW w:w="310" w:type="dxa"/><w:tcBorders></w:tcBorders><w:shd w:color="auto" w:fill="F7F7F7" w:val="clear"/></w:tcPr><w:p><w:pPr><w:pStyle w:val="Tabla65"/><w:widowControl/><w:rPr><w:kern w:val="0"/><w:szCs w:val="24"/><w:lang w:val="es-CO" w:eastAsia="en-US" w:bidi="ar-SA"/><w:del w:id="16417" w:author="Unknown Author" w:date="2026-10-30T04:17:53Z"></w:del></w:rPr></w:pPr><w:del w:id="16416" w:author="Unknown Author" w:date="2026-10-30T04:17:53Z"><w:r><w:rPr><w:kern w:val="0"/><w:szCs w:val="24"/><w:lang w:val="es-CO" w:eastAsia="en-US" w:bidi="ar-SA"/></w:rPr></w:r></w:del></w:p></w:tc><w:tc><w:tcPr><w:tcW w:w="309" w:type="dxa"/><w:tcBorders></w:tcBorders><w:shd w:color="auto" w:fill="F7F7F7" w:val="clear"/></w:tcPr><w:p><w:pPr><w:pStyle w:val="Tabla65"/><w:widowControl/><w:rPr><w:kern w:val="0"/><w:szCs w:val="24"/><w:lang w:val="es-CO" w:eastAsia="en-US" w:bidi="ar-SA"/><w:del w:id="16419" w:author="Unknown Author" w:date="2026-10-30T04:17:53Z"></w:del></w:rPr></w:pPr><w:del w:id="16418" w:author="Unknown Author" w:date="2026-10-30T04:17:53Z"><w:r><w:rPr><w:kern w:val="0"/><w:szCs w:val="24"/><w:lang w:val="es-CO" w:eastAsia="en-US" w:bidi="ar-SA"/></w:rPr></w:r></w:del></w:p></w:tc><w:tc><w:tcPr><w:tcW w:w="311" w:type="dxa"/><w:tcBorders></w:tcBorders><w:shd w:color="auto" w:fill="F7F7F7" w:val="clear"/></w:tcPr><w:p><w:pPr><w:pStyle w:val="Tabla65"/><w:widowControl/><w:rPr><w:kern w:val="0"/><w:szCs w:val="24"/><w:lang w:val="es-CO" w:eastAsia="en-US" w:bidi="ar-SA"/><w:del w:id="16421" w:author="Unknown Author" w:date="2026-10-30T04:17:53Z"></w:del></w:rPr></w:pPr><w:del w:id="16420"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6423" w:author="Unknown Author" w:date="2026-10-30T04:17:53Z"></w:del></w:rPr></w:pPr><w:del w:id="16422" w:author="Unknown Author" w:date="2026-10-30T04:17:53Z"><w:r><w:rPr><w:kern w:val="0"/><w:szCs w:val="24"/><w:lang w:val="es-CO" w:eastAsia="en-US" w:bidi="ar-SA"/></w:rPr></w:r></w:del></w:p></w:tc><w:tc><w:tcPr><w:tcW w:w="309" w:type="dxa"/><w:tcBorders></w:tcBorders><w:shd w:color="auto" w:fill="F7F7F7" w:val="clear"/></w:tcPr><w:p><w:pPr><w:pStyle w:val="Tabla65"/><w:widowControl/><w:rPr><w:kern w:val="0"/><w:szCs w:val="24"/><w:lang w:val="es-CO" w:eastAsia="en-US" w:bidi="ar-SA"/><w:del w:id="16425" w:author="Unknown Author" w:date="2026-10-30T04:17:53Z"></w:del></w:rPr></w:pPr><w:del w:id="16424"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6427" w:author="Unknown Author" w:date="2026-10-30T04:17:53Z"></w:del></w:rPr></w:pPr><w:del w:id="16426" w:author="Unknown Author" w:date="2026-10-30T04:17:53Z"><w:r><w:rPr><w:kern w:val="0"/><w:szCs w:val="24"/><w:lang w:val="es-CO" w:eastAsia="en-US" w:bidi="ar-SA"/></w:rPr></w:r></w:del></w:p></w:tc><w:tc><w:tcPr><w:tcW w:w="311" w:type="dxa"/><w:tcBorders></w:tcBorders><w:shd w:color="auto" w:fill="F7F7F7" w:val="clear"/></w:tcPr><w:p><w:pPr><w:pStyle w:val="Tabla65"/><w:widowControl/><w:rPr><w:kern w:val="0"/><w:szCs w:val="24"/><w:lang w:val="es-CO" w:eastAsia="en-US" w:bidi="ar-SA"/><w:del w:id="16429" w:author="Unknown Author" w:date="2026-10-30T04:17:53Z"></w:del></w:rPr></w:pPr><w:del w:id="16428"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6431" w:author="Unknown Author" w:date="2026-10-30T04:17:53Z"></w:del></w:rPr></w:pPr><w:del w:id="16430" w:author="Unknown Author" w:date="2026-10-30T04:17:53Z"><w:r><w:rPr><w:kern w:val="0"/><w:szCs w:val="24"/><w:lang w:val="es-CO" w:eastAsia="en-US" w:bidi="ar-SA"/></w:rPr></w:r></w:del></w:p></w:tc><w:tc><w:tcPr><w:tcW w:w="309" w:type="dxa"/><w:tcBorders></w:tcBorders><w:shd w:color="auto" w:fill="F7F7F7" w:val="clear"/></w:tcPr><w:p><w:pPr><w:pStyle w:val="Tabla65"/><w:widowControl/><w:rPr><w:kern w:val="0"/><w:szCs w:val="24"/><w:lang w:val="es-CO" w:eastAsia="en-US" w:bidi="ar-SA"/><w:del w:id="16433" w:author="Unknown Author" w:date="2026-10-30T04:17:53Z"></w:del></w:rPr></w:pPr><w:del w:id="16432" w:author="Unknown Author" w:date="2026-10-30T04:17:53Z"><w:r><w:rPr><w:kern w:val="0"/><w:szCs w:val="24"/><w:lang w:val="es-CO" w:eastAsia="en-US" w:bidi="ar-SA"/></w:rPr></w:r></w:del></w:p></w:tc><w:tc><w:tcPr><w:tcW w:w="311" w:type="dxa"/><w:tcBorders></w:tcBorders><w:shd w:color="auto" w:fill="F7F7F7" w:val="clear"/></w:tcPr><w:p><w:pPr><w:pStyle w:val="Tabla65"/><w:widowControl/><w:rPr><w:kern w:val="0"/><w:szCs w:val="24"/><w:lang w:val="es-CO" w:eastAsia="en-US" w:bidi="ar-SA"/><w:del w:id="16435" w:author="Unknown Author" w:date="2026-10-30T04:17:53Z"></w:del></w:rPr></w:pPr><w:del w:id="16434"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6437" w:author="Unknown Author" w:date="2026-10-30T04:17:53Z"></w:del></w:rPr></w:pPr><w:del w:id="16436" w:author="Unknown Author" w:date="2026-10-30T04:17:53Z"><w:r><w:rPr><w:kern w:val="0"/><w:szCs w:val="24"/><w:lang w:val="es-CO" w:eastAsia="en-US" w:bidi="ar-SA"/></w:rPr></w:r></w:del></w:p></w:tc><w:tc><w:tcPr><w:tcW w:w="309" w:type="dxa"/><w:tcBorders></w:tcBorders><w:shd w:color="auto" w:fill="F7F7F7" w:val="clear"/></w:tcPr><w:p><w:pPr><w:pStyle w:val="Tabla65"/><w:widowControl/><w:jc w:val="left"/><w:rPr><w:kern w:val="0"/><w:szCs w:val="24"/><w:lang w:val="es-CO" w:eastAsia="en-US" w:bidi="ar-SA"/><w:del w:id="16439" w:author="Unknown Author" w:date="2026-10-30T04:17:53Z"></w:del></w:rPr></w:pPr><w:del w:id="16438" w:author="Unknown Author" w:date="2026-10-30T04:17:53Z"><w:r><w:rPr><w:kern w:val="0"/><w:szCs w:val="24"/><w:lang w:val="es-CO" w:eastAsia="en-US" w:bidi="ar-SA"/></w:rPr><w:delText>x</w:delText></w:r></w:del></w:p></w:tc><w:tc><w:tcPr><w:tcW w:w="310" w:type="dxa"/><w:tcBorders></w:tcBorders><w:shd w:color="auto" w:fill="F7F7F7" w:val="clear"/></w:tcPr><w:p><w:pPr><w:pStyle w:val="Tabla65"/><w:widowControl/><w:jc w:val="left"/><w:rPr><w:kern w:val="0"/><w:szCs w:val="24"/><w:lang w:val="es-CO" w:eastAsia="en-US" w:bidi="ar-SA"/><w:del w:id="16441" w:author="Unknown Author" w:date="2026-10-30T04:17:53Z"></w:del></w:rPr></w:pPr><w:del w:id="16440" w:author="Unknown Author" w:date="2026-10-30T04:17:53Z"><w:r><w:rPr><w:kern w:val="0"/><w:szCs w:val="24"/><w:lang w:val="es-CO" w:eastAsia="en-US" w:bidi="ar-SA"/></w:rPr><w:delText>x</w:delText></w:r></w:del></w:p></w:tc><w:tc><w:tcPr><w:tcW w:w="311" w:type="dxa"/><w:tcBorders></w:tcBorders><w:shd w:color="auto" w:fill="F7F7F7" w:val="clear"/></w:tcPr><w:p><w:pPr><w:pStyle w:val="Tabla65"/><w:widowControl/><w:jc w:val="left"/><w:rPr><w:kern w:val="0"/><w:szCs w:val="24"/><w:lang w:val="es-CO" w:eastAsia="en-US" w:bidi="ar-SA"/><w:del w:id="16443" w:author="Unknown Author" w:date="2026-10-30T04:17:53Z"></w:del></w:rPr></w:pPr><w:del w:id="16442" w:author="Unknown Author" w:date="2026-10-30T04:17:53Z"><w:r><w:rPr><w:kern w:val="0"/><w:szCs w:val="24"/><w:lang w:val="es-CO" w:eastAsia="en-US" w:bidi="ar-SA"/></w:rPr><w:delText>x</w:delText></w:r></w:del></w:p></w:tc><w:tc><w:tcPr><w:tcW w:w="310" w:type="dxa"/><w:tcBorders></w:tcBorders><w:shd w:color="auto" w:fill="F7F7F7" w:val="clear"/></w:tcPr><w:p><w:pPr><w:pStyle w:val="Tabla65"/><w:widowControl/><w:jc w:val="left"/><w:rPr><w:kern w:val="0"/><w:szCs w:val="24"/><w:lang w:val="es-CO" w:eastAsia="en-US" w:bidi="ar-SA"/><w:del w:id="16445" w:author="Unknown Author" w:date="2026-10-30T04:17:53Z"></w:del></w:rPr></w:pPr><w:del w:id="16444" w:author="Unknown Author" w:date="2026-10-30T04:17:53Z"><w:r><w:rPr><w:kern w:val="0"/><w:szCs w:val="24"/><w:lang w:val="es-CO" w:eastAsia="en-US" w:bidi="ar-SA"/></w:rPr><w:delText>x</w:delText></w:r></w:del></w:p></w:tc><w:tc><w:tcPr><w:tcW w:w="309" w:type="dxa"/><w:tcBorders></w:tcBorders><w:shd w:color="auto" w:fill="F7F7F7" w:val="clear"/></w:tcPr><w:p><w:pPr><w:pStyle w:val="Tabla65"/><w:widowControl/><w:rPr><w:kern w:val="0"/><w:szCs w:val="24"/><w:lang w:val="es-CO" w:eastAsia="en-US" w:bidi="ar-SA"/><w:del w:id="16447" w:author="Unknown Author" w:date="2026-10-30T04:17:53Z"></w:del></w:rPr></w:pPr><w:del w:id="16446" w:author="Unknown Author" w:date="2026-10-30T04:17:53Z"><w:r><w:rPr><w:kern w:val="0"/><w:szCs w:val="24"/><w:lang w:val="es-CO" w:eastAsia="en-US" w:bidi="ar-SA"/></w:rPr></w:r></w:del></w:p></w:tc><w:tc><w:tcPr><w:tcW w:w="311" w:type="dxa"/><w:tcBorders></w:tcBorders><w:shd w:color="auto" w:fill="F7F7F7" w:val="clear"/></w:tcPr><w:p><w:pPr><w:pStyle w:val="Tabla65"/><w:widowControl/><w:rPr><w:kern w:val="0"/><w:szCs w:val="24"/><w:lang w:val="es-CO" w:eastAsia="en-US" w:bidi="ar-SA"/><w:del w:id="16449" w:author="Unknown Author" w:date="2026-10-30T04:17:53Z"></w:del></w:rPr></w:pPr><w:del w:id="16448"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6451" w:author="Unknown Author" w:date="2026-10-30T04:17:53Z"></w:del></w:rPr></w:pPr><w:del w:id="16450" w:author="Unknown Author" w:date="2026-10-30T04:17:53Z"><w:r><w:rPr><w:kern w:val="0"/><w:szCs w:val="24"/><w:lang w:val="es-CO" w:eastAsia="en-US" w:bidi="ar-SA"/></w:rPr></w:r></w:del></w:p></w:tc><w:tc><w:tcPr><w:tcW w:w="309" w:type="dxa"/><w:tcBorders></w:tcBorders><w:shd w:color="auto" w:fill="F7F7F7" w:val="clear"/></w:tcPr><w:p><w:pPr><w:pStyle w:val="Tabla65"/><w:widowControl/><w:rPr><w:kern w:val="0"/><w:szCs w:val="24"/><w:lang w:val="es-CO" w:eastAsia="en-US" w:bidi="ar-SA"/><w:del w:id="16453" w:author="Unknown Author" w:date="2026-10-30T04:17:53Z"></w:del></w:rPr></w:pPr><w:del w:id="16452"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6455" w:author="Unknown Author" w:date="2026-10-30T04:17:53Z"></w:del></w:rPr></w:pPr><w:del w:id="16454" w:author="Unknown Author" w:date="2026-10-30T04:17:53Z"><w:r><w:rPr><w:kern w:val="0"/><w:szCs w:val="24"/><w:lang w:val="es-CO" w:eastAsia="en-US" w:bidi="ar-SA"/></w:rPr></w:r></w:del></w:p></w:tc><w:tc><w:tcPr><w:tcW w:w="311" w:type="dxa"/><w:tcBorders></w:tcBorders><w:shd w:color="auto" w:fill="F7F7F7" w:val="clear"/></w:tcPr><w:p><w:pPr><w:pStyle w:val="Tabla65"/><w:widowControl/><w:rPr><w:kern w:val="0"/><w:szCs w:val="24"/><w:lang w:val="es-CO" w:eastAsia="en-US" w:bidi="ar-SA"/><w:del w:id="16457" w:author="Unknown Author" w:date="2026-10-30T04:17:53Z"></w:del></w:rPr></w:pPr><w:del w:id="16456"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6459" w:author="Unknown Author" w:date="2026-10-30T04:17:53Z"></w:del></w:rPr></w:pPr><w:del w:id="16458" w:author="Unknown Author" w:date="2026-10-30T04:17:53Z"><w:r><w:rPr><w:kern w:val="0"/><w:szCs w:val="24"/><w:lang w:val="es-CO" w:eastAsia="en-US" w:bidi="ar-SA"/></w:rPr></w:r></w:del></w:p></w:tc><w:tc><w:tcPr><w:tcW w:w="309" w:type="dxa"/><w:tcBorders></w:tcBorders><w:shd w:color="auto" w:fill="F7F7F7" w:val="clear"/></w:tcPr><w:p><w:pPr><w:pStyle w:val="Tabla65"/><w:widowControl/><w:rPr><w:kern w:val="0"/><w:szCs w:val="24"/><w:lang w:val="es-CO" w:eastAsia="en-US" w:bidi="ar-SA"/><w:del w:id="16461" w:author="Unknown Author" w:date="2026-10-30T04:17:53Z"></w:del></w:rPr></w:pPr><w:del w:id="16460" w:author="Unknown Author" w:date="2026-10-30T04:17:53Z"><w:r><w:rPr><w:kern w:val="0"/><w:szCs w:val="24"/><w:lang w:val="es-CO" w:eastAsia="en-US" w:bidi="ar-SA"/></w:rPr></w:r></w:del></w:p></w:tc><w:tc><w:tcPr><w:tcW w:w="309" w:type="dxa"/><w:tcBorders></w:tcBorders><w:shd w:color="auto" w:fill="F7F7F7" w:val="clear"/></w:tcPr><w:p><w:pPr><w:pStyle w:val="Tabla65"/><w:widowControl/><w:rPr><w:kern w:val="0"/><w:szCs w:val="24"/><w:lang w:val="es-CO" w:eastAsia="en-US" w:bidi="ar-SA"/><w:del w:id="16463" w:author="Unknown Author" w:date="2026-10-30T04:17:53Z"></w:del></w:rPr></w:pPr><w:del w:id="16462" w:author="Unknown Author" w:date="2026-10-30T04:17:53Z"><w:r><w:rPr><w:kern w:val="0"/><w:szCs w:val="24"/><w:lang w:val="es-CO" w:eastAsia="en-US" w:bidi="ar-SA"/></w:rPr></w:r></w:del></w:p></w:tc></w:tr><w:tr><w:trPr><w:del w:id="16464" w:author="Unknown Author" w:date="2026-10-30T04:17:53Z"/><w:cantSplit w:val="true"/></w:trPr><w:tc><w:tcPr><w:tcW w:w="899" w:type="dxa"/><w:tcBorders></w:tcBorders></w:tcPr><w:p><w:pPr><w:pStyle w:val="Tabla65"/><w:widowControl/><w:rPr><w:kern w:val="0"/><w:szCs w:val="24"/><w:lang w:val="es-CO" w:eastAsia="en-US" w:bidi="ar-SA"/><w:del w:id="16466" w:author="Unknown Author" w:date="2026-10-30T04:17:53Z"></w:del></w:rPr></w:pPr><w:del w:id="16465" w:author="Unknown Author" w:date="2026-10-30T04:17:53Z"><w:r><w:rPr><w:kern w:val="0"/><w:szCs w:val="24"/><w:lang w:val="es-CO" w:eastAsia="en-US" w:bidi="ar-SA"/></w:rPr></w:r></w:del></w:p></w:tc><w:tc><w:tcPr><w:tcW w:w="1700" w:type="dxa"/><w:tcBorders></w:tcBorders></w:tcPr><w:p><w:pPr><w:pStyle w:val="Tabla65"/><w:widowControl/><w:rPr><w:kern w:val="0"/><w:szCs w:val="24"/><w:lang w:val="es-CO" w:eastAsia="en-US" w:bidi="ar-SA"/><w:del w:id="16468" w:author="Unknown Author" w:date="2026-10-30T04:17:53Z"></w:del></w:rPr></w:pPr><w:del w:id="16467" w:author="Unknown Author" w:date="2026-10-30T04:17:53Z"><w:r><w:rPr><w:kern w:val="0"/><w:szCs w:val="24"/><w:lang w:val="es-CO" w:eastAsia="en-US" w:bidi="ar-SA"/></w:rPr></w:r></w:del></w:p></w:tc><w:tc><w:tcPr><w:tcW w:w="3515" w:type="dxa"/><w:tcBorders></w:tcBorders></w:tcPr><w:p><w:pPr><w:pStyle w:val="Tabla65"/><w:widowControl/><w:jc w:val="left"/><w:rPr><w:kern w:val="0"/><w:szCs w:val="24"/><w:lang w:val="es-CO" w:eastAsia="en-US" w:bidi="ar-SA"/><w:del w:id="16470" w:author="Unknown Author" w:date="2026-10-30T04:17:53Z"></w:del></w:rPr></w:pPr><w:del w:id="16469" w:author="Unknown Author" w:date="2026-10-30T04:17:53Z"><w:r><w:rPr><w:kern w:val="0"/><w:szCs w:val="24"/><w:lang w:val="es-CO" w:eastAsia="en-US" w:bidi="ar-SA"/></w:rPr><w:delText>3.3 Formar custodios y firmar los convenios por tramo</w:delText></w:r></w:del></w:p></w:tc><w:tc><w:tcPr><w:tcW w:w="310" w:type="dxa"/><w:tcBorders></w:tcBorders></w:tcPr><w:p><w:pPr><w:pStyle w:val="Tabla65"/><w:widowControl/><w:rPr><w:kern w:val="0"/><w:szCs w:val="24"/><w:lang w:val="es-CO" w:eastAsia="en-US" w:bidi="ar-SA"/><w:del w:id="16472" w:author="Unknown Author" w:date="2026-10-30T04:17:53Z"></w:del></w:rPr></w:pPr><w:del w:id="16471"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6474" w:author="Unknown Author" w:date="2026-10-30T04:17:53Z"></w:del></w:rPr></w:pPr><w:del w:id="16473" w:author="Unknown Author" w:date="2026-10-30T04:17:53Z"><w:r><w:rPr><w:kern w:val="0"/><w:szCs w:val="24"/><w:lang w:val="es-CO" w:eastAsia="en-US" w:bidi="ar-SA"/></w:rPr></w:r></w:del></w:p></w:tc><w:tc><w:tcPr><w:tcW w:w="311" w:type="dxa"/><w:tcBorders></w:tcBorders></w:tcPr><w:p><w:pPr><w:pStyle w:val="Tabla65"/><w:widowControl/><w:rPr><w:kern w:val="0"/><w:szCs w:val="24"/><w:lang w:val="es-CO" w:eastAsia="en-US" w:bidi="ar-SA"/><w:del w:id="16476" w:author="Unknown Author" w:date="2026-10-30T04:17:53Z"></w:del></w:rPr></w:pPr><w:del w:id="16475"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6478" w:author="Unknown Author" w:date="2026-10-30T04:17:53Z"></w:del></w:rPr></w:pPr><w:del w:id="16477"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6480" w:author="Unknown Author" w:date="2026-10-30T04:17:53Z"></w:del></w:rPr></w:pPr><w:del w:id="16479"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6482" w:author="Unknown Author" w:date="2026-10-30T04:17:53Z"></w:del></w:rPr></w:pPr><w:del w:id="16481" w:author="Unknown Author" w:date="2026-10-30T04:17:53Z"><w:r><w:rPr><w:kern w:val="0"/><w:szCs w:val="24"/><w:lang w:val="es-CO" w:eastAsia="en-US" w:bidi="ar-SA"/></w:rPr></w:r></w:del></w:p></w:tc><w:tc><w:tcPr><w:tcW w:w="311" w:type="dxa"/><w:tcBorders></w:tcBorders></w:tcPr><w:p><w:pPr><w:pStyle w:val="Tabla65"/><w:widowControl/><w:rPr><w:kern w:val="0"/><w:szCs w:val="24"/><w:lang w:val="es-CO" w:eastAsia="en-US" w:bidi="ar-SA"/><w:del w:id="16484" w:author="Unknown Author" w:date="2026-10-30T04:17:53Z"></w:del></w:rPr></w:pPr><w:del w:id="16483"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6486" w:author="Unknown Author" w:date="2026-10-30T04:17:53Z"></w:del></w:rPr></w:pPr><w:del w:id="16485"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6488" w:author="Unknown Author" w:date="2026-10-30T04:17:53Z"></w:del></w:rPr></w:pPr><w:del w:id="16487" w:author="Unknown Author" w:date="2026-10-30T04:17:53Z"><w:r><w:rPr><w:kern w:val="0"/><w:szCs w:val="24"/><w:lang w:val="es-CO" w:eastAsia="en-US" w:bidi="ar-SA"/></w:rPr></w:r></w:del></w:p></w:tc><w:tc><w:tcPr><w:tcW w:w="311" w:type="dxa"/><w:tcBorders></w:tcBorders></w:tcPr><w:p><w:pPr><w:pStyle w:val="Tabla65"/><w:widowControl/><w:rPr><w:kern w:val="0"/><w:szCs w:val="24"/><w:lang w:val="es-CO" w:eastAsia="en-US" w:bidi="ar-SA"/><w:del w:id="16490" w:author="Unknown Author" w:date="2026-10-30T04:17:53Z"></w:del></w:rPr></w:pPr><w:del w:id="16489"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6492" w:author="Unknown Author" w:date="2026-10-30T04:17:53Z"></w:del></w:rPr></w:pPr><w:del w:id="16491"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6494" w:author="Unknown Author" w:date="2026-10-30T04:17:53Z"></w:del></w:rPr></w:pPr><w:del w:id="16493"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6496" w:author="Unknown Author" w:date="2026-10-30T04:17:53Z"></w:del></w:rPr></w:pPr><w:del w:id="16495" w:author="Unknown Author" w:date="2026-10-30T04:17:53Z"><w:r><w:rPr><w:kern w:val="0"/><w:szCs w:val="24"/><w:lang w:val="es-CO" w:eastAsia="en-US" w:bidi="ar-SA"/></w:rPr></w:r></w:del></w:p></w:tc><w:tc><w:tcPr><w:tcW w:w="311" w:type="dxa"/><w:tcBorders></w:tcBorders></w:tcPr><w:p><w:pPr><w:pStyle w:val="Tabla65"/><w:widowControl/><w:rPr><w:kern w:val="0"/><w:szCs w:val="24"/><w:lang w:val="es-CO" w:eastAsia="en-US" w:bidi="ar-SA"/><w:del w:id="16498" w:author="Unknown Author" w:date="2026-10-30T04:17:53Z"></w:del></w:rPr></w:pPr><w:del w:id="16497"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6500" w:author="Unknown Author" w:date="2026-10-30T04:17:53Z"></w:del></w:rPr></w:pPr><w:del w:id="16499"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6502" w:author="Unknown Author" w:date="2026-10-30T04:17:53Z"></w:del></w:rPr></w:pPr><w:del w:id="16501" w:author="Unknown Author" w:date="2026-10-30T04:17:53Z"><w:r><w:rPr><w:kern w:val="0"/><w:szCs w:val="24"/><w:lang w:val="es-CO" w:eastAsia="en-US" w:bidi="ar-SA"/></w:rPr></w:r></w:del></w:p></w:tc><w:tc><w:tcPr><w:tcW w:w="311" w:type="dxa"/><w:tcBorders></w:tcBorders></w:tcPr><w:p><w:pPr><w:pStyle w:val="Tabla65"/><w:widowControl/><w:jc w:val="left"/><w:rPr><w:kern w:val="0"/><w:szCs w:val="24"/><w:lang w:val="es-CO" w:eastAsia="en-US" w:bidi="ar-SA"/><w:del w:id="16504" w:author="Unknown Author" w:date="2026-10-30T04:17:53Z"></w:del></w:rPr></w:pPr><w:del w:id="16503" w:author="Unknown Author" w:date="2026-10-30T04:17:53Z"><w:r><w:rPr><w:kern w:val="0"/><w:szCs w:val="24"/><w:lang w:val="es-CO" w:eastAsia="en-US" w:bidi="ar-SA"/></w:rPr><w:delText>x</w:delText></w:r></w:del></w:p></w:tc><w:tc><w:tcPr><w:tcW w:w="310" w:type="dxa"/><w:tcBorders></w:tcBorders></w:tcPr><w:p><w:pPr><w:pStyle w:val="Tabla65"/><w:widowControl/><w:jc w:val="left"/><w:rPr><w:kern w:val="0"/><w:szCs w:val="24"/><w:lang w:val="es-CO" w:eastAsia="en-US" w:bidi="ar-SA"/><w:del w:id="16506" w:author="Unknown Author" w:date="2026-10-30T04:17:53Z"></w:del></w:rPr></w:pPr><w:del w:id="16505" w:author="Unknown Author" w:date="2026-10-30T04:17:53Z"><w:r><w:rPr><w:kern w:val="0"/><w:szCs w:val="24"/><w:lang w:val="es-CO" w:eastAsia="en-US" w:bidi="ar-SA"/></w:rPr><w:delText>x</w:delText></w:r></w:del></w:p></w:tc><w:tc><w:tcPr><w:tcW w:w="309" w:type="dxa"/><w:tcBorders></w:tcBorders></w:tcPr><w:p><w:pPr><w:pStyle w:val="Tabla65"/><w:widowControl/><w:jc w:val="left"/><w:rPr><w:kern w:val="0"/><w:szCs w:val="24"/><w:lang w:val="es-CO" w:eastAsia="en-US" w:bidi="ar-SA"/><w:del w:id="16508" w:author="Unknown Author" w:date="2026-10-30T04:17:53Z"></w:del></w:rPr></w:pPr><w:del w:id="16507" w:author="Unknown Author" w:date="2026-10-30T04:17:53Z"><w:r><w:rPr><w:kern w:val="0"/><w:szCs w:val="24"/><w:lang w:val="es-CO" w:eastAsia="en-US" w:bidi="ar-SA"/></w:rPr><w:delText>x</w:delText></w:r></w:del></w:p></w:tc><w:tc><w:tcPr><w:tcW w:w="310" w:type="dxa"/><w:tcBorders></w:tcBorders></w:tcPr><w:p><w:pPr><w:pStyle w:val="Tabla65"/><w:widowControl/><w:jc w:val="left"/><w:rPr><w:kern w:val="0"/><w:szCs w:val="24"/><w:lang w:val="es-CO" w:eastAsia="en-US" w:bidi="ar-SA"/><w:del w:id="16510" w:author="Unknown Author" w:date="2026-10-30T04:17:53Z"></w:del></w:rPr></w:pPr><w:del w:id="16509" w:author="Unknown Author" w:date="2026-10-30T04:17:53Z"><w:r><w:rPr><w:kern w:val="0"/><w:szCs w:val="24"/><w:lang w:val="es-CO" w:eastAsia="en-US" w:bidi="ar-SA"/></w:rPr><w:delText>x</w:delText></w:r></w:del></w:p></w:tc><w:tc><w:tcPr><w:tcW w:w="311" w:type="dxa"/><w:tcBorders></w:tcBorders></w:tcPr><w:p><w:pPr><w:pStyle w:val="Tabla65"/><w:widowControl/><w:rPr><w:kern w:val="0"/><w:szCs w:val="24"/><w:lang w:val="es-CO" w:eastAsia="en-US" w:bidi="ar-SA"/><w:del w:id="16512" w:author="Unknown Author" w:date="2026-10-30T04:17:53Z"></w:del></w:rPr></w:pPr><w:del w:id="16511"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6514" w:author="Unknown Author" w:date="2026-10-30T04:17:53Z"></w:del></w:rPr></w:pPr><w:del w:id="16513"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6516" w:author="Unknown Author" w:date="2026-10-30T04:17:53Z"></w:del></w:rPr></w:pPr><w:del w:id="16515"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6518" w:author="Unknown Author" w:date="2026-10-30T04:17:53Z"></w:del></w:rPr></w:pPr><w:del w:id="16517" w:author="Unknown Author" w:date="2026-10-30T04:17:53Z"><w:r><w:rPr><w:kern w:val="0"/><w:szCs w:val="24"/><w:lang w:val="es-CO" w:eastAsia="en-US" w:bidi="ar-SA"/></w:rPr></w:r></w:del></w:p></w:tc></w:tr><w:tr><w:trPr><w:del w:id="16519" w:author="Unknown Author" w:date="2026-10-30T04:17:53Z"/><w:cantSplit w:val="true"/></w:trPr><w:tc><w:tcPr><w:tcW w:w="899" w:type="dxa"/><w:tcBorders></w:tcBorders><w:shd w:color="auto" w:fill="F7F7F7" w:val="clear"/></w:tcPr><w:p><w:pPr><w:pStyle w:val="Tabla65"/><w:widowControl/><w:rPr><w:kern w:val="0"/><w:szCs w:val="24"/><w:lang w:val="es-CO" w:eastAsia="en-US" w:bidi="ar-SA"/><w:del w:id="16521" w:author="Unknown Author" w:date="2026-10-30T04:17:53Z"></w:del></w:rPr></w:pPr><w:del w:id="16520" w:author="Unknown Author" w:date="2026-10-30T04:17:53Z"><w:r><w:rPr><w:kern w:val="0"/><w:szCs w:val="24"/><w:lang w:val="es-CO" w:eastAsia="en-US" w:bidi="ar-SA"/></w:rPr></w:r></w:del></w:p></w:tc><w:tc><w:tcPr><w:tcW w:w="1700" w:type="dxa"/><w:tcBorders></w:tcBorders><w:shd w:color="auto" w:fill="F7F7F7" w:val="clear"/></w:tcPr><w:p><w:pPr><w:pStyle w:val="Tabla65"/><w:widowControl/><w:rPr><w:kern w:val="0"/><w:szCs w:val="24"/><w:lang w:val="es-CO" w:eastAsia="en-US" w:bidi="ar-SA"/><w:del w:id="16523" w:author="Unknown Author" w:date="2026-10-30T04:17:53Z"></w:del></w:rPr></w:pPr><w:del w:id="16522" w:author="Unknown Author" w:date="2026-10-30T04:17:53Z"><w:r><w:rPr><w:kern w:val="0"/><w:szCs w:val="24"/><w:lang w:val="es-CO" w:eastAsia="en-US" w:bidi="ar-SA"/></w:rPr></w:r></w:del></w:p></w:tc><w:tc><w:tcPr><w:tcW w:w="3515" w:type="dxa"/><w:tcBorders></w:tcBorders><w:shd w:color="auto" w:fill="F7F7F7" w:val="clear"/></w:tcPr><w:p><w:pPr><w:pStyle w:val="Tabla65"/><w:widowControl/><w:jc w:val="left"/><w:rPr><w:kern w:val="0"/><w:szCs w:val="24"/><w:lang w:val="es-CO" w:eastAsia="en-US" w:bidi="ar-SA"/><w:del w:id="16525" w:author="Unknown Author" w:date="2026-10-30T04:17:53Z"></w:del></w:rPr></w:pPr><w:del w:id="16524" w:author="Unknown Author" w:date="2026-10-30T04:17:53Z"><w:r><w:rPr><w:kern w:val="0"/><w:szCs w:val="24"/><w:lang w:val="es-CO" w:eastAsia="en-US" w:bidi="ar-SA"/></w:rPr><w:delText>3.4 Transferir, cerrar y evaluar</w:delText></w:r></w:del></w:p></w:tc><w:tc><w:tcPr><w:tcW w:w="310" w:type="dxa"/><w:tcBorders></w:tcBorders><w:shd w:color="auto" w:fill="F7F7F7" w:val="clear"/></w:tcPr><w:p><w:pPr><w:pStyle w:val="Tabla65"/><w:widowControl/><w:rPr><w:kern w:val="0"/><w:szCs w:val="24"/><w:lang w:val="es-CO" w:eastAsia="en-US" w:bidi="ar-SA"/><w:del w:id="16527" w:author="Unknown Author" w:date="2026-10-30T04:17:53Z"></w:del></w:rPr></w:pPr><w:del w:id="16526" w:author="Unknown Author" w:date="2026-10-30T04:17:53Z"><w:r><w:rPr><w:kern w:val="0"/><w:szCs w:val="24"/><w:lang w:val="es-CO" w:eastAsia="en-US" w:bidi="ar-SA"/></w:rPr></w:r></w:del></w:p></w:tc><w:tc><w:tcPr><w:tcW w:w="309" w:type="dxa"/><w:tcBorders></w:tcBorders><w:shd w:color="auto" w:fill="F7F7F7" w:val="clear"/></w:tcPr><w:p><w:pPr><w:pStyle w:val="Tabla65"/><w:widowControl/><w:rPr><w:kern w:val="0"/><w:szCs w:val="24"/><w:lang w:val="es-CO" w:eastAsia="en-US" w:bidi="ar-SA"/><w:del w:id="16529" w:author="Unknown Author" w:date="2026-10-30T04:17:53Z"></w:del></w:rPr></w:pPr><w:del w:id="16528" w:author="Unknown Author" w:date="2026-10-30T04:17:53Z"><w:r><w:rPr><w:kern w:val="0"/><w:szCs w:val="24"/><w:lang w:val="es-CO" w:eastAsia="en-US" w:bidi="ar-SA"/></w:rPr></w:r></w:del></w:p></w:tc><w:tc><w:tcPr><w:tcW w:w="311" w:type="dxa"/><w:tcBorders></w:tcBorders><w:shd w:color="auto" w:fill="F7F7F7" w:val="clear"/></w:tcPr><w:p><w:pPr><w:pStyle w:val="Tabla65"/><w:widowControl/><w:rPr><w:kern w:val="0"/><w:szCs w:val="24"/><w:lang w:val="es-CO" w:eastAsia="en-US" w:bidi="ar-SA"/><w:del w:id="16531" w:author="Unknown Author" w:date="2026-10-30T04:17:53Z"></w:del></w:rPr></w:pPr><w:del w:id="16530"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6533" w:author="Unknown Author" w:date="2026-10-30T04:17:53Z"></w:del></w:rPr></w:pPr><w:del w:id="16532" w:author="Unknown Author" w:date="2026-10-30T04:17:53Z"><w:r><w:rPr><w:kern w:val="0"/><w:szCs w:val="24"/><w:lang w:val="es-CO" w:eastAsia="en-US" w:bidi="ar-SA"/></w:rPr></w:r></w:del></w:p></w:tc><w:tc><w:tcPr><w:tcW w:w="309" w:type="dxa"/><w:tcBorders></w:tcBorders><w:shd w:color="auto" w:fill="F7F7F7" w:val="clear"/></w:tcPr><w:p><w:pPr><w:pStyle w:val="Tabla65"/><w:widowControl/><w:rPr><w:kern w:val="0"/><w:szCs w:val="24"/><w:lang w:val="es-CO" w:eastAsia="en-US" w:bidi="ar-SA"/><w:del w:id="16535" w:author="Unknown Author" w:date="2026-10-30T04:17:53Z"></w:del></w:rPr></w:pPr><w:del w:id="16534"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6537" w:author="Unknown Author" w:date="2026-10-30T04:17:53Z"></w:del></w:rPr></w:pPr><w:del w:id="16536" w:author="Unknown Author" w:date="2026-10-30T04:17:53Z"><w:r><w:rPr><w:kern w:val="0"/><w:szCs w:val="24"/><w:lang w:val="es-CO" w:eastAsia="en-US" w:bidi="ar-SA"/></w:rPr></w:r></w:del></w:p></w:tc><w:tc><w:tcPr><w:tcW w:w="311" w:type="dxa"/><w:tcBorders></w:tcBorders><w:shd w:color="auto" w:fill="F7F7F7" w:val="clear"/></w:tcPr><w:p><w:pPr><w:pStyle w:val="Tabla65"/><w:widowControl/><w:rPr><w:kern w:val="0"/><w:szCs w:val="24"/><w:lang w:val="es-CO" w:eastAsia="en-US" w:bidi="ar-SA"/><w:del w:id="16539" w:author="Unknown Author" w:date="2026-10-30T04:17:53Z"></w:del></w:rPr></w:pPr><w:del w:id="16538"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6541" w:author="Unknown Author" w:date="2026-10-30T04:17:53Z"></w:del></w:rPr></w:pPr><w:del w:id="16540" w:author="Unknown Author" w:date="2026-10-30T04:17:53Z"><w:r><w:rPr><w:kern w:val="0"/><w:szCs w:val="24"/><w:lang w:val="es-CO" w:eastAsia="en-US" w:bidi="ar-SA"/></w:rPr></w:r></w:del></w:p></w:tc><w:tc><w:tcPr><w:tcW w:w="309" w:type="dxa"/><w:tcBorders></w:tcBorders><w:shd w:color="auto" w:fill="F7F7F7" w:val="clear"/></w:tcPr><w:p><w:pPr><w:pStyle w:val="Tabla65"/><w:widowControl/><w:rPr><w:kern w:val="0"/><w:szCs w:val="24"/><w:lang w:val="es-CO" w:eastAsia="en-US" w:bidi="ar-SA"/><w:del w:id="16543" w:author="Unknown Author" w:date="2026-10-30T04:17:53Z"></w:del></w:rPr></w:pPr><w:del w:id="16542" w:author="Unknown Author" w:date="2026-10-30T04:17:53Z"><w:r><w:rPr><w:kern w:val="0"/><w:szCs w:val="24"/><w:lang w:val="es-CO" w:eastAsia="en-US" w:bidi="ar-SA"/></w:rPr></w:r></w:del></w:p></w:tc><w:tc><w:tcPr><w:tcW w:w="311" w:type="dxa"/><w:tcBorders></w:tcBorders><w:shd w:color="auto" w:fill="F7F7F7" w:val="clear"/></w:tcPr><w:p><w:pPr><w:pStyle w:val="Tabla65"/><w:widowControl/><w:rPr><w:kern w:val="0"/><w:szCs w:val="24"/><w:lang w:val="es-CO" w:eastAsia="en-US" w:bidi="ar-SA"/><w:del w:id="16545" w:author="Unknown Author" w:date="2026-10-30T04:17:53Z"></w:del></w:rPr></w:pPr><w:del w:id="16544"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6547" w:author="Unknown Author" w:date="2026-10-30T04:17:53Z"></w:del></w:rPr></w:pPr><w:del w:id="16546" w:author="Unknown Author" w:date="2026-10-30T04:17:53Z"><w:r><w:rPr><w:kern w:val="0"/><w:szCs w:val="24"/><w:lang w:val="es-CO" w:eastAsia="en-US" w:bidi="ar-SA"/></w:rPr></w:r></w:del></w:p></w:tc><w:tc><w:tcPr><w:tcW w:w="309" w:type="dxa"/><w:tcBorders></w:tcBorders><w:shd w:color="auto" w:fill="F7F7F7" w:val="clear"/></w:tcPr><w:p><w:pPr><w:pStyle w:val="Tabla65"/><w:widowControl/><w:rPr><w:kern w:val="0"/><w:szCs w:val="24"/><w:lang w:val="es-CO" w:eastAsia="en-US" w:bidi="ar-SA"/><w:del w:id="16549" w:author="Unknown Author" w:date="2026-10-30T04:17:53Z"></w:del></w:rPr></w:pPr><w:del w:id="16548"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6551" w:author="Unknown Author" w:date="2026-10-30T04:17:53Z"></w:del></w:rPr></w:pPr><w:del w:id="16550" w:author="Unknown Author" w:date="2026-10-30T04:17:53Z"><w:r><w:rPr><w:kern w:val="0"/><w:szCs w:val="24"/><w:lang w:val="es-CO" w:eastAsia="en-US" w:bidi="ar-SA"/></w:rPr></w:r></w:del></w:p></w:tc><w:tc><w:tcPr><w:tcW w:w="311" w:type="dxa"/><w:tcBorders></w:tcBorders><w:shd w:color="auto" w:fill="F7F7F7" w:val="clear"/></w:tcPr><w:p><w:pPr><w:pStyle w:val="Tabla65"/><w:widowControl/><w:rPr><w:kern w:val="0"/><w:szCs w:val="24"/><w:lang w:val="es-CO" w:eastAsia="en-US" w:bidi="ar-SA"/><w:del w:id="16553" w:author="Unknown Author" w:date="2026-10-30T04:17:53Z"></w:del></w:rPr></w:pPr><w:del w:id="16552"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6555" w:author="Unknown Author" w:date="2026-10-30T04:17:53Z"></w:del></w:rPr></w:pPr><w:del w:id="16554" w:author="Unknown Author" w:date="2026-10-30T04:17:53Z"><w:r><w:rPr><w:kern w:val="0"/><w:szCs w:val="24"/><w:lang w:val="es-CO" w:eastAsia="en-US" w:bidi="ar-SA"/></w:rPr></w:r></w:del></w:p></w:tc><w:tc><w:tcPr><w:tcW w:w="309" w:type="dxa"/><w:tcBorders></w:tcBorders><w:shd w:color="auto" w:fill="F7F7F7" w:val="clear"/></w:tcPr><w:p><w:pPr><w:pStyle w:val="Tabla65"/><w:widowControl/><w:rPr><w:kern w:val="0"/><w:szCs w:val="24"/><w:lang w:val="es-CO" w:eastAsia="en-US" w:bidi="ar-SA"/><w:del w:id="16557" w:author="Unknown Author" w:date="2026-10-30T04:17:53Z"></w:del></w:rPr></w:pPr><w:del w:id="16556" w:author="Unknown Author" w:date="2026-10-30T04:17:53Z"><w:r><w:rPr><w:kern w:val="0"/><w:szCs w:val="24"/><w:lang w:val="es-CO" w:eastAsia="en-US" w:bidi="ar-SA"/></w:rPr></w:r></w:del></w:p></w:tc><w:tc><w:tcPr><w:tcW w:w="311" w:type="dxa"/><w:tcBorders></w:tcBorders><w:shd w:color="auto" w:fill="F7F7F7" w:val="clear"/></w:tcPr><w:p><w:pPr><w:pStyle w:val="Tabla65"/><w:widowControl/><w:rPr><w:kern w:val="0"/><w:szCs w:val="24"/><w:lang w:val="es-CO" w:eastAsia="en-US" w:bidi="ar-SA"/><w:del w:id="16559" w:author="Unknown Author" w:date="2026-10-30T04:17:53Z"></w:del></w:rPr></w:pPr><w:del w:id="16558"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6561" w:author="Unknown Author" w:date="2026-10-30T04:17:53Z"></w:del></w:rPr></w:pPr><w:del w:id="16560" w:author="Unknown Author" w:date="2026-10-30T04:17:53Z"><w:r><w:rPr><w:kern w:val="0"/><w:szCs w:val="24"/><w:lang w:val="es-CO" w:eastAsia="en-US" w:bidi="ar-SA"/></w:rPr></w:r></w:del></w:p></w:tc><w:tc><w:tcPr><w:tcW w:w="309" w:type="dxa"/><w:tcBorders></w:tcBorders><w:shd w:color="auto" w:fill="F7F7F7" w:val="clear"/></w:tcPr><w:p><w:pPr><w:pStyle w:val="Tabla65"/><w:widowControl/><w:rPr><w:kern w:val="0"/><w:szCs w:val="24"/><w:lang w:val="es-CO" w:eastAsia="en-US" w:bidi="ar-SA"/><w:del w:id="16563" w:author="Unknown Author" w:date="2026-10-30T04:17:53Z"></w:del></w:rPr></w:pPr><w:del w:id="16562"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6565" w:author="Unknown Author" w:date="2026-10-30T04:17:53Z"></w:del></w:rPr></w:pPr><w:del w:id="16564" w:author="Unknown Author" w:date="2026-10-30T04:17:53Z"><w:r><w:rPr><w:kern w:val="0"/><w:szCs w:val="24"/><w:lang w:val="es-CO" w:eastAsia="en-US" w:bidi="ar-SA"/></w:rPr></w:r></w:del></w:p></w:tc><w:tc><w:tcPr><w:tcW w:w="311" w:type="dxa"/><w:tcBorders></w:tcBorders><w:shd w:color="auto" w:fill="F7F7F7" w:val="clear"/></w:tcPr><w:p><w:pPr><w:pStyle w:val="Tabla65"/><w:widowControl/><w:rPr><w:kern w:val="0"/><w:szCs w:val="24"/><w:lang w:val="es-CO" w:eastAsia="en-US" w:bidi="ar-SA"/><w:del w:id="16567" w:author="Unknown Author" w:date="2026-10-30T04:17:53Z"></w:del></w:rPr></w:pPr><w:del w:id="16566" w:author="Unknown Author" w:date="2026-10-30T04:17:53Z"><w:r><w:rPr><w:kern w:val="0"/><w:szCs w:val="24"/><w:lang w:val="es-CO" w:eastAsia="en-US" w:bidi="ar-SA"/></w:rPr></w:r></w:del></w:p></w:tc><w:tc><w:tcPr><w:tcW w:w="310" w:type="dxa"/><w:tcBorders></w:tcBorders><w:shd w:color="auto" w:fill="F7F7F7" w:val="clear"/></w:tcPr><w:p><w:pPr><w:pStyle w:val="Tabla65"/><w:widowControl/><w:rPr><w:kern w:val="0"/><w:szCs w:val="24"/><w:lang w:val="es-CO" w:eastAsia="en-US" w:bidi="ar-SA"/><w:del w:id="16569" w:author="Unknown Author" w:date="2026-10-30T04:17:53Z"></w:del></w:rPr></w:pPr><w:del w:id="16568" w:author="Unknown Author" w:date="2026-10-30T04:17:53Z"><w:r><w:rPr><w:kern w:val="0"/><w:szCs w:val="24"/><w:lang w:val="es-CO" w:eastAsia="en-US" w:bidi="ar-SA"/></w:rPr></w:r></w:del></w:p></w:tc><w:tc><w:tcPr><w:tcW w:w="309" w:type="dxa"/><w:tcBorders></w:tcBorders><w:shd w:color="auto" w:fill="F7F7F7" w:val="clear"/></w:tcPr><w:p><w:pPr><w:pStyle w:val="Tabla65"/><w:widowControl/><w:jc w:val="left"/><w:rPr><w:kern w:val="0"/><w:szCs w:val="24"/><w:lang w:val="es-CO" w:eastAsia="en-US" w:bidi="ar-SA"/><w:del w:id="16571" w:author="Unknown Author" w:date="2026-10-30T04:17:53Z"></w:del></w:rPr></w:pPr><w:del w:id="16570" w:author="Unknown Author" w:date="2026-10-30T04:17:53Z"><w:r><w:rPr><w:kern w:val="0"/><w:szCs w:val="24"/><w:lang w:val="es-CO" w:eastAsia="en-US" w:bidi="ar-SA"/></w:rPr><w:delText>x</w:delText></w:r></w:del></w:p></w:tc><w:tc><w:tcPr><w:tcW w:w="309" w:type="dxa"/><w:tcBorders></w:tcBorders><w:shd w:color="auto" w:fill="F7F7F7" w:val="clear"/></w:tcPr><w:p><w:pPr><w:pStyle w:val="Tabla65"/><w:widowControl/><w:jc w:val="left"/><w:rPr><w:kern w:val="0"/><w:szCs w:val="24"/><w:lang w:val="es-CO" w:eastAsia="en-US" w:bidi="ar-SA"/><w:del w:id="16573" w:author="Unknown Author" w:date="2026-10-30T04:17:53Z"></w:del></w:rPr></w:pPr><w:del w:id="16572" w:author="Unknown Author" w:date="2026-10-30T04:17:53Z"><w:r><w:rPr><w:kern w:val="0"/><w:szCs w:val="24"/><w:lang w:val="es-CO" w:eastAsia="en-US" w:bidi="ar-SA"/></w:rPr><w:delText>x</w:delText></w:r></w:del></w:p></w:tc></w:tr><w:tr><w:trPr><w:del w:id="16574" w:author="Unknown Author" w:date="2026-10-30T04:17:53Z"/><w:cantSplit w:val="true"/></w:trPr><w:tc><w:tcPr><w:tcW w:w="899" w:type="dxa"/><w:tcBorders></w:tcBorders></w:tcPr><w:p><w:pPr><w:pStyle w:val="Tabla65"/><w:widowControl/><w:rPr><w:kern w:val="0"/><w:szCs w:val="24"/><w:lang w:val="es-CO" w:eastAsia="en-US" w:bidi="ar-SA"/><w:del w:id="16576" w:author="Unknown Author" w:date="2026-10-30T04:17:53Z"></w:del></w:rPr></w:pPr><w:del w:id="16575" w:author="Unknown Author" w:date="2026-10-30T04:17:53Z"><w:r><w:rPr><w:kern w:val="0"/><w:szCs w:val="24"/><w:lang w:val="es-CO" w:eastAsia="en-US" w:bidi="ar-SA"/></w:rPr></w:r></w:del></w:p></w:tc><w:tc><w:tcPr><w:tcW w:w="1700" w:type="dxa"/><w:tcBorders></w:tcBorders></w:tcPr><w:p><w:pPr><w:pStyle w:val="Tabla65"/><w:widowControl/><w:rPr><w:kern w:val="0"/><w:szCs w:val="24"/><w:lang w:val="es-CO" w:eastAsia="en-US" w:bidi="ar-SA"/><w:del w:id="16578" w:author="Unknown Author" w:date="2026-10-30T04:17:53Z"></w:del></w:rPr></w:pPr><w:del w:id="16577" w:author="Unknown Author" w:date="2026-10-30T04:17:53Z"><w:r><w:rPr><w:kern w:val="0"/><w:szCs w:val="24"/><w:lang w:val="es-CO" w:eastAsia="en-US" w:bidi="ar-SA"/></w:rPr></w:r></w:del></w:p></w:tc><w:tc><w:tcPr><w:tcW w:w="3515" w:type="dxa"/><w:tcBorders></w:tcBorders></w:tcPr><w:p><w:pPr><w:pStyle w:val="Tabla65"/><w:widowControl/><w:jc w:val="left"/><w:rPr><w:kern w:val="0"/><w:szCs w:val="24"/><w:lang w:val="es-CO" w:eastAsia="en-US" w:bidi="ar-SA"/><w:del w:id="16580" w:author="Unknown Author" w:date="2026-10-30T04:17:53Z"></w:del></w:rPr></w:pPr><w:del w:id="16579" w:author="Unknown Author" w:date="2026-10-30T04:17:53Z"><w:r><w:rPr><w:kern w:val="0"/><w:szCs w:val="24"/><w:lang w:val="es-CO" w:eastAsia="en-US" w:bidi="ar-SA"/></w:rPr><w:delText>3.5 Adoptar el protocolo de evaluación previa de demolición y transferir el laboratorio</w:delText></w:r></w:del></w:p></w:tc><w:tc><w:tcPr><w:tcW w:w="310" w:type="dxa"/><w:tcBorders></w:tcBorders></w:tcPr><w:p><w:pPr><w:pStyle w:val="Tabla65"/><w:widowControl/><w:rPr><w:kern w:val="0"/><w:szCs w:val="24"/><w:lang w:val="es-CO" w:eastAsia="en-US" w:bidi="ar-SA"/><w:del w:id="16582" w:author="Unknown Author" w:date="2026-10-30T04:17:53Z"></w:del></w:rPr></w:pPr><w:del w:id="16581"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6584" w:author="Unknown Author" w:date="2026-10-30T04:17:53Z"></w:del></w:rPr></w:pPr><w:del w:id="16583" w:author="Unknown Author" w:date="2026-10-30T04:17:53Z"><w:r><w:rPr><w:kern w:val="0"/><w:szCs w:val="24"/><w:lang w:val="es-CO" w:eastAsia="en-US" w:bidi="ar-SA"/></w:rPr></w:r></w:del></w:p></w:tc><w:tc><w:tcPr><w:tcW w:w="311" w:type="dxa"/><w:tcBorders></w:tcBorders></w:tcPr><w:p><w:pPr><w:pStyle w:val="Tabla65"/><w:widowControl/><w:rPr><w:kern w:val="0"/><w:szCs w:val="24"/><w:lang w:val="es-CO" w:eastAsia="en-US" w:bidi="ar-SA"/><w:del w:id="16586" w:author="Unknown Author" w:date="2026-10-30T04:17:53Z"></w:del></w:rPr></w:pPr><w:del w:id="16585"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6588" w:author="Unknown Author" w:date="2026-10-30T04:17:53Z"></w:del></w:rPr></w:pPr><w:del w:id="16587"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6590" w:author="Unknown Author" w:date="2026-10-30T04:17:53Z"></w:del></w:rPr></w:pPr><w:del w:id="16589"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6592" w:author="Unknown Author" w:date="2026-10-30T04:17:53Z"></w:del></w:rPr></w:pPr><w:del w:id="16591" w:author="Unknown Author" w:date="2026-10-30T04:17:53Z"><w:r><w:rPr><w:kern w:val="0"/><w:szCs w:val="24"/><w:lang w:val="es-CO" w:eastAsia="en-US" w:bidi="ar-SA"/></w:rPr></w:r></w:del></w:p></w:tc><w:tc><w:tcPr><w:tcW w:w="311" w:type="dxa"/><w:tcBorders></w:tcBorders></w:tcPr><w:p><w:pPr><w:pStyle w:val="Tabla65"/><w:widowControl/><w:rPr><w:kern w:val="0"/><w:szCs w:val="24"/><w:lang w:val="es-CO" w:eastAsia="en-US" w:bidi="ar-SA"/><w:del w:id="16594" w:author="Unknown Author" w:date="2026-10-30T04:17:53Z"></w:del></w:rPr></w:pPr><w:del w:id="16593"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6596" w:author="Unknown Author" w:date="2026-10-30T04:17:53Z"></w:del></w:rPr></w:pPr><w:del w:id="16595"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6598" w:author="Unknown Author" w:date="2026-10-30T04:17:53Z"></w:del></w:rPr></w:pPr><w:del w:id="16597" w:author="Unknown Author" w:date="2026-10-30T04:17:53Z"><w:r><w:rPr><w:kern w:val="0"/><w:szCs w:val="24"/><w:lang w:val="es-CO" w:eastAsia="en-US" w:bidi="ar-SA"/></w:rPr></w:r></w:del></w:p></w:tc><w:tc><w:tcPr><w:tcW w:w="311" w:type="dxa"/><w:tcBorders></w:tcBorders></w:tcPr><w:p><w:pPr><w:pStyle w:val="Tabla65"/><w:widowControl/><w:rPr><w:kern w:val="0"/><w:szCs w:val="24"/><w:lang w:val="es-CO" w:eastAsia="en-US" w:bidi="ar-SA"/><w:del w:id="16600" w:author="Unknown Author" w:date="2026-10-30T04:17:53Z"></w:del></w:rPr></w:pPr><w:del w:id="16599"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6602" w:author="Unknown Author" w:date="2026-10-30T04:17:53Z"></w:del></w:rPr></w:pPr><w:del w:id="16601"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6604" w:author="Unknown Author" w:date="2026-10-30T04:17:53Z"></w:del></w:rPr></w:pPr><w:del w:id="16603"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6606" w:author="Unknown Author" w:date="2026-10-30T04:17:53Z"></w:del></w:rPr></w:pPr><w:del w:id="16605" w:author="Unknown Author" w:date="2026-10-30T04:17:53Z"><w:r><w:rPr><w:kern w:val="0"/><w:szCs w:val="24"/><w:lang w:val="es-CO" w:eastAsia="en-US" w:bidi="ar-SA"/></w:rPr></w:r></w:del></w:p></w:tc><w:tc><w:tcPr><w:tcW w:w="311" w:type="dxa"/><w:tcBorders></w:tcBorders></w:tcPr><w:p><w:pPr><w:pStyle w:val="Tabla65"/><w:widowControl/><w:rPr><w:kern w:val="0"/><w:szCs w:val="24"/><w:lang w:val="es-CO" w:eastAsia="en-US" w:bidi="ar-SA"/><w:del w:id="16608" w:author="Unknown Author" w:date="2026-10-30T04:17:53Z"></w:del></w:rPr></w:pPr><w:del w:id="16607"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6610" w:author="Unknown Author" w:date="2026-10-30T04:17:53Z"></w:del></w:rPr></w:pPr><w:del w:id="16609"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6612" w:author="Unknown Author" w:date="2026-10-30T04:17:53Z"></w:del></w:rPr></w:pPr><w:del w:id="16611" w:author="Unknown Author" w:date="2026-10-30T04:17:53Z"><w:r><w:rPr><w:kern w:val="0"/><w:szCs w:val="24"/><w:lang w:val="es-CO" w:eastAsia="en-US" w:bidi="ar-SA"/></w:rPr></w:r></w:del></w:p></w:tc><w:tc><w:tcPr><w:tcW w:w="311" w:type="dxa"/><w:tcBorders></w:tcBorders></w:tcPr><w:p><w:pPr><w:pStyle w:val="Tabla65"/><w:widowControl/><w:rPr><w:kern w:val="0"/><w:szCs w:val="24"/><w:lang w:val="es-CO" w:eastAsia="en-US" w:bidi="ar-SA"/><w:del w:id="16614" w:author="Unknown Author" w:date="2026-10-30T04:17:53Z"></w:del></w:rPr></w:pPr><w:del w:id="16613"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6616" w:author="Unknown Author" w:date="2026-10-30T04:17:53Z"></w:del></w:rPr></w:pPr><w:del w:id="16615" w:author="Unknown Author" w:date="2026-10-30T04:17:53Z"><w:r><w:rPr><w:kern w:val="0"/><w:szCs w:val="24"/><w:lang w:val="es-CO" w:eastAsia="en-US" w:bidi="ar-SA"/></w:rPr></w:r></w:del></w:p></w:tc><w:tc><w:tcPr><w:tcW w:w="309" w:type="dxa"/><w:tcBorders></w:tcBorders></w:tcPr><w:p><w:pPr><w:pStyle w:val="Tabla65"/><w:widowControl/><w:rPr><w:kern w:val="0"/><w:szCs w:val="24"/><w:lang w:val="es-CO" w:eastAsia="en-US" w:bidi="ar-SA"/><w:del w:id="16618" w:author="Unknown Author" w:date="2026-10-30T04:17:53Z"></w:del></w:rPr></w:pPr><w:del w:id="16617" w:author="Unknown Author" w:date="2026-10-30T04:17:53Z"><w:r><w:rPr><w:kern w:val="0"/><w:szCs w:val="24"/><w:lang w:val="es-CO" w:eastAsia="en-US" w:bidi="ar-SA"/></w:rPr></w:r></w:del></w:p></w:tc><w:tc><w:tcPr><w:tcW w:w="310" w:type="dxa"/><w:tcBorders></w:tcBorders></w:tcPr><w:p><w:pPr><w:pStyle w:val="Tabla65"/><w:widowControl/><w:rPr><w:kern w:val="0"/><w:szCs w:val="24"/><w:lang w:val="es-CO" w:eastAsia="en-US" w:bidi="ar-SA"/><w:del w:id="16620" w:author="Unknown Author" w:date="2026-10-30T04:17:53Z"></w:del></w:rPr></w:pPr><w:del w:id="16619" w:author="Unknown Author" w:date="2026-10-30T04:17:53Z"><w:r><w:rPr><w:kern w:val="0"/><w:szCs w:val="24"/><w:lang w:val="es-CO" w:eastAsia="en-US" w:bidi="ar-SA"/></w:rPr></w:r></w:del></w:p></w:tc><w:tc><w:tcPr><w:tcW w:w="311" w:type="dxa"/><w:tcBorders></w:tcBorders></w:tcPr><w:p><w:pPr><w:pStyle w:val="Tabla65"/><w:widowControl/><w:jc w:val="left"/><w:rPr><w:kern w:val="0"/><w:szCs w:val="24"/><w:lang w:val="es-CO" w:eastAsia="en-US" w:bidi="ar-SA"/><w:del w:id="16622" w:author="Unknown Author" w:date="2026-10-30T04:17:53Z"></w:del></w:rPr></w:pPr><w:del w:id="16621" w:author="Unknown Author" w:date="2026-10-30T04:17:53Z"><w:r><w:rPr><w:kern w:val="0"/><w:szCs w:val="24"/><w:lang w:val="es-CO" w:eastAsia="en-US" w:bidi="ar-SA"/></w:rPr><w:delText>x</w:delText></w:r></w:del></w:p></w:tc><w:tc><w:tcPr><w:tcW w:w="310" w:type="dxa"/><w:tcBorders></w:tcBorders></w:tcPr><w:p><w:pPr><w:pStyle w:val="Tabla65"/><w:widowControl/><w:jc w:val="left"/><w:rPr><w:kern w:val="0"/><w:szCs w:val="24"/><w:lang w:val="es-CO" w:eastAsia="en-US" w:bidi="ar-SA"/><w:del w:id="16624" w:author="Unknown Author" w:date="2026-10-30T04:17:53Z"></w:del></w:rPr></w:pPr><w:del w:id="16623" w:author="Unknown Author" w:date="2026-10-30T04:17:53Z"><w:r><w:rPr><w:kern w:val="0"/><w:szCs w:val="24"/><w:lang w:val="es-CO" w:eastAsia="en-US" w:bidi="ar-SA"/></w:rPr><w:delText>x</w:delText></w:r></w:del></w:p></w:tc><w:tc><w:tcPr><w:tcW w:w="309" w:type="dxa"/><w:tcBorders></w:tcBorders></w:tcPr><w:p><w:pPr><w:pStyle w:val="Tabla65"/><w:widowControl/><w:jc w:val="left"/><w:rPr><w:kern w:val="0"/><w:szCs w:val="24"/><w:lang w:val="es-CO" w:eastAsia="en-US" w:bidi="ar-SA"/><w:del w:id="16626" w:author="Unknown Author" w:date="2026-10-30T04:17:53Z"></w:del></w:rPr></w:pPr><w:del w:id="16625" w:author="Unknown Author" w:date="2026-10-30T04:17:53Z"><w:r><w:rPr><w:kern w:val="0"/><w:szCs w:val="24"/><w:lang w:val="es-CO" w:eastAsia="en-US" w:bidi="ar-SA"/></w:rPr><w:delText>x</w:delText></w:r></w:del></w:p></w:tc><w:tc><w:tcPr><w:tcW w:w="309" w:type="dxa"/><w:tcBorders></w:tcBorders></w:tcPr><w:p><w:pPr><w:pStyle w:val="Tabla65"/><w:widowControl/><w:jc w:val="left"/><w:rPr><w:kern w:val="0"/><w:szCs w:val="24"/><w:lang w:val="es-CO" w:eastAsia="en-US" w:bidi="ar-SA"/><w:del w:id="16628" w:author="Unknown Author" w:date="2026-10-30T04:17:53Z"></w:del></w:rPr></w:pPr><w:del w:id="16627" w:author="Unknown Author" w:date="2026-10-30T04:17:53Z"><w:r><w:rPr><w:kern w:val="0"/><w:szCs w:val="24"/><w:lang w:val="es-CO" w:eastAsia="en-US" w:bidi="ar-SA"/></w:rPr><w:delText>x</w:delText></w:r></w:del></w:p></w:tc></w:tr><w:tr><w:trPr><w:del w:id="16629" w:author="Unknown Author" w:date="2026-10-30T04:17:53Z"/><w:cantSplit w:val="true"/></w:trPr><w:tc><w:tcPr><w:tcW w:w="899" w:type="dxa"/><w:tcBorders><w:bottom w:val="single" w:sz="12" w:space="0" w:color="2A3439"/></w:tcBorders><w:shd w:color="auto" w:fill="F7F7F7" w:val="clear"/></w:tcPr><w:p><w:pPr><w:pStyle w:val="Tabla65"/><w:keepNext w:val="true"/><w:widowControl/><w:rPr><w:kern w:val="0"/><w:szCs w:val="24"/><w:lang w:val="es-CO" w:eastAsia="en-US" w:bidi="ar-SA"/><w:del w:id="16631" w:author="Unknown Author" w:date="2026-10-30T04:17:53Z"></w:del></w:rPr></w:pPr><w:del w:id="16630" w:author="Unknown Author" w:date="2026-10-30T04:17:53Z"><w:r><w:rPr><w:kern w:val="0"/><w:szCs w:val="24"/><w:lang w:val="es-CO" w:eastAsia="en-US" w:bidi="ar-SA"/></w:rPr></w:r></w:del></w:p></w:tc><w:tc><w:tcPr><w:tcW w:w="1700" w:type="dxa"/><w:tcBorders><w:bottom w:val="single" w:sz="12" w:space="0" w:color="2A3439"/></w:tcBorders><w:shd w:color="auto" w:fill="F7F7F7" w:val="clear"/></w:tcPr><w:p><w:pPr><w:pStyle w:val="Tabla65"/><w:keepNext w:val="true"/><w:widowControl/><w:rPr><w:kern w:val="0"/><w:szCs w:val="24"/><w:lang w:val="es-CO" w:eastAsia="en-US" w:bidi="ar-SA"/><w:del w:id="16633" w:author="Unknown Author" w:date="2026-10-30T04:17:53Z"></w:del></w:rPr></w:pPr><w:del w:id="16632" w:author="Unknown Author" w:date="2026-10-30T04:17:53Z"><w:r><w:rPr><w:kern w:val="0"/><w:szCs w:val="24"/><w:lang w:val="es-CO" w:eastAsia="en-US" w:bidi="ar-SA"/></w:rPr></w:r></w:del></w:p></w:tc><w:tc><w:tcPr><w:tcW w:w="3515" w:type="dxa"/><w:tcBorders><w:bottom w:val="single" w:sz="12" w:space="0" w:color="2A3439"/></w:tcBorders><w:shd w:color="auto" w:fill="F7F7F7" w:val="clear"/></w:tcPr><w:p><w:pPr><w:pStyle w:val="Tabla65"/><w:keepNext w:val="true"/><w:widowControl/><w:jc w:val="left"/><w:rPr><w:kern w:val="0"/><w:szCs w:val="24"/><w:lang w:val="es-CO" w:eastAsia="en-US" w:bidi="ar-SA"/><w:del w:id="16635" w:author="Unknown Author" w:date="2026-10-30T04:17:53Z"></w:del></w:rPr></w:pPr><w:del w:id="16634" w:author="Unknown Author" w:date="2026-10-30T04:17:53Z"><w:r><w:rPr><w:kern w:val="0"/><w:szCs w:val="24"/><w:lang w:val="es-CO" w:eastAsia="en-US" w:bidi="ar-SA"/></w:rPr><w:delText>3.6 Administración y apoyo a la supervisión (objetivo específico 3)</w:delText></w:r></w:del></w:p></w:tc><w:tc><w:tcPr><w:tcW w:w="310" w:type="dxa"/><w:tcBorders><w:bottom w:val="single" w:sz="12" w:space="0" w:color="2A3439"/></w:tcBorders><w:shd w:color="auto" w:fill="F7F7F7" w:val="clear"/></w:tcPr><w:p><w:pPr><w:pStyle w:val="Tabla65"/><w:keepNext w:val="true"/><w:widowControl/><w:jc w:val="left"/><w:rPr><w:kern w:val="0"/><w:szCs w:val="24"/><w:lang w:val="es-CO" w:eastAsia="en-US" w:bidi="ar-SA"/><w:del w:id="16637" w:author="Unknown Author" w:date="2026-10-30T04:17:53Z"></w:del></w:rPr></w:pPr><w:del w:id="16636" w:author="Unknown Author" w:date="2026-10-30T04:17:53Z"><w:r><w:rPr><w:kern w:val="0"/><w:szCs w:val="24"/><w:lang w:val="es-CO" w:eastAsia="en-US" w:bidi="ar-SA"/></w:rPr><w:delText>x</w:delText></w:r></w:del></w:p></w:tc><w:tc><w:tcPr><w:tcW w:w="309" w:type="dxa"/><w:tcBorders><w:bottom w:val="single" w:sz="12" w:space="0" w:color="2A3439"/></w:tcBorders><w:shd w:color="auto" w:fill="F7F7F7" w:val="clear"/></w:tcPr><w:p><w:pPr><w:pStyle w:val="Tabla65"/><w:keepNext w:val="true"/><w:widowControl/><w:jc w:val="left"/><w:rPr><w:kern w:val="0"/><w:szCs w:val="24"/><w:lang w:val="es-CO" w:eastAsia="en-US" w:bidi="ar-SA"/><w:del w:id="16639" w:author="Unknown Author" w:date="2026-10-30T04:17:53Z"></w:del></w:rPr></w:pPr><w:del w:id="16638" w:author="Unknown Author" w:date="2026-10-30T04:17:53Z"><w:r><w:rPr><w:kern w:val="0"/><w:szCs w:val="24"/><w:lang w:val="es-CO" w:eastAsia="en-US" w:bidi="ar-SA"/></w:rPr><w:delText>x</w:delText></w:r></w:del></w:p></w:tc><w:tc><w:tcPr><w:tcW w:w="311" w:type="dxa"/><w:tcBorders><w:bottom w:val="single" w:sz="12" w:space="0" w:color="2A3439"/></w:tcBorders><w:shd w:color="auto" w:fill="F7F7F7" w:val="clear"/></w:tcPr><w:p><w:pPr><w:pStyle w:val="Tabla65"/><w:keepNext w:val="true"/><w:widowControl/><w:jc w:val="left"/><w:rPr><w:kern w:val="0"/><w:szCs w:val="24"/><w:lang w:val="es-CO" w:eastAsia="en-US" w:bidi="ar-SA"/><w:del w:id="16641" w:author="Unknown Author" w:date="2026-10-30T04:17:53Z"></w:del></w:rPr></w:pPr><w:del w:id="16640" w:author="Unknown Author" w:date="2026-10-30T04:17:53Z"><w:r><w:rPr><w:kern w:val="0"/><w:szCs w:val="24"/><w:lang w:val="es-CO" w:eastAsia="en-US" w:bidi="ar-SA"/></w:rPr><w:delText>x</w:delText></w:r></w:del></w:p></w:tc><w:tc><w:tcPr><w:tcW w:w="310" w:type="dxa"/><w:tcBorders><w:bottom w:val="single" w:sz="12" w:space="0" w:color="2A3439"/></w:tcBorders><w:shd w:color="auto" w:fill="F7F7F7" w:val="clear"/></w:tcPr><w:p><w:pPr><w:pStyle w:val="Tabla65"/><w:keepNext w:val="true"/><w:widowControl/><w:jc w:val="left"/><w:rPr><w:kern w:val="0"/><w:szCs w:val="24"/><w:lang w:val="es-CO" w:eastAsia="en-US" w:bidi="ar-SA"/><w:del w:id="16643" w:author="Unknown Author" w:date="2026-10-30T04:17:53Z"></w:del></w:rPr></w:pPr><w:del w:id="16642" w:author="Unknown Author" w:date="2026-10-30T04:17:53Z"><w:r><w:rPr><w:kern w:val="0"/><w:szCs w:val="24"/><w:lang w:val="es-CO" w:eastAsia="en-US" w:bidi="ar-SA"/></w:rPr><w:delText>x</w:delText></w:r></w:del></w:p></w:tc><w:tc><w:tcPr><w:tcW w:w="309" w:type="dxa"/><w:tcBorders><w:bottom w:val="single" w:sz="12" w:space="0" w:color="2A3439"/></w:tcBorders><w:shd w:color="auto" w:fill="F7F7F7" w:val="clear"/></w:tcPr><w:p><w:pPr><w:pStyle w:val="Tabla65"/><w:keepNext w:val="true"/><w:widowControl/><w:jc w:val="left"/><w:rPr><w:kern w:val="0"/><w:szCs w:val="24"/><w:lang w:val="es-CO" w:eastAsia="en-US" w:bidi="ar-SA"/><w:del w:id="16645" w:author="Unknown Author" w:date="2026-10-30T04:17:53Z"></w:del></w:rPr></w:pPr><w:del w:id="16644" w:author="Unknown Author" w:date="2026-10-30T04:17:53Z"><w:r><w:rPr><w:kern w:val="0"/><w:szCs w:val="24"/><w:lang w:val="es-CO" w:eastAsia="en-US" w:bidi="ar-SA"/></w:rPr><w:delText>x</w:delText></w:r></w:del></w:p></w:tc><w:tc><w:tcPr><w:tcW w:w="310" w:type="dxa"/><w:tcBorders><w:bottom w:val="single" w:sz="12" w:space="0" w:color="2A3439"/></w:tcBorders><w:shd w:color="auto" w:fill="F7F7F7" w:val="clear"/></w:tcPr><w:p><w:pPr><w:pStyle w:val="Tabla65"/><w:keepNext w:val="true"/><w:widowControl/><w:jc w:val="left"/><w:rPr><w:kern w:val="0"/><w:szCs w:val="24"/><w:lang w:val="es-CO" w:eastAsia="en-US" w:bidi="ar-SA"/><w:del w:id="16647" w:author="Unknown Author" w:date="2026-10-30T04:17:53Z"></w:del></w:rPr></w:pPr><w:del w:id="16646" w:author="Unknown Author" w:date="2026-10-30T04:17:53Z"><w:r><w:rPr><w:kern w:val="0"/><w:szCs w:val="24"/><w:lang w:val="es-CO" w:eastAsia="en-US" w:bidi="ar-SA"/></w:rPr><w:delText>x</w:delText></w:r></w:del></w:p></w:tc><w:tc><w:tcPr><w:tcW w:w="311" w:type="dxa"/><w:tcBorders><w:bottom w:val="single" w:sz="12" w:space="0" w:color="2A3439"/></w:tcBorders><w:shd w:color="auto" w:fill="F7F7F7" w:val="clear"/></w:tcPr><w:p><w:pPr><w:pStyle w:val="Tabla65"/><w:keepNext w:val="true"/><w:widowControl/><w:jc w:val="left"/><w:rPr><w:kern w:val="0"/><w:szCs w:val="24"/><w:lang w:val="es-CO" w:eastAsia="en-US" w:bidi="ar-SA"/><w:del w:id="16649" w:author="Unknown Author" w:date="2026-10-30T04:17:53Z"></w:del></w:rPr></w:pPr><w:del w:id="16648" w:author="Unknown Author" w:date="2026-10-30T04:17:53Z"><w:r><w:rPr><w:kern w:val="0"/><w:szCs w:val="24"/><w:lang w:val="es-CO" w:eastAsia="en-US" w:bidi="ar-SA"/></w:rPr><w:delText>x</w:delText></w:r></w:del></w:p></w:tc><w:tc><w:tcPr><w:tcW w:w="310" w:type="dxa"/><w:tcBorders><w:bottom w:val="single" w:sz="12" w:space="0" w:color="2A3439"/></w:tcBorders><w:shd w:color="auto" w:fill="F7F7F7" w:val="clear"/></w:tcPr><w:p><w:pPr><w:pStyle w:val="Tabla65"/><w:keepNext w:val="true"/><w:widowControl/><w:jc w:val="left"/><w:rPr><w:kern w:val="0"/><w:szCs w:val="24"/><w:lang w:val="es-CO" w:eastAsia="en-US" w:bidi="ar-SA"/><w:del w:id="16651" w:author="Unknown Author" w:date="2026-10-30T04:17:53Z"></w:del></w:rPr></w:pPr><w:del w:id="16650" w:author="Unknown Author" w:date="2026-10-30T04:17:53Z"><w:r><w:rPr><w:kern w:val="0"/><w:szCs w:val="24"/><w:lang w:val="es-CO" w:eastAsia="en-US" w:bidi="ar-SA"/></w:rPr><w:delText>x</w:delText></w:r></w:del></w:p></w:tc><w:tc><w:tcPr><w:tcW w:w="309" w:type="dxa"/><w:tcBorders><w:bottom w:val="single" w:sz="12" w:space="0" w:color="2A3439"/></w:tcBorders><w:shd w:color="auto" w:fill="F7F7F7" w:val="clear"/></w:tcPr><w:p><w:pPr><w:pStyle w:val="Tabla65"/><w:keepNext w:val="true"/><w:widowControl/><w:jc w:val="left"/><w:rPr><w:kern w:val="0"/><w:szCs w:val="24"/><w:lang w:val="es-CO" w:eastAsia="en-US" w:bidi="ar-SA"/><w:del w:id="16653" w:author="Unknown Author" w:date="2026-10-30T04:17:53Z"></w:del></w:rPr></w:pPr><w:del w:id="16652" w:author="Unknown Author" w:date="2026-10-30T04:17:53Z"><w:r><w:rPr><w:kern w:val="0"/><w:szCs w:val="24"/><w:lang w:val="es-CO" w:eastAsia="en-US" w:bidi="ar-SA"/></w:rPr><w:delText>x</w:delText></w:r></w:del></w:p></w:tc><w:tc><w:tcPr><w:tcW w:w="311" w:type="dxa"/><w:tcBorders><w:bottom w:val="single" w:sz="12" w:space="0" w:color="2A3439"/></w:tcBorders><w:shd w:color="auto" w:fill="F7F7F7" w:val="clear"/></w:tcPr><w:p><w:pPr><w:pStyle w:val="Tabla65"/><w:keepNext w:val="true"/><w:widowControl/><w:jc w:val="left"/><w:rPr><w:kern w:val="0"/><w:szCs w:val="24"/><w:lang w:val="es-CO" w:eastAsia="en-US" w:bidi="ar-SA"/><w:del w:id="16655" w:author="Unknown Author" w:date="2026-10-30T04:17:53Z"></w:del></w:rPr></w:pPr><w:del w:id="16654" w:author="Unknown Author" w:date="2026-10-30T04:17:53Z"><w:r><w:rPr><w:kern w:val="0"/><w:szCs w:val="24"/><w:lang w:val="es-CO" w:eastAsia="en-US" w:bidi="ar-SA"/></w:rPr><w:delText>x</w:delText></w:r></w:del></w:p></w:tc><w:tc><w:tcPr><w:tcW w:w="310" w:type="dxa"/><w:tcBorders><w:bottom w:val="single" w:sz="12" w:space="0" w:color="2A3439"/></w:tcBorders><w:shd w:color="auto" w:fill="F7F7F7" w:val="clear"/></w:tcPr><w:p><w:pPr><w:pStyle w:val="Tabla65"/><w:keepNext w:val="true"/><w:widowControl/><w:jc w:val="left"/><w:rPr><w:kern w:val="0"/><w:szCs w:val="24"/><w:lang w:val="es-CO" w:eastAsia="en-US" w:bidi="ar-SA"/><w:del w:id="16657" w:author="Unknown Author" w:date="2026-10-30T04:17:53Z"></w:del></w:rPr></w:pPr><w:del w:id="16656" w:author="Unknown Author" w:date="2026-10-30T04:17:53Z"><w:r><w:rPr><w:kern w:val="0"/><w:szCs w:val="24"/><w:lang w:val="es-CO" w:eastAsia="en-US" w:bidi="ar-SA"/></w:rPr><w:delText>x</w:delText></w:r></w:del></w:p></w:tc><w:tc><w:tcPr><w:tcW w:w="309" w:type="dxa"/><w:tcBorders><w:bottom w:val="single" w:sz="12" w:space="0" w:color="2A3439"/></w:tcBorders><w:shd w:color="auto" w:fill="F7F7F7" w:val="clear"/></w:tcPr><w:p><w:pPr><w:pStyle w:val="Tabla65"/><w:keepNext w:val="true"/><w:widowControl/><w:jc w:val="left"/><w:rPr><w:kern w:val="0"/><w:szCs w:val="24"/><w:lang w:val="es-CO" w:eastAsia="en-US" w:bidi="ar-SA"/><w:del w:id="16659" w:author="Unknown Author" w:date="2026-10-30T04:17:53Z"></w:del></w:rPr></w:pPr><w:del w:id="16658" w:author="Unknown Author" w:date="2026-10-30T04:17:53Z"><w:r><w:rPr><w:kern w:val="0"/><w:szCs w:val="24"/><w:lang w:val="es-CO" w:eastAsia="en-US" w:bidi="ar-SA"/></w:rPr><w:delText>x</w:delText></w:r></w:del></w:p></w:tc><w:tc><w:tcPr><w:tcW w:w="310" w:type="dxa"/><w:tcBorders><w:bottom w:val="single" w:sz="12" w:space="0" w:color="2A3439"/></w:tcBorders><w:shd w:color="auto" w:fill="F7F7F7" w:val="clear"/></w:tcPr><w:p><w:pPr><w:pStyle w:val="Tabla65"/><w:keepNext w:val="true"/><w:widowControl/><w:jc w:val="left"/><w:rPr><w:kern w:val="0"/><w:szCs w:val="24"/><w:lang w:val="es-CO" w:eastAsia="en-US" w:bidi="ar-SA"/><w:del w:id="16661" w:author="Unknown Author" w:date="2026-10-30T04:17:53Z"></w:del></w:rPr></w:pPr><w:del w:id="16660" w:author="Unknown Author" w:date="2026-10-30T04:17:53Z"><w:r><w:rPr><w:kern w:val="0"/><w:szCs w:val="24"/><w:lang w:val="es-CO" w:eastAsia="en-US" w:bidi="ar-SA"/></w:rPr><w:delText>x</w:delText></w:r></w:del></w:p></w:tc><w:tc><w:tcPr><w:tcW w:w="311" w:type="dxa"/><w:tcBorders><w:bottom w:val="single" w:sz="12" w:space="0" w:color="2A3439"/></w:tcBorders><w:shd w:color="auto" w:fill="F7F7F7" w:val="clear"/></w:tcPr><w:p><w:pPr><w:pStyle w:val="Tabla65"/><w:keepNext w:val="true"/><w:widowControl/><w:jc w:val="left"/><w:rPr><w:kern w:val="0"/><w:szCs w:val="24"/><w:lang w:val="es-CO" w:eastAsia="en-US" w:bidi="ar-SA"/><w:del w:id="16663" w:author="Unknown Author" w:date="2026-10-30T04:17:53Z"></w:del></w:rPr></w:pPr><w:del w:id="16662" w:author="Unknown Author" w:date="2026-10-30T04:17:53Z"><w:r><w:rPr><w:kern w:val="0"/><w:szCs w:val="24"/><w:lang w:val="es-CO" w:eastAsia="en-US" w:bidi="ar-SA"/></w:rPr><w:delText>x</w:delText></w:r></w:del></w:p></w:tc><w:tc><w:tcPr><w:tcW w:w="310" w:type="dxa"/><w:tcBorders><w:bottom w:val="single" w:sz="12" w:space="0" w:color="2A3439"/></w:tcBorders><w:shd w:color="auto" w:fill="F7F7F7" w:val="clear"/></w:tcPr><w:p><w:pPr><w:pStyle w:val="Tabla65"/><w:keepNext w:val="true"/><w:widowControl/><w:jc w:val="left"/><w:rPr><w:kern w:val="0"/><w:szCs w:val="24"/><w:lang w:val="es-CO" w:eastAsia="en-US" w:bidi="ar-SA"/><w:del w:id="16665" w:author="Unknown Author" w:date="2026-10-30T04:17:53Z"></w:del></w:rPr></w:pPr><w:del w:id="16664" w:author="Unknown Author" w:date="2026-10-30T04:17:53Z"><w:r><w:rPr><w:kern w:val="0"/><w:szCs w:val="24"/><w:lang w:val="es-CO" w:eastAsia="en-US" w:bidi="ar-SA"/></w:rPr><w:delText>x</w:delText></w:r></w:del></w:p></w:tc><w:tc><w:tcPr><w:tcW w:w="309" w:type="dxa"/><w:tcBorders><w:bottom w:val="single" w:sz="12" w:space="0" w:color="2A3439"/></w:tcBorders><w:shd w:color="auto" w:fill="F7F7F7" w:val="clear"/></w:tcPr><w:p><w:pPr><w:pStyle w:val="Tabla65"/><w:keepNext w:val="true"/><w:widowControl/><w:jc w:val="left"/><w:rPr><w:kern w:val="0"/><w:szCs w:val="24"/><w:lang w:val="es-CO" w:eastAsia="en-US" w:bidi="ar-SA"/><w:del w:id="16667" w:author="Unknown Author" w:date="2026-10-30T04:17:53Z"></w:del></w:rPr></w:pPr><w:del w:id="16666" w:author="Unknown Author" w:date="2026-10-30T04:17:53Z"><w:r><w:rPr><w:kern w:val="0"/><w:szCs w:val="24"/><w:lang w:val="es-CO" w:eastAsia="en-US" w:bidi="ar-SA"/></w:rPr><w:delText>x</w:delText></w:r></w:del></w:p></w:tc><w:tc><w:tcPr><w:tcW w:w="311" w:type="dxa"/><w:tcBorders><w:bottom w:val="single" w:sz="12" w:space="0" w:color="2A3439"/></w:tcBorders><w:shd w:color="auto" w:fill="F7F7F7" w:val="clear"/></w:tcPr><w:p><w:pPr><w:pStyle w:val="Tabla65"/><w:keepNext w:val="true"/><w:widowControl/><w:jc w:val="left"/><w:rPr><w:kern w:val="0"/><w:szCs w:val="24"/><w:lang w:val="es-CO" w:eastAsia="en-US" w:bidi="ar-SA"/><w:del w:id="16669" w:author="Unknown Author" w:date="2026-10-30T04:17:53Z"></w:del></w:rPr></w:pPr><w:del w:id="16668" w:author="Unknown Author" w:date="2026-10-30T04:17:53Z"><w:r><w:rPr><w:kern w:val="0"/><w:szCs w:val="24"/><w:lang w:val="es-CO" w:eastAsia="en-US" w:bidi="ar-SA"/></w:rPr><w:delText>x</w:delText></w:r></w:del></w:p></w:tc><w:tc><w:tcPr><w:tcW w:w="310" w:type="dxa"/><w:tcBorders><w:bottom w:val="single" w:sz="12" w:space="0" w:color="2A3439"/></w:tcBorders><w:shd w:color="auto" w:fill="F7F7F7" w:val="clear"/></w:tcPr><w:p><w:pPr><w:pStyle w:val="Tabla65"/><w:keepNext w:val="true"/><w:widowControl/><w:jc w:val="left"/><w:rPr><w:kern w:val="0"/><w:szCs w:val="24"/><w:lang w:val="es-CO" w:eastAsia="en-US" w:bidi="ar-SA"/><w:del w:id="16671" w:author="Unknown Author" w:date="2026-10-30T04:17:53Z"></w:del></w:rPr></w:pPr><w:del w:id="16670" w:author="Unknown Author" w:date="2026-10-30T04:17:53Z"><w:r><w:rPr><w:kern w:val="0"/><w:szCs w:val="24"/><w:lang w:val="es-CO" w:eastAsia="en-US" w:bidi="ar-SA"/></w:rPr><w:delText>x</w:delText></w:r></w:del></w:p></w:tc><w:tc><w:tcPr><w:tcW w:w="309" w:type="dxa"/><w:tcBorders><w:bottom w:val="single" w:sz="12" w:space="0" w:color="2A3439"/></w:tcBorders><w:shd w:color="auto" w:fill="F7F7F7" w:val="clear"/></w:tcPr><w:p><w:pPr><w:pStyle w:val="Tabla65"/><w:keepNext w:val="true"/><w:widowControl/><w:jc w:val="left"/><w:rPr><w:kern w:val="0"/><w:szCs w:val="24"/><w:lang w:val="es-CO" w:eastAsia="en-US" w:bidi="ar-SA"/><w:del w:id="16673" w:author="Unknown Author" w:date="2026-10-30T04:17:53Z"></w:del></w:rPr></w:pPr><w:del w:id="16672" w:author="Unknown Author" w:date="2026-10-30T04:17:53Z"><w:r><w:rPr><w:kern w:val="0"/><w:szCs w:val="24"/><w:lang w:val="es-CO" w:eastAsia="en-US" w:bidi="ar-SA"/></w:rPr><w:delText>x</w:delText></w:r></w:del></w:p></w:tc><w:tc><w:tcPr><w:tcW w:w="310" w:type="dxa"/><w:tcBorders><w:bottom w:val="single" w:sz="12" w:space="0" w:color="2A3439"/></w:tcBorders><w:shd w:color="auto" w:fill="F7F7F7" w:val="clear"/></w:tcPr><w:p><w:pPr><w:pStyle w:val="Tabla65"/><w:keepNext w:val="true"/><w:widowControl/><w:jc w:val="left"/><w:rPr><w:kern w:val="0"/><w:szCs w:val="24"/><w:lang w:val="es-CO" w:eastAsia="en-US" w:bidi="ar-SA"/><w:del w:id="16675" w:author="Unknown Author" w:date="2026-10-30T04:17:53Z"></w:del></w:rPr></w:pPr><w:del w:id="16674" w:author="Unknown Author" w:date="2026-10-30T04:17:53Z"><w:r><w:rPr><w:kern w:val="0"/><w:szCs w:val="24"/><w:lang w:val="es-CO" w:eastAsia="en-US" w:bidi="ar-SA"/></w:rPr><w:delText>x</w:delText></w:r></w:del></w:p></w:tc><w:tc><w:tcPr><w:tcW w:w="311" w:type="dxa"/><w:tcBorders><w:bottom w:val="single" w:sz="12" w:space="0" w:color="2A3439"/></w:tcBorders><w:shd w:color="auto" w:fill="F7F7F7" w:val="clear"/></w:tcPr><w:p><w:pPr><w:pStyle w:val="Tabla65"/><w:keepNext w:val="true"/><w:widowControl/><w:jc w:val="left"/><w:rPr><w:kern w:val="0"/><w:szCs w:val="24"/><w:lang w:val="es-CO" w:eastAsia="en-US" w:bidi="ar-SA"/><w:del w:id="16677" w:author="Unknown Author" w:date="2026-10-30T04:17:53Z"></w:del></w:rPr></w:pPr><w:del w:id="16676" w:author="Unknown Author" w:date="2026-10-30T04:17:53Z"><w:r><w:rPr><w:kern w:val="0"/><w:szCs w:val="24"/><w:lang w:val="es-CO" w:eastAsia="en-US" w:bidi="ar-SA"/></w:rPr><w:delText>x</w:delText></w:r></w:del></w:p></w:tc><w:tc><w:tcPr><w:tcW w:w="310" w:type="dxa"/><w:tcBorders><w:bottom w:val="single" w:sz="12" w:space="0" w:color="2A3439"/></w:tcBorders><w:shd w:color="auto" w:fill="F7F7F7" w:val="clear"/></w:tcPr><w:p><w:pPr><w:pStyle w:val="Tabla65"/><w:keepNext w:val="true"/><w:widowControl/><w:jc w:val="left"/><w:rPr><w:kern w:val="0"/><w:szCs w:val="24"/><w:lang w:val="es-CO" w:eastAsia="en-US" w:bidi="ar-SA"/><w:del w:id="16679" w:author="Unknown Author" w:date="2026-10-30T04:17:53Z"></w:del></w:rPr></w:pPr><w:del w:id="16678" w:author="Unknown Author" w:date="2026-10-30T04:17:53Z"><w:r><w:rPr><w:kern w:val="0"/><w:szCs w:val="24"/><w:lang w:val="es-CO" w:eastAsia="en-US" w:bidi="ar-SA"/></w:rPr><w:delText>x</w:delText></w:r></w:del></w:p></w:tc><w:tc><w:tcPr><w:tcW w:w="309" w:type="dxa"/><w:tcBorders><w:bottom w:val="single" w:sz="12" w:space="0" w:color="2A3439"/></w:tcBorders><w:shd w:color="auto" w:fill="F7F7F7" w:val="clear"/></w:tcPr><w:p><w:pPr><w:pStyle w:val="Tabla65"/><w:keepNext w:val="true"/><w:widowControl/><w:jc w:val="left"/><w:rPr><w:kern w:val="0"/><w:szCs w:val="24"/><w:lang w:val="es-CO" w:eastAsia="en-US" w:bidi="ar-SA"/><w:del w:id="16681" w:author="Unknown Author" w:date="2026-10-30T04:17:53Z"></w:del></w:rPr></w:pPr><w:del w:id="16680" w:author="Unknown Author" w:date="2026-10-30T04:17:53Z"><w:r><w:rPr><w:kern w:val="0"/><w:szCs w:val="24"/><w:lang w:val="es-CO" w:eastAsia="en-US" w:bidi="ar-SA"/></w:rPr><w:delText>x</w:delText></w:r></w:del></w:p></w:tc><w:tc><w:tcPr><w:tcW w:w="309" w:type="dxa"/><w:tcBorders><w:bottom w:val="single" w:sz="12" w:space="0" w:color="2A3439"/></w:tcBorders><w:shd w:color="auto" w:fill="F7F7F7" w:val="clear"/></w:tcPr><w:p><w:pPr><w:pStyle w:val="Tabla65"/><w:keepNext w:val="true"/><w:widowControl/><w:jc w:val="left"/><w:rPr><w:kern w:val="0"/><w:szCs w:val="24"/><w:lang w:val="es-CO" w:eastAsia="en-US" w:bidi="ar-SA"/><w:del w:id="16683" w:author="Unknown Author" w:date="2026-10-30T04:17:53Z"></w:del></w:rPr></w:pPr><w:del w:id="16682" w:author="Unknown Author" w:date="2026-10-30T04:17:53Z"><w:r><w:rPr><w:kern w:val="0"/><w:szCs w:val="24"/><w:lang w:val="es-CO" w:eastAsia="en-US" w:bidi="ar-SA"/></w:rPr><w:delText>x</w:delText></w:r></w:del></w:p></w:tc></w:tr></w:tbl><w:p><w:pPr><w:sectPr><w:headerReference w:type="default" r:id="rId32"/><w:headerReference w:type="first" r:id="rId33"/><w:footerReference w:type="default" r:id="rId34"/><w:footerReference w:type="first" r:id="rId35"/><w:type w:val="nextPage"/><w:pgSz w:orient="landscape" w:w="15840" w:h="12240"/><w:pgMar w:left="1133" w:right="1133" w:gutter="0" w:header="709" w:top="1417" w:footer="709" w:bottom="1417"/><w:pgNumType w:fmt="decimal"/><w:formProt w:val="false"/><w:textDirection w:val="lrTb"/><w:docGrid w:type="default" w:linePitch="100" w:charSpace="0"/></w:sectPr><w:pStyle w:val="TablaNota"/><w:rPr></w:rPr></w:pPr><w:r><w:rPr><w:i/><w:iCs/></w:rPr><w:t>Nota.</w:t></w:r><w:r><w:rPr></w:rPr><w:t xml:space="preserve"> Elaboración propia con el cronograma de ruta crítica de 104 semanas. Las compuertas C1 y C2 se ejecutan al final de las actividades 1.4 y 1.5; la compuerta C3 cierra el mes 24. Las actividades del laboratorio de modelación (1.7, 2.5, 2.6, 2.7 y 3.5) tienen holgura de 4 a 6 semanas y no integran la ruta crítica. Las actividades de administración y apoyo a la supervisión abarcan los 24 meses.</w:t></w:r></w:p><w:p><w:pPr><w:pStyle w:val="BodyText"/><w:rPr></w:rPr></w:pPr><w:r><w:rPr></w:rPr><w:t xml:space="preserve">La Tabla 21.1 muestra que las actividades de cada objetivo se solapan de forma deliberada. La actividad 3.1 comienza en el mes 3, antes de que termine la construcción del prototipo. El co-diseño con los </w:t></w:r><w:ins w:id="16684" w:author="Unknown Author" w:date="2026-10-30T04:17:53Z"><w:r><w:rPr></w:rPr><w:t>consejos</w:t></w:r></w:ins><w:del w:id="16685" w:author="Unknown Author" w:date="2026-10-30T04:17:53Z"><w:r><w:rPr></w:rPr><w:delText>comités</w:delText></w:r></w:del><w:r><w:rPr></w:rPr><w:t xml:space="preserve"> requiere un prototipo observable. Las actividades de administración y apoyo a la supervisión abarcan los 24 meses. Las compuertas se ejecutan al final de las actividades 1.4 y 1.5, en los meses 12 y 17. La compuerta del mes 24 cierra el proyecto. Las actividades del laboratorio de modelación se solapan con la red. El laboratorio se diseña mientras se contrata la red. Se dota en los meses 7 a 11 y se calibra y valida mientras se instalan los tramos 2 y 3.</w:t></w:r></w:p><w:p><w:pPr><w:pStyle w:val="FiguraRotulo"/><w:rPr></w:rPr></w:pPr><w:bookmarkStart w:id="255" w:name="rot_Figura_21_1"/><w:r><w:rPr><w:b/><w:bCs/></w:rPr><w:t>Figura 21.1</w:t></w:r><w:bookmarkEnd w:id="255"/></w:p><w:p><w:pPr><w:pStyle w:val="FiguraTitulo"/><w:rPr></w:rPr></w:pPr><w:r><w:rPr><w:i/><w:iCs/></w:rPr><w:t>Veintidós actividades ocupan 24 meses y tres compuertas ordenan los hitos</w:t></w:r></w:p><w:p><w:pPr><w:pStyle w:val="BodyText"/><w:rPr></w:rPr></w:pPr><w:r><w:rPr></w:rPr><w:drawing><wp:inline distT="0" distB="0" distL="0" distR="0"><wp:extent cx="5579745" cy="5691505"/><wp:effectExtent l="0" t="0" r="0" b="0"/><wp:docPr id="34" name="Image27"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34" name="Image27" descr=""></pic:cNvPr><pic:cNvPicPr><a:picLocks noChangeAspect="1" noChangeArrowheads="1"/></pic:cNvPicPr></pic:nvPicPr><pic:blipFill><a:blip r:embed="rId36"></a:blip><a:stretch><a:fillRect/></a:stretch></pic:blipFill><pic:spPr bwMode="auto"><a:xfrm><a:off x="0" y="0"/><a:ext cx="5579745" cy="5691505"/></a:xfrm><a:prstGeom prst="rect"><a:avLst/></a:prstGeom></pic:spPr></pic:pic></a:graphicData></a:graphic></wp:inline></w:drawing></w:r></w:p><w:p><w:pPr><w:pStyle w:val="FiguraNota"/><w:rPr></w:rPr></w:pPr><w:r><w:rPr><w:i/><w:iCs/></w:rPr><w:t>Nota.</w:t></w:r><w:r><w:rPr></w:rPr><w:t xml:space="preserve"> Elaboración propia con el cronograma del proyecto. La ruta crítica se muestra en azul oscuro y las actividades con holgura en azul claro. Los rombos indican las compuertas y los hitos. Software: Python 3 y matplotlib.</w:t></w:r></w:p><w:p><w:pPr><w:pStyle w:val="BodyText"/><w:rPr></w:rPr></w:pPr><w:r><w:rPr></w:rPr><w:t>La ruta crítica comprende las actividades 1.2, 1.3, 1.4, 1.5, 1.6, 2.1, 2.2, 2.3, 2.4 y 3.4. Su duración acumulada es de 104 semanas, igual a la duración del proyecto (Project Management Institute [PMI], 2021). Las actividades 1.1, 3.1, 3.2 y 3.3 tienen holgura. La actividad 1.1 tiene dos semanas. La actividad 3.1 tiene 12 semanas, la 3.2 tiene seis y la 3.3 tiene 12. Las cinco actividades del laboratorio también tienen holgura. Las actividades 2.5, 2.6 y 2.7 tienen seis semanas, y las actividades 1.7 y 3.5 tienen cuatro. Un retraso mayor en el laboratorio no retrasa la entrega de la red, pero sí la validación del gemelo. Un retraso de una actividad de la ruta crítica retrasa la entrega final. Por eso el proyecto programa las instalaciones de los tramos 2 y 3 con acceso previamente verificado, en ventanas secas y con técnicos locales.</w:t></w:r></w:p><w:p><w:pPr><w:pStyle w:val="BodyText"/><w:rPr></w:rPr></w:pPr><w:r><w:rPr></w:rPr><w:t>El despliegue de la red se organiza en tres tramos. La Tabla 21.2 indica los meses, los nodos y los gateways operativos y comprados de cada tramo, y su compuerta. Cada compuerta libera la compra del tramo siguiente. Los tramos no reducen el alcance de 100 nodos y 10 gateways. Condicionan la secuencia de compra y activan un ciclo de corrección antes de liberar el tramo siguiente.</w:t></w:r></w:p><w:p><w:pPr><w:pStyle w:val="TablaRotulo"/><w:rPr></w:rPr></w:pPr><w:bookmarkStart w:id="256" w:name="rot_Tabla_21_2"/><w:r><w:rPr><w:b/><w:bCs/></w:rPr><w:t>Tabla 21.2</w:t></w:r><w:bookmarkEnd w:id="256"/></w:p><w:p><w:pPr><w:pStyle w:val="TablaTitulo"/><w:rPr></w:rPr></w:pPr><w:r><w:rPr><w:i/><w:iCs/></w:rPr><w:t>Tramos de despliegue de la red</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489"/><w:gridCol w:w="994"/><w:gridCol w:w="1660"/><w:gridCol w:w="1658"/><w:gridCol w:w="1577"/><w:gridCol w:w="1575"/></w:tblGrid><w:tr><w:trPr><w:tblHeader w:val="true"/><w:cantSplit w:val="true"/></w:trPr><w:tc><w:tcPr><w:tcW w:w="248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Tramo</w:t></w:r></w:p></w:tc><w:tc><w:tcPr><w:tcW w:w="99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Meses</w:t></w:r></w:p></w:tc><w:tc><w:tcPr><w:tcW w:w="166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Nodos operativos</w:t></w:r></w:p></w:tc><w:tc><w:tcPr><w:tcW w:w="165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Gateways operativos</w:t></w:r></w:p></w:tc><w:tc><w:tcPr><w:tcW w:w="157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Compra de nodos / gateways</w:t></w:r></w:p></w:tc><w:tc><w:tcPr><w:tcW w:w="157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Compuerta</w:t></w:r></w:p></w:tc></w:tr><w:tr><w:trPr><w:cantSplit w:val="true"/></w:trPr><w:tc><w:tcPr><w:tcW w:w="2489" w:type="dxa"/><w:tcBorders></w:tcBorders></w:tcPr><w:p><w:pPr><w:pStyle w:val="Tabla9"/><w:widowControl/><w:jc w:val="left"/><w:rPr><w:kern w:val="0"/><w:szCs w:val="24"/><w:lang w:val="es-CO" w:eastAsia="en-US" w:bidi="ar-SA"/></w:rPr></w:pPr><w:r><w:rPr><w:kern w:val="0"/><w:szCs w:val="24"/><w:lang w:val="es-CO" w:eastAsia="en-US" w:bidi="ar-SA"/></w:rPr><w:t>Tramo 1: piloto de contraste</w:t></w:r></w:p></w:tc><w:tc><w:tcPr><w:tcW w:w="994" w:type="dxa"/><w:tcBorders></w:tcBorders></w:tcPr><w:p><w:pPr><w:pStyle w:val="Tabla9"/><w:widowControl/><w:jc w:val="left"/><w:rPr><w:kern w:val="0"/><w:szCs w:val="24"/><w:lang w:val="es-CO" w:eastAsia="en-US" w:bidi="ar-SA"/></w:rPr></w:pPr><w:r><w:rPr><w:kern w:val="0"/><w:szCs w:val="24"/><w:lang w:val="es-CO" w:eastAsia="en-US" w:bidi="ar-SA"/></w:rPr><w:t>1 a 12</w:t></w:r></w:p></w:tc><w:tc><w:tcPr><w:tcW w:w="1660" w:type="dxa"/><w:tcBorders></w:tcBorders></w:tcPr><w:p><w:pPr><w:pStyle w:val="Tabla9"/><w:widowControl/><w:jc w:val="left"/><w:rPr><w:kern w:val="0"/><w:szCs w:val="24"/><w:lang w:val="es-CO" w:eastAsia="en-US" w:bidi="ar-SA"/></w:rPr></w:pPr><w:r><w:rPr><w:kern w:val="0"/><w:szCs w:val="24"/><w:lang w:val="es-CO" w:eastAsia="en-US" w:bidi="ar-SA"/></w:rPr><w:t>30</w:t></w:r></w:p></w:tc><w:tc><w:tcPr><w:tcW w:w="1658" w:type="dxa"/><w:tcBorders></w:tcBorders></w:tcPr><w:p><w:pPr><w:pStyle w:val="Tabla9"/><w:widowControl/><w:jc w:val="left"/><w:rPr><w:kern w:val="0"/><w:szCs w:val="24"/><w:lang w:val="es-CO" w:eastAsia="en-US" w:bidi="ar-SA"/></w:rPr></w:pPr><w:r><w:rPr><w:kern w:val="0"/><w:szCs w:val="24"/><w:lang w:val="es-CO" w:eastAsia="en-US" w:bidi="ar-SA"/></w:rPr><w:t>3</w:t></w:r></w:p></w:tc><w:tc><w:tcPr><w:tcW w:w="1577" w:type="dxa"/><w:tcBorders></w:tcBorders></w:tcPr><w:p><w:pPr><w:pStyle w:val="Tabla9"/><w:widowControl/><w:jc w:val="left"/><w:rPr><w:kern w:val="0"/><w:szCs w:val="24"/><w:lang w:val="es-CO" w:eastAsia="en-US" w:bidi="ar-SA"/></w:rPr></w:pPr><w:r><w:rPr><w:kern w:val="0"/><w:szCs w:val="24"/><w:lang w:val="es-CO" w:eastAsia="en-US" w:bidi="ar-SA"/></w:rPr><w:t>36 / 4</w:t></w:r></w:p></w:tc><w:tc><w:tcPr><w:tcW w:w="1575" w:type="dxa"/><w:tcBorders></w:tcBorders></w:tcPr><w:p><w:pPr><w:pStyle w:val="Tabla9"/><w:widowControl/><w:jc w:val="left"/><w:rPr><w:kern w:val="0"/><w:szCs w:val="24"/><w:lang w:val="es-CO" w:eastAsia="en-US" w:bidi="ar-SA"/></w:rPr></w:pPr><w:r><w:rPr><w:kern w:val="0"/><w:szCs w:val="24"/><w:lang w:val="es-CO" w:eastAsia="en-US" w:bidi="ar-SA"/></w:rPr><w:t>C1 (mes 12)</w:t></w:r></w:p></w:tc></w:tr><w:tr><w:trPr><w:cantSplit w:val="true"/></w:trPr><w:tc><w:tcPr><w:tcW w:w="2489" w:type="dxa"/><w:tcBorders></w:tcBorders><w:shd w:color="auto" w:fill="F7F7F7" w:val="clear"/></w:tcPr><w:p><w:pPr><w:pStyle w:val="Tabla9"/><w:widowControl/><w:jc w:val="left"/><w:rPr><w:kern w:val="0"/><w:szCs w:val="24"/><w:lang w:val="es-CO" w:eastAsia="en-US" w:bidi="ar-SA"/></w:rPr></w:pPr><w:r><w:rPr><w:kern w:val="0"/><w:szCs w:val="24"/><w:lang w:val="es-CO" w:eastAsia="en-US" w:bidi="ar-SA"/></w:rPr><w:t>Tramo 2: ampliación condicionada</w:t></w:r></w:p></w:tc><w:tc><w:tcPr><w:tcW w:w="994" w:type="dxa"/><w:tcBorders></w:tcBorders><w:shd w:color="auto" w:fill="F7F7F7" w:val="clear"/></w:tcPr><w:p><w:pPr><w:pStyle w:val="Tabla9"/><w:widowControl/><w:jc w:val="left"/><w:rPr><w:kern w:val="0"/><w:szCs w:val="24"/><w:lang w:val="es-CO" w:eastAsia="en-US" w:bidi="ar-SA"/></w:rPr></w:pPr><w:r><w:rPr><w:kern w:val="0"/><w:szCs w:val="24"/><w:lang w:val="es-CO" w:eastAsia="en-US" w:bidi="ar-SA"/></w:rPr><w:t>13 a 17</w:t></w:r></w:p></w:tc><w:tc><w:tcPr><w:tcW w:w="1660" w:type="dxa"/><w:tcBorders></w:tcBorders><w:shd w:color="auto" w:fill="F7F7F7" w:val="clear"/></w:tcPr><w:p><w:pPr><w:pStyle w:val="Tabla9"/><w:widowControl/><w:jc w:val="left"/><w:rPr><w:kern w:val="0"/><w:szCs w:val="24"/><w:lang w:val="es-CO" w:eastAsia="en-US" w:bidi="ar-SA"/></w:rPr></w:pPr><w:r><w:rPr><w:kern w:val="0"/><w:szCs w:val="24"/><w:lang w:val="es-CO" w:eastAsia="en-US" w:bidi="ar-SA"/></w:rPr><w:t>40</w:t></w:r></w:p></w:tc><w:tc><w:tcPr><w:tcW w:w="1658" w:type="dxa"/><w:tcBorders></w:tcBorders><w:shd w:color="auto" w:fill="F7F7F7" w:val="clear"/></w:tcPr><w:p><w:pPr><w:pStyle w:val="Tabla9"/><w:widowControl/><w:jc w:val="left"/><w:rPr><w:kern w:val="0"/><w:szCs w:val="24"/><w:lang w:val="es-CO" w:eastAsia="en-US" w:bidi="ar-SA"/></w:rPr></w:pPr><w:r><w:rPr><w:kern w:val="0"/><w:szCs w:val="24"/><w:lang w:val="es-CO" w:eastAsia="en-US" w:bidi="ar-SA"/></w:rPr><w:t>4</w:t></w:r></w:p></w:tc><w:tc><w:tcPr><w:tcW w:w="1577" w:type="dxa"/><w:tcBorders></w:tcBorders><w:shd w:color="auto" w:fill="F7F7F7" w:val="clear"/></w:tcPr><w:p><w:pPr><w:pStyle w:val="Tabla9"/><w:widowControl/><w:jc w:val="left"/><w:rPr><w:kern w:val="0"/><w:szCs w:val="24"/><w:lang w:val="es-CO" w:eastAsia="en-US" w:bidi="ar-SA"/></w:rPr></w:pPr><w:r><w:rPr><w:kern w:val="0"/><w:szCs w:val="24"/><w:lang w:val="es-CO" w:eastAsia="en-US" w:bidi="ar-SA"/></w:rPr><w:t>48 / 4</w:t></w:r></w:p></w:tc><w:tc><w:tcPr><w:tcW w:w="1575" w:type="dxa"/><w:tcBorders></w:tcBorders><w:shd w:color="auto" w:fill="F7F7F7" w:val="clear"/></w:tcPr><w:p><w:pPr><w:pStyle w:val="Tabla9"/><w:widowControl/><w:jc w:val="left"/><w:rPr><w:kern w:val="0"/><w:szCs w:val="24"/><w:lang w:val="es-CO" w:eastAsia="en-US" w:bidi="ar-SA"/></w:rPr></w:pPr><w:r><w:rPr><w:kern w:val="0"/><w:szCs w:val="24"/><w:lang w:val="es-CO" w:eastAsia="en-US" w:bidi="ar-SA"/></w:rPr><w:t>C2 (mes 17)</w:t></w:r></w:p></w:tc></w:tr><w:tr><w:trPr><w:cantSplit w:val="true"/></w:trPr><w:tc><w:tcPr><w:tcW w:w="2489" w:type="dxa"/><w:tcBorders></w:tcBorders></w:tcPr><w:p><w:pPr><w:pStyle w:val="Tabla9"/><w:widowControl/><w:jc w:val="left"/><w:rPr><w:kern w:val="0"/><w:szCs w:val="24"/><w:lang w:val="es-CO" w:eastAsia="en-US" w:bidi="ar-SA"/></w:rPr></w:pPr><w:r><w:rPr><w:kern w:val="0"/><w:szCs w:val="24"/><w:lang w:val="es-CO" w:eastAsia="en-US" w:bidi="ar-SA"/></w:rPr><w:t>Tramo 3: consolidación y transferencia</w:t></w:r></w:p></w:tc><w:tc><w:tcPr><w:tcW w:w="994" w:type="dxa"/><w:tcBorders></w:tcBorders></w:tcPr><w:p><w:pPr><w:pStyle w:val="Tabla9"/><w:widowControl/><w:jc w:val="left"/><w:rPr><w:kern w:val="0"/><w:szCs w:val="24"/><w:lang w:val="es-CO" w:eastAsia="en-US" w:bidi="ar-SA"/></w:rPr></w:pPr><w:r><w:rPr><w:kern w:val="0"/><w:szCs w:val="24"/><w:lang w:val="es-CO" w:eastAsia="en-US" w:bidi="ar-SA"/></w:rPr><w:t>18 a 24</w:t></w:r></w:p></w:tc><w:tc><w:tcPr><w:tcW w:w="1660" w:type="dxa"/><w:tcBorders></w:tcBorders></w:tcPr><w:p><w:pPr><w:pStyle w:val="Tabla9"/><w:widowControl/><w:jc w:val="left"/><w:rPr><w:kern w:val="0"/><w:szCs w:val="24"/><w:lang w:val="es-CO" w:eastAsia="en-US" w:bidi="ar-SA"/></w:rPr></w:pPr><w:r><w:rPr><w:kern w:val="0"/><w:szCs w:val="24"/><w:lang w:val="es-CO" w:eastAsia="en-US" w:bidi="ar-SA"/></w:rPr><w:t>30</w:t></w:r></w:p></w:tc><w:tc><w:tcPr><w:tcW w:w="1658" w:type="dxa"/><w:tcBorders></w:tcBorders></w:tcPr><w:p><w:pPr><w:pStyle w:val="Tabla9"/><w:widowControl/><w:jc w:val="left"/><w:rPr><w:kern w:val="0"/><w:szCs w:val="24"/><w:lang w:val="es-CO" w:eastAsia="en-US" w:bidi="ar-SA"/></w:rPr></w:pPr><w:r><w:rPr><w:kern w:val="0"/><w:szCs w:val="24"/><w:lang w:val="es-CO" w:eastAsia="en-US" w:bidi="ar-SA"/></w:rPr><w:t>3</w:t></w:r></w:p></w:tc><w:tc><w:tcPr><w:tcW w:w="1577" w:type="dxa"/><w:tcBorders></w:tcBorders></w:tcPr><w:p><w:pPr><w:pStyle w:val="Tabla9"/><w:widowControl/><w:jc w:val="left"/><w:rPr><w:kern w:val="0"/><w:szCs w:val="24"/><w:lang w:val="es-CO" w:eastAsia="en-US" w:bidi="ar-SA"/></w:rPr></w:pPr><w:r><w:rPr><w:kern w:val="0"/><w:szCs w:val="24"/><w:lang w:val="es-CO" w:eastAsia="en-US" w:bidi="ar-SA"/></w:rPr><w:t>36 / 3</w:t></w:r></w:p></w:tc><w:tc><w:tcPr><w:tcW w:w="1575" w:type="dxa"/><w:tcBorders></w:tcBorders></w:tcPr><w:p><w:pPr><w:pStyle w:val="Tabla9"/><w:widowControl/><w:jc w:val="left"/><w:rPr><w:kern w:val="0"/><w:szCs w:val="24"/><w:lang w:val="es-CO" w:eastAsia="en-US" w:bidi="ar-SA"/></w:rPr></w:pPr><w:r><w:rPr><w:kern w:val="0"/><w:szCs w:val="24"/><w:lang w:val="es-CO" w:eastAsia="en-US" w:bidi="ar-SA"/></w:rPr><w:t>C3 (mes 24)</w:t></w:r></w:p></w:tc></w:tr><w:tr><w:trPr><w:cantSplit w:val="true"/></w:trPr><w:tc><w:tcPr><w:tcW w:w="2489" w:type="dxa"/><w:tcBorders><w:bottom w:val="single" w:sz="12" w:space="0" w:color="2A3439"/></w:tcBorders><w:shd w:color="auto" w:fill="F7F7F7" w:val="clear"/></w:tcPr><w:p><w:pPr><w:pStyle w:val="Tabla9"/><w:keepNext w:val="true"/><w:widowControl/><w:jc w:val="left"/><w:rPr><w:kern w:val="0"/><w:szCs w:val="24"/><w:lang w:val="es-CO" w:eastAsia="en-US" w:bidi="ar-SA"/></w:rPr></w:pPr><w:r><w:rPr><w:b/><w:bCs/><w:kern w:val="0"/><w:szCs w:val="24"/><w:lang w:val="es-CO" w:eastAsia="en-US" w:bidi="ar-SA"/></w:rPr><w:t>Total</w:t></w:r></w:p></w:tc><w:tc><w:tcPr><w:tcW w:w="994" w:type="dxa"/><w:tcBorders><w:bottom w:val="single" w:sz="12" w:space="0" w:color="2A3439"/></w:tcBorders><w:shd w:color="auto" w:fill="F7F7F7" w:val="clear"/></w:tcPr><w:p><w:pPr><w:pStyle w:val="Tabla9"/><w:keepNext w:val="true"/><w:widowControl/><w:rPr><w:kern w:val="0"/><w:szCs w:val="24"/><w:lang w:val="es-CO" w:eastAsia="en-US" w:bidi="ar-SA"/></w:rPr></w:pPr><w:r><w:rPr><w:kern w:val="0"/><w:szCs w:val="24"/><w:lang w:val="es-CO" w:eastAsia="en-US" w:bidi="ar-SA"/></w:rPr></w:r></w:p></w:tc><w:tc><w:tcPr><w:tcW w:w="1660" w:type="dxa"/><w:tcBorders><w:bottom w:val="single" w:sz="12" w:space="0" w:color="2A3439"/></w:tcBorders><w:shd w:color="auto" w:fill="F7F7F7" w:val="clear"/></w:tcPr><w:p><w:pPr><w:pStyle w:val="Tabla9"/><w:keepNext w:val="true"/><w:widowControl/><w:jc w:val="left"/><w:rPr><w:kern w:val="0"/><w:szCs w:val="24"/><w:lang w:val="es-CO" w:eastAsia="en-US" w:bidi="ar-SA"/></w:rPr></w:pPr><w:r><w:rPr><w:b/><w:bCs/><w:kern w:val="0"/><w:szCs w:val="24"/><w:lang w:val="es-CO" w:eastAsia="en-US" w:bidi="ar-SA"/></w:rPr><w:t>100</w:t></w:r></w:p></w:tc><w:tc><w:tcPr><w:tcW w:w="1658" w:type="dxa"/><w:tcBorders><w:bottom w:val="single" w:sz="12" w:space="0" w:color="2A3439"/></w:tcBorders><w:shd w:color="auto" w:fill="F7F7F7" w:val="clear"/></w:tcPr><w:p><w:pPr><w:pStyle w:val="Tabla9"/><w:keepNext w:val="true"/><w:widowControl/><w:jc w:val="left"/><w:rPr><w:kern w:val="0"/><w:szCs w:val="24"/><w:lang w:val="es-CO" w:eastAsia="en-US" w:bidi="ar-SA"/></w:rPr></w:pPr><w:r><w:rPr><w:b/><w:bCs/><w:kern w:val="0"/><w:szCs w:val="24"/><w:lang w:val="es-CO" w:eastAsia="en-US" w:bidi="ar-SA"/></w:rPr><w:t>10</w:t></w:r></w:p></w:tc><w:tc><w:tcPr><w:tcW w:w="1577" w:type="dxa"/><w:tcBorders><w:bottom w:val="single" w:sz="12" w:space="0" w:color="2A3439"/></w:tcBorders><w:shd w:color="auto" w:fill="F7F7F7" w:val="clear"/></w:tcPr><w:p><w:pPr><w:pStyle w:val="Tabla9"/><w:keepNext w:val="true"/><w:widowControl/><w:jc w:val="left"/><w:rPr><w:kern w:val="0"/><w:szCs w:val="24"/><w:lang w:val="es-CO" w:eastAsia="en-US" w:bidi="ar-SA"/></w:rPr></w:pPr><w:r><w:rPr><w:b/><w:bCs/><w:kern w:val="0"/><w:szCs w:val="24"/><w:lang w:val="es-CO" w:eastAsia="en-US" w:bidi="ar-SA"/></w:rPr><w:t>120 / 11</w:t></w:r></w:p></w:tc><w:tc><w:tcPr><w:tcW w:w="1575" w:type="dxa"/><w:tcBorders><w:bottom w:val="single" w:sz="12" w:space="0" w:color="2A3439"/></w:tcBorders><w:shd w:color="auto" w:fill="F7F7F7" w:val="clear"/></w:tcPr><w:p><w:pPr><w:pStyle w:val="Tabla9"/><w:keepNext w:val="true"/><w:widowControl/><w:rPr><w:kern w:val="0"/><w:szCs w:val="24"/><w:lang w:val="es-CO" w:eastAsia="en-US" w:bidi="ar-SA"/></w:rPr></w:pPr><w:r><w:rPr><w:kern w:val="0"/><w:szCs w:val="24"/><w:lang w:val="es-CO" w:eastAsia="en-US" w:bidi="ar-SA"/></w:rPr></w:r></w:p></w:tc></w:tr></w:tbl><w:p><w:pPr><w:pStyle w:val="TablaNota"/><w:rPr></w:rPr></w:pPr><w:r><w:rPr><w:i/><w:iCs/></w:rPr><w:t>Nota.</w:t></w:r><w:r><w:rPr></w:rPr><w:t xml:space="preserve"> Elaboración propia. Las compras incluyen 20 nodos y 1 gateway de reserva.</w:t></w:r></w:p><w:p><w:pPr><w:pStyle w:val="BodyText"/><w:rPr></w:rPr></w:pPr><w:r><w:rPr></w:rPr><w:t>La Tabla 21.3 lista los hitos del proyecto con su mes y la evidencia que los verifica. Los hitos H0 a H11 y la compuerta del mes 24 permiten a la supervisión verificar el avance con un documento. Los hitos H9, H10 y H11 verifican el laboratorio. Verifican la dotación en el mes 11, la calibración en el mes 17 y la validación en el mes 22. El hito H0, en el mes 2, acredita el acta de inicio y la contratación completa. El hito H7, en el mes 23, reúne el informe del laboratorio externo y la evaluación externa final. Ambos sustentan el nivel de madurez tecnológica 8.</w:t></w:r></w:p><w:p><w:pPr><w:pStyle w:val="TablaRotulo"/><w:rPr></w:rPr></w:pPr><w:bookmarkStart w:id="257" w:name="rot_Tabla_21_3"/><w:r><w:rPr><w:b/><w:bCs/></w:rPr><w:t>Tabla 21.3</w:t></w:r><w:bookmarkEnd w:id="257"/></w:p><w:p><w:pPr><w:pStyle w:val="TablaTitulo"/><w:rPr></w:rPr></w:pPr><w:r><w:rPr><w:i/><w:iCs/></w:rPr><w:t>Hitos y compuertas del proyecto con su evidencia de verificación</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911"/><w:gridCol w:w="3817"/><w:gridCol w:w="911"/><w:gridCol w:w="4314"/></w:tblGrid><w:tr><w:trPr><w:tblHeader w:val="true"/><w:cantSplit w:val="true"/></w:trPr><w:tc><w:tcPr><w:tcW w:w="91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Hito</w:t></w:r></w:p></w:tc><w:tc><w:tcPr><w:tcW w:w="381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Descripción</w:t></w:r></w:p></w:tc><w:tc><w:tcPr><w:tcW w:w="91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Mes</w:t></w:r></w:p></w:tc><w:tc><w:tcPr><w:tcW w:w="431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Evidencia de verificación</w:t></w:r></w:p></w:tc></w:tr><w:tr><w:trPr><w:cantSplit w:val="true"/></w:trPr><w:tc><w:tcPr><w:tcW w:w="911" w:type="dxa"/><w:tcBorders></w:tcBorders></w:tcPr><w:p><w:pPr><w:pStyle w:val="Tabla9"/><w:widowControl/><w:jc w:val="left"/><w:rPr><w:kern w:val="0"/><w:szCs w:val="24"/><w:lang w:val="es-CO" w:eastAsia="en-US" w:bidi="ar-SA"/></w:rPr></w:pPr><w:r><w:rPr><w:kern w:val="0"/><w:szCs w:val="24"/><w:lang w:val="es-CO" w:eastAsia="en-US" w:bidi="ar-SA"/></w:rPr><w:t>H0</w:t></w:r></w:p></w:tc><w:tc><w:tcPr><w:tcW w:w="3817" w:type="dxa"/><w:tcBorders></w:tcBorders></w:tcPr><w:p><w:pPr><w:pStyle w:val="Tabla9"/><w:widowControl/><w:jc w:val="left"/><w:rPr><w:kern w:val="0"/><w:szCs w:val="24"/><w:lang w:val="es-CO" w:eastAsia="en-US" w:bidi="ar-SA"/></w:rPr></w:pPr><w:r><w:rPr><w:kern w:val="0"/><w:szCs w:val="24"/><w:lang w:val="es-CO" w:eastAsia="en-US" w:bidi="ar-SA"/></w:rPr><w:t>Acta de inicio y contratación completa</w:t></w:r></w:p></w:tc><w:tc><w:tcPr><w:tcW w:w="911" w:type="dxa"/><w:tcBorders></w:tcBorders></w:tcPr><w:p><w:pPr><w:pStyle w:val="Tabla9"/><w:widowControl/><w:jc w:val="left"/><w:rPr><w:kern w:val="0"/><w:szCs w:val="24"/><w:lang w:val="es-CO" w:eastAsia="en-US" w:bidi="ar-SA"/></w:rPr></w:pPr><w:r><w:rPr><w:kern w:val="0"/><w:szCs w:val="24"/><w:lang w:val="es-CO" w:eastAsia="en-US" w:bidi="ar-SA"/></w:rPr><w:t>Mes 2</w:t></w:r></w:p></w:tc><w:tc><w:tcPr><w:tcW w:w="4314" w:type="dxa"/><w:tcBorders></w:tcBorders></w:tcPr><w:p><w:pPr><w:pStyle w:val="Tabla9"/><w:widowControl/><w:jc w:val="left"/><w:rPr><w:kern w:val="0"/><w:szCs w:val="24"/><w:lang w:val="es-CO" w:eastAsia="en-US" w:bidi="ar-SA"/></w:rPr></w:pPr><w:r><w:rPr><w:kern w:val="0"/><w:szCs w:val="24"/><w:lang w:val="es-CO" w:eastAsia="en-US" w:bidi="ar-SA"/></w:rPr><w:t>Contratos, convenios y plan de trabajo aprobados</w:t></w:r></w:p></w:tc></w:tr><w:tr><w:trPr><w:cantSplit w:val="true"/></w:trPr><w:tc><w:tcPr><w:tcW w:w="911" w:type="dxa"/><w:tcBorders></w:tcBorders><w:shd w:color="auto" w:fill="F7F7F7" w:val="clear"/></w:tcPr><w:p><w:pPr><w:pStyle w:val="Tabla9"/><w:widowControl/><w:jc w:val="left"/><w:rPr><w:kern w:val="0"/><w:szCs w:val="24"/><w:lang w:val="es-CO" w:eastAsia="en-US" w:bidi="ar-SA"/></w:rPr></w:pPr><w:r><w:rPr><w:kern w:val="0"/><w:szCs w:val="24"/><w:lang w:val="es-CO" w:eastAsia="en-US" w:bidi="ar-SA"/></w:rPr><w:t>H1</w:t></w:r></w:p></w:tc><w:tc><w:tcPr><w:tcW w:w="3817" w:type="dxa"/><w:tcBorders></w:tcBorders><w:shd w:color="auto" w:fill="F7F7F7" w:val="clear"/></w:tcPr><w:p><w:pPr><w:pStyle w:val="Tabla9"/><w:widowControl/><w:jc w:val="left"/><w:rPr><w:kern w:val="0"/><w:szCs w:val="24"/><w:lang w:val="es-CO" w:eastAsia="en-US" w:bidi="ar-SA"/></w:rPr></w:pPr><w:r><w:rPr><w:kern w:val="0"/><w:szCs w:val="24"/><w:lang w:val="es-CO" w:eastAsia="en-US" w:bidi="ar-SA"/></w:rPr><w:t>Sitios del tramo 1 y diseño de enlace y energía listos</w:t></w:r></w:p></w:tc><w:tc><w:tcPr><w:tcW w:w="911" w:type="dxa"/><w:tcBorders></w:tcBorders><w:shd w:color="auto" w:fill="F7F7F7" w:val="clear"/></w:tcPr><w:p><w:pPr><w:pStyle w:val="Tabla9"/><w:widowControl/><w:jc w:val="left"/><w:rPr><w:kern w:val="0"/><w:szCs w:val="24"/><w:lang w:val="es-CO" w:eastAsia="en-US" w:bidi="ar-SA"/></w:rPr></w:pPr><w:r><w:rPr><w:kern w:val="0"/><w:szCs w:val="24"/><w:lang w:val="es-CO" w:eastAsia="en-US" w:bidi="ar-SA"/></w:rPr><w:t>Mes 4</w:t></w:r></w:p></w:tc><w:tc><w:tcPr><w:tcW w:w="4314" w:type="dxa"/><w:tcBorders></w:tcBorders><w:shd w:color="auto" w:fill="F7F7F7" w:val="clear"/></w:tcPr><w:p><w:pPr><w:pStyle w:val="Tabla9"/><w:widowControl/><w:jc w:val="left"/><w:rPr><w:kern w:val="0"/><w:szCs w:val="24"/><w:lang w:val="es-CO" w:eastAsia="en-US" w:bidi="ar-SA"/></w:rPr></w:pPr><w:r><w:rPr><w:kern w:val="0"/><w:szCs w:val="24"/><w:lang w:val="es-CO" w:eastAsia="en-US" w:bidi="ar-SA"/></w:rPr><w:t>Informe de sitios, de cobertura y de energía</w:t></w:r></w:p></w:tc></w:tr><w:tr><w:trPr><w:cantSplit w:val="true"/></w:trPr><w:tc><w:tcPr><w:tcW w:w="911" w:type="dxa"/><w:tcBorders></w:tcBorders></w:tcPr><w:p><w:pPr><w:pStyle w:val="Tabla9"/><w:widowControl/><w:jc w:val="left"/><w:rPr><w:kern w:val="0"/><w:szCs w:val="24"/><w:lang w:val="es-CO" w:eastAsia="en-US" w:bidi="ar-SA"/></w:rPr></w:pPr><w:r><w:rPr><w:kern w:val="0"/><w:szCs w:val="24"/><w:lang w:val="es-CO" w:eastAsia="en-US" w:bidi="ar-SA"/></w:rPr><w:t>H2</w:t></w:r></w:p></w:tc><w:tc><w:tcPr><w:tcW w:w="3817" w:type="dxa"/><w:tcBorders></w:tcBorders></w:tcPr><w:p><w:pPr><w:pStyle w:val="Tabla9"/><w:widowControl/><w:jc w:val="left"/><w:rPr><w:kern w:val="0"/><w:szCs w:val="24"/><w:lang w:val="es-CO" w:eastAsia="en-US" w:bidi="ar-SA"/></w:rPr></w:pPr><w:r><w:rPr><w:kern w:val="0"/><w:szCs w:val="24"/><w:lang w:val="es-CO" w:eastAsia="en-US" w:bidi="ar-SA"/></w:rPr><w:t>Colocalización del tramo 1 finalizada</w:t></w:r></w:p></w:tc><w:tc><w:tcPr><w:tcW w:w="911" w:type="dxa"/><w:tcBorders></w:tcBorders></w:tcPr><w:p><w:pPr><w:pStyle w:val="Tabla9"/><w:widowControl/><w:jc w:val="left"/><w:rPr><w:kern w:val="0"/><w:szCs w:val="24"/><w:lang w:val="es-CO" w:eastAsia="en-US" w:bidi="ar-SA"/></w:rPr></w:pPr><w:r><w:rPr><w:kern w:val="0"/><w:szCs w:val="24"/><w:lang w:val="es-CO" w:eastAsia="en-US" w:bidi="ar-SA"/></w:rPr><w:t>Mes 10</w:t></w:r></w:p></w:tc><w:tc><w:tcPr><w:tcW w:w="4314" w:type="dxa"/><w:tcBorders></w:tcBorders></w:tcPr><w:p><w:pPr><w:pStyle w:val="Tabla9"/><w:widowControl/><w:jc w:val="left"/><w:rPr><w:kern w:val="0"/><w:szCs w:val="24"/><w:lang w:val="es-CO" w:eastAsia="en-US" w:bidi="ar-SA"/></w:rPr></w:pPr><w:r><w:rPr><w:kern w:val="0"/><w:szCs w:val="24"/><w:lang w:val="es-CO" w:eastAsia="en-US" w:bidi="ar-SA"/></w:rPr><w:t>Base de datos de colocalización y línea base de error medida</w:t></w:r></w:p></w:tc></w:tr><w:tr><w:trPr><w:cantSplit w:val="true"/></w:trPr><w:tc><w:tcPr><w:tcW w:w="911" w:type="dxa"/><w:tcBorders></w:tcBorders><w:shd w:color="auto" w:fill="F7F7F7" w:val="clear"/></w:tcPr><w:p><w:pPr><w:pStyle w:val="Tabla9"/><w:widowControl/><w:jc w:val="left"/><w:rPr><w:kern w:val="0"/><w:szCs w:val="24"/><w:lang w:val="es-CO" w:eastAsia="en-US" w:bidi="ar-SA"/></w:rPr></w:pPr><w:r><w:rPr><w:kern w:val="0"/><w:szCs w:val="24"/><w:lang w:val="es-CO" w:eastAsia="en-US" w:bidi="ar-SA"/></w:rPr><w:t>H9</w:t></w:r></w:p></w:tc><w:tc><w:tcPr><w:tcW w:w="3817" w:type="dxa"/><w:tcBorders></w:tcBorders><w:shd w:color="auto" w:fill="F7F7F7" w:val="clear"/></w:tcPr><w:p><w:pPr><w:pStyle w:val="Tabla9"/><w:widowControl/><w:jc w:val="left"/><w:rPr><w:kern w:val="0"/><w:szCs w:val="24"/><w:lang w:val="es-CO" w:eastAsia="en-US" w:bidi="ar-SA"/></w:rPr></w:pPr><w:r><w:rPr><w:kern w:val="0"/><w:szCs w:val="24"/><w:lang w:val="es-CO" w:eastAsia="en-US" w:bidi="ar-SA"/></w:rPr><w:t>Laboratorio de modelación dotado y con la cadena de cálculo en operación</w:t></w:r></w:p></w:tc><w:tc><w:tcPr><w:tcW w:w="911" w:type="dxa"/><w:tcBorders></w:tcBorders><w:shd w:color="auto" w:fill="F7F7F7" w:val="clear"/></w:tcPr><w:p><w:pPr><w:pStyle w:val="Tabla9"/><w:widowControl/><w:jc w:val="left"/><w:rPr><w:kern w:val="0"/><w:szCs w:val="24"/><w:lang w:val="es-CO" w:eastAsia="en-US" w:bidi="ar-SA"/></w:rPr></w:pPr><w:r><w:rPr><w:kern w:val="0"/><w:szCs w:val="24"/><w:lang w:val="es-CO" w:eastAsia="en-US" w:bidi="ar-SA"/></w:rPr><w:t>Mes 11</w:t></w:r></w:p></w:tc><w:tc><w:tcPr><w:tcW w:w="4314" w:type="dxa"/><w:tcBorders></w:tcBorders><w:shd w:color="auto" w:fill="F7F7F7" w:val="clear"/></w:tcPr><w:p><w:pPr><w:pStyle w:val="Tabla9"/><w:widowControl/><w:jc w:val="left"/><w:rPr><w:kern w:val="0"/><w:szCs w:val="24"/><w:lang w:val="es-CO" w:eastAsia="en-US" w:bidi="ar-SA"/></w:rPr></w:pPr><w:r><w:rPr><w:kern w:val="0"/><w:szCs w:val="24"/><w:lang w:val="es-CO" w:eastAsia="en-US" w:bidi="ar-SA"/></w:rPr><w:t>Actas de recibo del servidor, las estaciones meteorológicas, el dron y los monitores portátiles; ejecución de un caso de prueba documentado</w:t></w:r></w:p></w:tc></w:tr><w:tr><w:trPr><w:cantSplit w:val="true"/></w:trPr><w:tc><w:tcPr><w:tcW w:w="911" w:type="dxa"/><w:tcBorders></w:tcBorders></w:tcPr><w:p><w:pPr><w:pStyle w:val="Tabla9"/><w:widowControl/><w:jc w:val="left"/><w:rPr><w:kern w:val="0"/><w:szCs w:val="24"/><w:lang w:val="es-CO" w:eastAsia="en-US" w:bidi="ar-SA"/></w:rPr></w:pPr><w:r><w:rPr><w:kern w:val="0"/><w:szCs w:val="24"/><w:lang w:val="es-CO" w:eastAsia="en-US" w:bidi="ar-SA"/></w:rPr><w:t>H3</w:t></w:r></w:p></w:tc><w:tc><w:tcPr><w:tcW w:w="3817" w:type="dxa"/><w:tcBorders></w:tcBorders></w:tcPr><w:p><w:pPr><w:pStyle w:val="Tabla9"/><w:widowControl/><w:jc w:val="left"/><w:rPr><w:kern w:val="0"/><w:szCs w:val="24"/><w:lang w:val="es-CO" w:eastAsia="en-US" w:bidi="ar-SA"/></w:rPr></w:pPr><w:r><w:rPr><w:kern w:val="0"/><w:szCs w:val="24"/><w:lang w:val="es-CO" w:eastAsia="en-US" w:bidi="ar-SA"/></w:rPr><w:t>Compuerta C1: modelo validado en el piloto</w:t></w:r></w:p></w:tc><w:tc><w:tcPr><w:tcW w:w="911" w:type="dxa"/><w:tcBorders></w:tcBorders></w:tcPr><w:p><w:pPr><w:pStyle w:val="Tabla9"/><w:widowControl/><w:jc w:val="left"/><w:rPr><w:kern w:val="0"/><w:szCs w:val="24"/><w:lang w:val="es-CO" w:eastAsia="en-US" w:bidi="ar-SA"/></w:rPr></w:pPr><w:r><w:rPr><w:kern w:val="0"/><w:szCs w:val="24"/><w:lang w:val="es-CO" w:eastAsia="en-US" w:bidi="ar-SA"/></w:rPr><w:t>Mes 12</w:t></w:r></w:p></w:tc><w:tc><w:tcPr><w:tcW w:w="4314" w:type="dxa"/><w:tcBorders></w:tcBorders></w:tcPr><w:p><w:pPr><w:pStyle w:val="Tabla9"/><w:widowControl/><w:jc w:val="left"/><w:rPr><w:kern w:val="0"/><w:szCs w:val="24"/><w:lang w:val="es-CO" w:eastAsia="en-US" w:bidi="ar-SA"/></w:rPr></w:pPr><w:r><w:rPr><w:kern w:val="0"/><w:szCs w:val="24"/><w:lang w:val="es-CO" w:eastAsia="en-US" w:bidi="ar-SA"/></w:rPr><w:t>Acta de compuerta con NRMSE y R² frente a referencia</w:t></w:r></w:p></w:tc></w:tr><w:tr><w:trPr><w:cantSplit w:val="true"/></w:trPr><w:tc><w:tcPr><w:tcW w:w="911" w:type="dxa"/><w:tcBorders></w:tcBorders><w:shd w:color="auto" w:fill="F7F7F7" w:val="clear"/></w:tcPr><w:p><w:pPr><w:pStyle w:val="Tabla9"/><w:widowControl/><w:jc w:val="left"/><w:rPr><w:kern w:val="0"/><w:szCs w:val="24"/><w:lang w:val="es-CO" w:eastAsia="en-US" w:bidi="ar-SA"/></w:rPr></w:pPr><w:r><w:rPr><w:kern w:val="0"/><w:szCs w:val="24"/><w:lang w:val="es-CO" w:eastAsia="en-US" w:bidi="ar-SA"/></w:rPr><w:t>H4</w:t></w:r></w:p></w:tc><w:tc><w:tcPr><w:tcW w:w="3817" w:type="dxa"/><w:tcBorders></w:tcBorders><w:shd w:color="auto" w:fill="F7F7F7" w:val="clear"/></w:tcPr><w:p><w:pPr><w:pStyle w:val="Tabla9"/><w:widowControl/><w:jc w:val="left"/><w:rPr><w:kern w:val="0"/><w:szCs w:val="24"/><w:lang w:val="es-CO" w:eastAsia="en-US" w:bidi="ar-SA"/></w:rPr></w:pPr><w:r><w:rPr><w:kern w:val="0"/><w:szCs w:val="24"/><w:lang w:val="es-CO" w:eastAsia="en-US" w:bidi="ar-SA"/></w:rPr><w:t>Tramo 2 instalado y verificado</w:t></w:r></w:p></w:tc><w:tc><w:tcPr><w:tcW w:w="911" w:type="dxa"/><w:tcBorders></w:tcBorders><w:shd w:color="auto" w:fill="F7F7F7" w:val="clear"/></w:tcPr><w:p><w:pPr><w:pStyle w:val="Tabla9"/><w:widowControl/><w:jc w:val="left"/><w:rPr><w:kern w:val="0"/><w:szCs w:val="24"/><w:lang w:val="es-CO" w:eastAsia="en-US" w:bidi="ar-SA"/></w:rPr></w:pPr><w:r><w:rPr><w:kern w:val="0"/><w:szCs w:val="24"/><w:lang w:val="es-CO" w:eastAsia="en-US" w:bidi="ar-SA"/></w:rPr><w:t>Mes 16</w:t></w:r></w:p></w:tc><w:tc><w:tcPr><w:tcW w:w="4314" w:type="dxa"/><w:tcBorders></w:tcBorders><w:shd w:color="auto" w:fill="F7F7F7" w:val="clear"/></w:tcPr><w:p><w:pPr><w:pStyle w:val="Tabla9"/><w:widowControl/><w:jc w:val="left"/><w:rPr><w:kern w:val="0"/><w:szCs w:val="24"/><w:lang w:val="es-CO" w:eastAsia="en-US" w:bidi="ar-SA"/></w:rPr></w:pPr><w:r><w:rPr><w:kern w:val="0"/><w:szCs w:val="24"/><w:lang w:val="es-CO" w:eastAsia="en-US" w:bidi="ar-SA"/></w:rPr><w:t>Informe de disponibilidad y desempeño del tramo 2</w:t></w:r></w:p></w:tc></w:tr><w:tr><w:trPr><w:cantSplit w:val="true"/></w:trPr><w:tc><w:tcPr><w:tcW w:w="911" w:type="dxa"/><w:tcBorders></w:tcBorders></w:tcPr><w:p><w:pPr><w:pStyle w:val="Tabla9"/><w:widowControl/><w:jc w:val="left"/><w:rPr><w:kern w:val="0"/><w:szCs w:val="24"/><w:lang w:val="es-CO" w:eastAsia="en-US" w:bidi="ar-SA"/></w:rPr></w:pPr><w:r><w:rPr><w:kern w:val="0"/><w:szCs w:val="24"/><w:lang w:val="es-CO" w:eastAsia="en-US" w:bidi="ar-SA"/></w:rPr><w:t>H5</w:t></w:r></w:p></w:tc><w:tc><w:tcPr><w:tcW w:w="3817" w:type="dxa"/><w:tcBorders></w:tcBorders></w:tcPr><w:p><w:pPr><w:pStyle w:val="Tabla9"/><w:widowControl/><w:jc w:val="left"/><w:rPr><w:kern w:val="0"/><w:szCs w:val="24"/><w:lang w:val="es-CO" w:eastAsia="en-US" w:bidi="ar-SA"/></w:rPr></w:pPr><w:r><w:rPr><w:kern w:val="0"/><w:szCs w:val="24"/><w:lang w:val="es-CO" w:eastAsia="en-US" w:bidi="ar-SA"/></w:rPr><w:t>Compuerta C2: uso institucional y desempeño</w:t></w:r></w:p></w:tc><w:tc><w:tcPr><w:tcW w:w="911" w:type="dxa"/><w:tcBorders></w:tcBorders></w:tcPr><w:p><w:pPr><w:pStyle w:val="Tabla9"/><w:widowControl/><w:jc w:val="left"/><w:rPr><w:kern w:val="0"/><w:szCs w:val="24"/><w:lang w:val="es-CO" w:eastAsia="en-US" w:bidi="ar-SA"/></w:rPr></w:pPr><w:r><w:rPr><w:kern w:val="0"/><w:szCs w:val="24"/><w:lang w:val="es-CO" w:eastAsia="en-US" w:bidi="ar-SA"/></w:rPr><w:t>Mes 17</w:t></w:r></w:p></w:tc><w:tc><w:tcPr><w:tcW w:w="4314" w:type="dxa"/><w:tcBorders></w:tcBorders></w:tcPr><w:p><w:pPr><w:pStyle w:val="Tabla9"/><w:widowControl/><w:jc w:val="left"/><w:rPr><w:kern w:val="0"/><w:szCs w:val="24"/><w:lang w:val="es-CO" w:eastAsia="en-US" w:bidi="ar-SA"/></w:rPr></w:pPr><w:r><w:rPr><w:kern w:val="0"/><w:szCs w:val="24"/><w:lang w:val="es-CO" w:eastAsia="en-US" w:bidi="ar-SA"/></w:rPr><w:t>Acta de compuerta con uso del tablero y convenios</w:t></w:r></w:p></w:tc></w:tr><w:tr><w:trPr><w:cantSplit w:val="true"/></w:trPr><w:tc><w:tcPr><w:tcW w:w="911" w:type="dxa"/><w:tcBorders></w:tcBorders><w:shd w:color="auto" w:fill="F7F7F7" w:val="clear"/></w:tcPr><w:p><w:pPr><w:pStyle w:val="Tabla9"/><w:widowControl/><w:jc w:val="left"/><w:rPr><w:kern w:val="0"/><w:szCs w:val="24"/><w:lang w:val="es-CO" w:eastAsia="en-US" w:bidi="ar-SA"/></w:rPr></w:pPr><w:r><w:rPr><w:kern w:val="0"/><w:szCs w:val="24"/><w:lang w:val="es-CO" w:eastAsia="en-US" w:bidi="ar-SA"/></w:rPr><w:t>H10</w:t></w:r></w:p></w:tc><w:tc><w:tcPr><w:tcW w:w="3817" w:type="dxa"/><w:tcBorders></w:tcBorders><w:shd w:color="auto" w:fill="F7F7F7" w:val="clear"/></w:tcPr><w:p><w:pPr><w:pStyle w:val="Tabla9"/><w:widowControl/><w:jc w:val="left"/><w:rPr><w:kern w:val="0"/><w:szCs w:val="24"/><w:lang w:val="es-CO" w:eastAsia="en-US" w:bidi="ar-SA"/></w:rPr></w:pPr><w:r><w:rPr><w:kern w:val="0"/><w:szCs w:val="24"/><w:lang w:val="es-CO" w:eastAsia="en-US" w:bidi="ar-SA"/></w:rPr><w:t>Gemelo predictivo calibrado con el polvo del territorio y la campaña piloto</w:t></w:r></w:p></w:tc><w:tc><w:tcPr><w:tcW w:w="911" w:type="dxa"/><w:tcBorders></w:tcBorders><w:shd w:color="auto" w:fill="F7F7F7" w:val="clear"/></w:tcPr><w:p><w:pPr><w:pStyle w:val="Tabla9"/><w:widowControl/><w:jc w:val="left"/><w:rPr><w:kern w:val="0"/><w:szCs w:val="24"/><w:lang w:val="es-CO" w:eastAsia="en-US" w:bidi="ar-SA"/></w:rPr></w:pPr><w:r><w:rPr><w:kern w:val="0"/><w:szCs w:val="24"/><w:lang w:val="es-CO" w:eastAsia="en-US" w:bidi="ar-SA"/></w:rPr><w:t>Mes 17</w:t></w:r></w:p></w:tc><w:tc><w:tcPr><w:tcW w:w="4314" w:type="dxa"/><w:tcBorders></w:tcBorders><w:shd w:color="auto" w:fill="F7F7F7" w:val="clear"/></w:tcPr><w:p><w:pPr><w:pStyle w:val="Tabla9"/><w:widowControl/><w:jc w:val="left"/><w:rPr><w:kern w:val="0"/><w:szCs w:val="24"/><w:lang w:val="es-CO" w:eastAsia="en-US" w:bidi="ar-SA"/></w:rPr></w:pPr><w:r><w:rPr><w:kern w:val="0"/><w:szCs w:val="24"/><w:lang w:val="es-CO" w:eastAsia="en-US" w:bidi="ar-SA"/></w:rPr><w:t>Informe de calibración con el inventario de emisión, la caracterización del polvo y las métricas frente a la campaña piloto</w:t></w:r></w:p></w:tc></w:tr><w:tr><w:trPr><w:cantSplit w:val="true"/></w:trPr><w:tc><w:tcPr><w:tcW w:w="911" w:type="dxa"/><w:tcBorders></w:tcBorders></w:tcPr><w:p><w:pPr><w:pStyle w:val="Tabla9"/><w:widowControl/><w:jc w:val="left"/><w:rPr><w:kern w:val="0"/><w:szCs w:val="24"/><w:lang w:val="es-CO" w:eastAsia="en-US" w:bidi="ar-SA"/></w:rPr></w:pPr><w:r><w:rPr><w:kern w:val="0"/><w:szCs w:val="24"/><w:lang w:val="es-CO" w:eastAsia="en-US" w:bidi="ar-SA"/></w:rPr><w:t>H6</w:t></w:r></w:p></w:tc><w:tc><w:tcPr><w:tcW w:w="3817" w:type="dxa"/><w:tcBorders></w:tcBorders></w:tcPr><w:p><w:pPr><w:pStyle w:val="Tabla9"/><w:widowControl/><w:jc w:val="left"/><w:rPr><w:kern w:val="0"/><w:szCs w:val="24"/><w:lang w:val="es-CO" w:eastAsia="en-US" w:bidi="ar-SA"/></w:rPr></w:pPr><w:r><w:rPr><w:kern w:val="0"/><w:szCs w:val="24"/><w:lang w:val="es-CO" w:eastAsia="en-US" w:bidi="ar-SA"/></w:rPr><w:t>Tramo 3 instalado</w:t></w:r></w:p></w:tc><w:tc><w:tcPr><w:tcW w:w="911" w:type="dxa"/><w:tcBorders></w:tcBorders></w:tcPr><w:p><w:pPr><w:pStyle w:val="Tabla9"/><w:widowControl/><w:jc w:val="left"/><w:rPr><w:kern w:val="0"/><w:szCs w:val="24"/><w:lang w:val="es-CO" w:eastAsia="en-US" w:bidi="ar-SA"/></w:rPr></w:pPr><w:r><w:rPr><w:kern w:val="0"/><w:szCs w:val="24"/><w:lang w:val="es-CO" w:eastAsia="en-US" w:bidi="ar-SA"/></w:rPr><w:t>Mes 19</w:t></w:r></w:p></w:tc><w:tc><w:tcPr><w:tcW w:w="4314" w:type="dxa"/><w:tcBorders></w:tcBorders></w:tcPr><w:p><w:pPr><w:pStyle w:val="Tabla9"/><w:widowControl/><w:jc w:val="left"/><w:rPr><w:kern w:val="0"/><w:szCs w:val="24"/><w:lang w:val="es-CO" w:eastAsia="en-US" w:bidi="ar-SA"/></w:rPr></w:pPr><w:r><w:rPr><w:kern w:val="0"/><w:szCs w:val="24"/><w:lang w:val="es-CO" w:eastAsia="en-US" w:bidi="ar-SA"/></w:rPr><w:t>Inventario de 100 nodos y 10 gateways operativos</w:t></w:r></w:p></w:tc></w:tr><w:tr><w:trPr><w:cantSplit w:val="true"/></w:trPr><w:tc><w:tcPr><w:tcW w:w="911" w:type="dxa"/><w:tcBorders></w:tcBorders><w:shd w:color="auto" w:fill="F7F7F7" w:val="clear"/></w:tcPr><w:p><w:pPr><w:pStyle w:val="Tabla9"/><w:widowControl/><w:jc w:val="left"/><w:rPr><w:kern w:val="0"/><w:szCs w:val="24"/><w:lang w:val="es-CO" w:eastAsia="en-US" w:bidi="ar-SA"/></w:rPr></w:pPr><w:r><w:rPr><w:kern w:val="0"/><w:szCs w:val="24"/><w:lang w:val="es-CO" w:eastAsia="en-US" w:bidi="ar-SA"/></w:rPr><w:t>H11</w:t></w:r></w:p></w:tc><w:tc><w:tcPr><w:tcW w:w="3817" w:type="dxa"/><w:tcBorders></w:tcBorders><w:shd w:color="auto" w:fill="F7F7F7" w:val="clear"/></w:tcPr><w:p><w:pPr><w:pStyle w:val="Tabla9"/><w:widowControl/><w:jc w:val="left"/><w:rPr><w:kern w:val="0"/><w:szCs w:val="24"/><w:lang w:val="es-CO" w:eastAsia="en-US" w:bidi="ar-SA"/></w:rPr></w:pPr><w:r><w:rPr><w:kern w:val="0"/><w:szCs w:val="24"/><w:lang w:val="es-CO" w:eastAsia="en-US" w:bidi="ar-SA"/></w:rPr><w:t>Validación del gemelo con seis eventos reales y verificación independiente</w:t></w:r></w:p></w:tc><w:tc><w:tcPr><w:tcW w:w="911" w:type="dxa"/><w:tcBorders></w:tcBorders><w:shd w:color="auto" w:fill="F7F7F7" w:val="clear"/></w:tcPr><w:p><w:pPr><w:pStyle w:val="Tabla9"/><w:widowControl/><w:jc w:val="left"/><w:rPr><w:kern w:val="0"/><w:szCs w:val="24"/><w:lang w:val="es-CO" w:eastAsia="en-US" w:bidi="ar-SA"/></w:rPr></w:pPr><w:r><w:rPr><w:kern w:val="0"/><w:szCs w:val="24"/><w:lang w:val="es-CO" w:eastAsia="en-US" w:bidi="ar-SA"/></w:rPr><w:t>Mes 22</w:t></w:r></w:p></w:tc><w:tc><w:tcPr><w:tcW w:w="4314" w:type="dxa"/><w:tcBorders></w:tcBorders><w:shd w:color="auto" w:fill="F7F7F7" w:val="clear"/></w:tcPr><w:p><w:pPr><w:pStyle w:val="Tabla9"/><w:widowControl/><w:jc w:val="left"/><w:rPr><w:kern w:val="0"/><w:szCs w:val="24"/><w:lang w:val="es-CO" w:eastAsia="en-US" w:bidi="ar-SA"/></w:rPr></w:pPr><w:r><w:rPr><w:kern w:val="0"/><w:szCs w:val="24"/><w:lang w:val="es-CO" w:eastAsia="en-US" w:bidi="ar-SA"/></w:rPr><w:t>Informe de validación con FAC2 y sesgo fraccional por evento e informe del verificador independiente</w:t></w:r></w:p></w:tc></w:tr><w:tr><w:trPr><w:cantSplit w:val="true"/></w:trPr><w:tc><w:tcPr><w:tcW w:w="911" w:type="dxa"/><w:tcBorders></w:tcBorders></w:tcPr><w:p><w:pPr><w:pStyle w:val="Tabla9"/><w:widowControl/><w:jc w:val="left"/><w:rPr><w:kern w:val="0"/><w:szCs w:val="24"/><w:lang w:val="es-CO" w:eastAsia="en-US" w:bidi="ar-SA"/></w:rPr></w:pPr><w:r><w:rPr><w:kern w:val="0"/><w:szCs w:val="24"/><w:lang w:val="es-CO" w:eastAsia="en-US" w:bidi="ar-SA"/></w:rPr><w:t>H7</w:t></w:r></w:p></w:tc><w:tc><w:tcPr><w:tcW w:w="3817" w:type="dxa"/><w:tcBorders></w:tcBorders></w:tcPr><w:p><w:pPr><w:pStyle w:val="Tabla9"/><w:widowControl/><w:jc w:val="left"/><w:rPr><w:kern w:val="0"/><w:szCs w:val="24"/><w:lang w:val="es-CO" w:eastAsia="en-US" w:bidi="ar-SA"/></w:rPr></w:pPr><w:r><w:rPr><w:kern w:val="0"/><w:szCs w:val="24"/><w:lang w:val="es-CO" w:eastAsia="en-US" w:bidi="ar-SA"/></w:rPr><w:t>Ensayo independiente y evaluación final</w:t></w:r></w:p></w:tc><w:tc><w:tcPr><w:tcW w:w="911" w:type="dxa"/><w:tcBorders></w:tcBorders></w:tcPr><w:p><w:pPr><w:pStyle w:val="Tabla9"/><w:widowControl/><w:jc w:val="left"/><w:rPr><w:kern w:val="0"/><w:szCs w:val="24"/><w:lang w:val="es-CO" w:eastAsia="en-US" w:bidi="ar-SA"/></w:rPr></w:pPr><w:r><w:rPr><w:kern w:val="0"/><w:szCs w:val="24"/><w:lang w:val="es-CO" w:eastAsia="en-US" w:bidi="ar-SA"/></w:rPr><w:t>Mes 23</w:t></w:r></w:p></w:tc><w:tc><w:tcPr><w:tcW w:w="4314" w:type="dxa"/><w:tcBorders></w:tcBorders></w:tcPr><w:p><w:pPr><w:pStyle w:val="Tabla9"/><w:widowControl/><w:jc w:val="left"/><w:rPr><w:kern w:val="0"/><w:szCs w:val="24"/><w:lang w:val="es-CO" w:eastAsia="en-US" w:bidi="ar-SA"/></w:rPr></w:pPr><w:r><w:rPr><w:kern w:val="0"/><w:szCs w:val="24"/><w:lang w:val="es-CO" w:eastAsia="en-US" w:bidi="ar-SA"/></w:rPr><w:t>Informe de laboratorio externo y evaluación externa</w:t></w:r></w:p></w:tc></w:tr><w:tr><w:trPr><w:cantSplit w:val="true"/></w:trPr><w:tc><w:tcPr><w:tcW w:w="911" w:type="dxa"/><w:tcBorders></w:tcBorders><w:shd w:color="auto" w:fill="F7F7F7" w:val="clear"/></w:tcPr><w:p><w:pPr><w:pStyle w:val="Tabla9"/><w:widowControl/><w:jc w:val="left"/><w:rPr><w:kern w:val="0"/><w:szCs w:val="24"/><w:lang w:val="es-CO" w:eastAsia="en-US" w:bidi="ar-SA"/></w:rPr></w:pPr><w:r><w:rPr><w:kern w:val="0"/><w:szCs w:val="24"/><w:lang w:val="es-CO" w:eastAsia="en-US" w:bidi="ar-SA"/></w:rPr><w:t>H8</w:t></w:r></w:p></w:tc><w:tc><w:tcPr><w:tcW w:w="3817" w:type="dxa"/><w:tcBorders></w:tcBorders><w:shd w:color="auto" w:fill="F7F7F7" w:val="clear"/></w:tcPr><w:p><w:pPr><w:pStyle w:val="Tabla9"/><w:widowControl/><w:jc w:val="left"/><w:rPr><w:kern w:val="0"/><w:szCs w:val="24"/><w:lang w:val="es-CO" w:eastAsia="en-US" w:bidi="ar-SA"/></w:rPr></w:pPr><w:r><w:rPr><w:kern w:val="0"/><w:szCs w:val="24"/><w:lang w:val="es-CO" w:eastAsia="en-US" w:bidi="ar-SA"/></w:rPr><w:t>Transferencia y cierre del tramo 3</w:t></w:r></w:p></w:tc><w:tc><w:tcPr><w:tcW w:w="911" w:type="dxa"/><w:tcBorders></w:tcBorders><w:shd w:color="auto" w:fill="F7F7F7" w:val="clear"/></w:tcPr><w:p><w:pPr><w:pStyle w:val="Tabla9"/><w:widowControl/><w:jc w:val="left"/><w:rPr><w:kern w:val="0"/><w:szCs w:val="24"/><w:lang w:val="es-CO" w:eastAsia="en-US" w:bidi="ar-SA"/></w:rPr></w:pPr><w:r><w:rPr><w:kern w:val="0"/><w:szCs w:val="24"/><w:lang w:val="es-CO" w:eastAsia="en-US" w:bidi="ar-SA"/></w:rPr><w:t>Mes 24</w:t></w:r></w:p></w:tc><w:tc><w:tcPr><w:tcW w:w="4314" w:type="dxa"/><w:tcBorders></w:tcBorders><w:shd w:color="auto" w:fill="F7F7F7" w:val="clear"/></w:tcPr><w:p><w:pPr><w:pStyle w:val="Tabla9"/><w:widowControl/><w:jc w:val="left"/><w:rPr><w:kern w:val="0"/><w:szCs w:val="24"/><w:lang w:val="es-CO" w:eastAsia="en-US" w:bidi="ar-SA"/></w:rPr></w:pPr><w:r><w:rPr><w:kern w:val="0"/><w:szCs w:val="24"/><w:lang w:val="es-CO" w:eastAsia="en-US" w:bidi="ar-SA"/></w:rPr><w:t>Actas de entrega a custodios y cláusula de apertura firmada</w:t></w:r></w:p></w:tc></w:tr><w:tr><w:trPr><w:cantSplit w:val="true"/></w:trPr><w:tc><w:tcPr><w:tcW w:w="911" w:type="dxa"/><w:tcBorders><w:bottom w:val="single" w:sz="12" w:space="0" w:color="2A3439"/></w:tcBorders></w:tcPr><w:p><w:pPr><w:pStyle w:val="Tabla9"/><w:keepNext w:val="true"/><w:widowControl/><w:jc w:val="left"/><w:rPr><w:kern w:val="0"/><w:szCs w:val="24"/><w:lang w:val="es-CO" w:eastAsia="en-US" w:bidi="ar-SA"/></w:rPr></w:pPr><w:r><w:rPr><w:kern w:val="0"/><w:szCs w:val="24"/><w:lang w:val="es-CO" w:eastAsia="en-US" w:bidi="ar-SA"/></w:rPr><w:t>C3</w:t></w:r></w:p></w:tc><w:tc><w:tcPr><w:tcW w:w="3817" w:type="dxa"/><w:tcBorders><w:bottom w:val="single" w:sz="12" w:space="0" w:color="2A3439"/></w:tcBorders></w:tcPr><w:p><w:pPr><w:pStyle w:val="Tabla9"/><w:keepNext w:val="true"/><w:widowControl/><w:jc w:val="left"/><w:rPr><w:kern w:val="0"/><w:szCs w:val="24"/><w:lang w:val="es-CO" w:eastAsia="en-US" w:bidi="ar-SA"/></w:rPr></w:pPr><w:r><w:rPr><w:kern w:val="0"/><w:szCs w:val="24"/><w:lang w:val="es-CO" w:eastAsia="en-US" w:bidi="ar-SA"/></w:rPr><w:t>Compuerta C3: cierre y transferencia con evidencia del TRL 8</w:t></w:r></w:p></w:tc><w:tc><w:tcPr><w:tcW w:w="911" w:type="dxa"/><w:tcBorders><w:bottom w:val="single" w:sz="12" w:space="0" w:color="2A3439"/></w:tcBorders></w:tcPr><w:p><w:pPr><w:pStyle w:val="Tabla9"/><w:keepNext w:val="true"/><w:widowControl/><w:jc w:val="left"/><w:rPr><w:kern w:val="0"/><w:szCs w:val="24"/><w:lang w:val="es-CO" w:eastAsia="en-US" w:bidi="ar-SA"/></w:rPr></w:pPr><w:r><w:rPr><w:kern w:val="0"/><w:szCs w:val="24"/><w:lang w:val="es-CO" w:eastAsia="en-US" w:bidi="ar-SA"/></w:rPr><w:t>Mes 24</w:t></w:r></w:p></w:tc><w:tc><w:tcPr><w:tcW w:w="4314" w:type="dxa"/><w:tcBorders><w:bottom w:val="single" w:sz="12" w:space="0" w:color="2A3439"/></w:tcBorders></w:tcPr><w:p><w:pPr><w:pStyle w:val="Tabla9"/><w:keepNext w:val="true"/><w:widowControl/><w:jc w:val="left"/><w:rPr><w:kern w:val="0"/><w:szCs w:val="24"/><w:lang w:val="es-CO" w:eastAsia="en-US" w:bidi="ar-SA"/></w:rPr></w:pPr><w:r><w:rPr><w:kern w:val="0"/><w:szCs w:val="24"/><w:lang w:val="es-CO" w:eastAsia="en-US" w:bidi="ar-SA"/></w:rPr><w:t>Informe de evaluación final con el desempeño de los 100 nodos y acta de entrega a custodios</w:t></w:r></w:p></w:tc></w:tr></w:tbl><w:p><w:pPr><w:pStyle w:val="TablaNota"/><w:rPr></w:rPr></w:pPr><w:r><w:rPr><w:i/><w:iCs/></w:rPr><w:t>Nota.</w:t></w:r><w:r><w:rPr></w:rPr><w:t xml:space="preserve"> Elaboración propia.</w:t></w:r></w:p><w:p><w:pPr><w:pStyle w:val="BodyText"/><w:rPr></w:rPr></w:pPr><w:bookmarkStart w:id="258" w:name="cronograma"/><w:r><w:rPr></w:rPr><w:t>Los informes de gestión son trimestrales. El proyecto entrega ocho informes de supervisión, en los meses 3, 6, 9, 12, 15, 18, 21 y 24. Cada informe reporta el avance de las actividades, la ejecución presupuestal y el estado de los indicadores. El cronograma se ajusta solo mediante un cambio controlado que la gerencia registra y la supervisión aprueba. Ningún cambio altera el alcance, el valor ni las metas del proyecto.</w:t></w:r><w:bookmarkEnd w:id="258"/></w:p><w:p><w:pPr><w:pStyle w:val="Heading1"/><w:rPr></w:rPr></w:pPr><w:bookmarkStart w:id="259" w:name="análisis-de-riesgos"/><w:r><w:rPr></w:rPr><w:t>22. ANÁLISIS DE RIESGOS</w:t></w:r></w:p><w:p><w:pPr><w:pStyle w:val="FirstParagraph"/><w:rPr></w:rPr></w:pPr><w:r><w:rPr></w:rPr><w:t xml:space="preserve">El análisis identifica los riesgos que pueden afectar el diseño y el desarrollo del proyecto. Identifica también los riesgos que el proyecto puede generar en su entorno. El método sigue la norma ISO 31000: identificar, analizar, evaluar, tratar y monitorear (Organización Internacional de Normalización [ISO], 2018). El registro reúne </w:t></w:r><w:ins w:id="16686" w:author="Unknown Author" w:date="2026-10-30T04:17:53Z"><w:r><w:rPr></w:rPr><w:t>21</w:t></w:r></w:ins><w:del w:id="16687" w:author="Unknown Author" w:date="2026-10-30T04:17:53Z"><w:r><w:rPr></w:rPr><w:delText>19</w:delText></w:r></w:del><w:r><w:rPr></w:rPr><w:t xml:space="preserve"> riesgos en siete tipos: operacionales, administrativos, sanitarios, legales, financieros, de costos y de calendario. La Tabla 22.1 presenta cada riesgo con su probabilidad, su impacto y su medida de mitigación. El Anexo A relaciona los supuestos críticos del diseño con las compuertas.</w:t></w:r></w:p><w:p><w:pPr><w:pStyle w:val="BodyText"/><w:rPr></w:rPr></w:pPr><w:r><w:rPr></w:rPr><w:t>La probabilidad usa tres niveles: raro (menos de 20 %), improbable (20 a 39 %) y probable (40 % o más). El impacto usa tres niveles: menor, moderado y mayor. Mayor corresponde a 4 o 5 en la escala de 1 a 5 del registro. Esa escala mide el efecto sobre el alcance, el plazo, el costo y la calidad de la medición. Las probabilidades son estimaciones de formulación sin serie histórica. La estimación subjetiva de frecuencias tiene sesgos conocidos (Tversky y Kahneman, 1974). Por eso cada riesgo tiene una señal de activación medible y se revisa en cada compuerta.</w:t></w:r></w:p><w:p><w:pPr><w:pStyle w:val="TablaRotulo"/><w:rPr></w:rPr></w:pPr><w:bookmarkStart w:id="260" w:name="rot_Tabla_22_1"/><w:r><w:rPr><w:b/><w:bCs/></w:rPr><w:t>Tabla 22.1</w:t></w:r><w:bookmarkEnd w:id="260"/></w:p><w:p><w:pPr><w:pStyle w:val="TablaTitulo"/><w:rPr></w:rPr></w:pPr><w:r><w:rPr><w:i/><w:iCs/></w:rPr><w:t>Análisis de riesgos del proyecto</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057"/><w:gridCol w:w="2549"/><w:gridCol w:w="1647"/><w:gridCol w:w="1233"/><w:gridCol w:w="2468"/></w:tblGrid><w:tr><w:trPr><w:tblHeader w:val="true"/><w:ins w:id="16688" w:author="Unknown Author" w:date="2026-10-30T04:17:53Z"/><w:cantSplit w:val="true"/></w:trPr><w:tc><w:tcPr><w:tcW w:w="205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6690" w:author="Unknown Author" w:date="2026-10-30T04:17:53Z"></w:ins></w:rPr></w:pPr><w:ins w:id="16689" w:author="Unknown Author" w:date="2026-10-30T04:17:53Z"><w:r><w:rPr><w:b/><w:kern w:val="0"/><w:szCs w:val="24"/><w:lang w:val="es-CO" w:eastAsia="en-US" w:bidi="ar-SA"/></w:rPr><w:t>Tipo de riesgo</w:t></w:r></w:ins></w:p></w:tc><w:tc><w:tcPr><w:tcW w:w="254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6692" w:author="Unknown Author" w:date="2026-10-30T04:17:53Z"></w:ins></w:rPr></w:pPr><w:ins w:id="16691" w:author="Unknown Author" w:date="2026-10-30T04:17:53Z"><w:r><w:rPr><w:b/><w:kern w:val="0"/><w:szCs w:val="24"/><w:lang w:val="es-CO" w:eastAsia="en-US" w:bidi="ar-SA"/></w:rPr><w:t>Descripción del riesgo</w:t></w:r></w:ins></w:p></w:tc><w:tc><w:tcPr><w:tcW w:w="164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6694" w:author="Unknown Author" w:date="2026-10-30T04:17:53Z"></w:ins></w:rPr></w:pPr><w:ins w:id="16693" w:author="Unknown Author" w:date="2026-10-30T04:17:53Z"><w:r><w:rPr><w:b/><w:kern w:val="0"/><w:szCs w:val="24"/><w:lang w:val="es-CO" w:eastAsia="en-US" w:bidi="ar-SA"/></w:rPr><w:t>Probabilidad</w:t></w:r></w:ins></w:p></w:tc><w:tc><w:tcPr><w:tcW w:w="123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6696" w:author="Unknown Author" w:date="2026-10-30T04:17:53Z"></w:ins></w:rPr></w:pPr><w:ins w:id="16695" w:author="Unknown Author" w:date="2026-10-30T04:17:53Z"><w:r><w:rPr><w:b/><w:kern w:val="0"/><w:szCs w:val="24"/><w:lang w:val="es-CO" w:eastAsia="en-US" w:bidi="ar-SA"/></w:rPr><w:t>Impacto</w:t></w:r></w:ins></w:p></w:tc><w:tc><w:tcPr><w:tcW w:w="246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6698" w:author="Unknown Author" w:date="2026-10-30T04:17:53Z"></w:ins></w:rPr></w:pPr><w:ins w:id="16697" w:author="Unknown Author" w:date="2026-10-30T04:17:53Z"><w:r><w:rPr><w:b/><w:kern w:val="0"/><w:szCs w:val="24"/><w:lang w:val="es-CO" w:eastAsia="en-US" w:bidi="ar-SA"/></w:rPr><w:t>Medidas de mitigación</w:t></w:r></w:ins></w:p></w:tc></w:tr><w:tr><w:trPr><w:ins w:id="16699" w:author="Unknown Author" w:date="2026-10-30T04:17:53Z"/><w:cantSplit w:val="true"/></w:trPr><w:tc><w:tcPr><w:tcW w:w="2057" w:type="dxa"/><w:tcBorders></w:tcBorders></w:tcPr><w:p><w:pPr><w:pStyle w:val="Tabla9"/><w:widowControl/><w:jc w:val="left"/><w:rPr><w:kern w:val="0"/><w:szCs w:val="24"/><w:lang w:val="es-CO" w:eastAsia="en-US" w:bidi="ar-SA"/><w:ins w:id="16701" w:author="Unknown Author" w:date="2026-10-30T04:17:53Z"></w:ins></w:rPr></w:pPr><w:ins w:id="16700" w:author="Unknown Author" w:date="2026-10-30T04:17:53Z"><w:r><w:rPr><w:kern w:val="0"/><w:szCs w:val="24"/><w:lang w:val="es-CO" w:eastAsia="en-US" w:bidi="ar-SA"/></w:rPr><w:t>Operacionales</w:t></w:r></w:ins></w:p></w:tc><w:tc><w:tcPr><w:tcW w:w="2549" w:type="dxa"/><w:tcBorders></w:tcBorders></w:tcPr><w:p><w:pPr><w:pStyle w:val="Tabla9"/><w:widowControl/><w:jc w:val="left"/><w:rPr><w:kern w:val="0"/><w:szCs w:val="24"/><w:lang w:val="es-CO" w:eastAsia="en-US" w:bidi="ar-SA"/><w:ins w:id="16703" w:author="Unknown Author" w:date="2026-10-30T04:17:53Z"></w:ins></w:rPr></w:pPr><w:ins w:id="16702" w:author="Unknown Author" w:date="2026-10-30T04:17:53Z"><w:r><w:rPr><w:kern w:val="0"/><w:szCs w:val="24"/><w:lang w:val="es-CO" w:eastAsia="en-US" w:bidi="ar-SA"/></w:rPr><w:t>La humedad y el polvo saturan los cabezales ópticos y sesgan PM2,5 y PM10.</w:t></w:r></w:ins></w:p></w:tc><w:tc><w:tcPr><w:tcW w:w="1647" w:type="dxa"/><w:tcBorders></w:tcBorders></w:tcPr><w:p><w:pPr><w:pStyle w:val="Tabla9"/><w:widowControl/><w:jc w:val="left"/><w:rPr><w:kern w:val="0"/><w:szCs w:val="24"/><w:lang w:val="es-CO" w:eastAsia="en-US" w:bidi="ar-SA"/><w:ins w:id="16705" w:author="Unknown Author" w:date="2026-10-30T04:17:53Z"></w:ins></w:rPr></w:pPr><w:ins w:id="16704" w:author="Unknown Author" w:date="2026-10-30T04:17:53Z"><w:r><w:rPr><w:kern w:val="0"/><w:szCs w:val="24"/><w:lang w:val="es-CO" w:eastAsia="en-US" w:bidi="ar-SA"/></w:rPr><w:t>Probable</w:t></w:r></w:ins></w:p></w:tc><w:tc><w:tcPr><w:tcW w:w="1233" w:type="dxa"/><w:tcBorders></w:tcBorders></w:tcPr><w:p><w:pPr><w:pStyle w:val="Tabla9"/><w:widowControl/><w:jc w:val="left"/><w:rPr><w:kern w:val="0"/><w:szCs w:val="24"/><w:lang w:val="es-CO" w:eastAsia="en-US" w:bidi="ar-SA"/><w:ins w:id="16707" w:author="Unknown Author" w:date="2026-10-30T04:17:53Z"></w:ins></w:rPr></w:pPr><w:ins w:id="16706" w:author="Unknown Author" w:date="2026-10-30T04:17:53Z"><w:r><w:rPr><w:kern w:val="0"/><w:szCs w:val="24"/><w:lang w:val="es-CO" w:eastAsia="en-US" w:bidi="ar-SA"/></w:rPr><w:t>Mayor</w:t></w:r></w:ins></w:p></w:tc><w:tc><w:tcPr><w:tcW w:w="2468" w:type="dxa"/><w:tcBorders></w:tcBorders></w:tcPr><w:p><w:pPr><w:pStyle w:val="Tabla9"/><w:widowControl/><w:jc w:val="left"/><w:rPr><w:kern w:val="0"/><w:szCs w:val="24"/><w:lang w:val="es-CO" w:eastAsia="en-US" w:bidi="ar-SA"/><w:ins w:id="16709" w:author="Unknown Author" w:date="2026-10-30T04:17:53Z"></w:ins></w:rPr></w:pPr><w:ins w:id="16708" w:author="Unknown Author" w:date="2026-10-30T04:17:53Z"><w:r><w:rPr><w:kern w:val="0"/><w:szCs w:val="24"/><w:lang w:val="es-CO" w:eastAsia="en-US" w:bidi="ar-SA"/></w:rPr><w:t>Modelo de corrección por humedad, banco de calibración y reposición de cabezales.</w:t></w:r></w:ins></w:p></w:tc></w:tr><w:tr><w:trPr><w:ins w:id="16710" w:author="Unknown Author" w:date="2026-10-30T04:17:53Z"/><w:cantSplit w:val="true"/></w:trPr><w:tc><w:tcPr><w:tcW w:w="2057" w:type="dxa"/><w:tcBorders></w:tcBorders><w:shd w:color="auto" w:fill="F7F7F7" w:val="clear"/></w:tcPr><w:p><w:pPr><w:pStyle w:val="Tabla9"/><w:widowControl/><w:jc w:val="left"/><w:rPr><w:kern w:val="0"/><w:szCs w:val="24"/><w:lang w:val="es-CO" w:eastAsia="en-US" w:bidi="ar-SA"/><w:ins w:id="16712" w:author="Unknown Author" w:date="2026-10-30T04:17:53Z"></w:ins></w:rPr></w:pPr><w:ins w:id="16711" w:author="Unknown Author" w:date="2026-10-30T04:17:53Z"><w:r><w:rPr><w:kern w:val="0"/><w:szCs w:val="24"/><w:lang w:val="es-CO" w:eastAsia="en-US" w:bidi="ar-SA"/></w:rPr><w:t>Operacionales</w:t></w:r></w:ins></w:p></w:tc><w:tc><w:tcPr><w:tcW w:w="2549" w:type="dxa"/><w:tcBorders></w:tcBorders><w:shd w:color="auto" w:fill="F7F7F7" w:val="clear"/></w:tcPr><w:p><w:pPr><w:pStyle w:val="Tabla9"/><w:widowControl/><w:jc w:val="left"/><w:rPr><w:kern w:val="0"/><w:szCs w:val="24"/><w:lang w:val="es-CO" w:eastAsia="en-US" w:bidi="ar-SA"/><w:ins w:id="16714" w:author="Unknown Author" w:date="2026-10-30T04:17:53Z"></w:ins></w:rPr></w:pPr><w:ins w:id="16713" w:author="Unknown Author" w:date="2026-10-30T04:17:53Z"><w:r><w:rPr><w:kern w:val="0"/><w:szCs w:val="24"/><w:lang w:val="es-CO" w:eastAsia="en-US" w:bidi="ar-SA"/></w:rPr><w:t>Las baterías se agotan antes de 14 días sin sol y los nodos dejan de transmitir.</w:t></w:r></w:ins></w:p></w:tc><w:tc><w:tcPr><w:tcW w:w="1647" w:type="dxa"/><w:tcBorders></w:tcBorders><w:shd w:color="auto" w:fill="F7F7F7" w:val="clear"/></w:tcPr><w:p><w:pPr><w:pStyle w:val="Tabla9"/><w:widowControl/><w:jc w:val="left"/><w:rPr><w:kern w:val="0"/><w:szCs w:val="24"/><w:lang w:val="es-CO" w:eastAsia="en-US" w:bidi="ar-SA"/><w:ins w:id="16716" w:author="Unknown Author" w:date="2026-10-30T04:17:53Z"></w:ins></w:rPr></w:pPr><w:ins w:id="16715" w:author="Unknown Author" w:date="2026-10-30T04:17:53Z"><w:r><w:rPr><w:kern w:val="0"/><w:szCs w:val="24"/><w:lang w:val="es-CO" w:eastAsia="en-US" w:bidi="ar-SA"/></w:rPr><w:t>Improbable</w:t></w:r></w:ins></w:p></w:tc><w:tc><w:tcPr><w:tcW w:w="1233" w:type="dxa"/><w:tcBorders></w:tcBorders><w:shd w:color="auto" w:fill="F7F7F7" w:val="clear"/></w:tcPr><w:p><w:pPr><w:pStyle w:val="Tabla9"/><w:widowControl/><w:jc w:val="left"/><w:rPr><w:kern w:val="0"/><w:szCs w:val="24"/><w:lang w:val="es-CO" w:eastAsia="en-US" w:bidi="ar-SA"/><w:ins w:id="16718" w:author="Unknown Author" w:date="2026-10-30T04:17:53Z"></w:ins></w:rPr></w:pPr><w:ins w:id="16717" w:author="Unknown Author" w:date="2026-10-30T04:17:53Z"><w:r><w:rPr><w:kern w:val="0"/><w:szCs w:val="24"/><w:lang w:val="es-CO" w:eastAsia="en-US" w:bidi="ar-SA"/></w:rPr><w:t>Mayor</w:t></w:r></w:ins></w:p></w:tc><w:tc><w:tcPr><w:tcW w:w="2468" w:type="dxa"/><w:tcBorders></w:tcBorders><w:shd w:color="auto" w:fill="F7F7F7" w:val="clear"/></w:tcPr><w:p><w:pPr><w:pStyle w:val="Tabla9"/><w:widowControl/><w:jc w:val="left"/><w:rPr><w:kern w:val="0"/><w:szCs w:val="24"/><w:lang w:val="es-CO" w:eastAsia="en-US" w:bidi="ar-SA"/><w:ins w:id="16720" w:author="Unknown Author" w:date="2026-10-30T04:17:53Z"></w:ins></w:rPr></w:pPr><w:ins w:id="16719" w:author="Unknown Author" w:date="2026-10-30T04:17:53Z"><w:r><w:rPr><w:kern w:val="0"/><w:szCs w:val="24"/><w:lang w:val="es-CO" w:eastAsia="en-US" w:bidi="ar-SA"/></w:rPr><w:t>Kits solares dimensionados, modo de bajo consumo y repuestos de batería.</w:t></w:r></w:ins></w:p></w:tc></w:tr><w:tr><w:trPr><w:ins w:id="16721" w:author="Unknown Author" w:date="2026-10-30T04:17:53Z"/><w:cantSplit w:val="true"/></w:trPr><w:tc><w:tcPr><w:tcW w:w="2057" w:type="dxa"/><w:tcBorders></w:tcBorders></w:tcPr><w:p><w:pPr><w:pStyle w:val="Tabla9"/><w:widowControl/><w:jc w:val="left"/><w:rPr><w:kern w:val="0"/><w:szCs w:val="24"/><w:lang w:val="es-CO" w:eastAsia="en-US" w:bidi="ar-SA"/><w:ins w:id="16723" w:author="Unknown Author" w:date="2026-10-30T04:17:53Z"></w:ins></w:rPr></w:pPr><w:ins w:id="16722" w:author="Unknown Author" w:date="2026-10-30T04:17:53Z"><w:r><w:rPr><w:kern w:val="0"/><w:szCs w:val="24"/><w:lang w:val="es-CO" w:eastAsia="en-US" w:bidi="ar-SA"/></w:rPr><w:t>Operacionales</w:t></w:r></w:ins></w:p></w:tc><w:tc><w:tcPr><w:tcW w:w="2549" w:type="dxa"/><w:tcBorders></w:tcBorders></w:tcPr><w:p><w:pPr><w:pStyle w:val="Tabla9"/><w:widowControl/><w:jc w:val="left"/><w:rPr><w:kern w:val="0"/><w:szCs w:val="24"/><w:lang w:val="es-CO" w:eastAsia="en-US" w:bidi="ar-SA"/><w:ins w:id="16725" w:author="Unknown Author" w:date="2026-10-30T04:17:53Z"></w:ins></w:rPr></w:pPr><w:ins w:id="16724" w:author="Unknown Author" w:date="2026-10-30T04:17:53Z"><w:r><w:rPr><w:kern w:val="0"/><w:szCs w:val="24"/><w:lang w:val="es-CO" w:eastAsia="en-US" w:bidi="ar-SA"/></w:rPr><w:t>La red celular falla en el sitio y los gateways pierden el enlace con la nube.</w:t></w:r></w:ins></w:p></w:tc><w:tc><w:tcPr><w:tcW w:w="1647" w:type="dxa"/><w:tcBorders></w:tcBorders></w:tcPr><w:p><w:pPr><w:pStyle w:val="Tabla9"/><w:widowControl/><w:jc w:val="left"/><w:rPr><w:kern w:val="0"/><w:szCs w:val="24"/><w:lang w:val="es-CO" w:eastAsia="en-US" w:bidi="ar-SA"/><w:ins w:id="16727" w:author="Unknown Author" w:date="2026-10-30T04:17:53Z"></w:ins></w:rPr></w:pPr><w:ins w:id="16726" w:author="Unknown Author" w:date="2026-10-30T04:17:53Z"><w:r><w:rPr><w:kern w:val="0"/><w:szCs w:val="24"/><w:lang w:val="es-CO" w:eastAsia="en-US" w:bidi="ar-SA"/></w:rPr><w:t>Probable</w:t></w:r></w:ins></w:p></w:tc><w:tc><w:tcPr><w:tcW w:w="1233" w:type="dxa"/><w:tcBorders></w:tcBorders></w:tcPr><w:p><w:pPr><w:pStyle w:val="Tabla9"/><w:widowControl/><w:jc w:val="left"/><w:rPr><w:kern w:val="0"/><w:szCs w:val="24"/><w:lang w:val="es-CO" w:eastAsia="en-US" w:bidi="ar-SA"/><w:ins w:id="16729" w:author="Unknown Author" w:date="2026-10-30T04:17:53Z"></w:ins></w:rPr></w:pPr><w:ins w:id="16728" w:author="Unknown Author" w:date="2026-10-30T04:17:53Z"><w:r><w:rPr><w:kern w:val="0"/><w:szCs w:val="24"/><w:lang w:val="es-CO" w:eastAsia="en-US" w:bidi="ar-SA"/></w:rPr><w:t>Mayor</w:t></w:r></w:ins></w:p></w:tc><w:tc><w:tcPr><w:tcW w:w="2468" w:type="dxa"/><w:tcBorders></w:tcBorders></w:tcPr><w:p><w:pPr><w:pStyle w:val="Tabla9"/><w:widowControl/><w:jc w:val="left"/><w:rPr><w:kern w:val="0"/><w:szCs w:val="24"/><w:lang w:val="es-CO" w:eastAsia="en-US" w:bidi="ar-SA"/><w:ins w:id="16731" w:author="Unknown Author" w:date="2026-10-30T04:17:53Z"></w:ins></w:rPr></w:pPr><w:ins w:id="16730" w:author="Unknown Author" w:date="2026-10-30T04:17:53Z"><w:r><w:rPr><w:kern w:val="0"/><w:szCs w:val="24"/><w:lang w:val="es-CO" w:eastAsia="en-US" w:bidi="ar-SA"/></w:rPr><w:t>Enlace satelital de respaldo y almacenamiento local de 7 días.</w:t></w:r></w:ins></w:p></w:tc></w:tr><w:tr><w:trPr><w:ins w:id="16732" w:author="Unknown Author" w:date="2026-10-30T04:17:53Z"/><w:cantSplit w:val="true"/></w:trPr><w:tc><w:tcPr><w:tcW w:w="2057" w:type="dxa"/><w:tcBorders></w:tcBorders><w:shd w:color="auto" w:fill="F7F7F7" w:val="clear"/></w:tcPr><w:p><w:pPr><w:pStyle w:val="Tabla9"/><w:widowControl/><w:jc w:val="left"/><w:rPr><w:kern w:val="0"/><w:szCs w:val="24"/><w:lang w:val="es-CO" w:eastAsia="en-US" w:bidi="ar-SA"/><w:ins w:id="16734" w:author="Unknown Author" w:date="2026-10-30T04:17:53Z"></w:ins></w:rPr></w:pPr><w:ins w:id="16733" w:author="Unknown Author" w:date="2026-10-30T04:17:53Z"><w:r><w:rPr><w:kern w:val="0"/><w:szCs w:val="24"/><w:lang w:val="es-CO" w:eastAsia="en-US" w:bidi="ar-SA"/></w:rPr><w:t>Operacionales</w:t></w:r></w:ins></w:p></w:tc><w:tc><w:tcPr><w:tcW w:w="2549" w:type="dxa"/><w:tcBorders></w:tcBorders><w:shd w:color="auto" w:fill="F7F7F7" w:val="clear"/></w:tcPr><w:p><w:pPr><w:pStyle w:val="Tabla9"/><w:widowControl/><w:jc w:val="left"/><w:rPr><w:kern w:val="0"/><w:szCs w:val="24"/><w:lang w:val="es-CO" w:eastAsia="en-US" w:bidi="ar-SA"/><w:ins w:id="16736" w:author="Unknown Author" w:date="2026-10-30T04:17:53Z"></w:ins></w:rPr></w:pPr><w:ins w:id="16735" w:author="Unknown Author" w:date="2026-10-30T04:17:53Z"><w:r><w:rPr><w:kern w:val="0"/><w:szCs w:val="24"/><w:lang w:val="es-CO" w:eastAsia="en-US" w:bidi="ar-SA"/></w:rPr><w:t>El modelo de corrección no generaliza entre municipios.</w:t></w:r></w:ins></w:p></w:tc><w:tc><w:tcPr><w:tcW w:w="1647" w:type="dxa"/><w:tcBorders></w:tcBorders><w:shd w:color="auto" w:fill="F7F7F7" w:val="clear"/></w:tcPr><w:p><w:pPr><w:pStyle w:val="Tabla9"/><w:widowControl/><w:jc w:val="left"/><w:rPr><w:kern w:val="0"/><w:szCs w:val="24"/><w:lang w:val="es-CO" w:eastAsia="en-US" w:bidi="ar-SA"/><w:ins w:id="16738" w:author="Unknown Author" w:date="2026-10-30T04:17:53Z"></w:ins></w:rPr></w:pPr><w:ins w:id="16737" w:author="Unknown Author" w:date="2026-10-30T04:17:53Z"><w:r><w:rPr><w:kern w:val="0"/><w:szCs w:val="24"/><w:lang w:val="es-CO" w:eastAsia="en-US" w:bidi="ar-SA"/></w:rPr><w:t>Improbable</w:t></w:r></w:ins></w:p></w:tc><w:tc><w:tcPr><w:tcW w:w="1233" w:type="dxa"/><w:tcBorders></w:tcBorders><w:shd w:color="auto" w:fill="F7F7F7" w:val="clear"/></w:tcPr><w:p><w:pPr><w:pStyle w:val="Tabla9"/><w:widowControl/><w:jc w:val="left"/><w:rPr><w:kern w:val="0"/><w:szCs w:val="24"/><w:lang w:val="es-CO" w:eastAsia="en-US" w:bidi="ar-SA"/><w:ins w:id="16740" w:author="Unknown Author" w:date="2026-10-30T04:17:53Z"></w:ins></w:rPr></w:pPr><w:ins w:id="16739" w:author="Unknown Author" w:date="2026-10-30T04:17:53Z"><w:r><w:rPr><w:kern w:val="0"/><w:szCs w:val="24"/><w:lang w:val="es-CO" w:eastAsia="en-US" w:bidi="ar-SA"/></w:rPr><w:t>Mayor</w:t></w:r></w:ins></w:p></w:tc><w:tc><w:tcPr><w:tcW w:w="2468" w:type="dxa"/><w:tcBorders></w:tcBorders><w:shd w:color="auto" w:fill="F7F7F7" w:val="clear"/></w:tcPr><w:p><w:pPr><w:pStyle w:val="Tabla9"/><w:widowControl/><w:jc w:val="left"/><w:rPr><w:kern w:val="0"/><w:szCs w:val="24"/><w:lang w:val="es-CO" w:eastAsia="en-US" w:bidi="ar-SA"/><w:ins w:id="16742" w:author="Unknown Author" w:date="2026-10-30T04:17:53Z"></w:ins></w:rPr></w:pPr><w:ins w:id="16741" w:author="Unknown Author" w:date="2026-10-30T04:17:53Z"><w:r><w:rPr><w:kern w:val="0"/><w:szCs w:val="24"/><w:lang w:val="es-CO" w:eastAsia="en-US" w:bidi="ar-SA"/></w:rPr><w:t>Validación cruzada por municipio y reentrenamiento por tramo.</w:t></w:r></w:ins></w:p></w:tc></w:tr><w:tr><w:trPr><w:ins w:id="16743" w:author="Unknown Author" w:date="2026-10-30T04:17:53Z"/><w:cantSplit w:val="true"/></w:trPr><w:tc><w:tcPr><w:tcW w:w="2057" w:type="dxa"/><w:tcBorders></w:tcBorders></w:tcPr><w:p><w:pPr><w:pStyle w:val="Tabla9"/><w:widowControl/><w:jc w:val="left"/><w:rPr><w:kern w:val="0"/><w:szCs w:val="24"/><w:lang w:val="es-CO" w:eastAsia="en-US" w:bidi="ar-SA"/><w:ins w:id="16745" w:author="Unknown Author" w:date="2026-10-30T04:17:53Z"></w:ins></w:rPr></w:pPr><w:ins w:id="16744" w:author="Unknown Author" w:date="2026-10-30T04:17:53Z"><w:r><w:rPr><w:kern w:val="0"/><w:szCs w:val="24"/><w:lang w:val="es-CO" w:eastAsia="en-US" w:bidi="ar-SA"/></w:rPr><w:t>Operacionales</w:t></w:r></w:ins></w:p></w:tc><w:tc><w:tcPr><w:tcW w:w="2549" w:type="dxa"/><w:tcBorders></w:tcBorders></w:tcPr><w:p><w:pPr><w:pStyle w:val="Tabla9"/><w:widowControl/><w:jc w:val="left"/><w:rPr><w:kern w:val="0"/><w:szCs w:val="24"/><w:lang w:val="es-CO" w:eastAsia="en-US" w:bidi="ar-SA"/><w:ins w:id="16747" w:author="Unknown Author" w:date="2026-10-30T04:17:53Z"></w:ins></w:rPr></w:pPr><w:ins w:id="16746" w:author="Unknown Author" w:date="2026-10-30T04:17:53Z"><w:r><w:rPr><w:kern w:val="0"/><w:szCs w:val="24"/><w:lang w:val="es-CO" w:eastAsia="en-US" w:bidi="ar-SA"/></w:rPr><w:t>Los consejos de gestión del riesgo no adoptan el tablero ni el protocolo.</w:t></w:r></w:ins></w:p></w:tc><w:tc><w:tcPr><w:tcW w:w="1647" w:type="dxa"/><w:tcBorders></w:tcBorders></w:tcPr><w:p><w:pPr><w:pStyle w:val="Tabla9"/><w:widowControl/><w:jc w:val="left"/><w:rPr><w:kern w:val="0"/><w:szCs w:val="24"/><w:lang w:val="es-CO" w:eastAsia="en-US" w:bidi="ar-SA"/><w:ins w:id="16749" w:author="Unknown Author" w:date="2026-10-30T04:17:53Z"></w:ins></w:rPr></w:pPr><w:ins w:id="16748" w:author="Unknown Author" w:date="2026-10-30T04:17:53Z"><w:r><w:rPr><w:kern w:val="0"/><w:szCs w:val="24"/><w:lang w:val="es-CO" w:eastAsia="en-US" w:bidi="ar-SA"/></w:rPr><w:t>Probable</w:t></w:r></w:ins></w:p></w:tc><w:tc><w:tcPr><w:tcW w:w="1233" w:type="dxa"/><w:tcBorders></w:tcBorders></w:tcPr><w:p><w:pPr><w:pStyle w:val="Tabla9"/><w:widowControl/><w:jc w:val="left"/><w:rPr><w:kern w:val="0"/><w:szCs w:val="24"/><w:lang w:val="es-CO" w:eastAsia="en-US" w:bidi="ar-SA"/><w:ins w:id="16751" w:author="Unknown Author" w:date="2026-10-30T04:17:53Z"></w:ins></w:rPr></w:pPr><w:ins w:id="16750" w:author="Unknown Author" w:date="2026-10-30T04:17:53Z"><w:r><w:rPr><w:kern w:val="0"/><w:szCs w:val="24"/><w:lang w:val="es-CO" w:eastAsia="en-US" w:bidi="ar-SA"/></w:rPr><w:t>Mayor</w:t></w:r></w:ins></w:p></w:tc><w:tc><w:tcPr><w:tcW w:w="2468" w:type="dxa"/><w:tcBorders></w:tcBorders></w:tcPr><w:p><w:pPr><w:pStyle w:val="Tabla9"/><w:widowControl/><w:jc w:val="left"/><w:rPr><w:kern w:val="0"/><w:szCs w:val="24"/><w:lang w:val="es-CO" w:eastAsia="en-US" w:bidi="ar-SA"/><w:ins w:id="16753" w:author="Unknown Author" w:date="2026-10-30T04:17:53Z"></w:ins></w:rPr></w:pPr><w:ins w:id="16752" w:author="Unknown Author" w:date="2026-10-30T04:17:53Z"><w:r><w:rPr><w:kern w:val="0"/><w:szCs w:val="24"/><w:lang w:val="es-CO" w:eastAsia="en-US" w:bidi="ar-SA"/></w:rPr><w:t>Co-diseño de umbrales, formación por consejo y uso piloto con registro de decisiones.</w:t></w:r></w:ins></w:p></w:tc></w:tr><w:tr><w:trPr><w:ins w:id="16754" w:author="Unknown Author" w:date="2026-10-30T04:17:53Z"/><w:cantSplit w:val="true"/></w:trPr><w:tc><w:tcPr><w:tcW w:w="2057" w:type="dxa"/><w:tcBorders></w:tcBorders><w:shd w:color="auto" w:fill="F7F7F7" w:val="clear"/></w:tcPr><w:p><w:pPr><w:pStyle w:val="Tabla9"/><w:widowControl/><w:jc w:val="left"/><w:rPr><w:kern w:val="0"/><w:szCs w:val="24"/><w:lang w:val="es-CO" w:eastAsia="en-US" w:bidi="ar-SA"/><w:ins w:id="16756" w:author="Unknown Author" w:date="2026-10-30T04:17:53Z"></w:ins></w:rPr></w:pPr><w:ins w:id="16755" w:author="Unknown Author" w:date="2026-10-30T04:17:53Z"><w:r><w:rPr><w:kern w:val="0"/><w:szCs w:val="24"/><w:lang w:val="es-CO" w:eastAsia="en-US" w:bidi="ar-SA"/></w:rPr><w:t>Operacionales</w:t></w:r></w:ins></w:p></w:tc><w:tc><w:tcPr><w:tcW w:w="2549" w:type="dxa"/><w:tcBorders></w:tcBorders><w:shd w:color="auto" w:fill="F7F7F7" w:val="clear"/></w:tcPr><w:p><w:pPr><w:pStyle w:val="Tabla9"/><w:widowControl/><w:jc w:val="left"/><w:rPr><w:kern w:val="0"/><w:szCs w:val="24"/><w:lang w:val="es-CO" w:eastAsia="en-US" w:bidi="ar-SA"/><w:ins w:id="16758" w:author="Unknown Author" w:date="2026-10-30T04:17:53Z"></w:ins></w:rPr></w:pPr><w:ins w:id="16757" w:author="Unknown Author" w:date="2026-10-30T04:17:53Z"><w:r><w:rPr><w:kern w:val="0"/><w:szCs w:val="24"/><w:lang w:val="es-CO" w:eastAsia="en-US" w:bidi="ar-SA"/></w:rPr><w:t>Los custodios no asumen la operación en el posproyecto.</w:t></w:r></w:ins></w:p></w:tc><w:tc><w:tcPr><w:tcW w:w="1647" w:type="dxa"/><w:tcBorders></w:tcBorders><w:shd w:color="auto" w:fill="F7F7F7" w:val="clear"/></w:tcPr><w:p><w:pPr><w:pStyle w:val="Tabla9"/><w:widowControl/><w:jc w:val="left"/><w:rPr><w:kern w:val="0"/><w:szCs w:val="24"/><w:lang w:val="es-CO" w:eastAsia="en-US" w:bidi="ar-SA"/><w:ins w:id="16760" w:author="Unknown Author" w:date="2026-10-30T04:17:53Z"></w:ins></w:rPr></w:pPr><w:ins w:id="16759" w:author="Unknown Author" w:date="2026-10-30T04:17:53Z"><w:r><w:rPr><w:kern w:val="0"/><w:szCs w:val="24"/><w:lang w:val="es-CO" w:eastAsia="en-US" w:bidi="ar-SA"/></w:rPr><w:t>Probable</w:t></w:r></w:ins></w:p></w:tc><w:tc><w:tcPr><w:tcW w:w="1233" w:type="dxa"/><w:tcBorders></w:tcBorders><w:shd w:color="auto" w:fill="F7F7F7" w:val="clear"/></w:tcPr><w:p><w:pPr><w:pStyle w:val="Tabla9"/><w:widowControl/><w:jc w:val="left"/><w:rPr><w:kern w:val="0"/><w:szCs w:val="24"/><w:lang w:val="es-CO" w:eastAsia="en-US" w:bidi="ar-SA"/><w:ins w:id="16762" w:author="Unknown Author" w:date="2026-10-30T04:17:53Z"></w:ins></w:rPr></w:pPr><w:ins w:id="16761" w:author="Unknown Author" w:date="2026-10-30T04:17:53Z"><w:r><w:rPr><w:kern w:val="0"/><w:szCs w:val="24"/><w:lang w:val="es-CO" w:eastAsia="en-US" w:bidi="ar-SA"/></w:rPr><w:t>Mayor</w:t></w:r></w:ins></w:p></w:tc><w:tc><w:tcPr><w:tcW w:w="2468" w:type="dxa"/><w:tcBorders></w:tcBorders><w:shd w:color="auto" w:fill="F7F7F7" w:val="clear"/></w:tcPr><w:p><w:pPr><w:pStyle w:val="Tabla9"/><w:widowControl/><w:jc w:val="left"/><w:rPr><w:kern w:val="0"/><w:szCs w:val="24"/><w:lang w:val="es-CO" w:eastAsia="en-US" w:bidi="ar-SA"/><w:ins w:id="16764" w:author="Unknown Author" w:date="2026-10-30T04:17:53Z"></w:ins></w:rPr></w:pPr><w:ins w:id="16763" w:author="Unknown Author" w:date="2026-10-30T04:17:53Z"><w:r><w:rPr><w:kern w:val="0"/><w:szCs w:val="24"/><w:lang w:val="es-CO" w:eastAsia="en-US" w:bidi="ar-SA"/></w:rPr><w:t>Convenios por tramo, formación de custodios y cláusula de apertura.</w:t></w:r></w:ins></w:p></w:tc></w:tr><w:tr><w:trPr><w:ins w:id="16765" w:author="Unknown Author" w:date="2026-10-30T04:17:53Z"/><w:cantSplit w:val="true"/></w:trPr><w:tc><w:tcPr><w:tcW w:w="2057" w:type="dxa"/><w:tcBorders></w:tcBorders></w:tcPr><w:p><w:pPr><w:pStyle w:val="Tabla9"/><w:widowControl/><w:jc w:val="left"/><w:rPr><w:kern w:val="0"/><w:szCs w:val="24"/><w:lang w:val="es-CO" w:eastAsia="en-US" w:bidi="ar-SA"/><w:ins w:id="16767" w:author="Unknown Author" w:date="2026-10-30T04:17:53Z"></w:ins></w:rPr></w:pPr><w:ins w:id="16766" w:author="Unknown Author" w:date="2026-10-30T04:17:53Z"><w:r><w:rPr><w:kern w:val="0"/><w:szCs w:val="24"/><w:lang w:val="es-CO" w:eastAsia="en-US" w:bidi="ar-SA"/></w:rPr><w:t>Operacionales</w:t></w:r></w:ins></w:p></w:tc><w:tc><w:tcPr><w:tcW w:w="2549" w:type="dxa"/><w:tcBorders></w:tcBorders></w:tcPr><w:p><w:pPr><w:pStyle w:val="Tabla9"/><w:widowControl/><w:jc w:val="left"/><w:rPr><w:kern w:val="0"/><w:szCs w:val="24"/><w:lang w:val="es-CO" w:eastAsia="en-US" w:bidi="ar-SA"/><w:ins w:id="16769" w:author="Unknown Author" w:date="2026-10-30T04:17:53Z"></w:ins></w:rPr></w:pPr><w:ins w:id="16768" w:author="Unknown Author" w:date="2026-10-30T04:17:53Z"><w:r><w:rPr><w:kern w:val="0"/><w:szCs w:val="24"/><w:lang w:val="es-CO" w:eastAsia="en-US" w:bidi="ar-SA"/></w:rPr><w:t>Deslizamientos o réplicas bloquean vías y retrasan la instalación.</w:t></w:r></w:ins></w:p></w:tc><w:tc><w:tcPr><w:tcW w:w="1647" w:type="dxa"/><w:tcBorders></w:tcBorders></w:tcPr><w:p><w:pPr><w:pStyle w:val="Tabla9"/><w:widowControl/><w:jc w:val="left"/><w:rPr><w:kern w:val="0"/><w:szCs w:val="24"/><w:lang w:val="es-CO" w:eastAsia="en-US" w:bidi="ar-SA"/><w:ins w:id="16771" w:author="Unknown Author" w:date="2026-10-30T04:17:53Z"></w:ins></w:rPr></w:pPr><w:ins w:id="16770" w:author="Unknown Author" w:date="2026-10-30T04:17:53Z"><w:r><w:rPr><w:kern w:val="0"/><w:szCs w:val="24"/><w:lang w:val="es-CO" w:eastAsia="en-US" w:bidi="ar-SA"/></w:rPr><w:t>Probable</w:t></w:r></w:ins></w:p></w:tc><w:tc><w:tcPr><w:tcW w:w="1233" w:type="dxa"/><w:tcBorders></w:tcBorders></w:tcPr><w:p><w:pPr><w:pStyle w:val="Tabla9"/><w:widowControl/><w:jc w:val="left"/><w:rPr><w:kern w:val="0"/><w:szCs w:val="24"/><w:lang w:val="es-CO" w:eastAsia="en-US" w:bidi="ar-SA"/><w:ins w:id="16773" w:author="Unknown Author" w:date="2026-10-30T04:17:53Z"></w:ins></w:rPr></w:pPr><w:ins w:id="16772" w:author="Unknown Author" w:date="2026-10-30T04:17:53Z"><w:r><w:rPr><w:kern w:val="0"/><w:szCs w:val="24"/><w:lang w:val="es-CO" w:eastAsia="en-US" w:bidi="ar-SA"/></w:rPr><w:t>Moderado</w:t></w:r></w:ins></w:p></w:tc><w:tc><w:tcPr><w:tcW w:w="2468" w:type="dxa"/><w:tcBorders></w:tcBorders></w:tcPr><w:p><w:pPr><w:pStyle w:val="Tabla9"/><w:widowControl/><w:jc w:val="left"/><w:rPr><w:kern w:val="0"/><w:szCs w:val="24"/><w:lang w:val="es-CO" w:eastAsia="en-US" w:bidi="ar-SA"/><w:ins w:id="16775" w:author="Unknown Author" w:date="2026-10-30T04:17:53Z"></w:ins></w:rPr></w:pPr><w:ins w:id="16774" w:author="Unknown Author" w:date="2026-10-30T04:17:53Z"><w:r><w:rPr><w:kern w:val="0"/><w:szCs w:val="24"/><w:lang w:val="es-CO" w:eastAsia="en-US" w:bidi="ar-SA"/></w:rPr><w:t>Instalación en ventanas secas, técnicos locales y holgura en las actividades 1.1, 3.1, 3.2 y 3.3; las instalaciones de los tramos 2 y 3 se programan con acceso previamente verificado.</w:t></w:r></w:ins></w:p></w:tc></w:tr><w:tr><w:trPr><w:ins w:id="16776" w:author="Unknown Author" w:date="2026-10-30T04:17:53Z"/><w:cantSplit w:val="true"/></w:trPr><w:tc><w:tcPr><w:tcW w:w="2057" w:type="dxa"/><w:tcBorders></w:tcBorders><w:shd w:color="auto" w:fill="F7F7F7" w:val="clear"/></w:tcPr><w:p><w:pPr><w:pStyle w:val="Tabla9"/><w:widowControl/><w:jc w:val="left"/><w:rPr><w:kern w:val="0"/><w:szCs w:val="24"/><w:lang w:val="es-CO" w:eastAsia="en-US" w:bidi="ar-SA"/><w:ins w:id="16778" w:author="Unknown Author" w:date="2026-10-30T04:17:53Z"></w:ins></w:rPr></w:pPr><w:ins w:id="16777" w:author="Unknown Author" w:date="2026-10-30T04:17:53Z"><w:r><w:rPr><w:kern w:val="0"/><w:szCs w:val="24"/><w:lang w:val="es-CO" w:eastAsia="en-US" w:bidi="ar-SA"/></w:rPr><w:t>Operacionales</w:t></w:r></w:ins></w:p></w:tc><w:tc><w:tcPr><w:tcW w:w="2549" w:type="dxa"/><w:tcBorders></w:tcBorders><w:shd w:color="auto" w:fill="F7F7F7" w:val="clear"/></w:tcPr><w:p><w:pPr><w:pStyle w:val="Tabla9"/><w:widowControl/><w:jc w:val="left"/><w:rPr><w:kern w:val="0"/><w:szCs w:val="24"/><w:lang w:val="es-CO" w:eastAsia="en-US" w:bidi="ar-SA"/><w:ins w:id="16780" w:author="Unknown Author" w:date="2026-10-30T04:17:53Z"></w:ins></w:rPr></w:pPr><w:ins w:id="16779" w:author="Unknown Author" w:date="2026-10-30T04:17:53Z"><w:r><w:rPr><w:kern w:val="0"/><w:szCs w:val="24"/><w:lang w:val="es-CO" w:eastAsia="en-US" w:bidi="ar-SA"/></w:rPr><w:t>Robo o vandalismo de nodos en sitios de remoción.</w:t></w:r></w:ins></w:p></w:tc><w:tc><w:tcPr><w:tcW w:w="1647" w:type="dxa"/><w:tcBorders></w:tcBorders><w:shd w:color="auto" w:fill="F7F7F7" w:val="clear"/></w:tcPr><w:p><w:pPr><w:pStyle w:val="Tabla9"/><w:widowControl/><w:jc w:val="left"/><w:rPr><w:kern w:val="0"/><w:szCs w:val="24"/><w:lang w:val="es-CO" w:eastAsia="en-US" w:bidi="ar-SA"/><w:ins w:id="16782" w:author="Unknown Author" w:date="2026-10-30T04:17:53Z"></w:ins></w:rPr></w:pPr><w:ins w:id="16781" w:author="Unknown Author" w:date="2026-10-30T04:17:53Z"><w:r><w:rPr><w:kern w:val="0"/><w:szCs w:val="24"/><w:lang w:val="es-CO" w:eastAsia="en-US" w:bidi="ar-SA"/></w:rPr><w:t>Probable</w:t></w:r></w:ins></w:p></w:tc><w:tc><w:tcPr><w:tcW w:w="1233" w:type="dxa"/><w:tcBorders></w:tcBorders><w:shd w:color="auto" w:fill="F7F7F7" w:val="clear"/></w:tcPr><w:p><w:pPr><w:pStyle w:val="Tabla9"/><w:widowControl/><w:jc w:val="left"/><w:rPr><w:kern w:val="0"/><w:szCs w:val="24"/><w:lang w:val="es-CO" w:eastAsia="en-US" w:bidi="ar-SA"/><w:ins w:id="16784" w:author="Unknown Author" w:date="2026-10-30T04:17:53Z"></w:ins></w:rPr></w:pPr><w:ins w:id="16783" w:author="Unknown Author" w:date="2026-10-30T04:17:53Z"><w:r><w:rPr><w:kern w:val="0"/><w:szCs w:val="24"/><w:lang w:val="es-CO" w:eastAsia="en-US" w:bidi="ar-SA"/></w:rPr><w:t>Moderado</w:t></w:r></w:ins></w:p></w:tc><w:tc><w:tcPr><w:tcW w:w="2468" w:type="dxa"/><w:tcBorders></w:tcBorders><w:shd w:color="auto" w:fill="F7F7F7" w:val="clear"/></w:tcPr><w:p><w:pPr><w:pStyle w:val="Tabla9"/><w:widowControl/><w:jc w:val="left"/><w:rPr><w:kern w:val="0"/><w:szCs w:val="24"/><w:lang w:val="es-CO" w:eastAsia="en-US" w:bidi="ar-SA"/><w:ins w:id="16786" w:author="Unknown Author" w:date="2026-10-30T04:17:53Z"></w:ins></w:rPr></w:pPr><w:ins w:id="16785" w:author="Unknown Author" w:date="2026-10-30T04:17:53Z"><w:r><w:rPr><w:kern w:val="0"/><w:szCs w:val="24"/><w:lang w:val="es-CO" w:eastAsia="en-US" w:bidi="ar-SA"/></w:rPr><w:t>Cerramientos y mástiles protegidos, custodia local por sitio, 20 nodos y 1 gateway de reserva y convenios de custodia con los municipios aliados.</w:t></w:r></w:ins></w:p></w:tc></w:tr><w:tr><w:trPr><w:ins w:id="16787" w:author="Unknown Author" w:date="2026-10-30T04:17:53Z"/><w:cantSplit w:val="true"/></w:trPr><w:tc><w:tcPr><w:tcW w:w="2057" w:type="dxa"/><w:tcBorders></w:tcBorders></w:tcPr><w:p><w:pPr><w:pStyle w:val="Tabla9"/><w:widowControl/><w:jc w:val="left"/><w:rPr><w:kern w:val="0"/><w:szCs w:val="24"/><w:lang w:val="es-CO" w:eastAsia="en-US" w:bidi="ar-SA"/><w:ins w:id="16789" w:author="Unknown Author" w:date="2026-10-30T04:17:53Z"></w:ins></w:rPr></w:pPr><w:ins w:id="16788" w:author="Unknown Author" w:date="2026-10-30T04:17:53Z"><w:r><w:rPr><w:kern w:val="0"/><w:szCs w:val="24"/><w:lang w:val="es-CO" w:eastAsia="en-US" w:bidi="ar-SA"/></w:rPr><w:t>De costos</w:t></w:r></w:ins></w:p></w:tc><w:tc><w:tcPr><w:tcW w:w="2549" w:type="dxa"/><w:tcBorders></w:tcBorders></w:tcPr><w:p><w:pPr><w:pStyle w:val="Tabla9"/><w:widowControl/><w:jc w:val="left"/><w:rPr><w:kern w:val="0"/><w:szCs w:val="24"/><w:lang w:val="es-CO" w:eastAsia="en-US" w:bidi="ar-SA"/><w:ins w:id="16791" w:author="Unknown Author" w:date="2026-10-30T04:17:53Z"></w:ins></w:rPr></w:pPr><w:ins w:id="16790" w:author="Unknown Author" w:date="2026-10-30T04:17:53Z"><w:r><w:rPr><w:kern w:val="0"/><w:szCs w:val="24"/><w:lang w:val="es-CO" w:eastAsia="en-US" w:bidi="ar-SA"/></w:rPr><w:t>La devaluación del peso encarece los equipos importados.</w:t></w:r></w:ins></w:p></w:tc><w:tc><w:tcPr><w:tcW w:w="1647" w:type="dxa"/><w:tcBorders></w:tcBorders></w:tcPr><w:p><w:pPr><w:pStyle w:val="Tabla9"/><w:widowControl/><w:jc w:val="left"/><w:rPr><w:kern w:val="0"/><w:szCs w:val="24"/><w:lang w:val="es-CO" w:eastAsia="en-US" w:bidi="ar-SA"/><w:ins w:id="16793" w:author="Unknown Author" w:date="2026-10-30T04:17:53Z"></w:ins></w:rPr></w:pPr><w:ins w:id="16792" w:author="Unknown Author" w:date="2026-10-30T04:17:53Z"><w:r><w:rPr><w:kern w:val="0"/><w:szCs w:val="24"/><w:lang w:val="es-CO" w:eastAsia="en-US" w:bidi="ar-SA"/></w:rPr><w:t>Probable</w:t></w:r></w:ins></w:p></w:tc><w:tc><w:tcPr><w:tcW w:w="1233" w:type="dxa"/><w:tcBorders></w:tcBorders></w:tcPr><w:p><w:pPr><w:pStyle w:val="Tabla9"/><w:widowControl/><w:jc w:val="left"/><w:rPr><w:kern w:val="0"/><w:szCs w:val="24"/><w:lang w:val="es-CO" w:eastAsia="en-US" w:bidi="ar-SA"/><w:ins w:id="16795" w:author="Unknown Author" w:date="2026-10-30T04:17:53Z"></w:ins></w:rPr></w:pPr><w:ins w:id="16794" w:author="Unknown Author" w:date="2026-10-30T04:17:53Z"><w:r><w:rPr><w:kern w:val="0"/><w:szCs w:val="24"/><w:lang w:val="es-CO" w:eastAsia="en-US" w:bidi="ar-SA"/></w:rPr><w:t>Mayor</w:t></w:r></w:ins></w:p></w:tc><w:tc><w:tcPr><w:tcW w:w="2468" w:type="dxa"/><w:tcBorders></w:tcBorders></w:tcPr><w:p><w:pPr><w:pStyle w:val="Tabla9"/><w:widowControl/><w:jc w:val="left"/><w:rPr><w:kern w:val="0"/><w:szCs w:val="24"/><w:lang w:val="es-CO" w:eastAsia="en-US" w:bidi="ar-SA"/><w:ins w:id="16797" w:author="Unknown Author" w:date="2026-10-30T04:17:53Z"></w:ins></w:rPr></w:pPr><w:ins w:id="16796" w:author="Unknown Author" w:date="2026-10-30T04:17:53Z"><w:r><w:rPr><w:kern w:val="0"/><w:szCs w:val="24"/><w:lang w:val="es-CO" w:eastAsia="en-US" w:bidi="ar-SA"/></w:rPr><w:t>Compra por tramo con cotizaciones vigentes, orden de compra anticipada y cobertura cambiaria del proveedor; la contrapartida en efectivo cubre variaciones menores.</w:t></w:r></w:ins></w:p></w:tc></w:tr><w:tr><w:trPr><w:ins w:id="16798" w:author="Unknown Author" w:date="2026-10-30T04:17:53Z"/><w:cantSplit w:val="true"/></w:trPr><w:tc><w:tcPr><w:tcW w:w="2057" w:type="dxa"/><w:tcBorders></w:tcBorders><w:shd w:color="auto" w:fill="F7F7F7" w:val="clear"/></w:tcPr><w:p><w:pPr><w:pStyle w:val="Tabla9"/><w:widowControl/><w:jc w:val="left"/><w:rPr><w:kern w:val="0"/><w:szCs w:val="24"/><w:lang w:val="es-CO" w:eastAsia="en-US" w:bidi="ar-SA"/><w:ins w:id="16800" w:author="Unknown Author" w:date="2026-10-30T04:17:53Z"></w:ins></w:rPr></w:pPr><w:ins w:id="16799" w:author="Unknown Author" w:date="2026-10-30T04:17:53Z"><w:r><w:rPr><w:kern w:val="0"/><w:szCs w:val="24"/><w:lang w:val="es-CO" w:eastAsia="en-US" w:bidi="ar-SA"/></w:rPr><w:t>Financieros</w:t></w:r></w:ins></w:p></w:tc><w:tc><w:tcPr><w:tcW w:w="2549" w:type="dxa"/><w:tcBorders></w:tcBorders><w:shd w:color="auto" w:fill="F7F7F7" w:val="clear"/></w:tcPr><w:p><w:pPr><w:pStyle w:val="Tabla9"/><w:widowControl/><w:jc w:val="left"/><w:rPr><w:kern w:val="0"/><w:szCs w:val="24"/><w:lang w:val="es-CO" w:eastAsia="en-US" w:bidi="ar-SA"/><w:ins w:id="16802" w:author="Unknown Author" w:date="2026-10-30T04:17:53Z"></w:ins></w:rPr></w:pPr><w:ins w:id="16801" w:author="Unknown Author" w:date="2026-10-30T04:17:53Z"><w:r><w:rPr><w:kern w:val="0"/><w:szCs w:val="24"/><w:lang w:val="es-CO" w:eastAsia="en-US" w:bidi="ar-SA"/></w:rPr><w:t>La contrapartida en especie no se certifica a tiempo.</w:t></w:r></w:ins></w:p></w:tc><w:tc><w:tcPr><w:tcW w:w="1647" w:type="dxa"/><w:tcBorders></w:tcBorders><w:shd w:color="auto" w:fill="F7F7F7" w:val="clear"/></w:tcPr><w:p><w:pPr><w:pStyle w:val="Tabla9"/><w:widowControl/><w:jc w:val="left"/><w:rPr><w:kern w:val="0"/><w:szCs w:val="24"/><w:lang w:val="es-CO" w:eastAsia="en-US" w:bidi="ar-SA"/><w:ins w:id="16804" w:author="Unknown Author" w:date="2026-10-30T04:17:53Z"></w:ins></w:rPr></w:pPr><w:ins w:id="16803" w:author="Unknown Author" w:date="2026-10-30T04:17:53Z"><w:r><w:rPr><w:kern w:val="0"/><w:szCs w:val="24"/><w:lang w:val="es-CO" w:eastAsia="en-US" w:bidi="ar-SA"/></w:rPr><w:t>Improbable</w:t></w:r></w:ins></w:p></w:tc><w:tc><w:tcPr><w:tcW w:w="1233" w:type="dxa"/><w:tcBorders></w:tcBorders><w:shd w:color="auto" w:fill="F7F7F7" w:val="clear"/></w:tcPr><w:p><w:pPr><w:pStyle w:val="Tabla9"/><w:widowControl/><w:jc w:val="left"/><w:rPr><w:kern w:val="0"/><w:szCs w:val="24"/><w:lang w:val="es-CO" w:eastAsia="en-US" w:bidi="ar-SA"/><w:ins w:id="16806" w:author="Unknown Author" w:date="2026-10-30T04:17:53Z"></w:ins></w:rPr></w:pPr><w:ins w:id="16805" w:author="Unknown Author" w:date="2026-10-30T04:17:53Z"><w:r><w:rPr><w:kern w:val="0"/><w:szCs w:val="24"/><w:lang w:val="es-CO" w:eastAsia="en-US" w:bidi="ar-SA"/></w:rPr><w:t>Mayor</w:t></w:r></w:ins></w:p></w:tc><w:tc><w:tcPr><w:tcW w:w="2468" w:type="dxa"/><w:tcBorders></w:tcBorders><w:shd w:color="auto" w:fill="F7F7F7" w:val="clear"/></w:tcPr><w:p><w:pPr><w:pStyle w:val="Tabla9"/><w:widowControl/><w:jc w:val="left"/><w:rPr><w:kern w:val="0"/><w:szCs w:val="24"/><w:lang w:val="es-CO" w:eastAsia="en-US" w:bidi="ar-SA"/><w:ins w:id="16808" w:author="Unknown Author" w:date="2026-10-30T04:17:53Z"></w:ins></w:rPr></w:pPr><w:ins w:id="16807" w:author="Unknown Author" w:date="2026-10-30T04:17:53Z"><w:r><w:rPr><w:kern w:val="0"/><w:szCs w:val="24"/><w:lang w:val="es-CO" w:eastAsia="en-US" w:bidi="ar-SA"/></w:rPr><w:t>Certificación de cada integrante en el Anexo 1, antes de radicar.</w:t></w:r></w:ins></w:p></w:tc></w:tr><w:tr><w:trPr><w:ins w:id="16809" w:author="Unknown Author" w:date="2026-10-30T04:17:53Z"/><w:cantSplit w:val="true"/></w:trPr><w:tc><w:tcPr><w:tcW w:w="2057" w:type="dxa"/><w:tcBorders></w:tcBorders></w:tcPr><w:p><w:pPr><w:pStyle w:val="Tabla9"/><w:widowControl/><w:jc w:val="left"/><w:rPr><w:kern w:val="0"/><w:szCs w:val="24"/><w:lang w:val="es-CO" w:eastAsia="en-US" w:bidi="ar-SA"/><w:ins w:id="16811" w:author="Unknown Author" w:date="2026-10-30T04:17:53Z"></w:ins></w:rPr></w:pPr><w:ins w:id="16810" w:author="Unknown Author" w:date="2026-10-30T04:17:53Z"><w:r><w:rPr><w:kern w:val="0"/><w:szCs w:val="24"/><w:lang w:val="es-CO" w:eastAsia="en-US" w:bidi="ar-SA"/></w:rPr><w:t>Legales</w:t></w:r></w:ins></w:p></w:tc><w:tc><w:tcPr><w:tcW w:w="2549" w:type="dxa"/><w:tcBorders></w:tcBorders></w:tcPr><w:p><w:pPr><w:pStyle w:val="Tabla9"/><w:widowControl/><w:jc w:val="left"/><w:rPr><w:kern w:val="0"/><w:szCs w:val="24"/><w:lang w:val="es-CO" w:eastAsia="en-US" w:bidi="ar-SA"/><w:ins w:id="16813" w:author="Unknown Author" w:date="2026-10-30T04:17:53Z"></w:ins></w:rPr></w:pPr><w:ins w:id="16812" w:author="Unknown Author" w:date="2026-10-30T04:17:53Z"><w:r><w:rPr><w:kern w:val="0"/><w:szCs w:val="24"/><w:lang w:val="es-CO" w:eastAsia="en-US" w:bidi="ar-SA"/></w:rPr><w:t>Una solicitud de patente de terceros afecta la libertad de operación.</w:t></w:r></w:ins></w:p></w:tc><w:tc><w:tcPr><w:tcW w:w="1647" w:type="dxa"/><w:tcBorders></w:tcBorders></w:tcPr><w:p><w:pPr><w:pStyle w:val="Tabla9"/><w:widowControl/><w:jc w:val="left"/><w:rPr><w:kern w:val="0"/><w:szCs w:val="24"/><w:lang w:val="es-CO" w:eastAsia="en-US" w:bidi="ar-SA"/><w:ins w:id="16815" w:author="Unknown Author" w:date="2026-10-30T04:17:53Z"></w:ins></w:rPr></w:pPr><w:ins w:id="16814" w:author="Unknown Author" w:date="2026-10-30T04:17:53Z"><w:r><w:rPr><w:kern w:val="0"/><w:szCs w:val="24"/><w:lang w:val="es-CO" w:eastAsia="en-US" w:bidi="ar-SA"/></w:rPr><w:t>Improbable</w:t></w:r></w:ins></w:p></w:tc><w:tc><w:tcPr><w:tcW w:w="1233" w:type="dxa"/><w:tcBorders></w:tcBorders></w:tcPr><w:p><w:pPr><w:pStyle w:val="Tabla9"/><w:widowControl/><w:jc w:val="left"/><w:rPr><w:kern w:val="0"/><w:szCs w:val="24"/><w:lang w:val="es-CO" w:eastAsia="en-US" w:bidi="ar-SA"/><w:ins w:id="16817" w:author="Unknown Author" w:date="2026-10-30T04:17:53Z"></w:ins></w:rPr></w:pPr><w:ins w:id="16816" w:author="Unknown Author" w:date="2026-10-30T04:17:53Z"><w:r><w:rPr><w:kern w:val="0"/><w:szCs w:val="24"/><w:lang w:val="es-CO" w:eastAsia="en-US" w:bidi="ar-SA"/></w:rPr><w:t>Mayor</w:t></w:r></w:ins></w:p></w:tc><w:tc><w:tcPr><w:tcW w:w="2468" w:type="dxa"/><w:tcBorders></w:tcBorders></w:tcPr><w:p><w:pPr><w:pStyle w:val="Tabla9"/><w:widowControl/><w:jc w:val="left"/><w:rPr><w:kern w:val="0"/><w:szCs w:val="24"/><w:lang w:val="es-CO" w:eastAsia="en-US" w:bidi="ar-SA"/><w:ins w:id="16819" w:author="Unknown Author" w:date="2026-10-30T04:17:53Z"></w:ins></w:rPr></w:pPr><w:ins w:id="16818" w:author="Unknown Author" w:date="2026-10-30T04:17:53Z"><w:r><w:rPr><w:kern w:val="0"/><w:szCs w:val="24"/><w:lang w:val="es-CO" w:eastAsia="en-US" w:bidi="ar-SA"/></w:rPr><w:t>Análisis de libertad de operación y diseño alternativo del módulo afectado.</w:t></w:r></w:ins></w:p></w:tc></w:tr><w:tr><w:trPr><w:ins w:id="16820" w:author="Unknown Author" w:date="2026-10-30T04:17:53Z"/><w:cantSplit w:val="true"/></w:trPr><w:tc><w:tcPr><w:tcW w:w="2057" w:type="dxa"/><w:tcBorders></w:tcBorders><w:shd w:color="auto" w:fill="F7F7F7" w:val="clear"/></w:tcPr><w:p><w:pPr><w:pStyle w:val="Tabla9"/><w:widowControl/><w:jc w:val="left"/><w:rPr><w:kern w:val="0"/><w:szCs w:val="24"/><w:lang w:val="es-CO" w:eastAsia="en-US" w:bidi="ar-SA"/><w:ins w:id="16822" w:author="Unknown Author" w:date="2026-10-30T04:17:53Z"></w:ins></w:rPr></w:pPr><w:ins w:id="16821" w:author="Unknown Author" w:date="2026-10-30T04:17:53Z"><w:r><w:rPr><w:kern w:val="0"/><w:szCs w:val="24"/><w:lang w:val="es-CO" w:eastAsia="en-US" w:bidi="ar-SA"/></w:rPr><w:t>Operacionales</w:t></w:r></w:ins></w:p></w:tc><w:tc><w:tcPr><w:tcW w:w="2549" w:type="dxa"/><w:tcBorders></w:tcBorders><w:shd w:color="auto" w:fill="F7F7F7" w:val="clear"/></w:tcPr><w:p><w:pPr><w:pStyle w:val="Tabla9"/><w:widowControl/><w:jc w:val="left"/><w:rPr><w:kern w:val="0"/><w:szCs w:val="24"/><w:lang w:val="es-CO" w:eastAsia="en-US" w:bidi="ar-SA"/><w:ins w:id="16824" w:author="Unknown Author" w:date="2026-10-30T04:17:53Z"></w:ins></w:rPr></w:pPr><w:ins w:id="16823" w:author="Unknown Author" w:date="2026-10-30T04:17:53Z"><w:r><w:rPr><w:kern w:val="0"/><w:szCs w:val="24"/><w:lang w:val="es-CO" w:eastAsia="en-US" w:bidi="ar-SA"/></w:rPr><w:t>Un incidente de ciberseguridad compromete la plataforma.</w:t></w:r></w:ins></w:p></w:tc><w:tc><w:tcPr><w:tcW w:w="1647" w:type="dxa"/><w:tcBorders></w:tcBorders><w:shd w:color="auto" w:fill="F7F7F7" w:val="clear"/></w:tcPr><w:p><w:pPr><w:pStyle w:val="Tabla9"/><w:widowControl/><w:jc w:val="left"/><w:rPr><w:kern w:val="0"/><w:szCs w:val="24"/><w:lang w:val="es-CO" w:eastAsia="en-US" w:bidi="ar-SA"/><w:ins w:id="16826" w:author="Unknown Author" w:date="2026-10-30T04:17:53Z"></w:ins></w:rPr></w:pPr><w:ins w:id="16825" w:author="Unknown Author" w:date="2026-10-30T04:17:53Z"><w:r><w:rPr><w:kern w:val="0"/><w:szCs w:val="24"/><w:lang w:val="es-CO" w:eastAsia="en-US" w:bidi="ar-SA"/></w:rPr><w:t>Improbable</w:t></w:r></w:ins></w:p></w:tc><w:tc><w:tcPr><w:tcW w:w="1233" w:type="dxa"/><w:tcBorders></w:tcBorders><w:shd w:color="auto" w:fill="F7F7F7" w:val="clear"/></w:tcPr><w:p><w:pPr><w:pStyle w:val="Tabla9"/><w:widowControl/><w:jc w:val="left"/><w:rPr><w:kern w:val="0"/><w:szCs w:val="24"/><w:lang w:val="es-CO" w:eastAsia="en-US" w:bidi="ar-SA"/><w:ins w:id="16828" w:author="Unknown Author" w:date="2026-10-30T04:17:53Z"></w:ins></w:rPr></w:pPr><w:ins w:id="16827" w:author="Unknown Author" w:date="2026-10-30T04:17:53Z"><w:r><w:rPr><w:kern w:val="0"/><w:szCs w:val="24"/><w:lang w:val="es-CO" w:eastAsia="en-US" w:bidi="ar-SA"/></w:rPr><w:t>Mayor</w:t></w:r></w:ins></w:p></w:tc><w:tc><w:tcPr><w:tcW w:w="2468" w:type="dxa"/><w:tcBorders></w:tcBorders><w:shd w:color="auto" w:fill="F7F7F7" w:val="clear"/></w:tcPr><w:p><w:pPr><w:pStyle w:val="Tabla9"/><w:widowControl/><w:jc w:val="left"/><w:rPr><w:kern w:val="0"/><w:szCs w:val="24"/><w:lang w:val="es-CO" w:eastAsia="en-US" w:bidi="ar-SA"/><w:ins w:id="16830" w:author="Unknown Author" w:date="2026-10-30T04:17:53Z"></w:ins></w:rPr></w:pPr><w:ins w:id="16829" w:author="Unknown Author" w:date="2026-10-30T04:17:53Z"><w:r><w:rPr><w:kern w:val="0"/><w:szCs w:val="24"/><w:lang w:val="es-CO" w:eastAsia="en-US" w:bidi="ar-SA"/></w:rPr><w:t>Pruebas de penetración, segmentación y copias de respaldo.</w:t></w:r></w:ins></w:p></w:tc></w:tr><w:tr><w:trPr><w:ins w:id="16831" w:author="Unknown Author" w:date="2026-10-30T04:17:53Z"/><w:cantSplit w:val="true"/></w:trPr><w:tc><w:tcPr><w:tcW w:w="2057" w:type="dxa"/><w:tcBorders></w:tcBorders></w:tcPr><w:p><w:pPr><w:pStyle w:val="Tabla9"/><w:widowControl/><w:jc w:val="left"/><w:rPr><w:kern w:val="0"/><w:szCs w:val="24"/><w:lang w:val="es-CO" w:eastAsia="en-US" w:bidi="ar-SA"/><w:ins w:id="16833" w:author="Unknown Author" w:date="2026-10-30T04:17:53Z"></w:ins></w:rPr></w:pPr><w:ins w:id="16832" w:author="Unknown Author" w:date="2026-10-30T04:17:53Z"><w:r><w:rPr><w:kern w:val="0"/><w:szCs w:val="24"/><w:lang w:val="es-CO" w:eastAsia="en-US" w:bidi="ar-SA"/></w:rPr><w:t>Administrativos</w:t></w:r></w:ins></w:p></w:tc><w:tc><w:tcPr><w:tcW w:w="2549" w:type="dxa"/><w:tcBorders></w:tcBorders></w:tcPr><w:p><w:pPr><w:pStyle w:val="Tabla9"/><w:widowControl/><w:jc w:val="left"/><w:rPr><w:kern w:val="0"/><w:szCs w:val="24"/><w:lang w:val="es-CO" w:eastAsia="en-US" w:bidi="ar-SA"/><w:ins w:id="16835" w:author="Unknown Author" w:date="2026-10-30T04:17:53Z"></w:ins></w:rPr></w:pPr><w:ins w:id="16834" w:author="Unknown Author" w:date="2026-10-30T04:17:53Z"><w:r><w:rPr><w:kern w:val="0"/><w:szCs w:val="24"/><w:lang w:val="es-CO" w:eastAsia="en-US" w:bidi="ar-SA"/></w:rPr><w:t>La contratación del equipo y la firma de los convenios de ejecución se demoran más de ocho semanas.</w:t></w:r></w:ins></w:p></w:tc><w:tc><w:tcPr><w:tcW w:w="1647" w:type="dxa"/><w:tcBorders></w:tcBorders></w:tcPr><w:p><w:pPr><w:pStyle w:val="Tabla9"/><w:widowControl/><w:jc w:val="left"/><w:rPr><w:kern w:val="0"/><w:szCs w:val="24"/><w:lang w:val="es-CO" w:eastAsia="en-US" w:bidi="ar-SA"/><w:ins w:id="16837" w:author="Unknown Author" w:date="2026-10-30T04:17:53Z"></w:ins></w:rPr></w:pPr><w:ins w:id="16836" w:author="Unknown Author" w:date="2026-10-30T04:17:53Z"><w:r><w:rPr><w:kern w:val="0"/><w:szCs w:val="24"/><w:lang w:val="es-CO" w:eastAsia="en-US" w:bidi="ar-SA"/></w:rPr><w:t>Improbable</w:t></w:r></w:ins></w:p></w:tc><w:tc><w:tcPr><w:tcW w:w="1233" w:type="dxa"/><w:tcBorders></w:tcBorders></w:tcPr><w:p><w:pPr><w:pStyle w:val="Tabla9"/><w:widowControl/><w:jc w:val="left"/><w:rPr><w:kern w:val="0"/><w:szCs w:val="24"/><w:lang w:val="es-CO" w:eastAsia="en-US" w:bidi="ar-SA"/><w:ins w:id="16839" w:author="Unknown Author" w:date="2026-10-30T04:17:53Z"></w:ins></w:rPr></w:pPr><w:ins w:id="16838" w:author="Unknown Author" w:date="2026-10-30T04:17:53Z"><w:r><w:rPr><w:kern w:val="0"/><w:szCs w:val="24"/><w:lang w:val="es-CO" w:eastAsia="en-US" w:bidi="ar-SA"/></w:rPr><w:t>Mayor</w:t></w:r></w:ins></w:p></w:tc><w:tc><w:tcPr><w:tcW w:w="2468" w:type="dxa"/><w:tcBorders></w:tcBorders></w:tcPr><w:p><w:pPr><w:pStyle w:val="Tabla9"/><w:widowControl/><w:jc w:val="left"/><w:rPr><w:kern w:val="0"/><w:szCs w:val="24"/><w:lang w:val="es-CO" w:eastAsia="en-US" w:bidi="ar-SA"/><w:ins w:id="16841" w:author="Unknown Author" w:date="2026-10-30T04:17:53Z"></w:ins></w:rPr></w:pPr><w:ins w:id="16840" w:author="Unknown Author" w:date="2026-10-30T04:17:53Z"><w:r><w:rPr><w:kern w:val="0"/><w:szCs w:val="24"/><w:lang w:val="es-CO" w:eastAsia="en-US" w:bidi="ar-SA"/></w:rPr><w:t>Convenio marco previo entre la universidad, los municipios y Avanciencia, plan de contratación con lista de elegibles y seguimiento semanal de la gerencia.</w:t></w:r></w:ins></w:p></w:tc></w:tr><w:tr><w:trPr><w:ins w:id="16842" w:author="Unknown Author" w:date="2026-10-30T04:17:53Z"/><w:cantSplit w:val="true"/></w:trPr><w:tc><w:tcPr><w:tcW w:w="2057" w:type="dxa"/><w:tcBorders></w:tcBorders><w:shd w:color="auto" w:fill="F7F7F7" w:val="clear"/></w:tcPr><w:p><w:pPr><w:pStyle w:val="Tabla9"/><w:widowControl/><w:jc w:val="left"/><w:rPr><w:kern w:val="0"/><w:szCs w:val="24"/><w:lang w:val="es-CO" w:eastAsia="en-US" w:bidi="ar-SA"/><w:ins w:id="16844" w:author="Unknown Author" w:date="2026-10-30T04:17:53Z"></w:ins></w:rPr></w:pPr><w:ins w:id="16843" w:author="Unknown Author" w:date="2026-10-30T04:17:53Z"><w:r><w:rPr><w:kern w:val="0"/><w:szCs w:val="24"/><w:lang w:val="es-CO" w:eastAsia="en-US" w:bidi="ar-SA"/></w:rPr><w:t>De calendario</w:t></w:r></w:ins></w:p></w:tc><w:tc><w:tcPr><w:tcW w:w="2549" w:type="dxa"/><w:tcBorders></w:tcBorders><w:shd w:color="auto" w:fill="F7F7F7" w:val="clear"/></w:tcPr><w:p><w:pPr><w:pStyle w:val="Tabla9"/><w:widowControl/><w:jc w:val="left"/><w:rPr><w:kern w:val="0"/><w:szCs w:val="24"/><w:lang w:val="es-CO" w:eastAsia="en-US" w:bidi="ar-SA"/><w:ins w:id="16846" w:author="Unknown Author" w:date="2026-10-30T04:17:53Z"></w:ins></w:rPr></w:pPr><w:ins w:id="16845" w:author="Unknown Author" w:date="2026-10-30T04:17:53Z"><w:r><w:rPr><w:kern w:val="0"/><w:szCs w:val="24"/><w:lang w:val="es-CO" w:eastAsia="en-US" w:bidi="ar-SA"/></w:rPr><w:t>La entrega en Colombia de un lote de equipos importados por el proveedor excede doce semanas.</w:t></w:r></w:ins></w:p></w:tc><w:tc><w:tcPr><w:tcW w:w="1647" w:type="dxa"/><w:tcBorders></w:tcBorders><w:shd w:color="auto" w:fill="F7F7F7" w:val="clear"/></w:tcPr><w:p><w:pPr><w:pStyle w:val="Tabla9"/><w:widowControl/><w:jc w:val="left"/><w:rPr><w:kern w:val="0"/><w:szCs w:val="24"/><w:lang w:val="es-CO" w:eastAsia="en-US" w:bidi="ar-SA"/><w:ins w:id="16848" w:author="Unknown Author" w:date="2026-10-30T04:17:53Z"></w:ins></w:rPr></w:pPr><w:ins w:id="16847" w:author="Unknown Author" w:date="2026-10-30T04:17:53Z"><w:r><w:rPr><w:kern w:val="0"/><w:szCs w:val="24"/><w:lang w:val="es-CO" w:eastAsia="en-US" w:bidi="ar-SA"/></w:rPr><w:t>Improbable</w:t></w:r></w:ins></w:p></w:tc><w:tc><w:tcPr><w:tcW w:w="1233" w:type="dxa"/><w:tcBorders></w:tcBorders><w:shd w:color="auto" w:fill="F7F7F7" w:val="clear"/></w:tcPr><w:p><w:pPr><w:pStyle w:val="Tabla9"/><w:widowControl/><w:jc w:val="left"/><w:rPr><w:kern w:val="0"/><w:szCs w:val="24"/><w:lang w:val="es-CO" w:eastAsia="en-US" w:bidi="ar-SA"/><w:ins w:id="16850" w:author="Unknown Author" w:date="2026-10-30T04:17:53Z"></w:ins></w:rPr></w:pPr><w:ins w:id="16849" w:author="Unknown Author" w:date="2026-10-30T04:17:53Z"><w:r><w:rPr><w:kern w:val="0"/><w:szCs w:val="24"/><w:lang w:val="es-CO" w:eastAsia="en-US" w:bidi="ar-SA"/></w:rPr><w:t>Mayor</w:t></w:r></w:ins></w:p></w:tc><w:tc><w:tcPr><w:tcW w:w="2468" w:type="dxa"/><w:tcBorders></w:tcBorders><w:shd w:color="auto" w:fill="F7F7F7" w:val="clear"/></w:tcPr><w:p><w:pPr><w:pStyle w:val="Tabla9"/><w:widowControl/><w:jc w:val="left"/><w:rPr><w:kern w:val="0"/><w:szCs w:val="24"/><w:lang w:val="es-CO" w:eastAsia="en-US" w:bidi="ar-SA"/><w:ins w:id="16852" w:author="Unknown Author" w:date="2026-10-30T04:17:53Z"></w:ins></w:rPr></w:pPr><w:ins w:id="16851" w:author="Unknown Author" w:date="2026-10-30T04:17:53Z"><w:r><w:rPr><w:kern w:val="0"/><w:szCs w:val="24"/><w:lang w:val="es-CO" w:eastAsia="en-US" w:bidi="ar-SA"/></w:rPr><w:t>Orden anticipada por lote, entrega en Colombia incluida en el precio cotizado, plazo pactado en la orden de compra y lote de reserva de cabezales en el país.</w:t></w:r></w:ins></w:p></w:tc></w:tr><w:tr><w:trPr><w:ins w:id="16853" w:author="Unknown Author" w:date="2026-10-30T04:17:53Z"/><w:cantSplit w:val="true"/></w:trPr><w:tc><w:tcPr><w:tcW w:w="2057" w:type="dxa"/><w:tcBorders></w:tcBorders></w:tcPr><w:p><w:pPr><w:pStyle w:val="Tabla9"/><w:widowControl/><w:jc w:val="left"/><w:rPr><w:kern w:val="0"/><w:szCs w:val="24"/><w:lang w:val="es-CO" w:eastAsia="en-US" w:bidi="ar-SA"/><w:ins w:id="16855" w:author="Unknown Author" w:date="2026-10-30T04:17:53Z"></w:ins></w:rPr></w:pPr><w:ins w:id="16854" w:author="Unknown Author" w:date="2026-10-30T04:17:53Z"><w:r><w:rPr><w:kern w:val="0"/><w:szCs w:val="24"/><w:lang w:val="es-CO" w:eastAsia="en-US" w:bidi="ar-SA"/></w:rPr><w:t>Sanitarios</w:t></w:r></w:ins></w:p></w:tc><w:tc><w:tcPr><w:tcW w:w="2549" w:type="dxa"/><w:tcBorders></w:tcBorders></w:tcPr><w:p><w:pPr><w:pStyle w:val="Tabla9"/><w:widowControl/><w:jc w:val="left"/><w:rPr><w:kern w:val="0"/><w:szCs w:val="24"/><w:lang w:val="es-CO" w:eastAsia="en-US" w:bidi="ar-SA"/><w:ins w:id="16857" w:author="Unknown Author" w:date="2026-10-30T04:17:53Z"></w:ins></w:rPr></w:pPr><w:ins w:id="16856" w:author="Unknown Author" w:date="2026-10-30T04:17:53Z"><w:r><w:rPr><w:kern w:val="0"/><w:szCs w:val="24"/><w:lang w:val="es-CO" w:eastAsia="en-US" w:bidi="ar-SA"/></w:rPr><w:t>El personal de campo se expone al polvo y a los escombros durante la instalación y el mantenimiento.</w:t></w:r></w:ins></w:p></w:tc><w:tc><w:tcPr><w:tcW w:w="1647" w:type="dxa"/><w:tcBorders></w:tcBorders></w:tcPr><w:p><w:pPr><w:pStyle w:val="Tabla9"/><w:widowControl/><w:jc w:val="left"/><w:rPr><w:kern w:val="0"/><w:szCs w:val="24"/><w:lang w:val="es-CO" w:eastAsia="en-US" w:bidi="ar-SA"/><w:ins w:id="16859" w:author="Unknown Author" w:date="2026-10-30T04:17:53Z"></w:ins></w:rPr></w:pPr><w:ins w:id="16858" w:author="Unknown Author" w:date="2026-10-30T04:17:53Z"><w:r><w:rPr><w:kern w:val="0"/><w:szCs w:val="24"/><w:lang w:val="es-CO" w:eastAsia="en-US" w:bidi="ar-SA"/></w:rPr><w:t>Improbable</w:t></w:r></w:ins></w:p></w:tc><w:tc><w:tcPr><w:tcW w:w="1233" w:type="dxa"/><w:tcBorders></w:tcBorders></w:tcPr><w:p><w:pPr><w:pStyle w:val="Tabla9"/><w:widowControl/><w:jc w:val="left"/><w:rPr><w:kern w:val="0"/><w:szCs w:val="24"/><w:lang w:val="es-CO" w:eastAsia="en-US" w:bidi="ar-SA"/><w:ins w:id="16861" w:author="Unknown Author" w:date="2026-10-30T04:17:53Z"></w:ins></w:rPr></w:pPr><w:ins w:id="16860" w:author="Unknown Author" w:date="2026-10-30T04:17:53Z"><w:r><w:rPr><w:kern w:val="0"/><w:szCs w:val="24"/><w:lang w:val="es-CO" w:eastAsia="en-US" w:bidi="ar-SA"/></w:rPr><w:t>Moderado</w:t></w:r></w:ins></w:p></w:tc><w:tc><w:tcPr><w:tcW w:w="2468" w:type="dxa"/><w:tcBorders></w:tcBorders></w:tcPr><w:p><w:pPr><w:pStyle w:val="Tabla9"/><w:widowControl/><w:jc w:val="left"/><w:rPr><w:kern w:val="0"/><w:szCs w:val="24"/><w:lang w:val="es-CO" w:eastAsia="en-US" w:bidi="ar-SA"/><w:ins w:id="16863" w:author="Unknown Author" w:date="2026-10-30T04:17:53Z"></w:ins></w:rPr></w:pPr><w:ins w:id="16862" w:author="Unknown Author" w:date="2026-10-30T04:17:53Z"><w:r><w:rPr><w:kern w:val="0"/><w:szCs w:val="24"/><w:lang w:val="es-CO" w:eastAsia="en-US" w:bidi="ar-SA"/></w:rPr><w:t>Protocolo de seguridad y salud con respiradores N95, inducción previa y ventanas de trabajo fuera de la remoción activa.</w:t></w:r></w:ins></w:p></w:tc></w:tr><w:tr><w:trPr><w:ins w:id="16864" w:author="Unknown Author" w:date="2026-10-30T04:17:53Z"/><w:cantSplit w:val="true"/></w:trPr><w:tc><w:tcPr><w:tcW w:w="2057" w:type="dxa"/><w:tcBorders></w:tcBorders><w:shd w:color="auto" w:fill="F7F7F7" w:val="clear"/></w:tcPr><w:p><w:pPr><w:pStyle w:val="Tabla9"/><w:widowControl/><w:jc w:val="left"/><w:rPr><w:kern w:val="0"/><w:szCs w:val="24"/><w:lang w:val="es-CO" w:eastAsia="en-US" w:bidi="ar-SA"/><w:ins w:id="16866" w:author="Unknown Author" w:date="2026-10-30T04:17:53Z"></w:ins></w:rPr></w:pPr><w:ins w:id="16865" w:author="Unknown Author" w:date="2026-10-30T04:17:53Z"><w:r><w:rPr><w:kern w:val="0"/><w:szCs w:val="24"/><w:lang w:val="es-CO" w:eastAsia="en-US" w:bidi="ar-SA"/></w:rPr><w:t>Operacionales</w:t></w:r></w:ins></w:p></w:tc><w:tc><w:tcPr><w:tcW w:w="2549" w:type="dxa"/><w:tcBorders></w:tcBorders><w:shd w:color="auto" w:fill="F7F7F7" w:val="clear"/></w:tcPr><w:p><w:pPr><w:pStyle w:val="Tabla9"/><w:widowControl/><w:jc w:val="left"/><w:rPr><w:kern w:val="0"/><w:szCs w:val="24"/><w:lang w:val="es-CO" w:eastAsia="en-US" w:bidi="ar-SA"/><w:ins w:id="16868" w:author="Unknown Author" w:date="2026-10-30T04:17:53Z"></w:ins></w:rPr></w:pPr><w:ins w:id="16867" w:author="Unknown Author" w:date="2026-10-30T04:17:53Z"><w:r><w:rPr><w:kern w:val="0"/><w:szCs w:val="24"/><w:lang w:val="es-CO" w:eastAsia="en-US" w:bidi="ar-SA"/></w:rPr><w:t>Los propietarios o las autoridades no permiten medir en un número suficiente de demoliciones o remociones reales entre los meses 13 y 22.</w:t></w:r></w:ins></w:p></w:tc><w:tc><w:tcPr><w:tcW w:w="1647" w:type="dxa"/><w:tcBorders></w:tcBorders><w:shd w:color="auto" w:fill="F7F7F7" w:val="clear"/></w:tcPr><w:p><w:pPr><w:pStyle w:val="Tabla9"/><w:widowControl/><w:jc w:val="left"/><w:rPr><w:kern w:val="0"/><w:szCs w:val="24"/><w:lang w:val="es-CO" w:eastAsia="en-US" w:bidi="ar-SA"/><w:ins w:id="16870" w:author="Unknown Author" w:date="2026-10-30T04:17:53Z"></w:ins></w:rPr></w:pPr><w:ins w:id="16869" w:author="Unknown Author" w:date="2026-10-30T04:17:53Z"><w:r><w:rPr><w:kern w:val="0"/><w:szCs w:val="24"/><w:lang w:val="es-CO" w:eastAsia="en-US" w:bidi="ar-SA"/></w:rPr><w:t>Probable</w:t></w:r></w:ins></w:p></w:tc><w:tc><w:tcPr><w:tcW w:w="1233" w:type="dxa"/><w:tcBorders></w:tcBorders><w:shd w:color="auto" w:fill="F7F7F7" w:val="clear"/></w:tcPr><w:p><w:pPr><w:pStyle w:val="Tabla9"/><w:widowControl/><w:jc w:val="left"/><w:rPr><w:kern w:val="0"/><w:szCs w:val="24"/><w:lang w:val="es-CO" w:eastAsia="en-US" w:bidi="ar-SA"/><w:ins w:id="16872" w:author="Unknown Author" w:date="2026-10-30T04:17:53Z"></w:ins></w:rPr></w:pPr><w:ins w:id="16871" w:author="Unknown Author" w:date="2026-10-30T04:17:53Z"><w:r><w:rPr><w:kern w:val="0"/><w:szCs w:val="24"/><w:lang w:val="es-CO" w:eastAsia="en-US" w:bidi="ar-SA"/></w:rPr><w:t>Mayor</w:t></w:r></w:ins></w:p></w:tc><w:tc><w:tcPr><w:tcW w:w="2468" w:type="dxa"/><w:tcBorders></w:tcBorders><w:shd w:color="auto" w:fill="F7F7F7" w:val="clear"/></w:tcPr><w:p><w:pPr><w:pStyle w:val="Tabla9"/><w:widowControl/><w:jc w:val="left"/><w:rPr><w:kern w:val="0"/><w:szCs w:val="24"/><w:lang w:val="es-CO" w:eastAsia="en-US" w:bidi="ar-SA"/><w:ins w:id="16874" w:author="Unknown Author" w:date="2026-10-30T04:17:53Z"></w:ins></w:rPr></w:pPr><w:ins w:id="16873" w:author="Unknown Author" w:date="2026-10-30T04:17:53Z"><w:r><w:rPr><w:kern w:val="0"/><w:szCs w:val="24"/><w:lang w:val="es-CO" w:eastAsia="en-US" w:bidi="ar-SA"/></w:rPr><w:t>Acuerdo con consejos y municipios para anunciar cada demolición con 15 días de antelación, uso de remociones de menor escala y de sitios de prueba como respaldo, y regla mínima de seis eventos válidos en nueve campañas.</w:t></w:r></w:ins></w:p></w:tc></w:tr><w:tr><w:trPr><w:ins w:id="16875" w:author="Unknown Author" w:date="2026-10-30T04:17:53Z"/><w:cantSplit w:val="true"/></w:trPr><w:tc><w:tcPr><w:tcW w:w="2057" w:type="dxa"/><w:tcBorders></w:tcBorders></w:tcPr><w:p><w:pPr><w:pStyle w:val="Tabla9"/><w:widowControl/><w:jc w:val="left"/><w:rPr><w:kern w:val="0"/><w:szCs w:val="24"/><w:lang w:val="es-CO" w:eastAsia="en-US" w:bidi="ar-SA"/><w:ins w:id="16877" w:author="Unknown Author" w:date="2026-10-30T04:17:53Z"></w:ins></w:rPr></w:pPr><w:ins w:id="16876" w:author="Unknown Author" w:date="2026-10-30T04:17:53Z"><w:r><w:rPr><w:kern w:val="0"/><w:szCs w:val="24"/><w:lang w:val="es-CO" w:eastAsia="en-US" w:bidi="ar-SA"/></w:rPr><w:t>Operacionales</w:t></w:r></w:ins></w:p></w:tc><w:tc><w:tcPr><w:tcW w:w="2549" w:type="dxa"/><w:tcBorders></w:tcBorders></w:tcPr><w:p><w:pPr><w:pStyle w:val="Tabla9"/><w:widowControl/><w:jc w:val="left"/><w:rPr><w:kern w:val="0"/><w:szCs w:val="24"/><w:lang w:val="es-CO" w:eastAsia="en-US" w:bidi="ar-SA"/><w:ins w:id="16879" w:author="Unknown Author" w:date="2026-10-30T04:17:53Z"></w:ins></w:rPr></w:pPr><w:ins w:id="16878" w:author="Unknown Author" w:date="2026-10-30T04:17:53Z"><w:r><w:rPr><w:kern w:val="0"/><w:szCs w:val="24"/><w:lang w:val="es-CO" w:eastAsia="en-US" w:bidi="ar-SA"/></w:rPr><w:t>El gemelo predictivo no alcanza el desempeño fijado (FAC2 ≥ 0,5 y sesgo fraccional absoluto ≤ 0,3 en promedios de 24 horas).</w:t></w:r></w:ins></w:p></w:tc><w:tc><w:tcPr><w:tcW w:w="1647" w:type="dxa"/><w:tcBorders></w:tcBorders></w:tcPr><w:p><w:pPr><w:pStyle w:val="Tabla9"/><w:widowControl/><w:jc w:val="left"/><w:rPr><w:kern w:val="0"/><w:szCs w:val="24"/><w:lang w:val="es-CO" w:eastAsia="en-US" w:bidi="ar-SA"/><w:ins w:id="16881" w:author="Unknown Author" w:date="2026-10-30T04:17:53Z"></w:ins></w:rPr></w:pPr><w:ins w:id="16880" w:author="Unknown Author" w:date="2026-10-30T04:17:53Z"><w:r><w:rPr><w:kern w:val="0"/><w:szCs w:val="24"/><w:lang w:val="es-CO" w:eastAsia="en-US" w:bidi="ar-SA"/></w:rPr><w:t>Improbable</w:t></w:r></w:ins></w:p></w:tc><w:tc><w:tcPr><w:tcW w:w="1233" w:type="dxa"/><w:tcBorders></w:tcBorders></w:tcPr><w:p><w:pPr><w:pStyle w:val="Tabla9"/><w:widowControl/><w:jc w:val="left"/><w:rPr><w:kern w:val="0"/><w:szCs w:val="24"/><w:lang w:val="es-CO" w:eastAsia="en-US" w:bidi="ar-SA"/><w:ins w:id="16883" w:author="Unknown Author" w:date="2026-10-30T04:17:53Z"></w:ins></w:rPr></w:pPr><w:ins w:id="16882" w:author="Unknown Author" w:date="2026-10-30T04:17:53Z"><w:r><w:rPr><w:kern w:val="0"/><w:szCs w:val="24"/><w:lang w:val="es-CO" w:eastAsia="en-US" w:bidi="ar-SA"/></w:rPr><w:t>Mayor</w:t></w:r></w:ins></w:p></w:tc><w:tc><w:tcPr><w:tcW w:w="2468" w:type="dxa"/><w:tcBorders></w:tcBorders></w:tcPr><w:p><w:pPr><w:pStyle w:val="Tabla9"/><w:widowControl/><w:jc w:val="left"/><w:rPr><w:kern w:val="0"/><w:szCs w:val="24"/><w:lang w:val="es-CO" w:eastAsia="en-US" w:bidi="ar-SA"/><w:ins w:id="16885" w:author="Unknown Author" w:date="2026-10-30T04:17:53Z"></w:ins></w:rPr></w:pPr><w:ins w:id="16884" w:author="Unknown Author" w:date="2026-10-30T04:17:53Z"><w:r><w:rPr><w:kern w:val="0"/><w:szCs w:val="24"/><w:lang w:val="es-CO" w:eastAsia="en-US" w:bidi="ar-SA"/></w:rPr><w:t>Calibración por etapas con la campaña piloto, comparación del modelo sustituto con el modelo físico, verificación independiente y restricción del uso del resultado al dominio validado, con el desempeño real informado.</w:t></w:r></w:ins></w:p></w:tc></w:tr><w:tr><w:trPr><w:ins w:id="16886" w:author="Unknown Author" w:date="2026-10-30T04:17:53Z"/><w:cantSplit w:val="true"/></w:trPr><w:tc><w:tcPr><w:tcW w:w="2057" w:type="dxa"/><w:tcBorders></w:tcBorders><w:shd w:color="auto" w:fill="F7F7F7" w:val="clear"/></w:tcPr><w:p><w:pPr><w:pStyle w:val="Tabla9"/><w:widowControl/><w:jc w:val="left"/><w:rPr><w:kern w:val="0"/><w:szCs w:val="24"/><w:lang w:val="es-CO" w:eastAsia="en-US" w:bidi="ar-SA"/><w:ins w:id="16888" w:author="Unknown Author" w:date="2026-10-30T04:17:53Z"></w:ins></w:rPr></w:pPr><w:ins w:id="16887" w:author="Unknown Author" w:date="2026-10-30T04:17:53Z"><w:r><w:rPr><w:kern w:val="0"/><w:szCs w:val="24"/><w:lang w:val="es-CO" w:eastAsia="en-US" w:bidi="ar-SA"/></w:rPr><w:t>Operacionales</w:t></w:r></w:ins></w:p></w:tc><w:tc><w:tcPr><w:tcW w:w="2549" w:type="dxa"/><w:tcBorders></w:tcBorders><w:shd w:color="auto" w:fill="F7F7F7" w:val="clear"/></w:tcPr><w:p><w:pPr><w:pStyle w:val="Tabla9"/><w:widowControl/><w:jc w:val="left"/><w:rPr><w:kern w:val="0"/><w:szCs w:val="24"/><w:lang w:val="es-CO" w:eastAsia="en-US" w:bidi="ar-SA"/><w:ins w:id="16890" w:author="Unknown Author" w:date="2026-10-30T04:17:53Z"></w:ins></w:rPr></w:pPr><w:ins w:id="16889" w:author="Unknown Author" w:date="2026-10-30T04:17:53Z"><w:r><w:rPr><w:kern w:val="0"/><w:szCs w:val="24"/><w:lang w:val="es-CO" w:eastAsia="en-US" w:bidi="ar-SA"/></w:rPr><w:t>Los datos de entrada del modelo (geometría, material, método de demolición o meteorología) faltan o son de baja calidad.</w:t></w:r></w:ins></w:p></w:tc><w:tc><w:tcPr><w:tcW w:w="1647" w:type="dxa"/><w:tcBorders></w:tcBorders><w:shd w:color="auto" w:fill="F7F7F7" w:val="clear"/></w:tcPr><w:p><w:pPr><w:pStyle w:val="Tabla9"/><w:widowControl/><w:jc w:val="left"/><w:rPr><w:kern w:val="0"/><w:szCs w:val="24"/><w:lang w:val="es-CO" w:eastAsia="en-US" w:bidi="ar-SA"/><w:ins w:id="16892" w:author="Unknown Author" w:date="2026-10-30T04:17:53Z"></w:ins></w:rPr></w:pPr><w:ins w:id="16891" w:author="Unknown Author" w:date="2026-10-30T04:17:53Z"><w:r><w:rPr><w:kern w:val="0"/><w:szCs w:val="24"/><w:lang w:val="es-CO" w:eastAsia="en-US" w:bidi="ar-SA"/></w:rPr><w:t>Improbable</w:t></w:r></w:ins></w:p></w:tc><w:tc><w:tcPr><w:tcW w:w="1233" w:type="dxa"/><w:tcBorders></w:tcBorders><w:shd w:color="auto" w:fill="F7F7F7" w:val="clear"/></w:tcPr><w:p><w:pPr><w:pStyle w:val="Tabla9"/><w:widowControl/><w:jc w:val="left"/><w:rPr><w:kern w:val="0"/><w:szCs w:val="24"/><w:lang w:val="es-CO" w:eastAsia="en-US" w:bidi="ar-SA"/><w:ins w:id="16894" w:author="Unknown Author" w:date="2026-10-30T04:17:53Z"></w:ins></w:rPr></w:pPr><w:ins w:id="16893" w:author="Unknown Author" w:date="2026-10-30T04:17:53Z"><w:r><w:rPr><w:kern w:val="0"/><w:szCs w:val="24"/><w:lang w:val="es-CO" w:eastAsia="en-US" w:bidi="ar-SA"/></w:rPr><w:t>Moderado</w:t></w:r></w:ins></w:p></w:tc><w:tc><w:tcPr><w:tcW w:w="2468" w:type="dxa"/><w:tcBorders></w:tcBorders><w:shd w:color="auto" w:fill="F7F7F7" w:val="clear"/></w:tcPr><w:p><w:pPr><w:pStyle w:val="Tabla9"/><w:widowControl/><w:jc w:val="left"/><w:rPr><w:kern w:val="0"/><w:szCs w:val="24"/><w:lang w:val="es-CO" w:eastAsia="en-US" w:bidi="ar-SA"/><w:ins w:id="16896" w:author="Unknown Author" w:date="2026-10-30T04:17:53Z"></w:ins></w:rPr></w:pPr><w:ins w:id="16895" w:author="Unknown Author" w:date="2026-10-30T04:17:53Z"><w:r><w:rPr><w:kern w:val="0"/><w:szCs w:val="24"/><w:lang w:val="es-CO" w:eastAsia="en-US" w:bidi="ar-SA"/></w:rPr><w:t>Levantamiento con dron antes de cada evento, cuatro estaciones meteorológicas propias, inventario de emisión expresado en rangos y resultados presentados como escenarios.</w:t></w:r></w:ins></w:p></w:tc></w:tr><w:tr><w:trPr><w:ins w:id="16897" w:author="Unknown Author" w:date="2026-10-30T04:17:53Z"/><w:cantSplit w:val="true"/></w:trPr><w:tc><w:tcPr><w:tcW w:w="2057" w:type="dxa"/><w:tcBorders></w:tcBorders></w:tcPr><w:p><w:pPr><w:pStyle w:val="Tabla9"/><w:widowControl/><w:jc w:val="left"/><w:rPr><w:kern w:val="0"/><w:szCs w:val="24"/><w:lang w:val="es-CO" w:eastAsia="en-US" w:bidi="ar-SA"/><w:ins w:id="16899" w:author="Unknown Author" w:date="2026-10-30T04:17:53Z"></w:ins></w:rPr></w:pPr><w:ins w:id="16898" w:author="Unknown Author" w:date="2026-10-30T04:17:53Z"><w:r><w:rPr><w:kern w:val="0"/><w:szCs w:val="24"/><w:lang w:val="es-CO" w:eastAsia="en-US" w:bidi="ar-SA"/></w:rPr><w:t>Legales</w:t></w:r></w:ins></w:p></w:tc><w:tc><w:tcPr><w:tcW w:w="2549" w:type="dxa"/><w:tcBorders></w:tcBorders></w:tcPr><w:p><w:pPr><w:pStyle w:val="Tabla9"/><w:widowControl/><w:jc w:val="left"/><w:rPr><w:kern w:val="0"/><w:szCs w:val="24"/><w:lang w:val="es-CO" w:eastAsia="en-US" w:bidi="ar-SA"/><w:ins w:id="16901" w:author="Unknown Author" w:date="2026-10-30T04:17:53Z"></w:ins></w:rPr></w:pPr><w:ins w:id="16900" w:author="Unknown Author" w:date="2026-10-30T04:17:53Z"><w:r><w:rPr><w:kern w:val="0"/><w:szCs w:val="24"/><w:lang w:val="es-CO" w:eastAsia="en-US" w:bidi="ar-SA"/></w:rPr><w:t>El resultado del laboratorio se interpreta como autorización de demolición, licencia o prueba de responsabilidad.</w:t></w:r></w:ins></w:p></w:tc><w:tc><w:tcPr><w:tcW w:w="1647" w:type="dxa"/><w:tcBorders></w:tcBorders></w:tcPr><w:p><w:pPr><w:pStyle w:val="Tabla9"/><w:widowControl/><w:jc w:val="left"/><w:rPr><w:kern w:val="0"/><w:szCs w:val="24"/><w:lang w:val="es-CO" w:eastAsia="en-US" w:bidi="ar-SA"/><w:ins w:id="16903" w:author="Unknown Author" w:date="2026-10-30T04:17:53Z"></w:ins></w:rPr></w:pPr><w:ins w:id="16902" w:author="Unknown Author" w:date="2026-10-30T04:17:53Z"><w:r><w:rPr><w:kern w:val="0"/><w:szCs w:val="24"/><w:lang w:val="es-CO" w:eastAsia="en-US" w:bidi="ar-SA"/></w:rPr><w:t>Improbable</w:t></w:r></w:ins></w:p></w:tc><w:tc><w:tcPr><w:tcW w:w="1233" w:type="dxa"/><w:tcBorders></w:tcBorders></w:tcPr><w:p><w:pPr><w:pStyle w:val="Tabla9"/><w:widowControl/><w:jc w:val="left"/><w:rPr><w:kern w:val="0"/><w:szCs w:val="24"/><w:lang w:val="es-CO" w:eastAsia="en-US" w:bidi="ar-SA"/><w:ins w:id="16905" w:author="Unknown Author" w:date="2026-10-30T04:17:53Z"></w:ins></w:rPr></w:pPr><w:ins w:id="16904" w:author="Unknown Author" w:date="2026-10-30T04:17:53Z"><w:r><w:rPr><w:kern w:val="0"/><w:szCs w:val="24"/><w:lang w:val="es-CO" w:eastAsia="en-US" w:bidi="ar-SA"/></w:rPr><w:t>Mayor</w:t></w:r></w:ins></w:p></w:tc><w:tc><w:tcPr><w:tcW w:w="2468" w:type="dxa"/><w:tcBorders></w:tcBorders></w:tcPr><w:p><w:pPr><w:pStyle w:val="Tabla9"/><w:widowControl/><w:jc w:val="left"/><w:rPr><w:kern w:val="0"/><w:szCs w:val="24"/><w:lang w:val="es-CO" w:eastAsia="en-US" w:bidi="ar-SA"/><w:ins w:id="16907" w:author="Unknown Author" w:date="2026-10-30T04:17:53Z"></w:ins></w:rPr></w:pPr><w:ins w:id="16906" w:author="Unknown Author" w:date="2026-10-30T04:17:53Z"><w:r><w:rPr><w:kern w:val="0"/><w:szCs w:val="24"/><w:lang w:val="es-CO" w:eastAsia="en-US" w:bidi="ar-SA"/></w:rPr><w:t>El protocolo define el resultado como estimación de apoyo a la decisión, con advertencia expresa de alcance, convenio de uso con cada municipio y revisión jurídica previa a la adopción.</w:t></w:r></w:ins></w:p></w:tc></w:tr><w:tr><w:trPr><w:ins w:id="16908" w:author="Unknown Author" w:date="2026-10-30T04:17:53Z"/><w:cantSplit w:val="true"/></w:trPr><w:tc><w:tcPr><w:tcW w:w="2057" w:type="dxa"/><w:tcBorders></w:tcBorders><w:shd w:color="auto" w:fill="F7F7F7" w:val="clear"/></w:tcPr><w:p><w:pPr><w:pStyle w:val="Tabla9"/><w:widowControl/><w:jc w:val="left"/><w:rPr><w:kern w:val="0"/><w:szCs w:val="24"/><w:lang w:val="es-CO" w:eastAsia="en-US" w:bidi="ar-SA"/><w:ins w:id="16910" w:author="Unknown Author" w:date="2026-10-30T04:17:53Z"></w:ins></w:rPr></w:pPr><w:ins w:id="16909" w:author="Unknown Author" w:date="2026-10-30T04:17:53Z"><w:r><w:rPr><w:kern w:val="0"/><w:szCs w:val="24"/><w:lang w:val="es-CO" w:eastAsia="en-US" w:bidi="ar-SA"/></w:rPr><w:t>Operacionales</w:t></w:r></w:ins></w:p></w:tc><w:tc><w:tcPr><w:tcW w:w="2549" w:type="dxa"/><w:tcBorders></w:tcBorders><w:shd w:color="auto" w:fill="F7F7F7" w:val="clear"/></w:tcPr><w:p><w:pPr><w:pStyle w:val="Tabla9"/><w:widowControl/><w:jc w:val="left"/><w:rPr><w:kern w:val="0"/><w:szCs w:val="24"/><w:lang w:val="es-CO" w:eastAsia="en-US" w:bidi="ar-SA"/><w:ins w:id="16912" w:author="Unknown Author" w:date="2026-10-30T04:17:53Z"></w:ins></w:rPr></w:pPr><w:ins w:id="16911" w:author="Unknown Author" w:date="2026-10-30T04:17:53Z"><w:r><w:rPr><w:kern w:val="0"/><w:szCs w:val="24"/><w:lang w:val="es-CO" w:eastAsia="en-US" w:bidi="ar-SA"/></w:rPr><w:t>El conjunto de referencia es único y rota entre los dos municipios, de modo que cada municipio tiene menos tiempo de colocalización.</w:t></w:r></w:ins></w:p></w:tc><w:tc><w:tcPr><w:tcW w:w="1647" w:type="dxa"/><w:tcBorders></w:tcBorders><w:shd w:color="auto" w:fill="F7F7F7" w:val="clear"/></w:tcPr><w:p><w:pPr><w:pStyle w:val="Tabla9"/><w:widowControl/><w:jc w:val="left"/><w:rPr><w:kern w:val="0"/><w:szCs w:val="24"/><w:lang w:val="es-CO" w:eastAsia="en-US" w:bidi="ar-SA"/><w:ins w:id="16914" w:author="Unknown Author" w:date="2026-10-30T04:17:53Z"></w:ins></w:rPr></w:pPr><w:ins w:id="16913" w:author="Unknown Author" w:date="2026-10-30T04:17:53Z"><w:r><w:rPr><w:kern w:val="0"/><w:szCs w:val="24"/><w:lang w:val="es-CO" w:eastAsia="en-US" w:bidi="ar-SA"/></w:rPr><w:t>Improbable</w:t></w:r></w:ins></w:p></w:tc><w:tc><w:tcPr><w:tcW w:w="1233" w:type="dxa"/><w:tcBorders></w:tcBorders><w:shd w:color="auto" w:fill="F7F7F7" w:val="clear"/></w:tcPr><w:p><w:pPr><w:pStyle w:val="Tabla9"/><w:widowControl/><w:jc w:val="left"/><w:rPr><w:kern w:val="0"/><w:szCs w:val="24"/><w:lang w:val="es-CO" w:eastAsia="en-US" w:bidi="ar-SA"/><w:ins w:id="16916" w:author="Unknown Author" w:date="2026-10-30T04:17:53Z"></w:ins></w:rPr></w:pPr><w:ins w:id="16915" w:author="Unknown Author" w:date="2026-10-30T04:17:53Z"><w:r><w:rPr><w:kern w:val="0"/><w:szCs w:val="24"/><w:lang w:val="es-CO" w:eastAsia="en-US" w:bidi="ar-SA"/></w:rPr><w:t>Mayor</w:t></w:r></w:ins></w:p></w:tc><w:tc><w:tcPr><w:tcW w:w="2468" w:type="dxa"/><w:tcBorders></w:tcBorders><w:shd w:color="auto" w:fill="F7F7F7" w:val="clear"/></w:tcPr><w:p><w:pPr><w:pStyle w:val="Tabla9"/><w:widowControl/><w:jc w:val="left"/><w:rPr><w:kern w:val="0"/><w:szCs w:val="24"/><w:lang w:val="es-CO" w:eastAsia="en-US" w:bidi="ar-SA"/><w:ins w:id="16918" w:author="Unknown Author" w:date="2026-10-30T04:17:53Z"></w:ins></w:rPr></w:pPr><w:ins w:id="16917" w:author="Unknown Author" w:date="2026-10-30T04:17:53Z"><w:r><w:rPr><w:kern w:val="0"/><w:szCs w:val="24"/><w:lang w:val="es-CO" w:eastAsia="en-US" w:bidi="ar-SA"/></w:rPr><w:t>Calendario de rotación con una ventana mínima por municipio en cada tramo, caracterización previa de cada lote en el banco de calibración y contraste en campo con los monitores portátiles de referencia equivalente.</w:t></w:r></w:ins></w:p></w:tc></w:tr><w:tr><w:trPr><w:ins w:id="16919" w:author="Unknown Author" w:date="2026-10-30T04:17:53Z"/><w:cantSplit w:val="true"/></w:trPr><w:tc><w:tcPr><w:tcW w:w="2057" w:type="dxa"/><w:tcBorders><w:bottom w:val="single" w:sz="12" w:space="0" w:color="2A3439"/></w:tcBorders></w:tcPr><w:p><w:pPr><w:pStyle w:val="Tabla9"/><w:keepNext w:val="true"/><w:widowControl/><w:jc w:val="left"/><w:rPr><w:kern w:val="0"/><w:szCs w:val="24"/><w:lang w:val="es-CO" w:eastAsia="en-US" w:bidi="ar-SA"/><w:ins w:id="16921" w:author="Unknown Author" w:date="2026-10-30T04:17:53Z"></w:ins></w:rPr></w:pPr><w:ins w:id="16920" w:author="Unknown Author" w:date="2026-10-30T04:17:53Z"><w:r><w:rPr><w:kern w:val="0"/><w:szCs w:val="24"/><w:lang w:val="es-CO" w:eastAsia="en-US" w:bidi="ar-SA"/></w:rPr><w:t>De costos</w:t></w:r></w:ins></w:p></w:tc><w:tc><w:tcPr><w:tcW w:w="2549" w:type="dxa"/><w:tcBorders><w:bottom w:val="single" w:sz="12" w:space="0" w:color="2A3439"/></w:tcBorders></w:tcPr><w:p><w:pPr><w:pStyle w:val="Tabla9"/><w:keepNext w:val="true"/><w:widowControl/><w:jc w:val="left"/><w:rPr><w:kern w:val="0"/><w:szCs w:val="24"/><w:lang w:val="es-CO" w:eastAsia="en-US" w:bidi="ar-SA"/><w:ins w:id="16923" w:author="Unknown Author" w:date="2026-10-30T04:17:53Z"></w:ins></w:rPr></w:pPr><w:ins w:id="16922" w:author="Unknown Author" w:date="2026-10-30T04:17:53Z"><w:r><w:rPr><w:kern w:val="0"/><w:szCs w:val="24"/><w:lang w:val="es-CO" w:eastAsia="en-US" w:bidi="ar-SA"/></w:rPr><w:t>Las cotizaciones seleccionadas de nodos, banco de calibración y conjunto de referencia dependen de un proveedor por bien y pueden variar o no mantenerse.</w:t></w:r></w:ins></w:p></w:tc><w:tc><w:tcPr><w:tcW w:w="1647" w:type="dxa"/><w:tcBorders><w:bottom w:val="single" w:sz="12" w:space="0" w:color="2A3439"/></w:tcBorders></w:tcPr><w:p><w:pPr><w:pStyle w:val="Tabla9"/><w:keepNext w:val="true"/><w:widowControl/><w:jc w:val="left"/><w:rPr><w:kern w:val="0"/><w:szCs w:val="24"/><w:lang w:val="es-CO" w:eastAsia="en-US" w:bidi="ar-SA"/><w:ins w:id="16925" w:author="Unknown Author" w:date="2026-10-30T04:17:53Z"></w:ins></w:rPr></w:pPr><w:ins w:id="16924" w:author="Unknown Author" w:date="2026-10-30T04:17:53Z"><w:r><w:rPr><w:kern w:val="0"/><w:szCs w:val="24"/><w:lang w:val="es-CO" w:eastAsia="en-US" w:bidi="ar-SA"/></w:rPr><w:t>Improbable</w:t></w:r></w:ins></w:p></w:tc><w:tc><w:tcPr><w:tcW w:w="1233" w:type="dxa"/><w:tcBorders><w:bottom w:val="single" w:sz="12" w:space="0" w:color="2A3439"/></w:tcBorders></w:tcPr><w:p><w:pPr><w:pStyle w:val="Tabla9"/><w:keepNext w:val="true"/><w:widowControl/><w:jc w:val="left"/><w:rPr><w:kern w:val="0"/><w:szCs w:val="24"/><w:lang w:val="es-CO" w:eastAsia="en-US" w:bidi="ar-SA"/><w:ins w:id="16927" w:author="Unknown Author" w:date="2026-10-30T04:17:53Z"></w:ins></w:rPr></w:pPr><w:ins w:id="16926" w:author="Unknown Author" w:date="2026-10-30T04:17:53Z"><w:r><w:rPr><w:kern w:val="0"/><w:szCs w:val="24"/><w:lang w:val="es-CO" w:eastAsia="en-US" w:bidi="ar-SA"/></w:rPr><w:t>Mayor</w:t></w:r></w:ins></w:p></w:tc><w:tc><w:tcPr><w:tcW w:w="2468" w:type="dxa"/><w:tcBorders><w:bottom w:val="single" w:sz="12" w:space="0" w:color="2A3439"/></w:tcBorders></w:tcPr><w:p><w:pPr><w:pStyle w:val="Tabla9"/><w:keepNext w:val="true"/><w:widowControl/><w:jc w:val="left"/><w:rPr><w:kern w:val="0"/><w:szCs w:val="24"/><w:lang w:val="es-CO" w:eastAsia="en-US" w:bidi="ar-SA"/><w:ins w:id="16929" w:author="Unknown Author" w:date="2026-10-30T04:17:53Z"></w:ins></w:rPr></w:pPr><w:ins w:id="16928" w:author="Unknown Author" w:date="2026-10-30T04:17:53Z"><w:r><w:rPr><w:kern w:val="0"/><w:szCs w:val="24"/><w:lang w:val="es-CO" w:eastAsia="en-US" w:bidi="ar-SA"/></w:rPr><w:t>Dos cotizaciones comparables por bien al radicar, especificación funcional abierta, compra por tramo y tasa de cambio presupuestal de 4.000 COP por dólar en el Anexo 3.</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057"/><w:gridCol w:w="2549"/><w:gridCol w:w="1647"/><w:gridCol w:w="1233"/><w:gridCol w:w="2468"/></w:tblGrid><w:tr><w:trPr><w:tblHeader w:val="true"/><w:del w:id="16930" w:author="Unknown Author" w:date="2026-10-30T04:17:53Z"/><w:cantSplit w:val="true"/></w:trPr><w:tc><w:tcPr><w:tcW w:w="205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6932" w:author="Unknown Author" w:date="2026-10-30T04:17:53Z"></w:del></w:rPr></w:pPr><w:del w:id="16931" w:author="Unknown Author" w:date="2026-10-30T04:17:53Z"><w:r><w:rPr><w:b/><w:kern w:val="0"/><w:szCs w:val="24"/><w:lang w:val="es-CO" w:eastAsia="en-US" w:bidi="ar-SA"/></w:rPr><w:delText>Tipo de riesgo</w:delText></w:r></w:del></w:p></w:tc><w:tc><w:tcPr><w:tcW w:w="254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6934" w:author="Unknown Author" w:date="2026-10-30T04:17:53Z"></w:del></w:rPr></w:pPr><w:del w:id="16933" w:author="Unknown Author" w:date="2026-10-30T04:17:53Z"><w:r><w:rPr><w:b/><w:kern w:val="0"/><w:szCs w:val="24"/><w:lang w:val="es-CO" w:eastAsia="en-US" w:bidi="ar-SA"/></w:rPr><w:delText>Descripción del riesgo</w:delText></w:r></w:del></w:p></w:tc><w:tc><w:tcPr><w:tcW w:w="164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6936" w:author="Unknown Author" w:date="2026-10-30T04:17:53Z"></w:del></w:rPr></w:pPr><w:del w:id="16935" w:author="Unknown Author" w:date="2026-10-30T04:17:53Z"><w:r><w:rPr><w:b/><w:kern w:val="0"/><w:szCs w:val="24"/><w:lang w:val="es-CO" w:eastAsia="en-US" w:bidi="ar-SA"/></w:rPr><w:delText>Probabilidad</w:delText></w:r></w:del></w:p></w:tc><w:tc><w:tcPr><w:tcW w:w="123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6938" w:author="Unknown Author" w:date="2026-10-30T04:17:53Z"></w:del></w:rPr></w:pPr><w:del w:id="16937" w:author="Unknown Author" w:date="2026-10-30T04:17:53Z"><w:r><w:rPr><w:b/><w:kern w:val="0"/><w:szCs w:val="24"/><w:lang w:val="es-CO" w:eastAsia="en-US" w:bidi="ar-SA"/></w:rPr><w:delText>Impacto</w:delText></w:r></w:del></w:p></w:tc><w:tc><w:tcPr><w:tcW w:w="246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6940" w:author="Unknown Author" w:date="2026-10-30T04:17:53Z"></w:del></w:rPr></w:pPr><w:del w:id="16939" w:author="Unknown Author" w:date="2026-10-30T04:17:53Z"><w:r><w:rPr><w:b/><w:kern w:val="0"/><w:szCs w:val="24"/><w:lang w:val="es-CO" w:eastAsia="en-US" w:bidi="ar-SA"/></w:rPr><w:delText>Medidas de mitigación</w:delText></w:r></w:del></w:p></w:tc></w:tr><w:tr><w:trPr><w:del w:id="16941" w:author="Unknown Author" w:date="2026-10-30T04:17:53Z"/><w:cantSplit w:val="true"/></w:trPr><w:tc><w:tcPr><w:tcW w:w="2057" w:type="dxa"/><w:tcBorders></w:tcBorders></w:tcPr><w:p><w:pPr><w:pStyle w:val="Tabla9"/><w:widowControl/><w:jc w:val="left"/><w:rPr><w:kern w:val="0"/><w:szCs w:val="24"/><w:lang w:val="es-CO" w:eastAsia="en-US" w:bidi="ar-SA"/><w:del w:id="16943" w:author="Unknown Author" w:date="2026-10-30T04:17:53Z"></w:del></w:rPr></w:pPr><w:del w:id="16942" w:author="Unknown Author" w:date="2026-10-30T04:17:53Z"><w:r><w:rPr><w:kern w:val="0"/><w:szCs w:val="24"/><w:lang w:val="es-CO" w:eastAsia="en-US" w:bidi="ar-SA"/></w:rPr><w:delText>Operacionales</w:delText></w:r></w:del></w:p></w:tc><w:tc><w:tcPr><w:tcW w:w="2549" w:type="dxa"/><w:tcBorders></w:tcBorders></w:tcPr><w:p><w:pPr><w:pStyle w:val="Tabla9"/><w:widowControl/><w:jc w:val="left"/><w:rPr><w:kern w:val="0"/><w:szCs w:val="24"/><w:lang w:val="es-CO" w:eastAsia="en-US" w:bidi="ar-SA"/><w:del w:id="16945" w:author="Unknown Author" w:date="2026-10-30T04:17:53Z"></w:del></w:rPr></w:pPr><w:del w:id="16944" w:author="Unknown Author" w:date="2026-10-30T04:17:53Z"><w:r><w:rPr><w:kern w:val="0"/><w:szCs w:val="24"/><w:lang w:val="es-CO" w:eastAsia="en-US" w:bidi="ar-SA"/></w:rPr><w:delText>La humedad y el polvo saturan los cabezales ópticos y sesgan PM2,5 y PM10.</w:delText></w:r></w:del></w:p></w:tc><w:tc><w:tcPr><w:tcW w:w="1647" w:type="dxa"/><w:tcBorders></w:tcBorders></w:tcPr><w:p><w:pPr><w:pStyle w:val="Tabla9"/><w:widowControl/><w:jc w:val="left"/><w:rPr><w:kern w:val="0"/><w:szCs w:val="24"/><w:lang w:val="es-CO" w:eastAsia="en-US" w:bidi="ar-SA"/><w:del w:id="16947" w:author="Unknown Author" w:date="2026-10-30T04:17:53Z"></w:del></w:rPr></w:pPr><w:del w:id="16946" w:author="Unknown Author" w:date="2026-10-30T04:17:53Z"><w:r><w:rPr><w:kern w:val="0"/><w:szCs w:val="24"/><w:lang w:val="es-CO" w:eastAsia="en-US" w:bidi="ar-SA"/></w:rPr><w:delText>Probable</w:delText></w:r></w:del></w:p></w:tc><w:tc><w:tcPr><w:tcW w:w="1233" w:type="dxa"/><w:tcBorders></w:tcBorders></w:tcPr><w:p><w:pPr><w:pStyle w:val="Tabla9"/><w:widowControl/><w:jc w:val="left"/><w:rPr><w:kern w:val="0"/><w:szCs w:val="24"/><w:lang w:val="es-CO" w:eastAsia="en-US" w:bidi="ar-SA"/><w:del w:id="16949" w:author="Unknown Author" w:date="2026-10-30T04:17:53Z"></w:del></w:rPr></w:pPr><w:del w:id="16948" w:author="Unknown Author" w:date="2026-10-30T04:17:53Z"><w:r><w:rPr><w:kern w:val="0"/><w:szCs w:val="24"/><w:lang w:val="es-CO" w:eastAsia="en-US" w:bidi="ar-SA"/></w:rPr><w:delText>Mayor</w:delText></w:r></w:del></w:p></w:tc><w:tc><w:tcPr><w:tcW w:w="2468" w:type="dxa"/><w:tcBorders></w:tcBorders></w:tcPr><w:p><w:pPr><w:pStyle w:val="Tabla9"/><w:widowControl/><w:jc w:val="left"/><w:rPr><w:kern w:val="0"/><w:szCs w:val="24"/><w:lang w:val="es-CO" w:eastAsia="en-US" w:bidi="ar-SA"/><w:del w:id="16951" w:author="Unknown Author" w:date="2026-10-30T04:17:53Z"></w:del></w:rPr></w:pPr><w:del w:id="16950" w:author="Unknown Author" w:date="2026-10-30T04:17:53Z"><w:r><w:rPr><w:kern w:val="0"/><w:szCs w:val="24"/><w:lang w:val="es-CO" w:eastAsia="en-US" w:bidi="ar-SA"/></w:rPr><w:delText>Modelo de corrección por humedad, banco de calibración y reposición de cabezales.</w:delText></w:r></w:del></w:p></w:tc></w:tr><w:tr><w:trPr><w:del w:id="16952" w:author="Unknown Author" w:date="2026-10-30T04:17:53Z"/><w:cantSplit w:val="true"/></w:trPr><w:tc><w:tcPr><w:tcW w:w="2057" w:type="dxa"/><w:tcBorders></w:tcBorders><w:shd w:color="auto" w:fill="F7F7F7" w:val="clear"/></w:tcPr><w:p><w:pPr><w:pStyle w:val="Tabla9"/><w:widowControl/><w:jc w:val="left"/><w:rPr><w:kern w:val="0"/><w:szCs w:val="24"/><w:lang w:val="es-CO" w:eastAsia="en-US" w:bidi="ar-SA"/><w:del w:id="16954" w:author="Unknown Author" w:date="2026-10-30T04:17:53Z"></w:del></w:rPr></w:pPr><w:del w:id="16953" w:author="Unknown Author" w:date="2026-10-30T04:17:53Z"><w:r><w:rPr><w:kern w:val="0"/><w:szCs w:val="24"/><w:lang w:val="es-CO" w:eastAsia="en-US" w:bidi="ar-SA"/></w:rPr><w:delText>Operacionales</w:delText></w:r></w:del></w:p></w:tc><w:tc><w:tcPr><w:tcW w:w="2549" w:type="dxa"/><w:tcBorders></w:tcBorders><w:shd w:color="auto" w:fill="F7F7F7" w:val="clear"/></w:tcPr><w:p><w:pPr><w:pStyle w:val="Tabla9"/><w:widowControl/><w:jc w:val="left"/><w:rPr><w:kern w:val="0"/><w:szCs w:val="24"/><w:lang w:val="es-CO" w:eastAsia="en-US" w:bidi="ar-SA"/><w:del w:id="16956" w:author="Unknown Author" w:date="2026-10-30T04:17:53Z"></w:del></w:rPr></w:pPr><w:del w:id="16955" w:author="Unknown Author" w:date="2026-10-30T04:17:53Z"><w:r><w:rPr><w:kern w:val="0"/><w:szCs w:val="24"/><w:lang w:val="es-CO" w:eastAsia="en-US" w:bidi="ar-SA"/></w:rPr><w:delText>Las baterías se agotan antes de 14 días sin sol y los nodos dejan de transmitir.</w:delText></w:r></w:del></w:p></w:tc><w:tc><w:tcPr><w:tcW w:w="1647" w:type="dxa"/><w:tcBorders></w:tcBorders><w:shd w:color="auto" w:fill="F7F7F7" w:val="clear"/></w:tcPr><w:p><w:pPr><w:pStyle w:val="Tabla9"/><w:widowControl/><w:jc w:val="left"/><w:rPr><w:kern w:val="0"/><w:szCs w:val="24"/><w:lang w:val="es-CO" w:eastAsia="en-US" w:bidi="ar-SA"/><w:del w:id="16958" w:author="Unknown Author" w:date="2026-10-30T04:17:53Z"></w:del></w:rPr></w:pPr><w:del w:id="16957" w:author="Unknown Author" w:date="2026-10-30T04:17:53Z"><w:r><w:rPr><w:kern w:val="0"/><w:szCs w:val="24"/><w:lang w:val="es-CO" w:eastAsia="en-US" w:bidi="ar-SA"/></w:rPr><w:delText>Improbable</w:delText></w:r></w:del></w:p></w:tc><w:tc><w:tcPr><w:tcW w:w="1233" w:type="dxa"/><w:tcBorders></w:tcBorders><w:shd w:color="auto" w:fill="F7F7F7" w:val="clear"/></w:tcPr><w:p><w:pPr><w:pStyle w:val="Tabla9"/><w:widowControl/><w:jc w:val="left"/><w:rPr><w:kern w:val="0"/><w:szCs w:val="24"/><w:lang w:val="es-CO" w:eastAsia="en-US" w:bidi="ar-SA"/><w:del w:id="16960" w:author="Unknown Author" w:date="2026-10-30T04:17:53Z"></w:del></w:rPr></w:pPr><w:del w:id="16959" w:author="Unknown Author" w:date="2026-10-30T04:17:53Z"><w:r><w:rPr><w:kern w:val="0"/><w:szCs w:val="24"/><w:lang w:val="es-CO" w:eastAsia="en-US" w:bidi="ar-SA"/></w:rPr><w:delText>Mayor</w:delText></w:r></w:del></w:p></w:tc><w:tc><w:tcPr><w:tcW w:w="2468" w:type="dxa"/><w:tcBorders></w:tcBorders><w:shd w:color="auto" w:fill="F7F7F7" w:val="clear"/></w:tcPr><w:p><w:pPr><w:pStyle w:val="Tabla9"/><w:widowControl/><w:jc w:val="left"/><w:rPr><w:kern w:val="0"/><w:szCs w:val="24"/><w:lang w:val="es-CO" w:eastAsia="en-US" w:bidi="ar-SA"/><w:del w:id="16962" w:author="Unknown Author" w:date="2026-10-30T04:17:53Z"></w:del></w:rPr></w:pPr><w:del w:id="16961" w:author="Unknown Author" w:date="2026-10-30T04:17:53Z"><w:r><w:rPr><w:kern w:val="0"/><w:szCs w:val="24"/><w:lang w:val="es-CO" w:eastAsia="en-US" w:bidi="ar-SA"/></w:rPr><w:delText>Kits solares dimensionados, modo de bajo consumo y repuestos de batería.</w:delText></w:r></w:del></w:p></w:tc></w:tr><w:tr><w:trPr><w:del w:id="16963" w:author="Unknown Author" w:date="2026-10-30T04:17:53Z"/><w:cantSplit w:val="true"/></w:trPr><w:tc><w:tcPr><w:tcW w:w="2057" w:type="dxa"/><w:tcBorders></w:tcBorders></w:tcPr><w:p><w:pPr><w:pStyle w:val="Tabla9"/><w:widowControl/><w:jc w:val="left"/><w:rPr><w:kern w:val="0"/><w:szCs w:val="24"/><w:lang w:val="es-CO" w:eastAsia="en-US" w:bidi="ar-SA"/><w:del w:id="16965" w:author="Unknown Author" w:date="2026-10-30T04:17:53Z"></w:del></w:rPr></w:pPr><w:del w:id="16964" w:author="Unknown Author" w:date="2026-10-30T04:17:53Z"><w:r><w:rPr><w:kern w:val="0"/><w:szCs w:val="24"/><w:lang w:val="es-CO" w:eastAsia="en-US" w:bidi="ar-SA"/></w:rPr><w:delText>Operacionales</w:delText></w:r></w:del></w:p></w:tc><w:tc><w:tcPr><w:tcW w:w="2549" w:type="dxa"/><w:tcBorders></w:tcBorders></w:tcPr><w:p><w:pPr><w:pStyle w:val="Tabla9"/><w:widowControl/><w:jc w:val="left"/><w:rPr><w:kern w:val="0"/><w:szCs w:val="24"/><w:lang w:val="es-CO" w:eastAsia="en-US" w:bidi="ar-SA"/><w:del w:id="16967" w:author="Unknown Author" w:date="2026-10-30T04:17:53Z"></w:del></w:rPr></w:pPr><w:del w:id="16966" w:author="Unknown Author" w:date="2026-10-30T04:17:53Z"><w:r><w:rPr><w:kern w:val="0"/><w:szCs w:val="24"/><w:lang w:val="es-CO" w:eastAsia="en-US" w:bidi="ar-SA"/></w:rPr><w:delText>La red celular falla en el sitio y los gateways pierden el enlace con la nube.</w:delText></w:r></w:del></w:p></w:tc><w:tc><w:tcPr><w:tcW w:w="1647" w:type="dxa"/><w:tcBorders></w:tcBorders></w:tcPr><w:p><w:pPr><w:pStyle w:val="Tabla9"/><w:widowControl/><w:jc w:val="left"/><w:rPr><w:kern w:val="0"/><w:szCs w:val="24"/><w:lang w:val="es-CO" w:eastAsia="en-US" w:bidi="ar-SA"/><w:del w:id="16969" w:author="Unknown Author" w:date="2026-10-30T04:17:53Z"></w:del></w:rPr></w:pPr><w:del w:id="16968" w:author="Unknown Author" w:date="2026-10-30T04:17:53Z"><w:r><w:rPr><w:kern w:val="0"/><w:szCs w:val="24"/><w:lang w:val="es-CO" w:eastAsia="en-US" w:bidi="ar-SA"/></w:rPr><w:delText>Probable</w:delText></w:r></w:del></w:p></w:tc><w:tc><w:tcPr><w:tcW w:w="1233" w:type="dxa"/><w:tcBorders></w:tcBorders></w:tcPr><w:p><w:pPr><w:pStyle w:val="Tabla9"/><w:widowControl/><w:jc w:val="left"/><w:rPr><w:kern w:val="0"/><w:szCs w:val="24"/><w:lang w:val="es-CO" w:eastAsia="en-US" w:bidi="ar-SA"/><w:del w:id="16971" w:author="Unknown Author" w:date="2026-10-30T04:17:53Z"></w:del></w:rPr></w:pPr><w:del w:id="16970" w:author="Unknown Author" w:date="2026-10-30T04:17:53Z"><w:r><w:rPr><w:kern w:val="0"/><w:szCs w:val="24"/><w:lang w:val="es-CO" w:eastAsia="en-US" w:bidi="ar-SA"/></w:rPr><w:delText>Mayor</w:delText></w:r></w:del></w:p></w:tc><w:tc><w:tcPr><w:tcW w:w="2468" w:type="dxa"/><w:tcBorders></w:tcBorders></w:tcPr><w:p><w:pPr><w:pStyle w:val="Tabla9"/><w:widowControl/><w:jc w:val="left"/><w:rPr><w:kern w:val="0"/><w:szCs w:val="24"/><w:lang w:val="es-CO" w:eastAsia="en-US" w:bidi="ar-SA"/><w:del w:id="16973" w:author="Unknown Author" w:date="2026-10-30T04:17:53Z"></w:del></w:rPr></w:pPr><w:del w:id="16972" w:author="Unknown Author" w:date="2026-10-30T04:17:53Z"><w:r><w:rPr><w:kern w:val="0"/><w:szCs w:val="24"/><w:lang w:val="es-CO" w:eastAsia="en-US" w:bidi="ar-SA"/></w:rPr><w:delText>Enlace satelital de respaldo y almacenamiento local de 7 días.</w:delText></w:r></w:del></w:p></w:tc></w:tr><w:tr><w:trPr><w:del w:id="16974" w:author="Unknown Author" w:date="2026-10-30T04:17:53Z"/><w:cantSplit w:val="true"/></w:trPr><w:tc><w:tcPr><w:tcW w:w="2057" w:type="dxa"/><w:tcBorders></w:tcBorders><w:shd w:color="auto" w:fill="F7F7F7" w:val="clear"/></w:tcPr><w:p><w:pPr><w:pStyle w:val="Tabla9"/><w:widowControl/><w:jc w:val="left"/><w:rPr><w:kern w:val="0"/><w:szCs w:val="24"/><w:lang w:val="es-CO" w:eastAsia="en-US" w:bidi="ar-SA"/><w:del w:id="16976" w:author="Unknown Author" w:date="2026-10-30T04:17:53Z"></w:del></w:rPr></w:pPr><w:del w:id="16975" w:author="Unknown Author" w:date="2026-10-30T04:17:53Z"><w:r><w:rPr><w:kern w:val="0"/><w:szCs w:val="24"/><w:lang w:val="es-CO" w:eastAsia="en-US" w:bidi="ar-SA"/></w:rPr><w:delText>Operacionales</w:delText></w:r></w:del></w:p></w:tc><w:tc><w:tcPr><w:tcW w:w="2549" w:type="dxa"/><w:tcBorders></w:tcBorders><w:shd w:color="auto" w:fill="F7F7F7" w:val="clear"/></w:tcPr><w:p><w:pPr><w:pStyle w:val="Tabla9"/><w:widowControl/><w:jc w:val="left"/><w:rPr><w:kern w:val="0"/><w:szCs w:val="24"/><w:lang w:val="es-CO" w:eastAsia="en-US" w:bidi="ar-SA"/><w:del w:id="16978" w:author="Unknown Author" w:date="2026-10-30T04:17:53Z"></w:del></w:rPr></w:pPr><w:del w:id="16977" w:author="Unknown Author" w:date="2026-10-30T04:17:53Z"><w:r><w:rPr><w:kern w:val="0"/><w:szCs w:val="24"/><w:lang w:val="es-CO" w:eastAsia="en-US" w:bidi="ar-SA"/></w:rPr><w:delText>El modelo de corrección no generaliza entre departamentos.</w:delText></w:r></w:del></w:p></w:tc><w:tc><w:tcPr><w:tcW w:w="1647" w:type="dxa"/><w:tcBorders></w:tcBorders><w:shd w:color="auto" w:fill="F7F7F7" w:val="clear"/></w:tcPr><w:p><w:pPr><w:pStyle w:val="Tabla9"/><w:widowControl/><w:jc w:val="left"/><w:rPr><w:kern w:val="0"/><w:szCs w:val="24"/><w:lang w:val="es-CO" w:eastAsia="en-US" w:bidi="ar-SA"/><w:del w:id="16980" w:author="Unknown Author" w:date="2026-10-30T04:17:53Z"></w:del></w:rPr></w:pPr><w:del w:id="16979" w:author="Unknown Author" w:date="2026-10-30T04:17:53Z"><w:r><w:rPr><w:kern w:val="0"/><w:szCs w:val="24"/><w:lang w:val="es-CO" w:eastAsia="en-US" w:bidi="ar-SA"/></w:rPr><w:delText>Improbable</w:delText></w:r></w:del></w:p></w:tc><w:tc><w:tcPr><w:tcW w:w="1233" w:type="dxa"/><w:tcBorders></w:tcBorders><w:shd w:color="auto" w:fill="F7F7F7" w:val="clear"/></w:tcPr><w:p><w:pPr><w:pStyle w:val="Tabla9"/><w:widowControl/><w:jc w:val="left"/><w:rPr><w:kern w:val="0"/><w:szCs w:val="24"/><w:lang w:val="es-CO" w:eastAsia="en-US" w:bidi="ar-SA"/><w:del w:id="16982" w:author="Unknown Author" w:date="2026-10-30T04:17:53Z"></w:del></w:rPr></w:pPr><w:del w:id="16981" w:author="Unknown Author" w:date="2026-10-30T04:17:53Z"><w:r><w:rPr><w:kern w:val="0"/><w:szCs w:val="24"/><w:lang w:val="es-CO" w:eastAsia="en-US" w:bidi="ar-SA"/></w:rPr><w:delText>Mayor</w:delText></w:r></w:del></w:p></w:tc><w:tc><w:tcPr><w:tcW w:w="2468" w:type="dxa"/><w:tcBorders></w:tcBorders><w:shd w:color="auto" w:fill="F7F7F7" w:val="clear"/></w:tcPr><w:p><w:pPr><w:pStyle w:val="Tabla9"/><w:widowControl/><w:jc w:val="left"/><w:rPr><w:kern w:val="0"/><w:szCs w:val="24"/><w:lang w:val="es-CO" w:eastAsia="en-US" w:bidi="ar-SA"/><w:del w:id="16984" w:author="Unknown Author" w:date="2026-10-30T04:17:53Z"></w:del></w:rPr></w:pPr><w:del w:id="16983" w:author="Unknown Author" w:date="2026-10-30T04:17:53Z"><w:r><w:rPr><w:kern w:val="0"/><w:szCs w:val="24"/><w:lang w:val="es-CO" w:eastAsia="en-US" w:bidi="ar-SA"/></w:rPr><w:delText>Validación cruzada por departamento y reentrenamiento por tramo.</w:delText></w:r></w:del></w:p></w:tc></w:tr><w:tr><w:trPr><w:del w:id="16985" w:author="Unknown Author" w:date="2026-10-30T04:17:53Z"/><w:cantSplit w:val="true"/></w:trPr><w:tc><w:tcPr><w:tcW w:w="2057" w:type="dxa"/><w:tcBorders></w:tcBorders></w:tcPr><w:p><w:pPr><w:pStyle w:val="Tabla9"/><w:widowControl/><w:jc w:val="left"/><w:rPr><w:kern w:val="0"/><w:szCs w:val="24"/><w:lang w:val="es-CO" w:eastAsia="en-US" w:bidi="ar-SA"/><w:del w:id="16987" w:author="Unknown Author" w:date="2026-10-30T04:17:53Z"></w:del></w:rPr></w:pPr><w:del w:id="16986" w:author="Unknown Author" w:date="2026-10-30T04:17:53Z"><w:r><w:rPr><w:kern w:val="0"/><w:szCs w:val="24"/><w:lang w:val="es-CO" w:eastAsia="en-US" w:bidi="ar-SA"/></w:rPr><w:delText>Operacionales</w:delText></w:r></w:del></w:p></w:tc><w:tc><w:tcPr><w:tcW w:w="2549" w:type="dxa"/><w:tcBorders></w:tcBorders></w:tcPr><w:p><w:pPr><w:pStyle w:val="Tabla9"/><w:widowControl/><w:jc w:val="left"/><w:rPr><w:kern w:val="0"/><w:szCs w:val="24"/><w:lang w:val="es-CO" w:eastAsia="en-US" w:bidi="ar-SA"/><w:del w:id="16989" w:author="Unknown Author" w:date="2026-10-30T04:17:53Z"></w:del></w:rPr></w:pPr><w:del w:id="16988" w:author="Unknown Author" w:date="2026-10-30T04:17:53Z"><w:r><w:rPr><w:kern w:val="0"/><w:szCs w:val="24"/><w:lang w:val="es-CO" w:eastAsia="en-US" w:bidi="ar-SA"/></w:rPr><w:delText>Los comités de gestión del riesgo no adoptan el tablero ni el protocolo.</w:delText></w:r></w:del></w:p></w:tc><w:tc><w:tcPr><w:tcW w:w="1647" w:type="dxa"/><w:tcBorders></w:tcBorders></w:tcPr><w:p><w:pPr><w:pStyle w:val="Tabla9"/><w:widowControl/><w:jc w:val="left"/><w:rPr><w:kern w:val="0"/><w:szCs w:val="24"/><w:lang w:val="es-CO" w:eastAsia="en-US" w:bidi="ar-SA"/><w:del w:id="16991" w:author="Unknown Author" w:date="2026-10-30T04:17:53Z"></w:del></w:rPr></w:pPr><w:del w:id="16990" w:author="Unknown Author" w:date="2026-10-30T04:17:53Z"><w:r><w:rPr><w:kern w:val="0"/><w:szCs w:val="24"/><w:lang w:val="es-CO" w:eastAsia="en-US" w:bidi="ar-SA"/></w:rPr><w:delText>Probable</w:delText></w:r></w:del></w:p></w:tc><w:tc><w:tcPr><w:tcW w:w="1233" w:type="dxa"/><w:tcBorders></w:tcBorders></w:tcPr><w:p><w:pPr><w:pStyle w:val="Tabla9"/><w:widowControl/><w:jc w:val="left"/><w:rPr><w:kern w:val="0"/><w:szCs w:val="24"/><w:lang w:val="es-CO" w:eastAsia="en-US" w:bidi="ar-SA"/><w:del w:id="16993" w:author="Unknown Author" w:date="2026-10-30T04:17:53Z"></w:del></w:rPr></w:pPr><w:del w:id="16992" w:author="Unknown Author" w:date="2026-10-30T04:17:53Z"><w:r><w:rPr><w:kern w:val="0"/><w:szCs w:val="24"/><w:lang w:val="es-CO" w:eastAsia="en-US" w:bidi="ar-SA"/></w:rPr><w:delText>Mayor</w:delText></w:r></w:del></w:p></w:tc><w:tc><w:tcPr><w:tcW w:w="2468" w:type="dxa"/><w:tcBorders></w:tcBorders></w:tcPr><w:p><w:pPr><w:pStyle w:val="Tabla9"/><w:widowControl/><w:jc w:val="left"/><w:rPr><w:kern w:val="0"/><w:szCs w:val="24"/><w:lang w:val="es-CO" w:eastAsia="en-US" w:bidi="ar-SA"/><w:del w:id="16995" w:author="Unknown Author" w:date="2026-10-30T04:17:53Z"></w:del></w:rPr></w:pPr><w:del w:id="16994" w:author="Unknown Author" w:date="2026-10-30T04:17:53Z"><w:r><w:rPr><w:kern w:val="0"/><w:szCs w:val="24"/><w:lang w:val="es-CO" w:eastAsia="en-US" w:bidi="ar-SA"/></w:rPr><w:delText>Co-diseño de umbrales, formación por comité y uso piloto con registro de decisiones.</w:delText></w:r></w:del></w:p></w:tc></w:tr><w:tr><w:trPr><w:del w:id="16996" w:author="Unknown Author" w:date="2026-10-30T04:17:53Z"/><w:cantSplit w:val="true"/></w:trPr><w:tc><w:tcPr><w:tcW w:w="2057" w:type="dxa"/><w:tcBorders></w:tcBorders><w:shd w:color="auto" w:fill="F7F7F7" w:val="clear"/></w:tcPr><w:p><w:pPr><w:pStyle w:val="Tabla9"/><w:widowControl/><w:jc w:val="left"/><w:rPr><w:kern w:val="0"/><w:szCs w:val="24"/><w:lang w:val="es-CO" w:eastAsia="en-US" w:bidi="ar-SA"/><w:del w:id="16998" w:author="Unknown Author" w:date="2026-10-30T04:17:53Z"></w:del></w:rPr></w:pPr><w:del w:id="16997" w:author="Unknown Author" w:date="2026-10-30T04:17:53Z"><w:r><w:rPr><w:kern w:val="0"/><w:szCs w:val="24"/><w:lang w:val="es-CO" w:eastAsia="en-US" w:bidi="ar-SA"/></w:rPr><w:delText>Operacionales</w:delText></w:r></w:del></w:p></w:tc><w:tc><w:tcPr><w:tcW w:w="2549" w:type="dxa"/><w:tcBorders></w:tcBorders><w:shd w:color="auto" w:fill="F7F7F7" w:val="clear"/></w:tcPr><w:p><w:pPr><w:pStyle w:val="Tabla9"/><w:widowControl/><w:jc w:val="left"/><w:rPr><w:kern w:val="0"/><w:szCs w:val="24"/><w:lang w:val="es-CO" w:eastAsia="en-US" w:bidi="ar-SA"/><w:del w:id="17000" w:author="Unknown Author" w:date="2026-10-30T04:17:53Z"></w:del></w:rPr></w:pPr><w:del w:id="16999" w:author="Unknown Author" w:date="2026-10-30T04:17:53Z"><w:r><w:rPr><w:kern w:val="0"/><w:szCs w:val="24"/><w:lang w:val="es-CO" w:eastAsia="en-US" w:bidi="ar-SA"/></w:rPr><w:delText>Los custodios no asumen la operación en el posproyecto.</w:delText></w:r></w:del></w:p></w:tc><w:tc><w:tcPr><w:tcW w:w="1647" w:type="dxa"/><w:tcBorders></w:tcBorders><w:shd w:color="auto" w:fill="F7F7F7" w:val="clear"/></w:tcPr><w:p><w:pPr><w:pStyle w:val="Tabla9"/><w:widowControl/><w:jc w:val="left"/><w:rPr><w:kern w:val="0"/><w:szCs w:val="24"/><w:lang w:val="es-CO" w:eastAsia="en-US" w:bidi="ar-SA"/><w:del w:id="17002" w:author="Unknown Author" w:date="2026-10-30T04:17:53Z"></w:del></w:rPr></w:pPr><w:del w:id="17001" w:author="Unknown Author" w:date="2026-10-30T04:17:53Z"><w:r><w:rPr><w:kern w:val="0"/><w:szCs w:val="24"/><w:lang w:val="es-CO" w:eastAsia="en-US" w:bidi="ar-SA"/></w:rPr><w:delText>Probable</w:delText></w:r></w:del></w:p></w:tc><w:tc><w:tcPr><w:tcW w:w="1233" w:type="dxa"/><w:tcBorders></w:tcBorders><w:shd w:color="auto" w:fill="F7F7F7" w:val="clear"/></w:tcPr><w:p><w:pPr><w:pStyle w:val="Tabla9"/><w:widowControl/><w:jc w:val="left"/><w:rPr><w:kern w:val="0"/><w:szCs w:val="24"/><w:lang w:val="es-CO" w:eastAsia="en-US" w:bidi="ar-SA"/><w:del w:id="17004" w:author="Unknown Author" w:date="2026-10-30T04:17:53Z"></w:del></w:rPr></w:pPr><w:del w:id="17003" w:author="Unknown Author" w:date="2026-10-30T04:17:53Z"><w:r><w:rPr><w:kern w:val="0"/><w:szCs w:val="24"/><w:lang w:val="es-CO" w:eastAsia="en-US" w:bidi="ar-SA"/></w:rPr><w:delText>Mayor</w:delText></w:r></w:del></w:p></w:tc><w:tc><w:tcPr><w:tcW w:w="2468" w:type="dxa"/><w:tcBorders></w:tcBorders><w:shd w:color="auto" w:fill="F7F7F7" w:val="clear"/></w:tcPr><w:p><w:pPr><w:pStyle w:val="Tabla9"/><w:widowControl/><w:jc w:val="left"/><w:rPr><w:kern w:val="0"/><w:szCs w:val="24"/><w:lang w:val="es-CO" w:eastAsia="en-US" w:bidi="ar-SA"/><w:del w:id="17006" w:author="Unknown Author" w:date="2026-10-30T04:17:53Z"></w:del></w:rPr></w:pPr><w:del w:id="17005" w:author="Unknown Author" w:date="2026-10-30T04:17:53Z"><w:r><w:rPr><w:kern w:val="0"/><w:szCs w:val="24"/><w:lang w:val="es-CO" w:eastAsia="en-US" w:bidi="ar-SA"/></w:rPr><w:delText>Convenios por tramo, formación de custodios y cláusula de apertura.</w:delText></w:r></w:del></w:p></w:tc></w:tr><w:tr><w:trPr><w:del w:id="17007" w:author="Unknown Author" w:date="2026-10-30T04:17:53Z"/><w:cantSplit w:val="true"/></w:trPr><w:tc><w:tcPr><w:tcW w:w="2057" w:type="dxa"/><w:tcBorders></w:tcBorders></w:tcPr><w:p><w:pPr><w:pStyle w:val="Tabla9"/><w:widowControl/><w:jc w:val="left"/><w:rPr><w:kern w:val="0"/><w:szCs w:val="24"/><w:lang w:val="es-CO" w:eastAsia="en-US" w:bidi="ar-SA"/><w:del w:id="17009" w:author="Unknown Author" w:date="2026-10-30T04:17:53Z"></w:del></w:rPr></w:pPr><w:del w:id="17008" w:author="Unknown Author" w:date="2026-10-30T04:17:53Z"><w:r><w:rPr><w:kern w:val="0"/><w:szCs w:val="24"/><w:lang w:val="es-CO" w:eastAsia="en-US" w:bidi="ar-SA"/></w:rPr><w:delText>Operacionales</w:delText></w:r></w:del></w:p></w:tc><w:tc><w:tcPr><w:tcW w:w="2549" w:type="dxa"/><w:tcBorders></w:tcBorders></w:tcPr><w:p><w:pPr><w:pStyle w:val="Tabla9"/><w:widowControl/><w:jc w:val="left"/><w:rPr><w:kern w:val="0"/><w:szCs w:val="24"/><w:lang w:val="es-CO" w:eastAsia="en-US" w:bidi="ar-SA"/><w:del w:id="17011" w:author="Unknown Author" w:date="2026-10-30T04:17:53Z"></w:del></w:rPr></w:pPr><w:del w:id="17010" w:author="Unknown Author" w:date="2026-10-30T04:17:53Z"><w:r><w:rPr><w:kern w:val="0"/><w:szCs w:val="24"/><w:lang w:val="es-CO" w:eastAsia="en-US" w:bidi="ar-SA"/></w:rPr><w:delText>Deslizamientos o réplicas bloquean vías y retrasan la instalación.</w:delText></w:r></w:del></w:p></w:tc><w:tc><w:tcPr><w:tcW w:w="1647" w:type="dxa"/><w:tcBorders></w:tcBorders></w:tcPr><w:p><w:pPr><w:pStyle w:val="Tabla9"/><w:widowControl/><w:jc w:val="left"/><w:rPr><w:kern w:val="0"/><w:szCs w:val="24"/><w:lang w:val="es-CO" w:eastAsia="en-US" w:bidi="ar-SA"/><w:del w:id="17013" w:author="Unknown Author" w:date="2026-10-30T04:17:53Z"></w:del></w:rPr></w:pPr><w:del w:id="17012" w:author="Unknown Author" w:date="2026-10-30T04:17:53Z"><w:r><w:rPr><w:kern w:val="0"/><w:szCs w:val="24"/><w:lang w:val="es-CO" w:eastAsia="en-US" w:bidi="ar-SA"/></w:rPr><w:delText>Probable</w:delText></w:r></w:del></w:p></w:tc><w:tc><w:tcPr><w:tcW w:w="1233" w:type="dxa"/><w:tcBorders></w:tcBorders></w:tcPr><w:p><w:pPr><w:pStyle w:val="Tabla9"/><w:widowControl/><w:jc w:val="left"/><w:rPr><w:kern w:val="0"/><w:szCs w:val="24"/><w:lang w:val="es-CO" w:eastAsia="en-US" w:bidi="ar-SA"/><w:del w:id="17015" w:author="Unknown Author" w:date="2026-10-30T04:17:53Z"></w:del></w:rPr></w:pPr><w:del w:id="17014" w:author="Unknown Author" w:date="2026-10-30T04:17:53Z"><w:r><w:rPr><w:kern w:val="0"/><w:szCs w:val="24"/><w:lang w:val="es-CO" w:eastAsia="en-US" w:bidi="ar-SA"/></w:rPr><w:delText>Moderado</w:delText></w:r></w:del></w:p></w:tc><w:tc><w:tcPr><w:tcW w:w="2468" w:type="dxa"/><w:tcBorders></w:tcBorders></w:tcPr><w:p><w:pPr><w:pStyle w:val="Tabla9"/><w:widowControl/><w:jc w:val="left"/><w:rPr><w:kern w:val="0"/><w:szCs w:val="24"/><w:lang w:val="es-CO" w:eastAsia="en-US" w:bidi="ar-SA"/><w:del w:id="17017" w:author="Unknown Author" w:date="2026-10-30T04:17:53Z"></w:del></w:rPr></w:pPr><w:del w:id="17016" w:author="Unknown Author" w:date="2026-10-30T04:17:53Z"><w:r><w:rPr><w:kern w:val="0"/><w:szCs w:val="24"/><w:lang w:val="es-CO" w:eastAsia="en-US" w:bidi="ar-SA"/></w:rPr><w:delText>Instalación en ventanas secas, técnicos locales y holgura en las actividades 1.1, 3.1, 3.2 y 3.3; las instalaciones de los tramos 2 y 3 se programan con acceso previamente verificado.</w:delText></w:r></w:del></w:p></w:tc></w:tr><w:tr><w:trPr><w:del w:id="17018" w:author="Unknown Author" w:date="2026-10-30T04:17:53Z"/><w:cantSplit w:val="true"/></w:trPr><w:tc><w:tcPr><w:tcW w:w="2057" w:type="dxa"/><w:tcBorders></w:tcBorders><w:shd w:color="auto" w:fill="F7F7F7" w:val="clear"/></w:tcPr><w:p><w:pPr><w:pStyle w:val="Tabla9"/><w:widowControl/><w:jc w:val="left"/><w:rPr><w:kern w:val="0"/><w:szCs w:val="24"/><w:lang w:val="es-CO" w:eastAsia="en-US" w:bidi="ar-SA"/><w:del w:id="17020" w:author="Unknown Author" w:date="2026-10-30T04:17:53Z"></w:del></w:rPr></w:pPr><w:del w:id="17019" w:author="Unknown Author" w:date="2026-10-30T04:17:53Z"><w:r><w:rPr><w:kern w:val="0"/><w:szCs w:val="24"/><w:lang w:val="es-CO" w:eastAsia="en-US" w:bidi="ar-SA"/></w:rPr><w:delText>Operacionales</w:delText></w:r></w:del></w:p></w:tc><w:tc><w:tcPr><w:tcW w:w="2549" w:type="dxa"/><w:tcBorders></w:tcBorders><w:shd w:color="auto" w:fill="F7F7F7" w:val="clear"/></w:tcPr><w:p><w:pPr><w:pStyle w:val="Tabla9"/><w:widowControl/><w:jc w:val="left"/><w:rPr><w:kern w:val="0"/><w:szCs w:val="24"/><w:lang w:val="es-CO" w:eastAsia="en-US" w:bidi="ar-SA"/><w:del w:id="17022" w:author="Unknown Author" w:date="2026-10-30T04:17:53Z"></w:del></w:rPr></w:pPr><w:del w:id="17021" w:author="Unknown Author" w:date="2026-10-30T04:17:53Z"><w:r><w:rPr><w:kern w:val="0"/><w:szCs w:val="24"/><w:lang w:val="es-CO" w:eastAsia="en-US" w:bidi="ar-SA"/></w:rPr><w:delText>Robo o vandalismo de nodos en sitios de remoción.</w:delText></w:r></w:del></w:p></w:tc><w:tc><w:tcPr><w:tcW w:w="1647" w:type="dxa"/><w:tcBorders></w:tcBorders><w:shd w:color="auto" w:fill="F7F7F7" w:val="clear"/></w:tcPr><w:p><w:pPr><w:pStyle w:val="Tabla9"/><w:widowControl/><w:jc w:val="left"/><w:rPr><w:kern w:val="0"/><w:szCs w:val="24"/><w:lang w:val="es-CO" w:eastAsia="en-US" w:bidi="ar-SA"/><w:del w:id="17024" w:author="Unknown Author" w:date="2026-10-30T04:17:53Z"></w:del></w:rPr></w:pPr><w:del w:id="17023" w:author="Unknown Author" w:date="2026-10-30T04:17:53Z"><w:r><w:rPr><w:kern w:val="0"/><w:szCs w:val="24"/><w:lang w:val="es-CO" w:eastAsia="en-US" w:bidi="ar-SA"/></w:rPr><w:delText>Probable</w:delText></w:r></w:del></w:p></w:tc><w:tc><w:tcPr><w:tcW w:w="1233" w:type="dxa"/><w:tcBorders></w:tcBorders><w:shd w:color="auto" w:fill="F7F7F7" w:val="clear"/></w:tcPr><w:p><w:pPr><w:pStyle w:val="Tabla9"/><w:widowControl/><w:jc w:val="left"/><w:rPr><w:kern w:val="0"/><w:szCs w:val="24"/><w:lang w:val="es-CO" w:eastAsia="en-US" w:bidi="ar-SA"/><w:del w:id="17026" w:author="Unknown Author" w:date="2026-10-30T04:17:53Z"></w:del></w:rPr></w:pPr><w:del w:id="17025" w:author="Unknown Author" w:date="2026-10-30T04:17:53Z"><w:r><w:rPr><w:kern w:val="0"/><w:szCs w:val="24"/><w:lang w:val="es-CO" w:eastAsia="en-US" w:bidi="ar-SA"/></w:rPr><w:delText>Moderado</w:delText></w:r></w:del></w:p></w:tc><w:tc><w:tcPr><w:tcW w:w="2468" w:type="dxa"/><w:tcBorders></w:tcBorders><w:shd w:color="auto" w:fill="F7F7F7" w:val="clear"/></w:tcPr><w:p><w:pPr><w:pStyle w:val="Tabla9"/><w:widowControl/><w:jc w:val="left"/><w:rPr><w:kern w:val="0"/><w:szCs w:val="24"/><w:lang w:val="es-CO" w:eastAsia="en-US" w:bidi="ar-SA"/><w:del w:id="17028" w:author="Unknown Author" w:date="2026-10-30T04:17:53Z"></w:del></w:rPr></w:pPr><w:del w:id="17027" w:author="Unknown Author" w:date="2026-10-30T04:17:53Z"><w:r><w:rPr><w:kern w:val="0"/><w:szCs w:val="24"/><w:lang w:val="es-CO" w:eastAsia="en-US" w:bidi="ar-SA"/></w:rPr><w:delText>Cerramientos y mástiles protegidos, custodia local por sitio, 20 nodos y 1 gateway de reserva y convenio de custodia con el municipio aliado.</w:delText></w:r></w:del></w:p></w:tc></w:tr><w:tr><w:trPr><w:del w:id="17029" w:author="Unknown Author" w:date="2026-10-30T04:17:53Z"/><w:cantSplit w:val="true"/></w:trPr><w:tc><w:tcPr><w:tcW w:w="2057" w:type="dxa"/><w:tcBorders></w:tcBorders></w:tcPr><w:p><w:pPr><w:pStyle w:val="Tabla9"/><w:widowControl/><w:jc w:val="left"/><w:rPr><w:kern w:val="0"/><w:szCs w:val="24"/><w:lang w:val="es-CO" w:eastAsia="en-US" w:bidi="ar-SA"/><w:del w:id="17031" w:author="Unknown Author" w:date="2026-10-30T04:17:53Z"></w:del></w:rPr></w:pPr><w:del w:id="17030" w:author="Unknown Author" w:date="2026-10-30T04:17:53Z"><w:r><w:rPr><w:kern w:val="0"/><w:szCs w:val="24"/><w:lang w:val="es-CO" w:eastAsia="en-US" w:bidi="ar-SA"/></w:rPr><w:delText>De costos</w:delText></w:r></w:del></w:p></w:tc><w:tc><w:tcPr><w:tcW w:w="2549" w:type="dxa"/><w:tcBorders></w:tcBorders></w:tcPr><w:p><w:pPr><w:pStyle w:val="Tabla9"/><w:widowControl/><w:jc w:val="left"/><w:rPr><w:kern w:val="0"/><w:szCs w:val="24"/><w:lang w:val="es-CO" w:eastAsia="en-US" w:bidi="ar-SA"/><w:del w:id="17033" w:author="Unknown Author" w:date="2026-10-30T04:17:53Z"></w:del></w:rPr></w:pPr><w:del w:id="17032" w:author="Unknown Author" w:date="2026-10-30T04:17:53Z"><w:r><w:rPr><w:kern w:val="0"/><w:szCs w:val="24"/><w:lang w:val="es-CO" w:eastAsia="en-US" w:bidi="ar-SA"/></w:rPr><w:delText>La devaluación del peso encarece los equipos importados.</w:delText></w:r></w:del></w:p></w:tc><w:tc><w:tcPr><w:tcW w:w="1647" w:type="dxa"/><w:tcBorders></w:tcBorders></w:tcPr><w:p><w:pPr><w:pStyle w:val="Tabla9"/><w:widowControl/><w:jc w:val="left"/><w:rPr><w:kern w:val="0"/><w:szCs w:val="24"/><w:lang w:val="es-CO" w:eastAsia="en-US" w:bidi="ar-SA"/><w:del w:id="17035" w:author="Unknown Author" w:date="2026-10-30T04:17:53Z"></w:del></w:rPr></w:pPr><w:del w:id="17034" w:author="Unknown Author" w:date="2026-10-30T04:17:53Z"><w:r><w:rPr><w:kern w:val="0"/><w:szCs w:val="24"/><w:lang w:val="es-CO" w:eastAsia="en-US" w:bidi="ar-SA"/></w:rPr><w:delText>Probable</w:delText></w:r></w:del></w:p></w:tc><w:tc><w:tcPr><w:tcW w:w="1233" w:type="dxa"/><w:tcBorders></w:tcBorders></w:tcPr><w:p><w:pPr><w:pStyle w:val="Tabla9"/><w:widowControl/><w:jc w:val="left"/><w:rPr><w:kern w:val="0"/><w:szCs w:val="24"/><w:lang w:val="es-CO" w:eastAsia="en-US" w:bidi="ar-SA"/><w:del w:id="17037" w:author="Unknown Author" w:date="2026-10-30T04:17:53Z"></w:del></w:rPr></w:pPr><w:del w:id="17036" w:author="Unknown Author" w:date="2026-10-30T04:17:53Z"><w:r><w:rPr><w:kern w:val="0"/><w:szCs w:val="24"/><w:lang w:val="es-CO" w:eastAsia="en-US" w:bidi="ar-SA"/></w:rPr><w:delText>Mayor</w:delText></w:r></w:del></w:p></w:tc><w:tc><w:tcPr><w:tcW w:w="2468" w:type="dxa"/><w:tcBorders></w:tcBorders></w:tcPr><w:p><w:pPr><w:pStyle w:val="Tabla9"/><w:widowControl/><w:jc w:val="left"/><w:rPr><w:kern w:val="0"/><w:szCs w:val="24"/><w:lang w:val="es-CO" w:eastAsia="en-US" w:bidi="ar-SA"/><w:del w:id="17039" w:author="Unknown Author" w:date="2026-10-30T04:17:53Z"></w:del></w:rPr></w:pPr><w:del w:id="17038" w:author="Unknown Author" w:date="2026-10-30T04:17:53Z"><w:r><w:rPr><w:kern w:val="0"/><w:szCs w:val="24"/><w:lang w:val="es-CO" w:eastAsia="en-US" w:bidi="ar-SA"/></w:rPr><w:delText>Compra por tramo con cotizaciones vigentes, orden de compra anticipada y cobertura cambiaria del proveedor; la contrapartida en efectivo cubre variaciones menores.</w:delText></w:r></w:del></w:p></w:tc></w:tr><w:tr><w:trPr><w:del w:id="17040" w:author="Unknown Author" w:date="2026-10-30T04:17:53Z"/><w:cantSplit w:val="true"/></w:trPr><w:tc><w:tcPr><w:tcW w:w="2057" w:type="dxa"/><w:tcBorders></w:tcBorders><w:shd w:color="auto" w:fill="F7F7F7" w:val="clear"/></w:tcPr><w:p><w:pPr><w:pStyle w:val="Tabla9"/><w:widowControl/><w:jc w:val="left"/><w:rPr><w:kern w:val="0"/><w:szCs w:val="24"/><w:lang w:val="es-CO" w:eastAsia="en-US" w:bidi="ar-SA"/><w:del w:id="17042" w:author="Unknown Author" w:date="2026-10-30T04:17:53Z"></w:del></w:rPr></w:pPr><w:del w:id="17041" w:author="Unknown Author" w:date="2026-10-30T04:17:53Z"><w:r><w:rPr><w:kern w:val="0"/><w:szCs w:val="24"/><w:lang w:val="es-CO" w:eastAsia="en-US" w:bidi="ar-SA"/></w:rPr><w:delText>Financieros</w:delText></w:r></w:del></w:p></w:tc><w:tc><w:tcPr><w:tcW w:w="2549" w:type="dxa"/><w:tcBorders></w:tcBorders><w:shd w:color="auto" w:fill="F7F7F7" w:val="clear"/></w:tcPr><w:p><w:pPr><w:pStyle w:val="Tabla9"/><w:widowControl/><w:jc w:val="left"/><w:rPr><w:kern w:val="0"/><w:szCs w:val="24"/><w:lang w:val="es-CO" w:eastAsia="en-US" w:bidi="ar-SA"/><w:del w:id="17044" w:author="Unknown Author" w:date="2026-10-30T04:17:53Z"></w:del></w:rPr></w:pPr><w:del w:id="17043" w:author="Unknown Author" w:date="2026-10-30T04:17:53Z"><w:r><w:rPr><w:kern w:val="0"/><w:szCs w:val="24"/><w:lang w:val="es-CO" w:eastAsia="en-US" w:bidi="ar-SA"/></w:rPr><w:delText>La contrapartida en especie no se certifica a tiempo.</w:delText></w:r></w:del></w:p></w:tc><w:tc><w:tcPr><w:tcW w:w="1647" w:type="dxa"/><w:tcBorders></w:tcBorders><w:shd w:color="auto" w:fill="F7F7F7" w:val="clear"/></w:tcPr><w:p><w:pPr><w:pStyle w:val="Tabla9"/><w:widowControl/><w:jc w:val="left"/><w:rPr><w:kern w:val="0"/><w:szCs w:val="24"/><w:lang w:val="es-CO" w:eastAsia="en-US" w:bidi="ar-SA"/><w:del w:id="17046" w:author="Unknown Author" w:date="2026-10-30T04:17:53Z"></w:del></w:rPr></w:pPr><w:del w:id="17045" w:author="Unknown Author" w:date="2026-10-30T04:17:53Z"><w:r><w:rPr><w:kern w:val="0"/><w:szCs w:val="24"/><w:lang w:val="es-CO" w:eastAsia="en-US" w:bidi="ar-SA"/></w:rPr><w:delText>Improbable</w:delText></w:r></w:del></w:p></w:tc><w:tc><w:tcPr><w:tcW w:w="1233" w:type="dxa"/><w:tcBorders></w:tcBorders><w:shd w:color="auto" w:fill="F7F7F7" w:val="clear"/></w:tcPr><w:p><w:pPr><w:pStyle w:val="Tabla9"/><w:widowControl/><w:jc w:val="left"/><w:rPr><w:kern w:val="0"/><w:szCs w:val="24"/><w:lang w:val="es-CO" w:eastAsia="en-US" w:bidi="ar-SA"/><w:del w:id="17048" w:author="Unknown Author" w:date="2026-10-30T04:17:53Z"></w:del></w:rPr></w:pPr><w:del w:id="17047" w:author="Unknown Author" w:date="2026-10-30T04:17:53Z"><w:r><w:rPr><w:kern w:val="0"/><w:szCs w:val="24"/><w:lang w:val="es-CO" w:eastAsia="en-US" w:bidi="ar-SA"/></w:rPr><w:delText>Mayor</w:delText></w:r></w:del></w:p></w:tc><w:tc><w:tcPr><w:tcW w:w="2468" w:type="dxa"/><w:tcBorders></w:tcBorders><w:shd w:color="auto" w:fill="F7F7F7" w:val="clear"/></w:tcPr><w:p><w:pPr><w:pStyle w:val="Tabla9"/><w:widowControl/><w:jc w:val="left"/><w:rPr><w:kern w:val="0"/><w:szCs w:val="24"/><w:lang w:val="es-CO" w:eastAsia="en-US" w:bidi="ar-SA"/><w:del w:id="17050" w:author="Unknown Author" w:date="2026-10-30T04:17:53Z"></w:del></w:rPr></w:pPr><w:del w:id="17049" w:author="Unknown Author" w:date="2026-10-30T04:17:53Z"><w:r><w:rPr><w:kern w:val="0"/><w:szCs w:val="24"/><w:lang w:val="es-CO" w:eastAsia="en-US" w:bidi="ar-SA"/></w:rPr><w:delText>Certificación de la IES y de la empresa antes del acta de inicio.</w:delText></w:r></w:del></w:p></w:tc></w:tr><w:tr><w:trPr><w:del w:id="17051" w:author="Unknown Author" w:date="2026-10-30T04:17:53Z"/><w:cantSplit w:val="true"/></w:trPr><w:tc><w:tcPr><w:tcW w:w="2057" w:type="dxa"/><w:tcBorders></w:tcBorders></w:tcPr><w:p><w:pPr><w:pStyle w:val="Tabla9"/><w:widowControl/><w:jc w:val="left"/><w:rPr><w:kern w:val="0"/><w:szCs w:val="24"/><w:lang w:val="es-CO" w:eastAsia="en-US" w:bidi="ar-SA"/><w:del w:id="17053" w:author="Unknown Author" w:date="2026-10-30T04:17:53Z"></w:del></w:rPr></w:pPr><w:del w:id="17052" w:author="Unknown Author" w:date="2026-10-30T04:17:53Z"><w:r><w:rPr><w:kern w:val="0"/><w:szCs w:val="24"/><w:lang w:val="es-CO" w:eastAsia="en-US" w:bidi="ar-SA"/></w:rPr><w:delText>Legales</w:delText></w:r></w:del></w:p></w:tc><w:tc><w:tcPr><w:tcW w:w="2549" w:type="dxa"/><w:tcBorders></w:tcBorders></w:tcPr><w:p><w:pPr><w:pStyle w:val="Tabla9"/><w:widowControl/><w:jc w:val="left"/><w:rPr><w:kern w:val="0"/><w:szCs w:val="24"/><w:lang w:val="es-CO" w:eastAsia="en-US" w:bidi="ar-SA"/><w:del w:id="17055" w:author="Unknown Author" w:date="2026-10-30T04:17:53Z"></w:del></w:rPr></w:pPr><w:del w:id="17054" w:author="Unknown Author" w:date="2026-10-30T04:17:53Z"><w:r><w:rPr><w:kern w:val="0"/><w:szCs w:val="24"/><w:lang w:val="es-CO" w:eastAsia="en-US" w:bidi="ar-SA"/></w:rPr><w:delText>Una solicitud de patente de terceros afecta la libertad de operación.</w:delText></w:r></w:del></w:p></w:tc><w:tc><w:tcPr><w:tcW w:w="1647" w:type="dxa"/><w:tcBorders></w:tcBorders></w:tcPr><w:p><w:pPr><w:pStyle w:val="Tabla9"/><w:widowControl/><w:jc w:val="left"/><w:rPr><w:kern w:val="0"/><w:szCs w:val="24"/><w:lang w:val="es-CO" w:eastAsia="en-US" w:bidi="ar-SA"/><w:del w:id="17057" w:author="Unknown Author" w:date="2026-10-30T04:17:53Z"></w:del></w:rPr></w:pPr><w:del w:id="17056" w:author="Unknown Author" w:date="2026-10-30T04:17:53Z"><w:r><w:rPr><w:kern w:val="0"/><w:szCs w:val="24"/><w:lang w:val="es-CO" w:eastAsia="en-US" w:bidi="ar-SA"/></w:rPr><w:delText>Improbable</w:delText></w:r></w:del></w:p></w:tc><w:tc><w:tcPr><w:tcW w:w="1233" w:type="dxa"/><w:tcBorders></w:tcBorders></w:tcPr><w:p><w:pPr><w:pStyle w:val="Tabla9"/><w:widowControl/><w:jc w:val="left"/><w:rPr><w:kern w:val="0"/><w:szCs w:val="24"/><w:lang w:val="es-CO" w:eastAsia="en-US" w:bidi="ar-SA"/><w:del w:id="17059" w:author="Unknown Author" w:date="2026-10-30T04:17:53Z"></w:del></w:rPr></w:pPr><w:del w:id="17058" w:author="Unknown Author" w:date="2026-10-30T04:17:53Z"><w:r><w:rPr><w:kern w:val="0"/><w:szCs w:val="24"/><w:lang w:val="es-CO" w:eastAsia="en-US" w:bidi="ar-SA"/></w:rPr><w:delText>Mayor</w:delText></w:r></w:del></w:p></w:tc><w:tc><w:tcPr><w:tcW w:w="2468" w:type="dxa"/><w:tcBorders></w:tcBorders></w:tcPr><w:p><w:pPr><w:pStyle w:val="Tabla9"/><w:widowControl/><w:jc w:val="left"/><w:rPr><w:kern w:val="0"/><w:szCs w:val="24"/><w:lang w:val="es-CO" w:eastAsia="en-US" w:bidi="ar-SA"/><w:del w:id="17061" w:author="Unknown Author" w:date="2026-10-30T04:17:53Z"></w:del></w:rPr></w:pPr><w:del w:id="17060" w:author="Unknown Author" w:date="2026-10-30T04:17:53Z"><w:r><w:rPr><w:kern w:val="0"/><w:szCs w:val="24"/><w:lang w:val="es-CO" w:eastAsia="en-US" w:bidi="ar-SA"/></w:rPr><w:delText>Análisis de libertad de operación y diseño alternativo del módulo afectado.</w:delText></w:r></w:del></w:p></w:tc></w:tr><w:tr><w:trPr><w:del w:id="17062" w:author="Unknown Author" w:date="2026-10-30T04:17:53Z"/><w:cantSplit w:val="true"/></w:trPr><w:tc><w:tcPr><w:tcW w:w="2057" w:type="dxa"/><w:tcBorders></w:tcBorders><w:shd w:color="auto" w:fill="F7F7F7" w:val="clear"/></w:tcPr><w:p><w:pPr><w:pStyle w:val="Tabla9"/><w:widowControl/><w:jc w:val="left"/><w:rPr><w:kern w:val="0"/><w:szCs w:val="24"/><w:lang w:val="es-CO" w:eastAsia="en-US" w:bidi="ar-SA"/><w:del w:id="17064" w:author="Unknown Author" w:date="2026-10-30T04:17:53Z"></w:del></w:rPr></w:pPr><w:del w:id="17063" w:author="Unknown Author" w:date="2026-10-30T04:17:53Z"><w:r><w:rPr><w:kern w:val="0"/><w:szCs w:val="24"/><w:lang w:val="es-CO" w:eastAsia="en-US" w:bidi="ar-SA"/></w:rPr><w:delText>Operacionales</w:delText></w:r></w:del></w:p></w:tc><w:tc><w:tcPr><w:tcW w:w="2549" w:type="dxa"/><w:tcBorders></w:tcBorders><w:shd w:color="auto" w:fill="F7F7F7" w:val="clear"/></w:tcPr><w:p><w:pPr><w:pStyle w:val="Tabla9"/><w:widowControl/><w:jc w:val="left"/><w:rPr><w:kern w:val="0"/><w:szCs w:val="24"/><w:lang w:val="es-CO" w:eastAsia="en-US" w:bidi="ar-SA"/><w:del w:id="17066" w:author="Unknown Author" w:date="2026-10-30T04:17:53Z"></w:del></w:rPr></w:pPr><w:del w:id="17065" w:author="Unknown Author" w:date="2026-10-30T04:17:53Z"><w:r><w:rPr><w:kern w:val="0"/><w:szCs w:val="24"/><w:lang w:val="es-CO" w:eastAsia="en-US" w:bidi="ar-SA"/></w:rPr><w:delText>Un incidente de ciberseguridad compromete la plataforma.</w:delText></w:r></w:del></w:p></w:tc><w:tc><w:tcPr><w:tcW w:w="1647" w:type="dxa"/><w:tcBorders></w:tcBorders><w:shd w:color="auto" w:fill="F7F7F7" w:val="clear"/></w:tcPr><w:p><w:pPr><w:pStyle w:val="Tabla9"/><w:widowControl/><w:jc w:val="left"/><w:rPr><w:kern w:val="0"/><w:szCs w:val="24"/><w:lang w:val="es-CO" w:eastAsia="en-US" w:bidi="ar-SA"/><w:del w:id="17068" w:author="Unknown Author" w:date="2026-10-30T04:17:53Z"></w:del></w:rPr></w:pPr><w:del w:id="17067" w:author="Unknown Author" w:date="2026-10-30T04:17:53Z"><w:r><w:rPr><w:kern w:val="0"/><w:szCs w:val="24"/><w:lang w:val="es-CO" w:eastAsia="en-US" w:bidi="ar-SA"/></w:rPr><w:delText>Improbable</w:delText></w:r></w:del></w:p></w:tc><w:tc><w:tcPr><w:tcW w:w="1233" w:type="dxa"/><w:tcBorders></w:tcBorders><w:shd w:color="auto" w:fill="F7F7F7" w:val="clear"/></w:tcPr><w:p><w:pPr><w:pStyle w:val="Tabla9"/><w:widowControl/><w:jc w:val="left"/><w:rPr><w:kern w:val="0"/><w:szCs w:val="24"/><w:lang w:val="es-CO" w:eastAsia="en-US" w:bidi="ar-SA"/><w:del w:id="17070" w:author="Unknown Author" w:date="2026-10-30T04:17:53Z"></w:del></w:rPr></w:pPr><w:del w:id="17069" w:author="Unknown Author" w:date="2026-10-30T04:17:53Z"><w:r><w:rPr><w:kern w:val="0"/><w:szCs w:val="24"/><w:lang w:val="es-CO" w:eastAsia="en-US" w:bidi="ar-SA"/></w:rPr><w:delText>Mayor</w:delText></w:r></w:del></w:p></w:tc><w:tc><w:tcPr><w:tcW w:w="2468" w:type="dxa"/><w:tcBorders></w:tcBorders><w:shd w:color="auto" w:fill="F7F7F7" w:val="clear"/></w:tcPr><w:p><w:pPr><w:pStyle w:val="Tabla9"/><w:widowControl/><w:jc w:val="left"/><w:rPr><w:kern w:val="0"/><w:szCs w:val="24"/><w:lang w:val="es-CO" w:eastAsia="en-US" w:bidi="ar-SA"/><w:del w:id="17072" w:author="Unknown Author" w:date="2026-10-30T04:17:53Z"></w:del></w:rPr></w:pPr><w:del w:id="17071" w:author="Unknown Author" w:date="2026-10-30T04:17:53Z"><w:r><w:rPr><w:kern w:val="0"/><w:szCs w:val="24"/><w:lang w:val="es-CO" w:eastAsia="en-US" w:bidi="ar-SA"/></w:rPr><w:delText>Pruebas de penetración, segmentación y copias de respaldo.</w:delText></w:r></w:del></w:p></w:tc></w:tr><w:tr><w:trPr><w:del w:id="17073" w:author="Unknown Author" w:date="2026-10-30T04:17:53Z"/><w:cantSplit w:val="true"/></w:trPr><w:tc><w:tcPr><w:tcW w:w="2057" w:type="dxa"/><w:tcBorders></w:tcBorders></w:tcPr><w:p><w:pPr><w:pStyle w:val="Tabla9"/><w:widowControl/><w:jc w:val="left"/><w:rPr><w:kern w:val="0"/><w:szCs w:val="24"/><w:lang w:val="es-CO" w:eastAsia="en-US" w:bidi="ar-SA"/><w:del w:id="17075" w:author="Unknown Author" w:date="2026-10-30T04:17:53Z"></w:del></w:rPr></w:pPr><w:del w:id="17074" w:author="Unknown Author" w:date="2026-10-30T04:17:53Z"><w:r><w:rPr><w:kern w:val="0"/><w:szCs w:val="24"/><w:lang w:val="es-CO" w:eastAsia="en-US" w:bidi="ar-SA"/></w:rPr><w:delText>Administrativos</w:delText></w:r></w:del></w:p></w:tc><w:tc><w:tcPr><w:tcW w:w="2549" w:type="dxa"/><w:tcBorders></w:tcBorders></w:tcPr><w:p><w:pPr><w:pStyle w:val="Tabla9"/><w:widowControl/><w:jc w:val="left"/><w:rPr><w:kern w:val="0"/><w:szCs w:val="24"/><w:lang w:val="es-CO" w:eastAsia="en-US" w:bidi="ar-SA"/><w:del w:id="17077" w:author="Unknown Author" w:date="2026-10-30T04:17:53Z"></w:del></w:rPr></w:pPr><w:del w:id="17076" w:author="Unknown Author" w:date="2026-10-30T04:17:53Z"><w:r><w:rPr><w:kern w:val="0"/><w:szCs w:val="24"/><w:lang w:val="es-CO" w:eastAsia="en-US" w:bidi="ar-SA"/></w:rPr><w:delText>La contratación del equipo y la firma de los convenios de ejecución se demoran más de ocho semanas.</w:delText></w:r></w:del></w:p></w:tc><w:tc><w:tcPr><w:tcW w:w="1647" w:type="dxa"/><w:tcBorders></w:tcBorders></w:tcPr><w:p><w:pPr><w:pStyle w:val="Tabla9"/><w:widowControl/><w:jc w:val="left"/><w:rPr><w:kern w:val="0"/><w:szCs w:val="24"/><w:lang w:val="es-CO" w:eastAsia="en-US" w:bidi="ar-SA"/><w:del w:id="17079" w:author="Unknown Author" w:date="2026-10-30T04:17:53Z"></w:del></w:rPr></w:pPr><w:del w:id="17078" w:author="Unknown Author" w:date="2026-10-30T04:17:53Z"><w:r><w:rPr><w:kern w:val="0"/><w:szCs w:val="24"/><w:lang w:val="es-CO" w:eastAsia="en-US" w:bidi="ar-SA"/></w:rPr><w:delText>Improbable</w:delText></w:r></w:del></w:p></w:tc><w:tc><w:tcPr><w:tcW w:w="1233" w:type="dxa"/><w:tcBorders></w:tcBorders></w:tcPr><w:p><w:pPr><w:pStyle w:val="Tabla9"/><w:widowControl/><w:jc w:val="left"/><w:rPr><w:kern w:val="0"/><w:szCs w:val="24"/><w:lang w:val="es-CO" w:eastAsia="en-US" w:bidi="ar-SA"/><w:del w:id="17081" w:author="Unknown Author" w:date="2026-10-30T04:17:53Z"></w:del></w:rPr></w:pPr><w:del w:id="17080" w:author="Unknown Author" w:date="2026-10-30T04:17:53Z"><w:r><w:rPr><w:kern w:val="0"/><w:szCs w:val="24"/><w:lang w:val="es-CO" w:eastAsia="en-US" w:bidi="ar-SA"/></w:rPr><w:delText>Mayor</w:delText></w:r></w:del></w:p></w:tc><w:tc><w:tcPr><w:tcW w:w="2468" w:type="dxa"/><w:tcBorders></w:tcBorders></w:tcPr><w:p><w:pPr><w:pStyle w:val="Tabla9"/><w:widowControl/><w:jc w:val="left"/><w:rPr><w:kern w:val="0"/><w:szCs w:val="24"/><w:lang w:val="es-CO" w:eastAsia="en-US" w:bidi="ar-SA"/><w:del w:id="17083" w:author="Unknown Author" w:date="2026-10-30T04:17:53Z"></w:del></w:rPr></w:pPr><w:del w:id="17082" w:author="Unknown Author" w:date="2026-10-30T04:17:53Z"><w:r><w:rPr><w:kern w:val="0"/><w:szCs w:val="24"/><w:lang w:val="es-CO" w:eastAsia="en-US" w:bidi="ar-SA"/></w:rPr><w:delText>Convenio marco previo con la IES y la empresa, plan de contratación con lista de elegibles y seguimiento semanal de la gerencia.</w:delText></w:r></w:del></w:p></w:tc></w:tr><w:tr><w:trPr><w:del w:id="17084" w:author="Unknown Author" w:date="2026-10-30T04:17:53Z"/><w:cantSplit w:val="true"/></w:trPr><w:tc><w:tcPr><w:tcW w:w="2057" w:type="dxa"/><w:tcBorders></w:tcBorders><w:shd w:color="auto" w:fill="F7F7F7" w:val="clear"/></w:tcPr><w:p><w:pPr><w:pStyle w:val="Tabla9"/><w:widowControl/><w:jc w:val="left"/><w:rPr><w:kern w:val="0"/><w:szCs w:val="24"/><w:lang w:val="es-CO" w:eastAsia="en-US" w:bidi="ar-SA"/><w:del w:id="17086" w:author="Unknown Author" w:date="2026-10-30T04:17:53Z"></w:del></w:rPr></w:pPr><w:del w:id="17085" w:author="Unknown Author" w:date="2026-10-30T04:17:53Z"><w:r><w:rPr><w:kern w:val="0"/><w:szCs w:val="24"/><w:lang w:val="es-CO" w:eastAsia="en-US" w:bidi="ar-SA"/></w:rPr><w:delText>De calendario</w:delText></w:r></w:del></w:p></w:tc><w:tc><w:tcPr><w:tcW w:w="2549" w:type="dxa"/><w:tcBorders></w:tcBorders><w:shd w:color="auto" w:fill="F7F7F7" w:val="clear"/></w:tcPr><w:p><w:pPr><w:pStyle w:val="Tabla9"/><w:widowControl/><w:jc w:val="left"/><w:rPr><w:kern w:val="0"/><w:szCs w:val="24"/><w:lang w:val="es-CO" w:eastAsia="en-US" w:bidi="ar-SA"/><w:del w:id="17088" w:author="Unknown Author" w:date="2026-10-30T04:17:53Z"></w:del></w:rPr></w:pPr><w:del w:id="17087" w:author="Unknown Author" w:date="2026-10-30T04:17:53Z"><w:r><w:rPr><w:kern w:val="0"/><w:szCs w:val="24"/><w:lang w:val="es-CO" w:eastAsia="en-US" w:bidi="ar-SA"/></w:rPr><w:delText>La importación y la nacionalización de un lote de equipos exceden doce semanas.</w:delText></w:r></w:del></w:p></w:tc><w:tc><w:tcPr><w:tcW w:w="1647" w:type="dxa"/><w:tcBorders></w:tcBorders><w:shd w:color="auto" w:fill="F7F7F7" w:val="clear"/></w:tcPr><w:p><w:pPr><w:pStyle w:val="Tabla9"/><w:widowControl/><w:jc w:val="left"/><w:rPr><w:kern w:val="0"/><w:szCs w:val="24"/><w:lang w:val="es-CO" w:eastAsia="en-US" w:bidi="ar-SA"/><w:del w:id="17090" w:author="Unknown Author" w:date="2026-10-30T04:17:53Z"></w:del></w:rPr></w:pPr><w:del w:id="17089" w:author="Unknown Author" w:date="2026-10-30T04:17:53Z"><w:r><w:rPr><w:kern w:val="0"/><w:szCs w:val="24"/><w:lang w:val="es-CO" w:eastAsia="en-US" w:bidi="ar-SA"/></w:rPr><w:delText>Improbable</w:delText></w:r></w:del></w:p></w:tc><w:tc><w:tcPr><w:tcW w:w="1233" w:type="dxa"/><w:tcBorders></w:tcBorders><w:shd w:color="auto" w:fill="F7F7F7" w:val="clear"/></w:tcPr><w:p><w:pPr><w:pStyle w:val="Tabla9"/><w:widowControl/><w:jc w:val="left"/><w:rPr><w:kern w:val="0"/><w:szCs w:val="24"/><w:lang w:val="es-CO" w:eastAsia="en-US" w:bidi="ar-SA"/><w:del w:id="17092" w:author="Unknown Author" w:date="2026-10-30T04:17:53Z"></w:del></w:rPr></w:pPr><w:del w:id="17091" w:author="Unknown Author" w:date="2026-10-30T04:17:53Z"><w:r><w:rPr><w:kern w:val="0"/><w:szCs w:val="24"/><w:lang w:val="es-CO" w:eastAsia="en-US" w:bidi="ar-SA"/></w:rPr><w:delText>Mayor</w:delText></w:r></w:del></w:p></w:tc><w:tc><w:tcPr><w:tcW w:w="2468" w:type="dxa"/><w:tcBorders></w:tcBorders><w:shd w:color="auto" w:fill="F7F7F7" w:val="clear"/></w:tcPr><w:p><w:pPr><w:pStyle w:val="Tabla9"/><w:widowControl/><w:jc w:val="left"/><w:rPr><w:kern w:val="0"/><w:szCs w:val="24"/><w:lang w:val="es-CO" w:eastAsia="en-US" w:bidi="ar-SA"/><w:del w:id="17094" w:author="Unknown Author" w:date="2026-10-30T04:17:53Z"></w:del></w:rPr></w:pPr><w:del w:id="17093" w:author="Unknown Author" w:date="2026-10-30T04:17:53Z"><w:r><w:rPr><w:kern w:val="0"/><w:szCs w:val="24"/><w:lang w:val="es-CO" w:eastAsia="en-US" w:bidi="ar-SA"/></w:rPr><w:delText>Importación por lote con anticipación de la orden, agente aduanero contratado y lote de reserva de cabezales en el país.</w:delText></w:r></w:del></w:p></w:tc></w:tr><w:tr><w:trPr><w:del w:id="17095" w:author="Unknown Author" w:date="2026-10-30T04:17:53Z"/><w:cantSplit w:val="true"/></w:trPr><w:tc><w:tcPr><w:tcW w:w="2057" w:type="dxa"/><w:tcBorders></w:tcBorders></w:tcPr><w:p><w:pPr><w:pStyle w:val="Tabla9"/><w:widowControl/><w:jc w:val="left"/><w:rPr><w:kern w:val="0"/><w:szCs w:val="24"/><w:lang w:val="es-CO" w:eastAsia="en-US" w:bidi="ar-SA"/><w:del w:id="17097" w:author="Unknown Author" w:date="2026-10-30T04:17:53Z"></w:del></w:rPr></w:pPr><w:del w:id="17096" w:author="Unknown Author" w:date="2026-10-30T04:17:53Z"><w:r><w:rPr><w:kern w:val="0"/><w:szCs w:val="24"/><w:lang w:val="es-CO" w:eastAsia="en-US" w:bidi="ar-SA"/></w:rPr><w:delText>Sanitarios</w:delText></w:r></w:del></w:p></w:tc><w:tc><w:tcPr><w:tcW w:w="2549" w:type="dxa"/><w:tcBorders></w:tcBorders></w:tcPr><w:p><w:pPr><w:pStyle w:val="Tabla9"/><w:widowControl/><w:jc w:val="left"/><w:rPr><w:kern w:val="0"/><w:szCs w:val="24"/><w:lang w:val="es-CO" w:eastAsia="en-US" w:bidi="ar-SA"/><w:del w:id="17099" w:author="Unknown Author" w:date="2026-10-30T04:17:53Z"></w:del></w:rPr></w:pPr><w:del w:id="17098" w:author="Unknown Author" w:date="2026-10-30T04:17:53Z"><w:r><w:rPr><w:kern w:val="0"/><w:szCs w:val="24"/><w:lang w:val="es-CO" w:eastAsia="en-US" w:bidi="ar-SA"/></w:rPr><w:delText>El personal de campo se expone al polvo y a los escombros durante la instalación y el mantenimiento.</w:delText></w:r></w:del></w:p></w:tc><w:tc><w:tcPr><w:tcW w:w="1647" w:type="dxa"/><w:tcBorders></w:tcBorders></w:tcPr><w:p><w:pPr><w:pStyle w:val="Tabla9"/><w:widowControl/><w:jc w:val="left"/><w:rPr><w:kern w:val="0"/><w:szCs w:val="24"/><w:lang w:val="es-CO" w:eastAsia="en-US" w:bidi="ar-SA"/><w:del w:id="17101" w:author="Unknown Author" w:date="2026-10-30T04:17:53Z"></w:del></w:rPr></w:pPr><w:del w:id="17100" w:author="Unknown Author" w:date="2026-10-30T04:17:53Z"><w:r><w:rPr><w:kern w:val="0"/><w:szCs w:val="24"/><w:lang w:val="es-CO" w:eastAsia="en-US" w:bidi="ar-SA"/></w:rPr><w:delText>Improbable</w:delText></w:r></w:del></w:p></w:tc><w:tc><w:tcPr><w:tcW w:w="1233" w:type="dxa"/><w:tcBorders></w:tcBorders></w:tcPr><w:p><w:pPr><w:pStyle w:val="Tabla9"/><w:widowControl/><w:jc w:val="left"/><w:rPr><w:kern w:val="0"/><w:szCs w:val="24"/><w:lang w:val="es-CO" w:eastAsia="en-US" w:bidi="ar-SA"/><w:del w:id="17103" w:author="Unknown Author" w:date="2026-10-30T04:17:53Z"></w:del></w:rPr></w:pPr><w:del w:id="17102" w:author="Unknown Author" w:date="2026-10-30T04:17:53Z"><w:r><w:rPr><w:kern w:val="0"/><w:szCs w:val="24"/><w:lang w:val="es-CO" w:eastAsia="en-US" w:bidi="ar-SA"/></w:rPr><w:delText>Moderado</w:delText></w:r></w:del></w:p></w:tc><w:tc><w:tcPr><w:tcW w:w="2468" w:type="dxa"/><w:tcBorders></w:tcBorders></w:tcPr><w:p><w:pPr><w:pStyle w:val="Tabla9"/><w:widowControl/><w:jc w:val="left"/><w:rPr><w:kern w:val="0"/><w:szCs w:val="24"/><w:lang w:val="es-CO" w:eastAsia="en-US" w:bidi="ar-SA"/><w:del w:id="17105" w:author="Unknown Author" w:date="2026-10-30T04:17:53Z"></w:del></w:rPr></w:pPr><w:del w:id="17104" w:author="Unknown Author" w:date="2026-10-30T04:17:53Z"><w:r><w:rPr><w:kern w:val="0"/><w:szCs w:val="24"/><w:lang w:val="es-CO" w:eastAsia="en-US" w:bidi="ar-SA"/></w:rPr><w:delText>Protocolo de seguridad y salud con respiradores N95, inducción previa y ventanas de trabajo fuera de la remoción activa.</w:delText></w:r></w:del></w:p></w:tc></w:tr><w:tr><w:trPr><w:del w:id="17106" w:author="Unknown Author" w:date="2026-10-30T04:17:53Z"/><w:cantSplit w:val="true"/></w:trPr><w:tc><w:tcPr><w:tcW w:w="2057" w:type="dxa"/><w:tcBorders></w:tcBorders><w:shd w:color="auto" w:fill="F7F7F7" w:val="clear"/></w:tcPr><w:p><w:pPr><w:pStyle w:val="Tabla9"/><w:widowControl/><w:jc w:val="left"/><w:rPr><w:kern w:val="0"/><w:szCs w:val="24"/><w:lang w:val="es-CO" w:eastAsia="en-US" w:bidi="ar-SA"/><w:del w:id="17108" w:author="Unknown Author" w:date="2026-10-30T04:17:53Z"></w:del></w:rPr></w:pPr><w:del w:id="17107" w:author="Unknown Author" w:date="2026-10-30T04:17:53Z"><w:r><w:rPr><w:kern w:val="0"/><w:szCs w:val="24"/><w:lang w:val="es-CO" w:eastAsia="en-US" w:bidi="ar-SA"/></w:rPr><w:delText>Operacionales</w:delText></w:r></w:del></w:p></w:tc><w:tc><w:tcPr><w:tcW w:w="2549" w:type="dxa"/><w:tcBorders></w:tcBorders><w:shd w:color="auto" w:fill="F7F7F7" w:val="clear"/></w:tcPr><w:p><w:pPr><w:pStyle w:val="Tabla9"/><w:widowControl/><w:jc w:val="left"/><w:rPr><w:kern w:val="0"/><w:szCs w:val="24"/><w:lang w:val="es-CO" w:eastAsia="en-US" w:bidi="ar-SA"/><w:del w:id="17110" w:author="Unknown Author" w:date="2026-10-30T04:17:53Z"></w:del></w:rPr></w:pPr><w:del w:id="17109" w:author="Unknown Author" w:date="2026-10-30T04:17:53Z"><w:r><w:rPr><w:kern w:val="0"/><w:szCs w:val="24"/><w:lang w:val="es-CO" w:eastAsia="en-US" w:bidi="ar-SA"/></w:rPr><w:delText>Los propietarios o las autoridades no permiten medir en un número suficiente de demoliciones o remociones reales entre los meses 13 y 22.</w:delText></w:r></w:del></w:p></w:tc><w:tc><w:tcPr><w:tcW w:w="1647" w:type="dxa"/><w:tcBorders></w:tcBorders><w:shd w:color="auto" w:fill="F7F7F7" w:val="clear"/></w:tcPr><w:p><w:pPr><w:pStyle w:val="Tabla9"/><w:widowControl/><w:jc w:val="left"/><w:rPr><w:kern w:val="0"/><w:szCs w:val="24"/><w:lang w:val="es-CO" w:eastAsia="en-US" w:bidi="ar-SA"/><w:del w:id="17112" w:author="Unknown Author" w:date="2026-10-30T04:17:53Z"></w:del></w:rPr></w:pPr><w:del w:id="17111" w:author="Unknown Author" w:date="2026-10-30T04:17:53Z"><w:r><w:rPr><w:kern w:val="0"/><w:szCs w:val="24"/><w:lang w:val="es-CO" w:eastAsia="en-US" w:bidi="ar-SA"/></w:rPr><w:delText>Probable</w:delText></w:r></w:del></w:p></w:tc><w:tc><w:tcPr><w:tcW w:w="1233" w:type="dxa"/><w:tcBorders></w:tcBorders><w:shd w:color="auto" w:fill="F7F7F7" w:val="clear"/></w:tcPr><w:p><w:pPr><w:pStyle w:val="Tabla9"/><w:widowControl/><w:jc w:val="left"/><w:rPr><w:kern w:val="0"/><w:szCs w:val="24"/><w:lang w:val="es-CO" w:eastAsia="en-US" w:bidi="ar-SA"/><w:del w:id="17114" w:author="Unknown Author" w:date="2026-10-30T04:17:53Z"></w:del></w:rPr></w:pPr><w:del w:id="17113" w:author="Unknown Author" w:date="2026-10-30T04:17:53Z"><w:r><w:rPr><w:kern w:val="0"/><w:szCs w:val="24"/><w:lang w:val="es-CO" w:eastAsia="en-US" w:bidi="ar-SA"/></w:rPr><w:delText>Mayor</w:delText></w:r></w:del></w:p></w:tc><w:tc><w:tcPr><w:tcW w:w="2468" w:type="dxa"/><w:tcBorders></w:tcBorders><w:shd w:color="auto" w:fill="F7F7F7" w:val="clear"/></w:tcPr><w:p><w:pPr><w:pStyle w:val="Tabla9"/><w:widowControl/><w:jc w:val="left"/><w:rPr><w:kern w:val="0"/><w:szCs w:val="24"/><w:lang w:val="es-CO" w:eastAsia="en-US" w:bidi="ar-SA"/><w:del w:id="17116" w:author="Unknown Author" w:date="2026-10-30T04:17:53Z"></w:del></w:rPr></w:pPr><w:del w:id="17115" w:author="Unknown Author" w:date="2026-10-30T04:17:53Z"><w:r><w:rPr><w:kern w:val="0"/><w:szCs w:val="24"/><w:lang w:val="es-CO" w:eastAsia="en-US" w:bidi="ar-SA"/></w:rPr><w:delText>Acuerdo con comités y municipios para anunciar cada demolición con 15 días de antelación, uso de remociones de menor escala y de sitios de prueba como respaldo, y regla mínima de seis eventos válidos en nueve campañas.</w:delText></w:r></w:del></w:p></w:tc></w:tr><w:tr><w:trPr><w:del w:id="17117" w:author="Unknown Author" w:date="2026-10-30T04:17:53Z"/><w:cantSplit w:val="true"/></w:trPr><w:tc><w:tcPr><w:tcW w:w="2057" w:type="dxa"/><w:tcBorders></w:tcBorders></w:tcPr><w:p><w:pPr><w:pStyle w:val="Tabla9"/><w:widowControl/><w:jc w:val="left"/><w:rPr><w:kern w:val="0"/><w:szCs w:val="24"/><w:lang w:val="es-CO" w:eastAsia="en-US" w:bidi="ar-SA"/><w:del w:id="17119" w:author="Unknown Author" w:date="2026-10-30T04:17:53Z"></w:del></w:rPr></w:pPr><w:del w:id="17118" w:author="Unknown Author" w:date="2026-10-30T04:17:53Z"><w:r><w:rPr><w:kern w:val="0"/><w:szCs w:val="24"/><w:lang w:val="es-CO" w:eastAsia="en-US" w:bidi="ar-SA"/></w:rPr><w:delText>Operacionales</w:delText></w:r></w:del></w:p></w:tc><w:tc><w:tcPr><w:tcW w:w="2549" w:type="dxa"/><w:tcBorders></w:tcBorders></w:tcPr><w:p><w:pPr><w:pStyle w:val="Tabla9"/><w:widowControl/><w:jc w:val="left"/><w:rPr><w:kern w:val="0"/><w:szCs w:val="24"/><w:lang w:val="es-CO" w:eastAsia="en-US" w:bidi="ar-SA"/><w:del w:id="17121" w:author="Unknown Author" w:date="2026-10-30T04:17:53Z"></w:del></w:rPr></w:pPr><w:del w:id="17120" w:author="Unknown Author" w:date="2026-10-30T04:17:53Z"><w:r><w:rPr><w:kern w:val="0"/><w:szCs w:val="24"/><w:lang w:val="es-CO" w:eastAsia="en-US" w:bidi="ar-SA"/></w:rPr><w:delText>El gemelo predictivo no alcanza el desempeño fijado (FAC2 ≥ 0,5 y sesgo fraccional absoluto ≤ 0,3 en promedios de 24 horas).</w:delText></w:r></w:del></w:p></w:tc><w:tc><w:tcPr><w:tcW w:w="1647" w:type="dxa"/><w:tcBorders></w:tcBorders></w:tcPr><w:p><w:pPr><w:pStyle w:val="Tabla9"/><w:widowControl/><w:jc w:val="left"/><w:rPr><w:kern w:val="0"/><w:szCs w:val="24"/><w:lang w:val="es-CO" w:eastAsia="en-US" w:bidi="ar-SA"/><w:del w:id="17123" w:author="Unknown Author" w:date="2026-10-30T04:17:53Z"></w:del></w:rPr></w:pPr><w:del w:id="17122" w:author="Unknown Author" w:date="2026-10-30T04:17:53Z"><w:r><w:rPr><w:kern w:val="0"/><w:szCs w:val="24"/><w:lang w:val="es-CO" w:eastAsia="en-US" w:bidi="ar-SA"/></w:rPr><w:delText>Improbable</w:delText></w:r></w:del></w:p></w:tc><w:tc><w:tcPr><w:tcW w:w="1233" w:type="dxa"/><w:tcBorders></w:tcBorders></w:tcPr><w:p><w:pPr><w:pStyle w:val="Tabla9"/><w:widowControl/><w:jc w:val="left"/><w:rPr><w:kern w:val="0"/><w:szCs w:val="24"/><w:lang w:val="es-CO" w:eastAsia="en-US" w:bidi="ar-SA"/><w:del w:id="17125" w:author="Unknown Author" w:date="2026-10-30T04:17:53Z"></w:del></w:rPr></w:pPr><w:del w:id="17124" w:author="Unknown Author" w:date="2026-10-30T04:17:53Z"><w:r><w:rPr><w:kern w:val="0"/><w:szCs w:val="24"/><w:lang w:val="es-CO" w:eastAsia="en-US" w:bidi="ar-SA"/></w:rPr><w:delText>Mayor</w:delText></w:r></w:del></w:p></w:tc><w:tc><w:tcPr><w:tcW w:w="2468" w:type="dxa"/><w:tcBorders></w:tcBorders></w:tcPr><w:p><w:pPr><w:pStyle w:val="Tabla9"/><w:widowControl/><w:jc w:val="left"/><w:rPr><w:kern w:val="0"/><w:szCs w:val="24"/><w:lang w:val="es-CO" w:eastAsia="en-US" w:bidi="ar-SA"/><w:del w:id="17127" w:author="Unknown Author" w:date="2026-10-30T04:17:53Z"></w:del></w:rPr></w:pPr><w:del w:id="17126" w:author="Unknown Author" w:date="2026-10-30T04:17:53Z"><w:r><w:rPr><w:kern w:val="0"/><w:szCs w:val="24"/><w:lang w:val="es-CO" w:eastAsia="en-US" w:bidi="ar-SA"/></w:rPr><w:delText>Calibración por etapas con la campaña piloto, comparación del modelo sustituto con el modelo físico, verificación independiente y restricción del uso del resultado al dominio validado, con el desempeño real informado.</w:delText></w:r></w:del></w:p></w:tc></w:tr><w:tr><w:trPr><w:del w:id="17128" w:author="Unknown Author" w:date="2026-10-30T04:17:53Z"/><w:cantSplit w:val="true"/></w:trPr><w:tc><w:tcPr><w:tcW w:w="2057" w:type="dxa"/><w:tcBorders></w:tcBorders><w:shd w:color="auto" w:fill="F7F7F7" w:val="clear"/></w:tcPr><w:p><w:pPr><w:pStyle w:val="Tabla9"/><w:widowControl/><w:jc w:val="left"/><w:rPr><w:kern w:val="0"/><w:szCs w:val="24"/><w:lang w:val="es-CO" w:eastAsia="en-US" w:bidi="ar-SA"/><w:del w:id="17130" w:author="Unknown Author" w:date="2026-10-30T04:17:53Z"></w:del></w:rPr></w:pPr><w:del w:id="17129" w:author="Unknown Author" w:date="2026-10-30T04:17:53Z"><w:r><w:rPr><w:kern w:val="0"/><w:szCs w:val="24"/><w:lang w:val="es-CO" w:eastAsia="en-US" w:bidi="ar-SA"/></w:rPr><w:delText>Operacionales</w:delText></w:r></w:del></w:p></w:tc><w:tc><w:tcPr><w:tcW w:w="2549" w:type="dxa"/><w:tcBorders></w:tcBorders><w:shd w:color="auto" w:fill="F7F7F7" w:val="clear"/></w:tcPr><w:p><w:pPr><w:pStyle w:val="Tabla9"/><w:widowControl/><w:jc w:val="left"/><w:rPr><w:kern w:val="0"/><w:szCs w:val="24"/><w:lang w:val="es-CO" w:eastAsia="en-US" w:bidi="ar-SA"/><w:del w:id="17132" w:author="Unknown Author" w:date="2026-10-30T04:17:53Z"></w:del></w:rPr></w:pPr><w:del w:id="17131" w:author="Unknown Author" w:date="2026-10-30T04:17:53Z"><w:r><w:rPr><w:kern w:val="0"/><w:szCs w:val="24"/><w:lang w:val="es-CO" w:eastAsia="en-US" w:bidi="ar-SA"/></w:rPr><w:delText>Los datos de entrada del modelo (geometría, material, método de demolición o meteorología) faltan o son de baja calidad.</w:delText></w:r></w:del></w:p></w:tc><w:tc><w:tcPr><w:tcW w:w="1647" w:type="dxa"/><w:tcBorders></w:tcBorders><w:shd w:color="auto" w:fill="F7F7F7" w:val="clear"/></w:tcPr><w:p><w:pPr><w:pStyle w:val="Tabla9"/><w:widowControl/><w:jc w:val="left"/><w:rPr><w:kern w:val="0"/><w:szCs w:val="24"/><w:lang w:val="es-CO" w:eastAsia="en-US" w:bidi="ar-SA"/><w:del w:id="17134" w:author="Unknown Author" w:date="2026-10-30T04:17:53Z"></w:del></w:rPr></w:pPr><w:del w:id="17133" w:author="Unknown Author" w:date="2026-10-30T04:17:53Z"><w:r><w:rPr><w:kern w:val="0"/><w:szCs w:val="24"/><w:lang w:val="es-CO" w:eastAsia="en-US" w:bidi="ar-SA"/></w:rPr><w:delText>Improbable</w:delText></w:r></w:del></w:p></w:tc><w:tc><w:tcPr><w:tcW w:w="1233" w:type="dxa"/><w:tcBorders></w:tcBorders><w:shd w:color="auto" w:fill="F7F7F7" w:val="clear"/></w:tcPr><w:p><w:pPr><w:pStyle w:val="Tabla9"/><w:widowControl/><w:jc w:val="left"/><w:rPr><w:kern w:val="0"/><w:szCs w:val="24"/><w:lang w:val="es-CO" w:eastAsia="en-US" w:bidi="ar-SA"/><w:del w:id="17136" w:author="Unknown Author" w:date="2026-10-30T04:17:53Z"></w:del></w:rPr></w:pPr><w:del w:id="17135" w:author="Unknown Author" w:date="2026-10-30T04:17:53Z"><w:r><w:rPr><w:kern w:val="0"/><w:szCs w:val="24"/><w:lang w:val="es-CO" w:eastAsia="en-US" w:bidi="ar-SA"/></w:rPr><w:delText>Moderado</w:delText></w:r></w:del></w:p></w:tc><w:tc><w:tcPr><w:tcW w:w="2468" w:type="dxa"/><w:tcBorders></w:tcBorders><w:shd w:color="auto" w:fill="F7F7F7" w:val="clear"/></w:tcPr><w:p><w:pPr><w:pStyle w:val="Tabla9"/><w:widowControl/><w:jc w:val="left"/><w:rPr><w:kern w:val="0"/><w:szCs w:val="24"/><w:lang w:val="es-CO" w:eastAsia="en-US" w:bidi="ar-SA"/><w:del w:id="17138" w:author="Unknown Author" w:date="2026-10-30T04:17:53Z"></w:del></w:rPr></w:pPr><w:del w:id="17137" w:author="Unknown Author" w:date="2026-10-30T04:17:53Z"><w:r><w:rPr><w:kern w:val="0"/><w:szCs w:val="24"/><w:lang w:val="es-CO" w:eastAsia="en-US" w:bidi="ar-SA"/></w:rPr><w:delText>Levantamiento con dron antes de cada evento, cuatro estaciones meteorológicas propias, inventario de emisión expresado en rangos y resultados presentados como escenarios.</w:delText></w:r></w:del></w:p></w:tc></w:tr><w:tr><w:trPr><w:del w:id="17139" w:author="Unknown Author" w:date="2026-10-30T04:17:53Z"/><w:cantSplit w:val="true"/></w:trPr><w:tc><w:tcPr><w:tcW w:w="2057" w:type="dxa"/><w:tcBorders><w:bottom w:val="single" w:sz="12" w:space="0" w:color="2A3439"/></w:tcBorders></w:tcPr><w:p><w:pPr><w:pStyle w:val="Tabla9"/><w:keepNext w:val="true"/><w:widowControl/><w:jc w:val="left"/><w:rPr><w:kern w:val="0"/><w:szCs w:val="24"/><w:lang w:val="es-CO" w:eastAsia="en-US" w:bidi="ar-SA"/><w:del w:id="17141" w:author="Unknown Author" w:date="2026-10-30T04:17:53Z"></w:del></w:rPr></w:pPr><w:del w:id="17140" w:author="Unknown Author" w:date="2026-10-30T04:17:53Z"><w:r><w:rPr><w:kern w:val="0"/><w:szCs w:val="24"/><w:lang w:val="es-CO" w:eastAsia="en-US" w:bidi="ar-SA"/></w:rPr><w:delText>Legales</w:delText></w:r></w:del></w:p></w:tc><w:tc><w:tcPr><w:tcW w:w="2549" w:type="dxa"/><w:tcBorders><w:bottom w:val="single" w:sz="12" w:space="0" w:color="2A3439"/></w:tcBorders></w:tcPr><w:p><w:pPr><w:pStyle w:val="Tabla9"/><w:keepNext w:val="true"/><w:widowControl/><w:jc w:val="left"/><w:rPr><w:kern w:val="0"/><w:szCs w:val="24"/><w:lang w:val="es-CO" w:eastAsia="en-US" w:bidi="ar-SA"/><w:del w:id="17143" w:author="Unknown Author" w:date="2026-10-30T04:17:53Z"></w:del></w:rPr></w:pPr><w:del w:id="17142" w:author="Unknown Author" w:date="2026-10-30T04:17:53Z"><w:r><w:rPr><w:kern w:val="0"/><w:szCs w:val="24"/><w:lang w:val="es-CO" w:eastAsia="en-US" w:bidi="ar-SA"/></w:rPr><w:delText>El resultado del laboratorio se interpreta como autorización de demolición, licencia o prueba de responsabilidad.</w:delText></w:r></w:del></w:p></w:tc><w:tc><w:tcPr><w:tcW w:w="1647" w:type="dxa"/><w:tcBorders><w:bottom w:val="single" w:sz="12" w:space="0" w:color="2A3439"/></w:tcBorders></w:tcPr><w:p><w:pPr><w:pStyle w:val="Tabla9"/><w:keepNext w:val="true"/><w:widowControl/><w:jc w:val="left"/><w:rPr><w:kern w:val="0"/><w:szCs w:val="24"/><w:lang w:val="es-CO" w:eastAsia="en-US" w:bidi="ar-SA"/><w:del w:id="17145" w:author="Unknown Author" w:date="2026-10-30T04:17:53Z"></w:del></w:rPr></w:pPr><w:del w:id="17144" w:author="Unknown Author" w:date="2026-10-30T04:17:53Z"><w:r><w:rPr><w:kern w:val="0"/><w:szCs w:val="24"/><w:lang w:val="es-CO" w:eastAsia="en-US" w:bidi="ar-SA"/></w:rPr><w:delText>Improbable</w:delText></w:r></w:del></w:p></w:tc><w:tc><w:tcPr><w:tcW w:w="1233" w:type="dxa"/><w:tcBorders><w:bottom w:val="single" w:sz="12" w:space="0" w:color="2A3439"/></w:tcBorders></w:tcPr><w:p><w:pPr><w:pStyle w:val="Tabla9"/><w:keepNext w:val="true"/><w:widowControl/><w:jc w:val="left"/><w:rPr><w:kern w:val="0"/><w:szCs w:val="24"/><w:lang w:val="es-CO" w:eastAsia="en-US" w:bidi="ar-SA"/><w:del w:id="17147" w:author="Unknown Author" w:date="2026-10-30T04:17:53Z"></w:del></w:rPr></w:pPr><w:del w:id="17146" w:author="Unknown Author" w:date="2026-10-30T04:17:53Z"><w:r><w:rPr><w:kern w:val="0"/><w:szCs w:val="24"/><w:lang w:val="es-CO" w:eastAsia="en-US" w:bidi="ar-SA"/></w:rPr><w:delText>Mayor</w:delText></w:r></w:del></w:p></w:tc><w:tc><w:tcPr><w:tcW w:w="2468" w:type="dxa"/><w:tcBorders><w:bottom w:val="single" w:sz="12" w:space="0" w:color="2A3439"/></w:tcBorders></w:tcPr><w:p><w:pPr><w:pStyle w:val="Tabla9"/><w:keepNext w:val="true"/><w:widowControl/><w:jc w:val="left"/><w:rPr><w:kern w:val="0"/><w:szCs w:val="24"/><w:lang w:val="es-CO" w:eastAsia="en-US" w:bidi="ar-SA"/><w:del w:id="17149" w:author="Unknown Author" w:date="2026-10-30T04:17:53Z"></w:del></w:rPr></w:pPr><w:del w:id="17148" w:author="Unknown Author" w:date="2026-10-30T04:17:53Z"><w:r><w:rPr><w:kern w:val="0"/><w:szCs w:val="24"/><w:lang w:val="es-CO" w:eastAsia="en-US" w:bidi="ar-SA"/></w:rPr><w:delText>El protocolo define el resultado como estimación de apoyo a la decisión, con advertencia expresa de alcance, convenio de uso con el municipio y revisión jurídica previa a la adopción.</w:delText></w:r></w:del></w:p></w:tc></w:tr></w:tbl><w:p><w:pPr><w:pStyle w:val="TablaNota"/><w:rPr></w:rPr></w:pPr><w:r><w:rPr><w:i/><w:iCs/></w:rPr><w:t>Nota.</w:t></w:r><w:r><w:rPr></w:rPr><w:t xml:space="preserve"> Elaboración propia. Probabilidad: raro (menos de 20 %), improbable (20 a 39 %) o probable (40 % o más). Impacto: menor, moderado o mayor según la escala de 1 a 5 del registro de riesgos (4 o 5 es mayor). Las probabilidades son estimaciones de formulación sin serie histórica.</w:t></w:r></w:p><w:p><w:pPr><w:pStyle w:val="BodyText"/><w:rPr></w:rPr></w:pPr><w:r><w:rPr></w:rPr><w:t xml:space="preserve">La Figura 22.1 ubica los </w:t></w:r><w:ins w:id="17150" w:author="Unknown Author" w:date="2026-10-30T04:17:53Z"><w:r><w:rPr></w:rPr><w:t>21</w:t></w:r></w:ins><w:del w:id="17151" w:author="Unknown Author" w:date="2026-10-30T04:17:53Z"><w:r><w:rPr></w:rPr><w:delText>19</w:delText></w:r></w:del><w:r><w:rPr></w:rPr><w:t xml:space="preserve"> riesgos en la matriz de probabilidad e impacto. Hay 8 riesgos probables y </w:t></w:r><w:ins w:id="17152" w:author="Unknown Author" w:date="2026-10-30T04:17:53Z"><w:r><w:rPr></w:rPr><w:t>17</w:t></w:r></w:ins><w:del w:id="17153" w:author="Unknown Author" w:date="2026-10-30T04:17:53Z"><w:r><w:rPr></w:rPr><w:delText>15</w:delText></w:r></w:del><w:r><w:rPr></w:rPr><w:t xml:space="preserve"> con impacto mayor. Son a la vez probables y de impacto mayor 6 riesgos. Los dos primeros son la saturación de los cabezales por humedad y polvo y la falla de la red celular. Los otros dos son la no adopción del tablero por los </w:t></w:r><w:ins w:id="17154" w:author="Unknown Author" w:date="2026-10-30T04:17:53Z"><w:r><w:rPr></w:rPr><w:t>consejos</w:t></w:r></w:ins><w:del w:id="17155" w:author="Unknown Author" w:date="2026-10-30T04:17:53Z"><w:r><w:rPr></w:rPr><w:delText>comités</w:delText></w:r></w:del><w:r><w:rPr></w:rPr><w:t xml:space="preserve"> y la falta de operación por los custodios. El quinto es la devaluación del peso sobre los equipos importados. El sexto es la falta de acceso a un número suficiente de demoliciones reales para validar el gemelo predictivo. Los otros </w:t></w:r><w:ins w:id="17156" w:author="Unknown Author" w:date="2026-10-30T04:17:53Z"><w:r><w:rPr></w:rPr><w:t>15</w:t></w:r></w:ins><w:del w:id="17157" w:author="Unknown Author" w:date="2026-10-30T04:17:53Z"><w:r><w:rPr></w:rPr><w:delText>13</w:delText></w:r></w:del><w:r><w:rPr></w:rPr><w:t xml:space="preserve"> riesgos son improbables o de impacto moderado.</w:t></w:r></w:p><w:p><w:pPr><w:pStyle w:val="FiguraRotulo"/><w:rPr></w:rPr></w:pPr><w:bookmarkStart w:id="261" w:name="rot_Figura_22_1"/><w:r><w:rPr><w:b/><w:bCs/></w:rPr><w:t>Figura 22.1</w:t></w:r><w:bookmarkEnd w:id="261"/></w:p><w:p><w:pPr><w:pStyle w:val="FiguraTitulo"/><w:rPr></w:rPr></w:pPr><w:r><w:rPr><w:i/><w:iCs/></w:rPr><w:t xml:space="preserve">Ocho de </w:t></w:r><w:ins w:id="17158" w:author="Unknown Author" w:date="2026-10-30T04:17:53Z"><w:r><w:rPr><w:i/><w:iCs/></w:rPr><w:t>veintiuno</w:t></w:r></w:ins><w:del w:id="17159" w:author="Unknown Author" w:date="2026-10-30T04:17:53Z"><w:r><w:rPr><w:i/><w:iCs/></w:rPr><w:delText>diecinueve</w:delText></w:r></w:del><w:r><w:rPr><w:i/><w:iCs/></w:rPr><w:t xml:space="preserve"> riesgos son probables y </w:t></w:r><w:ins w:id="17160" w:author="Unknown Author" w:date="2026-10-30T04:17:53Z"><w:r><w:rPr><w:i/><w:iCs/></w:rPr><w:t>diecisiete</w:t></w:r></w:ins><w:del w:id="17161" w:author="Unknown Author" w:date="2026-10-30T04:17:53Z"><w:r><w:rPr><w:i/><w:iCs/></w:rPr><w:delText>quince</w:delText></w:r></w:del><w:r><w:rPr><w:i/><w:iCs/></w:rPr><w:t xml:space="preserve"> tienen impacto mayor, y cada uno tiene una respuesta asignada</w:t></w:r></w:p><w:p><w:pPr><w:pStyle w:val="BodyText"/><w:rPr></w:rPr></w:pPr><w:r><w:rPr></w:rPr><w:drawing><wp:inline distT="0" distB="0" distL="0" distR="0"><wp:extent cx="5579745" cy="4686935"/><wp:effectExtent l="0" t="0" r="0" b="0"/><wp:docPr id="35" name="Image28"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35" name="Image28" descr=""></pic:cNvPr><pic:cNvPicPr><a:picLocks noChangeAspect="1" noChangeArrowheads="1"/></pic:cNvPicPr></pic:nvPicPr><pic:blipFill><a:blip r:embed="rId37"></a:blip><a:stretch><a:fillRect/></a:stretch></pic:blipFill><pic:spPr bwMode="auto"><a:xfrm><a:off x="0" y="0"/><a:ext cx="5579745" cy="4686935"/></a:xfrm><a:prstGeom prst="rect"><a:avLst/></a:prstGeom></pic:spPr></pic:pic></a:graphicData></a:graphic></wp:inline></w:drawing></w:r></w:p><w:p><w:pPr><w:pStyle w:val="FiguraNota"/><w:rPr></w:rPr></w:pPr><w:r><w:rPr><w:i/><w:iCs/></w:rPr><w:t>Nota.</w:t></w:r><w:r><w:rPr></w:rPr><w:t xml:space="preserve"> Elaboración propia con el registro de riesgos del proyecto. Cada punto es un riesgo identificado por su código. Software: Python 3 y matplotlib.</w:t></w:r></w:p><w:p><w:pPr><w:pStyle w:val="BodyText"/><w:rPr></w:rPr></w:pPr><w:r><w:rPr></w:rPr><w:t>El proyecto no usa una reserva de contingencia ni pólizas. Los términos de referencia excluyen los seguros del apoyo del SGR y no contemplan la reserva como rubro (Ministerio de Ciencia, Tecnología e Innovación [MinCiencias], 2026). El riesgo se atiende con cuatro medios. El primero son 20 nodos y un gateway de reserva, que reponen pérdidas. El segundo son las compras por tramo con cotizaciones vigentes. El tercero son las compuertas, que detienen la ampliación si un criterio falla. El cuarto es la holgura de las actividades 1.1, 3.1, 3.2 y 3.3 y de las del laboratorio.</w:t></w:r></w:p><w:p><w:pPr><w:pStyle w:val="BodyText"/><w:rPr></w:rPr></w:pPr><w:r><w:rPr></w:rPr><w:t>La Tabla 22.2 detalla los seis riesgos críticos. Cada uno tiene un responsable, una señal de activación y una medida de contingencia. Si la señal se activa, el responsable informa a la gerencia en el ciclo mensual siguiente y la gerencia convoca la decisión. Las señales de la humedad, del enlace, del uso y de los custodios coinciden con los criterios de las compuertas. Por eso la compuerta no libera la compra del tramo siguiente mientras la señal esté activa.</w:t></w:r></w:p><w:p><w:pPr><w:pStyle w:val="TablaRotulo"/><w:rPr></w:rPr></w:pPr><w:bookmarkStart w:id="262" w:name="rot_Tabla_22_2"/><w:r><w:rPr><w:b/><w:bCs/></w:rPr><w:t>Tabla 22.2</w:t></w:r><w:bookmarkEnd w:id="262"/></w:p><w:p><w:pPr><w:pStyle w:val="TablaTitulo"/><w:rPr></w:rPr></w:pPr><w:r><w:rPr><w:i/><w:iCs/></w:rPr><w:t>Riesgos críticos: responsable, señal de activación y medida de contingencia</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488"/><w:gridCol w:w="2240"/><w:gridCol w:w="2487"/><w:gridCol w:w="2738"/></w:tblGrid><w:tr><w:trPr><w:tblHeader w:val="true"/><w:ins w:id="17162" w:author="Unknown Author" w:date="2026-10-30T04:17:53Z"/><w:cantSplit w:val="true"/></w:trPr><w:tc><w:tcPr><w:tcW w:w="248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7164" w:author="Unknown Author" w:date="2026-10-30T04:17:53Z"></w:ins></w:rPr></w:pPr><w:ins w:id="17163" w:author="Unknown Author" w:date="2026-10-30T04:17:53Z"><w:r><w:rPr><w:b/><w:kern w:val="0"/><w:szCs w:val="24"/><w:lang w:val="es-CO" w:eastAsia="en-US" w:bidi="ar-SA"/></w:rPr><w:t>Riesgo</w:t></w:r></w:ins></w:p></w:tc><w:tc><w:tcPr><w:tcW w:w="224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7166" w:author="Unknown Author" w:date="2026-10-30T04:17:53Z"></w:ins></w:rPr></w:pPr><w:ins w:id="17165" w:author="Unknown Author" w:date="2026-10-30T04:17:53Z"><w:r><w:rPr><w:b/><w:kern w:val="0"/><w:szCs w:val="24"/><w:lang w:val="es-CO" w:eastAsia="en-US" w:bidi="ar-SA"/></w:rPr><w:t>Responsable</w:t></w:r></w:ins></w:p></w:tc><w:tc><w:tcPr><w:tcW w:w="248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7168" w:author="Unknown Author" w:date="2026-10-30T04:17:53Z"></w:ins></w:rPr></w:pPr><w:ins w:id="17167" w:author="Unknown Author" w:date="2026-10-30T04:17:53Z"><w:r><w:rPr><w:b/><w:kern w:val="0"/><w:szCs w:val="24"/><w:lang w:val="es-CO" w:eastAsia="en-US" w:bidi="ar-SA"/></w:rPr><w:t>Señal de activación</w:t></w:r></w:ins></w:p></w:tc><w:tc><w:tcPr><w:tcW w:w="273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7170" w:author="Unknown Author" w:date="2026-10-30T04:17:53Z"></w:ins></w:rPr></w:pPr><w:ins w:id="17169" w:author="Unknown Author" w:date="2026-10-30T04:17:53Z"><w:r><w:rPr><w:b/><w:kern w:val="0"/><w:szCs w:val="24"/><w:lang w:val="es-CO" w:eastAsia="en-US" w:bidi="ar-SA"/></w:rPr><w:t>Medida de contingencia</w:t></w:r></w:ins></w:p></w:tc></w:tr><w:tr><w:trPr><w:ins w:id="17171" w:author="Unknown Author" w:date="2026-10-30T04:17:53Z"/><w:cantSplit w:val="true"/></w:trPr><w:tc><w:tcPr><w:tcW w:w="2488" w:type="dxa"/><w:tcBorders></w:tcBorders></w:tcPr><w:p><w:pPr><w:pStyle w:val="Tabla9"/><w:widowControl/><w:jc w:val="left"/><w:rPr><w:kern w:val="0"/><w:szCs w:val="24"/><w:lang w:val="es-CO" w:eastAsia="en-US" w:bidi="ar-SA"/><w:ins w:id="17173" w:author="Unknown Author" w:date="2026-10-30T04:17:53Z"></w:ins></w:rPr></w:pPr><w:ins w:id="17172" w:author="Unknown Author" w:date="2026-10-30T04:17:53Z"><w:r><w:rPr><w:kern w:val="0"/><w:szCs w:val="24"/><w:lang w:val="es-CO" w:eastAsia="en-US" w:bidi="ar-SA"/></w:rPr><w:t>La humedad y el polvo saturan los cabezales ópticos y sesgan PM2,5 y PM10</w:t></w:r></w:ins></w:p></w:tc><w:tc><w:tcPr><w:tcW w:w="2240" w:type="dxa"/><w:tcBorders></w:tcBorders></w:tcPr><w:p><w:pPr><w:pStyle w:val="Tabla9"/><w:widowControl/><w:jc w:val="left"/><w:rPr><w:kern w:val="0"/><w:szCs w:val="24"/><w:lang w:val="es-CO" w:eastAsia="en-US" w:bidi="ar-SA"/><w:ins w:id="17175" w:author="Unknown Author" w:date="2026-10-30T04:17:53Z"></w:ins></w:rPr></w:pPr><w:ins w:id="17174" w:author="Unknown Author" w:date="2026-10-30T04:17:53Z"><w:r><w:rPr><w:kern w:val="0"/><w:szCs w:val="24"/><w:lang w:val="es-CO" w:eastAsia="en-US" w:bidi="ar-SA"/></w:rPr><w:t>Especialista en metrología y calibración</w:t></w:r></w:ins></w:p></w:tc><w:tc><w:tcPr><w:tcW w:w="2487" w:type="dxa"/><w:tcBorders></w:tcBorders></w:tcPr><w:p><w:pPr><w:pStyle w:val="Tabla9"/><w:widowControl/><w:jc w:val="left"/><w:rPr><w:kern w:val="0"/><w:szCs w:val="24"/><w:lang w:val="es-CO" w:eastAsia="en-US" w:bidi="ar-SA"/><w:ins w:id="17177" w:author="Unknown Author" w:date="2026-10-30T04:17:53Z"></w:ins></w:rPr></w:pPr><w:ins w:id="17176" w:author="Unknown Author" w:date="2026-10-30T04:17:53Z"><w:r><w:rPr><w:kern w:val="0"/><w:szCs w:val="24"/><w:lang w:val="es-CO" w:eastAsia="en-US" w:bidi="ar-SA"/></w:rPr><w:t>NRMSE superior a 30 % en dos verificaciones consecutivas</w:t></w:r></w:ins></w:p></w:tc><w:tc><w:tcPr><w:tcW w:w="2738" w:type="dxa"/><w:tcBorders></w:tcBorders></w:tcPr><w:p><w:pPr><w:pStyle w:val="Tabla9"/><w:widowControl/><w:jc w:val="left"/><w:rPr><w:kern w:val="0"/><w:szCs w:val="24"/><w:lang w:val="es-CO" w:eastAsia="en-US" w:bidi="ar-SA"/><w:ins w:id="17179" w:author="Unknown Author" w:date="2026-10-30T04:17:53Z"></w:ins></w:rPr></w:pPr><w:ins w:id="17178" w:author="Unknown Author" w:date="2026-10-30T04:17:53Z"><w:r><w:rPr><w:kern w:val="0"/><w:szCs w:val="24"/><w:lang w:val="es-CO" w:eastAsia="en-US" w:bidi="ar-SA"/></w:rPr><w:t>Pasar al modelo candidato siguiente, reponer cabezales con las 30 unidades de repuesto y repetir la verificación antes de liberar el tramo</w:t></w:r></w:ins></w:p></w:tc></w:tr><w:tr><w:trPr><w:ins w:id="17180" w:author="Unknown Author" w:date="2026-10-30T04:17:53Z"/><w:cantSplit w:val="true"/></w:trPr><w:tc><w:tcPr><w:tcW w:w="2488" w:type="dxa"/><w:tcBorders></w:tcBorders><w:shd w:color="auto" w:fill="F7F7F7" w:val="clear"/></w:tcPr><w:p><w:pPr><w:pStyle w:val="Tabla9"/><w:widowControl/><w:jc w:val="left"/><w:rPr><w:kern w:val="0"/><w:szCs w:val="24"/><w:lang w:val="es-CO" w:eastAsia="en-US" w:bidi="ar-SA"/><w:ins w:id="17182" w:author="Unknown Author" w:date="2026-10-30T04:17:53Z"></w:ins></w:rPr></w:pPr><w:ins w:id="17181" w:author="Unknown Author" w:date="2026-10-30T04:17:53Z"><w:r><w:rPr><w:kern w:val="0"/><w:szCs w:val="24"/><w:lang w:val="es-CO" w:eastAsia="en-US" w:bidi="ar-SA"/></w:rPr><w:t>La red celular falla en el sitio y los gateways pierden el enlace con la nube</w:t></w:r></w:ins></w:p></w:tc><w:tc><w:tcPr><w:tcW w:w="2240" w:type="dxa"/><w:tcBorders></w:tcBorders><w:shd w:color="auto" w:fill="F7F7F7" w:val="clear"/></w:tcPr><w:p><w:pPr><w:pStyle w:val="Tabla9"/><w:widowControl/><w:jc w:val="left"/><w:rPr><w:kern w:val="0"/><w:szCs w:val="24"/><w:lang w:val="es-CO" w:eastAsia="en-US" w:bidi="ar-SA"/><w:ins w:id="17184" w:author="Unknown Author" w:date="2026-10-30T04:17:53Z"></w:ins></w:rPr></w:pPr><w:ins w:id="17183" w:author="Unknown Author" w:date="2026-10-30T04:17:53Z"><w:r><w:rPr><w:kern w:val="0"/><w:szCs w:val="24"/><w:lang w:val="es-CO" w:eastAsia="en-US" w:bidi="ar-SA"/></w:rPr><w:t>Ingenieros IoT</w:t></w:r></w:ins></w:p></w:tc><w:tc><w:tcPr><w:tcW w:w="2487" w:type="dxa"/><w:tcBorders></w:tcBorders><w:shd w:color="auto" w:fill="F7F7F7" w:val="clear"/></w:tcPr><w:p><w:pPr><w:pStyle w:val="Tabla9"/><w:widowControl/><w:jc w:val="left"/><w:rPr><w:kern w:val="0"/><w:szCs w:val="24"/><w:lang w:val="es-CO" w:eastAsia="en-US" w:bidi="ar-SA"/><w:ins w:id="17186" w:author="Unknown Author" w:date="2026-10-30T04:17:53Z"></w:ins></w:rPr></w:pPr><w:ins w:id="17185" w:author="Unknown Author" w:date="2026-10-30T04:17:53Z"><w:r><w:rPr><w:kern w:val="0"/><w:szCs w:val="24"/><w:lang w:val="es-CO" w:eastAsia="en-US" w:bidi="ar-SA"/></w:rPr><w:t>Pérdida de paquetes superior a 10 % durante 72 horas</w:t></w:r></w:ins></w:p></w:tc><w:tc><w:tcPr><w:tcW w:w="2738" w:type="dxa"/><w:tcBorders></w:tcBorders><w:shd w:color="auto" w:fill="F7F7F7" w:val="clear"/></w:tcPr><w:p><w:pPr><w:pStyle w:val="Tabla9"/><w:widowControl/><w:jc w:val="left"/><w:rPr><w:kern w:val="0"/><w:szCs w:val="24"/><w:lang w:val="es-CO" w:eastAsia="en-US" w:bidi="ar-SA"/><w:ins w:id="17188" w:author="Unknown Author" w:date="2026-10-30T04:17:53Z"></w:ins></w:rPr></w:pPr><w:ins w:id="17187" w:author="Unknown Author" w:date="2026-10-30T04:17:53Z"><w:r><w:rPr><w:kern w:val="0"/><w:szCs w:val="24"/><w:lang w:val="es-CO" w:eastAsia="en-US" w:bidi="ar-SA"/></w:rPr><w:t>Activar el enlace satelital de respaldo y recuperar los datos del almacenamiento local de siete días</w:t></w:r></w:ins></w:p></w:tc></w:tr><w:tr><w:trPr><w:ins w:id="17189" w:author="Unknown Author" w:date="2026-10-30T04:17:53Z"/><w:cantSplit w:val="true"/></w:trPr><w:tc><w:tcPr><w:tcW w:w="2488" w:type="dxa"/><w:tcBorders></w:tcBorders></w:tcPr><w:p><w:pPr><w:pStyle w:val="Tabla9"/><w:widowControl/><w:jc w:val="left"/><w:rPr><w:kern w:val="0"/><w:szCs w:val="24"/><w:lang w:val="es-CO" w:eastAsia="en-US" w:bidi="ar-SA"/><w:ins w:id="17191" w:author="Unknown Author" w:date="2026-10-30T04:17:53Z"></w:ins></w:rPr></w:pPr><w:ins w:id="17190" w:author="Unknown Author" w:date="2026-10-30T04:17:53Z"><w:r><w:rPr><w:kern w:val="0"/><w:szCs w:val="24"/><w:lang w:val="es-CO" w:eastAsia="en-US" w:bidi="ar-SA"/></w:rPr><w:t>Los consejos no adoptan el tablero ni el protocolo</w:t></w:r></w:ins></w:p></w:tc><w:tc><w:tcPr><w:tcW w:w="2240" w:type="dxa"/><w:tcBorders></w:tcBorders></w:tcPr><w:p><w:pPr><w:pStyle w:val="Tabla9"/><w:widowControl/><w:jc w:val="left"/><w:rPr><w:kern w:val="0"/><w:szCs w:val="24"/><w:lang w:val="es-CO" w:eastAsia="en-US" w:bidi="ar-SA"/><w:ins w:id="17193" w:author="Unknown Author" w:date="2026-10-30T04:17:53Z"></w:ins></w:rPr></w:pPr><w:ins w:id="17192" w:author="Unknown Author" w:date="2026-10-30T04:17:53Z"><w:r><w:rPr><w:kern w:val="0"/><w:szCs w:val="24"/><w:lang w:val="es-CO" w:eastAsia="en-US" w:bidi="ar-SA"/></w:rPr><w:t>Coordinación de apropiación social</w:t></w:r></w:ins></w:p></w:tc><w:tc><w:tcPr><w:tcW w:w="2487" w:type="dxa"/><w:tcBorders></w:tcBorders></w:tcPr><w:p><w:pPr><w:pStyle w:val="Tabla9"/><w:widowControl/><w:jc w:val="left"/><w:rPr><w:kern w:val="0"/><w:szCs w:val="24"/><w:lang w:val="es-CO" w:eastAsia="en-US" w:bidi="ar-SA"/><w:ins w:id="17195" w:author="Unknown Author" w:date="2026-10-30T04:17:53Z"></w:ins></w:rPr></w:pPr><w:ins w:id="17194" w:author="Unknown Author" w:date="2026-10-30T04:17:53Z"><w:r><w:rPr><w:kern w:val="0"/><w:szCs w:val="24"/><w:lang w:val="es-CO" w:eastAsia="en-US" w:bidi="ar-SA"/></w:rPr><w:t>Uso inferior a 50 % en el tramo 1</w:t></w:r></w:ins></w:p></w:tc><w:tc><w:tcPr><w:tcW w:w="2738" w:type="dxa"/><w:tcBorders></w:tcBorders></w:tcPr><w:p><w:pPr><w:pStyle w:val="Tabla9"/><w:widowControl/><w:jc w:val="left"/><w:rPr><w:kern w:val="0"/><w:szCs w:val="24"/><w:lang w:val="es-CO" w:eastAsia="en-US" w:bidi="ar-SA"/><w:ins w:id="17197" w:author="Unknown Author" w:date="2026-10-30T04:17:53Z"></w:ins></w:rPr></w:pPr><w:ins w:id="17196" w:author="Unknown Author" w:date="2026-10-30T04:17:53Z"><w:r><w:rPr><w:kern w:val="0"/><w:szCs w:val="24"/><w:lang w:val="es-CO" w:eastAsia="en-US" w:bidi="ar-SA"/></w:rPr><w:t>Rediseñar el protocolo con los consejos y repetir el uso piloto; la compuerta C1 no libera el tramo 2 hasta cumplir el umbral</w:t></w:r></w:ins></w:p></w:tc></w:tr><w:tr><w:trPr><w:ins w:id="17198" w:author="Unknown Author" w:date="2026-10-30T04:17:53Z"/><w:cantSplit w:val="true"/></w:trPr><w:tc><w:tcPr><w:tcW w:w="2488" w:type="dxa"/><w:tcBorders></w:tcBorders><w:shd w:color="auto" w:fill="F7F7F7" w:val="clear"/></w:tcPr><w:p><w:pPr><w:pStyle w:val="Tabla9"/><w:widowControl/><w:jc w:val="left"/><w:rPr><w:kern w:val="0"/><w:szCs w:val="24"/><w:lang w:val="es-CO" w:eastAsia="en-US" w:bidi="ar-SA"/><w:ins w:id="17200" w:author="Unknown Author" w:date="2026-10-30T04:17:53Z"></w:ins></w:rPr></w:pPr><w:ins w:id="17199" w:author="Unknown Author" w:date="2026-10-30T04:17:53Z"><w:r><w:rPr><w:kern w:val="0"/><w:szCs w:val="24"/><w:lang w:val="es-CO" w:eastAsia="en-US" w:bidi="ar-SA"/></w:rPr><w:t>Los custodios no asumen la operación en el posproyecto</w:t></w:r></w:ins></w:p></w:tc><w:tc><w:tcPr><w:tcW w:w="2240" w:type="dxa"/><w:tcBorders></w:tcBorders><w:shd w:color="auto" w:fill="F7F7F7" w:val="clear"/></w:tcPr><w:p><w:pPr><w:pStyle w:val="Tabla9"/><w:widowControl/><w:jc w:val="left"/><w:rPr><w:kern w:val="0"/><w:szCs w:val="24"/><w:lang w:val="es-CO" w:eastAsia="en-US" w:bidi="ar-SA"/><w:ins w:id="17202" w:author="Unknown Author" w:date="2026-10-30T04:17:53Z"></w:ins></w:rPr></w:pPr><w:ins w:id="17201" w:author="Unknown Author" w:date="2026-10-30T04:17:53Z"><w:r><w:rPr><w:kern w:val="0"/><w:szCs w:val="24"/><w:lang w:val="es-CO" w:eastAsia="en-US" w:bidi="ar-SA"/></w:rPr><w:t>Profesional de convenios y custodia</w:t></w:r></w:ins></w:p></w:tc><w:tc><w:tcPr><w:tcW w:w="2487" w:type="dxa"/><w:tcBorders></w:tcBorders><w:shd w:color="auto" w:fill="F7F7F7" w:val="clear"/></w:tcPr><w:p><w:pPr><w:pStyle w:val="Tabla9"/><w:widowControl/><w:jc w:val="left"/><w:rPr><w:kern w:val="0"/><w:szCs w:val="24"/><w:lang w:val="es-CO" w:eastAsia="en-US" w:bidi="ar-SA"/><w:ins w:id="17204" w:author="Unknown Author" w:date="2026-10-30T04:17:53Z"></w:ins></w:rPr></w:pPr><w:ins w:id="17203" w:author="Unknown Author" w:date="2026-10-30T04:17:53Z"><w:r><w:rPr><w:kern w:val="0"/><w:szCs w:val="24"/><w:lang w:val="es-CO" w:eastAsia="en-US" w:bidi="ar-SA"/></w:rPr><w:t>Convenio sin partida al cierre del tramo 2</w:t></w:r></w:ins></w:p></w:tc><w:tc><w:tcPr><w:tcW w:w="2738" w:type="dxa"/><w:tcBorders></w:tcBorders><w:shd w:color="auto" w:fill="F7F7F7" w:val="clear"/></w:tcPr><w:p><w:pPr><w:pStyle w:val="Tabla9"/><w:widowControl/><w:jc w:val="left"/><w:rPr><w:kern w:val="0"/><w:szCs w:val="24"/><w:lang w:val="es-CO" w:eastAsia="en-US" w:bidi="ar-SA"/><w:ins w:id="17206" w:author="Unknown Author" w:date="2026-10-30T04:17:53Z"></w:ins></w:rPr></w:pPr><w:ins w:id="17205" w:author="Unknown Author" w:date="2026-10-30T04:17:53Z"><w:r><w:rPr><w:kern w:val="0"/><w:szCs w:val="24"/><w:lang w:val="es-CO" w:eastAsia="en-US" w:bidi="ar-SA"/></w:rPr><w:t>Sustituir al custodio por otro de la misma jurisdicción o reforzar el convenio; la compuerta C2 no libera el tramo 3</w:t></w:r></w:ins></w:p></w:tc></w:tr><w:tr><w:trPr><w:ins w:id="17207" w:author="Unknown Author" w:date="2026-10-30T04:17:53Z"/><w:cantSplit w:val="true"/></w:trPr><w:tc><w:tcPr><w:tcW w:w="2488" w:type="dxa"/><w:tcBorders></w:tcBorders></w:tcPr><w:p><w:pPr><w:pStyle w:val="Tabla9"/><w:widowControl/><w:jc w:val="left"/><w:rPr><w:kern w:val="0"/><w:szCs w:val="24"/><w:lang w:val="es-CO" w:eastAsia="en-US" w:bidi="ar-SA"/><w:ins w:id="17209" w:author="Unknown Author" w:date="2026-10-30T04:17:53Z"></w:ins></w:rPr></w:pPr><w:ins w:id="17208" w:author="Unknown Author" w:date="2026-10-30T04:17:53Z"><w:r><w:rPr><w:kern w:val="0"/><w:szCs w:val="24"/><w:lang w:val="es-CO" w:eastAsia="en-US" w:bidi="ar-SA"/></w:rPr><w:t>La devaluación del peso encarece los equipos importados</w:t></w:r></w:ins></w:p></w:tc><w:tc><w:tcPr><w:tcW w:w="2240" w:type="dxa"/><w:tcBorders></w:tcBorders></w:tcPr><w:p><w:pPr><w:pStyle w:val="Tabla9"/><w:widowControl/><w:jc w:val="left"/><w:rPr><w:kern w:val="0"/><w:szCs w:val="24"/><w:lang w:val="es-CO" w:eastAsia="en-US" w:bidi="ar-SA"/><w:ins w:id="17211" w:author="Unknown Author" w:date="2026-10-30T04:17:53Z"></w:ins></w:rPr></w:pPr><w:ins w:id="17210" w:author="Unknown Author" w:date="2026-10-30T04:17:53Z"><w:r><w:rPr><w:kern w:val="0"/><w:szCs w:val="24"/><w:lang w:val="es-CO" w:eastAsia="en-US" w:bidi="ar-SA"/></w:rPr><w:t>Gerencia del proyecto</w:t></w:r></w:ins></w:p></w:tc><w:tc><w:tcPr><w:tcW w:w="2487" w:type="dxa"/><w:tcBorders></w:tcBorders></w:tcPr><w:p><w:pPr><w:pStyle w:val="Tabla9"/><w:widowControl/><w:jc w:val="left"/><w:rPr><w:kern w:val="0"/><w:szCs w:val="24"/><w:lang w:val="es-CO" w:eastAsia="en-US" w:bidi="ar-SA"/><w:ins w:id="17213" w:author="Unknown Author" w:date="2026-10-30T04:17:53Z"></w:ins></w:rPr></w:pPr><w:ins w:id="17212" w:author="Unknown Author" w:date="2026-10-30T04:17:53Z"><w:r><w:rPr><w:kern w:val="0"/><w:szCs w:val="24"/><w:lang w:val="es-CO" w:eastAsia="en-US" w:bidi="ar-SA"/></w:rPr><w:t>Tasa de cambio superior en 10 % a la de la cotización</w:t></w:r></w:ins></w:p></w:tc><w:tc><w:tcPr><w:tcW w:w="2738" w:type="dxa"/><w:tcBorders></w:tcBorders></w:tcPr><w:p><w:pPr><w:pStyle w:val="Tabla9"/><w:widowControl/><w:jc w:val="left"/><w:rPr><w:kern w:val="0"/><w:szCs w:val="24"/><w:lang w:val="es-CO" w:eastAsia="en-US" w:bidi="ar-SA"/><w:ins w:id="17215" w:author="Unknown Author" w:date="2026-10-30T04:17:53Z"></w:ins></w:rPr></w:pPr><w:ins w:id="17214" w:author="Unknown Author" w:date="2026-10-30T04:17:53Z"><w:r><w:rPr><w:kern w:val="0"/><w:szCs w:val="24"/><w:lang w:val="es-CO" w:eastAsia="en-US" w:bidi="ar-SA"/></w:rPr><w:t>Cubrir con la contrapartida en efectivo las variaciones menores y comprar por tramo con cotizaciones vigentes</w:t></w:r></w:ins></w:p></w:tc></w:tr><w:tr><w:trPr><w:ins w:id="17216" w:author="Unknown Author" w:date="2026-10-30T04:17:53Z"/><w:cantSplit w:val="true"/></w:trPr><w:tc><w:tcPr><w:tcW w:w="2488" w:type="dxa"/><w:tcBorders><w:bottom w:val="single" w:sz="12" w:space="0" w:color="2A3439"/></w:tcBorders><w:shd w:color="auto" w:fill="F7F7F7" w:val="clear"/></w:tcPr><w:p><w:pPr><w:pStyle w:val="Tabla9"/><w:keepNext w:val="true"/><w:widowControl/><w:jc w:val="left"/><w:rPr><w:kern w:val="0"/><w:szCs w:val="24"/><w:lang w:val="es-CO" w:eastAsia="en-US" w:bidi="ar-SA"/><w:ins w:id="17218" w:author="Unknown Author" w:date="2026-10-30T04:17:53Z"></w:ins></w:rPr></w:pPr><w:ins w:id="17217" w:author="Unknown Author" w:date="2026-10-30T04:17:53Z"><w:r><w:rPr><w:kern w:val="0"/><w:szCs w:val="24"/><w:lang w:val="es-CO" w:eastAsia="en-US" w:bidi="ar-SA"/></w:rPr><w:t>Propietarios y autoridades no permiten medir en un número suficiente de demoliciones reales</w:t></w:r></w:ins></w:p></w:tc><w:tc><w:tcPr><w:tcW w:w="2240" w:type="dxa"/><w:tcBorders><w:bottom w:val="single" w:sz="12" w:space="0" w:color="2A3439"/></w:tcBorders><w:shd w:color="auto" w:fill="F7F7F7" w:val="clear"/></w:tcPr><w:p><w:pPr><w:pStyle w:val="Tabla9"/><w:keepNext w:val="true"/><w:widowControl/><w:jc w:val="left"/><w:rPr><w:kern w:val="0"/><w:szCs w:val="24"/><w:lang w:val="es-CO" w:eastAsia="en-US" w:bidi="ar-SA"/><w:ins w:id="17220" w:author="Unknown Author" w:date="2026-10-30T04:17:53Z"></w:ins></w:rPr></w:pPr><w:ins w:id="17219" w:author="Unknown Author" w:date="2026-10-30T04:17:53Z"><w:r><w:rPr><w:kern w:val="0"/><w:szCs w:val="24"/><w:lang w:val="es-CO" w:eastAsia="en-US" w:bidi="ar-SA"/></w:rPr><w:t>Investigador líder en modelación y municipios aliados</w:t></w:r></w:ins></w:p></w:tc><w:tc><w:tcPr><w:tcW w:w="2487" w:type="dxa"/><w:tcBorders><w:bottom w:val="single" w:sz="12" w:space="0" w:color="2A3439"/></w:tcBorders><w:shd w:color="auto" w:fill="F7F7F7" w:val="clear"/></w:tcPr><w:p><w:pPr><w:pStyle w:val="Tabla9"/><w:keepNext w:val="true"/><w:widowControl/><w:jc w:val="left"/><w:rPr><w:kern w:val="0"/><w:szCs w:val="24"/><w:lang w:val="es-CO" w:eastAsia="en-US" w:bidi="ar-SA"/><w:ins w:id="17222" w:author="Unknown Author" w:date="2026-10-30T04:17:53Z"></w:ins></w:rPr></w:pPr><w:ins w:id="17221" w:author="Unknown Author" w:date="2026-10-30T04:17:53Z"><w:r><w:rPr><w:kern w:val="0"/><w:szCs w:val="24"/><w:lang w:val="es-CO" w:eastAsia="en-US" w:bidi="ar-SA"/></w:rPr><w:t>Menos de tres campañas ejecutadas al mes 16</w:t></w:r></w:ins></w:p></w:tc><w:tc><w:tcPr><w:tcW w:w="2738" w:type="dxa"/><w:tcBorders><w:bottom w:val="single" w:sz="12" w:space="0" w:color="2A3439"/></w:tcBorders><w:shd w:color="auto" w:fill="F7F7F7" w:val="clear"/></w:tcPr><w:p><w:pPr><w:pStyle w:val="Tabla9"/><w:keepNext w:val="true"/><w:widowControl/><w:jc w:val="left"/><w:rPr><w:kern w:val="0"/><w:szCs w:val="24"/><w:lang w:val="es-CO" w:eastAsia="en-US" w:bidi="ar-SA"/><w:ins w:id="17224" w:author="Unknown Author" w:date="2026-10-30T04:17:53Z"></w:ins></w:rPr></w:pPr><w:ins w:id="17223" w:author="Unknown Author" w:date="2026-10-30T04:17:53Z"><w:r><w:rPr><w:kern w:val="0"/><w:szCs w:val="24"/><w:lang w:val="es-CO" w:eastAsia="en-US" w:bidi="ar-SA"/></w:rPr><w:t>Acordar con consejos y municipios el anuncio de cada demolición con 15 días de antelación; usar remociones de menor escala y sitios de prueba; validar con los eventos disponibles y declarar el dominio del modelo</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488"/><w:gridCol w:w="2240"/><w:gridCol w:w="2487"/><w:gridCol w:w="2738"/></w:tblGrid><w:tr><w:trPr><w:tblHeader w:val="true"/><w:del w:id="17225" w:author="Unknown Author" w:date="2026-10-30T04:17:53Z"/><w:cantSplit w:val="true"/></w:trPr><w:tc><w:tcPr><w:tcW w:w="248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7227" w:author="Unknown Author" w:date="2026-10-30T04:17:53Z"></w:del></w:rPr></w:pPr><w:del w:id="17226" w:author="Unknown Author" w:date="2026-10-30T04:17:53Z"><w:r><w:rPr><w:b/><w:kern w:val="0"/><w:szCs w:val="24"/><w:lang w:val="es-CO" w:eastAsia="en-US" w:bidi="ar-SA"/></w:rPr><w:delText>Riesgo</w:delText></w:r></w:del></w:p></w:tc><w:tc><w:tcPr><w:tcW w:w="224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7229" w:author="Unknown Author" w:date="2026-10-30T04:17:53Z"></w:del></w:rPr></w:pPr><w:del w:id="17228" w:author="Unknown Author" w:date="2026-10-30T04:17:53Z"><w:r><w:rPr><w:b/><w:kern w:val="0"/><w:szCs w:val="24"/><w:lang w:val="es-CO" w:eastAsia="en-US" w:bidi="ar-SA"/></w:rPr><w:delText>Responsable</w:delText></w:r></w:del></w:p></w:tc><w:tc><w:tcPr><w:tcW w:w="248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7231" w:author="Unknown Author" w:date="2026-10-30T04:17:53Z"></w:del></w:rPr></w:pPr><w:del w:id="17230" w:author="Unknown Author" w:date="2026-10-30T04:17:53Z"><w:r><w:rPr><w:b/><w:kern w:val="0"/><w:szCs w:val="24"/><w:lang w:val="es-CO" w:eastAsia="en-US" w:bidi="ar-SA"/></w:rPr><w:delText>Señal de activación</w:delText></w:r></w:del></w:p></w:tc><w:tc><w:tcPr><w:tcW w:w="273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7233" w:author="Unknown Author" w:date="2026-10-30T04:17:53Z"></w:del></w:rPr></w:pPr><w:del w:id="17232" w:author="Unknown Author" w:date="2026-10-30T04:17:53Z"><w:r><w:rPr><w:b/><w:kern w:val="0"/><w:szCs w:val="24"/><w:lang w:val="es-CO" w:eastAsia="en-US" w:bidi="ar-SA"/></w:rPr><w:delText>Medida de contingencia</w:delText></w:r></w:del></w:p></w:tc></w:tr><w:tr><w:trPr><w:del w:id="17234" w:author="Unknown Author" w:date="2026-10-30T04:17:53Z"/><w:cantSplit w:val="true"/></w:trPr><w:tc><w:tcPr><w:tcW w:w="2488" w:type="dxa"/><w:tcBorders></w:tcBorders></w:tcPr><w:p><w:pPr><w:pStyle w:val="Tabla9"/><w:widowControl/><w:jc w:val="left"/><w:rPr><w:kern w:val="0"/><w:szCs w:val="24"/><w:lang w:val="es-CO" w:eastAsia="en-US" w:bidi="ar-SA"/><w:del w:id="17236" w:author="Unknown Author" w:date="2026-10-30T04:17:53Z"></w:del></w:rPr></w:pPr><w:del w:id="17235" w:author="Unknown Author" w:date="2026-10-30T04:17:53Z"><w:r><w:rPr><w:kern w:val="0"/><w:szCs w:val="24"/><w:lang w:val="es-CO" w:eastAsia="en-US" w:bidi="ar-SA"/></w:rPr><w:delText>La humedad y el polvo saturan los cabezales ópticos y sesgan PM2,5 y PM10</w:delText></w:r></w:del></w:p></w:tc><w:tc><w:tcPr><w:tcW w:w="2240" w:type="dxa"/><w:tcBorders></w:tcBorders></w:tcPr><w:p><w:pPr><w:pStyle w:val="Tabla9"/><w:widowControl/><w:jc w:val="left"/><w:rPr><w:kern w:val="0"/><w:szCs w:val="24"/><w:lang w:val="es-CO" w:eastAsia="en-US" w:bidi="ar-SA"/><w:del w:id="17238" w:author="Unknown Author" w:date="2026-10-30T04:17:53Z"></w:del></w:rPr></w:pPr><w:del w:id="17237" w:author="Unknown Author" w:date="2026-10-30T04:17:53Z"><w:r><w:rPr><w:kern w:val="0"/><w:szCs w:val="24"/><w:lang w:val="es-CO" w:eastAsia="en-US" w:bidi="ar-SA"/></w:rPr><w:delText>Especialista en metrología y calibración</w:delText></w:r></w:del></w:p></w:tc><w:tc><w:tcPr><w:tcW w:w="2487" w:type="dxa"/><w:tcBorders></w:tcBorders></w:tcPr><w:p><w:pPr><w:pStyle w:val="Tabla9"/><w:widowControl/><w:jc w:val="left"/><w:rPr><w:kern w:val="0"/><w:szCs w:val="24"/><w:lang w:val="es-CO" w:eastAsia="en-US" w:bidi="ar-SA"/><w:del w:id="17240" w:author="Unknown Author" w:date="2026-10-30T04:17:53Z"></w:del></w:rPr></w:pPr><w:del w:id="17239" w:author="Unknown Author" w:date="2026-10-30T04:17:53Z"><w:r><w:rPr><w:kern w:val="0"/><w:szCs w:val="24"/><w:lang w:val="es-CO" w:eastAsia="en-US" w:bidi="ar-SA"/></w:rPr><w:delText>NRMSE superior a 30 % en dos verificaciones consecutivas</w:delText></w:r></w:del></w:p></w:tc><w:tc><w:tcPr><w:tcW w:w="2738" w:type="dxa"/><w:tcBorders></w:tcBorders></w:tcPr><w:p><w:pPr><w:pStyle w:val="Tabla9"/><w:widowControl/><w:jc w:val="left"/><w:rPr><w:kern w:val="0"/><w:szCs w:val="24"/><w:lang w:val="es-CO" w:eastAsia="en-US" w:bidi="ar-SA"/><w:del w:id="17242" w:author="Unknown Author" w:date="2026-10-30T04:17:53Z"></w:del></w:rPr></w:pPr><w:del w:id="17241" w:author="Unknown Author" w:date="2026-10-30T04:17:53Z"><w:r><w:rPr><w:kern w:val="0"/><w:szCs w:val="24"/><w:lang w:val="es-CO" w:eastAsia="en-US" w:bidi="ar-SA"/></w:rPr><w:delText>Pasar al modelo candidato siguiente, reponer cabezales con las 30 unidades de repuesto y repetir la verificación antes de liberar el tramo</w:delText></w:r></w:del></w:p></w:tc></w:tr><w:tr><w:trPr><w:del w:id="17243" w:author="Unknown Author" w:date="2026-10-30T04:17:53Z"/><w:cantSplit w:val="true"/></w:trPr><w:tc><w:tcPr><w:tcW w:w="2488" w:type="dxa"/><w:tcBorders></w:tcBorders><w:shd w:color="auto" w:fill="F7F7F7" w:val="clear"/></w:tcPr><w:p><w:pPr><w:pStyle w:val="Tabla9"/><w:widowControl/><w:jc w:val="left"/><w:rPr><w:kern w:val="0"/><w:szCs w:val="24"/><w:lang w:val="es-CO" w:eastAsia="en-US" w:bidi="ar-SA"/><w:del w:id="17245" w:author="Unknown Author" w:date="2026-10-30T04:17:53Z"></w:del></w:rPr></w:pPr><w:del w:id="17244" w:author="Unknown Author" w:date="2026-10-30T04:17:53Z"><w:r><w:rPr><w:kern w:val="0"/><w:szCs w:val="24"/><w:lang w:val="es-CO" w:eastAsia="en-US" w:bidi="ar-SA"/></w:rPr><w:delText>La red celular falla en el sitio y los gateways pierden el enlace con la nube</w:delText></w:r></w:del></w:p></w:tc><w:tc><w:tcPr><w:tcW w:w="2240" w:type="dxa"/><w:tcBorders></w:tcBorders><w:shd w:color="auto" w:fill="F7F7F7" w:val="clear"/></w:tcPr><w:p><w:pPr><w:pStyle w:val="Tabla9"/><w:widowControl/><w:jc w:val="left"/><w:rPr><w:kern w:val="0"/><w:szCs w:val="24"/><w:lang w:val="es-CO" w:eastAsia="en-US" w:bidi="ar-SA"/><w:del w:id="17247" w:author="Unknown Author" w:date="2026-10-30T04:17:53Z"></w:del></w:rPr></w:pPr><w:del w:id="17246" w:author="Unknown Author" w:date="2026-10-30T04:17:53Z"><w:r><w:rPr><w:kern w:val="0"/><w:szCs w:val="24"/><w:lang w:val="es-CO" w:eastAsia="en-US" w:bidi="ar-SA"/></w:rPr><w:delText>Ingenieros IoT</w:delText></w:r></w:del></w:p></w:tc><w:tc><w:tcPr><w:tcW w:w="2487" w:type="dxa"/><w:tcBorders></w:tcBorders><w:shd w:color="auto" w:fill="F7F7F7" w:val="clear"/></w:tcPr><w:p><w:pPr><w:pStyle w:val="Tabla9"/><w:widowControl/><w:jc w:val="left"/><w:rPr><w:kern w:val="0"/><w:szCs w:val="24"/><w:lang w:val="es-CO" w:eastAsia="en-US" w:bidi="ar-SA"/><w:del w:id="17249" w:author="Unknown Author" w:date="2026-10-30T04:17:53Z"></w:del></w:rPr></w:pPr><w:del w:id="17248" w:author="Unknown Author" w:date="2026-10-30T04:17:53Z"><w:r><w:rPr><w:kern w:val="0"/><w:szCs w:val="24"/><w:lang w:val="es-CO" w:eastAsia="en-US" w:bidi="ar-SA"/></w:rPr><w:delText>Pérdida de paquetes superior a 10 % durante 72 horas</w:delText></w:r></w:del></w:p></w:tc><w:tc><w:tcPr><w:tcW w:w="2738" w:type="dxa"/><w:tcBorders></w:tcBorders><w:shd w:color="auto" w:fill="F7F7F7" w:val="clear"/></w:tcPr><w:p><w:pPr><w:pStyle w:val="Tabla9"/><w:widowControl/><w:jc w:val="left"/><w:rPr><w:kern w:val="0"/><w:szCs w:val="24"/><w:lang w:val="es-CO" w:eastAsia="en-US" w:bidi="ar-SA"/><w:del w:id="17251" w:author="Unknown Author" w:date="2026-10-30T04:17:53Z"></w:del></w:rPr></w:pPr><w:del w:id="17250" w:author="Unknown Author" w:date="2026-10-30T04:17:53Z"><w:r><w:rPr><w:kern w:val="0"/><w:szCs w:val="24"/><w:lang w:val="es-CO" w:eastAsia="en-US" w:bidi="ar-SA"/></w:rPr><w:delText>Activar el enlace satelital de respaldo y recuperar los datos del almacenamiento local de siete días</w:delText></w:r></w:del></w:p></w:tc></w:tr><w:tr><w:trPr><w:del w:id="17252" w:author="Unknown Author" w:date="2026-10-30T04:17:53Z"/><w:cantSplit w:val="true"/></w:trPr><w:tc><w:tcPr><w:tcW w:w="2488" w:type="dxa"/><w:tcBorders></w:tcBorders></w:tcPr><w:p><w:pPr><w:pStyle w:val="Tabla9"/><w:widowControl/><w:jc w:val="left"/><w:rPr><w:kern w:val="0"/><w:szCs w:val="24"/><w:lang w:val="es-CO" w:eastAsia="en-US" w:bidi="ar-SA"/><w:del w:id="17254" w:author="Unknown Author" w:date="2026-10-30T04:17:53Z"></w:del></w:rPr></w:pPr><w:del w:id="17253" w:author="Unknown Author" w:date="2026-10-30T04:17:53Z"><w:r><w:rPr><w:kern w:val="0"/><w:szCs w:val="24"/><w:lang w:val="es-CO" w:eastAsia="en-US" w:bidi="ar-SA"/></w:rPr><w:delText>Los comités no adoptan el tablero ni el protocolo</w:delText></w:r></w:del></w:p></w:tc><w:tc><w:tcPr><w:tcW w:w="2240" w:type="dxa"/><w:tcBorders></w:tcBorders></w:tcPr><w:p><w:pPr><w:pStyle w:val="Tabla9"/><w:widowControl/><w:jc w:val="left"/><w:rPr><w:kern w:val="0"/><w:szCs w:val="24"/><w:lang w:val="es-CO" w:eastAsia="en-US" w:bidi="ar-SA"/><w:del w:id="17256" w:author="Unknown Author" w:date="2026-10-30T04:17:53Z"></w:del></w:rPr></w:pPr><w:del w:id="17255" w:author="Unknown Author" w:date="2026-10-30T04:17:53Z"><w:r><w:rPr><w:kern w:val="0"/><w:szCs w:val="24"/><w:lang w:val="es-CO" w:eastAsia="en-US" w:bidi="ar-SA"/></w:rPr><w:delText>Coordinación de apropiación social</w:delText></w:r></w:del></w:p></w:tc><w:tc><w:tcPr><w:tcW w:w="2487" w:type="dxa"/><w:tcBorders></w:tcBorders></w:tcPr><w:p><w:pPr><w:pStyle w:val="Tabla9"/><w:widowControl/><w:jc w:val="left"/><w:rPr><w:kern w:val="0"/><w:szCs w:val="24"/><w:lang w:val="es-CO" w:eastAsia="en-US" w:bidi="ar-SA"/><w:del w:id="17258" w:author="Unknown Author" w:date="2026-10-30T04:17:53Z"></w:del></w:rPr></w:pPr><w:del w:id="17257" w:author="Unknown Author" w:date="2026-10-30T04:17:53Z"><w:r><w:rPr><w:kern w:val="0"/><w:szCs w:val="24"/><w:lang w:val="es-CO" w:eastAsia="en-US" w:bidi="ar-SA"/></w:rPr><w:delText>Uso inferior a 50 % en el tramo 1</w:delText></w:r></w:del></w:p></w:tc><w:tc><w:tcPr><w:tcW w:w="2738" w:type="dxa"/><w:tcBorders></w:tcBorders></w:tcPr><w:p><w:pPr><w:pStyle w:val="Tabla9"/><w:widowControl/><w:jc w:val="left"/><w:rPr><w:kern w:val="0"/><w:szCs w:val="24"/><w:lang w:val="es-CO" w:eastAsia="en-US" w:bidi="ar-SA"/><w:del w:id="17260" w:author="Unknown Author" w:date="2026-10-30T04:17:53Z"></w:del></w:rPr></w:pPr><w:del w:id="17259" w:author="Unknown Author" w:date="2026-10-30T04:17:53Z"><w:r><w:rPr><w:kern w:val="0"/><w:szCs w:val="24"/><w:lang w:val="es-CO" w:eastAsia="en-US" w:bidi="ar-SA"/></w:rPr><w:delText>Rediseñar el protocolo con los comités y repetir el uso piloto; la compuerta C1 no libera el tramo 2 hasta cumplir el umbral</w:delText></w:r></w:del></w:p></w:tc></w:tr><w:tr><w:trPr><w:del w:id="17261" w:author="Unknown Author" w:date="2026-10-30T04:17:53Z"/><w:cantSplit w:val="true"/></w:trPr><w:tc><w:tcPr><w:tcW w:w="2488" w:type="dxa"/><w:tcBorders></w:tcBorders><w:shd w:color="auto" w:fill="F7F7F7" w:val="clear"/></w:tcPr><w:p><w:pPr><w:pStyle w:val="Tabla9"/><w:widowControl/><w:jc w:val="left"/><w:rPr><w:kern w:val="0"/><w:szCs w:val="24"/><w:lang w:val="es-CO" w:eastAsia="en-US" w:bidi="ar-SA"/><w:del w:id="17263" w:author="Unknown Author" w:date="2026-10-30T04:17:53Z"></w:del></w:rPr></w:pPr><w:del w:id="17262" w:author="Unknown Author" w:date="2026-10-30T04:17:53Z"><w:r><w:rPr><w:kern w:val="0"/><w:szCs w:val="24"/><w:lang w:val="es-CO" w:eastAsia="en-US" w:bidi="ar-SA"/></w:rPr><w:delText>Los custodios no asumen la operación en el posproyecto</w:delText></w:r></w:del></w:p></w:tc><w:tc><w:tcPr><w:tcW w:w="2240" w:type="dxa"/><w:tcBorders></w:tcBorders><w:shd w:color="auto" w:fill="F7F7F7" w:val="clear"/></w:tcPr><w:p><w:pPr><w:pStyle w:val="Tabla9"/><w:widowControl/><w:jc w:val="left"/><w:rPr><w:kern w:val="0"/><w:szCs w:val="24"/><w:lang w:val="es-CO" w:eastAsia="en-US" w:bidi="ar-SA"/><w:del w:id="17265" w:author="Unknown Author" w:date="2026-10-30T04:17:53Z"></w:del></w:rPr></w:pPr><w:del w:id="17264" w:author="Unknown Author" w:date="2026-10-30T04:17:53Z"><w:r><w:rPr><w:kern w:val="0"/><w:szCs w:val="24"/><w:lang w:val="es-CO" w:eastAsia="en-US" w:bidi="ar-SA"/></w:rPr><w:delText>Profesional de convenios y custodia</w:delText></w:r></w:del></w:p></w:tc><w:tc><w:tcPr><w:tcW w:w="2487" w:type="dxa"/><w:tcBorders></w:tcBorders><w:shd w:color="auto" w:fill="F7F7F7" w:val="clear"/></w:tcPr><w:p><w:pPr><w:pStyle w:val="Tabla9"/><w:widowControl/><w:jc w:val="left"/><w:rPr><w:kern w:val="0"/><w:szCs w:val="24"/><w:lang w:val="es-CO" w:eastAsia="en-US" w:bidi="ar-SA"/><w:del w:id="17267" w:author="Unknown Author" w:date="2026-10-30T04:17:53Z"></w:del></w:rPr></w:pPr><w:del w:id="17266" w:author="Unknown Author" w:date="2026-10-30T04:17:53Z"><w:r><w:rPr><w:kern w:val="0"/><w:szCs w:val="24"/><w:lang w:val="es-CO" w:eastAsia="en-US" w:bidi="ar-SA"/></w:rPr><w:delText>Convenio sin partida al cierre del tramo 2</w:delText></w:r></w:del></w:p></w:tc><w:tc><w:tcPr><w:tcW w:w="2738" w:type="dxa"/><w:tcBorders></w:tcBorders><w:shd w:color="auto" w:fill="F7F7F7" w:val="clear"/></w:tcPr><w:p><w:pPr><w:pStyle w:val="Tabla9"/><w:widowControl/><w:jc w:val="left"/><w:rPr><w:kern w:val="0"/><w:szCs w:val="24"/><w:lang w:val="es-CO" w:eastAsia="en-US" w:bidi="ar-SA"/><w:del w:id="17269" w:author="Unknown Author" w:date="2026-10-30T04:17:53Z"></w:del></w:rPr></w:pPr><w:del w:id="17268" w:author="Unknown Author" w:date="2026-10-30T04:17:53Z"><w:r><w:rPr><w:kern w:val="0"/><w:szCs w:val="24"/><w:lang w:val="es-CO" w:eastAsia="en-US" w:bidi="ar-SA"/></w:rPr><w:delText>Sustituir al custodio por otro de la misma jurisdicción o reforzar el convenio; la compuerta C2 no libera el tramo 3</w:delText></w:r></w:del></w:p></w:tc></w:tr><w:tr><w:trPr><w:del w:id="17270" w:author="Unknown Author" w:date="2026-10-30T04:17:53Z"/><w:cantSplit w:val="true"/></w:trPr><w:tc><w:tcPr><w:tcW w:w="2488" w:type="dxa"/><w:tcBorders></w:tcBorders></w:tcPr><w:p><w:pPr><w:pStyle w:val="Tabla9"/><w:widowControl/><w:jc w:val="left"/><w:rPr><w:kern w:val="0"/><w:szCs w:val="24"/><w:lang w:val="es-CO" w:eastAsia="en-US" w:bidi="ar-SA"/><w:del w:id="17272" w:author="Unknown Author" w:date="2026-10-30T04:17:53Z"></w:del></w:rPr></w:pPr><w:del w:id="17271" w:author="Unknown Author" w:date="2026-10-30T04:17:53Z"><w:r><w:rPr><w:kern w:val="0"/><w:szCs w:val="24"/><w:lang w:val="es-CO" w:eastAsia="en-US" w:bidi="ar-SA"/></w:rPr><w:delText>La devaluación del peso encarece los equipos importados</w:delText></w:r></w:del></w:p></w:tc><w:tc><w:tcPr><w:tcW w:w="2240" w:type="dxa"/><w:tcBorders></w:tcBorders></w:tcPr><w:p><w:pPr><w:pStyle w:val="Tabla9"/><w:widowControl/><w:jc w:val="left"/><w:rPr><w:kern w:val="0"/><w:szCs w:val="24"/><w:lang w:val="es-CO" w:eastAsia="en-US" w:bidi="ar-SA"/><w:del w:id="17274" w:author="Unknown Author" w:date="2026-10-30T04:17:53Z"></w:del></w:rPr></w:pPr><w:del w:id="17273" w:author="Unknown Author" w:date="2026-10-30T04:17:53Z"><w:r><w:rPr><w:kern w:val="0"/><w:szCs w:val="24"/><w:lang w:val="es-CO" w:eastAsia="en-US" w:bidi="ar-SA"/></w:rPr><w:delText>Gerencia del proyecto</w:delText></w:r></w:del></w:p></w:tc><w:tc><w:tcPr><w:tcW w:w="2487" w:type="dxa"/><w:tcBorders></w:tcBorders></w:tcPr><w:p><w:pPr><w:pStyle w:val="Tabla9"/><w:widowControl/><w:jc w:val="left"/><w:rPr><w:kern w:val="0"/><w:szCs w:val="24"/><w:lang w:val="es-CO" w:eastAsia="en-US" w:bidi="ar-SA"/><w:del w:id="17276" w:author="Unknown Author" w:date="2026-10-30T04:17:53Z"></w:del></w:rPr></w:pPr><w:del w:id="17275" w:author="Unknown Author" w:date="2026-10-30T04:17:53Z"><w:r><w:rPr><w:kern w:val="0"/><w:szCs w:val="24"/><w:lang w:val="es-CO" w:eastAsia="en-US" w:bidi="ar-SA"/></w:rPr><w:delText>Tasa de cambio superior en 10 % a la de la cotización</w:delText></w:r></w:del></w:p></w:tc><w:tc><w:tcPr><w:tcW w:w="2738" w:type="dxa"/><w:tcBorders></w:tcBorders></w:tcPr><w:p><w:pPr><w:pStyle w:val="Tabla9"/><w:widowControl/><w:jc w:val="left"/><w:rPr><w:kern w:val="0"/><w:szCs w:val="24"/><w:lang w:val="es-CO" w:eastAsia="en-US" w:bidi="ar-SA"/><w:del w:id="17278" w:author="Unknown Author" w:date="2026-10-30T04:17:53Z"></w:del></w:rPr></w:pPr><w:del w:id="17277" w:author="Unknown Author" w:date="2026-10-30T04:17:53Z"><w:r><w:rPr><w:kern w:val="0"/><w:szCs w:val="24"/><w:lang w:val="es-CO" w:eastAsia="en-US" w:bidi="ar-SA"/></w:rPr><w:delText>Cubrir con la contrapartida en efectivo las variaciones menores y comprar por tramo con cotizaciones vigentes</w:delText></w:r></w:del></w:p></w:tc></w:tr><w:tr><w:trPr><w:del w:id="17279" w:author="Unknown Author" w:date="2026-10-30T04:17:53Z"/><w:cantSplit w:val="true"/></w:trPr><w:tc><w:tcPr><w:tcW w:w="2488" w:type="dxa"/><w:tcBorders><w:bottom w:val="single" w:sz="12" w:space="0" w:color="2A3439"/></w:tcBorders><w:shd w:color="auto" w:fill="F7F7F7" w:val="clear"/></w:tcPr><w:p><w:pPr><w:pStyle w:val="Tabla9"/><w:keepNext w:val="true"/><w:widowControl/><w:jc w:val="left"/><w:rPr><w:kern w:val="0"/><w:szCs w:val="24"/><w:lang w:val="es-CO" w:eastAsia="en-US" w:bidi="ar-SA"/><w:del w:id="17281" w:author="Unknown Author" w:date="2026-10-30T04:17:53Z"></w:del></w:rPr></w:pPr><w:del w:id="17280" w:author="Unknown Author" w:date="2026-10-30T04:17:53Z"><w:r><w:rPr><w:kern w:val="0"/><w:szCs w:val="24"/><w:lang w:val="es-CO" w:eastAsia="en-US" w:bidi="ar-SA"/></w:rPr><w:delText>Propietarios y autoridades no permiten medir en un número suficiente de demoliciones reales</w:delText></w:r></w:del></w:p></w:tc><w:tc><w:tcPr><w:tcW w:w="2240" w:type="dxa"/><w:tcBorders><w:bottom w:val="single" w:sz="12" w:space="0" w:color="2A3439"/></w:tcBorders><w:shd w:color="auto" w:fill="F7F7F7" w:val="clear"/></w:tcPr><w:p><w:pPr><w:pStyle w:val="Tabla9"/><w:keepNext w:val="true"/><w:widowControl/><w:jc w:val="left"/><w:rPr><w:kern w:val="0"/><w:szCs w:val="24"/><w:lang w:val="es-CO" w:eastAsia="en-US" w:bidi="ar-SA"/><w:del w:id="17283" w:author="Unknown Author" w:date="2026-10-30T04:17:53Z"></w:del></w:rPr></w:pPr><w:del w:id="17282" w:author="Unknown Author" w:date="2026-10-30T04:17:53Z"><w:r><w:rPr><w:kern w:val="0"/><w:szCs w:val="24"/><w:lang w:val="es-CO" w:eastAsia="en-US" w:bidi="ar-SA"/></w:rPr><w:delText>Investigador líder en modelación y municipio aliado</w:delText></w:r></w:del></w:p></w:tc><w:tc><w:tcPr><w:tcW w:w="2487" w:type="dxa"/><w:tcBorders><w:bottom w:val="single" w:sz="12" w:space="0" w:color="2A3439"/></w:tcBorders><w:shd w:color="auto" w:fill="F7F7F7" w:val="clear"/></w:tcPr><w:p><w:pPr><w:pStyle w:val="Tabla9"/><w:keepNext w:val="true"/><w:widowControl/><w:jc w:val="left"/><w:rPr><w:kern w:val="0"/><w:szCs w:val="24"/><w:lang w:val="es-CO" w:eastAsia="en-US" w:bidi="ar-SA"/><w:del w:id="17285" w:author="Unknown Author" w:date="2026-10-30T04:17:53Z"></w:del></w:rPr></w:pPr><w:del w:id="17284" w:author="Unknown Author" w:date="2026-10-30T04:17:53Z"><w:r><w:rPr><w:kern w:val="0"/><w:szCs w:val="24"/><w:lang w:val="es-CO" w:eastAsia="en-US" w:bidi="ar-SA"/></w:rPr><w:delText>Menos de tres campañas ejecutadas al mes 16</w:delText></w:r></w:del></w:p></w:tc><w:tc><w:tcPr><w:tcW w:w="2738" w:type="dxa"/><w:tcBorders><w:bottom w:val="single" w:sz="12" w:space="0" w:color="2A3439"/></w:tcBorders><w:shd w:color="auto" w:fill="F7F7F7" w:val="clear"/></w:tcPr><w:p><w:pPr><w:pStyle w:val="Tabla9"/><w:keepNext w:val="true"/><w:widowControl/><w:jc w:val="left"/><w:rPr><w:kern w:val="0"/><w:szCs w:val="24"/><w:lang w:val="es-CO" w:eastAsia="en-US" w:bidi="ar-SA"/><w:del w:id="17287" w:author="Unknown Author" w:date="2026-10-30T04:17:53Z"></w:del></w:rPr></w:pPr><w:del w:id="17286" w:author="Unknown Author" w:date="2026-10-30T04:17:53Z"><w:r><w:rPr><w:kern w:val="0"/><w:szCs w:val="24"/><w:lang w:val="es-CO" w:eastAsia="en-US" w:bidi="ar-SA"/></w:rPr><w:delText>Acordar con comités y municipios el anuncio de cada demolición con 15 días de antelación; usar remociones de menor escala y sitios de prueba; validar con los eventos disponibles y declarar el dominio del modelo</w:delText></w:r></w:del></w:p></w:tc></w:tr></w:tbl><w:p><w:pPr><w:pStyle w:val="TablaNota"/><w:rPr></w:rPr></w:pPr><w:r><w:rPr><w:i/><w:iCs/></w:rPr><w:t>Nota.</w:t></w:r><w:r><w:rPr></w:rPr><w:t xml:space="preserve"> Elaboración propia con el registro de riesgos del proyecto. Las compuertas C1 y C2 corresponden a los meses 12 y 17.</w:t></w:r></w:p><w:p><w:pPr><w:pStyle w:val="BodyText"/><w:rPr></w:rPr></w:pPr><w:r><w:rPr></w:rPr><w:t>El proyecto también puede generar riesgos en su entorno. La Tabla 22.3 los identifica con su mitigación. El más relevante es la confianza indebida en una lectura corregida o en una estimación del gemelo. Es un caso de consecuencia no anticipada de una acción deliberada (Merton, 1936). El tablero muestra el error residual junto con cada valor para mitigarlo. Otro riesgo es suspender una obra con una lectura que aún no cumple los umbrales. El protocolo exige confirmar esa lectura antes de decidir.</w:t></w:r></w:p><w:p><w:pPr><w:pStyle w:val="TablaRotulo"/><w:rPr></w:rPr></w:pPr><w:bookmarkStart w:id="263" w:name="rot_Tabla_22_3"/><w:r><w:rPr><w:b/><w:bCs/></w:rPr><w:t>Tabla 22.3</w:t></w:r><w:bookmarkEnd w:id="263"/></w:p><w:p><w:pPr><w:pStyle w:val="TablaTitulo"/><w:rPr></w:rPr></w:pPr><w:r><w:rPr><w:i/><w:iCs/></w:rPr><w:t>Riesgos que el proyecto puede generar en su entorno y su mitigación</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3290"/><w:gridCol w:w="1893"/><w:gridCol w:w="1397"/><w:gridCol w:w="3373"/></w:tblGrid><w:tr><w:trPr><w:tblHeader w:val="true"/><w:ins w:id="17288" w:author="Unknown Author" w:date="2026-10-30T04:17:53Z"/><w:cantSplit w:val="true"/></w:trPr><w:tc><w:tcPr><w:tcW w:w="329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7290" w:author="Unknown Author" w:date="2026-10-30T04:17:53Z"></w:ins></w:rPr></w:pPr><w:ins w:id="17289" w:author="Unknown Author" w:date="2026-10-30T04:17:53Z"><w:r><w:rPr><w:b/><w:kern w:val="0"/><w:szCs w:val="24"/><w:lang w:val="es-CO" w:eastAsia="en-US" w:bidi="ar-SA"/></w:rPr><w:t>Riesgo</w:t></w:r></w:ins></w:p></w:tc><w:tc><w:tcPr><w:tcW w:w="189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7292" w:author="Unknown Author" w:date="2026-10-30T04:17:53Z"></w:ins></w:rPr></w:pPr><w:ins w:id="17291" w:author="Unknown Author" w:date="2026-10-30T04:17:53Z"><w:r><w:rPr><w:b/><w:kern w:val="0"/><w:szCs w:val="24"/><w:lang w:val="es-CO" w:eastAsia="en-US" w:bidi="ar-SA"/></w:rPr><w:t>Probabilidad</w:t></w:r></w:ins></w:p></w:tc><w:tc><w:tcPr><w:tcW w:w="139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7294" w:author="Unknown Author" w:date="2026-10-30T04:17:53Z"></w:ins></w:rPr></w:pPr><w:ins w:id="17293" w:author="Unknown Author" w:date="2026-10-30T04:17:53Z"><w:r><w:rPr><w:b/><w:kern w:val="0"/><w:szCs w:val="24"/><w:lang w:val="es-CO" w:eastAsia="en-US" w:bidi="ar-SA"/></w:rPr><w:t>Impacto</w:t></w:r></w:ins></w:p></w:tc><w:tc><w:tcPr><w:tcW w:w="337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7296" w:author="Unknown Author" w:date="2026-10-30T04:17:53Z"></w:ins></w:rPr></w:pPr><w:ins w:id="17295" w:author="Unknown Author" w:date="2026-10-30T04:17:53Z"><w:r><w:rPr><w:b/><w:kern w:val="0"/><w:szCs w:val="24"/><w:lang w:val="es-CO" w:eastAsia="en-US" w:bidi="ar-SA"/></w:rPr><w:t>Medida de mitigación</w:t></w:r></w:ins></w:p></w:tc></w:tr><w:tr><w:trPr><w:ins w:id="17297" w:author="Unknown Author" w:date="2026-10-30T04:17:53Z"/><w:cantSplit w:val="true"/></w:trPr><w:tc><w:tcPr><w:tcW w:w="3290" w:type="dxa"/><w:tcBorders></w:tcBorders></w:tcPr><w:p><w:pPr><w:pStyle w:val="Tabla9"/><w:widowControl/><w:jc w:val="left"/><w:rPr><w:kern w:val="0"/><w:szCs w:val="24"/><w:lang w:val="es-CO" w:eastAsia="en-US" w:bidi="ar-SA"/><w:ins w:id="17299" w:author="Unknown Author" w:date="2026-10-30T04:17:53Z"></w:ins></w:rPr></w:pPr><w:ins w:id="17298" w:author="Unknown Author" w:date="2026-10-30T04:17:53Z"><w:r><w:rPr><w:kern w:val="0"/><w:szCs w:val="24"/><w:lang w:val="es-CO" w:eastAsia="en-US" w:bidi="ar-SA"/></w:rPr><w:t>Confianza indebida en lecturas corregidas</w:t></w:r></w:ins></w:p></w:tc><w:tc><w:tcPr><w:tcW w:w="1893" w:type="dxa"/><w:tcBorders></w:tcBorders></w:tcPr><w:p><w:pPr><w:pStyle w:val="Tabla9"/><w:widowControl/><w:jc w:val="left"/><w:rPr><w:kern w:val="0"/><w:szCs w:val="24"/><w:lang w:val="es-CO" w:eastAsia="en-US" w:bidi="ar-SA"/><w:ins w:id="17301" w:author="Unknown Author" w:date="2026-10-30T04:17:53Z"></w:ins></w:rPr></w:pPr><w:ins w:id="17300" w:author="Unknown Author" w:date="2026-10-30T04:17:53Z"><w:r><w:rPr><w:kern w:val="0"/><w:szCs w:val="24"/><w:lang w:val="es-CO" w:eastAsia="en-US" w:bidi="ar-SA"/></w:rPr><w:t>Improbable</w:t></w:r></w:ins></w:p></w:tc><w:tc><w:tcPr><w:tcW w:w="1397" w:type="dxa"/><w:tcBorders></w:tcBorders></w:tcPr><w:p><w:pPr><w:pStyle w:val="Tabla9"/><w:widowControl/><w:jc w:val="left"/><w:rPr><w:kern w:val="0"/><w:szCs w:val="24"/><w:lang w:val="es-CO" w:eastAsia="en-US" w:bidi="ar-SA"/><w:ins w:id="17303" w:author="Unknown Author" w:date="2026-10-30T04:17:53Z"></w:ins></w:rPr></w:pPr><w:ins w:id="17302" w:author="Unknown Author" w:date="2026-10-30T04:17:53Z"><w:r><w:rPr><w:kern w:val="0"/><w:szCs w:val="24"/><w:lang w:val="es-CO" w:eastAsia="en-US" w:bidi="ar-SA"/></w:rPr><w:t>Moderado</w:t></w:r></w:ins></w:p></w:tc><w:tc><w:tcPr><w:tcW w:w="3373" w:type="dxa"/><w:tcBorders></w:tcBorders></w:tcPr><w:p><w:pPr><w:pStyle w:val="Tabla9"/><w:widowControl/><w:jc w:val="left"/><w:rPr><w:kern w:val="0"/><w:szCs w:val="24"/><w:lang w:val="es-CO" w:eastAsia="en-US" w:bidi="ar-SA"/><w:ins w:id="17305" w:author="Unknown Author" w:date="2026-10-30T04:17:53Z"></w:ins></w:rPr></w:pPr><w:ins w:id="17304" w:author="Unknown Author" w:date="2026-10-30T04:17:53Z"><w:r><w:rPr><w:kern w:val="0"/><w:szCs w:val="24"/><w:lang w:val="es-CO" w:eastAsia="en-US" w:bidi="ar-SA"/></w:rPr><w:t>El tablero muestra el error residual junto con cada valor y restringe las alertas a promedios de 24 horas cuando el desempeño horario no cumple</w:t></w:r></w:ins></w:p></w:tc></w:tr><w:tr><w:trPr><w:ins w:id="17306" w:author="Unknown Author" w:date="2026-10-30T04:17:53Z"/><w:cantSplit w:val="true"/></w:trPr><w:tc><w:tcPr><w:tcW w:w="3290" w:type="dxa"/><w:tcBorders></w:tcBorders><w:shd w:color="auto" w:fill="F7F7F7" w:val="clear"/></w:tcPr><w:p><w:pPr><w:pStyle w:val="Tabla9"/><w:widowControl/><w:jc w:val="left"/><w:rPr><w:kern w:val="0"/><w:szCs w:val="24"/><w:lang w:val="es-CO" w:eastAsia="en-US" w:bidi="ar-SA"/><w:ins w:id="17308" w:author="Unknown Author" w:date="2026-10-30T04:17:53Z"></w:ins></w:rPr></w:pPr><w:ins w:id="17307" w:author="Unknown Author" w:date="2026-10-30T04:17:53Z"><w:r><w:rPr><w:kern w:val="0"/><w:szCs w:val="24"/><w:lang w:val="es-CO" w:eastAsia="en-US" w:bidi="ar-SA"/></w:rPr><w:t>Mayor carga de trabajo de los consejos por un tablero nuevo</w:t></w:r></w:ins></w:p></w:tc><w:tc><w:tcPr><w:tcW w:w="1893" w:type="dxa"/><w:tcBorders></w:tcBorders><w:shd w:color="auto" w:fill="F7F7F7" w:val="clear"/></w:tcPr><w:p><w:pPr><w:pStyle w:val="Tabla9"/><w:widowControl/><w:jc w:val="left"/><w:rPr><w:kern w:val="0"/><w:szCs w:val="24"/><w:lang w:val="es-CO" w:eastAsia="en-US" w:bidi="ar-SA"/><w:ins w:id="17310" w:author="Unknown Author" w:date="2026-10-30T04:17:53Z"></w:ins></w:rPr></w:pPr><w:ins w:id="17309" w:author="Unknown Author" w:date="2026-10-30T04:17:53Z"><w:r><w:rPr><w:kern w:val="0"/><w:szCs w:val="24"/><w:lang w:val="es-CO" w:eastAsia="en-US" w:bidi="ar-SA"/></w:rPr><w:t>Probable</w:t></w:r></w:ins></w:p></w:tc><w:tc><w:tcPr><w:tcW w:w="1397" w:type="dxa"/><w:tcBorders></w:tcBorders><w:shd w:color="auto" w:fill="F7F7F7" w:val="clear"/></w:tcPr><w:p><w:pPr><w:pStyle w:val="Tabla9"/><w:widowControl/><w:jc w:val="left"/><w:rPr><w:kern w:val="0"/><w:szCs w:val="24"/><w:lang w:val="es-CO" w:eastAsia="en-US" w:bidi="ar-SA"/><w:ins w:id="17312" w:author="Unknown Author" w:date="2026-10-30T04:17:53Z"></w:ins></w:rPr></w:pPr><w:ins w:id="17311" w:author="Unknown Author" w:date="2026-10-30T04:17:53Z"><w:r><w:rPr><w:kern w:val="0"/><w:szCs w:val="24"/><w:lang w:val="es-CO" w:eastAsia="en-US" w:bidi="ar-SA"/></w:rPr><w:t>Moderado</w:t></w:r></w:ins></w:p></w:tc><w:tc><w:tcPr><w:tcW w:w="3373" w:type="dxa"/><w:tcBorders></w:tcBorders><w:shd w:color="auto" w:fill="F7F7F7" w:val="clear"/></w:tcPr><w:p><w:pPr><w:pStyle w:val="Tabla9"/><w:widowControl/><w:jc w:val="left"/><w:rPr><w:kern w:val="0"/><w:szCs w:val="24"/><w:lang w:val="es-CO" w:eastAsia="en-US" w:bidi="ar-SA"/><w:ins w:id="17314" w:author="Unknown Author" w:date="2026-10-30T04:17:53Z"></w:ins></w:rPr></w:pPr><w:ins w:id="17313" w:author="Unknown Author" w:date="2026-10-30T04:17:53Z"><w:r><w:rPr><w:kern w:val="0"/><w:szCs w:val="24"/><w:lang w:val="es-CO" w:eastAsia="en-US" w:bidi="ar-SA"/></w:rPr><w:t>Formación por consejo, protocolo breve y acompañamiento en las primeras sesiones de decisión</w:t></w:r></w:ins></w:p></w:tc></w:tr><w:tr><w:trPr><w:ins w:id="17315" w:author="Unknown Author" w:date="2026-10-30T04:17:53Z"/><w:cantSplit w:val="true"/></w:trPr><w:tc><w:tcPr><w:tcW w:w="3290" w:type="dxa"/><w:tcBorders></w:tcBorders></w:tcPr><w:p><w:pPr><w:pStyle w:val="Tabla9"/><w:widowControl/><w:jc w:val="left"/><w:rPr><w:kern w:val="0"/><w:szCs w:val="24"/><w:lang w:val="es-CO" w:eastAsia="en-US" w:bidi="ar-SA"/><w:ins w:id="17317" w:author="Unknown Author" w:date="2026-10-30T04:17:53Z"></w:ins></w:rPr></w:pPr><w:ins w:id="17316" w:author="Unknown Author" w:date="2026-10-30T04:17:53Z"><w:r><w:rPr><w:kern w:val="0"/><w:szCs w:val="24"/><w:lang w:val="es-CO" w:eastAsia="en-US" w:bidi="ar-SA"/></w:rPr><w:t>Suspensión de una obra con una lectura que no cumple los umbrales</w:t></w:r></w:ins></w:p></w:tc><w:tc><w:tcPr><w:tcW w:w="1893" w:type="dxa"/><w:tcBorders></w:tcBorders></w:tcPr><w:p><w:pPr><w:pStyle w:val="Tabla9"/><w:widowControl/><w:jc w:val="left"/><w:rPr><w:kern w:val="0"/><w:szCs w:val="24"/><w:lang w:val="es-CO" w:eastAsia="en-US" w:bidi="ar-SA"/><w:ins w:id="17319" w:author="Unknown Author" w:date="2026-10-30T04:17:53Z"></w:ins></w:rPr></w:pPr><w:ins w:id="17318" w:author="Unknown Author" w:date="2026-10-30T04:17:53Z"><w:r><w:rPr><w:kern w:val="0"/><w:szCs w:val="24"/><w:lang w:val="es-CO" w:eastAsia="en-US" w:bidi="ar-SA"/></w:rPr><w:t>Improbable</w:t></w:r></w:ins></w:p></w:tc><w:tc><w:tcPr><w:tcW w:w="1397" w:type="dxa"/><w:tcBorders></w:tcBorders></w:tcPr><w:p><w:pPr><w:pStyle w:val="Tabla9"/><w:widowControl/><w:jc w:val="left"/><w:rPr><w:kern w:val="0"/><w:szCs w:val="24"/><w:lang w:val="es-CO" w:eastAsia="en-US" w:bidi="ar-SA"/><w:ins w:id="17321" w:author="Unknown Author" w:date="2026-10-30T04:17:53Z"></w:ins></w:rPr></w:pPr><w:ins w:id="17320" w:author="Unknown Author" w:date="2026-10-30T04:17:53Z"><w:r><w:rPr><w:kern w:val="0"/><w:szCs w:val="24"/><w:lang w:val="es-CO" w:eastAsia="en-US" w:bidi="ar-SA"/></w:rPr><w:t>Moderado</w:t></w:r></w:ins></w:p></w:tc><w:tc><w:tcPr><w:tcW w:w="3373" w:type="dxa"/><w:tcBorders></w:tcBorders></w:tcPr><w:p><w:pPr><w:pStyle w:val="Tabla9"/><w:widowControl/><w:jc w:val="left"/><w:rPr><w:kern w:val="0"/><w:szCs w:val="24"/><w:lang w:val="es-CO" w:eastAsia="en-US" w:bidi="ar-SA"/><w:ins w:id="17323" w:author="Unknown Author" w:date="2026-10-30T04:17:53Z"></w:ins></w:rPr></w:pPr><w:ins w:id="17322" w:author="Unknown Author" w:date="2026-10-30T04:17:53Z"><w:r><w:rPr><w:kern w:val="0"/><w:szCs w:val="24"/><w:lang w:val="es-CO" w:eastAsia="en-US" w:bidi="ar-SA"/></w:rPr><w:t>Umbrales validados con los consejos y confirmación de la lectura con una segunda fuente antes de suspender</w:t></w:r></w:ins></w:p></w:tc></w:tr><w:tr><w:trPr><w:ins w:id="17324" w:author="Unknown Author" w:date="2026-10-30T04:17:53Z"/><w:cantSplit w:val="true"/></w:trPr><w:tc><w:tcPr><w:tcW w:w="3290" w:type="dxa"/><w:tcBorders></w:tcBorders><w:shd w:color="auto" w:fill="F7F7F7" w:val="clear"/></w:tcPr><w:p><w:pPr><w:pStyle w:val="Tabla9"/><w:widowControl/><w:jc w:val="left"/><w:rPr><w:kern w:val="0"/><w:szCs w:val="24"/><w:lang w:val="es-CO" w:eastAsia="en-US" w:bidi="ar-SA"/><w:ins w:id="17326" w:author="Unknown Author" w:date="2026-10-30T04:17:53Z"></w:ins></w:rPr></w:pPr><w:ins w:id="17325" w:author="Unknown Author" w:date="2026-10-30T04:17:53Z"><w:r><w:rPr><w:kern w:val="0"/><w:szCs w:val="24"/><w:lang w:val="es-CO" w:eastAsia="en-US" w:bidi="ar-SA"/></w:rPr><w:t>Tratamiento indebido de datos personales de las personas participantes</w:t></w:r></w:ins></w:p></w:tc><w:tc><w:tcPr><w:tcW w:w="1893" w:type="dxa"/><w:tcBorders></w:tcBorders><w:shd w:color="auto" w:fill="F7F7F7" w:val="clear"/></w:tcPr><w:p><w:pPr><w:pStyle w:val="Tabla9"/><w:widowControl/><w:jc w:val="left"/><w:rPr><w:kern w:val="0"/><w:szCs w:val="24"/><w:lang w:val="es-CO" w:eastAsia="en-US" w:bidi="ar-SA"/><w:ins w:id="17328" w:author="Unknown Author" w:date="2026-10-30T04:17:53Z"></w:ins></w:rPr></w:pPr><w:ins w:id="17327" w:author="Unknown Author" w:date="2026-10-30T04:17:53Z"><w:r><w:rPr><w:kern w:val="0"/><w:szCs w:val="24"/><w:lang w:val="es-CO" w:eastAsia="en-US" w:bidi="ar-SA"/></w:rPr><w:t>Improbable</w:t></w:r></w:ins></w:p></w:tc><w:tc><w:tcPr><w:tcW w:w="1397" w:type="dxa"/><w:tcBorders></w:tcBorders><w:shd w:color="auto" w:fill="F7F7F7" w:val="clear"/></w:tcPr><w:p><w:pPr><w:pStyle w:val="Tabla9"/><w:widowControl/><w:jc w:val="left"/><w:rPr><w:kern w:val="0"/><w:szCs w:val="24"/><w:lang w:val="es-CO" w:eastAsia="en-US" w:bidi="ar-SA"/><w:ins w:id="17330" w:author="Unknown Author" w:date="2026-10-30T04:17:53Z"></w:ins></w:rPr></w:pPr><w:ins w:id="17329" w:author="Unknown Author" w:date="2026-10-30T04:17:53Z"><w:r><w:rPr><w:kern w:val="0"/><w:szCs w:val="24"/><w:lang w:val="es-CO" w:eastAsia="en-US" w:bidi="ar-SA"/></w:rPr><w:t>Moderado</w:t></w:r></w:ins></w:p></w:tc><w:tc><w:tcPr><w:tcW w:w="3373" w:type="dxa"/><w:tcBorders></w:tcBorders><w:shd w:color="auto" w:fill="F7F7F7" w:val="clear"/></w:tcPr><w:p><w:pPr><w:pStyle w:val="Tabla9"/><w:widowControl/><w:jc w:val="left"/><w:rPr><w:kern w:val="0"/><w:szCs w:val="24"/><w:lang w:val="es-CO" w:eastAsia="en-US" w:bidi="ar-SA"/><w:ins w:id="17332" w:author="Unknown Author" w:date="2026-10-30T04:17:53Z"></w:ins></w:rPr></w:pPr><w:ins w:id="17331" w:author="Unknown Author" w:date="2026-10-30T04:17:53Z"><w:r><w:rPr><w:kern w:val="0"/><w:szCs w:val="24"/><w:lang w:val="es-CO" w:eastAsia="en-US" w:bidi="ar-SA"/></w:rPr><w:t>Cumplimiento de la Ley 1581 de 2012, consentimiento informado y reducción de los datos recogidos</w:t></w:r></w:ins></w:p></w:tc></w:tr><w:tr><w:trPr><w:ins w:id="17333" w:author="Unknown Author" w:date="2026-10-30T04:17:53Z"/><w:cantSplit w:val="true"/></w:trPr><w:tc><w:tcPr><w:tcW w:w="3290" w:type="dxa"/><w:tcBorders></w:tcBorders></w:tcPr><w:p><w:pPr><w:pStyle w:val="Tabla9"/><w:widowControl/><w:jc w:val="left"/><w:rPr><w:kern w:val="0"/><w:szCs w:val="24"/><w:lang w:val="es-CO" w:eastAsia="en-US" w:bidi="ar-SA"/><w:ins w:id="17335" w:author="Unknown Author" w:date="2026-10-30T04:17:53Z"></w:ins></w:rPr></w:pPr><w:ins w:id="17334" w:author="Unknown Author" w:date="2026-10-30T04:17:53Z"><w:r><w:rPr><w:kern w:val="0"/><w:szCs w:val="24"/><w:lang w:val="es-CO" w:eastAsia="en-US" w:bidi="ar-SA"/></w:rPr><w:t>Residuos electrónicos de baterías, paneles y nodos al cierre</w:t></w:r></w:ins></w:p></w:tc><w:tc><w:tcPr><w:tcW w:w="1893" w:type="dxa"/><w:tcBorders></w:tcBorders></w:tcPr><w:p><w:pPr><w:pStyle w:val="Tabla9"/><w:widowControl/><w:jc w:val="left"/><w:rPr><w:kern w:val="0"/><w:szCs w:val="24"/><w:lang w:val="es-CO" w:eastAsia="en-US" w:bidi="ar-SA"/><w:ins w:id="17337" w:author="Unknown Author" w:date="2026-10-30T04:17:53Z"></w:ins></w:rPr></w:pPr><w:ins w:id="17336" w:author="Unknown Author" w:date="2026-10-30T04:17:53Z"><w:r><w:rPr><w:kern w:val="0"/><w:szCs w:val="24"/><w:lang w:val="es-CO" w:eastAsia="en-US" w:bidi="ar-SA"/></w:rPr><w:t>Improbable</w:t></w:r></w:ins></w:p></w:tc><w:tc><w:tcPr><w:tcW w:w="1397" w:type="dxa"/><w:tcBorders></w:tcBorders></w:tcPr><w:p><w:pPr><w:pStyle w:val="Tabla9"/><w:widowControl/><w:jc w:val="left"/><w:rPr><w:kern w:val="0"/><w:szCs w:val="24"/><w:lang w:val="es-CO" w:eastAsia="en-US" w:bidi="ar-SA"/><w:ins w:id="17339" w:author="Unknown Author" w:date="2026-10-30T04:17:53Z"></w:ins></w:rPr></w:pPr><w:ins w:id="17338" w:author="Unknown Author" w:date="2026-10-30T04:17:53Z"><w:r><w:rPr><w:kern w:val="0"/><w:szCs w:val="24"/><w:lang w:val="es-CO" w:eastAsia="en-US" w:bidi="ar-SA"/></w:rPr><w:t>Moderado</w:t></w:r></w:ins></w:p></w:tc><w:tc><w:tcPr><w:tcW w:w="3373" w:type="dxa"/><w:tcBorders></w:tcBorders></w:tcPr><w:p><w:pPr><w:pStyle w:val="Tabla9"/><w:widowControl/><w:jc w:val="left"/><w:rPr><w:kern w:val="0"/><w:szCs w:val="24"/><w:lang w:val="es-CO" w:eastAsia="en-US" w:bidi="ar-SA"/><w:ins w:id="17341" w:author="Unknown Author" w:date="2026-10-30T04:17:53Z"></w:ins></w:rPr></w:pPr><w:ins w:id="17340" w:author="Unknown Author" w:date="2026-10-30T04:17:53Z"><w:r><w:rPr><w:kern w:val="0"/><w:szCs w:val="24"/><w:lang w:val="es-CO" w:eastAsia="en-US" w:bidi="ar-SA"/></w:rPr><w:t>Plan de disposición con gestor autorizado a cargo del custodio, incluido en el convenio de custodia</w:t></w:r></w:ins></w:p></w:tc></w:tr><w:tr><w:trPr><w:ins w:id="17342" w:author="Unknown Author" w:date="2026-10-30T04:17:53Z"/><w:cantSplit w:val="true"/></w:trPr><w:tc><w:tcPr><w:tcW w:w="3290" w:type="dxa"/><w:tcBorders></w:tcBorders><w:shd w:color="auto" w:fill="F7F7F7" w:val="clear"/></w:tcPr><w:p><w:pPr><w:pStyle w:val="Tabla9"/><w:widowControl/><w:jc w:val="left"/><w:rPr><w:kern w:val="0"/><w:szCs w:val="24"/><w:lang w:val="es-CO" w:eastAsia="en-US" w:bidi="ar-SA"/><w:ins w:id="17344" w:author="Unknown Author" w:date="2026-10-30T04:17:53Z"></w:ins></w:rPr></w:pPr><w:ins w:id="17343" w:author="Unknown Author" w:date="2026-10-30T04:17:53Z"><w:r><w:rPr><w:kern w:val="0"/><w:szCs w:val="24"/><w:lang w:val="es-CO" w:eastAsia="en-US" w:bidi="ar-SA"/></w:rPr><w:t>Interpretación del informe de evaluación previa como autorización o prueba de responsabilidad</w:t></w:r></w:ins></w:p></w:tc><w:tc><w:tcPr><w:tcW w:w="1893" w:type="dxa"/><w:tcBorders></w:tcBorders><w:shd w:color="auto" w:fill="F7F7F7" w:val="clear"/></w:tcPr><w:p><w:pPr><w:pStyle w:val="Tabla9"/><w:widowControl/><w:jc w:val="left"/><w:rPr><w:kern w:val="0"/><w:szCs w:val="24"/><w:lang w:val="es-CO" w:eastAsia="en-US" w:bidi="ar-SA"/><w:ins w:id="17346" w:author="Unknown Author" w:date="2026-10-30T04:17:53Z"></w:ins></w:rPr></w:pPr><w:ins w:id="17345" w:author="Unknown Author" w:date="2026-10-30T04:17:53Z"><w:r><w:rPr><w:kern w:val="0"/><w:szCs w:val="24"/><w:lang w:val="es-CO" w:eastAsia="en-US" w:bidi="ar-SA"/></w:rPr><w:t>Improbable</w:t></w:r></w:ins></w:p></w:tc><w:tc><w:tcPr><w:tcW w:w="1397" w:type="dxa"/><w:tcBorders></w:tcBorders><w:shd w:color="auto" w:fill="F7F7F7" w:val="clear"/></w:tcPr><w:p><w:pPr><w:pStyle w:val="Tabla9"/><w:widowControl/><w:jc w:val="left"/><w:rPr><w:kern w:val="0"/><w:szCs w:val="24"/><w:lang w:val="es-CO" w:eastAsia="en-US" w:bidi="ar-SA"/><w:ins w:id="17348" w:author="Unknown Author" w:date="2026-10-30T04:17:53Z"></w:ins></w:rPr></w:pPr><w:ins w:id="17347" w:author="Unknown Author" w:date="2026-10-30T04:17:53Z"><w:r><w:rPr><w:kern w:val="0"/><w:szCs w:val="24"/><w:lang w:val="es-CO" w:eastAsia="en-US" w:bidi="ar-SA"/></w:rPr><w:t>Mayor</w:t></w:r></w:ins></w:p></w:tc><w:tc><w:tcPr><w:tcW w:w="3373" w:type="dxa"/><w:tcBorders></w:tcBorders><w:shd w:color="auto" w:fill="F7F7F7" w:val="clear"/></w:tcPr><w:p><w:pPr><w:pStyle w:val="Tabla9"/><w:widowControl/><w:jc w:val="left"/><w:rPr><w:kern w:val="0"/><w:szCs w:val="24"/><w:lang w:val="es-CO" w:eastAsia="en-US" w:bidi="ar-SA"/><w:ins w:id="17350" w:author="Unknown Author" w:date="2026-10-30T04:17:53Z"></w:ins></w:rPr></w:pPr><w:ins w:id="17349" w:author="Unknown Author" w:date="2026-10-30T04:17:53Z"><w:r><w:rPr><w:kern w:val="0"/><w:szCs w:val="24"/><w:lang w:val="es-CO" w:eastAsia="en-US" w:bidi="ar-SA"/></w:rPr><w:t>Advertencia expresa de alcance en cada informe, convenio de uso con el municipio y revisión jurídica previa a la adopción del protocolo</w:t></w:r></w:ins></w:p></w:tc></w:tr><w:tr><w:trPr><w:ins w:id="17351" w:author="Unknown Author" w:date="2026-10-30T04:17:53Z"/><w:cantSplit w:val="true"/></w:trPr><w:tc><w:tcPr><w:tcW w:w="3290" w:type="dxa"/><w:tcBorders><w:bottom w:val="single" w:sz="12" w:space="0" w:color="2A3439"/></w:tcBorders></w:tcPr><w:p><w:pPr><w:pStyle w:val="Tabla9"/><w:keepNext w:val="true"/><w:widowControl/><w:jc w:val="left"/><w:rPr><w:kern w:val="0"/><w:szCs w:val="24"/><w:lang w:val="es-CO" w:eastAsia="en-US" w:bidi="ar-SA"/><w:ins w:id="17353" w:author="Unknown Author" w:date="2026-10-30T04:17:53Z"></w:ins></w:rPr></w:pPr><w:ins w:id="17352" w:author="Unknown Author" w:date="2026-10-30T04:17:53Z"><w:r><w:rPr><w:kern w:val="0"/><w:szCs w:val="24"/><w:lang w:val="es-CO" w:eastAsia="en-US" w:bidi="ar-SA"/></w:rPr><w:t>Uso del resultado del gemelo fuera de su dominio de validez</w:t></w:r></w:ins></w:p></w:tc><w:tc><w:tcPr><w:tcW w:w="1893" w:type="dxa"/><w:tcBorders><w:bottom w:val="single" w:sz="12" w:space="0" w:color="2A3439"/></w:tcBorders></w:tcPr><w:p><w:pPr><w:pStyle w:val="Tabla9"/><w:keepNext w:val="true"/><w:widowControl/><w:jc w:val="left"/><w:rPr><w:kern w:val="0"/><w:szCs w:val="24"/><w:lang w:val="es-CO" w:eastAsia="en-US" w:bidi="ar-SA"/><w:ins w:id="17355" w:author="Unknown Author" w:date="2026-10-30T04:17:53Z"></w:ins></w:rPr></w:pPr><w:ins w:id="17354" w:author="Unknown Author" w:date="2026-10-30T04:17:53Z"><w:r><w:rPr><w:kern w:val="0"/><w:szCs w:val="24"/><w:lang w:val="es-CO" w:eastAsia="en-US" w:bidi="ar-SA"/></w:rPr><w:t>Improbable</w:t></w:r></w:ins></w:p></w:tc><w:tc><w:tcPr><w:tcW w:w="1397" w:type="dxa"/><w:tcBorders><w:bottom w:val="single" w:sz="12" w:space="0" w:color="2A3439"/></w:tcBorders></w:tcPr><w:p><w:pPr><w:pStyle w:val="Tabla9"/><w:keepNext w:val="true"/><w:widowControl/><w:jc w:val="left"/><w:rPr><w:kern w:val="0"/><w:szCs w:val="24"/><w:lang w:val="es-CO" w:eastAsia="en-US" w:bidi="ar-SA"/><w:ins w:id="17357" w:author="Unknown Author" w:date="2026-10-30T04:17:53Z"></w:ins></w:rPr></w:pPr><w:ins w:id="17356" w:author="Unknown Author" w:date="2026-10-30T04:17:53Z"><w:r><w:rPr><w:kern w:val="0"/><w:szCs w:val="24"/><w:lang w:val="es-CO" w:eastAsia="en-US" w:bidi="ar-SA"/></w:rPr><w:t>Moderado</w:t></w:r></w:ins></w:p></w:tc><w:tc><w:tcPr><w:tcW w:w="3373" w:type="dxa"/><w:tcBorders><w:bottom w:val="single" w:sz="12" w:space="0" w:color="2A3439"/></w:tcBorders></w:tcPr><w:p><w:pPr><w:pStyle w:val="Tabla9"/><w:keepNext w:val="true"/><w:widowControl/><w:jc w:val="left"/><w:rPr><w:kern w:val="0"/><w:szCs w:val="24"/><w:lang w:val="es-CO" w:eastAsia="en-US" w:bidi="ar-SA"/><w:ins w:id="17359" w:author="Unknown Author" w:date="2026-10-30T04:17:53Z"></w:ins></w:rPr></w:pPr><w:ins w:id="17358" w:author="Unknown Author" w:date="2026-10-30T04:17:53Z"><w:r><w:rPr><w:kern w:val="0"/><w:szCs w:val="24"/><w:lang w:val="es-CO" w:eastAsia="en-US" w:bidi="ar-SA"/></w:rPr><w:t>El informe marca la extrapolación, restringe el uso y presenta el desempeño real del modelo</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3290"/><w:gridCol w:w="1893"/><w:gridCol w:w="1397"/><w:gridCol w:w="3373"/></w:tblGrid><w:tr><w:trPr><w:tblHeader w:val="true"/><w:del w:id="17360" w:author="Unknown Author" w:date="2026-10-30T04:17:53Z"/><w:cantSplit w:val="true"/></w:trPr><w:tc><w:tcPr><w:tcW w:w="329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7362" w:author="Unknown Author" w:date="2026-10-30T04:17:53Z"></w:del></w:rPr></w:pPr><w:del w:id="17361" w:author="Unknown Author" w:date="2026-10-30T04:17:53Z"><w:r><w:rPr><w:b/><w:kern w:val="0"/><w:szCs w:val="24"/><w:lang w:val="es-CO" w:eastAsia="en-US" w:bidi="ar-SA"/></w:rPr><w:delText>Riesgo</w:delText></w:r></w:del></w:p></w:tc><w:tc><w:tcPr><w:tcW w:w="189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7364" w:author="Unknown Author" w:date="2026-10-30T04:17:53Z"></w:del></w:rPr></w:pPr><w:del w:id="17363" w:author="Unknown Author" w:date="2026-10-30T04:17:53Z"><w:r><w:rPr><w:b/><w:kern w:val="0"/><w:szCs w:val="24"/><w:lang w:val="es-CO" w:eastAsia="en-US" w:bidi="ar-SA"/></w:rPr><w:delText>Probabilidad</w:delText></w:r></w:del></w:p></w:tc><w:tc><w:tcPr><w:tcW w:w="139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7366" w:author="Unknown Author" w:date="2026-10-30T04:17:53Z"></w:del></w:rPr></w:pPr><w:del w:id="17365" w:author="Unknown Author" w:date="2026-10-30T04:17:53Z"><w:r><w:rPr><w:b/><w:kern w:val="0"/><w:szCs w:val="24"/><w:lang w:val="es-CO" w:eastAsia="en-US" w:bidi="ar-SA"/></w:rPr><w:delText>Impacto</w:delText></w:r></w:del></w:p></w:tc><w:tc><w:tcPr><w:tcW w:w="337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7368" w:author="Unknown Author" w:date="2026-10-30T04:17:53Z"></w:del></w:rPr></w:pPr><w:del w:id="17367" w:author="Unknown Author" w:date="2026-10-30T04:17:53Z"><w:r><w:rPr><w:b/><w:kern w:val="0"/><w:szCs w:val="24"/><w:lang w:val="es-CO" w:eastAsia="en-US" w:bidi="ar-SA"/></w:rPr><w:delText>Medida de mitigación</w:delText></w:r></w:del></w:p></w:tc></w:tr><w:tr><w:trPr><w:del w:id="17369" w:author="Unknown Author" w:date="2026-10-30T04:17:53Z"/><w:cantSplit w:val="true"/></w:trPr><w:tc><w:tcPr><w:tcW w:w="3290" w:type="dxa"/><w:tcBorders></w:tcBorders></w:tcPr><w:p><w:pPr><w:pStyle w:val="Tabla9"/><w:widowControl/><w:jc w:val="left"/><w:rPr><w:kern w:val="0"/><w:szCs w:val="24"/><w:lang w:val="es-CO" w:eastAsia="en-US" w:bidi="ar-SA"/><w:del w:id="17371" w:author="Unknown Author" w:date="2026-10-30T04:17:53Z"></w:del></w:rPr></w:pPr><w:del w:id="17370" w:author="Unknown Author" w:date="2026-10-30T04:17:53Z"><w:r><w:rPr><w:kern w:val="0"/><w:szCs w:val="24"/><w:lang w:val="es-CO" w:eastAsia="en-US" w:bidi="ar-SA"/></w:rPr><w:delText>Confianza indebida en lecturas corregidas</w:delText></w:r></w:del></w:p></w:tc><w:tc><w:tcPr><w:tcW w:w="1893" w:type="dxa"/><w:tcBorders></w:tcBorders></w:tcPr><w:p><w:pPr><w:pStyle w:val="Tabla9"/><w:widowControl/><w:jc w:val="left"/><w:rPr><w:kern w:val="0"/><w:szCs w:val="24"/><w:lang w:val="es-CO" w:eastAsia="en-US" w:bidi="ar-SA"/><w:del w:id="17373" w:author="Unknown Author" w:date="2026-10-30T04:17:53Z"></w:del></w:rPr></w:pPr><w:del w:id="17372" w:author="Unknown Author" w:date="2026-10-30T04:17:53Z"><w:r><w:rPr><w:kern w:val="0"/><w:szCs w:val="24"/><w:lang w:val="es-CO" w:eastAsia="en-US" w:bidi="ar-SA"/></w:rPr><w:delText>Improbable</w:delText></w:r></w:del></w:p></w:tc><w:tc><w:tcPr><w:tcW w:w="1397" w:type="dxa"/><w:tcBorders></w:tcBorders></w:tcPr><w:p><w:pPr><w:pStyle w:val="Tabla9"/><w:widowControl/><w:jc w:val="left"/><w:rPr><w:kern w:val="0"/><w:szCs w:val="24"/><w:lang w:val="es-CO" w:eastAsia="en-US" w:bidi="ar-SA"/><w:del w:id="17375" w:author="Unknown Author" w:date="2026-10-30T04:17:53Z"></w:del></w:rPr></w:pPr><w:del w:id="17374" w:author="Unknown Author" w:date="2026-10-30T04:17:53Z"><w:r><w:rPr><w:kern w:val="0"/><w:szCs w:val="24"/><w:lang w:val="es-CO" w:eastAsia="en-US" w:bidi="ar-SA"/></w:rPr><w:delText>Moderado</w:delText></w:r></w:del></w:p></w:tc><w:tc><w:tcPr><w:tcW w:w="3373" w:type="dxa"/><w:tcBorders></w:tcBorders></w:tcPr><w:p><w:pPr><w:pStyle w:val="Tabla9"/><w:widowControl/><w:jc w:val="left"/><w:rPr><w:kern w:val="0"/><w:szCs w:val="24"/><w:lang w:val="es-CO" w:eastAsia="en-US" w:bidi="ar-SA"/><w:del w:id="17377" w:author="Unknown Author" w:date="2026-10-30T04:17:53Z"></w:del></w:rPr></w:pPr><w:del w:id="17376" w:author="Unknown Author" w:date="2026-10-30T04:17:53Z"><w:r><w:rPr><w:kern w:val="0"/><w:szCs w:val="24"/><w:lang w:val="es-CO" w:eastAsia="en-US" w:bidi="ar-SA"/></w:rPr><w:delText>El tablero muestra el error residual junto con cada valor y restringe las alertas a promedios de 24 horas cuando el desempeño horario no cumple</w:delText></w:r></w:del></w:p></w:tc></w:tr><w:tr><w:trPr><w:del w:id="17378" w:author="Unknown Author" w:date="2026-10-30T04:17:53Z"/><w:cantSplit w:val="true"/></w:trPr><w:tc><w:tcPr><w:tcW w:w="3290" w:type="dxa"/><w:tcBorders></w:tcBorders><w:shd w:color="auto" w:fill="F7F7F7" w:val="clear"/></w:tcPr><w:p><w:pPr><w:pStyle w:val="Tabla9"/><w:widowControl/><w:jc w:val="left"/><w:rPr><w:kern w:val="0"/><w:szCs w:val="24"/><w:lang w:val="es-CO" w:eastAsia="en-US" w:bidi="ar-SA"/><w:del w:id="17380" w:author="Unknown Author" w:date="2026-10-30T04:17:53Z"></w:del></w:rPr></w:pPr><w:del w:id="17379" w:author="Unknown Author" w:date="2026-10-30T04:17:53Z"><w:r><w:rPr><w:kern w:val="0"/><w:szCs w:val="24"/><w:lang w:val="es-CO" w:eastAsia="en-US" w:bidi="ar-SA"/></w:rPr><w:delText>Mayor carga de trabajo de los comités por un tablero nuevo</w:delText></w:r></w:del></w:p></w:tc><w:tc><w:tcPr><w:tcW w:w="1893" w:type="dxa"/><w:tcBorders></w:tcBorders><w:shd w:color="auto" w:fill="F7F7F7" w:val="clear"/></w:tcPr><w:p><w:pPr><w:pStyle w:val="Tabla9"/><w:widowControl/><w:jc w:val="left"/><w:rPr><w:kern w:val="0"/><w:szCs w:val="24"/><w:lang w:val="es-CO" w:eastAsia="en-US" w:bidi="ar-SA"/><w:del w:id="17382" w:author="Unknown Author" w:date="2026-10-30T04:17:53Z"></w:del></w:rPr></w:pPr><w:del w:id="17381" w:author="Unknown Author" w:date="2026-10-30T04:17:53Z"><w:r><w:rPr><w:kern w:val="0"/><w:szCs w:val="24"/><w:lang w:val="es-CO" w:eastAsia="en-US" w:bidi="ar-SA"/></w:rPr><w:delText>Probable</w:delText></w:r></w:del></w:p></w:tc><w:tc><w:tcPr><w:tcW w:w="1397" w:type="dxa"/><w:tcBorders></w:tcBorders><w:shd w:color="auto" w:fill="F7F7F7" w:val="clear"/></w:tcPr><w:p><w:pPr><w:pStyle w:val="Tabla9"/><w:widowControl/><w:jc w:val="left"/><w:rPr><w:kern w:val="0"/><w:szCs w:val="24"/><w:lang w:val="es-CO" w:eastAsia="en-US" w:bidi="ar-SA"/><w:del w:id="17384" w:author="Unknown Author" w:date="2026-10-30T04:17:53Z"></w:del></w:rPr></w:pPr><w:del w:id="17383" w:author="Unknown Author" w:date="2026-10-30T04:17:53Z"><w:r><w:rPr><w:kern w:val="0"/><w:szCs w:val="24"/><w:lang w:val="es-CO" w:eastAsia="en-US" w:bidi="ar-SA"/></w:rPr><w:delText>Moderado</w:delText></w:r></w:del></w:p></w:tc><w:tc><w:tcPr><w:tcW w:w="3373" w:type="dxa"/><w:tcBorders></w:tcBorders><w:shd w:color="auto" w:fill="F7F7F7" w:val="clear"/></w:tcPr><w:p><w:pPr><w:pStyle w:val="Tabla9"/><w:widowControl/><w:jc w:val="left"/><w:rPr><w:kern w:val="0"/><w:szCs w:val="24"/><w:lang w:val="es-CO" w:eastAsia="en-US" w:bidi="ar-SA"/><w:del w:id="17386" w:author="Unknown Author" w:date="2026-10-30T04:17:53Z"></w:del></w:rPr></w:pPr><w:del w:id="17385" w:author="Unknown Author" w:date="2026-10-30T04:17:53Z"><w:r><w:rPr><w:kern w:val="0"/><w:szCs w:val="24"/><w:lang w:val="es-CO" w:eastAsia="en-US" w:bidi="ar-SA"/></w:rPr><w:delText>Formación por comité, protocolo breve y acompañamiento en las primeras sesiones de decisión</w:delText></w:r></w:del></w:p></w:tc></w:tr><w:tr><w:trPr><w:del w:id="17387" w:author="Unknown Author" w:date="2026-10-30T04:17:53Z"/><w:cantSplit w:val="true"/></w:trPr><w:tc><w:tcPr><w:tcW w:w="3290" w:type="dxa"/><w:tcBorders></w:tcBorders></w:tcPr><w:p><w:pPr><w:pStyle w:val="Tabla9"/><w:widowControl/><w:jc w:val="left"/><w:rPr><w:kern w:val="0"/><w:szCs w:val="24"/><w:lang w:val="es-CO" w:eastAsia="en-US" w:bidi="ar-SA"/><w:del w:id="17389" w:author="Unknown Author" w:date="2026-10-30T04:17:53Z"></w:del></w:rPr></w:pPr><w:del w:id="17388" w:author="Unknown Author" w:date="2026-10-30T04:17:53Z"><w:r><w:rPr><w:kern w:val="0"/><w:szCs w:val="24"/><w:lang w:val="es-CO" w:eastAsia="en-US" w:bidi="ar-SA"/></w:rPr><w:delText>Suspensión de una obra con una lectura que no cumple los umbrales</w:delText></w:r></w:del></w:p></w:tc><w:tc><w:tcPr><w:tcW w:w="1893" w:type="dxa"/><w:tcBorders></w:tcBorders></w:tcPr><w:p><w:pPr><w:pStyle w:val="Tabla9"/><w:widowControl/><w:jc w:val="left"/><w:rPr><w:kern w:val="0"/><w:szCs w:val="24"/><w:lang w:val="es-CO" w:eastAsia="en-US" w:bidi="ar-SA"/><w:del w:id="17391" w:author="Unknown Author" w:date="2026-10-30T04:17:53Z"></w:del></w:rPr></w:pPr><w:del w:id="17390" w:author="Unknown Author" w:date="2026-10-30T04:17:53Z"><w:r><w:rPr><w:kern w:val="0"/><w:szCs w:val="24"/><w:lang w:val="es-CO" w:eastAsia="en-US" w:bidi="ar-SA"/></w:rPr><w:delText>Improbable</w:delText></w:r></w:del></w:p></w:tc><w:tc><w:tcPr><w:tcW w:w="1397" w:type="dxa"/><w:tcBorders></w:tcBorders></w:tcPr><w:p><w:pPr><w:pStyle w:val="Tabla9"/><w:widowControl/><w:jc w:val="left"/><w:rPr><w:kern w:val="0"/><w:szCs w:val="24"/><w:lang w:val="es-CO" w:eastAsia="en-US" w:bidi="ar-SA"/><w:del w:id="17393" w:author="Unknown Author" w:date="2026-10-30T04:17:53Z"></w:del></w:rPr></w:pPr><w:del w:id="17392" w:author="Unknown Author" w:date="2026-10-30T04:17:53Z"><w:r><w:rPr><w:kern w:val="0"/><w:szCs w:val="24"/><w:lang w:val="es-CO" w:eastAsia="en-US" w:bidi="ar-SA"/></w:rPr><w:delText>Moderado</w:delText></w:r></w:del></w:p></w:tc><w:tc><w:tcPr><w:tcW w:w="3373" w:type="dxa"/><w:tcBorders></w:tcBorders></w:tcPr><w:p><w:pPr><w:pStyle w:val="Tabla9"/><w:widowControl/><w:jc w:val="left"/><w:rPr><w:kern w:val="0"/><w:szCs w:val="24"/><w:lang w:val="es-CO" w:eastAsia="en-US" w:bidi="ar-SA"/><w:del w:id="17395" w:author="Unknown Author" w:date="2026-10-30T04:17:53Z"></w:del></w:rPr></w:pPr><w:del w:id="17394" w:author="Unknown Author" w:date="2026-10-30T04:17:53Z"><w:r><w:rPr><w:kern w:val="0"/><w:szCs w:val="24"/><w:lang w:val="es-CO" w:eastAsia="en-US" w:bidi="ar-SA"/></w:rPr><w:delText>Umbrales validados con los comités y confirmación de la lectura con una segunda fuente antes de suspender</w:delText></w:r></w:del></w:p></w:tc></w:tr><w:tr><w:trPr><w:del w:id="17396" w:author="Unknown Author" w:date="2026-10-30T04:17:53Z"/><w:cantSplit w:val="true"/></w:trPr><w:tc><w:tcPr><w:tcW w:w="3290" w:type="dxa"/><w:tcBorders></w:tcBorders><w:shd w:color="auto" w:fill="F7F7F7" w:val="clear"/></w:tcPr><w:p><w:pPr><w:pStyle w:val="Tabla9"/><w:widowControl/><w:jc w:val="left"/><w:rPr><w:kern w:val="0"/><w:szCs w:val="24"/><w:lang w:val="es-CO" w:eastAsia="en-US" w:bidi="ar-SA"/><w:del w:id="17398" w:author="Unknown Author" w:date="2026-10-30T04:17:53Z"></w:del></w:rPr></w:pPr><w:del w:id="17397" w:author="Unknown Author" w:date="2026-10-30T04:17:53Z"><w:r><w:rPr><w:kern w:val="0"/><w:szCs w:val="24"/><w:lang w:val="es-CO" w:eastAsia="en-US" w:bidi="ar-SA"/></w:rPr><w:delText>Tratamiento indebido de datos personales de las personas participantes</w:delText></w:r></w:del></w:p></w:tc><w:tc><w:tcPr><w:tcW w:w="1893" w:type="dxa"/><w:tcBorders></w:tcBorders><w:shd w:color="auto" w:fill="F7F7F7" w:val="clear"/></w:tcPr><w:p><w:pPr><w:pStyle w:val="Tabla9"/><w:widowControl/><w:jc w:val="left"/><w:rPr><w:kern w:val="0"/><w:szCs w:val="24"/><w:lang w:val="es-CO" w:eastAsia="en-US" w:bidi="ar-SA"/><w:del w:id="17400" w:author="Unknown Author" w:date="2026-10-30T04:17:53Z"></w:del></w:rPr></w:pPr><w:del w:id="17399" w:author="Unknown Author" w:date="2026-10-30T04:17:53Z"><w:r><w:rPr><w:kern w:val="0"/><w:szCs w:val="24"/><w:lang w:val="es-CO" w:eastAsia="en-US" w:bidi="ar-SA"/></w:rPr><w:delText>Improbable</w:delText></w:r></w:del></w:p></w:tc><w:tc><w:tcPr><w:tcW w:w="1397" w:type="dxa"/><w:tcBorders></w:tcBorders><w:shd w:color="auto" w:fill="F7F7F7" w:val="clear"/></w:tcPr><w:p><w:pPr><w:pStyle w:val="Tabla9"/><w:widowControl/><w:jc w:val="left"/><w:rPr><w:kern w:val="0"/><w:szCs w:val="24"/><w:lang w:val="es-CO" w:eastAsia="en-US" w:bidi="ar-SA"/><w:del w:id="17402" w:author="Unknown Author" w:date="2026-10-30T04:17:53Z"></w:del></w:rPr></w:pPr><w:del w:id="17401" w:author="Unknown Author" w:date="2026-10-30T04:17:53Z"><w:r><w:rPr><w:kern w:val="0"/><w:szCs w:val="24"/><w:lang w:val="es-CO" w:eastAsia="en-US" w:bidi="ar-SA"/></w:rPr><w:delText>Moderado</w:delText></w:r></w:del></w:p></w:tc><w:tc><w:tcPr><w:tcW w:w="3373" w:type="dxa"/><w:tcBorders></w:tcBorders><w:shd w:color="auto" w:fill="F7F7F7" w:val="clear"/></w:tcPr><w:p><w:pPr><w:pStyle w:val="Tabla9"/><w:widowControl/><w:jc w:val="left"/><w:rPr><w:kern w:val="0"/><w:szCs w:val="24"/><w:lang w:val="es-CO" w:eastAsia="en-US" w:bidi="ar-SA"/><w:del w:id="17404" w:author="Unknown Author" w:date="2026-10-30T04:17:53Z"></w:del></w:rPr></w:pPr><w:del w:id="17403" w:author="Unknown Author" w:date="2026-10-30T04:17:53Z"><w:r><w:rPr><w:kern w:val="0"/><w:szCs w:val="24"/><w:lang w:val="es-CO" w:eastAsia="en-US" w:bidi="ar-SA"/></w:rPr><w:delText>Cumplimiento de la Ley 1581 de 2012, consentimiento informado y reducción de los datos recogidos</w:delText></w:r></w:del></w:p></w:tc></w:tr><w:tr><w:trPr><w:del w:id="17405" w:author="Unknown Author" w:date="2026-10-30T04:17:53Z"/><w:cantSplit w:val="true"/></w:trPr><w:tc><w:tcPr><w:tcW w:w="3290" w:type="dxa"/><w:tcBorders></w:tcBorders></w:tcPr><w:p><w:pPr><w:pStyle w:val="Tabla9"/><w:widowControl/><w:jc w:val="left"/><w:rPr><w:kern w:val="0"/><w:szCs w:val="24"/><w:lang w:val="es-CO" w:eastAsia="en-US" w:bidi="ar-SA"/><w:del w:id="17407" w:author="Unknown Author" w:date="2026-10-30T04:17:53Z"></w:del></w:rPr></w:pPr><w:del w:id="17406" w:author="Unknown Author" w:date="2026-10-30T04:17:53Z"><w:r><w:rPr><w:kern w:val="0"/><w:szCs w:val="24"/><w:lang w:val="es-CO" w:eastAsia="en-US" w:bidi="ar-SA"/></w:rPr><w:delText>Residuos electrónicos de baterías, paneles y nodos al cierre</w:delText></w:r></w:del></w:p></w:tc><w:tc><w:tcPr><w:tcW w:w="1893" w:type="dxa"/><w:tcBorders></w:tcBorders></w:tcPr><w:p><w:pPr><w:pStyle w:val="Tabla9"/><w:widowControl/><w:jc w:val="left"/><w:rPr><w:kern w:val="0"/><w:szCs w:val="24"/><w:lang w:val="es-CO" w:eastAsia="en-US" w:bidi="ar-SA"/><w:del w:id="17409" w:author="Unknown Author" w:date="2026-10-30T04:17:53Z"></w:del></w:rPr></w:pPr><w:del w:id="17408" w:author="Unknown Author" w:date="2026-10-30T04:17:53Z"><w:r><w:rPr><w:kern w:val="0"/><w:szCs w:val="24"/><w:lang w:val="es-CO" w:eastAsia="en-US" w:bidi="ar-SA"/></w:rPr><w:delText>Improbable</w:delText></w:r></w:del></w:p></w:tc><w:tc><w:tcPr><w:tcW w:w="1397" w:type="dxa"/><w:tcBorders></w:tcBorders></w:tcPr><w:p><w:pPr><w:pStyle w:val="Tabla9"/><w:widowControl/><w:jc w:val="left"/><w:rPr><w:kern w:val="0"/><w:szCs w:val="24"/><w:lang w:val="es-CO" w:eastAsia="en-US" w:bidi="ar-SA"/><w:del w:id="17411" w:author="Unknown Author" w:date="2026-10-30T04:17:53Z"></w:del></w:rPr></w:pPr><w:del w:id="17410" w:author="Unknown Author" w:date="2026-10-30T04:17:53Z"><w:r><w:rPr><w:kern w:val="0"/><w:szCs w:val="24"/><w:lang w:val="es-CO" w:eastAsia="en-US" w:bidi="ar-SA"/></w:rPr><w:delText>Moderado</w:delText></w:r></w:del></w:p></w:tc><w:tc><w:tcPr><w:tcW w:w="3373" w:type="dxa"/><w:tcBorders></w:tcBorders></w:tcPr><w:p><w:pPr><w:pStyle w:val="Tabla9"/><w:widowControl/><w:jc w:val="left"/><w:rPr><w:kern w:val="0"/><w:szCs w:val="24"/><w:lang w:val="es-CO" w:eastAsia="en-US" w:bidi="ar-SA"/><w:del w:id="17413" w:author="Unknown Author" w:date="2026-10-30T04:17:53Z"></w:del></w:rPr></w:pPr><w:del w:id="17412" w:author="Unknown Author" w:date="2026-10-30T04:17:53Z"><w:r><w:rPr><w:kern w:val="0"/><w:szCs w:val="24"/><w:lang w:val="es-CO" w:eastAsia="en-US" w:bidi="ar-SA"/></w:rPr><w:delText>Plan de disposición con gestor autorizado a cargo del custodio, incluido en el convenio de custodia</w:delText></w:r></w:del></w:p></w:tc></w:tr><w:tr><w:trPr><w:del w:id="17414" w:author="Unknown Author" w:date="2026-10-30T04:17:53Z"/><w:cantSplit w:val="true"/></w:trPr><w:tc><w:tcPr><w:tcW w:w="3290" w:type="dxa"/><w:tcBorders></w:tcBorders><w:shd w:color="auto" w:fill="F7F7F7" w:val="clear"/></w:tcPr><w:p><w:pPr><w:pStyle w:val="Tabla9"/><w:widowControl/><w:jc w:val="left"/><w:rPr><w:kern w:val="0"/><w:szCs w:val="24"/><w:lang w:val="es-CO" w:eastAsia="en-US" w:bidi="ar-SA"/><w:del w:id="17416" w:author="Unknown Author" w:date="2026-10-30T04:17:53Z"></w:del></w:rPr></w:pPr><w:del w:id="17415" w:author="Unknown Author" w:date="2026-10-30T04:17:53Z"><w:r><w:rPr><w:kern w:val="0"/><w:szCs w:val="24"/><w:lang w:val="es-CO" w:eastAsia="en-US" w:bidi="ar-SA"/></w:rPr><w:delText>Interpretación del informe de evaluación previa como autorización o prueba de responsabilidad</w:delText></w:r></w:del></w:p></w:tc><w:tc><w:tcPr><w:tcW w:w="1893" w:type="dxa"/><w:tcBorders></w:tcBorders><w:shd w:color="auto" w:fill="F7F7F7" w:val="clear"/></w:tcPr><w:p><w:pPr><w:pStyle w:val="Tabla9"/><w:widowControl/><w:jc w:val="left"/><w:rPr><w:kern w:val="0"/><w:szCs w:val="24"/><w:lang w:val="es-CO" w:eastAsia="en-US" w:bidi="ar-SA"/><w:del w:id="17418" w:author="Unknown Author" w:date="2026-10-30T04:17:53Z"></w:del></w:rPr></w:pPr><w:del w:id="17417" w:author="Unknown Author" w:date="2026-10-30T04:17:53Z"><w:r><w:rPr><w:kern w:val="0"/><w:szCs w:val="24"/><w:lang w:val="es-CO" w:eastAsia="en-US" w:bidi="ar-SA"/></w:rPr><w:delText>Improbable</w:delText></w:r></w:del></w:p></w:tc><w:tc><w:tcPr><w:tcW w:w="1397" w:type="dxa"/><w:tcBorders></w:tcBorders><w:shd w:color="auto" w:fill="F7F7F7" w:val="clear"/></w:tcPr><w:p><w:pPr><w:pStyle w:val="Tabla9"/><w:widowControl/><w:jc w:val="left"/><w:rPr><w:kern w:val="0"/><w:szCs w:val="24"/><w:lang w:val="es-CO" w:eastAsia="en-US" w:bidi="ar-SA"/><w:del w:id="17420" w:author="Unknown Author" w:date="2026-10-30T04:17:53Z"></w:del></w:rPr></w:pPr><w:del w:id="17419" w:author="Unknown Author" w:date="2026-10-30T04:17:53Z"><w:r><w:rPr><w:kern w:val="0"/><w:szCs w:val="24"/><w:lang w:val="es-CO" w:eastAsia="en-US" w:bidi="ar-SA"/></w:rPr><w:delText>Mayor</w:delText></w:r></w:del></w:p></w:tc><w:tc><w:tcPr><w:tcW w:w="3373" w:type="dxa"/><w:tcBorders></w:tcBorders><w:shd w:color="auto" w:fill="F7F7F7" w:val="clear"/></w:tcPr><w:p><w:pPr><w:pStyle w:val="Tabla9"/><w:widowControl/><w:jc w:val="left"/><w:rPr><w:kern w:val="0"/><w:szCs w:val="24"/><w:lang w:val="es-CO" w:eastAsia="en-US" w:bidi="ar-SA"/><w:del w:id="17422" w:author="Unknown Author" w:date="2026-10-30T04:17:53Z"></w:del></w:rPr></w:pPr><w:del w:id="17421" w:author="Unknown Author" w:date="2026-10-30T04:17:53Z"><w:r><w:rPr><w:kern w:val="0"/><w:szCs w:val="24"/><w:lang w:val="es-CO" w:eastAsia="en-US" w:bidi="ar-SA"/></w:rPr><w:delText>Advertencia expresa de alcance en cada informe, convenio de uso con el municipio y revisión jurídica previa a la adopción del protocolo</w:delText></w:r></w:del></w:p></w:tc></w:tr><w:tr><w:trPr><w:del w:id="17423" w:author="Unknown Author" w:date="2026-10-30T04:17:53Z"/><w:cantSplit w:val="true"/></w:trPr><w:tc><w:tcPr><w:tcW w:w="3290" w:type="dxa"/><w:tcBorders><w:bottom w:val="single" w:sz="12" w:space="0" w:color="2A3439"/></w:tcBorders></w:tcPr><w:p><w:pPr><w:pStyle w:val="Tabla9"/><w:keepNext w:val="true"/><w:widowControl/><w:jc w:val="left"/><w:rPr><w:kern w:val="0"/><w:szCs w:val="24"/><w:lang w:val="es-CO" w:eastAsia="en-US" w:bidi="ar-SA"/><w:del w:id="17425" w:author="Unknown Author" w:date="2026-10-30T04:17:53Z"></w:del></w:rPr></w:pPr><w:del w:id="17424" w:author="Unknown Author" w:date="2026-10-30T04:17:53Z"><w:r><w:rPr><w:kern w:val="0"/><w:szCs w:val="24"/><w:lang w:val="es-CO" w:eastAsia="en-US" w:bidi="ar-SA"/></w:rPr><w:delText>Uso del resultado del gemelo fuera de su dominio de validez</w:delText></w:r></w:del></w:p></w:tc><w:tc><w:tcPr><w:tcW w:w="1893" w:type="dxa"/><w:tcBorders><w:bottom w:val="single" w:sz="12" w:space="0" w:color="2A3439"/></w:tcBorders></w:tcPr><w:p><w:pPr><w:pStyle w:val="Tabla9"/><w:keepNext w:val="true"/><w:widowControl/><w:jc w:val="left"/><w:rPr><w:kern w:val="0"/><w:szCs w:val="24"/><w:lang w:val="es-CO" w:eastAsia="en-US" w:bidi="ar-SA"/><w:del w:id="17427" w:author="Unknown Author" w:date="2026-10-30T04:17:53Z"></w:del></w:rPr></w:pPr><w:del w:id="17426" w:author="Unknown Author" w:date="2026-10-30T04:17:53Z"><w:r><w:rPr><w:kern w:val="0"/><w:szCs w:val="24"/><w:lang w:val="es-CO" w:eastAsia="en-US" w:bidi="ar-SA"/></w:rPr><w:delText>Improbable</w:delText></w:r></w:del></w:p></w:tc><w:tc><w:tcPr><w:tcW w:w="1397" w:type="dxa"/><w:tcBorders><w:bottom w:val="single" w:sz="12" w:space="0" w:color="2A3439"/></w:tcBorders></w:tcPr><w:p><w:pPr><w:pStyle w:val="Tabla9"/><w:keepNext w:val="true"/><w:widowControl/><w:jc w:val="left"/><w:rPr><w:kern w:val="0"/><w:szCs w:val="24"/><w:lang w:val="es-CO" w:eastAsia="en-US" w:bidi="ar-SA"/><w:del w:id="17429" w:author="Unknown Author" w:date="2026-10-30T04:17:53Z"></w:del></w:rPr></w:pPr><w:del w:id="17428" w:author="Unknown Author" w:date="2026-10-30T04:17:53Z"><w:r><w:rPr><w:kern w:val="0"/><w:szCs w:val="24"/><w:lang w:val="es-CO" w:eastAsia="en-US" w:bidi="ar-SA"/></w:rPr><w:delText>Moderado</w:delText></w:r></w:del></w:p></w:tc><w:tc><w:tcPr><w:tcW w:w="3373" w:type="dxa"/><w:tcBorders><w:bottom w:val="single" w:sz="12" w:space="0" w:color="2A3439"/></w:tcBorders></w:tcPr><w:p><w:pPr><w:pStyle w:val="Tabla9"/><w:keepNext w:val="true"/><w:widowControl/><w:jc w:val="left"/><w:rPr><w:kern w:val="0"/><w:szCs w:val="24"/><w:lang w:val="es-CO" w:eastAsia="en-US" w:bidi="ar-SA"/><w:del w:id="17431" w:author="Unknown Author" w:date="2026-10-30T04:17:53Z"></w:del></w:rPr></w:pPr><w:del w:id="17430" w:author="Unknown Author" w:date="2026-10-30T04:17:53Z"><w:r><w:rPr><w:kern w:val="0"/><w:szCs w:val="24"/><w:lang w:val="es-CO" w:eastAsia="en-US" w:bidi="ar-SA"/></w:rPr><w:delText>El informe marca la extrapolación, restringe el uso y presenta el desempeño real del modelo</w:delText></w:r></w:del></w:p></w:tc></w:tr></w:tbl><w:p><w:pPr><w:pStyle w:val="TablaNota"/><w:rPr></w:rPr></w:pPr><w:r><w:rPr><w:i/><w:iCs/></w:rPr><w:t>Nota.</w:t></w:r><w:r><w:rPr></w:rPr><w:t xml:space="preserve"> Elaboración propia con la formulación del proyecto. Las probabilidades son estimaciones de formulación.</w:t></w:r></w:p><w:p><w:pPr><w:pStyle w:val="BodyText"/><w:rPr></w:rPr></w:pPr><w:bookmarkStart w:id="264" w:name="análisis-de-riesgos"/><w:r><w:rPr></w:rPr><w:t>El registro se revisa cada mes y en cada compuerta. La gerencia actualiza la probabilidad y el impacto con la evidencia nueva. Un riesgo que pasa a probable y de impacto mayor activa su medida de contingencia. El proyecto reporta los cambios en el informe trimestral de supervisión. Esa disciplina evita que un riesgo identificado en la formulación se conozca solo cuando ya afectó la ejecución.</w:t></w:r><w:bookmarkEnd w:id="264"/></w:p><w:p><w:pPr><w:pStyle w:val="Heading1"/><w:rPr></w:rPr></w:pPr><w:bookmarkStart w:id="265" w:name="indicadores-de-gestión"/><w:r><w:rPr></w:rPr><w:t>23. INDICADORES DE GESTIÓN</w:t></w:r></w:p><w:p><w:pPr><w:pStyle w:val="FirstParagraph"/><w:rPr></w:rPr></w:pPr><w:r><w:rPr></w:rPr><w:t>Los indicadores de gestión miden si el proyecto se ejecuta como se formuló. Se reportan cada trimestre, como piden los TdR: al menos cuatro informes por cada periodo estimado en la MGA (Ministerio de Ciencia, Tecnología e Innovación [MinCiencias], 2026). El proyecto dura 24 meses y cubre dos periodos anuales. Entrega 8 informes de supervisión en los meses 3, 6, 9, 12, 15, 18, 21 y 24. La Tabla 23.1 presenta el indicador de supervisión que fijan los TdR y los indicadores de gestión que el proyecto añade.</w:t></w:r></w:p><w:p><w:pPr><w:pStyle w:val="TablaRotulo"/><w:rPr></w:rPr></w:pPr><w:bookmarkStart w:id="266" w:name="rot_Tabla_23_1"/><w:r><w:rPr><w:b/><w:bCs/></w:rPr><w:t>Tabla 23.1</w:t></w:r><w:bookmarkEnd w:id="266"/></w:p><w:p><w:pPr><w:pStyle w:val="TablaTitulo"/><w:rPr></w:rPr></w:pPr><w:r><w:rPr><w:i/><w:iCs/></w:rPr><w:t>Indicadores de gestión del proyecto</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819"/><w:gridCol w:w="3651"/><w:gridCol w:w="3484"/></w:tblGrid><w:tr><w:trPr><w:tblHeader w:val="true"/><w:cantSplit w:val="true"/></w:trPr><w:tc><w:tcPr><w:tcW w:w="281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Indicador</w:t></w:r></w:p></w:tc><w:tc><w:tcPr><w:tcW w:w="365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Medida o meta</w:t></w:r></w:p></w:tc><w:tc><w:tcPr><w:tcW w:w="348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rPr></w:pPr><w:r><w:rPr><w:b/><w:kern w:val="0"/><w:szCs w:val="24"/><w:lang w:val="es-CO" w:eastAsia="en-US" w:bidi="ar-SA"/></w:rPr><w:t>Fecha de entrega de acuerdo con el cronograma</w:t></w:r></w:p></w:tc></w:tr><w:tr><w:trPr><w:cantSplit w:val="true"/></w:trPr><w:tc><w:tcPr><w:tcW w:w="2819" w:type="dxa"/><w:tcBorders></w:tcBorders></w:tcPr><w:p><w:pPr><w:pStyle w:val="Tabla9"/><w:widowControl/><w:jc w:val="left"/><w:rPr><w:kern w:val="0"/><w:szCs w:val="24"/><w:lang w:val="es-CO" w:eastAsia="en-US" w:bidi="ar-SA"/></w:rPr></w:pPr><w:r><w:rPr><w:kern w:val="0"/><w:szCs w:val="24"/><w:lang w:val="es-CO" w:eastAsia="en-US" w:bidi="ar-SA"/></w:rPr><w:t>Informes de supervisión del proyecto</w:t></w:r></w:p></w:tc><w:tc><w:tcPr><w:tcW w:w="3651" w:type="dxa"/><w:tcBorders></w:tcBorders></w:tcPr><w:p><w:pPr><w:pStyle w:val="Tabla9"/><w:widowControl/><w:jc w:val="left"/><w:rPr><w:kern w:val="0"/><w:szCs w:val="24"/><w:lang w:val="es-CO" w:eastAsia="en-US" w:bidi="ar-SA"/></w:rPr></w:pPr><w:r><w:rPr><w:kern w:val="0"/><w:szCs w:val="24"/><w:lang w:val="es-CO" w:eastAsia="en-US" w:bidi="ar-SA"/></w:rPr><w:t>Número: 8 informes trimestrales</w:t></w:r></w:p></w:tc><w:tc><w:tcPr><w:tcW w:w="3484" w:type="dxa"/><w:tcBorders></w:tcBorders></w:tcPr><w:p><w:pPr><w:pStyle w:val="Tabla9"/><w:widowControl/><w:jc w:val="left"/><w:rPr><w:kern w:val="0"/><w:szCs w:val="24"/><w:lang w:val="es-CO" w:eastAsia="en-US" w:bidi="ar-SA"/></w:rPr></w:pPr><w:r><w:rPr><w:kern w:val="0"/><w:szCs w:val="24"/><w:lang w:val="es-CO" w:eastAsia="en-US" w:bidi="ar-SA"/></w:rPr><w:t>Meses 3, 6, 9, 12, 15, 18, 21 y 24</w:t></w:r></w:p></w:tc></w:tr><w:tr><w:trPr><w:cantSplit w:val="true"/></w:trPr><w:tc><w:tcPr><w:tcW w:w="2819" w:type="dxa"/><w:tcBorders></w:tcBorders><w:shd w:color="auto" w:fill="F7F7F7" w:val="clear"/></w:tcPr><w:p><w:pPr><w:pStyle w:val="Tabla9"/><w:widowControl/><w:jc w:val="left"/><w:rPr><w:kern w:val="0"/><w:szCs w:val="24"/><w:lang w:val="es-CO" w:eastAsia="en-US" w:bidi="ar-SA"/></w:rPr></w:pPr><w:r><w:rPr><w:kern w:val="0"/><w:szCs w:val="24"/><w:lang w:val="es-CO" w:eastAsia="en-US" w:bidi="ar-SA"/></w:rPr><w:t>Ejecución presupuestal</w:t></w:r></w:p></w:tc><w:tc><w:tcPr><w:tcW w:w="3651" w:type="dxa"/><w:tcBorders></w:tcBorders><w:shd w:color="auto" w:fill="F7F7F7" w:val="clear"/></w:tcPr><w:p><w:pPr><w:pStyle w:val="Tabla9"/><w:widowControl/><w:jc w:val="left"/><w:rPr><w:kern w:val="0"/><w:szCs w:val="24"/><w:lang w:val="es-CO" w:eastAsia="en-US" w:bidi="ar-SA"/></w:rPr></w:pPr><w:r><w:rPr><w:kern w:val="0"/><w:szCs w:val="24"/><w:lang w:val="es-CO" w:eastAsia="en-US" w:bidi="ar-SA"/></w:rPr><w:t>Desviación absoluta de 5 % o menos entre lo programado y lo ejecutado al cierre; de 10 % o menos en cada semestre</w:t></w:r></w:p></w:tc><w:tc><w:tcPr><w:tcW w:w="3484" w:type="dxa"/><w:tcBorders></w:tcBorders><w:shd w:color="auto" w:fill="F7F7F7" w:val="clear"/></w:tcPr><w:p><w:pPr><w:pStyle w:val="Tabla9"/><w:widowControl/><w:jc w:val="left"/><w:rPr><w:kern w:val="0"/><w:szCs w:val="24"/><w:lang w:val="es-CO" w:eastAsia="en-US" w:bidi="ar-SA"/></w:rPr></w:pPr><w:r><w:rPr><w:kern w:val="0"/><w:szCs w:val="24"/><w:lang w:val="es-CO" w:eastAsia="en-US" w:bidi="ar-SA"/></w:rPr><w:t>Semestral en los informes de los meses 6, 12, 18 y 24</w:t></w:r></w:p></w:tc></w:tr><w:tr><w:trPr><w:cantSplit w:val="true"/></w:trPr><w:tc><w:tcPr><w:tcW w:w="2819" w:type="dxa"/><w:tcBorders></w:tcBorders></w:tcPr><w:p><w:pPr><w:pStyle w:val="Tabla9"/><w:widowControl/><w:jc w:val="left"/><w:rPr><w:kern w:val="0"/><w:szCs w:val="24"/><w:lang w:val="es-CO" w:eastAsia="en-US" w:bidi="ar-SA"/></w:rPr></w:pPr><w:r><w:rPr><w:kern w:val="0"/><w:szCs w:val="24"/><w:lang w:val="es-CO" w:eastAsia="en-US" w:bidi="ar-SA"/></w:rPr><w:t>Cumplimiento de hitos y compuertas</w:t></w:r></w:p></w:tc><w:tc><w:tcPr><w:tcW w:w="3651" w:type="dxa"/><w:tcBorders></w:tcBorders></w:tcPr><w:p><w:pPr><w:pStyle w:val="Tabla9"/><w:widowControl/><w:jc w:val="left"/><w:rPr><w:kern w:val="0"/><w:szCs w:val="24"/><w:lang w:val="es-CO" w:eastAsia="en-US" w:bidi="ar-SA"/></w:rPr></w:pPr><w:r><w:rPr><w:kern w:val="0"/><w:szCs w:val="24"/><w:lang w:val="es-CO" w:eastAsia="en-US" w:bidi="ar-SA"/></w:rPr><w:t>100 % de los hitos H0 a H11 y de las compuertas C1, C2 y C3 verificados con su evidencia</w:t></w:r></w:p></w:tc><w:tc><w:tcPr><w:tcW w:w="3484" w:type="dxa"/><w:tcBorders></w:tcBorders></w:tcPr><w:p><w:pPr><w:pStyle w:val="Tabla9"/><w:widowControl/><w:jc w:val="left"/><w:rPr><w:kern w:val="0"/><w:szCs w:val="24"/><w:lang w:val="es-CO" w:eastAsia="en-US" w:bidi="ar-SA"/></w:rPr></w:pPr><w:r><w:rPr><w:kern w:val="0"/><w:szCs w:val="24"/><w:lang w:val="es-CO" w:eastAsia="en-US" w:bidi="ar-SA"/></w:rPr><w:t>Meses 2, 4, 10, 11, 12, 16, 17, 19, 22, 23 y 24</w:t></w:r></w:p></w:tc></w:tr><w:tr><w:trPr><w:cantSplit w:val="true"/></w:trPr><w:tc><w:tcPr><w:tcW w:w="2819" w:type="dxa"/><w:tcBorders></w:tcBorders><w:shd w:color="auto" w:fill="F7F7F7" w:val="clear"/></w:tcPr><w:p><w:pPr><w:pStyle w:val="Tabla9"/><w:widowControl/><w:jc w:val="left"/><w:rPr><w:kern w:val="0"/><w:szCs w:val="24"/><w:lang w:val="es-CO" w:eastAsia="en-US" w:bidi="ar-SA"/></w:rPr></w:pPr><w:r><w:rPr><w:kern w:val="0"/><w:szCs w:val="24"/><w:lang w:val="es-CO" w:eastAsia="en-US" w:bidi="ar-SA"/></w:rPr><w:t>Revisión del registro de riesgos</w:t></w:r></w:p></w:tc><w:tc><w:tcPr><w:tcW w:w="3651" w:type="dxa"/><w:tcBorders></w:tcBorders><w:shd w:color="auto" w:fill="F7F7F7" w:val="clear"/></w:tcPr><w:p><w:pPr><w:pStyle w:val="Tabla9"/><w:widowControl/><w:jc w:val="left"/><w:rPr><w:kern w:val="0"/><w:szCs w:val="24"/><w:lang w:val="es-CO" w:eastAsia="en-US" w:bidi="ar-SA"/></w:rPr></w:pPr><w:r><w:rPr><w:kern w:val="0"/><w:szCs w:val="24"/><w:lang w:val="es-CO" w:eastAsia="en-US" w:bidi="ar-SA"/></w:rPr><w:t>100 % de los riesgos revisados cada mes y en cada compuerta</w:t></w:r></w:p></w:tc><w:tc><w:tcPr><w:tcW w:w="3484" w:type="dxa"/><w:tcBorders></w:tcBorders><w:shd w:color="auto" w:fill="F7F7F7" w:val="clear"/></w:tcPr><w:p><w:pPr><w:pStyle w:val="Tabla9"/><w:widowControl/><w:jc w:val="left"/><w:rPr><w:kern w:val="0"/><w:szCs w:val="24"/><w:lang w:val="es-CO" w:eastAsia="en-US" w:bidi="ar-SA"/></w:rPr></w:pPr><w:r><w:rPr><w:kern w:val="0"/><w:szCs w:val="24"/><w:lang w:val="es-CO" w:eastAsia="en-US" w:bidi="ar-SA"/></w:rPr><w:t>Mensual, con reporte trimestral</w:t></w:r></w:p></w:tc></w:tr><w:tr><w:trPr><w:cantSplit w:val="true"/></w:trPr><w:tc><w:tcPr><w:tcW w:w="2819" w:type="dxa"/><w:tcBorders></w:tcBorders></w:tcPr><w:p><w:pPr><w:pStyle w:val="Tabla9"/><w:widowControl/><w:jc w:val="left"/><w:rPr><w:kern w:val="0"/><w:szCs w:val="24"/><w:lang w:val="es-CO" w:eastAsia="en-US" w:bidi="ar-SA"/></w:rPr></w:pPr><w:r><w:rPr><w:kern w:val="0"/><w:szCs w:val="24"/><w:lang w:val="es-CO" w:eastAsia="en-US" w:bidi="ar-SA"/></w:rPr><w:t>Contrapartida certificada y ejecutada</w:t></w:r></w:p></w:tc><w:tc><w:tcPr><w:tcW w:w="3651" w:type="dxa"/><w:tcBorders></w:tcBorders></w:tcPr><w:p><w:pPr><w:pStyle w:val="Tabla9"/><w:widowControl/><w:jc w:val="left"/><w:rPr><w:kern w:val="0"/><w:szCs w:val="24"/><w:lang w:val="es-CO" w:eastAsia="en-US" w:bidi="ar-SA"/></w:rPr></w:pPr><w:r><w:rPr><w:kern w:val="0"/><w:szCs w:val="24"/><w:lang w:val="es-CO" w:eastAsia="en-US" w:bidi="ar-SA"/></w:rPr><w:t>100 % de los aportes certificados antes del acta de inicio y ejecutados en la actividad indicada</w:t></w:r></w:p></w:tc><w:tc><w:tcPr><w:tcW w:w="3484" w:type="dxa"/><w:tcBorders></w:tcBorders></w:tcPr><w:p><w:pPr><w:pStyle w:val="Tabla9"/><w:widowControl/><w:jc w:val="left"/><w:rPr><w:kern w:val="0"/><w:szCs w:val="24"/><w:lang w:val="es-CO" w:eastAsia="en-US" w:bidi="ar-SA"/></w:rPr></w:pPr><w:r><w:rPr><w:kern w:val="0"/><w:szCs w:val="24"/><w:lang w:val="es-CO" w:eastAsia="en-US" w:bidi="ar-SA"/></w:rPr><w:t>Mes 2 (certificación) y meses 3 a 24 (ejecución)</w:t></w:r></w:p></w:tc></w:tr><w:tr><w:trPr><w:cantSplit w:val="true"/></w:trPr><w:tc><w:tcPr><w:tcW w:w="2819" w:type="dxa"/><w:tcBorders><w:bottom w:val="single" w:sz="12" w:space="0" w:color="2A3439"/></w:tcBorders><w:shd w:color="auto" w:fill="F7F7F7" w:val="clear"/></w:tcPr><w:p><w:pPr><w:pStyle w:val="Tabla9"/><w:keepNext w:val="true"/><w:widowControl/><w:jc w:val="left"/><w:rPr><w:kern w:val="0"/><w:szCs w:val="24"/><w:lang w:val="es-CO" w:eastAsia="en-US" w:bidi="ar-SA"/></w:rPr></w:pPr><w:r><w:rPr><w:kern w:val="0"/><w:szCs w:val="24"/><w:lang w:val="es-CO" w:eastAsia="en-US" w:bidi="ar-SA"/></w:rPr><w:t>Cambios controlados del cronograma</w:t></w:r></w:p></w:tc><w:tc><w:tcPr><w:tcW w:w="3651" w:type="dxa"/><w:tcBorders><w:bottom w:val="single" w:sz="12" w:space="0" w:color="2A3439"/></w:tcBorders><w:shd w:color="auto" w:fill="F7F7F7" w:val="clear"/></w:tcPr><w:p><w:pPr><w:pStyle w:val="Tabla9"/><w:keepNext w:val="true"/><w:widowControl/><w:jc w:val="left"/><w:rPr><w:kern w:val="0"/><w:szCs w:val="24"/><w:lang w:val="es-CO" w:eastAsia="en-US" w:bidi="ar-SA"/></w:rPr></w:pPr><w:r><w:rPr><w:kern w:val="0"/><w:szCs w:val="24"/><w:lang w:val="es-CO" w:eastAsia="en-US" w:bidi="ar-SA"/></w:rPr><w:t>Todo cambio registrado y aprobado por la supervisión; ninguno altera el alcance, el valor ni las metas</w:t></w:r></w:p></w:tc><w:tc><w:tcPr><w:tcW w:w="3484" w:type="dxa"/><w:tcBorders><w:bottom w:val="single" w:sz="12" w:space="0" w:color="2A3439"/></w:tcBorders><w:shd w:color="auto" w:fill="F7F7F7" w:val="clear"/></w:tcPr><w:p><w:pPr><w:pStyle w:val="Tabla9"/><w:keepNext w:val="true"/><w:widowControl/><w:jc w:val="left"/><w:rPr><w:kern w:val="0"/><w:szCs w:val="24"/><w:lang w:val="es-CO" w:eastAsia="en-US" w:bidi="ar-SA"/></w:rPr></w:pPr><w:r><w:rPr><w:kern w:val="0"/><w:szCs w:val="24"/><w:lang w:val="es-CO" w:eastAsia="en-US" w:bidi="ar-SA"/></w:rPr><w:t>En el informe del trimestre del cambio</w:t></w:r></w:p></w:tc></w:tr></w:tbl><w:p><w:pPr><w:pStyle w:val="TablaNota"/><w:rPr></w:rPr></w:pPr><w:r><w:rPr><w:i/><w:iCs/></w:rPr><w:t>Nota.</w:t></w:r><w:r><w:rPr></w:rPr><w:t xml:space="preserve"> Elaboración propia con el numeral 6 de los términos de referencia y la formulación del proyecto. El indicador de informes es el que sugieren los términos de referencia.</w:t></w:r></w:p><w:p><w:pPr><w:pStyle w:val="BodyText"/><w:rPr></w:rPr></w:pPr><w:r><w:rPr></w:rPr><w:t>El primer indicador sigue la sugerencia de los TdR. Cada informe reporta el avance de las 22 actividades y la ejecución presupuestal por rubro. Reporta también el estado de los indicadores de producto y de resultado, y el de los riesgos. La Tabla 23.2 indica el contenido central de cada informe según el momento del proyecto. Los informes de los meses 12 y 24 coinciden con las compuertas C1 y C3. El informe del mes 18 reporta la compuerta C2 del mes 17. Cada uno adjunta el acta correspondiente.</w:t></w:r></w:p><w:p><w:pPr><w:pStyle w:val="TablaRotulo"/><w:rPr></w:rPr></w:pPr><w:bookmarkStart w:id="267" w:name="rot_Tabla_23_2"/><w:r><w:rPr><w:b/><w:bCs/></w:rPr><w:t>Tabla 23.2</w:t></w:r><w:bookmarkEnd w:id="267"/></w:p><w:p><w:pPr><w:pStyle w:val="TablaTitulo"/><w:rPr></w:rPr></w:pPr><w:r><w:rPr><w:i/><w:iCs/></w:rPr><w:t>Calendario y contenido central de los informes trimestrales</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588"/><w:gridCol w:w="1004"/><w:gridCol w:w="7362"/></w:tblGrid><w:tr><w:trPr><w:tblHeader w:val="true"/><w:ins w:id="17432" w:author="Unknown Author" w:date="2026-10-30T04:17:53Z"/><w:cantSplit w:val="true"/></w:trPr><w:tc><w:tcPr><w:tcW w:w="158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7434" w:author="Unknown Author" w:date="2026-10-30T04:17:53Z"></w:ins></w:rPr></w:pPr><w:ins w:id="17433" w:author="Unknown Author" w:date="2026-10-30T04:17:53Z"><w:r><w:rPr><w:b/><w:kern w:val="0"/><w:szCs w:val="24"/><w:lang w:val="es-CO" w:eastAsia="en-US" w:bidi="ar-SA"/></w:rPr><w:t>Informe</w:t></w:r></w:ins></w:p></w:tc><w:tc><w:tcPr><w:tcW w:w="100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7436" w:author="Unknown Author" w:date="2026-10-30T04:17:53Z"></w:ins></w:rPr></w:pPr><w:ins w:id="17435" w:author="Unknown Author" w:date="2026-10-30T04:17:53Z"><w:r><w:rPr><w:b/><w:kern w:val="0"/><w:szCs w:val="24"/><w:lang w:val="es-CO" w:eastAsia="en-US" w:bidi="ar-SA"/></w:rPr><w:t>Mes</w:t></w:r></w:ins></w:p></w:tc><w:tc><w:tcPr><w:tcW w:w="736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7438" w:author="Unknown Author" w:date="2026-10-30T04:17:53Z"></w:ins></w:rPr></w:pPr><w:ins w:id="17437" w:author="Unknown Author" w:date="2026-10-30T04:17:53Z"><w:r><w:rPr><w:b/><w:kern w:val="0"/><w:szCs w:val="24"/><w:lang w:val="es-CO" w:eastAsia="en-US" w:bidi="ar-SA"/></w:rPr><w:t>Contenido central</w:t></w:r></w:ins></w:p></w:tc></w:tr><w:tr><w:trPr><w:ins w:id="17439" w:author="Unknown Author" w:date="2026-10-30T04:17:53Z"/><w:cantSplit w:val="true"/></w:trPr><w:tc><w:tcPr><w:tcW w:w="1588" w:type="dxa"/><w:tcBorders></w:tcBorders></w:tcPr><w:p><w:pPr><w:pStyle w:val="Tabla9"/><w:widowControl/><w:jc w:val="left"/><w:rPr><w:kern w:val="0"/><w:szCs w:val="24"/><w:lang w:val="es-CO" w:eastAsia="en-US" w:bidi="ar-SA"/><w:ins w:id="17441" w:author="Unknown Author" w:date="2026-10-30T04:17:53Z"></w:ins></w:rPr></w:pPr><w:ins w:id="17440" w:author="Unknown Author" w:date="2026-10-30T04:17:53Z"><w:r><w:rPr><w:kern w:val="0"/><w:szCs w:val="24"/><w:lang w:val="es-CO" w:eastAsia="en-US" w:bidi="ar-SA"/></w:rPr><w:t>1</w:t></w:r></w:ins></w:p></w:tc><w:tc><w:tcPr><w:tcW w:w="1004" w:type="dxa"/><w:tcBorders></w:tcBorders></w:tcPr><w:p><w:pPr><w:pStyle w:val="Tabla9"/><w:widowControl/><w:jc w:val="left"/><w:rPr><w:kern w:val="0"/><w:szCs w:val="24"/><w:lang w:val="es-CO" w:eastAsia="en-US" w:bidi="ar-SA"/><w:ins w:id="17443" w:author="Unknown Author" w:date="2026-10-30T04:17:53Z"></w:ins></w:rPr></w:pPr><w:ins w:id="17442" w:author="Unknown Author" w:date="2026-10-30T04:17:53Z"><w:r><w:rPr><w:kern w:val="0"/><w:szCs w:val="24"/><w:lang w:val="es-CO" w:eastAsia="en-US" w:bidi="ar-SA"/></w:rPr><w:t>3</w:t></w:r></w:ins></w:p></w:tc><w:tc><w:tcPr><w:tcW w:w="7362" w:type="dxa"/><w:tcBorders></w:tcBorders></w:tcPr><w:p><w:pPr><w:pStyle w:val="Tabla9"/><w:widowControl/><w:jc w:val="left"/><w:rPr><w:kern w:val="0"/><w:szCs w:val="24"/><w:lang w:val="es-CO" w:eastAsia="en-US" w:bidi="ar-SA"/><w:ins w:id="17445" w:author="Unknown Author" w:date="2026-10-30T04:17:53Z"></w:ins></w:rPr></w:pPr><w:ins w:id="17444" w:author="Unknown Author" w:date="2026-10-30T04:17:53Z"><w:r><w:rPr><w:kern w:val="0"/><w:szCs w:val="24"/><w:lang w:val="es-CO" w:eastAsia="en-US" w:bidi="ar-SA"/></w:rPr><w:t>Acta de inicio, contratación del equipo y sitios del tramo 1 en selección</w:t></w:r></w:ins></w:p></w:tc></w:tr><w:tr><w:trPr><w:ins w:id="17446" w:author="Unknown Author" w:date="2026-10-30T04:17:53Z"/><w:cantSplit w:val="true"/></w:trPr><w:tc><w:tcPr><w:tcW w:w="1588" w:type="dxa"/><w:tcBorders></w:tcBorders><w:shd w:color="auto" w:fill="F7F7F7" w:val="clear"/></w:tcPr><w:p><w:pPr><w:pStyle w:val="Tabla9"/><w:widowControl/><w:jc w:val="left"/><w:rPr><w:kern w:val="0"/><w:szCs w:val="24"/><w:lang w:val="es-CO" w:eastAsia="en-US" w:bidi="ar-SA"/><w:ins w:id="17448" w:author="Unknown Author" w:date="2026-10-30T04:17:53Z"></w:ins></w:rPr></w:pPr><w:ins w:id="17447" w:author="Unknown Author" w:date="2026-10-30T04:17:53Z"><w:r><w:rPr><w:kern w:val="0"/><w:szCs w:val="24"/><w:lang w:val="es-CO" w:eastAsia="en-US" w:bidi="ar-SA"/></w:rPr><w:t>2</w:t></w:r></w:ins></w:p></w:tc><w:tc><w:tcPr><w:tcW w:w="1004" w:type="dxa"/><w:tcBorders></w:tcBorders><w:shd w:color="auto" w:fill="F7F7F7" w:val="clear"/></w:tcPr><w:p><w:pPr><w:pStyle w:val="Tabla9"/><w:widowControl/><w:jc w:val="left"/><w:rPr><w:kern w:val="0"/><w:szCs w:val="24"/><w:lang w:val="es-CO" w:eastAsia="en-US" w:bidi="ar-SA"/><w:ins w:id="17450" w:author="Unknown Author" w:date="2026-10-30T04:17:53Z"></w:ins></w:rPr></w:pPr><w:ins w:id="17449" w:author="Unknown Author" w:date="2026-10-30T04:17:53Z"><w:r><w:rPr><w:kern w:val="0"/><w:szCs w:val="24"/><w:lang w:val="es-CO" w:eastAsia="en-US" w:bidi="ar-SA"/></w:rPr><w:t>6</w:t></w:r></w:ins></w:p></w:tc><w:tc><w:tcPr><w:tcW w:w="7362" w:type="dxa"/><w:tcBorders></w:tcBorders><w:shd w:color="auto" w:fill="F7F7F7" w:val="clear"/></w:tcPr><w:p><w:pPr><w:pStyle w:val="Tabla9"/><w:widowControl/><w:jc w:val="left"/><w:rPr><w:kern w:val="0"/><w:szCs w:val="24"/><w:lang w:val="es-CO" w:eastAsia="en-US" w:bidi="ar-SA"/><w:ins w:id="17452" w:author="Unknown Author" w:date="2026-10-30T04:17:53Z"></w:ins></w:rPr></w:pPr><w:ins w:id="17451" w:author="Unknown Author" w:date="2026-10-30T04:17:53Z"><w:r><w:rPr><w:kern w:val="0"/><w:szCs w:val="24"/><w:lang w:val="es-CO" w:eastAsia="en-US" w:bidi="ar-SA"/></w:rPr><w:t>Lote 1 recibido y caracterizado; firmware y plataforma base</w:t></w:r></w:ins></w:p></w:tc></w:tr><w:tr><w:trPr><w:ins w:id="17453" w:author="Unknown Author" w:date="2026-10-30T04:17:53Z"/><w:cantSplit w:val="true"/></w:trPr><w:tc><w:tcPr><w:tcW w:w="1588" w:type="dxa"/><w:tcBorders></w:tcBorders></w:tcPr><w:p><w:pPr><w:pStyle w:val="Tabla9"/><w:widowControl/><w:jc w:val="left"/><w:rPr><w:kern w:val="0"/><w:szCs w:val="24"/><w:lang w:val="es-CO" w:eastAsia="en-US" w:bidi="ar-SA"/><w:ins w:id="17455" w:author="Unknown Author" w:date="2026-10-30T04:17:53Z"></w:ins></w:rPr></w:pPr><w:ins w:id="17454" w:author="Unknown Author" w:date="2026-10-30T04:17:53Z"><w:r><w:rPr><w:kern w:val="0"/><w:szCs w:val="24"/><w:lang w:val="es-CO" w:eastAsia="en-US" w:bidi="ar-SA"/></w:rPr><w:t>3</w:t></w:r></w:ins></w:p></w:tc><w:tc><w:tcPr><w:tcW w:w="1004" w:type="dxa"/><w:tcBorders></w:tcBorders></w:tcPr><w:p><w:pPr><w:pStyle w:val="Tabla9"/><w:widowControl/><w:jc w:val="left"/><w:rPr><w:kern w:val="0"/><w:szCs w:val="24"/><w:lang w:val="es-CO" w:eastAsia="en-US" w:bidi="ar-SA"/><w:ins w:id="17457" w:author="Unknown Author" w:date="2026-10-30T04:17:53Z"></w:ins></w:rPr></w:pPr><w:ins w:id="17456" w:author="Unknown Author" w:date="2026-10-30T04:17:53Z"><w:r><w:rPr><w:kern w:val="0"/><w:szCs w:val="24"/><w:lang w:val="es-CO" w:eastAsia="en-US" w:bidi="ar-SA"/></w:rPr><w:t>9</w:t></w:r></w:ins></w:p></w:tc><w:tc><w:tcPr><w:tcW w:w="7362" w:type="dxa"/><w:tcBorders></w:tcBorders></w:tcPr><w:p><w:pPr><w:pStyle w:val="Tabla9"/><w:widowControl/><w:jc w:val="left"/><w:rPr><w:kern w:val="0"/><w:szCs w:val="24"/><w:lang w:val="es-CO" w:eastAsia="en-US" w:bidi="ar-SA"/><w:ins w:id="17459" w:author="Unknown Author" w:date="2026-10-30T04:17:53Z"></w:ins></w:rPr></w:pPr><w:ins w:id="17458" w:author="Unknown Author" w:date="2026-10-30T04:17:53Z"><w:r><w:rPr><w:kern w:val="0"/><w:szCs w:val="24"/><w:lang w:val="es-CO" w:eastAsia="en-US" w:bidi="ar-SA"/></w:rPr><w:t>Colocalización del tramo 1 en curso, protocolo de alerta en co-diseño y laboratorio en compra de equipos</w:t></w:r></w:ins></w:p></w:tc></w:tr><w:tr><w:trPr><w:ins w:id="17460" w:author="Unknown Author" w:date="2026-10-30T04:17:53Z"/><w:cantSplit w:val="true"/></w:trPr><w:tc><w:tcPr><w:tcW w:w="1588" w:type="dxa"/><w:tcBorders></w:tcBorders><w:shd w:color="auto" w:fill="F7F7F7" w:val="clear"/></w:tcPr><w:p><w:pPr><w:pStyle w:val="Tabla9"/><w:widowControl/><w:jc w:val="left"/><w:rPr><w:kern w:val="0"/><w:szCs w:val="24"/><w:lang w:val="es-CO" w:eastAsia="en-US" w:bidi="ar-SA"/><w:ins w:id="17462" w:author="Unknown Author" w:date="2026-10-30T04:17:53Z"></w:ins></w:rPr></w:pPr><w:ins w:id="17461" w:author="Unknown Author" w:date="2026-10-30T04:17:53Z"><w:r><w:rPr><w:kern w:val="0"/><w:szCs w:val="24"/><w:lang w:val="es-CO" w:eastAsia="en-US" w:bidi="ar-SA"/></w:rPr><w:t>4</w:t></w:r></w:ins></w:p></w:tc><w:tc><w:tcPr><w:tcW w:w="1004" w:type="dxa"/><w:tcBorders></w:tcBorders><w:shd w:color="auto" w:fill="F7F7F7" w:val="clear"/></w:tcPr><w:p><w:pPr><w:pStyle w:val="Tabla9"/><w:widowControl/><w:jc w:val="left"/><w:rPr><w:kern w:val="0"/><w:szCs w:val="24"/><w:lang w:val="es-CO" w:eastAsia="en-US" w:bidi="ar-SA"/><w:ins w:id="17464" w:author="Unknown Author" w:date="2026-10-30T04:17:53Z"></w:ins></w:rPr></w:pPr><w:ins w:id="17463" w:author="Unknown Author" w:date="2026-10-30T04:17:53Z"><w:r><w:rPr><w:kern w:val="0"/><w:szCs w:val="24"/><w:lang w:val="es-CO" w:eastAsia="en-US" w:bidi="ar-SA"/></w:rPr><w:t>12</w:t></w:r></w:ins></w:p></w:tc><w:tc><w:tcPr><w:tcW w:w="7362" w:type="dxa"/><w:tcBorders></w:tcBorders><w:shd w:color="auto" w:fill="F7F7F7" w:val="clear"/></w:tcPr><w:p><w:pPr><w:pStyle w:val="Tabla9"/><w:widowControl/><w:jc w:val="left"/><w:rPr><w:kern w:val="0"/><w:szCs w:val="24"/><w:lang w:val="es-CO" w:eastAsia="en-US" w:bidi="ar-SA"/><w:ins w:id="17466" w:author="Unknown Author" w:date="2026-10-30T04:17:53Z"></w:ins></w:rPr></w:pPr><w:ins w:id="17465" w:author="Unknown Author" w:date="2026-10-30T04:17:53Z"><w:r><w:rPr><w:kern w:val="0"/><w:szCs w:val="24"/><w:lang w:val="es-CO" w:eastAsia="en-US" w:bidi="ar-SA"/></w:rPr><w:t>Compuerta C1: línea base de error, modelo validado y evaluación externa; laboratorio dotado (hito H9, mes 11)</w:t></w:r></w:ins></w:p></w:tc></w:tr><w:tr><w:trPr><w:ins w:id="17467" w:author="Unknown Author" w:date="2026-10-30T04:17:53Z"/><w:cantSplit w:val="true"/></w:trPr><w:tc><w:tcPr><w:tcW w:w="1588" w:type="dxa"/><w:tcBorders></w:tcBorders></w:tcPr><w:p><w:pPr><w:pStyle w:val="Tabla9"/><w:widowControl/><w:jc w:val="left"/><w:rPr><w:kern w:val="0"/><w:szCs w:val="24"/><w:lang w:val="es-CO" w:eastAsia="en-US" w:bidi="ar-SA"/><w:ins w:id="17469" w:author="Unknown Author" w:date="2026-10-30T04:17:53Z"></w:ins></w:rPr></w:pPr><w:ins w:id="17468" w:author="Unknown Author" w:date="2026-10-30T04:17:53Z"><w:r><w:rPr><w:kern w:val="0"/><w:szCs w:val="24"/><w:lang w:val="es-CO" w:eastAsia="en-US" w:bidi="ar-SA"/></w:rPr><w:t>5</w:t></w:r></w:ins></w:p></w:tc><w:tc><w:tcPr><w:tcW w:w="1004" w:type="dxa"/><w:tcBorders></w:tcBorders></w:tcPr><w:p><w:pPr><w:pStyle w:val="Tabla9"/><w:widowControl/><w:jc w:val="left"/><w:rPr><w:kern w:val="0"/><w:szCs w:val="24"/><w:lang w:val="es-CO" w:eastAsia="en-US" w:bidi="ar-SA"/><w:ins w:id="17471" w:author="Unknown Author" w:date="2026-10-30T04:17:53Z"></w:ins></w:rPr></w:pPr><w:ins w:id="17470" w:author="Unknown Author" w:date="2026-10-30T04:17:53Z"><w:r><w:rPr><w:kern w:val="0"/><w:szCs w:val="24"/><w:lang w:val="es-CO" w:eastAsia="en-US" w:bidi="ar-SA"/></w:rPr><w:t>15</w:t></w:r></w:ins></w:p></w:tc><w:tc><w:tcPr><w:tcW w:w="7362" w:type="dxa"/><w:tcBorders></w:tcBorders></w:tcPr><w:p><w:pPr><w:pStyle w:val="Tabla9"/><w:widowControl/><w:jc w:val="left"/><w:rPr><w:kern w:val="0"/><w:szCs w:val="24"/><w:lang w:val="es-CO" w:eastAsia="en-US" w:bidi="ar-SA"/><w:ins w:id="17473" w:author="Unknown Author" w:date="2026-10-30T04:17:53Z"></w:ins></w:rPr></w:pPr><w:ins w:id="17472" w:author="Unknown Author" w:date="2026-10-30T04:17:53Z"><w:r><w:rPr><w:kern w:val="0"/><w:szCs w:val="24"/><w:lang w:val="es-CO" w:eastAsia="en-US" w:bidi="ar-SA"/></w:rPr><w:t>Tramo 2 instalado y uso piloto del tablero</w:t></w:r></w:ins></w:p></w:tc></w:tr><w:tr><w:trPr><w:ins w:id="17474" w:author="Unknown Author" w:date="2026-10-30T04:17:53Z"/><w:cantSplit w:val="true"/></w:trPr><w:tc><w:tcPr><w:tcW w:w="1588" w:type="dxa"/><w:tcBorders></w:tcBorders><w:shd w:color="auto" w:fill="F7F7F7" w:val="clear"/></w:tcPr><w:p><w:pPr><w:pStyle w:val="Tabla9"/><w:widowControl/><w:jc w:val="left"/><w:rPr><w:kern w:val="0"/><w:szCs w:val="24"/><w:lang w:val="es-CO" w:eastAsia="en-US" w:bidi="ar-SA"/><w:ins w:id="17476" w:author="Unknown Author" w:date="2026-10-30T04:17:53Z"></w:ins></w:rPr></w:pPr><w:ins w:id="17475" w:author="Unknown Author" w:date="2026-10-30T04:17:53Z"><w:r><w:rPr><w:kern w:val="0"/><w:szCs w:val="24"/><w:lang w:val="es-CO" w:eastAsia="en-US" w:bidi="ar-SA"/></w:rPr><w:t>6</w:t></w:r></w:ins></w:p></w:tc><w:tc><w:tcPr><w:tcW w:w="1004" w:type="dxa"/><w:tcBorders></w:tcBorders><w:shd w:color="auto" w:fill="F7F7F7" w:val="clear"/></w:tcPr><w:p><w:pPr><w:pStyle w:val="Tabla9"/><w:widowControl/><w:jc w:val="left"/><w:rPr><w:kern w:val="0"/><w:szCs w:val="24"/><w:lang w:val="es-CO" w:eastAsia="en-US" w:bidi="ar-SA"/><w:ins w:id="17478" w:author="Unknown Author" w:date="2026-10-30T04:17:53Z"></w:ins></w:rPr></w:pPr><w:ins w:id="17477" w:author="Unknown Author" w:date="2026-10-30T04:17:53Z"><w:r><w:rPr><w:kern w:val="0"/><w:szCs w:val="24"/><w:lang w:val="es-CO" w:eastAsia="en-US" w:bidi="ar-SA"/></w:rPr><w:t>18</w:t></w:r></w:ins></w:p></w:tc><w:tc><w:tcPr><w:tcW w:w="7362" w:type="dxa"/><w:tcBorders></w:tcBorders><w:shd w:color="auto" w:fill="F7F7F7" w:val="clear"/></w:tcPr><w:p><w:pPr><w:pStyle w:val="Tabla9"/><w:widowControl/><w:jc w:val="left"/><w:rPr><w:kern w:val="0"/><w:szCs w:val="24"/><w:lang w:val="es-CO" w:eastAsia="en-US" w:bidi="ar-SA"/><w:ins w:id="17480" w:author="Unknown Author" w:date="2026-10-30T04:17:53Z"></w:ins></w:rPr></w:pPr><w:ins w:id="17479" w:author="Unknown Author" w:date="2026-10-30T04:17:53Z"><w:r><w:rPr><w:kern w:val="0"/><w:szCs w:val="24"/><w:lang w:val="es-CO" w:eastAsia="en-US" w:bidi="ar-SA"/></w:rPr><w:t>Reporte de la compuerta C2 del mes 17: desempeño en los dos municipios, disponibilidad y convenios; gemelo predictivo calibrado (hito H10, mes 17)</w:t></w:r></w:ins></w:p></w:tc></w:tr><w:tr><w:trPr><w:ins w:id="17481" w:author="Unknown Author" w:date="2026-10-30T04:17:53Z"/><w:cantSplit w:val="true"/></w:trPr><w:tc><w:tcPr><w:tcW w:w="1588" w:type="dxa"/><w:tcBorders></w:tcBorders></w:tcPr><w:p><w:pPr><w:pStyle w:val="Tabla9"/><w:widowControl/><w:jc w:val="left"/><w:rPr><w:kern w:val="0"/><w:szCs w:val="24"/><w:lang w:val="es-CO" w:eastAsia="en-US" w:bidi="ar-SA"/><w:ins w:id="17483" w:author="Unknown Author" w:date="2026-10-30T04:17:53Z"></w:ins></w:rPr></w:pPr><w:ins w:id="17482" w:author="Unknown Author" w:date="2026-10-30T04:17:53Z"><w:r><w:rPr><w:kern w:val="0"/><w:szCs w:val="24"/><w:lang w:val="es-CO" w:eastAsia="en-US" w:bidi="ar-SA"/></w:rPr><w:t>7</w:t></w:r></w:ins></w:p></w:tc><w:tc><w:tcPr><w:tcW w:w="1004" w:type="dxa"/><w:tcBorders></w:tcBorders></w:tcPr><w:p><w:pPr><w:pStyle w:val="Tabla9"/><w:widowControl/><w:jc w:val="left"/><w:rPr><w:kern w:val="0"/><w:szCs w:val="24"/><w:lang w:val="es-CO" w:eastAsia="en-US" w:bidi="ar-SA"/><w:ins w:id="17485" w:author="Unknown Author" w:date="2026-10-30T04:17:53Z"></w:ins></w:rPr></w:pPr><w:ins w:id="17484" w:author="Unknown Author" w:date="2026-10-30T04:17:53Z"><w:r><w:rPr><w:kern w:val="0"/><w:szCs w:val="24"/><w:lang w:val="es-CO" w:eastAsia="en-US" w:bidi="ar-SA"/></w:rPr><w:t>21</w:t></w:r></w:ins></w:p></w:tc><w:tc><w:tcPr><w:tcW w:w="7362" w:type="dxa"/><w:tcBorders></w:tcBorders></w:tcPr><w:p><w:pPr><w:pStyle w:val="Tabla9"/><w:widowControl/><w:jc w:val="left"/><w:rPr><w:kern w:val="0"/><w:szCs w:val="24"/><w:lang w:val="es-CO" w:eastAsia="en-US" w:bidi="ar-SA"/><w:ins w:id="17487" w:author="Unknown Author" w:date="2026-10-30T04:17:53Z"></w:ins></w:rPr></w:pPr><w:ins w:id="17486" w:author="Unknown Author" w:date="2026-10-30T04:17:53Z"><w:r><w:rPr><w:kern w:val="0"/><w:szCs w:val="24"/><w:lang w:val="es-CO" w:eastAsia="en-US" w:bidi="ar-SA"/></w:rPr><w:t>Tramo 3 operando, formación de custodios, ensayo independiente en curso y campañas de validación del gemelo</w:t></w:r></w:ins></w:p></w:tc></w:tr><w:tr><w:trPr><w:ins w:id="17488" w:author="Unknown Author" w:date="2026-10-30T04:17:53Z"/><w:cantSplit w:val="true"/></w:trPr><w:tc><w:tcPr><w:tcW w:w="1588" w:type="dxa"/><w:tcBorders><w:bottom w:val="single" w:sz="12" w:space="0" w:color="2A3439"/></w:tcBorders><w:shd w:color="auto" w:fill="F7F7F7" w:val="clear"/></w:tcPr><w:p><w:pPr><w:pStyle w:val="Tabla9"/><w:keepNext w:val="true"/><w:widowControl/><w:jc w:val="left"/><w:rPr><w:kern w:val="0"/><w:szCs w:val="24"/><w:lang w:val="es-CO" w:eastAsia="en-US" w:bidi="ar-SA"/><w:ins w:id="17490" w:author="Unknown Author" w:date="2026-10-30T04:17:53Z"></w:ins></w:rPr></w:pPr><w:ins w:id="17489" w:author="Unknown Author" w:date="2026-10-30T04:17:53Z"><w:r><w:rPr><w:kern w:val="0"/><w:szCs w:val="24"/><w:lang w:val="es-CO" w:eastAsia="en-US" w:bidi="ar-SA"/></w:rPr><w:t>8</w:t></w:r></w:ins></w:p></w:tc><w:tc><w:tcPr><w:tcW w:w="1004" w:type="dxa"/><w:tcBorders><w:bottom w:val="single" w:sz="12" w:space="0" w:color="2A3439"/></w:tcBorders><w:shd w:color="auto" w:fill="F7F7F7" w:val="clear"/></w:tcPr><w:p><w:pPr><w:pStyle w:val="Tabla9"/><w:keepNext w:val="true"/><w:widowControl/><w:jc w:val="left"/><w:rPr><w:kern w:val="0"/><w:szCs w:val="24"/><w:lang w:val="es-CO" w:eastAsia="en-US" w:bidi="ar-SA"/><w:ins w:id="17492" w:author="Unknown Author" w:date="2026-10-30T04:17:53Z"></w:ins></w:rPr></w:pPr><w:ins w:id="17491" w:author="Unknown Author" w:date="2026-10-30T04:17:53Z"><w:r><w:rPr><w:kern w:val="0"/><w:szCs w:val="24"/><w:lang w:val="es-CO" w:eastAsia="en-US" w:bidi="ar-SA"/></w:rPr><w:t>24</w:t></w:r></w:ins></w:p></w:tc><w:tc><w:tcPr><w:tcW w:w="7362" w:type="dxa"/><w:tcBorders><w:bottom w:val="single" w:sz="12" w:space="0" w:color="2A3439"/></w:tcBorders><w:shd w:color="auto" w:fill="F7F7F7" w:val="clear"/></w:tcPr><w:p><w:pPr><w:pStyle w:val="Tabla9"/><w:keepNext w:val="true"/><w:widowControl/><w:jc w:val="left"/><w:rPr><w:kern w:val="0"/><w:szCs w:val="24"/><w:lang w:val="es-CO" w:eastAsia="en-US" w:bidi="ar-SA"/><w:ins w:id="17494" w:author="Unknown Author" w:date="2026-10-30T04:17:53Z"></w:ins></w:rPr></w:pPr><w:ins w:id="17493" w:author="Unknown Author" w:date="2026-10-30T04:17:53Z"><w:r><w:rPr><w:kern w:val="0"/><w:szCs w:val="24"/><w:lang w:val="es-CO" w:eastAsia="en-US" w:bidi="ar-SA"/></w:rPr><w:t>Cierre: evaluación final, TRL 8, validación del gemelo (hito H11), protocolo de evaluación previa, entrega a custodios y ejecución presupuestal total</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588"/><w:gridCol w:w="1004"/><w:gridCol w:w="7362"/></w:tblGrid><w:tr><w:trPr><w:tblHeader w:val="true"/><w:del w:id="17495" w:author="Unknown Author" w:date="2026-10-30T04:17:53Z"/><w:cantSplit w:val="true"/></w:trPr><w:tc><w:tcPr><w:tcW w:w="158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7497" w:author="Unknown Author" w:date="2026-10-30T04:17:53Z"></w:del></w:rPr></w:pPr><w:del w:id="17496" w:author="Unknown Author" w:date="2026-10-30T04:17:53Z"><w:r><w:rPr><w:b/><w:kern w:val="0"/><w:szCs w:val="24"/><w:lang w:val="es-CO" w:eastAsia="en-US" w:bidi="ar-SA"/></w:rPr><w:delText>Informe</w:delText></w:r></w:del></w:p></w:tc><w:tc><w:tcPr><w:tcW w:w="100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7499" w:author="Unknown Author" w:date="2026-10-30T04:17:53Z"></w:del></w:rPr></w:pPr><w:del w:id="17498" w:author="Unknown Author" w:date="2026-10-30T04:17:53Z"><w:r><w:rPr><w:b/><w:kern w:val="0"/><w:szCs w:val="24"/><w:lang w:val="es-CO" w:eastAsia="en-US" w:bidi="ar-SA"/></w:rPr><w:delText>Mes</w:delText></w:r></w:del></w:p></w:tc><w:tc><w:tcPr><w:tcW w:w="736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7501" w:author="Unknown Author" w:date="2026-10-30T04:17:53Z"></w:del></w:rPr></w:pPr><w:del w:id="17500" w:author="Unknown Author" w:date="2026-10-30T04:17:53Z"><w:r><w:rPr><w:b/><w:kern w:val="0"/><w:szCs w:val="24"/><w:lang w:val="es-CO" w:eastAsia="en-US" w:bidi="ar-SA"/></w:rPr><w:delText>Contenido central</w:delText></w:r></w:del></w:p></w:tc></w:tr><w:tr><w:trPr><w:del w:id="17502" w:author="Unknown Author" w:date="2026-10-30T04:17:53Z"/><w:cantSplit w:val="true"/></w:trPr><w:tc><w:tcPr><w:tcW w:w="1588" w:type="dxa"/><w:tcBorders></w:tcBorders></w:tcPr><w:p><w:pPr><w:pStyle w:val="Tabla9"/><w:widowControl/><w:jc w:val="left"/><w:rPr><w:kern w:val="0"/><w:szCs w:val="24"/><w:lang w:val="es-CO" w:eastAsia="en-US" w:bidi="ar-SA"/><w:del w:id="17504" w:author="Unknown Author" w:date="2026-10-30T04:17:53Z"></w:del></w:rPr></w:pPr><w:del w:id="17503" w:author="Unknown Author" w:date="2026-10-30T04:17:53Z"><w:r><w:rPr><w:kern w:val="0"/><w:szCs w:val="24"/><w:lang w:val="es-CO" w:eastAsia="en-US" w:bidi="ar-SA"/></w:rPr><w:delText>1</w:delText></w:r></w:del></w:p></w:tc><w:tc><w:tcPr><w:tcW w:w="1004" w:type="dxa"/><w:tcBorders></w:tcBorders></w:tcPr><w:p><w:pPr><w:pStyle w:val="Tabla9"/><w:widowControl/><w:jc w:val="left"/><w:rPr><w:kern w:val="0"/><w:szCs w:val="24"/><w:lang w:val="es-CO" w:eastAsia="en-US" w:bidi="ar-SA"/><w:del w:id="17506" w:author="Unknown Author" w:date="2026-10-30T04:17:53Z"></w:del></w:rPr></w:pPr><w:del w:id="17505" w:author="Unknown Author" w:date="2026-10-30T04:17:53Z"><w:r><w:rPr><w:kern w:val="0"/><w:szCs w:val="24"/><w:lang w:val="es-CO" w:eastAsia="en-US" w:bidi="ar-SA"/></w:rPr><w:delText>3</w:delText></w:r></w:del></w:p></w:tc><w:tc><w:tcPr><w:tcW w:w="7362" w:type="dxa"/><w:tcBorders></w:tcBorders></w:tcPr><w:p><w:pPr><w:pStyle w:val="Tabla9"/><w:widowControl/><w:jc w:val="left"/><w:rPr><w:kern w:val="0"/><w:szCs w:val="24"/><w:lang w:val="es-CO" w:eastAsia="en-US" w:bidi="ar-SA"/><w:del w:id="17508" w:author="Unknown Author" w:date="2026-10-30T04:17:53Z"></w:del></w:rPr></w:pPr><w:del w:id="17507" w:author="Unknown Author" w:date="2026-10-30T04:17:53Z"><w:r><w:rPr><w:kern w:val="0"/><w:szCs w:val="24"/><w:lang w:val="es-CO" w:eastAsia="en-US" w:bidi="ar-SA"/></w:rPr><w:delText>Acta de inicio, contratación del equipo y sitios del tramo 1 en selección</w:delText></w:r></w:del></w:p></w:tc></w:tr><w:tr><w:trPr><w:del w:id="17509" w:author="Unknown Author" w:date="2026-10-30T04:17:53Z"/><w:cantSplit w:val="true"/></w:trPr><w:tc><w:tcPr><w:tcW w:w="1588" w:type="dxa"/><w:tcBorders></w:tcBorders><w:shd w:color="auto" w:fill="F7F7F7" w:val="clear"/></w:tcPr><w:p><w:pPr><w:pStyle w:val="Tabla9"/><w:widowControl/><w:jc w:val="left"/><w:rPr><w:kern w:val="0"/><w:szCs w:val="24"/><w:lang w:val="es-CO" w:eastAsia="en-US" w:bidi="ar-SA"/><w:del w:id="17511" w:author="Unknown Author" w:date="2026-10-30T04:17:53Z"></w:del></w:rPr></w:pPr><w:del w:id="17510" w:author="Unknown Author" w:date="2026-10-30T04:17:53Z"><w:r><w:rPr><w:kern w:val="0"/><w:szCs w:val="24"/><w:lang w:val="es-CO" w:eastAsia="en-US" w:bidi="ar-SA"/></w:rPr><w:delText>2</w:delText></w:r></w:del></w:p></w:tc><w:tc><w:tcPr><w:tcW w:w="1004" w:type="dxa"/><w:tcBorders></w:tcBorders><w:shd w:color="auto" w:fill="F7F7F7" w:val="clear"/></w:tcPr><w:p><w:pPr><w:pStyle w:val="Tabla9"/><w:widowControl/><w:jc w:val="left"/><w:rPr><w:kern w:val="0"/><w:szCs w:val="24"/><w:lang w:val="es-CO" w:eastAsia="en-US" w:bidi="ar-SA"/><w:del w:id="17513" w:author="Unknown Author" w:date="2026-10-30T04:17:53Z"></w:del></w:rPr></w:pPr><w:del w:id="17512" w:author="Unknown Author" w:date="2026-10-30T04:17:53Z"><w:r><w:rPr><w:kern w:val="0"/><w:szCs w:val="24"/><w:lang w:val="es-CO" w:eastAsia="en-US" w:bidi="ar-SA"/></w:rPr><w:delText>6</w:delText></w:r></w:del></w:p></w:tc><w:tc><w:tcPr><w:tcW w:w="7362" w:type="dxa"/><w:tcBorders></w:tcBorders><w:shd w:color="auto" w:fill="F7F7F7" w:val="clear"/></w:tcPr><w:p><w:pPr><w:pStyle w:val="Tabla9"/><w:widowControl/><w:jc w:val="left"/><w:rPr><w:kern w:val="0"/><w:szCs w:val="24"/><w:lang w:val="es-CO" w:eastAsia="en-US" w:bidi="ar-SA"/><w:del w:id="17515" w:author="Unknown Author" w:date="2026-10-30T04:17:53Z"></w:del></w:rPr></w:pPr><w:del w:id="17514" w:author="Unknown Author" w:date="2026-10-30T04:17:53Z"><w:r><w:rPr><w:kern w:val="0"/><w:szCs w:val="24"/><w:lang w:val="es-CO" w:eastAsia="en-US" w:bidi="ar-SA"/></w:rPr><w:delText>Lote 1 recibido y caracterizado; firmware y plataforma base</w:delText></w:r></w:del></w:p></w:tc></w:tr><w:tr><w:trPr><w:del w:id="17516" w:author="Unknown Author" w:date="2026-10-30T04:17:53Z"/><w:cantSplit w:val="true"/></w:trPr><w:tc><w:tcPr><w:tcW w:w="1588" w:type="dxa"/><w:tcBorders></w:tcBorders></w:tcPr><w:p><w:pPr><w:pStyle w:val="Tabla9"/><w:widowControl/><w:jc w:val="left"/><w:rPr><w:kern w:val="0"/><w:szCs w:val="24"/><w:lang w:val="es-CO" w:eastAsia="en-US" w:bidi="ar-SA"/><w:del w:id="17518" w:author="Unknown Author" w:date="2026-10-30T04:17:53Z"></w:del></w:rPr></w:pPr><w:del w:id="17517" w:author="Unknown Author" w:date="2026-10-30T04:17:53Z"><w:r><w:rPr><w:kern w:val="0"/><w:szCs w:val="24"/><w:lang w:val="es-CO" w:eastAsia="en-US" w:bidi="ar-SA"/></w:rPr><w:delText>3</w:delText></w:r></w:del></w:p></w:tc><w:tc><w:tcPr><w:tcW w:w="1004" w:type="dxa"/><w:tcBorders></w:tcBorders></w:tcPr><w:p><w:pPr><w:pStyle w:val="Tabla9"/><w:widowControl/><w:jc w:val="left"/><w:rPr><w:kern w:val="0"/><w:szCs w:val="24"/><w:lang w:val="es-CO" w:eastAsia="en-US" w:bidi="ar-SA"/><w:del w:id="17520" w:author="Unknown Author" w:date="2026-10-30T04:17:53Z"></w:del></w:rPr></w:pPr><w:del w:id="17519" w:author="Unknown Author" w:date="2026-10-30T04:17:53Z"><w:r><w:rPr><w:kern w:val="0"/><w:szCs w:val="24"/><w:lang w:val="es-CO" w:eastAsia="en-US" w:bidi="ar-SA"/></w:rPr><w:delText>9</w:delText></w:r></w:del></w:p></w:tc><w:tc><w:tcPr><w:tcW w:w="7362" w:type="dxa"/><w:tcBorders></w:tcBorders></w:tcPr><w:p><w:pPr><w:pStyle w:val="Tabla9"/><w:widowControl/><w:jc w:val="left"/><w:rPr><w:kern w:val="0"/><w:szCs w:val="24"/><w:lang w:val="es-CO" w:eastAsia="en-US" w:bidi="ar-SA"/><w:del w:id="17522" w:author="Unknown Author" w:date="2026-10-30T04:17:53Z"></w:del></w:rPr></w:pPr><w:del w:id="17521" w:author="Unknown Author" w:date="2026-10-30T04:17:53Z"><w:r><w:rPr><w:kern w:val="0"/><w:szCs w:val="24"/><w:lang w:val="es-CO" w:eastAsia="en-US" w:bidi="ar-SA"/></w:rPr><w:delText>Colocalización del tramo 1 en curso, protocolo de alerta en co-diseño y laboratorio en compra de equipos</w:delText></w:r></w:del></w:p></w:tc></w:tr><w:tr><w:trPr><w:del w:id="17523" w:author="Unknown Author" w:date="2026-10-30T04:17:53Z"/><w:cantSplit w:val="true"/></w:trPr><w:tc><w:tcPr><w:tcW w:w="1588" w:type="dxa"/><w:tcBorders></w:tcBorders><w:shd w:color="auto" w:fill="F7F7F7" w:val="clear"/></w:tcPr><w:p><w:pPr><w:pStyle w:val="Tabla9"/><w:widowControl/><w:jc w:val="left"/><w:rPr><w:kern w:val="0"/><w:szCs w:val="24"/><w:lang w:val="es-CO" w:eastAsia="en-US" w:bidi="ar-SA"/><w:del w:id="17525" w:author="Unknown Author" w:date="2026-10-30T04:17:53Z"></w:del></w:rPr></w:pPr><w:del w:id="17524" w:author="Unknown Author" w:date="2026-10-30T04:17:53Z"><w:r><w:rPr><w:kern w:val="0"/><w:szCs w:val="24"/><w:lang w:val="es-CO" w:eastAsia="en-US" w:bidi="ar-SA"/></w:rPr><w:delText>4</w:delText></w:r></w:del></w:p></w:tc><w:tc><w:tcPr><w:tcW w:w="1004" w:type="dxa"/><w:tcBorders></w:tcBorders><w:shd w:color="auto" w:fill="F7F7F7" w:val="clear"/></w:tcPr><w:p><w:pPr><w:pStyle w:val="Tabla9"/><w:widowControl/><w:jc w:val="left"/><w:rPr><w:kern w:val="0"/><w:szCs w:val="24"/><w:lang w:val="es-CO" w:eastAsia="en-US" w:bidi="ar-SA"/><w:del w:id="17527" w:author="Unknown Author" w:date="2026-10-30T04:17:53Z"></w:del></w:rPr></w:pPr><w:del w:id="17526" w:author="Unknown Author" w:date="2026-10-30T04:17:53Z"><w:r><w:rPr><w:kern w:val="0"/><w:szCs w:val="24"/><w:lang w:val="es-CO" w:eastAsia="en-US" w:bidi="ar-SA"/></w:rPr><w:delText>12</w:delText></w:r></w:del></w:p></w:tc><w:tc><w:tcPr><w:tcW w:w="7362" w:type="dxa"/><w:tcBorders></w:tcBorders><w:shd w:color="auto" w:fill="F7F7F7" w:val="clear"/></w:tcPr><w:p><w:pPr><w:pStyle w:val="Tabla9"/><w:widowControl/><w:jc w:val="left"/><w:rPr><w:kern w:val="0"/><w:szCs w:val="24"/><w:lang w:val="es-CO" w:eastAsia="en-US" w:bidi="ar-SA"/><w:del w:id="17529" w:author="Unknown Author" w:date="2026-10-30T04:17:53Z"></w:del></w:rPr></w:pPr><w:del w:id="17528" w:author="Unknown Author" w:date="2026-10-30T04:17:53Z"><w:r><w:rPr><w:kern w:val="0"/><w:szCs w:val="24"/><w:lang w:val="es-CO" w:eastAsia="en-US" w:bidi="ar-SA"/></w:rPr><w:delText>Compuerta C1: línea base de error, modelo validado y evaluación externa; laboratorio dotado (hito H9, mes 11)</w:delText></w:r></w:del></w:p></w:tc></w:tr><w:tr><w:trPr><w:del w:id="17530" w:author="Unknown Author" w:date="2026-10-30T04:17:53Z"/><w:cantSplit w:val="true"/></w:trPr><w:tc><w:tcPr><w:tcW w:w="1588" w:type="dxa"/><w:tcBorders></w:tcBorders></w:tcPr><w:p><w:pPr><w:pStyle w:val="Tabla9"/><w:widowControl/><w:jc w:val="left"/><w:rPr><w:kern w:val="0"/><w:szCs w:val="24"/><w:lang w:val="es-CO" w:eastAsia="en-US" w:bidi="ar-SA"/><w:del w:id="17532" w:author="Unknown Author" w:date="2026-10-30T04:17:53Z"></w:del></w:rPr></w:pPr><w:del w:id="17531" w:author="Unknown Author" w:date="2026-10-30T04:17:53Z"><w:r><w:rPr><w:kern w:val="0"/><w:szCs w:val="24"/><w:lang w:val="es-CO" w:eastAsia="en-US" w:bidi="ar-SA"/></w:rPr><w:delText>5</w:delText></w:r></w:del></w:p></w:tc><w:tc><w:tcPr><w:tcW w:w="1004" w:type="dxa"/><w:tcBorders></w:tcBorders></w:tcPr><w:p><w:pPr><w:pStyle w:val="Tabla9"/><w:widowControl/><w:jc w:val="left"/><w:rPr><w:kern w:val="0"/><w:szCs w:val="24"/><w:lang w:val="es-CO" w:eastAsia="en-US" w:bidi="ar-SA"/><w:del w:id="17534" w:author="Unknown Author" w:date="2026-10-30T04:17:53Z"></w:del></w:rPr></w:pPr><w:del w:id="17533" w:author="Unknown Author" w:date="2026-10-30T04:17:53Z"><w:r><w:rPr><w:kern w:val="0"/><w:szCs w:val="24"/><w:lang w:val="es-CO" w:eastAsia="en-US" w:bidi="ar-SA"/></w:rPr><w:delText>15</w:delText></w:r></w:del></w:p></w:tc><w:tc><w:tcPr><w:tcW w:w="7362" w:type="dxa"/><w:tcBorders></w:tcBorders></w:tcPr><w:p><w:pPr><w:pStyle w:val="Tabla9"/><w:widowControl/><w:jc w:val="left"/><w:rPr><w:kern w:val="0"/><w:szCs w:val="24"/><w:lang w:val="es-CO" w:eastAsia="en-US" w:bidi="ar-SA"/><w:del w:id="17536" w:author="Unknown Author" w:date="2026-10-30T04:17:53Z"></w:del></w:rPr></w:pPr><w:del w:id="17535" w:author="Unknown Author" w:date="2026-10-30T04:17:53Z"><w:r><w:rPr><w:kern w:val="0"/><w:szCs w:val="24"/><w:lang w:val="es-CO" w:eastAsia="en-US" w:bidi="ar-SA"/></w:rPr><w:delText>Tramo 2 instalado y uso piloto del tablero</w:delText></w:r></w:del></w:p></w:tc></w:tr><w:tr><w:trPr><w:del w:id="17537" w:author="Unknown Author" w:date="2026-10-30T04:17:53Z"/><w:cantSplit w:val="true"/></w:trPr><w:tc><w:tcPr><w:tcW w:w="1588" w:type="dxa"/><w:tcBorders></w:tcBorders><w:shd w:color="auto" w:fill="F7F7F7" w:val="clear"/></w:tcPr><w:p><w:pPr><w:pStyle w:val="Tabla9"/><w:widowControl/><w:jc w:val="left"/><w:rPr><w:kern w:val="0"/><w:szCs w:val="24"/><w:lang w:val="es-CO" w:eastAsia="en-US" w:bidi="ar-SA"/><w:del w:id="17539" w:author="Unknown Author" w:date="2026-10-30T04:17:53Z"></w:del></w:rPr></w:pPr><w:del w:id="17538" w:author="Unknown Author" w:date="2026-10-30T04:17:53Z"><w:r><w:rPr><w:kern w:val="0"/><w:szCs w:val="24"/><w:lang w:val="es-CO" w:eastAsia="en-US" w:bidi="ar-SA"/></w:rPr><w:delText>6</w:delText></w:r></w:del></w:p></w:tc><w:tc><w:tcPr><w:tcW w:w="1004" w:type="dxa"/><w:tcBorders></w:tcBorders><w:shd w:color="auto" w:fill="F7F7F7" w:val="clear"/></w:tcPr><w:p><w:pPr><w:pStyle w:val="Tabla9"/><w:widowControl/><w:jc w:val="left"/><w:rPr><w:kern w:val="0"/><w:szCs w:val="24"/><w:lang w:val="es-CO" w:eastAsia="en-US" w:bidi="ar-SA"/><w:del w:id="17541" w:author="Unknown Author" w:date="2026-10-30T04:17:53Z"></w:del></w:rPr></w:pPr><w:del w:id="17540" w:author="Unknown Author" w:date="2026-10-30T04:17:53Z"><w:r><w:rPr><w:kern w:val="0"/><w:szCs w:val="24"/><w:lang w:val="es-CO" w:eastAsia="en-US" w:bidi="ar-SA"/></w:rPr><w:delText>18</w:delText></w:r></w:del></w:p></w:tc><w:tc><w:tcPr><w:tcW w:w="7362" w:type="dxa"/><w:tcBorders></w:tcBorders><w:shd w:color="auto" w:fill="F7F7F7" w:val="clear"/></w:tcPr><w:p><w:pPr><w:pStyle w:val="Tabla9"/><w:widowControl/><w:jc w:val="left"/><w:rPr><w:kern w:val="0"/><w:szCs w:val="24"/><w:lang w:val="es-CO" w:eastAsia="en-US" w:bidi="ar-SA"/><w:del w:id="17543" w:author="Unknown Author" w:date="2026-10-30T04:17:53Z"></w:del></w:rPr></w:pPr><w:del w:id="17542" w:author="Unknown Author" w:date="2026-10-30T04:17:53Z"><w:r><w:rPr><w:kern w:val="0"/><w:szCs w:val="24"/><w:lang w:val="es-CO" w:eastAsia="en-US" w:bidi="ar-SA"/></w:rPr><w:delText>Reporte de la compuerta C2 del mes 17: desempeño en los tres departamentos, disponibilidad y convenios; gemelo predictivo calibrado (hito H10, mes 17)</w:delText></w:r></w:del></w:p></w:tc></w:tr><w:tr><w:trPr><w:del w:id="17544" w:author="Unknown Author" w:date="2026-10-30T04:17:53Z"/><w:cantSplit w:val="true"/></w:trPr><w:tc><w:tcPr><w:tcW w:w="1588" w:type="dxa"/><w:tcBorders></w:tcBorders></w:tcPr><w:p><w:pPr><w:pStyle w:val="Tabla9"/><w:widowControl/><w:jc w:val="left"/><w:rPr><w:kern w:val="0"/><w:szCs w:val="24"/><w:lang w:val="es-CO" w:eastAsia="en-US" w:bidi="ar-SA"/><w:del w:id="17546" w:author="Unknown Author" w:date="2026-10-30T04:17:53Z"></w:del></w:rPr></w:pPr><w:del w:id="17545" w:author="Unknown Author" w:date="2026-10-30T04:17:53Z"><w:r><w:rPr><w:kern w:val="0"/><w:szCs w:val="24"/><w:lang w:val="es-CO" w:eastAsia="en-US" w:bidi="ar-SA"/></w:rPr><w:delText>7</w:delText></w:r></w:del></w:p></w:tc><w:tc><w:tcPr><w:tcW w:w="1004" w:type="dxa"/><w:tcBorders></w:tcBorders></w:tcPr><w:p><w:pPr><w:pStyle w:val="Tabla9"/><w:widowControl/><w:jc w:val="left"/><w:rPr><w:kern w:val="0"/><w:szCs w:val="24"/><w:lang w:val="es-CO" w:eastAsia="en-US" w:bidi="ar-SA"/><w:del w:id="17548" w:author="Unknown Author" w:date="2026-10-30T04:17:53Z"></w:del></w:rPr></w:pPr><w:del w:id="17547" w:author="Unknown Author" w:date="2026-10-30T04:17:53Z"><w:r><w:rPr><w:kern w:val="0"/><w:szCs w:val="24"/><w:lang w:val="es-CO" w:eastAsia="en-US" w:bidi="ar-SA"/></w:rPr><w:delText>21</w:delText></w:r></w:del></w:p></w:tc><w:tc><w:tcPr><w:tcW w:w="7362" w:type="dxa"/><w:tcBorders></w:tcBorders></w:tcPr><w:p><w:pPr><w:pStyle w:val="Tabla9"/><w:widowControl/><w:jc w:val="left"/><w:rPr><w:kern w:val="0"/><w:szCs w:val="24"/><w:lang w:val="es-CO" w:eastAsia="en-US" w:bidi="ar-SA"/><w:del w:id="17550" w:author="Unknown Author" w:date="2026-10-30T04:17:53Z"></w:del></w:rPr></w:pPr><w:del w:id="17549" w:author="Unknown Author" w:date="2026-10-30T04:17:53Z"><w:r><w:rPr><w:kern w:val="0"/><w:szCs w:val="24"/><w:lang w:val="es-CO" w:eastAsia="en-US" w:bidi="ar-SA"/></w:rPr><w:delText>Tramo 3 operando, formación de custodios, ensayo independiente en curso y campañas de validación del gemelo</w:delText></w:r></w:del></w:p></w:tc></w:tr><w:tr><w:trPr><w:del w:id="17551" w:author="Unknown Author" w:date="2026-10-30T04:17:53Z"/><w:cantSplit w:val="true"/></w:trPr><w:tc><w:tcPr><w:tcW w:w="1588" w:type="dxa"/><w:tcBorders><w:bottom w:val="single" w:sz="12" w:space="0" w:color="2A3439"/></w:tcBorders><w:shd w:color="auto" w:fill="F7F7F7" w:val="clear"/></w:tcPr><w:p><w:pPr><w:pStyle w:val="Tabla9"/><w:keepNext w:val="true"/><w:widowControl/><w:jc w:val="left"/><w:rPr><w:kern w:val="0"/><w:szCs w:val="24"/><w:lang w:val="es-CO" w:eastAsia="en-US" w:bidi="ar-SA"/><w:del w:id="17553" w:author="Unknown Author" w:date="2026-10-30T04:17:53Z"></w:del></w:rPr></w:pPr><w:del w:id="17552" w:author="Unknown Author" w:date="2026-10-30T04:17:53Z"><w:r><w:rPr><w:kern w:val="0"/><w:szCs w:val="24"/><w:lang w:val="es-CO" w:eastAsia="en-US" w:bidi="ar-SA"/></w:rPr><w:delText>8</w:delText></w:r></w:del></w:p></w:tc><w:tc><w:tcPr><w:tcW w:w="1004" w:type="dxa"/><w:tcBorders><w:bottom w:val="single" w:sz="12" w:space="0" w:color="2A3439"/></w:tcBorders><w:shd w:color="auto" w:fill="F7F7F7" w:val="clear"/></w:tcPr><w:p><w:pPr><w:pStyle w:val="Tabla9"/><w:keepNext w:val="true"/><w:widowControl/><w:jc w:val="left"/><w:rPr><w:kern w:val="0"/><w:szCs w:val="24"/><w:lang w:val="es-CO" w:eastAsia="en-US" w:bidi="ar-SA"/><w:del w:id="17555" w:author="Unknown Author" w:date="2026-10-30T04:17:53Z"></w:del></w:rPr></w:pPr><w:del w:id="17554" w:author="Unknown Author" w:date="2026-10-30T04:17:53Z"><w:r><w:rPr><w:kern w:val="0"/><w:szCs w:val="24"/><w:lang w:val="es-CO" w:eastAsia="en-US" w:bidi="ar-SA"/></w:rPr><w:delText>24</w:delText></w:r></w:del></w:p></w:tc><w:tc><w:tcPr><w:tcW w:w="7362" w:type="dxa"/><w:tcBorders><w:bottom w:val="single" w:sz="12" w:space="0" w:color="2A3439"/></w:tcBorders><w:shd w:color="auto" w:fill="F7F7F7" w:val="clear"/></w:tcPr><w:p><w:pPr><w:pStyle w:val="Tabla9"/><w:keepNext w:val="true"/><w:widowControl/><w:jc w:val="left"/><w:rPr><w:kern w:val="0"/><w:szCs w:val="24"/><w:lang w:val="es-CO" w:eastAsia="en-US" w:bidi="ar-SA"/><w:del w:id="17557" w:author="Unknown Author" w:date="2026-10-30T04:17:53Z"></w:del></w:rPr></w:pPr><w:del w:id="17556" w:author="Unknown Author" w:date="2026-10-30T04:17:53Z"><w:r><w:rPr><w:kern w:val="0"/><w:szCs w:val="24"/><w:lang w:val="es-CO" w:eastAsia="en-US" w:bidi="ar-SA"/></w:rPr><w:delText>Cierre: evaluación final, TRL 8, validación del gemelo (hito H11), protocolo de evaluación previa, entrega a custodios y ejecución presupuestal total</w:delText></w:r></w:del></w:p></w:tc></w:tr></w:tbl><w:p><w:pPr><w:pStyle w:val="TablaNota"/><w:rPr></w:rPr></w:pPr><w:r><w:rPr><w:i/><w:iCs/></w:rPr><w:t>Nota.</w:t></w:r><w:r><w:rPr></w:rPr><w:t xml:space="preserve"> Elaboración propia con el cronograma y los hitos del proyecto.</w:t></w:r></w:p><w:p><w:pPr><w:pStyle w:val="BodyText"/><w:rPr></w:rPr></w:pPr><w:bookmarkStart w:id="268" w:name="indicadores-de-gestión"/><w:r><w:rPr></w:rPr><w:t>La supervisión puede verificar cada indicador con un documento. Las actas de compuerta, los inventarios y los reportes de ejecución son los medios de verificación. El proyecto mide la desviación presupuestal como un cociente. El numerador es el valor absoluto de la diferencia entre el valor ejecutado y el programado. El denominador es el valor programado del periodo. Esa definición evita compensar una subejecución con una sobreejecución en otro rubro.</w:t></w:r><w:bookmarkEnd w:id="268"/></w:p><w:p><w:pPr><w:pStyle w:val="Heading1"/><w:rPr></w:rPr></w:pPr><w:bookmarkStart w:id="269" w:name="indicadores-de-producto"/><w:r><w:rPr></w:rPr><w:t>24. INDICADORES DE PRODUCTO</w:t></w:r></w:p><w:p><w:pPr><w:pStyle w:val="FirstParagraph"/><w:rPr></w:rPr></w:pPr><w:r><w:rPr></w:rPr><w:t>Cada uno de los nueve productos de la sección 20 tiene un indicador con fórmula, unidad, línea base, meta y medio de verificación. La Tabla 24.1 los reúne. Los productos no existen antes del proyecto, de modo que la línea base de todos es cero por construcción. La meta de cada indicador coincide con la cantidad de la cadena de valor de la sección 15. Coincide también con el cronograma de la sección 21 (Ministerio de Ciencia, Tecnología e Innovación [MinCiencias], 2026).</w:t></w:r></w:p><w:p><w:pPr><w:pStyle w:val="TablaRotulo"/><w:rPr></w:rPr></w:pPr><w:bookmarkStart w:id="270" w:name="rot_Tabla_24_1"/><w:r><w:rPr><w:b/><w:bCs/></w:rPr><w:t>Tabla 24.1</w:t></w:r><w:bookmarkEnd w:id="270"/></w:p><w:p><w:pPr><w:pStyle w:val="TablaTitulo"/><w:rPr></w:rPr></w:pPr><w:r><w:rPr><w:i/><w:iCs/></w:rPr><w:t>Indicadores de producto: fórmula, unidad, línea base, meta, avance y verificación</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501"/><w:gridCol w:w="1590"/><w:gridCol w:w="1673"/><w:gridCol w:w="753"/><w:gridCol w:w="669"/><w:gridCol w:w="1588"/><w:gridCol w:w="1674"/><w:gridCol w:w="1504"/></w:tblGrid><w:tr><w:trPr><w:tblHeader w:val="true"/><w:ins w:id="17558" w:author="Unknown Author" w:date="2026-10-30T04:17:53Z"/><w:cantSplit w:val="true"/></w:trPr><w:tc><w:tcPr><w:tcW w:w="501"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7560" w:author="Unknown Author" w:date="2026-10-30T04:17:53Z"></w:ins></w:rPr></w:pPr><w:ins w:id="17559" w:author="Unknown Author" w:date="2026-10-30T04:17:53Z"><w:r><w:rPr><w:b/><w:kern w:val="0"/><w:szCs w:val="24"/><w:lang w:val="es-CO" w:eastAsia="en-US" w:bidi="ar-SA"/></w:rPr><w:t>N.º</w:t></w:r></w:ins></w:p></w:tc><w:tc><w:tcPr><w:tcW w:w="1590"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7562" w:author="Unknown Author" w:date="2026-10-30T04:17:53Z"></w:ins></w:rPr></w:pPr><w:ins w:id="17561" w:author="Unknown Author" w:date="2026-10-30T04:17:53Z"><w:r><w:rPr><w:b/><w:kern w:val="0"/><w:szCs w:val="24"/><w:lang w:val="es-CO" w:eastAsia="en-US" w:bidi="ar-SA"/></w:rPr><w:t>Indicador</w:t></w:r></w:ins></w:p></w:tc><w:tc><w:tcPr><w:tcW w:w="1673"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7564" w:author="Unknown Author" w:date="2026-10-30T04:17:53Z"></w:ins></w:rPr></w:pPr><w:ins w:id="17563" w:author="Unknown Author" w:date="2026-10-30T04:17:53Z"><w:r><w:rPr><w:b/><w:kern w:val="0"/><w:szCs w:val="24"/><w:lang w:val="es-CO" w:eastAsia="en-US" w:bidi="ar-SA"/></w:rPr><w:t>Fórmula</w:t></w:r></w:ins></w:p></w:tc><w:tc><w:tcPr><w:tcW w:w="753"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7566" w:author="Unknown Author" w:date="2026-10-30T04:17:53Z"></w:ins></w:rPr></w:pPr><w:ins w:id="17565" w:author="Unknown Author" w:date="2026-10-30T04:17:53Z"><w:r><w:rPr><w:b/><w:kern w:val="0"/><w:szCs w:val="24"/><w:lang w:val="es-CO" w:eastAsia="en-US" w:bidi="ar-SA"/></w:rPr><w:t>Unidad</w:t></w:r></w:ins></w:p></w:tc><w:tc><w:tcPr><w:tcW w:w="669"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7568" w:author="Unknown Author" w:date="2026-10-30T04:17:53Z"></w:ins></w:rPr></w:pPr><w:ins w:id="17567" w:author="Unknown Author" w:date="2026-10-30T04:17:53Z"><w:r><w:rPr><w:b/><w:kern w:val="0"/><w:szCs w:val="24"/><w:lang w:val="es-CO" w:eastAsia="en-US" w:bidi="ar-SA"/></w:rPr><w:t>Línea base</w:t></w:r></w:ins></w:p></w:tc><w:tc><w:tcPr><w:tcW w:w="1588"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7570" w:author="Unknown Author" w:date="2026-10-30T04:17:53Z"></w:ins></w:rPr></w:pPr><w:ins w:id="17569" w:author="Unknown Author" w:date="2026-10-30T04:17:53Z"><w:r><w:rPr><w:b/><w:kern w:val="0"/><w:szCs w:val="24"/><w:lang w:val="es-CO" w:eastAsia="en-US" w:bidi="ar-SA"/></w:rPr><w:t>Meta</w:t></w:r></w:ins></w:p></w:tc><w:tc><w:tcPr><w:tcW w:w="1674"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7572" w:author="Unknown Author" w:date="2026-10-30T04:17:53Z"></w:ins></w:rPr></w:pPr><w:ins w:id="17571" w:author="Unknown Author" w:date="2026-10-30T04:17:53Z"><w:r><w:rPr><w:b/><w:kern w:val="0"/><w:szCs w:val="24"/><w:lang w:val="es-CO" w:eastAsia="en-US" w:bidi="ar-SA"/></w:rPr><w:t>Avance por periodo</w:t></w:r></w:ins></w:p></w:tc><w:tc><w:tcPr><w:tcW w:w="1504"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7574" w:author="Unknown Author" w:date="2026-10-30T04:17:53Z"></w:ins></w:rPr></w:pPr><w:ins w:id="17573" w:author="Unknown Author" w:date="2026-10-30T04:17:53Z"><w:r><w:rPr><w:b/><w:kern w:val="0"/><w:szCs w:val="24"/><w:lang w:val="es-CO" w:eastAsia="en-US" w:bidi="ar-SA"/></w:rPr><w:t>Medio de verificación</w:t></w:r></w:ins></w:p></w:tc></w:tr><w:tr><w:trPr><w:ins w:id="17575" w:author="Unknown Author" w:date="2026-10-30T04:17:53Z"/><w:cantSplit w:val="true"/></w:trPr><w:tc><w:tcPr><w:tcW w:w="501" w:type="dxa"/><w:tcBorders></w:tcBorders></w:tcPr><w:p><w:pPr><w:pStyle w:val="Tabla8"/><w:widowControl/><w:jc w:val="left"/><w:rPr><w:kern w:val="0"/><w:szCs w:val="24"/><w:lang w:val="es-CO" w:eastAsia="en-US" w:bidi="ar-SA"/><w:ins w:id="17577" w:author="Unknown Author" w:date="2026-10-30T04:17:53Z"></w:ins></w:rPr></w:pPr><w:ins w:id="17576" w:author="Unknown Author" w:date="2026-10-30T04:17:53Z"><w:r><w:rPr><w:kern w:val="0"/><w:szCs w:val="24"/><w:lang w:val="es-CO" w:eastAsia="en-US" w:bidi="ar-SA"/></w:rPr><w:t>1</w:t></w:r></w:ins></w:p></w:tc><w:tc><w:tcPr><w:tcW w:w="1590" w:type="dxa"/><w:tcBorders></w:tcBorders></w:tcPr><w:p><w:pPr><w:pStyle w:val="Tabla8"/><w:widowControl/><w:jc w:val="left"/><w:rPr><w:kern w:val="0"/><w:szCs w:val="24"/><w:lang w:val="es-CO" w:eastAsia="en-US" w:bidi="ar-SA"/><w:ins w:id="17579" w:author="Unknown Author" w:date="2026-10-30T04:17:53Z"></w:ins></w:rPr></w:pPr><w:ins w:id="17578" w:author="Unknown Author" w:date="2026-10-30T04:17:53Z"><w:r><w:rPr><w:kern w:val="0"/><w:szCs w:val="24"/><w:lang w:val="es-CO" w:eastAsia="en-US" w:bidi="ar-SA"/></w:rPr><w:t>Prototipos funcionales validados</w:t></w:r></w:ins></w:p></w:tc><w:tc><w:tcPr><w:tcW w:w="1673" w:type="dxa"/><w:tcBorders></w:tcBorders></w:tcPr><w:p><w:pPr><w:pStyle w:val="Tabla8"/><w:widowControl/><w:jc w:val="left"/><w:rPr><w:kern w:val="0"/><w:szCs w:val="24"/><w:lang w:val="es-CO" w:eastAsia="en-US" w:bidi="ar-SA"/><w:ins w:id="17581" w:author="Unknown Author" w:date="2026-10-30T04:17:53Z"></w:ins></w:rPr></w:pPr><w:ins w:id="17580" w:author="Unknown Author" w:date="2026-10-30T04:17:53Z"><w:r><w:rPr><w:kern w:val="0"/><w:szCs w:val="24"/><w:lang w:val="es-CO" w:eastAsia="en-US" w:bidi="ar-SA"/></w:rPr><w:t>Sistemas de nodos y gateways con modelo de corrección validado frente a la referencia y gemelo predictivo validado con eventos reales</w:t></w:r></w:ins></w:p></w:tc><w:tc><w:tcPr><w:tcW w:w="753" w:type="dxa"/><w:tcBorders></w:tcBorders></w:tcPr><w:p><w:pPr><w:pStyle w:val="Tabla8"/><w:widowControl/><w:jc w:val="left"/><w:rPr><w:kern w:val="0"/><w:szCs w:val="24"/><w:lang w:val="es-CO" w:eastAsia="en-US" w:bidi="ar-SA"/><w:ins w:id="17583" w:author="Unknown Author" w:date="2026-10-30T04:17:53Z"></w:ins></w:rPr></w:pPr><w:ins w:id="17582" w:author="Unknown Author" w:date="2026-10-30T04:17:53Z"><w:r><w:rPr><w:kern w:val="0"/><w:szCs w:val="24"/><w:lang w:val="es-CO" w:eastAsia="en-US" w:bidi="ar-SA"/></w:rPr><w:t>Número</w:t></w:r></w:ins></w:p></w:tc><w:tc><w:tcPr><w:tcW w:w="669" w:type="dxa"/><w:tcBorders></w:tcBorders></w:tcPr><w:p><w:pPr><w:pStyle w:val="Tabla8"/><w:widowControl/><w:jc w:val="left"/><w:rPr><w:kern w:val="0"/><w:szCs w:val="24"/><w:lang w:val="es-CO" w:eastAsia="en-US" w:bidi="ar-SA"/><w:ins w:id="17585" w:author="Unknown Author" w:date="2026-10-30T04:17:53Z"></w:ins></w:rPr></w:pPr><w:ins w:id="17584" w:author="Unknown Author" w:date="2026-10-30T04:17:53Z"><w:r><w:rPr><w:kern w:val="0"/><w:szCs w:val="24"/><w:lang w:val="es-CO" w:eastAsia="en-US" w:bidi="ar-SA"/></w:rPr><w:t>0</w:t></w:r></w:ins></w:p></w:tc><w:tc><w:tcPr><w:tcW w:w="1588" w:type="dxa"/><w:tcBorders></w:tcBorders></w:tcPr><w:p><w:pPr><w:pStyle w:val="Tabla8"/><w:widowControl/><w:jc w:val="left"/><w:rPr><w:kern w:val="0"/><w:szCs w:val="24"/><w:lang w:val="es-CO" w:eastAsia="en-US" w:bidi="ar-SA"/><w:ins w:id="17587" w:author="Unknown Author" w:date="2026-10-30T04:17:53Z"></w:ins></w:rPr></w:pPr><w:ins w:id="17586" w:author="Unknown Author" w:date="2026-10-30T04:17:53Z"><w:r><w:rPr><w:kern w:val="0"/><w:szCs w:val="24"/><w:lang w:val="es-CO" w:eastAsia="en-US" w:bidi="ar-SA"/></w:rPr><w:t>2 prototipos: un sistema de 100 nodos y 10 gateways y un gemelo predictivo de demolición</w:t></w:r></w:ins></w:p></w:tc><w:tc><w:tcPr><w:tcW w:w="1674" w:type="dxa"/><w:tcBorders></w:tcBorders></w:tcPr><w:p><w:pPr><w:pStyle w:val="Tabla8"/><w:widowControl/><w:jc w:val="left"/><w:rPr><w:kern w:val="0"/><w:szCs w:val="24"/><w:lang w:val="es-CO" w:eastAsia="en-US" w:bidi="ar-SA"/><w:ins w:id="17589" w:author="Unknown Author" w:date="2026-10-30T04:17:53Z"></w:ins></w:rPr></w:pPr><w:ins w:id="17588" w:author="Unknown Author" w:date="2026-10-30T04:17:53Z"><w:r><w:rPr><w:kern w:val="0"/><w:szCs w:val="24"/><w:lang w:val="es-CO" w:eastAsia="en-US" w:bidi="ar-SA"/></w:rPr><w:t>Periodo 1: 30 nodos y 3 gateways al mes 12. Periodo 2: 70 nodos y 7 gateways al mes 17; 100 y 10 al mes 19; gemelo predictivo validado al mes 22</w:t></w:r></w:ins></w:p></w:tc><w:tc><w:tcPr><w:tcW w:w="1504" w:type="dxa"/><w:tcBorders></w:tcBorders></w:tcPr><w:p><w:pPr><w:pStyle w:val="Tabla8"/><w:widowControl/><w:jc w:val="left"/><w:rPr><w:kern w:val="0"/><w:szCs w:val="24"/><w:lang w:val="es-CO" w:eastAsia="en-US" w:bidi="ar-SA"/><w:ins w:id="17591" w:author="Unknown Author" w:date="2026-10-30T04:17:53Z"></w:ins></w:rPr></w:pPr><w:ins w:id="17590" w:author="Unknown Author" w:date="2026-10-30T04:17:53Z"><w:r><w:rPr><w:kern w:val="0"/><w:szCs w:val="24"/><w:lang w:val="es-CO" w:eastAsia="en-US" w:bidi="ar-SA"/></w:rPr><w:t>Inventario con coordenadas y número de serie; informes de validación; informe del ensayo independiente; informe de validación del gemelo con verificación independiente</w:t></w:r></w:ins></w:p></w:tc></w:tr><w:tr><w:trPr><w:ins w:id="17592" w:author="Unknown Author" w:date="2026-10-30T04:17:53Z"/><w:cantSplit w:val="true"/></w:trPr><w:tc><w:tcPr><w:tcW w:w="501" w:type="dxa"/><w:tcBorders></w:tcBorders><w:shd w:color="auto" w:fill="F7F7F7" w:val="clear"/></w:tcPr><w:p><w:pPr><w:pStyle w:val="Tabla8"/><w:widowControl/><w:jc w:val="left"/><w:rPr><w:kern w:val="0"/><w:szCs w:val="24"/><w:lang w:val="es-CO" w:eastAsia="en-US" w:bidi="ar-SA"/><w:ins w:id="17594" w:author="Unknown Author" w:date="2026-10-30T04:17:53Z"></w:ins></w:rPr></w:pPr><w:ins w:id="17593" w:author="Unknown Author" w:date="2026-10-30T04:17:53Z"><w:r><w:rPr><w:kern w:val="0"/><w:szCs w:val="24"/><w:lang w:val="es-CO" w:eastAsia="en-US" w:bidi="ar-SA"/></w:rPr><w:t>2</w:t></w:r></w:ins></w:p></w:tc><w:tc><w:tcPr><w:tcW w:w="1590" w:type="dxa"/><w:tcBorders></w:tcBorders><w:shd w:color="auto" w:fill="F7F7F7" w:val="clear"/></w:tcPr><w:p><w:pPr><w:pStyle w:val="Tabla8"/><w:widowControl/><w:jc w:val="left"/><w:rPr><w:kern w:val="0"/><w:szCs w:val="24"/><w:lang w:val="es-CO" w:eastAsia="en-US" w:bidi="ar-SA"/><w:ins w:id="17596" w:author="Unknown Author" w:date="2026-10-30T04:17:53Z"></w:ins></w:rPr></w:pPr><w:ins w:id="17595" w:author="Unknown Author" w:date="2026-10-30T04:17:53Z"><w:r><w:rPr><w:kern w:val="0"/><w:szCs w:val="24"/><w:lang w:val="es-CO" w:eastAsia="en-US" w:bidi="ar-SA"/></w:rPr><w:t>Documentos de investigación elaborados</w:t></w:r></w:ins></w:p></w:tc><w:tc><w:tcPr><w:tcW w:w="1673" w:type="dxa"/><w:tcBorders></w:tcBorders><w:shd w:color="auto" w:fill="F7F7F7" w:val="clear"/></w:tcPr><w:p><w:pPr><w:pStyle w:val="Tabla8"/><w:widowControl/><w:jc w:val="left"/><w:rPr><w:kern w:val="0"/><w:szCs w:val="24"/><w:lang w:val="es-CO" w:eastAsia="en-US" w:bidi="ar-SA"/><w:ins w:id="17598" w:author="Unknown Author" w:date="2026-10-30T04:17:53Z"></w:ins></w:rPr></w:pPr><w:ins w:id="17597" w:author="Unknown Author" w:date="2026-10-30T04:17:53Z"><w:r><w:rPr><w:kern w:val="0"/><w:szCs w:val="24"/><w:lang w:val="es-CO" w:eastAsia="en-US" w:bidi="ar-SA"/></w:rPr><w:t>Manuscritos con constancia de sometimiento o publicación</w:t></w:r></w:ins></w:p></w:tc><w:tc><w:tcPr><w:tcW w:w="753" w:type="dxa"/><w:tcBorders></w:tcBorders><w:shd w:color="auto" w:fill="F7F7F7" w:val="clear"/></w:tcPr><w:p><w:pPr><w:pStyle w:val="Tabla8"/><w:widowControl/><w:jc w:val="left"/><w:rPr><w:kern w:val="0"/><w:szCs w:val="24"/><w:lang w:val="es-CO" w:eastAsia="en-US" w:bidi="ar-SA"/><w:ins w:id="17600" w:author="Unknown Author" w:date="2026-10-30T04:17:53Z"></w:ins></w:rPr></w:pPr><w:ins w:id="17599" w:author="Unknown Author" w:date="2026-10-30T04:17:53Z"><w:r><w:rPr><w:kern w:val="0"/><w:szCs w:val="24"/><w:lang w:val="es-CO" w:eastAsia="en-US" w:bidi="ar-SA"/></w:rPr><w:t>Número</w:t></w:r></w:ins></w:p></w:tc><w:tc><w:tcPr><w:tcW w:w="669" w:type="dxa"/><w:tcBorders></w:tcBorders><w:shd w:color="auto" w:fill="F7F7F7" w:val="clear"/></w:tcPr><w:p><w:pPr><w:pStyle w:val="Tabla8"/><w:widowControl/><w:jc w:val="left"/><w:rPr><w:kern w:val="0"/><w:szCs w:val="24"/><w:lang w:val="es-CO" w:eastAsia="en-US" w:bidi="ar-SA"/><w:ins w:id="17602" w:author="Unknown Author" w:date="2026-10-30T04:17:53Z"></w:ins></w:rPr></w:pPr><w:ins w:id="17601" w:author="Unknown Author" w:date="2026-10-30T04:17:53Z"><w:r><w:rPr><w:kern w:val="0"/><w:szCs w:val="24"/><w:lang w:val="es-CO" w:eastAsia="en-US" w:bidi="ar-SA"/></w:rPr><w:t>0</w:t></w:r></w:ins></w:p></w:tc><w:tc><w:tcPr><w:tcW w:w="1588" w:type="dxa"/><w:tcBorders></w:tcBorders><w:shd w:color="auto" w:fill="F7F7F7" w:val="clear"/></w:tcPr><w:p><w:pPr><w:pStyle w:val="Tabla8"/><w:widowControl/><w:jc w:val="left"/><w:rPr><w:kern w:val="0"/><w:szCs w:val="24"/><w:lang w:val="es-CO" w:eastAsia="en-US" w:bidi="ar-SA"/><w:ins w:id="17604" w:author="Unknown Author" w:date="2026-10-30T04:17:53Z"></w:ins></w:rPr></w:pPr><w:ins w:id="17603" w:author="Unknown Author" w:date="2026-10-30T04:17:53Z"><w:r><w:rPr><w:kern w:val="0"/><w:szCs w:val="24"/><w:lang w:val="es-CO" w:eastAsia="en-US" w:bidi="ar-SA"/></w:rPr><w:t>9</w:t></w:r></w:ins></w:p></w:tc><w:tc><w:tcPr><w:tcW w:w="1674" w:type="dxa"/><w:tcBorders></w:tcBorders><w:shd w:color="auto" w:fill="F7F7F7" w:val="clear"/></w:tcPr><w:p><w:pPr><w:pStyle w:val="Tabla8"/><w:widowControl/><w:jc w:val="left"/><w:rPr><w:kern w:val="0"/><w:szCs w:val="24"/><w:lang w:val="es-CO" w:eastAsia="en-US" w:bidi="ar-SA"/><w:ins w:id="17606" w:author="Unknown Author" w:date="2026-10-30T04:17:53Z"></w:ins></w:rPr></w:pPr><w:ins w:id="17605" w:author="Unknown Author" w:date="2026-10-30T04:17:53Z"><w:r><w:rPr><w:kern w:val="0"/><w:szCs w:val="24"/><w:lang w:val="es-CO" w:eastAsia="en-US" w:bidi="ar-SA"/></w:rPr><w:t>Periodo 1: 3 de jóvenes investigadores. Periodo 2: 3 de jóvenes, 2 de maestría y 1 de posdoctorado</w:t></w:r></w:ins></w:p></w:tc><w:tc><w:tcPr><w:tcW w:w="1504" w:type="dxa"/><w:tcBorders></w:tcBorders><w:shd w:color="auto" w:fill="F7F7F7" w:val="clear"/></w:tcPr><w:p><w:pPr><w:pStyle w:val="Tabla8"/><w:widowControl/><w:jc w:val="left"/><w:rPr><w:kern w:val="0"/><w:szCs w:val="24"/><w:lang w:val="es-CO" w:eastAsia="en-US" w:bidi="ar-SA"/><w:ins w:id="17608" w:author="Unknown Author" w:date="2026-10-30T04:17:53Z"></w:ins></w:rPr></w:pPr><w:ins w:id="17607" w:author="Unknown Author" w:date="2026-10-30T04:17:53Z"><w:r><w:rPr><w:kern w:val="0"/><w:szCs w:val="24"/><w:lang w:val="es-CO" w:eastAsia="en-US" w:bidi="ar-SA"/></w:rPr><w:t>Constancias de sometimiento o publicación</w:t></w:r></w:ins></w:p></w:tc></w:tr><w:tr><w:trPr><w:ins w:id="17609" w:author="Unknown Author" w:date="2026-10-30T04:17:53Z"/><w:cantSplit w:val="true"/></w:trPr><w:tc><w:tcPr><w:tcW w:w="501" w:type="dxa"/><w:tcBorders></w:tcBorders></w:tcPr><w:p><w:pPr><w:pStyle w:val="Tabla8"/><w:widowControl/><w:jc w:val="left"/><w:rPr><w:kern w:val="0"/><w:szCs w:val="24"/><w:lang w:val="es-CO" w:eastAsia="en-US" w:bidi="ar-SA"/><w:ins w:id="17611" w:author="Unknown Author" w:date="2026-10-30T04:17:53Z"></w:ins></w:rPr></w:pPr><w:ins w:id="17610" w:author="Unknown Author" w:date="2026-10-30T04:17:53Z"><w:r><w:rPr><w:kern w:val="0"/><w:szCs w:val="24"/><w:lang w:val="es-CO" w:eastAsia="en-US" w:bidi="ar-SA"/></w:rPr><w:t>3</w:t></w:r></w:ins></w:p></w:tc><w:tc><w:tcPr><w:tcW w:w="1590" w:type="dxa"/><w:tcBorders></w:tcBorders></w:tcPr><w:p><w:pPr><w:pStyle w:val="Tabla8"/><w:widowControl/><w:jc w:val="left"/><w:rPr><w:kern w:val="0"/><w:szCs w:val="24"/><w:lang w:val="es-CO" w:eastAsia="en-US" w:bidi="ar-SA"/><w:ins w:id="17613" w:author="Unknown Author" w:date="2026-10-30T04:17:53Z"></w:ins></w:rPr></w:pPr><w:ins w:id="17612" w:author="Unknown Author" w:date="2026-10-30T04:17:53Z"><w:r><w:rPr><w:kern w:val="0"/><w:szCs w:val="24"/><w:lang w:val="es-CO" w:eastAsia="en-US" w:bidi="ar-SA"/></w:rPr><w:t>Estudiantes de maestría en modalidad de investigación apoyados</w:t></w:r></w:ins></w:p></w:tc><w:tc><w:tcPr><w:tcW w:w="1673" w:type="dxa"/><w:tcBorders></w:tcBorders></w:tcPr><w:p><w:pPr><w:pStyle w:val="Tabla8"/><w:widowControl/><w:jc w:val="left"/><w:rPr><w:kern w:val="0"/><w:szCs w:val="24"/><w:lang w:val="es-CO" w:eastAsia="en-US" w:bidi="ar-SA"/><w:ins w:id="17615" w:author="Unknown Author" w:date="2026-10-30T04:17:53Z"></w:ins></w:rPr></w:pPr><w:ins w:id="17614" w:author="Unknown Author" w:date="2026-10-30T04:17:53Z"><w:r><w:rPr><w:kern w:val="0"/><w:szCs w:val="24"/><w:lang w:val="es-CO" w:eastAsia="en-US" w:bidi="ar-SA"/></w:rPr><w:t>Personas con matrícula y sostenimiento vigentes</w:t></w:r></w:ins></w:p></w:tc><w:tc><w:tcPr><w:tcW w:w="753" w:type="dxa"/><w:tcBorders></w:tcBorders></w:tcPr><w:p><w:pPr><w:pStyle w:val="Tabla8"/><w:widowControl/><w:jc w:val="left"/><w:rPr><w:kern w:val="0"/><w:szCs w:val="24"/><w:lang w:val="es-CO" w:eastAsia="en-US" w:bidi="ar-SA"/><w:ins w:id="17617" w:author="Unknown Author" w:date="2026-10-30T04:17:53Z"></w:ins></w:rPr></w:pPr><w:ins w:id="17616" w:author="Unknown Author" w:date="2026-10-30T04:17:53Z"><w:r><w:rPr><w:kern w:val="0"/><w:szCs w:val="24"/><w:lang w:val="es-CO" w:eastAsia="en-US" w:bidi="ar-SA"/></w:rPr><w:t>Número</w:t></w:r></w:ins></w:p></w:tc><w:tc><w:tcPr><w:tcW w:w="669" w:type="dxa"/><w:tcBorders></w:tcBorders></w:tcPr><w:p><w:pPr><w:pStyle w:val="Tabla8"/><w:widowControl/><w:jc w:val="left"/><w:rPr><w:kern w:val="0"/><w:szCs w:val="24"/><w:lang w:val="es-CO" w:eastAsia="en-US" w:bidi="ar-SA"/><w:ins w:id="17619" w:author="Unknown Author" w:date="2026-10-30T04:17:53Z"></w:ins></w:rPr></w:pPr><w:ins w:id="17618" w:author="Unknown Author" w:date="2026-10-30T04:17:53Z"><w:r><w:rPr><w:kern w:val="0"/><w:szCs w:val="24"/><w:lang w:val="es-CO" w:eastAsia="en-US" w:bidi="ar-SA"/></w:rPr><w:t>0</w:t></w:r></w:ins></w:p></w:tc><w:tc><w:tcPr><w:tcW w:w="1588" w:type="dxa"/><w:tcBorders></w:tcBorders></w:tcPr><w:p><w:pPr><w:pStyle w:val="Tabla8"/><w:widowControl/><w:jc w:val="left"/><w:rPr><w:kern w:val="0"/><w:szCs w:val="24"/><w:lang w:val="es-CO" w:eastAsia="en-US" w:bidi="ar-SA"/><w:ins w:id="17621" w:author="Unknown Author" w:date="2026-10-30T04:17:53Z"></w:ins></w:rPr></w:pPr><w:ins w:id="17620" w:author="Unknown Author" w:date="2026-10-30T04:17:53Z"><w:r><w:rPr><w:kern w:val="0"/><w:szCs w:val="24"/><w:lang w:val="es-CO" w:eastAsia="en-US" w:bidi="ar-SA"/></w:rPr><w:t>2</w:t></w:r></w:ins></w:p></w:tc><w:tc><w:tcPr><w:tcW w:w="1674" w:type="dxa"/><w:tcBorders></w:tcBorders></w:tcPr><w:p><w:pPr><w:pStyle w:val="Tabla8"/><w:widowControl/><w:jc w:val="left"/><w:rPr><w:kern w:val="0"/><w:szCs w:val="24"/><w:lang w:val="es-CO" w:eastAsia="en-US" w:bidi="ar-SA"/><w:ins w:id="17623" w:author="Unknown Author" w:date="2026-10-30T04:17:53Z"></w:ins></w:rPr></w:pPr><w:ins w:id="17622" w:author="Unknown Author" w:date="2026-10-30T04:17:53Z"><w:r><w:rPr><w:kern w:val="0"/><w:szCs w:val="24"/><w:lang w:val="es-CO" w:eastAsia="en-US" w:bidi="ar-SA"/></w:rPr><w:t>Periodos 1 y 2: 2 personas durante 24 meses</w:t></w:r></w:ins></w:p></w:tc><w:tc><w:tcPr><w:tcW w:w="1504" w:type="dxa"/><w:tcBorders></w:tcBorders></w:tcPr><w:p><w:pPr><w:pStyle w:val="Tabla8"/><w:widowControl/><w:jc w:val="left"/><w:rPr><w:kern w:val="0"/><w:szCs w:val="24"/><w:lang w:val="es-CO" w:eastAsia="en-US" w:bidi="ar-SA"/><w:ins w:id="17625" w:author="Unknown Author" w:date="2026-10-30T04:17:53Z"></w:ins></w:rPr></w:pPr><w:ins w:id="17624" w:author="Unknown Author" w:date="2026-10-30T04:17:53Z"><w:r><w:rPr><w:kern w:val="0"/><w:szCs w:val="24"/><w:lang w:val="es-CO" w:eastAsia="en-US" w:bidi="ar-SA"/></w:rPr><w:t>Certificados de admisión o matrícula y avance del trabajo de grado</w:t></w:r></w:ins></w:p></w:tc></w:tr><w:tr><w:trPr><w:ins w:id="17626" w:author="Unknown Author" w:date="2026-10-30T04:17:53Z"/><w:cantSplit w:val="true"/></w:trPr><w:tc><w:tcPr><w:tcW w:w="501" w:type="dxa"/><w:tcBorders></w:tcBorders><w:shd w:color="auto" w:fill="F7F7F7" w:val="clear"/></w:tcPr><w:p><w:pPr><w:pStyle w:val="Tabla8"/><w:widowControl/><w:jc w:val="left"/><w:rPr><w:kern w:val="0"/><w:szCs w:val="24"/><w:lang w:val="es-CO" w:eastAsia="en-US" w:bidi="ar-SA"/><w:ins w:id="17628" w:author="Unknown Author" w:date="2026-10-30T04:17:53Z"></w:ins></w:rPr></w:pPr><w:ins w:id="17627" w:author="Unknown Author" w:date="2026-10-30T04:17:53Z"><w:r><w:rPr><w:kern w:val="0"/><w:szCs w:val="24"/><w:lang w:val="es-CO" w:eastAsia="en-US" w:bidi="ar-SA"/></w:rPr><w:t>4</w:t></w:r></w:ins></w:p></w:tc><w:tc><w:tcPr><w:tcW w:w="1590" w:type="dxa"/><w:tcBorders></w:tcBorders><w:shd w:color="auto" w:fill="F7F7F7" w:val="clear"/></w:tcPr><w:p><w:pPr><w:pStyle w:val="Tabla8"/><w:widowControl/><w:jc w:val="left"/><w:rPr><w:kern w:val="0"/><w:szCs w:val="24"/><w:lang w:val="es-CO" w:eastAsia="en-US" w:bidi="ar-SA"/><w:ins w:id="17630" w:author="Unknown Author" w:date="2026-10-30T04:17:53Z"></w:ins></w:rPr></w:pPr><w:ins w:id="17629" w:author="Unknown Author" w:date="2026-10-30T04:17:53Z"><w:r><w:rPr><w:kern w:val="0"/><w:szCs w:val="24"/><w:lang w:val="es-CO" w:eastAsia="en-US" w:bidi="ar-SA"/></w:rPr><w:t>Doctores con estancia posdoctoral apoyados</w:t></w:r></w:ins></w:p></w:tc><w:tc><w:tcPr><w:tcW w:w="1673" w:type="dxa"/><w:tcBorders></w:tcBorders><w:shd w:color="auto" w:fill="F7F7F7" w:val="clear"/></w:tcPr><w:p><w:pPr><w:pStyle w:val="Tabla8"/><w:widowControl/><w:jc w:val="left"/><w:rPr><w:kern w:val="0"/><w:szCs w:val="24"/><w:lang w:val="es-CO" w:eastAsia="en-US" w:bidi="ar-SA"/><w:ins w:id="17632" w:author="Unknown Author" w:date="2026-10-30T04:17:53Z"></w:ins></w:rPr></w:pPr><w:ins w:id="17631" w:author="Unknown Author" w:date="2026-10-30T04:17:53Z"><w:r><w:rPr><w:kern w:val="0"/><w:szCs w:val="24"/><w:lang w:val="es-CO" w:eastAsia="en-US" w:bidi="ar-SA"/></w:rPr><w:t>Personas con estancia vigente</w:t></w:r></w:ins></w:p></w:tc><w:tc><w:tcPr><w:tcW w:w="753" w:type="dxa"/><w:tcBorders></w:tcBorders><w:shd w:color="auto" w:fill="F7F7F7" w:val="clear"/></w:tcPr><w:p><w:pPr><w:pStyle w:val="Tabla8"/><w:widowControl/><w:jc w:val="left"/><w:rPr><w:kern w:val="0"/><w:szCs w:val="24"/><w:lang w:val="es-CO" w:eastAsia="en-US" w:bidi="ar-SA"/><w:ins w:id="17634" w:author="Unknown Author" w:date="2026-10-30T04:17:53Z"></w:ins></w:rPr></w:pPr><w:ins w:id="17633" w:author="Unknown Author" w:date="2026-10-30T04:17:53Z"><w:r><w:rPr><w:kern w:val="0"/><w:szCs w:val="24"/><w:lang w:val="es-CO" w:eastAsia="en-US" w:bidi="ar-SA"/></w:rPr><w:t>Número</w:t></w:r></w:ins></w:p></w:tc><w:tc><w:tcPr><w:tcW w:w="669" w:type="dxa"/><w:tcBorders></w:tcBorders><w:shd w:color="auto" w:fill="F7F7F7" w:val="clear"/></w:tcPr><w:p><w:pPr><w:pStyle w:val="Tabla8"/><w:widowControl/><w:jc w:val="left"/><w:rPr><w:kern w:val="0"/><w:szCs w:val="24"/><w:lang w:val="es-CO" w:eastAsia="en-US" w:bidi="ar-SA"/><w:ins w:id="17636" w:author="Unknown Author" w:date="2026-10-30T04:17:53Z"></w:ins></w:rPr></w:pPr><w:ins w:id="17635" w:author="Unknown Author" w:date="2026-10-30T04:17:53Z"><w:r><w:rPr><w:kern w:val="0"/><w:szCs w:val="24"/><w:lang w:val="es-CO" w:eastAsia="en-US" w:bidi="ar-SA"/></w:rPr><w:t>0</w:t></w:r></w:ins></w:p></w:tc><w:tc><w:tcPr><w:tcW w:w="1588" w:type="dxa"/><w:tcBorders></w:tcBorders><w:shd w:color="auto" w:fill="F7F7F7" w:val="clear"/></w:tcPr><w:p><w:pPr><w:pStyle w:val="Tabla8"/><w:widowControl/><w:jc w:val="left"/><w:rPr><w:kern w:val="0"/><w:szCs w:val="24"/><w:lang w:val="es-CO" w:eastAsia="en-US" w:bidi="ar-SA"/><w:ins w:id="17638" w:author="Unknown Author" w:date="2026-10-30T04:17:53Z"></w:ins></w:rPr></w:pPr><w:ins w:id="17637" w:author="Unknown Author" w:date="2026-10-30T04:17:53Z"><w:r><w:rPr><w:kern w:val="0"/><w:szCs w:val="24"/><w:lang w:val="es-CO" w:eastAsia="en-US" w:bidi="ar-SA"/></w:rPr><w:t>1</w:t></w:r></w:ins></w:p></w:tc><w:tc><w:tcPr><w:tcW w:w="1674" w:type="dxa"/><w:tcBorders></w:tcBorders><w:shd w:color="auto" w:fill="F7F7F7" w:val="clear"/></w:tcPr><w:p><w:pPr><w:pStyle w:val="Tabla8"/><w:widowControl/><w:jc w:val="left"/><w:rPr><w:kern w:val="0"/><w:szCs w:val="24"/><w:lang w:val="es-CO" w:eastAsia="en-US" w:bidi="ar-SA"/><w:ins w:id="17640" w:author="Unknown Author" w:date="2026-10-30T04:17:53Z"></w:ins></w:rPr></w:pPr><w:ins w:id="17639" w:author="Unknown Author" w:date="2026-10-30T04:17:53Z"><w:r><w:rPr><w:kern w:val="0"/><w:szCs w:val="24"/><w:lang w:val="es-CO" w:eastAsia="en-US" w:bidi="ar-SA"/></w:rPr><w:t>Periodos 1 y 2: 1 persona durante 24 meses</w:t></w:r></w:ins></w:p></w:tc><w:tc><w:tcPr><w:tcW w:w="1504" w:type="dxa"/><w:tcBorders></w:tcBorders><w:shd w:color="auto" w:fill="F7F7F7" w:val="clear"/></w:tcPr><w:p><w:pPr><w:pStyle w:val="Tabla8"/><w:widowControl/><w:jc w:val="left"/><w:rPr><w:kern w:val="0"/><w:szCs w:val="24"/><w:lang w:val="es-CO" w:eastAsia="en-US" w:bidi="ar-SA"/><w:ins w:id="17642" w:author="Unknown Author" w:date="2026-10-30T04:17:53Z"></w:ins></w:rPr></w:pPr><w:ins w:id="17641" w:author="Unknown Author" w:date="2026-10-30T04:17:53Z"><w:r><w:rPr><w:kern w:val="0"/><w:szCs w:val="24"/><w:lang w:val="es-CO" w:eastAsia="en-US" w:bidi="ar-SA"/></w:rPr><w:t>Contrato o beca, producto, producto de divulgación e informe técnico final</w:t></w:r></w:ins></w:p></w:tc></w:tr><w:tr><w:trPr><w:ins w:id="17643" w:author="Unknown Author" w:date="2026-10-30T04:17:53Z"/><w:cantSplit w:val="true"/></w:trPr><w:tc><w:tcPr><w:tcW w:w="501" w:type="dxa"/><w:tcBorders></w:tcBorders></w:tcPr><w:p><w:pPr><w:pStyle w:val="Tabla8"/><w:widowControl/><w:jc w:val="left"/><w:rPr><w:kern w:val="0"/><w:szCs w:val="24"/><w:lang w:val="es-CO" w:eastAsia="en-US" w:bidi="ar-SA"/><w:ins w:id="17645" w:author="Unknown Author" w:date="2026-10-30T04:17:53Z"></w:ins></w:rPr></w:pPr><w:ins w:id="17644" w:author="Unknown Author" w:date="2026-10-30T04:17:53Z"><w:r><w:rPr><w:kern w:val="0"/><w:szCs w:val="24"/><w:lang w:val="es-CO" w:eastAsia="en-US" w:bidi="ar-SA"/></w:rPr><w:t>5</w:t></w:r></w:ins></w:p></w:tc><w:tc><w:tcPr><w:tcW w:w="1590" w:type="dxa"/><w:tcBorders></w:tcBorders></w:tcPr><w:p><w:pPr><w:pStyle w:val="Tabla8"/><w:widowControl/><w:jc w:val="left"/><w:rPr><w:kern w:val="0"/><w:szCs w:val="24"/><w:lang w:val="es-CO" w:eastAsia="en-US" w:bidi="ar-SA"/><w:ins w:id="17647" w:author="Unknown Author" w:date="2026-10-30T04:17:53Z"></w:ins></w:rPr></w:pPr><w:ins w:id="17646" w:author="Unknown Author" w:date="2026-10-30T04:17:53Z"><w:r><w:rPr><w:kern w:val="0"/><w:szCs w:val="24"/><w:lang w:val="es-CO" w:eastAsia="en-US" w:bidi="ar-SA"/></w:rPr><w:t>Jóvenes investigadores e innovadores apoyados</w:t></w:r></w:ins></w:p></w:tc><w:tc><w:tcPr><w:tcW w:w="1673" w:type="dxa"/><w:tcBorders></w:tcBorders></w:tcPr><w:p><w:pPr><w:pStyle w:val="Tabla8"/><w:widowControl/><w:jc w:val="left"/><w:rPr><w:kern w:val="0"/><w:szCs w:val="24"/><w:lang w:val="es-CO" w:eastAsia="en-US" w:bidi="ar-SA"/><w:ins w:id="17649" w:author="Unknown Author" w:date="2026-10-30T04:17:53Z"></w:ins></w:rPr></w:pPr><w:ins w:id="17648" w:author="Unknown Author" w:date="2026-10-30T04:17:53Z"><w:r><w:rPr><w:kern w:val="0"/><w:szCs w:val="24"/><w:lang w:val="es-CO" w:eastAsia="en-US" w:bidi="ar-SA"/></w:rPr><w:t>Personas con beca-pasantía vigente</w:t></w:r></w:ins></w:p></w:tc><w:tc><w:tcPr><w:tcW w:w="753" w:type="dxa"/><w:tcBorders></w:tcBorders></w:tcPr><w:p><w:pPr><w:pStyle w:val="Tabla8"/><w:widowControl/><w:jc w:val="left"/><w:rPr><w:kern w:val="0"/><w:szCs w:val="24"/><w:lang w:val="es-CO" w:eastAsia="en-US" w:bidi="ar-SA"/><w:ins w:id="17651" w:author="Unknown Author" w:date="2026-10-30T04:17:53Z"></w:ins></w:rPr></w:pPr><w:ins w:id="17650" w:author="Unknown Author" w:date="2026-10-30T04:17:53Z"><w:r><w:rPr><w:kern w:val="0"/><w:szCs w:val="24"/><w:lang w:val="es-CO" w:eastAsia="en-US" w:bidi="ar-SA"/></w:rPr><w:t>Número</w:t></w:r></w:ins></w:p></w:tc><w:tc><w:tcPr><w:tcW w:w="669" w:type="dxa"/><w:tcBorders></w:tcBorders></w:tcPr><w:p><w:pPr><w:pStyle w:val="Tabla8"/><w:widowControl/><w:jc w:val="left"/><w:rPr><w:kern w:val="0"/><w:szCs w:val="24"/><w:lang w:val="es-CO" w:eastAsia="en-US" w:bidi="ar-SA"/><w:ins w:id="17653" w:author="Unknown Author" w:date="2026-10-30T04:17:53Z"></w:ins></w:rPr></w:pPr><w:ins w:id="17652" w:author="Unknown Author" w:date="2026-10-30T04:17:53Z"><w:r><w:rPr><w:kern w:val="0"/><w:szCs w:val="24"/><w:lang w:val="es-CO" w:eastAsia="en-US" w:bidi="ar-SA"/></w:rPr><w:t>0</w:t></w:r></w:ins></w:p></w:tc><w:tc><w:tcPr><w:tcW w:w="1588" w:type="dxa"/><w:tcBorders></w:tcBorders></w:tcPr><w:p><w:pPr><w:pStyle w:val="Tabla8"/><w:widowControl/><w:jc w:val="left"/><w:rPr><w:kern w:val="0"/><w:szCs w:val="24"/><w:lang w:val="es-CO" w:eastAsia="en-US" w:bidi="ar-SA"/><w:ins w:id="17655" w:author="Unknown Author" w:date="2026-10-30T04:17:53Z"></w:ins></w:rPr></w:pPr><w:ins w:id="17654" w:author="Unknown Author" w:date="2026-10-30T04:17:53Z"><w:r><w:rPr><w:kern w:val="0"/><w:szCs w:val="24"/><w:lang w:val="es-CO" w:eastAsia="en-US" w:bidi="ar-SA"/></w:rPr><w:t>6</w:t></w:r></w:ins></w:p></w:tc><w:tc><w:tcPr><w:tcW w:w="1674" w:type="dxa"/><w:tcBorders></w:tcBorders></w:tcPr><w:p><w:pPr><w:pStyle w:val="Tabla8"/><w:widowControl/><w:jc w:val="left"/><w:rPr><w:kern w:val="0"/><w:szCs w:val="24"/><w:lang w:val="es-CO" w:eastAsia="en-US" w:bidi="ar-SA"/><w:ins w:id="17657" w:author="Unknown Author" w:date="2026-10-30T04:17:53Z"></w:ins></w:rPr></w:pPr><w:ins w:id="17656" w:author="Unknown Author" w:date="2026-10-30T04:17:53Z"><w:r><w:rPr><w:kern w:val="0"/><w:szCs w:val="24"/><w:lang w:val="es-CO" w:eastAsia="en-US" w:bidi="ar-SA"/></w:rPr><w:t>Periodo 1: 3. Periodo 2: 3</w:t></w:r></w:ins></w:p></w:tc><w:tc><w:tcPr><w:tcW w:w="1504" w:type="dxa"/><w:tcBorders></w:tcBorders></w:tcPr><w:p><w:pPr><w:pStyle w:val="Tabla8"/><w:widowControl/><w:jc w:val="left"/><w:rPr><w:kern w:val="0"/><w:szCs w:val="24"/><w:lang w:val="es-CO" w:eastAsia="en-US" w:bidi="ar-SA"/><w:ins w:id="17659" w:author="Unknown Author" w:date="2026-10-30T04:17:53Z"></w:ins></w:rPr></w:pPr><w:ins w:id="17658" w:author="Unknown Author" w:date="2026-10-30T04:17:53Z"><w:r><w:rPr><w:kern w:val="0"/><w:szCs w:val="24"/><w:lang w:val="es-CO" w:eastAsia="en-US" w:bidi="ar-SA"/></w:rPr><w:t>Contratos de beca-pasantía, CvLAC actualizado y productos por persona</w:t></w:r></w:ins></w:p></w:tc></w:tr><w:tr><w:trPr><w:ins w:id="17660" w:author="Unknown Author" w:date="2026-10-30T04:17:53Z"/><w:cantSplit w:val="true"/></w:trPr><w:tc><w:tcPr><w:tcW w:w="501" w:type="dxa"/><w:tcBorders></w:tcBorders><w:shd w:color="auto" w:fill="F7F7F7" w:val="clear"/></w:tcPr><w:p><w:pPr><w:pStyle w:val="Tabla8"/><w:widowControl/><w:jc w:val="left"/><w:rPr><w:kern w:val="0"/><w:szCs w:val="24"/><w:lang w:val="es-CO" w:eastAsia="en-US" w:bidi="ar-SA"/><w:ins w:id="17662" w:author="Unknown Author" w:date="2026-10-30T04:17:53Z"></w:ins></w:rPr></w:pPr><w:ins w:id="17661" w:author="Unknown Author" w:date="2026-10-30T04:17:53Z"><w:r><w:rPr><w:kern w:val="0"/><w:szCs w:val="24"/><w:lang w:val="es-CO" w:eastAsia="en-US" w:bidi="ar-SA"/></w:rPr><w:t>6</w:t></w:r></w:ins></w:p></w:tc><w:tc><w:tcPr><w:tcW w:w="1590" w:type="dxa"/><w:tcBorders></w:tcBorders><w:shd w:color="auto" w:fill="F7F7F7" w:val="clear"/></w:tcPr><w:p><w:pPr><w:pStyle w:val="Tabla8"/><w:widowControl/><w:jc w:val="left"/><w:rPr><w:kern w:val="0"/><w:szCs w:val="24"/><w:lang w:val="es-CO" w:eastAsia="en-US" w:bidi="ar-SA"/><w:ins w:id="17664" w:author="Unknown Author" w:date="2026-10-30T04:17:53Z"></w:ins></w:rPr></w:pPr><w:ins w:id="17663" w:author="Unknown Author" w:date="2026-10-30T04:17:53Z"><w:r><w:rPr><w:kern w:val="0"/><w:szCs w:val="24"/><w:lang w:val="es-CO" w:eastAsia="en-US" w:bidi="ar-SA"/></w:rPr><w:t>Infraestructura de medición y de modelación dotada y en operación</w:t></w:r></w:ins></w:p></w:tc><w:tc><w:tcPr><w:tcW w:w="1673" w:type="dxa"/><w:tcBorders></w:tcBorders><w:shd w:color="auto" w:fill="F7F7F7" w:val="clear"/></w:tcPr><w:p><w:pPr><w:pStyle w:val="Tabla8"/><w:widowControl/><w:jc w:val="left"/><w:rPr><w:kern w:val="0"/><w:szCs w:val="24"/><w:lang w:val="es-CO" w:eastAsia="en-US" w:bidi="ar-SA"/><w:ins w:id="17666" w:author="Unknown Author" w:date="2026-10-30T04:17:53Z"></w:ins></w:rPr></w:pPr><w:ins w:id="17665" w:author="Unknown Author" w:date="2026-10-30T04:17:53Z"><w:r><w:rPr><w:kern w:val="0"/><w:szCs w:val="24"/><w:lang w:val="es-CO" w:eastAsia="en-US" w:bidi="ar-SA"/></w:rPr><w:t>Infraestructuras integradas recibidas y en operación</w:t></w:r></w:ins></w:p></w:tc><w:tc><w:tcPr><w:tcW w:w="753" w:type="dxa"/><w:tcBorders></w:tcBorders><w:shd w:color="auto" w:fill="F7F7F7" w:val="clear"/></w:tcPr><w:p><w:pPr><w:pStyle w:val="Tabla8"/><w:widowControl/><w:jc w:val="left"/><w:rPr><w:kern w:val="0"/><w:szCs w:val="24"/><w:lang w:val="es-CO" w:eastAsia="en-US" w:bidi="ar-SA"/><w:ins w:id="17668" w:author="Unknown Author" w:date="2026-10-30T04:17:53Z"></w:ins></w:rPr></w:pPr><w:ins w:id="17667" w:author="Unknown Author" w:date="2026-10-30T04:17:53Z"><w:r><w:rPr><w:kern w:val="0"/><w:szCs w:val="24"/><w:lang w:val="es-CO" w:eastAsia="en-US" w:bidi="ar-SA"/></w:rPr><w:t>Número</w:t></w:r></w:ins></w:p></w:tc><w:tc><w:tcPr><w:tcW w:w="669" w:type="dxa"/><w:tcBorders></w:tcBorders><w:shd w:color="auto" w:fill="F7F7F7" w:val="clear"/></w:tcPr><w:p><w:pPr><w:pStyle w:val="Tabla8"/><w:widowControl/><w:jc w:val="left"/><w:rPr><w:kern w:val="0"/><w:szCs w:val="24"/><w:lang w:val="es-CO" w:eastAsia="en-US" w:bidi="ar-SA"/><w:ins w:id="17670" w:author="Unknown Author" w:date="2026-10-30T04:17:53Z"></w:ins></w:rPr></w:pPr><w:ins w:id="17669" w:author="Unknown Author" w:date="2026-10-30T04:17:53Z"><w:r><w:rPr><w:kern w:val="0"/><w:szCs w:val="24"/><w:lang w:val="es-CO" w:eastAsia="en-US" w:bidi="ar-SA"/></w:rPr><w:t>0</w:t></w:r></w:ins></w:p></w:tc><w:tc><w:tcPr><w:tcW w:w="1588" w:type="dxa"/><w:tcBorders></w:tcBorders><w:shd w:color="auto" w:fill="F7F7F7" w:val="clear"/></w:tcPr><w:p><w:pPr><w:pStyle w:val="Tabla8"/><w:widowControl/><w:jc w:val="left"/><w:rPr><w:kern w:val="0"/><w:szCs w:val="24"/><w:lang w:val="es-CO" w:eastAsia="en-US" w:bidi="ar-SA"/><w:ins w:id="17672" w:author="Unknown Author" w:date="2026-10-30T04:17:53Z"></w:ins></w:rPr></w:pPr><w:ins w:id="17671" w:author="Unknown Author" w:date="2026-10-30T04:17:53Z"><w:r><w:rPr><w:kern w:val="0"/><w:szCs w:val="24"/><w:lang w:val="es-CO" w:eastAsia="en-US" w:bidi="ar-SA"/></w:rPr><w:t>1 infraestructura integrada, con la red y el laboratorio de modelación</w:t></w:r></w:ins></w:p></w:tc><w:tc><w:tcPr><w:tcW w:w="1674" w:type="dxa"/><w:tcBorders></w:tcBorders><w:shd w:color="auto" w:fill="F7F7F7" w:val="clear"/></w:tcPr><w:p><w:pPr><w:pStyle w:val="Tabla8"/><w:widowControl/><w:jc w:val="left"/><w:rPr><w:kern w:val="0"/><w:szCs w:val="24"/><w:lang w:val="es-CO" w:eastAsia="en-US" w:bidi="ar-SA"/><w:ins w:id="17674" w:author="Unknown Author" w:date="2026-10-30T04:17:53Z"></w:ins></w:rPr></w:pPr><w:ins w:id="17673" w:author="Unknown Author" w:date="2026-10-30T04:17:53Z"><w:r><w:rPr><w:kern w:val="0"/><w:szCs w:val="24"/><w:lang w:val="es-CO" w:eastAsia="en-US" w:bidi="ar-SA"/></w:rPr><w:t>Periodo 1: referencias, banco de calibración, primer lote y laboratorio dotado al mes 11. Periodo 2: red completa al mes 19</w:t></w:r></w:ins></w:p></w:tc><w:tc><w:tcPr><w:tcW w:w="1504" w:type="dxa"/><w:tcBorders></w:tcBorders><w:shd w:color="auto" w:fill="F7F7F7" w:val="clear"/></w:tcPr><w:p><w:pPr><w:pStyle w:val="Tabla8"/><w:widowControl/><w:jc w:val="left"/><w:rPr><w:kern w:val="0"/><w:szCs w:val="24"/><w:lang w:val="es-CO" w:eastAsia="en-US" w:bidi="ar-SA"/><w:ins w:id="17676" w:author="Unknown Author" w:date="2026-10-30T04:17:53Z"></w:ins></w:rPr></w:pPr><w:ins w:id="17675" w:author="Unknown Author" w:date="2026-10-30T04:17:53Z"><w:r><w:rPr><w:kern w:val="0"/><w:szCs w:val="24"/><w:lang w:val="es-CO" w:eastAsia="en-US" w:bidi="ar-SA"/></w:rPr><w:t>Actas de recibo, inventario con huella de configuración y registro fotográfico; acta de puesta en operación del laboratorio</w:t></w:r></w:ins></w:p></w:tc></w:tr><w:tr><w:trPr><w:ins w:id="17677" w:author="Unknown Author" w:date="2026-10-30T04:17:53Z"/><w:cantSplit w:val="true"/></w:trPr><w:tc><w:tcPr><w:tcW w:w="501" w:type="dxa"/><w:tcBorders></w:tcBorders></w:tcPr><w:p><w:pPr><w:pStyle w:val="Tabla8"/><w:widowControl/><w:jc w:val="left"/><w:rPr><w:kern w:val="0"/><w:szCs w:val="24"/><w:lang w:val="es-CO" w:eastAsia="en-US" w:bidi="ar-SA"/><w:ins w:id="17679" w:author="Unknown Author" w:date="2026-10-30T04:17:53Z"></w:ins></w:rPr></w:pPr><w:ins w:id="17678" w:author="Unknown Author" w:date="2026-10-30T04:17:53Z"><w:r><w:rPr><w:kern w:val="0"/><w:szCs w:val="24"/><w:lang w:val="es-CO" w:eastAsia="en-US" w:bidi="ar-SA"/></w:rPr><w:t>7</w:t></w:r></w:ins></w:p></w:tc><w:tc><w:tcPr><w:tcW w:w="1590" w:type="dxa"/><w:tcBorders></w:tcBorders></w:tcPr><w:p><w:pPr><w:pStyle w:val="Tabla8"/><w:widowControl/><w:jc w:val="left"/><w:rPr><w:kern w:val="0"/><w:szCs w:val="24"/><w:lang w:val="es-CO" w:eastAsia="en-US" w:bidi="ar-SA"/><w:ins w:id="17681" w:author="Unknown Author" w:date="2026-10-30T04:17:53Z"></w:ins></w:rPr></w:pPr><w:ins w:id="17680" w:author="Unknown Author" w:date="2026-10-30T04:17:53Z"><w:r><w:rPr><w:kern w:val="0"/><w:szCs w:val="24"/><w:lang w:val="es-CO" w:eastAsia="en-US" w:bidi="ar-SA"/></w:rPr><w:t>Documentos de planeación elaborados</w:t></w:r></w:ins></w:p></w:tc><w:tc><w:tcPr><w:tcW w:w="1673" w:type="dxa"/><w:tcBorders></w:tcBorders></w:tcPr><w:p><w:pPr><w:pStyle w:val="Tabla8"/><w:widowControl/><w:jc w:val="left"/><w:rPr><w:kern w:val="0"/><w:szCs w:val="24"/><w:lang w:val="es-CO" w:eastAsia="en-US" w:bidi="ar-SA"/><w:ins w:id="17683" w:author="Unknown Author" w:date="2026-10-30T04:17:53Z"></w:ins></w:rPr></w:pPr><w:ins w:id="17682" w:author="Unknown Author" w:date="2026-10-30T04:17:53Z"><w:r><w:rPr><w:kern w:val="0"/><w:szCs w:val="24"/><w:lang w:val="es-CO" w:eastAsia="en-US" w:bidi="ar-SA"/></w:rPr><w:t>Documentos adoptados por acta de cada consejo o de la entidad territorial</w:t></w:r></w:ins></w:p></w:tc><w:tc><w:tcPr><w:tcW w:w="753" w:type="dxa"/><w:tcBorders></w:tcBorders></w:tcPr><w:p><w:pPr><w:pStyle w:val="Tabla8"/><w:widowControl/><w:jc w:val="left"/><w:rPr><w:kern w:val="0"/><w:szCs w:val="24"/><w:lang w:val="es-CO" w:eastAsia="en-US" w:bidi="ar-SA"/><w:ins w:id="17685" w:author="Unknown Author" w:date="2026-10-30T04:17:53Z"></w:ins></w:rPr></w:pPr><w:ins w:id="17684" w:author="Unknown Author" w:date="2026-10-30T04:17:53Z"><w:r><w:rPr><w:kern w:val="0"/><w:szCs w:val="24"/><w:lang w:val="es-CO" w:eastAsia="en-US" w:bidi="ar-SA"/></w:rPr><w:t>Número</w:t></w:r></w:ins></w:p></w:tc><w:tc><w:tcPr><w:tcW w:w="669" w:type="dxa"/><w:tcBorders></w:tcBorders></w:tcPr><w:p><w:pPr><w:pStyle w:val="Tabla8"/><w:widowControl/><w:jc w:val="left"/><w:rPr><w:kern w:val="0"/><w:szCs w:val="24"/><w:lang w:val="es-CO" w:eastAsia="en-US" w:bidi="ar-SA"/><w:ins w:id="17687" w:author="Unknown Author" w:date="2026-10-30T04:17:53Z"></w:ins></w:rPr></w:pPr><w:ins w:id="17686" w:author="Unknown Author" w:date="2026-10-30T04:17:53Z"><w:r><w:rPr><w:kern w:val="0"/><w:szCs w:val="24"/><w:lang w:val="es-CO" w:eastAsia="en-US" w:bidi="ar-SA"/></w:rPr><w:t>0</w:t></w:r></w:ins></w:p></w:tc><w:tc><w:tcPr><w:tcW w:w="1588" w:type="dxa"/><w:tcBorders></w:tcBorders></w:tcPr><w:p><w:pPr><w:pStyle w:val="Tabla8"/><w:widowControl/><w:jc w:val="left"/><w:rPr><w:kern w:val="0"/><w:szCs w:val="24"/><w:lang w:val="es-CO" w:eastAsia="en-US" w:bidi="ar-SA"/><w:ins w:id="17689" w:author="Unknown Author" w:date="2026-10-30T04:17:53Z"></w:ins></w:rPr></w:pPr><w:ins w:id="17688" w:author="Unknown Author" w:date="2026-10-30T04:17:53Z"><w:r><w:rPr><w:kern w:val="0"/><w:szCs w:val="24"/><w:lang w:val="es-CO" w:eastAsia="en-US" w:bidi="ar-SA"/></w:rPr><w:t>3</w:t></w:r></w:ins></w:p></w:tc><w:tc><w:tcPr><w:tcW w:w="1674" w:type="dxa"/><w:tcBorders></w:tcBorders></w:tcPr><w:p><w:pPr><w:pStyle w:val="Tabla8"/><w:widowControl/><w:jc w:val="left"/><w:rPr><w:kern w:val="0"/><w:szCs w:val="24"/><w:lang w:val="es-CO" w:eastAsia="en-US" w:bidi="ar-SA"/><w:ins w:id="17691" w:author="Unknown Author" w:date="2026-10-30T04:17:53Z"></w:ins></w:rPr></w:pPr><w:ins w:id="17690" w:author="Unknown Author" w:date="2026-10-30T04:17:53Z"><w:r><w:rPr><w:kern w:val="0"/><w:szCs w:val="24"/><w:lang w:val="es-CO" w:eastAsia="en-US" w:bidi="ar-SA"/></w:rPr><w:t>Periodo 1: protocolo de alerta versión 1. Periodo 2: protocolo ajustado, plan de sostenibilidad y protocolo de evaluación previa de demolición</w:t></w:r></w:ins></w:p></w:tc><w:tc><w:tcPr><w:tcW w:w="1504" w:type="dxa"/><w:tcBorders></w:tcBorders></w:tcPr><w:p><w:pPr><w:pStyle w:val="Tabla8"/><w:widowControl/><w:jc w:val="left"/><w:rPr><w:kern w:val="0"/><w:szCs w:val="24"/><w:lang w:val="es-CO" w:eastAsia="en-US" w:bidi="ar-SA"/><w:ins w:id="17693" w:author="Unknown Author" w:date="2026-10-30T04:17:53Z"></w:ins></w:rPr></w:pPr><w:ins w:id="17692" w:author="Unknown Author" w:date="2026-10-30T04:17:53Z"><w:r><w:rPr><w:kern w:val="0"/><w:szCs w:val="24"/><w:lang w:val="es-CO" w:eastAsia="en-US" w:bidi="ar-SA"/></w:rPr><w:t>Actas de adopción y convenios de custodia firmados</w:t></w:r></w:ins></w:p></w:tc></w:tr><w:tr><w:trPr><w:ins w:id="17694" w:author="Unknown Author" w:date="2026-10-30T04:17:53Z"/><w:cantSplit w:val="true"/></w:trPr><w:tc><w:tcPr><w:tcW w:w="501" w:type="dxa"/><w:tcBorders></w:tcBorders><w:shd w:color="auto" w:fill="F7F7F7" w:val="clear"/></w:tcPr><w:p><w:pPr><w:pStyle w:val="Tabla8"/><w:widowControl/><w:jc w:val="left"/><w:rPr><w:kern w:val="0"/><w:szCs w:val="24"/><w:lang w:val="es-CO" w:eastAsia="en-US" w:bidi="ar-SA"/><w:ins w:id="17696" w:author="Unknown Author" w:date="2026-10-30T04:17:53Z"></w:ins></w:rPr></w:pPr><w:ins w:id="17695" w:author="Unknown Author" w:date="2026-10-30T04:17:53Z"><w:r><w:rPr><w:kern w:val="0"/><w:szCs w:val="24"/><w:lang w:val="es-CO" w:eastAsia="en-US" w:bidi="ar-SA"/></w:rPr><w:t>8</w:t></w:r></w:ins></w:p></w:tc><w:tc><w:tcPr><w:tcW w:w="1590" w:type="dxa"/><w:tcBorders></w:tcBorders><w:shd w:color="auto" w:fill="F7F7F7" w:val="clear"/></w:tcPr><w:p><w:pPr><w:pStyle w:val="Tabla8"/><w:widowControl/><w:jc w:val="left"/><w:rPr><w:kern w:val="0"/><w:szCs w:val="24"/><w:lang w:val="es-CO" w:eastAsia="en-US" w:bidi="ar-SA"/><w:ins w:id="17698" w:author="Unknown Author" w:date="2026-10-30T04:17:53Z"></w:ins></w:rPr></w:pPr><w:ins w:id="17697" w:author="Unknown Author" w:date="2026-10-30T04:17:53Z"><w:r><w:rPr><w:kern w:val="0"/><w:szCs w:val="24"/><w:lang w:val="es-CO" w:eastAsia="en-US" w:bidi="ar-SA"/></w:rPr><w:t>Actividades de apropiación social del conocimiento realizadas</w:t></w:r></w:ins></w:p></w:tc><w:tc><w:tcPr><w:tcW w:w="1673" w:type="dxa"/><w:tcBorders></w:tcBorders><w:shd w:color="auto" w:fill="F7F7F7" w:val="clear"/></w:tcPr><w:p><w:pPr><w:pStyle w:val="Tabla8"/><w:widowControl/><w:jc w:val="left"/><w:rPr><w:kern w:val="0"/><w:szCs w:val="24"/><w:lang w:val="es-CO" w:eastAsia="en-US" w:bidi="ar-SA"/><w:ins w:id="17700" w:author="Unknown Author" w:date="2026-10-30T04:17:53Z"></w:ins></w:rPr></w:pPr><w:ins w:id="17699" w:author="Unknown Author" w:date="2026-10-30T04:17:53Z"><w:r><w:rPr><w:kern w:val="0"/><w:szCs w:val="24"/><w:lang w:val="es-CO" w:eastAsia="en-US" w:bidi="ar-SA"/></w:rPr><w:t>Talleres y jornadas con acta y lista de asistencia</w:t></w:r></w:ins></w:p></w:tc><w:tc><w:tcPr><w:tcW w:w="753" w:type="dxa"/><w:tcBorders></w:tcBorders><w:shd w:color="auto" w:fill="F7F7F7" w:val="clear"/></w:tcPr><w:p><w:pPr><w:pStyle w:val="Tabla8"/><w:widowControl/><w:jc w:val="left"/><w:rPr><w:kern w:val="0"/><w:szCs w:val="24"/><w:lang w:val="es-CO" w:eastAsia="en-US" w:bidi="ar-SA"/><w:ins w:id="17702" w:author="Unknown Author" w:date="2026-10-30T04:17:53Z"></w:ins></w:rPr></w:pPr><w:ins w:id="17701" w:author="Unknown Author" w:date="2026-10-30T04:17:53Z"><w:r><w:rPr><w:kern w:val="0"/><w:szCs w:val="24"/><w:lang w:val="es-CO" w:eastAsia="en-US" w:bidi="ar-SA"/></w:rPr><w:t>Número</w:t></w:r></w:ins></w:p></w:tc><w:tc><w:tcPr><w:tcW w:w="669" w:type="dxa"/><w:tcBorders></w:tcBorders><w:shd w:color="auto" w:fill="F7F7F7" w:val="clear"/></w:tcPr><w:p><w:pPr><w:pStyle w:val="Tabla8"/><w:widowControl/><w:jc w:val="left"/><w:rPr><w:kern w:val="0"/><w:szCs w:val="24"/><w:lang w:val="es-CO" w:eastAsia="en-US" w:bidi="ar-SA"/><w:ins w:id="17704" w:author="Unknown Author" w:date="2026-10-30T04:17:53Z"></w:ins></w:rPr></w:pPr><w:ins w:id="17703" w:author="Unknown Author" w:date="2026-10-30T04:17:53Z"><w:r><w:rPr><w:kern w:val="0"/><w:szCs w:val="24"/><w:lang w:val="es-CO" w:eastAsia="en-US" w:bidi="ar-SA"/></w:rPr><w:t>0</w:t></w:r></w:ins></w:p></w:tc><w:tc><w:tcPr><w:tcW w:w="1588" w:type="dxa"/><w:tcBorders></w:tcBorders><w:shd w:color="auto" w:fill="F7F7F7" w:val="clear"/></w:tcPr><w:p><w:pPr><w:pStyle w:val="Tabla8"/><w:widowControl/><w:jc w:val="left"/><w:rPr><w:kern w:val="0"/><w:szCs w:val="24"/><w:lang w:val="es-CO" w:eastAsia="en-US" w:bidi="ar-SA"/><w:ins w:id="17706" w:author="Unknown Author" w:date="2026-10-30T04:17:53Z"></w:ins></w:rPr></w:pPr><w:ins w:id="17705" w:author="Unknown Author" w:date="2026-10-30T04:17:53Z"><w:r><w:rPr><w:kern w:val="0"/><w:szCs w:val="24"/><w:lang w:val="es-CO" w:eastAsia="en-US" w:bidi="ar-SA"/></w:rPr><w:t>29: 20 talleres y 9 jornadas</w:t></w:r></w:ins></w:p></w:tc><w:tc><w:tcPr><w:tcW w:w="1674" w:type="dxa"/><w:tcBorders></w:tcBorders><w:shd w:color="auto" w:fill="F7F7F7" w:val="clear"/></w:tcPr><w:p><w:pPr><w:pStyle w:val="Tabla8"/><w:widowControl/><w:jc w:val="left"/><w:rPr><w:kern w:val="0"/><w:szCs w:val="24"/><w:lang w:val="es-CO" w:eastAsia="en-US" w:bidi="ar-SA"/><w:ins w:id="17708" w:author="Unknown Author" w:date="2026-10-30T04:17:53Z"></w:ins></w:rPr></w:pPr><w:ins w:id="17707" w:author="Unknown Author" w:date="2026-10-30T04:17:53Z"><w:r><w:rPr><w:kern w:val="0"/><w:szCs w:val="24"/><w:lang w:val="es-CO" w:eastAsia="en-US" w:bidi="ar-SA"/></w:rPr><w:t>Periodo 1: talleres de co-diseño del tramo 1. Periodo 2: los restantes y las jornadas públicas</w:t></w:r></w:ins></w:p></w:tc><w:tc><w:tcPr><w:tcW w:w="1504" w:type="dxa"/><w:tcBorders></w:tcBorders><w:shd w:color="auto" w:fill="F7F7F7" w:val="clear"/></w:tcPr><w:p><w:pPr><w:pStyle w:val="Tabla8"/><w:widowControl/><w:jc w:val="left"/><w:rPr><w:kern w:val="0"/><w:szCs w:val="24"/><w:lang w:val="es-CO" w:eastAsia="en-US" w:bidi="ar-SA"/><w:ins w:id="17710" w:author="Unknown Author" w:date="2026-10-30T04:17:53Z"></w:ins></w:rPr></w:pPr><w:ins w:id="17709" w:author="Unknown Author" w:date="2026-10-30T04:17:53Z"><w:r><w:rPr><w:kern w:val="0"/><w:szCs w:val="24"/><w:lang w:val="es-CO" w:eastAsia="en-US" w:bidi="ar-SA"/></w:rPr><w:t>Actas, listas de asistencia y piezas producidas</w:t></w:r></w:ins></w:p></w:tc></w:tr><w:tr><w:trPr><w:ins w:id="17711" w:author="Unknown Author" w:date="2026-10-30T04:17:53Z"/><w:cantSplit w:val="true"/></w:trPr><w:tc><w:tcPr><w:tcW w:w="501" w:type="dxa"/><w:tcBorders><w:bottom w:val="single" w:sz="12" w:space="0" w:color="2A3439"/></w:tcBorders></w:tcPr><w:p><w:pPr><w:pStyle w:val="Tabla8"/><w:keepNext w:val="true"/><w:widowControl/><w:jc w:val="left"/><w:rPr><w:kern w:val="0"/><w:szCs w:val="24"/><w:lang w:val="es-CO" w:eastAsia="en-US" w:bidi="ar-SA"/><w:ins w:id="17713" w:author="Unknown Author" w:date="2026-10-30T04:17:53Z"></w:ins></w:rPr></w:pPr><w:ins w:id="17712" w:author="Unknown Author" w:date="2026-10-30T04:17:53Z"><w:r><w:rPr><w:kern w:val="0"/><w:szCs w:val="24"/><w:lang w:val="es-CO" w:eastAsia="en-US" w:bidi="ar-SA"/></w:rPr><w:t>9</w:t></w:r></w:ins></w:p></w:tc><w:tc><w:tcPr><w:tcW w:w="1590" w:type="dxa"/><w:tcBorders><w:bottom w:val="single" w:sz="12" w:space="0" w:color="2A3439"/></w:tcBorders></w:tcPr><w:p><w:pPr><w:pStyle w:val="Tabla8"/><w:keepNext w:val="true"/><w:widowControl/><w:jc w:val="left"/><w:rPr><w:kern w:val="0"/><w:szCs w:val="24"/><w:lang w:val="es-CO" w:eastAsia="en-US" w:bidi="ar-SA"/><w:ins w:id="17715" w:author="Unknown Author" w:date="2026-10-30T04:17:53Z"></w:ins></w:rPr></w:pPr><w:ins w:id="17714" w:author="Unknown Author" w:date="2026-10-30T04:17:53Z"><w:r><w:rPr><w:kern w:val="0"/><w:szCs w:val="24"/><w:lang w:val="es-CO" w:eastAsia="en-US" w:bidi="ar-SA"/></w:rPr><w:t>Personas y consejos asistidos técnicamente</w:t></w:r></w:ins></w:p></w:tc><w:tc><w:tcPr><w:tcW w:w="1673" w:type="dxa"/><w:tcBorders><w:bottom w:val="single" w:sz="12" w:space="0" w:color="2A3439"/></w:tcBorders></w:tcPr><w:p><w:pPr><w:pStyle w:val="Tabla8"/><w:keepNext w:val="true"/><w:widowControl/><w:jc w:val="left"/><w:rPr><w:kern w:val="0"/><w:szCs w:val="24"/><w:lang w:val="es-CO" w:eastAsia="en-US" w:bidi="ar-SA"/><w:ins w:id="17717" w:author="Unknown Author" w:date="2026-10-30T04:17:53Z"></w:ins></w:rPr></w:pPr><w:ins w:id="17716" w:author="Unknown Author" w:date="2026-10-30T04:17:53Z"><w:r><w:rPr><w:kern w:val="0"/><w:szCs w:val="24"/><w:lang w:val="es-CO" w:eastAsia="en-US" w:bidi="ar-SA"/></w:rPr><w:t>Personas certificadas y consejos con asistencia</w:t></w:r></w:ins></w:p></w:tc><w:tc><w:tcPr><w:tcW w:w="753" w:type="dxa"/><w:tcBorders><w:bottom w:val="single" w:sz="12" w:space="0" w:color="2A3439"/></w:tcBorders></w:tcPr><w:p><w:pPr><w:pStyle w:val="Tabla8"/><w:keepNext w:val="true"/><w:widowControl/><w:jc w:val="left"/><w:rPr><w:kern w:val="0"/><w:szCs w:val="24"/><w:lang w:val="es-CO" w:eastAsia="en-US" w:bidi="ar-SA"/><w:ins w:id="17719" w:author="Unknown Author" w:date="2026-10-30T04:17:53Z"></w:ins></w:rPr></w:pPr><w:ins w:id="17718" w:author="Unknown Author" w:date="2026-10-30T04:17:53Z"><w:r><w:rPr><w:kern w:val="0"/><w:szCs w:val="24"/><w:lang w:val="es-CO" w:eastAsia="en-US" w:bidi="ar-SA"/></w:rPr><w:t>Número</w:t></w:r></w:ins></w:p></w:tc><w:tc><w:tcPr><w:tcW w:w="669" w:type="dxa"/><w:tcBorders><w:bottom w:val="single" w:sz="12" w:space="0" w:color="2A3439"/></w:tcBorders></w:tcPr><w:p><w:pPr><w:pStyle w:val="Tabla8"/><w:keepNext w:val="true"/><w:widowControl/><w:jc w:val="left"/><w:rPr><w:kern w:val="0"/><w:szCs w:val="24"/><w:lang w:val="es-CO" w:eastAsia="en-US" w:bidi="ar-SA"/><w:ins w:id="17721" w:author="Unknown Author" w:date="2026-10-30T04:17:53Z"></w:ins></w:rPr></w:pPr><w:ins w:id="17720" w:author="Unknown Author" w:date="2026-10-30T04:17:53Z"><w:r><w:rPr><w:kern w:val="0"/><w:szCs w:val="24"/><w:lang w:val="es-CO" w:eastAsia="en-US" w:bidi="ar-SA"/></w:rPr><w:t>0</w:t></w:r></w:ins></w:p></w:tc><w:tc><w:tcPr><w:tcW w:w="1588" w:type="dxa"/><w:tcBorders><w:bottom w:val="single" w:sz="12" w:space="0" w:color="2A3439"/></w:tcBorders></w:tcPr><w:p><w:pPr><w:pStyle w:val="Tabla8"/><w:keepNext w:val="true"/><w:widowControl/><w:jc w:val="left"/><w:rPr><w:kern w:val="0"/><w:szCs w:val="24"/><w:lang w:val="es-CO" w:eastAsia="en-US" w:bidi="ar-SA"/><w:ins w:id="17723" w:author="Unknown Author" w:date="2026-10-30T04:17:53Z"></w:ins></w:rPr></w:pPr><w:ins w:id="17722" w:author="Unknown Author" w:date="2026-10-30T04:17:53Z"><w:r><w:rPr><w:kern w:val="0"/><w:szCs w:val="24"/><w:lang w:val="es-CO" w:eastAsia="en-US" w:bidi="ar-SA"/></w:rPr><w:t>60 personas y 4 consejos</w:t></w:r></w:ins></w:p></w:tc><w:tc><w:tcPr><w:tcW w:w="1674" w:type="dxa"/><w:tcBorders><w:bottom w:val="single" w:sz="12" w:space="0" w:color="2A3439"/></w:tcBorders></w:tcPr><w:p><w:pPr><w:pStyle w:val="Tabla8"/><w:keepNext w:val="true"/><w:widowControl/><w:jc w:val="left"/><w:rPr><w:kern w:val="0"/><w:szCs w:val="24"/><w:lang w:val="es-CO" w:eastAsia="en-US" w:bidi="ar-SA"/><w:ins w:id="17725" w:author="Unknown Author" w:date="2026-10-30T04:17:53Z"></w:ins></w:rPr></w:pPr><w:ins w:id="17724" w:author="Unknown Author" w:date="2026-10-30T04:17:53Z"><w:r><w:rPr><w:kern w:val="0"/><w:szCs w:val="24"/><w:lang w:val="es-CO" w:eastAsia="en-US" w:bidi="ar-SA"/></w:rPr><w:t>Periodo 1: sin certificaciones. Periodo 2: 60 personas certificadas y los cuatro consejos asistidos</w:t></w:r></w:ins></w:p></w:tc><w:tc><w:tcPr><w:tcW w:w="1504" w:type="dxa"/><w:tcBorders><w:bottom w:val="single" w:sz="12" w:space="0" w:color="2A3439"/></w:tcBorders></w:tcPr><w:p><w:pPr><w:pStyle w:val="Tabla8"/><w:keepNext w:val="true"/><w:widowControl/><w:jc w:val="left"/><w:rPr><w:kern w:val="0"/><w:szCs w:val="24"/><w:lang w:val="es-CO" w:eastAsia="en-US" w:bidi="ar-SA"/><w:ins w:id="17727" w:author="Unknown Author" w:date="2026-10-30T04:17:53Z"></w:ins></w:rPr></w:pPr><w:ins w:id="17726" w:author="Unknown Author" w:date="2026-10-30T04:17:53Z"><w:r><w:rPr><w:kern w:val="0"/><w:szCs w:val="24"/><w:lang w:val="es-CO" w:eastAsia="en-US" w:bidi="ar-SA"/></w:rPr><w:t>Certificados de formación y actas de asistencia técnica</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501"/><w:gridCol w:w="1590"/><w:gridCol w:w="1673"/><w:gridCol w:w="753"/><w:gridCol w:w="669"/><w:gridCol w:w="1588"/><w:gridCol w:w="1674"/><w:gridCol w:w="1504"/></w:tblGrid><w:tr><w:trPr><w:tblHeader w:val="true"/><w:del w:id="17728" w:author="Unknown Author" w:date="2026-10-30T04:17:53Z"/><w:cantSplit w:val="true"/></w:trPr><w:tc><w:tcPr><w:tcW w:w="501"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17730" w:author="Unknown Author" w:date="2026-10-30T04:17:53Z"></w:del></w:rPr></w:pPr><w:del w:id="17729" w:author="Unknown Author" w:date="2026-10-30T04:17:53Z"><w:r><w:rPr><w:b/><w:kern w:val="0"/><w:szCs w:val="24"/><w:lang w:val="es-CO" w:eastAsia="en-US" w:bidi="ar-SA"/></w:rPr><w:delText>N.º</w:delText></w:r></w:del></w:p></w:tc><w:tc><w:tcPr><w:tcW w:w="1590"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17732" w:author="Unknown Author" w:date="2026-10-30T04:17:53Z"></w:del></w:rPr></w:pPr><w:del w:id="17731" w:author="Unknown Author" w:date="2026-10-30T04:17:53Z"><w:r><w:rPr><w:b/><w:kern w:val="0"/><w:szCs w:val="24"/><w:lang w:val="es-CO" w:eastAsia="en-US" w:bidi="ar-SA"/></w:rPr><w:delText>Indicador</w:delText></w:r></w:del></w:p></w:tc><w:tc><w:tcPr><w:tcW w:w="1673"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17734" w:author="Unknown Author" w:date="2026-10-30T04:17:53Z"></w:del></w:rPr></w:pPr><w:del w:id="17733" w:author="Unknown Author" w:date="2026-10-30T04:17:53Z"><w:r><w:rPr><w:b/><w:kern w:val="0"/><w:szCs w:val="24"/><w:lang w:val="es-CO" w:eastAsia="en-US" w:bidi="ar-SA"/></w:rPr><w:delText>Fórmula</w:delText></w:r></w:del></w:p></w:tc><w:tc><w:tcPr><w:tcW w:w="753"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17736" w:author="Unknown Author" w:date="2026-10-30T04:17:53Z"></w:del></w:rPr></w:pPr><w:del w:id="17735" w:author="Unknown Author" w:date="2026-10-30T04:17:53Z"><w:r><w:rPr><w:b/><w:kern w:val="0"/><w:szCs w:val="24"/><w:lang w:val="es-CO" w:eastAsia="en-US" w:bidi="ar-SA"/></w:rPr><w:delText>Unidad</w:delText></w:r></w:del></w:p></w:tc><w:tc><w:tcPr><w:tcW w:w="669"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17738" w:author="Unknown Author" w:date="2026-10-30T04:17:53Z"></w:del></w:rPr></w:pPr><w:del w:id="17737" w:author="Unknown Author" w:date="2026-10-30T04:17:53Z"><w:r><w:rPr><w:b/><w:kern w:val="0"/><w:szCs w:val="24"/><w:lang w:val="es-CO" w:eastAsia="en-US" w:bidi="ar-SA"/></w:rPr><w:delText>Línea base</w:delText></w:r></w:del></w:p></w:tc><w:tc><w:tcPr><w:tcW w:w="1588"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17740" w:author="Unknown Author" w:date="2026-10-30T04:17:53Z"></w:del></w:rPr></w:pPr><w:del w:id="17739" w:author="Unknown Author" w:date="2026-10-30T04:17:53Z"><w:r><w:rPr><w:b/><w:kern w:val="0"/><w:szCs w:val="24"/><w:lang w:val="es-CO" w:eastAsia="en-US" w:bidi="ar-SA"/></w:rPr><w:delText>Meta</w:delText></w:r></w:del></w:p></w:tc><w:tc><w:tcPr><w:tcW w:w="1674"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17742" w:author="Unknown Author" w:date="2026-10-30T04:17:53Z"></w:del></w:rPr></w:pPr><w:del w:id="17741" w:author="Unknown Author" w:date="2026-10-30T04:17:53Z"><w:r><w:rPr><w:b/><w:kern w:val="0"/><w:szCs w:val="24"/><w:lang w:val="es-CO" w:eastAsia="en-US" w:bidi="ar-SA"/></w:rPr><w:delText>Avance por periodo</w:delText></w:r></w:del></w:p></w:tc><w:tc><w:tcPr><w:tcW w:w="1504"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17744" w:author="Unknown Author" w:date="2026-10-30T04:17:53Z"></w:del></w:rPr></w:pPr><w:del w:id="17743" w:author="Unknown Author" w:date="2026-10-30T04:17:53Z"><w:r><w:rPr><w:b/><w:kern w:val="0"/><w:szCs w:val="24"/><w:lang w:val="es-CO" w:eastAsia="en-US" w:bidi="ar-SA"/></w:rPr><w:delText>Medio de verificación</w:delText></w:r></w:del></w:p></w:tc></w:tr><w:tr><w:trPr><w:del w:id="17745" w:author="Unknown Author" w:date="2026-10-30T04:17:53Z"/><w:cantSplit w:val="true"/></w:trPr><w:tc><w:tcPr><w:tcW w:w="501" w:type="dxa"/><w:tcBorders></w:tcBorders></w:tcPr><w:p><w:pPr><w:pStyle w:val="Tabla8"/><w:widowControl/><w:jc w:val="left"/><w:rPr><w:kern w:val="0"/><w:szCs w:val="24"/><w:lang w:val="es-CO" w:eastAsia="en-US" w:bidi="ar-SA"/><w:del w:id="17747" w:author="Unknown Author" w:date="2026-10-30T04:17:53Z"></w:del></w:rPr></w:pPr><w:del w:id="17746" w:author="Unknown Author" w:date="2026-10-30T04:17:53Z"><w:r><w:rPr><w:kern w:val="0"/><w:szCs w:val="24"/><w:lang w:val="es-CO" w:eastAsia="en-US" w:bidi="ar-SA"/></w:rPr><w:delText>1</w:delText></w:r></w:del></w:p></w:tc><w:tc><w:tcPr><w:tcW w:w="1590" w:type="dxa"/><w:tcBorders></w:tcBorders></w:tcPr><w:p><w:pPr><w:pStyle w:val="Tabla8"/><w:widowControl/><w:jc w:val="left"/><w:rPr><w:kern w:val="0"/><w:szCs w:val="24"/><w:lang w:val="es-CO" w:eastAsia="en-US" w:bidi="ar-SA"/><w:del w:id="17749" w:author="Unknown Author" w:date="2026-10-30T04:17:53Z"></w:del></w:rPr></w:pPr><w:del w:id="17748" w:author="Unknown Author" w:date="2026-10-30T04:17:53Z"><w:r><w:rPr><w:kern w:val="0"/><w:szCs w:val="24"/><w:lang w:val="es-CO" w:eastAsia="en-US" w:bidi="ar-SA"/></w:rPr><w:delText>Prototipos funcionales validados</w:delText></w:r></w:del></w:p></w:tc><w:tc><w:tcPr><w:tcW w:w="1673" w:type="dxa"/><w:tcBorders></w:tcBorders></w:tcPr><w:p><w:pPr><w:pStyle w:val="Tabla8"/><w:widowControl/><w:jc w:val="left"/><w:rPr><w:kern w:val="0"/><w:szCs w:val="24"/><w:lang w:val="es-CO" w:eastAsia="en-US" w:bidi="ar-SA"/><w:del w:id="17751" w:author="Unknown Author" w:date="2026-10-30T04:17:53Z"></w:del></w:rPr></w:pPr><w:del w:id="17750" w:author="Unknown Author" w:date="2026-10-30T04:17:53Z"><w:r><w:rPr><w:kern w:val="0"/><w:szCs w:val="24"/><w:lang w:val="es-CO" w:eastAsia="en-US" w:bidi="ar-SA"/></w:rPr><w:delText>Sistemas de nodos y gateways con modelo de corrección validado frente a la referencia y gemelo predictivo validado con eventos reales</w:delText></w:r></w:del></w:p></w:tc><w:tc><w:tcPr><w:tcW w:w="753" w:type="dxa"/><w:tcBorders></w:tcBorders></w:tcPr><w:p><w:pPr><w:pStyle w:val="Tabla8"/><w:widowControl/><w:jc w:val="left"/><w:rPr><w:kern w:val="0"/><w:szCs w:val="24"/><w:lang w:val="es-CO" w:eastAsia="en-US" w:bidi="ar-SA"/><w:del w:id="17753" w:author="Unknown Author" w:date="2026-10-30T04:17:53Z"></w:del></w:rPr></w:pPr><w:del w:id="17752" w:author="Unknown Author" w:date="2026-10-30T04:17:53Z"><w:r><w:rPr><w:kern w:val="0"/><w:szCs w:val="24"/><w:lang w:val="es-CO" w:eastAsia="en-US" w:bidi="ar-SA"/></w:rPr><w:delText>Número</w:delText></w:r></w:del></w:p></w:tc><w:tc><w:tcPr><w:tcW w:w="669" w:type="dxa"/><w:tcBorders></w:tcBorders></w:tcPr><w:p><w:pPr><w:pStyle w:val="Tabla8"/><w:widowControl/><w:jc w:val="left"/><w:rPr><w:kern w:val="0"/><w:szCs w:val="24"/><w:lang w:val="es-CO" w:eastAsia="en-US" w:bidi="ar-SA"/><w:del w:id="17755" w:author="Unknown Author" w:date="2026-10-30T04:17:53Z"></w:del></w:rPr></w:pPr><w:del w:id="17754" w:author="Unknown Author" w:date="2026-10-30T04:17:53Z"><w:r><w:rPr><w:kern w:val="0"/><w:szCs w:val="24"/><w:lang w:val="es-CO" w:eastAsia="en-US" w:bidi="ar-SA"/></w:rPr><w:delText>0</w:delText></w:r></w:del></w:p></w:tc><w:tc><w:tcPr><w:tcW w:w="1588" w:type="dxa"/><w:tcBorders></w:tcBorders></w:tcPr><w:p><w:pPr><w:pStyle w:val="Tabla8"/><w:widowControl/><w:jc w:val="left"/><w:rPr><w:kern w:val="0"/><w:szCs w:val="24"/><w:lang w:val="es-CO" w:eastAsia="en-US" w:bidi="ar-SA"/><w:del w:id="17757" w:author="Unknown Author" w:date="2026-10-30T04:17:53Z"></w:del></w:rPr></w:pPr><w:del w:id="17756" w:author="Unknown Author" w:date="2026-10-30T04:17:53Z"><w:r><w:rPr><w:kern w:val="0"/><w:szCs w:val="24"/><w:lang w:val="es-CO" w:eastAsia="en-US" w:bidi="ar-SA"/></w:rPr><w:delText>2 prototipos: un sistema de 100 nodos y 10 gateways y un gemelo predictivo de demolición</w:delText></w:r></w:del></w:p></w:tc><w:tc><w:tcPr><w:tcW w:w="1674" w:type="dxa"/><w:tcBorders></w:tcBorders></w:tcPr><w:p><w:pPr><w:pStyle w:val="Tabla8"/><w:widowControl/><w:jc w:val="left"/><w:rPr><w:kern w:val="0"/><w:szCs w:val="24"/><w:lang w:val="es-CO" w:eastAsia="en-US" w:bidi="ar-SA"/><w:del w:id="17759" w:author="Unknown Author" w:date="2026-10-30T04:17:53Z"></w:del></w:rPr></w:pPr><w:del w:id="17758" w:author="Unknown Author" w:date="2026-10-30T04:17:53Z"><w:r><w:rPr><w:kern w:val="0"/><w:szCs w:val="24"/><w:lang w:val="es-CO" w:eastAsia="en-US" w:bidi="ar-SA"/></w:rPr><w:delText>Periodo 1: 30 nodos y 3 gateways al mes 12. Periodo 2: 70 nodos y 7 gateways al mes 17; 100 y 10 al mes 19; gemelo predictivo validado al mes 22</w:delText></w:r></w:del></w:p></w:tc><w:tc><w:tcPr><w:tcW w:w="1504" w:type="dxa"/><w:tcBorders></w:tcBorders></w:tcPr><w:p><w:pPr><w:pStyle w:val="Tabla8"/><w:widowControl/><w:jc w:val="left"/><w:rPr><w:kern w:val="0"/><w:szCs w:val="24"/><w:lang w:val="es-CO" w:eastAsia="en-US" w:bidi="ar-SA"/><w:del w:id="17761" w:author="Unknown Author" w:date="2026-10-30T04:17:53Z"></w:del></w:rPr></w:pPr><w:del w:id="17760" w:author="Unknown Author" w:date="2026-10-30T04:17:53Z"><w:r><w:rPr><w:kern w:val="0"/><w:szCs w:val="24"/><w:lang w:val="es-CO" w:eastAsia="en-US" w:bidi="ar-SA"/></w:rPr><w:delText>Inventario con coordenadas y número de serie; informes de validación; informe del ensayo independiente; informe de validación del gemelo con verificación independiente</w:delText></w:r></w:del></w:p></w:tc></w:tr><w:tr><w:trPr><w:del w:id="17762" w:author="Unknown Author" w:date="2026-10-30T04:17:53Z"/><w:cantSplit w:val="true"/></w:trPr><w:tc><w:tcPr><w:tcW w:w="501" w:type="dxa"/><w:tcBorders></w:tcBorders><w:shd w:color="auto" w:fill="F7F7F7" w:val="clear"/></w:tcPr><w:p><w:pPr><w:pStyle w:val="Tabla8"/><w:widowControl/><w:jc w:val="left"/><w:rPr><w:kern w:val="0"/><w:szCs w:val="24"/><w:lang w:val="es-CO" w:eastAsia="en-US" w:bidi="ar-SA"/><w:del w:id="17764" w:author="Unknown Author" w:date="2026-10-30T04:17:53Z"></w:del></w:rPr></w:pPr><w:del w:id="17763" w:author="Unknown Author" w:date="2026-10-30T04:17:53Z"><w:r><w:rPr><w:kern w:val="0"/><w:szCs w:val="24"/><w:lang w:val="es-CO" w:eastAsia="en-US" w:bidi="ar-SA"/></w:rPr><w:delText>2</w:delText></w:r></w:del></w:p></w:tc><w:tc><w:tcPr><w:tcW w:w="1590" w:type="dxa"/><w:tcBorders></w:tcBorders><w:shd w:color="auto" w:fill="F7F7F7" w:val="clear"/></w:tcPr><w:p><w:pPr><w:pStyle w:val="Tabla8"/><w:widowControl/><w:jc w:val="left"/><w:rPr><w:kern w:val="0"/><w:szCs w:val="24"/><w:lang w:val="es-CO" w:eastAsia="en-US" w:bidi="ar-SA"/><w:del w:id="17766" w:author="Unknown Author" w:date="2026-10-30T04:17:53Z"></w:del></w:rPr></w:pPr><w:del w:id="17765" w:author="Unknown Author" w:date="2026-10-30T04:17:53Z"><w:r><w:rPr><w:kern w:val="0"/><w:szCs w:val="24"/><w:lang w:val="es-CO" w:eastAsia="en-US" w:bidi="ar-SA"/></w:rPr><w:delText>Documentos de investigación elaborados</w:delText></w:r></w:del></w:p></w:tc><w:tc><w:tcPr><w:tcW w:w="1673" w:type="dxa"/><w:tcBorders></w:tcBorders><w:shd w:color="auto" w:fill="F7F7F7" w:val="clear"/></w:tcPr><w:p><w:pPr><w:pStyle w:val="Tabla8"/><w:widowControl/><w:jc w:val="left"/><w:rPr><w:kern w:val="0"/><w:szCs w:val="24"/><w:lang w:val="es-CO" w:eastAsia="en-US" w:bidi="ar-SA"/><w:del w:id="17768" w:author="Unknown Author" w:date="2026-10-30T04:17:53Z"></w:del></w:rPr></w:pPr><w:del w:id="17767" w:author="Unknown Author" w:date="2026-10-30T04:17:53Z"><w:r><w:rPr><w:kern w:val="0"/><w:szCs w:val="24"/><w:lang w:val="es-CO" w:eastAsia="en-US" w:bidi="ar-SA"/></w:rPr><w:delText>Manuscritos con constancia de sometimiento o publicación</w:delText></w:r></w:del></w:p></w:tc><w:tc><w:tcPr><w:tcW w:w="753" w:type="dxa"/><w:tcBorders></w:tcBorders><w:shd w:color="auto" w:fill="F7F7F7" w:val="clear"/></w:tcPr><w:p><w:pPr><w:pStyle w:val="Tabla8"/><w:widowControl/><w:jc w:val="left"/><w:rPr><w:kern w:val="0"/><w:szCs w:val="24"/><w:lang w:val="es-CO" w:eastAsia="en-US" w:bidi="ar-SA"/><w:del w:id="17770" w:author="Unknown Author" w:date="2026-10-30T04:17:53Z"></w:del></w:rPr></w:pPr><w:del w:id="17769" w:author="Unknown Author" w:date="2026-10-30T04:17:53Z"><w:r><w:rPr><w:kern w:val="0"/><w:szCs w:val="24"/><w:lang w:val="es-CO" w:eastAsia="en-US" w:bidi="ar-SA"/></w:rPr><w:delText>Número</w:delText></w:r></w:del></w:p></w:tc><w:tc><w:tcPr><w:tcW w:w="669" w:type="dxa"/><w:tcBorders></w:tcBorders><w:shd w:color="auto" w:fill="F7F7F7" w:val="clear"/></w:tcPr><w:p><w:pPr><w:pStyle w:val="Tabla8"/><w:widowControl/><w:jc w:val="left"/><w:rPr><w:kern w:val="0"/><w:szCs w:val="24"/><w:lang w:val="es-CO" w:eastAsia="en-US" w:bidi="ar-SA"/><w:del w:id="17772" w:author="Unknown Author" w:date="2026-10-30T04:17:53Z"></w:del></w:rPr></w:pPr><w:del w:id="17771" w:author="Unknown Author" w:date="2026-10-30T04:17:53Z"><w:r><w:rPr><w:kern w:val="0"/><w:szCs w:val="24"/><w:lang w:val="es-CO" w:eastAsia="en-US" w:bidi="ar-SA"/></w:rPr><w:delText>0</w:delText></w:r></w:del></w:p></w:tc><w:tc><w:tcPr><w:tcW w:w="1588" w:type="dxa"/><w:tcBorders></w:tcBorders><w:shd w:color="auto" w:fill="F7F7F7" w:val="clear"/></w:tcPr><w:p><w:pPr><w:pStyle w:val="Tabla8"/><w:widowControl/><w:jc w:val="left"/><w:rPr><w:kern w:val="0"/><w:szCs w:val="24"/><w:lang w:val="es-CO" w:eastAsia="en-US" w:bidi="ar-SA"/><w:del w:id="17774" w:author="Unknown Author" w:date="2026-10-30T04:17:53Z"></w:del></w:rPr></w:pPr><w:del w:id="17773" w:author="Unknown Author" w:date="2026-10-30T04:17:53Z"><w:r><w:rPr><w:kern w:val="0"/><w:szCs w:val="24"/><w:lang w:val="es-CO" w:eastAsia="en-US" w:bidi="ar-SA"/></w:rPr><w:delText>9</w:delText></w:r></w:del></w:p></w:tc><w:tc><w:tcPr><w:tcW w:w="1674" w:type="dxa"/><w:tcBorders></w:tcBorders><w:shd w:color="auto" w:fill="F7F7F7" w:val="clear"/></w:tcPr><w:p><w:pPr><w:pStyle w:val="Tabla8"/><w:widowControl/><w:jc w:val="left"/><w:rPr><w:kern w:val="0"/><w:szCs w:val="24"/><w:lang w:val="es-CO" w:eastAsia="en-US" w:bidi="ar-SA"/><w:del w:id="17776" w:author="Unknown Author" w:date="2026-10-30T04:17:53Z"></w:del></w:rPr></w:pPr><w:del w:id="17775" w:author="Unknown Author" w:date="2026-10-30T04:17:53Z"><w:r><w:rPr><w:kern w:val="0"/><w:szCs w:val="24"/><w:lang w:val="es-CO" w:eastAsia="en-US" w:bidi="ar-SA"/></w:rPr><w:delText>Periodo 1: 3 de jóvenes investigadores. Periodo 2: 3 de jóvenes, 2 de maestría y 1 de posdoctorado</w:delText></w:r></w:del></w:p></w:tc><w:tc><w:tcPr><w:tcW w:w="1504" w:type="dxa"/><w:tcBorders></w:tcBorders><w:shd w:color="auto" w:fill="F7F7F7" w:val="clear"/></w:tcPr><w:p><w:pPr><w:pStyle w:val="Tabla8"/><w:widowControl/><w:jc w:val="left"/><w:rPr><w:kern w:val="0"/><w:szCs w:val="24"/><w:lang w:val="es-CO" w:eastAsia="en-US" w:bidi="ar-SA"/><w:del w:id="17778" w:author="Unknown Author" w:date="2026-10-30T04:17:53Z"></w:del></w:rPr></w:pPr><w:del w:id="17777" w:author="Unknown Author" w:date="2026-10-30T04:17:53Z"><w:r><w:rPr><w:kern w:val="0"/><w:szCs w:val="24"/><w:lang w:val="es-CO" w:eastAsia="en-US" w:bidi="ar-SA"/></w:rPr><w:delText>Constancias de sometimiento o publicación</w:delText></w:r></w:del></w:p></w:tc></w:tr><w:tr><w:trPr><w:del w:id="17779" w:author="Unknown Author" w:date="2026-10-30T04:17:53Z"/><w:cantSplit w:val="true"/></w:trPr><w:tc><w:tcPr><w:tcW w:w="501" w:type="dxa"/><w:tcBorders></w:tcBorders></w:tcPr><w:p><w:pPr><w:pStyle w:val="Tabla8"/><w:widowControl/><w:jc w:val="left"/><w:rPr><w:kern w:val="0"/><w:szCs w:val="24"/><w:lang w:val="es-CO" w:eastAsia="en-US" w:bidi="ar-SA"/><w:del w:id="17781" w:author="Unknown Author" w:date="2026-10-30T04:17:53Z"></w:del></w:rPr></w:pPr><w:del w:id="17780" w:author="Unknown Author" w:date="2026-10-30T04:17:53Z"><w:r><w:rPr><w:kern w:val="0"/><w:szCs w:val="24"/><w:lang w:val="es-CO" w:eastAsia="en-US" w:bidi="ar-SA"/></w:rPr><w:delText>3</w:delText></w:r></w:del></w:p></w:tc><w:tc><w:tcPr><w:tcW w:w="1590" w:type="dxa"/><w:tcBorders></w:tcBorders></w:tcPr><w:p><w:pPr><w:pStyle w:val="Tabla8"/><w:widowControl/><w:jc w:val="left"/><w:rPr><w:kern w:val="0"/><w:szCs w:val="24"/><w:lang w:val="es-CO" w:eastAsia="en-US" w:bidi="ar-SA"/><w:del w:id="17783" w:author="Unknown Author" w:date="2026-10-30T04:17:53Z"></w:del></w:rPr></w:pPr><w:del w:id="17782" w:author="Unknown Author" w:date="2026-10-30T04:17:53Z"><w:r><w:rPr><w:kern w:val="0"/><w:szCs w:val="24"/><w:lang w:val="es-CO" w:eastAsia="en-US" w:bidi="ar-SA"/></w:rPr><w:delText>Estudiantes de maestría en modalidad de investigación apoyados</w:delText></w:r></w:del></w:p></w:tc><w:tc><w:tcPr><w:tcW w:w="1673" w:type="dxa"/><w:tcBorders></w:tcBorders></w:tcPr><w:p><w:pPr><w:pStyle w:val="Tabla8"/><w:widowControl/><w:jc w:val="left"/><w:rPr><w:kern w:val="0"/><w:szCs w:val="24"/><w:lang w:val="es-CO" w:eastAsia="en-US" w:bidi="ar-SA"/><w:del w:id="17785" w:author="Unknown Author" w:date="2026-10-30T04:17:53Z"></w:del></w:rPr></w:pPr><w:del w:id="17784" w:author="Unknown Author" w:date="2026-10-30T04:17:53Z"><w:r><w:rPr><w:kern w:val="0"/><w:szCs w:val="24"/><w:lang w:val="es-CO" w:eastAsia="en-US" w:bidi="ar-SA"/></w:rPr><w:delText>Personas con matrícula y sostenimiento vigentes</w:delText></w:r></w:del></w:p></w:tc><w:tc><w:tcPr><w:tcW w:w="753" w:type="dxa"/><w:tcBorders></w:tcBorders></w:tcPr><w:p><w:pPr><w:pStyle w:val="Tabla8"/><w:widowControl/><w:jc w:val="left"/><w:rPr><w:kern w:val="0"/><w:szCs w:val="24"/><w:lang w:val="es-CO" w:eastAsia="en-US" w:bidi="ar-SA"/><w:del w:id="17787" w:author="Unknown Author" w:date="2026-10-30T04:17:53Z"></w:del></w:rPr></w:pPr><w:del w:id="17786" w:author="Unknown Author" w:date="2026-10-30T04:17:53Z"><w:r><w:rPr><w:kern w:val="0"/><w:szCs w:val="24"/><w:lang w:val="es-CO" w:eastAsia="en-US" w:bidi="ar-SA"/></w:rPr><w:delText>Número</w:delText></w:r></w:del></w:p></w:tc><w:tc><w:tcPr><w:tcW w:w="669" w:type="dxa"/><w:tcBorders></w:tcBorders></w:tcPr><w:p><w:pPr><w:pStyle w:val="Tabla8"/><w:widowControl/><w:jc w:val="left"/><w:rPr><w:kern w:val="0"/><w:szCs w:val="24"/><w:lang w:val="es-CO" w:eastAsia="en-US" w:bidi="ar-SA"/><w:del w:id="17789" w:author="Unknown Author" w:date="2026-10-30T04:17:53Z"></w:del></w:rPr></w:pPr><w:del w:id="17788" w:author="Unknown Author" w:date="2026-10-30T04:17:53Z"><w:r><w:rPr><w:kern w:val="0"/><w:szCs w:val="24"/><w:lang w:val="es-CO" w:eastAsia="en-US" w:bidi="ar-SA"/></w:rPr><w:delText>0</w:delText></w:r></w:del></w:p></w:tc><w:tc><w:tcPr><w:tcW w:w="1588" w:type="dxa"/><w:tcBorders></w:tcBorders></w:tcPr><w:p><w:pPr><w:pStyle w:val="Tabla8"/><w:widowControl/><w:jc w:val="left"/><w:rPr><w:kern w:val="0"/><w:szCs w:val="24"/><w:lang w:val="es-CO" w:eastAsia="en-US" w:bidi="ar-SA"/><w:del w:id="17791" w:author="Unknown Author" w:date="2026-10-30T04:17:53Z"></w:del></w:rPr></w:pPr><w:del w:id="17790" w:author="Unknown Author" w:date="2026-10-30T04:17:53Z"><w:r><w:rPr><w:kern w:val="0"/><w:szCs w:val="24"/><w:lang w:val="es-CO" w:eastAsia="en-US" w:bidi="ar-SA"/></w:rPr><w:delText>2</w:delText></w:r></w:del></w:p></w:tc><w:tc><w:tcPr><w:tcW w:w="1674" w:type="dxa"/><w:tcBorders></w:tcBorders></w:tcPr><w:p><w:pPr><w:pStyle w:val="Tabla8"/><w:widowControl/><w:jc w:val="left"/><w:rPr><w:kern w:val="0"/><w:szCs w:val="24"/><w:lang w:val="es-CO" w:eastAsia="en-US" w:bidi="ar-SA"/><w:del w:id="17793" w:author="Unknown Author" w:date="2026-10-30T04:17:53Z"></w:del></w:rPr></w:pPr><w:del w:id="17792" w:author="Unknown Author" w:date="2026-10-30T04:17:53Z"><w:r><w:rPr><w:kern w:val="0"/><w:szCs w:val="24"/><w:lang w:val="es-CO" w:eastAsia="en-US" w:bidi="ar-SA"/></w:rPr><w:delText>Periodos 1 y 2: 2 personas durante 24 meses</w:delText></w:r></w:del></w:p></w:tc><w:tc><w:tcPr><w:tcW w:w="1504" w:type="dxa"/><w:tcBorders></w:tcBorders></w:tcPr><w:p><w:pPr><w:pStyle w:val="Tabla8"/><w:widowControl/><w:jc w:val="left"/><w:rPr><w:kern w:val="0"/><w:szCs w:val="24"/><w:lang w:val="es-CO" w:eastAsia="en-US" w:bidi="ar-SA"/><w:del w:id="17795" w:author="Unknown Author" w:date="2026-10-30T04:17:53Z"></w:del></w:rPr></w:pPr><w:del w:id="17794" w:author="Unknown Author" w:date="2026-10-30T04:17:53Z"><w:r><w:rPr><w:kern w:val="0"/><w:szCs w:val="24"/><w:lang w:val="es-CO" w:eastAsia="en-US" w:bidi="ar-SA"/></w:rPr><w:delText>Certificados de admisión o matrícula y avance del trabajo de grado</w:delText></w:r></w:del></w:p></w:tc></w:tr><w:tr><w:trPr><w:del w:id="17796" w:author="Unknown Author" w:date="2026-10-30T04:17:53Z"/><w:cantSplit w:val="true"/></w:trPr><w:tc><w:tcPr><w:tcW w:w="501" w:type="dxa"/><w:tcBorders></w:tcBorders><w:shd w:color="auto" w:fill="F7F7F7" w:val="clear"/></w:tcPr><w:p><w:pPr><w:pStyle w:val="Tabla8"/><w:widowControl/><w:jc w:val="left"/><w:rPr><w:kern w:val="0"/><w:szCs w:val="24"/><w:lang w:val="es-CO" w:eastAsia="en-US" w:bidi="ar-SA"/><w:del w:id="17798" w:author="Unknown Author" w:date="2026-10-30T04:17:53Z"></w:del></w:rPr></w:pPr><w:del w:id="17797" w:author="Unknown Author" w:date="2026-10-30T04:17:53Z"><w:r><w:rPr><w:kern w:val="0"/><w:szCs w:val="24"/><w:lang w:val="es-CO" w:eastAsia="en-US" w:bidi="ar-SA"/></w:rPr><w:delText>4</w:delText></w:r></w:del></w:p></w:tc><w:tc><w:tcPr><w:tcW w:w="1590" w:type="dxa"/><w:tcBorders></w:tcBorders><w:shd w:color="auto" w:fill="F7F7F7" w:val="clear"/></w:tcPr><w:p><w:pPr><w:pStyle w:val="Tabla8"/><w:widowControl/><w:jc w:val="left"/><w:rPr><w:kern w:val="0"/><w:szCs w:val="24"/><w:lang w:val="es-CO" w:eastAsia="en-US" w:bidi="ar-SA"/><w:del w:id="17800" w:author="Unknown Author" w:date="2026-10-30T04:17:53Z"></w:del></w:rPr></w:pPr><w:del w:id="17799" w:author="Unknown Author" w:date="2026-10-30T04:17:53Z"><w:r><w:rPr><w:kern w:val="0"/><w:szCs w:val="24"/><w:lang w:val="es-CO" w:eastAsia="en-US" w:bidi="ar-SA"/></w:rPr><w:delText>Doctores con estancia posdoctoral apoyados</w:delText></w:r></w:del></w:p></w:tc><w:tc><w:tcPr><w:tcW w:w="1673" w:type="dxa"/><w:tcBorders></w:tcBorders><w:shd w:color="auto" w:fill="F7F7F7" w:val="clear"/></w:tcPr><w:p><w:pPr><w:pStyle w:val="Tabla8"/><w:widowControl/><w:jc w:val="left"/><w:rPr><w:kern w:val="0"/><w:szCs w:val="24"/><w:lang w:val="es-CO" w:eastAsia="en-US" w:bidi="ar-SA"/><w:del w:id="17802" w:author="Unknown Author" w:date="2026-10-30T04:17:53Z"></w:del></w:rPr></w:pPr><w:del w:id="17801" w:author="Unknown Author" w:date="2026-10-30T04:17:53Z"><w:r><w:rPr><w:kern w:val="0"/><w:szCs w:val="24"/><w:lang w:val="es-CO" w:eastAsia="en-US" w:bidi="ar-SA"/></w:rPr><w:delText>Personas con estancia vigente</w:delText></w:r></w:del></w:p></w:tc><w:tc><w:tcPr><w:tcW w:w="753" w:type="dxa"/><w:tcBorders></w:tcBorders><w:shd w:color="auto" w:fill="F7F7F7" w:val="clear"/></w:tcPr><w:p><w:pPr><w:pStyle w:val="Tabla8"/><w:widowControl/><w:jc w:val="left"/><w:rPr><w:kern w:val="0"/><w:szCs w:val="24"/><w:lang w:val="es-CO" w:eastAsia="en-US" w:bidi="ar-SA"/><w:del w:id="17804" w:author="Unknown Author" w:date="2026-10-30T04:17:53Z"></w:del></w:rPr></w:pPr><w:del w:id="17803" w:author="Unknown Author" w:date="2026-10-30T04:17:53Z"><w:r><w:rPr><w:kern w:val="0"/><w:szCs w:val="24"/><w:lang w:val="es-CO" w:eastAsia="en-US" w:bidi="ar-SA"/></w:rPr><w:delText>Número</w:delText></w:r></w:del></w:p></w:tc><w:tc><w:tcPr><w:tcW w:w="669" w:type="dxa"/><w:tcBorders></w:tcBorders><w:shd w:color="auto" w:fill="F7F7F7" w:val="clear"/></w:tcPr><w:p><w:pPr><w:pStyle w:val="Tabla8"/><w:widowControl/><w:jc w:val="left"/><w:rPr><w:kern w:val="0"/><w:szCs w:val="24"/><w:lang w:val="es-CO" w:eastAsia="en-US" w:bidi="ar-SA"/><w:del w:id="17806" w:author="Unknown Author" w:date="2026-10-30T04:17:53Z"></w:del></w:rPr></w:pPr><w:del w:id="17805" w:author="Unknown Author" w:date="2026-10-30T04:17:53Z"><w:r><w:rPr><w:kern w:val="0"/><w:szCs w:val="24"/><w:lang w:val="es-CO" w:eastAsia="en-US" w:bidi="ar-SA"/></w:rPr><w:delText>0</w:delText></w:r></w:del></w:p></w:tc><w:tc><w:tcPr><w:tcW w:w="1588" w:type="dxa"/><w:tcBorders></w:tcBorders><w:shd w:color="auto" w:fill="F7F7F7" w:val="clear"/></w:tcPr><w:p><w:pPr><w:pStyle w:val="Tabla8"/><w:widowControl/><w:jc w:val="left"/><w:rPr><w:kern w:val="0"/><w:szCs w:val="24"/><w:lang w:val="es-CO" w:eastAsia="en-US" w:bidi="ar-SA"/><w:del w:id="17808" w:author="Unknown Author" w:date="2026-10-30T04:17:53Z"></w:del></w:rPr></w:pPr><w:del w:id="17807" w:author="Unknown Author" w:date="2026-10-30T04:17:53Z"><w:r><w:rPr><w:kern w:val="0"/><w:szCs w:val="24"/><w:lang w:val="es-CO" w:eastAsia="en-US" w:bidi="ar-SA"/></w:rPr><w:delText>1</w:delText></w:r></w:del></w:p></w:tc><w:tc><w:tcPr><w:tcW w:w="1674" w:type="dxa"/><w:tcBorders></w:tcBorders><w:shd w:color="auto" w:fill="F7F7F7" w:val="clear"/></w:tcPr><w:p><w:pPr><w:pStyle w:val="Tabla8"/><w:widowControl/><w:jc w:val="left"/><w:rPr><w:kern w:val="0"/><w:szCs w:val="24"/><w:lang w:val="es-CO" w:eastAsia="en-US" w:bidi="ar-SA"/><w:del w:id="17810" w:author="Unknown Author" w:date="2026-10-30T04:17:53Z"></w:del></w:rPr></w:pPr><w:del w:id="17809" w:author="Unknown Author" w:date="2026-10-30T04:17:53Z"><w:r><w:rPr><w:kern w:val="0"/><w:szCs w:val="24"/><w:lang w:val="es-CO" w:eastAsia="en-US" w:bidi="ar-SA"/></w:rPr><w:delText>Periodos 1 y 2: 1 persona durante 24 meses</w:delText></w:r></w:del></w:p></w:tc><w:tc><w:tcPr><w:tcW w:w="1504" w:type="dxa"/><w:tcBorders></w:tcBorders><w:shd w:color="auto" w:fill="F7F7F7" w:val="clear"/></w:tcPr><w:p><w:pPr><w:pStyle w:val="Tabla8"/><w:widowControl/><w:jc w:val="left"/><w:rPr><w:kern w:val="0"/><w:szCs w:val="24"/><w:lang w:val="es-CO" w:eastAsia="en-US" w:bidi="ar-SA"/><w:del w:id="17812" w:author="Unknown Author" w:date="2026-10-30T04:17:53Z"></w:del></w:rPr></w:pPr><w:del w:id="17811" w:author="Unknown Author" w:date="2026-10-30T04:17:53Z"><w:r><w:rPr><w:kern w:val="0"/><w:szCs w:val="24"/><w:lang w:val="es-CO" w:eastAsia="en-US" w:bidi="ar-SA"/></w:rPr><w:delText>Contrato o beca, producto, producto de divulgación e informe técnico final</w:delText></w:r></w:del></w:p></w:tc></w:tr><w:tr><w:trPr><w:del w:id="17813" w:author="Unknown Author" w:date="2026-10-30T04:17:53Z"/><w:cantSplit w:val="true"/></w:trPr><w:tc><w:tcPr><w:tcW w:w="501" w:type="dxa"/><w:tcBorders></w:tcBorders></w:tcPr><w:p><w:pPr><w:pStyle w:val="Tabla8"/><w:widowControl/><w:jc w:val="left"/><w:rPr><w:kern w:val="0"/><w:szCs w:val="24"/><w:lang w:val="es-CO" w:eastAsia="en-US" w:bidi="ar-SA"/><w:del w:id="17815" w:author="Unknown Author" w:date="2026-10-30T04:17:53Z"></w:del></w:rPr></w:pPr><w:del w:id="17814" w:author="Unknown Author" w:date="2026-10-30T04:17:53Z"><w:r><w:rPr><w:kern w:val="0"/><w:szCs w:val="24"/><w:lang w:val="es-CO" w:eastAsia="en-US" w:bidi="ar-SA"/></w:rPr><w:delText>5</w:delText></w:r></w:del></w:p></w:tc><w:tc><w:tcPr><w:tcW w:w="1590" w:type="dxa"/><w:tcBorders></w:tcBorders></w:tcPr><w:p><w:pPr><w:pStyle w:val="Tabla8"/><w:widowControl/><w:jc w:val="left"/><w:rPr><w:kern w:val="0"/><w:szCs w:val="24"/><w:lang w:val="es-CO" w:eastAsia="en-US" w:bidi="ar-SA"/><w:del w:id="17817" w:author="Unknown Author" w:date="2026-10-30T04:17:53Z"></w:del></w:rPr></w:pPr><w:del w:id="17816" w:author="Unknown Author" w:date="2026-10-30T04:17:53Z"><w:r><w:rPr><w:kern w:val="0"/><w:szCs w:val="24"/><w:lang w:val="es-CO" w:eastAsia="en-US" w:bidi="ar-SA"/></w:rPr><w:delText>Jóvenes investigadores e innovadores apoyados</w:delText></w:r></w:del></w:p></w:tc><w:tc><w:tcPr><w:tcW w:w="1673" w:type="dxa"/><w:tcBorders></w:tcBorders></w:tcPr><w:p><w:pPr><w:pStyle w:val="Tabla8"/><w:widowControl/><w:jc w:val="left"/><w:rPr><w:kern w:val="0"/><w:szCs w:val="24"/><w:lang w:val="es-CO" w:eastAsia="en-US" w:bidi="ar-SA"/><w:del w:id="17819" w:author="Unknown Author" w:date="2026-10-30T04:17:53Z"></w:del></w:rPr></w:pPr><w:del w:id="17818" w:author="Unknown Author" w:date="2026-10-30T04:17:53Z"><w:r><w:rPr><w:kern w:val="0"/><w:szCs w:val="24"/><w:lang w:val="es-CO" w:eastAsia="en-US" w:bidi="ar-SA"/></w:rPr><w:delText>Personas con beca-pasantía vigente</w:delText></w:r></w:del></w:p></w:tc><w:tc><w:tcPr><w:tcW w:w="753" w:type="dxa"/><w:tcBorders></w:tcBorders></w:tcPr><w:p><w:pPr><w:pStyle w:val="Tabla8"/><w:widowControl/><w:jc w:val="left"/><w:rPr><w:kern w:val="0"/><w:szCs w:val="24"/><w:lang w:val="es-CO" w:eastAsia="en-US" w:bidi="ar-SA"/><w:del w:id="17821" w:author="Unknown Author" w:date="2026-10-30T04:17:53Z"></w:del></w:rPr></w:pPr><w:del w:id="17820" w:author="Unknown Author" w:date="2026-10-30T04:17:53Z"><w:r><w:rPr><w:kern w:val="0"/><w:szCs w:val="24"/><w:lang w:val="es-CO" w:eastAsia="en-US" w:bidi="ar-SA"/></w:rPr><w:delText>Número</w:delText></w:r></w:del></w:p></w:tc><w:tc><w:tcPr><w:tcW w:w="669" w:type="dxa"/><w:tcBorders></w:tcBorders></w:tcPr><w:p><w:pPr><w:pStyle w:val="Tabla8"/><w:widowControl/><w:jc w:val="left"/><w:rPr><w:kern w:val="0"/><w:szCs w:val="24"/><w:lang w:val="es-CO" w:eastAsia="en-US" w:bidi="ar-SA"/><w:del w:id="17823" w:author="Unknown Author" w:date="2026-10-30T04:17:53Z"></w:del></w:rPr></w:pPr><w:del w:id="17822" w:author="Unknown Author" w:date="2026-10-30T04:17:53Z"><w:r><w:rPr><w:kern w:val="0"/><w:szCs w:val="24"/><w:lang w:val="es-CO" w:eastAsia="en-US" w:bidi="ar-SA"/></w:rPr><w:delText>0</w:delText></w:r></w:del></w:p></w:tc><w:tc><w:tcPr><w:tcW w:w="1588" w:type="dxa"/><w:tcBorders></w:tcBorders></w:tcPr><w:p><w:pPr><w:pStyle w:val="Tabla8"/><w:widowControl/><w:jc w:val="left"/><w:rPr><w:kern w:val="0"/><w:szCs w:val="24"/><w:lang w:val="es-CO" w:eastAsia="en-US" w:bidi="ar-SA"/><w:del w:id="17825" w:author="Unknown Author" w:date="2026-10-30T04:17:53Z"></w:del></w:rPr></w:pPr><w:del w:id="17824" w:author="Unknown Author" w:date="2026-10-30T04:17:53Z"><w:r><w:rPr><w:kern w:val="0"/><w:szCs w:val="24"/><w:lang w:val="es-CO" w:eastAsia="en-US" w:bidi="ar-SA"/></w:rPr><w:delText>6</w:delText></w:r></w:del></w:p></w:tc><w:tc><w:tcPr><w:tcW w:w="1674" w:type="dxa"/><w:tcBorders></w:tcBorders></w:tcPr><w:p><w:pPr><w:pStyle w:val="Tabla8"/><w:widowControl/><w:jc w:val="left"/><w:rPr><w:kern w:val="0"/><w:szCs w:val="24"/><w:lang w:val="es-CO" w:eastAsia="en-US" w:bidi="ar-SA"/><w:del w:id="17827" w:author="Unknown Author" w:date="2026-10-30T04:17:53Z"></w:del></w:rPr></w:pPr><w:del w:id="17826" w:author="Unknown Author" w:date="2026-10-30T04:17:53Z"><w:r><w:rPr><w:kern w:val="0"/><w:szCs w:val="24"/><w:lang w:val="es-CO" w:eastAsia="en-US" w:bidi="ar-SA"/></w:rPr><w:delText>Periodo 1: 3. Periodo 2: 3</w:delText></w:r></w:del></w:p></w:tc><w:tc><w:tcPr><w:tcW w:w="1504" w:type="dxa"/><w:tcBorders></w:tcBorders></w:tcPr><w:p><w:pPr><w:pStyle w:val="Tabla8"/><w:widowControl/><w:jc w:val="left"/><w:rPr><w:kern w:val="0"/><w:szCs w:val="24"/><w:lang w:val="es-CO" w:eastAsia="en-US" w:bidi="ar-SA"/><w:del w:id="17829" w:author="Unknown Author" w:date="2026-10-30T04:17:53Z"></w:del></w:rPr></w:pPr><w:del w:id="17828" w:author="Unknown Author" w:date="2026-10-30T04:17:53Z"><w:r><w:rPr><w:kern w:val="0"/><w:szCs w:val="24"/><w:lang w:val="es-CO" w:eastAsia="en-US" w:bidi="ar-SA"/></w:rPr><w:delText>Contratos de beca-pasantía, CvLAC actualizado y productos por persona</w:delText></w:r></w:del></w:p></w:tc></w:tr><w:tr><w:trPr><w:del w:id="17830" w:author="Unknown Author" w:date="2026-10-30T04:17:53Z"/><w:cantSplit w:val="true"/></w:trPr><w:tc><w:tcPr><w:tcW w:w="501" w:type="dxa"/><w:tcBorders></w:tcBorders><w:shd w:color="auto" w:fill="F7F7F7" w:val="clear"/></w:tcPr><w:p><w:pPr><w:pStyle w:val="Tabla8"/><w:widowControl/><w:jc w:val="left"/><w:rPr><w:kern w:val="0"/><w:szCs w:val="24"/><w:lang w:val="es-CO" w:eastAsia="en-US" w:bidi="ar-SA"/><w:del w:id="17832" w:author="Unknown Author" w:date="2026-10-30T04:17:53Z"></w:del></w:rPr></w:pPr><w:del w:id="17831" w:author="Unknown Author" w:date="2026-10-30T04:17:53Z"><w:r><w:rPr><w:kern w:val="0"/><w:szCs w:val="24"/><w:lang w:val="es-CO" w:eastAsia="en-US" w:bidi="ar-SA"/></w:rPr><w:delText>6</w:delText></w:r></w:del></w:p></w:tc><w:tc><w:tcPr><w:tcW w:w="1590" w:type="dxa"/><w:tcBorders></w:tcBorders><w:shd w:color="auto" w:fill="F7F7F7" w:val="clear"/></w:tcPr><w:p><w:pPr><w:pStyle w:val="Tabla8"/><w:widowControl/><w:jc w:val="left"/><w:rPr><w:kern w:val="0"/><w:szCs w:val="24"/><w:lang w:val="es-CO" w:eastAsia="en-US" w:bidi="ar-SA"/><w:del w:id="17834" w:author="Unknown Author" w:date="2026-10-30T04:17:53Z"></w:del></w:rPr></w:pPr><w:del w:id="17833" w:author="Unknown Author" w:date="2026-10-30T04:17:53Z"><w:r><w:rPr><w:kern w:val="0"/><w:szCs w:val="24"/><w:lang w:val="es-CO" w:eastAsia="en-US" w:bidi="ar-SA"/></w:rPr><w:delText>Infraestructura de medición y de modelación dotada y en operación</w:delText></w:r></w:del></w:p></w:tc><w:tc><w:tcPr><w:tcW w:w="1673" w:type="dxa"/><w:tcBorders></w:tcBorders><w:shd w:color="auto" w:fill="F7F7F7" w:val="clear"/></w:tcPr><w:p><w:pPr><w:pStyle w:val="Tabla8"/><w:widowControl/><w:jc w:val="left"/><w:rPr><w:kern w:val="0"/><w:szCs w:val="24"/><w:lang w:val="es-CO" w:eastAsia="en-US" w:bidi="ar-SA"/><w:del w:id="17836" w:author="Unknown Author" w:date="2026-10-30T04:17:53Z"></w:del></w:rPr></w:pPr><w:del w:id="17835" w:author="Unknown Author" w:date="2026-10-30T04:17:53Z"><w:r><w:rPr><w:kern w:val="0"/><w:szCs w:val="24"/><w:lang w:val="es-CO" w:eastAsia="en-US" w:bidi="ar-SA"/></w:rPr><w:delText>Infraestructuras integradas recibidas y en operación</w:delText></w:r></w:del></w:p></w:tc><w:tc><w:tcPr><w:tcW w:w="753" w:type="dxa"/><w:tcBorders></w:tcBorders><w:shd w:color="auto" w:fill="F7F7F7" w:val="clear"/></w:tcPr><w:p><w:pPr><w:pStyle w:val="Tabla8"/><w:widowControl/><w:jc w:val="left"/><w:rPr><w:kern w:val="0"/><w:szCs w:val="24"/><w:lang w:val="es-CO" w:eastAsia="en-US" w:bidi="ar-SA"/><w:del w:id="17838" w:author="Unknown Author" w:date="2026-10-30T04:17:53Z"></w:del></w:rPr></w:pPr><w:del w:id="17837" w:author="Unknown Author" w:date="2026-10-30T04:17:53Z"><w:r><w:rPr><w:kern w:val="0"/><w:szCs w:val="24"/><w:lang w:val="es-CO" w:eastAsia="en-US" w:bidi="ar-SA"/></w:rPr><w:delText>Número</w:delText></w:r></w:del></w:p></w:tc><w:tc><w:tcPr><w:tcW w:w="669" w:type="dxa"/><w:tcBorders></w:tcBorders><w:shd w:color="auto" w:fill="F7F7F7" w:val="clear"/></w:tcPr><w:p><w:pPr><w:pStyle w:val="Tabla8"/><w:widowControl/><w:jc w:val="left"/><w:rPr><w:kern w:val="0"/><w:szCs w:val="24"/><w:lang w:val="es-CO" w:eastAsia="en-US" w:bidi="ar-SA"/><w:del w:id="17840" w:author="Unknown Author" w:date="2026-10-30T04:17:53Z"></w:del></w:rPr></w:pPr><w:del w:id="17839" w:author="Unknown Author" w:date="2026-10-30T04:17:53Z"><w:r><w:rPr><w:kern w:val="0"/><w:szCs w:val="24"/><w:lang w:val="es-CO" w:eastAsia="en-US" w:bidi="ar-SA"/></w:rPr><w:delText>0</w:delText></w:r></w:del></w:p></w:tc><w:tc><w:tcPr><w:tcW w:w="1588" w:type="dxa"/><w:tcBorders></w:tcBorders><w:shd w:color="auto" w:fill="F7F7F7" w:val="clear"/></w:tcPr><w:p><w:pPr><w:pStyle w:val="Tabla8"/><w:widowControl/><w:jc w:val="left"/><w:rPr><w:kern w:val="0"/><w:szCs w:val="24"/><w:lang w:val="es-CO" w:eastAsia="en-US" w:bidi="ar-SA"/><w:del w:id="17842" w:author="Unknown Author" w:date="2026-10-30T04:17:53Z"></w:del></w:rPr></w:pPr><w:del w:id="17841" w:author="Unknown Author" w:date="2026-10-30T04:17:53Z"><w:r><w:rPr><w:kern w:val="0"/><w:szCs w:val="24"/><w:lang w:val="es-CO" w:eastAsia="en-US" w:bidi="ar-SA"/></w:rPr><w:delText>1 infraestructura integrada, con la red y el laboratorio de modelación</w:delText></w:r></w:del></w:p></w:tc><w:tc><w:tcPr><w:tcW w:w="1674" w:type="dxa"/><w:tcBorders></w:tcBorders><w:shd w:color="auto" w:fill="F7F7F7" w:val="clear"/></w:tcPr><w:p><w:pPr><w:pStyle w:val="Tabla8"/><w:widowControl/><w:jc w:val="left"/><w:rPr><w:kern w:val="0"/><w:szCs w:val="24"/><w:lang w:val="es-CO" w:eastAsia="en-US" w:bidi="ar-SA"/><w:del w:id="17844" w:author="Unknown Author" w:date="2026-10-30T04:17:53Z"></w:del></w:rPr></w:pPr><w:del w:id="17843" w:author="Unknown Author" w:date="2026-10-30T04:17:53Z"><w:r><w:rPr><w:kern w:val="0"/><w:szCs w:val="24"/><w:lang w:val="es-CO" w:eastAsia="en-US" w:bidi="ar-SA"/></w:rPr><w:delText>Periodo 1: referencias, banco de calibración, primer lote y laboratorio dotado al mes 11. Periodo 2: red completa al mes 19</w:delText></w:r></w:del></w:p></w:tc><w:tc><w:tcPr><w:tcW w:w="1504" w:type="dxa"/><w:tcBorders></w:tcBorders><w:shd w:color="auto" w:fill="F7F7F7" w:val="clear"/></w:tcPr><w:p><w:pPr><w:pStyle w:val="Tabla8"/><w:widowControl/><w:jc w:val="left"/><w:rPr><w:kern w:val="0"/><w:szCs w:val="24"/><w:lang w:val="es-CO" w:eastAsia="en-US" w:bidi="ar-SA"/><w:del w:id="17846" w:author="Unknown Author" w:date="2026-10-30T04:17:53Z"></w:del></w:rPr></w:pPr><w:del w:id="17845" w:author="Unknown Author" w:date="2026-10-30T04:17:53Z"><w:r><w:rPr><w:kern w:val="0"/><w:szCs w:val="24"/><w:lang w:val="es-CO" w:eastAsia="en-US" w:bidi="ar-SA"/></w:rPr><w:delText>Actas de recibo, inventario con huella de configuración y registro fotográfico; acta de puesta en operación del laboratorio</w:delText></w:r></w:del></w:p></w:tc></w:tr><w:tr><w:trPr><w:del w:id="17847" w:author="Unknown Author" w:date="2026-10-30T04:17:53Z"/><w:cantSplit w:val="true"/></w:trPr><w:tc><w:tcPr><w:tcW w:w="501" w:type="dxa"/><w:tcBorders></w:tcBorders></w:tcPr><w:p><w:pPr><w:pStyle w:val="Tabla8"/><w:widowControl/><w:jc w:val="left"/><w:rPr><w:kern w:val="0"/><w:szCs w:val="24"/><w:lang w:val="es-CO" w:eastAsia="en-US" w:bidi="ar-SA"/><w:del w:id="17849" w:author="Unknown Author" w:date="2026-10-30T04:17:53Z"></w:del></w:rPr></w:pPr><w:del w:id="17848" w:author="Unknown Author" w:date="2026-10-30T04:17:53Z"><w:r><w:rPr><w:kern w:val="0"/><w:szCs w:val="24"/><w:lang w:val="es-CO" w:eastAsia="en-US" w:bidi="ar-SA"/></w:rPr><w:delText>7</w:delText></w:r></w:del></w:p></w:tc><w:tc><w:tcPr><w:tcW w:w="1590" w:type="dxa"/><w:tcBorders></w:tcBorders></w:tcPr><w:p><w:pPr><w:pStyle w:val="Tabla8"/><w:widowControl/><w:jc w:val="left"/><w:rPr><w:kern w:val="0"/><w:szCs w:val="24"/><w:lang w:val="es-CO" w:eastAsia="en-US" w:bidi="ar-SA"/><w:del w:id="17851" w:author="Unknown Author" w:date="2026-10-30T04:17:53Z"></w:del></w:rPr></w:pPr><w:del w:id="17850" w:author="Unknown Author" w:date="2026-10-30T04:17:53Z"><w:r><w:rPr><w:kern w:val="0"/><w:szCs w:val="24"/><w:lang w:val="es-CO" w:eastAsia="en-US" w:bidi="ar-SA"/></w:rPr><w:delText>Documentos de planeación elaborados</w:delText></w:r></w:del></w:p></w:tc><w:tc><w:tcPr><w:tcW w:w="1673" w:type="dxa"/><w:tcBorders></w:tcBorders></w:tcPr><w:p><w:pPr><w:pStyle w:val="Tabla8"/><w:widowControl/><w:jc w:val="left"/><w:rPr><w:kern w:val="0"/><w:szCs w:val="24"/><w:lang w:val="es-CO" w:eastAsia="en-US" w:bidi="ar-SA"/><w:del w:id="17853" w:author="Unknown Author" w:date="2026-10-30T04:17:53Z"></w:del></w:rPr></w:pPr><w:del w:id="17852" w:author="Unknown Author" w:date="2026-10-30T04:17:53Z"><w:r><w:rPr><w:kern w:val="0"/><w:szCs w:val="24"/><w:lang w:val="es-CO" w:eastAsia="en-US" w:bidi="ar-SA"/></w:rPr><w:delText>Documentos adoptados por acta de cada comité o de la entidad territorial</w:delText></w:r></w:del></w:p></w:tc><w:tc><w:tcPr><w:tcW w:w="753" w:type="dxa"/><w:tcBorders></w:tcBorders></w:tcPr><w:p><w:pPr><w:pStyle w:val="Tabla8"/><w:widowControl/><w:jc w:val="left"/><w:rPr><w:kern w:val="0"/><w:szCs w:val="24"/><w:lang w:val="es-CO" w:eastAsia="en-US" w:bidi="ar-SA"/><w:del w:id="17855" w:author="Unknown Author" w:date="2026-10-30T04:17:53Z"></w:del></w:rPr></w:pPr><w:del w:id="17854" w:author="Unknown Author" w:date="2026-10-30T04:17:53Z"><w:r><w:rPr><w:kern w:val="0"/><w:szCs w:val="24"/><w:lang w:val="es-CO" w:eastAsia="en-US" w:bidi="ar-SA"/></w:rPr><w:delText>Número</w:delText></w:r></w:del></w:p></w:tc><w:tc><w:tcPr><w:tcW w:w="669" w:type="dxa"/><w:tcBorders></w:tcBorders></w:tcPr><w:p><w:pPr><w:pStyle w:val="Tabla8"/><w:widowControl/><w:jc w:val="left"/><w:rPr><w:kern w:val="0"/><w:szCs w:val="24"/><w:lang w:val="es-CO" w:eastAsia="en-US" w:bidi="ar-SA"/><w:del w:id="17857" w:author="Unknown Author" w:date="2026-10-30T04:17:53Z"></w:del></w:rPr></w:pPr><w:del w:id="17856" w:author="Unknown Author" w:date="2026-10-30T04:17:53Z"><w:r><w:rPr><w:kern w:val="0"/><w:szCs w:val="24"/><w:lang w:val="es-CO" w:eastAsia="en-US" w:bidi="ar-SA"/></w:rPr><w:delText>0</w:delText></w:r></w:del></w:p></w:tc><w:tc><w:tcPr><w:tcW w:w="1588" w:type="dxa"/><w:tcBorders></w:tcBorders></w:tcPr><w:p><w:pPr><w:pStyle w:val="Tabla8"/><w:widowControl/><w:jc w:val="left"/><w:rPr><w:kern w:val="0"/><w:szCs w:val="24"/><w:lang w:val="es-CO" w:eastAsia="en-US" w:bidi="ar-SA"/><w:del w:id="17859" w:author="Unknown Author" w:date="2026-10-30T04:17:53Z"></w:del></w:rPr></w:pPr><w:del w:id="17858" w:author="Unknown Author" w:date="2026-10-30T04:17:53Z"><w:r><w:rPr><w:kern w:val="0"/><w:szCs w:val="24"/><w:lang w:val="es-CO" w:eastAsia="en-US" w:bidi="ar-SA"/></w:rPr><w:delText>3</w:delText></w:r></w:del></w:p></w:tc><w:tc><w:tcPr><w:tcW w:w="1674" w:type="dxa"/><w:tcBorders></w:tcBorders></w:tcPr><w:p><w:pPr><w:pStyle w:val="Tabla8"/><w:widowControl/><w:jc w:val="left"/><w:rPr><w:kern w:val="0"/><w:szCs w:val="24"/><w:lang w:val="es-CO" w:eastAsia="en-US" w:bidi="ar-SA"/><w:del w:id="17861" w:author="Unknown Author" w:date="2026-10-30T04:17:53Z"></w:del></w:rPr></w:pPr><w:del w:id="17860" w:author="Unknown Author" w:date="2026-10-30T04:17:53Z"><w:r><w:rPr><w:kern w:val="0"/><w:szCs w:val="24"/><w:lang w:val="es-CO" w:eastAsia="en-US" w:bidi="ar-SA"/></w:rPr><w:delText>Periodo 1: protocolo de alerta versión 1. Periodo 2: protocolo ajustado, plan de sostenibilidad y protocolo de evaluación previa de demolición</w:delText></w:r></w:del></w:p></w:tc><w:tc><w:tcPr><w:tcW w:w="1504" w:type="dxa"/><w:tcBorders></w:tcBorders></w:tcPr><w:p><w:pPr><w:pStyle w:val="Tabla8"/><w:widowControl/><w:jc w:val="left"/><w:rPr><w:kern w:val="0"/><w:szCs w:val="24"/><w:lang w:val="es-CO" w:eastAsia="en-US" w:bidi="ar-SA"/><w:del w:id="17863" w:author="Unknown Author" w:date="2026-10-30T04:17:53Z"></w:del></w:rPr></w:pPr><w:del w:id="17862" w:author="Unknown Author" w:date="2026-10-30T04:17:53Z"><w:r><w:rPr><w:kern w:val="0"/><w:szCs w:val="24"/><w:lang w:val="es-CO" w:eastAsia="en-US" w:bidi="ar-SA"/></w:rPr><w:delText>Actas de adopción y convenios de custodia firmados</w:delText></w:r></w:del></w:p></w:tc></w:tr><w:tr><w:trPr><w:del w:id="17864" w:author="Unknown Author" w:date="2026-10-30T04:17:53Z"/><w:cantSplit w:val="true"/></w:trPr><w:tc><w:tcPr><w:tcW w:w="501" w:type="dxa"/><w:tcBorders></w:tcBorders><w:shd w:color="auto" w:fill="F7F7F7" w:val="clear"/></w:tcPr><w:p><w:pPr><w:pStyle w:val="Tabla8"/><w:widowControl/><w:jc w:val="left"/><w:rPr><w:kern w:val="0"/><w:szCs w:val="24"/><w:lang w:val="es-CO" w:eastAsia="en-US" w:bidi="ar-SA"/><w:del w:id="17866" w:author="Unknown Author" w:date="2026-10-30T04:17:53Z"></w:del></w:rPr></w:pPr><w:del w:id="17865" w:author="Unknown Author" w:date="2026-10-30T04:17:53Z"><w:r><w:rPr><w:kern w:val="0"/><w:szCs w:val="24"/><w:lang w:val="es-CO" w:eastAsia="en-US" w:bidi="ar-SA"/></w:rPr><w:delText>8</w:delText></w:r></w:del></w:p></w:tc><w:tc><w:tcPr><w:tcW w:w="1590" w:type="dxa"/><w:tcBorders></w:tcBorders><w:shd w:color="auto" w:fill="F7F7F7" w:val="clear"/></w:tcPr><w:p><w:pPr><w:pStyle w:val="Tabla8"/><w:widowControl/><w:jc w:val="left"/><w:rPr><w:kern w:val="0"/><w:szCs w:val="24"/><w:lang w:val="es-CO" w:eastAsia="en-US" w:bidi="ar-SA"/><w:del w:id="17868" w:author="Unknown Author" w:date="2026-10-30T04:17:53Z"></w:del></w:rPr></w:pPr><w:del w:id="17867" w:author="Unknown Author" w:date="2026-10-30T04:17:53Z"><w:r><w:rPr><w:kern w:val="0"/><w:szCs w:val="24"/><w:lang w:val="es-CO" w:eastAsia="en-US" w:bidi="ar-SA"/></w:rPr><w:delText>Actividades de apropiación social del conocimiento realizadas</w:delText></w:r></w:del></w:p></w:tc><w:tc><w:tcPr><w:tcW w:w="1673" w:type="dxa"/><w:tcBorders></w:tcBorders><w:shd w:color="auto" w:fill="F7F7F7" w:val="clear"/></w:tcPr><w:p><w:pPr><w:pStyle w:val="Tabla8"/><w:widowControl/><w:jc w:val="left"/><w:rPr><w:kern w:val="0"/><w:szCs w:val="24"/><w:lang w:val="es-CO" w:eastAsia="en-US" w:bidi="ar-SA"/><w:del w:id="17870" w:author="Unknown Author" w:date="2026-10-30T04:17:53Z"></w:del></w:rPr></w:pPr><w:del w:id="17869" w:author="Unknown Author" w:date="2026-10-30T04:17:53Z"><w:r><w:rPr><w:kern w:val="0"/><w:szCs w:val="24"/><w:lang w:val="es-CO" w:eastAsia="en-US" w:bidi="ar-SA"/></w:rPr><w:delText>Talleres y jornadas con acta y lista de asistencia</w:delText></w:r></w:del></w:p></w:tc><w:tc><w:tcPr><w:tcW w:w="753" w:type="dxa"/><w:tcBorders></w:tcBorders><w:shd w:color="auto" w:fill="F7F7F7" w:val="clear"/></w:tcPr><w:p><w:pPr><w:pStyle w:val="Tabla8"/><w:widowControl/><w:jc w:val="left"/><w:rPr><w:kern w:val="0"/><w:szCs w:val="24"/><w:lang w:val="es-CO" w:eastAsia="en-US" w:bidi="ar-SA"/><w:del w:id="17872" w:author="Unknown Author" w:date="2026-10-30T04:17:53Z"></w:del></w:rPr></w:pPr><w:del w:id="17871" w:author="Unknown Author" w:date="2026-10-30T04:17:53Z"><w:r><w:rPr><w:kern w:val="0"/><w:szCs w:val="24"/><w:lang w:val="es-CO" w:eastAsia="en-US" w:bidi="ar-SA"/></w:rPr><w:delText>Número</w:delText></w:r></w:del></w:p></w:tc><w:tc><w:tcPr><w:tcW w:w="669" w:type="dxa"/><w:tcBorders></w:tcBorders><w:shd w:color="auto" w:fill="F7F7F7" w:val="clear"/></w:tcPr><w:p><w:pPr><w:pStyle w:val="Tabla8"/><w:widowControl/><w:jc w:val="left"/><w:rPr><w:kern w:val="0"/><w:szCs w:val="24"/><w:lang w:val="es-CO" w:eastAsia="en-US" w:bidi="ar-SA"/><w:del w:id="17874" w:author="Unknown Author" w:date="2026-10-30T04:17:53Z"></w:del></w:rPr></w:pPr><w:del w:id="17873" w:author="Unknown Author" w:date="2026-10-30T04:17:53Z"><w:r><w:rPr><w:kern w:val="0"/><w:szCs w:val="24"/><w:lang w:val="es-CO" w:eastAsia="en-US" w:bidi="ar-SA"/></w:rPr><w:delText>0</w:delText></w:r></w:del></w:p></w:tc><w:tc><w:tcPr><w:tcW w:w="1588" w:type="dxa"/><w:tcBorders></w:tcBorders><w:shd w:color="auto" w:fill="F7F7F7" w:val="clear"/></w:tcPr><w:p><w:pPr><w:pStyle w:val="Tabla8"/><w:widowControl/><w:jc w:val="left"/><w:rPr><w:kern w:val="0"/><w:szCs w:val="24"/><w:lang w:val="es-CO" w:eastAsia="en-US" w:bidi="ar-SA"/><w:del w:id="17876" w:author="Unknown Author" w:date="2026-10-30T04:17:53Z"></w:del></w:rPr></w:pPr><w:del w:id="17875" w:author="Unknown Author" w:date="2026-10-30T04:17:53Z"><w:r><w:rPr><w:kern w:val="0"/><w:szCs w:val="24"/><w:lang w:val="es-CO" w:eastAsia="en-US" w:bidi="ar-SA"/></w:rPr><w:delText>29: 20 talleres y 9 jornadas</w:delText></w:r></w:del></w:p></w:tc><w:tc><w:tcPr><w:tcW w:w="1674" w:type="dxa"/><w:tcBorders></w:tcBorders><w:shd w:color="auto" w:fill="F7F7F7" w:val="clear"/></w:tcPr><w:p><w:pPr><w:pStyle w:val="Tabla8"/><w:widowControl/><w:jc w:val="left"/><w:rPr><w:kern w:val="0"/><w:szCs w:val="24"/><w:lang w:val="es-CO" w:eastAsia="en-US" w:bidi="ar-SA"/><w:del w:id="17878" w:author="Unknown Author" w:date="2026-10-30T04:17:53Z"></w:del></w:rPr></w:pPr><w:del w:id="17877" w:author="Unknown Author" w:date="2026-10-30T04:17:53Z"><w:r><w:rPr><w:kern w:val="0"/><w:szCs w:val="24"/><w:lang w:val="es-CO" w:eastAsia="en-US" w:bidi="ar-SA"/></w:rPr><w:delText>Periodo 1: talleres de co-diseño del tramo 1. Periodo 2: los restantes y las jornadas públicas</w:delText></w:r></w:del></w:p></w:tc><w:tc><w:tcPr><w:tcW w:w="1504" w:type="dxa"/><w:tcBorders></w:tcBorders><w:shd w:color="auto" w:fill="F7F7F7" w:val="clear"/></w:tcPr><w:p><w:pPr><w:pStyle w:val="Tabla8"/><w:widowControl/><w:jc w:val="left"/><w:rPr><w:kern w:val="0"/><w:szCs w:val="24"/><w:lang w:val="es-CO" w:eastAsia="en-US" w:bidi="ar-SA"/><w:del w:id="17880" w:author="Unknown Author" w:date="2026-10-30T04:17:53Z"></w:del></w:rPr></w:pPr><w:del w:id="17879" w:author="Unknown Author" w:date="2026-10-30T04:17:53Z"><w:r><w:rPr><w:kern w:val="0"/><w:szCs w:val="24"/><w:lang w:val="es-CO" w:eastAsia="en-US" w:bidi="ar-SA"/></w:rPr><w:delText>Actas, listas de asistencia y piezas producidas</w:delText></w:r></w:del></w:p></w:tc></w:tr><w:tr><w:trPr><w:del w:id="17881" w:author="Unknown Author" w:date="2026-10-30T04:17:53Z"/><w:cantSplit w:val="true"/></w:trPr><w:tc><w:tcPr><w:tcW w:w="501" w:type="dxa"/><w:tcBorders><w:bottom w:val="single" w:sz="12" w:space="0" w:color="2A3439"/></w:tcBorders></w:tcPr><w:p><w:pPr><w:pStyle w:val="Tabla8"/><w:keepNext w:val="true"/><w:widowControl/><w:jc w:val="left"/><w:rPr><w:kern w:val="0"/><w:szCs w:val="24"/><w:lang w:val="es-CO" w:eastAsia="en-US" w:bidi="ar-SA"/><w:del w:id="17883" w:author="Unknown Author" w:date="2026-10-30T04:17:53Z"></w:del></w:rPr></w:pPr><w:del w:id="17882" w:author="Unknown Author" w:date="2026-10-30T04:17:53Z"><w:r><w:rPr><w:kern w:val="0"/><w:szCs w:val="24"/><w:lang w:val="es-CO" w:eastAsia="en-US" w:bidi="ar-SA"/></w:rPr><w:delText>9</w:delText></w:r></w:del></w:p></w:tc><w:tc><w:tcPr><w:tcW w:w="1590" w:type="dxa"/><w:tcBorders><w:bottom w:val="single" w:sz="12" w:space="0" w:color="2A3439"/></w:tcBorders></w:tcPr><w:p><w:pPr><w:pStyle w:val="Tabla8"/><w:keepNext w:val="true"/><w:widowControl/><w:jc w:val="left"/><w:rPr><w:kern w:val="0"/><w:szCs w:val="24"/><w:lang w:val="es-CO" w:eastAsia="en-US" w:bidi="ar-SA"/><w:del w:id="17885" w:author="Unknown Author" w:date="2026-10-30T04:17:53Z"></w:del></w:rPr></w:pPr><w:del w:id="17884" w:author="Unknown Author" w:date="2026-10-30T04:17:53Z"><w:r><w:rPr><w:kern w:val="0"/><w:szCs w:val="24"/><w:lang w:val="es-CO" w:eastAsia="en-US" w:bidi="ar-SA"/></w:rPr><w:delText>Personas y comités asistidos técnicamente</w:delText></w:r></w:del></w:p></w:tc><w:tc><w:tcPr><w:tcW w:w="1673" w:type="dxa"/><w:tcBorders><w:bottom w:val="single" w:sz="12" w:space="0" w:color="2A3439"/></w:tcBorders></w:tcPr><w:p><w:pPr><w:pStyle w:val="Tabla8"/><w:keepNext w:val="true"/><w:widowControl/><w:jc w:val="left"/><w:rPr><w:kern w:val="0"/><w:szCs w:val="24"/><w:lang w:val="es-CO" w:eastAsia="en-US" w:bidi="ar-SA"/><w:del w:id="17887" w:author="Unknown Author" w:date="2026-10-30T04:17:53Z"></w:del></w:rPr></w:pPr><w:del w:id="17886" w:author="Unknown Author" w:date="2026-10-30T04:17:53Z"><w:r><w:rPr><w:kern w:val="0"/><w:szCs w:val="24"/><w:lang w:val="es-CO" w:eastAsia="en-US" w:bidi="ar-SA"/></w:rPr><w:delText>Personas certificadas y comités con asistencia</w:delText></w:r></w:del></w:p></w:tc><w:tc><w:tcPr><w:tcW w:w="753" w:type="dxa"/><w:tcBorders><w:bottom w:val="single" w:sz="12" w:space="0" w:color="2A3439"/></w:tcBorders></w:tcPr><w:p><w:pPr><w:pStyle w:val="Tabla8"/><w:keepNext w:val="true"/><w:widowControl/><w:jc w:val="left"/><w:rPr><w:kern w:val="0"/><w:szCs w:val="24"/><w:lang w:val="es-CO" w:eastAsia="en-US" w:bidi="ar-SA"/><w:del w:id="17889" w:author="Unknown Author" w:date="2026-10-30T04:17:53Z"></w:del></w:rPr></w:pPr><w:del w:id="17888" w:author="Unknown Author" w:date="2026-10-30T04:17:53Z"><w:r><w:rPr><w:kern w:val="0"/><w:szCs w:val="24"/><w:lang w:val="es-CO" w:eastAsia="en-US" w:bidi="ar-SA"/></w:rPr><w:delText>Número</w:delText></w:r></w:del></w:p></w:tc><w:tc><w:tcPr><w:tcW w:w="669" w:type="dxa"/><w:tcBorders><w:bottom w:val="single" w:sz="12" w:space="0" w:color="2A3439"/></w:tcBorders></w:tcPr><w:p><w:pPr><w:pStyle w:val="Tabla8"/><w:keepNext w:val="true"/><w:widowControl/><w:jc w:val="left"/><w:rPr><w:kern w:val="0"/><w:szCs w:val="24"/><w:lang w:val="es-CO" w:eastAsia="en-US" w:bidi="ar-SA"/><w:del w:id="17891" w:author="Unknown Author" w:date="2026-10-30T04:17:53Z"></w:del></w:rPr></w:pPr><w:del w:id="17890" w:author="Unknown Author" w:date="2026-10-30T04:17:53Z"><w:r><w:rPr><w:kern w:val="0"/><w:szCs w:val="24"/><w:lang w:val="es-CO" w:eastAsia="en-US" w:bidi="ar-SA"/></w:rPr><w:delText>0</w:delText></w:r></w:del></w:p></w:tc><w:tc><w:tcPr><w:tcW w:w="1588" w:type="dxa"/><w:tcBorders><w:bottom w:val="single" w:sz="12" w:space="0" w:color="2A3439"/></w:tcBorders></w:tcPr><w:p><w:pPr><w:pStyle w:val="Tabla8"/><w:keepNext w:val="true"/><w:widowControl/><w:jc w:val="left"/><w:rPr><w:kern w:val="0"/><w:szCs w:val="24"/><w:lang w:val="es-CO" w:eastAsia="en-US" w:bidi="ar-SA"/><w:del w:id="17893" w:author="Unknown Author" w:date="2026-10-30T04:17:53Z"></w:del></w:rPr></w:pPr><w:del w:id="17892" w:author="Unknown Author" w:date="2026-10-30T04:17:53Z"><w:r><w:rPr><w:kern w:val="0"/><w:szCs w:val="24"/><w:lang w:val="es-CO" w:eastAsia="en-US" w:bidi="ar-SA"/></w:rPr><w:delText>60 personas y 15 comités</w:delText></w:r></w:del></w:p></w:tc><w:tc><w:tcPr><w:tcW w:w="1674" w:type="dxa"/><w:tcBorders><w:bottom w:val="single" w:sz="12" w:space="0" w:color="2A3439"/></w:tcBorders></w:tcPr><w:p><w:pPr><w:pStyle w:val="Tabla8"/><w:keepNext w:val="true"/><w:widowControl/><w:jc w:val="left"/><w:rPr><w:kern w:val="0"/><w:szCs w:val="24"/><w:lang w:val="es-CO" w:eastAsia="en-US" w:bidi="ar-SA"/><w:del w:id="17895" w:author="Unknown Author" w:date="2026-10-30T04:17:53Z"></w:del></w:rPr></w:pPr><w:del w:id="17894" w:author="Unknown Author" w:date="2026-10-30T04:17:53Z"><w:r><w:rPr><w:kern w:val="0"/><w:szCs w:val="24"/><w:lang w:val="es-CO" w:eastAsia="en-US" w:bidi="ar-SA"/></w:rPr><w:delText>Periodo 1: sin certificaciones. Periodo 2: 60 personas certificadas y los 15 comités asistidos</w:delText></w:r></w:del></w:p></w:tc><w:tc><w:tcPr><w:tcW w:w="1504" w:type="dxa"/><w:tcBorders><w:bottom w:val="single" w:sz="12" w:space="0" w:color="2A3439"/></w:tcBorders></w:tcPr><w:p><w:pPr><w:pStyle w:val="Tabla8"/><w:keepNext w:val="true"/><w:widowControl/><w:jc w:val="left"/><w:rPr><w:kern w:val="0"/><w:szCs w:val="24"/><w:lang w:val="es-CO" w:eastAsia="en-US" w:bidi="ar-SA"/><w:del w:id="17897" w:author="Unknown Author" w:date="2026-10-30T04:17:53Z"></w:del></w:rPr></w:pPr><w:del w:id="17896" w:author="Unknown Author" w:date="2026-10-30T04:17:53Z"><w:r><w:rPr><w:kern w:val="0"/><w:szCs w:val="24"/><w:lang w:val="es-CO" w:eastAsia="en-US" w:bidi="ar-SA"/></w:rPr><w:delText>Certificados de formación y actas de asistencia técnica</w:delText></w:r></w:del></w:p></w:tc></w:tr></w:tbl><w:p><w:pPr><w:pStyle w:val="TablaNota"/><w:rPr></w:rPr></w:pPr><w:r><w:rPr><w:i/><w:iCs/></w:rPr><w:t>Nota.</w:t></w:r><w:r><w:rPr></w:rPr><w:t xml:space="preserve"> Elaboración propia con la formulación del proyecto. El periodo 1 corresponde a los meses 1 a 12 y el periodo 2 a los meses 13 a 24. El número de talleres por periodo se define en la sección 19.</w:t></w:r></w:p><w:p><w:pPr><w:pStyle w:val="BodyText"/><w:rPr></w:rPr></w:pPr><w:r><w:rPr></w:rPr><w:t>Los indicadores cumplen cinco criterios. Son específicos porque cada uno mide un producto único del catálogo. Son medibles porque tienen una fórmula y una unidad. Son alcanzables porque las metas coinciden con el presupuesto y con el cronograma. Son relevantes porque cada producto atiende un objetivo específico. Tienen plazo porque cada meta se asocia con un periodo y con un hito. Una evidencia verificable respalda cada uno.</w:t></w:r></w:p><w:p><w:pPr><w:pStyle w:val="BodyText"/><w:rPr></w:rPr></w:pPr><w:r><w:rPr></w:rPr><w:t xml:space="preserve">Los productos se miden en cantidades, de modo que no equivalen a los resultados. Un prototipo validado es un producto. El uso del tablero por los </w:t></w:r><w:ins w:id="17898" w:author="Unknown Author" w:date="2026-10-30T04:17:53Z"><w:r><w:rPr></w:rPr><w:t>consejos</w:t></w:r></w:ins><w:del w:id="17899" w:author="Unknown Author" w:date="2026-10-30T04:17:53Z"><w:r><w:rPr></w:rPr><w:delText>comités</w:delText></w:r></w:del><w:r><w:rPr></w:rPr><w:t xml:space="preserve"> es un resultado. La Tabla 24.2 muestra cómo cada producto sostiene un indicador de resultado o de impacto. Los resultados R1 a R7 y los impactos I1 e I2 se definen en la sección 17. Esa separación evita contar como logro del proyecto lo que solo es una entrega.</w:t></w:r></w:p><w:p><w:pPr><w:pStyle w:val="TablaRotulo"/><w:rPr></w:rPr></w:pPr><w:bookmarkStart w:id="271" w:name="rot_Tabla_24_2"/><w:r><w:rPr><w:b/><w:bCs/></w:rPr><w:t>Tabla 24.2</w:t></w:r><w:bookmarkEnd w:id="271"/></w:p><w:p><w:pPr><w:pStyle w:val="TablaTitulo"/><w:rPr></w:rPr></w:pPr><w:r><w:rPr><w:i/><w:iCs/></w:rPr><w:t>Relación entre los productos y los indicadores de resultado e impacto</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3318"/><w:gridCol w:w="3400"/><w:gridCol w:w="3236"/></w:tblGrid><w:tr><w:trPr><w:tblHeader w:val="true"/><w:ins w:id="17900" w:author="Unknown Author" w:date="2026-10-30T04:17:53Z"/><w:cantSplit w:val="true"/></w:trPr><w:tc><w:tcPr><w:tcW w:w="331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7902" w:author="Unknown Author" w:date="2026-10-30T04:17:53Z"></w:ins></w:rPr></w:pPr><w:ins w:id="17901" w:author="Unknown Author" w:date="2026-10-30T04:17:53Z"><w:r><w:rPr><w:b/><w:kern w:val="0"/><w:szCs w:val="24"/><w:lang w:val="es-CO" w:eastAsia="en-US" w:bidi="ar-SA"/></w:rPr><w:t>Indicador de resultado o impacto</w:t></w:r></w:ins></w:p></w:tc><w:tc><w:tcPr><w:tcW w:w="340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7904" w:author="Unknown Author" w:date="2026-10-30T04:17:53Z"></w:ins></w:rPr></w:pPr><w:ins w:id="17903" w:author="Unknown Author" w:date="2026-10-30T04:17:53Z"><w:r><w:rPr><w:b/><w:kern w:val="0"/><w:szCs w:val="24"/><w:lang w:val="es-CO" w:eastAsia="en-US" w:bidi="ar-SA"/></w:rPr><w:t>Productos que lo sostienen</w:t></w:r></w:ins></w:p></w:tc><w:tc><w:tcPr><w:tcW w:w="3236"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7906" w:author="Unknown Author" w:date="2026-10-30T04:17:53Z"></w:ins></w:rPr></w:pPr><w:ins w:id="17905" w:author="Unknown Author" w:date="2026-10-30T04:17:53Z"><w:r><w:rPr><w:b/><w:kern w:val="0"/><w:szCs w:val="24"/><w:lang w:val="es-CO" w:eastAsia="en-US" w:bidi="ar-SA"/></w:rPr><w:t>Meta</w:t></w:r></w:ins></w:p></w:tc></w:tr><w:tr><w:trPr><w:ins w:id="17907" w:author="Unknown Author" w:date="2026-10-30T04:17:53Z"/><w:cantSplit w:val="true"/></w:trPr><w:tc><w:tcPr><w:tcW w:w="3318" w:type="dxa"/><w:tcBorders></w:tcBorders></w:tcPr><w:p><w:pPr><w:pStyle w:val="Tabla9"/><w:widowControl/><w:jc w:val="left"/><w:rPr><w:kern w:val="0"/><w:szCs w:val="24"/><w:lang w:val="es-CO" w:eastAsia="en-US" w:bidi="ar-SA"/><w:ins w:id="17909" w:author="Unknown Author" w:date="2026-10-30T04:17:53Z"></w:ins></w:rPr></w:pPr><w:ins w:id="17908" w:author="Unknown Author" w:date="2026-10-30T04:17:53Z"><w:r><w:rPr><w:kern w:val="0"/><w:szCs w:val="24"/><w:lang w:val="es-CO" w:eastAsia="en-US" w:bidi="ar-SA"/></w:rPr><w:t>R1. Error de medición frente a la referencia en los tres tramos</w:t></w:r></w:ins></w:p></w:tc><w:tc><w:tcPr><w:tcW w:w="3400" w:type="dxa"/><w:tcBorders></w:tcBorders></w:tcPr><w:p><w:pPr><w:pStyle w:val="Tabla9"/><w:widowControl/><w:jc w:val="left"/><w:rPr><w:kern w:val="0"/><w:szCs w:val="24"/><w:lang w:val="es-CO" w:eastAsia="en-US" w:bidi="ar-SA"/><w:ins w:id="17911" w:author="Unknown Author" w:date="2026-10-30T04:17:53Z"></w:ins></w:rPr></w:pPr><w:ins w:id="17910" w:author="Unknown Author" w:date="2026-10-30T04:17:53Z"><w:r><w:rPr><w:kern w:val="0"/><w:szCs w:val="24"/><w:lang w:val="es-CO" w:eastAsia="en-US" w:bidi="ar-SA"/></w:rPr><w:t>1. Prototipos funcionales validados; 6. Infraestructura de medición y de modelación</w:t></w:r></w:ins></w:p></w:tc><w:tc><w:tcPr><w:tcW w:w="3236" w:type="dxa"/><w:tcBorders></w:tcBorders></w:tcPr><w:p><w:pPr><w:pStyle w:val="Tabla9"/><w:widowControl/><w:jc w:val="left"/><w:rPr><w:kern w:val="0"/><w:szCs w:val="24"/><w:lang w:val="es-CO" w:eastAsia="en-US" w:bidi="ar-SA"/><w:ins w:id="17913" w:author="Unknown Author" w:date="2026-10-30T04:17:53Z"></w:ins></w:rPr></w:pPr><w:ins w:id="17912" w:author="Unknown Author" w:date="2026-10-30T04:17:53Z"><w:r><w:rPr><w:kern w:val="0"/><w:szCs w:val="24"/><w:lang w:val="es-CO" w:eastAsia="en-US" w:bidi="ar-SA"/></w:rPr><w:t>R² ≥ 0,70 y NRMSE ≤ 30 % en 100 nodos al mes 24</w:t></w:r></w:ins></w:p></w:tc></w:tr><w:tr><w:trPr><w:ins w:id="17914" w:author="Unknown Author" w:date="2026-10-30T04:17:53Z"/><w:cantSplit w:val="true"/></w:trPr><w:tc><w:tcPr><w:tcW w:w="3318" w:type="dxa"/><w:tcBorders></w:tcBorders><w:shd w:color="auto" w:fill="F7F7F7" w:val="clear"/></w:tcPr><w:p><w:pPr><w:pStyle w:val="Tabla9"/><w:widowControl/><w:jc w:val="left"/><w:rPr><w:kern w:val="0"/><w:szCs w:val="24"/><w:lang w:val="es-CO" w:eastAsia="en-US" w:bidi="ar-SA"/><w:ins w:id="17916" w:author="Unknown Author" w:date="2026-10-30T04:17:53Z"></w:ins></w:rPr></w:pPr><w:ins w:id="17915" w:author="Unknown Author" w:date="2026-10-30T04:17:53Z"><w:r><w:rPr><w:kern w:val="0"/><w:szCs w:val="24"/><w:lang w:val="es-CO" w:eastAsia="en-US" w:bidi="ar-SA"/></w:rPr><w:t>R2. Disponibilidad mensual de nodos</w:t></w:r></w:ins></w:p></w:tc><w:tc><w:tcPr><w:tcW w:w="3400" w:type="dxa"/><w:tcBorders></w:tcBorders><w:shd w:color="auto" w:fill="F7F7F7" w:val="clear"/></w:tcPr><w:p><w:pPr><w:pStyle w:val="Tabla9"/><w:widowControl/><w:jc w:val="left"/><w:rPr><w:kern w:val="0"/><w:szCs w:val="24"/><w:lang w:val="es-CO" w:eastAsia="en-US" w:bidi="ar-SA"/><w:ins w:id="17918" w:author="Unknown Author" w:date="2026-10-30T04:17:53Z"></w:ins></w:rPr></w:pPr><w:ins w:id="17917" w:author="Unknown Author" w:date="2026-10-30T04:17:53Z"><w:r><w:rPr><w:kern w:val="0"/><w:szCs w:val="24"/><w:lang w:val="es-CO" w:eastAsia="en-US" w:bidi="ar-SA"/></w:rPr><w:t>6. Infraestructura de medición</w:t></w:r></w:ins></w:p></w:tc><w:tc><w:tcPr><w:tcW w:w="3236" w:type="dxa"/><w:tcBorders></w:tcBorders><w:shd w:color="auto" w:fill="F7F7F7" w:val="clear"/></w:tcPr><w:p><w:pPr><w:pStyle w:val="Tabla9"/><w:widowControl/><w:jc w:val="left"/><w:rPr><w:kern w:val="0"/><w:szCs w:val="24"/><w:lang w:val="es-CO" w:eastAsia="en-US" w:bidi="ar-SA"/><w:ins w:id="17920" w:author="Unknown Author" w:date="2026-10-30T04:17:53Z"></w:ins></w:rPr></w:pPr><w:ins w:id="17919" w:author="Unknown Author" w:date="2026-10-30T04:17:53Z"><w:r><w:rPr><w:kern w:val="0"/><w:szCs w:val="24"/><w:lang w:val="es-CO" w:eastAsia="en-US" w:bidi="ar-SA"/></w:rPr><w:t>Disponibilidad ≥ 90 % y pérdida de paquetes ≤ 10 % al mes 24</w:t></w:r></w:ins></w:p></w:tc></w:tr><w:tr><w:trPr><w:ins w:id="17921" w:author="Unknown Author" w:date="2026-10-30T04:17:53Z"/><w:cantSplit w:val="true"/></w:trPr><w:tc><w:tcPr><w:tcW w:w="3318" w:type="dxa"/><w:tcBorders></w:tcBorders></w:tcPr><w:p><w:pPr><w:pStyle w:val="Tabla9"/><w:widowControl/><w:jc w:val="left"/><w:rPr><w:kern w:val="0"/><w:szCs w:val="24"/><w:lang w:val="es-CO" w:eastAsia="en-US" w:bidi="ar-SA"/><w:ins w:id="17923" w:author="Unknown Author" w:date="2026-10-30T04:17:53Z"></w:ins></w:rPr></w:pPr><w:ins w:id="17922" w:author="Unknown Author" w:date="2026-10-30T04:17:53Z"><w:r><w:rPr><w:kern w:val="0"/><w:szCs w:val="24"/><w:lang w:val="es-CO" w:eastAsia="en-US" w:bidi="ar-SA"/></w:rPr><w:t>R3. Uso institucional del tablero y del protocolo</w:t></w:r></w:ins></w:p></w:tc><w:tc><w:tcPr><w:tcW w:w="3400" w:type="dxa"/><w:tcBorders></w:tcBorders></w:tcPr><w:p><w:pPr><w:pStyle w:val="Tabla9"/><w:widowControl/><w:jc w:val="left"/><w:rPr><w:kern w:val="0"/><w:szCs w:val="24"/><w:lang w:val="es-CO" w:eastAsia="en-US" w:bidi="ar-SA"/><w:ins w:id="17925" w:author="Unknown Author" w:date="2026-10-30T04:17:53Z"></w:ins></w:rPr></w:pPr><w:ins w:id="17924" w:author="Unknown Author" w:date="2026-10-30T04:17:53Z"><w:r><w:rPr><w:kern w:val="0"/><w:szCs w:val="24"/><w:lang w:val="es-CO" w:eastAsia="en-US" w:bidi="ar-SA"/></w:rPr><w:t>7. Documentos de planeación; 8. Apropiación social</w:t></w:r></w:ins></w:p></w:tc><w:tc><w:tcPr><w:tcW w:w="3236" w:type="dxa"/><w:tcBorders></w:tcBorders></w:tcPr><w:p><w:pPr><w:pStyle w:val="Tabla9"/><w:widowControl/><w:jc w:val="left"/><w:rPr><w:kern w:val="0"/><w:szCs w:val="24"/><w:lang w:val="es-CO" w:eastAsia="en-US" w:bidi="ar-SA"/><w:ins w:id="17928" w:author="Unknown Author" w:date="2026-10-30T04:17:53Z"></w:ins></w:rPr></w:pPr><w:ins w:id="17926" w:author="Unknown Author" w:date="2026-10-30T04:17:53Z"><w:r><w:rPr><w:kern w:val="0"/><w:szCs w:val="24"/><w:lang w:val="es-CO" w:eastAsia="en-US" w:bidi="ar-SA"/></w:rPr><w:t xml:space="preserve">≥ </w:t></w:r></w:ins><w:ins w:id="17927" w:author="Unknown Author" w:date="2026-10-30T04:17:53Z"><w:r><w:rPr><w:kern w:val="0"/><w:szCs w:val="24"/><w:lang w:val="es-CO" w:eastAsia="en-US" w:bidi="ar-SA"/></w:rPr><w:t>75 % de los consejos al mes 24</w:t></w:r></w:ins></w:p></w:tc></w:tr><w:tr><w:trPr><w:ins w:id="17929" w:author="Unknown Author" w:date="2026-10-30T04:17:53Z"/><w:cantSplit w:val="true"/></w:trPr><w:tc><w:tcPr><w:tcW w:w="3318" w:type="dxa"/><w:tcBorders></w:tcBorders><w:shd w:color="auto" w:fill="F7F7F7" w:val="clear"/></w:tcPr><w:p><w:pPr><w:pStyle w:val="Tabla9"/><w:widowControl/><w:jc w:val="left"/><w:rPr><w:kern w:val="0"/><w:szCs w:val="24"/><w:lang w:val="es-CO" w:eastAsia="en-US" w:bidi="ar-SA"/><w:ins w:id="17931" w:author="Unknown Author" w:date="2026-10-30T04:17:53Z"></w:ins></w:rPr></w:pPr><w:ins w:id="17930" w:author="Unknown Author" w:date="2026-10-30T04:17:53Z"><w:r><w:rPr><w:kern w:val="0"/><w:szCs w:val="24"/><w:lang w:val="es-CO" w:eastAsia="en-US" w:bidi="ar-SA"/></w:rPr><w:t>R4. Reducción relativa de falsas alarmas</w:t></w:r></w:ins></w:p></w:tc><w:tc><w:tcPr><w:tcW w:w="3400" w:type="dxa"/><w:tcBorders></w:tcBorders><w:shd w:color="auto" w:fill="F7F7F7" w:val="clear"/></w:tcPr><w:p><w:pPr><w:pStyle w:val="Tabla9"/><w:widowControl/><w:jc w:val="left"/><w:rPr><w:kern w:val="0"/><w:szCs w:val="24"/><w:lang w:val="es-CO" w:eastAsia="en-US" w:bidi="ar-SA"/><w:ins w:id="17933" w:author="Unknown Author" w:date="2026-10-30T04:17:53Z"></w:ins></w:rPr></w:pPr><w:ins w:id="17932" w:author="Unknown Author" w:date="2026-10-30T04:17:53Z"><w:r><w:rPr><w:kern w:val="0"/><w:szCs w:val="24"/><w:lang w:val="es-CO" w:eastAsia="en-US" w:bidi="ar-SA"/></w:rPr><w:t>7. Documentos de planeación</w:t></w:r></w:ins></w:p></w:tc><w:tc><w:tcPr><w:tcW w:w="3236" w:type="dxa"/><w:tcBorders></w:tcBorders><w:shd w:color="auto" w:fill="F7F7F7" w:val="clear"/></w:tcPr><w:p><w:pPr><w:pStyle w:val="Tabla9"/><w:widowControl/><w:jc w:val="left"/><w:rPr><w:kern w:val="0"/><w:szCs w:val="24"/><w:lang w:val="es-CO" w:eastAsia="en-US" w:bidi="ar-SA"/><w:ins w:id="17936" w:author="Unknown Author" w:date="2026-10-30T04:17:53Z"></w:ins></w:rPr></w:pPr><w:ins w:id="17934" w:author="Unknown Author" w:date="2026-10-30T04:17:53Z"><w:r><w:rPr><w:kern w:val="0"/><w:szCs w:val="24"/><w:lang w:val="es-CO" w:eastAsia="en-US" w:bidi="ar-SA"/></w:rPr><w:t xml:space="preserve">≥ </w:t></w:r></w:ins><w:ins w:id="17935" w:author="Unknown Author" w:date="2026-10-30T04:17:53Z"><w:r><w:rPr><w:kern w:val="0"/><w:szCs w:val="24"/><w:lang w:val="es-CO" w:eastAsia="en-US" w:bidi="ar-SA"/></w:rPr><w:t>30 % de reducción relativa</w:t></w:r></w:ins></w:p></w:tc></w:tr><w:tr><w:trPr><w:ins w:id="17937" w:author="Unknown Author" w:date="2026-10-30T04:17:53Z"/><w:cantSplit w:val="true"/></w:trPr><w:tc><w:tcPr><w:tcW w:w="3318" w:type="dxa"/><w:tcBorders></w:tcBorders></w:tcPr><w:p><w:pPr><w:pStyle w:val="Tabla9"/><w:widowControl/><w:jc w:val="left"/><w:rPr><w:kern w:val="0"/><w:szCs w:val="24"/><w:lang w:val="es-CO" w:eastAsia="en-US" w:bidi="ar-SA"/><w:ins w:id="17939" w:author="Unknown Author" w:date="2026-10-30T04:17:53Z"></w:ins></w:rPr></w:pPr><w:ins w:id="17938" w:author="Unknown Author" w:date="2026-10-30T04:17:53Z"><w:r><w:rPr><w:kern w:val="0"/><w:szCs w:val="24"/><w:lang w:val="es-CO" w:eastAsia="en-US" w:bidi="ar-SA"/></w:rPr><w:t>R5. Capacidad instalada en custodios</w:t></w:r></w:ins></w:p></w:tc><w:tc><w:tcPr><w:tcW w:w="3400" w:type="dxa"/><w:tcBorders></w:tcBorders></w:tcPr><w:p><w:pPr><w:pStyle w:val="Tabla9"/><w:widowControl/><w:jc w:val="left"/><w:rPr><w:kern w:val="0"/><w:szCs w:val="24"/><w:lang w:val="es-CO" w:eastAsia="en-US" w:bidi="ar-SA"/><w:ins w:id="17941" w:author="Unknown Author" w:date="2026-10-30T04:17:53Z"></w:ins></w:rPr></w:pPr><w:ins w:id="17940" w:author="Unknown Author" w:date="2026-10-30T04:17:53Z"><w:r><w:rPr><w:kern w:val="0"/><w:szCs w:val="24"/><w:lang w:val="es-CO" w:eastAsia="en-US" w:bidi="ar-SA"/></w:rPr><w:t>9. Asistencia técnica</w:t></w:r></w:ins></w:p></w:tc><w:tc><w:tcPr><w:tcW w:w="3236" w:type="dxa"/><w:tcBorders></w:tcBorders></w:tcPr><w:p><w:pPr><w:pStyle w:val="Tabla9"/><w:widowControl/><w:jc w:val="left"/><w:rPr><w:kern w:val="0"/><w:szCs w:val="24"/><w:lang w:val="es-CO" w:eastAsia="en-US" w:bidi="ar-SA"/><w:ins w:id="17944" w:author="Unknown Author" w:date="2026-10-30T04:17:53Z"></w:ins></w:rPr></w:pPr><w:ins w:id="17942" w:author="Unknown Author" w:date="2026-10-30T04:17:53Z"><w:r><w:rPr><w:kern w:val="0"/><w:szCs w:val="24"/><w:lang w:val="es-CO" w:eastAsia="en-US" w:bidi="ar-SA"/></w:rPr><w:t xml:space="preserve">≥ </w:t></w:r></w:ins><w:ins w:id="17943" w:author="Unknown Author" w:date="2026-10-30T04:17:53Z"><w:r><w:rPr><w:kern w:val="0"/><w:szCs w:val="24"/><w:lang w:val="es-CO" w:eastAsia="en-US" w:bidi="ar-SA"/></w:rPr><w:t>60 personas certificadas</w:t></w:r></w:ins></w:p></w:tc></w:tr><w:tr><w:trPr><w:ins w:id="17945" w:author="Unknown Author" w:date="2026-10-30T04:17:53Z"/><w:cantSplit w:val="true"/></w:trPr><w:tc><w:tcPr><w:tcW w:w="3318" w:type="dxa"/><w:tcBorders></w:tcBorders><w:shd w:color="auto" w:fill="F7F7F7" w:val="clear"/></w:tcPr><w:p><w:pPr><w:pStyle w:val="Tabla9"/><w:widowControl/><w:jc w:val="left"/><w:rPr><w:kern w:val="0"/><w:szCs w:val="24"/><w:lang w:val="es-CO" w:eastAsia="en-US" w:bidi="ar-SA"/><w:ins w:id="17947" w:author="Unknown Author" w:date="2026-10-30T04:17:53Z"></w:ins></w:rPr></w:pPr><w:ins w:id="17946" w:author="Unknown Author" w:date="2026-10-30T04:17:53Z"><w:r><w:rPr><w:kern w:val="0"/><w:szCs w:val="24"/><w:lang w:val="es-CO" w:eastAsia="en-US" w:bidi="ar-SA"/></w:rPr><w:t>R6. Desempeño del gemelo predictivo frente a mediciones en demoliciones reales</w:t></w:r></w:ins></w:p></w:tc><w:tc><w:tcPr><w:tcW w:w="3400" w:type="dxa"/><w:tcBorders></w:tcBorders><w:shd w:color="auto" w:fill="F7F7F7" w:val="clear"/></w:tcPr><w:p><w:pPr><w:pStyle w:val="Tabla9"/><w:widowControl/><w:jc w:val="left"/><w:rPr><w:kern w:val="0"/><w:szCs w:val="24"/><w:lang w:val="es-CO" w:eastAsia="en-US" w:bidi="ar-SA"/><w:ins w:id="17949" w:author="Unknown Author" w:date="2026-10-30T04:17:53Z"></w:ins></w:rPr></w:pPr><w:ins w:id="17948" w:author="Unknown Author" w:date="2026-10-30T04:17:53Z"><w:r><w:rPr><w:kern w:val="0"/><w:szCs w:val="24"/><w:lang w:val="es-CO" w:eastAsia="en-US" w:bidi="ar-SA"/></w:rPr><w:t>1. Prototipos funcionales validados; 6. Infraestructura de medición y de modelación</w:t></w:r></w:ins></w:p></w:tc><w:tc><w:tcPr><w:tcW w:w="3236" w:type="dxa"/><w:tcBorders></w:tcBorders><w:shd w:color="auto" w:fill="F7F7F7" w:val="clear"/></w:tcPr><w:p><w:pPr><w:pStyle w:val="Tabla9"/><w:widowControl/><w:jc w:val="left"/><w:rPr><w:kern w:val="0"/><w:szCs w:val="24"/><w:lang w:val="es-CO" w:eastAsia="en-US" w:bidi="ar-SA"/><w:ins w:id="17951" w:author="Unknown Author" w:date="2026-10-30T04:17:53Z"></w:ins></w:rPr></w:pPr><w:ins w:id="17950" w:author="Unknown Author" w:date="2026-10-30T04:17:53Z"><w:r><w:rPr><w:kern w:val="0"/><w:szCs w:val="24"/><w:lang w:val="es-CO" w:eastAsia="en-US" w:bidi="ar-SA"/></w:rPr><w:t>FAC2 ≥ 0,5 y sesgo fraccional absoluto ≤ 0,3 en al menos 6 eventos al mes 22</w:t></w:r></w:ins></w:p></w:tc></w:tr><w:tr><w:trPr><w:ins w:id="17952" w:author="Unknown Author" w:date="2026-10-30T04:17:53Z"/><w:cantSplit w:val="true"/></w:trPr><w:tc><w:tcPr><w:tcW w:w="3318" w:type="dxa"/><w:tcBorders></w:tcBorders></w:tcPr><w:p><w:pPr><w:pStyle w:val="Tabla9"/><w:widowControl/><w:jc w:val="left"/><w:rPr><w:kern w:val="0"/><w:szCs w:val="24"/><w:lang w:val="es-CO" w:eastAsia="en-US" w:bidi="ar-SA"/><w:ins w:id="17954" w:author="Unknown Author" w:date="2026-10-30T04:17:53Z"></w:ins></w:rPr></w:pPr><w:ins w:id="17953" w:author="Unknown Author" w:date="2026-10-30T04:17:53Z"><w:r><w:rPr><w:kern w:val="0"/><w:szCs w:val="24"/><w:lang w:val="es-CO" w:eastAsia="en-US" w:bidi="ar-SA"/></w:rPr><w:t>R7. Evaluaciones previas de demolición entregadas</w:t></w:r></w:ins></w:p></w:tc><w:tc><w:tcPr><w:tcW w:w="3400" w:type="dxa"/><w:tcBorders></w:tcBorders></w:tcPr><w:p><w:pPr><w:pStyle w:val="Tabla9"/><w:widowControl/><w:jc w:val="left"/><w:rPr><w:kern w:val="0"/><w:szCs w:val="24"/><w:lang w:val="es-CO" w:eastAsia="en-US" w:bidi="ar-SA"/><w:ins w:id="17956" w:author="Unknown Author" w:date="2026-10-30T04:17:53Z"></w:ins></w:rPr></w:pPr><w:ins w:id="17955" w:author="Unknown Author" w:date="2026-10-30T04:17:53Z"><w:r><w:rPr><w:kern w:val="0"/><w:szCs w:val="24"/><w:lang w:val="es-CO" w:eastAsia="en-US" w:bidi="ar-SA"/></w:rPr><w:t>7. Documentos de planeación; 1. Prototipos funcionales validados</w:t></w:r></w:ins></w:p></w:tc><w:tc><w:tcPr><w:tcW w:w="3236" w:type="dxa"/><w:tcBorders></w:tcBorders></w:tcPr><w:p><w:pPr><w:pStyle w:val="Tabla9"/><w:widowControl/><w:jc w:val="left"/><w:rPr><w:kern w:val="0"/><w:szCs w:val="24"/><w:lang w:val="es-CO" w:eastAsia="en-US" w:bidi="ar-SA"/><w:ins w:id="17959" w:author="Unknown Author" w:date="2026-10-30T04:17:53Z"></w:ins></w:rPr></w:pPr><w:ins w:id="17957" w:author="Unknown Author" w:date="2026-10-30T04:17:53Z"><w:r><w:rPr><w:kern w:val="0"/><w:szCs w:val="24"/><w:lang w:val="es-CO" w:eastAsia="en-US" w:bidi="ar-SA"/></w:rPr><w:t xml:space="preserve">≥ </w:t></w:r></w:ins><w:ins w:id="17958" w:author="Unknown Author" w:date="2026-10-30T04:17:53Z"><w:r><w:rPr><w:kern w:val="0"/><w:szCs w:val="24"/><w:lang w:val="es-CO" w:eastAsia="en-US" w:bidi="ar-SA"/></w:rPr><w:t>12 informes, con al menos 3 por municipio, al mes 24</w:t></w:r></w:ins></w:p></w:tc></w:tr><w:tr><w:trPr><w:ins w:id="17960" w:author="Unknown Author" w:date="2026-10-30T04:17:53Z"/><w:cantSplit w:val="true"/></w:trPr><w:tc><w:tcPr><w:tcW w:w="3318" w:type="dxa"/><w:tcBorders></w:tcBorders><w:shd w:color="auto" w:fill="F7F7F7" w:val="clear"/></w:tcPr><w:p><w:pPr><w:pStyle w:val="Tabla9"/><w:widowControl/><w:jc w:val="left"/><w:rPr><w:kern w:val="0"/><w:szCs w:val="24"/><w:lang w:val="es-CO" w:eastAsia="en-US" w:bidi="ar-SA"/><w:ins w:id="17962" w:author="Unknown Author" w:date="2026-10-30T04:17:53Z"></w:ins></w:rPr></w:pPr><w:ins w:id="17961" w:author="Unknown Author" w:date="2026-10-30T04:17:53Z"><w:r><w:rPr><w:kern w:val="0"/><w:szCs w:val="24"/><w:lang w:val="es-CO" w:eastAsia="en-US" w:bidi="ar-SA"/></w:rPr><w:t>I1. Activación del protocolo ante superación de umbral</w:t></w:r></w:ins></w:p></w:tc><w:tc><w:tcPr><w:tcW w:w="3400" w:type="dxa"/><w:tcBorders></w:tcBorders><w:shd w:color="auto" w:fill="F7F7F7" w:val="clear"/></w:tcPr><w:p><w:pPr><w:pStyle w:val="Tabla9"/><w:widowControl/><w:jc w:val="left"/><w:rPr><w:kern w:val="0"/><w:szCs w:val="24"/><w:lang w:val="es-CO" w:eastAsia="en-US" w:bidi="ar-SA"/><w:ins w:id="17964" w:author="Unknown Author" w:date="2026-10-30T04:17:53Z"></w:ins></w:rPr></w:pPr><w:ins w:id="17963" w:author="Unknown Author" w:date="2026-10-30T04:17:53Z"><w:r><w:rPr><w:kern w:val="0"/><w:szCs w:val="24"/><w:lang w:val="es-CO" w:eastAsia="en-US" w:bidi="ar-SA"/></w:rPr><w:t>7. Documentos de planeación; 9. Asistencia técnica</w:t></w:r></w:ins></w:p></w:tc><w:tc><w:tcPr><w:tcW w:w="3236" w:type="dxa"/><w:tcBorders></w:tcBorders><w:shd w:color="auto" w:fill="F7F7F7" w:val="clear"/></w:tcPr><w:p><w:pPr><w:pStyle w:val="Tabla9"/><w:widowControl/><w:jc w:val="left"/><w:rPr><w:kern w:val="0"/><w:szCs w:val="24"/><w:lang w:val="es-CO" w:eastAsia="en-US" w:bidi="ar-SA"/><w:ins w:id="17967" w:author="Unknown Author" w:date="2026-10-30T04:17:53Z"></w:ins></w:rPr></w:pPr><w:ins w:id="17965" w:author="Unknown Author" w:date="2026-10-30T04:17:53Z"><w:r><w:rPr><w:kern w:val="0"/><w:szCs w:val="24"/><w:lang w:val="es-CO" w:eastAsia="en-US" w:bidi="ar-SA"/></w:rPr><w:t xml:space="preserve">≥ </w:t></w:r></w:ins><w:ins w:id="17966" w:author="Unknown Author" w:date="2026-10-30T04:17:53Z"><w:r><w:rPr><w:kern w:val="0"/><w:szCs w:val="24"/><w:lang w:val="es-CO" w:eastAsia="en-US" w:bidi="ar-SA"/></w:rPr><w:t>80 % a los 12 meses posteriores al cierre</w:t></w:r></w:ins></w:p></w:tc></w:tr><w:tr><w:trPr><w:ins w:id="17968" w:author="Unknown Author" w:date="2026-10-30T04:17:53Z"/><w:cantSplit w:val="true"/></w:trPr><w:tc><w:tcPr><w:tcW w:w="3318" w:type="dxa"/><w:tcBorders><w:bottom w:val="single" w:sz="12" w:space="0" w:color="2A3439"/></w:tcBorders></w:tcPr><w:p><w:pPr><w:pStyle w:val="Tabla9"/><w:keepNext w:val="true"/><w:widowControl/><w:jc w:val="left"/><w:rPr><w:kern w:val="0"/><w:szCs w:val="24"/><w:lang w:val="es-CO" w:eastAsia="en-US" w:bidi="ar-SA"/><w:ins w:id="17970" w:author="Unknown Author" w:date="2026-10-30T04:17:53Z"></w:ins></w:rPr></w:pPr><w:ins w:id="17969" w:author="Unknown Author" w:date="2026-10-30T04:17:53Z"><w:r><w:rPr><w:kern w:val="0"/><w:szCs w:val="24"/><w:lang w:val="es-CO" w:eastAsia="en-US" w:bidi="ar-SA"/></w:rPr><w:t>I2. Continuidad de la red bajo custodia</w:t></w:r></w:ins></w:p></w:tc><w:tc><w:tcPr><w:tcW w:w="3400" w:type="dxa"/><w:tcBorders><w:bottom w:val="single" w:sz="12" w:space="0" w:color="2A3439"/></w:tcBorders></w:tcPr><w:p><w:pPr><w:pStyle w:val="Tabla9"/><w:keepNext w:val="true"/><w:widowControl/><w:jc w:val="left"/><w:rPr><w:kern w:val="0"/><w:szCs w:val="24"/><w:lang w:val="es-CO" w:eastAsia="en-US" w:bidi="ar-SA"/><w:ins w:id="17972" w:author="Unknown Author" w:date="2026-10-30T04:17:53Z"></w:ins></w:rPr></w:pPr><w:ins w:id="17971" w:author="Unknown Author" w:date="2026-10-30T04:17:53Z"><w:r><w:rPr><w:kern w:val="0"/><w:szCs w:val="24"/><w:lang w:val="es-CO" w:eastAsia="en-US" w:bidi="ar-SA"/></w:rPr><w:t>6. Infraestructura de medición; 9. Asistencia técnica</w:t></w:r></w:ins></w:p></w:tc><w:tc><w:tcPr><w:tcW w:w="3236" w:type="dxa"/><w:tcBorders><w:bottom w:val="single" w:sz="12" w:space="0" w:color="2A3439"/></w:tcBorders></w:tcPr><w:p><w:pPr><w:pStyle w:val="Tabla9"/><w:keepNext w:val="true"/><w:widowControl/><w:jc w:val="left"/><w:rPr><w:kern w:val="0"/><w:szCs w:val="24"/><w:lang w:val="es-CO" w:eastAsia="en-US" w:bidi="ar-SA"/><w:ins w:id="17975" w:author="Unknown Author" w:date="2026-10-30T04:17:53Z"></w:ins></w:rPr></w:pPr><w:ins w:id="17973" w:author="Unknown Author" w:date="2026-10-30T04:17:53Z"><w:r><w:rPr><w:kern w:val="0"/><w:szCs w:val="24"/><w:lang w:val="es-CO" w:eastAsia="en-US" w:bidi="ar-SA"/></w:rPr><w:t xml:space="preserve">≥ </w:t></w:r></w:ins><w:ins w:id="17974" w:author="Unknown Author" w:date="2026-10-30T04:17:53Z"><w:r><w:rPr><w:kern w:val="0"/><w:szCs w:val="24"/><w:lang w:val="es-CO" w:eastAsia="en-US" w:bidi="ar-SA"/></w:rPr><w:t>70 % a los 12 meses posteriores al cierre</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3318"/><w:gridCol w:w="3400"/><w:gridCol w:w="3236"/></w:tblGrid><w:tr><w:trPr><w:tblHeader w:val="true"/><w:del w:id="17976" w:author="Unknown Author" w:date="2026-10-30T04:17:53Z"/><w:cantSplit w:val="true"/></w:trPr><w:tc><w:tcPr><w:tcW w:w="331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7978" w:author="Unknown Author" w:date="2026-10-30T04:17:53Z"></w:del></w:rPr></w:pPr><w:del w:id="17977" w:author="Unknown Author" w:date="2026-10-30T04:17:53Z"><w:r><w:rPr><w:b/><w:kern w:val="0"/><w:szCs w:val="24"/><w:lang w:val="es-CO" w:eastAsia="en-US" w:bidi="ar-SA"/></w:rPr><w:delText>Indicador de resultado o impacto</w:delText></w:r></w:del></w:p></w:tc><w:tc><w:tcPr><w:tcW w:w="340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7980" w:author="Unknown Author" w:date="2026-10-30T04:17:53Z"></w:del></w:rPr></w:pPr><w:del w:id="17979" w:author="Unknown Author" w:date="2026-10-30T04:17:53Z"><w:r><w:rPr><w:b/><w:kern w:val="0"/><w:szCs w:val="24"/><w:lang w:val="es-CO" w:eastAsia="en-US" w:bidi="ar-SA"/></w:rPr><w:delText>Productos que lo sostienen</w:delText></w:r></w:del></w:p></w:tc><w:tc><w:tcPr><w:tcW w:w="3236"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7982" w:author="Unknown Author" w:date="2026-10-30T04:17:53Z"></w:del></w:rPr></w:pPr><w:del w:id="17981" w:author="Unknown Author" w:date="2026-10-30T04:17:53Z"><w:r><w:rPr><w:b/><w:kern w:val="0"/><w:szCs w:val="24"/><w:lang w:val="es-CO" w:eastAsia="en-US" w:bidi="ar-SA"/></w:rPr><w:delText>Meta</w:delText></w:r></w:del></w:p></w:tc></w:tr><w:tr><w:trPr><w:del w:id="17983" w:author="Unknown Author" w:date="2026-10-30T04:17:53Z"/><w:cantSplit w:val="true"/></w:trPr><w:tc><w:tcPr><w:tcW w:w="3318" w:type="dxa"/><w:tcBorders></w:tcBorders></w:tcPr><w:p><w:pPr><w:pStyle w:val="Tabla9"/><w:widowControl/><w:jc w:val="left"/><w:rPr><w:kern w:val="0"/><w:szCs w:val="24"/><w:lang w:val="es-CO" w:eastAsia="en-US" w:bidi="ar-SA"/><w:del w:id="17985" w:author="Unknown Author" w:date="2026-10-30T04:17:53Z"></w:del></w:rPr></w:pPr><w:del w:id="17984" w:author="Unknown Author" w:date="2026-10-30T04:17:53Z"><w:r><w:rPr><w:kern w:val="0"/><w:szCs w:val="24"/><w:lang w:val="es-CO" w:eastAsia="en-US" w:bidi="ar-SA"/></w:rPr><w:delText>R1. Error de medición frente a la referencia en los tres tramos</w:delText></w:r></w:del></w:p></w:tc><w:tc><w:tcPr><w:tcW w:w="3400" w:type="dxa"/><w:tcBorders></w:tcBorders></w:tcPr><w:p><w:pPr><w:pStyle w:val="Tabla9"/><w:widowControl/><w:jc w:val="left"/><w:rPr><w:kern w:val="0"/><w:szCs w:val="24"/><w:lang w:val="es-CO" w:eastAsia="en-US" w:bidi="ar-SA"/><w:del w:id="17987" w:author="Unknown Author" w:date="2026-10-30T04:17:53Z"></w:del></w:rPr></w:pPr><w:del w:id="17986" w:author="Unknown Author" w:date="2026-10-30T04:17:53Z"><w:r><w:rPr><w:kern w:val="0"/><w:szCs w:val="24"/><w:lang w:val="es-CO" w:eastAsia="en-US" w:bidi="ar-SA"/></w:rPr><w:delText>1. Prototipos funcionales validados; 6. Infraestructura de medición y de modelación</w:delText></w:r></w:del></w:p></w:tc><w:tc><w:tcPr><w:tcW w:w="3236" w:type="dxa"/><w:tcBorders></w:tcBorders></w:tcPr><w:p><w:pPr><w:pStyle w:val="Tabla9"/><w:widowControl/><w:jc w:val="left"/><w:rPr><w:kern w:val="0"/><w:szCs w:val="24"/><w:lang w:val="es-CO" w:eastAsia="en-US" w:bidi="ar-SA"/><w:del w:id="17989" w:author="Unknown Author" w:date="2026-10-30T04:17:53Z"></w:del></w:rPr></w:pPr><w:del w:id="17988" w:author="Unknown Author" w:date="2026-10-30T04:17:53Z"><w:r><w:rPr><w:kern w:val="0"/><w:szCs w:val="24"/><w:lang w:val="es-CO" w:eastAsia="en-US" w:bidi="ar-SA"/></w:rPr><w:delText>R² ≥ 0,70 y NRMSE ≤ 30 % en 100 nodos al mes 24</w:delText></w:r></w:del></w:p></w:tc></w:tr><w:tr><w:trPr><w:del w:id="17990" w:author="Unknown Author" w:date="2026-10-30T04:17:53Z"/><w:cantSplit w:val="true"/></w:trPr><w:tc><w:tcPr><w:tcW w:w="3318" w:type="dxa"/><w:tcBorders></w:tcBorders><w:shd w:color="auto" w:fill="F7F7F7" w:val="clear"/></w:tcPr><w:p><w:pPr><w:pStyle w:val="Tabla9"/><w:widowControl/><w:jc w:val="left"/><w:rPr><w:kern w:val="0"/><w:szCs w:val="24"/><w:lang w:val="es-CO" w:eastAsia="en-US" w:bidi="ar-SA"/><w:del w:id="17992" w:author="Unknown Author" w:date="2026-10-30T04:17:53Z"></w:del></w:rPr></w:pPr><w:del w:id="17991" w:author="Unknown Author" w:date="2026-10-30T04:17:53Z"><w:r><w:rPr><w:kern w:val="0"/><w:szCs w:val="24"/><w:lang w:val="es-CO" w:eastAsia="en-US" w:bidi="ar-SA"/></w:rPr><w:delText>R2. Disponibilidad mensual de nodos</w:delText></w:r></w:del></w:p></w:tc><w:tc><w:tcPr><w:tcW w:w="3400" w:type="dxa"/><w:tcBorders></w:tcBorders><w:shd w:color="auto" w:fill="F7F7F7" w:val="clear"/></w:tcPr><w:p><w:pPr><w:pStyle w:val="Tabla9"/><w:widowControl/><w:jc w:val="left"/><w:rPr><w:kern w:val="0"/><w:szCs w:val="24"/><w:lang w:val="es-CO" w:eastAsia="en-US" w:bidi="ar-SA"/><w:del w:id="17994" w:author="Unknown Author" w:date="2026-10-30T04:17:53Z"></w:del></w:rPr></w:pPr><w:del w:id="17993" w:author="Unknown Author" w:date="2026-10-30T04:17:53Z"><w:r><w:rPr><w:kern w:val="0"/><w:szCs w:val="24"/><w:lang w:val="es-CO" w:eastAsia="en-US" w:bidi="ar-SA"/></w:rPr><w:delText>6. Infraestructura de medición</w:delText></w:r></w:del></w:p></w:tc><w:tc><w:tcPr><w:tcW w:w="3236" w:type="dxa"/><w:tcBorders></w:tcBorders><w:shd w:color="auto" w:fill="F7F7F7" w:val="clear"/></w:tcPr><w:p><w:pPr><w:pStyle w:val="Tabla9"/><w:widowControl/><w:jc w:val="left"/><w:rPr><w:kern w:val="0"/><w:szCs w:val="24"/><w:lang w:val="es-CO" w:eastAsia="en-US" w:bidi="ar-SA"/><w:del w:id="17996" w:author="Unknown Author" w:date="2026-10-30T04:17:53Z"></w:del></w:rPr></w:pPr><w:del w:id="17995" w:author="Unknown Author" w:date="2026-10-30T04:17:53Z"><w:r><w:rPr><w:kern w:val="0"/><w:szCs w:val="24"/><w:lang w:val="es-CO" w:eastAsia="en-US" w:bidi="ar-SA"/></w:rPr><w:delText>Disponibilidad ≥ 90 % y pérdida de paquetes ≤ 10 % al mes 24</w:delText></w:r></w:del></w:p></w:tc></w:tr><w:tr><w:trPr><w:del w:id="17997" w:author="Unknown Author" w:date="2026-10-30T04:17:53Z"/><w:cantSplit w:val="true"/></w:trPr><w:tc><w:tcPr><w:tcW w:w="3318" w:type="dxa"/><w:tcBorders></w:tcBorders></w:tcPr><w:p><w:pPr><w:pStyle w:val="Tabla9"/><w:widowControl/><w:jc w:val="left"/><w:rPr><w:kern w:val="0"/><w:szCs w:val="24"/><w:lang w:val="es-CO" w:eastAsia="en-US" w:bidi="ar-SA"/><w:del w:id="17999" w:author="Unknown Author" w:date="2026-10-30T04:17:53Z"></w:del></w:rPr></w:pPr><w:del w:id="17998" w:author="Unknown Author" w:date="2026-10-30T04:17:53Z"><w:r><w:rPr><w:kern w:val="0"/><w:szCs w:val="24"/><w:lang w:val="es-CO" w:eastAsia="en-US" w:bidi="ar-SA"/></w:rPr><w:delText>R3. Uso institucional del tablero y del protocolo</w:delText></w:r></w:del></w:p></w:tc><w:tc><w:tcPr><w:tcW w:w="3400" w:type="dxa"/><w:tcBorders></w:tcBorders></w:tcPr><w:p><w:pPr><w:pStyle w:val="Tabla9"/><w:widowControl/><w:jc w:val="left"/><w:rPr><w:kern w:val="0"/><w:szCs w:val="24"/><w:lang w:val="es-CO" w:eastAsia="en-US" w:bidi="ar-SA"/><w:del w:id="18001" w:author="Unknown Author" w:date="2026-10-30T04:17:53Z"></w:del></w:rPr></w:pPr><w:del w:id="18000" w:author="Unknown Author" w:date="2026-10-30T04:17:53Z"><w:r><w:rPr><w:kern w:val="0"/><w:szCs w:val="24"/><w:lang w:val="es-CO" w:eastAsia="en-US" w:bidi="ar-SA"/></w:rPr><w:delText>7. Documentos de planeación; 8. Apropiación social</w:delText></w:r></w:del></w:p></w:tc><w:tc><w:tcPr><w:tcW w:w="3236" w:type="dxa"/><w:tcBorders></w:tcBorders></w:tcPr><w:p><w:pPr><w:pStyle w:val="Tabla9"/><w:widowControl/><w:jc w:val="left"/><w:rPr><w:kern w:val="0"/><w:szCs w:val="24"/><w:lang w:val="es-CO" w:eastAsia="en-US" w:bidi="ar-SA"/><w:del w:id="18004" w:author="Unknown Author" w:date="2026-10-30T04:17:53Z"></w:del></w:rPr></w:pPr><w:del w:id="18002" w:author="Unknown Author" w:date="2026-10-30T04:17:53Z"><w:r><w:rPr><w:kern w:val="0"/><w:szCs w:val="24"/><w:lang w:val="es-CO" w:eastAsia="en-US" w:bidi="ar-SA"/></w:rPr><w:delText xml:space="preserve">≥ </w:delText></w:r></w:del><w:del w:id="18003" w:author="Unknown Author" w:date="2026-10-30T04:17:53Z"><w:r><w:rPr><w:kern w:val="0"/><w:szCs w:val="24"/><w:lang w:val="es-CO" w:eastAsia="en-US" w:bidi="ar-SA"/></w:rPr><w:delText>75 % de los comités al mes 24</w:delText></w:r></w:del></w:p></w:tc></w:tr><w:tr><w:trPr><w:del w:id="18005" w:author="Unknown Author" w:date="2026-10-30T04:17:53Z"/><w:cantSplit w:val="true"/></w:trPr><w:tc><w:tcPr><w:tcW w:w="3318" w:type="dxa"/><w:tcBorders></w:tcBorders><w:shd w:color="auto" w:fill="F7F7F7" w:val="clear"/></w:tcPr><w:p><w:pPr><w:pStyle w:val="Tabla9"/><w:widowControl/><w:jc w:val="left"/><w:rPr><w:kern w:val="0"/><w:szCs w:val="24"/><w:lang w:val="es-CO" w:eastAsia="en-US" w:bidi="ar-SA"/><w:del w:id="18007" w:author="Unknown Author" w:date="2026-10-30T04:17:53Z"></w:del></w:rPr></w:pPr><w:del w:id="18006" w:author="Unknown Author" w:date="2026-10-30T04:17:53Z"><w:r><w:rPr><w:kern w:val="0"/><w:szCs w:val="24"/><w:lang w:val="es-CO" w:eastAsia="en-US" w:bidi="ar-SA"/></w:rPr><w:delText>R4. Reducción relativa de falsas alarmas</w:delText></w:r></w:del></w:p></w:tc><w:tc><w:tcPr><w:tcW w:w="3400" w:type="dxa"/><w:tcBorders></w:tcBorders><w:shd w:color="auto" w:fill="F7F7F7" w:val="clear"/></w:tcPr><w:p><w:pPr><w:pStyle w:val="Tabla9"/><w:widowControl/><w:jc w:val="left"/><w:rPr><w:kern w:val="0"/><w:szCs w:val="24"/><w:lang w:val="es-CO" w:eastAsia="en-US" w:bidi="ar-SA"/><w:del w:id="18009" w:author="Unknown Author" w:date="2026-10-30T04:17:53Z"></w:del></w:rPr></w:pPr><w:del w:id="18008" w:author="Unknown Author" w:date="2026-10-30T04:17:53Z"><w:r><w:rPr><w:kern w:val="0"/><w:szCs w:val="24"/><w:lang w:val="es-CO" w:eastAsia="en-US" w:bidi="ar-SA"/></w:rPr><w:delText>7. Documentos de planeación</w:delText></w:r></w:del></w:p></w:tc><w:tc><w:tcPr><w:tcW w:w="3236" w:type="dxa"/><w:tcBorders></w:tcBorders><w:shd w:color="auto" w:fill="F7F7F7" w:val="clear"/></w:tcPr><w:p><w:pPr><w:pStyle w:val="Tabla9"/><w:widowControl/><w:jc w:val="left"/><w:rPr><w:kern w:val="0"/><w:szCs w:val="24"/><w:lang w:val="es-CO" w:eastAsia="en-US" w:bidi="ar-SA"/><w:del w:id="18012" w:author="Unknown Author" w:date="2026-10-30T04:17:53Z"></w:del></w:rPr></w:pPr><w:del w:id="18010" w:author="Unknown Author" w:date="2026-10-30T04:17:53Z"><w:r><w:rPr><w:kern w:val="0"/><w:szCs w:val="24"/><w:lang w:val="es-CO" w:eastAsia="en-US" w:bidi="ar-SA"/></w:rPr><w:delText xml:space="preserve">≥ </w:delText></w:r></w:del><w:del w:id="18011" w:author="Unknown Author" w:date="2026-10-30T04:17:53Z"><w:r><w:rPr><w:kern w:val="0"/><w:szCs w:val="24"/><w:lang w:val="es-CO" w:eastAsia="en-US" w:bidi="ar-SA"/></w:rPr><w:delText>30 % de reducción relativa</w:delText></w:r></w:del></w:p></w:tc></w:tr><w:tr><w:trPr><w:del w:id="18013" w:author="Unknown Author" w:date="2026-10-30T04:17:53Z"/><w:cantSplit w:val="true"/></w:trPr><w:tc><w:tcPr><w:tcW w:w="3318" w:type="dxa"/><w:tcBorders></w:tcBorders></w:tcPr><w:p><w:pPr><w:pStyle w:val="Tabla9"/><w:widowControl/><w:jc w:val="left"/><w:rPr><w:kern w:val="0"/><w:szCs w:val="24"/><w:lang w:val="es-CO" w:eastAsia="en-US" w:bidi="ar-SA"/><w:del w:id="18015" w:author="Unknown Author" w:date="2026-10-30T04:17:53Z"></w:del></w:rPr></w:pPr><w:del w:id="18014" w:author="Unknown Author" w:date="2026-10-30T04:17:53Z"><w:r><w:rPr><w:kern w:val="0"/><w:szCs w:val="24"/><w:lang w:val="es-CO" w:eastAsia="en-US" w:bidi="ar-SA"/></w:rPr><w:delText>R5. Capacidad instalada en custodios</w:delText></w:r></w:del></w:p></w:tc><w:tc><w:tcPr><w:tcW w:w="3400" w:type="dxa"/><w:tcBorders></w:tcBorders></w:tcPr><w:p><w:pPr><w:pStyle w:val="Tabla9"/><w:widowControl/><w:jc w:val="left"/><w:rPr><w:kern w:val="0"/><w:szCs w:val="24"/><w:lang w:val="es-CO" w:eastAsia="en-US" w:bidi="ar-SA"/><w:del w:id="18017" w:author="Unknown Author" w:date="2026-10-30T04:17:53Z"></w:del></w:rPr></w:pPr><w:del w:id="18016" w:author="Unknown Author" w:date="2026-10-30T04:17:53Z"><w:r><w:rPr><w:kern w:val="0"/><w:szCs w:val="24"/><w:lang w:val="es-CO" w:eastAsia="en-US" w:bidi="ar-SA"/></w:rPr><w:delText>9. Asistencia técnica</w:delText></w:r></w:del></w:p></w:tc><w:tc><w:tcPr><w:tcW w:w="3236" w:type="dxa"/><w:tcBorders></w:tcBorders></w:tcPr><w:p><w:pPr><w:pStyle w:val="Tabla9"/><w:widowControl/><w:jc w:val="left"/><w:rPr><w:kern w:val="0"/><w:szCs w:val="24"/><w:lang w:val="es-CO" w:eastAsia="en-US" w:bidi="ar-SA"/><w:del w:id="18020" w:author="Unknown Author" w:date="2026-10-30T04:17:53Z"></w:del></w:rPr></w:pPr><w:del w:id="18018" w:author="Unknown Author" w:date="2026-10-30T04:17:53Z"><w:r><w:rPr><w:kern w:val="0"/><w:szCs w:val="24"/><w:lang w:val="es-CO" w:eastAsia="en-US" w:bidi="ar-SA"/></w:rPr><w:delText xml:space="preserve">≥ </w:delText></w:r></w:del><w:del w:id="18019" w:author="Unknown Author" w:date="2026-10-30T04:17:53Z"><w:r><w:rPr><w:kern w:val="0"/><w:szCs w:val="24"/><w:lang w:val="es-CO" w:eastAsia="en-US" w:bidi="ar-SA"/></w:rPr><w:delText>60 personas certificadas</w:delText></w:r></w:del></w:p></w:tc></w:tr><w:tr><w:trPr><w:del w:id="18021" w:author="Unknown Author" w:date="2026-10-30T04:17:53Z"/><w:cantSplit w:val="true"/></w:trPr><w:tc><w:tcPr><w:tcW w:w="3318" w:type="dxa"/><w:tcBorders></w:tcBorders><w:shd w:color="auto" w:fill="F7F7F7" w:val="clear"/></w:tcPr><w:p><w:pPr><w:pStyle w:val="Tabla9"/><w:widowControl/><w:jc w:val="left"/><w:rPr><w:kern w:val="0"/><w:szCs w:val="24"/><w:lang w:val="es-CO" w:eastAsia="en-US" w:bidi="ar-SA"/><w:del w:id="18023" w:author="Unknown Author" w:date="2026-10-30T04:17:53Z"></w:del></w:rPr></w:pPr><w:del w:id="18022" w:author="Unknown Author" w:date="2026-10-30T04:17:53Z"><w:r><w:rPr><w:kern w:val="0"/><w:szCs w:val="24"/><w:lang w:val="es-CO" w:eastAsia="en-US" w:bidi="ar-SA"/></w:rPr><w:delText>R6. Desempeño del gemelo predictivo frente a mediciones en demoliciones reales</w:delText></w:r></w:del></w:p></w:tc><w:tc><w:tcPr><w:tcW w:w="3400" w:type="dxa"/><w:tcBorders></w:tcBorders><w:shd w:color="auto" w:fill="F7F7F7" w:val="clear"/></w:tcPr><w:p><w:pPr><w:pStyle w:val="Tabla9"/><w:widowControl/><w:jc w:val="left"/><w:rPr><w:kern w:val="0"/><w:szCs w:val="24"/><w:lang w:val="es-CO" w:eastAsia="en-US" w:bidi="ar-SA"/><w:del w:id="18025" w:author="Unknown Author" w:date="2026-10-30T04:17:53Z"></w:del></w:rPr></w:pPr><w:del w:id="18024" w:author="Unknown Author" w:date="2026-10-30T04:17:53Z"><w:r><w:rPr><w:kern w:val="0"/><w:szCs w:val="24"/><w:lang w:val="es-CO" w:eastAsia="en-US" w:bidi="ar-SA"/></w:rPr><w:delText>1. Prototipos funcionales validados; 6. Infraestructura de medición y de modelación</w:delText></w:r></w:del></w:p></w:tc><w:tc><w:tcPr><w:tcW w:w="3236" w:type="dxa"/><w:tcBorders></w:tcBorders><w:shd w:color="auto" w:fill="F7F7F7" w:val="clear"/></w:tcPr><w:p><w:pPr><w:pStyle w:val="Tabla9"/><w:widowControl/><w:jc w:val="left"/><w:rPr><w:kern w:val="0"/><w:szCs w:val="24"/><w:lang w:val="es-CO" w:eastAsia="en-US" w:bidi="ar-SA"/><w:del w:id="18027" w:author="Unknown Author" w:date="2026-10-30T04:17:53Z"></w:del></w:rPr></w:pPr><w:del w:id="18026" w:author="Unknown Author" w:date="2026-10-30T04:17:53Z"><w:r><w:rPr><w:kern w:val="0"/><w:szCs w:val="24"/><w:lang w:val="es-CO" w:eastAsia="en-US" w:bidi="ar-SA"/></w:rPr><w:delText>FAC2 ≥ 0,5 y sesgo fraccional absoluto ≤ 0,3 en al menos 6 eventos al mes 22</w:delText></w:r></w:del></w:p></w:tc></w:tr><w:tr><w:trPr><w:del w:id="18028" w:author="Unknown Author" w:date="2026-10-30T04:17:53Z"/><w:cantSplit w:val="true"/></w:trPr><w:tc><w:tcPr><w:tcW w:w="3318" w:type="dxa"/><w:tcBorders></w:tcBorders></w:tcPr><w:p><w:pPr><w:pStyle w:val="Tabla9"/><w:widowControl/><w:jc w:val="left"/><w:rPr><w:kern w:val="0"/><w:szCs w:val="24"/><w:lang w:val="es-CO" w:eastAsia="en-US" w:bidi="ar-SA"/><w:del w:id="18030" w:author="Unknown Author" w:date="2026-10-30T04:17:53Z"></w:del></w:rPr></w:pPr><w:del w:id="18029" w:author="Unknown Author" w:date="2026-10-30T04:17:53Z"><w:r><w:rPr><w:kern w:val="0"/><w:szCs w:val="24"/><w:lang w:val="es-CO" w:eastAsia="en-US" w:bidi="ar-SA"/></w:rPr><w:delText>R7. Evaluaciones previas de demolición entregadas</w:delText></w:r></w:del></w:p></w:tc><w:tc><w:tcPr><w:tcW w:w="3400" w:type="dxa"/><w:tcBorders></w:tcBorders></w:tcPr><w:p><w:pPr><w:pStyle w:val="Tabla9"/><w:widowControl/><w:jc w:val="left"/><w:rPr><w:kern w:val="0"/><w:szCs w:val="24"/><w:lang w:val="es-CO" w:eastAsia="en-US" w:bidi="ar-SA"/><w:del w:id="18032" w:author="Unknown Author" w:date="2026-10-30T04:17:53Z"></w:del></w:rPr></w:pPr><w:del w:id="18031" w:author="Unknown Author" w:date="2026-10-30T04:17:53Z"><w:r><w:rPr><w:kern w:val="0"/><w:szCs w:val="24"/><w:lang w:val="es-CO" w:eastAsia="en-US" w:bidi="ar-SA"/></w:rPr><w:delText>7. Documentos de planeación; 1. Prototipos funcionales validados</w:delText></w:r></w:del></w:p></w:tc><w:tc><w:tcPr><w:tcW w:w="3236" w:type="dxa"/><w:tcBorders></w:tcBorders></w:tcPr><w:p><w:pPr><w:pStyle w:val="Tabla9"/><w:widowControl/><w:jc w:val="left"/><w:rPr><w:kern w:val="0"/><w:szCs w:val="24"/><w:lang w:val="es-CO" w:eastAsia="en-US" w:bidi="ar-SA"/><w:del w:id="18035" w:author="Unknown Author" w:date="2026-10-30T04:17:53Z"></w:del></w:rPr></w:pPr><w:del w:id="18033" w:author="Unknown Author" w:date="2026-10-30T04:17:53Z"><w:r><w:rPr><w:kern w:val="0"/><w:szCs w:val="24"/><w:lang w:val="es-CO" w:eastAsia="en-US" w:bidi="ar-SA"/></w:rPr><w:delText xml:space="preserve">≥ </w:delText></w:r></w:del><w:del w:id="18034" w:author="Unknown Author" w:date="2026-10-30T04:17:53Z"><w:r><w:rPr><w:kern w:val="0"/><w:szCs w:val="24"/><w:lang w:val="es-CO" w:eastAsia="en-US" w:bidi="ar-SA"/></w:rPr><w:delText>12 informes, con al menos 3 por departamento, al mes 24</w:delText></w:r></w:del></w:p></w:tc></w:tr><w:tr><w:trPr><w:del w:id="18036" w:author="Unknown Author" w:date="2026-10-30T04:17:53Z"/><w:cantSplit w:val="true"/></w:trPr><w:tc><w:tcPr><w:tcW w:w="3318" w:type="dxa"/><w:tcBorders></w:tcBorders><w:shd w:color="auto" w:fill="F7F7F7" w:val="clear"/></w:tcPr><w:p><w:pPr><w:pStyle w:val="Tabla9"/><w:widowControl/><w:jc w:val="left"/><w:rPr><w:kern w:val="0"/><w:szCs w:val="24"/><w:lang w:val="es-CO" w:eastAsia="en-US" w:bidi="ar-SA"/><w:del w:id="18038" w:author="Unknown Author" w:date="2026-10-30T04:17:53Z"></w:del></w:rPr></w:pPr><w:del w:id="18037" w:author="Unknown Author" w:date="2026-10-30T04:17:53Z"><w:r><w:rPr><w:kern w:val="0"/><w:szCs w:val="24"/><w:lang w:val="es-CO" w:eastAsia="en-US" w:bidi="ar-SA"/></w:rPr><w:delText>I1. Activación del protocolo ante superación de umbral</w:delText></w:r></w:del></w:p></w:tc><w:tc><w:tcPr><w:tcW w:w="3400" w:type="dxa"/><w:tcBorders></w:tcBorders><w:shd w:color="auto" w:fill="F7F7F7" w:val="clear"/></w:tcPr><w:p><w:pPr><w:pStyle w:val="Tabla9"/><w:widowControl/><w:jc w:val="left"/><w:rPr><w:kern w:val="0"/><w:szCs w:val="24"/><w:lang w:val="es-CO" w:eastAsia="en-US" w:bidi="ar-SA"/><w:del w:id="18040" w:author="Unknown Author" w:date="2026-10-30T04:17:53Z"></w:del></w:rPr></w:pPr><w:del w:id="18039" w:author="Unknown Author" w:date="2026-10-30T04:17:53Z"><w:r><w:rPr><w:kern w:val="0"/><w:szCs w:val="24"/><w:lang w:val="es-CO" w:eastAsia="en-US" w:bidi="ar-SA"/></w:rPr><w:delText>7. Documentos de planeación; 9. Asistencia técnica</w:delText></w:r></w:del></w:p></w:tc><w:tc><w:tcPr><w:tcW w:w="3236" w:type="dxa"/><w:tcBorders></w:tcBorders><w:shd w:color="auto" w:fill="F7F7F7" w:val="clear"/></w:tcPr><w:p><w:pPr><w:pStyle w:val="Tabla9"/><w:widowControl/><w:jc w:val="left"/><w:rPr><w:kern w:val="0"/><w:szCs w:val="24"/><w:lang w:val="es-CO" w:eastAsia="en-US" w:bidi="ar-SA"/><w:del w:id="18043" w:author="Unknown Author" w:date="2026-10-30T04:17:53Z"></w:del></w:rPr></w:pPr><w:del w:id="18041" w:author="Unknown Author" w:date="2026-10-30T04:17:53Z"><w:r><w:rPr><w:kern w:val="0"/><w:szCs w:val="24"/><w:lang w:val="es-CO" w:eastAsia="en-US" w:bidi="ar-SA"/></w:rPr><w:delText xml:space="preserve">≥ </w:delText></w:r></w:del><w:del w:id="18042" w:author="Unknown Author" w:date="2026-10-30T04:17:53Z"><w:r><w:rPr><w:kern w:val="0"/><w:szCs w:val="24"/><w:lang w:val="es-CO" w:eastAsia="en-US" w:bidi="ar-SA"/></w:rPr><w:delText>80 % a los 12 meses posteriores al cierre</w:delText></w:r></w:del></w:p></w:tc></w:tr><w:tr><w:trPr><w:del w:id="18044" w:author="Unknown Author" w:date="2026-10-30T04:17:53Z"/><w:cantSplit w:val="true"/></w:trPr><w:tc><w:tcPr><w:tcW w:w="3318" w:type="dxa"/><w:tcBorders><w:bottom w:val="single" w:sz="12" w:space="0" w:color="2A3439"/></w:tcBorders></w:tcPr><w:p><w:pPr><w:pStyle w:val="Tabla9"/><w:keepNext w:val="true"/><w:widowControl/><w:jc w:val="left"/><w:rPr><w:kern w:val="0"/><w:szCs w:val="24"/><w:lang w:val="es-CO" w:eastAsia="en-US" w:bidi="ar-SA"/><w:del w:id="18046" w:author="Unknown Author" w:date="2026-10-30T04:17:53Z"></w:del></w:rPr></w:pPr><w:del w:id="18045" w:author="Unknown Author" w:date="2026-10-30T04:17:53Z"><w:r><w:rPr><w:kern w:val="0"/><w:szCs w:val="24"/><w:lang w:val="es-CO" w:eastAsia="en-US" w:bidi="ar-SA"/></w:rPr><w:delText>I2. Continuidad de la red bajo custodia</w:delText></w:r></w:del></w:p></w:tc><w:tc><w:tcPr><w:tcW w:w="3400" w:type="dxa"/><w:tcBorders><w:bottom w:val="single" w:sz="12" w:space="0" w:color="2A3439"/></w:tcBorders></w:tcPr><w:p><w:pPr><w:pStyle w:val="Tabla9"/><w:keepNext w:val="true"/><w:widowControl/><w:jc w:val="left"/><w:rPr><w:kern w:val="0"/><w:szCs w:val="24"/><w:lang w:val="es-CO" w:eastAsia="en-US" w:bidi="ar-SA"/><w:del w:id="18048" w:author="Unknown Author" w:date="2026-10-30T04:17:53Z"></w:del></w:rPr></w:pPr><w:del w:id="18047" w:author="Unknown Author" w:date="2026-10-30T04:17:53Z"><w:r><w:rPr><w:kern w:val="0"/><w:szCs w:val="24"/><w:lang w:val="es-CO" w:eastAsia="en-US" w:bidi="ar-SA"/></w:rPr><w:delText>6. Infraestructura de medición; 9. Asistencia técnica</w:delText></w:r></w:del></w:p></w:tc><w:tc><w:tcPr><w:tcW w:w="3236" w:type="dxa"/><w:tcBorders><w:bottom w:val="single" w:sz="12" w:space="0" w:color="2A3439"/></w:tcBorders></w:tcPr><w:p><w:pPr><w:pStyle w:val="Tabla9"/><w:keepNext w:val="true"/><w:widowControl/><w:jc w:val="left"/><w:rPr><w:kern w:val="0"/><w:szCs w:val="24"/><w:lang w:val="es-CO" w:eastAsia="en-US" w:bidi="ar-SA"/><w:del w:id="18051" w:author="Unknown Author" w:date="2026-10-30T04:17:53Z"></w:del></w:rPr></w:pPr><w:del w:id="18049" w:author="Unknown Author" w:date="2026-10-30T04:17:53Z"><w:r><w:rPr><w:kern w:val="0"/><w:szCs w:val="24"/><w:lang w:val="es-CO" w:eastAsia="en-US" w:bidi="ar-SA"/></w:rPr><w:delText xml:space="preserve">≥ </w:delText></w:r></w:del><w:del w:id="18050" w:author="Unknown Author" w:date="2026-10-30T04:17:53Z"><w:r><w:rPr><w:kern w:val="0"/><w:szCs w:val="24"/><w:lang w:val="es-CO" w:eastAsia="en-US" w:bidi="ar-SA"/></w:rPr><w:delText>70 % a los 12 meses posteriores al cierre</w:delText></w:r></w:del></w:p></w:tc></w:tr></w:tbl><w:p><w:pPr><w:pStyle w:val="TablaNota"/><w:rPr></w:rPr></w:pPr><w:r><w:rPr><w:i/><w:iCs/></w:rPr><w:t>Nota.</w:t></w:r><w:r><w:rPr></w:rPr><w:t xml:space="preserve"> Elaboración propia con la formulación del proyecto. Los productos 2 a 5 sostienen la capacidad de investigación y de formación y no un indicador de resultado propio.</w:t></w:r><w:bookmarkEnd w:id="269"/></w:p><w:p><w:pPr><w:pStyle w:val="Heading1"/><w:rPr></w:rPr></w:pPr><w:bookmarkStart w:id="272" w:name="aspectos-éticos"/><w:r><w:rPr></w:rPr><w:t>25. ASPECTOS ÉTICOS</w:t></w:r></w:p><w:p><w:pPr><w:pStyle w:val="FirstParagraph"/><w:rPr></w:rPr></w:pPr><w:r><w:rPr></w:rPr><w:t>El proyecto no realiza experimentos con personas, no recolecta muestras biológicas y no promete efectos en salud. Promete mediciones verificadas, uso institucional y continuidad. Sus asuntos éticos provienen de siete fuentes. Son el tratamiento de datos personales, la participación comunitaria y la seguridad del personal de campo. Son también el uso de analítica avanzada y de un modelo predictivo, el vuelo de un dron, la apertura de datos y los residuos electrónicos. Esta sección describe las medidas del proyecto para cada fuente. Cierra con la decisión sobre el aval del comité de ética, que el numeral 10.10 de los términos de referencia (TdR) pide cuando aplica (Ministerio de Ciencia, Tecnología e Innovación [MinCiencias], 2026).</w:t></w:r></w:p><w:p><w:pPr><w:pStyle w:val="Heading2"/><w:rPr></w:rPr></w:pPr><w:bookmarkStart w:id="273" w:name="X49f8d38bc9c69053af8be2a34aa630a7ad86bd0"/><w:r><w:rPr></w:rPr><w:t>25.1 Datos personales y consentimiento informado</w:t></w:r></w:p><w:p><w:pPr><w:pStyle w:val="FirstParagraph"/><w:rPr></w:rPr></w:pPr><w:r><w:rPr></w:rPr><w:t>El proyecto trata datos personales en las actividades de apropiación social y, de forma incidental, en las imágenes del dron. La Ley 1581 de 2012 exige autorización previa, expresa e informada del titular. Reconoce además los derechos de conocer, actualizar y rectificar los datos y de revocar la autorización. El numeral 26 de los TdR remite a esa ley el tratamiento de los datos de la postulación. El proyecto la aplica a los talleres, las jornadas y las encuestas.</w:t></w:r></w:p><w:p><w:pPr><w:pStyle w:val="BodyText"/><w:rPr></w:rPr></w:pPr><w:r><w:rPr></w:rPr><w:t>Los nodos no recolectan datos personales. Miden PM2,5, PM10, temperatura y humedad, y no incluyen cámaras, micrófonos ni sistemas de localización de personas. Esa decisión es de minimización por diseño. El informe de vigilancia tecnológica del proyecto recoge que algunas patentes del corpus recolectan temperatura corporal, imágenes y ubicación de las personas (Equipo formulador, 2026, pp. 104-112). Recoge también que no existe un protocolo de privacidad para redes de sensores ambientales (Essamlali et al., 2024, p. 17). El proyecto adopta la práctica que el informe recomienda: consentimiento, minimización y conservación limitada. La Tabla 25.1 describe los datos personales que sí se tratan.</w:t></w:r></w:p><w:p><w:pPr><w:pStyle w:val="TablaRotulo"/><w:rPr></w:rPr></w:pPr><w:bookmarkStart w:id="274" w:name="rot_Tabla_25_1"/><w:r><w:rPr><w:b/><w:bCs/></w:rPr><w:t>Tabla 25.1</w:t></w:r><w:bookmarkEnd w:id="274"/></w:p><w:p><w:pPr><w:pStyle w:val="TablaTitulo"/><w:rPr></w:rPr></w:pPr><w:r><w:rPr><w:i/><w:iCs/></w:rPr><w:t>Datos personales que trata el proyecto, finalidad, autorización y custodia</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007"/><w:gridCol w:w="2175"/><w:gridCol w:w="1923"/><w:gridCol w:w="2008"/><w:gridCol w:w="1841"/></w:tblGrid><w:tr><w:trPr><w:tblHeader w:val="true"/><w:ins w:id="18052" w:author="Unknown Author" w:date="2026-10-30T04:17:53Z"/><w:cantSplit w:val="true"/></w:trPr><w:tc><w:tcPr><w:tcW w:w="200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8054" w:author="Unknown Author" w:date="2026-10-30T04:17:53Z"></w:ins></w:rPr></w:pPr><w:ins w:id="18053" w:author="Unknown Author" w:date="2026-10-30T04:17:53Z"><w:r><w:rPr><w:b/><w:kern w:val="0"/><w:szCs w:val="24"/><w:lang w:val="es-CO" w:eastAsia="en-US" w:bidi="ar-SA"/></w:rPr><w:t>Dato</w:t></w:r></w:ins></w:p></w:tc><w:tc><w:tcPr><w:tcW w:w="217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8056" w:author="Unknown Author" w:date="2026-10-30T04:17:53Z"></w:ins></w:rPr></w:pPr><w:ins w:id="18055" w:author="Unknown Author" w:date="2026-10-30T04:17:53Z"><w:r><w:rPr><w:b/><w:kern w:val="0"/><w:szCs w:val="24"/><w:lang w:val="es-CO" w:eastAsia="en-US" w:bidi="ar-SA"/></w:rPr><w:t>Finalidad</w:t></w:r></w:ins></w:p></w:tc><w:tc><w:tcPr><w:tcW w:w="192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8058" w:author="Unknown Author" w:date="2026-10-30T04:17:53Z"></w:ins></w:rPr></w:pPr><w:ins w:id="18057" w:author="Unknown Author" w:date="2026-10-30T04:17:53Z"><w:r><w:rPr><w:b/><w:kern w:val="0"/><w:szCs w:val="24"/><w:lang w:val="es-CO" w:eastAsia="en-US" w:bidi="ar-SA"/></w:rPr><w:t>Autorización y base</w:t></w:r></w:ins></w:p></w:tc><w:tc><w:tcPr><w:tcW w:w="200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8060" w:author="Unknown Author" w:date="2026-10-30T04:17:53Z"></w:ins></w:rPr></w:pPr><w:ins w:id="18059" w:author="Unknown Author" w:date="2026-10-30T04:17:53Z"><w:r><w:rPr><w:b/><w:kern w:val="0"/><w:szCs w:val="24"/><w:lang w:val="es-CO" w:eastAsia="en-US" w:bidi="ar-SA"/></w:rPr><w:t>Conservación y acceso</w:t></w:r></w:ins></w:p></w:tc><w:tc><w:tcPr><w:tcW w:w="184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8062" w:author="Unknown Author" w:date="2026-10-30T04:17:53Z"></w:ins></w:rPr></w:pPr><w:ins w:id="18061" w:author="Unknown Author" w:date="2026-10-30T04:17:53Z"><w:r><w:rPr><w:b/><w:kern w:val="0"/><w:szCs w:val="24"/><w:lang w:val="es-CO" w:eastAsia="en-US" w:bidi="ar-SA"/></w:rPr><w:t>Responsable</w:t></w:r></w:ins></w:p></w:tc></w:tr><w:tr><w:trPr><w:ins w:id="18063" w:author="Unknown Author" w:date="2026-10-30T04:17:53Z"/><w:cantSplit w:val="true"/></w:trPr><w:tc><w:tcPr><w:tcW w:w="2007" w:type="dxa"/><w:tcBorders></w:tcBorders></w:tcPr><w:p><w:pPr><w:pStyle w:val="Tabla9"/><w:widowControl/><w:jc w:val="left"/><w:rPr><w:kern w:val="0"/><w:szCs w:val="24"/><w:lang w:val="es-CO" w:eastAsia="en-US" w:bidi="ar-SA"/><w:ins w:id="18065" w:author="Unknown Author" w:date="2026-10-30T04:17:53Z"></w:ins></w:rPr></w:pPr><w:ins w:id="18064" w:author="Unknown Author" w:date="2026-10-30T04:17:53Z"><w:r><w:rPr><w:kern w:val="0"/><w:szCs w:val="24"/><w:lang w:val="es-CO" w:eastAsia="en-US" w:bidi="ar-SA"/></w:rPr><w:t>Nombre y contacto de las personas participantes en las listas de asistencia</w:t></w:r></w:ins></w:p></w:tc><w:tc><w:tcPr><w:tcW w:w="2175" w:type="dxa"/><w:tcBorders></w:tcBorders></w:tcPr><w:p><w:pPr><w:pStyle w:val="Tabla9"/><w:widowControl/><w:jc w:val="left"/><w:rPr><w:kern w:val="0"/><w:szCs w:val="24"/><w:lang w:val="es-CO" w:eastAsia="en-US" w:bidi="ar-SA"/><w:ins w:id="18067" w:author="Unknown Author" w:date="2026-10-30T04:17:53Z"></w:ins></w:rPr></w:pPr><w:ins w:id="18066" w:author="Unknown Author" w:date="2026-10-30T04:17:53Z"><w:r><w:rPr><w:kern w:val="0"/><w:szCs w:val="24"/><w:lang w:val="es-CO" w:eastAsia="en-US" w:bidi="ar-SA"/></w:rPr><w:t>Verificar la participación y convocar a la devolución de lo decidido</w:t></w:r></w:ins></w:p></w:tc><w:tc><w:tcPr><w:tcW w:w="1923" w:type="dxa"/><w:tcBorders></w:tcBorders></w:tcPr><w:p><w:pPr><w:pStyle w:val="Tabla9"/><w:widowControl/><w:jc w:val="left"/><w:rPr><w:kern w:val="0"/><w:szCs w:val="24"/><w:lang w:val="es-CO" w:eastAsia="en-US" w:bidi="ar-SA"/><w:ins w:id="18069" w:author="Unknown Author" w:date="2026-10-30T04:17:53Z"></w:ins></w:rPr></w:pPr><w:ins w:id="18068" w:author="Unknown Author" w:date="2026-10-30T04:17:53Z"><w:r><w:rPr><w:kern w:val="0"/><w:szCs w:val="24"/><w:lang w:val="es-CO" w:eastAsia="en-US" w:bidi="ar-SA"/></w:rPr><w:t>Autorización escrita en cada taller o jornada</w:t></w:r></w:ins></w:p></w:tc><w:tc><w:tcPr><w:tcW w:w="2008" w:type="dxa"/><w:tcBorders></w:tcBorders></w:tcPr><w:p><w:pPr><w:pStyle w:val="Tabla9"/><w:widowControl/><w:jc w:val="left"/><w:rPr><w:kern w:val="0"/><w:szCs w:val="24"/><w:lang w:val="es-CO" w:eastAsia="en-US" w:bidi="ar-SA"/><w:ins w:id="18072" w:author="Unknown Author" w:date="2026-10-30T04:17:53Z"></w:ins></w:rPr></w:pPr><w:ins w:id="18070" w:author="Unknown Author" w:date="2026-10-30T04:17:53Z"><w:r><w:rPr><w:kern w:val="0"/><w:szCs w:val="24"/><w:lang w:val="es-CO" w:eastAsia="en-US" w:bidi="ar-SA"/></w:rPr><w:t xml:space="preserve">Acceso restringido a la coordinación de apropiación social; plazo de conservación </w:t></w:r></w:ins><w:ins w:id="18071" w:author="Unknown Author" w:date="2026-10-30T04:17:53Z"><w:r><w:rPr><w:color w:val="00B050"/><w:kern w:val="0"/><w:szCs w:val="24"/><w:lang w:val="es-CO" w:eastAsia="en-US" w:bidi="ar-SA"/></w:rPr><w:t>[Diligenciar: plazo de conservación fijado por la universidad]</w:t></w:r></w:ins></w:p></w:tc><w:tc><w:tcPr><w:tcW w:w="1841" w:type="dxa"/><w:tcBorders></w:tcBorders></w:tcPr><w:p><w:pPr><w:pStyle w:val="Tabla9"/><w:widowControl/><w:jc w:val="left"/><w:rPr><w:kern w:val="0"/><w:szCs w:val="24"/><w:lang w:val="es-CO" w:eastAsia="en-US" w:bidi="ar-SA"/><w:ins w:id="18074" w:author="Unknown Author" w:date="2026-10-30T04:17:53Z"></w:ins></w:rPr></w:pPr><w:ins w:id="18073" w:author="Unknown Author" w:date="2026-10-30T04:17:53Z"><w:r><w:rPr><w:kern w:val="0"/><w:szCs w:val="24"/><w:lang w:val="es-CO" w:eastAsia="en-US" w:bidi="ar-SA"/></w:rPr><w:t>Universidad Santo Tomás</w:t></w:r></w:ins></w:p></w:tc></w:tr><w:tr><w:trPr><w:ins w:id="18075" w:author="Unknown Author" w:date="2026-10-30T04:17:53Z"/><w:cantSplit w:val="true"/></w:trPr><w:tc><w:tcPr><w:tcW w:w="2007" w:type="dxa"/><w:tcBorders></w:tcBorders><w:shd w:color="auto" w:fill="F7F7F7" w:val="clear"/></w:tcPr><w:p><w:pPr><w:pStyle w:val="Tabla9"/><w:widowControl/><w:jc w:val="left"/><w:rPr><w:kern w:val="0"/><w:szCs w:val="24"/><w:lang w:val="es-CO" w:eastAsia="en-US" w:bidi="ar-SA"/><w:ins w:id="18077" w:author="Unknown Author" w:date="2026-10-30T04:17:53Z"></w:ins></w:rPr></w:pPr><w:ins w:id="18076" w:author="Unknown Author" w:date="2026-10-30T04:17:53Z"><w:r><w:rPr><w:kern w:val="0"/><w:szCs w:val="24"/><w:lang w:val="es-CO" w:eastAsia="en-US" w:bidi="ar-SA"/></w:rPr><w:t>Imagen y voz en el registro fotográfico y de audio</w:t></w:r></w:ins></w:p></w:tc><w:tc><w:tcPr><w:tcW w:w="2175" w:type="dxa"/><w:tcBorders></w:tcBorders><w:shd w:color="auto" w:fill="F7F7F7" w:val="clear"/></w:tcPr><w:p><w:pPr><w:pStyle w:val="Tabla9"/><w:widowControl/><w:jc w:val="left"/><w:rPr><w:kern w:val="0"/><w:szCs w:val="24"/><w:lang w:val="es-CO" w:eastAsia="en-US" w:bidi="ar-SA"/><w:ins w:id="18079" w:author="Unknown Author" w:date="2026-10-30T04:17:53Z"></w:ins></w:rPr></w:pPr><w:ins w:id="18078" w:author="Unknown Author" w:date="2026-10-30T04:17:53Z"><w:r><w:rPr><w:kern w:val="0"/><w:szCs w:val="24"/><w:lang w:val="es-CO" w:eastAsia="en-US" w:bidi="ar-SA"/></w:rPr><w:t>Documentar la actividad y sustentar la sistematización</w:t></w:r></w:ins></w:p></w:tc><w:tc><w:tcPr><w:tcW w:w="1923" w:type="dxa"/><w:tcBorders></w:tcBorders><w:shd w:color="auto" w:fill="F7F7F7" w:val="clear"/></w:tcPr><w:p><w:pPr><w:pStyle w:val="Tabla9"/><w:widowControl/><w:jc w:val="left"/><w:rPr><w:kern w:val="0"/><w:szCs w:val="24"/><w:lang w:val="es-CO" w:eastAsia="en-US" w:bidi="ar-SA"/><w:ins w:id="18081" w:author="Unknown Author" w:date="2026-10-30T04:17:53Z"></w:ins></w:rPr></w:pPr><w:ins w:id="18080" w:author="Unknown Author" w:date="2026-10-30T04:17:53Z"><w:r><w:rPr><w:kern w:val="0"/><w:szCs w:val="24"/><w:lang w:val="es-CO" w:eastAsia="en-US" w:bidi="ar-SA"/></w:rPr><w:t>Autorización separada y opcional</w:t></w:r></w:ins></w:p></w:tc><w:tc><w:tcPr><w:tcW w:w="2008" w:type="dxa"/><w:tcBorders></w:tcBorders><w:shd w:color="auto" w:fill="F7F7F7" w:val="clear"/></w:tcPr><w:p><w:pPr><w:pStyle w:val="Tabla9"/><w:widowControl/><w:jc w:val="left"/><w:rPr><w:kern w:val="0"/><w:szCs w:val="24"/><w:lang w:val="es-CO" w:eastAsia="en-US" w:bidi="ar-SA"/><w:ins w:id="18083" w:author="Unknown Author" w:date="2026-10-30T04:17:53Z"></w:ins></w:rPr></w:pPr><w:ins w:id="18082" w:author="Unknown Author" w:date="2026-10-30T04:17:53Z"><w:r><w:rPr><w:kern w:val="0"/><w:szCs w:val="24"/><w:lang w:val="es-CO" w:eastAsia="en-US" w:bidi="ar-SA"/></w:rPr><w:t>Uso limitado al informe y a las piezas autorizadas</w:t></w:r></w:ins></w:p></w:tc><w:tc><w:tcPr><w:tcW w:w="1841" w:type="dxa"/><w:tcBorders></w:tcBorders><w:shd w:color="auto" w:fill="F7F7F7" w:val="clear"/></w:tcPr><w:p><w:pPr><w:pStyle w:val="Tabla9"/><w:widowControl/><w:jc w:val="left"/><w:rPr><w:kern w:val="0"/><w:szCs w:val="24"/><w:lang w:val="es-CO" w:eastAsia="en-US" w:bidi="ar-SA"/><w:ins w:id="18085" w:author="Unknown Author" w:date="2026-10-30T04:17:53Z"></w:ins></w:rPr></w:pPr><w:ins w:id="18084" w:author="Unknown Author" w:date="2026-10-30T04:17:53Z"><w:r><w:rPr><w:kern w:val="0"/><w:szCs w:val="24"/><w:lang w:val="es-CO" w:eastAsia="en-US" w:bidi="ar-SA"/></w:rPr><w:t>Coordinación de apropiación social</w:t></w:r></w:ins></w:p></w:tc></w:tr><w:tr><w:trPr><w:ins w:id="18086" w:author="Unknown Author" w:date="2026-10-30T04:17:53Z"/><w:cantSplit w:val="true"/></w:trPr><w:tc><w:tcPr><w:tcW w:w="2007" w:type="dxa"/><w:tcBorders></w:tcBorders></w:tcPr><w:p><w:pPr><w:pStyle w:val="Tabla9"/><w:widowControl/><w:jc w:val="left"/><w:rPr><w:kern w:val="0"/><w:szCs w:val="24"/><w:lang w:val="es-CO" w:eastAsia="en-US" w:bidi="ar-SA"/><w:ins w:id="18088" w:author="Unknown Author" w:date="2026-10-30T04:17:53Z"></w:ins></w:rPr></w:pPr><w:ins w:id="18087" w:author="Unknown Author" w:date="2026-10-30T04:17:53Z"><w:r><w:rPr><w:kern w:val="0"/><w:szCs w:val="24"/><w:lang w:val="es-CO" w:eastAsia="en-US" w:bidi="ar-SA"/></w:rPr><w:t>Respuestas de la encuesta de percepción</w:t></w:r></w:ins></w:p></w:tc><w:tc><w:tcPr><w:tcW w:w="2175" w:type="dxa"/><w:tcBorders></w:tcBorders></w:tcPr><w:p><w:pPr><w:pStyle w:val="Tabla9"/><w:widowControl/><w:jc w:val="left"/><w:rPr><w:kern w:val="0"/><w:szCs w:val="24"/><w:lang w:val="es-CO" w:eastAsia="en-US" w:bidi="ar-SA"/><w:ins w:id="18090" w:author="Unknown Author" w:date="2026-10-30T04:17:53Z"></w:ins></w:rPr></w:pPr><w:ins w:id="18089" w:author="Unknown Author" w:date="2026-10-30T04:17:53Z"><w:r><w:rPr><w:kern w:val="0"/><w:szCs w:val="24"/><w:lang w:val="es-CO" w:eastAsia="en-US" w:bidi="ar-SA"/></w:rPr><w:t>Medir la apropiación y la satisfacción con el proceso</w:t></w:r></w:ins></w:p></w:tc><w:tc><w:tcPr><w:tcW w:w="1923" w:type="dxa"/><w:tcBorders></w:tcBorders></w:tcPr><w:p><w:pPr><w:pStyle w:val="Tabla9"/><w:widowControl/><w:jc w:val="left"/><w:rPr><w:kern w:val="0"/><w:szCs w:val="24"/><w:lang w:val="es-CO" w:eastAsia="en-US" w:bidi="ar-SA"/><w:ins w:id="18092" w:author="Unknown Author" w:date="2026-10-30T04:17:53Z"></w:ins></w:rPr></w:pPr><w:ins w:id="18091" w:author="Unknown Author" w:date="2026-10-30T04:17:53Z"><w:r><w:rPr><w:kern w:val="0"/><w:szCs w:val="24"/><w:lang w:val="es-CO" w:eastAsia="en-US" w:bidi="ar-SA"/></w:rPr><w:t>Autorización informada; respuestas anonimizadas</w:t></w:r></w:ins></w:p></w:tc><w:tc><w:tcPr><w:tcW w:w="2008" w:type="dxa"/><w:tcBorders></w:tcBorders></w:tcPr><w:p><w:pPr><w:pStyle w:val="Tabla9"/><w:widowControl/><w:jc w:val="left"/><w:rPr><w:kern w:val="0"/><w:szCs w:val="24"/><w:lang w:val="es-CO" w:eastAsia="en-US" w:bidi="ar-SA"/><w:ins w:id="18094" w:author="Unknown Author" w:date="2026-10-30T04:17:53Z"></w:ins></w:rPr></w:pPr><w:ins w:id="18093" w:author="Unknown Author" w:date="2026-10-30T04:17:53Z"><w:r><w:rPr><w:kern w:val="0"/><w:szCs w:val="24"/><w:lang w:val="es-CO" w:eastAsia="en-US" w:bidi="ar-SA"/></w:rPr><w:t>Solo se publican resultados agregados</w:t></w:r></w:ins></w:p></w:tc><w:tc><w:tcPr><w:tcW w:w="1841" w:type="dxa"/><w:tcBorders></w:tcBorders></w:tcPr><w:p><w:pPr><w:pStyle w:val="Tabla9"/><w:widowControl/><w:jc w:val="left"/><w:rPr><w:kern w:val="0"/><w:szCs w:val="24"/><w:lang w:val="es-CO" w:eastAsia="en-US" w:bidi="ar-SA"/><w:ins w:id="18096" w:author="Unknown Author" w:date="2026-10-30T04:17:53Z"></w:ins></w:rPr></w:pPr><w:ins w:id="18095" w:author="Unknown Author" w:date="2026-10-30T04:17:53Z"><w:r><w:rPr><w:kern w:val="0"/><w:szCs w:val="24"/><w:lang w:val="es-CO" w:eastAsia="en-US" w:bidi="ar-SA"/></w:rPr><w:t>Profesionales de apropiación social</w:t></w:r></w:ins></w:p></w:tc></w:tr><w:tr><w:trPr><w:ins w:id="18097" w:author="Unknown Author" w:date="2026-10-30T04:17:53Z"/><w:cantSplit w:val="true"/></w:trPr><w:tc><w:tcPr><w:tcW w:w="2007" w:type="dxa"/><w:tcBorders></w:tcBorders><w:shd w:color="auto" w:fill="F7F7F7" w:val="clear"/></w:tcPr><w:p><w:pPr><w:pStyle w:val="Tabla9"/><w:widowControl/><w:jc w:val="left"/><w:rPr><w:kern w:val="0"/><w:szCs w:val="24"/><w:lang w:val="es-CO" w:eastAsia="en-US" w:bidi="ar-SA"/><w:ins w:id="18099" w:author="Unknown Author" w:date="2026-10-30T04:17:53Z"></w:ins></w:rPr></w:pPr><w:ins w:id="18098" w:author="Unknown Author" w:date="2026-10-30T04:17:53Z"><w:r><w:rPr><w:kern w:val="0"/><w:szCs w:val="24"/><w:lang w:val="es-CO" w:eastAsia="en-US" w:bidi="ar-SA"/></w:rPr><w:t>Sexo, edad y pertenencia étnica</w:t></w:r></w:ins></w:p></w:tc><w:tc><w:tcPr><w:tcW w:w="2175" w:type="dxa"/><w:tcBorders></w:tcBorders><w:shd w:color="auto" w:fill="F7F7F7" w:val="clear"/></w:tcPr><w:p><w:pPr><w:pStyle w:val="Tabla9"/><w:widowControl/><w:jc w:val="left"/><w:rPr><w:kern w:val="0"/><w:szCs w:val="24"/><w:lang w:val="es-CO" w:eastAsia="en-US" w:bidi="ar-SA"/><w:ins w:id="18101" w:author="Unknown Author" w:date="2026-10-30T04:17:53Z"></w:ins></w:rPr></w:pPr><w:ins w:id="18100" w:author="Unknown Author" w:date="2026-10-30T04:17:53Z"><w:r><w:rPr><w:kern w:val="0"/><w:szCs w:val="24"/><w:lang w:val="es-CO" w:eastAsia="en-US" w:bidi="ar-SA"/></w:rPr><w:t>Desagregar los indicadores de participación</w:t></w:r></w:ins></w:p></w:tc><w:tc><w:tcPr><w:tcW w:w="1923" w:type="dxa"/><w:tcBorders></w:tcBorders><w:shd w:color="auto" w:fill="F7F7F7" w:val="clear"/></w:tcPr><w:p><w:pPr><w:pStyle w:val="Tabla9"/><w:widowControl/><w:jc w:val="left"/><w:rPr><w:kern w:val="0"/><w:szCs w:val="24"/><w:lang w:val="es-CO" w:eastAsia="en-US" w:bidi="ar-SA"/><w:ins w:id="18103" w:author="Unknown Author" w:date="2026-10-30T04:17:53Z"></w:ins></w:rPr></w:pPr><w:ins w:id="18102" w:author="Unknown Author" w:date="2026-10-30T04:17:53Z"><w:r><w:rPr><w:kern w:val="0"/><w:szCs w:val="24"/><w:lang w:val="es-CO" w:eastAsia="en-US" w:bidi="ar-SA"/></w:rPr><w:t>Voluntaria; el dato étnico es sensible y no es obligatorio</w:t></w:r></w:ins></w:p></w:tc><w:tc><w:tcPr><w:tcW w:w="2008" w:type="dxa"/><w:tcBorders></w:tcBorders><w:shd w:color="auto" w:fill="F7F7F7" w:val="clear"/></w:tcPr><w:p><w:pPr><w:pStyle w:val="Tabla9"/><w:widowControl/><w:jc w:val="left"/><w:rPr><w:kern w:val="0"/><w:szCs w:val="24"/><w:lang w:val="es-CO" w:eastAsia="en-US" w:bidi="ar-SA"/><w:ins w:id="18105" w:author="Unknown Author" w:date="2026-10-30T04:17:53Z"></w:ins></w:rPr></w:pPr><w:ins w:id="18104" w:author="Unknown Author" w:date="2026-10-30T04:17:53Z"><w:r><w:rPr><w:kern w:val="0"/><w:szCs w:val="24"/><w:lang w:val="es-CO" w:eastAsia="en-US" w:bidi="ar-SA"/></w:rPr><w:t>Se agregan antes de cualquier publicación</w:t></w:r></w:ins></w:p></w:tc><w:tc><w:tcPr><w:tcW w:w="1841" w:type="dxa"/><w:tcBorders></w:tcBorders><w:shd w:color="auto" w:fill="F7F7F7" w:val="clear"/></w:tcPr><w:p><w:pPr><w:pStyle w:val="Tabla9"/><w:widowControl/><w:jc w:val="left"/><w:rPr><w:kern w:val="0"/><w:szCs w:val="24"/><w:lang w:val="es-CO" w:eastAsia="en-US" w:bidi="ar-SA"/><w:ins w:id="18107" w:author="Unknown Author" w:date="2026-10-30T04:17:53Z"></w:ins></w:rPr></w:pPr><w:ins w:id="18106" w:author="Unknown Author" w:date="2026-10-30T04:17:53Z"><w:r><w:rPr><w:kern w:val="0"/><w:szCs w:val="24"/><w:lang w:val="es-CO" w:eastAsia="en-US" w:bidi="ar-SA"/></w:rPr><w:t>Coordinación de apropiación social</w:t></w:r></w:ins></w:p></w:tc></w:tr><w:tr><w:trPr><w:ins w:id="18108" w:author="Unknown Author" w:date="2026-10-30T04:17:53Z"/><w:cantSplit w:val="true"/></w:trPr><w:tc><w:tcPr><w:tcW w:w="2007" w:type="dxa"/><w:tcBorders></w:tcBorders></w:tcPr><w:p><w:pPr><w:pStyle w:val="Tabla9"/><w:widowControl/><w:jc w:val="left"/><w:rPr><w:kern w:val="0"/><w:szCs w:val="24"/><w:lang w:val="es-CO" w:eastAsia="en-US" w:bidi="ar-SA"/><w:ins w:id="18110" w:author="Unknown Author" w:date="2026-10-30T04:17:53Z"></w:ins></w:rPr></w:pPr><w:ins w:id="18109" w:author="Unknown Author" w:date="2026-10-30T04:17:53Z"><w:r><w:rPr><w:kern w:val="0"/><w:szCs w:val="24"/><w:lang w:val="es-CO" w:eastAsia="en-US" w:bidi="ar-SA"/></w:rPr><w:t>Imágenes aéreas del dron del laboratorio</w:t></w:r></w:ins></w:p></w:tc><w:tc><w:tcPr><w:tcW w:w="2175" w:type="dxa"/><w:tcBorders></w:tcBorders></w:tcPr><w:p><w:pPr><w:pStyle w:val="Tabla9"/><w:widowControl/><w:jc w:val="left"/><w:rPr><w:kern w:val="0"/><w:szCs w:val="24"/><w:lang w:val="es-CO" w:eastAsia="en-US" w:bidi="ar-SA"/><w:ins w:id="18112" w:author="Unknown Author" w:date="2026-10-30T04:17:53Z"></w:ins></w:rPr></w:pPr><w:ins w:id="18111" w:author="Unknown Author" w:date="2026-10-30T04:17:53Z"><w:r><w:rPr><w:kern w:val="0"/><w:szCs w:val="24"/><w:lang w:val="es-CO" w:eastAsia="en-US" w:bidi="ar-SA"/></w:rPr><w:t>Generar la geometría de la edificación y de su entorno</w:t></w:r></w:ins></w:p></w:tc><w:tc><w:tcPr><w:tcW w:w="1923" w:type="dxa"/><w:tcBorders></w:tcBorders></w:tcPr><w:p><w:pPr><w:pStyle w:val="Tabla9"/><w:widowControl/><w:jc w:val="left"/><w:rPr><w:kern w:val="0"/><w:szCs w:val="24"/><w:lang w:val="es-CO" w:eastAsia="en-US" w:bidi="ar-SA"/><w:ins w:id="18114" w:author="Unknown Author" w:date="2026-10-30T04:17:53Z"></w:ins></w:rPr></w:pPr><w:ins w:id="18113" w:author="Unknown Author" w:date="2026-10-30T04:17:53Z"><w:r><w:rPr><w:kern w:val="0"/><w:szCs w:val="24"/><w:lang w:val="es-CO" w:eastAsia="en-US" w:bidi="ar-SA"/></w:rPr><w:t>Aviso previo a propietarios y consejo; sin sobrevuelo de personas</w:t></w:r></w:ins></w:p></w:tc><w:tc><w:tcPr><w:tcW w:w="2008" w:type="dxa"/><w:tcBorders></w:tcBorders></w:tcPr><w:p><w:pPr><w:pStyle w:val="Tabla9"/><w:widowControl/><w:jc w:val="left"/><w:rPr><w:kern w:val="0"/><w:szCs w:val="24"/><w:lang w:val="es-CO" w:eastAsia="en-US" w:bidi="ar-SA"/><w:ins w:id="18117" w:author="Unknown Author" w:date="2026-10-30T04:17:53Z"></w:ins></w:rPr></w:pPr><w:ins w:id="18115" w:author="Unknown Author" w:date="2026-10-30T04:17:53Z"><w:r><w:rPr><w:kern w:val="0"/><w:szCs w:val="24"/><w:lang w:val="es-CO" w:eastAsia="en-US" w:bidi="ar-SA"/></w:rPr><w:t xml:space="preserve">Se conserva solo la geometría; imágenes originales eliminadas en </w:t></w:r></w:ins><w:ins w:id="18116" w:author="Unknown Author" w:date="2026-10-30T04:17:53Z"><w:r><w:rPr><w:color w:val="00B050"/><w:kern w:val="0"/><w:szCs w:val="24"/><w:lang w:val="es-CO" w:eastAsia="en-US" w:bidi="ar-SA"/></w:rPr><w:t>[Diligenciar: plazo de eliminación de las imágenes del dron fijado por la universidad]</w:t></w:r></w:ins></w:p></w:tc><w:tc><w:tcPr><w:tcW w:w="1841" w:type="dxa"/><w:tcBorders></w:tcBorders></w:tcPr><w:p><w:pPr><w:pStyle w:val="Tabla9"/><w:widowControl/><w:jc w:val="left"/><w:rPr><w:kern w:val="0"/><w:szCs w:val="24"/><w:lang w:val="es-CO" w:eastAsia="en-US" w:bidi="ar-SA"/><w:ins w:id="18119" w:author="Unknown Author" w:date="2026-10-30T04:17:53Z"></w:ins></w:rPr></w:pPr><w:ins w:id="18118" w:author="Unknown Author" w:date="2026-10-30T04:17:53Z"><w:r><w:rPr><w:kern w:val="0"/><w:szCs w:val="24"/><w:lang w:val="es-CO" w:eastAsia="en-US" w:bidi="ar-SA"/></w:rPr><w:t>Investigador líder en modelación</w:t></w:r></w:ins></w:p></w:tc></w:tr><w:tr><w:trPr><w:ins w:id="18120" w:author="Unknown Author" w:date="2026-10-30T04:17:53Z"/><w:cantSplit w:val="true"/></w:trPr><w:tc><w:tcPr><w:tcW w:w="2007" w:type="dxa"/><w:tcBorders><w:bottom w:val="single" w:sz="12" w:space="0" w:color="2A3439"/></w:tcBorders><w:shd w:color="auto" w:fill="F7F7F7" w:val="clear"/></w:tcPr><w:p><w:pPr><w:pStyle w:val="Tabla9"/><w:keepNext w:val="true"/><w:widowControl/><w:jc w:val="left"/><w:rPr><w:kern w:val="0"/><w:szCs w:val="24"/><w:lang w:val="es-CO" w:eastAsia="en-US" w:bidi="ar-SA"/><w:ins w:id="18122" w:author="Unknown Author" w:date="2026-10-30T04:17:53Z"></w:ins></w:rPr></w:pPr><w:ins w:id="18121" w:author="Unknown Author" w:date="2026-10-30T04:17:53Z"><w:r><w:rPr><w:kern w:val="0"/><w:szCs w:val="24"/><w:lang w:val="es-CO" w:eastAsia="en-US" w:bidi="ar-SA"/></w:rPr><w:t>Firma de las actas por representantes comunitarios</w:t></w:r></w:ins></w:p></w:tc><w:tc><w:tcPr><w:tcW w:w="2175" w:type="dxa"/><w:tcBorders><w:bottom w:val="single" w:sz="12" w:space="0" w:color="2A3439"/></w:tcBorders><w:shd w:color="auto" w:fill="F7F7F7" w:val="clear"/></w:tcPr><w:p><w:pPr><w:pStyle w:val="Tabla9"/><w:keepNext w:val="true"/><w:widowControl/><w:jc w:val="left"/><w:rPr><w:kern w:val="0"/><w:szCs w:val="24"/><w:lang w:val="es-CO" w:eastAsia="en-US" w:bidi="ar-SA"/><w:ins w:id="18124" w:author="Unknown Author" w:date="2026-10-30T04:17:53Z"></w:ins></w:rPr></w:pPr><w:ins w:id="18123" w:author="Unknown Author" w:date="2026-10-30T04:17:53Z"><w:r><w:rPr><w:kern w:val="0"/><w:szCs w:val="24"/><w:lang w:val="es-CO" w:eastAsia="en-US" w:bidi="ar-SA"/></w:rPr><w:t>Verificar la designación del representante y la decisión tomada</w:t></w:r></w:ins></w:p></w:tc><w:tc><w:tcPr><w:tcW w:w="1923" w:type="dxa"/><w:tcBorders><w:bottom w:val="single" w:sz="12" w:space="0" w:color="2A3439"/></w:tcBorders><w:shd w:color="auto" w:fill="F7F7F7" w:val="clear"/></w:tcPr><w:p><w:pPr><w:pStyle w:val="Tabla9"/><w:keepNext w:val="true"/><w:widowControl/><w:jc w:val="left"/><w:rPr><w:kern w:val="0"/><w:szCs w:val="24"/><w:lang w:val="es-CO" w:eastAsia="en-US" w:bidi="ar-SA"/><w:ins w:id="18126" w:author="Unknown Author" w:date="2026-10-30T04:17:53Z"></w:ins></w:rPr></w:pPr><w:ins w:id="18125" w:author="Unknown Author" w:date="2026-10-30T04:17:53Z"><w:r><w:rPr><w:kern w:val="0"/><w:szCs w:val="24"/><w:lang w:val="es-CO" w:eastAsia="en-US" w:bidi="ar-SA"/></w:rPr><w:t>Autorización escrita del representante</w:t></w:r></w:ins></w:p></w:tc><w:tc><w:tcPr><w:tcW w:w="2008" w:type="dxa"/><w:tcBorders><w:bottom w:val="single" w:sz="12" w:space="0" w:color="2A3439"/></w:tcBorders><w:shd w:color="auto" w:fill="F7F7F7" w:val="clear"/></w:tcPr><w:p><w:pPr><w:pStyle w:val="Tabla9"/><w:keepNext w:val="true"/><w:widowControl/><w:jc w:val="left"/><w:rPr><w:kern w:val="0"/><w:szCs w:val="24"/><w:lang w:val="es-CO" w:eastAsia="en-US" w:bidi="ar-SA"/><w:ins w:id="18128" w:author="Unknown Author" w:date="2026-10-30T04:17:53Z"></w:ins></w:rPr></w:pPr><w:ins w:id="18127" w:author="Unknown Author" w:date="2026-10-30T04:17:53Z"><w:r><w:rPr><w:kern w:val="0"/><w:szCs w:val="24"/><w:lang w:val="es-CO" w:eastAsia="en-US" w:bidi="ar-SA"/></w:rPr><w:t>Archivo del acta en el repositorio del proyecto</w:t></w:r></w:ins></w:p></w:tc><w:tc><w:tcPr><w:tcW w:w="1841" w:type="dxa"/><w:tcBorders><w:bottom w:val="single" w:sz="12" w:space="0" w:color="2A3439"/></w:tcBorders><w:shd w:color="auto" w:fill="F7F7F7" w:val="clear"/></w:tcPr><w:p><w:pPr><w:pStyle w:val="Tabla9"/><w:keepNext w:val="true"/><w:widowControl/><w:jc w:val="left"/><w:rPr><w:kern w:val="0"/><w:szCs w:val="24"/><w:lang w:val="es-CO" w:eastAsia="en-US" w:bidi="ar-SA"/><w:ins w:id="18130" w:author="Unknown Author" w:date="2026-10-30T04:17:53Z"></w:ins></w:rPr></w:pPr><w:ins w:id="18129" w:author="Unknown Author" w:date="2026-10-30T04:17:53Z"><w:r><w:rPr><w:kern w:val="0"/><w:szCs w:val="24"/><w:lang w:val="es-CO" w:eastAsia="en-US" w:bidi="ar-SA"/></w:rPr><w:t>Universidad Santo Tomás</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007"/><w:gridCol w:w="2175"/><w:gridCol w:w="1923"/><w:gridCol w:w="2008"/><w:gridCol w:w="1841"/></w:tblGrid><w:tr><w:trPr><w:tblHeader w:val="true"/><w:del w:id="18131" w:author="Unknown Author" w:date="2026-10-30T04:17:53Z"/><w:cantSplit w:val="true"/></w:trPr><w:tc><w:tcPr><w:tcW w:w="200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8133" w:author="Unknown Author" w:date="2026-10-30T04:17:53Z"></w:del></w:rPr></w:pPr><w:del w:id="18132" w:author="Unknown Author" w:date="2026-10-30T04:17:53Z"><w:r><w:rPr><w:b/><w:kern w:val="0"/><w:szCs w:val="24"/><w:lang w:val="es-CO" w:eastAsia="en-US" w:bidi="ar-SA"/></w:rPr><w:delText>Dato</w:delText></w:r></w:del></w:p></w:tc><w:tc><w:tcPr><w:tcW w:w="217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8135" w:author="Unknown Author" w:date="2026-10-30T04:17:53Z"></w:del></w:rPr></w:pPr><w:del w:id="18134" w:author="Unknown Author" w:date="2026-10-30T04:17:53Z"><w:r><w:rPr><w:b/><w:kern w:val="0"/><w:szCs w:val="24"/><w:lang w:val="es-CO" w:eastAsia="en-US" w:bidi="ar-SA"/></w:rPr><w:delText>Finalidad</w:delText></w:r></w:del></w:p></w:tc><w:tc><w:tcPr><w:tcW w:w="192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8137" w:author="Unknown Author" w:date="2026-10-30T04:17:53Z"></w:del></w:rPr></w:pPr><w:del w:id="18136" w:author="Unknown Author" w:date="2026-10-30T04:17:53Z"><w:r><w:rPr><w:b/><w:kern w:val="0"/><w:szCs w:val="24"/><w:lang w:val="es-CO" w:eastAsia="en-US" w:bidi="ar-SA"/></w:rPr><w:delText>Autorización y base</w:delText></w:r></w:del></w:p></w:tc><w:tc><w:tcPr><w:tcW w:w="200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8139" w:author="Unknown Author" w:date="2026-10-30T04:17:53Z"></w:del></w:rPr></w:pPr><w:del w:id="18138" w:author="Unknown Author" w:date="2026-10-30T04:17:53Z"><w:r><w:rPr><w:b/><w:kern w:val="0"/><w:szCs w:val="24"/><w:lang w:val="es-CO" w:eastAsia="en-US" w:bidi="ar-SA"/></w:rPr><w:delText>Conservación y acceso</w:delText></w:r></w:del></w:p></w:tc><w:tc><w:tcPr><w:tcW w:w="184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8141" w:author="Unknown Author" w:date="2026-10-30T04:17:53Z"></w:del></w:rPr></w:pPr><w:del w:id="18140" w:author="Unknown Author" w:date="2026-10-30T04:17:53Z"><w:r><w:rPr><w:b/><w:kern w:val="0"/><w:szCs w:val="24"/><w:lang w:val="es-CO" w:eastAsia="en-US" w:bidi="ar-SA"/></w:rPr><w:delText>Responsable</w:delText></w:r></w:del></w:p></w:tc></w:tr><w:tr><w:trPr><w:del w:id="18142" w:author="Unknown Author" w:date="2026-10-30T04:17:53Z"/><w:cantSplit w:val="true"/></w:trPr><w:tc><w:tcPr><w:tcW w:w="2007" w:type="dxa"/><w:tcBorders></w:tcBorders></w:tcPr><w:p><w:pPr><w:pStyle w:val="Tabla9"/><w:widowControl/><w:jc w:val="left"/><w:rPr><w:kern w:val="0"/><w:szCs w:val="24"/><w:lang w:val="es-CO" w:eastAsia="en-US" w:bidi="ar-SA"/><w:del w:id="18144" w:author="Unknown Author" w:date="2026-10-30T04:17:53Z"></w:del></w:rPr></w:pPr><w:del w:id="18143" w:author="Unknown Author" w:date="2026-10-30T04:17:53Z"><w:r><w:rPr><w:kern w:val="0"/><w:szCs w:val="24"/><w:lang w:val="es-CO" w:eastAsia="en-US" w:bidi="ar-SA"/></w:rPr><w:delText>Nombre y contacto de las personas participantes en las listas de asistencia</w:delText></w:r></w:del></w:p></w:tc><w:tc><w:tcPr><w:tcW w:w="2175" w:type="dxa"/><w:tcBorders></w:tcBorders></w:tcPr><w:p><w:pPr><w:pStyle w:val="Tabla9"/><w:widowControl/><w:jc w:val="left"/><w:rPr><w:kern w:val="0"/><w:szCs w:val="24"/><w:lang w:val="es-CO" w:eastAsia="en-US" w:bidi="ar-SA"/><w:del w:id="18146" w:author="Unknown Author" w:date="2026-10-30T04:17:53Z"></w:del></w:rPr></w:pPr><w:del w:id="18145" w:author="Unknown Author" w:date="2026-10-30T04:17:53Z"><w:r><w:rPr><w:kern w:val="0"/><w:szCs w:val="24"/><w:lang w:val="es-CO" w:eastAsia="en-US" w:bidi="ar-SA"/></w:rPr><w:delText>Verificar la participación y convocar a la devolución de lo decidido</w:delText></w:r></w:del></w:p></w:tc><w:tc><w:tcPr><w:tcW w:w="1923" w:type="dxa"/><w:tcBorders></w:tcBorders></w:tcPr><w:p><w:pPr><w:pStyle w:val="Tabla9"/><w:widowControl/><w:jc w:val="left"/><w:rPr><w:kern w:val="0"/><w:szCs w:val="24"/><w:lang w:val="es-CO" w:eastAsia="en-US" w:bidi="ar-SA"/><w:del w:id="18148" w:author="Unknown Author" w:date="2026-10-30T04:17:53Z"></w:del></w:rPr></w:pPr><w:del w:id="18147" w:author="Unknown Author" w:date="2026-10-30T04:17:53Z"><w:r><w:rPr><w:kern w:val="0"/><w:szCs w:val="24"/><w:lang w:val="es-CO" w:eastAsia="en-US" w:bidi="ar-SA"/></w:rPr><w:delText>Autorización escrita en cada taller o jornada</w:delText></w:r></w:del></w:p></w:tc><w:tc><w:tcPr><w:tcW w:w="2008" w:type="dxa"/><w:tcBorders></w:tcBorders></w:tcPr><w:p><w:pPr><w:pStyle w:val="Tabla9"/><w:widowControl/><w:jc w:val="left"/><w:rPr><w:kern w:val="0"/><w:szCs w:val="24"/><w:lang w:val="es-CO" w:eastAsia="en-US" w:bidi="ar-SA"/><w:del w:id="18151" w:author="Unknown Author" w:date="2026-10-30T04:17:53Z"></w:del></w:rPr></w:pPr><w:del w:id="18149" w:author="Unknown Author" w:date="2026-10-30T04:17:53Z"><w:r><w:rPr><w:kern w:val="0"/><w:szCs w:val="24"/><w:lang w:val="es-CO" w:eastAsia="en-US" w:bidi="ar-SA"/></w:rPr><w:delText xml:space="preserve">Acceso restringido a la coordinación de apropiación social; plazo de conservación </w:delText></w:r></w:del><w:del w:id="18150" w:author="Unknown Author" w:date="2026-10-30T04:17:53Z"><w:r><w:rPr><w:color w:val="00B050"/><w:kern w:val="0"/><w:szCs w:val="24"/><w:lang w:val="es-CO" w:eastAsia="en-US" w:bidi="ar-SA"/></w:rPr><w:delText>[Diligenciar: plazo de conservación fijado por la IES]</w:delText></w:r></w:del></w:p></w:tc><w:tc><w:tcPr><w:tcW w:w="1841" w:type="dxa"/><w:tcBorders></w:tcBorders></w:tcPr><w:p><w:pPr><w:pStyle w:val="Tabla9"/><w:widowControl/><w:jc w:val="left"/><w:rPr><w:kern w:val="0"/><w:szCs w:val="24"/><w:lang w:val="es-CO" w:eastAsia="en-US" w:bidi="ar-SA"/><w:del w:id="18153" w:author="Unknown Author" w:date="2026-10-30T04:17:53Z"></w:del></w:rPr></w:pPr><w:del w:id="18152" w:author="Unknown Author" w:date="2026-10-30T04:17:53Z"><w:r><w:rPr><w:kern w:val="0"/><w:szCs w:val="24"/><w:lang w:val="es-CO" w:eastAsia="en-US" w:bidi="ar-SA"/></w:rPr><w:delText>IES ejecutora</w:delText></w:r></w:del></w:p></w:tc></w:tr><w:tr><w:trPr><w:del w:id="18154" w:author="Unknown Author" w:date="2026-10-30T04:17:53Z"/><w:cantSplit w:val="true"/></w:trPr><w:tc><w:tcPr><w:tcW w:w="2007" w:type="dxa"/><w:tcBorders></w:tcBorders><w:shd w:color="auto" w:fill="F7F7F7" w:val="clear"/></w:tcPr><w:p><w:pPr><w:pStyle w:val="Tabla9"/><w:widowControl/><w:jc w:val="left"/><w:rPr><w:kern w:val="0"/><w:szCs w:val="24"/><w:lang w:val="es-CO" w:eastAsia="en-US" w:bidi="ar-SA"/><w:del w:id="18156" w:author="Unknown Author" w:date="2026-10-30T04:17:53Z"></w:del></w:rPr></w:pPr><w:del w:id="18155" w:author="Unknown Author" w:date="2026-10-30T04:17:53Z"><w:r><w:rPr><w:kern w:val="0"/><w:szCs w:val="24"/><w:lang w:val="es-CO" w:eastAsia="en-US" w:bidi="ar-SA"/></w:rPr><w:delText>Imagen y voz en el registro fotográfico y de audio</w:delText></w:r></w:del></w:p></w:tc><w:tc><w:tcPr><w:tcW w:w="2175" w:type="dxa"/><w:tcBorders></w:tcBorders><w:shd w:color="auto" w:fill="F7F7F7" w:val="clear"/></w:tcPr><w:p><w:pPr><w:pStyle w:val="Tabla9"/><w:widowControl/><w:jc w:val="left"/><w:rPr><w:kern w:val="0"/><w:szCs w:val="24"/><w:lang w:val="es-CO" w:eastAsia="en-US" w:bidi="ar-SA"/><w:del w:id="18158" w:author="Unknown Author" w:date="2026-10-30T04:17:53Z"></w:del></w:rPr></w:pPr><w:del w:id="18157" w:author="Unknown Author" w:date="2026-10-30T04:17:53Z"><w:r><w:rPr><w:kern w:val="0"/><w:szCs w:val="24"/><w:lang w:val="es-CO" w:eastAsia="en-US" w:bidi="ar-SA"/></w:rPr><w:delText>Documentar la actividad y sustentar la sistematización</w:delText></w:r></w:del></w:p></w:tc><w:tc><w:tcPr><w:tcW w:w="1923" w:type="dxa"/><w:tcBorders></w:tcBorders><w:shd w:color="auto" w:fill="F7F7F7" w:val="clear"/></w:tcPr><w:p><w:pPr><w:pStyle w:val="Tabla9"/><w:widowControl/><w:jc w:val="left"/><w:rPr><w:kern w:val="0"/><w:szCs w:val="24"/><w:lang w:val="es-CO" w:eastAsia="en-US" w:bidi="ar-SA"/><w:del w:id="18160" w:author="Unknown Author" w:date="2026-10-30T04:17:53Z"></w:del></w:rPr></w:pPr><w:del w:id="18159" w:author="Unknown Author" w:date="2026-10-30T04:17:53Z"><w:r><w:rPr><w:kern w:val="0"/><w:szCs w:val="24"/><w:lang w:val="es-CO" w:eastAsia="en-US" w:bidi="ar-SA"/></w:rPr><w:delText>Autorización separada y opcional</w:delText></w:r></w:del></w:p></w:tc><w:tc><w:tcPr><w:tcW w:w="2008" w:type="dxa"/><w:tcBorders></w:tcBorders><w:shd w:color="auto" w:fill="F7F7F7" w:val="clear"/></w:tcPr><w:p><w:pPr><w:pStyle w:val="Tabla9"/><w:widowControl/><w:jc w:val="left"/><w:rPr><w:kern w:val="0"/><w:szCs w:val="24"/><w:lang w:val="es-CO" w:eastAsia="en-US" w:bidi="ar-SA"/><w:del w:id="18162" w:author="Unknown Author" w:date="2026-10-30T04:17:53Z"></w:del></w:rPr></w:pPr><w:del w:id="18161" w:author="Unknown Author" w:date="2026-10-30T04:17:53Z"><w:r><w:rPr><w:kern w:val="0"/><w:szCs w:val="24"/><w:lang w:val="es-CO" w:eastAsia="en-US" w:bidi="ar-SA"/></w:rPr><w:delText>Uso limitado al informe y a las piezas autorizadas</w:delText></w:r></w:del></w:p></w:tc><w:tc><w:tcPr><w:tcW w:w="1841" w:type="dxa"/><w:tcBorders></w:tcBorders><w:shd w:color="auto" w:fill="F7F7F7" w:val="clear"/></w:tcPr><w:p><w:pPr><w:pStyle w:val="Tabla9"/><w:widowControl/><w:jc w:val="left"/><w:rPr><w:kern w:val="0"/><w:szCs w:val="24"/><w:lang w:val="es-CO" w:eastAsia="en-US" w:bidi="ar-SA"/><w:del w:id="18164" w:author="Unknown Author" w:date="2026-10-30T04:17:53Z"></w:del></w:rPr></w:pPr><w:del w:id="18163" w:author="Unknown Author" w:date="2026-10-30T04:17:53Z"><w:r><w:rPr><w:kern w:val="0"/><w:szCs w:val="24"/><w:lang w:val="es-CO" w:eastAsia="en-US" w:bidi="ar-SA"/></w:rPr><w:delText>Coordinación de apropiación social</w:delText></w:r></w:del></w:p></w:tc></w:tr><w:tr><w:trPr><w:del w:id="18165" w:author="Unknown Author" w:date="2026-10-30T04:17:53Z"/><w:cantSplit w:val="true"/></w:trPr><w:tc><w:tcPr><w:tcW w:w="2007" w:type="dxa"/><w:tcBorders></w:tcBorders></w:tcPr><w:p><w:pPr><w:pStyle w:val="Tabla9"/><w:widowControl/><w:jc w:val="left"/><w:rPr><w:kern w:val="0"/><w:szCs w:val="24"/><w:lang w:val="es-CO" w:eastAsia="en-US" w:bidi="ar-SA"/><w:del w:id="18167" w:author="Unknown Author" w:date="2026-10-30T04:17:53Z"></w:del></w:rPr></w:pPr><w:del w:id="18166" w:author="Unknown Author" w:date="2026-10-30T04:17:53Z"><w:r><w:rPr><w:kern w:val="0"/><w:szCs w:val="24"/><w:lang w:val="es-CO" w:eastAsia="en-US" w:bidi="ar-SA"/></w:rPr><w:delText>Respuestas de la encuesta de percepción</w:delText></w:r></w:del></w:p></w:tc><w:tc><w:tcPr><w:tcW w:w="2175" w:type="dxa"/><w:tcBorders></w:tcBorders></w:tcPr><w:p><w:pPr><w:pStyle w:val="Tabla9"/><w:widowControl/><w:jc w:val="left"/><w:rPr><w:kern w:val="0"/><w:szCs w:val="24"/><w:lang w:val="es-CO" w:eastAsia="en-US" w:bidi="ar-SA"/><w:del w:id="18169" w:author="Unknown Author" w:date="2026-10-30T04:17:53Z"></w:del></w:rPr></w:pPr><w:del w:id="18168" w:author="Unknown Author" w:date="2026-10-30T04:17:53Z"><w:r><w:rPr><w:kern w:val="0"/><w:szCs w:val="24"/><w:lang w:val="es-CO" w:eastAsia="en-US" w:bidi="ar-SA"/></w:rPr><w:delText>Medir la apropiación y la satisfacción con el proceso</w:delText></w:r></w:del></w:p></w:tc><w:tc><w:tcPr><w:tcW w:w="1923" w:type="dxa"/><w:tcBorders></w:tcBorders></w:tcPr><w:p><w:pPr><w:pStyle w:val="Tabla9"/><w:widowControl/><w:jc w:val="left"/><w:rPr><w:kern w:val="0"/><w:szCs w:val="24"/><w:lang w:val="es-CO" w:eastAsia="en-US" w:bidi="ar-SA"/><w:del w:id="18171" w:author="Unknown Author" w:date="2026-10-30T04:17:53Z"></w:del></w:rPr></w:pPr><w:del w:id="18170" w:author="Unknown Author" w:date="2026-10-30T04:17:53Z"><w:r><w:rPr><w:kern w:val="0"/><w:szCs w:val="24"/><w:lang w:val="es-CO" w:eastAsia="en-US" w:bidi="ar-SA"/></w:rPr><w:delText>Autorización informada; respuestas anonimizadas</w:delText></w:r></w:del></w:p></w:tc><w:tc><w:tcPr><w:tcW w:w="2008" w:type="dxa"/><w:tcBorders></w:tcBorders></w:tcPr><w:p><w:pPr><w:pStyle w:val="Tabla9"/><w:widowControl/><w:jc w:val="left"/><w:rPr><w:kern w:val="0"/><w:szCs w:val="24"/><w:lang w:val="es-CO" w:eastAsia="en-US" w:bidi="ar-SA"/><w:del w:id="18173" w:author="Unknown Author" w:date="2026-10-30T04:17:53Z"></w:del></w:rPr></w:pPr><w:del w:id="18172" w:author="Unknown Author" w:date="2026-10-30T04:17:53Z"><w:r><w:rPr><w:kern w:val="0"/><w:szCs w:val="24"/><w:lang w:val="es-CO" w:eastAsia="en-US" w:bidi="ar-SA"/></w:rPr><w:delText>Solo se publican resultados agregados</w:delText></w:r></w:del></w:p></w:tc><w:tc><w:tcPr><w:tcW w:w="1841" w:type="dxa"/><w:tcBorders></w:tcBorders></w:tcPr><w:p><w:pPr><w:pStyle w:val="Tabla9"/><w:widowControl/><w:jc w:val="left"/><w:rPr><w:kern w:val="0"/><w:szCs w:val="24"/><w:lang w:val="es-CO" w:eastAsia="en-US" w:bidi="ar-SA"/><w:del w:id="18175" w:author="Unknown Author" w:date="2026-10-30T04:17:53Z"></w:del></w:rPr></w:pPr><w:del w:id="18174" w:author="Unknown Author" w:date="2026-10-30T04:17:53Z"><w:r><w:rPr><w:kern w:val="0"/><w:szCs w:val="24"/><w:lang w:val="es-CO" w:eastAsia="en-US" w:bidi="ar-SA"/></w:rPr><w:delText>Profesionales de apropiación social</w:delText></w:r></w:del></w:p></w:tc></w:tr><w:tr><w:trPr><w:del w:id="18176" w:author="Unknown Author" w:date="2026-10-30T04:17:53Z"/><w:cantSplit w:val="true"/></w:trPr><w:tc><w:tcPr><w:tcW w:w="2007" w:type="dxa"/><w:tcBorders></w:tcBorders><w:shd w:color="auto" w:fill="F7F7F7" w:val="clear"/></w:tcPr><w:p><w:pPr><w:pStyle w:val="Tabla9"/><w:widowControl/><w:jc w:val="left"/><w:rPr><w:kern w:val="0"/><w:szCs w:val="24"/><w:lang w:val="es-CO" w:eastAsia="en-US" w:bidi="ar-SA"/><w:del w:id="18178" w:author="Unknown Author" w:date="2026-10-30T04:17:53Z"></w:del></w:rPr></w:pPr><w:del w:id="18177" w:author="Unknown Author" w:date="2026-10-30T04:17:53Z"><w:r><w:rPr><w:kern w:val="0"/><w:szCs w:val="24"/><w:lang w:val="es-CO" w:eastAsia="en-US" w:bidi="ar-SA"/></w:rPr><w:delText>Sexo, edad y pertenencia étnica</w:delText></w:r></w:del></w:p></w:tc><w:tc><w:tcPr><w:tcW w:w="2175" w:type="dxa"/><w:tcBorders></w:tcBorders><w:shd w:color="auto" w:fill="F7F7F7" w:val="clear"/></w:tcPr><w:p><w:pPr><w:pStyle w:val="Tabla9"/><w:widowControl/><w:jc w:val="left"/><w:rPr><w:kern w:val="0"/><w:szCs w:val="24"/><w:lang w:val="es-CO" w:eastAsia="en-US" w:bidi="ar-SA"/><w:del w:id="18180" w:author="Unknown Author" w:date="2026-10-30T04:17:53Z"></w:del></w:rPr></w:pPr><w:del w:id="18179" w:author="Unknown Author" w:date="2026-10-30T04:17:53Z"><w:r><w:rPr><w:kern w:val="0"/><w:szCs w:val="24"/><w:lang w:val="es-CO" w:eastAsia="en-US" w:bidi="ar-SA"/></w:rPr><w:delText>Desagregar los indicadores de participación</w:delText></w:r></w:del></w:p></w:tc><w:tc><w:tcPr><w:tcW w:w="1923" w:type="dxa"/><w:tcBorders></w:tcBorders><w:shd w:color="auto" w:fill="F7F7F7" w:val="clear"/></w:tcPr><w:p><w:pPr><w:pStyle w:val="Tabla9"/><w:widowControl/><w:jc w:val="left"/><w:rPr><w:kern w:val="0"/><w:szCs w:val="24"/><w:lang w:val="es-CO" w:eastAsia="en-US" w:bidi="ar-SA"/><w:del w:id="18182" w:author="Unknown Author" w:date="2026-10-30T04:17:53Z"></w:del></w:rPr></w:pPr><w:del w:id="18181" w:author="Unknown Author" w:date="2026-10-30T04:17:53Z"><w:r><w:rPr><w:kern w:val="0"/><w:szCs w:val="24"/><w:lang w:val="es-CO" w:eastAsia="en-US" w:bidi="ar-SA"/></w:rPr><w:delText>Voluntaria; el dato étnico es sensible y no es obligatorio</w:delText></w:r></w:del></w:p></w:tc><w:tc><w:tcPr><w:tcW w:w="2008" w:type="dxa"/><w:tcBorders></w:tcBorders><w:shd w:color="auto" w:fill="F7F7F7" w:val="clear"/></w:tcPr><w:p><w:pPr><w:pStyle w:val="Tabla9"/><w:widowControl/><w:jc w:val="left"/><w:rPr><w:kern w:val="0"/><w:szCs w:val="24"/><w:lang w:val="es-CO" w:eastAsia="en-US" w:bidi="ar-SA"/><w:del w:id="18184" w:author="Unknown Author" w:date="2026-10-30T04:17:53Z"></w:del></w:rPr></w:pPr><w:del w:id="18183" w:author="Unknown Author" w:date="2026-10-30T04:17:53Z"><w:r><w:rPr><w:kern w:val="0"/><w:szCs w:val="24"/><w:lang w:val="es-CO" w:eastAsia="en-US" w:bidi="ar-SA"/></w:rPr><w:delText>Se agregan antes de cualquier publicación</w:delText></w:r></w:del></w:p></w:tc><w:tc><w:tcPr><w:tcW w:w="1841" w:type="dxa"/><w:tcBorders></w:tcBorders><w:shd w:color="auto" w:fill="F7F7F7" w:val="clear"/></w:tcPr><w:p><w:pPr><w:pStyle w:val="Tabla9"/><w:widowControl/><w:jc w:val="left"/><w:rPr><w:kern w:val="0"/><w:szCs w:val="24"/><w:lang w:val="es-CO" w:eastAsia="en-US" w:bidi="ar-SA"/><w:del w:id="18186" w:author="Unknown Author" w:date="2026-10-30T04:17:53Z"></w:del></w:rPr></w:pPr><w:del w:id="18185" w:author="Unknown Author" w:date="2026-10-30T04:17:53Z"><w:r><w:rPr><w:kern w:val="0"/><w:szCs w:val="24"/><w:lang w:val="es-CO" w:eastAsia="en-US" w:bidi="ar-SA"/></w:rPr><w:delText>Coordinación de apropiación social</w:delText></w:r></w:del></w:p></w:tc></w:tr><w:tr><w:trPr><w:del w:id="18187" w:author="Unknown Author" w:date="2026-10-30T04:17:53Z"/><w:cantSplit w:val="true"/></w:trPr><w:tc><w:tcPr><w:tcW w:w="2007" w:type="dxa"/><w:tcBorders></w:tcBorders></w:tcPr><w:p><w:pPr><w:pStyle w:val="Tabla9"/><w:widowControl/><w:jc w:val="left"/><w:rPr><w:kern w:val="0"/><w:szCs w:val="24"/><w:lang w:val="es-CO" w:eastAsia="en-US" w:bidi="ar-SA"/><w:del w:id="18189" w:author="Unknown Author" w:date="2026-10-30T04:17:53Z"></w:del></w:rPr></w:pPr><w:del w:id="18188" w:author="Unknown Author" w:date="2026-10-30T04:17:53Z"><w:r><w:rPr><w:kern w:val="0"/><w:szCs w:val="24"/><w:lang w:val="es-CO" w:eastAsia="en-US" w:bidi="ar-SA"/></w:rPr><w:delText>Imágenes aéreas del dron del laboratorio</w:delText></w:r></w:del></w:p></w:tc><w:tc><w:tcPr><w:tcW w:w="2175" w:type="dxa"/><w:tcBorders></w:tcBorders></w:tcPr><w:p><w:pPr><w:pStyle w:val="Tabla9"/><w:widowControl/><w:jc w:val="left"/><w:rPr><w:kern w:val="0"/><w:szCs w:val="24"/><w:lang w:val="es-CO" w:eastAsia="en-US" w:bidi="ar-SA"/><w:del w:id="18191" w:author="Unknown Author" w:date="2026-10-30T04:17:53Z"></w:del></w:rPr></w:pPr><w:del w:id="18190" w:author="Unknown Author" w:date="2026-10-30T04:17:53Z"><w:r><w:rPr><w:kern w:val="0"/><w:szCs w:val="24"/><w:lang w:val="es-CO" w:eastAsia="en-US" w:bidi="ar-SA"/></w:rPr><w:delText>Generar la geometría de la edificación y de su entorno</w:delText></w:r></w:del></w:p></w:tc><w:tc><w:tcPr><w:tcW w:w="1923" w:type="dxa"/><w:tcBorders></w:tcBorders></w:tcPr><w:p><w:pPr><w:pStyle w:val="Tabla9"/><w:widowControl/><w:jc w:val="left"/><w:rPr><w:kern w:val="0"/><w:szCs w:val="24"/><w:lang w:val="es-CO" w:eastAsia="en-US" w:bidi="ar-SA"/><w:del w:id="18193" w:author="Unknown Author" w:date="2026-10-30T04:17:53Z"></w:del></w:rPr></w:pPr><w:del w:id="18192" w:author="Unknown Author" w:date="2026-10-30T04:17:53Z"><w:r><w:rPr><w:kern w:val="0"/><w:szCs w:val="24"/><w:lang w:val="es-CO" w:eastAsia="en-US" w:bidi="ar-SA"/></w:rPr><w:delText>Aviso previo a propietarios y comité; sin sobrevuelo de personas</w:delText></w:r></w:del></w:p></w:tc><w:tc><w:tcPr><w:tcW w:w="2008" w:type="dxa"/><w:tcBorders></w:tcBorders></w:tcPr><w:p><w:pPr><w:pStyle w:val="Tabla9"/><w:widowControl/><w:jc w:val="left"/><w:rPr><w:kern w:val="0"/><w:szCs w:val="24"/><w:lang w:val="es-CO" w:eastAsia="en-US" w:bidi="ar-SA"/><w:del w:id="18196" w:author="Unknown Author" w:date="2026-10-30T04:17:53Z"></w:del></w:rPr></w:pPr><w:del w:id="18194" w:author="Unknown Author" w:date="2026-10-30T04:17:53Z"><w:r><w:rPr><w:kern w:val="0"/><w:szCs w:val="24"/><w:lang w:val="es-CO" w:eastAsia="en-US" w:bidi="ar-SA"/></w:rPr><w:delText xml:space="preserve">Se conserva solo la geometría; imágenes originales eliminadas en </w:delText></w:r></w:del><w:del w:id="18195" w:author="Unknown Author" w:date="2026-10-30T04:17:53Z"><w:r><w:rPr><w:color w:val="00B050"/><w:kern w:val="0"/><w:szCs w:val="24"/><w:lang w:val="es-CO" w:eastAsia="en-US" w:bidi="ar-SA"/></w:rPr><w:delText>[Diligenciar: plazo de eliminación de las imágenes del dron fijado por la IES]</w:delText></w:r></w:del></w:p></w:tc><w:tc><w:tcPr><w:tcW w:w="1841" w:type="dxa"/><w:tcBorders></w:tcBorders></w:tcPr><w:p><w:pPr><w:pStyle w:val="Tabla9"/><w:widowControl/><w:jc w:val="left"/><w:rPr><w:kern w:val="0"/><w:szCs w:val="24"/><w:lang w:val="es-CO" w:eastAsia="en-US" w:bidi="ar-SA"/><w:del w:id="18198" w:author="Unknown Author" w:date="2026-10-30T04:17:53Z"></w:del></w:rPr></w:pPr><w:del w:id="18197" w:author="Unknown Author" w:date="2026-10-30T04:17:53Z"><w:r><w:rPr><w:kern w:val="0"/><w:szCs w:val="24"/><w:lang w:val="es-CO" w:eastAsia="en-US" w:bidi="ar-SA"/></w:rPr><w:delText>Investigador líder en modelación</w:delText></w:r></w:del></w:p></w:tc></w:tr><w:tr><w:trPr><w:del w:id="18199" w:author="Unknown Author" w:date="2026-10-30T04:17:53Z"/><w:cantSplit w:val="true"/></w:trPr><w:tc><w:tcPr><w:tcW w:w="2007" w:type="dxa"/><w:tcBorders><w:bottom w:val="single" w:sz="12" w:space="0" w:color="2A3439"/></w:tcBorders><w:shd w:color="auto" w:fill="F7F7F7" w:val="clear"/></w:tcPr><w:p><w:pPr><w:pStyle w:val="Tabla9"/><w:keepNext w:val="true"/><w:widowControl/><w:jc w:val="left"/><w:rPr><w:kern w:val="0"/><w:szCs w:val="24"/><w:lang w:val="es-CO" w:eastAsia="en-US" w:bidi="ar-SA"/><w:del w:id="18201" w:author="Unknown Author" w:date="2026-10-30T04:17:53Z"></w:del></w:rPr></w:pPr><w:del w:id="18200" w:author="Unknown Author" w:date="2026-10-30T04:17:53Z"><w:r><w:rPr><w:kern w:val="0"/><w:szCs w:val="24"/><w:lang w:val="es-CO" w:eastAsia="en-US" w:bidi="ar-SA"/></w:rPr><w:delText>Firma de las actas por representantes comunitarios</w:delText></w:r></w:del></w:p></w:tc><w:tc><w:tcPr><w:tcW w:w="2175" w:type="dxa"/><w:tcBorders><w:bottom w:val="single" w:sz="12" w:space="0" w:color="2A3439"/></w:tcBorders><w:shd w:color="auto" w:fill="F7F7F7" w:val="clear"/></w:tcPr><w:p><w:pPr><w:pStyle w:val="Tabla9"/><w:keepNext w:val="true"/><w:widowControl/><w:jc w:val="left"/><w:rPr><w:kern w:val="0"/><w:szCs w:val="24"/><w:lang w:val="es-CO" w:eastAsia="en-US" w:bidi="ar-SA"/><w:del w:id="18203" w:author="Unknown Author" w:date="2026-10-30T04:17:53Z"></w:del></w:rPr></w:pPr><w:del w:id="18202" w:author="Unknown Author" w:date="2026-10-30T04:17:53Z"><w:r><w:rPr><w:kern w:val="0"/><w:szCs w:val="24"/><w:lang w:val="es-CO" w:eastAsia="en-US" w:bidi="ar-SA"/></w:rPr><w:delText>Verificar la designación del representante y la decisión tomada</w:delText></w:r></w:del></w:p></w:tc><w:tc><w:tcPr><w:tcW w:w="1923" w:type="dxa"/><w:tcBorders><w:bottom w:val="single" w:sz="12" w:space="0" w:color="2A3439"/></w:tcBorders><w:shd w:color="auto" w:fill="F7F7F7" w:val="clear"/></w:tcPr><w:p><w:pPr><w:pStyle w:val="Tabla9"/><w:keepNext w:val="true"/><w:widowControl/><w:jc w:val="left"/><w:rPr><w:kern w:val="0"/><w:szCs w:val="24"/><w:lang w:val="es-CO" w:eastAsia="en-US" w:bidi="ar-SA"/><w:del w:id="18205" w:author="Unknown Author" w:date="2026-10-30T04:17:53Z"></w:del></w:rPr></w:pPr><w:del w:id="18204" w:author="Unknown Author" w:date="2026-10-30T04:17:53Z"><w:r><w:rPr><w:kern w:val="0"/><w:szCs w:val="24"/><w:lang w:val="es-CO" w:eastAsia="en-US" w:bidi="ar-SA"/></w:rPr><w:delText>Autorización escrita del representante</w:delText></w:r></w:del></w:p></w:tc><w:tc><w:tcPr><w:tcW w:w="2008" w:type="dxa"/><w:tcBorders><w:bottom w:val="single" w:sz="12" w:space="0" w:color="2A3439"/></w:tcBorders><w:shd w:color="auto" w:fill="F7F7F7" w:val="clear"/></w:tcPr><w:p><w:pPr><w:pStyle w:val="Tabla9"/><w:keepNext w:val="true"/><w:widowControl/><w:jc w:val="left"/><w:rPr><w:kern w:val="0"/><w:szCs w:val="24"/><w:lang w:val="es-CO" w:eastAsia="en-US" w:bidi="ar-SA"/><w:del w:id="18207" w:author="Unknown Author" w:date="2026-10-30T04:17:53Z"></w:del></w:rPr></w:pPr><w:del w:id="18206" w:author="Unknown Author" w:date="2026-10-30T04:17:53Z"><w:r><w:rPr><w:kern w:val="0"/><w:szCs w:val="24"/><w:lang w:val="es-CO" w:eastAsia="en-US" w:bidi="ar-SA"/></w:rPr><w:delText>Archivo del acta en el repositorio del proyecto</w:delText></w:r></w:del></w:p></w:tc><w:tc><w:tcPr><w:tcW w:w="1841" w:type="dxa"/><w:tcBorders><w:bottom w:val="single" w:sz="12" w:space="0" w:color="2A3439"/></w:tcBorders><w:shd w:color="auto" w:fill="F7F7F7" w:val="clear"/></w:tcPr><w:p><w:pPr><w:pStyle w:val="Tabla9"/><w:keepNext w:val="true"/><w:widowControl/><w:jc w:val="left"/><w:rPr><w:kern w:val="0"/><w:szCs w:val="24"/><w:lang w:val="es-CO" w:eastAsia="en-US" w:bidi="ar-SA"/><w:del w:id="18209" w:author="Unknown Author" w:date="2026-10-30T04:17:53Z"></w:del></w:rPr></w:pPr><w:del w:id="18208" w:author="Unknown Author" w:date="2026-10-30T04:17:53Z"><w:r><w:rPr><w:kern w:val="0"/><w:szCs w:val="24"/><w:lang w:val="es-CO" w:eastAsia="en-US" w:bidi="ar-SA"/></w:rPr><w:delText>IES ejecutora</w:delText></w:r></w:del></w:p></w:tc></w:tr></w:tbl><w:p><w:pPr><w:pStyle w:val="TablaNota"/><w:rPr></w:rPr></w:pPr><w:r><w:rPr><w:i/><w:iCs/></w:rPr><w:t>Nota.</w:t></w:r><w:r><w:rPr></w:rPr><w:t xml:space="preserve"> Elaboración propia con el protocolo de los talleres y de las jornadas. </w:t></w:r><w:moveFrom w:id="18210" w:author="Unknown Author" w:date="2026-10-30T04:17:53Z"><w:r><w:rPr></w:rPr><w:t xml:space="preserve">IES: institución de educación superior. </w:t></w:r></w:moveFrom><w:r><w:rPr></w:rPr><w:t>El responsable del tratamiento se designa antes del primer taller.</w:t></w:r></w:p><w:p><w:pPr><w:pStyle w:val="BodyText"/><w:rPr></w:rPr></w:pPr><w:r><w:rPr></w:rPr><w:t xml:space="preserve">El responsable del tratamiento de los datos es </w:t></w:r><w:r><w:rPr><w:color w:val="00B050"/></w:rPr><w:t>[Diligenciar: responsable del tratamiento de datos personales]</w:t></w:r><w:r><w:rPr></w:rPr><w:t>. Los demás integrantes de la alianza acceden a datos personales solo cuando el convenio lo prevé y con la misma finalidad. Los datos de origen étnico son sensibles y su captura es voluntaria. El proyecto no convoca a niñas, niños ni adolescentes a los talleres. Si una actividad los incluyera, exige la autorización de sus representantes legales y una revisión jurídica previa. El acta firmada por representantes no sustituye el consentimiento individual. El consentimiento se renueva cuando cambia la finalidad del tratamiento. La sección 27 identifica el registro de las bases de datos y su estado.</w:t></w:r></w:p><w:p><w:pPr><w:pStyle w:val="BodyText"/><w:rPr></w:rPr></w:pPr><w:bookmarkStart w:id="275" w:name="X49f8d38bc9c69053af8be2a34aa630a7ad86bd0"/><w:r><w:rPr></w:rPr><w:t>El dron del laboratorio es una excepción técnica. Su cámara fotogramétrica puede registrar personas, placas de vehículos y viviendas. El protocolo de vuelo evita sobrevolar personas y programa los vuelos antes del inicio de la demolición. Conserva solo la nube de puntos y el modelo de superficie. Las imágenes originales se eliminan después de generar la geometría. El vuelo se ajusta a la reglamentación de la Aeronáutica Civil (sección 27).</w:t></w:r><w:bookmarkEnd w:id="275"/></w:p><w:p><w:pPr><w:pStyle w:val="Heading2"/><w:rPr></w:rPr></w:pPr><w:bookmarkStart w:id="276" w:name="Xa0a1bcac4d532c6aede458b6e751875033d2e9d"/><w:r><w:rPr></w:rPr><w:t>25.2 Participación comunitaria y diálogo de saberes</w:t></w:r></w:p><w:p><w:pPr><w:pStyle w:val="FirstParagraph"/><w:rPr></w:rPr></w:pPr><w:r><w:rPr></w:rPr><w:t>La participación comunitaria es voluntaria, informada y sin condicionamientos. La asistencia a un taller no condiciona ningún servicio público ni ningún trámite. La alimentación de los talleres facilita la asistencia y no constituye un pago por participar. Arnstein (1969) sostiene que la participación se juzga por la redistribución del poder y no por la asistencia. Por eso el proyecto exige evidencia de influencia. Cada acta registra la decisión que cambió por el aporte comunitario.</w:t></w:r></w:p><w:p><w:pPr><w:pStyle w:val="BodyText"/><w:rPr></w:rPr></w:pPr><w:r><w:rPr></w:rPr><w:t>El diálogo de saberes reconoce el conocimiento local de los sitios, la maquinaria, el polvo y los hábitos de trabajo. Callon (1999) y Funtowicz y Ravetz (1993) sostienen que las personas afectadas participan en producir el conocimiento cuando la evidencia es incierta y la decisión es urgente. Freire (2005) concibe el diálogo como un encuentro entre sujetos y no como un depósito de contenidos. El proyecto atribuye el aporte comunitario en las actas, en la cartilla y en las publicaciones, con el consentimiento de quienes lo entregan. No accede a conocimientos tradicionales asociados a recursos biológicos o genéticos.</w:t></w:r></w:p><w:p><w:pPr><w:pStyle w:val="BodyText"/><w:rPr></w:rPr></w:pPr><w:r><w:rPr></w:rPr><w:t>Tres riesgos éticos de la co-creación reciben medidas específicas. El primero es la captura de la deliberación por quienes ya cuentan con voz. El segundo es la exclusión del personal operario de remoción, que es el más expuesto. El tercero es la falsa seguridad, porque una lectura corregida con error residual puede llevar a relajar la vigilancia. Mitchell et al. (1997) clasifican a los actores por su poder, su legitimidad y su urgencia. La convocatoria compensa el bajo poder del personal operario con representantes designados por escrito. El tablero muestra el error residual junto con cada valor. La cartilla advierte que medir no reemplaza controlar el polvo en la fuente.</w:t></w:r></w:p><w:p><w:pPr><w:pStyle w:val="BodyText"/><w:rPr></w:rPr></w:pPr><w:r><w:rPr></w:rPr><w:t xml:space="preserve">La presencia de comunidades étnicas o campesinas no se verificó </w:t></w:r><w:r><w:rPr><w:color w:val="00B050"/></w:rPr><w:t xml:space="preserve">[Diligenciar: caracterización étnica y campesina de </w:t></w:r><w:ins w:id="18211" w:author="Unknown Author" w:date="2026-10-30T04:17:53Z"><w:r><w:rPr><w:color w:val="00B050"/></w:rPr><w:t>Manizales y de Calarcá</w:t></w:r></w:ins><w:del w:id="18212" w:author="Unknown Author" w:date="2026-10-30T04:17:53Z"><w:r><w:rPr><w:color w:val="00B050"/></w:rPr><w:delText>los 12 municipios</w:delText></w:r></w:del><w:r><w:rPr><w:color w:val="00B050"/></w:rPr><w:t>]</w:t></w:r><w:r><w:rPr></w:rPr><w:t>. Si existen, el proyecto gestiona la consulta previa y respeta sus protocolos propios. Lo hace antes de convocar talleres o instalar nodos en sus territorios (sección 27).</w:t></w:r><w:bookmarkEnd w:id="276"/></w:p><w:p><w:pPr><w:pStyle w:val="Heading2"/><w:rPr></w:rPr></w:pPr><w:bookmarkStart w:id="277" w:name="seguridad-y-salud-del-personal-de-campo"/><w:r><w:rPr></w:rPr><w:t>25.3 Seguridad y salud del personal de campo</w:t></w:r></w:p><w:p><w:pPr><w:pStyle w:val="FirstParagraph"/><w:rPr></w:rPr></w:pPr><w:r><w:rPr></w:rPr><w:t>El personal de campo trabaja en sitios de remoción de escombros. Ese trabajo lo expone al polvo, a los escombros, a la maquinaria, a las alturas y a vías inestables. Landrigan et al. (2004) revisan las consecuencias sanitarias y ambientales de un desastre urbano con derrumbe de edificaciones. Esa revisión respalda la necesidad de proteger a quienes trabajan en los escombros. El registro de riesgos del proyecto estima en 30 % la probabilidad de exposición del personal al polvo y a los escombros. Estima en 50 % la de bloqueos de vías por deslizamientos o réplicas. Ambas son estimaciones de formulación sin serie histórica.</w:t></w:r></w:p><w:p><w:pPr><w:pStyle w:val="BodyText"/><w:rPr></w:rPr></w:pPr><w:r><w:rPr></w:rPr><w:t xml:space="preserve">El proyecto responde con un protocolo de seguridad y salud previo a cada instalación. La inducción cubre los riesgos del sitio y el uso de los equipos de protección personal. El presupuesto incluye 3.000 mascarillas N95 con 12.000.000 COP. El personal trabaja en ventanas fuera de la remoción activa y solo ingresa con autorización del responsable del sitio. La instalación se programa en ventanas secas y con personal técnico local. El personal vinculado cuenta con afiliación al sistema de riesgos laborales </w:t></w:r><w:r><w:rPr><w:color w:val="00B050"/></w:rPr><w:t xml:space="preserve">[Diligenciar: administradora de riesgos laborales de la </w:t></w:r><w:ins w:id="18213" w:author="Unknown Author" w:date="2026-10-30T04:17:53Z"><w:r><w:rPr><w:color w:val="00B050"/></w:rPr><w:t>Universidad Santo Tomás</w:t></w:r></w:ins><w:del w:id="18214" w:author="Unknown Author" w:date="2026-10-30T04:17:53Z"><w:r><w:rPr><w:color w:val="00B050"/></w:rPr><w:delText>IES</w:delText></w:r></w:del><w:r><w:rPr><w:color w:val="00B050"/></w:rPr><w:t>]</w:t></w:r><w:r><w:rPr></w:rPr><w:t>. La certificación para trabajo en alturas se exige cuando la altura del mástil lo requiera, según la reglamentación vigente.</w:t></w:r></w:p><w:p><w:pPr><w:pStyle w:val="BodyText"/><w:rPr></w:rPr></w:pPr><w:bookmarkStart w:id="278" w:name="seguridad-y-salud-del-personal-de-campo"/><w:r><w:rPr></w:rPr><w:t>Las campañas de medición en demoliciones agregan riesgos propios: caída de material, proyección de escombros, maquinaria y polvo intenso. El personal mide fuera de la zona de exclusión que fija el responsable de obra y a una distancia segura. Usa casco, gafas, respirador N95 y chaleco, y no ingresa a la edificación. El responsable de obra autoriza cada campaña por escrito, y el equipo suspende la medición si las condiciones del sitio cambian.</w:t></w:r><w:bookmarkEnd w:id="278"/></w:p><w:p><w:pPr><w:pStyle w:val="Heading2"/><w:rPr></w:rPr></w:pPr><w:bookmarkStart w:id="279" w:name="X5d812947b611243cd9ba13a590bc0a536fa1b5f"/><w:r><w:rPr></w:rPr><w:t>25.4 Ética de datos y de inteligencia artificial</w:t></w:r></w:p><w:p><w:pPr><w:pStyle w:val="FirstParagraph"/><w:rPr></w:rPr></w:pPr><w:r><w:rPr></w:rPr><w:t>El proyecto usa analítica avanzada en tres componentes. El primero es el modelo de corrección que se ejecuta en los gateways. El segundo es el gemelo digital que estima la concentración en el territorio. El tercero es el gemelo predictivo del laboratorio, que estima la concentración esperada antes de una demolición. El numeral 24 de los TdR exige documentar cinco puntos cuando un proyecto usa inteligencia artificial o analítica avanzada. Son la procedencia y autorización de los datos, el método de validación, las medidas de seguridad, los criterios de desempeño y la supervisión humana. La Tabla 25.2 documenta los cinco.</w:t></w:r></w:p><w:p><w:pPr><w:pStyle w:val="TablaRotulo"/><w:rPr></w:rPr></w:pPr><w:bookmarkStart w:id="280" w:name="rot_Tabla_25_2"/><w:r><w:rPr><w:b/><w:bCs/></w:rPr><w:t>Tabla 25.2</w:t></w:r><w:bookmarkEnd w:id="280"/></w:p><w:p><w:pPr><w:pStyle w:val="TablaTitulo"/><w:rPr></w:rPr></w:pPr><w:r><w:rPr><w:i/><w:iCs/></w:rPr><w:t>Requisitos del numeral 24 de los TdR para analítica avanzada y respuesta del proyecto</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157"/><w:gridCol w:w="2902"/><w:gridCol w:w="2655"/><w:gridCol w:w="2239"/></w:tblGrid><w:tr><w:trPr><w:tblHeader w:val="true"/><w:ins w:id="18215" w:author="Unknown Author" w:date="2026-10-30T04:17:53Z"/><w:cantSplit w:val="true"/></w:trPr><w:tc><w:tcPr><w:tcW w:w="215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8217" w:author="Unknown Author" w:date="2026-10-30T04:17:53Z"></w:ins></w:rPr></w:pPr><w:ins w:id="18216" w:author="Unknown Author" w:date="2026-10-30T04:17:53Z"><w:r><w:rPr><w:b/><w:kern w:val="0"/><w:szCs w:val="24"/><w:lang w:val="es-CO" w:eastAsia="en-US" w:bidi="ar-SA"/></w:rPr><w:t>Requisito</w:t></w:r></w:ins></w:p></w:tc><w:tc><w:tcPr><w:tcW w:w="290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8219" w:author="Unknown Author" w:date="2026-10-30T04:17:53Z"></w:ins></w:rPr></w:pPr><w:ins w:id="18218" w:author="Unknown Author" w:date="2026-10-30T04:17:53Z"><w:r><w:rPr><w:b/><w:kern w:val="0"/><w:szCs w:val="24"/><w:lang w:val="es-CO" w:eastAsia="en-US" w:bidi="ar-SA"/></w:rPr><w:t>Respuesta del proyecto</w:t></w:r></w:ins></w:p></w:tc><w:tc><w:tcPr><w:tcW w:w="265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8221" w:author="Unknown Author" w:date="2026-10-30T04:17:53Z"></w:ins></w:rPr></w:pPr><w:ins w:id="18220" w:author="Unknown Author" w:date="2026-10-30T04:17:53Z"><w:r><w:rPr><w:b/><w:kern w:val="0"/><w:szCs w:val="24"/><w:lang w:val="es-CO" w:eastAsia="en-US" w:bidi="ar-SA"/></w:rPr><w:t>Evidencia</w:t></w:r></w:ins></w:p></w:tc><w:tc><w:tcPr><w:tcW w:w="223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8223" w:author="Unknown Author" w:date="2026-10-30T04:17:53Z"></w:ins></w:rPr></w:pPr><w:ins w:id="18222" w:author="Unknown Author" w:date="2026-10-30T04:17:53Z"><w:r><w:rPr><w:b/><w:kern w:val="0"/><w:szCs w:val="24"/><w:lang w:val="es-CO" w:eastAsia="en-US" w:bidi="ar-SA"/></w:rPr><w:t>Responsable</w:t></w:r></w:ins></w:p></w:tc></w:tr><w:tr><w:trPr><w:ins w:id="18224" w:author="Unknown Author" w:date="2026-10-30T04:17:53Z"/><w:cantSplit w:val="true"/></w:trPr><w:tc><w:tcPr><w:tcW w:w="2157" w:type="dxa"/><w:tcBorders></w:tcBorders></w:tcPr><w:p><w:pPr><w:pStyle w:val="Tabla9"/><w:widowControl/><w:jc w:val="left"/><w:rPr><w:kern w:val="0"/><w:szCs w:val="24"/><w:lang w:val="es-CO" w:eastAsia="en-US" w:bidi="ar-SA"/><w:ins w:id="18226" w:author="Unknown Author" w:date="2026-10-30T04:17:53Z"></w:ins></w:rPr></w:pPr><w:ins w:id="18225" w:author="Unknown Author" w:date="2026-10-30T04:17:53Z"><w:r><w:rPr><w:kern w:val="0"/><w:szCs w:val="24"/><w:lang w:val="es-CO" w:eastAsia="en-US" w:bidi="ar-SA"/></w:rPr><w:t>Procedencia y autorización de los datos</w:t></w:r></w:ins></w:p></w:tc><w:tc><w:tcPr><w:tcW w:w="2902" w:type="dxa"/><w:tcBorders></w:tcBorders></w:tcPr><w:p><w:pPr><w:pStyle w:val="Tabla9"/><w:widowControl/><w:jc w:val="left"/><w:rPr><w:kern w:val="0"/><w:szCs w:val="24"/><w:lang w:val="es-CO" w:eastAsia="en-US" w:bidi="ar-SA"/><w:ins w:id="18230" w:author="Unknown Author" w:date="2026-10-30T04:17:53Z"></w:ins></w:rPr></w:pPr><w:ins w:id="18227" w:author="Unknown Author" w:date="2026-10-30T04:17:53Z"><w:r><w:rPr><w:kern w:val="0"/><w:szCs w:val="24"/><w:lang w:val="es-CO" w:eastAsia="en-US" w:bidi="ar-SA"/></w:rPr><w:t xml:space="preserve">Los datos proceden de los nodos del proyecto, del conjunto de referencia (monitor beta, monitor óptico y muestreador gravimétrico), de un laboratorio acreditado, de cuatro estaciones meteorológicas propias, de monitores portátiles y de un dron. El modelo no usa datos personales. Los datos meteorológicos externos proceden de fuentes abiertas </w:t></w:r></w:ins><w:ins w:id="18228" w:author="Unknown Author" w:date="2026-10-30T04:17:53Z"><w:r><w:rPr><w:color w:val="00B050"/><w:kern w:val="0"/><w:szCs w:val="24"/><w:lang w:val="es-CO" w:eastAsia="en-US" w:bidi="ar-SA"/></w:rPr><w:t>[Diligenciar: fuentes externas y sus licencias]</w:t></w:r></w:ins><w:ins w:id="18229" w:author="Unknown Author" w:date="2026-10-30T04:17:53Z"><w:r><w:rPr><w:kern w:val="0"/><w:szCs w:val="24"/><w:lang w:val="es-CO" w:eastAsia="en-US" w:bidi="ar-SA"/></w:rPr><w:t>.</w:t></w:r></w:ins></w:p></w:tc><w:tc><w:tcPr><w:tcW w:w="2655" w:type="dxa"/><w:tcBorders></w:tcBorders></w:tcPr><w:p><w:pPr><w:pStyle w:val="Tabla9"/><w:widowControl/><w:jc w:val="left"/><w:rPr><w:kern w:val="0"/><w:szCs w:val="24"/><w:lang w:val="es-CO" w:eastAsia="en-US" w:bidi="ar-SA"/><w:ins w:id="18232" w:author="Unknown Author" w:date="2026-10-30T04:17:53Z"></w:ins></w:rPr></w:pPr><w:ins w:id="18231" w:author="Unknown Author" w:date="2026-10-30T04:17:53Z"><w:r><w:rPr><w:kern w:val="0"/><w:szCs w:val="24"/><w:lang w:val="es-CO" w:eastAsia="en-US" w:bidi="ar-SA"/></w:rPr><w:t>Inventario de fuentes, autorizaciones de sitios y diccionario de datos</w:t></w:r></w:ins></w:p></w:tc><w:tc><w:tcPr><w:tcW w:w="2239" w:type="dxa"/><w:tcBorders></w:tcBorders></w:tcPr><w:p><w:pPr><w:pStyle w:val="Tabla9"/><w:widowControl/><w:jc w:val="left"/><w:rPr><w:kern w:val="0"/><w:szCs w:val="24"/><w:lang w:val="es-CO" w:eastAsia="en-US" w:bidi="ar-SA"/><w:ins w:id="18234" w:author="Unknown Author" w:date="2026-10-30T04:17:53Z"></w:ins></w:rPr></w:pPr><w:ins w:id="18233" w:author="Unknown Author" w:date="2026-10-30T04:17:53Z"><w:r><w:rPr><w:kern w:val="0"/><w:szCs w:val="24"/><w:lang w:val="es-CO" w:eastAsia="en-US" w:bidi="ar-SA"/></w:rPr><w:t>Gerencia del proyecto y especialista en metrología</w:t></w:r></w:ins></w:p></w:tc></w:tr><w:tr><w:trPr><w:ins w:id="18235" w:author="Unknown Author" w:date="2026-10-30T04:17:53Z"/><w:cantSplit w:val="true"/></w:trPr><w:tc><w:tcPr><w:tcW w:w="2157" w:type="dxa"/><w:tcBorders></w:tcBorders><w:shd w:color="auto" w:fill="F7F7F7" w:val="clear"/></w:tcPr><w:p><w:pPr><w:pStyle w:val="Tabla9"/><w:widowControl/><w:jc w:val="left"/><w:rPr><w:kern w:val="0"/><w:szCs w:val="24"/><w:lang w:val="es-CO" w:eastAsia="en-US" w:bidi="ar-SA"/><w:ins w:id="18237" w:author="Unknown Author" w:date="2026-10-30T04:17:53Z"></w:ins></w:rPr></w:pPr><w:ins w:id="18236" w:author="Unknown Author" w:date="2026-10-30T04:17:53Z"><w:r><w:rPr><w:kern w:val="0"/><w:szCs w:val="24"/><w:lang w:val="es-CO" w:eastAsia="en-US" w:bidi="ar-SA"/></w:rPr><w:t>Método de validación</w:t></w:r></w:ins></w:p></w:tc><w:tc><w:tcPr><w:tcW w:w="2902" w:type="dxa"/><w:tcBorders></w:tcBorders><w:shd w:color="auto" w:fill="F7F7F7" w:val="clear"/></w:tcPr><w:p><w:pPr><w:pStyle w:val="Tabla9"/><w:widowControl/><w:jc w:val="left"/><w:rPr><w:kern w:val="0"/><w:szCs w:val="24"/><w:lang w:val="es-CO" w:eastAsia="en-US" w:bidi="ar-SA"/><w:ins w:id="18239" w:author="Unknown Author" w:date="2026-10-30T04:17:53Z"></w:ins></w:rPr></w:pPr><w:ins w:id="18238" w:author="Unknown Author" w:date="2026-10-30T04:17:53Z"><w:r><w:rPr><w:kern w:val="0"/><w:szCs w:val="24"/><w:lang w:val="es-CO" w:eastAsia="en-US" w:bidi="ar-SA"/></w:rPr><w:t>Línea base medida en el tramo 1 por colocalización con la referencia. Validación cruzada por municipio y partición temporal. La evaluación externa revisa el procedimiento metrológico en las actividades 1.4 y 1.6. Ensayo independiente con laboratorio externo en el mes 23. El gemelo predictivo se valida con eventos reales por validación cruzada dejando un evento fuera, con FAC2 y sesgo fraccional, y con verificación independiente.</w:t></w:r></w:ins></w:p></w:tc><w:tc><w:tcPr><w:tcW w:w="2655" w:type="dxa"/><w:tcBorders></w:tcBorders><w:shd w:color="auto" w:fill="F7F7F7" w:val="clear"/></w:tcPr><w:p><w:pPr><w:pStyle w:val="Tabla9"/><w:widowControl/><w:jc w:val="left"/><w:rPr><w:kern w:val="0"/><w:szCs w:val="24"/><w:lang w:val="es-CO" w:eastAsia="en-US" w:bidi="ar-SA"/><w:ins w:id="18241" w:author="Unknown Author" w:date="2026-10-30T04:17:53Z"></w:ins></w:rPr></w:pPr><w:ins w:id="18240" w:author="Unknown Author" w:date="2026-10-30T04:17:53Z"><w:r><w:rPr><w:kern w:val="0"/><w:szCs w:val="24"/><w:lang w:val="es-CO" w:eastAsia="en-US" w:bidi="ar-SA"/></w:rPr><w:t>Informes de validación, acta de la compuerta C1 e informe del ensayo</w:t></w:r></w:ins></w:p></w:tc><w:tc><w:tcPr><w:tcW w:w="2239" w:type="dxa"/><w:tcBorders></w:tcBorders><w:shd w:color="auto" w:fill="F7F7F7" w:val="clear"/></w:tcPr><w:p><w:pPr><w:pStyle w:val="Tabla9"/><w:widowControl/><w:jc w:val="left"/><w:rPr><w:kern w:val="0"/><w:szCs w:val="24"/><w:lang w:val="es-CO" w:eastAsia="en-US" w:bidi="ar-SA"/><w:ins w:id="18243" w:author="Unknown Author" w:date="2026-10-30T04:17:53Z"></w:ins></w:rPr></w:pPr><w:ins w:id="18242" w:author="Unknown Author" w:date="2026-10-30T04:17:53Z"><w:r><w:rPr><w:kern w:val="0"/><w:szCs w:val="24"/><w:lang w:val="es-CO" w:eastAsia="en-US" w:bidi="ar-SA"/></w:rPr><w:t>Especialista en metrología y evaluación externa</w:t></w:r></w:ins></w:p></w:tc></w:tr><w:tr><w:trPr><w:ins w:id="18244" w:author="Unknown Author" w:date="2026-10-30T04:17:53Z"/><w:cantSplit w:val="true"/></w:trPr><w:tc><w:tcPr><w:tcW w:w="2157" w:type="dxa"/><w:tcBorders></w:tcBorders></w:tcPr><w:p><w:pPr><w:pStyle w:val="Tabla9"/><w:widowControl/><w:jc w:val="left"/><w:rPr><w:kern w:val="0"/><w:szCs w:val="24"/><w:lang w:val="es-CO" w:eastAsia="en-US" w:bidi="ar-SA"/><w:ins w:id="18246" w:author="Unknown Author" w:date="2026-10-30T04:17:53Z"></w:ins></w:rPr></w:pPr><w:ins w:id="18245" w:author="Unknown Author" w:date="2026-10-30T04:17:53Z"><w:r><w:rPr><w:kern w:val="0"/><w:szCs w:val="24"/><w:lang w:val="es-CO" w:eastAsia="en-US" w:bidi="ar-SA"/></w:rPr><w:t>Medidas de seguridad</w:t></w:r></w:ins></w:p></w:tc><w:tc><w:tcPr><w:tcW w:w="2902" w:type="dxa"/><w:tcBorders></w:tcBorders></w:tcPr><w:p><w:pPr><w:pStyle w:val="Tabla9"/><w:widowControl/><w:jc w:val="left"/><w:rPr><w:kern w:val="0"/><w:szCs w:val="24"/><w:lang w:val="es-CO" w:eastAsia="en-US" w:bidi="ar-SA"/><w:ins w:id="18248" w:author="Unknown Author" w:date="2026-10-30T04:17:53Z"></w:ins></w:rPr></w:pPr><w:ins w:id="18247" w:author="Unknown Author" w:date="2026-10-30T04:17:53Z"><w:r><w:rPr><w:kern w:val="0"/><w:szCs w:val="24"/><w:lang w:val="es-CO" w:eastAsia="en-US" w:bidi="ar-SA"/></w:rPr><w:t>Corrección en el gateway con almacenamiento local de siete días. Control de accesos por rol, segmentación, copias de respaldo y dos auditorías externas de ciberseguridad (30.000.000 COP). El servidor del laboratorio opera con acceso por rol y copias de respaldo.</w:t></w:r></w:ins></w:p></w:tc><w:tc><w:tcPr><w:tcW w:w="2655" w:type="dxa"/><w:tcBorders></w:tcBorders></w:tcPr><w:p><w:pPr><w:pStyle w:val="Tabla9"/><w:widowControl/><w:jc w:val="left"/><w:rPr><w:kern w:val="0"/><w:szCs w:val="24"/><w:lang w:val="es-CO" w:eastAsia="en-US" w:bidi="ar-SA"/><w:ins w:id="18250" w:author="Unknown Author" w:date="2026-10-30T04:17:53Z"></w:ins></w:rPr></w:pPr><w:ins w:id="18249" w:author="Unknown Author" w:date="2026-10-30T04:17:53Z"><w:r><w:rPr><w:kern w:val="0"/><w:szCs w:val="24"/><w:lang w:val="es-CO" w:eastAsia="en-US" w:bidi="ar-SA"/></w:rPr><w:t>Informes de auditoría y registro de accesos</w:t></w:r></w:ins></w:p></w:tc><w:tc><w:tcPr><w:tcW w:w="2239" w:type="dxa"/><w:tcBorders></w:tcBorders></w:tcPr><w:p><w:pPr><w:pStyle w:val="Tabla9"/><w:widowControl/><w:jc w:val="left"/><w:rPr><w:kern w:val="0"/><w:szCs w:val="24"/><w:lang w:val="es-CO" w:eastAsia="en-US" w:bidi="ar-SA"/><w:ins w:id="18252" w:author="Unknown Author" w:date="2026-10-30T04:17:53Z"></w:ins></w:rPr></w:pPr><w:ins w:id="18251" w:author="Unknown Author" w:date="2026-10-30T04:17:53Z"><w:r><w:rPr><w:kern w:val="0"/><w:szCs w:val="24"/><w:lang w:val="es-CO" w:eastAsia="en-US" w:bidi="ar-SA"/></w:rPr><w:t>Ingenieros de software y nube</w:t></w:r></w:ins></w:p></w:tc></w:tr><w:tr><w:trPr><w:ins w:id="18253" w:author="Unknown Author" w:date="2026-10-30T04:17:53Z"/><w:cantSplit w:val="true"/></w:trPr><w:tc><w:tcPr><w:tcW w:w="2157" w:type="dxa"/><w:tcBorders></w:tcBorders><w:shd w:color="auto" w:fill="F7F7F7" w:val="clear"/></w:tcPr><w:p><w:pPr><w:pStyle w:val="Tabla9"/><w:widowControl/><w:jc w:val="left"/><w:rPr><w:kern w:val="0"/><w:szCs w:val="24"/><w:lang w:val="es-CO" w:eastAsia="en-US" w:bidi="ar-SA"/><w:ins w:id="18255" w:author="Unknown Author" w:date="2026-10-30T04:17:53Z"></w:ins></w:rPr></w:pPr><w:ins w:id="18254" w:author="Unknown Author" w:date="2026-10-30T04:17:53Z"><w:r><w:rPr><w:kern w:val="0"/><w:szCs w:val="24"/><w:lang w:val="es-CO" w:eastAsia="en-US" w:bidi="ar-SA"/></w:rPr><w:t>Criterios de desempeño</w:t></w:r></w:ins></w:p></w:tc><w:tc><w:tcPr><w:tcW w:w="2902" w:type="dxa"/><w:tcBorders></w:tcBorders><w:shd w:color="auto" w:fill="F7F7F7" w:val="clear"/></w:tcPr><w:p><w:pPr><w:pStyle w:val="Tabla9"/><w:widowControl/><w:jc w:val="left"/><w:rPr><w:kern w:val="0"/><w:szCs w:val="24"/><w:lang w:val="es-CO" w:eastAsia="en-US" w:bidi="ar-SA"/><w:ins w:id="18257" w:author="Unknown Author" w:date="2026-10-30T04:17:53Z"></w:ins></w:rPr></w:pPr><w:ins w:id="18256" w:author="Unknown Author" w:date="2026-10-30T04:17:53Z"><w:r><w:rPr><w:kern w:val="0"/><w:szCs w:val="24"/><w:lang w:val="es-CO" w:eastAsia="en-US" w:bidi="ar-SA"/></w:rPr><w:t>R² de 0,70 o más y NRMSE de 30 % o menos frente a la referencia. Pendiente entre 0,65 y 1,35. Sesgo entre −5,0 y 5,0 µg/m³. Disponibilidad mensual de 90 % o más. Pérdida de paquetes de 10 % o menos. FAC2 de 0,5 o más y sesgo fraccional absoluto de 0,3 o menos del gemelo predictivo en seis eventos.</w:t></w:r></w:ins></w:p></w:tc><w:tc><w:tcPr><w:tcW w:w="2655" w:type="dxa"/><w:tcBorders></w:tcBorders><w:shd w:color="auto" w:fill="F7F7F7" w:val="clear"/></w:tcPr><w:p><w:pPr><w:pStyle w:val="Tabla9"/><w:widowControl/><w:jc w:val="left"/><w:rPr><w:kern w:val="0"/><w:szCs w:val="24"/><w:lang w:val="es-CO" w:eastAsia="en-US" w:bidi="ar-SA"/><w:ins w:id="18259" w:author="Unknown Author" w:date="2026-10-30T04:17:53Z"></w:ins></w:rPr></w:pPr><w:ins w:id="18258" w:author="Unknown Author" w:date="2026-10-30T04:17:53Z"><w:r><w:rPr><w:kern w:val="0"/><w:szCs w:val="24"/><w:lang w:val="es-CO" w:eastAsia="en-US" w:bidi="ar-SA"/></w:rPr><w:t>Actas de compuerta con las métricas por municipio</w:t></w:r></w:ins></w:p></w:tc><w:tc><w:tcPr><w:tcW w:w="2239" w:type="dxa"/><w:tcBorders></w:tcBorders><w:shd w:color="auto" w:fill="F7F7F7" w:val="clear"/></w:tcPr><w:p><w:pPr><w:pStyle w:val="Tabla9"/><w:widowControl/><w:jc w:val="left"/><w:rPr><w:kern w:val="0"/><w:szCs w:val="24"/><w:lang w:val="es-CO" w:eastAsia="en-US" w:bidi="ar-SA"/><w:ins w:id="18261" w:author="Unknown Author" w:date="2026-10-30T04:17:53Z"></w:ins></w:rPr></w:pPr><w:ins w:id="18260" w:author="Unknown Author" w:date="2026-10-30T04:17:53Z"><w:r><w:rPr><w:kern w:val="0"/><w:szCs w:val="24"/><w:lang w:val="es-CO" w:eastAsia="en-US" w:bidi="ar-SA"/></w:rPr><w:t>Especialista en metrología</w:t></w:r></w:ins></w:p></w:tc></w:tr><w:tr><w:trPr><w:ins w:id="18262" w:author="Unknown Author" w:date="2026-10-30T04:17:53Z"/><w:cantSplit w:val="true"/></w:trPr><w:tc><w:tcPr><w:tcW w:w="2157" w:type="dxa"/><w:tcBorders><w:bottom w:val="single" w:sz="12" w:space="0" w:color="2A3439"/></w:tcBorders></w:tcPr><w:p><w:pPr><w:pStyle w:val="Tabla9"/><w:keepNext w:val="true"/><w:widowControl/><w:jc w:val="left"/><w:rPr><w:kern w:val="0"/><w:szCs w:val="24"/><w:lang w:val="es-CO" w:eastAsia="en-US" w:bidi="ar-SA"/><w:ins w:id="18264" w:author="Unknown Author" w:date="2026-10-30T04:17:53Z"></w:ins></w:rPr></w:pPr><w:ins w:id="18263" w:author="Unknown Author" w:date="2026-10-30T04:17:53Z"><w:r><w:rPr><w:kern w:val="0"/><w:szCs w:val="24"/><w:lang w:val="es-CO" w:eastAsia="en-US" w:bidi="ar-SA"/></w:rPr><w:t>Supervisión humana o institucional</w:t></w:r></w:ins></w:p></w:tc><w:tc><w:tcPr><w:tcW w:w="2902" w:type="dxa"/><w:tcBorders><w:bottom w:val="single" w:sz="12" w:space="0" w:color="2A3439"/></w:tcBorders></w:tcPr><w:p><w:pPr><w:pStyle w:val="Tabla9"/><w:keepNext w:val="true"/><w:widowControl/><w:jc w:val="left"/><w:rPr><w:kern w:val="0"/><w:szCs w:val="24"/><w:lang w:val="es-CO" w:eastAsia="en-US" w:bidi="ar-SA"/><w:ins w:id="18266" w:author="Unknown Author" w:date="2026-10-30T04:17:53Z"></w:ins></w:rPr></w:pPr><w:ins w:id="18265" w:author="Unknown Author" w:date="2026-10-30T04:17:53Z"><w:r><w:rPr><w:kern w:val="0"/><w:szCs w:val="24"/><w:lang w:val="es-CO" w:eastAsia="en-US" w:bidi="ar-SA"/></w:rPr><w:t>El modelo sugiere un valor corregido con su incertidumbre y el consejo decide la alerta. El especialista firma cada ciclo de validación. El comité directivo decide las compuertas con dos firmas. El gemelo predictivo entrega escenarios con su incertidumbre y su dominio de validez, y el consejo o la entidad territorial decide. Un desvío activa el reentrenamiento y una nueva validación.</w:t></w:r></w:ins></w:p></w:tc><w:tc><w:tcPr><w:tcW w:w="2655" w:type="dxa"/><w:tcBorders><w:bottom w:val="single" w:sz="12" w:space="0" w:color="2A3439"/></w:tcBorders></w:tcPr><w:p><w:pPr><w:pStyle w:val="Tabla9"/><w:keepNext w:val="true"/><w:widowControl/><w:jc w:val="left"/><w:rPr><w:kern w:val="0"/><w:szCs w:val="24"/><w:lang w:val="es-CO" w:eastAsia="en-US" w:bidi="ar-SA"/><w:ins w:id="18268" w:author="Unknown Author" w:date="2026-10-30T04:17:53Z"></w:ins></w:rPr></w:pPr><w:ins w:id="18267" w:author="Unknown Author" w:date="2026-10-30T04:17:53Z"><w:r><w:rPr><w:kern w:val="0"/><w:szCs w:val="24"/><w:lang w:val="es-CO" w:eastAsia="en-US" w:bidi="ar-SA"/></w:rPr><w:t>Actas de consejos, firmas de validación y registro de decisiones</w:t></w:r></w:ins></w:p></w:tc><w:tc><w:tcPr><w:tcW w:w="2239" w:type="dxa"/><w:tcBorders><w:bottom w:val="single" w:sz="12" w:space="0" w:color="2A3439"/></w:tcBorders></w:tcPr><w:p><w:pPr><w:pStyle w:val="Tabla9"/><w:keepNext w:val="true"/><w:widowControl/><w:jc w:val="left"/><w:rPr><w:kern w:val="0"/><w:szCs w:val="24"/><w:lang w:val="es-CO" w:eastAsia="en-US" w:bidi="ar-SA"/><w:ins w:id="18270" w:author="Unknown Author" w:date="2026-10-30T04:17:53Z"></w:ins></w:rPr></w:pPr><w:ins w:id="18269" w:author="Unknown Author" w:date="2026-10-30T04:17:53Z"><w:r><w:rPr><w:kern w:val="0"/><w:szCs w:val="24"/><w:lang w:val="es-CO" w:eastAsia="en-US" w:bidi="ar-SA"/></w:rPr><w:t>Consejos de gestión del riesgo y comité directivo</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174"/><w:gridCol w:w="2844"/><w:gridCol w:w="2593"/><w:gridCol w:w="2342"/></w:tblGrid><w:tr><w:trPr><w:tblHeader w:val="true"/><w:del w:id="18271" w:author="Unknown Author" w:date="2026-10-30T04:17:53Z"/><w:cantSplit w:val="true"/></w:trPr><w:tc><w:tcPr><w:tcW w:w="217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8273" w:author="Unknown Author" w:date="2026-10-30T04:17:53Z"></w:del></w:rPr></w:pPr><w:del w:id="18272" w:author="Unknown Author" w:date="2026-10-30T04:17:53Z"><w:r><w:rPr><w:b/><w:kern w:val="0"/><w:szCs w:val="24"/><w:lang w:val="es-CO" w:eastAsia="en-US" w:bidi="ar-SA"/></w:rPr><w:delText>Requisito</w:delText></w:r></w:del></w:p></w:tc><w:tc><w:tcPr><w:tcW w:w="284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8275" w:author="Unknown Author" w:date="2026-10-30T04:17:53Z"></w:del></w:rPr></w:pPr><w:del w:id="18274" w:author="Unknown Author" w:date="2026-10-30T04:17:53Z"><w:r><w:rPr><w:b/><w:kern w:val="0"/><w:szCs w:val="24"/><w:lang w:val="es-CO" w:eastAsia="en-US" w:bidi="ar-SA"/></w:rPr><w:delText>Respuesta del proyecto</w:delText></w:r></w:del></w:p></w:tc><w:tc><w:tcPr><w:tcW w:w="259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8277" w:author="Unknown Author" w:date="2026-10-30T04:17:53Z"></w:del></w:rPr></w:pPr><w:del w:id="18276" w:author="Unknown Author" w:date="2026-10-30T04:17:53Z"><w:r><w:rPr><w:b/><w:kern w:val="0"/><w:szCs w:val="24"/><w:lang w:val="es-CO" w:eastAsia="en-US" w:bidi="ar-SA"/></w:rPr><w:delText>Evidencia</w:delText></w:r></w:del></w:p></w:tc><w:tc><w:tcPr><w:tcW w:w="234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8279" w:author="Unknown Author" w:date="2026-10-30T04:17:53Z"></w:del></w:rPr></w:pPr><w:del w:id="18278" w:author="Unknown Author" w:date="2026-10-30T04:17:53Z"><w:r><w:rPr><w:b/><w:kern w:val="0"/><w:szCs w:val="24"/><w:lang w:val="es-CO" w:eastAsia="en-US" w:bidi="ar-SA"/></w:rPr><w:delText>Responsable</w:delText></w:r></w:del></w:p></w:tc></w:tr><w:tr><w:trPr><w:del w:id="18280" w:author="Unknown Author" w:date="2026-10-30T04:17:53Z"/><w:cantSplit w:val="true"/></w:trPr><w:tc><w:tcPr><w:tcW w:w="2174" w:type="dxa"/><w:tcBorders></w:tcBorders></w:tcPr><w:p><w:pPr><w:pStyle w:val="Tabla9"/><w:widowControl/><w:jc w:val="left"/><w:rPr><w:kern w:val="0"/><w:szCs w:val="24"/><w:lang w:val="es-CO" w:eastAsia="en-US" w:bidi="ar-SA"/><w:del w:id="18282" w:author="Unknown Author" w:date="2026-10-30T04:17:53Z"></w:del></w:rPr></w:pPr><w:del w:id="18281" w:author="Unknown Author" w:date="2026-10-30T04:17:53Z"><w:r><w:rPr><w:kern w:val="0"/><w:szCs w:val="24"/><w:lang w:val="es-CO" w:eastAsia="en-US" w:bidi="ar-SA"/></w:rPr><w:delText>Procedencia y autorización de los datos</w:delText></w:r></w:del></w:p></w:tc><w:tc><w:tcPr><w:tcW w:w="2844" w:type="dxa"/><w:tcBorders></w:tcBorders></w:tcPr><w:p><w:pPr><w:pStyle w:val="Tabla9"/><w:widowControl/><w:jc w:val="left"/><w:rPr><w:kern w:val="0"/><w:szCs w:val="24"/><w:lang w:val="es-CO" w:eastAsia="en-US" w:bidi="ar-SA"/><w:del w:id="18286" w:author="Unknown Author" w:date="2026-10-30T04:17:53Z"></w:del></w:rPr></w:pPr><w:del w:id="18283" w:author="Unknown Author" w:date="2026-10-30T04:17:53Z"><w:r><w:rPr><w:kern w:val="0"/><w:szCs w:val="24"/><w:lang w:val="es-CO" w:eastAsia="en-US" w:bidi="ar-SA"/></w:rPr><w:delText xml:space="preserve">Los datos proceden de los nodos del proyecto, de tres monitores gravimétricos de referencia, de un laboratorio acreditado, de cuatro estaciones meteorológicas propias, de monitores portátiles y de un dron. El modelo no usa datos personales. Los datos meteorológicos externos proceden de fuentes abiertas </w:delText></w:r></w:del><w:del w:id="18284" w:author="Unknown Author" w:date="2026-10-30T04:17:53Z"><w:r><w:rPr><w:color w:val="00B050"/><w:kern w:val="0"/><w:szCs w:val="24"/><w:lang w:val="es-CO" w:eastAsia="en-US" w:bidi="ar-SA"/></w:rPr><w:delText>[Diligenciar: fuentes externas y sus licencias]</w:delText></w:r></w:del><w:del w:id="18285" w:author="Unknown Author" w:date="2026-10-30T04:17:53Z"><w:r><w:rPr><w:kern w:val="0"/><w:szCs w:val="24"/><w:lang w:val="es-CO" w:eastAsia="en-US" w:bidi="ar-SA"/></w:rPr><w:delText>.</w:delText></w:r></w:del></w:p></w:tc><w:tc><w:tcPr><w:tcW w:w="2593" w:type="dxa"/><w:tcBorders></w:tcBorders></w:tcPr><w:p><w:pPr><w:pStyle w:val="Tabla9"/><w:widowControl/><w:jc w:val="left"/><w:rPr><w:kern w:val="0"/><w:szCs w:val="24"/><w:lang w:val="es-CO" w:eastAsia="en-US" w:bidi="ar-SA"/><w:del w:id="18288" w:author="Unknown Author" w:date="2026-10-30T04:17:53Z"></w:del></w:rPr></w:pPr><w:del w:id="18287" w:author="Unknown Author" w:date="2026-10-30T04:17:53Z"><w:r><w:rPr><w:kern w:val="0"/><w:szCs w:val="24"/><w:lang w:val="es-CO" w:eastAsia="en-US" w:bidi="ar-SA"/></w:rPr><w:delText>Inventario de fuentes, autorizaciones de sitios y diccionario de datos</w:delText></w:r></w:del></w:p></w:tc><w:tc><w:tcPr><w:tcW w:w="2342" w:type="dxa"/><w:tcBorders></w:tcBorders></w:tcPr><w:p><w:pPr><w:pStyle w:val="Tabla9"/><w:widowControl/><w:jc w:val="left"/><w:rPr><w:kern w:val="0"/><w:szCs w:val="24"/><w:lang w:val="es-CO" w:eastAsia="en-US" w:bidi="ar-SA"/><w:del w:id="18290" w:author="Unknown Author" w:date="2026-10-30T04:17:53Z"></w:del></w:rPr></w:pPr><w:del w:id="18289" w:author="Unknown Author" w:date="2026-10-30T04:17:53Z"><w:r><w:rPr><w:kern w:val="0"/><w:szCs w:val="24"/><w:lang w:val="es-CO" w:eastAsia="en-US" w:bidi="ar-SA"/></w:rPr><w:delText>Gerencia del proyecto y especialista en metrología</w:delText></w:r></w:del></w:p></w:tc></w:tr><w:tr><w:trPr><w:del w:id="18291" w:author="Unknown Author" w:date="2026-10-30T04:17:53Z"/><w:cantSplit w:val="true"/></w:trPr><w:tc><w:tcPr><w:tcW w:w="2174" w:type="dxa"/><w:tcBorders></w:tcBorders><w:shd w:color="auto" w:fill="F7F7F7" w:val="clear"/></w:tcPr><w:p><w:pPr><w:pStyle w:val="Tabla9"/><w:widowControl/><w:jc w:val="left"/><w:rPr><w:kern w:val="0"/><w:szCs w:val="24"/><w:lang w:val="es-CO" w:eastAsia="en-US" w:bidi="ar-SA"/><w:del w:id="18293" w:author="Unknown Author" w:date="2026-10-30T04:17:53Z"></w:del></w:rPr></w:pPr><w:del w:id="18292" w:author="Unknown Author" w:date="2026-10-30T04:17:53Z"><w:r><w:rPr><w:kern w:val="0"/><w:szCs w:val="24"/><w:lang w:val="es-CO" w:eastAsia="en-US" w:bidi="ar-SA"/></w:rPr><w:delText>Método de validación</w:delText></w:r></w:del></w:p></w:tc><w:tc><w:tcPr><w:tcW w:w="2844" w:type="dxa"/><w:tcBorders></w:tcBorders><w:shd w:color="auto" w:fill="F7F7F7" w:val="clear"/></w:tcPr><w:p><w:pPr><w:pStyle w:val="Tabla9"/><w:widowControl/><w:jc w:val="left"/><w:rPr><w:kern w:val="0"/><w:szCs w:val="24"/><w:lang w:val="es-CO" w:eastAsia="en-US" w:bidi="ar-SA"/><w:del w:id="18295" w:author="Unknown Author" w:date="2026-10-30T04:17:53Z"></w:del></w:rPr></w:pPr><w:del w:id="18294" w:author="Unknown Author" w:date="2026-10-30T04:17:53Z"><w:r><w:rPr><w:kern w:val="0"/><w:szCs w:val="24"/><w:lang w:val="es-CO" w:eastAsia="en-US" w:bidi="ar-SA"/></w:rPr><w:delText>Línea base medida en el tramo 1 por colocalización con la referencia. Validación cruzada por departamento y partición temporal. El actor del SNCTI aliado valida el procedimiento metrológico en las actividades 1.4 y 1.6. Ensayo independiente con laboratorio externo en el mes 23. El gemelo predictivo se valida con eventos reales por validación cruzada dejando un evento fuera, con FAC2 y sesgo fraccional, y con verificación independiente.</w:delText></w:r></w:del></w:p></w:tc><w:tc><w:tcPr><w:tcW w:w="2593" w:type="dxa"/><w:tcBorders></w:tcBorders><w:shd w:color="auto" w:fill="F7F7F7" w:val="clear"/></w:tcPr><w:p><w:pPr><w:pStyle w:val="Tabla9"/><w:widowControl/><w:jc w:val="left"/><w:rPr><w:kern w:val="0"/><w:szCs w:val="24"/><w:lang w:val="es-CO" w:eastAsia="en-US" w:bidi="ar-SA"/><w:del w:id="18297" w:author="Unknown Author" w:date="2026-10-30T04:17:53Z"></w:del></w:rPr></w:pPr><w:del w:id="18296" w:author="Unknown Author" w:date="2026-10-30T04:17:53Z"><w:r><w:rPr><w:kern w:val="0"/><w:szCs w:val="24"/><w:lang w:val="es-CO" w:eastAsia="en-US" w:bidi="ar-SA"/></w:rPr><w:delText>Informes de validación, acta de la compuerta C1 e informe del ensayo</w:delText></w:r></w:del></w:p></w:tc><w:tc><w:tcPr><w:tcW w:w="2342" w:type="dxa"/><w:tcBorders></w:tcBorders><w:shd w:color="auto" w:fill="F7F7F7" w:val="clear"/></w:tcPr><w:p><w:pPr><w:pStyle w:val="Tabla9"/><w:widowControl/><w:jc w:val="left"/><w:rPr><w:kern w:val="0"/><w:szCs w:val="24"/><w:lang w:val="es-CO" w:eastAsia="en-US" w:bidi="ar-SA"/><w:del w:id="18299" w:author="Unknown Author" w:date="2026-10-30T04:17:53Z"></w:del></w:rPr></w:pPr><w:del w:id="18298" w:author="Unknown Author" w:date="2026-10-30T04:17:53Z"><w:r><w:rPr><w:kern w:val="0"/><w:szCs w:val="24"/><w:lang w:val="es-CO" w:eastAsia="en-US" w:bidi="ar-SA"/></w:rPr><w:delText>Especialista en metrología, actor del SNCTI aliado y evaluación externa</w:delText></w:r></w:del></w:p></w:tc></w:tr><w:tr><w:trPr><w:del w:id="18300" w:author="Unknown Author" w:date="2026-10-30T04:17:53Z"/><w:cantSplit w:val="true"/></w:trPr><w:tc><w:tcPr><w:tcW w:w="2174" w:type="dxa"/><w:tcBorders></w:tcBorders></w:tcPr><w:p><w:pPr><w:pStyle w:val="Tabla9"/><w:widowControl/><w:jc w:val="left"/><w:rPr><w:kern w:val="0"/><w:szCs w:val="24"/><w:lang w:val="es-CO" w:eastAsia="en-US" w:bidi="ar-SA"/><w:del w:id="18302" w:author="Unknown Author" w:date="2026-10-30T04:17:53Z"></w:del></w:rPr></w:pPr><w:del w:id="18301" w:author="Unknown Author" w:date="2026-10-30T04:17:53Z"><w:r><w:rPr><w:kern w:val="0"/><w:szCs w:val="24"/><w:lang w:val="es-CO" w:eastAsia="en-US" w:bidi="ar-SA"/></w:rPr><w:delText>Medidas de seguridad</w:delText></w:r></w:del></w:p></w:tc><w:tc><w:tcPr><w:tcW w:w="2844" w:type="dxa"/><w:tcBorders></w:tcBorders></w:tcPr><w:p><w:pPr><w:pStyle w:val="Tabla9"/><w:widowControl/><w:jc w:val="left"/><w:rPr><w:kern w:val="0"/><w:szCs w:val="24"/><w:lang w:val="es-CO" w:eastAsia="en-US" w:bidi="ar-SA"/><w:del w:id="18304" w:author="Unknown Author" w:date="2026-10-30T04:17:53Z"></w:del></w:rPr></w:pPr><w:del w:id="18303" w:author="Unknown Author" w:date="2026-10-30T04:17:53Z"><w:r><w:rPr><w:kern w:val="0"/><w:szCs w:val="24"/><w:lang w:val="es-CO" w:eastAsia="en-US" w:bidi="ar-SA"/></w:rPr><w:delText>Corrección en el gateway con almacenamiento local de siete días. Control de accesos por rol, segmentación, copias de respaldo y dos auditorías externas de ciberseguridad (30.000.000 COP). El servidor del laboratorio opera con acceso por rol y copias de respaldo.</w:delText></w:r></w:del></w:p></w:tc><w:tc><w:tcPr><w:tcW w:w="2593" w:type="dxa"/><w:tcBorders></w:tcBorders></w:tcPr><w:p><w:pPr><w:pStyle w:val="Tabla9"/><w:widowControl/><w:jc w:val="left"/><w:rPr><w:kern w:val="0"/><w:szCs w:val="24"/><w:lang w:val="es-CO" w:eastAsia="en-US" w:bidi="ar-SA"/><w:del w:id="18306" w:author="Unknown Author" w:date="2026-10-30T04:17:53Z"></w:del></w:rPr></w:pPr><w:del w:id="18305" w:author="Unknown Author" w:date="2026-10-30T04:17:53Z"><w:r><w:rPr><w:kern w:val="0"/><w:szCs w:val="24"/><w:lang w:val="es-CO" w:eastAsia="en-US" w:bidi="ar-SA"/></w:rPr><w:delText>Informes de auditoría y registro de accesos</w:delText></w:r></w:del></w:p></w:tc><w:tc><w:tcPr><w:tcW w:w="2342" w:type="dxa"/><w:tcBorders></w:tcBorders></w:tcPr><w:p><w:pPr><w:pStyle w:val="Tabla9"/><w:widowControl/><w:jc w:val="left"/><w:rPr><w:kern w:val="0"/><w:szCs w:val="24"/><w:lang w:val="es-CO" w:eastAsia="en-US" w:bidi="ar-SA"/><w:del w:id="18308" w:author="Unknown Author" w:date="2026-10-30T04:17:53Z"></w:del></w:rPr></w:pPr><w:del w:id="18307" w:author="Unknown Author" w:date="2026-10-30T04:17:53Z"><w:r><w:rPr><w:kern w:val="0"/><w:szCs w:val="24"/><w:lang w:val="es-CO" w:eastAsia="en-US" w:bidi="ar-SA"/></w:rPr><w:delText>Ingenieros de software y nube</w:delText></w:r></w:del></w:p></w:tc></w:tr><w:tr><w:trPr><w:del w:id="18309" w:author="Unknown Author" w:date="2026-10-30T04:17:53Z"/><w:cantSplit w:val="true"/></w:trPr><w:tc><w:tcPr><w:tcW w:w="2174" w:type="dxa"/><w:tcBorders></w:tcBorders><w:shd w:color="auto" w:fill="F7F7F7" w:val="clear"/></w:tcPr><w:p><w:pPr><w:pStyle w:val="Tabla9"/><w:widowControl/><w:jc w:val="left"/><w:rPr><w:kern w:val="0"/><w:szCs w:val="24"/><w:lang w:val="es-CO" w:eastAsia="en-US" w:bidi="ar-SA"/><w:del w:id="18311" w:author="Unknown Author" w:date="2026-10-30T04:17:53Z"></w:del></w:rPr></w:pPr><w:del w:id="18310" w:author="Unknown Author" w:date="2026-10-30T04:17:53Z"><w:r><w:rPr><w:kern w:val="0"/><w:szCs w:val="24"/><w:lang w:val="es-CO" w:eastAsia="en-US" w:bidi="ar-SA"/></w:rPr><w:delText>Criterios de desempeño</w:delText></w:r></w:del></w:p></w:tc><w:tc><w:tcPr><w:tcW w:w="2844" w:type="dxa"/><w:tcBorders></w:tcBorders><w:shd w:color="auto" w:fill="F7F7F7" w:val="clear"/></w:tcPr><w:p><w:pPr><w:pStyle w:val="Tabla9"/><w:widowControl/><w:jc w:val="left"/><w:rPr><w:kern w:val="0"/><w:szCs w:val="24"/><w:lang w:val="es-CO" w:eastAsia="en-US" w:bidi="ar-SA"/><w:del w:id="18313" w:author="Unknown Author" w:date="2026-10-30T04:17:53Z"></w:del></w:rPr></w:pPr><w:del w:id="18312" w:author="Unknown Author" w:date="2026-10-30T04:17:53Z"><w:r><w:rPr><w:kern w:val="0"/><w:szCs w:val="24"/><w:lang w:val="es-CO" w:eastAsia="en-US" w:bidi="ar-SA"/></w:rPr><w:delText>R² de 0,70 o más y NRMSE de 30 % o menos frente a la referencia. Pendiente entre 0,65 y 1,35. Sesgo entre −5,0 y 5,0 µg/m³. Disponibilidad mensual de 90 % o más. Pérdida de paquetes de 10 % o menos. FAC2 de 0,5 o más y sesgo fraccional absoluto de 0,3 o menos del gemelo predictivo en seis eventos.</w:delText></w:r></w:del></w:p></w:tc><w:tc><w:tcPr><w:tcW w:w="2593" w:type="dxa"/><w:tcBorders></w:tcBorders><w:shd w:color="auto" w:fill="F7F7F7" w:val="clear"/></w:tcPr><w:p><w:pPr><w:pStyle w:val="Tabla9"/><w:widowControl/><w:jc w:val="left"/><w:rPr><w:kern w:val="0"/><w:szCs w:val="24"/><w:lang w:val="es-CO" w:eastAsia="en-US" w:bidi="ar-SA"/><w:del w:id="18315" w:author="Unknown Author" w:date="2026-10-30T04:17:53Z"></w:del></w:rPr></w:pPr><w:del w:id="18314" w:author="Unknown Author" w:date="2026-10-30T04:17:53Z"><w:r><w:rPr><w:kern w:val="0"/><w:szCs w:val="24"/><w:lang w:val="es-CO" w:eastAsia="en-US" w:bidi="ar-SA"/></w:rPr><w:delText>Actas de compuerta con las métricas por departamento</w:delText></w:r></w:del></w:p></w:tc><w:tc><w:tcPr><w:tcW w:w="2342" w:type="dxa"/><w:tcBorders></w:tcBorders><w:shd w:color="auto" w:fill="F7F7F7" w:val="clear"/></w:tcPr><w:p><w:pPr><w:pStyle w:val="Tabla9"/><w:widowControl/><w:jc w:val="left"/><w:rPr><w:kern w:val="0"/><w:szCs w:val="24"/><w:lang w:val="es-CO" w:eastAsia="en-US" w:bidi="ar-SA"/><w:del w:id="18317" w:author="Unknown Author" w:date="2026-10-30T04:17:53Z"></w:del></w:rPr></w:pPr><w:del w:id="18316" w:author="Unknown Author" w:date="2026-10-30T04:17:53Z"><w:r><w:rPr><w:kern w:val="0"/><w:szCs w:val="24"/><w:lang w:val="es-CO" w:eastAsia="en-US" w:bidi="ar-SA"/></w:rPr><w:delText>Especialista en metrología</w:delText></w:r></w:del></w:p></w:tc></w:tr><w:tr><w:trPr><w:del w:id="18318" w:author="Unknown Author" w:date="2026-10-30T04:17:53Z"/><w:cantSplit w:val="true"/></w:trPr><w:tc><w:tcPr><w:tcW w:w="2174" w:type="dxa"/><w:tcBorders><w:bottom w:val="single" w:sz="12" w:space="0" w:color="2A3439"/></w:tcBorders></w:tcPr><w:p><w:pPr><w:pStyle w:val="Tabla9"/><w:keepNext w:val="true"/><w:widowControl/><w:jc w:val="left"/><w:rPr><w:kern w:val="0"/><w:szCs w:val="24"/><w:lang w:val="es-CO" w:eastAsia="en-US" w:bidi="ar-SA"/><w:del w:id="18320" w:author="Unknown Author" w:date="2026-10-30T04:17:53Z"></w:del></w:rPr></w:pPr><w:del w:id="18319" w:author="Unknown Author" w:date="2026-10-30T04:17:53Z"><w:r><w:rPr><w:kern w:val="0"/><w:szCs w:val="24"/><w:lang w:val="es-CO" w:eastAsia="en-US" w:bidi="ar-SA"/></w:rPr><w:delText>Supervisión humana o institucional</w:delText></w:r></w:del></w:p></w:tc><w:tc><w:tcPr><w:tcW w:w="2844" w:type="dxa"/><w:tcBorders><w:bottom w:val="single" w:sz="12" w:space="0" w:color="2A3439"/></w:tcBorders></w:tcPr><w:p><w:pPr><w:pStyle w:val="Tabla9"/><w:keepNext w:val="true"/><w:widowControl/><w:jc w:val="left"/><w:rPr><w:kern w:val="0"/><w:szCs w:val="24"/><w:lang w:val="es-CO" w:eastAsia="en-US" w:bidi="ar-SA"/><w:del w:id="18322" w:author="Unknown Author" w:date="2026-10-30T04:17:53Z"></w:del></w:rPr></w:pPr><w:del w:id="18321" w:author="Unknown Author" w:date="2026-10-30T04:17:53Z"><w:r><w:rPr><w:kern w:val="0"/><w:szCs w:val="24"/><w:lang w:val="es-CO" w:eastAsia="en-US" w:bidi="ar-SA"/></w:rPr><w:delText>El modelo sugiere un valor corregido con su incertidumbre y el comité decide la alerta. El especialista firma cada ciclo de validación. El comité directivo decide las compuertas con dos firmas. El gemelo predictivo entrega escenarios con su incertidumbre y su dominio de validez, y el comité o la entidad territorial decide. Un desvío activa el reentrenamiento y una nueva validación.</w:delText></w:r></w:del></w:p></w:tc><w:tc><w:tcPr><w:tcW w:w="2593" w:type="dxa"/><w:tcBorders><w:bottom w:val="single" w:sz="12" w:space="0" w:color="2A3439"/></w:tcBorders></w:tcPr><w:p><w:pPr><w:pStyle w:val="Tabla9"/><w:keepNext w:val="true"/><w:widowControl/><w:jc w:val="left"/><w:rPr><w:kern w:val="0"/><w:szCs w:val="24"/><w:lang w:val="es-CO" w:eastAsia="en-US" w:bidi="ar-SA"/><w:del w:id="18324" w:author="Unknown Author" w:date="2026-10-30T04:17:53Z"></w:del></w:rPr></w:pPr><w:del w:id="18323" w:author="Unknown Author" w:date="2026-10-30T04:17:53Z"><w:r><w:rPr><w:kern w:val="0"/><w:szCs w:val="24"/><w:lang w:val="es-CO" w:eastAsia="en-US" w:bidi="ar-SA"/></w:rPr><w:delText>Actas de comités, firmas de validación y registro de decisiones</w:delText></w:r></w:del></w:p></w:tc><w:tc><w:tcPr><w:tcW w:w="2342" w:type="dxa"/><w:tcBorders><w:bottom w:val="single" w:sz="12" w:space="0" w:color="2A3439"/></w:tcBorders></w:tcPr><w:p><w:pPr><w:pStyle w:val="Tabla9"/><w:keepNext w:val="true"/><w:widowControl/><w:jc w:val="left"/><w:rPr><w:kern w:val="0"/><w:szCs w:val="24"/><w:lang w:val="es-CO" w:eastAsia="en-US" w:bidi="ar-SA"/><w:del w:id="18326" w:author="Unknown Author" w:date="2026-10-30T04:17:53Z"></w:del></w:rPr></w:pPr><w:del w:id="18325" w:author="Unknown Author" w:date="2026-10-30T04:17:53Z"><w:r><w:rPr><w:kern w:val="0"/><w:szCs w:val="24"/><w:lang w:val="es-CO" w:eastAsia="en-US" w:bidi="ar-SA"/></w:rPr><w:delText>Comités de gestión del riesgo y comité directivo</w:delText></w:r></w:del></w:p></w:tc></w:tr></w:tbl><w:p><w:pPr><w:pStyle w:val="TablaNota"/><w:rPr></w:rPr></w:pPr><w:r><w:rPr><w:i/><w:iCs/></w:rPr><w:t>Nota.</w:t></w:r><w:r><w:rPr></w:rPr><w:t xml:space="preserve"> Elaboración propia con las metas técnicas y la gobernanza del proyecto. R²: coeficiente de determinación. NRMSE: error cuadrático medio normalizado. La aspiración de un error absoluto medio normalizado de 15 % o menos no es un criterio de compuerta.</w:t></w:r></w:p><w:p><w:pPr><w:pStyle w:val="BodyText"/><w:rPr></w:rPr></w:pPr><w:r><w:rPr></w:rPr><w:t xml:space="preserve">La validación es el punto de mayor riesgo ético, porque una lectura sesgada puede inducir decisiones erróneas de alerta. El informe de vigilancia tecnológica recoge que cinco de nueve documentos de aprendizaje automático para pronóstico carecen de línea base de persistencia (Equipo formulador, 2026, pp. 10-11). Recoge también que solo 9,4 % de 53 estudios de índices validó con partición de datos (Liao et al., 2026, pp. 6 y 8). El proyecto responde con una línea base propia, una validación por </w:t></w:r><w:ins w:id="18327" w:author="Unknown Author" w:date="2026-10-30T04:17:53Z"><w:r><w:rPr></w:rPr><w:t>municipio</w:t></w:r></w:ins><w:del w:id="18328" w:author="Unknown Author" w:date="2026-10-30T04:17:53Z"><w:r><w:rPr></w:rPr><w:delText>departamento</w:delText></w:r></w:del><w:r><w:rPr></w:rPr><w:t xml:space="preserve"> y un ensayo independiente. Giordano et al. (2021) resumen la colocalización con instrumentos de referencia como práctica de calibración. La Agencia de Protección Ambiental de Estados Unidos (EPA, 2021) ofrece métricas de desempeño que el proyecto toma como ancla informativa.</w:t></w:r></w:p><w:p><w:pPr><w:pStyle w:val="BodyText"/><w:rPr></w:rPr></w:pPr><w:r><w:rPr></w:rPr><w:t>El gemelo predictivo agrega un riesgo propio: que una estimación se lea como certeza o como autorización. El informe presenta rangos, declara el dominio de validez y no asigna responsabilidades. El resultado no se usa para sancionar ni para autorizar. Si el modelo no supera la línea base de cribado, el protocolo restringe su uso.</w:t></w:r></w:p><w:p><w:pPr><w:pStyle w:val="BodyText"/><w:rPr></w:rPr></w:pPr><w:r><w:rPr></w:rPr><w:t xml:space="preserve">La arquitectura reduce además la circulación de datos. La corrección en el gateway procesa los datos cerca de la fuente y reduce la dependencia del enlace (Shi et al., 2016). Esa arquitectura limita la circulación de datos brutos y facilita el control de accesos. El modelo no decide por las personas ni sobre ellas. La alerta es una decisión institucional de los </w:t></w:r><w:ins w:id="18329" w:author="Unknown Author" w:date="2026-10-30T04:17:53Z"><w:r><w:rPr></w:rPr><w:t>consejos</w:t></w:r></w:ins><w:del w:id="18330" w:author="Unknown Author" w:date="2026-10-30T04:17:53Z"><w:r><w:rPr></w:rPr><w:delText>comités</w:delText></w:r></w:del><w:r><w:rPr></w:rPr><w:t>, que responden por ella ante la ley.</w:t></w:r><w:bookmarkEnd w:id="279"/></w:p><w:p><w:pPr><w:pStyle w:val="Heading2"/><w:rPr></w:rPr></w:pPr><w:bookmarkStart w:id="281" w:name="ciencia-abierta"/><w:r><w:rPr></w:rPr><w:t>25.5 Ciencia abierta</w:t></w:r></w:p><w:p><w:pPr><w:pStyle w:val="FirstParagraph"/><w:rPr></w:rPr></w:pPr><w:r><w:rPr></w:rPr><w:t>La apertura de resultados y datos sigue el artículo 171 de la Ley 2294 de 2023. Sigue también el numeral 24 de los TdR. Esas reglas condicionan la apertura al respeto de la propiedad intelectual, los datos personales, los secretos empresariales y la seguridad. El proyecto abre el protocolo de calibración, las series de colocalización y los documentos de investigación. Reserva los datos personales, el código sujeto al acuerdo de titularidad y la ubicación exacta de los nodos. Esa última reserva protege los equipos contra el robo y el vandalismo. La Tabla 25.3 fija la condición de apertura de cada producto.</w:t></w:r></w:p><w:p><w:pPr><w:pStyle w:val="TablaRotulo"/><w:rPr></w:rPr></w:pPr><w:bookmarkStart w:id="282" w:name="rot_Tabla_25_3"/><w:r><w:rPr><w:b/><w:bCs/></w:rPr><w:t>Tabla 25.3</w:t></w:r><w:bookmarkEnd w:id="282"/></w:p><w:p><w:pPr><w:pStyle w:val="TablaTitulo"/><w:rPr></w:rPr></w:pPr><w:r><w:rPr><w:i/><w:iCs/></w:rPr><w:t>Condiciones de apertura por producto, reservas y responsables</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654"/><w:gridCol w:w="2489"/><w:gridCol w:w="2323"/><w:gridCol w:w="2487"/></w:tblGrid><w:tr><w:trPr><w:tblHeader w:val="true"/><w:ins w:id="18331" w:author="Unknown Author" w:date="2026-10-30T04:17:53Z"/><w:cantSplit w:val="true"/></w:trPr><w:tc><w:tcPr><w:tcW w:w="265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8333" w:author="Unknown Author" w:date="2026-10-30T04:17:53Z"></w:ins></w:rPr></w:pPr><w:ins w:id="18332" w:author="Unknown Author" w:date="2026-10-30T04:17:53Z"><w:r><w:rPr><w:b/><w:kern w:val="0"/><w:szCs w:val="24"/><w:lang w:val="es-CO" w:eastAsia="en-US" w:bidi="ar-SA"/></w:rPr><w:t>Producto</w:t></w:r></w:ins></w:p></w:tc><w:tc><w:tcPr><w:tcW w:w="248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8335" w:author="Unknown Author" w:date="2026-10-30T04:17:53Z"></w:ins></w:rPr></w:pPr><w:ins w:id="18334" w:author="Unknown Author" w:date="2026-10-30T04:17:53Z"><w:r><w:rPr><w:b/><w:kern w:val="0"/><w:szCs w:val="24"/><w:lang w:val="es-CO" w:eastAsia="en-US" w:bidi="ar-SA"/></w:rPr><w:t>Condición de apertura</w:t></w:r></w:ins></w:p></w:tc><w:tc><w:tcPr><w:tcW w:w="232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8337" w:author="Unknown Author" w:date="2026-10-30T04:17:53Z"></w:ins></w:rPr></w:pPr><w:ins w:id="18336" w:author="Unknown Author" w:date="2026-10-30T04:17:53Z"><w:r><w:rPr><w:b/><w:kern w:val="0"/><w:szCs w:val="24"/><w:lang w:val="es-CO" w:eastAsia="en-US" w:bidi="ar-SA"/></w:rPr><w:t>Reserva</w:t></w:r></w:ins></w:p></w:tc><w:tc><w:tcPr><w:tcW w:w="248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8339" w:author="Unknown Author" w:date="2026-10-30T04:17:53Z"></w:ins></w:rPr></w:pPr><w:ins w:id="18338" w:author="Unknown Author" w:date="2026-10-30T04:17:53Z"><w:r><w:rPr><w:b/><w:kern w:val="0"/><w:szCs w:val="24"/><w:lang w:val="es-CO" w:eastAsia="en-US" w:bidi="ar-SA"/></w:rPr><w:t>Responsable</w:t></w:r></w:ins></w:p></w:tc></w:tr><w:tr><w:trPr><w:ins w:id="18340" w:author="Unknown Author" w:date="2026-10-30T04:17:53Z"/><w:cantSplit w:val="true"/></w:trPr><w:tc><w:tcPr><w:tcW w:w="2654" w:type="dxa"/><w:tcBorders></w:tcBorders></w:tcPr><w:p><w:pPr><w:pStyle w:val="Tabla9"/><w:widowControl/><w:jc w:val="left"/><w:rPr><w:kern w:val="0"/><w:szCs w:val="24"/><w:lang w:val="es-CO" w:eastAsia="en-US" w:bidi="ar-SA"/><w:ins w:id="18342" w:author="Unknown Author" w:date="2026-10-30T04:17:53Z"></w:ins></w:rPr></w:pPr><w:ins w:id="18341" w:author="Unknown Author" w:date="2026-10-30T04:17:53Z"><w:r><w:rPr><w:kern w:val="0"/><w:szCs w:val="24"/><w:lang w:val="es-CO" w:eastAsia="en-US" w:bidi="ar-SA"/></w:rPr><w:t>Protocolo de colocalización y calibración</w:t></w:r></w:ins></w:p></w:tc><w:tc><w:tcPr><w:tcW w:w="2489" w:type="dxa"/><w:tcBorders></w:tcBorders></w:tcPr><w:p><w:pPr><w:pStyle w:val="Tabla9"/><w:widowControl/><w:jc w:val="left"/><w:rPr><w:kern w:val="0"/><w:szCs w:val="24"/><w:lang w:val="es-CO" w:eastAsia="en-US" w:bidi="ar-SA"/><w:ins w:id="18344" w:author="Unknown Author" w:date="2026-10-30T04:17:53Z"></w:ins></w:rPr></w:pPr><w:ins w:id="18343" w:author="Unknown Author" w:date="2026-10-30T04:17:53Z"><w:r><w:rPr><w:kern w:val="0"/><w:szCs w:val="24"/><w:lang w:val="es-CO" w:eastAsia="en-US" w:bidi="ar-SA"/></w:rPr><w:t>Publicación abierta con licencia abierta</w:t></w:r></w:ins></w:p></w:tc><w:tc><w:tcPr><w:tcW w:w="2323" w:type="dxa"/><w:tcBorders></w:tcBorders></w:tcPr><w:p><w:pPr><w:pStyle w:val="Tabla9"/><w:widowControl/><w:jc w:val="left"/><w:rPr><w:kern w:val="0"/><w:szCs w:val="24"/><w:lang w:val="es-CO" w:eastAsia="en-US" w:bidi="ar-SA"/><w:ins w:id="18346" w:author="Unknown Author" w:date="2026-10-30T04:17:53Z"></w:ins></w:rPr></w:pPr><w:ins w:id="18345" w:author="Unknown Author" w:date="2026-10-30T04:17:53Z"><w:r><w:rPr><w:kern w:val="0"/><w:szCs w:val="24"/><w:lang w:val="es-CO" w:eastAsia="en-US" w:bidi="ar-SA"/></w:rPr><w:t>Ninguna</w:t></w:r></w:ins></w:p></w:tc><w:tc><w:tcPr><w:tcW w:w="2487" w:type="dxa"/><w:tcBorders></w:tcBorders></w:tcPr><w:p><w:pPr><w:pStyle w:val="Tabla9"/><w:widowControl/><w:jc w:val="left"/><w:rPr><w:kern w:val="0"/><w:szCs w:val="24"/><w:lang w:val="es-CO" w:eastAsia="en-US" w:bidi="ar-SA"/><w:ins w:id="18348" w:author="Unknown Author" w:date="2026-10-30T04:17:53Z"></w:ins></w:rPr></w:pPr><w:ins w:id="18347" w:author="Unknown Author" w:date="2026-10-30T04:17:53Z"><w:r><w:rPr><w:kern w:val="0"/><w:szCs w:val="24"/><w:lang w:val="es-CO" w:eastAsia="en-US" w:bidi="ar-SA"/></w:rPr><w:t>Universidad Santo Tomás</w:t></w:r></w:ins></w:p></w:tc></w:tr><w:tr><w:trPr><w:ins w:id="18349" w:author="Unknown Author" w:date="2026-10-30T04:17:53Z"/><w:cantSplit w:val="true"/></w:trPr><w:tc><w:tcPr><w:tcW w:w="2654" w:type="dxa"/><w:tcBorders></w:tcBorders><w:shd w:color="auto" w:fill="F7F7F7" w:val="clear"/></w:tcPr><w:p><w:pPr><w:pStyle w:val="Tabla9"/><w:widowControl/><w:jc w:val="left"/><w:rPr><w:kern w:val="0"/><w:szCs w:val="24"/><w:lang w:val="es-CO" w:eastAsia="en-US" w:bidi="ar-SA"/><w:ins w:id="18351" w:author="Unknown Author" w:date="2026-10-30T04:17:53Z"></w:ins></w:rPr></w:pPr><w:ins w:id="18350" w:author="Unknown Author" w:date="2026-10-30T04:17:53Z"><w:r><w:rPr><w:kern w:val="0"/><w:szCs w:val="24"/><w:lang w:val="es-CO" w:eastAsia="en-US" w:bidi="ar-SA"/></w:rPr><w:t>Series de datos de colocalización y de la red</w:t></w:r></w:ins></w:p></w:tc><w:tc><w:tcPr><w:tcW w:w="2489" w:type="dxa"/><w:tcBorders></w:tcBorders><w:shd w:color="auto" w:fill="F7F7F7" w:val="clear"/></w:tcPr><w:p><w:pPr><w:pStyle w:val="Tabla9"/><w:widowControl/><w:jc w:val="left"/><w:rPr><w:kern w:val="0"/><w:szCs w:val="24"/><w:lang w:val="es-CO" w:eastAsia="en-US" w:bidi="ar-SA"/><w:ins w:id="18353" w:author="Unknown Author" w:date="2026-10-30T04:17:53Z"></w:ins></w:rPr></w:pPr><w:ins w:id="18352" w:author="Unknown Author" w:date="2026-10-30T04:17:53Z"><w:r><w:rPr><w:kern w:val="0"/><w:szCs w:val="24"/><w:lang w:val="es-CO" w:eastAsia="en-US" w:bidi="ar-SA"/></w:rPr><w:t>Acceso abierto con metadatos y diccionario de datos</w:t></w:r></w:ins></w:p></w:tc><w:tc><w:tcPr><w:tcW w:w="2323" w:type="dxa"/><w:tcBorders></w:tcBorders><w:shd w:color="auto" w:fill="F7F7F7" w:val="clear"/></w:tcPr><w:p><w:pPr><w:pStyle w:val="Tabla9"/><w:widowControl/><w:jc w:val="left"/><w:rPr><w:kern w:val="0"/><w:szCs w:val="24"/><w:lang w:val="es-CO" w:eastAsia="en-US" w:bidi="ar-SA"/><w:ins w:id="18355" w:author="Unknown Author" w:date="2026-10-30T04:17:53Z"></w:ins></w:rPr></w:pPr><w:ins w:id="18354" w:author="Unknown Author" w:date="2026-10-30T04:17:53Z"><w:r><w:rPr><w:kern w:val="0"/><w:szCs w:val="24"/><w:lang w:val="es-CO" w:eastAsia="en-US" w:bidi="ar-SA"/></w:rPr><w:t>Datos personales y ubicación exacta de los nodos</w:t></w:r></w:ins></w:p></w:tc><w:tc><w:tcPr><w:tcW w:w="2487" w:type="dxa"/><w:tcBorders></w:tcBorders><w:shd w:color="auto" w:fill="F7F7F7" w:val="clear"/></w:tcPr><w:p><w:pPr><w:pStyle w:val="Tabla9"/><w:widowControl/><w:jc w:val="left"/><w:rPr><w:kern w:val="0"/><w:szCs w:val="24"/><w:lang w:val="es-CO" w:eastAsia="en-US" w:bidi="ar-SA"/><w:ins w:id="18357" w:author="Unknown Author" w:date="2026-10-30T04:17:53Z"></w:ins></w:rPr></w:pPr><w:ins w:id="18356" w:author="Unknown Author" w:date="2026-10-30T04:17:53Z"><w:r><w:rPr><w:kern w:val="0"/><w:szCs w:val="24"/><w:lang w:val="es-CO" w:eastAsia="en-US" w:bidi="ar-SA"/></w:rPr><w:t>Universidad Santo Tomás, custodia del repositorio</w:t></w:r></w:ins></w:p></w:tc></w:tr><w:tr><w:trPr><w:ins w:id="18358" w:author="Unknown Author" w:date="2026-10-30T04:17:53Z"/><w:cantSplit w:val="true"/></w:trPr><w:tc><w:tcPr><w:tcW w:w="2654" w:type="dxa"/><w:tcBorders></w:tcBorders></w:tcPr><w:p><w:pPr><w:pStyle w:val="Tabla9"/><w:widowControl/><w:jc w:val="left"/><w:rPr><w:kern w:val="0"/><w:szCs w:val="24"/><w:lang w:val="es-CO" w:eastAsia="en-US" w:bidi="ar-SA"/><w:ins w:id="18360" w:author="Unknown Author" w:date="2026-10-30T04:17:53Z"></w:ins></w:rPr></w:pPr><w:ins w:id="18359" w:author="Unknown Author" w:date="2026-10-30T04:17:53Z"><w:r><w:rPr><w:kern w:val="0"/><w:szCs w:val="24"/><w:lang w:val="es-CO" w:eastAsia="en-US" w:bidi="ar-SA"/></w:rPr><w:t>Modelo de corrección y código del firmware</w:t></w:r></w:ins></w:p></w:tc><w:tc><w:tcPr><w:tcW w:w="2489" w:type="dxa"/><w:tcBorders></w:tcBorders></w:tcPr><w:p><w:pPr><w:pStyle w:val="Tabla9"/><w:widowControl/><w:jc w:val="left"/><w:rPr><w:kern w:val="0"/><w:szCs w:val="24"/><w:lang w:val="es-CO" w:eastAsia="en-US" w:bidi="ar-SA"/><w:ins w:id="18362" w:author="Unknown Author" w:date="2026-10-30T04:17:53Z"></w:ins></w:rPr></w:pPr><w:ins w:id="18361" w:author="Unknown Author" w:date="2026-10-30T04:17:53Z"><w:r><w:rPr><w:kern w:val="0"/><w:szCs w:val="24"/><w:lang w:val="es-CO" w:eastAsia="en-US" w:bidi="ar-SA"/></w:rPr><w:t>Acceso según el acuerdo de titularidad y la cláusula de apertura</w:t></w:r></w:ins></w:p></w:tc><w:tc><w:tcPr><w:tcW w:w="2323" w:type="dxa"/><w:tcBorders></w:tcBorders></w:tcPr><w:p><w:pPr><w:pStyle w:val="Tabla9"/><w:widowControl/><w:jc w:val="left"/><w:rPr><w:kern w:val="0"/><w:szCs w:val="24"/><w:lang w:val="es-CO" w:eastAsia="en-US" w:bidi="ar-SA"/><w:ins w:id="18364" w:author="Unknown Author" w:date="2026-10-30T04:17:53Z"></w:ins></w:rPr></w:pPr><w:ins w:id="18363" w:author="Unknown Author" w:date="2026-10-30T04:17:53Z"><w:r><w:rPr><w:kern w:val="0"/><w:szCs w:val="24"/><w:lang w:val="es-CO" w:eastAsia="en-US" w:bidi="ar-SA"/></w:rPr><w:t>Seguridad de la plataforma y derechos del proveedor del servicio geoespacial</w:t></w:r></w:ins></w:p></w:tc><w:tc><w:tcPr><w:tcW w:w="2487" w:type="dxa"/><w:tcBorders></w:tcBorders></w:tcPr><w:p><w:pPr><w:pStyle w:val="Tabla9"/><w:widowControl/><w:jc w:val="left"/><w:rPr><w:kern w:val="0"/><w:szCs w:val="24"/><w:lang w:val="es-CO" w:eastAsia="en-US" w:bidi="ar-SA"/><w:ins w:id="18366" w:author="Unknown Author" w:date="2026-10-30T04:17:53Z"></w:ins></w:rPr></w:pPr><w:ins w:id="18365" w:author="Unknown Author" w:date="2026-10-30T04:17:53Z"><w:r><w:rPr><w:kern w:val="0"/><w:szCs w:val="24"/><w:lang w:val="es-CO" w:eastAsia="en-US" w:bidi="ar-SA"/></w:rPr><w:t>Universidad Santo Tomás, con Avanciencia en la licencia</w:t></w:r></w:ins></w:p></w:tc></w:tr><w:tr><w:trPr><w:ins w:id="18367" w:author="Unknown Author" w:date="2026-10-30T04:17:53Z"/><w:cantSplit w:val="true"/></w:trPr><w:tc><w:tcPr><w:tcW w:w="2654" w:type="dxa"/><w:tcBorders></w:tcBorders><w:shd w:color="auto" w:fill="F7F7F7" w:val="clear"/></w:tcPr><w:p><w:pPr><w:pStyle w:val="Tabla9"/><w:widowControl/><w:jc w:val="left"/><w:rPr><w:kern w:val="0"/><w:szCs w:val="24"/><w:lang w:val="es-CO" w:eastAsia="en-US" w:bidi="ar-SA"/><w:ins w:id="18369" w:author="Unknown Author" w:date="2026-10-30T04:17:53Z"></w:ins></w:rPr></w:pPr><w:ins w:id="18368" w:author="Unknown Author" w:date="2026-10-30T04:17:53Z"><w:r><w:rPr><w:kern w:val="0"/><w:szCs w:val="24"/><w:lang w:val="es-CO" w:eastAsia="en-US" w:bidi="ar-SA"/></w:rPr><w:t>Documentos de investigación</w:t></w:r></w:ins></w:p></w:tc><w:tc><w:tcPr><w:tcW w:w="2489" w:type="dxa"/><w:tcBorders></w:tcBorders><w:shd w:color="auto" w:fill="F7F7F7" w:val="clear"/></w:tcPr><w:p><w:pPr><w:pStyle w:val="Tabla9"/><w:widowControl/><w:jc w:val="left"/><w:rPr><w:kern w:val="0"/><w:szCs w:val="24"/><w:lang w:val="es-CO" w:eastAsia="en-US" w:bidi="ar-SA"/><w:ins w:id="18371" w:author="Unknown Author" w:date="2026-10-30T04:17:53Z"></w:ins></w:rPr></w:pPr><w:ins w:id="18370" w:author="Unknown Author" w:date="2026-10-30T04:17:53Z"><w:r><w:rPr><w:kern w:val="0"/><w:szCs w:val="24"/><w:lang w:val="es-CO" w:eastAsia="en-US" w:bidi="ar-SA"/></w:rPr><w:t>Acceso abierto; el presupuesto financia dos artículos con 25.353.486 COP</w:t></w:r></w:ins></w:p></w:tc><w:tc><w:tcPr><w:tcW w:w="2323" w:type="dxa"/><w:tcBorders></w:tcBorders><w:shd w:color="auto" w:fill="F7F7F7" w:val="clear"/></w:tcPr><w:p><w:pPr><w:pStyle w:val="Tabla9"/><w:widowControl/><w:jc w:val="left"/><w:rPr><w:kern w:val="0"/><w:szCs w:val="24"/><w:lang w:val="es-CO" w:eastAsia="en-US" w:bidi="ar-SA"/><w:ins w:id="18373" w:author="Unknown Author" w:date="2026-10-30T04:17:53Z"></w:ins></w:rPr></w:pPr><w:ins w:id="18372" w:author="Unknown Author" w:date="2026-10-30T04:17:53Z"><w:r><w:rPr><w:kern w:val="0"/><w:szCs w:val="24"/><w:lang w:val="es-CO" w:eastAsia="en-US" w:bidi="ar-SA"/></w:rPr><w:t>Datos personales</w:t></w:r></w:ins></w:p></w:tc><w:tc><w:tcPr><w:tcW w:w="2487" w:type="dxa"/><w:tcBorders></w:tcBorders><w:shd w:color="auto" w:fill="F7F7F7" w:val="clear"/></w:tcPr><w:p><w:pPr><w:pStyle w:val="Tabla9"/><w:widowControl/><w:jc w:val="left"/><w:rPr><w:kern w:val="0"/><w:szCs w:val="24"/><w:lang w:val="es-CO" w:eastAsia="en-US" w:bidi="ar-SA"/><w:ins w:id="18375" w:author="Unknown Author" w:date="2026-10-30T04:17:53Z"></w:ins></w:rPr></w:pPr><w:ins w:id="18374" w:author="Unknown Author" w:date="2026-10-30T04:17:53Z"><w:r><w:rPr><w:kern w:val="0"/><w:szCs w:val="24"/><w:lang w:val="es-CO" w:eastAsia="en-US" w:bidi="ar-SA"/></w:rPr><w:t>Universidad Santo Tomás</w:t></w:r></w:ins></w:p></w:tc></w:tr><w:tr><w:trPr><w:ins w:id="18376" w:author="Unknown Author" w:date="2026-10-30T04:17:53Z"/><w:cantSplit w:val="true"/></w:trPr><w:tc><w:tcPr><w:tcW w:w="2654" w:type="dxa"/><w:tcBorders></w:tcBorders></w:tcPr><w:p><w:pPr><w:pStyle w:val="Tabla9"/><w:widowControl/><w:jc w:val="left"/><w:rPr><w:kern w:val="0"/><w:szCs w:val="24"/><w:lang w:val="es-CO" w:eastAsia="en-US" w:bidi="ar-SA"/><w:ins w:id="18378" w:author="Unknown Author" w:date="2026-10-30T04:17:53Z"></w:ins></w:rPr></w:pPr><w:ins w:id="18377" w:author="Unknown Author" w:date="2026-10-30T04:17:53Z"><w:r><w:rPr><w:kern w:val="0"/><w:szCs w:val="24"/><w:lang w:val="es-CO" w:eastAsia="en-US" w:bidi="ar-SA"/></w:rPr><w:t>Cartilla y protocolo de alerta</w:t></w:r></w:ins></w:p></w:tc><w:tc><w:tcPr><w:tcW w:w="2489" w:type="dxa"/><w:tcBorders></w:tcBorders></w:tcPr><w:p><w:pPr><w:pStyle w:val="Tabla9"/><w:widowControl/><w:jc w:val="left"/><w:rPr><w:kern w:val="0"/><w:szCs w:val="24"/><w:lang w:val="es-CO" w:eastAsia="en-US" w:bidi="ar-SA"/><w:ins w:id="18380" w:author="Unknown Author" w:date="2026-10-30T04:17:53Z"></w:ins></w:rPr></w:pPr><w:ins w:id="18379" w:author="Unknown Author" w:date="2026-10-30T04:17:53Z"><w:r><w:rPr><w:kern w:val="0"/><w:szCs w:val="24"/><w:lang w:val="es-CO" w:eastAsia="en-US" w:bidi="ar-SA"/></w:rPr><w:t>Acceso abierto</w:t></w:r></w:ins></w:p></w:tc><w:tc><w:tcPr><w:tcW w:w="2323" w:type="dxa"/><w:tcBorders></w:tcBorders></w:tcPr><w:p><w:pPr><w:pStyle w:val="Tabla9"/><w:widowControl/><w:jc w:val="left"/><w:rPr><w:kern w:val="0"/><w:szCs w:val="24"/><w:lang w:val="es-CO" w:eastAsia="en-US" w:bidi="ar-SA"/><w:ins w:id="18382" w:author="Unknown Author" w:date="2026-10-30T04:17:53Z"></w:ins></w:rPr></w:pPr><w:ins w:id="18381" w:author="Unknown Author" w:date="2026-10-30T04:17:53Z"><w:r><w:rPr><w:kern w:val="0"/><w:szCs w:val="24"/><w:lang w:val="es-CO" w:eastAsia="en-US" w:bidi="ar-SA"/></w:rPr><w:t>Datos personales de las actas</w:t></w:r></w:ins></w:p></w:tc><w:tc><w:tcPr><w:tcW w:w="2487" w:type="dxa"/><w:tcBorders></w:tcBorders></w:tcPr><w:p><w:pPr><w:pStyle w:val="Tabla9"/><w:widowControl/><w:jc w:val="left"/><w:rPr><w:kern w:val="0"/><w:szCs w:val="24"/><w:lang w:val="es-CO" w:eastAsia="en-US" w:bidi="ar-SA"/><w:ins w:id="18384" w:author="Unknown Author" w:date="2026-10-30T04:17:53Z"></w:ins></w:rPr></w:pPr><w:ins w:id="18383" w:author="Unknown Author" w:date="2026-10-30T04:17:53Z"><w:r><w:rPr><w:kern w:val="0"/><w:szCs w:val="24"/><w:lang w:val="es-CO" w:eastAsia="en-US" w:bidi="ar-SA"/></w:rPr><w:t>Coordinación de apropiación social</w:t></w:r></w:ins></w:p></w:tc></w:tr><w:tr><w:trPr><w:ins w:id="18385" w:author="Unknown Author" w:date="2026-10-30T04:17:53Z"/><w:cantSplit w:val="true"/></w:trPr><w:tc><w:tcPr><w:tcW w:w="2654" w:type="dxa"/><w:tcBorders></w:tcBorders><w:shd w:color="auto" w:fill="F7F7F7" w:val="clear"/></w:tcPr><w:p><w:pPr><w:pStyle w:val="Tabla9"/><w:widowControl/><w:jc w:val="left"/><w:rPr><w:kern w:val="0"/><w:szCs w:val="24"/><w:lang w:val="es-CO" w:eastAsia="en-US" w:bidi="ar-SA"/><w:ins w:id="18387" w:author="Unknown Author" w:date="2026-10-30T04:17:53Z"></w:ins></w:rPr></w:pPr><w:ins w:id="18386" w:author="Unknown Author" w:date="2026-10-30T04:17:53Z"><w:r><w:rPr><w:kern w:val="0"/><w:szCs w:val="24"/><w:lang w:val="es-CO" w:eastAsia="en-US" w:bidi="ar-SA"/></w:rPr><w:t>Datos de las campañas en demoliciones y código del gemelo predictivo</w:t></w:r></w:ins></w:p></w:tc><w:tc><w:tcPr><w:tcW w:w="2489" w:type="dxa"/><w:tcBorders></w:tcBorders><w:shd w:color="auto" w:fill="F7F7F7" w:val="clear"/></w:tcPr><w:p><w:pPr><w:pStyle w:val="Tabla9"/><w:widowControl/><w:jc w:val="left"/><w:rPr><w:kern w:val="0"/><w:szCs w:val="24"/><w:lang w:val="es-CO" w:eastAsia="en-US" w:bidi="ar-SA"/><w:ins w:id="18389" w:author="Unknown Author" w:date="2026-10-30T04:17:53Z"></w:ins></w:rPr></w:pPr><w:ins w:id="18388" w:author="Unknown Author" w:date="2026-10-30T04:17:53Z"><w:r><w:rPr><w:kern w:val="0"/><w:szCs w:val="24"/><w:lang w:val="es-CO" w:eastAsia="en-US" w:bidi="ar-SA"/></w:rPr><w:t>Datos abiertos con metadatos y diccionario; código según el acuerdo de titularidad</w:t></w:r></w:ins></w:p></w:tc><w:tc><w:tcPr><w:tcW w:w="2323" w:type="dxa"/><w:tcBorders></w:tcBorders><w:shd w:color="auto" w:fill="F7F7F7" w:val="clear"/></w:tcPr><w:p><w:pPr><w:pStyle w:val="Tabla9"/><w:widowControl/><w:jc w:val="left"/><w:rPr><w:kern w:val="0"/><w:szCs w:val="24"/><w:lang w:val="es-CO" w:eastAsia="en-US" w:bidi="ar-SA"/><w:ins w:id="18391" w:author="Unknown Author" w:date="2026-10-30T04:17:53Z"></w:ins></w:rPr></w:pPr><w:ins w:id="18390" w:author="Unknown Author" w:date="2026-10-30T04:17:53Z"><w:r><w:rPr><w:kern w:val="0"/><w:szCs w:val="24"/><w:lang w:val="es-CO" w:eastAsia="en-US" w:bidi="ar-SA"/></w:rPr><w:t>Ubicación exacta de los sitios, datos personales y derechos de terceros</w:t></w:r></w:ins></w:p></w:tc><w:tc><w:tcPr><w:tcW w:w="2487" w:type="dxa"/><w:tcBorders></w:tcBorders><w:shd w:color="auto" w:fill="F7F7F7" w:val="clear"/></w:tcPr><w:p><w:pPr><w:pStyle w:val="Tabla9"/><w:widowControl/><w:jc w:val="left"/><w:rPr><w:kern w:val="0"/><w:szCs w:val="24"/><w:lang w:val="es-CO" w:eastAsia="en-US" w:bidi="ar-SA"/><w:ins w:id="18393" w:author="Unknown Author" w:date="2026-10-30T04:17:53Z"></w:ins></w:rPr></w:pPr><w:ins w:id="18392" w:author="Unknown Author" w:date="2026-10-30T04:17:53Z"><w:r><w:rPr><w:kern w:val="0"/><w:szCs w:val="24"/><w:lang w:val="es-CO" w:eastAsia="en-US" w:bidi="ar-SA"/></w:rPr><w:t>Universidad Santo Tomás</w:t></w:r></w:ins></w:p></w:tc></w:tr><w:tr><w:trPr><w:ins w:id="18394" w:author="Unknown Author" w:date="2026-10-30T04:17:53Z"/><w:cantSplit w:val="true"/></w:trPr><w:tc><w:tcPr><w:tcW w:w="2654" w:type="dxa"/><w:tcBorders><w:bottom w:val="single" w:sz="12" w:space="0" w:color="2A3439"/></w:tcBorders></w:tcPr><w:p><w:pPr><w:pStyle w:val="Tabla9"/><w:keepNext w:val="true"/><w:widowControl/><w:jc w:val="left"/><w:rPr><w:kern w:val="0"/><w:szCs w:val="24"/><w:lang w:val="es-CO" w:eastAsia="en-US" w:bidi="ar-SA"/><w:ins w:id="18396" w:author="Unknown Author" w:date="2026-10-30T04:17:53Z"></w:ins></w:rPr></w:pPr><w:ins w:id="18395" w:author="Unknown Author" w:date="2026-10-30T04:17:53Z"><w:r><w:rPr><w:kern w:val="0"/><w:szCs w:val="24"/><w:lang w:val="es-CO" w:eastAsia="en-US" w:bidi="ar-SA"/></w:rPr><w:t>Protocolo de evaluación previa de demolición</w:t></w:r></w:ins></w:p></w:tc><w:tc><w:tcPr><w:tcW w:w="2489" w:type="dxa"/><w:tcBorders><w:bottom w:val="single" w:sz="12" w:space="0" w:color="2A3439"/></w:tcBorders></w:tcPr><w:p><w:pPr><w:pStyle w:val="Tabla9"/><w:keepNext w:val="true"/><w:widowControl/><w:jc w:val="left"/><w:rPr><w:kern w:val="0"/><w:szCs w:val="24"/><w:lang w:val="es-CO" w:eastAsia="en-US" w:bidi="ar-SA"/><w:ins w:id="18398" w:author="Unknown Author" w:date="2026-10-30T04:17:53Z"></w:ins></w:rPr></w:pPr><w:ins w:id="18397" w:author="Unknown Author" w:date="2026-10-30T04:17:53Z"><w:r><w:rPr><w:kern w:val="0"/><w:szCs w:val="24"/><w:lang w:val="es-CO" w:eastAsia="en-US" w:bidi="ar-SA"/></w:rPr><w:t>Acceso abierto</w:t></w:r></w:ins></w:p></w:tc><w:tc><w:tcPr><w:tcW w:w="2323" w:type="dxa"/><w:tcBorders><w:bottom w:val="single" w:sz="12" w:space="0" w:color="2A3439"/></w:tcBorders></w:tcPr><w:p><w:pPr><w:pStyle w:val="Tabla9"/><w:keepNext w:val="true"/><w:widowControl/><w:jc w:val="left"/><w:rPr><w:kern w:val="0"/><w:szCs w:val="24"/><w:lang w:val="es-CO" w:eastAsia="en-US" w:bidi="ar-SA"/><w:ins w:id="18400" w:author="Unknown Author" w:date="2026-10-30T04:17:53Z"></w:ins></w:rPr></w:pPr><w:ins w:id="18399" w:author="Unknown Author" w:date="2026-10-30T04:17:53Z"><w:r><w:rPr><w:kern w:val="0"/><w:szCs w:val="24"/><w:lang w:val="es-CO" w:eastAsia="en-US" w:bidi="ar-SA"/></w:rPr><w:t>Ninguna</w:t></w:r></w:ins></w:p></w:tc><w:tc><w:tcPr><w:tcW w:w="2487" w:type="dxa"/><w:tcBorders><w:bottom w:val="single" w:sz="12" w:space="0" w:color="2A3439"/></w:tcBorders></w:tcPr><w:p><w:pPr><w:pStyle w:val="Tabla9"/><w:keepNext w:val="true"/><w:widowControl/><w:jc w:val="left"/><w:rPr><w:kern w:val="0"/><w:szCs w:val="24"/><w:lang w:val="es-CO" w:eastAsia="en-US" w:bidi="ar-SA"/><w:ins w:id="18402" w:author="Unknown Author" w:date="2026-10-30T04:17:53Z"></w:ins></w:rPr></w:pPr><w:ins w:id="18401" w:author="Unknown Author" w:date="2026-10-30T04:17:53Z"><w:r><w:rPr><w:kern w:val="0"/><w:szCs w:val="24"/><w:lang w:val="es-CO" w:eastAsia="en-US" w:bidi="ar-SA"/></w:rPr><w:t>Universidad Santo Tomás y municipios de Manizales y de Calarcá</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654"/><w:gridCol w:w="2489"/><w:gridCol w:w="2487"/><w:gridCol w:w="2323"/></w:tblGrid><w:tr><w:trPr><w:tblHeader w:val="true"/><w:del w:id="18403" w:author="Unknown Author" w:date="2026-10-30T04:17:53Z"/><w:cantSplit w:val="true"/></w:trPr><w:tc><w:tcPr><w:tcW w:w="265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8405" w:author="Unknown Author" w:date="2026-10-30T04:17:53Z"></w:del></w:rPr></w:pPr><w:del w:id="18404" w:author="Unknown Author" w:date="2026-10-30T04:17:53Z"><w:r><w:rPr><w:b/><w:kern w:val="0"/><w:szCs w:val="24"/><w:lang w:val="es-CO" w:eastAsia="en-US" w:bidi="ar-SA"/></w:rPr><w:delText>Producto</w:delText></w:r></w:del></w:p></w:tc><w:tc><w:tcPr><w:tcW w:w="248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8407" w:author="Unknown Author" w:date="2026-10-30T04:17:53Z"></w:del></w:rPr></w:pPr><w:del w:id="18406" w:author="Unknown Author" w:date="2026-10-30T04:17:53Z"><w:r><w:rPr><w:b/><w:kern w:val="0"/><w:szCs w:val="24"/><w:lang w:val="es-CO" w:eastAsia="en-US" w:bidi="ar-SA"/></w:rPr><w:delText>Condición de apertura</w:delText></w:r></w:del></w:p></w:tc><w:tc><w:tcPr><w:tcW w:w="248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8409" w:author="Unknown Author" w:date="2026-10-30T04:17:53Z"></w:del></w:rPr></w:pPr><w:del w:id="18408" w:author="Unknown Author" w:date="2026-10-30T04:17:53Z"><w:r><w:rPr><w:b/><w:kern w:val="0"/><w:szCs w:val="24"/><w:lang w:val="es-CO" w:eastAsia="en-US" w:bidi="ar-SA"/></w:rPr><w:delText>Reserva</w:delText></w:r></w:del></w:p></w:tc><w:tc><w:tcPr><w:tcW w:w="232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8411" w:author="Unknown Author" w:date="2026-10-30T04:17:53Z"></w:del></w:rPr></w:pPr><w:del w:id="18410" w:author="Unknown Author" w:date="2026-10-30T04:17:53Z"><w:r><w:rPr><w:b/><w:kern w:val="0"/><w:szCs w:val="24"/><w:lang w:val="es-CO" w:eastAsia="en-US" w:bidi="ar-SA"/></w:rPr><w:delText>Responsable</w:delText></w:r></w:del></w:p></w:tc></w:tr><w:tr><w:trPr><w:del w:id="18412" w:author="Unknown Author" w:date="2026-10-30T04:17:53Z"/><w:cantSplit w:val="true"/></w:trPr><w:tc><w:tcPr><w:tcW w:w="2654" w:type="dxa"/><w:tcBorders></w:tcBorders></w:tcPr><w:p><w:pPr><w:pStyle w:val="Tabla9"/><w:widowControl/><w:jc w:val="left"/><w:rPr><w:kern w:val="0"/><w:szCs w:val="24"/><w:lang w:val="es-CO" w:eastAsia="en-US" w:bidi="ar-SA"/><w:del w:id="18414" w:author="Unknown Author" w:date="2026-10-30T04:17:53Z"></w:del></w:rPr></w:pPr><w:del w:id="18413" w:author="Unknown Author" w:date="2026-10-30T04:17:53Z"><w:r><w:rPr><w:kern w:val="0"/><w:szCs w:val="24"/><w:lang w:val="es-CO" w:eastAsia="en-US" w:bidi="ar-SA"/></w:rPr><w:delText>Protocolo de colocalización y calibración</w:delText></w:r></w:del></w:p></w:tc><w:tc><w:tcPr><w:tcW w:w="2489" w:type="dxa"/><w:tcBorders></w:tcBorders></w:tcPr><w:p><w:pPr><w:pStyle w:val="Tabla9"/><w:widowControl/><w:jc w:val="left"/><w:rPr><w:kern w:val="0"/><w:szCs w:val="24"/><w:lang w:val="es-CO" w:eastAsia="en-US" w:bidi="ar-SA"/><w:del w:id="18416" w:author="Unknown Author" w:date="2026-10-30T04:17:53Z"></w:del></w:rPr></w:pPr><w:del w:id="18415" w:author="Unknown Author" w:date="2026-10-30T04:17:53Z"><w:r><w:rPr><w:kern w:val="0"/><w:szCs w:val="24"/><w:lang w:val="es-CO" w:eastAsia="en-US" w:bidi="ar-SA"/></w:rPr><w:delText>Publicación abierta con licencia abierta</w:delText></w:r></w:del></w:p></w:tc><w:tc><w:tcPr><w:tcW w:w="2487" w:type="dxa"/><w:tcBorders></w:tcBorders></w:tcPr><w:p><w:pPr><w:pStyle w:val="Tabla9"/><w:widowControl/><w:jc w:val="left"/><w:rPr><w:kern w:val="0"/><w:szCs w:val="24"/><w:lang w:val="es-CO" w:eastAsia="en-US" w:bidi="ar-SA"/><w:del w:id="18418" w:author="Unknown Author" w:date="2026-10-30T04:17:53Z"></w:del></w:rPr></w:pPr><w:del w:id="18417" w:author="Unknown Author" w:date="2026-10-30T04:17:53Z"><w:r><w:rPr><w:kern w:val="0"/><w:szCs w:val="24"/><w:lang w:val="es-CO" w:eastAsia="en-US" w:bidi="ar-SA"/></w:rPr><w:delText>Ninguna</w:delText></w:r></w:del></w:p></w:tc><w:tc><w:tcPr><w:tcW w:w="2323" w:type="dxa"/><w:tcBorders></w:tcBorders></w:tcPr><w:p><w:pPr><w:pStyle w:val="Tabla9"/><w:widowControl/><w:jc w:val="left"/><w:rPr><w:kern w:val="0"/><w:szCs w:val="24"/><w:lang w:val="es-CO" w:eastAsia="en-US" w:bidi="ar-SA"/><w:del w:id="18420" w:author="Unknown Author" w:date="2026-10-30T04:17:53Z"></w:del></w:rPr></w:pPr><w:del w:id="18419" w:author="Unknown Author" w:date="2026-10-30T04:17:53Z"><w:r><w:rPr><w:kern w:val="0"/><w:szCs w:val="24"/><w:lang w:val="es-CO" w:eastAsia="en-US" w:bidi="ar-SA"/></w:rPr><w:delText>IES ejecutora</w:delText></w:r></w:del></w:p></w:tc></w:tr><w:tr><w:trPr><w:del w:id="18421" w:author="Unknown Author" w:date="2026-10-30T04:17:53Z"/><w:cantSplit w:val="true"/></w:trPr><w:tc><w:tcPr><w:tcW w:w="2654" w:type="dxa"/><w:tcBorders></w:tcBorders><w:shd w:color="auto" w:fill="F7F7F7" w:val="clear"/></w:tcPr><w:p><w:pPr><w:pStyle w:val="Tabla9"/><w:widowControl/><w:jc w:val="left"/><w:rPr><w:kern w:val="0"/><w:szCs w:val="24"/><w:lang w:val="es-CO" w:eastAsia="en-US" w:bidi="ar-SA"/><w:del w:id="18423" w:author="Unknown Author" w:date="2026-10-30T04:17:53Z"></w:del></w:rPr></w:pPr><w:del w:id="18422" w:author="Unknown Author" w:date="2026-10-30T04:17:53Z"><w:r><w:rPr><w:kern w:val="0"/><w:szCs w:val="24"/><w:lang w:val="es-CO" w:eastAsia="en-US" w:bidi="ar-SA"/></w:rPr><w:delText>Series de datos de colocalización y de la red</w:delText></w:r></w:del></w:p></w:tc><w:tc><w:tcPr><w:tcW w:w="2489" w:type="dxa"/><w:tcBorders></w:tcBorders><w:shd w:color="auto" w:fill="F7F7F7" w:val="clear"/></w:tcPr><w:p><w:pPr><w:pStyle w:val="Tabla9"/><w:widowControl/><w:jc w:val="left"/><w:rPr><w:kern w:val="0"/><w:szCs w:val="24"/><w:lang w:val="es-CO" w:eastAsia="en-US" w:bidi="ar-SA"/><w:del w:id="18425" w:author="Unknown Author" w:date="2026-10-30T04:17:53Z"></w:del></w:rPr></w:pPr><w:del w:id="18424" w:author="Unknown Author" w:date="2026-10-30T04:17:53Z"><w:r><w:rPr><w:kern w:val="0"/><w:szCs w:val="24"/><w:lang w:val="es-CO" w:eastAsia="en-US" w:bidi="ar-SA"/></w:rPr><w:delText>Acceso abierto con metadatos y diccionario de datos</w:delText></w:r></w:del></w:p></w:tc><w:tc><w:tcPr><w:tcW w:w="2487" w:type="dxa"/><w:tcBorders></w:tcBorders><w:shd w:color="auto" w:fill="F7F7F7" w:val="clear"/></w:tcPr><w:p><w:pPr><w:pStyle w:val="Tabla9"/><w:widowControl/><w:jc w:val="left"/><w:rPr><w:kern w:val="0"/><w:szCs w:val="24"/><w:lang w:val="es-CO" w:eastAsia="en-US" w:bidi="ar-SA"/><w:del w:id="18427" w:author="Unknown Author" w:date="2026-10-30T04:17:53Z"></w:del></w:rPr></w:pPr><w:del w:id="18426" w:author="Unknown Author" w:date="2026-10-30T04:17:53Z"><w:r><w:rPr><w:kern w:val="0"/><w:szCs w:val="24"/><w:lang w:val="es-CO" w:eastAsia="en-US" w:bidi="ar-SA"/></w:rPr><w:delText>Datos personales y ubicación exacta de los nodos</w:delText></w:r></w:del></w:p></w:tc><w:tc><w:tcPr><w:tcW w:w="2323" w:type="dxa"/><w:tcBorders></w:tcBorders><w:shd w:color="auto" w:fill="F7F7F7" w:val="clear"/></w:tcPr><w:p><w:pPr><w:pStyle w:val="Tabla9"/><w:widowControl/><w:jc w:val="left"/><w:rPr><w:kern w:val="0"/><w:szCs w:val="24"/><w:lang w:val="es-CO" w:eastAsia="en-US" w:bidi="ar-SA"/><w:del w:id="18429" w:author="Unknown Author" w:date="2026-10-30T04:17:53Z"></w:del></w:rPr></w:pPr><w:del w:id="18428" w:author="Unknown Author" w:date="2026-10-30T04:17:53Z"><w:r><w:rPr><w:kern w:val="0"/><w:szCs w:val="24"/><w:lang w:val="es-CO" w:eastAsia="en-US" w:bidi="ar-SA"/></w:rPr><w:delText>Actor del SNCTI aliado (custodia científica) e IES ejecutora</w:delText></w:r></w:del></w:p></w:tc></w:tr><w:tr><w:trPr><w:del w:id="18430" w:author="Unknown Author" w:date="2026-10-30T04:17:53Z"/><w:cantSplit w:val="true"/></w:trPr><w:tc><w:tcPr><w:tcW w:w="2654" w:type="dxa"/><w:tcBorders></w:tcBorders></w:tcPr><w:p><w:pPr><w:pStyle w:val="Tabla9"/><w:widowControl/><w:jc w:val="left"/><w:rPr><w:kern w:val="0"/><w:szCs w:val="24"/><w:lang w:val="es-CO" w:eastAsia="en-US" w:bidi="ar-SA"/><w:del w:id="18432" w:author="Unknown Author" w:date="2026-10-30T04:17:53Z"></w:del></w:rPr></w:pPr><w:del w:id="18431" w:author="Unknown Author" w:date="2026-10-30T04:17:53Z"><w:r><w:rPr><w:kern w:val="0"/><w:szCs w:val="24"/><w:lang w:val="es-CO" w:eastAsia="en-US" w:bidi="ar-SA"/></w:rPr><w:delText>Modelo de corrección y código del firmware</w:delText></w:r></w:del></w:p></w:tc><w:tc><w:tcPr><w:tcW w:w="2489" w:type="dxa"/><w:tcBorders></w:tcBorders></w:tcPr><w:p><w:pPr><w:pStyle w:val="Tabla9"/><w:widowControl/><w:jc w:val="left"/><w:rPr><w:kern w:val="0"/><w:szCs w:val="24"/><w:lang w:val="es-CO" w:eastAsia="en-US" w:bidi="ar-SA"/><w:del w:id="18434" w:author="Unknown Author" w:date="2026-10-30T04:17:53Z"></w:del></w:rPr></w:pPr><w:del w:id="18433" w:author="Unknown Author" w:date="2026-10-30T04:17:53Z"><w:r><w:rPr><w:kern w:val="0"/><w:szCs w:val="24"/><w:lang w:val="es-CO" w:eastAsia="en-US" w:bidi="ar-SA"/></w:rPr><w:delText>Acceso según el acuerdo de titularidad y la cláusula de apertura</w:delText></w:r></w:del></w:p></w:tc><w:tc><w:tcPr><w:tcW w:w="2487" w:type="dxa"/><w:tcBorders></w:tcBorders></w:tcPr><w:p><w:pPr><w:pStyle w:val="Tabla9"/><w:widowControl/><w:jc w:val="left"/><w:rPr><w:kern w:val="0"/><w:szCs w:val="24"/><w:lang w:val="es-CO" w:eastAsia="en-US" w:bidi="ar-SA"/><w:del w:id="18436" w:author="Unknown Author" w:date="2026-10-30T04:17:53Z"></w:del></w:rPr></w:pPr><w:del w:id="18435" w:author="Unknown Author" w:date="2026-10-30T04:17:53Z"><w:r><w:rPr><w:kern w:val="0"/><w:szCs w:val="24"/><w:lang w:val="es-CO" w:eastAsia="en-US" w:bidi="ar-SA"/></w:rPr><w:delText>Secretos empresariales y seguridad de la plataforma</w:delText></w:r></w:del></w:p></w:tc><w:tc><w:tcPr><w:tcW w:w="2323" w:type="dxa"/><w:tcBorders></w:tcBorders></w:tcPr><w:p><w:pPr><w:pStyle w:val="Tabla9"/><w:widowControl/><w:jc w:val="left"/><w:rPr><w:kern w:val="0"/><w:szCs w:val="24"/><w:lang w:val="es-CO" w:eastAsia="en-US" w:bidi="ar-SA"/><w:del w:id="18438" w:author="Unknown Author" w:date="2026-10-30T04:17:53Z"></w:del></w:rPr></w:pPr><w:del w:id="18437" w:author="Unknown Author" w:date="2026-10-30T04:17:53Z"><w:r><w:rPr><w:kern w:val="0"/><w:szCs w:val="24"/><w:lang w:val="es-CO" w:eastAsia="en-US" w:bidi="ar-SA"/></w:rPr><w:delText>Empresa tecnológica e IES ejecutora</w:delText></w:r></w:del></w:p></w:tc></w:tr><w:tr><w:trPr><w:del w:id="18439" w:author="Unknown Author" w:date="2026-10-30T04:17:53Z"/><w:cantSplit w:val="true"/></w:trPr><w:tc><w:tcPr><w:tcW w:w="2654" w:type="dxa"/><w:tcBorders></w:tcBorders><w:shd w:color="auto" w:fill="F7F7F7" w:val="clear"/></w:tcPr><w:p><w:pPr><w:pStyle w:val="Tabla9"/><w:widowControl/><w:jc w:val="left"/><w:rPr><w:kern w:val="0"/><w:szCs w:val="24"/><w:lang w:val="es-CO" w:eastAsia="en-US" w:bidi="ar-SA"/><w:del w:id="18441" w:author="Unknown Author" w:date="2026-10-30T04:17:53Z"></w:del></w:rPr></w:pPr><w:del w:id="18440" w:author="Unknown Author" w:date="2026-10-30T04:17:53Z"><w:r><w:rPr><w:kern w:val="0"/><w:szCs w:val="24"/><w:lang w:val="es-CO" w:eastAsia="en-US" w:bidi="ar-SA"/></w:rPr><w:delText>Documentos de investigación</w:delText></w:r></w:del></w:p></w:tc><w:tc><w:tcPr><w:tcW w:w="2489" w:type="dxa"/><w:tcBorders></w:tcBorders><w:shd w:color="auto" w:fill="F7F7F7" w:val="clear"/></w:tcPr><w:p><w:pPr><w:pStyle w:val="Tabla9"/><w:widowControl/><w:jc w:val="left"/><w:rPr><w:kern w:val="0"/><w:szCs w:val="24"/><w:lang w:val="es-CO" w:eastAsia="en-US" w:bidi="ar-SA"/><w:del w:id="18443" w:author="Unknown Author" w:date="2026-10-30T04:17:53Z"></w:del></w:rPr></w:pPr><w:del w:id="18442" w:author="Unknown Author" w:date="2026-10-30T04:17:53Z"><w:r><w:rPr><w:kern w:val="0"/><w:szCs w:val="24"/><w:lang w:val="es-CO" w:eastAsia="en-US" w:bidi="ar-SA"/></w:rPr><w:delText>Acceso abierto; el presupuesto financia dos artículos con 25.000.000 COP</w:delText></w:r></w:del></w:p></w:tc><w:tc><w:tcPr><w:tcW w:w="2487" w:type="dxa"/><w:tcBorders></w:tcBorders><w:shd w:color="auto" w:fill="F7F7F7" w:val="clear"/></w:tcPr><w:p><w:pPr><w:pStyle w:val="Tabla9"/><w:widowControl/><w:jc w:val="left"/><w:rPr><w:kern w:val="0"/><w:szCs w:val="24"/><w:lang w:val="es-CO" w:eastAsia="en-US" w:bidi="ar-SA"/><w:del w:id="18445" w:author="Unknown Author" w:date="2026-10-30T04:17:53Z"></w:del></w:rPr></w:pPr><w:del w:id="18444" w:author="Unknown Author" w:date="2026-10-30T04:17:53Z"><w:r><w:rPr><w:kern w:val="0"/><w:szCs w:val="24"/><w:lang w:val="es-CO" w:eastAsia="en-US" w:bidi="ar-SA"/></w:rPr><w:delText>Datos personales</w:delText></w:r></w:del></w:p></w:tc><w:tc><w:tcPr><w:tcW w:w="2323" w:type="dxa"/><w:tcBorders></w:tcBorders><w:shd w:color="auto" w:fill="F7F7F7" w:val="clear"/></w:tcPr><w:p><w:pPr><w:pStyle w:val="Tabla9"/><w:widowControl/><w:jc w:val="left"/><w:rPr><w:kern w:val="0"/><w:szCs w:val="24"/><w:lang w:val="es-CO" w:eastAsia="en-US" w:bidi="ar-SA"/><w:del w:id="18447" w:author="Unknown Author" w:date="2026-10-30T04:17:53Z"></w:del></w:rPr></w:pPr><w:del w:id="18446" w:author="Unknown Author" w:date="2026-10-30T04:17:53Z"><w:r><w:rPr><w:kern w:val="0"/><w:szCs w:val="24"/><w:lang w:val="es-CO" w:eastAsia="en-US" w:bidi="ar-SA"/></w:rPr><w:delText>IES ejecutora</w:delText></w:r></w:del></w:p></w:tc></w:tr><w:tr><w:trPr><w:del w:id="18448" w:author="Unknown Author" w:date="2026-10-30T04:17:53Z"/><w:cantSplit w:val="true"/></w:trPr><w:tc><w:tcPr><w:tcW w:w="2654" w:type="dxa"/><w:tcBorders></w:tcBorders></w:tcPr><w:p><w:pPr><w:pStyle w:val="Tabla9"/><w:widowControl/><w:jc w:val="left"/><w:rPr><w:kern w:val="0"/><w:szCs w:val="24"/><w:lang w:val="es-CO" w:eastAsia="en-US" w:bidi="ar-SA"/><w:del w:id="18450" w:author="Unknown Author" w:date="2026-10-30T04:17:53Z"></w:del></w:rPr></w:pPr><w:del w:id="18449" w:author="Unknown Author" w:date="2026-10-30T04:17:53Z"><w:r><w:rPr><w:kern w:val="0"/><w:szCs w:val="24"/><w:lang w:val="es-CO" w:eastAsia="en-US" w:bidi="ar-SA"/></w:rPr><w:delText>Cartilla y protocolo de alerta</w:delText></w:r></w:del></w:p></w:tc><w:tc><w:tcPr><w:tcW w:w="2489" w:type="dxa"/><w:tcBorders></w:tcBorders></w:tcPr><w:p><w:pPr><w:pStyle w:val="Tabla9"/><w:widowControl/><w:jc w:val="left"/><w:rPr><w:kern w:val="0"/><w:szCs w:val="24"/><w:lang w:val="es-CO" w:eastAsia="en-US" w:bidi="ar-SA"/><w:del w:id="18452" w:author="Unknown Author" w:date="2026-10-30T04:17:53Z"></w:del></w:rPr></w:pPr><w:del w:id="18451" w:author="Unknown Author" w:date="2026-10-30T04:17:53Z"><w:r><w:rPr><w:kern w:val="0"/><w:szCs w:val="24"/><w:lang w:val="es-CO" w:eastAsia="en-US" w:bidi="ar-SA"/></w:rPr><w:delText>Acceso abierto</w:delText></w:r></w:del></w:p></w:tc><w:tc><w:tcPr><w:tcW w:w="2487" w:type="dxa"/><w:tcBorders></w:tcBorders></w:tcPr><w:p><w:pPr><w:pStyle w:val="Tabla9"/><w:widowControl/><w:jc w:val="left"/><w:rPr><w:kern w:val="0"/><w:szCs w:val="24"/><w:lang w:val="es-CO" w:eastAsia="en-US" w:bidi="ar-SA"/><w:del w:id="18454" w:author="Unknown Author" w:date="2026-10-30T04:17:53Z"></w:del></w:rPr></w:pPr><w:del w:id="18453" w:author="Unknown Author" w:date="2026-10-30T04:17:53Z"><w:r><w:rPr><w:kern w:val="0"/><w:szCs w:val="24"/><w:lang w:val="es-CO" w:eastAsia="en-US" w:bidi="ar-SA"/></w:rPr><w:delText>Datos personales de las actas</w:delText></w:r></w:del></w:p></w:tc><w:tc><w:tcPr><w:tcW w:w="2323" w:type="dxa"/><w:tcBorders></w:tcBorders></w:tcPr><w:p><w:pPr><w:pStyle w:val="Tabla9"/><w:widowControl/><w:jc w:val="left"/><w:rPr><w:kern w:val="0"/><w:szCs w:val="24"/><w:lang w:val="es-CO" w:eastAsia="en-US" w:bidi="ar-SA"/><w:del w:id="18456" w:author="Unknown Author" w:date="2026-10-30T04:17:53Z"></w:del></w:rPr></w:pPr><w:del w:id="18455" w:author="Unknown Author" w:date="2026-10-30T04:17:53Z"><w:r><w:rPr><w:kern w:val="0"/><w:szCs w:val="24"/><w:lang w:val="es-CO" w:eastAsia="en-US" w:bidi="ar-SA"/></w:rPr><w:delText>Coordinación de apropiación social</w:delText></w:r></w:del></w:p></w:tc></w:tr><w:tr><w:trPr><w:del w:id="18457" w:author="Unknown Author" w:date="2026-10-30T04:17:53Z"/><w:cantSplit w:val="true"/></w:trPr><w:tc><w:tcPr><w:tcW w:w="2654" w:type="dxa"/><w:tcBorders></w:tcBorders><w:shd w:color="auto" w:fill="F7F7F7" w:val="clear"/></w:tcPr><w:p><w:pPr><w:pStyle w:val="Tabla9"/><w:widowControl/><w:jc w:val="left"/><w:rPr><w:kern w:val="0"/><w:szCs w:val="24"/><w:lang w:val="es-CO" w:eastAsia="en-US" w:bidi="ar-SA"/><w:del w:id="18459" w:author="Unknown Author" w:date="2026-10-30T04:17:53Z"></w:del></w:rPr></w:pPr><w:del w:id="18458" w:author="Unknown Author" w:date="2026-10-30T04:17:53Z"><w:r><w:rPr><w:kern w:val="0"/><w:szCs w:val="24"/><w:lang w:val="es-CO" w:eastAsia="en-US" w:bidi="ar-SA"/></w:rPr><w:delText>Datos de las campañas en demoliciones y código del gemelo predictivo</w:delText></w:r></w:del></w:p></w:tc><w:tc><w:tcPr><w:tcW w:w="2489" w:type="dxa"/><w:tcBorders></w:tcBorders><w:shd w:color="auto" w:fill="F7F7F7" w:val="clear"/></w:tcPr><w:p><w:pPr><w:pStyle w:val="Tabla9"/><w:widowControl/><w:jc w:val="left"/><w:rPr><w:kern w:val="0"/><w:szCs w:val="24"/><w:lang w:val="es-CO" w:eastAsia="en-US" w:bidi="ar-SA"/><w:del w:id="18461" w:author="Unknown Author" w:date="2026-10-30T04:17:53Z"></w:del></w:rPr></w:pPr><w:del w:id="18460" w:author="Unknown Author" w:date="2026-10-30T04:17:53Z"><w:r><w:rPr><w:kern w:val="0"/><w:szCs w:val="24"/><w:lang w:val="es-CO" w:eastAsia="en-US" w:bidi="ar-SA"/></w:rPr><w:delText>Datos abiertos con metadatos y diccionario; código según el acuerdo de titularidad</w:delText></w:r></w:del></w:p></w:tc><w:tc><w:tcPr><w:tcW w:w="2487" w:type="dxa"/><w:tcBorders></w:tcBorders><w:shd w:color="auto" w:fill="F7F7F7" w:val="clear"/></w:tcPr><w:p><w:pPr><w:pStyle w:val="Tabla9"/><w:widowControl/><w:jc w:val="left"/><w:rPr><w:kern w:val="0"/><w:szCs w:val="24"/><w:lang w:val="es-CO" w:eastAsia="en-US" w:bidi="ar-SA"/><w:del w:id="18463" w:author="Unknown Author" w:date="2026-10-30T04:17:53Z"></w:del></w:rPr></w:pPr><w:del w:id="18462" w:author="Unknown Author" w:date="2026-10-30T04:17:53Z"><w:r><w:rPr><w:kern w:val="0"/><w:szCs w:val="24"/><w:lang w:val="es-CO" w:eastAsia="en-US" w:bidi="ar-SA"/></w:rPr><w:delText>Ubicación exacta de los sitios, datos personales y secretos empresariales</w:delText></w:r></w:del></w:p></w:tc><w:tc><w:tcPr><w:tcW w:w="2323" w:type="dxa"/><w:tcBorders></w:tcBorders><w:shd w:color="auto" w:fill="F7F7F7" w:val="clear"/></w:tcPr><w:p><w:pPr><w:pStyle w:val="Tabla9"/><w:widowControl/><w:jc w:val="left"/><w:rPr><w:kern w:val="0"/><w:szCs w:val="24"/><w:lang w:val="es-CO" w:eastAsia="en-US" w:bidi="ar-SA"/><w:del w:id="18465" w:author="Unknown Author" w:date="2026-10-30T04:17:53Z"></w:del></w:rPr></w:pPr><w:del w:id="18464" w:author="Unknown Author" w:date="2026-10-30T04:17:53Z"><w:r><w:rPr><w:kern w:val="0"/><w:szCs w:val="24"/><w:lang w:val="es-CO" w:eastAsia="en-US" w:bidi="ar-SA"/></w:rPr><w:delText>IES ejecutora</w:delText></w:r></w:del></w:p></w:tc></w:tr><w:tr><w:trPr><w:del w:id="18466" w:author="Unknown Author" w:date="2026-10-30T04:17:53Z"/><w:cantSplit w:val="true"/></w:trPr><w:tc><w:tcPr><w:tcW w:w="2654" w:type="dxa"/><w:tcBorders><w:bottom w:val="single" w:sz="12" w:space="0" w:color="2A3439"/></w:tcBorders></w:tcPr><w:p><w:pPr><w:pStyle w:val="Tabla9"/><w:keepNext w:val="true"/><w:widowControl/><w:jc w:val="left"/><w:rPr><w:kern w:val="0"/><w:szCs w:val="24"/><w:lang w:val="es-CO" w:eastAsia="en-US" w:bidi="ar-SA"/><w:del w:id="18468" w:author="Unknown Author" w:date="2026-10-30T04:17:53Z"></w:del></w:rPr></w:pPr><w:del w:id="18467" w:author="Unknown Author" w:date="2026-10-30T04:17:53Z"><w:r><w:rPr><w:kern w:val="0"/><w:szCs w:val="24"/><w:lang w:val="es-CO" w:eastAsia="en-US" w:bidi="ar-SA"/></w:rPr><w:delText>Protocolo de evaluación previa de demolición</w:delText></w:r></w:del></w:p></w:tc><w:tc><w:tcPr><w:tcW w:w="2489" w:type="dxa"/><w:tcBorders><w:bottom w:val="single" w:sz="12" w:space="0" w:color="2A3439"/></w:tcBorders></w:tcPr><w:p><w:pPr><w:pStyle w:val="Tabla9"/><w:keepNext w:val="true"/><w:widowControl/><w:jc w:val="left"/><w:rPr><w:kern w:val="0"/><w:szCs w:val="24"/><w:lang w:val="es-CO" w:eastAsia="en-US" w:bidi="ar-SA"/><w:del w:id="18470" w:author="Unknown Author" w:date="2026-10-30T04:17:53Z"></w:del></w:rPr></w:pPr><w:del w:id="18469" w:author="Unknown Author" w:date="2026-10-30T04:17:53Z"><w:r><w:rPr><w:kern w:val="0"/><w:szCs w:val="24"/><w:lang w:val="es-CO" w:eastAsia="en-US" w:bidi="ar-SA"/></w:rPr><w:delText>Acceso abierto</w:delText></w:r></w:del></w:p></w:tc><w:tc><w:tcPr><w:tcW w:w="2487" w:type="dxa"/><w:tcBorders><w:bottom w:val="single" w:sz="12" w:space="0" w:color="2A3439"/></w:tcBorders></w:tcPr><w:p><w:pPr><w:pStyle w:val="Tabla9"/><w:keepNext w:val="true"/><w:widowControl/><w:jc w:val="left"/><w:rPr><w:kern w:val="0"/><w:szCs w:val="24"/><w:lang w:val="es-CO" w:eastAsia="en-US" w:bidi="ar-SA"/><w:del w:id="18472" w:author="Unknown Author" w:date="2026-10-30T04:17:53Z"></w:del></w:rPr></w:pPr><w:del w:id="18471" w:author="Unknown Author" w:date="2026-10-30T04:17:53Z"><w:r><w:rPr><w:kern w:val="0"/><w:szCs w:val="24"/><w:lang w:val="es-CO" w:eastAsia="en-US" w:bidi="ar-SA"/></w:rPr><w:delText>Ninguna</w:delText></w:r></w:del></w:p></w:tc><w:tc><w:tcPr><w:tcW w:w="2323" w:type="dxa"/><w:tcBorders><w:bottom w:val="single" w:sz="12" w:space="0" w:color="2A3439"/></w:tcBorders></w:tcPr><w:p><w:pPr><w:pStyle w:val="Tabla9"/><w:keepNext w:val="true"/><w:widowControl/><w:jc w:val="left"/><w:rPr><w:kern w:val="0"/><w:szCs w:val="24"/><w:lang w:val="es-CO" w:eastAsia="en-US" w:bidi="ar-SA"/><w:del w:id="18474" w:author="Unknown Author" w:date="2026-10-30T04:17:53Z"></w:del></w:rPr></w:pPr><w:del w:id="18473" w:author="Unknown Author" w:date="2026-10-30T04:17:53Z"><w:r><w:rPr><w:kern w:val="0"/><w:szCs w:val="24"/><w:lang w:val="es-CO" w:eastAsia="en-US" w:bidi="ar-SA"/></w:rPr><w:delText>IES ejecutora y municipio aliado</w:delText></w:r></w:del></w:p></w:tc></w:tr></w:tbl><w:p><w:pPr><w:pStyle w:val="TablaNota"/><w:rPr></w:rPr></w:pPr><w:r><w:rPr><w:i/><w:iCs/></w:rPr><w:t>Nota.</w:t></w:r><w:r><w:rPr></w:rPr><w:t xml:space="preserve"> Elaboración propia con el numeral 24 de los TdR y el acuerdo de titularidad descrito en la sección 18.</w:t></w:r><w:del w:id="18475" w:author="Unknown Author" w:date="2026-10-30T04:17:53Z"><w:r><w:rPr></w:rPr><w:delText xml:space="preserve"> IES: institución de educación superior.</w:delText></w:r></w:del></w:p><w:p><w:pPr><w:pStyle w:val="BodyText"/><w:rPr></w:rPr></w:pPr><w:r><w:rPr></w:rPr><w:t xml:space="preserve">El proyecto identifica responsables, fuentes, derechos de uso, controles de calidad, almacenamiento, interoperabilidad, acceso y preservación, como exige el numeral 24. </w:t></w:r><w:ins w:id="18476" w:author="Unknown Author" w:date="2026-10-30T04:17:53Z"><w:r><w:rPr></w:rPr><w:t xml:space="preserve">La universidad </w:t></w:r></w:ins><w:del w:id="18477" w:author="Unknown Author" w:date="2026-10-30T04:17:53Z"><w:r><w:rPr></w:rPr><w:delText xml:space="preserve">El actor del SNCTI aliado </w:delText></w:r></w:del><w:r><w:rPr></w:rPr><w:t xml:space="preserve">asume la custodia </w:t></w:r><w:ins w:id="18478" w:author="Unknown Author" w:date="2026-10-30T04:17:53Z"><w:r><w:rPr></w:rPr><w:t>permanente</w:t></w:r></w:ins><w:del w:id="18479" w:author="Unknown Author" w:date="2026-10-30T04:17:53Z"><w:r><w:rPr></w:rPr><w:delText>científica</w:delText></w:r></w:del><w:r><w:rPr></w:rPr><w:t xml:space="preserve"> del repositorio de datos </w:t></w:r><w:ins w:id="18480" w:author="Unknown Author" w:date="2026-10-30T04:17:53Z"><w:r><w:rPr></w:rPr><w:t xml:space="preserve">y del modelo </w:t></w:r></w:ins><w:r><w:rPr></w:rPr><w:t>en la actividad 3.4</w:t></w:r><w:del w:id="18481" w:author="Unknown Author" w:date="2026-10-30T04:17:53Z"><w:r><w:rPr></w:rPr><w:delText>. La IES custodia el modelo</w:delText></w:r></w:del><w:r><w:rPr></w:rPr><w:t>. Los controles de calidad son la colocalización con la referencia y las métricas de cada compuerta. Hevner et al. (2004) exigen describir un artefacto con detalle suficiente para que otros lo reproduzcan y lo evalúen. La documentación técnica y el diccionario de datos cumplen esa exigencia.</w:t></w:r><w:bookmarkEnd w:id="281"/></w:p><w:p><w:pPr><w:pStyle w:val="Heading2"/><w:rPr></w:rPr></w:pPr><w:bookmarkStart w:id="283" w:name="residuos-electrónicos"/><w:r><w:rPr></w:rPr><w:t>25.6 Residuos electrónicos</w:t></w:r></w:p><w:p><w:pPr><w:pStyle w:val="FirstParagraph"/><w:rPr></w:rPr></w:pPr><w:r><w:rPr></w:rPr><w:t xml:space="preserve">El proyecto adquiere 120 nodos, 11 gateways, módulos satelitales, kits solares y baterías, y los equipos del laboratorio de modelación. Esos equipos generan residuos electrónicos al final de su vida útil. El proyecto reduce el residuo con tres medidas. La reserva de 20 nodos y un gateway evita compras de reposición innecesarias. La hoja de vida de cada nodo y el manual de reactivación prolongan su uso. Los nodos retirados de un sitio se reutilizan en otro. Al cierre, las entidades custodias asumen la gestión posconsumo de los equipos que reciben, y el convenio de custodia lo establece. Los residuos se entregan a un gestor autorizado </w:t></w:r><w:r><w:rPr><w:color w:val="00B050"/></w:rPr><w:t>[Diligenciar: gestor autorizado de residuos electrónicos y baterías]</w:t></w:r><w:r><w:rPr></w:rPr><w:t>. Los filtros y los consumibles del análisis gravimétrico los gestiona el laboratorio acreditado.</w:t></w:r><w:bookmarkEnd w:id="283"/></w:p><w:p><w:pPr><w:pStyle w:val="Heading2"/><w:rPr></w:rPr></w:pPr><w:bookmarkStart w:id="284" w:name="aval-del-comité-de-ética"/><w:r><w:rPr></w:rPr><w:t>25.7 Aval del comité de ética</w:t></w:r></w:p><w:p><w:pPr><w:pStyle w:val="FirstParagraph"/><w:rPr></w:rPr></w:pPr><w:r><w:rPr></w:rPr><w:t xml:space="preserve">El numeral 10.10 de los TdR pide el aval del Comité de Ética de la Investigación o de Bioética cuando aplica. El proyecto no incluye experimentación con personas, muestras biológicas, animales ni intervenciones en salud. Incluye la participación de personas en talleres y encuestas, que no implica riesgo físico, y un tratamiento mínimo de datos personales. Con esos rasgos, la formulación considera que el aval no es obligatorio. La determinación corresponde al comité de ética de la </w:t></w:r><w:ins w:id="18482" w:author="Unknown Author" w:date="2026-10-30T04:17:53Z"><w:r><w:rPr></w:rPr><w:t xml:space="preserve">Universidad Santo Tomás </w:t></w:r></w:ins><w:del w:id="18483" w:author="Unknown Author" w:date="2026-10-30T04:17:53Z"><w:r><w:rPr></w:rPr><w:delText xml:space="preserve">IES ejecutora </w:delText></w:r></w:del><w:r><w:rPr><w:color w:val="00B050"/></w:rPr><w:t xml:space="preserve">[Diligenciar: determinación del comité de ética de la </w:t></w:r><w:ins w:id="18484" w:author="Unknown Author" w:date="2026-10-30T04:17:53Z"><w:r><w:rPr><w:color w:val="00B050"/></w:rPr><w:t>Universidad Santo Tomás</w:t></w:r></w:ins><w:del w:id="18485" w:author="Unknown Author" w:date="2026-10-30T04:17:53Z"><w:r><w:rPr><w:color w:val="00B050"/></w:rPr><w:delText>IES</w:delText></w:r></w:del><w:r><w:rPr><w:color w:val="00B050"/></w:rPr><w:t>]</w:t></w:r><w:r><w:rPr></w:rPr><w:t>.</w:t></w:r></w:p><w:p><w:pPr><w:pStyle w:val="BodyText"/><w:rPr></w:rPr></w:pPr><w:r><w:rPr></w:rPr><w:t xml:space="preserve">Si los evaluadores determinan que el aval es obligatorio y no se cargó, el proyecto se rechaza (numeral 11.6 de los TdR). Por eso la </w:t></w:r><w:ins w:id="18486" w:author="Unknown Author" w:date="2026-10-30T04:17:53Z"><w:r><w:rPr></w:rPr><w:t>universidad</w:t></w:r></w:ins><w:del w:id="18487" w:author="Unknown Author" w:date="2026-10-30T04:17:53Z"><w:r><w:rPr></w:rPr><w:delText>IES</w:delText></w:r></w:del><w:r><w:rPr></w:rPr><w:t xml:space="preserve"> no espera al acta de inicio. Solicita al comité </w:t></w:r><w:ins w:id="18488" w:author="Unknown Author" w:date="2026-10-30T04:17:53Z"><w:r><w:rPr></w:rPr><w:t xml:space="preserve">de ética </w:t></w:r></w:ins><w:r><w:rPr></w:rPr><w:t xml:space="preserve">su aval o su determinación escrita de que el proyecto no lo requiere. Carga ese documento con la postulación </w:t></w:r><w:r><w:rPr><w:color w:val="00B050"/></w:rPr><w:t>[Diligenciar: aval o determinación escrita del comité</w:t></w:r><w:ins w:id="18489" w:author="Unknown Author" w:date="2026-10-30T04:17:53Z"><w:r><w:rPr><w:color w:val="00B050"/></w:rPr><w:t xml:space="preserve"> de ética</w:t></w:r></w:ins><w:r><w:rPr><w:color w:val="00B050"/></w:rPr><w:t>]</w:t></w:r><w:r><w:rPr></w:rPr><w:t xml:space="preserve">. Cuando el aval aplica, adjunta el acto administrativo de conformación del comité, como pide el numeral 10.10 (Secretaría Técnica de la Convocatoria 56, 2026). Si la </w:t></w:r><w:ins w:id="18490" w:author="Unknown Author" w:date="2026-10-30T04:17:53Z"><w:r><w:rPr></w:rPr><w:t>universidad</w:t></w:r></w:ins><w:del w:id="18491" w:author="Unknown Author" w:date="2026-10-30T04:17:53Z"><w:r><w:rPr></w:rPr><w:delText>IES</w:delText></w:r></w:del><w:r><w:rPr></w:rPr><w:t xml:space="preserve"> no cuenta con comité</w:t></w:r><w:ins w:id="18492" w:author="Unknown Author" w:date="2026-10-30T04:17:53Z"><w:r><w:rPr></w:rPr><w:t xml:space="preserve"> de ética</w:t></w:r></w:ins><w:r><w:rPr></w:rPr><w:t>, solicita el aval a otra entidad que lo tenga. El protocolo de participación y el de consentimiento se someten a esa revisión. El estado del aval se informa en la sección 27.</w:t></w:r><w:bookmarkEnd w:id="272"/><w:bookmarkEnd w:id="284"/></w:p><w:p><w:pPr><w:pStyle w:val="Heading1"/><w:rPr></w:rPr></w:pPr><w:bookmarkStart w:id="285" w:name="X5fd263d41ce508b94d9d1994bbc9bc82074d724"/><w:r><w:rPr></w:rPr><w:t>26. IDONEIDAD Y TRAYECTORIA DE LA ENTIDAD PROPONENTE Y DEMÁS PARTICIPANTES</w:t></w:r></w:p><w:p><w:pPr><w:pStyle w:val="FirstParagraph"/><w:rPr></w:rPr></w:pPr><w:r><w:rPr></w:rPr><w:t xml:space="preserve">Esta sección describe a los cuatro integrantes de la alianza, lo que aporta cada uno y la evidencia que respalda su idoneidad. La alianza excede el mínimo de tres integrantes que fija el numeral 3 de los términos de referencia (TdR) de la Convocatoria 56 (Ministerio de Ciencia, Tecnología e Innovación [MinCiencias], 2026). </w:t></w:r><w:ins w:id="18493" w:author="Unknown Author" w:date="2026-10-30T04:17:53Z"><w:r><w:rPr></w:rPr><w:t>La entidad proponente es la Universidad Santo Tomás, sede Villavicencio. Las entidades aliadas 1, 2 y 3 son el Municipio de Manizales, el Municipio de Calarcá y Avanciencia. Avanciencia es una oficina de transferencia de resultados de investigación (OTRI) del Sistema Nacional de Ciencia, Tecnología e Innovación (SNCTI). Gestión y Medio Ambiente participa como actor técnico externo y no integra la alianza. Los</w:t></w:r></w:ins><w:del w:id="18494" w:author="Unknown Author" w:date="2026-10-30T04:17:53Z"><w:r><w:rPr></w:rPr><w:delText>Reúne a la universidad proponente y a un municipio aliado. Reúne también a un actor del Sistema Nacional de Ciencia, Tecnología e Innovación (SNCTI) y a una empresa tecnológica. La plantilla del Anexo 2 los numera como entidad proponente y entidades aliadas 1, 2 y 3. En esta alianza las aliadas son, en ese orden, el municipio, el actor del SNCTI y la empresa tecnológica. Los nombres, los</w:delText></w:r></w:del><w:r><w:rPr></w:rPr><w:t xml:space="preserve"> datos de trayectoria y los soportes no se aportaron para esta formulación. Llevan la marca </w:t></w:r><w:r><w:rPr><w:color w:val="00B050"/></w:rPr><w:t>[Diligenciar: descripción del dato]</w:t></w:r><w:r><w:rPr></w:rPr><w:t xml:space="preserve"> y se completan antes de radicar. La sección no atribuye experiencia ni categorías a ninguna entidad.</w:t></w:r></w:p><w:p><w:pPr><w:pStyle w:val="BodyText"/><w:rPr></w:rPr></w:pPr><w:r><w:rPr></w:rPr><w:t>Los TdR exigen que cada integrante asuma al menos una actividad o una contribución directa a un producto. Exigen también que designe un responsable institucional y que aporte una contrapartida cuantificada, en efectivo o en especie. El proyecto debe identificar quién ejecuta y administra, quién aporta la capacidad científico-tecnológica y quién asume la responsabilidad territorial. En esta alianza la universidad ejecuta y administra. La universidad</w:t></w:r><w:ins w:id="18495" w:author="Unknown Author" w:date="2026-10-30T04:17:53Z"><w:r><w:rPr></w:rPr><w:t xml:space="preserve"> aporta la </w:t></w:r></w:ins><w:del w:id="18496" w:author="Unknown Author" w:date="2026-10-30T04:17:53Z"><w:r><w:rPr></w:rPr><w:delText xml:space="preserve">, el actor del SNCTI y la empresa aportan la </w:delText></w:r></w:del><w:r><w:rPr></w:rPr><w:t>capacidad científico-tecnológica</w:t></w:r><w:ins w:id="18497" w:author="Unknown Author" w:date="2026-10-30T04:17:53Z"><w:r><w:rPr></w:rPr><w:t>, y Avanciencia aporta la capacidad de transferencia. Los dos municipios asumen</w:t></w:r></w:ins><w:del w:id="18498" w:author="Unknown Author" w:date="2026-10-30T04:17:53Z"><w:r><w:rPr></w:rPr><w:delText>. El municipio asume</w:delText></w:r></w:del><w:r><w:rPr></w:rPr><w:t xml:space="preserve"> la responsabilidad territorial. La asignación de actividades no implica que los integrantes reciban recursos del Sistema General de Regalías (SGR). La ejecución presupuestal está a cargo de la universidad, como entidad ejecutora.</w:t></w:r></w:p><w:p><w:pPr><w:pStyle w:val="Heading2"/><w:rPr></w:rPr></w:pPr><w:bookmarkStart w:id="286" w:name="X45a015265b80566a3455de4fd8b6c41f234d8da"/><w:r><w:rPr></w:rPr><w:t>26.1 Aportes individuales de los integrantes de la alianza</w:t></w:r></w:p><w:p><w:pPr><w:pStyle w:val="FirstParagraph"/><w:rPr></w:rPr></w:pPr><w:r><w:rPr></w:rPr><w:t>Los aportes de la alianza son individuales y de tres clases: financieros, técnicos o tecnológicos y de talento humano de alto nivel. La Tabla 26.1 asigna cada clase a quien la aporta. Cada integrante aporta al menos una clase, como exigen los TdR. Teece (1986) sostiene que el valor de una innovación depende de los activos complementarios que la acompañan. Chesbrough (2003) sostiene que combinar rutas internas y externas amplía el valor capturado. La alianza reúne esos activos en cuatro entidades</w:t></w:r><w:ins w:id="18499" w:author="Unknown Author" w:date="2026-10-30T04:17:53Z"><w:r><w:rPr></w:rPr><w:t>. La universidad aporta laboratorios, talento investigador y tecnología. Avanciencia aporta la gestión de la transferencia. Los dos municipios aportan el</w:t></w:r></w:ins><w:del w:id="18500" w:author="Unknown Author" w:date="2026-10-30T04:17:53Z"><w:r><w:rPr></w:rPr><w:delText>: laboratorios y talento investigador, capacidad metrológica, plataforma y nube, y</w:delText></w:r></w:del><w:r><w:rPr></w:rPr><w:t xml:space="preserve"> acceso al territorio.</w:t></w:r></w:p><w:p><w:pPr><w:pStyle w:val="TablaRotulo"/><w:rPr></w:rPr></w:pPr><w:bookmarkStart w:id="287" w:name="rot_Tabla_26_1"/><w:r><w:rPr><w:b/><w:bCs/></w:rPr><w:t>Tabla 26.1</w:t></w:r><w:bookmarkEnd w:id="287"/></w:p><w:p><w:pPr><w:pStyle w:val="TablaTitulo"/><w:rPr></w:rPr></w:pPr><w:r><w:rPr><w:i/><w:iCs/></w:rPr><w:t>Aportes financieros, técnicos o tecnológicos y de talento humano de cada integrante</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323"/><w:gridCol w:w="1991"/><w:gridCol w:w="2653"/><w:gridCol w:w="2986"/></w:tblGrid><w:tr><w:trPr><w:tblHeader w:val="true"/><w:ins w:id="18501" w:author="Unknown Author" w:date="2026-10-30T04:17:53Z"/><w:cantSplit w:val="true"/></w:trPr><w:tc><w:tcPr><w:tcW w:w="232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8503" w:author="Unknown Author" w:date="2026-10-30T04:17:53Z"></w:ins></w:rPr></w:pPr><w:ins w:id="18502" w:author="Unknown Author" w:date="2026-10-30T04:17:53Z"><w:r><w:rPr><w:b/><w:kern w:val="0"/><w:szCs w:val="24"/><w:lang w:val="es-CO" w:eastAsia="en-US" w:bidi="ar-SA"/></w:rPr><w:t>Integrante</w:t></w:r></w:ins></w:p></w:tc><w:tc><w:tcPr><w:tcW w:w="199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8505" w:author="Unknown Author" w:date="2026-10-30T04:17:53Z"></w:ins></w:rPr></w:pPr><w:ins w:id="18504" w:author="Unknown Author" w:date="2026-10-30T04:17:53Z"><w:r><w:rPr><w:b/><w:kern w:val="0"/><w:szCs w:val="24"/><w:lang w:val="es-CO" w:eastAsia="en-US" w:bidi="ar-SA"/></w:rPr><w:t>Aporte financiero</w:t></w:r></w:ins></w:p></w:tc><w:tc><w:tcPr><w:tcW w:w="265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8507" w:author="Unknown Author" w:date="2026-10-30T04:17:53Z"></w:ins></w:rPr></w:pPr><w:ins w:id="18506" w:author="Unknown Author" w:date="2026-10-30T04:17:53Z"><w:r><w:rPr><w:b/><w:kern w:val="0"/><w:szCs w:val="24"/><w:lang w:val="es-CO" w:eastAsia="en-US" w:bidi="ar-SA"/></w:rPr><w:t>Aporte técnico o tecnológico</w:t></w:r></w:ins></w:p></w:tc><w:tc><w:tcPr><w:tcW w:w="2986"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8509" w:author="Unknown Author" w:date="2026-10-30T04:17:53Z"></w:ins></w:rPr></w:pPr><w:ins w:id="18508" w:author="Unknown Author" w:date="2026-10-30T04:17:53Z"><w:r><w:rPr><w:b/><w:kern w:val="0"/><w:szCs w:val="24"/><w:lang w:val="es-CO" w:eastAsia="en-US" w:bidi="ar-SA"/></w:rPr><w:t>Talento humano de alto nivel</w:t></w:r></w:ins></w:p></w:tc></w:tr><w:tr><w:trPr><w:ins w:id="18510" w:author="Unknown Author" w:date="2026-10-30T04:17:53Z"/><w:cantSplit w:val="true"/></w:trPr><w:tc><w:tcPr><w:tcW w:w="2323" w:type="dxa"/><w:tcBorders></w:tcBorders></w:tcPr><w:p><w:pPr><w:pStyle w:val="Tabla9"/><w:widowControl/><w:jc w:val="left"/><w:rPr><w:kern w:val="0"/><w:szCs w:val="24"/><w:lang w:val="es-CO" w:eastAsia="en-US" w:bidi="ar-SA"/><w:ins w:id="18512" w:author="Unknown Author" w:date="2026-10-30T04:17:53Z"></w:ins></w:rPr></w:pPr><w:ins w:id="18511" w:author="Unknown Author" w:date="2026-10-30T04:17:53Z"><w:r><w:rPr><w:kern w:val="0"/><w:szCs w:val="24"/><w:lang w:val="es-CO" w:eastAsia="en-US" w:bidi="ar-SA"/></w:rPr><w:t>Universidad Santo Tomás, sede Villavicencio (proponente)</w:t></w:r></w:ins></w:p></w:tc><w:tc><w:tcPr><w:tcW w:w="1991" w:type="dxa"/><w:tcBorders></w:tcBorders></w:tcPr><w:p><w:pPr><w:pStyle w:val="Tabla9"/><w:widowControl/><w:jc w:val="left"/><w:rPr><w:kern w:val="0"/><w:szCs w:val="24"/><w:lang w:val="es-CO" w:eastAsia="en-US" w:bidi="ar-SA"/><w:ins w:id="18514" w:author="Unknown Author" w:date="2026-10-30T04:17:53Z"></w:ins></w:rPr></w:pPr><w:ins w:id="18513" w:author="Unknown Author" w:date="2026-10-30T04:17:53Z"><w:r><w:rPr><w:kern w:val="0"/><w:szCs w:val="24"/><w:lang w:val="es-CO" w:eastAsia="en-US" w:bidi="ar-SA"/></w:rPr><w:t>Sin aporte en efectivo; ejecuta y administra los recursos del SGR</w:t></w:r></w:ins></w:p></w:tc><w:tc><w:tcPr><w:tcW w:w="2653" w:type="dxa"/><w:tcBorders></w:tcBorders></w:tcPr><w:p><w:pPr><w:pStyle w:val="Tabla9"/><w:widowControl/><w:jc w:val="left"/><w:rPr><w:kern w:val="0"/><w:szCs w:val="24"/><w:lang w:val="es-CO" w:eastAsia="en-US" w:bidi="ar-SA"/><w:ins w:id="18516" w:author="Unknown Author" w:date="2026-10-30T04:17:53Z"></w:ins></w:rPr></w:pPr><w:ins w:id="18515" w:author="Unknown Author" w:date="2026-10-30T04:17:53Z"><w:r><w:rPr><w:kern w:val="0"/><w:szCs w:val="24"/><w:lang w:val="es-CO" w:eastAsia="en-US" w:bidi="ar-SA"/></w:rPr><w:t>Uso de laboratorios y equipos de la universidad (300.000.000 COP en especie) y espacio, energía y soporte del laboratorio de modelación (144.000.000 COP en especie)</w:t></w:r></w:ins></w:p></w:tc><w:tc><w:tcPr><w:tcW w:w="2986" w:type="dxa"/><w:tcBorders></w:tcBorders></w:tcPr><w:p><w:pPr><w:pStyle w:val="Tabla9"/><w:widowControl/><w:jc w:val="left"/><w:rPr><w:kern w:val="0"/><w:szCs w:val="24"/><w:lang w:val="es-CO" w:eastAsia="en-US" w:bidi="ar-SA"/><w:ins w:id="18518" w:author="Unknown Author" w:date="2026-10-30T04:17:53Z"></w:ins></w:rPr></w:pPr><w:ins w:id="18517" w:author="Unknown Author" w:date="2026-10-30T04:17:53Z"><w:r><w:rPr><w:kern w:val="0"/><w:szCs w:val="24"/><w:lang w:val="es-CO" w:eastAsia="en-US" w:bidi="ar-SA"/></w:rPr><w:t>Investigador principal al 50 % (350.000.000 COP), coinvestigador técnico al 30 % (250.000.000 COP) y coinvestigadores de ambiente y ciencias sociales al 20 % (200.000.000 COP)</w:t></w:r></w:ins></w:p></w:tc></w:tr><w:tr><w:trPr><w:ins w:id="18519" w:author="Unknown Author" w:date="2026-10-30T04:17:53Z"/><w:cantSplit w:val="true"/></w:trPr><w:tc><w:tcPr><w:tcW w:w="2323" w:type="dxa"/><w:tcBorders></w:tcBorders><w:shd w:color="auto" w:fill="F7F7F7" w:val="clear"/></w:tcPr><w:p><w:pPr><w:pStyle w:val="Tabla9"/><w:widowControl/><w:jc w:val="left"/><w:rPr><w:kern w:val="0"/><w:szCs w:val="24"/><w:lang w:val="es-CO" w:eastAsia="en-US" w:bidi="ar-SA"/><w:ins w:id="18521" w:author="Unknown Author" w:date="2026-10-30T04:17:53Z"></w:ins></w:rPr></w:pPr><w:ins w:id="18520" w:author="Unknown Author" w:date="2026-10-30T04:17:53Z"><w:r><w:rPr><w:kern w:val="0"/><w:szCs w:val="24"/><w:lang w:val="es-CO" w:eastAsia="en-US" w:bidi="ar-SA"/></w:rPr><w:t>Municipio de Manizales</w:t></w:r></w:ins></w:p></w:tc><w:tc><w:tcPr><w:tcW w:w="1991" w:type="dxa"/><w:tcBorders></w:tcBorders><w:shd w:color="auto" w:fill="F7F7F7" w:val="clear"/></w:tcPr><w:p><w:pPr><w:pStyle w:val="Tabla9"/><w:widowControl/><w:jc w:val="left"/><w:rPr><w:kern w:val="0"/><w:szCs w:val="24"/><w:lang w:val="es-CO" w:eastAsia="en-US" w:bidi="ar-SA"/><w:ins w:id="18523" w:author="Unknown Author" w:date="2026-10-30T04:17:53Z"></w:ins></w:rPr></w:pPr><w:ins w:id="18522" w:author="Unknown Author" w:date="2026-10-30T04:17:53Z"><w:r><w:rPr><w:kern w:val="0"/><w:szCs w:val="24"/><w:lang w:val="es-CO" w:eastAsia="en-US" w:bidi="ar-SA"/></w:rPr><w:t>Sin aporte en efectivo</w:t></w:r></w:ins></w:p></w:tc><w:tc><w:tcPr><w:tcW w:w="2653" w:type="dxa"/><w:tcBorders></w:tcBorders><w:shd w:color="auto" w:fill="F7F7F7" w:val="clear"/></w:tcPr><w:p><w:pPr><w:pStyle w:val="Tabla9"/><w:widowControl/><w:jc w:val="left"/><w:rPr><w:kern w:val="0"/><w:szCs w:val="24"/><w:lang w:val="es-CO" w:eastAsia="en-US" w:bidi="ar-SA"/><w:ins w:id="18525" w:author="Unknown Author" w:date="2026-10-30T04:17:53Z"></w:ins></w:rPr></w:pPr><w:ins w:id="18524" w:author="Unknown Author" w:date="2026-10-30T04:17:53Z"><w:r><w:rPr><w:kern w:val="0"/><w:szCs w:val="24"/><w:lang w:val="es-CO" w:eastAsia="en-US" w:bidi="ar-SA"/></w:rPr><w:t>Logística de acceso a los sitios de Manizales, dentro de los 60.000.000 COP en especie</w:t></w:r></w:ins></w:p></w:tc><w:tc><w:tcPr><w:tcW w:w="2986" w:type="dxa"/><w:tcBorders></w:tcBorders><w:shd w:color="auto" w:fill="F7F7F7" w:val="clear"/></w:tcPr><w:p><w:pPr><w:pStyle w:val="Tabla9"/><w:widowControl/><w:jc w:val="left"/><w:rPr><w:kern w:val="0"/><w:szCs w:val="24"/><w:lang w:val="es-CO" w:eastAsia="en-US" w:bidi="ar-SA"/><w:ins w:id="18527" w:author="Unknown Author" w:date="2026-10-30T04:17:53Z"></w:ins></w:rPr></w:pPr><w:ins w:id="18526" w:author="Unknown Author" w:date="2026-10-30T04:17:53Z"><w:r><w:rPr><w:kern w:val="0"/><w:szCs w:val="24"/><w:lang w:val="es-CO" w:eastAsia="en-US" w:bidi="ar-SA"/></w:rPr><w:t>Profesionales de gestión del riesgo, dentro de los 60.000.000 COP en especie (propuesta pendiente de certificación)</w:t></w:r></w:ins></w:p></w:tc></w:tr><w:tr><w:trPr><w:ins w:id="18528" w:author="Unknown Author" w:date="2026-10-30T04:17:53Z"/><w:cantSplit w:val="true"/></w:trPr><w:tc><w:tcPr><w:tcW w:w="2323" w:type="dxa"/><w:tcBorders></w:tcBorders></w:tcPr><w:p><w:pPr><w:pStyle w:val="Tabla9"/><w:widowControl/><w:jc w:val="left"/><w:rPr><w:kern w:val="0"/><w:szCs w:val="24"/><w:lang w:val="es-CO" w:eastAsia="en-US" w:bidi="ar-SA"/><w:ins w:id="18530" w:author="Unknown Author" w:date="2026-10-30T04:17:53Z"></w:ins></w:rPr></w:pPr><w:ins w:id="18529" w:author="Unknown Author" w:date="2026-10-30T04:17:53Z"><w:r><w:rPr><w:kern w:val="0"/><w:szCs w:val="24"/><w:lang w:val="es-CO" w:eastAsia="en-US" w:bidi="ar-SA"/></w:rPr><w:t>Municipio de Calarcá</w:t></w:r></w:ins></w:p></w:tc><w:tc><w:tcPr><w:tcW w:w="1991" w:type="dxa"/><w:tcBorders></w:tcBorders></w:tcPr><w:p><w:pPr><w:pStyle w:val="Tabla9"/><w:widowControl/><w:jc w:val="left"/><w:rPr><w:kern w:val="0"/><w:szCs w:val="24"/><w:lang w:val="es-CO" w:eastAsia="en-US" w:bidi="ar-SA"/><w:ins w:id="18532" w:author="Unknown Author" w:date="2026-10-30T04:17:53Z"></w:ins></w:rPr></w:pPr><w:ins w:id="18531" w:author="Unknown Author" w:date="2026-10-30T04:17:53Z"><w:r><w:rPr><w:kern w:val="0"/><w:szCs w:val="24"/><w:lang w:val="es-CO" w:eastAsia="en-US" w:bidi="ar-SA"/></w:rPr><w:t>Sin aporte en efectivo</w:t></w:r></w:ins></w:p></w:tc><w:tc><w:tcPr><w:tcW w:w="2653" w:type="dxa"/><w:tcBorders></w:tcBorders></w:tcPr><w:p><w:pPr><w:pStyle w:val="Tabla9"/><w:widowControl/><w:jc w:val="left"/><w:rPr><w:kern w:val="0"/><w:szCs w:val="24"/><w:lang w:val="es-CO" w:eastAsia="en-US" w:bidi="ar-SA"/><w:ins w:id="18534" w:author="Unknown Author" w:date="2026-10-30T04:17:53Z"></w:ins></w:rPr></w:pPr><w:ins w:id="18533" w:author="Unknown Author" w:date="2026-10-30T04:17:53Z"><w:r><w:rPr><w:kern w:val="0"/><w:szCs w:val="24"/><w:lang w:val="es-CO" w:eastAsia="en-US" w:bidi="ar-SA"/></w:rPr><w:t>Logística de acceso a los sitios de Calarcá, dentro de los 60.000.000 COP en especie</w:t></w:r></w:ins></w:p></w:tc><w:tc><w:tcPr><w:tcW w:w="2986" w:type="dxa"/><w:tcBorders></w:tcBorders></w:tcPr><w:p><w:pPr><w:pStyle w:val="Tabla9"/><w:widowControl/><w:jc w:val="left"/><w:rPr><w:kern w:val="0"/><w:szCs w:val="24"/><w:lang w:val="es-CO" w:eastAsia="en-US" w:bidi="ar-SA"/><w:ins w:id="18536" w:author="Unknown Author" w:date="2026-10-30T04:17:53Z"></w:ins></w:rPr></w:pPr><w:ins w:id="18535" w:author="Unknown Author" w:date="2026-10-30T04:17:53Z"><w:r><w:rPr><w:kern w:val="0"/><w:szCs w:val="24"/><w:lang w:val="es-CO" w:eastAsia="en-US" w:bidi="ar-SA"/></w:rPr><w:t>Profesionales de gestión del riesgo, dentro de los 60.000.000 COP en especie (propuesta pendiente de certificación)</w:t></w:r></w:ins></w:p></w:tc></w:tr><w:tr><w:trPr><w:ins w:id="18537" w:author="Unknown Author" w:date="2026-10-30T04:17:53Z"/><w:cantSplit w:val="true"/></w:trPr><w:tc><w:tcPr><w:tcW w:w="2323" w:type="dxa"/><w:tcBorders><w:bottom w:val="single" w:sz="12" w:space="0" w:color="2A3439"/></w:tcBorders><w:shd w:color="auto" w:fill="F7F7F7" w:val="clear"/></w:tcPr><w:p><w:pPr><w:pStyle w:val="Tabla9"/><w:keepNext w:val="true"/><w:widowControl/><w:jc w:val="left"/><w:rPr><w:kern w:val="0"/><w:szCs w:val="24"/><w:lang w:val="es-CO" w:eastAsia="en-US" w:bidi="ar-SA"/><w:ins w:id="18539" w:author="Unknown Author" w:date="2026-10-30T04:17:53Z"></w:ins></w:rPr></w:pPr><w:ins w:id="18538" w:author="Unknown Author" w:date="2026-10-30T04:17:53Z"><w:r><w:rPr><w:kern w:val="0"/><w:szCs w:val="24"/><w:lang w:val="es-CO" w:eastAsia="en-US" w:bidi="ar-SA"/></w:rPr><w:t>Avanciencia</w:t></w:r></w:ins></w:p></w:tc><w:tc><w:tcPr><w:tcW w:w="1991" w:type="dxa"/><w:tcBorders><w:bottom w:val="single" w:sz="12" w:space="0" w:color="2A3439"/></w:tcBorders><w:shd w:color="auto" w:fill="F7F7F7" w:val="clear"/></w:tcPr><w:p><w:pPr><w:pStyle w:val="Tabla9"/><w:keepNext w:val="true"/><w:widowControl/><w:jc w:val="left"/><w:rPr><w:kern w:val="0"/><w:szCs w:val="24"/><w:lang w:val="es-CO" w:eastAsia="en-US" w:bidi="ar-SA"/><w:ins w:id="18541" w:author="Unknown Author" w:date="2026-10-30T04:17:53Z"></w:ins></w:rPr></w:pPr><w:ins w:id="18540" w:author="Unknown Author" w:date="2026-10-30T04:17:53Z"><w:r><w:rPr><w:kern w:val="0"/><w:szCs w:val="24"/><w:lang w:val="es-CO" w:eastAsia="en-US" w:bidi="ar-SA"/></w:rPr><w:t>Sin aporte en efectivo</w:t></w:r></w:ins></w:p></w:tc><w:tc><w:tcPr><w:tcW w:w="2653" w:type="dxa"/><w:tcBorders><w:bottom w:val="single" w:sz="12" w:space="0" w:color="2A3439"/></w:tcBorders><w:shd w:color="auto" w:fill="F7F7F7" w:val="clear"/></w:tcPr><w:p><w:pPr><w:pStyle w:val="Tabla9"/><w:keepNext w:val="true"/><w:widowControl/><w:jc w:val="left"/><w:rPr><w:kern w:val="0"/><w:szCs w:val="24"/><w:lang w:val="es-CO" w:eastAsia="en-US" w:bidi="ar-SA"/><w:ins w:id="18543" w:author="Unknown Author" w:date="2026-10-30T04:17:53Z"></w:ins></w:rPr></w:pPr><w:ins w:id="18542" w:author="Unknown Author" w:date="2026-10-30T04:17:53Z"><w:r><w:rPr><w:kern w:val="0"/><w:szCs w:val="24"/><w:lang w:val="es-CO" w:eastAsia="en-US" w:bidi="ar-SA"/></w:rPr><w:t>Vigilancia tecnológica, valoración y estructura de los convenios de transferencia y de custodia</w:t></w:r></w:ins></w:p></w:tc><w:tc><w:tcPr><w:tcW w:w="2986" w:type="dxa"/><w:tcBorders><w:bottom w:val="single" w:sz="12" w:space="0" w:color="2A3439"/></w:tcBorders><w:shd w:color="auto" w:fill="F7F7F7" w:val="clear"/></w:tcPr><w:p><w:pPr><w:pStyle w:val="Tabla9"/><w:keepNext w:val="true"/><w:widowControl/><w:jc w:val="left"/><w:rPr><w:kern w:val="0"/><w:szCs w:val="24"/><w:lang w:val="es-CO" w:eastAsia="en-US" w:bidi="ar-SA"/><w:ins w:id="18545" w:author="Unknown Author" w:date="2026-10-30T04:17:53Z"></w:ins></w:rPr></w:pPr><w:ins w:id="18544" w:author="Unknown Author" w:date="2026-10-30T04:17:53Z"><w:r><w:rPr><w:kern w:val="0"/><w:szCs w:val="24"/><w:lang w:val="es-CO" w:eastAsia="en-US" w:bidi="ar-SA"/></w:rPr><w:t>Horas de investigadores y del equipo de transferencia (150.000.000 COP en especie, propuesta pendiente de certificación)</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571"/><w:gridCol w:w="1990"/><w:gridCol w:w="2654"/><w:gridCol w:w="2738"/></w:tblGrid><w:tr><w:trPr><w:tblHeader w:val="true"/><w:del w:id="18546" w:author="Unknown Author" w:date="2026-10-30T04:17:53Z"/><w:cantSplit w:val="true"/></w:trPr><w:tc><w:tcPr><w:tcW w:w="257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8548" w:author="Unknown Author" w:date="2026-10-30T04:17:53Z"></w:del></w:rPr></w:pPr><w:del w:id="18547" w:author="Unknown Author" w:date="2026-10-30T04:17:53Z"><w:r><w:rPr><w:b/><w:kern w:val="0"/><w:szCs w:val="24"/><w:lang w:val="es-CO" w:eastAsia="en-US" w:bidi="ar-SA"/></w:rPr><w:delText>Integrante</w:delText></w:r></w:del></w:p></w:tc><w:tc><w:tcPr><w:tcW w:w="199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8550" w:author="Unknown Author" w:date="2026-10-30T04:17:53Z"></w:del></w:rPr></w:pPr><w:del w:id="18549" w:author="Unknown Author" w:date="2026-10-30T04:17:53Z"><w:r><w:rPr><w:b/><w:kern w:val="0"/><w:szCs w:val="24"/><w:lang w:val="es-CO" w:eastAsia="en-US" w:bidi="ar-SA"/></w:rPr><w:delText>Aporte financiero</w:delText></w:r></w:del></w:p></w:tc><w:tc><w:tcPr><w:tcW w:w="265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8552" w:author="Unknown Author" w:date="2026-10-30T04:17:53Z"></w:del></w:rPr></w:pPr><w:del w:id="18551" w:author="Unknown Author" w:date="2026-10-30T04:17:53Z"><w:r><w:rPr><w:b/><w:kern w:val="0"/><w:szCs w:val="24"/><w:lang w:val="es-CO" w:eastAsia="en-US" w:bidi="ar-SA"/></w:rPr><w:delText>Aporte técnico o tecnológico</w:delText></w:r></w:del></w:p></w:tc><w:tc><w:tcPr><w:tcW w:w="273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8554" w:author="Unknown Author" w:date="2026-10-30T04:17:53Z"></w:del></w:rPr></w:pPr><w:del w:id="18553" w:author="Unknown Author" w:date="2026-10-30T04:17:53Z"><w:r><w:rPr><w:b/><w:kern w:val="0"/><w:szCs w:val="24"/><w:lang w:val="es-CO" w:eastAsia="en-US" w:bidi="ar-SA"/></w:rPr><w:delText>Talento humano de alto nivel</w:delText></w:r></w:del></w:p></w:tc></w:tr><w:tr><w:trPr><w:del w:id="18555" w:author="Unknown Author" w:date="2026-10-30T04:17:53Z"/><w:cantSplit w:val="true"/></w:trPr><w:tc><w:tcPr><w:tcW w:w="2571" w:type="dxa"/><w:tcBorders></w:tcBorders></w:tcPr><w:p><w:pPr><w:pStyle w:val="Tabla9"/><w:widowControl/><w:jc w:val="left"/><w:rPr><w:kern w:val="0"/><w:szCs w:val="24"/><w:lang w:val="es-CO" w:eastAsia="en-US" w:bidi="ar-SA"/><w:del w:id="18558" w:author="Unknown Author" w:date="2026-10-30T04:17:53Z"></w:del></w:rPr></w:pPr><w:del w:id="18556" w:author="Unknown Author" w:date="2026-10-30T04:17:53Z"><w:r><w:rPr><w:kern w:val="0"/><w:szCs w:val="24"/><w:lang w:val="es-CO" w:eastAsia="en-US" w:bidi="ar-SA"/></w:rPr><w:delText xml:space="preserve">Universidad proponente </w:delText></w:r></w:del><w:del w:id="18557" w:author="Unknown Author" w:date="2026-10-30T04:17:53Z"><w:r><w:rPr><w:color w:val="00B050"/><w:kern w:val="0"/><w:szCs w:val="24"/><w:lang w:val="es-CO" w:eastAsia="en-US" w:bidi="ar-SA"/></w:rPr><w:delText>[Diligenciar: nombre de la universidad ejecutora]</w:delText></w:r></w:del></w:p></w:tc><w:tc><w:tcPr><w:tcW w:w="1990" w:type="dxa"/><w:tcBorders></w:tcBorders></w:tcPr><w:p><w:pPr><w:pStyle w:val="Tabla9"/><w:widowControl/><w:jc w:val="left"/><w:rPr><w:kern w:val="0"/><w:szCs w:val="24"/><w:lang w:val="es-CO" w:eastAsia="en-US" w:bidi="ar-SA"/><w:del w:id="18560" w:author="Unknown Author" w:date="2026-10-30T04:17:53Z"></w:del></w:rPr></w:pPr><w:del w:id="18559" w:author="Unknown Author" w:date="2026-10-30T04:17:53Z"><w:r><w:rPr><w:kern w:val="0"/><w:szCs w:val="24"/><w:lang w:val="es-CO" w:eastAsia="en-US" w:bidi="ar-SA"/></w:rPr><w:delText>Sin aporte en efectivo; ejecuta y administra los recursos del SGR</w:delText></w:r></w:del></w:p></w:tc><w:tc><w:tcPr><w:tcW w:w="2654" w:type="dxa"/><w:tcBorders></w:tcBorders></w:tcPr><w:p><w:pPr><w:pStyle w:val="Tabla9"/><w:widowControl/><w:jc w:val="left"/><w:rPr><w:kern w:val="0"/><w:szCs w:val="24"/><w:lang w:val="es-CO" w:eastAsia="en-US" w:bidi="ar-SA"/><w:del w:id="18562" w:author="Unknown Author" w:date="2026-10-30T04:17:53Z"></w:del></w:rPr></w:pPr><w:del w:id="18561" w:author="Unknown Author" w:date="2026-10-30T04:17:53Z"><w:r><w:rPr><w:kern w:val="0"/><w:szCs w:val="24"/><w:lang w:val="es-CO" w:eastAsia="en-US" w:bidi="ar-SA"/></w:rPr><w:delText>Uso de laboratorios y equipos de la universidad (300.000.000 COP en especie) y espacio, energía y soporte del laboratorio de modelación (144.000.000 COP en especie)</w:delText></w:r></w:del></w:p></w:tc><w:tc><w:tcPr><w:tcW w:w="2738" w:type="dxa"/><w:tcBorders></w:tcBorders></w:tcPr><w:p><w:pPr><w:pStyle w:val="Tabla9"/><w:widowControl/><w:jc w:val="left"/><w:rPr><w:kern w:val="0"/><w:szCs w:val="24"/><w:lang w:val="es-CO" w:eastAsia="en-US" w:bidi="ar-SA"/><w:del w:id="18564" w:author="Unknown Author" w:date="2026-10-30T04:17:53Z"></w:del></w:rPr></w:pPr><w:del w:id="18563" w:author="Unknown Author" w:date="2026-10-30T04:17:53Z"><w:r><w:rPr><w:kern w:val="0"/><w:szCs w:val="24"/><w:lang w:val="es-CO" w:eastAsia="en-US" w:bidi="ar-SA"/></w:rPr><w:delText>Investigador principal al 50 % (350.000.000 COP), coinvestigador técnico al 30 % (250.000.000 COP) y coinvestigadores de ambiente y ciencias sociales al 20 % (200.000.000 COP)</w:delText></w:r></w:del></w:p></w:tc></w:tr><w:tr><w:trPr><w:del w:id="18565" w:author="Unknown Author" w:date="2026-10-30T04:17:53Z"/><w:cantSplit w:val="true"/></w:trPr><w:tc><w:tcPr><w:tcW w:w="2571" w:type="dxa"/><w:tcBorders></w:tcBorders><w:shd w:color="auto" w:fill="F7F7F7" w:val="clear"/></w:tcPr><w:p><w:pPr><w:pStyle w:val="Tabla9"/><w:widowControl/><w:jc w:val="left"/><w:rPr><w:kern w:val="0"/><w:szCs w:val="24"/><w:lang w:val="es-CO" w:eastAsia="en-US" w:bidi="ar-SA"/><w:del w:id="18568" w:author="Unknown Author" w:date="2026-10-30T04:17:53Z"></w:del></w:rPr></w:pPr><w:del w:id="18566" w:author="Unknown Author" w:date="2026-10-30T04:17:53Z"><w:r><w:rPr><w:kern w:val="0"/><w:szCs w:val="24"/><w:lang w:val="es-CO" w:eastAsia="en-US" w:bidi="ar-SA"/></w:rPr><w:delText xml:space="preserve">Municipio aliado </w:delText></w:r></w:del><w:del w:id="18567" w:author="Unknown Author" w:date="2026-10-30T04:17:53Z"><w:r><w:rPr><w:color w:val="00B050"/><w:kern w:val="0"/><w:szCs w:val="24"/><w:lang w:val="es-CO" w:eastAsia="en-US" w:bidi="ar-SA"/></w:rPr><w:delText>[Diligenciar: nombre del municipio aliado]</w:delText></w:r></w:del></w:p></w:tc><w:tc><w:tcPr><w:tcW w:w="1990" w:type="dxa"/><w:tcBorders></w:tcBorders><w:shd w:color="auto" w:fill="F7F7F7" w:val="clear"/></w:tcPr><w:p><w:pPr><w:pStyle w:val="Tabla9"/><w:widowControl/><w:jc w:val="left"/><w:rPr><w:kern w:val="0"/><w:szCs w:val="24"/><w:lang w:val="es-CO" w:eastAsia="en-US" w:bidi="ar-SA"/><w:del w:id="18570" w:author="Unknown Author" w:date="2026-10-30T04:17:53Z"></w:del></w:rPr></w:pPr><w:del w:id="18569" w:author="Unknown Author" w:date="2026-10-30T04:17:53Z"><w:r><w:rPr><w:kern w:val="0"/><w:szCs w:val="24"/><w:lang w:val="es-CO" w:eastAsia="en-US" w:bidi="ar-SA"/></w:rPr><w:delText>Sin aporte en efectivo</w:delText></w:r></w:del></w:p></w:tc><w:tc><w:tcPr><w:tcW w:w="2654" w:type="dxa"/><w:tcBorders></w:tcBorders><w:shd w:color="auto" w:fill="F7F7F7" w:val="clear"/></w:tcPr><w:p><w:pPr><w:pStyle w:val="Tabla9"/><w:widowControl/><w:jc w:val="left"/><w:rPr><w:kern w:val="0"/><w:szCs w:val="24"/><w:lang w:val="es-CO" w:eastAsia="en-US" w:bidi="ar-SA"/><w:del w:id="18572" w:author="Unknown Author" w:date="2026-10-30T04:17:53Z"></w:del></w:rPr></w:pPr><w:del w:id="18571" w:author="Unknown Author" w:date="2026-10-30T04:17:53Z"><w:r><w:rPr><w:kern w:val="0"/><w:szCs w:val="24"/><w:lang w:val="es-CO" w:eastAsia="en-US" w:bidi="ar-SA"/></w:rPr><w:delText>Logística de acceso a los sitios, dentro de los 120.000.000 COP en especie</w:delText></w:r></w:del></w:p></w:tc><w:tc><w:tcPr><w:tcW w:w="2738" w:type="dxa"/><w:tcBorders></w:tcBorders><w:shd w:color="auto" w:fill="F7F7F7" w:val="clear"/></w:tcPr><w:p><w:pPr><w:pStyle w:val="Tabla9"/><w:widowControl/><w:jc w:val="left"/><w:rPr><w:kern w:val="0"/><w:szCs w:val="24"/><w:lang w:val="es-CO" w:eastAsia="en-US" w:bidi="ar-SA"/><w:del w:id="18574" w:author="Unknown Author" w:date="2026-10-30T04:17:53Z"></w:del></w:rPr></w:pPr><w:del w:id="18573" w:author="Unknown Author" w:date="2026-10-30T04:17:53Z"><w:r><w:rPr><w:kern w:val="0"/><w:szCs w:val="24"/><w:lang w:val="es-CO" w:eastAsia="en-US" w:bidi="ar-SA"/></w:rPr><w:delText>Tres profesionales de gestión del riesgo al 20 % durante 24 meses, dentro de los 120.000.000 COP en especie (propuesta pendiente de certificación)</w:delText></w:r></w:del></w:p></w:tc></w:tr><w:tr><w:trPr><w:del w:id="18575" w:author="Unknown Author" w:date="2026-10-30T04:17:53Z"/><w:cantSplit w:val="true"/></w:trPr><w:tc><w:tcPr><w:tcW w:w="2571" w:type="dxa"/><w:tcBorders></w:tcBorders></w:tcPr><w:p><w:pPr><w:pStyle w:val="Tabla9"/><w:widowControl/><w:jc w:val="left"/><w:rPr><w:kern w:val="0"/><w:szCs w:val="24"/><w:lang w:val="es-CO" w:eastAsia="en-US" w:bidi="ar-SA"/><w:del w:id="18578" w:author="Unknown Author" w:date="2026-10-30T04:17:53Z"></w:del></w:rPr></w:pPr><w:del w:id="18576" w:author="Unknown Author" w:date="2026-10-30T04:17:53Z"><w:r><w:rPr><w:kern w:val="0"/><w:szCs w:val="24"/><w:lang w:val="es-CO" w:eastAsia="en-US" w:bidi="ar-SA"/></w:rPr><w:delText xml:space="preserve">Actor del SNCTI aliado </w:delText></w:r></w:del><w:del w:id="18577" w:author="Unknown Author" w:date="2026-10-30T04:17:53Z"><w:r><w:rPr><w:color w:val="00B050"/><w:kern w:val="0"/><w:szCs w:val="24"/><w:lang w:val="es-CO" w:eastAsia="en-US" w:bidi="ar-SA"/></w:rPr><w:delText>[Diligenciar: nombre y número de reconocimiento]</w:delText></w:r></w:del></w:p></w:tc><w:tc><w:tcPr><w:tcW w:w="1990" w:type="dxa"/><w:tcBorders></w:tcBorders></w:tcPr><w:p><w:pPr><w:pStyle w:val="Tabla9"/><w:widowControl/><w:jc w:val="left"/><w:rPr><w:kern w:val="0"/><w:szCs w:val="24"/><w:lang w:val="es-CO" w:eastAsia="en-US" w:bidi="ar-SA"/><w:del w:id="18580" w:author="Unknown Author" w:date="2026-10-30T04:17:53Z"></w:del></w:rPr></w:pPr><w:del w:id="18579" w:author="Unknown Author" w:date="2026-10-30T04:17:53Z"><w:r><w:rPr><w:kern w:val="0"/><w:szCs w:val="24"/><w:lang w:val="es-CO" w:eastAsia="en-US" w:bidi="ar-SA"/></w:rPr><w:delText>Sin aporte en efectivo</w:delText></w:r></w:del></w:p></w:tc><w:tc><w:tcPr><w:tcW w:w="2654" w:type="dxa"/><w:tcBorders></w:tcBorders></w:tcPr><w:p><w:pPr><w:pStyle w:val="Tabla9"/><w:widowControl/><w:jc w:val="left"/><w:rPr><w:kern w:val="0"/><w:szCs w:val="24"/><w:lang w:val="es-CO" w:eastAsia="en-US" w:bidi="ar-SA"/><w:del w:id="18582" w:author="Unknown Author" w:date="2026-10-30T04:17:53Z"></w:del></w:rPr></w:pPr><w:del w:id="18581" w:author="Unknown Author" w:date="2026-10-30T04:17:53Z"><w:r><w:rPr><w:kern w:val="0"/><w:szCs w:val="24"/><w:lang w:val="es-CO" w:eastAsia="en-US" w:bidi="ar-SA"/></w:rPr><w:delText>Uso de laboratorio del actor del SNCTI, en especie</w:delText></w:r></w:del></w:p></w:tc><w:tc><w:tcPr><w:tcW w:w="2738" w:type="dxa"/><w:tcBorders></w:tcBorders></w:tcPr><w:p><w:pPr><w:pStyle w:val="Tabla9"/><w:widowControl/><w:jc w:val="left"/><w:rPr><w:kern w:val="0"/><w:szCs w:val="24"/><w:lang w:val="es-CO" w:eastAsia="en-US" w:bidi="ar-SA"/><w:del w:id="18585" w:author="Unknown Author" w:date="2026-10-30T04:17:53Z"></w:del></w:rPr></w:pPr><w:del w:id="18583" w:author="Unknown Author" w:date="2026-10-30T04:17:53Z"><w:r><w:rPr><w:kern w:val="0"/><w:szCs w:val="24"/><w:lang w:val="es-CO" w:eastAsia="en-US" w:bidi="ar-SA"/></w:rPr><w:delText xml:space="preserve">Horas de investigadores del actor del SNCTI, en especie </w:delText></w:r></w:del><w:del w:id="18584" w:author="Unknown Author" w:date="2026-10-30T04:17:53Z"><w:r><w:rPr><w:color w:val="00B050"/><w:kern w:val="0"/><w:szCs w:val="24"/><w:lang w:val="es-CO" w:eastAsia="en-US" w:bidi="ar-SA"/></w:rPr><w:delText>[Diligenciar: valor certificado del aporte del actor del SNCTI]</w:delText></w:r></w:del></w:p></w:tc></w:tr><w:tr><w:trPr><w:del w:id="18586" w:author="Unknown Author" w:date="2026-10-30T04:17:53Z"/><w:cantSplit w:val="true"/></w:trPr><w:tc><w:tcPr><w:tcW w:w="2571" w:type="dxa"/><w:tcBorders><w:bottom w:val="single" w:sz="12" w:space="0" w:color="2A3439"/></w:tcBorders><w:shd w:color="auto" w:fill="F7F7F7" w:val="clear"/></w:tcPr><w:p><w:pPr><w:pStyle w:val="Tabla9"/><w:keepNext w:val="true"/><w:widowControl/><w:jc w:val="left"/><w:rPr><w:kern w:val="0"/><w:szCs w:val="24"/><w:lang w:val="es-CO" w:eastAsia="en-US" w:bidi="ar-SA"/><w:del w:id="18589" w:author="Unknown Author" w:date="2026-10-30T04:17:53Z"></w:del></w:rPr></w:pPr><w:del w:id="18587" w:author="Unknown Author" w:date="2026-10-30T04:17:53Z"><w:r><w:rPr><w:kern w:val="0"/><w:szCs w:val="24"/><w:lang w:val="es-CO" w:eastAsia="en-US" w:bidi="ar-SA"/></w:rPr><w:delText xml:space="preserve">Empresa tecnológica </w:delText></w:r></w:del><w:del w:id="18588" w:author="Unknown Author" w:date="2026-10-30T04:17:53Z"><w:r><w:rPr><w:color w:val="00B050"/><w:kern w:val="0"/><w:szCs w:val="24"/><w:lang w:val="es-CO" w:eastAsia="en-US" w:bidi="ar-SA"/></w:rPr><w:delText>[Diligenciar: razón social de la empresa]</w:delText></w:r></w:del></w:p></w:tc><w:tc><w:tcPr><w:tcW w:w="1990" w:type="dxa"/><w:tcBorders><w:bottom w:val="single" w:sz="12" w:space="0" w:color="2A3439"/></w:tcBorders><w:shd w:color="auto" w:fill="F7F7F7" w:val="clear"/></w:tcPr><w:p><w:pPr><w:pStyle w:val="Tabla9"/><w:keepNext w:val="true"/><w:widowControl/><w:jc w:val="left"/><w:rPr><w:kern w:val="0"/><w:szCs w:val="24"/><w:lang w:val="es-CO" w:eastAsia="en-US" w:bidi="ar-SA"/><w:del w:id="18591" w:author="Unknown Author" w:date="2026-10-30T04:17:53Z"></w:del></w:rPr></w:pPr><w:del w:id="18590" w:author="Unknown Author" w:date="2026-10-30T04:17:53Z"><w:r><w:rPr><w:kern w:val="0"/><w:szCs w:val="24"/><w:lang w:val="es-CO" w:eastAsia="en-US" w:bidi="ar-SA"/></w:rPr><w:delText>210.000.000 COP en efectivo para logística y viáticos de emergencia</w:delText></w:r></w:del></w:p></w:tc><w:tc><w:tcPr><w:tcW w:w="2654" w:type="dxa"/><w:tcBorders><w:bottom w:val="single" w:sz="12" w:space="0" w:color="2A3439"/></w:tcBorders><w:shd w:color="auto" w:fill="F7F7F7" w:val="clear"/></w:tcPr><w:p><w:pPr><w:pStyle w:val="Tabla9"/><w:keepNext w:val="true"/><w:widowControl/><w:jc w:val="left"/><w:rPr><w:kern w:val="0"/><w:szCs w:val="24"/><w:lang w:val="es-CO" w:eastAsia="en-US" w:bidi="ar-SA"/><w:del w:id="18593" w:author="Unknown Author" w:date="2026-10-30T04:17:53Z"></w:del></w:rPr></w:pPr><w:del w:id="18592" w:author="Unknown Author" w:date="2026-10-30T04:17:53Z"><w:r><w:rPr><w:kern w:val="0"/><w:szCs w:val="24"/><w:lang w:val="es-CO" w:eastAsia="en-US" w:bidi="ar-SA"/></w:rPr><w:delText>Infraestructura en la nube (800.000.000 COP en especie), plataforma, firmware y tablero</w:delText></w:r></w:del></w:p></w:tc><w:tc><w:tcPr><w:tcW w:w="2738" w:type="dxa"/><w:tcBorders><w:bottom w:val="single" w:sz="12" w:space="0" w:color="2A3439"/></w:tcBorders><w:shd w:color="auto" w:fill="F7F7F7" w:val="clear"/></w:tcPr><w:p><w:pPr><w:pStyle w:val="Tabla9"/><w:keepNext w:val="true"/><w:widowControl/><w:jc w:val="left"/><w:rPr><w:kern w:val="0"/><w:szCs w:val="24"/><w:lang w:val="es-CO" w:eastAsia="en-US" w:bidi="ar-SA"/><w:del w:id="18595" w:author="Unknown Author" w:date="2026-10-30T04:17:53Z"></w:del></w:rPr></w:pPr><w:del w:id="18594" w:author="Unknown Author" w:date="2026-10-30T04:17:53Z"><w:r><w:rPr><w:kern w:val="0"/><w:szCs w:val="24"/><w:lang w:val="es-CO" w:eastAsia="en-US" w:bidi="ar-SA"/></w:rPr><w:delText>Sin aporte cuantificado en esta clase</w:delText></w:r></w:del></w:p></w:tc></w:tr></w:tbl><w:p><w:pPr><w:pStyle w:val="TablaNota"/><w:rPr></w:rPr></w:pPr><w:r><w:rPr><w:i/><w:iCs/></w:rPr><w:t>Nota.</w:t></w:r><w:r><w:rPr></w:rPr><w:t xml:space="preserve"> Elaboración propia con la contrapartida del </w:t></w:r><w:ins w:id="18596" w:author="Unknown Author" w:date="2026-10-30T04:17:53Z"><w:r><w:rPr></w:rPr><w:t>Anexo 3</w:t></w:r></w:ins><w:del w:id="18597" w:author="Unknown Author" w:date="2026-10-30T04:17:53Z"><w:r><w:rPr></w:rPr><w:delText>presupuesto</w:delText></w:r></w:del><w:r><w:rPr></w:rPr><w:t>. COP: pesos colombianos</w:t></w:r><w:del w:id="18598" w:author="Unknown Author" w:date="2026-10-30T04:17:53Z"><w:r><w:rPr></w:rPr><w:delText>. SNCTI: Sistema Nacional de Ciencia, Tecnología e Innovación</w:delText></w:r></w:del><w:r><w:rPr></w:rPr><w:t>. SGR: Sistema General de Regalías. Los aportes en especie requieren certificación firmada por el representante legal de cada integrante.</w:t></w:r></w:p><w:p><w:pPr><w:pStyle w:val="BodyText"/><w:rPr></w:rPr></w:pPr><w:r><w:rPr></w:rPr><w:t>La tabla muestra que ninguna entidad repite el aporte de otra. La universidad aporta talento investigador</w:t></w:r><w:ins w:id="18599" w:author="Unknown Author" w:date="2026-10-30T04:17:53Z"><w:r><w:rPr></w:rPr><w:t>, laboratorios y el espacio del laboratorio de modelación. Avanciencia aporta horas de transferencia. Cada</w:t></w:r></w:ins><w:del w:id="18600" w:author="Unknown Author" w:date="2026-10-30T04:17:53Z"><w:r><w:rPr></w:rPr><w:delText xml:space="preserve"> y laboratorios. El actor del SNCTI aporta capacidad de validación y horas de investigación. La empresa aporta el único efectivo y la infraestructura de nube. El</w:delText></w:r></w:del><w:r><w:rPr></w:rPr><w:t xml:space="preserve"> municipio aporta acceso a </w:t></w:r><w:ins w:id="18601" w:author="Unknown Author" w:date="2026-10-30T04:17:53Z"><w:r><w:rPr></w:rPr><w:t>sus</w:t></w:r></w:ins><w:del w:id="18602" w:author="Unknown Author" w:date="2026-10-30T04:17:53Z"><w:r><w:rPr></w:rPr><w:delText>los</w:delText></w:r></w:del><w:r><w:rPr></w:rPr><w:t xml:space="preserve"> sitios y profesionales de gestión del riesgo. Los cuatro aportes son necesarios para el resultado principal. La medición verificada exige laboratorio y validación. La </w:t></w:r><w:ins w:id="18603" w:author="Unknown Author" w:date="2026-10-30T04:17:53Z"><w:r><w:rPr></w:rPr><w:t>transferencia exige gestionar la propiedad intelectual y los convenios</w:t></w:r></w:ins><w:del w:id="18604" w:author="Unknown Author" w:date="2026-10-30T04:17:53Z"><w:r><w:rPr></w:rPr><w:delText>disponibilidad exige plataforma</w:delText></w:r></w:del><w:r><w:rPr></w:rPr><w:t>. El uso exige acceso al territorio.</w:t></w:r></w:p><w:p><w:pPr><w:pStyle w:val="BodyText"/><w:rPr></w:rPr></w:pPr><w:r><w:rPr></w:rPr><w:t xml:space="preserve">La contrapartida suma $ </w:t></w:r><w:ins w:id="18605" w:author="Unknown Author" w:date="2026-10-30T04:17:53Z"><w:r><w:rPr></w:rPr><w:t>1.514</w:t></w:r></w:ins><w:del w:id="18606" w:author="Unknown Author" w:date="2026-10-30T04:17:53Z"><w:r><w:rPr></w:rPr><w:delText>2.374</w:delText></w:r></w:del><w:r><w:rPr></w:rPr><w:t>.000.000</w:t></w:r><w:del w:id="18607" w:author="Unknown Author" w:date="2026-10-30T04:17:53Z"><w:r><w:rPr></w:rPr><w:delText xml:space="preserve"> sin contar el aporte del actor del SNCTI, que se registra cuando se certifique</w:delText></w:r></w:del><w:r><w:rPr></w:rPr><w:t xml:space="preserve">. La Tabla 26.2 detalla cada aporte con su aportante, su modalidad, su valor y las actividades que financia. </w:t></w:r><w:ins w:id="18608" w:author="Unknown Author" w:date="2026-10-30T04:17:53Z"><w:r><w:rPr></w:rPr><w:t xml:space="preserve">La universidad aporta 1.244.000.000 COP en especie. Avanciencia aporta 150.000.000 COP en especie. Cada municipio aporta 60.000.000 COP en especie. La contrapartida no incluye efectivo. Los </w:t></w:r></w:ins><w:del w:id="18609" w:author="Unknown Author" w:date="2026-10-30T04:17:53Z"><w:r><w:rPr></w:rPr><w:delText xml:space="preserve">El efectivo es de $ 210.000.000, que equivale a 2,1 % del valor solicitado al SGR de $ 10.022.840.000. Esa proporción supera el mínimo de 1 % que los </w:delText></w:r></w:del><w:r><w:rPr></w:rPr><w:t>TdR valoran con dos puntos</w:t></w:r><w:ins w:id="18610" w:author="Unknown Author" w:date="2026-10-30T04:17:53Z"><w:r><w:rPr></w:rPr><w:t xml:space="preserve"> un efectivo de al menos 1 % del valor solicitado al SGR de $ 13.999.405.215. Ese umbral equivale a 139.994.053 COP (calculado). La alianza no compromete efectivo en esta versión </w:t></w:r></w:ins><w:ins w:id="18611" w:author="Unknown Author" w:date="2026-10-30T04:17:53Z"><w:r><w:rPr><w:color w:val="00B050"/></w:rPr><w:t>[Diligenciar: aporte en efectivo certificado por un integrante, si se decide]</w:t></w:r></w:ins><w:del w:id="18612" w:author="Unknown Author" w:date="2026-10-30T04:17:53Z"><w:r><w:rPr><w:color w:val="00B050"/></w:rPr><w:delText>. La universidad aporta 1.244.000.000 COP en especie. La empresa aporta 1.010.000.000 COP, de los cuales 210.000.000 COP en efectivo. El municipio aporta 120.000.000 COP en especie</w:delText></w:r></w:del><w:r><w:rPr></w:rPr><w:t>.</w:t></w:r></w:p><w:p><w:pPr><w:pStyle w:val="TablaRotulo"/><w:rPr></w:rPr></w:pPr><w:bookmarkStart w:id="288" w:name="rot_Tabla_26_2"/><w:r><w:rPr><w:b/><w:bCs/></w:rPr><w:t>Tabla 26.2</w:t></w:r><w:bookmarkEnd w:id="288"/></w:p><w:p><w:pPr><w:pStyle w:val="TablaTitulo"/><w:rPr></w:rPr></w:pPr><w:r><w:rPr><w:i/><w:iCs/></w:rPr><w:t>Contrapartida por aportante, modalidad y actividad financiada</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995"/><w:gridCol w:w="1658"/><w:gridCol w:w="2572"/><w:gridCol w:w="1327"/><w:gridCol w:w="2075"/><w:gridCol w:w="1326"/></w:tblGrid><w:tr><w:trPr><w:tblHeader w:val="true"/><w:ins w:id="18613" w:author="Unknown Author" w:date="2026-10-30T04:17:53Z"/><w:cantSplit w:val="true"/></w:trPr><w:tc><w:tcPr><w:tcW w:w="99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8615" w:author="Unknown Author" w:date="2026-10-30T04:17:53Z"></w:ins></w:rPr></w:pPr><w:ins w:id="18614" w:author="Unknown Author" w:date="2026-10-30T04:17:53Z"><w:r><w:rPr><w:b/><w:kern w:val="0"/><w:szCs w:val="24"/><w:lang w:val="es-CO" w:eastAsia="en-US" w:bidi="ar-SA"/></w:rPr><w:t>Código del Anexo 3</w:t></w:r></w:ins></w:p></w:tc><w:tc><w:tcPr><w:tcW w:w="165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8617" w:author="Unknown Author" w:date="2026-10-30T04:17:53Z"></w:ins></w:rPr></w:pPr><w:ins w:id="18616" w:author="Unknown Author" w:date="2026-10-30T04:17:53Z"><w:r><w:rPr><w:b/><w:kern w:val="0"/><w:szCs w:val="24"/><w:lang w:val="es-CO" w:eastAsia="en-US" w:bidi="ar-SA"/></w:rPr><w:t>Aportante</w:t></w:r></w:ins></w:p></w:tc><w:tc><w:tcPr><w:tcW w:w="257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8619" w:author="Unknown Author" w:date="2026-10-30T04:17:53Z"></w:ins></w:rPr></w:pPr><w:ins w:id="18618" w:author="Unknown Author" w:date="2026-10-30T04:17:53Z"><w:r><w:rPr><w:b/><w:kern w:val="0"/><w:szCs w:val="24"/><w:lang w:val="es-CO" w:eastAsia="en-US" w:bidi="ar-SA"/></w:rPr><w:t>Aporte</w:t></w:r></w:ins></w:p></w:tc><w:tc><w:tcPr><w:tcW w:w="132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8621" w:author="Unknown Author" w:date="2026-10-30T04:17:53Z"></w:ins></w:rPr></w:pPr><w:ins w:id="18620" w:author="Unknown Author" w:date="2026-10-30T04:17:53Z"><w:r><w:rPr><w:b/><w:kern w:val="0"/><w:szCs w:val="24"/><w:lang w:val="es-CO" w:eastAsia="en-US" w:bidi="ar-SA"/></w:rPr><w:t>Modalidad</w:t></w:r></w:ins></w:p></w:tc><w:tc><w:tcPr><w:tcW w:w="207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8623" w:author="Unknown Author" w:date="2026-10-30T04:17:53Z"></w:ins></w:rPr></w:pPr><w:ins w:id="18622" w:author="Unknown Author" w:date="2026-10-30T04:17:53Z"><w:r><w:rPr><w:b/><w:kern w:val="0"/><w:szCs w:val="24"/><w:lang w:val="es-CO" w:eastAsia="en-US" w:bidi="ar-SA"/></w:rPr><w:t>Valor (COP)</w:t></w:r></w:ins></w:p></w:tc><w:tc><w:tcPr><w:tcW w:w="1326"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8625" w:author="Unknown Author" w:date="2026-10-30T04:17:53Z"></w:ins></w:rPr></w:pPr><w:ins w:id="18624" w:author="Unknown Author" w:date="2026-10-30T04:17:53Z"><w:r><w:rPr><w:b/><w:kern w:val="0"/><w:szCs w:val="24"/><w:lang w:val="es-CO" w:eastAsia="en-US" w:bidi="ar-SA"/></w:rPr><w:t>Actividad</w:t></w:r></w:ins></w:p></w:tc></w:tr><w:tr><w:trPr><w:ins w:id="18626" w:author="Unknown Author" w:date="2026-10-30T04:17:53Z"/><w:cantSplit w:val="true"/></w:trPr><w:tc><w:tcPr><w:tcW w:w="995" w:type="dxa"/><w:tcBorders></w:tcBorders></w:tcPr><w:p><w:pPr><w:pStyle w:val="Tabla9"/><w:widowControl/><w:jc w:val="left"/><w:rPr><w:kern w:val="0"/><w:szCs w:val="24"/><w:lang w:val="es-CO" w:eastAsia="en-US" w:bidi="ar-SA"/><w:ins w:id="18628" w:author="Unknown Author" w:date="2026-10-30T04:17:53Z"></w:ins></w:rPr></w:pPr><w:ins w:id="18627" w:author="Unknown Author" w:date="2026-10-30T04:17:53Z"><w:r><w:rPr><w:kern w:val="0"/><w:szCs w:val="24"/><w:lang w:val="es-CO" w:eastAsia="en-US" w:bidi="ar-SA"/></w:rPr><w:t>TH-17</w:t></w:r></w:ins></w:p></w:tc><w:tc><w:tcPr><w:tcW w:w="1658" w:type="dxa"/><w:tcBorders></w:tcBorders></w:tcPr><w:p><w:pPr><w:pStyle w:val="Tabla9"/><w:widowControl/><w:jc w:val="left"/><w:rPr><w:kern w:val="0"/><w:szCs w:val="24"/><w:lang w:val="es-CO" w:eastAsia="en-US" w:bidi="ar-SA"/><w:ins w:id="18630" w:author="Unknown Author" w:date="2026-10-30T04:17:53Z"></w:ins></w:rPr></w:pPr><w:ins w:id="18629" w:author="Unknown Author" w:date="2026-10-30T04:17:53Z"><w:r><w:rPr><w:kern w:val="0"/><w:szCs w:val="24"/><w:lang w:val="es-CO" w:eastAsia="en-US" w:bidi="ar-SA"/></w:rPr><w:t>Universidad Santo Tomás</w:t></w:r></w:ins></w:p></w:tc><w:tc><w:tcPr><w:tcW w:w="2572" w:type="dxa"/><w:tcBorders></w:tcBorders></w:tcPr><w:p><w:pPr><w:pStyle w:val="Tabla9"/><w:widowControl/><w:jc w:val="left"/><w:rPr><w:kern w:val="0"/><w:szCs w:val="24"/><w:lang w:val="es-CO" w:eastAsia="en-US" w:bidi="ar-SA"/><w:ins w:id="18632" w:author="Unknown Author" w:date="2026-10-30T04:17:53Z"></w:ins></w:rPr></w:pPr><w:ins w:id="18631" w:author="Unknown Author" w:date="2026-10-30T04:17:53Z"><w:r><w:rPr><w:kern w:val="0"/><w:szCs w:val="24"/><w:lang w:val="es-CO" w:eastAsia="en-US" w:bidi="ar-SA"/></w:rPr><w:t>Investigador principal (50 % durante 24 meses) — aporte de la entidad proponente</w:t></w:r></w:ins></w:p></w:tc><w:tc><w:tcPr><w:tcW w:w="1327" w:type="dxa"/><w:tcBorders></w:tcBorders></w:tcPr><w:p><w:pPr><w:pStyle w:val="Tabla9"/><w:widowControl/><w:jc w:val="left"/><w:rPr><w:kern w:val="0"/><w:szCs w:val="24"/><w:lang w:val="es-CO" w:eastAsia="en-US" w:bidi="ar-SA"/><w:ins w:id="18634" w:author="Unknown Author" w:date="2026-10-30T04:17:53Z"></w:ins></w:rPr></w:pPr><w:ins w:id="18633" w:author="Unknown Author" w:date="2026-10-30T04:17:53Z"><w:r><w:rPr><w:kern w:val="0"/><w:szCs w:val="24"/><w:lang w:val="es-CO" w:eastAsia="en-US" w:bidi="ar-SA"/></w:rPr><w:t>Especie</w:t></w:r></w:ins></w:p></w:tc><w:tc><w:tcPr><w:tcW w:w="2075" w:type="dxa"/><w:tcBorders></w:tcBorders></w:tcPr><w:p><w:pPr><w:pStyle w:val="Tabla9"/><w:widowControl/><w:jc w:val="left"/><w:rPr><w:kern w:val="0"/><w:szCs w:val="24"/><w:lang w:val="es-CO" w:eastAsia="en-US" w:bidi="ar-SA"/><w:ins w:id="18636" w:author="Unknown Author" w:date="2026-10-30T04:17:53Z"></w:ins></w:rPr></w:pPr><w:ins w:id="18635" w:author="Unknown Author" w:date="2026-10-30T04:17:53Z"><w:r><w:rPr><w:kern w:val="0"/><w:szCs w:val="24"/><w:lang w:val="es-CO" w:eastAsia="en-US" w:bidi="ar-SA"/></w:rPr><w:t>$ 350.000.000</w:t></w:r></w:ins></w:p></w:tc><w:tc><w:tcPr><w:tcW w:w="1326" w:type="dxa"/><w:tcBorders></w:tcBorders></w:tcPr><w:p><w:pPr><w:pStyle w:val="Tabla9"/><w:widowControl/><w:jc w:val="left"/><w:rPr><w:kern w:val="0"/><w:szCs w:val="24"/><w:lang w:val="es-CO" w:eastAsia="en-US" w:bidi="ar-SA"/><w:ins w:id="18638" w:author="Unknown Author" w:date="2026-10-30T04:17:53Z"></w:ins></w:rPr></w:pPr><w:ins w:id="18637" w:author="Unknown Author" w:date="2026-10-30T04:17:53Z"><w:r><w:rPr><w:kern w:val="0"/><w:szCs w:val="24"/><w:lang w:val="es-CO" w:eastAsia="en-US" w:bidi="ar-SA"/></w:rPr><w:t>1.8</w:t></w:r></w:ins></w:p></w:tc></w:tr><w:tr><w:trPr><w:ins w:id="18639" w:author="Unknown Author" w:date="2026-10-30T04:17:53Z"/><w:cantSplit w:val="true"/></w:trPr><w:tc><w:tcPr><w:tcW w:w="995" w:type="dxa"/><w:tcBorders></w:tcBorders><w:shd w:color="auto" w:fill="F7F7F7" w:val="clear"/></w:tcPr><w:p><w:pPr><w:pStyle w:val="Tabla9"/><w:widowControl/><w:jc w:val="left"/><w:rPr><w:kern w:val="0"/><w:szCs w:val="24"/><w:lang w:val="es-CO" w:eastAsia="en-US" w:bidi="ar-SA"/><w:ins w:id="18641" w:author="Unknown Author" w:date="2026-10-30T04:17:53Z"></w:ins></w:rPr></w:pPr><w:ins w:id="18640" w:author="Unknown Author" w:date="2026-10-30T04:17:53Z"><w:r><w:rPr><w:kern w:val="0"/><w:szCs w:val="24"/><w:lang w:val="es-CO" w:eastAsia="en-US" w:bidi="ar-SA"/></w:rPr><w:t>TH-18</w:t></w:r></w:ins></w:p></w:tc><w:tc><w:tcPr><w:tcW w:w="1658" w:type="dxa"/><w:tcBorders></w:tcBorders><w:shd w:color="auto" w:fill="F7F7F7" w:val="clear"/></w:tcPr><w:p><w:pPr><w:pStyle w:val="Tabla9"/><w:widowControl/><w:jc w:val="left"/><w:rPr><w:kern w:val="0"/><w:szCs w:val="24"/><w:lang w:val="es-CO" w:eastAsia="en-US" w:bidi="ar-SA"/><w:ins w:id="18643" w:author="Unknown Author" w:date="2026-10-30T04:17:53Z"></w:ins></w:rPr></w:pPr><w:ins w:id="18642" w:author="Unknown Author" w:date="2026-10-30T04:17:53Z"><w:r><w:rPr><w:kern w:val="0"/><w:szCs w:val="24"/><w:lang w:val="es-CO" w:eastAsia="en-US" w:bidi="ar-SA"/></w:rPr><w:t>Universidad Santo Tomás</w:t></w:r></w:ins></w:p></w:tc><w:tc><w:tcPr><w:tcW w:w="2572" w:type="dxa"/><w:tcBorders></w:tcBorders><w:shd w:color="auto" w:fill="F7F7F7" w:val="clear"/></w:tcPr><w:p><w:pPr><w:pStyle w:val="Tabla9"/><w:widowControl/><w:jc w:val="left"/><w:rPr><w:kern w:val="0"/><w:szCs w:val="24"/><w:lang w:val="es-CO" w:eastAsia="en-US" w:bidi="ar-SA"/><w:ins w:id="18645" w:author="Unknown Author" w:date="2026-10-30T04:17:53Z"></w:ins></w:rPr></w:pPr><w:ins w:id="18644" w:author="Unknown Author" w:date="2026-10-30T04:17:53Z"><w:r><w:rPr><w:kern w:val="0"/><w:szCs w:val="24"/><w:lang w:val="es-CO" w:eastAsia="en-US" w:bidi="ar-SA"/></w:rPr><w:t>Coinvestigador técnico (30 % durante 24 meses) — aporte de la entidad proponente</w:t></w:r></w:ins></w:p></w:tc><w:tc><w:tcPr><w:tcW w:w="1327" w:type="dxa"/><w:tcBorders></w:tcBorders><w:shd w:color="auto" w:fill="F7F7F7" w:val="clear"/></w:tcPr><w:p><w:pPr><w:pStyle w:val="Tabla9"/><w:widowControl/><w:jc w:val="left"/><w:rPr><w:kern w:val="0"/><w:szCs w:val="24"/><w:lang w:val="es-CO" w:eastAsia="en-US" w:bidi="ar-SA"/><w:ins w:id="18647" w:author="Unknown Author" w:date="2026-10-30T04:17:53Z"></w:ins></w:rPr></w:pPr><w:ins w:id="18646" w:author="Unknown Author" w:date="2026-10-30T04:17:53Z"><w:r><w:rPr><w:kern w:val="0"/><w:szCs w:val="24"/><w:lang w:val="es-CO" w:eastAsia="en-US" w:bidi="ar-SA"/></w:rPr><w:t>Especie</w:t></w:r></w:ins></w:p></w:tc><w:tc><w:tcPr><w:tcW w:w="2075" w:type="dxa"/><w:tcBorders></w:tcBorders><w:shd w:color="auto" w:fill="F7F7F7" w:val="clear"/></w:tcPr><w:p><w:pPr><w:pStyle w:val="Tabla9"/><w:widowControl/><w:jc w:val="left"/><w:rPr><w:kern w:val="0"/><w:szCs w:val="24"/><w:lang w:val="es-CO" w:eastAsia="en-US" w:bidi="ar-SA"/><w:ins w:id="18649" w:author="Unknown Author" w:date="2026-10-30T04:17:53Z"></w:ins></w:rPr></w:pPr><w:ins w:id="18648" w:author="Unknown Author" w:date="2026-10-30T04:17:53Z"><w:r><w:rPr><w:kern w:val="0"/><w:szCs w:val="24"/><w:lang w:val="es-CO" w:eastAsia="en-US" w:bidi="ar-SA"/></w:rPr><w:t>$ 250.000.000</w:t></w:r></w:ins></w:p></w:tc><w:tc><w:tcPr><w:tcW w:w="1326" w:type="dxa"/><w:tcBorders></w:tcBorders><w:shd w:color="auto" w:fill="F7F7F7" w:val="clear"/></w:tcPr><w:p><w:pPr><w:pStyle w:val="Tabla9"/><w:widowControl/><w:jc w:val="left"/><w:rPr><w:kern w:val="0"/><w:szCs w:val="24"/><w:lang w:val="es-CO" w:eastAsia="en-US" w:bidi="ar-SA"/><w:ins w:id="18651" w:author="Unknown Author" w:date="2026-10-30T04:17:53Z"></w:ins></w:rPr></w:pPr><w:ins w:id="18650" w:author="Unknown Author" w:date="2026-10-30T04:17:53Z"><w:r><w:rPr><w:kern w:val="0"/><w:szCs w:val="24"/><w:lang w:val="es-CO" w:eastAsia="en-US" w:bidi="ar-SA"/></w:rPr><w:t>1.1</w:t></w:r></w:ins></w:p></w:tc></w:tr><w:tr><w:trPr><w:ins w:id="18652" w:author="Unknown Author" w:date="2026-10-30T04:17:53Z"/><w:cantSplit w:val="true"/></w:trPr><w:tc><w:tcPr><w:tcW w:w="995" w:type="dxa"/><w:tcBorders></w:tcBorders></w:tcPr><w:p><w:pPr><w:pStyle w:val="Tabla9"/><w:widowControl/><w:jc w:val="left"/><w:rPr><w:kern w:val="0"/><w:szCs w:val="24"/><w:lang w:val="es-CO" w:eastAsia="en-US" w:bidi="ar-SA"/><w:ins w:id="18654" w:author="Unknown Author" w:date="2026-10-30T04:17:53Z"></w:ins></w:rPr></w:pPr><w:ins w:id="18653" w:author="Unknown Author" w:date="2026-10-30T04:17:53Z"><w:r><w:rPr><w:kern w:val="0"/><w:szCs w:val="24"/><w:lang w:val="es-CO" w:eastAsia="en-US" w:bidi="ar-SA"/></w:rPr><w:t>TH-19</w:t></w:r></w:ins></w:p></w:tc><w:tc><w:tcPr><w:tcW w:w="1658" w:type="dxa"/><w:tcBorders></w:tcBorders></w:tcPr><w:p><w:pPr><w:pStyle w:val="Tabla9"/><w:widowControl/><w:jc w:val="left"/><w:rPr><w:kern w:val="0"/><w:szCs w:val="24"/><w:lang w:val="es-CO" w:eastAsia="en-US" w:bidi="ar-SA"/><w:ins w:id="18656" w:author="Unknown Author" w:date="2026-10-30T04:17:53Z"></w:ins></w:rPr></w:pPr><w:ins w:id="18655" w:author="Unknown Author" w:date="2026-10-30T04:17:53Z"><w:r><w:rPr><w:kern w:val="0"/><w:szCs w:val="24"/><w:lang w:val="es-CO" w:eastAsia="en-US" w:bidi="ar-SA"/></w:rPr><w:t>Universidad Santo Tomás</w:t></w:r></w:ins></w:p></w:tc><w:tc><w:tcPr><w:tcW w:w="2572" w:type="dxa"/><w:tcBorders></w:tcBorders></w:tcPr><w:p><w:pPr><w:pStyle w:val="Tabla9"/><w:widowControl/><w:jc w:val="left"/><w:rPr><w:kern w:val="0"/><w:szCs w:val="24"/><w:lang w:val="es-CO" w:eastAsia="en-US" w:bidi="ar-SA"/><w:ins w:id="18658" w:author="Unknown Author" w:date="2026-10-30T04:17:53Z"></w:ins></w:rPr></w:pPr><w:ins w:id="18657" w:author="Unknown Author" w:date="2026-10-30T04:17:53Z"><w:r><w:rPr><w:kern w:val="0"/><w:szCs w:val="24"/><w:lang w:val="es-CO" w:eastAsia="en-US" w:bidi="ar-SA"/></w:rPr><w:t>Coinvestigadores de ambiente y ciencias sociales (20 %) — aporte de la entidad proponente</w:t></w:r></w:ins></w:p></w:tc><w:tc><w:tcPr><w:tcW w:w="1327" w:type="dxa"/><w:tcBorders></w:tcBorders></w:tcPr><w:p><w:pPr><w:pStyle w:val="Tabla9"/><w:widowControl/><w:jc w:val="left"/><w:rPr><w:kern w:val="0"/><w:szCs w:val="24"/><w:lang w:val="es-CO" w:eastAsia="en-US" w:bidi="ar-SA"/><w:ins w:id="18660" w:author="Unknown Author" w:date="2026-10-30T04:17:53Z"></w:ins></w:rPr></w:pPr><w:ins w:id="18659" w:author="Unknown Author" w:date="2026-10-30T04:17:53Z"><w:r><w:rPr><w:kern w:val="0"/><w:szCs w:val="24"/><w:lang w:val="es-CO" w:eastAsia="en-US" w:bidi="ar-SA"/></w:rPr><w:t>Especie</w:t></w:r></w:ins></w:p></w:tc><w:tc><w:tcPr><w:tcW w:w="2075" w:type="dxa"/><w:tcBorders></w:tcBorders></w:tcPr><w:p><w:pPr><w:pStyle w:val="Tabla9"/><w:widowControl/><w:jc w:val="left"/><w:rPr><w:kern w:val="0"/><w:szCs w:val="24"/><w:lang w:val="es-CO" w:eastAsia="en-US" w:bidi="ar-SA"/><w:ins w:id="18662" w:author="Unknown Author" w:date="2026-10-30T04:17:53Z"></w:ins></w:rPr></w:pPr><w:ins w:id="18661" w:author="Unknown Author" w:date="2026-10-30T04:17:53Z"><w:r><w:rPr><w:kern w:val="0"/><w:szCs w:val="24"/><w:lang w:val="es-CO" w:eastAsia="en-US" w:bidi="ar-SA"/></w:rPr><w:t>$ 200.000.000</w:t></w:r></w:ins></w:p></w:tc><w:tc><w:tcPr><w:tcW w:w="1326" w:type="dxa"/><w:tcBorders></w:tcBorders></w:tcPr><w:p><w:pPr><w:pStyle w:val="Tabla9"/><w:widowControl/><w:jc w:val="left"/><w:rPr><w:kern w:val="0"/><w:szCs w:val="24"/><w:lang w:val="es-CO" w:eastAsia="en-US" w:bidi="ar-SA"/><w:ins w:id="18664" w:author="Unknown Author" w:date="2026-10-30T04:17:53Z"></w:ins></w:rPr></w:pPr><w:ins w:id="18663" w:author="Unknown Author" w:date="2026-10-30T04:17:53Z"><w:r><w:rPr><w:kern w:val="0"/><w:szCs w:val="24"/><w:lang w:val="es-CO" w:eastAsia="en-US" w:bidi="ar-SA"/></w:rPr><w:t>3.1</w:t></w:r></w:ins></w:p></w:tc></w:tr><w:tr><w:trPr><w:ins w:id="18665" w:author="Unknown Author" w:date="2026-10-30T04:17:53Z"/><w:cantSplit w:val="true"/></w:trPr><w:tc><w:tcPr><w:tcW w:w="995" w:type="dxa"/><w:tcBorders></w:tcBorders><w:shd w:color="auto" w:fill="F7F7F7" w:val="clear"/></w:tcPr><w:p><w:pPr><w:pStyle w:val="Tabla9"/><w:widowControl/><w:jc w:val="left"/><w:rPr><w:kern w:val="0"/><w:szCs w:val="24"/><w:lang w:val="es-CO" w:eastAsia="en-US" w:bidi="ar-SA"/><w:ins w:id="18667" w:author="Unknown Author" w:date="2026-10-30T04:17:53Z"></w:ins></w:rPr></w:pPr><w:ins w:id="18666" w:author="Unknown Author" w:date="2026-10-30T04:17:53Z"><w:r><w:rPr><w:kern w:val="0"/><w:szCs w:val="24"/><w:lang w:val="es-CO" w:eastAsia="en-US" w:bidi="ar-SA"/></w:rPr><w:t>TH-20</w:t></w:r></w:ins></w:p></w:tc><w:tc><w:tcPr><w:tcW w:w="1658" w:type="dxa"/><w:tcBorders></w:tcBorders><w:shd w:color="auto" w:fill="F7F7F7" w:val="clear"/></w:tcPr><w:p><w:pPr><w:pStyle w:val="Tabla9"/><w:widowControl/><w:jc w:val="left"/><w:rPr><w:kern w:val="0"/><w:szCs w:val="24"/><w:lang w:val="es-CO" w:eastAsia="en-US" w:bidi="ar-SA"/><w:ins w:id="18669" w:author="Unknown Author" w:date="2026-10-30T04:17:53Z"></w:ins></w:rPr></w:pPr><w:ins w:id="18668" w:author="Unknown Author" w:date="2026-10-30T04:17:53Z"><w:r><w:rPr><w:kern w:val="0"/><w:szCs w:val="24"/><w:lang w:val="es-CO" w:eastAsia="en-US" w:bidi="ar-SA"/></w:rPr><w:t>Municipio de Manizales</w:t></w:r></w:ins></w:p></w:tc><w:tc><w:tcPr><w:tcW w:w="2572" w:type="dxa"/><w:tcBorders></w:tcBorders><w:shd w:color="auto" w:fill="F7F7F7" w:val="clear"/></w:tcPr><w:p><w:pPr><w:pStyle w:val="Tabla9"/><w:widowControl/><w:jc w:val="left"/><w:rPr><w:kern w:val="0"/><w:szCs w:val="24"/><w:lang w:val="es-CO" w:eastAsia="en-US" w:bidi="ar-SA"/><w:ins w:id="18671" w:author="Unknown Author" w:date="2026-10-30T04:17:53Z"></w:ins></w:rPr></w:pPr><w:ins w:id="18670" w:author="Unknown Author" w:date="2026-10-30T04:17:53Z"><w:r><w:rPr><w:kern w:val="0"/><w:szCs w:val="24"/><w:lang w:val="es-CO" w:eastAsia="en-US" w:bidi="ar-SA"/></w:rPr><w:t>Profesionales de gestión del riesgo y logística de acceso a sitios — aporte del municipio 1</w:t></w:r></w:ins></w:p></w:tc><w:tc><w:tcPr><w:tcW w:w="1327" w:type="dxa"/><w:tcBorders></w:tcBorders><w:shd w:color="auto" w:fill="F7F7F7" w:val="clear"/></w:tcPr><w:p><w:pPr><w:pStyle w:val="Tabla9"/><w:widowControl/><w:jc w:val="left"/><w:rPr><w:kern w:val="0"/><w:szCs w:val="24"/><w:lang w:val="es-CO" w:eastAsia="en-US" w:bidi="ar-SA"/><w:ins w:id="18673" w:author="Unknown Author" w:date="2026-10-30T04:17:53Z"></w:ins></w:rPr></w:pPr><w:ins w:id="18672" w:author="Unknown Author" w:date="2026-10-30T04:17:53Z"><w:r><w:rPr><w:kern w:val="0"/><w:szCs w:val="24"/><w:lang w:val="es-CO" w:eastAsia="en-US" w:bidi="ar-SA"/></w:rPr><w:t>Especie</w:t></w:r></w:ins></w:p></w:tc><w:tc><w:tcPr><w:tcW w:w="2075" w:type="dxa"/><w:tcBorders></w:tcBorders><w:shd w:color="auto" w:fill="F7F7F7" w:val="clear"/></w:tcPr><w:p><w:pPr><w:pStyle w:val="Tabla9"/><w:widowControl/><w:jc w:val="left"/><w:rPr><w:kern w:val="0"/><w:szCs w:val="24"/><w:lang w:val="es-CO" w:eastAsia="en-US" w:bidi="ar-SA"/><w:ins w:id="18675" w:author="Unknown Author" w:date="2026-10-30T04:17:53Z"></w:ins></w:rPr></w:pPr><w:ins w:id="18674" w:author="Unknown Author" w:date="2026-10-30T04:17:53Z"><w:r><w:rPr><w:kern w:val="0"/><w:szCs w:val="24"/><w:lang w:val="es-CO" w:eastAsia="en-US" w:bidi="ar-SA"/></w:rPr><w:t>$ 60.000.000</w:t></w:r></w:ins></w:p></w:tc><w:tc><w:tcPr><w:tcW w:w="1326" w:type="dxa"/><w:tcBorders></w:tcBorders><w:shd w:color="auto" w:fill="F7F7F7" w:val="clear"/></w:tcPr><w:p><w:pPr><w:pStyle w:val="Tabla9"/><w:widowControl/><w:jc w:val="left"/><w:rPr><w:kern w:val="0"/><w:szCs w:val="24"/><w:lang w:val="es-CO" w:eastAsia="en-US" w:bidi="ar-SA"/><w:ins w:id="18677" w:author="Unknown Author" w:date="2026-10-30T04:17:53Z"></w:ins></w:rPr></w:pPr><w:ins w:id="18676" w:author="Unknown Author" w:date="2026-10-30T04:17:53Z"><w:r><w:rPr><w:kern w:val="0"/><w:szCs w:val="24"/><w:lang w:val="es-CO" w:eastAsia="en-US" w:bidi="ar-SA"/></w:rPr><w:t>3.1</w:t></w:r></w:ins></w:p></w:tc></w:tr><w:tr><w:trPr><w:ins w:id="18678" w:author="Unknown Author" w:date="2026-10-30T04:17:53Z"/><w:cantSplit w:val="true"/></w:trPr><w:tc><w:tcPr><w:tcW w:w="995" w:type="dxa"/><w:tcBorders></w:tcBorders></w:tcPr><w:p><w:pPr><w:pStyle w:val="Tabla9"/><w:widowControl/><w:jc w:val="left"/><w:rPr><w:kern w:val="0"/><w:szCs w:val="24"/><w:lang w:val="es-CO" w:eastAsia="en-US" w:bidi="ar-SA"/><w:ins w:id="18680" w:author="Unknown Author" w:date="2026-10-30T04:17:53Z"></w:ins></w:rPr></w:pPr><w:ins w:id="18679" w:author="Unknown Author" w:date="2026-10-30T04:17:53Z"><w:r><w:rPr><w:kern w:val="0"/><w:szCs w:val="24"/><w:lang w:val="es-CO" w:eastAsia="en-US" w:bidi="ar-SA"/></w:rPr><w:t>TH-21</w:t></w:r></w:ins></w:p></w:tc><w:tc><w:tcPr><w:tcW w:w="1658" w:type="dxa"/><w:tcBorders></w:tcBorders></w:tcPr><w:p><w:pPr><w:pStyle w:val="Tabla9"/><w:widowControl/><w:jc w:val="left"/><w:rPr><w:kern w:val="0"/><w:szCs w:val="24"/><w:lang w:val="es-CO" w:eastAsia="en-US" w:bidi="ar-SA"/><w:ins w:id="18682" w:author="Unknown Author" w:date="2026-10-30T04:17:53Z"></w:ins></w:rPr></w:pPr><w:ins w:id="18681" w:author="Unknown Author" w:date="2026-10-30T04:17:53Z"><w:r><w:rPr><w:kern w:val="0"/><w:szCs w:val="24"/><w:lang w:val="es-CO" w:eastAsia="en-US" w:bidi="ar-SA"/></w:rPr><w:t>Municipio de Calarcá</w:t></w:r></w:ins></w:p></w:tc><w:tc><w:tcPr><w:tcW w:w="2572" w:type="dxa"/><w:tcBorders></w:tcBorders></w:tcPr><w:p><w:pPr><w:pStyle w:val="Tabla9"/><w:widowControl/><w:jc w:val="left"/><w:rPr><w:kern w:val="0"/><w:szCs w:val="24"/><w:lang w:val="es-CO" w:eastAsia="en-US" w:bidi="ar-SA"/><w:ins w:id="18684" w:author="Unknown Author" w:date="2026-10-30T04:17:53Z"></w:ins></w:rPr></w:pPr><w:ins w:id="18683" w:author="Unknown Author" w:date="2026-10-30T04:17:53Z"><w:r><w:rPr><w:kern w:val="0"/><w:szCs w:val="24"/><w:lang w:val="es-CO" w:eastAsia="en-US" w:bidi="ar-SA"/></w:rPr><w:t>Profesionales de gestión del riesgo y logística de acceso a sitios — aporte del municipio 2</w:t></w:r></w:ins></w:p></w:tc><w:tc><w:tcPr><w:tcW w:w="1327" w:type="dxa"/><w:tcBorders></w:tcBorders></w:tcPr><w:p><w:pPr><w:pStyle w:val="Tabla9"/><w:widowControl/><w:jc w:val="left"/><w:rPr><w:kern w:val="0"/><w:szCs w:val="24"/><w:lang w:val="es-CO" w:eastAsia="en-US" w:bidi="ar-SA"/><w:ins w:id="18686" w:author="Unknown Author" w:date="2026-10-30T04:17:53Z"></w:ins></w:rPr></w:pPr><w:ins w:id="18685" w:author="Unknown Author" w:date="2026-10-30T04:17:53Z"><w:r><w:rPr><w:kern w:val="0"/><w:szCs w:val="24"/><w:lang w:val="es-CO" w:eastAsia="en-US" w:bidi="ar-SA"/></w:rPr><w:t>Especie</w:t></w:r></w:ins></w:p></w:tc><w:tc><w:tcPr><w:tcW w:w="2075" w:type="dxa"/><w:tcBorders></w:tcBorders></w:tcPr><w:p><w:pPr><w:pStyle w:val="Tabla9"/><w:widowControl/><w:jc w:val="left"/><w:rPr><w:kern w:val="0"/><w:szCs w:val="24"/><w:lang w:val="es-CO" w:eastAsia="en-US" w:bidi="ar-SA"/><w:ins w:id="18688" w:author="Unknown Author" w:date="2026-10-30T04:17:53Z"></w:ins></w:rPr></w:pPr><w:ins w:id="18687" w:author="Unknown Author" w:date="2026-10-30T04:17:53Z"><w:r><w:rPr><w:kern w:val="0"/><w:szCs w:val="24"/><w:lang w:val="es-CO" w:eastAsia="en-US" w:bidi="ar-SA"/></w:rPr><w:t>$ 60.000.000</w:t></w:r></w:ins></w:p></w:tc><w:tc><w:tcPr><w:tcW w:w="1326" w:type="dxa"/><w:tcBorders></w:tcBorders></w:tcPr><w:p><w:pPr><w:pStyle w:val="Tabla9"/><w:widowControl/><w:jc w:val="left"/><w:rPr><w:kern w:val="0"/><w:szCs w:val="24"/><w:lang w:val="es-CO" w:eastAsia="en-US" w:bidi="ar-SA"/><w:ins w:id="18690" w:author="Unknown Author" w:date="2026-10-30T04:17:53Z"></w:ins></w:rPr></w:pPr><w:ins w:id="18689" w:author="Unknown Author" w:date="2026-10-30T04:17:53Z"><w:r><w:rPr><w:kern w:val="0"/><w:szCs w:val="24"/><w:lang w:val="es-CO" w:eastAsia="en-US" w:bidi="ar-SA"/></w:rPr><w:t>3.1</w:t></w:r></w:ins></w:p></w:tc></w:tr><w:tr><w:trPr><w:ins w:id="18691" w:author="Unknown Author" w:date="2026-10-30T04:17:53Z"/><w:cantSplit w:val="true"/></w:trPr><w:tc><w:tcPr><w:tcW w:w="995" w:type="dxa"/><w:tcBorders></w:tcBorders><w:shd w:color="auto" w:fill="F7F7F7" w:val="clear"/></w:tcPr><w:p><w:pPr><w:pStyle w:val="Tabla9"/><w:widowControl/><w:jc w:val="left"/><w:rPr><w:kern w:val="0"/><w:szCs w:val="24"/><w:lang w:val="es-CO" w:eastAsia="en-US" w:bidi="ar-SA"/><w:ins w:id="18693" w:author="Unknown Author" w:date="2026-10-30T04:17:53Z"></w:ins></w:rPr></w:pPr><w:ins w:id="18692" w:author="Unknown Author" w:date="2026-10-30T04:17:53Z"><w:r><w:rPr><w:kern w:val="0"/><w:szCs w:val="24"/><w:lang w:val="es-CO" w:eastAsia="en-US" w:bidi="ar-SA"/></w:rPr><w:t>TH-22</w:t></w:r></w:ins></w:p></w:tc><w:tc><w:tcPr><w:tcW w:w="1658" w:type="dxa"/><w:tcBorders></w:tcBorders><w:shd w:color="auto" w:fill="F7F7F7" w:val="clear"/></w:tcPr><w:p><w:pPr><w:pStyle w:val="Tabla9"/><w:widowControl/><w:jc w:val="left"/><w:rPr><w:kern w:val="0"/><w:szCs w:val="24"/><w:lang w:val="es-CO" w:eastAsia="en-US" w:bidi="ar-SA"/><w:ins w:id="18695" w:author="Unknown Author" w:date="2026-10-30T04:17:53Z"></w:ins></w:rPr></w:pPr><w:ins w:id="18694" w:author="Unknown Author" w:date="2026-10-30T04:17:53Z"><w:r><w:rPr><w:kern w:val="0"/><w:szCs w:val="24"/><w:lang w:val="es-CO" w:eastAsia="en-US" w:bidi="ar-SA"/></w:rPr><w:t>Avanciencia</w:t></w:r></w:ins></w:p></w:tc><w:tc><w:tcPr><w:tcW w:w="2572" w:type="dxa"/><w:tcBorders></w:tcBorders><w:shd w:color="auto" w:fill="F7F7F7" w:val="clear"/></w:tcPr><w:p><w:pPr><w:pStyle w:val="Tabla9"/><w:widowControl/><w:jc w:val="left"/><w:rPr><w:kern w:val="0"/><w:szCs w:val="24"/><w:lang w:val="es-CO" w:eastAsia="en-US" w:bidi="ar-SA"/><w:ins w:id="18697" w:author="Unknown Author" w:date="2026-10-30T04:17:53Z"></w:ins></w:rPr></w:pPr><w:ins w:id="18696" w:author="Unknown Author" w:date="2026-10-30T04:17:53Z"><w:r><w:rPr><w:kern w:val="0"/><w:szCs w:val="24"/><w:lang w:val="es-CO" w:eastAsia="en-US" w:bidi="ar-SA"/></w:rPr><w:t>Horas de investigadores y del equipo de transferencia de Avanciencia (OTRI) — aporte en especie (PROPUESTA)</w:t></w:r></w:ins></w:p></w:tc><w:tc><w:tcPr><w:tcW w:w="1327" w:type="dxa"/><w:tcBorders></w:tcBorders><w:shd w:color="auto" w:fill="F7F7F7" w:val="clear"/></w:tcPr><w:p><w:pPr><w:pStyle w:val="Tabla9"/><w:widowControl/><w:jc w:val="left"/><w:rPr><w:kern w:val="0"/><w:szCs w:val="24"/><w:lang w:val="es-CO" w:eastAsia="en-US" w:bidi="ar-SA"/><w:ins w:id="18699" w:author="Unknown Author" w:date="2026-10-30T04:17:53Z"></w:ins></w:rPr></w:pPr><w:ins w:id="18698" w:author="Unknown Author" w:date="2026-10-30T04:17:53Z"><w:r><w:rPr><w:kern w:val="0"/><w:szCs w:val="24"/><w:lang w:val="es-CO" w:eastAsia="en-US" w:bidi="ar-SA"/></w:rPr><w:t>Especie</w:t></w:r></w:ins></w:p></w:tc><w:tc><w:tcPr><w:tcW w:w="2075" w:type="dxa"/><w:tcBorders></w:tcBorders><w:shd w:color="auto" w:fill="F7F7F7" w:val="clear"/></w:tcPr><w:p><w:pPr><w:pStyle w:val="Tabla9"/><w:widowControl/><w:jc w:val="left"/><w:rPr><w:kern w:val="0"/><w:szCs w:val="24"/><w:lang w:val="es-CO" w:eastAsia="en-US" w:bidi="ar-SA"/><w:ins w:id="18701" w:author="Unknown Author" w:date="2026-10-30T04:17:53Z"></w:ins></w:rPr></w:pPr><w:ins w:id="18700" w:author="Unknown Author" w:date="2026-10-30T04:17:53Z"><w:r><w:rPr><w:kern w:val="0"/><w:szCs w:val="24"/><w:lang w:val="es-CO" w:eastAsia="en-US" w:bidi="ar-SA"/></w:rPr><w:t>$ 150.000.000</w:t></w:r></w:ins></w:p></w:tc><w:tc><w:tcPr><w:tcW w:w="1326" w:type="dxa"/><w:tcBorders></w:tcBorders><w:shd w:color="auto" w:fill="F7F7F7" w:val="clear"/></w:tcPr><w:p><w:pPr><w:pStyle w:val="Tabla9"/><w:widowControl/><w:jc w:val="left"/><w:rPr><w:kern w:val="0"/><w:szCs w:val="24"/><w:lang w:val="es-CO" w:eastAsia="en-US" w:bidi="ar-SA"/><w:ins w:id="18703" w:author="Unknown Author" w:date="2026-10-30T04:17:53Z"></w:ins></w:rPr></w:pPr><w:ins w:id="18702" w:author="Unknown Author" w:date="2026-10-30T04:17:53Z"><w:r><w:rPr><w:kern w:val="0"/><w:szCs w:val="24"/><w:lang w:val="es-CO" w:eastAsia="en-US" w:bidi="ar-SA"/></w:rPr><w:t>1.1</w:t></w:r></w:ins></w:p></w:tc></w:tr><w:tr><w:trPr><w:ins w:id="18704" w:author="Unknown Author" w:date="2026-10-30T04:17:53Z"/><w:cantSplit w:val="true"/></w:trPr><w:tc><w:tcPr><w:tcW w:w="995" w:type="dxa"/><w:tcBorders></w:tcBorders></w:tcPr><w:p><w:pPr><w:pStyle w:val="Tabla9"/><w:widowControl/><w:jc w:val="left"/><w:rPr><w:kern w:val="0"/><w:szCs w:val="24"/><w:lang w:val="es-CO" w:eastAsia="en-US" w:bidi="ar-SA"/><w:ins w:id="18706" w:author="Unknown Author" w:date="2026-10-30T04:17:53Z"></w:ins></w:rPr></w:pPr><w:ins w:id="18705" w:author="Unknown Author" w:date="2026-10-30T04:17:53Z"><w:r><w:rPr><w:kern w:val="0"/><w:szCs w:val="24"/><w:lang w:val="es-CO" w:eastAsia="en-US" w:bidi="ar-SA"/></w:rPr><w:t>EQ-12</w:t></w:r></w:ins></w:p></w:tc><w:tc><w:tcPr><w:tcW w:w="1658" w:type="dxa"/><w:tcBorders></w:tcBorders></w:tcPr><w:p><w:pPr><w:pStyle w:val="Tabla9"/><w:widowControl/><w:jc w:val="left"/><w:rPr><w:kern w:val="0"/><w:szCs w:val="24"/><w:lang w:val="es-CO" w:eastAsia="en-US" w:bidi="ar-SA"/><w:ins w:id="18708" w:author="Unknown Author" w:date="2026-10-30T04:17:53Z"></w:ins></w:rPr></w:pPr><w:ins w:id="18707" w:author="Unknown Author" w:date="2026-10-30T04:17:53Z"><w:r><w:rPr><w:kern w:val="0"/><w:szCs w:val="24"/><w:lang w:val="es-CO" w:eastAsia="en-US" w:bidi="ar-SA"/></w:rPr><w:t>Universidad Santo Tomás</w:t></w:r></w:ins></w:p></w:tc><w:tc><w:tcPr><w:tcW w:w="2572" w:type="dxa"/><w:tcBorders></w:tcBorders></w:tcPr><w:p><w:pPr><w:pStyle w:val="Tabla9"/><w:widowControl/><w:jc w:val="left"/><w:rPr><w:kern w:val="0"/><w:szCs w:val="24"/><w:lang w:val="es-CO" w:eastAsia="en-US" w:bidi="ar-SA"/><w:ins w:id="18710" w:author="Unknown Author" w:date="2026-10-30T04:17:53Z"></w:ins></w:rPr></w:pPr><w:ins w:id="18709" w:author="Unknown Author" w:date="2026-10-30T04:17:53Z"><w:r><w:rPr><w:kern w:val="0"/><w:szCs w:val="24"/><w:lang w:val="es-CO" w:eastAsia="en-US" w:bidi="ar-SA"/></w:rPr><w:t>Uso de laboratorios y equipos de la IES (aporte en especie)</w:t></w:r></w:ins></w:p></w:tc><w:tc><w:tcPr><w:tcW w:w="1327" w:type="dxa"/><w:tcBorders></w:tcBorders></w:tcPr><w:p><w:pPr><w:pStyle w:val="Tabla9"/><w:widowControl/><w:jc w:val="left"/><w:rPr><w:kern w:val="0"/><w:szCs w:val="24"/><w:lang w:val="es-CO" w:eastAsia="en-US" w:bidi="ar-SA"/><w:ins w:id="18712" w:author="Unknown Author" w:date="2026-10-30T04:17:53Z"></w:ins></w:rPr></w:pPr><w:ins w:id="18711" w:author="Unknown Author" w:date="2026-10-30T04:17:53Z"><w:r><w:rPr><w:kern w:val="0"/><w:szCs w:val="24"/><w:lang w:val="es-CO" w:eastAsia="en-US" w:bidi="ar-SA"/></w:rPr><w:t>Especie</w:t></w:r></w:ins></w:p></w:tc><w:tc><w:tcPr><w:tcW w:w="2075" w:type="dxa"/><w:tcBorders></w:tcBorders></w:tcPr><w:p><w:pPr><w:pStyle w:val="Tabla9"/><w:widowControl/><w:jc w:val="left"/><w:rPr><w:kern w:val="0"/><w:szCs w:val="24"/><w:lang w:val="es-CO" w:eastAsia="en-US" w:bidi="ar-SA"/><w:ins w:id="18714" w:author="Unknown Author" w:date="2026-10-30T04:17:53Z"></w:ins></w:rPr></w:pPr><w:ins w:id="18713" w:author="Unknown Author" w:date="2026-10-30T04:17:53Z"><w:r><w:rPr><w:kern w:val="0"/><w:szCs w:val="24"/><w:lang w:val="es-CO" w:eastAsia="en-US" w:bidi="ar-SA"/></w:rPr><w:t>$ 300.000.000</w:t></w:r></w:ins></w:p></w:tc><w:tc><w:tcPr><w:tcW w:w="1326" w:type="dxa"/><w:tcBorders></w:tcBorders></w:tcPr><w:p><w:pPr><w:pStyle w:val="Tabla9"/><w:widowControl/><w:jc w:val="left"/><w:rPr><w:kern w:val="0"/><w:szCs w:val="24"/><w:lang w:val="es-CO" w:eastAsia="en-US" w:bidi="ar-SA"/><w:ins w:id="18716" w:author="Unknown Author" w:date="2026-10-30T04:17:53Z"></w:ins></w:rPr></w:pPr><w:ins w:id="18715" w:author="Unknown Author" w:date="2026-10-30T04:17:53Z"><w:r><w:rPr><w:kern w:val="0"/><w:szCs w:val="24"/><w:lang w:val="es-CO" w:eastAsia="en-US" w:bidi="ar-SA"/></w:rPr><w:t>1.1</w:t></w:r></w:ins></w:p></w:tc></w:tr><w:tr><w:trPr><w:ins w:id="18717" w:author="Unknown Author" w:date="2026-10-30T04:17:53Z"/><w:cantSplit w:val="true"/></w:trPr><w:tc><w:tcPr><w:tcW w:w="995" w:type="dxa"/><w:tcBorders></w:tcBorders><w:shd w:color="auto" w:fill="F7F7F7" w:val="clear"/></w:tcPr><w:p><w:pPr><w:pStyle w:val="Tabla9"/><w:widowControl/><w:jc w:val="left"/><w:rPr><w:kern w:val="0"/><w:szCs w:val="24"/><w:lang w:val="es-CO" w:eastAsia="en-US" w:bidi="ar-SA"/><w:ins w:id="18719" w:author="Unknown Author" w:date="2026-10-30T04:17:53Z"></w:ins></w:rPr></w:pPr><w:ins w:id="18718" w:author="Unknown Author" w:date="2026-10-30T04:17:53Z"><w:r><w:rPr><w:kern w:val="0"/><w:szCs w:val="24"/><w:lang w:val="es-CO" w:eastAsia="en-US" w:bidi="ar-SA"/></w:rPr><w:t>EQ-22</w:t></w:r></w:ins></w:p></w:tc><w:tc><w:tcPr><w:tcW w:w="1658" w:type="dxa"/><w:tcBorders></w:tcBorders><w:shd w:color="auto" w:fill="F7F7F7" w:val="clear"/></w:tcPr><w:p><w:pPr><w:pStyle w:val="Tabla9"/><w:widowControl/><w:jc w:val="left"/><w:rPr><w:kern w:val="0"/><w:szCs w:val="24"/><w:lang w:val="es-CO" w:eastAsia="en-US" w:bidi="ar-SA"/><w:ins w:id="18721" w:author="Unknown Author" w:date="2026-10-30T04:17:53Z"></w:ins></w:rPr></w:pPr><w:ins w:id="18720" w:author="Unknown Author" w:date="2026-10-30T04:17:53Z"><w:r><w:rPr><w:kern w:val="0"/><w:szCs w:val="24"/><w:lang w:val="es-CO" w:eastAsia="en-US" w:bidi="ar-SA"/></w:rPr><w:t>Universidad Santo Tomás</w:t></w:r></w:ins></w:p></w:tc><w:tc><w:tcPr><w:tcW w:w="2572" w:type="dxa"/><w:tcBorders></w:tcBorders><w:shd w:color="auto" w:fill="F7F7F7" w:val="clear"/></w:tcPr><w:p><w:pPr><w:pStyle w:val="Tabla9"/><w:widowControl/><w:jc w:val="left"/><w:rPr><w:kern w:val="0"/><w:szCs w:val="24"/><w:lang w:val="es-CO" w:eastAsia="en-US" w:bidi="ar-SA"/><w:ins w:id="18723" w:author="Unknown Author" w:date="2026-10-30T04:17:53Z"></w:ins></w:rPr></w:pPr><w:ins w:id="18722" w:author="Unknown Author" w:date="2026-10-30T04:17:53Z"><w:r><w:rPr><w:kern w:val="0"/><w:szCs w:val="24"/><w:lang w:val="es-CO" w:eastAsia="en-US" w:bidi="ar-SA"/></w:rPr><w:t>Espacio, energía, red y soporte técnico del laboratorio de modelación (aporte en especie)</w:t></w:r></w:ins></w:p></w:tc><w:tc><w:tcPr><w:tcW w:w="1327" w:type="dxa"/><w:tcBorders></w:tcBorders><w:shd w:color="auto" w:fill="F7F7F7" w:val="clear"/></w:tcPr><w:p><w:pPr><w:pStyle w:val="Tabla9"/><w:widowControl/><w:jc w:val="left"/><w:rPr><w:kern w:val="0"/><w:szCs w:val="24"/><w:lang w:val="es-CO" w:eastAsia="en-US" w:bidi="ar-SA"/><w:ins w:id="18725" w:author="Unknown Author" w:date="2026-10-30T04:17:53Z"></w:ins></w:rPr></w:pPr><w:ins w:id="18724" w:author="Unknown Author" w:date="2026-10-30T04:17:53Z"><w:r><w:rPr><w:kern w:val="0"/><w:szCs w:val="24"/><w:lang w:val="es-CO" w:eastAsia="en-US" w:bidi="ar-SA"/></w:rPr><w:t>Especie</w:t></w:r></w:ins></w:p></w:tc><w:tc><w:tcPr><w:tcW w:w="2075" w:type="dxa"/><w:tcBorders></w:tcBorders><w:shd w:color="auto" w:fill="F7F7F7" w:val="clear"/></w:tcPr><w:p><w:pPr><w:pStyle w:val="Tabla9"/><w:widowControl/><w:jc w:val="left"/><w:rPr><w:kern w:val="0"/><w:szCs w:val="24"/><w:lang w:val="es-CO" w:eastAsia="en-US" w:bidi="ar-SA"/><w:ins w:id="18727" w:author="Unknown Author" w:date="2026-10-30T04:17:53Z"></w:ins></w:rPr></w:pPr><w:ins w:id="18726" w:author="Unknown Author" w:date="2026-10-30T04:17:53Z"><w:r><w:rPr><w:kern w:val="0"/><w:szCs w:val="24"/><w:lang w:val="es-CO" w:eastAsia="en-US" w:bidi="ar-SA"/></w:rPr><w:t>$ 144.000.000</w:t></w:r></w:ins></w:p></w:tc><w:tc><w:tcPr><w:tcW w:w="1326" w:type="dxa"/><w:tcBorders></w:tcBorders><w:shd w:color="auto" w:fill="F7F7F7" w:val="clear"/></w:tcPr><w:p><w:pPr><w:pStyle w:val="Tabla9"/><w:widowControl/><w:jc w:val="left"/><w:rPr><w:kern w:val="0"/><w:szCs w:val="24"/><w:lang w:val="es-CO" w:eastAsia="en-US" w:bidi="ar-SA"/><w:ins w:id="18729" w:author="Unknown Author" w:date="2026-10-30T04:17:53Z"></w:ins></w:rPr></w:pPr><w:ins w:id="18728" w:author="Unknown Author" w:date="2026-10-30T04:17:53Z"><w:r><w:rPr><w:kern w:val="0"/><w:szCs w:val="24"/><w:lang w:val="es-CO" w:eastAsia="en-US" w:bidi="ar-SA"/></w:rPr><w:t>2.5</w:t></w:r></w:ins></w:p></w:tc></w:tr><w:tr><w:trPr><w:ins w:id="18730" w:author="Unknown Author" w:date="2026-10-30T04:17:53Z"/><w:cantSplit w:val="true"/></w:trPr><w:tc><w:tcPr><w:tcW w:w="995" w:type="dxa"/><w:tcBorders><w:bottom w:val="single" w:sz="12" w:space="0" w:color="2A3439"/></w:tcBorders></w:tcPr><w:p><w:pPr><w:pStyle w:val="Tabla9"/><w:keepNext w:val="true"/><w:widowControl/><w:rPr><w:kern w:val="0"/><w:szCs w:val="24"/><w:lang w:val="es-CO" w:eastAsia="en-US" w:bidi="ar-SA"/><w:ins w:id="18732" w:author="Unknown Author" w:date="2026-10-30T04:17:53Z"></w:ins></w:rPr></w:pPr><w:ins w:id="18731" w:author="Unknown Author" w:date="2026-10-30T04:17:53Z"><w:r><w:rPr><w:kern w:val="0"/><w:szCs w:val="24"/><w:lang w:val="es-CO" w:eastAsia="en-US" w:bidi="ar-SA"/></w:rPr></w:r></w:ins></w:p></w:tc><w:tc><w:tcPr><w:tcW w:w="1658" w:type="dxa"/><w:tcBorders><w:bottom w:val="single" w:sz="12" w:space="0" w:color="2A3439"/></w:tcBorders></w:tcPr><w:p><w:pPr><w:pStyle w:val="Tabla9"/><w:keepNext w:val="true"/><w:widowControl/><w:jc w:val="left"/><w:rPr><w:kern w:val="0"/><w:szCs w:val="24"/><w:lang w:val="es-CO" w:eastAsia="en-US" w:bidi="ar-SA"/><w:ins w:id="18734" w:author="Unknown Author" w:date="2026-10-30T04:17:53Z"></w:ins></w:rPr></w:pPr><w:ins w:id="18733" w:author="Unknown Author" w:date="2026-10-30T04:17:53Z"><w:r><w:rPr><w:b/><w:bCs/><w:kern w:val="0"/><w:szCs w:val="24"/><w:lang w:val="es-CO" w:eastAsia="en-US" w:bidi="ar-SA"/></w:rPr><w:t>Total</w:t></w:r></w:ins></w:p></w:tc><w:tc><w:tcPr><w:tcW w:w="2572" w:type="dxa"/><w:tcBorders><w:bottom w:val="single" w:sz="12" w:space="0" w:color="2A3439"/></w:tcBorders></w:tcPr><w:p><w:pPr><w:pStyle w:val="Tabla9"/><w:keepNext w:val="true"/><w:widowControl/><w:rPr><w:kern w:val="0"/><w:szCs w:val="24"/><w:lang w:val="es-CO" w:eastAsia="en-US" w:bidi="ar-SA"/><w:ins w:id="18736" w:author="Unknown Author" w:date="2026-10-30T04:17:53Z"></w:ins></w:rPr></w:pPr><w:ins w:id="18735" w:author="Unknown Author" w:date="2026-10-30T04:17:53Z"><w:r><w:rPr><w:kern w:val="0"/><w:szCs w:val="24"/><w:lang w:val="es-CO" w:eastAsia="en-US" w:bidi="ar-SA"/></w:rPr></w:r></w:ins></w:p></w:tc><w:tc><w:tcPr><w:tcW w:w="1327" w:type="dxa"/><w:tcBorders><w:bottom w:val="single" w:sz="12" w:space="0" w:color="2A3439"/></w:tcBorders></w:tcPr><w:p><w:pPr><w:pStyle w:val="Tabla9"/><w:keepNext w:val="true"/><w:widowControl/><w:rPr><w:kern w:val="0"/><w:szCs w:val="24"/><w:lang w:val="es-CO" w:eastAsia="en-US" w:bidi="ar-SA"/><w:ins w:id="18738" w:author="Unknown Author" w:date="2026-10-30T04:17:53Z"></w:ins></w:rPr></w:pPr><w:ins w:id="18737" w:author="Unknown Author" w:date="2026-10-30T04:17:53Z"><w:r><w:rPr><w:kern w:val="0"/><w:szCs w:val="24"/><w:lang w:val="es-CO" w:eastAsia="en-US" w:bidi="ar-SA"/></w:rPr></w:r></w:ins></w:p></w:tc><w:tc><w:tcPr><w:tcW w:w="2075" w:type="dxa"/><w:tcBorders><w:bottom w:val="single" w:sz="12" w:space="0" w:color="2A3439"/></w:tcBorders></w:tcPr><w:p><w:pPr><w:pStyle w:val="Tabla9"/><w:keepNext w:val="true"/><w:widowControl/><w:jc w:val="left"/><w:rPr><w:kern w:val="0"/><w:szCs w:val="24"/><w:lang w:val="es-CO" w:eastAsia="en-US" w:bidi="ar-SA"/><w:ins w:id="18740" w:author="Unknown Author" w:date="2026-10-30T04:17:53Z"></w:ins></w:rPr></w:pPr><w:ins w:id="18739" w:author="Unknown Author" w:date="2026-10-30T04:17:53Z"><w:r><w:rPr><w:b/><w:bCs/><w:kern w:val="0"/><w:szCs w:val="24"/><w:lang w:val="es-CO" w:eastAsia="en-US" w:bidi="ar-SA"/></w:rPr><w:t>$ 1.514.000.000</w:t></w:r></w:ins></w:p></w:tc><w:tc><w:tcPr><w:tcW w:w="1326" w:type="dxa"/><w:tcBorders><w:bottom w:val="single" w:sz="12" w:space="0" w:color="2A3439"/></w:tcBorders></w:tcPr><w:p><w:pPr><w:pStyle w:val="Tabla9"/><w:keepNext w:val="true"/><w:widowControl/><w:rPr><w:kern w:val="0"/><w:szCs w:val="24"/><w:lang w:val="es-CO" w:eastAsia="en-US" w:bidi="ar-SA"/><w:ins w:id="18742" w:author="Unknown Author" w:date="2026-10-30T04:17:53Z"></w:ins></w:rPr></w:pPr><w:ins w:id="18741" w:author="Unknown Author" w:date="2026-10-30T04:17:53Z"><w:r><w:rPr><w:kern w:val="0"/><w:szCs w:val="24"/><w:lang w:val="es-CO" w:eastAsia="en-US" w:bidi="ar-SA"/></w:rPr></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581"/><w:gridCol w:w="1908"/><w:gridCol w:w="2405"/><w:gridCol w:w="1327"/><w:gridCol w:w="2073"/><w:gridCol w:w="1659"/></w:tblGrid><w:tr><w:trPr><w:tblHeader w:val="true"/><w:del w:id="18743" w:author="Unknown Author" w:date="2026-10-30T04:17:53Z"/><w:cantSplit w:val="true"/></w:trPr><w:tc><w:tcPr><w:tcW w:w="58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8745" w:author="Unknown Author" w:date="2026-10-30T04:17:53Z"></w:del></w:rPr></w:pPr><w:del w:id="18744" w:author="Unknown Author" w:date="2026-10-30T04:17:53Z"><w:r><w:rPr><w:b/><w:kern w:val="0"/><w:szCs w:val="24"/><w:lang w:val="es-CO" w:eastAsia="en-US" w:bidi="ar-SA"/></w:rPr><w:delText>Id</w:delText></w:r></w:del></w:p></w:tc><w:tc><w:tcPr><w:tcW w:w="190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8747" w:author="Unknown Author" w:date="2026-10-30T04:17:53Z"></w:del></w:rPr></w:pPr><w:del w:id="18746" w:author="Unknown Author" w:date="2026-10-30T04:17:53Z"><w:r><w:rPr><w:b/><w:kern w:val="0"/><w:szCs w:val="24"/><w:lang w:val="es-CO" w:eastAsia="en-US" w:bidi="ar-SA"/></w:rPr><w:delText>Aportante</w:delText></w:r></w:del></w:p></w:tc><w:tc><w:tcPr><w:tcW w:w="240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8749" w:author="Unknown Author" w:date="2026-10-30T04:17:53Z"></w:del></w:rPr></w:pPr><w:del w:id="18748" w:author="Unknown Author" w:date="2026-10-30T04:17:53Z"><w:r><w:rPr><w:b/><w:kern w:val="0"/><w:szCs w:val="24"/><w:lang w:val="es-CO" w:eastAsia="en-US" w:bidi="ar-SA"/></w:rPr><w:delText>Aporte</w:delText></w:r></w:del></w:p></w:tc><w:tc><w:tcPr><w:tcW w:w="132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8751" w:author="Unknown Author" w:date="2026-10-30T04:17:53Z"></w:del></w:rPr></w:pPr><w:del w:id="18750" w:author="Unknown Author" w:date="2026-10-30T04:17:53Z"><w:r><w:rPr><w:b/><w:kern w:val="0"/><w:szCs w:val="24"/><w:lang w:val="es-CO" w:eastAsia="en-US" w:bidi="ar-SA"/></w:rPr><w:delText>Modalidad</w:delText></w:r></w:del></w:p></w:tc><w:tc><w:tcPr><w:tcW w:w="207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8753" w:author="Unknown Author" w:date="2026-10-30T04:17:53Z"></w:del></w:rPr></w:pPr><w:del w:id="18752" w:author="Unknown Author" w:date="2026-10-30T04:17:53Z"><w:r><w:rPr><w:b/><w:kern w:val="0"/><w:szCs w:val="24"/><w:lang w:val="es-CO" w:eastAsia="en-US" w:bidi="ar-SA"/></w:rPr><w:delText>Valor (COP)</w:delText></w:r></w:del></w:p></w:tc><w:tc><w:tcPr><w:tcW w:w="165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8755" w:author="Unknown Author" w:date="2026-10-30T04:17:53Z"></w:del></w:rPr></w:pPr><w:del w:id="18754" w:author="Unknown Author" w:date="2026-10-30T04:17:53Z"><w:r><w:rPr><w:b/><w:kern w:val="0"/><w:szCs w:val="24"/><w:lang w:val="es-CO" w:eastAsia="en-US" w:bidi="ar-SA"/></w:rPr><w:delText>Actividades</w:delText></w:r></w:del></w:p></w:tc></w:tr><w:tr><w:trPr><w:del w:id="18756" w:author="Unknown Author" w:date="2026-10-30T04:17:53Z"/><w:cantSplit w:val="true"/></w:trPr><w:tc><w:tcPr><w:tcW w:w="581" w:type="dxa"/><w:tcBorders></w:tcBorders></w:tcPr><w:p><w:pPr><w:pStyle w:val="Tabla9"/><w:widowControl/><w:jc w:val="left"/><w:rPr><w:kern w:val="0"/><w:szCs w:val="24"/><w:lang w:val="es-CO" w:eastAsia="en-US" w:bidi="ar-SA"/><w:del w:id="18758" w:author="Unknown Author" w:date="2026-10-30T04:17:53Z"></w:del></w:rPr></w:pPr><w:del w:id="18757" w:author="Unknown Author" w:date="2026-10-30T04:17:53Z"><w:r><w:rPr><w:kern w:val="0"/><w:szCs w:val="24"/><w:lang w:val="es-CO" w:eastAsia="en-US" w:bidi="ar-SA"/></w:rPr><w:delText>C01</w:delText></w:r></w:del></w:p></w:tc><w:tc><w:tcPr><w:tcW w:w="1908" w:type="dxa"/><w:tcBorders></w:tcBorders></w:tcPr><w:p><w:pPr><w:pStyle w:val="Tabla9"/><w:widowControl/><w:jc w:val="left"/><w:rPr><w:kern w:val="0"/><w:szCs w:val="24"/><w:lang w:val="es-CO" w:eastAsia="en-US" w:bidi="ar-SA"/><w:del w:id="18760" w:author="Unknown Author" w:date="2026-10-30T04:17:53Z"></w:del></w:rPr></w:pPr><w:del w:id="18759" w:author="Unknown Author" w:date="2026-10-30T04:17:53Z"><w:r><w:rPr><w:kern w:val="0"/><w:szCs w:val="24"/><w:lang w:val="es-CO" w:eastAsia="en-US" w:bidi="ar-SA"/></w:rPr><w:delText>Entidad proponente (universidad)</w:delText></w:r></w:del></w:p></w:tc><w:tc><w:tcPr><w:tcW w:w="2405" w:type="dxa"/><w:tcBorders></w:tcBorders></w:tcPr><w:p><w:pPr><w:pStyle w:val="Tabla9"/><w:widowControl/><w:jc w:val="left"/><w:rPr><w:kern w:val="0"/><w:szCs w:val="24"/><w:lang w:val="es-CO" w:eastAsia="en-US" w:bidi="ar-SA"/><w:del w:id="18762" w:author="Unknown Author" w:date="2026-10-30T04:17:53Z"></w:del></w:rPr></w:pPr><w:del w:id="18761" w:author="Unknown Author" w:date="2026-10-30T04:17:53Z"><w:r><w:rPr><w:kern w:val="0"/><w:szCs w:val="24"/><w:lang w:val="es-CO" w:eastAsia="en-US" w:bidi="ar-SA"/></w:rPr><w:delText>Investigador principal, 50 % durante 24 meses</w:delText></w:r></w:del></w:p></w:tc><w:tc><w:tcPr><w:tcW w:w="1327" w:type="dxa"/><w:tcBorders></w:tcBorders></w:tcPr><w:p><w:pPr><w:pStyle w:val="Tabla9"/><w:widowControl/><w:jc w:val="left"/><w:rPr><w:kern w:val="0"/><w:szCs w:val="24"/><w:lang w:val="es-CO" w:eastAsia="en-US" w:bidi="ar-SA"/><w:del w:id="18764" w:author="Unknown Author" w:date="2026-10-30T04:17:53Z"></w:del></w:rPr></w:pPr><w:del w:id="18763" w:author="Unknown Author" w:date="2026-10-30T04:17:53Z"><w:r><w:rPr><w:kern w:val="0"/><w:szCs w:val="24"/><w:lang w:val="es-CO" w:eastAsia="en-US" w:bidi="ar-SA"/></w:rPr><w:delText>Especie</w:delText></w:r></w:del></w:p></w:tc><w:tc><w:tcPr><w:tcW w:w="2073" w:type="dxa"/><w:tcBorders></w:tcBorders></w:tcPr><w:p><w:pPr><w:pStyle w:val="Tabla9"/><w:widowControl/><w:jc w:val="left"/><w:rPr><w:kern w:val="0"/><w:szCs w:val="24"/><w:lang w:val="es-CO" w:eastAsia="en-US" w:bidi="ar-SA"/><w:del w:id="18766" w:author="Unknown Author" w:date="2026-10-30T04:17:53Z"></w:del></w:rPr></w:pPr><w:del w:id="18765" w:author="Unknown Author" w:date="2026-10-30T04:17:53Z"><w:r><w:rPr><w:kern w:val="0"/><w:szCs w:val="24"/><w:lang w:val="es-CO" w:eastAsia="en-US" w:bidi="ar-SA"/></w:rPr><w:delText>$ 350.000.000</w:delText></w:r></w:del></w:p></w:tc><w:tc><w:tcPr><w:tcW w:w="1659" w:type="dxa"/><w:tcBorders></w:tcBorders></w:tcPr><w:p><w:pPr><w:pStyle w:val="Tabla9"/><w:widowControl/><w:jc w:val="left"/><w:rPr><w:kern w:val="0"/><w:szCs w:val="24"/><w:lang w:val="es-CO" w:eastAsia="en-US" w:bidi="ar-SA"/><w:del w:id="18768" w:author="Unknown Author" w:date="2026-10-30T04:17:53Z"></w:del></w:rPr></w:pPr><w:del w:id="18767" w:author="Unknown Author" w:date="2026-10-30T04:17:53Z"><w:r><w:rPr><w:kern w:val="0"/><w:szCs w:val="24"/><w:lang w:val="es-CO" w:eastAsia="en-US" w:bidi="ar-SA"/></w:rPr><w:delText>1.8, 2.8, 3.6</w:delText></w:r></w:del></w:p></w:tc></w:tr><w:tr><w:trPr><w:del w:id="18769" w:author="Unknown Author" w:date="2026-10-30T04:17:53Z"/><w:cantSplit w:val="true"/></w:trPr><w:tc><w:tcPr><w:tcW w:w="581" w:type="dxa"/><w:tcBorders></w:tcBorders><w:shd w:color="auto" w:fill="F7F7F7" w:val="clear"/></w:tcPr><w:p><w:pPr><w:pStyle w:val="Tabla9"/><w:widowControl/><w:jc w:val="left"/><w:rPr><w:kern w:val="0"/><w:szCs w:val="24"/><w:lang w:val="es-CO" w:eastAsia="en-US" w:bidi="ar-SA"/><w:del w:id="18771" w:author="Unknown Author" w:date="2026-10-30T04:17:53Z"></w:del></w:rPr></w:pPr><w:del w:id="18770" w:author="Unknown Author" w:date="2026-10-30T04:17:53Z"><w:r><w:rPr><w:kern w:val="0"/><w:szCs w:val="24"/><w:lang w:val="es-CO" w:eastAsia="en-US" w:bidi="ar-SA"/></w:rPr><w:delText>C02</w:delText></w:r></w:del></w:p></w:tc><w:tc><w:tcPr><w:tcW w:w="1908" w:type="dxa"/><w:tcBorders></w:tcBorders><w:shd w:color="auto" w:fill="F7F7F7" w:val="clear"/></w:tcPr><w:p><w:pPr><w:pStyle w:val="Tabla9"/><w:widowControl/><w:jc w:val="left"/><w:rPr><w:kern w:val="0"/><w:szCs w:val="24"/><w:lang w:val="es-CO" w:eastAsia="en-US" w:bidi="ar-SA"/><w:del w:id="18773" w:author="Unknown Author" w:date="2026-10-30T04:17:53Z"></w:del></w:rPr></w:pPr><w:del w:id="18772" w:author="Unknown Author" w:date="2026-10-30T04:17:53Z"><w:r><w:rPr><w:kern w:val="0"/><w:szCs w:val="24"/><w:lang w:val="es-CO" w:eastAsia="en-US" w:bidi="ar-SA"/></w:rPr><w:delText>Entidad proponente (universidad)</w:delText></w:r></w:del></w:p></w:tc><w:tc><w:tcPr><w:tcW w:w="2405" w:type="dxa"/><w:tcBorders></w:tcBorders><w:shd w:color="auto" w:fill="F7F7F7" w:val="clear"/></w:tcPr><w:p><w:pPr><w:pStyle w:val="Tabla9"/><w:widowControl/><w:jc w:val="left"/><w:rPr><w:kern w:val="0"/><w:szCs w:val="24"/><w:lang w:val="es-CO" w:eastAsia="en-US" w:bidi="ar-SA"/><w:del w:id="18775" w:author="Unknown Author" w:date="2026-10-30T04:17:53Z"></w:del></w:rPr></w:pPr><w:del w:id="18774" w:author="Unknown Author" w:date="2026-10-30T04:17:53Z"><w:r><w:rPr><w:kern w:val="0"/><w:szCs w:val="24"/><w:lang w:val="es-CO" w:eastAsia="en-US" w:bidi="ar-SA"/></w:rPr><w:delText>Coinvestigador técnico, 30 % durante 24 meses</w:delText></w:r></w:del></w:p></w:tc><w:tc><w:tcPr><w:tcW w:w="1327" w:type="dxa"/><w:tcBorders></w:tcBorders><w:shd w:color="auto" w:fill="F7F7F7" w:val="clear"/></w:tcPr><w:p><w:pPr><w:pStyle w:val="Tabla9"/><w:widowControl/><w:jc w:val="left"/><w:rPr><w:kern w:val="0"/><w:szCs w:val="24"/><w:lang w:val="es-CO" w:eastAsia="en-US" w:bidi="ar-SA"/><w:del w:id="18777" w:author="Unknown Author" w:date="2026-10-30T04:17:53Z"></w:del></w:rPr></w:pPr><w:del w:id="18776" w:author="Unknown Author" w:date="2026-10-30T04:17:53Z"><w:r><w:rPr><w:kern w:val="0"/><w:szCs w:val="24"/><w:lang w:val="es-CO" w:eastAsia="en-US" w:bidi="ar-SA"/></w:rPr><w:delText>Especie</w:delText></w:r></w:del></w:p></w:tc><w:tc><w:tcPr><w:tcW w:w="2073" w:type="dxa"/><w:tcBorders></w:tcBorders><w:shd w:color="auto" w:fill="F7F7F7" w:val="clear"/></w:tcPr><w:p><w:pPr><w:pStyle w:val="Tabla9"/><w:widowControl/><w:jc w:val="left"/><w:rPr><w:kern w:val="0"/><w:szCs w:val="24"/><w:lang w:val="es-CO" w:eastAsia="en-US" w:bidi="ar-SA"/><w:del w:id="18779" w:author="Unknown Author" w:date="2026-10-30T04:17:53Z"></w:del></w:rPr></w:pPr><w:del w:id="18778" w:author="Unknown Author" w:date="2026-10-30T04:17:53Z"><w:r><w:rPr><w:kern w:val="0"/><w:szCs w:val="24"/><w:lang w:val="es-CO" w:eastAsia="en-US" w:bidi="ar-SA"/></w:rPr><w:delText>$ 250.000.000</w:delText></w:r></w:del></w:p></w:tc><w:tc><w:tcPr><w:tcW w:w="1659" w:type="dxa"/><w:tcBorders></w:tcBorders><w:shd w:color="auto" w:fill="F7F7F7" w:val="clear"/></w:tcPr><w:p><w:pPr><w:pStyle w:val="Tabla9"/><w:widowControl/><w:jc w:val="left"/><w:rPr><w:kern w:val="0"/><w:szCs w:val="24"/><w:lang w:val="es-CO" w:eastAsia="en-US" w:bidi="ar-SA"/><w:del w:id="18781" w:author="Unknown Author" w:date="2026-10-30T04:17:53Z"></w:del></w:rPr></w:pPr><w:del w:id="18780" w:author="Unknown Author" w:date="2026-10-30T04:17:53Z"><w:r><w:rPr><w:kern w:val="0"/><w:szCs w:val="24"/><w:lang w:val="es-CO" w:eastAsia="en-US" w:bidi="ar-SA"/></w:rPr><w:delText>1.1, 1.2, 1.3, 1.4, 1.5, 1.6</w:delText></w:r></w:del></w:p></w:tc></w:tr><w:tr><w:trPr><w:del w:id="18782" w:author="Unknown Author" w:date="2026-10-30T04:17:53Z"/><w:cantSplit w:val="true"/></w:trPr><w:tc><w:tcPr><w:tcW w:w="581" w:type="dxa"/><w:tcBorders></w:tcBorders></w:tcPr><w:p><w:pPr><w:pStyle w:val="Tabla9"/><w:widowControl/><w:jc w:val="left"/><w:rPr><w:kern w:val="0"/><w:szCs w:val="24"/><w:lang w:val="es-CO" w:eastAsia="en-US" w:bidi="ar-SA"/><w:del w:id="18784" w:author="Unknown Author" w:date="2026-10-30T04:17:53Z"></w:del></w:rPr></w:pPr><w:del w:id="18783" w:author="Unknown Author" w:date="2026-10-30T04:17:53Z"><w:r><w:rPr><w:kern w:val="0"/><w:szCs w:val="24"/><w:lang w:val="es-CO" w:eastAsia="en-US" w:bidi="ar-SA"/></w:rPr><w:delText>C03</w:delText></w:r></w:del></w:p></w:tc><w:tc><w:tcPr><w:tcW w:w="1908" w:type="dxa"/><w:tcBorders></w:tcBorders></w:tcPr><w:p><w:pPr><w:pStyle w:val="Tabla9"/><w:widowControl/><w:jc w:val="left"/><w:rPr><w:kern w:val="0"/><w:szCs w:val="24"/><w:lang w:val="es-CO" w:eastAsia="en-US" w:bidi="ar-SA"/><w:del w:id="18786" w:author="Unknown Author" w:date="2026-10-30T04:17:53Z"></w:del></w:rPr></w:pPr><w:del w:id="18785" w:author="Unknown Author" w:date="2026-10-30T04:17:53Z"><w:r><w:rPr><w:kern w:val="0"/><w:szCs w:val="24"/><w:lang w:val="es-CO" w:eastAsia="en-US" w:bidi="ar-SA"/></w:rPr><w:delText>Entidad proponente (universidad)</w:delText></w:r></w:del></w:p></w:tc><w:tc><w:tcPr><w:tcW w:w="2405" w:type="dxa"/><w:tcBorders></w:tcBorders></w:tcPr><w:p><w:pPr><w:pStyle w:val="Tabla9"/><w:widowControl/><w:jc w:val="left"/><w:rPr><w:kern w:val="0"/><w:szCs w:val="24"/><w:lang w:val="es-CO" w:eastAsia="en-US" w:bidi="ar-SA"/><w:del w:id="18788" w:author="Unknown Author" w:date="2026-10-30T04:17:53Z"></w:del></w:rPr></w:pPr><w:del w:id="18787" w:author="Unknown Author" w:date="2026-10-30T04:17:53Z"><w:r><w:rPr><w:kern w:val="0"/><w:szCs w:val="24"/><w:lang w:val="es-CO" w:eastAsia="en-US" w:bidi="ar-SA"/></w:rPr><w:delText>Coinvestigadores de ambiente y ciencias sociales, 20 %</w:delText></w:r></w:del></w:p></w:tc><w:tc><w:tcPr><w:tcW w:w="1327" w:type="dxa"/><w:tcBorders></w:tcBorders></w:tcPr><w:p><w:pPr><w:pStyle w:val="Tabla9"/><w:widowControl/><w:jc w:val="left"/><w:rPr><w:kern w:val="0"/><w:szCs w:val="24"/><w:lang w:val="es-CO" w:eastAsia="en-US" w:bidi="ar-SA"/><w:del w:id="18790" w:author="Unknown Author" w:date="2026-10-30T04:17:53Z"></w:del></w:rPr></w:pPr><w:del w:id="18789" w:author="Unknown Author" w:date="2026-10-30T04:17:53Z"><w:r><w:rPr><w:kern w:val="0"/><w:szCs w:val="24"/><w:lang w:val="es-CO" w:eastAsia="en-US" w:bidi="ar-SA"/></w:rPr><w:delText>Especie</w:delText></w:r></w:del></w:p></w:tc><w:tc><w:tcPr><w:tcW w:w="2073" w:type="dxa"/><w:tcBorders></w:tcBorders></w:tcPr><w:p><w:pPr><w:pStyle w:val="Tabla9"/><w:widowControl/><w:jc w:val="left"/><w:rPr><w:kern w:val="0"/><w:szCs w:val="24"/><w:lang w:val="es-CO" w:eastAsia="en-US" w:bidi="ar-SA"/><w:del w:id="18792" w:author="Unknown Author" w:date="2026-10-30T04:17:53Z"></w:del></w:rPr></w:pPr><w:del w:id="18791" w:author="Unknown Author" w:date="2026-10-30T04:17:53Z"><w:r><w:rPr><w:kern w:val="0"/><w:szCs w:val="24"/><w:lang w:val="es-CO" w:eastAsia="en-US" w:bidi="ar-SA"/></w:rPr><w:delText>$ 200.000.000</w:delText></w:r></w:del></w:p></w:tc><w:tc><w:tcPr><w:tcW w:w="1659" w:type="dxa"/><w:tcBorders></w:tcBorders></w:tcPr><w:p><w:pPr><w:pStyle w:val="Tabla9"/><w:widowControl/><w:jc w:val="left"/><w:rPr><w:kern w:val="0"/><w:szCs w:val="24"/><w:lang w:val="es-CO" w:eastAsia="en-US" w:bidi="ar-SA"/><w:del w:id="18794" w:author="Unknown Author" w:date="2026-10-30T04:17:53Z"></w:del></w:rPr></w:pPr><w:del w:id="18793" w:author="Unknown Author" w:date="2026-10-30T04:17:53Z"><w:r><w:rPr><w:kern w:val="0"/><w:szCs w:val="24"/><w:lang w:val="es-CO" w:eastAsia="en-US" w:bidi="ar-SA"/></w:rPr><w:delText>3.1, 3.2, 3.3, 3.4</w:delText></w:r></w:del></w:p></w:tc></w:tr><w:tr><w:trPr><w:del w:id="18795" w:author="Unknown Author" w:date="2026-10-30T04:17:53Z"/><w:cantSplit w:val="true"/></w:trPr><w:tc><w:tcPr><w:tcW w:w="581" w:type="dxa"/><w:tcBorders></w:tcBorders><w:shd w:color="auto" w:fill="F7F7F7" w:val="clear"/></w:tcPr><w:p><w:pPr><w:pStyle w:val="Tabla9"/><w:widowControl/><w:jc w:val="left"/><w:rPr><w:kern w:val="0"/><w:szCs w:val="24"/><w:lang w:val="es-CO" w:eastAsia="en-US" w:bidi="ar-SA"/><w:del w:id="18797" w:author="Unknown Author" w:date="2026-10-30T04:17:53Z"></w:del></w:rPr></w:pPr><w:del w:id="18796" w:author="Unknown Author" w:date="2026-10-30T04:17:53Z"><w:r><w:rPr><w:kern w:val="0"/><w:szCs w:val="24"/><w:lang w:val="es-CO" w:eastAsia="en-US" w:bidi="ar-SA"/></w:rPr><w:delText>C04</w:delText></w:r></w:del></w:p></w:tc><w:tc><w:tcPr><w:tcW w:w="1908" w:type="dxa"/><w:tcBorders></w:tcBorders><w:shd w:color="auto" w:fill="F7F7F7" w:val="clear"/></w:tcPr><w:p><w:pPr><w:pStyle w:val="Tabla9"/><w:widowControl/><w:jc w:val="left"/><w:rPr><w:kern w:val="0"/><w:szCs w:val="24"/><w:lang w:val="es-CO" w:eastAsia="en-US" w:bidi="ar-SA"/><w:del w:id="18799" w:author="Unknown Author" w:date="2026-10-30T04:17:53Z"></w:del></w:rPr></w:pPr><w:del w:id="18798" w:author="Unknown Author" w:date="2026-10-30T04:17:53Z"><w:r><w:rPr><w:kern w:val="0"/><w:szCs w:val="24"/><w:lang w:val="es-CO" w:eastAsia="en-US" w:bidi="ar-SA"/></w:rPr><w:delText>Entidad proponente (universidad)</w:delText></w:r></w:del></w:p></w:tc><w:tc><w:tcPr><w:tcW w:w="2405" w:type="dxa"/><w:tcBorders></w:tcBorders><w:shd w:color="auto" w:fill="F7F7F7" w:val="clear"/></w:tcPr><w:p><w:pPr><w:pStyle w:val="Tabla9"/><w:widowControl/><w:jc w:val="left"/><w:rPr><w:kern w:val="0"/><w:szCs w:val="24"/><w:lang w:val="es-CO" w:eastAsia="en-US" w:bidi="ar-SA"/><w:del w:id="18801" w:author="Unknown Author" w:date="2026-10-30T04:17:53Z"></w:del></w:rPr></w:pPr><w:del w:id="18800" w:author="Unknown Author" w:date="2026-10-30T04:17:53Z"><w:r><w:rPr><w:kern w:val="0"/><w:szCs w:val="24"/><w:lang w:val="es-CO" w:eastAsia="en-US" w:bidi="ar-SA"/></w:rPr><w:delText>Uso de laboratorios y equipos de la IES</w:delText></w:r></w:del></w:p></w:tc><w:tc><w:tcPr><w:tcW w:w="1327" w:type="dxa"/><w:tcBorders></w:tcBorders><w:shd w:color="auto" w:fill="F7F7F7" w:val="clear"/></w:tcPr><w:p><w:pPr><w:pStyle w:val="Tabla9"/><w:widowControl/><w:jc w:val="left"/><w:rPr><w:kern w:val="0"/><w:szCs w:val="24"/><w:lang w:val="es-CO" w:eastAsia="en-US" w:bidi="ar-SA"/><w:del w:id="18803" w:author="Unknown Author" w:date="2026-10-30T04:17:53Z"></w:del></w:rPr></w:pPr><w:del w:id="18802" w:author="Unknown Author" w:date="2026-10-30T04:17:53Z"><w:r><w:rPr><w:kern w:val="0"/><w:szCs w:val="24"/><w:lang w:val="es-CO" w:eastAsia="en-US" w:bidi="ar-SA"/></w:rPr><w:delText>Especie</w:delText></w:r></w:del></w:p></w:tc><w:tc><w:tcPr><w:tcW w:w="2073" w:type="dxa"/><w:tcBorders></w:tcBorders><w:shd w:color="auto" w:fill="F7F7F7" w:val="clear"/></w:tcPr><w:p><w:pPr><w:pStyle w:val="Tabla9"/><w:widowControl/><w:jc w:val="left"/><w:rPr><w:kern w:val="0"/><w:szCs w:val="24"/><w:lang w:val="es-CO" w:eastAsia="en-US" w:bidi="ar-SA"/><w:del w:id="18805" w:author="Unknown Author" w:date="2026-10-30T04:17:53Z"></w:del></w:rPr></w:pPr><w:del w:id="18804" w:author="Unknown Author" w:date="2026-10-30T04:17:53Z"><w:r><w:rPr><w:kern w:val="0"/><w:szCs w:val="24"/><w:lang w:val="es-CO" w:eastAsia="en-US" w:bidi="ar-SA"/></w:rPr><w:delText>$ 300.000.000</w:delText></w:r></w:del></w:p></w:tc><w:tc><w:tcPr><w:tcW w:w="1659" w:type="dxa"/><w:tcBorders></w:tcBorders><w:shd w:color="auto" w:fill="F7F7F7" w:val="clear"/></w:tcPr><w:p><w:pPr><w:pStyle w:val="Tabla9"/><w:widowControl/><w:jc w:val="left"/><w:rPr><w:kern w:val="0"/><w:szCs w:val="24"/><w:lang w:val="es-CO" w:eastAsia="en-US" w:bidi="ar-SA"/><w:del w:id="18807" w:author="Unknown Author" w:date="2026-10-30T04:17:53Z"></w:del></w:rPr></w:pPr><w:del w:id="18806" w:author="Unknown Author" w:date="2026-10-30T04:17:53Z"><w:r><w:rPr><w:kern w:val="0"/><w:szCs w:val="24"/><w:lang w:val="es-CO" w:eastAsia="en-US" w:bidi="ar-SA"/></w:rPr><w:delText>1.1, 1.2, 1.3, 1.4, 1.5, 1.6</w:delText></w:r></w:del></w:p></w:tc></w:tr><w:tr><w:trPr><w:del w:id="18808" w:author="Unknown Author" w:date="2026-10-30T04:17:53Z"/><w:cantSplit w:val="true"/></w:trPr><w:tc><w:tcPr><w:tcW w:w="581" w:type="dxa"/><w:tcBorders></w:tcBorders></w:tcPr><w:p><w:pPr><w:pStyle w:val="Tabla9"/><w:widowControl/><w:jc w:val="left"/><w:rPr><w:kern w:val="0"/><w:szCs w:val="24"/><w:lang w:val="es-CO" w:eastAsia="en-US" w:bidi="ar-SA"/><w:del w:id="18810" w:author="Unknown Author" w:date="2026-10-30T04:17:53Z"></w:del></w:rPr></w:pPr><w:del w:id="18809" w:author="Unknown Author" w:date="2026-10-30T04:17:53Z"><w:r><w:rPr><w:kern w:val="0"/><w:szCs w:val="24"/><w:lang w:val="es-CO" w:eastAsia="en-US" w:bidi="ar-SA"/></w:rPr><w:delText>C05</w:delText></w:r></w:del></w:p></w:tc><w:tc><w:tcPr><w:tcW w:w="1908" w:type="dxa"/><w:tcBorders></w:tcBorders></w:tcPr><w:p><w:pPr><w:pStyle w:val="Tabla9"/><w:widowControl/><w:jc w:val="left"/><w:rPr><w:kern w:val="0"/><w:szCs w:val="24"/><w:lang w:val="es-CO" w:eastAsia="en-US" w:bidi="ar-SA"/><w:del w:id="18812" w:author="Unknown Author" w:date="2026-10-30T04:17:53Z"></w:del></w:rPr></w:pPr><w:del w:id="18811" w:author="Unknown Author" w:date="2026-10-30T04:17:53Z"><w:r><w:rPr><w:kern w:val="0"/><w:szCs w:val="24"/><w:lang w:val="es-CO" w:eastAsia="en-US" w:bidi="ar-SA"/></w:rPr><w:delText>Entidad aliada 3 (empresa tecnológica)</w:delText></w:r></w:del></w:p></w:tc><w:tc><w:tcPr><w:tcW w:w="2405" w:type="dxa"/><w:tcBorders></w:tcBorders></w:tcPr><w:p><w:pPr><w:pStyle w:val="Tabla9"/><w:widowControl/><w:jc w:val="left"/><w:rPr><w:kern w:val="0"/><w:szCs w:val="24"/><w:lang w:val="es-CO" w:eastAsia="en-US" w:bidi="ar-SA"/><w:del w:id="18814" w:author="Unknown Author" w:date="2026-10-30T04:17:53Z"></w:del></w:rPr></w:pPr><w:del w:id="18813" w:author="Unknown Author" w:date="2026-10-30T04:17:53Z"><w:r><w:rPr><w:kern w:val="0"/><w:szCs w:val="24"/><w:lang w:val="es-CO" w:eastAsia="en-US" w:bidi="ar-SA"/></w:rPr><w:delText>Aporte de la empresa tecnológica: logística y viáticos de emergencia</w:delText></w:r></w:del></w:p></w:tc><w:tc><w:tcPr><w:tcW w:w="1327" w:type="dxa"/><w:tcBorders></w:tcBorders></w:tcPr><w:p><w:pPr><w:pStyle w:val="Tabla9"/><w:widowControl/><w:jc w:val="left"/><w:rPr><w:kern w:val="0"/><w:szCs w:val="24"/><w:lang w:val="es-CO" w:eastAsia="en-US" w:bidi="ar-SA"/><w:del w:id="18816" w:author="Unknown Author" w:date="2026-10-30T04:17:53Z"></w:del></w:rPr></w:pPr><w:del w:id="18815" w:author="Unknown Author" w:date="2026-10-30T04:17:53Z"><w:r><w:rPr><w:kern w:val="0"/><w:szCs w:val="24"/><w:lang w:val="es-CO" w:eastAsia="en-US" w:bidi="ar-SA"/></w:rPr><w:delText>Efectivo</w:delText></w:r></w:del></w:p></w:tc><w:tc><w:tcPr><w:tcW w:w="2073" w:type="dxa"/><w:tcBorders></w:tcBorders></w:tcPr><w:p><w:pPr><w:pStyle w:val="Tabla9"/><w:widowControl/><w:jc w:val="left"/><w:rPr><w:kern w:val="0"/><w:szCs w:val="24"/><w:lang w:val="es-CO" w:eastAsia="en-US" w:bidi="ar-SA"/><w:del w:id="18818" w:author="Unknown Author" w:date="2026-10-30T04:17:53Z"></w:del></w:rPr></w:pPr><w:del w:id="18817" w:author="Unknown Author" w:date="2026-10-30T04:17:53Z"><w:r><w:rPr><w:kern w:val="0"/><w:szCs w:val="24"/><w:lang w:val="es-CO" w:eastAsia="en-US" w:bidi="ar-SA"/></w:rPr><w:delText>$ 210.000.000</w:delText></w:r></w:del></w:p></w:tc><w:tc><w:tcPr><w:tcW w:w="1659" w:type="dxa"/><w:tcBorders></w:tcBorders></w:tcPr><w:p><w:pPr><w:pStyle w:val="Tabla9"/><w:widowControl/><w:jc w:val="left"/><w:rPr><w:kern w:val="0"/><w:szCs w:val="24"/><w:lang w:val="es-CO" w:eastAsia="en-US" w:bidi="ar-SA"/><w:del w:id="18820" w:author="Unknown Author" w:date="2026-10-30T04:17:53Z"></w:del></w:rPr></w:pPr><w:del w:id="18819" w:author="Unknown Author" w:date="2026-10-30T04:17:53Z"><w:r><w:rPr><w:kern w:val="0"/><w:szCs w:val="24"/><w:lang w:val="es-CO" w:eastAsia="en-US" w:bidi="ar-SA"/></w:rPr><w:delText>2.3, 2.4</w:delText></w:r></w:del></w:p></w:tc></w:tr><w:tr><w:trPr><w:del w:id="18821" w:author="Unknown Author" w:date="2026-10-30T04:17:53Z"/><w:cantSplit w:val="true"/></w:trPr><w:tc><w:tcPr><w:tcW w:w="581" w:type="dxa"/><w:tcBorders></w:tcBorders><w:shd w:color="auto" w:fill="F7F7F7" w:val="clear"/></w:tcPr><w:p><w:pPr><w:pStyle w:val="Tabla9"/><w:widowControl/><w:jc w:val="left"/><w:rPr><w:kern w:val="0"/><w:szCs w:val="24"/><w:lang w:val="es-CO" w:eastAsia="en-US" w:bidi="ar-SA"/><w:del w:id="18823" w:author="Unknown Author" w:date="2026-10-30T04:17:53Z"></w:del></w:rPr></w:pPr><w:del w:id="18822" w:author="Unknown Author" w:date="2026-10-30T04:17:53Z"><w:r><w:rPr><w:kern w:val="0"/><w:szCs w:val="24"/><w:lang w:val="es-CO" w:eastAsia="en-US" w:bidi="ar-SA"/></w:rPr><w:delText>C06</w:delText></w:r></w:del></w:p></w:tc><w:tc><w:tcPr><w:tcW w:w="1908" w:type="dxa"/><w:tcBorders></w:tcBorders><w:shd w:color="auto" w:fill="F7F7F7" w:val="clear"/></w:tcPr><w:p><w:pPr><w:pStyle w:val="Tabla9"/><w:widowControl/><w:jc w:val="left"/><w:rPr><w:kern w:val="0"/><w:szCs w:val="24"/><w:lang w:val="es-CO" w:eastAsia="en-US" w:bidi="ar-SA"/><w:del w:id="18825" w:author="Unknown Author" w:date="2026-10-30T04:17:53Z"></w:del></w:rPr></w:pPr><w:del w:id="18824" w:author="Unknown Author" w:date="2026-10-30T04:17:53Z"><w:r><w:rPr><w:kern w:val="0"/><w:szCs w:val="24"/><w:lang w:val="es-CO" w:eastAsia="en-US" w:bidi="ar-SA"/></w:rPr><w:delText>Entidad aliada 3 (empresa tecnológica)</w:delText></w:r></w:del></w:p></w:tc><w:tc><w:tcPr><w:tcW w:w="2405" w:type="dxa"/><w:tcBorders></w:tcBorders><w:shd w:color="auto" w:fill="F7F7F7" w:val="clear"/></w:tcPr><w:p><w:pPr><w:pStyle w:val="Tabla9"/><w:widowControl/><w:jc w:val="left"/><w:rPr><w:kern w:val="0"/><w:szCs w:val="24"/><w:lang w:val="es-CO" w:eastAsia="en-US" w:bidi="ar-SA"/><w:del w:id="18827" w:author="Unknown Author" w:date="2026-10-30T04:17:53Z"></w:del></w:rPr></w:pPr><w:del w:id="18826" w:author="Unknown Author" w:date="2026-10-30T04:17:53Z"><w:r><w:rPr><w:kern w:val="0"/><w:szCs w:val="24"/><w:lang w:val="es-CO" w:eastAsia="en-US" w:bidi="ar-SA"/></w:rPr><w:delText>Infraestructura en la nube de la empresa</w:delText></w:r></w:del></w:p></w:tc><w:tc><w:tcPr><w:tcW w:w="1327" w:type="dxa"/><w:tcBorders></w:tcBorders><w:shd w:color="auto" w:fill="F7F7F7" w:val="clear"/></w:tcPr><w:p><w:pPr><w:pStyle w:val="Tabla9"/><w:widowControl/><w:jc w:val="left"/><w:rPr><w:kern w:val="0"/><w:szCs w:val="24"/><w:lang w:val="es-CO" w:eastAsia="en-US" w:bidi="ar-SA"/><w:del w:id="18829" w:author="Unknown Author" w:date="2026-10-30T04:17:53Z"></w:del></w:rPr></w:pPr><w:del w:id="18828" w:author="Unknown Author" w:date="2026-10-30T04:17:53Z"><w:r><w:rPr><w:kern w:val="0"/><w:szCs w:val="24"/><w:lang w:val="es-CO" w:eastAsia="en-US" w:bidi="ar-SA"/></w:rPr><w:delText>Especie</w:delText></w:r></w:del></w:p></w:tc><w:tc><w:tcPr><w:tcW w:w="2073" w:type="dxa"/><w:tcBorders></w:tcBorders><w:shd w:color="auto" w:fill="F7F7F7" w:val="clear"/></w:tcPr><w:p><w:pPr><w:pStyle w:val="Tabla9"/><w:widowControl/><w:jc w:val="left"/><w:rPr><w:kern w:val="0"/><w:szCs w:val="24"/><w:lang w:val="es-CO" w:eastAsia="en-US" w:bidi="ar-SA"/><w:del w:id="18831" w:author="Unknown Author" w:date="2026-10-30T04:17:53Z"></w:del></w:rPr></w:pPr><w:del w:id="18830" w:author="Unknown Author" w:date="2026-10-30T04:17:53Z"><w:r><w:rPr><w:kern w:val="0"/><w:szCs w:val="24"/><w:lang w:val="es-CO" w:eastAsia="en-US" w:bidi="ar-SA"/></w:rPr><w:delText>$ 800.000.000</w:delText></w:r></w:del></w:p></w:tc><w:tc><w:tcPr><w:tcW w:w="1659" w:type="dxa"/><w:tcBorders></w:tcBorders><w:shd w:color="auto" w:fill="F7F7F7" w:val="clear"/></w:tcPr><w:p><w:pPr><w:pStyle w:val="Tabla9"/><w:widowControl/><w:jc w:val="left"/><w:rPr><w:kern w:val="0"/><w:szCs w:val="24"/><w:lang w:val="es-CO" w:eastAsia="en-US" w:bidi="ar-SA"/><w:del w:id="18833" w:author="Unknown Author" w:date="2026-10-30T04:17:53Z"></w:del></w:rPr></w:pPr><w:del w:id="18832" w:author="Unknown Author" w:date="2026-10-30T04:17:53Z"><w:r><w:rPr><w:kern w:val="0"/><w:szCs w:val="24"/><w:lang w:val="es-CO" w:eastAsia="en-US" w:bidi="ar-SA"/></w:rPr><w:delText>2.2</w:delText></w:r></w:del></w:p></w:tc></w:tr><w:tr><w:trPr><w:del w:id="18834" w:author="Unknown Author" w:date="2026-10-30T04:17:53Z"/><w:cantSplit w:val="true"/></w:trPr><w:tc><w:tcPr><w:tcW w:w="581" w:type="dxa"/><w:tcBorders></w:tcBorders></w:tcPr><w:p><w:pPr><w:pStyle w:val="Tabla9"/><w:widowControl/><w:jc w:val="left"/><w:rPr><w:kern w:val="0"/><w:szCs w:val="24"/><w:lang w:val="es-CO" w:eastAsia="en-US" w:bidi="ar-SA"/><w:del w:id="18836" w:author="Unknown Author" w:date="2026-10-30T04:17:53Z"></w:del></w:rPr></w:pPr><w:del w:id="18835" w:author="Unknown Author" w:date="2026-10-30T04:17:53Z"><w:r><w:rPr><w:kern w:val="0"/><w:szCs w:val="24"/><w:lang w:val="es-CO" w:eastAsia="en-US" w:bidi="ar-SA"/></w:rPr><w:delText>C07</w:delText></w:r></w:del></w:p></w:tc><w:tc><w:tcPr><w:tcW w:w="1908" w:type="dxa"/><w:tcBorders></w:tcBorders></w:tcPr><w:p><w:pPr><w:pStyle w:val="Tabla9"/><w:widowControl/><w:jc w:val="left"/><w:rPr><w:kern w:val="0"/><w:szCs w:val="24"/><w:lang w:val="es-CO" w:eastAsia="en-US" w:bidi="ar-SA"/><w:del w:id="18838" w:author="Unknown Author" w:date="2026-10-30T04:17:53Z"></w:del></w:rPr></w:pPr><w:del w:id="18837" w:author="Unknown Author" w:date="2026-10-30T04:17:53Z"><w:r><w:rPr><w:kern w:val="0"/><w:szCs w:val="24"/><w:lang w:val="es-CO" w:eastAsia="en-US" w:bidi="ar-SA"/></w:rPr><w:delText>Entidad aliada 1 (municipio)</w:delText></w:r></w:del></w:p></w:tc><w:tc><w:tcPr><w:tcW w:w="2405" w:type="dxa"/><w:tcBorders></w:tcBorders></w:tcPr><w:p><w:pPr><w:pStyle w:val="Tabla9"/><w:widowControl/><w:jc w:val="left"/><w:rPr><w:kern w:val="0"/><w:szCs w:val="24"/><w:lang w:val="es-CO" w:eastAsia="en-US" w:bidi="ar-SA"/><w:del w:id="18840" w:author="Unknown Author" w:date="2026-10-30T04:17:53Z"></w:del></w:rPr></w:pPr><w:del w:id="18839" w:author="Unknown Author" w:date="2026-10-30T04:17:53Z"><w:r><w:rPr><w:kern w:val="0"/><w:szCs w:val="24"/><w:lang w:val="es-CO" w:eastAsia="en-US" w:bidi="ar-SA"/></w:rPr><w:delText>Municipio aliado: profesionales de gestión del riesgo y logística de acceso a sitios</w:delText></w:r></w:del></w:p></w:tc><w:tc><w:tcPr><w:tcW w:w="1327" w:type="dxa"/><w:tcBorders></w:tcBorders></w:tcPr><w:p><w:pPr><w:pStyle w:val="Tabla9"/><w:widowControl/><w:jc w:val="left"/><w:rPr><w:kern w:val="0"/><w:szCs w:val="24"/><w:lang w:val="es-CO" w:eastAsia="en-US" w:bidi="ar-SA"/><w:del w:id="18842" w:author="Unknown Author" w:date="2026-10-30T04:17:53Z"></w:del></w:rPr></w:pPr><w:del w:id="18841" w:author="Unknown Author" w:date="2026-10-30T04:17:53Z"><w:r><w:rPr><w:kern w:val="0"/><w:szCs w:val="24"/><w:lang w:val="es-CO" w:eastAsia="en-US" w:bidi="ar-SA"/></w:rPr><w:delText>Especie</w:delText></w:r></w:del></w:p></w:tc><w:tc><w:tcPr><w:tcW w:w="2073" w:type="dxa"/><w:tcBorders></w:tcBorders></w:tcPr><w:p><w:pPr><w:pStyle w:val="Tabla9"/><w:widowControl/><w:jc w:val="left"/><w:rPr><w:kern w:val="0"/><w:szCs w:val="24"/><w:lang w:val="es-CO" w:eastAsia="en-US" w:bidi="ar-SA"/><w:del w:id="18844" w:author="Unknown Author" w:date="2026-10-30T04:17:53Z"></w:del></w:rPr></w:pPr><w:del w:id="18843" w:author="Unknown Author" w:date="2026-10-30T04:17:53Z"><w:r><w:rPr><w:kern w:val="0"/><w:szCs w:val="24"/><w:lang w:val="es-CO" w:eastAsia="en-US" w:bidi="ar-SA"/></w:rPr><w:delText>$ 120.000.000</w:delText></w:r></w:del></w:p></w:tc><w:tc><w:tcPr><w:tcW w:w="1659" w:type="dxa"/><w:tcBorders></w:tcBorders></w:tcPr><w:p><w:pPr><w:pStyle w:val="Tabla9"/><w:widowControl/><w:jc w:val="left"/><w:rPr><w:kern w:val="0"/><w:szCs w:val="24"/><w:lang w:val="es-CO" w:eastAsia="en-US" w:bidi="ar-SA"/><w:del w:id="18846" w:author="Unknown Author" w:date="2026-10-30T04:17:53Z"></w:del></w:rPr></w:pPr><w:del w:id="18845" w:author="Unknown Author" w:date="2026-10-30T04:17:53Z"><w:r><w:rPr><w:kern w:val="0"/><w:szCs w:val="24"/><w:lang w:val="es-CO" w:eastAsia="en-US" w:bidi="ar-SA"/></w:rPr><w:delText>3.1, 3.2, 3.3, 3.4</w:delText></w:r></w:del></w:p></w:tc></w:tr><w:tr><w:trPr><w:del w:id="18847" w:author="Unknown Author" w:date="2026-10-30T04:17:53Z"/><w:cantSplit w:val="true"/></w:trPr><w:tc><w:tcPr><w:tcW w:w="581" w:type="dxa"/><w:tcBorders></w:tcBorders><w:shd w:color="auto" w:fill="F7F7F7" w:val="clear"/></w:tcPr><w:p><w:pPr><w:pStyle w:val="Tabla9"/><w:widowControl/><w:jc w:val="left"/><w:rPr><w:kern w:val="0"/><w:szCs w:val="24"/><w:lang w:val="es-CO" w:eastAsia="en-US" w:bidi="ar-SA"/><w:del w:id="18849" w:author="Unknown Author" w:date="2026-10-30T04:17:53Z"></w:del></w:rPr></w:pPr><w:del w:id="18848" w:author="Unknown Author" w:date="2026-10-30T04:17:53Z"><w:r><w:rPr><w:kern w:val="0"/><w:szCs w:val="24"/><w:lang w:val="es-CO" w:eastAsia="en-US" w:bidi="ar-SA"/></w:rPr><w:delText>C09</w:delText></w:r></w:del></w:p></w:tc><w:tc><w:tcPr><w:tcW w:w="1908" w:type="dxa"/><w:tcBorders></w:tcBorders><w:shd w:color="auto" w:fill="F7F7F7" w:val="clear"/></w:tcPr><w:p><w:pPr><w:pStyle w:val="Tabla9"/><w:widowControl/><w:jc w:val="left"/><w:rPr><w:kern w:val="0"/><w:szCs w:val="24"/><w:lang w:val="es-CO" w:eastAsia="en-US" w:bidi="ar-SA"/><w:del w:id="18851" w:author="Unknown Author" w:date="2026-10-30T04:17:53Z"></w:del></w:rPr></w:pPr><w:del w:id="18850" w:author="Unknown Author" w:date="2026-10-30T04:17:53Z"><w:r><w:rPr><w:kern w:val="0"/><w:szCs w:val="24"/><w:lang w:val="es-CO" w:eastAsia="en-US" w:bidi="ar-SA"/></w:rPr><w:delText>Entidad proponente (universidad)</w:delText></w:r></w:del></w:p></w:tc><w:tc><w:tcPr><w:tcW w:w="2405" w:type="dxa"/><w:tcBorders></w:tcBorders><w:shd w:color="auto" w:fill="F7F7F7" w:val="clear"/></w:tcPr><w:p><w:pPr><w:pStyle w:val="Tabla9"/><w:widowControl/><w:jc w:val="left"/><w:rPr><w:kern w:val="0"/><w:szCs w:val="24"/><w:lang w:val="es-CO" w:eastAsia="en-US" w:bidi="ar-SA"/><w:del w:id="18853" w:author="Unknown Author" w:date="2026-10-30T04:17:53Z"></w:del></w:rPr></w:pPr><w:del w:id="18852" w:author="Unknown Author" w:date="2026-10-30T04:17:53Z"><w:r><w:rPr><w:kern w:val="0"/><w:szCs w:val="24"/><w:lang w:val="es-CO" w:eastAsia="en-US" w:bidi="ar-SA"/></w:rPr><w:delText>Entidad proponente: espacio, energía, red y soporte técnico del laboratorio de modelación (24 meses)</w:delText></w:r></w:del></w:p></w:tc><w:tc><w:tcPr><w:tcW w:w="1327" w:type="dxa"/><w:tcBorders></w:tcBorders><w:shd w:color="auto" w:fill="F7F7F7" w:val="clear"/></w:tcPr><w:p><w:pPr><w:pStyle w:val="Tabla9"/><w:widowControl/><w:jc w:val="left"/><w:rPr><w:kern w:val="0"/><w:szCs w:val="24"/><w:lang w:val="es-CO" w:eastAsia="en-US" w:bidi="ar-SA"/><w:del w:id="18855" w:author="Unknown Author" w:date="2026-10-30T04:17:53Z"></w:del></w:rPr></w:pPr><w:del w:id="18854" w:author="Unknown Author" w:date="2026-10-30T04:17:53Z"><w:r><w:rPr><w:kern w:val="0"/><w:szCs w:val="24"/><w:lang w:val="es-CO" w:eastAsia="en-US" w:bidi="ar-SA"/></w:rPr><w:delText>Especie</w:delText></w:r></w:del></w:p></w:tc><w:tc><w:tcPr><w:tcW w:w="2073" w:type="dxa"/><w:tcBorders></w:tcBorders><w:shd w:color="auto" w:fill="F7F7F7" w:val="clear"/></w:tcPr><w:p><w:pPr><w:pStyle w:val="Tabla9"/><w:widowControl/><w:jc w:val="left"/><w:rPr><w:kern w:val="0"/><w:szCs w:val="24"/><w:lang w:val="es-CO" w:eastAsia="en-US" w:bidi="ar-SA"/><w:del w:id="18857" w:author="Unknown Author" w:date="2026-10-30T04:17:53Z"></w:del></w:rPr></w:pPr><w:del w:id="18856" w:author="Unknown Author" w:date="2026-10-30T04:17:53Z"><w:r><w:rPr><w:kern w:val="0"/><w:szCs w:val="24"/><w:lang w:val="es-CO" w:eastAsia="en-US" w:bidi="ar-SA"/></w:rPr><w:delText>$ 144.000.000</w:delText></w:r></w:del></w:p></w:tc><w:tc><w:tcPr><w:tcW w:w="1659" w:type="dxa"/><w:tcBorders></w:tcBorders><w:shd w:color="auto" w:fill="F7F7F7" w:val="clear"/></w:tcPr><w:p><w:pPr><w:pStyle w:val="Tabla9"/><w:widowControl/><w:jc w:val="left"/><w:rPr><w:kern w:val="0"/><w:szCs w:val="24"/><w:lang w:val="es-CO" w:eastAsia="en-US" w:bidi="ar-SA"/><w:del w:id="18859" w:author="Unknown Author" w:date="2026-10-30T04:17:53Z"></w:del></w:rPr></w:pPr><w:del w:id="18858" w:author="Unknown Author" w:date="2026-10-30T04:17:53Z"><w:r><w:rPr><w:kern w:val="0"/><w:szCs w:val="24"/><w:lang w:val="es-CO" w:eastAsia="en-US" w:bidi="ar-SA"/></w:rPr><w:delText>2.5, 2.6, 2.7, 1.7, 3.5</w:delText></w:r></w:del></w:p></w:tc></w:tr><w:tr><w:trPr><w:del w:id="18860" w:author="Unknown Author" w:date="2026-10-30T04:17:53Z"/><w:cantSplit w:val="true"/></w:trPr><w:tc><w:tcPr><w:tcW w:w="581" w:type="dxa"/><w:tcBorders></w:tcBorders></w:tcPr><w:p><w:pPr><w:pStyle w:val="Tabla9"/><w:widowControl/><w:jc w:val="left"/><w:rPr><w:kern w:val="0"/><w:szCs w:val="24"/><w:lang w:val="es-CO" w:eastAsia="en-US" w:bidi="ar-SA"/><w:del w:id="18862" w:author="Unknown Author" w:date="2026-10-30T04:17:53Z"></w:del></w:rPr></w:pPr><w:del w:id="18861" w:author="Unknown Author" w:date="2026-10-30T04:17:53Z"><w:r><w:rPr><w:kern w:val="0"/><w:szCs w:val="24"/><w:lang w:val="es-CO" w:eastAsia="en-US" w:bidi="ar-SA"/></w:rPr><w:delText>C08</w:delText></w:r></w:del></w:p></w:tc><w:tc><w:tcPr><w:tcW w:w="1908" w:type="dxa"/><w:tcBorders></w:tcBorders></w:tcPr><w:p><w:pPr><w:pStyle w:val="Tabla9"/><w:widowControl/><w:jc w:val="left"/><w:rPr><w:kern w:val="0"/><w:szCs w:val="24"/><w:lang w:val="es-CO" w:eastAsia="en-US" w:bidi="ar-SA"/><w:del w:id="18864" w:author="Unknown Author" w:date="2026-10-30T04:17:53Z"></w:del></w:rPr></w:pPr><w:del w:id="18863" w:author="Unknown Author" w:date="2026-10-30T04:17:53Z"><w:r><w:rPr><w:kern w:val="0"/><w:szCs w:val="24"/><w:lang w:val="es-CO" w:eastAsia="en-US" w:bidi="ar-SA"/></w:rPr><w:delText>Entidad aliada 2 (actor del SNCTI)</w:delText></w:r></w:del></w:p></w:tc><w:tc><w:tcPr><w:tcW w:w="2405" w:type="dxa"/><w:tcBorders></w:tcBorders></w:tcPr><w:p><w:pPr><w:pStyle w:val="Tabla9"/><w:widowControl/><w:jc w:val="left"/><w:rPr><w:kern w:val="0"/><w:szCs w:val="24"/><w:lang w:val="es-CO" w:eastAsia="en-US" w:bidi="ar-SA"/><w:del w:id="18866" w:author="Unknown Author" w:date="2026-10-30T04:17:53Z"></w:del></w:rPr></w:pPr><w:del w:id="18865" w:author="Unknown Author" w:date="2026-10-30T04:17:53Z"><w:r><w:rPr><w:kern w:val="0"/><w:szCs w:val="24"/><w:lang w:val="es-CO" w:eastAsia="en-US" w:bidi="ar-SA"/></w:rPr><w:delText>Horas de investigadores y uso de laboratorio del actor del SNCTI</w:delText></w:r></w:del></w:p></w:tc><w:tc><w:tcPr><w:tcW w:w="1327" w:type="dxa"/><w:tcBorders></w:tcBorders></w:tcPr><w:p><w:pPr><w:pStyle w:val="Tabla9"/><w:widowControl/><w:jc w:val="left"/><w:rPr><w:kern w:val="0"/><w:szCs w:val="24"/><w:lang w:val="es-CO" w:eastAsia="en-US" w:bidi="ar-SA"/><w:del w:id="18868" w:author="Unknown Author" w:date="2026-10-30T04:17:53Z"></w:del></w:rPr></w:pPr><w:del w:id="18867" w:author="Unknown Author" w:date="2026-10-30T04:17:53Z"><w:r><w:rPr><w:kern w:val="0"/><w:szCs w:val="24"/><w:lang w:val="es-CO" w:eastAsia="en-US" w:bidi="ar-SA"/></w:rPr><w:delText>Especie</w:delText></w:r></w:del></w:p></w:tc><w:tc><w:tcPr><w:tcW w:w="2073" w:type="dxa"/><w:tcBorders></w:tcBorders></w:tcPr><w:p><w:pPr><w:pStyle w:val="Tabla9"/><w:widowControl/><w:jc w:val="left"/><w:rPr><w:kern w:val="0"/><w:szCs w:val="24"/><w:lang w:val="es-CO" w:eastAsia="en-US" w:bidi="ar-SA"/><w:del w:id="18870" w:author="Unknown Author" w:date="2026-10-30T04:17:53Z"></w:del></w:rPr></w:pPr><w:del w:id="18869" w:author="Unknown Author" w:date="2026-10-30T04:17:53Z"><w:r><w:rPr><w:color w:val="00B050"/><w:kern w:val="0"/><w:szCs w:val="24"/><w:lang w:val="es-CO" w:eastAsia="en-US" w:bidi="ar-SA"/></w:rPr><w:delText>[Diligenciar: valor certificado del aporte]</w:delText></w:r></w:del></w:p></w:tc><w:tc><w:tcPr><w:tcW w:w="1659" w:type="dxa"/><w:tcBorders></w:tcBorders></w:tcPr><w:p><w:pPr><w:pStyle w:val="Tabla9"/><w:widowControl/><w:jc w:val="left"/><w:rPr><w:kern w:val="0"/><w:szCs w:val="24"/><w:lang w:val="es-CO" w:eastAsia="en-US" w:bidi="ar-SA"/><w:del w:id="18872" w:author="Unknown Author" w:date="2026-10-30T04:17:53Z"></w:del></w:rPr></w:pPr><w:del w:id="18871" w:author="Unknown Author" w:date="2026-10-30T04:17:53Z"><w:r><w:rPr><w:kern w:val="0"/><w:szCs w:val="24"/><w:lang w:val="es-CO" w:eastAsia="en-US" w:bidi="ar-SA"/></w:rPr><w:delText>1.1, 1.2, 1.4, 1.6, 3.3, 3.4</w:delText></w:r></w:del></w:p></w:tc></w:tr><w:tr><w:trPr><w:del w:id="18873" w:author="Unknown Author" w:date="2026-10-30T04:17:53Z"/><w:cantSplit w:val="true"/></w:trPr><w:tc><w:tcPr><w:tcW w:w="581" w:type="dxa"/><w:tcBorders><w:bottom w:val="single" w:sz="12" w:space="0" w:color="2A3439"/></w:tcBorders><w:shd w:color="auto" w:fill="F7F7F7" w:val="clear"/></w:tcPr><w:p><w:pPr><w:pStyle w:val="Tabla9"/><w:keepNext w:val="true"/><w:widowControl/><w:rPr><w:kern w:val="0"/><w:szCs w:val="24"/><w:lang w:val="es-CO" w:eastAsia="en-US" w:bidi="ar-SA"/><w:del w:id="18875" w:author="Unknown Author" w:date="2026-10-30T04:17:53Z"></w:del></w:rPr></w:pPr><w:del w:id="18874" w:author="Unknown Author" w:date="2026-10-30T04:17:53Z"><w:r><w:rPr><w:kern w:val="0"/><w:szCs w:val="24"/><w:lang w:val="es-CO" w:eastAsia="en-US" w:bidi="ar-SA"/></w:rPr></w:r></w:del></w:p></w:tc><w:tc><w:tcPr><w:tcW w:w="1908" w:type="dxa"/><w:tcBorders><w:bottom w:val="single" w:sz="12" w:space="0" w:color="2A3439"/></w:tcBorders><w:shd w:color="auto" w:fill="F7F7F7" w:val="clear"/></w:tcPr><w:p><w:pPr><w:pStyle w:val="Tabla9"/><w:keepNext w:val="true"/><w:widowControl/><w:jc w:val="left"/><w:rPr><w:kern w:val="0"/><w:szCs w:val="24"/><w:lang w:val="es-CO" w:eastAsia="en-US" w:bidi="ar-SA"/><w:del w:id="18877" w:author="Unknown Author" w:date="2026-10-30T04:17:53Z"></w:del></w:rPr></w:pPr><w:del w:id="18876" w:author="Unknown Author" w:date="2026-10-30T04:17:53Z"><w:r><w:rPr><w:b/><w:bCs/><w:kern w:val="0"/><w:szCs w:val="24"/><w:lang w:val="es-CO" w:eastAsia="en-US" w:bidi="ar-SA"/></w:rPr><w:delText>Total</w:delText></w:r></w:del></w:p></w:tc><w:tc><w:tcPr><w:tcW w:w="2405" w:type="dxa"/><w:tcBorders><w:bottom w:val="single" w:sz="12" w:space="0" w:color="2A3439"/></w:tcBorders><w:shd w:color="auto" w:fill="F7F7F7" w:val="clear"/></w:tcPr><w:p><w:pPr><w:pStyle w:val="Tabla9"/><w:keepNext w:val="true"/><w:widowControl/><w:rPr><w:kern w:val="0"/><w:szCs w:val="24"/><w:lang w:val="es-CO" w:eastAsia="en-US" w:bidi="ar-SA"/><w:del w:id="18879" w:author="Unknown Author" w:date="2026-10-30T04:17:53Z"></w:del></w:rPr></w:pPr><w:del w:id="18878" w:author="Unknown Author" w:date="2026-10-30T04:17:53Z"><w:r><w:rPr><w:kern w:val="0"/><w:szCs w:val="24"/><w:lang w:val="es-CO" w:eastAsia="en-US" w:bidi="ar-SA"/></w:rPr></w:r></w:del></w:p></w:tc><w:tc><w:tcPr><w:tcW w:w="1327" w:type="dxa"/><w:tcBorders><w:bottom w:val="single" w:sz="12" w:space="0" w:color="2A3439"/></w:tcBorders><w:shd w:color="auto" w:fill="F7F7F7" w:val="clear"/></w:tcPr><w:p><w:pPr><w:pStyle w:val="Tabla9"/><w:keepNext w:val="true"/><w:widowControl/><w:rPr><w:kern w:val="0"/><w:szCs w:val="24"/><w:lang w:val="es-CO" w:eastAsia="en-US" w:bidi="ar-SA"/><w:del w:id="18881" w:author="Unknown Author" w:date="2026-10-30T04:17:53Z"></w:del></w:rPr></w:pPr><w:del w:id="18880" w:author="Unknown Author" w:date="2026-10-30T04:17:53Z"><w:r><w:rPr><w:kern w:val="0"/><w:szCs w:val="24"/><w:lang w:val="es-CO" w:eastAsia="en-US" w:bidi="ar-SA"/></w:rPr></w:r></w:del></w:p></w:tc><w:tc><w:tcPr><w:tcW w:w="2073" w:type="dxa"/><w:tcBorders><w:bottom w:val="single" w:sz="12" w:space="0" w:color="2A3439"/></w:tcBorders><w:shd w:color="auto" w:fill="F7F7F7" w:val="clear"/></w:tcPr><w:p><w:pPr><w:pStyle w:val="Tabla9"/><w:keepNext w:val="true"/><w:widowControl/><w:jc w:val="left"/><w:rPr><w:kern w:val="0"/><w:szCs w:val="24"/><w:lang w:val="es-CO" w:eastAsia="en-US" w:bidi="ar-SA"/><w:del w:id="18883" w:author="Unknown Author" w:date="2026-10-30T04:17:53Z"></w:del></w:rPr></w:pPr><w:del w:id="18882" w:author="Unknown Author" w:date="2026-10-30T04:17:53Z"><w:r><w:rPr><w:b/><w:bCs/><w:kern w:val="0"/><w:szCs w:val="24"/><w:lang w:val="es-CO" w:eastAsia="en-US" w:bidi="ar-SA"/></w:rPr><w:delText>$ 2.374.000.000</w:delText></w:r></w:del></w:p></w:tc><w:tc><w:tcPr><w:tcW w:w="1659" w:type="dxa"/><w:tcBorders><w:bottom w:val="single" w:sz="12" w:space="0" w:color="2A3439"/></w:tcBorders><w:shd w:color="auto" w:fill="F7F7F7" w:val="clear"/></w:tcPr><w:p><w:pPr><w:pStyle w:val="Tabla9"/><w:keepNext w:val="true"/><w:widowControl/><w:rPr><w:kern w:val="0"/><w:szCs w:val="24"/><w:lang w:val="es-CO" w:eastAsia="en-US" w:bidi="ar-SA"/><w:del w:id="18885" w:author="Unknown Author" w:date="2026-10-30T04:17:53Z"></w:del></w:rPr></w:pPr><w:del w:id="18884" w:author="Unknown Author" w:date="2026-10-30T04:17:53Z"><w:r><w:rPr><w:kern w:val="0"/><w:szCs w:val="24"/><w:lang w:val="es-CO" w:eastAsia="en-US" w:bidi="ar-SA"/></w:rPr></w:r></w:del></w:p></w:tc></w:tr></w:tbl><w:p><w:pPr><w:pStyle w:val="TablaNota"/><w:rPr></w:rPr></w:pPr><w:r><w:rPr><w:i/><w:iCs/></w:rPr><w:t>Nota.</w:t></w:r><w:r><w:rPr></w:rPr><w:t xml:space="preserve"> Elaboración propia</w:t></w:r><w:ins w:id="18886" w:author="Unknown Author" w:date="2026-10-30T04:17:53Z"><w:r><w:rPr></w:rPr><w:t xml:space="preserve"> con el Anexo 3. Cada</w:t></w:r></w:ins><w:del w:id="18887" w:author="Unknown Author" w:date="2026-10-30T04:17:53Z"><w:r><w:rPr></w:rPr><w:delText>. El</w:delText></w:r></w:del><w:r><w:rPr></w:rPr><w:t xml:space="preserve"> aporte se cuantifica en términos monetarios y se sustenta con la certificación </w:t></w:r><w:ins w:id="18888" w:author="Unknown Author" w:date="2026-10-30T04:17:53Z"><w:r><w:rPr></w:rPr><w:t>del representante legal de su</w:t></w:r></w:ins><w:del w:id="18889" w:author="Unknown Author" w:date="2026-10-30T04:17:53Z"><w:r><w:rPr></w:rPr><w:delText>de cada</w:delText></w:r></w:del><w:r><w:rPr></w:rPr><w:t xml:space="preserve"> entidad; el momento del aporte coincide con la ejecución de </w:t></w:r><w:ins w:id="18890" w:author="Unknown Author" w:date="2026-10-30T04:17:53Z"><w:r><w:rPr></w:rPr><w:t>la actividad indicada</w:t></w:r></w:ins><w:del w:id="18891" w:author="Unknown Author" w:date="2026-10-30T04:17:53Z"><w:r><w:rPr></w:rPr><w:delText>las actividades indicadas. El total no incluye el aporte C08, que se suma cuando el actor del SNCTI lo certifique</w:delText></w:r></w:del><w:r><w:rPr></w:rPr><w:t>.</w:t></w:r></w:p><w:p><w:pPr><w:pStyle w:val="BodyText"/><w:rPr></w:rPr></w:pPr><w:r><w:rPr></w:rPr><w:t xml:space="preserve">La especie representa </w:t></w:r><w:ins w:id="18892" w:author="Unknown Author" w:date="2026-10-30T04:17:53Z"><w:r><w:rPr></w:rPr><w:t>100,0</w:t></w:r></w:ins><w:del w:id="18893" w:author="Unknown Author" w:date="2026-10-30T04:17:53Z"><w:r><w:rPr></w:rPr><w:delText>91,2</w:delText></w:r></w:del><w:r><w:rPr></w:rPr><w:t xml:space="preserve"> % de la contrapartida (calculado). Esa dependencia exige certificación. Los TdR piden declarar cada contrapartida con su valor, aportante, soporte, actividad o producto financiado y momento del aporte. El soporte es la certificación firmada por el representante legal de cada integrante. El momento coincide con la ejecución de las actividades que indica la tabla. El registro de riesgos estima en 25 % la probabilidad de que la contrapartida en especie no se certifique a tiempo. Esa cifra es una estimación de formulación sin serie histórica. La respuesta es certificar los aportes antes del acta de inicio.</w:t></w:r><w:bookmarkEnd w:id="286"/></w:p><w:p><w:pPr><w:pStyle w:val="Heading2"/><w:rPr></w:rPr></w:pPr><w:bookmarkStart w:id="289" w:name="X16b95614c003f14d2be6e8ff28c2bb09d8f243f"/><w:r><w:rPr></w:rPr><w:t>26.2 Capacidades requeridas frente a la evidencia que se adjunta</w:t></w:r></w:p><w:p><w:pPr><w:pStyle w:val="FirstParagraph"/><w:rPr></w:rPr></w:pPr><w:r><w:rPr></w:rPr><w:t>Los TdR condicionan la participación a capacidades verificables. La Tabla 26.3 relaciona cada requisito con su integrante, la evidencia que se adjunta y el dato que cada entidad debe completar. La formulación no cuenta con los datos de trayectoria. Por eso todos quedan por diligenciar y ninguno se afirma.</w:t></w:r></w:p><w:p><w:pPr><w:pStyle w:val="TablaRotulo"/><w:rPr></w:rPr></w:pPr><w:bookmarkStart w:id="290" w:name="rot_Tabla_26_3"/><w:r><w:rPr><w:b/><w:bCs/></w:rPr><w:t>Tabla 26.3</w:t></w:r><w:bookmarkEnd w:id="290"/></w:p><w:p><w:pPr><w:pStyle w:val="TablaTitulo"/><w:rPr></w:rPr></w:pPr><w:r><w:rPr><w:i/><w:iCs/></w:rPr><w:t>Capacidades requeridas, evidencia que se adjunta y datos por diligenciar</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139"/><w:gridCol w:w="1728"/><w:gridCol w:w="2219"/><w:gridCol w:w="1728"/><w:gridCol w:w="2140"/></w:tblGrid><w:tr><w:trPr><w:tblHeader w:val="true"/><w:ins w:id="18894" w:author="Unknown Author" w:date="2026-10-30T04:17:53Z"/><w:cantSplit w:val="true"/></w:trPr><w:tc><w:tcPr><w:tcW w:w="213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8896" w:author="Unknown Author" w:date="2026-10-30T04:17:53Z"></w:ins></w:rPr></w:pPr><w:ins w:id="18895" w:author="Unknown Author" w:date="2026-10-30T04:17:53Z"><w:r><w:rPr><w:b/><w:kern w:val="0"/><w:szCs w:val="24"/><w:lang w:val="es-CO" w:eastAsia="en-US" w:bidi="ar-SA"/></w:rPr><w:t>Capacidad o requisito</w:t></w:r></w:ins></w:p></w:tc><w:tc><w:tcPr><w:tcW w:w="172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8898" w:author="Unknown Author" w:date="2026-10-30T04:17:53Z"></w:ins></w:rPr></w:pPr><w:ins w:id="18897" w:author="Unknown Author" w:date="2026-10-30T04:17:53Z"><w:r><w:rPr><w:b/><w:kern w:val="0"/><w:szCs w:val="24"/><w:lang w:val="es-CO" w:eastAsia="en-US" w:bidi="ar-SA"/></w:rPr><w:t>Integrante</w:t></w:r></w:ins></w:p></w:tc><w:tc><w:tcPr><w:tcW w:w="221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8900" w:author="Unknown Author" w:date="2026-10-30T04:17:53Z"></w:ins></w:rPr></w:pPr><w:ins w:id="18899" w:author="Unknown Author" w:date="2026-10-30T04:17:53Z"><w:r><w:rPr><w:b/><w:kern w:val="0"/><w:szCs w:val="24"/><w:lang w:val="es-CO" w:eastAsia="en-US" w:bidi="ar-SA"/></w:rPr><w:t>Evidencia que se adjunta</w:t></w:r></w:ins></w:p></w:tc><w:tc><w:tcPr><w:tcW w:w="172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8902" w:author="Unknown Author" w:date="2026-10-30T04:17:53Z"></w:ins></w:rPr></w:pPr><w:ins w:id="18901" w:author="Unknown Author" w:date="2026-10-30T04:17:53Z"><w:r><w:rPr><w:b/><w:kern w:val="0"/><w:szCs w:val="24"/><w:lang w:val="es-CO" w:eastAsia="en-US" w:bidi="ar-SA"/></w:rPr><w:t>Estado a la fecha de postulación</w:t></w:r></w:ins></w:p></w:tc><w:tc><w:tcPr><w:tcW w:w="214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8904" w:author="Unknown Author" w:date="2026-10-30T04:17:53Z"></w:ins></w:rPr></w:pPr><w:ins w:id="18903" w:author="Unknown Author" w:date="2026-10-30T04:17:53Z"><w:r><w:rPr><w:b/><w:kern w:val="0"/><w:szCs w:val="24"/><w:lang w:val="es-CO" w:eastAsia="en-US" w:bidi="ar-SA"/></w:rPr><w:t>Dato por diligenciar</w:t></w:r></w:ins></w:p></w:tc></w:tr><w:tr><w:trPr><w:ins w:id="18905" w:author="Unknown Author" w:date="2026-10-30T04:17:53Z"/><w:cantSplit w:val="true"/></w:trPr><w:tc><w:tcPr><w:tcW w:w="2139" w:type="dxa"/><w:tcBorders></w:tcBorders></w:tcPr><w:p><w:pPr><w:pStyle w:val="Tabla9"/><w:widowControl/><w:jc w:val="left"/><w:rPr><w:kern w:val="0"/><w:szCs w:val="24"/><w:lang w:val="es-CO" w:eastAsia="en-US" w:bidi="ar-SA"/><w:ins w:id="18907" w:author="Unknown Author" w:date="2026-10-30T04:17:53Z"></w:ins></w:rPr></w:pPr><w:ins w:id="18906" w:author="Unknown Author" w:date="2026-10-30T04:17:53Z"><w:r><w:rPr><w:kern w:val="0"/><w:szCs w:val="24"/><w:lang w:val="es-CO" w:eastAsia="en-US" w:bidi="ar-SA"/></w:rPr><w:t>Experiencia como ejecutor en al menos dos proyectos de CTeI finalizados o en curso, con fecha de terminación dentro de los cinco años previos al cierre (numeral 3)</w:t></w:r></w:ins></w:p></w:tc><w:tc><w:tcPr><w:tcW w:w="1728" w:type="dxa"/><w:tcBorders></w:tcBorders></w:tcPr><w:p><w:pPr><w:pStyle w:val="Tabla9"/><w:widowControl/><w:jc w:val="left"/><w:rPr><w:kern w:val="0"/><w:szCs w:val="24"/><w:lang w:val="es-CO" w:eastAsia="en-US" w:bidi="ar-SA"/><w:ins w:id="18909" w:author="Unknown Author" w:date="2026-10-30T04:17:53Z"></w:ins></w:rPr></w:pPr><w:ins w:id="18908" w:author="Unknown Author" w:date="2026-10-30T04:17:53Z"><w:r><w:rPr><w:kern w:val="0"/><w:szCs w:val="24"/><w:lang w:val="es-CO" w:eastAsia="en-US" w:bidi="ar-SA"/></w:rPr><w:t>Universidad Santo Tomás</w:t></w:r></w:ins></w:p></w:tc><w:tc><w:tcPr><w:tcW w:w="2219" w:type="dxa"/><w:tcBorders></w:tcBorders></w:tcPr><w:p><w:pPr><w:pStyle w:val="Tabla9"/><w:widowControl/><w:jc w:val="left"/><w:rPr><w:kern w:val="0"/><w:szCs w:val="24"/><w:lang w:val="es-CO" w:eastAsia="en-US" w:bidi="ar-SA"/><w:ins w:id="18911" w:author="Unknown Author" w:date="2026-10-30T04:17:53Z"></w:ins></w:rPr></w:pPr><w:ins w:id="18910" w:author="Unknown Author" w:date="2026-10-30T04:17:53Z"><w:r><w:rPr><w:kern w:val="0"/><w:szCs w:val="24"/><w:lang w:val="es-CO" w:eastAsia="en-US" w:bidi="ar-SA"/></w:rPr><w:t>Anexo 5 con convenios, contratos, actas o actos administrativos de cada experiencia</w:t></w:r></w:ins></w:p></w:tc><w:tc><w:tcPr><w:tcW w:w="1728" w:type="dxa"/><w:tcBorders></w:tcBorders></w:tcPr><w:p><w:pPr><w:pStyle w:val="Tabla9"/><w:widowControl/><w:jc w:val="left"/><w:rPr><w:kern w:val="0"/><w:szCs w:val="24"/><w:lang w:val="es-CO" w:eastAsia="en-US" w:bidi="ar-SA"/><w:ins w:id="18913" w:author="Unknown Author" w:date="2026-10-30T04:17:53Z"></w:ins></w:rPr></w:pPr><w:ins w:id="18912" w:author="Unknown Author" w:date="2026-10-30T04:17:53Z"><w:r><w:rPr><w:kern w:val="0"/><w:szCs w:val="24"/><w:lang w:val="es-CO" w:eastAsia="en-US" w:bidi="ar-SA"/></w:rPr><w:t>Por completar con los datos de la universidad</w:t></w:r></w:ins></w:p></w:tc><w:tc><w:tcPr><w:tcW w:w="2140" w:type="dxa"/><w:tcBorders></w:tcBorders></w:tcPr><w:p><w:pPr><w:pStyle w:val="Tabla9"/><w:widowControl/><w:jc w:val="left"/><w:rPr><w:kern w:val="0"/><w:szCs w:val="24"/><w:lang w:val="es-CO" w:eastAsia="en-US" w:bidi="ar-SA"/><w:ins w:id="18915" w:author="Unknown Author" w:date="2026-10-30T04:17:53Z"></w:ins></w:rPr></w:pPr><w:ins w:id="18914" w:author="Unknown Author" w:date="2026-10-30T04:17:53Z"><w:r><w:rPr><w:color w:val="00B050"/><w:kern w:val="0"/><w:szCs w:val="24"/><w:lang w:val="es-CO" w:eastAsia="en-US" w:bidi="ar-SA"/></w:rPr><w:t>[Diligenciar: dos proyectos de CTeI de la universidad con fecha de terminación en los últimos cinco años]</w:t></w:r></w:ins></w:p></w:tc></w:tr><w:tr><w:trPr><w:ins w:id="18916" w:author="Unknown Author" w:date="2026-10-30T04:17:53Z"/><w:cantSplit w:val="true"/></w:trPr><w:tc><w:tcPr><w:tcW w:w="2139" w:type="dxa"/><w:tcBorders></w:tcBorders><w:shd w:color="auto" w:fill="F7F7F7" w:val="clear"/></w:tcPr><w:p><w:pPr><w:pStyle w:val="Tabla9"/><w:widowControl/><w:jc w:val="left"/><w:rPr><w:kern w:val="0"/><w:szCs w:val="24"/><w:lang w:val="es-CO" w:eastAsia="en-US" w:bidi="ar-SA"/><w:ins w:id="18918" w:author="Unknown Author" w:date="2026-10-30T04:17:53Z"></w:ins></w:rPr></w:pPr><w:ins w:id="18917" w:author="Unknown Author" w:date="2026-10-30T04:17:53Z"><w:r><w:rPr><w:kern w:val="0"/><w:szCs w:val="24"/><w:lang w:val="es-CO" w:eastAsia="en-US" w:bidi="ar-SA"/></w:rPr><w:t>Adecuado desempeño en la última medición anual del DNP, o ausencia de medición en los dos años previos (numeral 10.3)</w:t></w:r></w:ins></w:p></w:tc><w:tc><w:tcPr><w:tcW w:w="1728" w:type="dxa"/><w:tcBorders></w:tcBorders><w:shd w:color="auto" w:fill="F7F7F7" w:val="clear"/></w:tcPr><w:p><w:pPr><w:pStyle w:val="Tabla9"/><w:widowControl/><w:jc w:val="left"/><w:rPr><w:kern w:val="0"/><w:szCs w:val="24"/><w:lang w:val="es-CO" w:eastAsia="en-US" w:bidi="ar-SA"/><w:ins w:id="18920" w:author="Unknown Author" w:date="2026-10-30T04:17:53Z"></w:ins></w:rPr></w:pPr><w:ins w:id="18919" w:author="Unknown Author" w:date="2026-10-30T04:17:53Z"><w:r><w:rPr><w:kern w:val="0"/><w:szCs w:val="24"/><w:lang w:val="es-CO" w:eastAsia="en-US" w:bidi="ar-SA"/></w:rPr><w:t>Universidad Santo Tomás</w:t></w:r></w:ins></w:p></w:tc><w:tc><w:tcPr><w:tcW w:w="2219" w:type="dxa"/><w:tcBorders></w:tcBorders><w:shd w:color="auto" w:fill="F7F7F7" w:val="clear"/></w:tcPr><w:p><w:pPr><w:pStyle w:val="Tabla9"/><w:widowControl/><w:jc w:val="left"/><w:rPr><w:kern w:val="0"/><w:szCs w:val="24"/><w:lang w:val="es-CO" w:eastAsia="en-US" w:bidi="ar-SA"/><w:ins w:id="18922" w:author="Unknown Author" w:date="2026-10-30T04:17:53Z"></w:ins></w:rPr></w:pPr><w:ins w:id="18921" w:author="Unknown Author" w:date="2026-10-30T04:17:53Z"><w:r><w:rPr><w:kern w:val="0"/><w:szCs w:val="24"/><w:lang w:val="es-CO" w:eastAsia="en-US" w:bidi="ar-SA"/></w:rPr><w:t>Consulta de la información que publica el DNP</w:t></w:r></w:ins></w:p></w:tc><w:tc><w:tcPr><w:tcW w:w="1728" w:type="dxa"/><w:tcBorders></w:tcBorders><w:shd w:color="auto" w:fill="F7F7F7" w:val="clear"/></w:tcPr><w:p><w:pPr><w:pStyle w:val="Tabla9"/><w:widowControl/><w:jc w:val="left"/><w:rPr><w:kern w:val="0"/><w:szCs w:val="24"/><w:lang w:val="es-CO" w:eastAsia="en-US" w:bidi="ar-SA"/><w:ins w:id="18924" w:author="Unknown Author" w:date="2026-10-30T04:17:53Z"></w:ins></w:rPr></w:pPr><w:ins w:id="18923" w:author="Unknown Author" w:date="2026-10-30T04:17:53Z"><w:r><w:rPr><w:kern w:val="0"/><w:szCs w:val="24"/><w:lang w:val="es-CO" w:eastAsia="en-US" w:bidi="ar-SA"/></w:rPr><w:t>Por completar con los datos de la universidad</w:t></w:r></w:ins></w:p></w:tc><w:tc><w:tcPr><w:tcW w:w="2140" w:type="dxa"/><w:tcBorders></w:tcBorders><w:shd w:color="auto" w:fill="F7F7F7" w:val="clear"/></w:tcPr><w:p><w:pPr><w:pStyle w:val="Tabla9"/><w:widowControl/><w:jc w:val="left"/><w:rPr><w:kern w:val="0"/><w:szCs w:val="24"/><w:lang w:val="es-CO" w:eastAsia="en-US" w:bidi="ar-SA"/><w:ins w:id="18926" w:author="Unknown Author" w:date="2026-10-30T04:17:53Z"></w:ins></w:rPr></w:pPr><w:ins w:id="18925" w:author="Unknown Author" w:date="2026-10-30T04:17:53Z"><w:r><w:rPr><w:color w:val="00B050"/><w:kern w:val="0"/><w:szCs w:val="24"/><w:lang w:val="es-CO" w:eastAsia="en-US" w:bidi="ar-SA"/></w:rPr><w:t>[Diligenciar: resultado de la última medición del DNP]</w:t></w:r></w:ins></w:p></w:tc></w:tr><w:tr><w:trPr><w:ins w:id="18927" w:author="Unknown Author" w:date="2026-10-30T04:17:53Z"/><w:cantSplit w:val="true"/></w:trPr><w:tc><w:tcPr><w:tcW w:w="2139" w:type="dxa"/><w:tcBorders></w:tcBorders></w:tcPr><w:p><w:pPr><w:pStyle w:val="Tabla9"/><w:widowControl/><w:jc w:val="left"/><w:rPr><w:kern w:val="0"/><w:szCs w:val="24"/><w:lang w:val="es-CO" w:eastAsia="en-US" w:bidi="ar-SA"/><w:ins w:id="18929" w:author="Unknown Author" w:date="2026-10-30T04:17:53Z"></w:ins></w:rPr></w:pPr><w:ins w:id="18928" w:author="Unknown Author" w:date="2026-10-30T04:17:53Z"><w:r><w:rPr><w:kern w:val="0"/><w:szCs w:val="24"/><w:lang w:val="es-CO" w:eastAsia="en-US" w:bidi="ar-SA"/></w:rPr><w:t>Grupo de investigación A1, A, B o C vigente en al menos un integrante, registrado en el SIGP (numeral 3)</w:t></w:r></w:ins></w:p></w:tc><w:tc><w:tcPr><w:tcW w:w="1728" w:type="dxa"/><w:tcBorders></w:tcBorders></w:tcPr><w:p><w:pPr><w:pStyle w:val="Tabla9"/><w:widowControl/><w:jc w:val="left"/><w:rPr><w:kern w:val="0"/><w:szCs w:val="24"/><w:lang w:val="es-CO" w:eastAsia="en-US" w:bidi="ar-SA"/><w:ins w:id="18931" w:author="Unknown Author" w:date="2026-10-30T04:17:53Z"></w:ins></w:rPr></w:pPr><w:ins w:id="18930" w:author="Unknown Author" w:date="2026-10-30T04:17:53Z"><w:r><w:rPr><w:kern w:val="0"/><w:szCs w:val="24"/><w:lang w:val="es-CO" w:eastAsia="en-US" w:bidi="ar-SA"/></w:rPr><w:t>Universidad Santo Tomás o Avanciencia</w:t></w:r></w:ins></w:p></w:tc><w:tc><w:tcPr><w:tcW w:w="2219" w:type="dxa"/><w:tcBorders></w:tcBorders></w:tcPr><w:p><w:pPr><w:pStyle w:val="Tabla9"/><w:widowControl/><w:jc w:val="left"/><w:rPr><w:kern w:val="0"/><w:szCs w:val="24"/><w:lang w:val="es-CO" w:eastAsia="en-US" w:bidi="ar-SA"/><w:ins w:id="18933" w:author="Unknown Author" w:date="2026-10-30T04:17:53Z"></w:ins></w:rPr></w:pPr><w:ins w:id="18932" w:author="Unknown Author" w:date="2026-10-30T04:17:53Z"><w:r><w:rPr><w:kern w:val="0"/><w:szCs w:val="24"/><w:lang w:val="es-CO" w:eastAsia="en-US" w:bidi="ar-SA"/></w:rPr><w:t>Registro del grupo y clasificación vigente de MinCiencias</w:t></w:r></w:ins></w:p></w:tc><w:tc><w:tcPr><w:tcW w:w="1728" w:type="dxa"/><w:tcBorders></w:tcBorders></w:tcPr><w:p><w:pPr><w:pStyle w:val="Tabla9"/><w:widowControl/><w:jc w:val="left"/><w:rPr><w:kern w:val="0"/><w:szCs w:val="24"/><w:lang w:val="es-CO" w:eastAsia="en-US" w:bidi="ar-SA"/><w:ins w:id="18935" w:author="Unknown Author" w:date="2026-10-30T04:17:53Z"></w:ins></w:rPr></w:pPr><w:ins w:id="18934" w:author="Unknown Author" w:date="2026-10-30T04:17:53Z"><w:r><w:rPr><w:kern w:val="0"/><w:szCs w:val="24"/><w:lang w:val="es-CO" w:eastAsia="en-US" w:bidi="ar-SA"/></w:rPr><w:t>Por completar con los datos del integrante</w:t></w:r></w:ins></w:p></w:tc><w:tc><w:tcPr><w:tcW w:w="2140" w:type="dxa"/><w:tcBorders></w:tcBorders></w:tcPr><w:p><w:pPr><w:pStyle w:val="Tabla9"/><w:widowControl/><w:jc w:val="left"/><w:rPr><w:kern w:val="0"/><w:szCs w:val="24"/><w:lang w:val="es-CO" w:eastAsia="en-US" w:bidi="ar-SA"/><w:ins w:id="18937" w:author="Unknown Author" w:date="2026-10-30T04:17:53Z"></w:ins></w:rPr></w:pPr><w:ins w:id="18936" w:author="Unknown Author" w:date="2026-10-30T04:17:53Z"><w:r><w:rPr><w:color w:val="00B050"/><w:kern w:val="0"/><w:szCs w:val="24"/><w:lang w:val="es-CO" w:eastAsia="en-US" w:bidi="ar-SA"/></w:rPr><w:t>[Diligenciar: nombre y categoría del grupo de investigación]</w:t></w:r></w:ins></w:p></w:tc></w:tr><w:tr><w:trPr><w:ins w:id="18938" w:author="Unknown Author" w:date="2026-10-30T04:17:53Z"/><w:cantSplit w:val="true"/></w:trPr><w:tc><w:tcPr><w:tcW w:w="2139" w:type="dxa"/><w:tcBorders></w:tcBorders><w:shd w:color="auto" w:fill="F7F7F7" w:val="clear"/></w:tcPr><w:p><w:pPr><w:pStyle w:val="Tabla9"/><w:widowControl/><w:jc w:val="left"/><w:rPr><w:kern w:val="0"/><w:szCs w:val="24"/><w:lang w:val="es-CO" w:eastAsia="en-US" w:bidi="ar-SA"/><w:ins w:id="18940" w:author="Unknown Author" w:date="2026-10-30T04:17:53Z"></w:ins></w:rPr></w:pPr><w:ins w:id="18939" w:author="Unknown Author" w:date="2026-10-30T04:17:53Z"><w:r><w:rPr><w:kern w:val="0"/><w:szCs w:val="24"/><w:lang w:val="es-CO" w:eastAsia="en-US" w:bidi="ar-SA"/></w:rPr><w:t>Acreditación institucional de alta calidad (supuesto de trabajo)</w:t></w:r></w:ins></w:p></w:tc><w:tc><w:tcPr><w:tcW w:w="1728" w:type="dxa"/><w:tcBorders></w:tcBorders><w:shd w:color="auto" w:fill="F7F7F7" w:val="clear"/></w:tcPr><w:p><w:pPr><w:pStyle w:val="Tabla9"/><w:widowControl/><w:jc w:val="left"/><w:rPr><w:kern w:val="0"/><w:szCs w:val="24"/><w:lang w:val="es-CO" w:eastAsia="en-US" w:bidi="ar-SA"/><w:ins w:id="18942" w:author="Unknown Author" w:date="2026-10-30T04:17:53Z"></w:ins></w:rPr></w:pPr><w:ins w:id="18941" w:author="Unknown Author" w:date="2026-10-30T04:17:53Z"><w:r><w:rPr><w:kern w:val="0"/><w:szCs w:val="24"/><w:lang w:val="es-CO" w:eastAsia="en-US" w:bidi="ar-SA"/></w:rPr><w:t>Universidad Santo Tomás</w:t></w:r></w:ins></w:p></w:tc><w:tc><w:tcPr><w:tcW w:w="2219" w:type="dxa"/><w:tcBorders></w:tcBorders><w:shd w:color="auto" w:fill="F7F7F7" w:val="clear"/></w:tcPr><w:p><w:pPr><w:pStyle w:val="Tabla9"/><w:widowControl/><w:jc w:val="left"/><w:rPr><w:kern w:val="0"/><w:szCs w:val="24"/><w:lang w:val="es-CO" w:eastAsia="en-US" w:bidi="ar-SA"/><w:ins w:id="18944" w:author="Unknown Author" w:date="2026-10-30T04:17:53Z"></w:ins></w:rPr></w:pPr><w:ins w:id="18943" w:author="Unknown Author" w:date="2026-10-30T04:17:53Z"><w:r><w:rPr><w:kern w:val="0"/><w:szCs w:val="24"/><w:lang w:val="es-CO" w:eastAsia="en-US" w:bidi="ar-SA"/></w:rPr><w:t>Resolución de acreditación vigente</w:t></w:r></w:ins></w:p></w:tc><w:tc><w:tcPr><w:tcW w:w="1728" w:type="dxa"/><w:tcBorders></w:tcBorders><w:shd w:color="auto" w:fill="F7F7F7" w:val="clear"/></w:tcPr><w:p><w:pPr><w:pStyle w:val="Tabla9"/><w:widowControl/><w:jc w:val="left"/><w:rPr><w:kern w:val="0"/><w:szCs w:val="24"/><w:lang w:val="es-CO" w:eastAsia="en-US" w:bidi="ar-SA"/><w:ins w:id="18946" w:author="Unknown Author" w:date="2026-10-30T04:17:53Z"></w:ins></w:rPr></w:pPr><w:ins w:id="18945" w:author="Unknown Author" w:date="2026-10-30T04:17:53Z"><w:r><w:rPr><w:kern w:val="0"/><w:szCs w:val="24"/><w:lang w:val="es-CO" w:eastAsia="en-US" w:bidi="ar-SA"/></w:rPr><w:t>Por completar con los datos de la universidad</w:t></w:r></w:ins></w:p></w:tc><w:tc><w:tcPr><w:tcW w:w="2140" w:type="dxa"/><w:tcBorders></w:tcBorders><w:shd w:color="auto" w:fill="F7F7F7" w:val="clear"/></w:tcPr><w:p><w:pPr><w:pStyle w:val="Tabla9"/><w:widowControl/><w:jc w:val="left"/><w:rPr><w:kern w:val="0"/><w:szCs w:val="24"/><w:lang w:val="es-CO" w:eastAsia="en-US" w:bidi="ar-SA"/><w:ins w:id="18948" w:author="Unknown Author" w:date="2026-10-30T04:17:53Z"></w:ins></w:rPr></w:pPr><w:ins w:id="18947" w:author="Unknown Author" w:date="2026-10-30T04:17:53Z"><w:r><w:rPr><w:color w:val="00B050"/><w:kern w:val="0"/><w:szCs w:val="24"/><w:lang w:val="es-CO" w:eastAsia="en-US" w:bidi="ar-SA"/></w:rPr><w:t>[Diligenciar: resolución de acreditación de la universidad]</w:t></w:r></w:ins></w:p></w:tc></w:tr><w:tr><w:trPr><w:ins w:id="18949" w:author="Unknown Author" w:date="2026-10-30T04:17:53Z"/><w:cantSplit w:val="true"/></w:trPr><w:tc><w:tcPr><w:tcW w:w="2139" w:type="dxa"/><w:tcBorders></w:tcBorders></w:tcPr><w:p><w:pPr><w:pStyle w:val="Tabla9"/><w:widowControl/><w:jc w:val="left"/><w:rPr><w:kern w:val="0"/><w:szCs w:val="24"/><w:lang w:val="es-CO" w:eastAsia="en-US" w:bidi="ar-SA"/><w:ins w:id="18951" w:author="Unknown Author" w:date="2026-10-30T04:17:53Z"></w:ins></w:rPr></w:pPr><w:ins w:id="18950" w:author="Unknown Author" w:date="2026-10-30T04:17:53Z"><w:r><w:rPr><w:kern w:val="0"/><w:szCs w:val="24"/><w:lang w:val="es-CO" w:eastAsia="en-US" w:bidi="ar-SA"/></w:rPr><w:t>Reconocimiento vigente como actor del SNCTI a la fecha de cierre (numeral 10.14)</w:t></w:r></w:ins></w:p></w:tc><w:tc><w:tcPr><w:tcW w:w="1728" w:type="dxa"/><w:tcBorders></w:tcBorders></w:tcPr><w:p><w:pPr><w:pStyle w:val="Tabla9"/><w:widowControl/><w:jc w:val="left"/><w:rPr><w:kern w:val="0"/><w:szCs w:val="24"/><w:lang w:val="es-CO" w:eastAsia="en-US" w:bidi="ar-SA"/><w:ins w:id="18953" w:author="Unknown Author" w:date="2026-10-30T04:17:53Z"></w:ins></w:rPr></w:pPr><w:ins w:id="18952" w:author="Unknown Author" w:date="2026-10-30T04:17:53Z"><w:r><w:rPr><w:kern w:val="0"/><w:szCs w:val="24"/><w:lang w:val="es-CO" w:eastAsia="en-US" w:bidi="ar-SA"/></w:rPr><w:t>Avanciencia</w:t></w:r></w:ins></w:p></w:tc><w:tc><w:tcPr><w:tcW w:w="2219" w:type="dxa"/><w:tcBorders></w:tcBorders></w:tcPr><w:p><w:pPr><w:pStyle w:val="Tabla9"/><w:widowControl/><w:jc w:val="left"/><w:rPr><w:kern w:val="0"/><w:szCs w:val="24"/><w:lang w:val="es-CO" w:eastAsia="en-US" w:bidi="ar-SA"/><w:ins w:id="18955" w:author="Unknown Author" w:date="2026-10-30T04:17:53Z"></w:ins></w:rPr></w:pPr><w:ins w:id="18954" w:author="Unknown Author" w:date="2026-10-30T04:17:53Z"><w:r><w:rPr><w:kern w:val="0"/><w:szCs w:val="24"/><w:lang w:val="es-CO" w:eastAsia="en-US" w:bidi="ar-SA"/></w:rPr><w:t>Resolución de reconocimiento de MinCiencias</w:t></w:r></w:ins></w:p></w:tc><w:tc><w:tcPr><w:tcW w:w="1728" w:type="dxa"/><w:tcBorders></w:tcBorders></w:tcPr><w:p><w:pPr><w:pStyle w:val="Tabla9"/><w:widowControl/><w:jc w:val="left"/><w:rPr><w:kern w:val="0"/><w:szCs w:val="24"/><w:lang w:val="es-CO" w:eastAsia="en-US" w:bidi="ar-SA"/><w:ins w:id="18957" w:author="Unknown Author" w:date="2026-10-30T04:17:53Z"></w:ins></w:rPr></w:pPr><w:ins w:id="18956" w:author="Unknown Author" w:date="2026-10-30T04:17:53Z"><w:r><w:rPr><w:kern w:val="0"/><w:szCs w:val="24"/><w:lang w:val="es-CO" w:eastAsia="en-US" w:bidi="ar-SA"/></w:rPr><w:t>Por completar con los datos de Avanciencia</w:t></w:r></w:ins></w:p></w:tc><w:tc><w:tcPr><w:tcW w:w="2140" w:type="dxa"/><w:tcBorders></w:tcBorders></w:tcPr><w:p><w:pPr><w:pStyle w:val="Tabla9"/><w:widowControl/><w:jc w:val="left"/><w:rPr><w:kern w:val="0"/><w:szCs w:val="24"/><w:lang w:val="es-CO" w:eastAsia="en-US" w:bidi="ar-SA"/><w:ins w:id="18959" w:author="Unknown Author" w:date="2026-10-30T04:17:53Z"></w:ins></w:rPr></w:pPr><w:ins w:id="18958" w:author="Unknown Author" w:date="2026-10-30T04:17:53Z"><w:r><w:rPr><w:color w:val="00B050"/><w:kern w:val="0"/><w:szCs w:val="24"/><w:lang w:val="es-CO" w:eastAsia="en-US" w:bidi="ar-SA"/></w:rPr><w:t>[Diligenciar: número y vigencia de la resolución de reconocimiento de Avanciencia]</w:t></w:r></w:ins></w:p></w:tc></w:tr><w:tr><w:trPr><w:ins w:id="18960" w:author="Unknown Author" w:date="2026-10-30T04:17:53Z"/><w:cantSplit w:val="true"/></w:trPr><w:tc><w:tcPr><w:tcW w:w="2139" w:type="dxa"/><w:tcBorders></w:tcBorders><w:shd w:color="auto" w:fill="F7F7F7" w:val="clear"/></w:tcPr><w:p><w:pPr><w:pStyle w:val="Tabla9"/><w:widowControl/><w:jc w:val="left"/><w:rPr><w:kern w:val="0"/><w:szCs w:val="24"/><w:lang w:val="es-CO" w:eastAsia="en-US" w:bidi="ar-SA"/><w:ins w:id="18962" w:author="Unknown Author" w:date="2026-10-30T04:17:53Z"></w:ins></w:rPr></w:pPr><w:ins w:id="18961" w:author="Unknown Author" w:date="2026-10-30T04:17:53Z"><w:r><w:rPr><w:kern w:val="0"/><w:szCs w:val="24"/><w:lang w:val="es-CO" w:eastAsia="en-US" w:bidi="ar-SA"/></w:rPr><w:t>Naturaleza jurídica y requisito que le aplica: sector productivo con un año de constitución (numeral 10.12) u organización civil con domicilio en un departamento afectado (numeral 10.13)</w:t></w:r></w:ins></w:p></w:tc><w:tc><w:tcPr><w:tcW w:w="1728" w:type="dxa"/><w:tcBorders></w:tcBorders><w:shd w:color="auto" w:fill="F7F7F7" w:val="clear"/></w:tcPr><w:p><w:pPr><w:pStyle w:val="Tabla9"/><w:widowControl/><w:jc w:val="left"/><w:rPr><w:kern w:val="0"/><w:szCs w:val="24"/><w:lang w:val="es-CO" w:eastAsia="en-US" w:bidi="ar-SA"/><w:ins w:id="18964" w:author="Unknown Author" w:date="2026-10-30T04:17:53Z"></w:ins></w:rPr></w:pPr><w:ins w:id="18963" w:author="Unknown Author" w:date="2026-10-30T04:17:53Z"><w:r><w:rPr><w:kern w:val="0"/><w:szCs w:val="24"/><w:lang w:val="es-CO" w:eastAsia="en-US" w:bidi="ar-SA"/></w:rPr><w:t>Avanciencia</w:t></w:r></w:ins></w:p></w:tc><w:tc><w:tcPr><w:tcW w:w="2219" w:type="dxa"/><w:tcBorders></w:tcBorders><w:shd w:color="auto" w:fill="F7F7F7" w:val="clear"/></w:tcPr><w:p><w:pPr><w:pStyle w:val="Tabla9"/><w:widowControl/><w:jc w:val="left"/><w:rPr><w:kern w:val="0"/><w:szCs w:val="24"/><w:lang w:val="es-CO" w:eastAsia="en-US" w:bidi="ar-SA"/><w:ins w:id="18966" w:author="Unknown Author" w:date="2026-10-30T04:17:53Z"></w:ins></w:rPr></w:pPr><w:ins w:id="18965" w:author="Unknown Author" w:date="2026-10-30T04:17:53Z"><w:r><w:rPr><w:kern w:val="0"/><w:szCs w:val="24"/><w:lang w:val="es-CO" w:eastAsia="en-US" w:bidi="ar-SA"/></w:rPr><w:t>Certificado de existencia y representación legal con menos de 90 días de expedido y consulta del RUES</w:t></w:r></w:ins></w:p></w:tc><w:tc><w:tcPr><w:tcW w:w="1728" w:type="dxa"/><w:tcBorders></w:tcBorders><w:shd w:color="auto" w:fill="F7F7F7" w:val="clear"/></w:tcPr><w:p><w:pPr><w:pStyle w:val="Tabla9"/><w:widowControl/><w:jc w:val="left"/><w:rPr><w:kern w:val="0"/><w:szCs w:val="24"/><w:lang w:val="es-CO" w:eastAsia="en-US" w:bidi="ar-SA"/><w:ins w:id="18968" w:author="Unknown Author" w:date="2026-10-30T04:17:53Z"></w:ins></w:rPr></w:pPr><w:ins w:id="18967" w:author="Unknown Author" w:date="2026-10-30T04:17:53Z"><w:r><w:rPr><w:kern w:val="0"/><w:szCs w:val="24"/><w:lang w:val="es-CO" w:eastAsia="en-US" w:bidi="ar-SA"/></w:rPr><w:t>Por completar con los datos de Avanciencia</w:t></w:r></w:ins></w:p></w:tc><w:tc><w:tcPr><w:tcW w:w="2140" w:type="dxa"/><w:tcBorders></w:tcBorders><w:shd w:color="auto" w:fill="F7F7F7" w:val="clear"/></w:tcPr><w:p><w:pPr><w:pStyle w:val="Tabla9"/><w:widowControl/><w:jc w:val="left"/><w:rPr><w:kern w:val="0"/><w:szCs w:val="24"/><w:lang w:val="es-CO" w:eastAsia="en-US" w:bidi="ar-SA"/><w:ins w:id="18970" w:author="Unknown Author" w:date="2026-10-30T04:17:53Z"></w:ins></w:rPr></w:pPr><w:ins w:id="18969" w:author="Unknown Author" w:date="2026-10-30T04:17:53Z"><w:r><w:rPr><w:color w:val="00B050"/><w:kern w:val="0"/><w:szCs w:val="24"/><w:lang w:val="es-CO" w:eastAsia="en-US" w:bidi="ar-SA"/></w:rPr><w:t>[Diligenciar: naturaleza jurídica, fecha de constitución y domicilio de Avanciencia]</w:t></w:r></w:ins></w:p></w:tc></w:tr><w:tr><w:trPr><w:ins w:id="18971" w:author="Unknown Author" w:date="2026-10-30T04:17:53Z"/><w:cantSplit w:val="true"/></w:trPr><w:tc><w:tcPr><w:tcW w:w="2139" w:type="dxa"/><w:tcBorders></w:tcBorders></w:tcPr><w:p><w:pPr><w:pStyle w:val="Tabla9"/><w:widowControl/><w:jc w:val="left"/><w:rPr><w:kern w:val="0"/><w:szCs w:val="24"/><w:lang w:val="es-CO" w:eastAsia="en-US" w:bidi="ar-SA"/><w:ins w:id="18973" w:author="Unknown Author" w:date="2026-10-30T04:17:53Z"></w:ins></w:rPr></w:pPr><w:ins w:id="18972" w:author="Unknown Author" w:date="2026-10-30T04:17:53Z"><w:r><w:rPr><w:kern w:val="0"/><w:szCs w:val="24"/><w:lang w:val="es-CO" w:eastAsia="en-US" w:bidi="ar-SA"/></w:rPr><w:t>Municipio afectado en el que se ejecuta el proyecto (numeral 3)</w:t></w:r></w:ins></w:p></w:tc><w:tc><w:tcPr><w:tcW w:w="1728" w:type="dxa"/><w:tcBorders></w:tcBorders></w:tcPr><w:p><w:pPr><w:pStyle w:val="Tabla9"/><w:widowControl/><w:jc w:val="left"/><w:rPr><w:kern w:val="0"/><w:szCs w:val="24"/><w:lang w:val="es-CO" w:eastAsia="en-US" w:bidi="ar-SA"/><w:ins w:id="18975" w:author="Unknown Author" w:date="2026-10-30T04:17:53Z"></w:ins></w:rPr></w:pPr><w:ins w:id="18974" w:author="Unknown Author" w:date="2026-10-30T04:17:53Z"><w:r><w:rPr><w:kern w:val="0"/><w:szCs w:val="24"/><w:lang w:val="es-CO" w:eastAsia="en-US" w:bidi="ar-SA"/></w:rPr><w:t>Municipios de Manizales y de Calarcá</w:t></w:r></w:ins></w:p></w:tc><w:tc><w:tcPr><w:tcW w:w="2219" w:type="dxa"/><w:tcBorders></w:tcBorders></w:tcPr><w:p><w:pPr><w:pStyle w:val="Tabla9"/><w:widowControl/><w:jc w:val="left"/><w:rPr><w:kern w:val="0"/><w:szCs w:val="24"/><w:lang w:val="es-CO" w:eastAsia="en-US" w:bidi="ar-SA"/><w:ins w:id="18977" w:author="Unknown Author" w:date="2026-10-30T04:17:53Z"></w:ins></w:rPr></w:pPr><w:ins w:id="18976" w:author="Unknown Author" w:date="2026-10-30T04:17:53Z"><w:r><w:rPr><w:kern w:val="0"/><w:szCs w:val="24"/><w:lang w:val="es-CO" w:eastAsia="en-US" w:bidi="ar-SA"/></w:rPr><w:t>Certificado de participación firmado por cada alcalde (numeral 10.18) y acto que declara la calamidad o el desastre</w:t></w:r></w:ins></w:p></w:tc><w:tc><w:tcPr><w:tcW w:w="1728" w:type="dxa"/><w:tcBorders></w:tcBorders></w:tcPr><w:p><w:pPr><w:pStyle w:val="Tabla9"/><w:widowControl/><w:jc w:val="left"/><w:rPr><w:kern w:val="0"/><w:szCs w:val="24"/><w:lang w:val="es-CO" w:eastAsia="en-US" w:bidi="ar-SA"/><w:ins w:id="18979" w:author="Unknown Author" w:date="2026-10-30T04:17:53Z"></w:ins></w:rPr></w:pPr><w:ins w:id="18978" w:author="Unknown Author" w:date="2026-10-30T04:17:53Z"><w:r><w:rPr><w:kern w:val="0"/><w:szCs w:val="24"/><w:lang w:val="es-CO" w:eastAsia="en-US" w:bidi="ar-SA"/></w:rPr><w:t>Por completar con los datos de cada municipio</w:t></w:r></w:ins></w:p></w:tc><w:tc><w:tcPr><w:tcW w:w="2140" w:type="dxa"/><w:tcBorders></w:tcBorders></w:tcPr><w:p><w:pPr><w:pStyle w:val="Tabla9"/><w:widowControl/><w:jc w:val="left"/><w:rPr><w:kern w:val="0"/><w:szCs w:val="24"/><w:lang w:val="es-CO" w:eastAsia="en-US" w:bidi="ar-SA"/><w:ins w:id="18981" w:author="Unknown Author" w:date="2026-10-30T04:17:53Z"></w:ins></w:rPr></w:pPr><w:ins w:id="18980" w:author="Unknown Author" w:date="2026-10-30T04:17:53Z"><w:r><w:rPr><w:color w:val="00B050"/><w:kern w:val="0"/><w:szCs w:val="24"/><w:lang w:val="es-CO" w:eastAsia="en-US" w:bidi="ar-SA"/></w:rPr><w:t>[Diligenciar: certificados de participación y actos de calamidad de Manizales y de Calarcá]</w:t></w:r></w:ins></w:p></w:tc></w:tr><w:tr><w:trPr><w:ins w:id="18982" w:author="Unknown Author" w:date="2026-10-30T04:17:53Z"/><w:cantSplit w:val="true"/></w:trPr><w:tc><w:tcPr><w:tcW w:w="2139" w:type="dxa"/><w:tcBorders></w:tcBorders><w:shd w:color="auto" w:fill="F7F7F7" w:val="clear"/></w:tcPr><w:p><w:pPr><w:pStyle w:val="Tabla9"/><w:widowControl/><w:jc w:val="left"/><w:rPr><w:kern w:val="0"/><w:szCs w:val="24"/><w:lang w:val="es-CO" w:eastAsia="en-US" w:bidi="ar-SA"/><w:ins w:id="18984" w:author="Unknown Author" w:date="2026-10-30T04:17:53Z"></w:ins></w:rPr></w:pPr><w:ins w:id="18983" w:author="Unknown Author" w:date="2026-10-30T04:17:53Z"><w:r><w:rPr><w:kern w:val="0"/><w:szCs w:val="24"/><w:lang w:val="es-CO" w:eastAsia="en-US" w:bidi="ar-SA"/></w:rPr><w:t>Certificado de participación con justificación de la capacidad técnica y, si aplica, nombre de los grupos (numeral 10.18)</w:t></w:r></w:ins></w:p></w:tc><w:tc><w:tcPr><w:tcW w:w="1728" w:type="dxa"/><w:tcBorders></w:tcBorders><w:shd w:color="auto" w:fill="F7F7F7" w:val="clear"/></w:tcPr><w:p><w:pPr><w:pStyle w:val="Tabla9"/><w:widowControl/><w:jc w:val="left"/><w:rPr><w:kern w:val="0"/><w:szCs w:val="24"/><w:lang w:val="es-CO" w:eastAsia="en-US" w:bidi="ar-SA"/><w:ins w:id="18986" w:author="Unknown Author" w:date="2026-10-30T04:17:53Z"></w:ins></w:rPr></w:pPr><w:ins w:id="18985" w:author="Unknown Author" w:date="2026-10-30T04:17:53Z"><w:r><w:rPr><w:kern w:val="0"/><w:szCs w:val="24"/><w:lang w:val="es-CO" w:eastAsia="en-US" w:bidi="ar-SA"/></w:rPr><w:t>Los cuatro integrantes</w:t></w:r></w:ins></w:p></w:tc><w:tc><w:tcPr><w:tcW w:w="2219" w:type="dxa"/><w:tcBorders></w:tcBorders><w:shd w:color="auto" w:fill="F7F7F7" w:val="clear"/></w:tcPr><w:p><w:pPr><w:pStyle w:val="Tabla9"/><w:widowControl/><w:jc w:val="left"/><w:rPr><w:kern w:val="0"/><w:szCs w:val="24"/><w:lang w:val="es-CO" w:eastAsia="en-US" w:bidi="ar-SA"/><w:ins w:id="18988" w:author="Unknown Author" w:date="2026-10-30T04:17:53Z"></w:ins></w:rPr></w:pPr><w:ins w:id="18987" w:author="Unknown Author" w:date="2026-10-30T04:17:53Z"><w:r><w:rPr><w:kern w:val="0"/><w:szCs w:val="24"/><w:lang w:val="es-CO" w:eastAsia="en-US" w:bidi="ar-SA"/></w:rPr><w:t>Un certificado firmado por cada representante legal</w:t></w:r></w:ins></w:p></w:tc><w:tc><w:tcPr><w:tcW w:w="1728" w:type="dxa"/><w:tcBorders></w:tcBorders><w:shd w:color="auto" w:fill="F7F7F7" w:val="clear"/></w:tcPr><w:p><w:pPr><w:pStyle w:val="Tabla9"/><w:widowControl/><w:jc w:val="left"/><w:rPr><w:kern w:val="0"/><w:szCs w:val="24"/><w:lang w:val="es-CO" w:eastAsia="en-US" w:bidi="ar-SA"/><w:ins w:id="18990" w:author="Unknown Author" w:date="2026-10-30T04:17:53Z"></w:ins></w:rPr></w:pPr><w:ins w:id="18989" w:author="Unknown Author" w:date="2026-10-30T04:17:53Z"><w:r><w:rPr><w:kern w:val="0"/><w:szCs w:val="24"/><w:lang w:val="es-CO" w:eastAsia="en-US" w:bidi="ar-SA"/></w:rPr><w:t>Por completar con los datos de cada entidad</w:t></w:r></w:ins></w:p></w:tc><w:tc><w:tcPr><w:tcW w:w="2140" w:type="dxa"/><w:tcBorders></w:tcBorders><w:shd w:color="auto" w:fill="F7F7F7" w:val="clear"/></w:tcPr><w:p><w:pPr><w:pStyle w:val="Tabla9"/><w:widowControl/><w:jc w:val="left"/><w:rPr><w:kern w:val="0"/><w:szCs w:val="24"/><w:lang w:val="es-CO" w:eastAsia="en-US" w:bidi="ar-SA"/><w:ins w:id="18992" w:author="Unknown Author" w:date="2026-10-30T04:17:53Z"></w:ins></w:rPr></w:pPr><w:ins w:id="18991" w:author="Unknown Author" w:date="2026-10-30T04:17:53Z"><w:r><w:rPr><w:color w:val="00B050"/><w:kern w:val="0"/><w:szCs w:val="24"/><w:lang w:val="es-CO" w:eastAsia="en-US" w:bidi="ar-SA"/></w:rPr><w:t>[Diligenciar: certificados de participación de los cuatro integrantes]</w:t></w:r></w:ins></w:p></w:tc></w:tr><w:tr><w:trPr><w:ins w:id="18993" w:author="Unknown Author" w:date="2026-10-30T04:17:53Z"/><w:cantSplit w:val="true"/></w:trPr><w:tc><w:tcPr><w:tcW w:w="2139" w:type="dxa"/><w:tcBorders></w:tcBorders></w:tcPr><w:p><w:pPr><w:pStyle w:val="Tabla9"/><w:widowControl/><w:jc w:val="left"/><w:rPr><w:kern w:val="0"/><w:szCs w:val="24"/><w:lang w:val="es-CO" w:eastAsia="en-US" w:bidi="ar-SA"/><w:ins w:id="18995" w:author="Unknown Author" w:date="2026-10-30T04:17:53Z"></w:ins></w:rPr></w:pPr><w:ins w:id="18994" w:author="Unknown Author" w:date="2026-10-30T04:17:53Z"><w:r><w:rPr><w:kern w:val="0"/><w:szCs w:val="24"/><w:lang w:val="es-CO" w:eastAsia="en-US" w:bidi="ar-SA"/></w:rPr><w:t>Modelación atmosférica y de dispersión de contaminantes, con validación frente a mediciones</w:t></w:r></w:ins></w:p></w:tc><w:tc><w:tcPr><w:tcW w:w="1728" w:type="dxa"/><w:tcBorders></w:tcBorders></w:tcPr><w:p><w:pPr><w:pStyle w:val="Tabla9"/><w:widowControl/><w:jc w:val="left"/><w:rPr><w:kern w:val="0"/><w:szCs w:val="24"/><w:lang w:val="es-CO" w:eastAsia="en-US" w:bidi="ar-SA"/><w:ins w:id="18997" w:author="Unknown Author" w:date="2026-10-30T04:17:53Z"></w:ins></w:rPr></w:pPr><w:ins w:id="18996" w:author="Unknown Author" w:date="2026-10-30T04:17:53Z"><w:r><w:rPr><w:kern w:val="0"/><w:szCs w:val="24"/><w:lang w:val="es-CO" w:eastAsia="en-US" w:bidi="ar-SA"/></w:rPr><w:t>Universidad proponente</w:t></w:r></w:ins></w:p></w:tc><w:tc><w:tcPr><w:tcW w:w="2219" w:type="dxa"/><w:tcBorders></w:tcBorders></w:tcPr><w:p><w:pPr><w:pStyle w:val="Tabla9"/><w:widowControl/><w:jc w:val="left"/><w:rPr><w:kern w:val="0"/><w:szCs w:val="24"/><w:lang w:val="es-CO" w:eastAsia="en-US" w:bidi="ar-SA"/><w:ins w:id="18999" w:author="Unknown Author" w:date="2026-10-30T04:17:53Z"></w:ins></w:rPr></w:pPr><w:ins w:id="18998" w:author="Unknown Author" w:date="2026-10-30T04:17:53Z"><w:r><w:rPr><w:kern w:val="0"/><w:szCs w:val="24"/><w:lang w:val="es-CO" w:eastAsia="en-US" w:bidi="ar-SA"/></w:rPr><w:t>Hojas de vida del equipo de modelación y descripción del laboratorio</w:t></w:r></w:ins></w:p></w:tc><w:tc><w:tcPr><w:tcW w:w="1728" w:type="dxa"/><w:tcBorders></w:tcBorders></w:tcPr><w:p><w:pPr><w:pStyle w:val="Tabla9"/><w:widowControl/><w:jc w:val="left"/><w:rPr><w:kern w:val="0"/><w:szCs w:val="24"/><w:lang w:val="es-CO" w:eastAsia="en-US" w:bidi="ar-SA"/><w:ins w:id="19001" w:author="Unknown Author" w:date="2026-10-30T04:17:53Z"></w:ins></w:rPr></w:pPr><w:ins w:id="19000" w:author="Unknown Author" w:date="2026-10-30T04:17:53Z"><w:r><w:rPr><w:kern w:val="0"/><w:szCs w:val="24"/><w:lang w:val="es-CO" w:eastAsia="en-US" w:bidi="ar-SA"/></w:rPr><w:t>Por completar con los datos de la universidad</w:t></w:r></w:ins></w:p></w:tc><w:tc><w:tcPr><w:tcW w:w="2140" w:type="dxa"/><w:tcBorders></w:tcBorders></w:tcPr><w:p><w:pPr><w:pStyle w:val="Tabla9"/><w:widowControl/><w:jc w:val="left"/><w:rPr><w:kern w:val="0"/><w:szCs w:val="24"/><w:lang w:val="es-CO" w:eastAsia="en-US" w:bidi="ar-SA"/><w:ins w:id="19003" w:author="Unknown Author" w:date="2026-10-30T04:17:53Z"></w:ins></w:rPr></w:pPr><w:ins w:id="19002" w:author="Unknown Author" w:date="2026-10-30T04:17:53Z"><w:r><w:rPr><w:color w:val="00B050"/><w:kern w:val="0"/><w:szCs w:val="24"/><w:lang w:val="es-CO" w:eastAsia="en-US" w:bidi="ar-SA"/></w:rPr><w:t>[Diligenciar: equipo y experiencia de modelación atmosférica de la universidad]</w:t></w:r></w:ins></w:p></w:tc></w:tr><w:tr><w:trPr><w:ins w:id="19004" w:author="Unknown Author" w:date="2026-10-30T04:17:53Z"/><w:cantSplit w:val="true"/></w:trPr><w:tc><w:tcPr><w:tcW w:w="2139" w:type="dxa"/><w:tcBorders></w:tcBorders><w:shd w:color="auto" w:fill="F7F7F7" w:val="clear"/></w:tcPr><w:p><w:pPr><w:pStyle w:val="Tabla9"/><w:widowControl/><w:jc w:val="left"/><w:rPr><w:kern w:val="0"/><w:szCs w:val="24"/><w:lang w:val="es-CO" w:eastAsia="en-US" w:bidi="ar-SA"/><w:ins w:id="19006" w:author="Unknown Author" w:date="2026-10-30T04:17:53Z"></w:ins></w:rPr></w:pPr><w:ins w:id="19005" w:author="Unknown Author" w:date="2026-10-30T04:17:53Z"><w:r><w:rPr><w:kern w:val="0"/><w:szCs w:val="24"/><w:lang w:val="es-CO" w:eastAsia="en-US" w:bidi="ar-SA"/></w:rPr><w:t>Metrología y calibración con trazabilidad frente a una referencia gravimétrica</w:t></w:r></w:ins></w:p></w:tc><w:tc><w:tcPr><w:tcW w:w="1728" w:type="dxa"/><w:tcBorders></w:tcBorders><w:shd w:color="auto" w:fill="F7F7F7" w:val="clear"/></w:tcPr><w:p><w:pPr><w:pStyle w:val="Tabla9"/><w:widowControl/><w:jc w:val="left"/><w:rPr><w:kern w:val="0"/><w:szCs w:val="24"/><w:lang w:val="es-CO" w:eastAsia="en-US" w:bidi="ar-SA"/><w:ins w:id="19008" w:author="Unknown Author" w:date="2026-10-30T04:17:53Z"></w:ins></w:rPr></w:pPr><w:ins w:id="19007" w:author="Unknown Author" w:date="2026-10-30T04:17:53Z"><w:r><w:rPr><w:kern w:val="0"/><w:szCs w:val="24"/><w:lang w:val="es-CO" w:eastAsia="en-US" w:bidi="ar-SA"/></w:rPr><w:t>Universidad Santo Tomás, con el laboratorio acreditado contratado</w:t></w:r></w:ins></w:p></w:tc><w:tc><w:tcPr><w:tcW w:w="2219" w:type="dxa"/><w:tcBorders></w:tcBorders><w:shd w:color="auto" w:fill="F7F7F7" w:val="clear"/></w:tcPr><w:p><w:pPr><w:pStyle w:val="Tabla9"/><w:widowControl/><w:jc w:val="left"/><w:rPr><w:kern w:val="0"/><w:szCs w:val="24"/><w:lang w:val="es-CO" w:eastAsia="en-US" w:bidi="ar-SA"/><w:ins w:id="19010" w:author="Unknown Author" w:date="2026-10-30T04:17:53Z"></w:ins></w:rPr></w:pPr><w:ins w:id="19009" w:author="Unknown Author" w:date="2026-10-30T04:17:53Z"><w:r><w:rPr><w:kern w:val="0"/><w:szCs w:val="24"/><w:lang w:val="es-CO" w:eastAsia="en-US" w:bidi="ar-SA"/></w:rPr><w:t>Hojas de vida del equipo y descripción del laboratorio</w:t></w:r></w:ins></w:p></w:tc><w:tc><w:tcPr><w:tcW w:w="1728" w:type="dxa"/><w:tcBorders></w:tcBorders><w:shd w:color="auto" w:fill="F7F7F7" w:val="clear"/></w:tcPr><w:p><w:pPr><w:pStyle w:val="Tabla9"/><w:widowControl/><w:jc w:val="left"/><w:rPr><w:kern w:val="0"/><w:szCs w:val="24"/><w:lang w:val="es-CO" w:eastAsia="en-US" w:bidi="ar-SA"/><w:ins w:id="19012" w:author="Unknown Author" w:date="2026-10-30T04:17:53Z"></w:ins></w:rPr></w:pPr><w:ins w:id="19011" w:author="Unknown Author" w:date="2026-10-30T04:17:53Z"><w:r><w:rPr><w:kern w:val="0"/><w:szCs w:val="24"/><w:lang w:val="es-CO" w:eastAsia="en-US" w:bidi="ar-SA"/></w:rPr><w:t>Por completar con los datos de la universidad</w:t></w:r></w:ins></w:p></w:tc><w:tc><w:tcPr><w:tcW w:w="2140" w:type="dxa"/><w:tcBorders></w:tcBorders><w:shd w:color="auto" w:fill="F7F7F7" w:val="clear"/></w:tcPr><w:p><w:pPr><w:pStyle w:val="Tabla9"/><w:widowControl/><w:jc w:val="left"/><w:rPr><w:kern w:val="0"/><w:szCs w:val="24"/><w:lang w:val="es-CO" w:eastAsia="en-US" w:bidi="ar-SA"/><w:ins w:id="19014" w:author="Unknown Author" w:date="2026-10-30T04:17:53Z"></w:ins></w:rPr></w:pPr><w:ins w:id="19013" w:author="Unknown Author" w:date="2026-10-30T04:17:53Z"><w:r><w:rPr><w:color w:val="00B050"/><w:kern w:val="0"/><w:szCs w:val="24"/><w:lang w:val="es-CO" w:eastAsia="en-US" w:bidi="ar-SA"/></w:rPr><w:t>[Diligenciar: laboratorio y trazabilidad metrológica]</w:t></w:r></w:ins></w:p></w:tc></w:tr><w:tr><w:trPr><w:ins w:id="19015" w:author="Unknown Author" w:date="2026-10-30T04:17:53Z"/><w:cantSplit w:val="true"/></w:trPr><w:tc><w:tcPr><w:tcW w:w="2139" w:type="dxa"/><w:tcBorders></w:tcBorders></w:tcPr><w:p><w:pPr><w:pStyle w:val="Tabla9"/><w:widowControl/><w:jc w:val="left"/><w:rPr><w:kern w:val="0"/><w:szCs w:val="24"/><w:lang w:val="es-CO" w:eastAsia="en-US" w:bidi="ar-SA"/><w:ins w:id="19017" w:author="Unknown Author" w:date="2026-10-30T04:17:53Z"></w:ins></w:rPr></w:pPr><w:ins w:id="19016" w:author="Unknown Author" w:date="2026-10-30T04:17:53Z"><w:r><w:rPr><w:kern w:val="0"/><w:szCs w:val="24"/><w:lang w:val="es-CO" w:eastAsia="en-US" w:bidi="ar-SA"/></w:rPr><w:t>Sistemas conectados, firmware, plataforma y nube</w:t></w:r></w:ins></w:p></w:tc><w:tc><w:tcPr><w:tcW w:w="1728" w:type="dxa"/><w:tcBorders></w:tcBorders></w:tcPr><w:p><w:pPr><w:pStyle w:val="Tabla9"/><w:widowControl/><w:jc w:val="left"/><w:rPr><w:kern w:val="0"/><w:szCs w:val="24"/><w:lang w:val="es-CO" w:eastAsia="en-US" w:bidi="ar-SA"/><w:ins w:id="19019" w:author="Unknown Author" w:date="2026-10-30T04:17:53Z"></w:ins></w:rPr></w:pPr><w:ins w:id="19018" w:author="Unknown Author" w:date="2026-10-30T04:17:53Z"><w:r><w:rPr><w:kern w:val="0"/><w:szCs w:val="24"/><w:lang w:val="es-CO" w:eastAsia="en-US" w:bidi="ar-SA"/></w:rPr><w:t>Universidad Santo Tomás, con un servicio contratado de plataforma geoespacial</w:t></w:r></w:ins></w:p></w:tc><w:tc><w:tcPr><w:tcW w:w="2219" w:type="dxa"/><w:tcBorders></w:tcBorders></w:tcPr><w:p><w:pPr><w:pStyle w:val="Tabla9"/><w:widowControl/><w:jc w:val="left"/><w:rPr><w:kern w:val="0"/><w:szCs w:val="24"/><w:lang w:val="es-CO" w:eastAsia="en-US" w:bidi="ar-SA"/><w:ins w:id="19021" w:author="Unknown Author" w:date="2026-10-30T04:17:53Z"></w:ins></w:rPr></w:pPr><w:ins w:id="19020" w:author="Unknown Author" w:date="2026-10-30T04:17:53Z"><w:r><w:rPr><w:kern w:val="0"/><w:szCs w:val="24"/><w:lang w:val="es-CO" w:eastAsia="en-US" w:bidi="ar-SA"/></w:rPr><w:t>Hojas de vida del equipo de ingeniería y dos cotizaciones del servicio</w:t></w:r></w:ins></w:p></w:tc><w:tc><w:tcPr><w:tcW w:w="1728" w:type="dxa"/><w:tcBorders></w:tcBorders></w:tcPr><w:p><w:pPr><w:pStyle w:val="Tabla9"/><w:widowControl/><w:jc w:val="left"/><w:rPr><w:kern w:val="0"/><w:szCs w:val="24"/><w:lang w:val="es-CO" w:eastAsia="en-US" w:bidi="ar-SA"/><w:ins w:id="19023" w:author="Unknown Author" w:date="2026-10-30T04:17:53Z"></w:ins></w:rPr></w:pPr><w:ins w:id="19022" w:author="Unknown Author" w:date="2026-10-30T04:17:53Z"><w:r><w:rPr><w:kern w:val="0"/><w:szCs w:val="24"/><w:lang w:val="es-CO" w:eastAsia="en-US" w:bidi="ar-SA"/></w:rPr><w:t>Por completar con los datos de la universidad</w:t></w:r></w:ins></w:p></w:tc><w:tc><w:tcPr><w:tcW w:w="2140" w:type="dxa"/><w:tcBorders></w:tcBorders></w:tcPr><w:p><w:pPr><w:pStyle w:val="Tabla9"/><w:widowControl/><w:jc w:val="left"/><w:rPr><w:kern w:val="0"/><w:szCs w:val="24"/><w:lang w:val="es-CO" w:eastAsia="en-US" w:bidi="ar-SA"/><w:ins w:id="19025" w:author="Unknown Author" w:date="2026-10-30T04:17:53Z"></w:ins></w:rPr></w:pPr><w:ins w:id="19024" w:author="Unknown Author" w:date="2026-10-30T04:17:53Z"><w:r><w:rPr><w:color w:val="00B050"/><w:kern w:val="0"/><w:szCs w:val="24"/><w:lang w:val="es-CO" w:eastAsia="en-US" w:bidi="ar-SA"/></w:rPr><w:t>[Diligenciar: equipo de ingeniería y cotizaciones del servicio de plataforma geoespacial]</w:t></w:r></w:ins></w:p></w:tc></w:tr><w:tr><w:trPr><w:ins w:id="19026" w:author="Unknown Author" w:date="2026-10-30T04:17:53Z"/><w:cantSplit w:val="true"/></w:trPr><w:tc><w:tcPr><w:tcW w:w="2139" w:type="dxa"/><w:tcBorders></w:tcBorders><w:shd w:color="auto" w:fill="F7F7F7" w:val="clear"/></w:tcPr><w:p><w:pPr><w:pStyle w:val="Tabla9"/><w:widowControl/><w:jc w:val="left"/><w:rPr><w:kern w:val="0"/><w:szCs w:val="24"/><w:lang w:val="es-CO" w:eastAsia="en-US" w:bidi="ar-SA"/><w:ins w:id="19028" w:author="Unknown Author" w:date="2026-10-30T04:17:53Z"></w:ins></w:rPr></w:pPr><w:ins w:id="19027" w:author="Unknown Author" w:date="2026-10-30T04:17:53Z"><w:r><w:rPr><w:kern w:val="0"/><w:szCs w:val="24"/><w:lang w:val="es-CO" w:eastAsia="en-US" w:bidi="ar-SA"/></w:rPr><w:t>Transferencia de resultados, propiedad intelectual y convenios</w:t></w:r></w:ins></w:p></w:tc><w:tc><w:tcPr><w:tcW w:w="1728" w:type="dxa"/><w:tcBorders></w:tcBorders><w:shd w:color="auto" w:fill="F7F7F7" w:val="clear"/></w:tcPr><w:p><w:pPr><w:pStyle w:val="Tabla9"/><w:widowControl/><w:jc w:val="left"/><w:rPr><w:kern w:val="0"/><w:szCs w:val="24"/><w:lang w:val="es-CO" w:eastAsia="en-US" w:bidi="ar-SA"/><w:ins w:id="19030" w:author="Unknown Author" w:date="2026-10-30T04:17:53Z"></w:ins></w:rPr></w:pPr><w:ins w:id="19029" w:author="Unknown Author" w:date="2026-10-30T04:17:53Z"><w:r><w:rPr><w:kern w:val="0"/><w:szCs w:val="24"/><w:lang w:val="es-CO" w:eastAsia="en-US" w:bidi="ar-SA"/></w:rPr><w:t>Avanciencia</w:t></w:r></w:ins></w:p></w:tc><w:tc><w:tcPr><w:tcW w:w="2219" w:type="dxa"/><w:tcBorders></w:tcBorders><w:shd w:color="auto" w:fill="F7F7F7" w:val="clear"/></w:tcPr><w:p><w:pPr><w:pStyle w:val="Tabla9"/><w:widowControl/><w:jc w:val="left"/><w:rPr><w:kern w:val="0"/><w:szCs w:val="24"/><w:lang w:val="es-CO" w:eastAsia="en-US" w:bidi="ar-SA"/><w:ins w:id="19032" w:author="Unknown Author" w:date="2026-10-30T04:17:53Z"></w:ins></w:rPr></w:pPr><w:ins w:id="19031" w:author="Unknown Author" w:date="2026-10-30T04:17:53Z"><w:r><w:rPr><w:kern w:val="0"/><w:szCs w:val="24"/><w:lang w:val="es-CO" w:eastAsia="en-US" w:bidi="ar-SA"/></w:rPr><w:t>Portafolio de procesos de transferencia acompañados</w:t></w:r></w:ins></w:p></w:tc><w:tc><w:tcPr><w:tcW w:w="1728" w:type="dxa"/><w:tcBorders></w:tcBorders><w:shd w:color="auto" w:fill="F7F7F7" w:val="clear"/></w:tcPr><w:p><w:pPr><w:pStyle w:val="Tabla9"/><w:widowControl/><w:jc w:val="left"/><w:rPr><w:kern w:val="0"/><w:szCs w:val="24"/><w:lang w:val="es-CO" w:eastAsia="en-US" w:bidi="ar-SA"/><w:ins w:id="19034" w:author="Unknown Author" w:date="2026-10-30T04:17:53Z"></w:ins></w:rPr></w:pPr><w:ins w:id="19033" w:author="Unknown Author" w:date="2026-10-30T04:17:53Z"><w:r><w:rPr><w:kern w:val="0"/><w:szCs w:val="24"/><w:lang w:val="es-CO" w:eastAsia="en-US" w:bidi="ar-SA"/></w:rPr><w:t>Por completar con los datos de Avanciencia</w:t></w:r></w:ins></w:p></w:tc><w:tc><w:tcPr><w:tcW w:w="2140" w:type="dxa"/><w:tcBorders></w:tcBorders><w:shd w:color="auto" w:fill="F7F7F7" w:val="clear"/></w:tcPr><w:p><w:pPr><w:pStyle w:val="Tabla9"/><w:widowControl/><w:jc w:val="left"/><w:rPr><w:kern w:val="0"/><w:szCs w:val="24"/><w:lang w:val="es-CO" w:eastAsia="en-US" w:bidi="ar-SA"/><w:ins w:id="19036" w:author="Unknown Author" w:date="2026-10-30T04:17:53Z"></w:ins></w:rPr></w:pPr><w:ins w:id="19035" w:author="Unknown Author" w:date="2026-10-30T04:17:53Z"><w:r><w:rPr><w:color w:val="00B050"/><w:kern w:val="0"/><w:szCs w:val="24"/><w:lang w:val="es-CO" w:eastAsia="en-US" w:bidi="ar-SA"/></w:rPr><w:t>[Diligenciar: procesos de transferencia acompañados por Avanciencia]</w:t></w:r></w:ins></w:p></w:tc></w:tr><w:tr><w:trPr><w:ins w:id="19037" w:author="Unknown Author" w:date="2026-10-30T04:17:53Z"/><w:cantSplit w:val="true"/></w:trPr><w:tc><w:tcPr><w:tcW w:w="2139" w:type="dxa"/><w:tcBorders><w:bottom w:val="single" w:sz="12" w:space="0" w:color="2A3439"/></w:tcBorders></w:tcPr><w:p><w:pPr><w:pStyle w:val="Tabla9"/><w:keepNext w:val="true"/><w:widowControl/><w:jc w:val="left"/><w:rPr><w:kern w:val="0"/><w:szCs w:val="24"/><w:lang w:val="es-CO" w:eastAsia="en-US" w:bidi="ar-SA"/><w:ins w:id="19039" w:author="Unknown Author" w:date="2026-10-30T04:17:53Z"></w:ins></w:rPr></w:pPr><w:ins w:id="19038" w:author="Unknown Author" w:date="2026-10-30T04:17:53Z"><w:r><w:rPr><w:kern w:val="0"/><w:szCs w:val="24"/><w:lang w:val="es-CO" w:eastAsia="en-US" w:bidi="ar-SA"/></w:rPr><w:t>Gestión del riesgo y convocatoria de los consejos</w:t></w:r></w:ins></w:p></w:tc><w:tc><w:tcPr><w:tcW w:w="1728" w:type="dxa"/><w:tcBorders><w:bottom w:val="single" w:sz="12" w:space="0" w:color="2A3439"/></w:tcBorders></w:tcPr><w:p><w:pPr><w:pStyle w:val="Tabla9"/><w:keepNext w:val="true"/><w:widowControl/><w:jc w:val="left"/><w:rPr><w:kern w:val="0"/><w:szCs w:val="24"/><w:lang w:val="es-CO" w:eastAsia="en-US" w:bidi="ar-SA"/><w:ins w:id="19041" w:author="Unknown Author" w:date="2026-10-30T04:17:53Z"></w:ins></w:rPr></w:pPr><w:ins w:id="19040" w:author="Unknown Author" w:date="2026-10-30T04:17:53Z"><w:r><w:rPr><w:kern w:val="0"/><w:szCs w:val="24"/><w:lang w:val="es-CO" w:eastAsia="en-US" w:bidi="ar-SA"/></w:rPr><w:t>Municipios de Manizales y de Calarcá</w:t></w:r></w:ins></w:p></w:tc><w:tc><w:tcPr><w:tcW w:w="2219" w:type="dxa"/><w:tcBorders><w:bottom w:val="single" w:sz="12" w:space="0" w:color="2A3439"/></w:tcBorders></w:tcPr><w:p><w:pPr><w:pStyle w:val="Tabla9"/><w:keepNext w:val="true"/><w:widowControl/><w:jc w:val="left"/><w:rPr><w:kern w:val="0"/><w:szCs w:val="24"/><w:lang w:val="es-CO" w:eastAsia="en-US" w:bidi="ar-SA"/><w:ins w:id="19043" w:author="Unknown Author" w:date="2026-10-30T04:17:53Z"></w:ins></w:rPr></w:pPr><w:ins w:id="19042" w:author="Unknown Author" w:date="2026-10-30T04:17:53Z"><w:r><w:rPr><w:kern w:val="0"/><w:szCs w:val="24"/><w:lang w:val="es-CO" w:eastAsia="en-US" w:bidi="ar-SA"/></w:rPr><w:t>Planes municipales de gestión del riesgo</w:t></w:r></w:ins></w:p></w:tc><w:tc><w:tcPr><w:tcW w:w="1728" w:type="dxa"/><w:tcBorders><w:bottom w:val="single" w:sz="12" w:space="0" w:color="2A3439"/></w:tcBorders></w:tcPr><w:p><w:pPr><w:pStyle w:val="Tabla9"/><w:keepNext w:val="true"/><w:widowControl/><w:jc w:val="left"/><w:rPr><w:kern w:val="0"/><w:szCs w:val="24"/><w:lang w:val="es-CO" w:eastAsia="en-US" w:bidi="ar-SA"/><w:ins w:id="19045" w:author="Unknown Author" w:date="2026-10-30T04:17:53Z"></w:ins></w:rPr></w:pPr><w:ins w:id="19044" w:author="Unknown Author" w:date="2026-10-30T04:17:53Z"><w:r><w:rPr><w:kern w:val="0"/><w:szCs w:val="24"/><w:lang w:val="es-CO" w:eastAsia="en-US" w:bidi="ar-SA"/></w:rPr><w:t>Por completar con los datos de cada municipio</w:t></w:r></w:ins></w:p></w:tc><w:tc><w:tcPr><w:tcW w:w="2140" w:type="dxa"/><w:tcBorders><w:bottom w:val="single" w:sz="12" w:space="0" w:color="2A3439"/></w:tcBorders></w:tcPr><w:p><w:pPr><w:pStyle w:val="Tabla9"/><w:keepNext w:val="true"/><w:widowControl/><w:jc w:val="left"/><w:rPr><w:kern w:val="0"/><w:szCs w:val="24"/><w:lang w:val="es-CO" w:eastAsia="en-US" w:bidi="ar-SA"/><w:ins w:id="19047" w:author="Unknown Author" w:date="2026-10-30T04:17:53Z"></w:ins></w:rPr></w:pPr><w:ins w:id="19046" w:author="Unknown Author" w:date="2026-10-30T04:17:53Z"><w:r><w:rPr><w:color w:val="00B050"/><w:kern w:val="0"/><w:szCs w:val="24"/><w:lang w:val="es-CO" w:eastAsia="en-US" w:bidi="ar-SA"/></w:rPr><w:t>[Diligenciar: planes municipales de gestión del riesgo de Manizales y de Calarcá]</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157"/><w:gridCol w:w="1659"/><w:gridCol w:w="2239"/><w:gridCol w:w="1659"/><w:gridCol w:w="2240"/></w:tblGrid><w:tr><w:trPr><w:tblHeader w:val="true"/><w:del w:id="19048" w:author="Unknown Author" w:date="2026-10-30T04:17:53Z"/><w:cantSplit w:val="true"/></w:trPr><w:tc><w:tcPr><w:tcW w:w="215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9050" w:author="Unknown Author" w:date="2026-10-30T04:17:53Z"></w:del></w:rPr></w:pPr><w:del w:id="19049" w:author="Unknown Author" w:date="2026-10-30T04:17:53Z"><w:r><w:rPr><w:b/><w:kern w:val="0"/><w:szCs w:val="24"/><w:lang w:val="es-CO" w:eastAsia="en-US" w:bidi="ar-SA"/></w:rPr><w:delText>Capacidad o requisito</w:delText></w:r></w:del></w:p></w:tc><w:tc><w:tcPr><w:tcW w:w="165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9052" w:author="Unknown Author" w:date="2026-10-30T04:17:53Z"></w:del></w:rPr></w:pPr><w:del w:id="19051" w:author="Unknown Author" w:date="2026-10-30T04:17:53Z"><w:r><w:rPr><w:b/><w:kern w:val="0"/><w:szCs w:val="24"/><w:lang w:val="es-CO" w:eastAsia="en-US" w:bidi="ar-SA"/></w:rPr><w:delText>Integrante</w:delText></w:r></w:del></w:p></w:tc><w:tc><w:tcPr><w:tcW w:w="223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9054" w:author="Unknown Author" w:date="2026-10-30T04:17:53Z"></w:del></w:rPr></w:pPr><w:del w:id="19053" w:author="Unknown Author" w:date="2026-10-30T04:17:53Z"><w:r><w:rPr><w:b/><w:kern w:val="0"/><w:szCs w:val="24"/><w:lang w:val="es-CO" w:eastAsia="en-US" w:bidi="ar-SA"/></w:rPr><w:delText>Evidencia que se adjunta</w:delText></w:r></w:del></w:p></w:tc><w:tc><w:tcPr><w:tcW w:w="165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9056" w:author="Unknown Author" w:date="2026-10-30T04:17:53Z"></w:del></w:rPr></w:pPr><w:del w:id="19055" w:author="Unknown Author" w:date="2026-10-30T04:17:53Z"><w:r><w:rPr><w:b/><w:kern w:val="0"/><w:szCs w:val="24"/><w:lang w:val="es-CO" w:eastAsia="en-US" w:bidi="ar-SA"/></w:rPr><w:delText>Estado a la fecha de postulación</w:delText></w:r></w:del></w:p></w:tc><w:tc><w:tcPr><w:tcW w:w="224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9058" w:author="Unknown Author" w:date="2026-10-30T04:17:53Z"></w:del></w:rPr></w:pPr><w:del w:id="19057" w:author="Unknown Author" w:date="2026-10-30T04:17:53Z"><w:r><w:rPr><w:b/><w:kern w:val="0"/><w:szCs w:val="24"/><w:lang w:val="es-CO" w:eastAsia="en-US" w:bidi="ar-SA"/></w:rPr><w:delText>Dato por diligenciar</w:delText></w:r></w:del></w:p></w:tc></w:tr><w:tr><w:trPr><w:del w:id="19059" w:author="Unknown Author" w:date="2026-10-30T04:17:53Z"/><w:cantSplit w:val="true"/></w:trPr><w:tc><w:tcPr><w:tcW w:w="2157" w:type="dxa"/><w:tcBorders></w:tcBorders></w:tcPr><w:p><w:pPr><w:pStyle w:val="Tabla9"/><w:widowControl/><w:jc w:val="left"/><w:rPr><w:kern w:val="0"/><w:szCs w:val="24"/><w:lang w:val="es-CO" w:eastAsia="en-US" w:bidi="ar-SA"/><w:del w:id="19061" w:author="Unknown Author" w:date="2026-10-30T04:17:53Z"></w:del></w:rPr></w:pPr><w:del w:id="19060" w:author="Unknown Author" w:date="2026-10-30T04:17:53Z"><w:r><w:rPr><w:kern w:val="0"/><w:szCs w:val="24"/><w:lang w:val="es-CO" w:eastAsia="en-US" w:bidi="ar-SA"/></w:rPr><w:delText>Experiencia como ejecutor en al menos dos proyectos de CTeI finalizados o en curso, con fecha de finalización dentro de los cinco años previos al cierre (numeral 3)</w:delText></w:r></w:del></w:p></w:tc><w:tc><w:tcPr><w:tcW w:w="1659" w:type="dxa"/><w:tcBorders></w:tcBorders></w:tcPr><w:p><w:pPr><w:pStyle w:val="Tabla9"/><w:widowControl/><w:jc w:val="left"/><w:rPr><w:kern w:val="0"/><w:szCs w:val="24"/><w:lang w:val="es-CO" w:eastAsia="en-US" w:bidi="ar-SA"/><w:del w:id="19063" w:author="Unknown Author" w:date="2026-10-30T04:17:53Z"></w:del></w:rPr></w:pPr><w:del w:id="19062" w:author="Unknown Author" w:date="2026-10-30T04:17:53Z"><w:r><w:rPr><w:kern w:val="0"/><w:szCs w:val="24"/><w:lang w:val="es-CO" w:eastAsia="en-US" w:bidi="ar-SA"/></w:rPr><w:delText>Universidad proponente</w:delText></w:r></w:del></w:p></w:tc><w:tc><w:tcPr><w:tcW w:w="2239" w:type="dxa"/><w:tcBorders></w:tcBorders></w:tcPr><w:p><w:pPr><w:pStyle w:val="Tabla9"/><w:widowControl/><w:jc w:val="left"/><w:rPr><w:kern w:val="0"/><w:szCs w:val="24"/><w:lang w:val="es-CO" w:eastAsia="en-US" w:bidi="ar-SA"/><w:del w:id="19065" w:author="Unknown Author" w:date="2026-10-30T04:17:53Z"></w:del></w:rPr></w:pPr><w:del w:id="19064" w:author="Unknown Author" w:date="2026-10-30T04:17:53Z"><w:r><w:rPr><w:kern w:val="0"/><w:szCs w:val="24"/><w:lang w:val="es-CO" w:eastAsia="en-US" w:bidi="ar-SA"/></w:rPr><w:delText>Anexo 5 con convenios, contratos, actas o actos administrativos de cada experiencia</w:delText></w:r></w:del></w:p></w:tc><w:tc><w:tcPr><w:tcW w:w="1659" w:type="dxa"/><w:tcBorders></w:tcBorders></w:tcPr><w:p><w:pPr><w:pStyle w:val="Tabla9"/><w:widowControl/><w:jc w:val="left"/><w:rPr><w:kern w:val="0"/><w:szCs w:val="24"/><w:lang w:val="es-CO" w:eastAsia="en-US" w:bidi="ar-SA"/><w:del w:id="19067" w:author="Unknown Author" w:date="2026-10-30T04:17:53Z"></w:del></w:rPr></w:pPr><w:del w:id="19066" w:author="Unknown Author" w:date="2026-10-30T04:17:53Z"><w:r><w:rPr><w:kern w:val="0"/><w:szCs w:val="24"/><w:lang w:val="es-CO" w:eastAsia="en-US" w:bidi="ar-SA"/></w:rPr><w:delText>Por completar con los datos de la universidad</w:delText></w:r></w:del></w:p></w:tc><w:tc><w:tcPr><w:tcW w:w="2240" w:type="dxa"/><w:tcBorders></w:tcBorders></w:tcPr><w:p><w:pPr><w:pStyle w:val="Tabla9"/><w:widowControl/><w:jc w:val="left"/><w:rPr><w:kern w:val="0"/><w:szCs w:val="24"/><w:lang w:val="es-CO" w:eastAsia="en-US" w:bidi="ar-SA"/><w:del w:id="19069" w:author="Unknown Author" w:date="2026-10-30T04:17:53Z"></w:del></w:rPr></w:pPr><w:del w:id="19068" w:author="Unknown Author" w:date="2026-10-30T04:17:53Z"><w:r><w:rPr><w:color w:val="00B050"/><w:kern w:val="0"/><w:szCs w:val="24"/><w:lang w:val="es-CO" w:eastAsia="en-US" w:bidi="ar-SA"/></w:rPr><w:delText>[Diligenciar: dos proyectos de CTeI de los últimos cinco años]</w:delText></w:r></w:del></w:p></w:tc></w:tr><w:tr><w:trPr><w:del w:id="19070" w:author="Unknown Author" w:date="2026-10-30T04:17:53Z"/><w:cantSplit w:val="true"/></w:trPr><w:tc><w:tcPr><w:tcW w:w="2157" w:type="dxa"/><w:tcBorders></w:tcBorders><w:shd w:color="auto" w:fill="F7F7F7" w:val="clear"/></w:tcPr><w:p><w:pPr><w:pStyle w:val="Tabla9"/><w:widowControl/><w:jc w:val="left"/><w:rPr><w:kern w:val="0"/><w:szCs w:val="24"/><w:lang w:val="es-CO" w:eastAsia="en-US" w:bidi="ar-SA"/><w:del w:id="19072" w:author="Unknown Author" w:date="2026-10-30T04:17:53Z"></w:del></w:rPr></w:pPr><w:del w:id="19071" w:author="Unknown Author" w:date="2026-10-30T04:17:53Z"><w:r><w:rPr><w:kern w:val="0"/><w:szCs w:val="24"/><w:lang w:val="es-CO" w:eastAsia="en-US" w:bidi="ar-SA"/></w:rPr><w:delText>Adecuado desempeño en la última medición anual del DNP, o ausencia de medición en los dos años previos (numeral 10.3)</w:delText></w:r></w:del></w:p></w:tc><w:tc><w:tcPr><w:tcW w:w="1659" w:type="dxa"/><w:tcBorders></w:tcBorders><w:shd w:color="auto" w:fill="F7F7F7" w:val="clear"/></w:tcPr><w:p><w:pPr><w:pStyle w:val="Tabla9"/><w:widowControl/><w:jc w:val="left"/><w:rPr><w:kern w:val="0"/><w:szCs w:val="24"/><w:lang w:val="es-CO" w:eastAsia="en-US" w:bidi="ar-SA"/><w:del w:id="19074" w:author="Unknown Author" w:date="2026-10-30T04:17:53Z"></w:del></w:rPr></w:pPr><w:del w:id="19073" w:author="Unknown Author" w:date="2026-10-30T04:17:53Z"><w:r><w:rPr><w:kern w:val="0"/><w:szCs w:val="24"/><w:lang w:val="es-CO" w:eastAsia="en-US" w:bidi="ar-SA"/></w:rPr><w:delText>Universidad proponente</w:delText></w:r></w:del></w:p></w:tc><w:tc><w:tcPr><w:tcW w:w="2239" w:type="dxa"/><w:tcBorders></w:tcBorders><w:shd w:color="auto" w:fill="F7F7F7" w:val="clear"/></w:tcPr><w:p><w:pPr><w:pStyle w:val="Tabla9"/><w:widowControl/><w:jc w:val="left"/><w:rPr><w:kern w:val="0"/><w:szCs w:val="24"/><w:lang w:val="es-CO" w:eastAsia="en-US" w:bidi="ar-SA"/><w:del w:id="19076" w:author="Unknown Author" w:date="2026-10-30T04:17:53Z"></w:del></w:rPr></w:pPr><w:del w:id="19075" w:author="Unknown Author" w:date="2026-10-30T04:17:53Z"><w:r><w:rPr><w:kern w:val="0"/><w:szCs w:val="24"/><w:lang w:val="es-CO" w:eastAsia="en-US" w:bidi="ar-SA"/></w:rPr><w:delText>Consulta de la información que publica el DNP</w:delText></w:r></w:del></w:p></w:tc><w:tc><w:tcPr><w:tcW w:w="1659" w:type="dxa"/><w:tcBorders></w:tcBorders><w:shd w:color="auto" w:fill="F7F7F7" w:val="clear"/></w:tcPr><w:p><w:pPr><w:pStyle w:val="Tabla9"/><w:widowControl/><w:jc w:val="left"/><w:rPr><w:kern w:val="0"/><w:szCs w:val="24"/><w:lang w:val="es-CO" w:eastAsia="en-US" w:bidi="ar-SA"/><w:del w:id="19078" w:author="Unknown Author" w:date="2026-10-30T04:17:53Z"></w:del></w:rPr></w:pPr><w:del w:id="19077" w:author="Unknown Author" w:date="2026-10-30T04:17:53Z"><w:r><w:rPr><w:kern w:val="0"/><w:szCs w:val="24"/><w:lang w:val="es-CO" w:eastAsia="en-US" w:bidi="ar-SA"/></w:rPr><w:delText>Por completar con los datos de la universidad</w:delText></w:r></w:del></w:p></w:tc><w:tc><w:tcPr><w:tcW w:w="2240" w:type="dxa"/><w:tcBorders></w:tcBorders><w:shd w:color="auto" w:fill="F7F7F7" w:val="clear"/></w:tcPr><w:p><w:pPr><w:pStyle w:val="Tabla9"/><w:widowControl/><w:jc w:val="left"/><w:rPr><w:kern w:val="0"/><w:szCs w:val="24"/><w:lang w:val="es-CO" w:eastAsia="en-US" w:bidi="ar-SA"/><w:del w:id="19080" w:author="Unknown Author" w:date="2026-10-30T04:17:53Z"></w:del></w:rPr></w:pPr><w:del w:id="19079" w:author="Unknown Author" w:date="2026-10-30T04:17:53Z"><w:r><w:rPr><w:color w:val="00B050"/><w:kern w:val="0"/><w:szCs w:val="24"/><w:lang w:val="es-CO" w:eastAsia="en-US" w:bidi="ar-SA"/></w:rPr><w:delText>[Diligenciar: resultado de la última medición del DNP]</w:delText></w:r></w:del></w:p></w:tc></w:tr><w:tr><w:trPr><w:del w:id="19081" w:author="Unknown Author" w:date="2026-10-30T04:17:53Z"/><w:cantSplit w:val="true"/></w:trPr><w:tc><w:tcPr><w:tcW w:w="2157" w:type="dxa"/><w:tcBorders></w:tcBorders></w:tcPr><w:p><w:pPr><w:pStyle w:val="Tabla9"/><w:widowControl/><w:jc w:val="left"/><w:rPr><w:kern w:val="0"/><w:szCs w:val="24"/><w:lang w:val="es-CO" w:eastAsia="en-US" w:bidi="ar-SA"/><w:del w:id="19083" w:author="Unknown Author" w:date="2026-10-30T04:17:53Z"></w:del></w:rPr></w:pPr><w:del w:id="19082" w:author="Unknown Author" w:date="2026-10-30T04:17:53Z"><w:r><w:rPr><w:kern w:val="0"/><w:szCs w:val="24"/><w:lang w:val="es-CO" w:eastAsia="en-US" w:bidi="ar-SA"/></w:rPr><w:delText>Grupo de investigación A1, A, B o C vigente en al menos un integrante, registrado en el SIGP (numeral 3)</w:delText></w:r></w:del></w:p></w:tc><w:tc><w:tcPr><w:tcW w:w="1659" w:type="dxa"/><w:tcBorders></w:tcBorders></w:tcPr><w:p><w:pPr><w:pStyle w:val="Tabla9"/><w:widowControl/><w:jc w:val="left"/><w:rPr><w:kern w:val="0"/><w:szCs w:val="24"/><w:lang w:val="es-CO" w:eastAsia="en-US" w:bidi="ar-SA"/><w:del w:id="19085" w:author="Unknown Author" w:date="2026-10-30T04:17:53Z"></w:del></w:rPr></w:pPr><w:del w:id="19084" w:author="Unknown Author" w:date="2026-10-30T04:17:53Z"><w:r><w:rPr><w:kern w:val="0"/><w:szCs w:val="24"/><w:lang w:val="es-CO" w:eastAsia="en-US" w:bidi="ar-SA"/></w:rPr><w:delText>Universidad o actor del SNCTI</w:delText></w:r></w:del></w:p></w:tc><w:tc><w:tcPr><w:tcW w:w="2239" w:type="dxa"/><w:tcBorders></w:tcBorders></w:tcPr><w:p><w:pPr><w:pStyle w:val="Tabla9"/><w:widowControl/><w:jc w:val="left"/><w:rPr><w:kern w:val="0"/><w:szCs w:val="24"/><w:lang w:val="es-CO" w:eastAsia="en-US" w:bidi="ar-SA"/><w:del w:id="19087" w:author="Unknown Author" w:date="2026-10-30T04:17:53Z"></w:del></w:rPr></w:pPr><w:del w:id="19086" w:author="Unknown Author" w:date="2026-10-30T04:17:53Z"><w:r><w:rPr><w:kern w:val="0"/><w:szCs w:val="24"/><w:lang w:val="es-CO" w:eastAsia="en-US" w:bidi="ar-SA"/></w:rPr><w:delText>Registro del grupo y clasificación vigente de MinCiencias</w:delText></w:r></w:del></w:p></w:tc><w:tc><w:tcPr><w:tcW w:w="1659" w:type="dxa"/><w:tcBorders></w:tcBorders></w:tcPr><w:p><w:pPr><w:pStyle w:val="Tabla9"/><w:widowControl/><w:jc w:val="left"/><w:rPr><w:kern w:val="0"/><w:szCs w:val="24"/><w:lang w:val="es-CO" w:eastAsia="en-US" w:bidi="ar-SA"/><w:del w:id="19089" w:author="Unknown Author" w:date="2026-10-30T04:17:53Z"></w:del></w:rPr></w:pPr><w:del w:id="19088" w:author="Unknown Author" w:date="2026-10-30T04:17:53Z"><w:r><w:rPr><w:kern w:val="0"/><w:szCs w:val="24"/><w:lang w:val="es-CO" w:eastAsia="en-US" w:bidi="ar-SA"/></w:rPr><w:delText>Por completar con los datos del integrante</w:delText></w:r></w:del></w:p></w:tc><w:tc><w:tcPr><w:tcW w:w="2240" w:type="dxa"/><w:tcBorders></w:tcBorders></w:tcPr><w:p><w:pPr><w:pStyle w:val="Tabla9"/><w:widowControl/><w:jc w:val="left"/><w:rPr><w:kern w:val="0"/><w:szCs w:val="24"/><w:lang w:val="es-CO" w:eastAsia="en-US" w:bidi="ar-SA"/><w:del w:id="19091" w:author="Unknown Author" w:date="2026-10-30T04:17:53Z"></w:del></w:rPr></w:pPr><w:del w:id="19090" w:author="Unknown Author" w:date="2026-10-30T04:17:53Z"><w:r><w:rPr><w:color w:val="00B050"/><w:kern w:val="0"/><w:szCs w:val="24"/><w:lang w:val="es-CO" w:eastAsia="en-US" w:bidi="ar-SA"/></w:rPr><w:delText>[Diligenciar: nombre y categoría del grupo de investigación]</w:delText></w:r></w:del></w:p></w:tc></w:tr><w:tr><w:trPr><w:del w:id="19092" w:author="Unknown Author" w:date="2026-10-30T04:17:53Z"/><w:cantSplit w:val="true"/></w:trPr><w:tc><w:tcPr><w:tcW w:w="2157" w:type="dxa"/><w:tcBorders></w:tcBorders><w:shd w:color="auto" w:fill="F7F7F7" w:val="clear"/></w:tcPr><w:p><w:pPr><w:pStyle w:val="Tabla9"/><w:widowControl/><w:jc w:val="left"/><w:rPr><w:kern w:val="0"/><w:szCs w:val="24"/><w:lang w:val="es-CO" w:eastAsia="en-US" w:bidi="ar-SA"/><w:del w:id="19094" w:author="Unknown Author" w:date="2026-10-30T04:17:53Z"></w:del></w:rPr></w:pPr><w:del w:id="19093" w:author="Unknown Author" w:date="2026-10-30T04:17:53Z"><w:r><w:rPr><w:kern w:val="0"/><w:szCs w:val="24"/><w:lang w:val="es-CO" w:eastAsia="en-US" w:bidi="ar-SA"/></w:rPr><w:delText>Acreditación institucional de alta calidad (supuesto de trabajo)</w:delText></w:r></w:del></w:p></w:tc><w:tc><w:tcPr><w:tcW w:w="1659" w:type="dxa"/><w:tcBorders></w:tcBorders><w:shd w:color="auto" w:fill="F7F7F7" w:val="clear"/></w:tcPr><w:p><w:pPr><w:pStyle w:val="Tabla9"/><w:widowControl/><w:jc w:val="left"/><w:rPr><w:kern w:val="0"/><w:szCs w:val="24"/><w:lang w:val="es-CO" w:eastAsia="en-US" w:bidi="ar-SA"/><w:del w:id="19096" w:author="Unknown Author" w:date="2026-10-30T04:17:53Z"></w:del></w:rPr></w:pPr><w:del w:id="19095" w:author="Unknown Author" w:date="2026-10-30T04:17:53Z"><w:r><w:rPr><w:kern w:val="0"/><w:szCs w:val="24"/><w:lang w:val="es-CO" w:eastAsia="en-US" w:bidi="ar-SA"/></w:rPr><w:delText>Universidad proponente</w:delText></w:r></w:del></w:p></w:tc><w:tc><w:tcPr><w:tcW w:w="2239" w:type="dxa"/><w:tcBorders></w:tcBorders><w:shd w:color="auto" w:fill="F7F7F7" w:val="clear"/></w:tcPr><w:p><w:pPr><w:pStyle w:val="Tabla9"/><w:widowControl/><w:jc w:val="left"/><w:rPr><w:kern w:val="0"/><w:szCs w:val="24"/><w:lang w:val="es-CO" w:eastAsia="en-US" w:bidi="ar-SA"/><w:del w:id="19098" w:author="Unknown Author" w:date="2026-10-30T04:17:53Z"></w:del></w:rPr></w:pPr><w:del w:id="19097" w:author="Unknown Author" w:date="2026-10-30T04:17:53Z"><w:r><w:rPr><w:kern w:val="0"/><w:szCs w:val="24"/><w:lang w:val="es-CO" w:eastAsia="en-US" w:bidi="ar-SA"/></w:rPr><w:delText>Resolución de acreditación vigente</w:delText></w:r></w:del></w:p></w:tc><w:tc><w:tcPr><w:tcW w:w="1659" w:type="dxa"/><w:tcBorders></w:tcBorders><w:shd w:color="auto" w:fill="F7F7F7" w:val="clear"/></w:tcPr><w:p><w:pPr><w:pStyle w:val="Tabla9"/><w:widowControl/><w:jc w:val="left"/><w:rPr><w:kern w:val="0"/><w:szCs w:val="24"/><w:lang w:val="es-CO" w:eastAsia="en-US" w:bidi="ar-SA"/><w:del w:id="19100" w:author="Unknown Author" w:date="2026-10-30T04:17:53Z"></w:del></w:rPr></w:pPr><w:del w:id="19099" w:author="Unknown Author" w:date="2026-10-30T04:17:53Z"><w:r><w:rPr><w:kern w:val="0"/><w:szCs w:val="24"/><w:lang w:val="es-CO" w:eastAsia="en-US" w:bidi="ar-SA"/></w:rPr><w:delText>Por completar con los datos de la universidad</w:delText></w:r></w:del></w:p></w:tc><w:tc><w:tcPr><w:tcW w:w="2240" w:type="dxa"/><w:tcBorders></w:tcBorders><w:shd w:color="auto" w:fill="F7F7F7" w:val="clear"/></w:tcPr><w:p><w:pPr><w:pStyle w:val="Tabla9"/><w:widowControl/><w:jc w:val="left"/><w:rPr><w:kern w:val="0"/><w:szCs w:val="24"/><w:lang w:val="es-CO" w:eastAsia="en-US" w:bidi="ar-SA"/><w:del w:id="19102" w:author="Unknown Author" w:date="2026-10-30T04:17:53Z"></w:del></w:rPr></w:pPr><w:del w:id="19101" w:author="Unknown Author" w:date="2026-10-30T04:17:53Z"><w:r><w:rPr><w:color w:val="00B050"/><w:kern w:val="0"/><w:szCs w:val="24"/><w:lang w:val="es-CO" w:eastAsia="en-US" w:bidi="ar-SA"/></w:rPr><w:delText>[Diligenciar: resolución de acreditación de la universidad]</w:delText></w:r></w:del></w:p></w:tc></w:tr><w:tr><w:trPr><w:del w:id="19103" w:author="Unknown Author" w:date="2026-10-30T04:17:53Z"/><w:cantSplit w:val="true"/></w:trPr><w:tc><w:tcPr><w:tcW w:w="2157" w:type="dxa"/><w:tcBorders></w:tcBorders></w:tcPr><w:p><w:pPr><w:pStyle w:val="Tabla9"/><w:widowControl/><w:jc w:val="left"/><w:rPr><w:kern w:val="0"/><w:szCs w:val="24"/><w:lang w:val="es-CO" w:eastAsia="en-US" w:bidi="ar-SA"/><w:del w:id="19105" w:author="Unknown Author" w:date="2026-10-30T04:17:53Z"></w:del></w:rPr></w:pPr><w:del w:id="19104" w:author="Unknown Author" w:date="2026-10-30T04:17:53Z"><w:r><w:rPr><w:kern w:val="0"/><w:szCs w:val="24"/><w:lang w:val="es-CO" w:eastAsia="en-US" w:bidi="ar-SA"/></w:rPr><w:delText>Reconocimiento vigente como actor del SNCTI a la fecha de cierre (numeral 10.14)</w:delText></w:r></w:del></w:p></w:tc><w:tc><w:tcPr><w:tcW w:w="1659" w:type="dxa"/><w:tcBorders></w:tcBorders></w:tcPr><w:p><w:pPr><w:pStyle w:val="Tabla9"/><w:widowControl/><w:jc w:val="left"/><w:rPr><w:kern w:val="0"/><w:szCs w:val="24"/><w:lang w:val="es-CO" w:eastAsia="en-US" w:bidi="ar-SA"/><w:del w:id="19107" w:author="Unknown Author" w:date="2026-10-30T04:17:53Z"></w:del></w:rPr></w:pPr><w:del w:id="19106" w:author="Unknown Author" w:date="2026-10-30T04:17:53Z"><w:r><w:rPr><w:kern w:val="0"/><w:szCs w:val="24"/><w:lang w:val="es-CO" w:eastAsia="en-US" w:bidi="ar-SA"/></w:rPr><w:delText>Actor del SNCTI aliado</w:delText></w:r></w:del></w:p></w:tc><w:tc><w:tcPr><w:tcW w:w="2239" w:type="dxa"/><w:tcBorders></w:tcBorders></w:tcPr><w:p><w:pPr><w:pStyle w:val="Tabla9"/><w:widowControl/><w:jc w:val="left"/><w:rPr><w:kern w:val="0"/><w:szCs w:val="24"/><w:lang w:val="es-CO" w:eastAsia="en-US" w:bidi="ar-SA"/><w:del w:id="19109" w:author="Unknown Author" w:date="2026-10-30T04:17:53Z"></w:del></w:rPr></w:pPr><w:del w:id="19108" w:author="Unknown Author" w:date="2026-10-30T04:17:53Z"><w:r><w:rPr><w:kern w:val="0"/><w:szCs w:val="24"/><w:lang w:val="es-CO" w:eastAsia="en-US" w:bidi="ar-SA"/></w:rPr><w:delText>Resolución de reconocimiento de MinCiencias</w:delText></w:r></w:del></w:p></w:tc><w:tc><w:tcPr><w:tcW w:w="1659" w:type="dxa"/><w:tcBorders></w:tcBorders></w:tcPr><w:p><w:pPr><w:pStyle w:val="Tabla9"/><w:widowControl/><w:jc w:val="left"/><w:rPr><w:kern w:val="0"/><w:szCs w:val="24"/><w:lang w:val="es-CO" w:eastAsia="en-US" w:bidi="ar-SA"/><w:del w:id="19111" w:author="Unknown Author" w:date="2026-10-30T04:17:53Z"></w:del></w:rPr></w:pPr><w:del w:id="19110" w:author="Unknown Author" w:date="2026-10-30T04:17:53Z"><w:r><w:rPr><w:kern w:val="0"/><w:szCs w:val="24"/><w:lang w:val="es-CO" w:eastAsia="en-US" w:bidi="ar-SA"/></w:rPr><w:delText>Por completar con los datos del actor</w:delText></w:r></w:del></w:p></w:tc><w:tc><w:tcPr><w:tcW w:w="2240" w:type="dxa"/><w:tcBorders></w:tcBorders></w:tcPr><w:p><w:pPr><w:pStyle w:val="Tabla9"/><w:widowControl/><w:jc w:val="left"/><w:rPr><w:kern w:val="0"/><w:szCs w:val="24"/><w:lang w:val="es-CO" w:eastAsia="en-US" w:bidi="ar-SA"/><w:del w:id="19113" w:author="Unknown Author" w:date="2026-10-30T04:17:53Z"></w:del></w:rPr></w:pPr><w:del w:id="19112" w:author="Unknown Author" w:date="2026-10-30T04:17:53Z"><w:r><w:rPr><w:color w:val="00B050"/><w:kern w:val="0"/><w:szCs w:val="24"/><w:lang w:val="es-CO" w:eastAsia="en-US" w:bidi="ar-SA"/></w:rPr><w:delText>[Diligenciar: número de la resolución de reconocimiento]</w:delText></w:r></w:del></w:p></w:tc></w:tr><w:tr><w:trPr><w:del w:id="19114" w:author="Unknown Author" w:date="2026-10-30T04:17:53Z"/><w:cantSplit w:val="true"/></w:trPr><w:tc><w:tcPr><w:tcW w:w="2157" w:type="dxa"/><w:tcBorders></w:tcBorders><w:shd w:color="auto" w:fill="F7F7F7" w:val="clear"/></w:tcPr><w:p><w:pPr><w:pStyle w:val="Tabla9"/><w:widowControl/><w:jc w:val="left"/><w:rPr><w:kern w:val="0"/><w:szCs w:val="24"/><w:lang w:val="es-CO" w:eastAsia="en-US" w:bidi="ar-SA"/><w:del w:id="19116" w:author="Unknown Author" w:date="2026-10-30T04:17:53Z"></w:del></w:rPr></w:pPr><w:del w:id="19115" w:author="Unknown Author" w:date="2026-10-30T04:17:53Z"><w:r><w:rPr><w:kern w:val="0"/><w:szCs w:val="24"/><w:lang w:val="es-CO" w:eastAsia="en-US" w:bidi="ar-SA"/></w:rPr><w:delText>Constitución con al menos un año a la apertura y domicilio en un departamento afectado (numeral 10.12)</w:delText></w:r></w:del></w:p></w:tc><w:tc><w:tcPr><w:tcW w:w="1659" w:type="dxa"/><w:tcBorders></w:tcBorders><w:shd w:color="auto" w:fill="F7F7F7" w:val="clear"/></w:tcPr><w:p><w:pPr><w:pStyle w:val="Tabla9"/><w:widowControl/><w:jc w:val="left"/><w:rPr><w:kern w:val="0"/><w:szCs w:val="24"/><w:lang w:val="es-CO" w:eastAsia="en-US" w:bidi="ar-SA"/><w:del w:id="19118" w:author="Unknown Author" w:date="2026-10-30T04:17:53Z"></w:del></w:rPr></w:pPr><w:del w:id="19117" w:author="Unknown Author" w:date="2026-10-30T04:17:53Z"><w:r><w:rPr><w:kern w:val="0"/><w:szCs w:val="24"/><w:lang w:val="es-CO" w:eastAsia="en-US" w:bidi="ar-SA"/></w:rPr><w:delText>Empresa tecnológica</w:delText></w:r></w:del></w:p></w:tc><w:tc><w:tcPr><w:tcW w:w="2239" w:type="dxa"/><w:tcBorders></w:tcBorders><w:shd w:color="auto" w:fill="F7F7F7" w:val="clear"/></w:tcPr><w:p><w:pPr><w:pStyle w:val="Tabla9"/><w:widowControl/><w:jc w:val="left"/><w:rPr><w:kern w:val="0"/><w:szCs w:val="24"/><w:lang w:val="es-CO" w:eastAsia="en-US" w:bidi="ar-SA"/><w:del w:id="19120" w:author="Unknown Author" w:date="2026-10-30T04:17:53Z"></w:del></w:rPr></w:pPr><w:del w:id="19119" w:author="Unknown Author" w:date="2026-10-30T04:17:53Z"><w:r><w:rPr><w:kern w:val="0"/><w:szCs w:val="24"/><w:lang w:val="es-CO" w:eastAsia="en-US" w:bidi="ar-SA"/></w:rPr><w:delText>Certificado de existencia y representación legal con menos de 90 días de expedido y consulta del RUES</w:delText></w:r></w:del></w:p></w:tc><w:tc><w:tcPr><w:tcW w:w="1659" w:type="dxa"/><w:tcBorders></w:tcBorders><w:shd w:color="auto" w:fill="F7F7F7" w:val="clear"/></w:tcPr><w:p><w:pPr><w:pStyle w:val="Tabla9"/><w:widowControl/><w:jc w:val="left"/><w:rPr><w:kern w:val="0"/><w:szCs w:val="24"/><w:lang w:val="es-CO" w:eastAsia="en-US" w:bidi="ar-SA"/><w:del w:id="19122" w:author="Unknown Author" w:date="2026-10-30T04:17:53Z"></w:del></w:rPr></w:pPr><w:del w:id="19121" w:author="Unknown Author" w:date="2026-10-30T04:17:53Z"><w:r><w:rPr><w:kern w:val="0"/><w:szCs w:val="24"/><w:lang w:val="es-CO" w:eastAsia="en-US" w:bidi="ar-SA"/></w:rPr><w:delText>Por completar con los datos de la empresa</w:delText></w:r></w:del></w:p></w:tc><w:tc><w:tcPr><w:tcW w:w="2240" w:type="dxa"/><w:tcBorders></w:tcBorders><w:shd w:color="auto" w:fill="F7F7F7" w:val="clear"/></w:tcPr><w:p><w:pPr><w:pStyle w:val="Tabla9"/><w:widowControl/><w:jc w:val="left"/><w:rPr><w:kern w:val="0"/><w:szCs w:val="24"/><w:lang w:val="es-CO" w:eastAsia="en-US" w:bidi="ar-SA"/><w:del w:id="19124" w:author="Unknown Author" w:date="2026-10-30T04:17:53Z"></w:del></w:rPr></w:pPr><w:del w:id="19123" w:author="Unknown Author" w:date="2026-10-30T04:17:53Z"><w:r><w:rPr><w:color w:val="00B050"/><w:kern w:val="0"/><w:szCs w:val="24"/><w:lang w:val="es-CO" w:eastAsia="en-US" w:bidi="ar-SA"/></w:rPr><w:delText>[Diligenciar: fecha de constitución y domicilio de la empresa]</w:delText></w:r></w:del></w:p></w:tc></w:tr><w:tr><w:trPr><w:del w:id="19125" w:author="Unknown Author" w:date="2026-10-30T04:17:53Z"/><w:cantSplit w:val="true"/></w:trPr><w:tc><w:tcPr><w:tcW w:w="2157" w:type="dxa"/><w:tcBorders></w:tcBorders></w:tcPr><w:p><w:pPr><w:pStyle w:val="Tabla9"/><w:widowControl/><w:jc w:val="left"/><w:rPr><w:kern w:val="0"/><w:szCs w:val="24"/><w:lang w:val="es-CO" w:eastAsia="en-US" w:bidi="ar-SA"/><w:del w:id="19127" w:author="Unknown Author" w:date="2026-10-30T04:17:53Z"></w:del></w:rPr></w:pPr><w:del w:id="19126" w:author="Unknown Author" w:date="2026-10-30T04:17:53Z"><w:r><w:rPr><w:kern w:val="0"/><w:szCs w:val="24"/><w:lang w:val="es-CO" w:eastAsia="en-US" w:bidi="ar-SA"/></w:rPr><w:delText>Municipio afectado en el que se ejecuta el proyecto (numeral 3)</w:delText></w:r></w:del></w:p></w:tc><w:tc><w:tcPr><w:tcW w:w="1659" w:type="dxa"/><w:tcBorders></w:tcBorders></w:tcPr><w:p><w:pPr><w:pStyle w:val="Tabla9"/><w:widowControl/><w:jc w:val="left"/><w:rPr><w:kern w:val="0"/><w:szCs w:val="24"/><w:lang w:val="es-CO" w:eastAsia="en-US" w:bidi="ar-SA"/><w:del w:id="19129" w:author="Unknown Author" w:date="2026-10-30T04:17:53Z"></w:del></w:rPr></w:pPr><w:del w:id="19128" w:author="Unknown Author" w:date="2026-10-30T04:17:53Z"><w:r><w:rPr><w:kern w:val="0"/><w:szCs w:val="24"/><w:lang w:val="es-CO" w:eastAsia="en-US" w:bidi="ar-SA"/></w:rPr><w:delText>Municipio aliado</w:delText></w:r></w:del></w:p></w:tc><w:tc><w:tcPr><w:tcW w:w="2239" w:type="dxa"/><w:tcBorders></w:tcBorders></w:tcPr><w:p><w:pPr><w:pStyle w:val="Tabla9"/><w:widowControl/><w:jc w:val="left"/><w:rPr><w:kern w:val="0"/><w:szCs w:val="24"/><w:lang w:val="es-CO" w:eastAsia="en-US" w:bidi="ar-SA"/><w:del w:id="19131" w:author="Unknown Author" w:date="2026-10-30T04:17:53Z"></w:del></w:rPr></w:pPr><w:del w:id="19130" w:author="Unknown Author" w:date="2026-10-30T04:17:53Z"><w:r><w:rPr><w:kern w:val="0"/><w:szCs w:val="24"/><w:lang w:val="es-CO" w:eastAsia="en-US" w:bidi="ar-SA"/></w:rPr><w:delText>Certificado de participación firmado por el representante legal (numeral 10.18)</w:delText></w:r></w:del></w:p></w:tc><w:tc><w:tcPr><w:tcW w:w="1659" w:type="dxa"/><w:tcBorders></w:tcBorders></w:tcPr><w:p><w:pPr><w:pStyle w:val="Tabla9"/><w:widowControl/><w:jc w:val="left"/><w:rPr><w:kern w:val="0"/><w:szCs w:val="24"/><w:lang w:val="es-CO" w:eastAsia="en-US" w:bidi="ar-SA"/><w:del w:id="19133" w:author="Unknown Author" w:date="2026-10-30T04:17:53Z"></w:del></w:rPr></w:pPr><w:del w:id="19132" w:author="Unknown Author" w:date="2026-10-30T04:17:53Z"><w:r><w:rPr><w:kern w:val="0"/><w:szCs w:val="24"/><w:lang w:val="es-CO" w:eastAsia="en-US" w:bidi="ar-SA"/></w:rPr><w:delText>Por completar con los datos del municipio</w:delText></w:r></w:del></w:p></w:tc><w:tc><w:tcPr><w:tcW w:w="2240" w:type="dxa"/><w:tcBorders></w:tcBorders></w:tcPr><w:p><w:pPr><w:pStyle w:val="Tabla9"/><w:widowControl/><w:jc w:val="left"/><w:rPr><w:kern w:val="0"/><w:szCs w:val="24"/><w:lang w:val="es-CO" w:eastAsia="en-US" w:bidi="ar-SA"/><w:del w:id="19135" w:author="Unknown Author" w:date="2026-10-30T04:17:53Z"></w:del></w:rPr></w:pPr><w:del w:id="19134" w:author="Unknown Author" w:date="2026-10-30T04:17:53Z"><w:r><w:rPr><w:color w:val="00B050"/><w:kern w:val="0"/><w:szCs w:val="24"/><w:lang w:val="es-CO" w:eastAsia="en-US" w:bidi="ar-SA"/></w:rPr><w:delText>[Diligenciar: municipio y departamento del municipio aliado]</w:delText></w:r></w:del></w:p></w:tc></w:tr><w:tr><w:trPr><w:del w:id="19136" w:author="Unknown Author" w:date="2026-10-30T04:17:53Z"/><w:cantSplit w:val="true"/></w:trPr><w:tc><w:tcPr><w:tcW w:w="2157" w:type="dxa"/><w:tcBorders></w:tcBorders><w:shd w:color="auto" w:fill="F7F7F7" w:val="clear"/></w:tcPr><w:p><w:pPr><w:pStyle w:val="Tabla9"/><w:widowControl/><w:jc w:val="left"/><w:rPr><w:kern w:val="0"/><w:szCs w:val="24"/><w:lang w:val="es-CO" w:eastAsia="en-US" w:bidi="ar-SA"/><w:del w:id="19138" w:author="Unknown Author" w:date="2026-10-30T04:17:53Z"></w:del></w:rPr></w:pPr><w:del w:id="19137" w:author="Unknown Author" w:date="2026-10-30T04:17:53Z"><w:r><w:rPr><w:kern w:val="0"/><w:szCs w:val="24"/><w:lang w:val="es-CO" w:eastAsia="en-US" w:bidi="ar-SA"/></w:rPr><w:delText>Certificado de participación con justificación de la capacidad técnica y, si aplica, nombre de los grupos (numeral 10.18)</w:delText></w:r></w:del></w:p></w:tc><w:tc><w:tcPr><w:tcW w:w="1659" w:type="dxa"/><w:tcBorders></w:tcBorders><w:shd w:color="auto" w:fill="F7F7F7" w:val="clear"/></w:tcPr><w:p><w:pPr><w:pStyle w:val="Tabla9"/><w:widowControl/><w:jc w:val="left"/><w:rPr><w:kern w:val="0"/><w:szCs w:val="24"/><w:lang w:val="es-CO" w:eastAsia="en-US" w:bidi="ar-SA"/><w:del w:id="19140" w:author="Unknown Author" w:date="2026-10-30T04:17:53Z"></w:del></w:rPr></w:pPr><w:del w:id="19139" w:author="Unknown Author" w:date="2026-10-30T04:17:53Z"><w:r><w:rPr><w:kern w:val="0"/><w:szCs w:val="24"/><w:lang w:val="es-CO" w:eastAsia="en-US" w:bidi="ar-SA"/></w:rPr><w:delText>Los cuatro integrantes</w:delText></w:r></w:del></w:p></w:tc><w:tc><w:tcPr><w:tcW w:w="2239" w:type="dxa"/><w:tcBorders></w:tcBorders><w:shd w:color="auto" w:fill="F7F7F7" w:val="clear"/></w:tcPr><w:p><w:pPr><w:pStyle w:val="Tabla9"/><w:widowControl/><w:jc w:val="left"/><w:rPr><w:kern w:val="0"/><w:szCs w:val="24"/><w:lang w:val="es-CO" w:eastAsia="en-US" w:bidi="ar-SA"/><w:del w:id="19142" w:author="Unknown Author" w:date="2026-10-30T04:17:53Z"></w:del></w:rPr></w:pPr><w:del w:id="19141" w:author="Unknown Author" w:date="2026-10-30T04:17:53Z"><w:r><w:rPr><w:kern w:val="0"/><w:szCs w:val="24"/><w:lang w:val="es-CO" w:eastAsia="en-US" w:bidi="ar-SA"/></w:rPr><w:delText>Un certificado firmado por cada representante legal</w:delText></w:r></w:del></w:p></w:tc><w:tc><w:tcPr><w:tcW w:w="1659" w:type="dxa"/><w:tcBorders></w:tcBorders><w:shd w:color="auto" w:fill="F7F7F7" w:val="clear"/></w:tcPr><w:p><w:pPr><w:pStyle w:val="Tabla9"/><w:widowControl/><w:jc w:val="left"/><w:rPr><w:kern w:val="0"/><w:szCs w:val="24"/><w:lang w:val="es-CO" w:eastAsia="en-US" w:bidi="ar-SA"/><w:del w:id="19144" w:author="Unknown Author" w:date="2026-10-30T04:17:53Z"></w:del></w:rPr></w:pPr><w:del w:id="19143" w:author="Unknown Author" w:date="2026-10-30T04:17:53Z"><w:r><w:rPr><w:kern w:val="0"/><w:szCs w:val="24"/><w:lang w:val="es-CO" w:eastAsia="en-US" w:bidi="ar-SA"/></w:rPr><w:delText>Por completar con los datos de cada entidad</w:delText></w:r></w:del></w:p></w:tc><w:tc><w:tcPr><w:tcW w:w="2240" w:type="dxa"/><w:tcBorders></w:tcBorders><w:shd w:color="auto" w:fill="F7F7F7" w:val="clear"/></w:tcPr><w:p><w:pPr><w:pStyle w:val="Tabla9"/><w:widowControl/><w:jc w:val="left"/><w:rPr><w:kern w:val="0"/><w:szCs w:val="24"/><w:lang w:val="es-CO" w:eastAsia="en-US" w:bidi="ar-SA"/><w:del w:id="19146" w:author="Unknown Author" w:date="2026-10-30T04:17:53Z"></w:del></w:rPr></w:pPr><w:del w:id="19145" w:author="Unknown Author" w:date="2026-10-30T04:17:53Z"><w:r><w:rPr><w:color w:val="00B050"/><w:kern w:val="0"/><w:szCs w:val="24"/><w:lang w:val="es-CO" w:eastAsia="en-US" w:bidi="ar-SA"/></w:rPr><w:delText>[Diligenciar: certificados de participación de los cuatro integrantes]</w:delText></w:r></w:del></w:p></w:tc></w:tr><w:tr><w:trPr><w:del w:id="19147" w:author="Unknown Author" w:date="2026-10-30T04:17:53Z"/><w:cantSplit w:val="true"/></w:trPr><w:tc><w:tcPr><w:tcW w:w="2157" w:type="dxa"/><w:tcBorders></w:tcBorders></w:tcPr><w:p><w:pPr><w:pStyle w:val="Tabla9"/><w:widowControl/><w:jc w:val="left"/><w:rPr><w:kern w:val="0"/><w:szCs w:val="24"/><w:lang w:val="es-CO" w:eastAsia="en-US" w:bidi="ar-SA"/><w:del w:id="19149" w:author="Unknown Author" w:date="2026-10-30T04:17:53Z"></w:del></w:rPr></w:pPr><w:del w:id="19148" w:author="Unknown Author" w:date="2026-10-30T04:17:53Z"><w:r><w:rPr><w:kern w:val="0"/><w:szCs w:val="24"/><w:lang w:val="es-CO" w:eastAsia="en-US" w:bidi="ar-SA"/></w:rPr><w:delText>Modelación atmosférica y de dispersión de contaminantes, con validación frente a mediciones</w:delText></w:r></w:del></w:p></w:tc><w:tc><w:tcPr><w:tcW w:w="1659" w:type="dxa"/><w:tcBorders></w:tcBorders></w:tcPr><w:p><w:pPr><w:pStyle w:val="Tabla9"/><w:widowControl/><w:jc w:val="left"/><w:rPr><w:kern w:val="0"/><w:szCs w:val="24"/><w:lang w:val="es-CO" w:eastAsia="en-US" w:bidi="ar-SA"/><w:del w:id="19151" w:author="Unknown Author" w:date="2026-10-30T04:17:53Z"></w:del></w:rPr></w:pPr><w:del w:id="19150" w:author="Unknown Author" w:date="2026-10-30T04:17:53Z"><w:r><w:rPr><w:kern w:val="0"/><w:szCs w:val="24"/><w:lang w:val="es-CO" w:eastAsia="en-US" w:bidi="ar-SA"/></w:rPr><w:delText>Universidad proponente</w:delText></w:r></w:del></w:p></w:tc><w:tc><w:tcPr><w:tcW w:w="2239" w:type="dxa"/><w:tcBorders></w:tcBorders></w:tcPr><w:p><w:pPr><w:pStyle w:val="Tabla9"/><w:widowControl/><w:jc w:val="left"/><w:rPr><w:kern w:val="0"/><w:szCs w:val="24"/><w:lang w:val="es-CO" w:eastAsia="en-US" w:bidi="ar-SA"/><w:del w:id="19153" w:author="Unknown Author" w:date="2026-10-30T04:17:53Z"></w:del></w:rPr></w:pPr><w:del w:id="19152" w:author="Unknown Author" w:date="2026-10-30T04:17:53Z"><w:r><w:rPr><w:kern w:val="0"/><w:szCs w:val="24"/><w:lang w:val="es-CO" w:eastAsia="en-US" w:bidi="ar-SA"/></w:rPr><w:delText>Hojas de vida del equipo de modelación y descripción del laboratorio</w:delText></w:r></w:del></w:p></w:tc><w:tc><w:tcPr><w:tcW w:w="1659" w:type="dxa"/><w:tcBorders></w:tcBorders></w:tcPr><w:p><w:pPr><w:pStyle w:val="Tabla9"/><w:widowControl/><w:jc w:val="left"/><w:rPr><w:kern w:val="0"/><w:szCs w:val="24"/><w:lang w:val="es-CO" w:eastAsia="en-US" w:bidi="ar-SA"/><w:del w:id="19155" w:author="Unknown Author" w:date="2026-10-30T04:17:53Z"></w:del></w:rPr></w:pPr><w:del w:id="19154" w:author="Unknown Author" w:date="2026-10-30T04:17:53Z"><w:r><w:rPr><w:kern w:val="0"/><w:szCs w:val="24"/><w:lang w:val="es-CO" w:eastAsia="en-US" w:bidi="ar-SA"/></w:rPr><w:delText>Por completar con los datos de la universidad</w:delText></w:r></w:del></w:p></w:tc><w:tc><w:tcPr><w:tcW w:w="2240" w:type="dxa"/><w:tcBorders></w:tcBorders></w:tcPr><w:p><w:pPr><w:pStyle w:val="Tabla9"/><w:widowControl/><w:jc w:val="left"/><w:rPr><w:kern w:val="0"/><w:szCs w:val="24"/><w:lang w:val="es-CO" w:eastAsia="en-US" w:bidi="ar-SA"/><w:del w:id="19157" w:author="Unknown Author" w:date="2026-10-30T04:17:53Z"></w:del></w:rPr></w:pPr><w:del w:id="19156" w:author="Unknown Author" w:date="2026-10-30T04:17:53Z"><w:r><w:rPr><w:color w:val="00B050"/><w:kern w:val="0"/><w:szCs w:val="24"/><w:lang w:val="es-CO" w:eastAsia="en-US" w:bidi="ar-SA"/></w:rPr><w:delText>[Diligenciar: equipo y experiencia de modelación atmosférica de la universidad]</w:delText></w:r></w:del></w:p></w:tc></w:tr><w:tr><w:trPr><w:del w:id="19158" w:author="Unknown Author" w:date="2026-10-30T04:17:53Z"/><w:cantSplit w:val="true"/></w:trPr><w:tc><w:tcPr><w:tcW w:w="2157" w:type="dxa"/><w:tcBorders></w:tcBorders><w:shd w:color="auto" w:fill="F7F7F7" w:val="clear"/></w:tcPr><w:p><w:pPr><w:pStyle w:val="Tabla9"/><w:widowControl/><w:jc w:val="left"/><w:rPr><w:kern w:val="0"/><w:szCs w:val="24"/><w:lang w:val="es-CO" w:eastAsia="en-US" w:bidi="ar-SA"/><w:del w:id="19160" w:author="Unknown Author" w:date="2026-10-30T04:17:53Z"></w:del></w:rPr></w:pPr><w:del w:id="19159" w:author="Unknown Author" w:date="2026-10-30T04:17:53Z"><w:r><w:rPr><w:kern w:val="0"/><w:szCs w:val="24"/><w:lang w:val="es-CO" w:eastAsia="en-US" w:bidi="ar-SA"/></w:rPr><w:delText>Metrología y calibración con trazabilidad frente a una referencia gravimétrica</w:delText></w:r></w:del></w:p></w:tc><w:tc><w:tcPr><w:tcW w:w="1659" w:type="dxa"/><w:tcBorders></w:tcBorders><w:shd w:color="auto" w:fill="F7F7F7" w:val="clear"/></w:tcPr><w:p><w:pPr><w:pStyle w:val="Tabla9"/><w:widowControl/><w:jc w:val="left"/><w:rPr><w:kern w:val="0"/><w:szCs w:val="24"/><w:lang w:val="es-CO" w:eastAsia="en-US" w:bidi="ar-SA"/><w:del w:id="19162" w:author="Unknown Author" w:date="2026-10-30T04:17:53Z"></w:del></w:rPr></w:pPr><w:del w:id="19161" w:author="Unknown Author" w:date="2026-10-30T04:17:53Z"><w:r><w:rPr><w:kern w:val="0"/><w:szCs w:val="24"/><w:lang w:val="es-CO" w:eastAsia="en-US" w:bidi="ar-SA"/></w:rPr><w:delText>Universidad y actor del SNCTI</w:delText></w:r></w:del></w:p></w:tc><w:tc><w:tcPr><w:tcW w:w="2239" w:type="dxa"/><w:tcBorders></w:tcBorders><w:shd w:color="auto" w:fill="F7F7F7" w:val="clear"/></w:tcPr><w:p><w:pPr><w:pStyle w:val="Tabla9"/><w:widowControl/><w:jc w:val="left"/><w:rPr><w:kern w:val="0"/><w:szCs w:val="24"/><w:lang w:val="es-CO" w:eastAsia="en-US" w:bidi="ar-SA"/><w:del w:id="19164" w:author="Unknown Author" w:date="2026-10-30T04:17:53Z"></w:del></w:rPr></w:pPr><w:del w:id="19163" w:author="Unknown Author" w:date="2026-10-30T04:17:53Z"><w:r><w:rPr><w:kern w:val="0"/><w:szCs w:val="24"/><w:lang w:val="es-CO" w:eastAsia="en-US" w:bidi="ar-SA"/></w:rPr><w:delText>Hojas de vida del equipo y descripción del laboratorio</w:delText></w:r></w:del></w:p></w:tc><w:tc><w:tcPr><w:tcW w:w="1659" w:type="dxa"/><w:tcBorders></w:tcBorders><w:shd w:color="auto" w:fill="F7F7F7" w:val="clear"/></w:tcPr><w:p><w:pPr><w:pStyle w:val="Tabla9"/><w:widowControl/><w:jc w:val="left"/><w:rPr><w:kern w:val="0"/><w:szCs w:val="24"/><w:lang w:val="es-CO" w:eastAsia="en-US" w:bidi="ar-SA"/><w:del w:id="19166" w:author="Unknown Author" w:date="2026-10-30T04:17:53Z"></w:del></w:rPr></w:pPr><w:del w:id="19165" w:author="Unknown Author" w:date="2026-10-30T04:17:53Z"><w:r><w:rPr><w:kern w:val="0"/><w:szCs w:val="24"/><w:lang w:val="es-CO" w:eastAsia="en-US" w:bidi="ar-SA"/></w:rPr><w:delText>Por completar con los datos de cada entidad</w:delText></w:r></w:del></w:p></w:tc><w:tc><w:tcPr><w:tcW w:w="2240" w:type="dxa"/><w:tcBorders></w:tcBorders><w:shd w:color="auto" w:fill="F7F7F7" w:val="clear"/></w:tcPr><w:p><w:pPr><w:pStyle w:val="Tabla9"/><w:widowControl/><w:jc w:val="left"/><w:rPr><w:kern w:val="0"/><w:szCs w:val="24"/><w:lang w:val="es-CO" w:eastAsia="en-US" w:bidi="ar-SA"/><w:del w:id="19168" w:author="Unknown Author" w:date="2026-10-30T04:17:53Z"></w:del></w:rPr></w:pPr><w:del w:id="19167" w:author="Unknown Author" w:date="2026-10-30T04:17:53Z"><w:r><w:rPr><w:color w:val="00B050"/><w:kern w:val="0"/><w:szCs w:val="24"/><w:lang w:val="es-CO" w:eastAsia="en-US" w:bidi="ar-SA"/></w:rPr><w:delText>[Diligenciar: laboratorio y trazabilidad metrológica]</w:delText></w:r></w:del></w:p></w:tc></w:tr><w:tr><w:trPr><w:del w:id="19169" w:author="Unknown Author" w:date="2026-10-30T04:17:53Z"/><w:cantSplit w:val="true"/></w:trPr><w:tc><w:tcPr><w:tcW w:w="2157" w:type="dxa"/><w:tcBorders></w:tcBorders></w:tcPr><w:p><w:pPr><w:pStyle w:val="Tabla9"/><w:widowControl/><w:jc w:val="left"/><w:rPr><w:kern w:val="0"/><w:szCs w:val="24"/><w:lang w:val="es-CO" w:eastAsia="en-US" w:bidi="ar-SA"/><w:del w:id="19171" w:author="Unknown Author" w:date="2026-10-30T04:17:53Z"></w:del></w:rPr></w:pPr><w:del w:id="19170" w:author="Unknown Author" w:date="2026-10-30T04:17:53Z"><w:r><w:rPr><w:kern w:val="0"/><w:szCs w:val="24"/><w:lang w:val="es-CO" w:eastAsia="en-US" w:bidi="ar-SA"/></w:rPr><w:delText>Sistemas conectados, firmware, plataforma y nube</w:delText></w:r></w:del></w:p></w:tc><w:tc><w:tcPr><w:tcW w:w="1659" w:type="dxa"/><w:tcBorders></w:tcBorders></w:tcPr><w:p><w:pPr><w:pStyle w:val="Tabla9"/><w:widowControl/><w:jc w:val="left"/><w:rPr><w:kern w:val="0"/><w:szCs w:val="24"/><w:lang w:val="es-CO" w:eastAsia="en-US" w:bidi="ar-SA"/><w:del w:id="19173" w:author="Unknown Author" w:date="2026-10-30T04:17:53Z"></w:del></w:rPr></w:pPr><w:del w:id="19172" w:author="Unknown Author" w:date="2026-10-30T04:17:53Z"><w:r><w:rPr><w:kern w:val="0"/><w:szCs w:val="24"/><w:lang w:val="es-CO" w:eastAsia="en-US" w:bidi="ar-SA"/></w:rPr><w:delText>Empresa tecnológica</w:delText></w:r></w:del></w:p></w:tc><w:tc><w:tcPr><w:tcW w:w="2239" w:type="dxa"/><w:tcBorders></w:tcBorders></w:tcPr><w:p><w:pPr><w:pStyle w:val="Tabla9"/><w:widowControl/><w:jc w:val="left"/><w:rPr><w:kern w:val="0"/><w:szCs w:val="24"/><w:lang w:val="es-CO" w:eastAsia="en-US" w:bidi="ar-SA"/><w:del w:id="19175" w:author="Unknown Author" w:date="2026-10-30T04:17:53Z"></w:del></w:rPr></w:pPr><w:del w:id="19174" w:author="Unknown Author" w:date="2026-10-30T04:17:53Z"><w:r><w:rPr><w:kern w:val="0"/><w:szCs w:val="24"/><w:lang w:val="es-CO" w:eastAsia="en-US" w:bidi="ar-SA"/></w:rPr><w:delText>Portafolio verificable de desarrollos</w:delText></w:r></w:del></w:p></w:tc><w:tc><w:tcPr><w:tcW w:w="1659" w:type="dxa"/><w:tcBorders></w:tcBorders></w:tcPr><w:p><w:pPr><w:pStyle w:val="Tabla9"/><w:widowControl/><w:jc w:val="left"/><w:rPr><w:kern w:val="0"/><w:szCs w:val="24"/><w:lang w:val="es-CO" w:eastAsia="en-US" w:bidi="ar-SA"/><w:del w:id="19177" w:author="Unknown Author" w:date="2026-10-30T04:17:53Z"></w:del></w:rPr></w:pPr><w:del w:id="19176" w:author="Unknown Author" w:date="2026-10-30T04:17:53Z"><w:r><w:rPr><w:kern w:val="0"/><w:szCs w:val="24"/><w:lang w:val="es-CO" w:eastAsia="en-US" w:bidi="ar-SA"/></w:rPr><w:delText>Por completar con los datos de la empresa</w:delText></w:r></w:del></w:p></w:tc><w:tc><w:tcPr><w:tcW w:w="2240" w:type="dxa"/><w:tcBorders></w:tcBorders></w:tcPr><w:p><w:pPr><w:pStyle w:val="Tabla9"/><w:widowControl/><w:jc w:val="left"/><w:rPr><w:kern w:val="0"/><w:szCs w:val="24"/><w:lang w:val="es-CO" w:eastAsia="en-US" w:bidi="ar-SA"/><w:del w:id="19179" w:author="Unknown Author" w:date="2026-10-30T04:17:53Z"></w:del></w:rPr></w:pPr><w:del w:id="19178" w:author="Unknown Author" w:date="2026-10-30T04:17:53Z"><w:r><w:rPr><w:color w:val="00B050"/><w:kern w:val="0"/><w:szCs w:val="24"/><w:lang w:val="es-CO" w:eastAsia="en-US" w:bidi="ar-SA"/></w:rPr><w:delText>[Diligenciar: proyectos y plataformas conectadas de la empresa]</w:delText></w:r></w:del></w:p></w:tc></w:tr><w:tr><w:trPr><w:del w:id="19180" w:author="Unknown Author" w:date="2026-10-30T04:17:53Z"/><w:cantSplit w:val="true"/></w:trPr><w:tc><w:tcPr><w:tcW w:w="2157" w:type="dxa"/><w:tcBorders><w:bottom w:val="single" w:sz="12" w:space="0" w:color="2A3439"/></w:tcBorders><w:shd w:color="auto" w:fill="F7F7F7" w:val="clear"/></w:tcPr><w:p><w:pPr><w:pStyle w:val="Tabla9"/><w:keepNext w:val="true"/><w:widowControl/><w:jc w:val="left"/><w:rPr><w:kern w:val="0"/><w:szCs w:val="24"/><w:lang w:val="es-CO" w:eastAsia="en-US" w:bidi="ar-SA"/><w:del w:id="19182" w:author="Unknown Author" w:date="2026-10-30T04:17:53Z"></w:del></w:rPr></w:pPr><w:del w:id="19181" w:author="Unknown Author" w:date="2026-10-30T04:17:53Z"><w:r><w:rPr><w:kern w:val="0"/><w:szCs w:val="24"/><w:lang w:val="es-CO" w:eastAsia="en-US" w:bidi="ar-SA"/></w:rPr><w:delText>Gestión del riesgo y convocatoria de los comités</w:delText></w:r></w:del></w:p></w:tc><w:tc><w:tcPr><w:tcW w:w="1659" w:type="dxa"/><w:tcBorders><w:bottom w:val="single" w:sz="12" w:space="0" w:color="2A3439"/></w:tcBorders><w:shd w:color="auto" w:fill="F7F7F7" w:val="clear"/></w:tcPr><w:p><w:pPr><w:pStyle w:val="Tabla9"/><w:keepNext w:val="true"/><w:widowControl/><w:jc w:val="left"/><w:rPr><w:kern w:val="0"/><w:szCs w:val="24"/><w:lang w:val="es-CO" w:eastAsia="en-US" w:bidi="ar-SA"/><w:del w:id="19184" w:author="Unknown Author" w:date="2026-10-30T04:17:53Z"></w:del></w:rPr></w:pPr><w:del w:id="19183" w:author="Unknown Author" w:date="2026-10-30T04:17:53Z"><w:r><w:rPr><w:kern w:val="0"/><w:szCs w:val="24"/><w:lang w:val="es-CO" w:eastAsia="en-US" w:bidi="ar-SA"/></w:rPr><w:delText>Municipio aliado</w:delText></w:r></w:del></w:p></w:tc><w:tc><w:tcPr><w:tcW w:w="2239" w:type="dxa"/><w:tcBorders><w:bottom w:val="single" w:sz="12" w:space="0" w:color="2A3439"/></w:tcBorders><w:shd w:color="auto" w:fill="F7F7F7" w:val="clear"/></w:tcPr><w:p><w:pPr><w:pStyle w:val="Tabla9"/><w:keepNext w:val="true"/><w:widowControl/><w:jc w:val="left"/><w:rPr><w:kern w:val="0"/><w:szCs w:val="24"/><w:lang w:val="es-CO" w:eastAsia="en-US" w:bidi="ar-SA"/><w:del w:id="19186" w:author="Unknown Author" w:date="2026-10-30T04:17:53Z"></w:del></w:rPr></w:pPr><w:del w:id="19185" w:author="Unknown Author" w:date="2026-10-30T04:17:53Z"><w:r><w:rPr><w:kern w:val="0"/><w:szCs w:val="24"/><w:lang w:val="es-CO" w:eastAsia="en-US" w:bidi="ar-SA"/></w:rPr><w:delText>Instrumento municipal de gestión del riesgo</w:delText></w:r></w:del></w:p></w:tc><w:tc><w:tcPr><w:tcW w:w="1659" w:type="dxa"/><w:tcBorders><w:bottom w:val="single" w:sz="12" w:space="0" w:color="2A3439"/></w:tcBorders><w:shd w:color="auto" w:fill="F7F7F7" w:val="clear"/></w:tcPr><w:p><w:pPr><w:pStyle w:val="Tabla9"/><w:keepNext w:val="true"/><w:widowControl/><w:jc w:val="left"/><w:rPr><w:kern w:val="0"/><w:szCs w:val="24"/><w:lang w:val="es-CO" w:eastAsia="en-US" w:bidi="ar-SA"/><w:del w:id="19188" w:author="Unknown Author" w:date="2026-10-30T04:17:53Z"></w:del></w:rPr></w:pPr><w:del w:id="19187" w:author="Unknown Author" w:date="2026-10-30T04:17:53Z"><w:r><w:rPr><w:kern w:val="0"/><w:szCs w:val="24"/><w:lang w:val="es-CO" w:eastAsia="en-US" w:bidi="ar-SA"/></w:rPr><w:delText>Por completar con los datos del municipio</w:delText></w:r></w:del></w:p></w:tc><w:tc><w:tcPr><w:tcW w:w="2240" w:type="dxa"/><w:tcBorders><w:bottom w:val="single" w:sz="12" w:space="0" w:color="2A3439"/></w:tcBorders><w:shd w:color="auto" w:fill="F7F7F7" w:val="clear"/></w:tcPr><w:p><w:pPr><w:pStyle w:val="Tabla9"/><w:keepNext w:val="true"/><w:widowControl/><w:jc w:val="left"/><w:rPr><w:kern w:val="0"/><w:szCs w:val="24"/><w:lang w:val="es-CO" w:eastAsia="en-US" w:bidi="ar-SA"/><w:del w:id="19190" w:author="Unknown Author" w:date="2026-10-30T04:17:53Z"></w:del></w:rPr></w:pPr><w:del w:id="19189" w:author="Unknown Author" w:date="2026-10-30T04:17:53Z"><w:r><w:rPr><w:color w:val="00B050"/><w:kern w:val="0"/><w:szCs w:val="24"/><w:lang w:val="es-CO" w:eastAsia="en-US" w:bidi="ar-SA"/></w:rPr><w:delText>[Diligenciar: instrumento municipal de gestión del riesgo]</w:delText></w:r></w:del></w:p></w:tc></w:tr></w:tbl><w:p><w:pPr><w:pStyle w:val="TablaNota"/><w:rPr></w:rPr></w:pPr><w:r><w:rPr><w:i/><w:iCs/></w:rPr><w:t>Nota.</w:t></w:r><w:r><w:rPr></w:rPr><w:t xml:space="preserve"> Elaboración propia con los numerales 3, 10.3, 10.12, 10.</w:t></w:r><w:ins w:id="19191" w:author="Unknown Author" w:date="2026-10-30T04:17:53Z"><w:r><w:rPr></w:rPr><w:t>13, 10.</w:t></w:r></w:ins><w:r><w:rPr></w:rPr><w:t>14 y 10.18 de los TdR. DNP: Departamento Nacional de Planeación. SIGP: Sistema Integrado de Gestión de Proyectos. RUES: Registro Único Empresarial y Social.</w:t></w:r></w:p><w:p><w:pPr><w:pStyle w:val="BodyText"/><w:rPr></w:rPr></w:pPr><w:r><w:rPr></w:rPr><w:t>El incumplimiento de un requisito habilitante es causal de rechazo según el numeral 11 de los TdR. Por eso cada fila se verifica antes de radicar el proyecto, cuyo cierre es el 3 de noviembre de 2026 a las 4:00 p. m. Las dos primeras filas corresponden a la universidad proponente. La tercera la puede cumplir cualquier integrante. Las demás corresponden a la naturaleza de cada integrante. El Anexo 5 y los certificados no se aportaron para esta formulación.</w:t></w:r></w:p><w:p><w:pPr><w:pStyle w:val="BodyText"/><w:rPr></w:rPr></w:pPr><w:r><w:rPr></w:rPr><w:t xml:space="preserve">La idoneidad no se agota en los requisitos habilitantes. Cada rol exige capacidades específicas. Giordano et al. (2021) resumen que la calibración con instrumentos de referencia exige procedimientos documentados y personal capacitado. Barkjohn et al. (2021) desarrollan una corrección para sensores ópticos que incorpora la humedad relativa en Estados Unidos. El proyecto verifica en cada </w:t></w:r><w:ins w:id="19192" w:author="Unknown Author" w:date="2026-10-30T04:17:53Z"><w:r><w:rPr></w:rPr><w:t>municipio</w:t></w:r></w:ins><w:del w:id="19193" w:author="Unknown Author" w:date="2026-10-30T04:17:53Z"><w:r><w:rPr></w:rPr><w:delText>departamento</w:delText></w:r></w:del><w:r><w:rPr></w:rPr><w:t xml:space="preserve"> si una corrección así generaliza. Por eso asigna la validación a la universidad</w:t></w:r><w:ins w:id="19194" w:author="Unknown Author" w:date="2026-10-30T04:17:53Z"><w:r><w:rPr></w:rPr><w:t>, con un laboratorio acreditado y un evaluador externo</w:t></w:r></w:ins><w:del w:id="19195" w:author="Unknown Author" w:date="2026-10-30T04:17:53Z"><w:r><w:rPr></w:rPr><w:delText xml:space="preserve"> y al actor del SNCTI</w:delText></w:r></w:del><w:r><w:rPr></w:rPr><w:t>. La plataforma exige operar sistemas conectados</w:t></w:r><w:ins w:id="19196" w:author="Unknown Author" w:date="2026-10-30T04:17:53Z"><w:r><w:rPr></w:rPr><w:t xml:space="preserve">. Esa capacidad la aporta el equipo de ingeniería de la universidad, con un servicio contratado de plataforma geoespacial. La transferencia exige gestionar la propiedad intelectual y los convenios, y </w:t></w:r></w:ins><w:del w:id="19197" w:author="Unknown Author" w:date="2026-10-30T04:17:53Z"><w:r><w:rPr></w:rPr><w:delText xml:space="preserve">, y </w:delText></w:r></w:del><w:r><w:rPr></w:rPr><w:t xml:space="preserve">esa capacidad la aporta </w:t></w:r><w:ins w:id="19198" w:author="Unknown Author" w:date="2026-10-30T04:17:53Z"><w:r><w:rPr></w:rPr><w:t>Avanciencia</w:t></w:r></w:ins><w:del w:id="19199" w:author="Unknown Author" w:date="2026-10-30T04:17:53Z"><w:r><w:rPr></w:rPr><w:delText>la empresa</w:delText></w:r></w:del><w:r><w:rPr></w:rPr><w:t xml:space="preserve">. La convocatoria de los </w:t></w:r><w:ins w:id="19200" w:author="Unknown Author" w:date="2026-10-30T04:17:53Z"><w:r><w:rPr></w:rPr><w:t>consejos</w:t></w:r></w:ins><w:del w:id="19201" w:author="Unknown Author" w:date="2026-10-30T04:17:53Z"><w:r><w:rPr></w:rPr><w:delText>comités</w:delText></w:r></w:del><w:r><w:rPr></w:rPr><w:t xml:space="preserve"> exige competencia en gestión del riesgo, y esa competencia la </w:t></w:r><w:ins w:id="19202" w:author="Unknown Author" w:date="2026-10-30T04:17:53Z"><w:r><w:rPr></w:rPr><w:t>aportan los municipios</w:t></w:r></w:ins><w:del w:id="19203" w:author="Unknown Author" w:date="2026-10-30T04:17:53Z"><w:r><w:rPr></w:rPr><w:delText>aporta el municipio</w:delText></w:r></w:del><w:r><w:rPr></w:rPr><w:t>. La Ley 1523 de 2012 organiza la gestión del riesgo en procesos de conocimiento, reducción y manejo, y sus instancias territoriales integran el sistema.</w:t></w:r></w:p><w:p><w:pPr><w:pStyle w:val="BodyText"/><w:rPr></w:rPr></w:pPr><w:r><w:rPr></w:rPr><w:t>Las capacidades se distribuyen según el nivel de madurez que cada una sostiene. El laboratorio de la universidad sostiene la validación en laboratorio, que corresponde al nivel TRL 4 de entrada (Mankins, 1995). La plataforma</w:t></w:r><w:ins w:id="19204" w:author="Unknown Author" w:date="2026-10-30T04:17:53Z"><w:r><w:rPr></w:rPr><w:t xml:space="preserve">, los técnicos de campo </w:t></w:r></w:ins><w:del w:id="19205" w:author="Unknown Author" w:date="2026-10-30T04:17:53Z"><w:r><w:rPr></w:rPr><w:delText xml:space="preserve"> de la empresa </w:delText></w:r></w:del><w:r><w:rPr></w:rPr><w:t xml:space="preserve">y el </w:t></w:r><w:ins w:id="19206" w:author="Unknown Author" w:date="2026-10-30T04:17:53Z"><w:r><w:rPr></w:rPr><w:t xml:space="preserve">acceso que dan los municipios </w:t></w:r></w:ins><w:del w:id="19207" w:author="Unknown Author" w:date="2026-10-30T04:17:53Z"><w:r><w:rPr></w:rPr><w:delText xml:space="preserve">personal técnico de campo </w:delText></w:r></w:del><w:r><w:rPr></w:rPr><w:t>sostienen la demostración en entorno operativo</w:t></w:r><w:ins w:id="19208" w:author="Unknown Author" w:date="2026-10-30T04:17:53Z"><w:r><w:rPr></w:rPr><w:t xml:space="preserve">. Esa demostración </w:t></w:r></w:ins><w:del w:id="19209" w:author="Unknown Author" w:date="2026-10-30T04:17:53Z"><w:r><w:rPr></w:rPr><w:delText xml:space="preserve">, que </w:delText></w:r></w:del><w:r><w:rPr></w:rPr><w:t xml:space="preserve">corresponde a los niveles 7 y 8. El </w:t></w:r><w:ins w:id="19210" w:author="Unknown Author" w:date="2026-10-30T04:17:53Z"><w:r><w:rPr></w:rPr><w:t>evaluador externo y el laboratorio acreditado aportan la verificaci</w:t></w:r></w:ins><w:del w:id="19211" w:author="Unknown Author" w:date="2026-10-30T04:17:53Z"><w:r><w:rPr></w:rPr><w:delText>actor del SNCTI aporta la validaci</w:delText></w:r></w:del><w:r><w:rPr></w:rPr><w:t>ón metrológica que une ambos tramos. El laboratorio de modelación de la universidad sostiene la calibración y la validación del gemelo predictivo, que lo llevan de TRL 3 a TRL 6</w:t></w:r><w:ins w:id="19212" w:author="Unknown Author" w:date="2026-10-30T04:17:53Z"><w:r><w:rPr></w:rPr><w:t>. Avanciencia convierte esos resultados en activos transferibles</w:t></w:r></w:ins><w:r><w:rPr></w:rPr><w:t>. Esa distribución explica por qué el proyecto no puede ejecutarse con una sola entidad.</w:t></w:r><w:bookmarkEnd w:id="289"/></w:p><w:p><w:pPr><w:pStyle w:val="Heading2"/><w:rPr></w:rPr></w:pPr><w:bookmarkStart w:id="291" w:name="Xa952ddab5307dcd9e984e17fefeb0fa82a26aaa"/><w:r><w:rPr></w:rPr><w:t>26.3 Responsable institucional, roles y actividades de cada integrante</w:t></w:r></w:p><w:p><w:pPr><w:pStyle w:val="FirstParagraph"/><w:rPr></w:rPr></w:pPr><w:r><w:rPr></w:rPr><w:t>Cada integrante cumple tres condiciones de los TdR: asume actividades, designa un responsable institucional y cuantifica su contrapartida. La Tabla 26.4 resume la naturaleza de cada uno, el objetivo que lidera, las actividades con función real, lo que aporta y su contrapartida. La universidad coordina todo el proyecto</w:t></w:r><w:ins w:id="19213" w:author="Unknown Author" w:date="2026-10-30T04:17:53Z"><w:r><w:rPr></w:rPr><w:t xml:space="preserve"> y lidera los objetivos específicos 1 y 2 (OE1 y OE2), con </w:t></w:r></w:ins><w:del w:id="19214" w:author="Unknown Author" w:date="2026-10-30T04:17:53Z"><w:r><w:rPr></w:rPr><w:delText xml:space="preserve">, lidera el objetivo específico 1 (OE1) y </w:delText></w:r></w:del><w:r><w:rPr></w:rPr><w:t xml:space="preserve">las actividades del laboratorio de modelación. </w:t></w:r><w:ins w:id="19215" w:author="Unknown Author" w:date="2026-10-30T04:17:53Z"><w:r><w:rPr></w:rPr><w:t xml:space="preserve">Los municipios lideran el </w:t></w:r></w:ins><w:del w:id="19216" w:author="Unknown Author" w:date="2026-10-30T04:17:53Z"><w:r><w:rPr></w:rPr><w:delText xml:space="preserve">La empresa lidera el OE2 en la red y la plataforma. El municipio lidera el </w:delText></w:r></w:del><w:r><w:rPr></w:rPr><w:t>uso institucional del OE3</w:t></w:r><w:ins w:id="19217" w:author="Unknown Author" w:date="2026-10-30T04:17:53Z"><w:r><w:rPr></w:rPr><w:t xml:space="preserve"> en su jurisdicción. Avanciencia</w:t></w:r></w:ins><w:del w:id="19218" w:author="Unknown Author" w:date="2026-10-30T04:17:53Z"><w:r><w:rPr></w:rPr><w:delText>. El actor del SNCTI</w:delText></w:r></w:del><w:r><w:rPr></w:rPr><w:t xml:space="preserve"> no lidera un objetivo y participa en </w:t></w:r><w:ins w:id="19219" w:author="Unknown Author" w:date="2026-10-30T04:17:53Z"><w:r><w:rPr></w:rPr><w:t>el OE1 y en el OE3</w:t></w:r></w:ins><w:del w:id="19220" w:author="Unknown Author" w:date="2026-10-30T04:17:53Z"><w:r><w:rPr></w:rPr><w:delText>los tres</w:delText></w:r></w:del><w:r><w:rPr></w:rPr><w:t>.</w:t></w:r></w:p><w:p><w:pPr><w:pStyle w:val="TablaRotulo"/><w:rPr></w:rPr></w:pPr><w:bookmarkStart w:id="292" w:name="rot_Tabla_26_4"/><w:r><w:rPr><w:b/><w:bCs/></w:rPr><w:t>Tabla 26.4</w:t></w:r><w:bookmarkEnd w:id="292"/></w:p><w:p><w:pPr><w:pStyle w:val="TablaTitulo"/><w:rPr></w:rPr></w:pPr><w:r><w:rPr><w:i/><w:iCs/></w:rPr><w:t>Integrantes de la alianza: naturaleza, objetivos, actividades, aporte y contrapartida</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562"/><w:gridCol w:w="1647"/><w:gridCol w:w="986"/><w:gridCol w:w="1153"/><w:gridCol w:w="1316"/><w:gridCol w:w="1727"/><w:gridCol w:w="1562"/></w:tblGrid><w:tr><w:trPr><w:tblHeader w:val="true"/><w:ins w:id="19221" w:author="Unknown Author" w:date="2026-10-30T04:17:53Z"/><w:cantSplit w:val="true"/></w:trPr><w:tc><w:tcPr><w:tcW w:w="1562"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9223" w:author="Unknown Author" w:date="2026-10-30T04:17:53Z"></w:ins></w:rPr></w:pPr><w:ins w:id="19222" w:author="Unknown Author" w:date="2026-10-30T04:17:53Z"><w:r><w:rPr><w:b/><w:kern w:val="0"/><w:szCs w:val="24"/><w:lang w:val="es-CO" w:eastAsia="en-US" w:bidi="ar-SA"/></w:rPr><w:t>Integrante</w:t></w:r></w:ins></w:p></w:tc><w:tc><w:tcPr><w:tcW w:w="1647"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9225" w:author="Unknown Author" w:date="2026-10-30T04:17:53Z"></w:ins></w:rPr></w:pPr><w:ins w:id="19224" w:author="Unknown Author" w:date="2026-10-30T04:17:53Z"><w:r><w:rPr><w:b/><w:kern w:val="0"/><w:szCs w:val="24"/><w:lang w:val="es-CO" w:eastAsia="en-US" w:bidi="ar-SA"/></w:rPr><w:t>Naturaleza</w:t></w:r></w:ins></w:p></w:tc><w:tc><w:tcPr><w:tcW w:w="986"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9227" w:author="Unknown Author" w:date="2026-10-30T04:17:53Z"></w:ins></w:rPr></w:pPr><w:ins w:id="19226" w:author="Unknown Author" w:date="2026-10-30T04:17:53Z"><w:r><w:rPr><w:b/><w:kern w:val="0"/><w:szCs w:val="24"/><w:lang w:val="es-CO" w:eastAsia="en-US" w:bidi="ar-SA"/></w:rPr><w:t>Objetivo que lidera</w:t></w:r></w:ins></w:p></w:tc><w:tc><w:tcPr><w:tcW w:w="1153"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9229" w:author="Unknown Author" w:date="2026-10-30T04:17:53Z"></w:ins></w:rPr></w:pPr><w:ins w:id="19228" w:author="Unknown Author" w:date="2026-10-30T04:17:53Z"><w:r><w:rPr><w:b/><w:kern w:val="0"/><w:szCs w:val="24"/><w:lang w:val="es-CO" w:eastAsia="en-US" w:bidi="ar-SA"/></w:rPr><w:t>Objetivos en que participa</w:t></w:r></w:ins></w:p></w:tc><w:tc><w:tcPr><w:tcW w:w="1316"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9231" w:author="Unknown Author" w:date="2026-10-30T04:17:53Z"></w:ins></w:rPr></w:pPr><w:ins w:id="19230" w:author="Unknown Author" w:date="2026-10-30T04:17:53Z"><w:r><w:rPr><w:b/><w:kern w:val="0"/><w:szCs w:val="24"/><w:lang w:val="es-CO" w:eastAsia="en-US" w:bidi="ar-SA"/></w:rPr><w:t>Actividades con función</w:t></w:r></w:ins></w:p></w:tc><w:tc><w:tcPr><w:tcW w:w="1727"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9233" w:author="Unknown Author" w:date="2026-10-30T04:17:53Z"></w:ins></w:rPr></w:pPr><w:ins w:id="19232" w:author="Unknown Author" w:date="2026-10-30T04:17:53Z"><w:r><w:rPr><w:b/><w:kern w:val="0"/><w:szCs w:val="24"/><w:lang w:val="es-CO" w:eastAsia="en-US" w:bidi="ar-SA"/></w:rPr><w:t>Qué aporta</w:t></w:r></w:ins></w:p></w:tc><w:tc><w:tcPr><w:tcW w:w="1562"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9235" w:author="Unknown Author" w:date="2026-10-30T04:17:53Z"></w:ins></w:rPr></w:pPr><w:ins w:id="19234" w:author="Unknown Author" w:date="2026-10-30T04:17:53Z"><w:r><w:rPr><w:b/><w:kern w:val="0"/><w:szCs w:val="24"/><w:lang w:val="es-CO" w:eastAsia="en-US" w:bidi="ar-SA"/></w:rPr><w:t>Contrapartida</w:t></w:r></w:ins></w:p></w:tc></w:tr><w:tr><w:trPr><w:ins w:id="19236" w:author="Unknown Author" w:date="2026-10-30T04:17:53Z"/><w:cantSplit w:val="true"/></w:trPr><w:tc><w:tcPr><w:tcW w:w="1562" w:type="dxa"/><w:tcBorders></w:tcBorders></w:tcPr><w:p><w:pPr><w:pStyle w:val="Tabla8"/><w:widowControl/><w:jc w:val="left"/><w:rPr><w:kern w:val="0"/><w:szCs w:val="24"/><w:lang w:val="es-CO" w:eastAsia="en-US" w:bidi="ar-SA"/><w:ins w:id="19238" w:author="Unknown Author" w:date="2026-10-30T04:17:53Z"></w:ins></w:rPr></w:pPr><w:ins w:id="19237" w:author="Unknown Author" w:date="2026-10-30T04:17:53Z"><w:r><w:rPr><w:kern w:val="0"/><w:szCs w:val="24"/><w:lang w:val="es-CO" w:eastAsia="en-US" w:bidi="ar-SA"/></w:rPr><w:t>Universidad Santo Tomás, sede Villavicencio</w:t></w:r></w:ins></w:p></w:tc><w:tc><w:tcPr><w:tcW w:w="1647" w:type="dxa"/><w:tcBorders></w:tcBorders></w:tcPr><w:p><w:pPr><w:pStyle w:val="Tabla8"/><w:widowControl/><w:jc w:val="left"/><w:rPr><w:kern w:val="0"/><w:szCs w:val="24"/><w:lang w:val="es-CO" w:eastAsia="en-US" w:bidi="ar-SA"/><w:ins w:id="19240" w:author="Unknown Author" w:date="2026-10-30T04:17:53Z"></w:ins></w:rPr></w:pPr><w:ins w:id="19239" w:author="Unknown Author" w:date="2026-10-30T04:17:53Z"><w:r><w:rPr><w:kern w:val="0"/><w:szCs w:val="24"/><w:lang w:val="es-CO" w:eastAsia="en-US" w:bidi="ar-SA"/></w:rPr><w:t>Institución de educación superior; entidad proponente y ejecutora</w:t></w:r></w:ins></w:p></w:tc><w:tc><w:tcPr><w:tcW w:w="986" w:type="dxa"/><w:tcBorders></w:tcBorders></w:tcPr><w:p><w:pPr><w:pStyle w:val="Tabla8"/><w:widowControl/><w:jc w:val="left"/><w:rPr><w:kern w:val="0"/><w:szCs w:val="24"/><w:lang w:val="es-CO" w:eastAsia="en-US" w:bidi="ar-SA"/><w:ins w:id="19242" w:author="Unknown Author" w:date="2026-10-30T04:17:53Z"></w:ins></w:rPr></w:pPr><w:ins w:id="19241" w:author="Unknown Author" w:date="2026-10-30T04:17:53Z"><w:r><w:rPr><w:kern w:val="0"/><w:szCs w:val="24"/><w:lang w:val="es-CO" w:eastAsia="en-US" w:bidi="ar-SA"/></w:rPr><w:t>OE1, OE2</w:t></w:r></w:ins></w:p></w:tc><w:tc><w:tcPr><w:tcW w:w="1153" w:type="dxa"/><w:tcBorders></w:tcBorders></w:tcPr><w:p><w:pPr><w:pStyle w:val="Tabla8"/><w:widowControl/><w:jc w:val="left"/><w:rPr><w:kern w:val="0"/><w:szCs w:val="24"/><w:lang w:val="es-CO" w:eastAsia="en-US" w:bidi="ar-SA"/><w:ins w:id="19244" w:author="Unknown Author" w:date="2026-10-30T04:17:53Z"></w:ins></w:rPr></w:pPr><w:ins w:id="19243" w:author="Unknown Author" w:date="2026-10-30T04:17:53Z"><w:r><w:rPr><w:kern w:val="0"/><w:szCs w:val="24"/><w:lang w:val="es-CO" w:eastAsia="en-US" w:bidi="ar-SA"/></w:rPr><w:t>OE3</w:t></w:r></w:ins></w:p></w:tc><w:tc><w:tcPr><w:tcW w:w="1316" w:type="dxa"/><w:tcBorders></w:tcBorders></w:tcPr><w:p><w:pPr><w:pStyle w:val="Tabla8"/><w:widowControl/><w:jc w:val="left"/><w:rPr><w:kern w:val="0"/><w:szCs w:val="24"/><w:lang w:val="es-CO" w:eastAsia="en-US" w:bidi="ar-SA"/><w:ins w:id="19246" w:author="Unknown Author" w:date="2026-10-30T04:17:53Z"></w:ins></w:rPr></w:pPr><w:ins w:id="19245" w:author="Unknown Author" w:date="2026-10-30T04:17:53Z"><w:r><w:rPr><w:kern w:val="0"/><w:szCs w:val="24"/><w:lang w:val="es-CO" w:eastAsia="en-US" w:bidi="ar-SA"/></w:rPr><w:t>1.1, 1.2, 1.3, 1.4, 1.5, 1.6, 1.7, 1.8, 2.1, 2.2, 2.3, 2.4, 2.5, 2.6, 2.7, 2.8, 3.1, 3.2, 3.3, 3.4, 3.5, 3.6</w:t></w:r></w:ins></w:p></w:tc><w:tc><w:tcPr><w:tcW w:w="1727" w:type="dxa"/><w:tcBorders></w:tcBorders></w:tcPr><w:p><w:pPr><w:pStyle w:val="Tabla8"/><w:widowControl/><w:jc w:val="left"/><w:rPr><w:kern w:val="0"/><w:szCs w:val="24"/><w:lang w:val="es-CO" w:eastAsia="en-US" w:bidi="ar-SA"/><w:ins w:id="19248" w:author="Unknown Author" w:date="2026-10-30T04:17:53Z"></w:ins></w:rPr></w:pPr><w:ins w:id="19247" w:author="Unknown Author" w:date="2026-10-30T04:17:53Z"><w:r><w:rPr><w:kern w:val="0"/><w:szCs w:val="24"/><w:lang w:val="es-CO" w:eastAsia="en-US" w:bidi="ar-SA"/></w:rPr><w:t>Coordina y ejecuta el proyecto; lidera la medición verificada, la red, la plataforma geoespacial con un servicio contratado y el laboratorio de modelación; forma al talento y produce los documentos de investigación</w:t></w:r></w:ins></w:p></w:tc><w:tc><w:tcPr><w:tcW w:w="1562" w:type="dxa"/><w:tcBorders></w:tcBorders></w:tcPr><w:p><w:pPr><w:pStyle w:val="Tabla8"/><w:widowControl/><w:jc w:val="left"/><w:rPr><w:kern w:val="0"/><w:szCs w:val="24"/><w:lang w:val="es-CO" w:eastAsia="en-US" w:bidi="ar-SA"/><w:ins w:id="19250" w:author="Unknown Author" w:date="2026-10-30T04:17:53Z"></w:ins></w:rPr></w:pPr><w:ins w:id="19249" w:author="Unknown Author" w:date="2026-10-30T04:17:53Z"><w:r><w:rPr><w:kern w:val="0"/><w:szCs w:val="24"/><w:lang w:val="es-CO" w:eastAsia="en-US" w:bidi="ar-SA"/></w:rPr><w:t>$ 1.244.000.000 en especie</w:t></w:r></w:ins></w:p></w:tc></w:tr><w:tr><w:trPr><w:ins w:id="19251" w:author="Unknown Author" w:date="2026-10-30T04:17:53Z"/><w:cantSplit w:val="true"/></w:trPr><w:tc><w:tcPr><w:tcW w:w="1562" w:type="dxa"/><w:tcBorders></w:tcBorders><w:shd w:color="auto" w:fill="F7F7F7" w:val="clear"/></w:tcPr><w:p><w:pPr><w:pStyle w:val="Tabla8"/><w:widowControl/><w:jc w:val="left"/><w:rPr><w:kern w:val="0"/><w:szCs w:val="24"/><w:lang w:val="es-CO" w:eastAsia="en-US" w:bidi="ar-SA"/><w:ins w:id="19253" w:author="Unknown Author" w:date="2026-10-30T04:17:53Z"></w:ins></w:rPr></w:pPr><w:ins w:id="19252" w:author="Unknown Author" w:date="2026-10-30T04:17:53Z"><w:r><w:rPr><w:kern w:val="0"/><w:szCs w:val="24"/><w:lang w:val="es-CO" w:eastAsia="en-US" w:bidi="ar-SA"/></w:rPr><w:t>Municipio de Manizales</w:t></w:r></w:ins></w:p></w:tc><w:tc><w:tcPr><w:tcW w:w="1647" w:type="dxa"/><w:tcBorders></w:tcBorders><w:shd w:color="auto" w:fill="F7F7F7" w:val="clear"/></w:tcPr><w:p><w:pPr><w:pStyle w:val="Tabla8"/><w:widowControl/><w:jc w:val="left"/><w:rPr><w:kern w:val="0"/><w:szCs w:val="24"/><w:lang w:val="es-CO" w:eastAsia="en-US" w:bidi="ar-SA"/><w:ins w:id="19255" w:author="Unknown Author" w:date="2026-10-30T04:17:53Z"></w:ins></w:rPr></w:pPr><w:ins w:id="19254" w:author="Unknown Author" w:date="2026-10-30T04:17:53Z"><w:r><w:rPr><w:kern w:val="0"/><w:szCs w:val="24"/><w:lang w:val="es-CO" w:eastAsia="en-US" w:bidi="ar-SA"/></w:rPr><w:t>Entidad territorial de Caldas; municipio afectado y lugar de ejecución</w:t></w:r></w:ins></w:p></w:tc><w:tc><w:tcPr><w:tcW w:w="986" w:type="dxa"/><w:tcBorders></w:tcBorders><w:shd w:color="auto" w:fill="F7F7F7" w:val="clear"/></w:tcPr><w:p><w:pPr><w:pStyle w:val="Tabla8"/><w:widowControl/><w:jc w:val="left"/><w:rPr><w:kern w:val="0"/><w:szCs w:val="24"/><w:lang w:val="es-CO" w:eastAsia="en-US" w:bidi="ar-SA"/><w:ins w:id="19257" w:author="Unknown Author" w:date="2026-10-30T04:17:53Z"></w:ins></w:rPr></w:pPr><w:ins w:id="19256" w:author="Unknown Author" w:date="2026-10-30T04:17:53Z"><w:r><w:rPr><w:kern w:val="0"/><w:szCs w:val="24"/><w:lang w:val="es-CO" w:eastAsia="en-US" w:bidi="ar-SA"/></w:rPr><w:t>OE3</w:t></w:r></w:ins></w:p></w:tc><w:tc><w:tcPr><w:tcW w:w="1153" w:type="dxa"/><w:tcBorders></w:tcBorders><w:shd w:color="auto" w:fill="F7F7F7" w:val="clear"/></w:tcPr><w:p><w:pPr><w:pStyle w:val="Tabla8"/><w:widowControl/><w:jc w:val="left"/><w:rPr><w:kern w:val="0"/><w:szCs w:val="24"/><w:lang w:val="es-CO" w:eastAsia="en-US" w:bidi="ar-SA"/><w:ins w:id="19259" w:author="Unknown Author" w:date="2026-10-30T04:17:53Z"></w:ins></w:rPr></w:pPr><w:ins w:id="19258" w:author="Unknown Author" w:date="2026-10-30T04:17:53Z"><w:r><w:rPr><w:kern w:val="0"/><w:szCs w:val="24"/><w:lang w:val="es-CO" w:eastAsia="en-US" w:bidi="ar-SA"/></w:rPr><w:t>OE1, OE2</w:t></w:r></w:ins></w:p></w:tc><w:tc><w:tcPr><w:tcW w:w="1316" w:type="dxa"/><w:tcBorders></w:tcBorders><w:shd w:color="auto" w:fill="F7F7F7" w:val="clear"/></w:tcPr><w:p><w:pPr><w:pStyle w:val="Tabla8"/><w:widowControl/><w:jc w:val="left"/><w:rPr><w:kern w:val="0"/><w:szCs w:val="24"/><w:lang w:val="es-CO" w:eastAsia="en-US" w:bidi="ar-SA"/><w:ins w:id="19261" w:author="Unknown Author" w:date="2026-10-30T04:17:53Z"></w:ins></w:rPr></w:pPr><w:ins w:id="19260" w:author="Unknown Author" w:date="2026-10-30T04:17:53Z"><w:r><w:rPr><w:kern w:val="0"/><w:szCs w:val="24"/><w:lang w:val="es-CO" w:eastAsia="en-US" w:bidi="ar-SA"/></w:rPr><w:t>1.1, 1.3, 1.4, 1.5, 1.6, 1.7, 2.1, 2.3, 2.4, 2.5, 3.1, 3.2, 3.3, 3.4, 3.5</w:t></w:r></w:ins></w:p></w:tc><w:tc><w:tcPr><w:tcW w:w="1727" w:type="dxa"/><w:tcBorders></w:tcBorders><w:shd w:color="auto" w:fill="F7F7F7" w:val="clear"/></w:tcPr><w:p><w:pPr><w:pStyle w:val="Tabla8"/><w:widowControl/><w:jc w:val="left"/><w:rPr><w:kern w:val="0"/><w:szCs w:val="24"/><w:lang w:val="es-CO" w:eastAsia="en-US" w:bidi="ar-SA"/><w:ins w:id="19263" w:author="Unknown Author" w:date="2026-10-30T04:17:53Z"></w:ins></w:rPr></w:pPr><w:ins w:id="19262" w:author="Unknown Author" w:date="2026-10-30T04:17:53Z"><w:r><w:rPr><w:kern w:val="0"/><w:szCs w:val="24"/><w:lang w:val="es-CO" w:eastAsia="en-US" w:bidi="ar-SA"/></w:rPr><w:t>Asume la responsabilidad territorial en Manizales: acceso a sitios y demoliciones, convocatoria del consejo de gestión del riesgo, adopción de los protocolos y custodia local</w:t></w:r></w:ins></w:p></w:tc><w:tc><w:tcPr><w:tcW w:w="1562" w:type="dxa"/><w:tcBorders></w:tcBorders><w:shd w:color="auto" w:fill="F7F7F7" w:val="clear"/></w:tcPr><w:p><w:pPr><w:pStyle w:val="Tabla8"/><w:widowControl/><w:jc w:val="left"/><w:rPr><w:kern w:val="0"/><w:szCs w:val="24"/><w:lang w:val="es-CO" w:eastAsia="en-US" w:bidi="ar-SA"/><w:ins w:id="19265" w:author="Unknown Author" w:date="2026-10-30T04:17:53Z"></w:ins></w:rPr></w:pPr><w:ins w:id="19264" w:author="Unknown Author" w:date="2026-10-30T04:17:53Z"><w:r><w:rPr><w:kern w:val="0"/><w:szCs w:val="24"/><w:lang w:val="es-CO" w:eastAsia="en-US" w:bidi="ar-SA"/></w:rPr><w:t>$ 60.000.000 en especie</w:t></w:r></w:ins></w:p></w:tc></w:tr><w:tr><w:trPr><w:ins w:id="19266" w:author="Unknown Author" w:date="2026-10-30T04:17:53Z"/><w:cantSplit w:val="true"/></w:trPr><w:tc><w:tcPr><w:tcW w:w="1562" w:type="dxa"/><w:tcBorders></w:tcBorders></w:tcPr><w:p><w:pPr><w:pStyle w:val="Tabla8"/><w:widowControl/><w:jc w:val="left"/><w:rPr><w:kern w:val="0"/><w:szCs w:val="24"/><w:lang w:val="es-CO" w:eastAsia="en-US" w:bidi="ar-SA"/><w:ins w:id="19268" w:author="Unknown Author" w:date="2026-10-30T04:17:53Z"></w:ins></w:rPr></w:pPr><w:ins w:id="19267" w:author="Unknown Author" w:date="2026-10-30T04:17:53Z"><w:r><w:rPr><w:kern w:val="0"/><w:szCs w:val="24"/><w:lang w:val="es-CO" w:eastAsia="en-US" w:bidi="ar-SA"/></w:rPr><w:t>Municipio de Calarcá</w:t></w:r></w:ins></w:p></w:tc><w:tc><w:tcPr><w:tcW w:w="1647" w:type="dxa"/><w:tcBorders></w:tcBorders></w:tcPr><w:p><w:pPr><w:pStyle w:val="Tabla8"/><w:widowControl/><w:jc w:val="left"/><w:rPr><w:kern w:val="0"/><w:szCs w:val="24"/><w:lang w:val="es-CO" w:eastAsia="en-US" w:bidi="ar-SA"/><w:ins w:id="19270" w:author="Unknown Author" w:date="2026-10-30T04:17:53Z"></w:ins></w:rPr></w:pPr><w:ins w:id="19269" w:author="Unknown Author" w:date="2026-10-30T04:17:53Z"><w:r><w:rPr><w:kern w:val="0"/><w:szCs w:val="24"/><w:lang w:val="es-CO" w:eastAsia="en-US" w:bidi="ar-SA"/></w:rPr><w:t>Entidad territorial de Quindío; municipio afectado y lugar de ejecución</w:t></w:r></w:ins></w:p></w:tc><w:tc><w:tcPr><w:tcW w:w="986" w:type="dxa"/><w:tcBorders></w:tcBorders></w:tcPr><w:p><w:pPr><w:pStyle w:val="Tabla8"/><w:widowControl/><w:jc w:val="left"/><w:rPr><w:kern w:val="0"/><w:szCs w:val="24"/><w:lang w:val="es-CO" w:eastAsia="en-US" w:bidi="ar-SA"/><w:ins w:id="19272" w:author="Unknown Author" w:date="2026-10-30T04:17:53Z"></w:ins></w:rPr></w:pPr><w:ins w:id="19271" w:author="Unknown Author" w:date="2026-10-30T04:17:53Z"><w:r><w:rPr><w:kern w:val="0"/><w:szCs w:val="24"/><w:lang w:val="es-CO" w:eastAsia="en-US" w:bidi="ar-SA"/></w:rPr><w:t>OE3</w:t></w:r></w:ins></w:p></w:tc><w:tc><w:tcPr><w:tcW w:w="1153" w:type="dxa"/><w:tcBorders></w:tcBorders></w:tcPr><w:p><w:pPr><w:pStyle w:val="Tabla8"/><w:widowControl/><w:jc w:val="left"/><w:rPr><w:kern w:val="0"/><w:szCs w:val="24"/><w:lang w:val="es-CO" w:eastAsia="en-US" w:bidi="ar-SA"/><w:ins w:id="19274" w:author="Unknown Author" w:date="2026-10-30T04:17:53Z"></w:ins></w:rPr></w:pPr><w:ins w:id="19273" w:author="Unknown Author" w:date="2026-10-30T04:17:53Z"><w:r><w:rPr><w:kern w:val="0"/><w:szCs w:val="24"/><w:lang w:val="es-CO" w:eastAsia="en-US" w:bidi="ar-SA"/></w:rPr><w:t>OE1, OE2</w:t></w:r></w:ins></w:p></w:tc><w:tc><w:tcPr><w:tcW w:w="1316" w:type="dxa"/><w:tcBorders></w:tcBorders></w:tcPr><w:p><w:pPr><w:pStyle w:val="Tabla8"/><w:widowControl/><w:jc w:val="left"/><w:rPr><w:kern w:val="0"/><w:szCs w:val="24"/><w:lang w:val="es-CO" w:eastAsia="en-US" w:bidi="ar-SA"/><w:ins w:id="19276" w:author="Unknown Author" w:date="2026-10-30T04:17:53Z"></w:ins></w:rPr></w:pPr><w:ins w:id="19275" w:author="Unknown Author" w:date="2026-10-30T04:17:53Z"><w:r><w:rPr><w:kern w:val="0"/><w:szCs w:val="24"/><w:lang w:val="es-CO" w:eastAsia="en-US" w:bidi="ar-SA"/></w:rPr><w:t>1.1, 1.3, 1.4, 1.5, 1.6, 1.7, 2.1, 2.3, 2.4, 2.5, 3.1, 3.2, 3.3, 3.4, 3.5</w:t></w:r></w:ins></w:p></w:tc><w:tc><w:tcPr><w:tcW w:w="1727" w:type="dxa"/><w:tcBorders></w:tcBorders></w:tcPr><w:p><w:pPr><w:pStyle w:val="Tabla8"/><w:widowControl/><w:jc w:val="left"/><w:rPr><w:kern w:val="0"/><w:szCs w:val="24"/><w:lang w:val="es-CO" w:eastAsia="en-US" w:bidi="ar-SA"/><w:ins w:id="19278" w:author="Unknown Author" w:date="2026-10-30T04:17:53Z"></w:ins></w:rPr></w:pPr><w:ins w:id="19277" w:author="Unknown Author" w:date="2026-10-30T04:17:53Z"><w:r><w:rPr><w:kern w:val="0"/><w:szCs w:val="24"/><w:lang w:val="es-CO" w:eastAsia="en-US" w:bidi="ar-SA"/></w:rPr><w:t>Asume la responsabilidad territorial en Calarcá: acceso a sitios y demoliciones, convocatoria del consejo de gestión del riesgo, adopción de los protocolos y custodia local</w:t></w:r></w:ins></w:p></w:tc><w:tc><w:tcPr><w:tcW w:w="1562" w:type="dxa"/><w:tcBorders></w:tcBorders></w:tcPr><w:p><w:pPr><w:pStyle w:val="Tabla8"/><w:widowControl/><w:jc w:val="left"/><w:rPr><w:kern w:val="0"/><w:szCs w:val="24"/><w:lang w:val="es-CO" w:eastAsia="en-US" w:bidi="ar-SA"/><w:ins w:id="19280" w:author="Unknown Author" w:date="2026-10-30T04:17:53Z"></w:ins></w:rPr></w:pPr><w:ins w:id="19279" w:author="Unknown Author" w:date="2026-10-30T04:17:53Z"><w:r><w:rPr><w:kern w:val="0"/><w:szCs w:val="24"/><w:lang w:val="es-CO" w:eastAsia="en-US" w:bidi="ar-SA"/></w:rPr><w:t>$ 60.000.000 en especie</w:t></w:r></w:ins></w:p></w:tc></w:tr><w:tr><w:trPr><w:ins w:id="19281" w:author="Unknown Author" w:date="2026-10-30T04:17:53Z"/><w:cantSplit w:val="true"/></w:trPr><w:tc><w:tcPr><w:tcW w:w="1562" w:type="dxa"/><w:tcBorders><w:bottom w:val="single" w:sz="12" w:space="0" w:color="2A3439"/></w:tcBorders><w:shd w:color="auto" w:fill="F7F7F7" w:val="clear"/></w:tcPr><w:p><w:pPr><w:pStyle w:val="Tabla8"/><w:keepNext w:val="true"/><w:widowControl/><w:jc w:val="left"/><w:rPr><w:kern w:val="0"/><w:szCs w:val="24"/><w:lang w:val="es-CO" w:eastAsia="en-US" w:bidi="ar-SA"/><w:ins w:id="19283" w:author="Unknown Author" w:date="2026-10-30T04:17:53Z"></w:ins></w:rPr></w:pPr><w:ins w:id="19282" w:author="Unknown Author" w:date="2026-10-30T04:17:53Z"><w:r><w:rPr><w:kern w:val="0"/><w:szCs w:val="24"/><w:lang w:val="es-CO" w:eastAsia="en-US" w:bidi="ar-SA"/></w:rPr><w:t>Avanciencia</w:t></w:r></w:ins></w:p></w:tc><w:tc><w:tcPr><w:tcW w:w="1647" w:type="dxa"/><w:tcBorders><w:bottom w:val="single" w:sz="12" w:space="0" w:color="2A3439"/></w:tcBorders><w:shd w:color="auto" w:fill="F7F7F7" w:val="clear"/></w:tcPr><w:p><w:pPr><w:pStyle w:val="Tabla8"/><w:keepNext w:val="true"/><w:widowControl/><w:jc w:val="left"/><w:rPr><w:kern w:val="0"/><w:szCs w:val="24"/><w:lang w:val="es-CO" w:eastAsia="en-US" w:bidi="ar-SA"/><w:ins w:id="19285" w:author="Unknown Author" w:date="2026-10-30T04:17:53Z"></w:ins></w:rPr></w:pPr><w:ins w:id="19284" w:author="Unknown Author" w:date="2026-10-30T04:17:53Z"><w:r><w:rPr><w:kern w:val="0"/><w:szCs w:val="24"/><w:lang w:val="es-CO" w:eastAsia="en-US" w:bidi="ar-SA"/></w:rPr><w:t>Oficina de transferencia de resultados de investigación (OTRI); actor del SNCTI con reconocimiento de MinCiencias</w:t></w:r></w:ins></w:p></w:tc><w:tc><w:tcPr><w:tcW w:w="986" w:type="dxa"/><w:tcBorders><w:bottom w:val="single" w:sz="12" w:space="0" w:color="2A3439"/></w:tcBorders><w:shd w:color="auto" w:fill="F7F7F7" w:val="clear"/></w:tcPr><w:p><w:pPr><w:pStyle w:val="Tabla8"/><w:keepNext w:val="true"/><w:widowControl/><w:jc w:val="left"/><w:rPr><w:kern w:val="0"/><w:szCs w:val="24"/><w:lang w:val="es-CO" w:eastAsia="en-US" w:bidi="ar-SA"/><w:ins w:id="19287" w:author="Unknown Author" w:date="2026-10-30T04:17:53Z"></w:ins></w:rPr></w:pPr><w:ins w:id="19286" w:author="Unknown Author" w:date="2026-10-30T04:17:53Z"><w:r><w:rPr><w:kern w:val="0"/><w:szCs w:val="24"/><w:lang w:val="es-CO" w:eastAsia="en-US" w:bidi="ar-SA"/></w:rPr><w:t>Ninguno</w:t></w:r></w:ins></w:p></w:tc><w:tc><w:tcPr><w:tcW w:w="1153" w:type="dxa"/><w:tcBorders><w:bottom w:val="single" w:sz="12" w:space="0" w:color="2A3439"/></w:tcBorders><w:shd w:color="auto" w:fill="F7F7F7" w:val="clear"/></w:tcPr><w:p><w:pPr><w:pStyle w:val="Tabla8"/><w:keepNext w:val="true"/><w:widowControl/><w:jc w:val="left"/><w:rPr><w:kern w:val="0"/><w:szCs w:val="24"/><w:lang w:val="es-CO" w:eastAsia="en-US" w:bidi="ar-SA"/><w:ins w:id="19289" w:author="Unknown Author" w:date="2026-10-30T04:17:53Z"></w:ins></w:rPr></w:pPr><w:ins w:id="19288" w:author="Unknown Author" w:date="2026-10-30T04:17:53Z"><w:r><w:rPr><w:kern w:val="0"/><w:szCs w:val="24"/><w:lang w:val="es-CO" w:eastAsia="en-US" w:bidi="ar-SA"/></w:rPr><w:t>OE1, OE3</w:t></w:r></w:ins></w:p></w:tc><w:tc><w:tcPr><w:tcW w:w="1316" w:type="dxa"/><w:tcBorders><w:bottom w:val="single" w:sz="12" w:space="0" w:color="2A3439"/></w:tcBorders><w:shd w:color="auto" w:fill="F7F7F7" w:val="clear"/></w:tcPr><w:p><w:pPr><w:pStyle w:val="Tabla8"/><w:keepNext w:val="true"/><w:widowControl/><w:jc w:val="left"/><w:rPr><w:kern w:val="0"/><w:szCs w:val="24"/><w:lang w:val="es-CO" w:eastAsia="en-US" w:bidi="ar-SA"/><w:ins w:id="19291" w:author="Unknown Author" w:date="2026-10-30T04:17:53Z"></w:ins></w:rPr></w:pPr><w:ins w:id="19290" w:author="Unknown Author" w:date="2026-10-30T04:17:53Z"><w:r><w:rPr><w:kern w:val="0"/><w:szCs w:val="24"/><w:lang w:val="es-CO" w:eastAsia="en-US" w:bidi="ar-SA"/></w:rPr><w:t>1.1, 1.2, 1.4, 1.6, 3.3, 3.4</w:t></w:r></w:ins></w:p></w:tc><w:tc><w:tcPr><w:tcW w:w="1727" w:type="dxa"/><w:tcBorders><w:bottom w:val="single" w:sz="12" w:space="0" w:color="2A3439"/></w:tcBorders><w:shd w:color="auto" w:fill="F7F7F7" w:val="clear"/></w:tcPr><w:p><w:pPr><w:pStyle w:val="Tabla8"/><w:keepNext w:val="true"/><w:widowControl/><w:jc w:val="left"/><w:rPr><w:kern w:val="0"/><w:szCs w:val="24"/><w:lang w:val="es-CO" w:eastAsia="en-US" w:bidi="ar-SA"/><w:ins w:id="19293" w:author="Unknown Author" w:date="2026-10-30T04:17:53Z"></w:ins></w:rPr></w:pPr><w:ins w:id="19292" w:author="Unknown Author" w:date="2026-10-30T04:17:53Z"><w:r><w:rPr><w:kern w:val="0"/><w:szCs w:val="24"/><w:lang w:val="es-CO" w:eastAsia="en-US" w:bidi="ar-SA"/></w:rPr><w:t>Lidera el componente de transferencia: vigilancia tecnológica, valoración, propiedad intelectual y convenios de transferencia y custodia</w:t></w:r></w:ins></w:p></w:tc><w:tc><w:tcPr><w:tcW w:w="1562" w:type="dxa"/><w:tcBorders><w:bottom w:val="single" w:sz="12" w:space="0" w:color="2A3439"/></w:tcBorders><w:shd w:color="auto" w:fill="F7F7F7" w:val="clear"/></w:tcPr><w:p><w:pPr><w:pStyle w:val="Tabla8"/><w:keepNext w:val="true"/><w:widowControl/><w:jc w:val="left"/><w:rPr><w:kern w:val="0"/><w:szCs w:val="24"/><w:lang w:val="es-CO" w:eastAsia="en-US" w:bidi="ar-SA"/><w:ins w:id="19295" w:author="Unknown Author" w:date="2026-10-30T04:17:53Z"></w:ins></w:rPr></w:pPr><w:ins w:id="19294" w:author="Unknown Author" w:date="2026-10-30T04:17:53Z"><w:r><w:rPr><w:kern w:val="0"/><w:szCs w:val="24"/><w:lang w:val="es-CO" w:eastAsia="en-US" w:bidi="ar-SA"/></w:rPr><w:t>$ 150.000.000 en especie</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337"/><w:gridCol w:w="1757"/><w:gridCol w:w="1088"/><w:gridCol w:w="1172"/><w:gridCol w:w="1421"/><w:gridCol w:w="1590"/><w:gridCol w:w="1588"/></w:tblGrid><w:tr><w:trPr><w:tblHeader w:val="true"/><w:del w:id="19296" w:author="Unknown Author" w:date="2026-10-30T04:17:53Z"/><w:cantSplit w:val="true"/></w:trPr><w:tc><w:tcPr><w:tcW w:w="1337"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19298" w:author="Unknown Author" w:date="2026-10-30T04:17:53Z"></w:del></w:rPr></w:pPr><w:del w:id="19297" w:author="Unknown Author" w:date="2026-10-30T04:17:53Z"><w:r><w:rPr><w:b/><w:kern w:val="0"/><w:szCs w:val="24"/><w:lang w:val="es-CO" w:eastAsia="en-US" w:bidi="ar-SA"/></w:rPr><w:delText>Integrante</w:delText></w:r></w:del></w:p></w:tc><w:tc><w:tcPr><w:tcW w:w="1757"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19300" w:author="Unknown Author" w:date="2026-10-30T04:17:53Z"></w:del></w:rPr></w:pPr><w:del w:id="19299" w:author="Unknown Author" w:date="2026-10-30T04:17:53Z"><w:r><w:rPr><w:b/><w:kern w:val="0"/><w:szCs w:val="24"/><w:lang w:val="es-CO" w:eastAsia="en-US" w:bidi="ar-SA"/></w:rPr><w:delText>Naturaleza</w:delText></w:r></w:del></w:p></w:tc><w:tc><w:tcPr><w:tcW w:w="1088"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19302" w:author="Unknown Author" w:date="2026-10-30T04:17:53Z"></w:del></w:rPr></w:pPr><w:del w:id="19301" w:author="Unknown Author" w:date="2026-10-30T04:17:53Z"><w:r><w:rPr><w:b/><w:kern w:val="0"/><w:szCs w:val="24"/><w:lang w:val="es-CO" w:eastAsia="en-US" w:bidi="ar-SA"/></w:rPr><w:delText>Objetivo que lidera</w:delText></w:r></w:del></w:p></w:tc><w:tc><w:tcPr><w:tcW w:w="1172"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19304" w:author="Unknown Author" w:date="2026-10-30T04:17:53Z"></w:del></w:rPr></w:pPr><w:del w:id="19303" w:author="Unknown Author" w:date="2026-10-30T04:17:53Z"><w:r><w:rPr><w:b/><w:kern w:val="0"/><w:szCs w:val="24"/><w:lang w:val="es-CO" w:eastAsia="en-US" w:bidi="ar-SA"/></w:rPr><w:delText>Objetivos en que participa</w:delText></w:r></w:del></w:p></w:tc><w:tc><w:tcPr><w:tcW w:w="1421"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19306" w:author="Unknown Author" w:date="2026-10-30T04:17:53Z"></w:del></w:rPr></w:pPr><w:del w:id="19305" w:author="Unknown Author" w:date="2026-10-30T04:17:53Z"><w:r><w:rPr><w:b/><w:kern w:val="0"/><w:szCs w:val="24"/><w:lang w:val="es-CO" w:eastAsia="en-US" w:bidi="ar-SA"/></w:rPr><w:delText>Actividades con función</w:delText></w:r></w:del></w:p></w:tc><w:tc><w:tcPr><w:tcW w:w="1590"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19308" w:author="Unknown Author" w:date="2026-10-30T04:17:53Z"></w:del></w:rPr></w:pPr><w:del w:id="19307" w:author="Unknown Author" w:date="2026-10-30T04:17:53Z"><w:r><w:rPr><w:b/><w:kern w:val="0"/><w:szCs w:val="24"/><w:lang w:val="es-CO" w:eastAsia="en-US" w:bidi="ar-SA"/></w:rPr><w:delText>Qué aporta</w:delText></w:r></w:del></w:p></w:tc><w:tc><w:tcPr><w:tcW w:w="1588"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19310" w:author="Unknown Author" w:date="2026-10-30T04:17:53Z"></w:del></w:rPr></w:pPr><w:del w:id="19309" w:author="Unknown Author" w:date="2026-10-30T04:17:53Z"><w:r><w:rPr><w:b/><w:kern w:val="0"/><w:szCs w:val="24"/><w:lang w:val="es-CO" w:eastAsia="en-US" w:bidi="ar-SA"/></w:rPr><w:delText>Contrapartida</w:delText></w:r></w:del></w:p></w:tc></w:tr><w:tr><w:trPr><w:del w:id="19311" w:author="Unknown Author" w:date="2026-10-30T04:17:53Z"/><w:cantSplit w:val="true"/></w:trPr><w:tc><w:tcPr><w:tcW w:w="1337" w:type="dxa"/><w:tcBorders></w:tcBorders></w:tcPr><w:p><w:pPr><w:pStyle w:val="Tabla8"/><w:widowControl/><w:jc w:val="left"/><w:rPr><w:kern w:val="0"/><w:szCs w:val="24"/><w:lang w:val="es-CO" w:eastAsia="en-US" w:bidi="ar-SA"/><w:del w:id="19313" w:author="Unknown Author" w:date="2026-10-30T04:17:53Z"></w:del></w:rPr></w:pPr><w:del w:id="19312" w:author="Unknown Author" w:date="2026-10-30T04:17:53Z"><w:r><w:rPr><w:kern w:val="0"/><w:szCs w:val="24"/><w:lang w:val="es-CO" w:eastAsia="en-US" w:bidi="ar-SA"/></w:rPr><w:delText>Entidad proponente: universidad</w:delText></w:r></w:del></w:p></w:tc><w:tc><w:tcPr><w:tcW w:w="1757" w:type="dxa"/><w:tcBorders></w:tcBorders></w:tcPr><w:p><w:pPr><w:pStyle w:val="Tabla8"/><w:widowControl/><w:jc w:val="left"/><w:rPr><w:kern w:val="0"/><w:szCs w:val="24"/><w:lang w:val="es-CO" w:eastAsia="en-US" w:bidi="ar-SA"/><w:del w:id="19315" w:author="Unknown Author" w:date="2026-10-30T04:17:53Z"></w:del></w:rPr></w:pPr><w:del w:id="19314" w:author="Unknown Author" w:date="2026-10-30T04:17:53Z"><w:r><w:rPr><w:kern w:val="0"/><w:szCs w:val="24"/><w:lang w:val="es-CO" w:eastAsia="en-US" w:bidi="ar-SA"/></w:rPr><w:delText>Institución de educación superior; entidad proponente y ejecutora</w:delText></w:r></w:del></w:p></w:tc><w:tc><w:tcPr><w:tcW w:w="1088" w:type="dxa"/><w:tcBorders></w:tcBorders></w:tcPr><w:p><w:pPr><w:pStyle w:val="Tabla8"/><w:widowControl/><w:jc w:val="left"/><w:rPr><w:kern w:val="0"/><w:szCs w:val="24"/><w:lang w:val="es-CO" w:eastAsia="en-US" w:bidi="ar-SA"/><w:del w:id="19317" w:author="Unknown Author" w:date="2026-10-30T04:17:53Z"></w:del></w:rPr></w:pPr><w:del w:id="19316" w:author="Unknown Author" w:date="2026-10-30T04:17:53Z"><w:r><w:rPr><w:kern w:val="0"/><w:szCs w:val="24"/><w:lang w:val="es-CO" w:eastAsia="en-US" w:bidi="ar-SA"/></w:rPr><w:delText>OE1</w:delText></w:r></w:del></w:p></w:tc><w:tc><w:tcPr><w:tcW w:w="1172" w:type="dxa"/><w:tcBorders></w:tcBorders></w:tcPr><w:p><w:pPr><w:pStyle w:val="Tabla8"/><w:widowControl/><w:jc w:val="left"/><w:rPr><w:kern w:val="0"/><w:szCs w:val="24"/><w:lang w:val="es-CO" w:eastAsia="en-US" w:bidi="ar-SA"/><w:del w:id="19319" w:author="Unknown Author" w:date="2026-10-30T04:17:53Z"></w:del></w:rPr></w:pPr><w:del w:id="19318" w:author="Unknown Author" w:date="2026-10-30T04:17:53Z"><w:r><w:rPr><w:kern w:val="0"/><w:szCs w:val="24"/><w:lang w:val="es-CO" w:eastAsia="en-US" w:bidi="ar-SA"/></w:rPr><w:delText>OE2, OE3</w:delText></w:r></w:del></w:p></w:tc><w:tc><w:tcPr><w:tcW w:w="1421" w:type="dxa"/><w:tcBorders></w:tcBorders></w:tcPr><w:p><w:pPr><w:pStyle w:val="Tabla8"/><w:widowControl/><w:jc w:val="left"/><w:rPr><w:kern w:val="0"/><w:szCs w:val="24"/><w:lang w:val="es-CO" w:eastAsia="en-US" w:bidi="ar-SA"/><w:del w:id="19321" w:author="Unknown Author" w:date="2026-10-30T04:17:53Z"></w:del></w:rPr></w:pPr><w:del w:id="19320" w:author="Unknown Author" w:date="2026-10-30T04:17:53Z"><w:r><w:rPr><w:kern w:val="0"/><w:szCs w:val="24"/><w:lang w:val="es-CO" w:eastAsia="en-US" w:bidi="ar-SA"/></w:rPr><w:delText>1.1, 1.2, 1.3, 1.4, 1.5, 1.6, 1.7, 1.8, 2.1, 2.2, 2.3, 2.4, 2.5, 2.6, 2.7, 2.8, 3.1, 3.2, 3.3, 3.4, 3.5, 3.6</w:delText></w:r></w:del></w:p></w:tc><w:tc><w:tcPr><w:tcW w:w="1590" w:type="dxa"/><w:tcBorders></w:tcBorders></w:tcPr><w:p><w:pPr><w:pStyle w:val="Tabla8"/><w:widowControl/><w:jc w:val="left"/><w:rPr><w:kern w:val="0"/><w:szCs w:val="24"/><w:lang w:val="es-CO" w:eastAsia="en-US" w:bidi="ar-SA"/><w:del w:id="19323" w:author="Unknown Author" w:date="2026-10-30T04:17:53Z"></w:del></w:rPr></w:pPr><w:del w:id="19322" w:author="Unknown Author" w:date="2026-10-30T04:17:53Z"><w:r><w:rPr><w:kern w:val="0"/><w:szCs w:val="24"/><w:lang w:val="es-CO" w:eastAsia="en-US" w:bidi="ar-SA"/></w:rPr><w:delText>Coordina el proyecto, lidera la medición verificada y aloja el laboratorio de modelación; forma al talento y produce los documentos de investigación</w:delText></w:r></w:del></w:p></w:tc><w:tc><w:tcPr><w:tcW w:w="1588" w:type="dxa"/><w:tcBorders></w:tcBorders></w:tcPr><w:p><w:pPr><w:pStyle w:val="Tabla8"/><w:widowControl/><w:jc w:val="left"/><w:rPr><w:kern w:val="0"/><w:szCs w:val="24"/><w:lang w:val="es-CO" w:eastAsia="en-US" w:bidi="ar-SA"/><w:del w:id="19325" w:author="Unknown Author" w:date="2026-10-30T04:17:53Z"></w:del></w:rPr></w:pPr><w:del w:id="19324" w:author="Unknown Author" w:date="2026-10-30T04:17:53Z"><w:r><w:rPr><w:kern w:val="0"/><w:szCs w:val="24"/><w:lang w:val="es-CO" w:eastAsia="en-US" w:bidi="ar-SA"/></w:rPr><w:delText>$ 1.244.000.000 en especie</w:delText></w:r></w:del></w:p></w:tc></w:tr><w:tr><w:trPr><w:del w:id="19326" w:author="Unknown Author" w:date="2026-10-30T04:17:53Z"/><w:cantSplit w:val="true"/></w:trPr><w:tc><w:tcPr><w:tcW w:w="1337" w:type="dxa"/><w:tcBorders></w:tcBorders><w:shd w:color="auto" w:fill="F7F7F7" w:val="clear"/></w:tcPr><w:p><w:pPr><w:pStyle w:val="Tabla8"/><w:widowControl/><w:jc w:val="left"/><w:rPr><w:kern w:val="0"/><w:szCs w:val="24"/><w:lang w:val="es-CO" w:eastAsia="en-US" w:bidi="ar-SA"/><w:del w:id="19328" w:author="Unknown Author" w:date="2026-10-30T04:17:53Z"></w:del></w:rPr></w:pPr><w:del w:id="19327" w:author="Unknown Author" w:date="2026-10-30T04:17:53Z"><w:r><w:rPr><w:kern w:val="0"/><w:szCs w:val="24"/><w:lang w:val="es-CO" w:eastAsia="en-US" w:bidi="ar-SA"/></w:rPr><w:delText>Entidad aliada 1: municipio</w:delText></w:r></w:del></w:p></w:tc><w:tc><w:tcPr><w:tcW w:w="1757" w:type="dxa"/><w:tcBorders></w:tcBorders><w:shd w:color="auto" w:fill="F7F7F7" w:val="clear"/></w:tcPr><w:p><w:pPr><w:pStyle w:val="Tabla8"/><w:widowControl/><w:jc w:val="left"/><w:rPr><w:kern w:val="0"/><w:szCs w:val="24"/><w:lang w:val="es-CO" w:eastAsia="en-US" w:bidi="ar-SA"/><w:del w:id="19330" w:author="Unknown Author" w:date="2026-10-30T04:17:53Z"></w:del></w:rPr></w:pPr><w:del w:id="19329" w:author="Unknown Author" w:date="2026-10-30T04:17:53Z"><w:r><w:rPr><w:kern w:val="0"/><w:szCs w:val="24"/><w:lang w:val="es-CO" w:eastAsia="en-US" w:bidi="ar-SA"/></w:rPr><w:delText>Entidad territorial: municipio de un departamento afectado, uno de los municipios de intervención</w:delText></w:r></w:del></w:p></w:tc><w:tc><w:tcPr><w:tcW w:w="1088" w:type="dxa"/><w:tcBorders></w:tcBorders><w:shd w:color="auto" w:fill="F7F7F7" w:val="clear"/></w:tcPr><w:p><w:pPr><w:pStyle w:val="Tabla8"/><w:widowControl/><w:jc w:val="left"/><w:rPr><w:kern w:val="0"/><w:szCs w:val="24"/><w:lang w:val="es-CO" w:eastAsia="en-US" w:bidi="ar-SA"/><w:del w:id="19332" w:author="Unknown Author" w:date="2026-10-30T04:17:53Z"></w:del></w:rPr></w:pPr><w:del w:id="19331" w:author="Unknown Author" w:date="2026-10-30T04:17:53Z"><w:r><w:rPr><w:kern w:val="0"/><w:szCs w:val="24"/><w:lang w:val="es-CO" w:eastAsia="en-US" w:bidi="ar-SA"/></w:rPr><w:delText>OE3</w:delText></w:r></w:del></w:p></w:tc><w:tc><w:tcPr><w:tcW w:w="1172" w:type="dxa"/><w:tcBorders></w:tcBorders><w:shd w:color="auto" w:fill="F7F7F7" w:val="clear"/></w:tcPr><w:p><w:pPr><w:pStyle w:val="Tabla8"/><w:widowControl/><w:jc w:val="left"/><w:rPr><w:kern w:val="0"/><w:szCs w:val="24"/><w:lang w:val="es-CO" w:eastAsia="en-US" w:bidi="ar-SA"/><w:del w:id="19334" w:author="Unknown Author" w:date="2026-10-30T04:17:53Z"></w:del></w:rPr></w:pPr><w:del w:id="19333" w:author="Unknown Author" w:date="2026-10-30T04:17:53Z"><w:r><w:rPr><w:kern w:val="0"/><w:szCs w:val="24"/><w:lang w:val="es-CO" w:eastAsia="en-US" w:bidi="ar-SA"/></w:rPr><w:delText>OE1, OE2</w:delText></w:r></w:del></w:p></w:tc><w:tc><w:tcPr><w:tcW w:w="1421" w:type="dxa"/><w:tcBorders></w:tcBorders><w:shd w:color="auto" w:fill="F7F7F7" w:val="clear"/></w:tcPr><w:p><w:pPr><w:pStyle w:val="Tabla8"/><w:widowControl/><w:jc w:val="left"/><w:rPr><w:kern w:val="0"/><w:szCs w:val="24"/><w:lang w:val="es-CO" w:eastAsia="en-US" w:bidi="ar-SA"/><w:del w:id="19336" w:author="Unknown Author" w:date="2026-10-30T04:17:53Z"></w:del></w:rPr></w:pPr><w:del w:id="19335" w:author="Unknown Author" w:date="2026-10-30T04:17:53Z"><w:r><w:rPr><w:kern w:val="0"/><w:szCs w:val="24"/><w:lang w:val="es-CO" w:eastAsia="en-US" w:bidi="ar-SA"/></w:rPr><w:delText>1.1, 1.3, 1.4, 1.5, 1.6, 1.7, 2.1, 2.3, 2.4, 2.5, 3.1, 3.2, 3.3, 3.4, 3.5</w:delText></w:r></w:del></w:p></w:tc><w:tc><w:tcPr><w:tcW w:w="1590" w:type="dxa"/><w:tcBorders></w:tcBorders><w:shd w:color="auto" w:fill="F7F7F7" w:val="clear"/></w:tcPr><w:p><w:pPr><w:pStyle w:val="Tabla8"/><w:widowControl/><w:jc w:val="left"/><w:rPr><w:kern w:val="0"/><w:szCs w:val="24"/><w:lang w:val="es-CO" w:eastAsia="en-US" w:bidi="ar-SA"/><w:del w:id="19338" w:author="Unknown Author" w:date="2026-10-30T04:17:53Z"></w:del></w:rPr></w:pPr><w:del w:id="19337" w:author="Unknown Author" w:date="2026-10-30T04:17:53Z"><w:r><w:rPr><w:kern w:val="0"/><w:szCs w:val="24"/><w:lang w:val="es-CO" w:eastAsia="en-US" w:bidi="ar-SA"/></w:rPr><w:delText>Facilita el acceso a los sitios y a las demoliciones, convoca a los comités, adopta el protocolo de evaluación previa y asume la custodia local de la red</w:delText></w:r></w:del></w:p></w:tc><w:tc><w:tcPr><w:tcW w:w="1588" w:type="dxa"/><w:tcBorders></w:tcBorders><w:shd w:color="auto" w:fill="F7F7F7" w:val="clear"/></w:tcPr><w:p><w:pPr><w:pStyle w:val="Tabla8"/><w:widowControl/><w:jc w:val="left"/><w:rPr><w:kern w:val="0"/><w:szCs w:val="24"/><w:lang w:val="es-CO" w:eastAsia="en-US" w:bidi="ar-SA"/><w:del w:id="19340" w:author="Unknown Author" w:date="2026-10-30T04:17:53Z"></w:del></w:rPr></w:pPr><w:del w:id="19339" w:author="Unknown Author" w:date="2026-10-30T04:17:53Z"><w:r><w:rPr><w:kern w:val="0"/><w:szCs w:val="24"/><w:lang w:val="es-CO" w:eastAsia="en-US" w:bidi="ar-SA"/></w:rPr><w:delText>$ 120.000.000 en especie</w:delText></w:r></w:del></w:p></w:tc></w:tr><w:tr><w:trPr><w:del w:id="19341" w:author="Unknown Author" w:date="2026-10-30T04:17:53Z"/><w:cantSplit w:val="true"/></w:trPr><w:tc><w:tcPr><w:tcW w:w="1337" w:type="dxa"/><w:tcBorders></w:tcBorders></w:tcPr><w:p><w:pPr><w:pStyle w:val="Tabla8"/><w:widowControl/><w:jc w:val="left"/><w:rPr><w:kern w:val="0"/><w:szCs w:val="24"/><w:lang w:val="es-CO" w:eastAsia="en-US" w:bidi="ar-SA"/><w:del w:id="19343" w:author="Unknown Author" w:date="2026-10-30T04:17:53Z"></w:del></w:rPr></w:pPr><w:del w:id="19342" w:author="Unknown Author" w:date="2026-10-30T04:17:53Z"><w:r><w:rPr><w:kern w:val="0"/><w:szCs w:val="24"/><w:lang w:val="es-CO" w:eastAsia="en-US" w:bidi="ar-SA"/></w:rPr><w:delText>Entidad aliada 2: actor del SNCTI</w:delText></w:r></w:del></w:p></w:tc><w:tc><w:tcPr><w:tcW w:w="1757" w:type="dxa"/><w:tcBorders></w:tcBorders></w:tcPr><w:p><w:pPr><w:pStyle w:val="Tabla8"/><w:widowControl/><w:jc w:val="left"/><w:rPr><w:kern w:val="0"/><w:szCs w:val="24"/><w:lang w:val="es-CO" w:eastAsia="en-US" w:bidi="ar-SA"/><w:del w:id="19345" w:author="Unknown Author" w:date="2026-10-30T04:17:53Z"></w:del></w:rPr></w:pPr><w:del w:id="19344" w:author="Unknown Author" w:date="2026-10-30T04:17:53Z"><w:r><w:rPr><w:kern w:val="0"/><w:szCs w:val="24"/><w:lang w:val="es-CO" w:eastAsia="en-US" w:bidi="ar-SA"/></w:rPr><w:delText>Actor del Sistema Nacional de Ciencia, Tecnología e Innovación con reconocimiento vigente de MinCiencias</w:delText></w:r></w:del></w:p></w:tc><w:tc><w:tcPr><w:tcW w:w="1088" w:type="dxa"/><w:tcBorders></w:tcBorders></w:tcPr><w:p><w:pPr><w:pStyle w:val="Tabla8"/><w:widowControl/><w:jc w:val="left"/><w:rPr><w:kern w:val="0"/><w:szCs w:val="24"/><w:lang w:val="es-CO" w:eastAsia="en-US" w:bidi="ar-SA"/><w:del w:id="19347" w:author="Unknown Author" w:date="2026-10-30T04:17:53Z"></w:del></w:rPr></w:pPr><w:del w:id="19346" w:author="Unknown Author" w:date="2026-10-30T04:17:53Z"><w:r><w:rPr><w:kern w:val="0"/><w:szCs w:val="24"/><w:lang w:val="es-CO" w:eastAsia="en-US" w:bidi="ar-SA"/></w:rPr><w:delText>Ninguno</w:delText></w:r></w:del></w:p></w:tc><w:tc><w:tcPr><w:tcW w:w="1172" w:type="dxa"/><w:tcBorders></w:tcBorders></w:tcPr><w:p><w:pPr><w:pStyle w:val="Tabla8"/><w:widowControl/><w:jc w:val="left"/><w:rPr><w:kern w:val="0"/><w:szCs w:val="24"/><w:lang w:val="es-CO" w:eastAsia="en-US" w:bidi="ar-SA"/><w:del w:id="19349" w:author="Unknown Author" w:date="2026-10-30T04:17:53Z"></w:del></w:rPr></w:pPr><w:del w:id="19348" w:author="Unknown Author" w:date="2026-10-30T04:17:53Z"><w:r><w:rPr><w:kern w:val="0"/><w:szCs w:val="24"/><w:lang w:val="es-CO" w:eastAsia="en-US" w:bidi="ar-SA"/></w:rPr><w:delText>OE1, OE2, OE3</w:delText></w:r></w:del></w:p></w:tc><w:tc><w:tcPr><w:tcW w:w="1421" w:type="dxa"/><w:tcBorders></w:tcBorders></w:tcPr><w:p><w:pPr><w:pStyle w:val="Tabla8"/><w:widowControl/><w:jc w:val="left"/><w:rPr><w:kern w:val="0"/><w:szCs w:val="24"/><w:lang w:val="es-CO" w:eastAsia="en-US" w:bidi="ar-SA"/><w:del w:id="19351" w:author="Unknown Author" w:date="2026-10-30T04:17:53Z"></w:del></w:rPr></w:pPr><w:del w:id="19350" w:author="Unknown Author" w:date="2026-10-30T04:17:53Z"><w:r><w:rPr><w:kern w:val="0"/><w:szCs w:val="24"/><w:lang w:val="es-CO" w:eastAsia="en-US" w:bidi="ar-SA"/></w:rPr><w:delText>1.1, 1.2, 1.4, 1.6, 1.7, 2.6, 3.3, 3.4, 3.5</w:delText></w:r></w:del></w:p></w:tc><w:tc><w:tcPr><w:tcW w:w="1590" w:type="dxa"/><w:tcBorders></w:tcBorders></w:tcPr><w:p><w:pPr><w:pStyle w:val="Tabla8"/><w:widowControl/><w:jc w:val="left"/><w:rPr><w:kern w:val="0"/><w:szCs w:val="24"/><w:lang w:val="es-CO" w:eastAsia="en-US" w:bidi="ar-SA"/><w:del w:id="19353" w:author="Unknown Author" w:date="2026-10-30T04:17:53Z"></w:del></w:rPr></w:pPr><w:del w:id="19352" w:author="Unknown Author" w:date="2026-10-30T04:17:53Z"><w:r><w:rPr><w:kern w:val="0"/><w:szCs w:val="24"/><w:lang w:val="es-CO" w:eastAsia="en-US" w:bidi="ar-SA"/></w:rPr><w:delText>Aporta la validación metrológica de los monitores, la formación de custodios y la custodia científica de los datos</w:delText></w:r></w:del></w:p></w:tc><w:tc><w:tcPr><w:tcW w:w="1588" w:type="dxa"/><w:tcBorders></w:tcBorders></w:tcPr><w:p><w:pPr><w:pStyle w:val="Tabla8"/><w:widowControl/><w:jc w:val="left"/><w:rPr><w:kern w:val="0"/><w:szCs w:val="24"/><w:lang w:val="es-CO" w:eastAsia="en-US" w:bidi="ar-SA"/><w:del w:id="19356" w:author="Unknown Author" w:date="2026-10-30T04:17:53Z"></w:del></w:rPr></w:pPr><w:del w:id="19354" w:author="Unknown Author" w:date="2026-10-30T04:17:53Z"><w:r><w:rPr><w:kern w:val="0"/><w:szCs w:val="24"/><w:lang w:val="es-CO" w:eastAsia="en-US" w:bidi="ar-SA"/></w:rPr><w:delText xml:space="preserve">Especie: </w:delText></w:r></w:del><w:del w:id="19355" w:author="Unknown Author" w:date="2026-10-30T04:17:53Z"><w:r><w:rPr><w:color w:val="00B050"/><w:kern w:val="0"/><w:szCs w:val="24"/><w:lang w:val="es-CO" w:eastAsia="en-US" w:bidi="ar-SA"/></w:rPr><w:delText>[Diligenciar: valor certificado del aporte]</w:delText></w:r></w:del></w:p></w:tc></w:tr><w:tr><w:trPr><w:del w:id="19357" w:author="Unknown Author" w:date="2026-10-30T04:17:53Z"/><w:cantSplit w:val="true"/></w:trPr><w:tc><w:tcPr><w:tcW w:w="1337" w:type="dxa"/><w:tcBorders><w:bottom w:val="single" w:sz="12" w:space="0" w:color="2A3439"/></w:tcBorders><w:shd w:color="auto" w:fill="F7F7F7" w:val="clear"/></w:tcPr><w:p><w:pPr><w:pStyle w:val="Tabla8"/><w:keepNext w:val="true"/><w:widowControl/><w:jc w:val="left"/><w:rPr><w:kern w:val="0"/><w:szCs w:val="24"/><w:lang w:val="es-CO" w:eastAsia="en-US" w:bidi="ar-SA"/><w:del w:id="19359" w:author="Unknown Author" w:date="2026-10-30T04:17:53Z"></w:del></w:rPr></w:pPr><w:del w:id="19358" w:author="Unknown Author" w:date="2026-10-30T04:17:53Z"><w:r><w:rPr><w:kern w:val="0"/><w:szCs w:val="24"/><w:lang w:val="es-CO" w:eastAsia="en-US" w:bidi="ar-SA"/></w:rPr><w:delText>Entidad aliada 3: empresa tecnológica</w:delText></w:r></w:del></w:p></w:tc><w:tc><w:tcPr><w:tcW w:w="1757" w:type="dxa"/><w:tcBorders><w:bottom w:val="single" w:sz="12" w:space="0" w:color="2A3439"/></w:tcBorders><w:shd w:color="auto" w:fill="F7F7F7" w:val="clear"/></w:tcPr><w:p><w:pPr><w:pStyle w:val="Tabla8"/><w:keepNext w:val="true"/><w:widowControl/><w:jc w:val="left"/><w:rPr><w:kern w:val="0"/><w:szCs w:val="24"/><w:lang w:val="es-CO" w:eastAsia="en-US" w:bidi="ar-SA"/><w:del w:id="19361" w:author="Unknown Author" w:date="2026-10-30T04:17:53Z"></w:del></w:rPr></w:pPr><w:del w:id="19360" w:author="Unknown Author" w:date="2026-10-30T04:17:53Z"><w:r><w:rPr><w:kern w:val="0"/><w:szCs w:val="24"/><w:lang w:val="es-CO" w:eastAsia="en-US" w:bidi="ar-SA"/></w:rPr><w:delText>Actor del sector productivo con domicilio en un departamento afectado</w:delText></w:r></w:del></w:p></w:tc><w:tc><w:tcPr><w:tcW w:w="1088" w:type="dxa"/><w:tcBorders><w:bottom w:val="single" w:sz="12" w:space="0" w:color="2A3439"/></w:tcBorders><w:shd w:color="auto" w:fill="F7F7F7" w:val="clear"/></w:tcPr><w:p><w:pPr><w:pStyle w:val="Tabla8"/><w:keepNext w:val="true"/><w:widowControl/><w:jc w:val="left"/><w:rPr><w:kern w:val="0"/><w:szCs w:val="24"/><w:lang w:val="es-CO" w:eastAsia="en-US" w:bidi="ar-SA"/><w:del w:id="19363" w:author="Unknown Author" w:date="2026-10-30T04:17:53Z"></w:del></w:rPr></w:pPr><w:del w:id="19362" w:author="Unknown Author" w:date="2026-10-30T04:17:53Z"><w:r><w:rPr><w:kern w:val="0"/><w:szCs w:val="24"/><w:lang w:val="es-CO" w:eastAsia="en-US" w:bidi="ar-SA"/></w:rPr><w:delText>OE2</w:delText></w:r></w:del></w:p></w:tc><w:tc><w:tcPr><w:tcW w:w="1172" w:type="dxa"/><w:tcBorders><w:bottom w:val="single" w:sz="12" w:space="0" w:color="2A3439"/></w:tcBorders><w:shd w:color="auto" w:fill="F7F7F7" w:val="clear"/></w:tcPr><w:p><w:pPr><w:pStyle w:val="Tabla8"/><w:keepNext w:val="true"/><w:widowControl/><w:jc w:val="left"/><w:rPr><w:kern w:val="0"/><w:szCs w:val="24"/><w:lang w:val="es-CO" w:eastAsia="en-US" w:bidi="ar-SA"/><w:del w:id="19365" w:author="Unknown Author" w:date="2026-10-30T04:17:53Z"></w:del></w:rPr></w:pPr><w:del w:id="19364" w:author="Unknown Author" w:date="2026-10-30T04:17:53Z"><w:r><w:rPr><w:kern w:val="0"/><w:szCs w:val="24"/><w:lang w:val="es-CO" w:eastAsia="en-US" w:bidi="ar-SA"/></w:rPr><w:delText>OE1, OE3</w:delText></w:r></w:del></w:p></w:tc><w:tc><w:tcPr><w:tcW w:w="1421" w:type="dxa"/><w:tcBorders><w:bottom w:val="single" w:sz="12" w:space="0" w:color="2A3439"/></w:tcBorders><w:shd w:color="auto" w:fill="F7F7F7" w:val="clear"/></w:tcPr><w:p><w:pPr><w:pStyle w:val="Tabla8"/><w:keepNext w:val="true"/><w:widowControl/><w:jc w:val="left"/><w:rPr><w:kern w:val="0"/><w:szCs w:val="24"/><w:lang w:val="es-CO" w:eastAsia="en-US" w:bidi="ar-SA"/><w:del w:id="19367" w:author="Unknown Author" w:date="2026-10-30T04:17:53Z"></w:del></w:rPr></w:pPr><w:del w:id="19366" w:author="Unknown Author" w:date="2026-10-30T04:17:53Z"><w:r><w:rPr><w:kern w:val="0"/><w:szCs w:val="24"/><w:lang w:val="es-CO" w:eastAsia="en-US" w:bidi="ar-SA"/></w:rPr><w:delText>1.1, 1.2, 1.3, 1.4, 1.5, 1.6, 1.7, 2.1, 2.2, 2.3, 2.4, 2.5, 2.6, 2.7, 3.1, 3.2, 3.3, 3.4, 3.5</w:delText></w:r></w:del></w:p></w:tc><w:tc><w:tcPr><w:tcW w:w="1590" w:type="dxa"/><w:tcBorders><w:bottom w:val="single" w:sz="12" w:space="0" w:color="2A3439"/></w:tcBorders><w:shd w:color="auto" w:fill="F7F7F7" w:val="clear"/></w:tcPr><w:p><w:pPr><w:pStyle w:val="Tabla8"/><w:keepNext w:val="true"/><w:widowControl/><w:jc w:val="left"/><w:rPr><w:kern w:val="0"/><w:szCs w:val="24"/><w:lang w:val="es-CO" w:eastAsia="en-US" w:bidi="ar-SA"/><w:del w:id="19369" w:author="Unknown Author" w:date="2026-10-30T04:17:53Z"></w:del></w:rPr></w:pPr><w:del w:id="19368" w:author="Unknown Author" w:date="2026-10-30T04:17:53Z"><w:r><w:rPr><w:kern w:val="0"/><w:szCs w:val="24"/><w:lang w:val="es-CO" w:eastAsia="en-US" w:bidi="ar-SA"/></w:rPr><w:delText>Aporta nodos, gateways, firmware, nube y tablero, integra el gemelo predictivo a la plataforma y mantiene la red</w:delText></w:r></w:del></w:p></w:tc><w:tc><w:tcPr><w:tcW w:w="1588" w:type="dxa"/><w:tcBorders><w:bottom w:val="single" w:sz="12" w:space="0" w:color="2A3439"/></w:tcBorders><w:shd w:color="auto" w:fill="F7F7F7" w:val="clear"/></w:tcPr><w:p><w:pPr><w:pStyle w:val="Tabla8"/><w:keepNext w:val="true"/><w:widowControl/><w:jc w:val="left"/><w:rPr><w:kern w:val="0"/><w:szCs w:val="24"/><w:lang w:val="es-CO" w:eastAsia="en-US" w:bidi="ar-SA"/><w:del w:id="19371" w:author="Unknown Author" w:date="2026-10-30T04:17:53Z"></w:del></w:rPr></w:pPr><w:del w:id="19370" w:author="Unknown Author" w:date="2026-10-30T04:17:53Z"><w:r><w:rPr><w:kern w:val="0"/><w:szCs w:val="24"/><w:lang w:val="es-CO" w:eastAsia="en-US" w:bidi="ar-SA"/></w:rPr><w:delText>$ 210.000.000 en efectivo y $ 800.000.000 en especie</w:delText></w:r></w:del></w:p></w:tc></w:tr></w:tbl><w:p><w:pPr><w:pStyle w:val="TablaNota"/><w:rPr></w:rPr></w:pPr><w:r><w:rPr><w:i/><w:iCs/></w:rPr><w:t>Nota.</w:t></w:r><w:r><w:rPr></w:rPr><w:t xml:space="preserve"> Elaboración propia con los numerales 3 y 18 de los términos de referencia y </w:t></w:r><w:ins w:id="19372" w:author="Unknown Author" w:date="2026-10-30T04:17:53Z"><w:r><w:rPr></w:rPr><w:t>el Anexo 3</w:t></w:r></w:ins><w:del w:id="19373" w:author="Unknown Author" w:date="2026-10-30T04:17:53Z"><w:r><w:rPr></w:rPr><w:delText>la formulación del proyecto</w:delText></w:r></w:del><w:r><w:rPr></w:rPr><w:t>. Cada integrante asume al menos una actividad, designa un responsable institucional y aporta una contrapartida cuantificada</w:t></w:r><w:ins w:id="19374" w:author="Unknown Author" w:date="2026-10-30T04:17:53Z"><w:r><w:rPr></w:rPr><w:t>, sujeta a la certificación de su representante legal</w:t></w:r></w:ins><w:r><w:rPr></w:rPr><w:t>.</w:t></w:r></w:p><w:p><w:pPr><w:pStyle w:val="BodyText"/><w:rPr></w:rPr></w:pPr><w:r><w:rPr></w:rPr><w:t xml:space="preserve">La tabla permite verificar que cada integrante cuenta con actividades propias. La universidad participa en las 22 actividades del cronograma, como entidad ejecutora. </w:t></w:r><w:ins w:id="19375" w:author="Unknown Author" w:date="2026-10-30T04:17:53Z"><w:r><w:rPr></w:rPr><w:t xml:space="preserve">Cada municipio lidera en su jurisdicción </w:t></w:r></w:ins><w:del w:id="19376" w:author="Unknown Author" w:date="2026-10-30T04:17:53Z"><w:r><w:rPr></w:rPr><w:delText xml:space="preserve">La empresa lidera las actividades 2.1 a 2.4 y apoya la medición verificada del OE1, con mayor intensidad en las actividades 1.2 a 1.4. Participa además en las actividades del laboratorio (1.7, 2.5, 2.6, 2.7 y 3.5). Aporta la interfaz de datos, las estaciones meteorológicas y la integración a la plataforma. El municipio lidera </w:delText></w:r></w:del><w:r><w:rPr></w:rPr><w:t>las actividades 3.1 a 3.4</w:t></w:r><w:ins w:id="19377" w:author="Unknown Author" w:date="2026-10-30T04:17:53Z"><w:r><w:rPr></w:rPr><w:t xml:space="preserve">. Facilita </w:t></w:r></w:ins><w:del w:id="19378" w:author="Unknown Author" w:date="2026-10-30T04:17:53Z"><w:r><w:rPr></w:rPr><w:delText xml:space="preserve"> y facilita </w:delText></w:r></w:del><w:r><w:rPr></w:rPr><w:t>el acceso a los sitios en las actividades 1.1, 1.3, 1.7, 2.</w:t></w:r><w:del w:id="19379" w:author="Unknown Author" w:date="2026-10-30T04:17:53Z"><w:r><w:rPr></w:rPr><w:delText>1, 2.</w:delText></w:r></w:del><w:r><w:rPr></w:rPr><w:t xml:space="preserve">3 y 2.4. Informa las demoliciones previstas en la actividad 2.5 y adopta el protocolo de evaluación previa en la 3.5. </w:t></w:r><w:ins w:id="19380" w:author="Unknown Author" w:date="2026-10-30T04:17:53Z"><w:r><w:rPr></w:rPr><w:t>Avanciencia ejecuta la vigilancia tecnológica de la actividad 1.1 y revisa la libertad de operación en la</w:t></w:r></w:ins><w:del w:id="19381" w:author="Unknown Author" w:date="2026-10-30T04:17:53Z"><w:r><w:rPr></w:rPr><w:delText>El actor del SNCTI interviene en la validación metrológica y la caracterización de las actividades 1.1,</w:delText></w:r></w:del><w:r><w:rPr></w:rPr><w:t xml:space="preserve"> 1.2</w:t></w:r><w:ins w:id="19382" w:author="Unknown Author" w:date="2026-10-30T04:17:53Z"><w:r><w:rPr></w:rPr><w:t xml:space="preserve">. Documenta el modelo como resultado protegible </w:t></w:r></w:ins><w:del w:id="19383" w:author="Unknown Author" w:date="2026-10-30T04:17:53Z"><w:r><w:rPr></w:rPr><w:delText xml:space="preserve">, 1.4, 1.6 y 1.7. Interviene también </w:delText></w:r></w:del><w:r><w:rPr></w:rPr><w:t xml:space="preserve">en la </w:t></w:r><w:ins w:id="19384" w:author="Unknown Author" w:date="2026-10-30T04:17:53Z"><w:r><w:rPr></w:rPr><w:t>1.4 y valora los resultados en la 1</w:t></w:r></w:ins><w:del w:id="19385" w:author="Unknown Author" w:date="2026-10-30T04:17:53Z"><w:r><w:rPr></w:rPr><w:delText>especificación de los monitores portátiles de la actividad 2</w:delText></w:r></w:del><w:r><w:rPr></w:rPr><w:t xml:space="preserve">.6. </w:t></w:r><w:ins w:id="19386" w:author="Unknown Author" w:date="2026-10-30T04:17:53Z"><w:r><w:rPr></w:rPr><w:t xml:space="preserve">Estructura los convenios de custodia en la </w:t></w:r></w:ins><w:del w:id="19387" w:author="Unknown Author" w:date="2026-10-30T04:17:53Z"><w:r><w:rPr></w:rPr><w:delText xml:space="preserve">Interviene en la formación de custodios de la actividad </w:delText></w:r></w:del><w:r><w:rPr></w:rPr><w:t xml:space="preserve">3.3 y </w:t></w:r><w:ins w:id="19388" w:author="Unknown Author" w:date="2026-10-30T04:17:53Z"><w:r><w:rPr></w:rPr><w:t>lidera la valoración y la ruta de transferencia en la 3.4</w:t></w:r></w:ins><w:del w:id="19389" w:author="Unknown Author" w:date="2026-10-30T04:17:53Z"><w:r><w:rPr></w:rPr><w:delText>en la custodia científica del repositorio de datos de la actividad 3.4. Revisa el protocolo de la actividad 3.5</w:delText></w:r></w:del><w:r><w:rPr></w:rPr><w:t>.</w:t></w:r></w:p><w:p><w:pPr><w:pStyle w:val="BodyText"/><w:rPr></w:rPr></w:pPr><w:r><w:rPr></w:rPr><w:t>La alianza establece además qué recibe cada integrante. La Tabla 26.5 lo describe sin prometer retornos monetarios ni efectos en salud. Los beneficios son resultados técnicos, de capacidad y de uso. Ostrom (2005) incluye las reglas de pago entre las que gobiernan una institución: quién obtiene qué resultado y a qué costo. La contrapartida es una regla de pago. La custodia por tramo es una regla de posición. El tablero compartido es una regla de información. El proyecto fija las tres reglas en los convenios.</w:t></w:r></w:p><w:p><w:pPr><w:pStyle w:val="TablaRotulo"/><w:rPr></w:rPr></w:pPr><w:bookmarkStart w:id="293" w:name="rot_Tabla_26_5"/><w:r><w:rPr><w:b/><w:bCs/></w:rPr><w:t>Tabla 26.5</w:t></w:r><w:bookmarkEnd w:id="293"/></w:p><w:p><w:pPr><w:pStyle w:val="TablaTitulo"/><w:rPr></w:rPr></w:pPr><w:r><w:rPr><w:i/><w:iCs/></w:rPr><w:t>Qué recibe cada integrante y cada grupo de usuarios del proyecto</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157"/><w:gridCol w:w="2820"/><w:gridCol w:w="2239"/><w:gridCol w:w="2737"/></w:tblGrid><w:tr><w:trPr><w:tblHeader w:val="true"/><w:ins w:id="19390" w:author="Unknown Author" w:date="2026-10-30T04:17:53Z"/><w:cantSplit w:val="true"/></w:trPr><w:tc><w:tcPr><w:tcW w:w="215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9392" w:author="Unknown Author" w:date="2026-10-30T04:17:53Z"></w:ins></w:rPr></w:pPr><w:ins w:id="19391" w:author="Unknown Author" w:date="2026-10-30T04:17:53Z"><w:r><w:rPr><w:b/><w:kern w:val="0"/><w:szCs w:val="24"/><w:lang w:val="es-CO" w:eastAsia="en-US" w:bidi="ar-SA"/></w:rPr><w:t>Integrante o grupo</w:t></w:r></w:ins></w:p></w:tc><w:tc><w:tcPr><w:tcW w:w="282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9394" w:author="Unknown Author" w:date="2026-10-30T04:17:53Z"></w:ins></w:rPr></w:pPr><w:ins w:id="19393" w:author="Unknown Author" w:date="2026-10-30T04:17:53Z"><w:r><w:rPr><w:b/><w:kern w:val="0"/><w:szCs w:val="24"/><w:lang w:val="es-CO" w:eastAsia="en-US" w:bidi="ar-SA"/></w:rPr><w:t>Qué recibe</w:t></w:r></w:ins></w:p></w:tc><w:tc><w:tcPr><w:tcW w:w="223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9396" w:author="Unknown Author" w:date="2026-10-30T04:17:53Z"></w:ins></w:rPr></w:pPr><w:ins w:id="19395" w:author="Unknown Author" w:date="2026-10-30T04:17:53Z"><w:r><w:rPr><w:b/><w:kern w:val="0"/><w:szCs w:val="24"/><w:lang w:val="es-CO" w:eastAsia="en-US" w:bidi="ar-SA"/></w:rPr><w:t>Cómo se verifica</w:t></w:r></w:ins></w:p></w:tc><w:tc><w:tcPr><w:tcW w:w="273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9398" w:author="Unknown Author" w:date="2026-10-30T04:17:53Z"></w:ins></w:rPr></w:pPr><w:ins w:id="19397" w:author="Unknown Author" w:date="2026-10-30T04:17:53Z"><w:r><w:rPr><w:b/><w:kern w:val="0"/><w:szCs w:val="24"/><w:lang w:val="es-CO" w:eastAsia="en-US" w:bidi="ar-SA"/></w:rPr><w:t>Condición</w:t></w:r></w:ins></w:p></w:tc></w:tr><w:tr><w:trPr><w:ins w:id="19399" w:author="Unknown Author" w:date="2026-10-30T04:17:53Z"/><w:cantSplit w:val="true"/></w:trPr><w:tc><w:tcPr><w:tcW w:w="2157" w:type="dxa"/><w:tcBorders></w:tcBorders></w:tcPr><w:p><w:pPr><w:pStyle w:val="Tabla9"/><w:widowControl/><w:jc w:val="left"/><w:rPr><w:kern w:val="0"/><w:szCs w:val="24"/><w:lang w:val="es-CO" w:eastAsia="en-US" w:bidi="ar-SA"/><w:ins w:id="19401" w:author="Unknown Author" w:date="2026-10-30T04:17:53Z"></w:ins></w:rPr></w:pPr><w:ins w:id="19400" w:author="Unknown Author" w:date="2026-10-30T04:17:53Z"><w:r><w:rPr><w:kern w:val="0"/><w:szCs w:val="24"/><w:lang w:val="es-CO" w:eastAsia="en-US" w:bidi="ar-SA"/></w:rPr><w:t>Universidad Santo Tomás</w:t></w:r></w:ins></w:p></w:tc><w:tc><w:tcPr><w:tcW w:w="2820" w:type="dxa"/><w:tcBorders></w:tcBorders></w:tcPr><w:p><w:pPr><w:pStyle w:val="Tabla9"/><w:widowControl/><w:jc w:val="left"/><w:rPr><w:kern w:val="0"/><w:szCs w:val="24"/><w:lang w:val="es-CO" w:eastAsia="en-US" w:bidi="ar-SA"/><w:ins w:id="19403" w:author="Unknown Author" w:date="2026-10-30T04:17:53Z"></w:ins></w:rPr></w:pPr><w:ins w:id="19402" w:author="Unknown Author" w:date="2026-10-30T04:17:53Z"><w:r><w:rPr><w:kern w:val="0"/><w:szCs w:val="24"/><w:lang w:val="es-CO" w:eastAsia="en-US" w:bidi="ar-SA"/></w:rPr><w:t>Formación de nueve personas (seis jóvenes investigadores, dos estudiantes de maestría y un posdoctor) y nueve documentos de investigación; datos colocalizados y un modelo de corrección para su línea de investigación; experiencia en la operación de un laboratorio de modelación predictiva</w:t></w:r></w:ins></w:p></w:tc><w:tc><w:tcPr><w:tcW w:w="2239" w:type="dxa"/><w:tcBorders></w:tcBorders></w:tcPr><w:p><w:pPr><w:pStyle w:val="Tabla9"/><w:widowControl/><w:jc w:val="left"/><w:rPr><w:kern w:val="0"/><w:szCs w:val="24"/><w:lang w:val="es-CO" w:eastAsia="en-US" w:bidi="ar-SA"/><w:ins w:id="19405" w:author="Unknown Author" w:date="2026-10-30T04:17:53Z"></w:ins></w:rPr></w:pPr><w:ins w:id="19404" w:author="Unknown Author" w:date="2026-10-30T04:17:53Z"><w:r><w:rPr><w:kern w:val="0"/><w:szCs w:val="24"/><w:lang w:val="es-CO" w:eastAsia="en-US" w:bidi="ar-SA"/></w:rPr><w:t>Productos 1 a 6 de la sección 20 e indicador R6</w:t></w:r></w:ins></w:p></w:tc><w:tc><w:tcPr><w:tcW w:w="2737" w:type="dxa"/><w:tcBorders></w:tcBorders></w:tcPr><w:p><w:pPr><w:pStyle w:val="Tabla9"/><w:widowControl/><w:jc w:val="left"/><w:rPr><w:kern w:val="0"/><w:szCs w:val="24"/><w:lang w:val="es-CO" w:eastAsia="en-US" w:bidi="ar-SA"/><w:ins w:id="19407" w:author="Unknown Author" w:date="2026-10-30T04:17:53Z"></w:ins></w:rPr></w:pPr><w:ins w:id="19406" w:author="Unknown Author" w:date="2026-10-30T04:17:53Z"><w:r><w:rPr><w:kern w:val="0"/><w:szCs w:val="24"/><w:lang w:val="es-CO" w:eastAsia="en-US" w:bidi="ar-SA"/></w:rPr><w:t>La titularidad de los bienes adquiridos se fija en el certificado del numeral 10.19 y en el convenio de la alianza</w:t></w:r></w:ins></w:p></w:tc></w:tr><w:tr><w:trPr><w:ins w:id="19408" w:author="Unknown Author" w:date="2026-10-30T04:17:53Z"/><w:cantSplit w:val="true"/></w:trPr><w:tc><w:tcPr><w:tcW w:w="2157" w:type="dxa"/><w:tcBorders></w:tcBorders><w:shd w:color="auto" w:fill="F7F7F7" w:val="clear"/></w:tcPr><w:p><w:pPr><w:pStyle w:val="Tabla9"/><w:widowControl/><w:jc w:val="left"/><w:rPr><w:kern w:val="0"/><w:szCs w:val="24"/><w:lang w:val="es-CO" w:eastAsia="en-US" w:bidi="ar-SA"/><w:ins w:id="19410" w:author="Unknown Author" w:date="2026-10-30T04:17:53Z"></w:ins></w:rPr></w:pPr><w:ins w:id="19409" w:author="Unknown Author" w:date="2026-10-30T04:17:53Z"><w:r><w:rPr><w:kern w:val="0"/><w:szCs w:val="24"/><w:lang w:val="es-CO" w:eastAsia="en-US" w:bidi="ar-SA"/></w:rPr><w:t>Municipios de Manizales y de Calarcá</w:t></w:r></w:ins></w:p></w:tc><w:tc><w:tcPr><w:tcW w:w="2820" w:type="dxa"/><w:tcBorders></w:tcBorders><w:shd w:color="auto" w:fill="F7F7F7" w:val="clear"/></w:tcPr><w:p><w:pPr><w:pStyle w:val="Tabla9"/><w:widowControl/><w:jc w:val="left"/><w:rPr><w:kern w:val="0"/><w:szCs w:val="24"/><w:lang w:val="es-CO" w:eastAsia="en-US" w:bidi="ar-SA"/><w:ins w:id="19412" w:author="Unknown Author" w:date="2026-10-30T04:17:53Z"></w:ins></w:rPr></w:pPr><w:ins w:id="19411" w:author="Unknown Author" w:date="2026-10-30T04:17:53Z"><w:r><w:rPr><w:kern w:val="0"/><w:szCs w:val="24"/><w:lang w:val="es-CO" w:eastAsia="en-US" w:bidi="ar-SA"/></w:rPr><w:t>Tablero con índice local de calidad del aire y protocolo de alerta de su jurisdicción, con umbrales co-diseñados; personas funcionarias formadas como custodias; mediciones de PM2,5 y PM10 con error conocido en los sitios de remoción; evaluaciones previas de demolición para sus decisiones</w:t></w:r></w:ins></w:p></w:tc><w:tc><w:tcPr><w:tcW w:w="2239" w:type="dxa"/><w:tcBorders></w:tcBorders><w:shd w:color="auto" w:fill="F7F7F7" w:val="clear"/></w:tcPr><w:p><w:pPr><w:pStyle w:val="Tabla9"/><w:widowControl/><w:jc w:val="left"/><w:rPr><w:kern w:val="0"/><w:szCs w:val="24"/><w:lang w:val="es-CO" w:eastAsia="en-US" w:bidi="ar-SA"/><w:ins w:id="19414" w:author="Unknown Author" w:date="2026-10-30T04:17:53Z"></w:ins></w:rPr></w:pPr><w:ins w:id="19413" w:author="Unknown Author" w:date="2026-10-30T04:17:53Z"><w:r><w:rPr><w:kern w:val="0"/><w:szCs w:val="24"/><w:lang w:val="es-CO" w:eastAsia="en-US" w:bidi="ar-SA"/></w:rPr><w:t>Indicadores R3, R5 y R7 de resultado e I1 e I2 de impacto</w:t></w:r></w:ins></w:p></w:tc><w:tc><w:tcPr><w:tcW w:w="2737" w:type="dxa"/><w:tcBorders></w:tcBorders><w:shd w:color="auto" w:fill="F7F7F7" w:val="clear"/></w:tcPr><w:p><w:pPr><w:pStyle w:val="Tabla9"/><w:widowControl/><w:jc w:val="left"/><w:rPr><w:kern w:val="0"/><w:szCs w:val="24"/><w:lang w:val="es-CO" w:eastAsia="en-US" w:bidi="ar-SA"/><w:ins w:id="19416" w:author="Unknown Author" w:date="2026-10-30T04:17:53Z"></w:ins></w:rPr></w:pPr><w:ins w:id="19415" w:author="Unknown Author" w:date="2026-10-30T04:17:53Z"><w:r><w:rPr><w:kern w:val="0"/><w:szCs w:val="24"/><w:lang w:val="es-CO" w:eastAsia="en-US" w:bidi="ar-SA"/></w:rPr><w:t>Como integrantes de la alianza no figuran como beneficiarios; la custodia exige una partida de cada municipio</w:t></w:r></w:ins></w:p></w:tc></w:tr><w:tr><w:trPr><w:ins w:id="19417" w:author="Unknown Author" w:date="2026-10-30T04:17:53Z"/><w:cantSplit w:val="true"/></w:trPr><w:tc><w:tcPr><w:tcW w:w="2157" w:type="dxa"/><w:tcBorders></w:tcBorders></w:tcPr><w:p><w:pPr><w:pStyle w:val="Tabla9"/><w:widowControl/><w:jc w:val="left"/><w:rPr><w:kern w:val="0"/><w:szCs w:val="24"/><w:lang w:val="es-CO" w:eastAsia="en-US" w:bidi="ar-SA"/><w:ins w:id="19419" w:author="Unknown Author" w:date="2026-10-30T04:17:53Z"></w:ins></w:rPr></w:pPr><w:ins w:id="19418" w:author="Unknown Author" w:date="2026-10-30T04:17:53Z"><w:r><w:rPr><w:kern w:val="0"/><w:szCs w:val="24"/><w:lang w:val="es-CO" w:eastAsia="en-US" w:bidi="ar-SA"/></w:rPr><w:t>Avanciencia</w:t></w:r></w:ins></w:p></w:tc><w:tc><w:tcPr><w:tcW w:w="2820" w:type="dxa"/><w:tcBorders></w:tcBorders></w:tcPr><w:p><w:pPr><w:pStyle w:val="Tabla9"/><w:widowControl/><w:jc w:val="left"/><w:rPr><w:kern w:val="0"/><w:szCs w:val="24"/><w:lang w:val="es-CO" w:eastAsia="en-US" w:bidi="ar-SA"/><w:ins w:id="19421" w:author="Unknown Author" w:date="2026-10-30T04:17:53Z"></w:ins></w:rPr></w:pPr><w:ins w:id="19420" w:author="Unknown Author" w:date="2026-10-30T04:17:53Z"><w:r><w:rPr><w:kern w:val="0"/><w:szCs w:val="24"/><w:lang w:val="es-CO" w:eastAsia="en-US" w:bidi="ar-SA"/></w:rPr><w:t>Cartera de resultados para valorar y transferir; acuerdos de propiedad intelectual y de licencia; experiencia en transferencia de tecnologías de monitoreo ambiental; coautoría de los productos en que participa</w:t></w:r></w:ins></w:p></w:tc><w:tc><w:tcPr><w:tcW w:w="2239" w:type="dxa"/><w:tcBorders></w:tcBorders></w:tcPr><w:p><w:pPr><w:pStyle w:val="Tabla9"/><w:widowControl/><w:jc w:val="left"/><w:rPr><w:kern w:val="0"/><w:szCs w:val="24"/><w:lang w:val="es-CO" w:eastAsia="en-US" w:bidi="ar-SA"/><w:ins w:id="19423" w:author="Unknown Author" w:date="2026-10-30T04:17:53Z"></w:ins></w:rPr></w:pPr><w:ins w:id="19422" w:author="Unknown Author" w:date="2026-10-30T04:17:53Z"><w:r><w:rPr><w:kern w:val="0"/><w:szCs w:val="24"/><w:lang w:val="es-CO" w:eastAsia="en-US" w:bidi="ar-SA"/></w:rPr><w:t>Productos 7 y 9; actividades 1.1, 1.2, 1.4, 1.6, 3.3 y 3.4</w:t></w:r></w:ins></w:p></w:tc><w:tc><w:tcPr><w:tcW w:w="2737" w:type="dxa"/><w:tcBorders></w:tcBorders></w:tcPr><w:p><w:pPr><w:pStyle w:val="Tabla9"/><w:widowControl/><w:jc w:val="left"/><w:rPr><w:kern w:val="0"/><w:szCs w:val="24"/><w:lang w:val="es-CO" w:eastAsia="en-US" w:bidi="ar-SA"/><w:ins w:id="19425" w:author="Unknown Author" w:date="2026-10-30T04:17:53Z"></w:ins></w:rPr></w:pPr><w:ins w:id="19424" w:author="Unknown Author" w:date="2026-10-30T04:17:53Z"><w:r><w:rPr><w:kern w:val="0"/><w:szCs w:val="24"/><w:lang w:val="es-CO" w:eastAsia="en-US" w:bidi="ar-SA"/></w:rPr><w:t>El valor de su contrapartida requiere la certificación de su representante legal</w:t></w:r></w:ins></w:p></w:tc></w:tr><w:tr><w:trPr><w:ins w:id="19426" w:author="Unknown Author" w:date="2026-10-30T04:17:53Z"/><w:cantSplit w:val="true"/></w:trPr><w:tc><w:tcPr><w:tcW w:w="2157" w:type="dxa"/><w:tcBorders><w:bottom w:val="single" w:sz="12" w:space="0" w:color="2A3439"/></w:tcBorders><w:shd w:color="auto" w:fill="F7F7F7" w:val="clear"/></w:tcPr><w:p><w:pPr><w:pStyle w:val="Tabla9"/><w:keepNext w:val="true"/><w:widowControl/><w:jc w:val="left"/><w:rPr><w:kern w:val="0"/><w:szCs w:val="24"/><w:lang w:val="es-CO" w:eastAsia="en-US" w:bidi="ar-SA"/><w:ins w:id="19428" w:author="Unknown Author" w:date="2026-10-30T04:17:53Z"></w:ins></w:rPr></w:pPr><w:ins w:id="19427" w:author="Unknown Author" w:date="2026-10-30T04:17:53Z"><w:r><w:rPr><w:kern w:val="0"/><w:szCs w:val="24"/><w:lang w:val="es-CO" w:eastAsia="en-US" w:bidi="ar-SA"/></w:rPr><w:t>Consejos de gestión del riesgo, operarios y comunidad vecina</w:t></w:r></w:ins></w:p></w:tc><w:tc><w:tcPr><w:tcW w:w="2820" w:type="dxa"/><w:tcBorders><w:bottom w:val="single" w:sz="12" w:space="0" w:color="2A3439"/></w:tcBorders><w:shd w:color="auto" w:fill="F7F7F7" w:val="clear"/></w:tcPr><w:p><w:pPr><w:pStyle w:val="Tabla9"/><w:keepNext w:val="true"/><w:widowControl/><w:jc w:val="left"/><w:rPr><w:kern w:val="0"/><w:szCs w:val="24"/><w:lang w:val="es-CO" w:eastAsia="en-US" w:bidi="ar-SA"/><w:ins w:id="19430" w:author="Unknown Author" w:date="2026-10-30T04:17:53Z"></w:ins></w:rPr></w:pPr><w:ins w:id="19429" w:author="Unknown Author" w:date="2026-10-30T04:17:53Z"><w:r><w:rPr><w:kern w:val="0"/><w:szCs w:val="24"/><w:lang w:val="es-CO" w:eastAsia="en-US" w:bidi="ar-SA"/></w:rPr><w:t>Alertas y decisiones con datos de error conocido; estimación previa de la exposición por polvo antes de una demolición y medidas de control sugeridas; cartillas del índice y del protocolo de alerta; mascarillas para el personal de campo; formación en el uso del tablero</w:t></w:r></w:ins></w:p></w:tc><w:tc><w:tcPr><w:tcW w:w="2239" w:type="dxa"/><w:tcBorders><w:bottom w:val="single" w:sz="12" w:space="0" w:color="2A3439"/></w:tcBorders><w:shd w:color="auto" w:fill="F7F7F7" w:val="clear"/></w:tcPr><w:p><w:pPr><w:pStyle w:val="Tabla9"/><w:keepNext w:val="true"/><w:widowControl/><w:jc w:val="left"/><w:rPr><w:kern w:val="0"/><w:szCs w:val="24"/><w:lang w:val="es-CO" w:eastAsia="en-US" w:bidi="ar-SA"/><w:ins w:id="19432" w:author="Unknown Author" w:date="2026-10-30T04:17:53Z"></w:ins></w:rPr></w:pPr><w:ins w:id="19431" w:author="Unknown Author" w:date="2026-10-30T04:17:53Z"><w:r><w:rPr><w:kern w:val="0"/><w:szCs w:val="24"/><w:lang w:val="es-CO" w:eastAsia="en-US" w:bidi="ar-SA"/></w:rPr><w:t>Indicadores R3 y R7 y productos 8 y 9</w:t></w:r></w:ins></w:p></w:tc><w:tc><w:tcPr><w:tcW w:w="2737" w:type="dxa"/><w:tcBorders><w:bottom w:val="single" w:sz="12" w:space="0" w:color="2A3439"/></w:tcBorders><w:shd w:color="auto" w:fill="F7F7F7" w:val="clear"/></w:tcPr><w:p><w:pPr><w:pStyle w:val="Tabla9"/><w:keepNext w:val="true"/><w:widowControl/><w:jc w:val="left"/><w:rPr><w:kern w:val="0"/><w:szCs w:val="24"/><w:lang w:val="es-CO" w:eastAsia="en-US" w:bidi="ar-SA"/><w:ins w:id="19434" w:author="Unknown Author" w:date="2026-10-30T04:17:53Z"></w:ins></w:rPr></w:pPr><w:ins w:id="19433" w:author="Unknown Author" w:date="2026-10-30T04:17:53Z"><w:r><w:rPr><w:kern w:val="0"/><w:szCs w:val="24"/><w:lang w:val="es-CO" w:eastAsia="en-US" w:bidi="ar-SA"/></w:rPr><w:t>La protección de las personas depende de que el consejo active el protocolo</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074"/><w:gridCol w:w="2821"/><w:gridCol w:w="2487"/><w:gridCol w:w="2571"/></w:tblGrid><w:tr><w:trPr><w:tblHeader w:val="true"/><w:del w:id="19435" w:author="Unknown Author" w:date="2026-10-30T04:17:53Z"/><w:cantSplit w:val="true"/></w:trPr><w:tc><w:tcPr><w:tcW w:w="207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9437" w:author="Unknown Author" w:date="2026-10-30T04:17:53Z"></w:del></w:rPr></w:pPr><w:del w:id="19436" w:author="Unknown Author" w:date="2026-10-30T04:17:53Z"><w:r><w:rPr><w:b/><w:kern w:val="0"/><w:szCs w:val="24"/><w:lang w:val="es-CO" w:eastAsia="en-US" w:bidi="ar-SA"/></w:rPr><w:delText>Integrante o grupo</w:delText></w:r></w:del></w:p></w:tc><w:tc><w:tcPr><w:tcW w:w="282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9439" w:author="Unknown Author" w:date="2026-10-30T04:17:53Z"></w:del></w:rPr></w:pPr><w:del w:id="19438" w:author="Unknown Author" w:date="2026-10-30T04:17:53Z"><w:r><w:rPr><w:b/><w:kern w:val="0"/><w:szCs w:val="24"/><w:lang w:val="es-CO" w:eastAsia="en-US" w:bidi="ar-SA"/></w:rPr><w:delText>Qué recibe</w:delText></w:r></w:del></w:p></w:tc><w:tc><w:tcPr><w:tcW w:w="248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9441" w:author="Unknown Author" w:date="2026-10-30T04:17:53Z"></w:del></w:rPr></w:pPr><w:del w:id="19440" w:author="Unknown Author" w:date="2026-10-30T04:17:53Z"><w:r><w:rPr><w:b/><w:kern w:val="0"/><w:szCs w:val="24"/><w:lang w:val="es-CO" w:eastAsia="en-US" w:bidi="ar-SA"/></w:rPr><w:delText>Cómo se verifica</w:delText></w:r></w:del></w:p></w:tc><w:tc><w:tcPr><w:tcW w:w="257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9443" w:author="Unknown Author" w:date="2026-10-30T04:17:53Z"></w:del></w:rPr></w:pPr><w:del w:id="19442" w:author="Unknown Author" w:date="2026-10-30T04:17:53Z"><w:r><w:rPr><w:b/><w:kern w:val="0"/><w:szCs w:val="24"/><w:lang w:val="es-CO" w:eastAsia="en-US" w:bidi="ar-SA"/></w:rPr><w:delText>Condición</w:delText></w:r></w:del></w:p></w:tc></w:tr><w:tr><w:trPr><w:del w:id="19444" w:author="Unknown Author" w:date="2026-10-30T04:17:53Z"/><w:cantSplit w:val="true"/></w:trPr><w:tc><w:tcPr><w:tcW w:w="2074" w:type="dxa"/><w:tcBorders></w:tcBorders></w:tcPr><w:p><w:pPr><w:pStyle w:val="Tabla9"/><w:widowControl/><w:jc w:val="left"/><w:rPr><w:kern w:val="0"/><w:szCs w:val="24"/><w:lang w:val="es-CO" w:eastAsia="en-US" w:bidi="ar-SA"/><w:del w:id="19446" w:author="Unknown Author" w:date="2026-10-30T04:17:53Z"></w:del></w:rPr></w:pPr><w:del w:id="19445" w:author="Unknown Author" w:date="2026-10-30T04:17:53Z"><w:r><w:rPr><w:kern w:val="0"/><w:szCs w:val="24"/><w:lang w:val="es-CO" w:eastAsia="en-US" w:bidi="ar-SA"/></w:rPr><w:delText>Universidad proponente</w:delText></w:r></w:del></w:p></w:tc><w:tc><w:tcPr><w:tcW w:w="2821" w:type="dxa"/><w:tcBorders></w:tcBorders></w:tcPr><w:p><w:pPr><w:pStyle w:val="Tabla9"/><w:widowControl/><w:jc w:val="left"/><w:rPr><w:kern w:val="0"/><w:szCs w:val="24"/><w:lang w:val="es-CO" w:eastAsia="en-US" w:bidi="ar-SA"/><w:del w:id="19448" w:author="Unknown Author" w:date="2026-10-30T04:17:53Z"></w:del></w:rPr></w:pPr><w:del w:id="19447" w:author="Unknown Author" w:date="2026-10-30T04:17:53Z"><w:r><w:rPr><w:kern w:val="0"/><w:szCs w:val="24"/><w:lang w:val="es-CO" w:eastAsia="en-US" w:bidi="ar-SA"/></w:rPr><w:delText>Formación de nueve personas (seis jóvenes investigadores, dos estudiantes de maestría y un posdoctor) y nueve documentos de investigación; datos colocalizados y un modelo de corrección para su línea de investigación; capacidad de medición durante el proyecto; laboratorio de modelación y gemelo predictivo propios para su línea de investigación; titularidad de los resultados según la regla de propiedad intelectual</w:delText></w:r></w:del></w:p></w:tc><w:tc><w:tcPr><w:tcW w:w="2487" w:type="dxa"/><w:tcBorders></w:tcBorders></w:tcPr><w:p><w:pPr><w:pStyle w:val="Tabla9"/><w:widowControl/><w:jc w:val="left"/><w:rPr><w:kern w:val="0"/><w:szCs w:val="24"/><w:lang w:val="es-CO" w:eastAsia="en-US" w:bidi="ar-SA"/><w:del w:id="19450" w:author="Unknown Author" w:date="2026-10-30T04:17:53Z"></w:del></w:rPr></w:pPr><w:del w:id="19449" w:author="Unknown Author" w:date="2026-10-30T04:17:53Z"><w:r><w:rPr><w:kern w:val="0"/><w:szCs w:val="24"/><w:lang w:val="es-CO" w:eastAsia="en-US" w:bidi="ar-SA"/></w:rPr><w:delText>Productos 1 a 6 de la sección 20 e indicador R6</w:delText></w:r></w:del></w:p></w:tc><w:tc><w:tcPr><w:tcW w:w="2571" w:type="dxa"/><w:tcBorders></w:tcBorders></w:tcPr><w:p><w:pPr><w:pStyle w:val="Tabla9"/><w:widowControl/><w:jc w:val="left"/><w:rPr><w:kern w:val="0"/><w:szCs w:val="24"/><w:lang w:val="es-CO" w:eastAsia="en-US" w:bidi="ar-SA"/><w:del w:id="19452" w:author="Unknown Author" w:date="2026-10-30T04:17:53Z"></w:del></w:rPr></w:pPr><w:del w:id="19451" w:author="Unknown Author" w:date="2026-10-30T04:17:53Z"><w:r><w:rPr><w:kern w:val="0"/><w:szCs w:val="24"/><w:lang w:val="es-CO" w:eastAsia="en-US" w:bidi="ar-SA"/></w:rPr><w:delText>La titularidad de los bienes adquiridos se fija en el convenio de la alianza</w:delText></w:r></w:del></w:p></w:tc></w:tr><w:tr><w:trPr><w:del w:id="19453" w:author="Unknown Author" w:date="2026-10-30T04:17:53Z"/><w:cantSplit w:val="true"/></w:trPr><w:tc><w:tcPr><w:tcW w:w="2074" w:type="dxa"/><w:tcBorders></w:tcBorders><w:shd w:color="auto" w:fill="F7F7F7" w:val="clear"/></w:tcPr><w:p><w:pPr><w:pStyle w:val="Tabla9"/><w:widowControl/><w:jc w:val="left"/><w:rPr><w:kern w:val="0"/><w:szCs w:val="24"/><w:lang w:val="es-CO" w:eastAsia="en-US" w:bidi="ar-SA"/><w:del w:id="19455" w:author="Unknown Author" w:date="2026-10-30T04:17:53Z"></w:del></w:rPr></w:pPr><w:del w:id="19454" w:author="Unknown Author" w:date="2026-10-30T04:17:53Z"><w:r><w:rPr><w:kern w:val="0"/><w:szCs w:val="24"/><w:lang w:val="es-CO" w:eastAsia="en-US" w:bidi="ar-SA"/></w:rPr><w:delText>Municipio aliado</w:delText></w:r></w:del></w:p></w:tc><w:tc><w:tcPr><w:tcW w:w="2821" w:type="dxa"/><w:tcBorders></w:tcBorders><w:shd w:color="auto" w:fill="F7F7F7" w:val="clear"/></w:tcPr><w:p><w:pPr><w:pStyle w:val="Tabla9"/><w:widowControl/><w:jc w:val="left"/><w:rPr><w:kern w:val="0"/><w:szCs w:val="24"/><w:lang w:val="es-CO" w:eastAsia="en-US" w:bidi="ar-SA"/><w:del w:id="19457" w:author="Unknown Author" w:date="2026-10-30T04:17:53Z"></w:del></w:rPr></w:pPr><w:del w:id="19456" w:author="Unknown Author" w:date="2026-10-30T04:17:53Z"><w:r><w:rPr><w:kern w:val="0"/><w:szCs w:val="24"/><w:lang w:val="es-CO" w:eastAsia="en-US" w:bidi="ar-SA"/></w:rPr><w:delText>Tablero con índice local de calidad del aire y protocolo de alerta de su jurisdicción, con umbrales que el municipio co-diseña como integrante que lidera el uso institucional; personas funcionarias formadas y certificadas como custodias; mediciones de PM2,5 y PM10 con error conocido en los sitios de remoción de su territorio; evaluación previa de las demoliciones de su jurisdicción con la exposición esperada y las medidas de control; custodia local de los componentes con partida por convenio</w:delText></w:r></w:del></w:p></w:tc><w:tc><w:tcPr><w:tcW w:w="2487" w:type="dxa"/><w:tcBorders></w:tcBorders><w:shd w:color="auto" w:fill="F7F7F7" w:val="clear"/></w:tcPr><w:p><w:pPr><w:pStyle w:val="Tabla9"/><w:widowControl/><w:jc w:val="left"/><w:rPr><w:kern w:val="0"/><w:szCs w:val="24"/><w:lang w:val="es-CO" w:eastAsia="en-US" w:bidi="ar-SA"/><w:del w:id="19459" w:author="Unknown Author" w:date="2026-10-30T04:17:53Z"></w:del></w:rPr></w:pPr><w:del w:id="19458" w:author="Unknown Author" w:date="2026-10-30T04:17:53Z"><w:r><w:rPr><w:kern w:val="0"/><w:szCs w:val="24"/><w:lang w:val="es-CO" w:eastAsia="en-US" w:bidi="ar-SA"/></w:rPr><w:delText>Indicadores R3, R5 y R7 de resultado e I1 e I2 de impacto</w:delText></w:r></w:del></w:p></w:tc><w:tc><w:tcPr><w:tcW w:w="2571" w:type="dxa"/><w:tcBorders></w:tcBorders><w:shd w:color="auto" w:fill="F7F7F7" w:val="clear"/></w:tcPr><w:p><w:pPr><w:pStyle w:val="Tabla9"/><w:widowControl/><w:jc w:val="left"/><w:rPr><w:kern w:val="0"/><w:szCs w:val="24"/><w:lang w:val="es-CO" w:eastAsia="en-US" w:bidi="ar-SA"/><w:del w:id="19461" w:author="Unknown Author" w:date="2026-10-30T04:17:53Z"></w:del></w:rPr></w:pPr><w:del w:id="19460" w:author="Unknown Author" w:date="2026-10-30T04:17:53Z"><w:r><w:rPr><w:kern w:val="0"/><w:szCs w:val="24"/><w:lang w:val="es-CO" w:eastAsia="en-US" w:bidi="ar-SA"/></w:rPr><w:delText>Su comité municipal no se cuenta entre los 15 comités beneficiarios y se sustituye por otro de la misma jurisdicción; la custodia exige una partida del municipio</w:delText></w:r></w:del></w:p></w:tc></w:tr><w:tr><w:trPr><w:del w:id="19462" w:author="Unknown Author" w:date="2026-10-30T04:17:53Z"/><w:cantSplit w:val="true"/></w:trPr><w:tc><w:tcPr><w:tcW w:w="2074" w:type="dxa"/><w:tcBorders></w:tcBorders></w:tcPr><w:p><w:pPr><w:pStyle w:val="Tabla9"/><w:widowControl/><w:jc w:val="left"/><w:rPr><w:kern w:val="0"/><w:szCs w:val="24"/><w:lang w:val="es-CO" w:eastAsia="en-US" w:bidi="ar-SA"/><w:del w:id="19464" w:author="Unknown Author" w:date="2026-10-30T04:17:53Z"></w:del></w:rPr></w:pPr><w:del w:id="19463" w:author="Unknown Author" w:date="2026-10-30T04:17:53Z"><w:r><w:rPr><w:kern w:val="0"/><w:szCs w:val="24"/><w:lang w:val="es-CO" w:eastAsia="en-US" w:bidi="ar-SA"/></w:rPr><w:delText>Actor del SNCTI reconocido por MinCiencias</w:delText></w:r></w:del></w:p></w:tc><w:tc><w:tcPr><w:tcW w:w="2821" w:type="dxa"/><w:tcBorders></w:tcBorders></w:tcPr><w:p><w:pPr><w:pStyle w:val="Tabla9"/><w:widowControl/><w:jc w:val="left"/><w:rPr><w:kern w:val="0"/><w:szCs w:val="24"/><w:lang w:val="es-CO" w:eastAsia="en-US" w:bidi="ar-SA"/><w:del w:id="19466" w:author="Unknown Author" w:date="2026-10-30T04:17:53Z"></w:del></w:rPr></w:pPr><w:del w:id="19465" w:author="Unknown Author" w:date="2026-10-30T04:17:53Z"><w:r><w:rPr><w:kern w:val="0"/><w:szCs w:val="24"/><w:lang w:val="es-CO" w:eastAsia="en-US" w:bidi="ar-SA"/></w:rPr><w:delText>Coautoría de los documentos de investigación; acceso a series colocalizadas y verificadas; fortalecimiento de su capacidad de metrología de aerosoles, con la comparación de monitores portátiles; custodia científica del repositorio de datos; registro de los productos de CTeI en que participa</w:delText></w:r></w:del></w:p></w:tc><w:tc><w:tcPr><w:tcW w:w="2487" w:type="dxa"/><w:tcBorders></w:tcBorders></w:tcPr><w:p><w:pPr><w:pStyle w:val="Tabla9"/><w:widowControl/><w:jc w:val="left"/><w:rPr><w:kern w:val="0"/><w:szCs w:val="24"/><w:lang w:val="es-CO" w:eastAsia="en-US" w:bidi="ar-SA"/><w:del w:id="19468" w:author="Unknown Author" w:date="2026-10-30T04:17:53Z"></w:del></w:rPr></w:pPr><w:del w:id="19467" w:author="Unknown Author" w:date="2026-10-30T04:17:53Z"><w:r><w:rPr><w:kern w:val="0"/><w:szCs w:val="24"/><w:lang w:val="es-CO" w:eastAsia="en-US" w:bidi="ar-SA"/></w:rPr><w:delText>Productos 2 y 9; actividades 1.1, 1.2, 1.4, 1.6, 1.7, 2.6, 3.3, 3.4 y 3.5</w:delText></w:r></w:del></w:p></w:tc><w:tc><w:tcPr><w:tcW w:w="2571" w:type="dxa"/><w:tcBorders></w:tcBorders></w:tcPr><w:p><w:pPr><w:pStyle w:val="Tabla9"/><w:widowControl/><w:jc w:val="left"/><w:rPr><w:kern w:val="0"/><w:szCs w:val="24"/><w:lang w:val="es-CO" w:eastAsia="en-US" w:bidi="ar-SA"/><w:del w:id="19470" w:author="Unknown Author" w:date="2026-10-30T04:17:53Z"></w:del></w:rPr></w:pPr><w:del w:id="19469" w:author="Unknown Author" w:date="2026-10-30T04:17:53Z"><w:r><w:rPr><w:kern w:val="0"/><w:szCs w:val="24"/><w:lang w:val="es-CO" w:eastAsia="en-US" w:bidi="ar-SA"/></w:rPr><w:delText>El valor de su contrapartida está por certificar</w:delText></w:r></w:del></w:p></w:tc></w:tr><w:tr><w:trPr><w:del w:id="19471" w:author="Unknown Author" w:date="2026-10-30T04:17:53Z"/><w:cantSplit w:val="true"/></w:trPr><w:tc><w:tcPr><w:tcW w:w="2074" w:type="dxa"/><w:tcBorders></w:tcBorders><w:shd w:color="auto" w:fill="F7F7F7" w:val="clear"/></w:tcPr><w:p><w:pPr><w:pStyle w:val="Tabla9"/><w:widowControl/><w:jc w:val="left"/><w:rPr><w:kern w:val="0"/><w:szCs w:val="24"/><w:lang w:val="es-CO" w:eastAsia="en-US" w:bidi="ar-SA"/><w:del w:id="19473" w:author="Unknown Author" w:date="2026-10-30T04:17:53Z"></w:del></w:rPr></w:pPr><w:del w:id="19472" w:author="Unknown Author" w:date="2026-10-30T04:17:53Z"><w:r><w:rPr><w:kern w:val="0"/><w:szCs w:val="24"/><w:lang w:val="es-CO" w:eastAsia="en-US" w:bidi="ar-SA"/></w:rPr><w:delText>Empresa tecnológica</w:delText></w:r></w:del></w:p></w:tc><w:tc><w:tcPr><w:tcW w:w="2821" w:type="dxa"/><w:tcBorders></w:tcBorders><w:shd w:color="auto" w:fill="F7F7F7" w:val="clear"/></w:tcPr><w:p><w:pPr><w:pStyle w:val="Tabla9"/><w:widowControl/><w:jc w:val="left"/><w:rPr><w:kern w:val="0"/><w:szCs w:val="24"/><w:lang w:val="es-CO" w:eastAsia="en-US" w:bidi="ar-SA"/><w:del w:id="19475" w:author="Unknown Author" w:date="2026-10-30T04:17:53Z"></w:del></w:rPr></w:pPr><w:del w:id="19474" w:author="Unknown Author" w:date="2026-10-30T04:17:53Z"><w:r><w:rPr><w:kern w:val="0"/><w:szCs w:val="24"/><w:lang w:val="es-CO" w:eastAsia="en-US" w:bidi="ar-SA"/></w:rPr><w:delText>Validación independiente de su tecnología hasta el TRL 8 con informe de laboratorio externo; datos de campo y un gemelo predictivo integrado a su plataforma para mejorar su producto; derechos de explotación según el acuerdo de propiedad intelectual; oportunidad de ofrecer el servicio a otras entidades</w:delText></w:r></w:del></w:p></w:tc><w:tc><w:tcPr><w:tcW w:w="2487" w:type="dxa"/><w:tcBorders></w:tcBorders><w:shd w:color="auto" w:fill="F7F7F7" w:val="clear"/></w:tcPr><w:p><w:pPr><w:pStyle w:val="Tabla9"/><w:widowControl/><w:jc w:val="left"/><w:rPr><w:kern w:val="0"/><w:szCs w:val="24"/><w:lang w:val="es-CO" w:eastAsia="en-US" w:bidi="ar-SA"/><w:del w:id="19477" w:author="Unknown Author" w:date="2026-10-30T04:17:53Z"></w:del></w:rPr></w:pPr><w:del w:id="19476" w:author="Unknown Author" w:date="2026-10-30T04:17:53Z"><w:r><w:rPr><w:kern w:val="0"/><w:szCs w:val="24"/><w:lang w:val="es-CO" w:eastAsia="en-US" w:bidi="ar-SA"/></w:rPr><w:delText>Informe del ensayo independiente (actividad 1.6) y acuerdo de propiedad intelectual</w:delText></w:r></w:del></w:p></w:tc><w:tc><w:tcPr><w:tcW w:w="2571" w:type="dxa"/><w:tcBorders></w:tcBorders><w:shd w:color="auto" w:fill="F7F7F7" w:val="clear"/></w:tcPr><w:p><w:pPr><w:pStyle w:val="Tabla9"/><w:widowControl/><w:jc w:val="left"/><w:rPr><w:kern w:val="0"/><w:szCs w:val="24"/><w:lang w:val="es-CO" w:eastAsia="en-US" w:bidi="ar-SA"/><w:del w:id="19479" w:author="Unknown Author" w:date="2026-10-30T04:17:53Z"></w:del></w:rPr></w:pPr><w:del w:id="19478" w:author="Unknown Author" w:date="2026-10-30T04:17:53Z"><w:r><w:rPr><w:kern w:val="0"/><w:szCs w:val="24"/><w:lang w:val="es-CO" w:eastAsia="en-US" w:bidi="ar-SA"/></w:rPr><w:delText>La oferta a terceros es una oportunidad y no un compromiso del proyecto</w:delText></w:r></w:del></w:p></w:tc></w:tr><w:tr><w:trPr><w:del w:id="19480" w:author="Unknown Author" w:date="2026-10-30T04:17:53Z"/><w:cantSplit w:val="true"/></w:trPr><w:tc><w:tcPr><w:tcW w:w="2074" w:type="dxa"/><w:tcBorders><w:bottom w:val="single" w:sz="12" w:space="0" w:color="2A3439"/></w:tcBorders></w:tcPr><w:p><w:pPr><w:pStyle w:val="Tabla9"/><w:keepNext w:val="true"/><w:widowControl/><w:jc w:val="left"/><w:rPr><w:kern w:val="0"/><w:szCs w:val="24"/><w:lang w:val="es-CO" w:eastAsia="en-US" w:bidi="ar-SA"/><w:del w:id="19482" w:author="Unknown Author" w:date="2026-10-30T04:17:53Z"></w:del></w:rPr></w:pPr><w:del w:id="19481" w:author="Unknown Author" w:date="2026-10-30T04:17:53Z"><w:r><w:rPr><w:kern w:val="0"/><w:szCs w:val="24"/><w:lang w:val="es-CO" w:eastAsia="en-US" w:bidi="ar-SA"/></w:rPr><w:delText>Comités de gestión del riesgo y operarios de remoción</w:delText></w:r></w:del></w:p></w:tc><w:tc><w:tcPr><w:tcW w:w="2821" w:type="dxa"/><w:tcBorders><w:bottom w:val="single" w:sz="12" w:space="0" w:color="2A3439"/></w:tcBorders></w:tcPr><w:p><w:pPr><w:pStyle w:val="Tabla9"/><w:keepNext w:val="true"/><w:widowControl/><w:jc w:val="left"/><w:rPr><w:kern w:val="0"/><w:szCs w:val="24"/><w:lang w:val="es-CO" w:eastAsia="en-US" w:bidi="ar-SA"/><w:del w:id="19484" w:author="Unknown Author" w:date="2026-10-30T04:17:53Z"></w:del></w:rPr></w:pPr><w:del w:id="19483" w:author="Unknown Author" w:date="2026-10-30T04:17:53Z"><w:r><w:rPr><w:kern w:val="0"/><w:szCs w:val="24"/><w:lang w:val="es-CO" w:eastAsia="en-US" w:bidi="ar-SA"/></w:rPr><w:delText>Alertas y decisiones con datos de error conocido; estimación previa de la exposición por polvo antes de una demolición y medidas de control sugeridas; cartillas del índice y del protocolo de alerta; mascarillas de protección para el personal de campo; formación en el uso del tablero</w:delText></w:r></w:del></w:p></w:tc><w:tc><w:tcPr><w:tcW w:w="2487" w:type="dxa"/><w:tcBorders><w:bottom w:val="single" w:sz="12" w:space="0" w:color="2A3439"/></w:tcBorders></w:tcPr><w:p><w:pPr><w:pStyle w:val="Tabla9"/><w:keepNext w:val="true"/><w:widowControl/><w:jc w:val="left"/><w:rPr><w:kern w:val="0"/><w:szCs w:val="24"/><w:lang w:val="es-CO" w:eastAsia="en-US" w:bidi="ar-SA"/><w:del w:id="19486" w:author="Unknown Author" w:date="2026-10-30T04:17:53Z"></w:del></w:rPr></w:pPr><w:del w:id="19485" w:author="Unknown Author" w:date="2026-10-30T04:17:53Z"><w:r><w:rPr><w:kern w:val="0"/><w:szCs w:val="24"/><w:lang w:val="es-CO" w:eastAsia="en-US" w:bidi="ar-SA"/></w:rPr><w:delText>Indicadores R3 y R7 y productos 8 y 9</w:delText></w:r></w:del></w:p></w:tc><w:tc><w:tcPr><w:tcW w:w="2571" w:type="dxa"/><w:tcBorders><w:bottom w:val="single" w:sz="12" w:space="0" w:color="2A3439"/></w:tcBorders></w:tcPr><w:p><w:pPr><w:pStyle w:val="Tabla9"/><w:keepNext w:val="true"/><w:widowControl/><w:jc w:val="left"/><w:rPr><w:kern w:val="0"/><w:szCs w:val="24"/><w:lang w:val="es-CO" w:eastAsia="en-US" w:bidi="ar-SA"/><w:del w:id="19488" w:author="Unknown Author" w:date="2026-10-30T04:17:53Z"></w:del></w:rPr></w:pPr><w:del w:id="19487" w:author="Unknown Author" w:date="2026-10-30T04:17:53Z"><w:r><w:rPr><w:kern w:val="0"/><w:szCs w:val="24"/><w:lang w:val="es-CO" w:eastAsia="en-US" w:bidi="ar-SA"/></w:rPr><w:delText>La protección de las personas depende de que el comité active el protocolo</w:delText></w:r></w:del></w:p></w:tc></w:tr></w:tbl><w:p><w:pPr><w:pStyle w:val="TablaNota"/><w:rPr></w:rPr></w:pPr><w:r><w:rPr><w:i/><w:iCs/></w:rPr><w:t>Nota.</w:t></w:r><w:r><w:rPr></w:rPr><w:t xml:space="preserve"> Elaboración propia con la formulación del proyecto. Los beneficios son resultados técnicos, de capacidad y de uso. El proyecto no promete efectos en la salud ni retornos monetarios.</w:t></w:r></w:p><w:p><w:pPr><w:pStyle w:val="BodyText"/><w:rPr></w:rPr></w:pPr><w:r><w:rPr></w:rPr><w:t xml:space="preserve">Los cuatro integrantes obtienen resultados distintos, y esa asimetría sostiene la alianza. La universidad recibe formación de nueve personas, nueve documentos de investigación, datos colocalizados y un laboratorio de modelación predictiva para su línea de investigación. </w:t></w:r><w:ins w:id="19489" w:author="Unknown Author" w:date="2026-10-30T04:17:53Z"><w:r><w:rPr></w:rPr><w:t xml:space="preserve">Recibe además </w:t></w:r></w:ins><w:del w:id="19490" w:author="Unknown Author" w:date="2026-10-30T04:17:53Z"><w:r><w:rPr></w:rPr><w:delText xml:space="preserve">La empresa recibe </w:delText></w:r></w:del><w:r><w:rPr></w:rPr><w:t xml:space="preserve">la validación independiente de su tecnología hasta el TRL 8, con informe de laboratorio externo. </w:t></w:r><w:ins w:id="19491" w:author="Unknown Author" w:date="2026-10-30T04:17:53Z"><w:r><w:rPr></w:rPr><w:t>Avanciencia recibe una cartera de resultados valorados y protegidos para transferir, y coautoría en los productos en que participa. Cada</w:t></w:r></w:ins><w:del w:id="19492" w:author="Unknown Author" w:date="2026-10-30T04:17:53Z"><w:r><w:rPr></w:rPr><w:delText>Recibe además datos de campo, un gemelo predictivo integrado a su plataforma y derechos de explotación según el acuerdo de propiedad intelectual. La oferta del servicio a otras entidades es una oportunidad y no un compromiso del proyecto. El actor del SNCTI recibe coautoría, acceso a series verificadas y la custodia científica del repositorio. El</w:delText></w:r></w:del><w:r><w:rPr></w:rPr><w:t xml:space="preserve"> municipio recibe capacidades instaladas y la custodia local de la red con partida. Recibe también evaluaciones previas de las demoliciones de su jurisdicción y participación en las decisiones de compuerta</w:t></w:r><w:ins w:id="19493" w:author="Unknown Author" w:date="2026-10-30T04:17:53Z"><w:r><w:rPr></w:rPr><w:t>. La oferta del servicio a otras entidades es una oportunidad y no un compromiso del proyecto</w:t></w:r></w:ins><w:r><w:rPr></w:rPr><w:t>.</w:t></w:r></w:p><w:p><w:pPr><w:pStyle w:val="BodyText"/><w:rPr></w:rPr></w:pPr><w:r><w:rPr></w:rPr><w:t xml:space="preserve">Una misma entidad no puede ser cooperante y beneficiaria en el mismo proyecto. </w:t></w:r><w:ins w:id="19494" w:author="Unknown Author" w:date="2026-10-30T04:17:53Z"><w:r><w:rPr></w:rPr><w:t>Los municipios de Manizales y de Calarcá participan como cooperantes</w:t></w:r></w:ins><w:del w:id="19495" w:author="Unknown Author" w:date="2026-10-30T04:17:53Z"><w:r><w:rPr></w:rPr><w:delText>El municipio aliado participa como cooperante</w:delText></w:r></w:del><w:r><w:rPr></w:rPr><w:t xml:space="preserve">. Por eso no </w:t></w:r><w:ins w:id="19496" w:author="Unknown Author" w:date="2026-10-30T04:17:53Z"><w:r><w:rPr></w:rPr><w:t>figuran</w:t></w:r></w:ins><w:del w:id="19497" w:author="Unknown Author" w:date="2026-10-30T04:17:53Z"><w:r><w:rPr></w:rPr><w:delText>figura</w:delText></w:r></w:del><w:r><w:rPr></w:rPr><w:t xml:space="preserve"> entre los beneficiarios</w:t></w:r><w:ins w:id="19498" w:author="Unknown Author" w:date="2026-10-30T04:17:53Z"><w:r><w:rPr></w:rPr><w:t xml:space="preserve">, y sus consejos municipales usan el tablero como parte </w:t></w:r></w:ins><w:del w:id="19499" w:author="Unknown Author" w:date="2026-10-30T04:17:53Z"><w:r><w:rPr></w:rPr><w:delText xml:space="preserve">. Si su jurisdicción coincide con la de uno de los 15 comités focalizados, ese comité se sustituye por otro </w:delText></w:r></w:del><w:r><w:rPr></w:rPr><w:t xml:space="preserve">de la </w:t></w:r><w:ins w:id="19500" w:author="Unknown Author" w:date="2026-10-30T04:17:53Z"><w:r><w:rPr></w:rPr><w:t>entidad aliada</w:t></w:r></w:ins><w:del w:id="19501" w:author="Unknown Author" w:date="2026-10-30T04:17:53Z"><w:r><w:rPr></w:rPr><w:delText>misma jurisdicción</w:delText></w:r></w:del><w:r><w:rPr></w:rPr><w:t xml:space="preserve">. Los beneficiarios son los </w:t></w:r><w:ins w:id="19502" w:author="Unknown Author" w:date="2026-10-30T04:17:53Z"><w:r><w:rPr></w:rPr><w:t>consejos departamentales de Caldas y del Quindío</w:t></w:r></w:ins><w:del w:id="19503" w:author="Unknown Author" w:date="2026-10-30T04:17:53Z"><w:r><w:rPr></w:rPr><w:delText>comités focalizados</w:delText></w:r></w:del><w:r><w:rPr></w:rPr><w:t xml:space="preserve">, el personal operario de remoción y la población expuesta. Los resultados que la tabla asigna </w:t></w:r><w:ins w:id="19504" w:author="Unknown Author" w:date="2026-10-30T04:17:53Z"><w:r><w:rPr></w:rPr><w:t>a los municipios</w:t></w:r></w:ins><w:del w:id="19505" w:author="Unknown Author" w:date="2026-10-30T04:17:53Z"><w:r><w:rPr></w:rPr><w:delText>al municipio</w:delText></w:r></w:del><w:r><w:rPr></w:rPr><w:t xml:space="preserve"> son los de un integrante que ejecuta y no los de un destinatario.</w:t></w:r></w:p><w:p><w:pPr><w:pStyle w:val="BodyText"/><w:rPr></w:rPr></w:pPr><w:r><w:rPr></w:rPr><w:t xml:space="preserve">La Figura 26.1 representa el mapa de roles, con los aportes de contrapartida y los actores que rodean a la alianza. Son el laboratorio acreditado, el evaluador externo y los </w:t></w:r><w:ins w:id="19506" w:author="Unknown Author" w:date="2026-10-30T04:17:53Z"><w:r><w:rPr></w:rPr><w:t>consejos</w:t></w:r></w:ins><w:del w:id="19507" w:author="Unknown Author" w:date="2026-10-30T04:17:53Z"><w:r><w:rPr></w:rPr><w:delText>comités</w:delText></w:r></w:del><w:r><w:rPr></w:rPr><w:t xml:space="preserve"> de gestión del riesgo. Son también la Unidad Nacional para la Gestión del Riesgo de Desastres</w:t></w:r><w:ins w:id="19508" w:author="Unknown Author" w:date="2026-10-30T04:17:53Z"><w:r><w:rPr></w:rPr><w:t xml:space="preserve">, </w:t></w:r></w:ins><w:del w:id="19509" w:author="Unknown Author" w:date="2026-10-30T04:17:53Z"><w:r><w:rPr></w:rPr><w:delText xml:space="preserve"> y </w:delText></w:r></w:del><w:r><w:rPr></w:rPr><w:t>las autoridades ambientales</w:t></w:r><w:ins w:id="19510" w:author="Unknown Author" w:date="2026-10-30T04:17:53Z"><w:r><w:rPr></w:rPr><w:t xml:space="preserve"> y Gestión y Medio Ambiente, como actor técnico</w:t></w:r></w:ins><w:r><w:rPr></w:rPr><w:t>. Ninguno de esos actores integra la alianza.</w:t></w:r></w:p><w:p><w:pPr><w:pStyle w:val="FiguraRotulo"/><w:rPr></w:rPr></w:pPr><w:bookmarkStart w:id="294" w:name="rot_Figura_26_1"/><w:r><w:rPr><w:b/><w:bCs/></w:rPr><w:t>Figura 26.1</w:t></w:r><w:bookmarkEnd w:id="294"/></w:p><w:p><w:pPr><w:pStyle w:val="FiguraTitulo"/><w:rPr></w:rPr></w:pPr><w:r><w:rPr><w:i/><w:iCs/></w:rPr><w:t xml:space="preserve">La alianza reparte capacidades entre cuatro integrantes y </w:t></w:r><w:ins w:id="19511" w:author="Unknown Author" w:date="2026-10-30T04:17:53Z"><w:r><w:rPr><w:i/><w:iCs/></w:rPr><w:t>ocho</w:t></w:r></w:ins><w:del w:id="19512" w:author="Unknown Author" w:date="2026-10-30T04:17:53Z"><w:r><w:rPr><w:i/><w:iCs/></w:rPr><w:delText>nueve</w:delText></w:r></w:del><w:r><w:rPr><w:i/><w:iCs/></w:rPr><w:t xml:space="preserve"> aportes de contrapartida</w:t></w:r></w:p><w:p><w:pPr><w:pStyle w:val="BodyText"/><w:rPr></w:rPr></w:pPr><w:r><w:rPr></w:rPr><w:drawing><wp:inline distT="0" distB="0" distL="0" distR="0"><wp:extent cx="5579745" cy="5133340"/><wp:effectExtent l="0" t="0" r="0" b="0"/><wp:docPr id="36" name="Image29"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36" name="Image29" descr=""></pic:cNvPr><pic:cNvPicPr><a:picLocks noChangeAspect="1" noChangeArrowheads="1"/></pic:cNvPicPr></pic:nvPicPr><pic:blipFill><a:blip r:embed="rId38"></a:blip><a:stretch><a:fillRect/></a:stretch></pic:blipFill><pic:spPr bwMode="auto"><a:xfrm><a:off x="0" y="0"/><a:ext cx="5579745" cy="5133340"/></a:xfrm><a:prstGeom prst="rect"><a:avLst/></a:prstGeom></pic:spPr></pic:pic></a:graphicData></a:graphic></wp:inline></w:drawing></w:r></w:p><w:p><w:pPr><w:pStyle w:val="FiguraNota"/><w:rPr></w:rPr></w:pPr><w:r><w:rPr><w:i/><w:iCs/></w:rPr><w:t>Nota.</w:t></w:r><w:r><w:rPr></w:rPr><w:t xml:space="preserve"> Elaboración propia con los roles de los integrantes y los aportes de contrapartida del </w:t></w:r><w:ins w:id="19513" w:author="Unknown Author" w:date="2026-10-30T04:17:53Z"><w:r><w:rPr></w:rPr><w:t>Anexo 3</w:t></w:r></w:ins><w:del w:id="19514" w:author="Unknown Author" w:date="2026-10-30T04:17:53Z"><w:r><w:rPr></w:rPr><w:delText>presupuesto</w:delText></w:r></w:del><w:r><w:rPr></w:rPr><w:t xml:space="preserve">. Los </w:t></w:r><w:ins w:id="19515" w:author="Unknown Author" w:date="2026-10-30T04:17:53Z"><w:r><w:rPr></w:rPr><w:t>aportes en especie requieren la certificación del representante legal de cada integrante</w:t></w:r></w:ins><w:del w:id="19516" w:author="Unknown Author" w:date="2026-10-30T04:17:53Z"><w:r><w:rPr></w:rPr><w:delText>nombres de las entidades se completan en la carta de aval. El valor del aporte del actor del SNCTI está por certificar</w:delText></w:r></w:del><w:r><w:rPr></w:rPr><w:t>.</w:t></w:r></w:p><w:p><w:pPr><w:pStyle w:val="BodyText"/><w:rPr></w:rPr></w:pPr><w:r><w:rPr></w:rPr><w:t>La figura muestra que los cuatro integrantes se complementan y que ninguno concentra todos los roles. Los actores externos aportan servicios o usan los resultados y no asumen compromisos de ejecución. La Tabla 26.6 registra el responsable institucional de cada integrante.</w:t></w:r></w:p><w:p><w:pPr><w:pStyle w:val="TablaRotulo"/><w:rPr></w:rPr></w:pPr><w:bookmarkStart w:id="295" w:name="rot_Tabla_26_6"/><w:r><w:rPr><w:b/><w:bCs/></w:rPr><w:t>Tabla 26.6</w:t></w:r><w:bookmarkEnd w:id="295"/></w:p><w:p><w:pPr><w:pStyle w:val="TablaTitulo"/><w:rPr></w:rPr></w:pPr><w:r><w:rPr><w:i/><w:iCs/></w:rPr><w:t>Responsable institucional de cada integrante y representación en el comité directivo</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303"/><w:gridCol w:w="2632"/><w:gridCol w:w="2467"/><w:gridCol w:w="2551"/></w:tblGrid><w:tr><w:trPr><w:tblHeader w:val="true"/><w:ins w:id="19517" w:author="Unknown Author" w:date="2026-10-30T04:17:53Z"/><w:cantSplit w:val="true"/></w:trPr><w:tc><w:tcPr><w:tcW w:w="230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9519" w:author="Unknown Author" w:date="2026-10-30T04:17:53Z"></w:ins></w:rPr></w:pPr><w:ins w:id="19518" w:author="Unknown Author" w:date="2026-10-30T04:17:53Z"><w:r><w:rPr><w:b/><w:kern w:val="0"/><w:szCs w:val="24"/><w:lang w:val="es-CO" w:eastAsia="en-US" w:bidi="ar-SA"/></w:rPr><w:t>Integrante</w:t></w:r></w:ins></w:p></w:tc><w:tc><w:tcPr><w:tcW w:w="263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9521" w:author="Unknown Author" w:date="2026-10-30T04:17:53Z"></w:ins></w:rPr></w:pPr><w:ins w:id="19520" w:author="Unknown Author" w:date="2026-10-30T04:17:53Z"><w:r><w:rPr><w:b/><w:kern w:val="0"/><w:szCs w:val="24"/><w:lang w:val="es-CO" w:eastAsia="en-US" w:bidi="ar-SA"/></w:rPr><w:t>Responsable institucional</w:t></w:r></w:ins></w:p></w:tc><w:tc><w:tcPr><w:tcW w:w="246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9523" w:author="Unknown Author" w:date="2026-10-30T04:17:53Z"></w:ins></w:rPr></w:pPr><w:ins w:id="19522" w:author="Unknown Author" w:date="2026-10-30T04:17:53Z"><w:r><w:rPr><w:b/><w:kern w:val="0"/><w:szCs w:val="24"/><w:lang w:val="es-CO" w:eastAsia="en-US" w:bidi="ar-SA"/></w:rPr><w:t>Representación en el comité directivo</w:t></w:r></w:ins></w:p></w:tc><w:tc><w:tcPr><w:tcW w:w="255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9525" w:author="Unknown Author" w:date="2026-10-30T04:17:53Z"></w:ins></w:rPr></w:pPr><w:ins w:id="19524" w:author="Unknown Author" w:date="2026-10-30T04:17:53Z"><w:r><w:rPr><w:b/><w:kern w:val="0"/><w:szCs w:val="24"/><w:lang w:val="es-CO" w:eastAsia="en-US" w:bidi="ar-SA"/></w:rPr><w:t>Soporte</w:t></w:r></w:ins></w:p></w:tc></w:tr><w:tr><w:trPr><w:ins w:id="19526" w:author="Unknown Author" w:date="2026-10-30T04:17:53Z"/><w:cantSplit w:val="true"/></w:trPr><w:tc><w:tcPr><w:tcW w:w="2303" w:type="dxa"/><w:tcBorders></w:tcBorders></w:tcPr><w:p><w:pPr><w:pStyle w:val="Tabla9"/><w:widowControl/><w:jc w:val="left"/><w:rPr><w:kern w:val="0"/><w:szCs w:val="24"/><w:lang w:val="es-CO" w:eastAsia="en-US" w:bidi="ar-SA"/><w:ins w:id="19528" w:author="Unknown Author" w:date="2026-10-30T04:17:53Z"></w:ins></w:rPr></w:pPr><w:ins w:id="19527" w:author="Unknown Author" w:date="2026-10-30T04:17:53Z"><w:r><w:rPr><w:kern w:val="0"/><w:szCs w:val="24"/><w:lang w:val="es-CO" w:eastAsia="en-US" w:bidi="ar-SA"/></w:rPr><w:t>Universidad Santo Tomás, sede Villavicencio</w:t></w:r></w:ins></w:p></w:tc><w:tc><w:tcPr><w:tcW w:w="2632" w:type="dxa"/><w:tcBorders></w:tcBorders></w:tcPr><w:p><w:pPr><w:pStyle w:val="Tabla9"/><w:widowControl/><w:jc w:val="left"/><w:rPr><w:kern w:val="0"/><w:szCs w:val="24"/><w:lang w:val="es-CO" w:eastAsia="en-US" w:bidi="ar-SA"/><w:ins w:id="19530" w:author="Unknown Author" w:date="2026-10-30T04:17:53Z"></w:ins></w:rPr></w:pPr><w:ins w:id="19529" w:author="Unknown Author" w:date="2026-10-30T04:17:53Z"><w:r><w:rPr><w:color w:val="00B050"/><w:kern w:val="0"/><w:szCs w:val="24"/><w:lang w:val="es-CO" w:eastAsia="en-US" w:bidi="ar-SA"/></w:rPr><w:t>[Diligenciar: responsable institucional de la universidad]</w:t></w:r></w:ins></w:p></w:tc><w:tc><w:tcPr><w:tcW w:w="2467" w:type="dxa"/><w:tcBorders></w:tcBorders></w:tcPr><w:p><w:pPr><w:pStyle w:val="Tabla9"/><w:widowControl/><w:jc w:val="left"/><w:rPr><w:kern w:val="0"/><w:szCs w:val="24"/><w:lang w:val="es-CO" w:eastAsia="en-US" w:bidi="ar-SA"/><w:ins w:id="19532" w:author="Unknown Author" w:date="2026-10-30T04:17:53Z"></w:ins></w:rPr></w:pPr><w:ins w:id="19531" w:author="Unknown Author" w:date="2026-10-30T04:17:53Z"><w:r><w:rPr><w:kern w:val="0"/><w:szCs w:val="24"/><w:lang w:val="es-CO" w:eastAsia="en-US" w:bidi="ar-SA"/></w:rPr><w:t>Un delegado con capacidad de decisión</w:t></w:r></w:ins></w:p></w:tc><w:tc><w:tcPr><w:tcW w:w="2551" w:type="dxa"/><w:tcBorders></w:tcBorders></w:tcPr><w:p><w:pPr><w:pStyle w:val="Tabla9"/><w:widowControl/><w:jc w:val="left"/><w:rPr><w:kern w:val="0"/><w:szCs w:val="24"/><w:lang w:val="es-CO" w:eastAsia="en-US" w:bidi="ar-SA"/><w:ins w:id="19534" w:author="Unknown Author" w:date="2026-10-30T04:17:53Z"></w:ins></w:rPr></w:pPr><w:ins w:id="19533" w:author="Unknown Author" w:date="2026-10-30T04:17:53Z"><w:r><w:rPr><w:kern w:val="0"/><w:szCs w:val="24"/><w:lang w:val="es-CO" w:eastAsia="en-US" w:bidi="ar-SA"/></w:rPr><w:t>Carta de aval, compromiso institucional y modelo de gobernanza (Anexo 1)</w:t></w:r></w:ins></w:p></w:tc></w:tr><w:tr><w:trPr><w:ins w:id="19535" w:author="Unknown Author" w:date="2026-10-30T04:17:53Z"/><w:cantSplit w:val="true"/></w:trPr><w:tc><w:tcPr><w:tcW w:w="2303" w:type="dxa"/><w:tcBorders></w:tcBorders><w:shd w:color="auto" w:fill="F7F7F7" w:val="clear"/></w:tcPr><w:p><w:pPr><w:pStyle w:val="Tabla9"/><w:widowControl/><w:jc w:val="left"/><w:rPr><w:kern w:val="0"/><w:szCs w:val="24"/><w:lang w:val="es-CO" w:eastAsia="en-US" w:bidi="ar-SA"/><w:ins w:id="19537" w:author="Unknown Author" w:date="2026-10-30T04:17:53Z"></w:ins></w:rPr></w:pPr><w:ins w:id="19536" w:author="Unknown Author" w:date="2026-10-30T04:17:53Z"><w:r><w:rPr><w:kern w:val="0"/><w:szCs w:val="24"/><w:lang w:val="es-CO" w:eastAsia="en-US" w:bidi="ar-SA"/></w:rPr><w:t>Municipio de Manizales</w:t></w:r></w:ins></w:p></w:tc><w:tc><w:tcPr><w:tcW w:w="2632" w:type="dxa"/><w:tcBorders></w:tcBorders><w:shd w:color="auto" w:fill="F7F7F7" w:val="clear"/></w:tcPr><w:p><w:pPr><w:pStyle w:val="Tabla9"/><w:widowControl/><w:jc w:val="left"/><w:rPr><w:kern w:val="0"/><w:szCs w:val="24"/><w:lang w:val="es-CO" w:eastAsia="en-US" w:bidi="ar-SA"/><w:ins w:id="19539" w:author="Unknown Author" w:date="2026-10-30T04:17:53Z"></w:ins></w:rPr></w:pPr><w:ins w:id="19538" w:author="Unknown Author" w:date="2026-10-30T04:17:53Z"><w:r><w:rPr><w:color w:val="00B050"/><w:kern w:val="0"/><w:szCs w:val="24"/><w:lang w:val="es-CO" w:eastAsia="en-US" w:bidi="ar-SA"/></w:rPr><w:t>[Diligenciar: responsable institucional de Manizales]</w:t></w:r></w:ins></w:p></w:tc><w:tc><w:tcPr><w:tcW w:w="2467" w:type="dxa"/><w:tcBorders></w:tcBorders><w:shd w:color="auto" w:fill="F7F7F7" w:val="clear"/></w:tcPr><w:p><w:pPr><w:pStyle w:val="Tabla9"/><w:widowControl/><w:jc w:val="left"/><w:rPr><w:kern w:val="0"/><w:szCs w:val="24"/><w:lang w:val="es-CO" w:eastAsia="en-US" w:bidi="ar-SA"/><w:ins w:id="19541" w:author="Unknown Author" w:date="2026-10-30T04:17:53Z"></w:ins></w:rPr></w:pPr><w:ins w:id="19540" w:author="Unknown Author" w:date="2026-10-30T04:17:53Z"><w:r><w:rPr><w:kern w:val="0"/><w:szCs w:val="24"/><w:lang w:val="es-CO" w:eastAsia="en-US" w:bidi="ar-SA"/></w:rPr><w:t>Un delegado con capacidad de decisión</w:t></w:r></w:ins></w:p></w:tc><w:tc><w:tcPr><w:tcW w:w="2551" w:type="dxa"/><w:tcBorders></w:tcBorders><w:shd w:color="auto" w:fill="F7F7F7" w:val="clear"/></w:tcPr><w:p><w:pPr><w:pStyle w:val="Tabla9"/><w:widowControl/><w:jc w:val="left"/><w:rPr><w:kern w:val="0"/><w:szCs w:val="24"/><w:lang w:val="es-CO" w:eastAsia="en-US" w:bidi="ar-SA"/><w:ins w:id="19543" w:author="Unknown Author" w:date="2026-10-30T04:17:53Z"></w:ins></w:rPr></w:pPr><w:ins w:id="19542" w:author="Unknown Author" w:date="2026-10-30T04:17:53Z"><w:r><w:rPr><w:kern w:val="0"/><w:szCs w:val="24"/><w:lang w:val="es-CO" w:eastAsia="en-US" w:bidi="ar-SA"/></w:rPr><w:t>Anexo 1 y certificado de participación</w:t></w:r></w:ins></w:p></w:tc></w:tr><w:tr><w:trPr><w:ins w:id="19544" w:author="Unknown Author" w:date="2026-10-30T04:17:53Z"/><w:cantSplit w:val="true"/></w:trPr><w:tc><w:tcPr><w:tcW w:w="2303" w:type="dxa"/><w:tcBorders></w:tcBorders></w:tcPr><w:p><w:pPr><w:pStyle w:val="Tabla9"/><w:widowControl/><w:jc w:val="left"/><w:rPr><w:kern w:val="0"/><w:szCs w:val="24"/><w:lang w:val="es-CO" w:eastAsia="en-US" w:bidi="ar-SA"/><w:ins w:id="19546" w:author="Unknown Author" w:date="2026-10-30T04:17:53Z"></w:ins></w:rPr></w:pPr><w:ins w:id="19545" w:author="Unknown Author" w:date="2026-10-30T04:17:53Z"><w:r><w:rPr><w:kern w:val="0"/><w:szCs w:val="24"/><w:lang w:val="es-CO" w:eastAsia="en-US" w:bidi="ar-SA"/></w:rPr><w:t>Municipio de Calarcá</w:t></w:r></w:ins></w:p></w:tc><w:tc><w:tcPr><w:tcW w:w="2632" w:type="dxa"/><w:tcBorders></w:tcBorders></w:tcPr><w:p><w:pPr><w:pStyle w:val="Tabla9"/><w:widowControl/><w:jc w:val="left"/><w:rPr><w:kern w:val="0"/><w:szCs w:val="24"/><w:lang w:val="es-CO" w:eastAsia="en-US" w:bidi="ar-SA"/><w:ins w:id="19548" w:author="Unknown Author" w:date="2026-10-30T04:17:53Z"></w:ins></w:rPr></w:pPr><w:ins w:id="19547" w:author="Unknown Author" w:date="2026-10-30T04:17:53Z"><w:r><w:rPr><w:color w:val="00B050"/><w:kern w:val="0"/><w:szCs w:val="24"/><w:lang w:val="es-CO" w:eastAsia="en-US" w:bidi="ar-SA"/></w:rPr><w:t>[Diligenciar: responsable institucional de Calarcá]</w:t></w:r></w:ins></w:p></w:tc><w:tc><w:tcPr><w:tcW w:w="2467" w:type="dxa"/><w:tcBorders></w:tcBorders></w:tcPr><w:p><w:pPr><w:pStyle w:val="Tabla9"/><w:widowControl/><w:jc w:val="left"/><w:rPr><w:kern w:val="0"/><w:szCs w:val="24"/><w:lang w:val="es-CO" w:eastAsia="en-US" w:bidi="ar-SA"/><w:ins w:id="19550" w:author="Unknown Author" w:date="2026-10-30T04:17:53Z"></w:ins></w:rPr></w:pPr><w:ins w:id="19549" w:author="Unknown Author" w:date="2026-10-30T04:17:53Z"><w:r><w:rPr><w:kern w:val="0"/><w:szCs w:val="24"/><w:lang w:val="es-CO" w:eastAsia="en-US" w:bidi="ar-SA"/></w:rPr><w:t>Un delegado con capacidad de decisión</w:t></w:r></w:ins></w:p></w:tc><w:tc><w:tcPr><w:tcW w:w="2551" w:type="dxa"/><w:tcBorders></w:tcBorders></w:tcPr><w:p><w:pPr><w:pStyle w:val="Tabla9"/><w:widowControl/><w:jc w:val="left"/><w:rPr><w:kern w:val="0"/><w:szCs w:val="24"/><w:lang w:val="es-CO" w:eastAsia="en-US" w:bidi="ar-SA"/><w:ins w:id="19552" w:author="Unknown Author" w:date="2026-10-30T04:17:53Z"></w:ins></w:rPr></w:pPr><w:ins w:id="19551" w:author="Unknown Author" w:date="2026-10-30T04:17:53Z"><w:r><w:rPr><w:kern w:val="0"/><w:szCs w:val="24"/><w:lang w:val="es-CO" w:eastAsia="en-US" w:bidi="ar-SA"/></w:rPr><w:t>Anexo 1 y certificado de participación</w:t></w:r></w:ins></w:p></w:tc></w:tr><w:tr><w:trPr><w:ins w:id="19553" w:author="Unknown Author" w:date="2026-10-30T04:17:53Z"/><w:cantSplit w:val="true"/></w:trPr><w:tc><w:tcPr><w:tcW w:w="2303" w:type="dxa"/><w:tcBorders><w:bottom w:val="single" w:sz="12" w:space="0" w:color="2A3439"/></w:tcBorders><w:shd w:color="auto" w:fill="F7F7F7" w:val="clear"/></w:tcPr><w:p><w:pPr><w:pStyle w:val="Tabla9"/><w:keepNext w:val="true"/><w:widowControl/><w:jc w:val="left"/><w:rPr><w:kern w:val="0"/><w:szCs w:val="24"/><w:lang w:val="es-CO" w:eastAsia="en-US" w:bidi="ar-SA"/><w:ins w:id="19555" w:author="Unknown Author" w:date="2026-10-30T04:17:53Z"></w:ins></w:rPr></w:pPr><w:ins w:id="19554" w:author="Unknown Author" w:date="2026-10-30T04:17:53Z"><w:r><w:rPr><w:kern w:val="0"/><w:szCs w:val="24"/><w:lang w:val="es-CO" w:eastAsia="en-US" w:bidi="ar-SA"/></w:rPr><w:t>Avanciencia</w:t></w:r></w:ins></w:p></w:tc><w:tc><w:tcPr><w:tcW w:w="2632" w:type="dxa"/><w:tcBorders><w:bottom w:val="single" w:sz="12" w:space="0" w:color="2A3439"/></w:tcBorders><w:shd w:color="auto" w:fill="F7F7F7" w:val="clear"/></w:tcPr><w:p><w:pPr><w:pStyle w:val="Tabla9"/><w:keepNext w:val="true"/><w:widowControl/><w:jc w:val="left"/><w:rPr><w:kern w:val="0"/><w:szCs w:val="24"/><w:lang w:val="es-CO" w:eastAsia="en-US" w:bidi="ar-SA"/><w:ins w:id="19557" w:author="Unknown Author" w:date="2026-10-30T04:17:53Z"></w:ins></w:rPr></w:pPr><w:ins w:id="19556" w:author="Unknown Author" w:date="2026-10-30T04:17:53Z"><w:r><w:rPr><w:color w:val="00B050"/><w:kern w:val="0"/><w:szCs w:val="24"/><w:lang w:val="es-CO" w:eastAsia="en-US" w:bidi="ar-SA"/></w:rPr><w:t>[Diligenciar: responsable institucional de Avanciencia]</w:t></w:r></w:ins></w:p></w:tc><w:tc><w:tcPr><w:tcW w:w="2467" w:type="dxa"/><w:tcBorders><w:bottom w:val="single" w:sz="12" w:space="0" w:color="2A3439"/></w:tcBorders><w:shd w:color="auto" w:fill="F7F7F7" w:val="clear"/></w:tcPr><w:p><w:pPr><w:pStyle w:val="Tabla9"/><w:keepNext w:val="true"/><w:widowControl/><w:jc w:val="left"/><w:rPr><w:kern w:val="0"/><w:szCs w:val="24"/><w:lang w:val="es-CO" w:eastAsia="en-US" w:bidi="ar-SA"/><w:ins w:id="19559" w:author="Unknown Author" w:date="2026-10-30T04:17:53Z"></w:ins></w:rPr></w:pPr><w:ins w:id="19558" w:author="Unknown Author" w:date="2026-10-30T04:17:53Z"><w:r><w:rPr><w:kern w:val="0"/><w:szCs w:val="24"/><w:lang w:val="es-CO" w:eastAsia="en-US" w:bidi="ar-SA"/></w:rPr><w:t>Un delegado con capacidad de decisión</w:t></w:r></w:ins></w:p></w:tc><w:tc><w:tcPr><w:tcW w:w="2551" w:type="dxa"/><w:tcBorders><w:bottom w:val="single" w:sz="12" w:space="0" w:color="2A3439"/></w:tcBorders><w:shd w:color="auto" w:fill="F7F7F7" w:val="clear"/></w:tcPr><w:p><w:pPr><w:pStyle w:val="Tabla9"/><w:keepNext w:val="true"/><w:widowControl/><w:jc w:val="left"/><w:rPr><w:kern w:val="0"/><w:szCs w:val="24"/><w:lang w:val="es-CO" w:eastAsia="en-US" w:bidi="ar-SA"/><w:ins w:id="19561" w:author="Unknown Author" w:date="2026-10-30T04:17:53Z"></w:ins></w:rPr></w:pPr><w:ins w:id="19560" w:author="Unknown Author" w:date="2026-10-30T04:17:53Z"><w:r><w:rPr><w:kern w:val="0"/><w:szCs w:val="24"/><w:lang w:val="es-CO" w:eastAsia="en-US" w:bidi="ar-SA"/></w:rPr><w:t>Anexo 1 y certificado de participación</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908"/><w:gridCol w:w="2821"/><w:gridCol w:w="2571"/><w:gridCol w:w="2653"/></w:tblGrid><w:tr><w:trPr><w:tblHeader w:val="true"/><w:del w:id="19562" w:author="Unknown Author" w:date="2026-10-30T04:17:53Z"/><w:cantSplit w:val="true"/></w:trPr><w:tc><w:tcPr><w:tcW w:w="190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9564" w:author="Unknown Author" w:date="2026-10-30T04:17:53Z"></w:del></w:rPr></w:pPr><w:del w:id="19563" w:author="Unknown Author" w:date="2026-10-30T04:17:53Z"><w:r><w:rPr><w:b/><w:kern w:val="0"/><w:szCs w:val="24"/><w:lang w:val="es-CO" w:eastAsia="en-US" w:bidi="ar-SA"/></w:rPr><w:delText>Integrante</w:delText></w:r></w:del></w:p></w:tc><w:tc><w:tcPr><w:tcW w:w="282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9566" w:author="Unknown Author" w:date="2026-10-30T04:17:53Z"></w:del></w:rPr></w:pPr><w:del w:id="19565" w:author="Unknown Author" w:date="2026-10-30T04:17:53Z"><w:r><w:rPr><w:b/><w:kern w:val="0"/><w:szCs w:val="24"/><w:lang w:val="es-CO" w:eastAsia="en-US" w:bidi="ar-SA"/></w:rPr><w:delText>Responsable institucional</w:delText></w:r></w:del></w:p></w:tc><w:tc><w:tcPr><w:tcW w:w="257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9568" w:author="Unknown Author" w:date="2026-10-30T04:17:53Z"></w:del></w:rPr></w:pPr><w:del w:id="19567" w:author="Unknown Author" w:date="2026-10-30T04:17:53Z"><w:r><w:rPr><w:b/><w:kern w:val="0"/><w:szCs w:val="24"/><w:lang w:val="es-CO" w:eastAsia="en-US" w:bidi="ar-SA"/></w:rPr><w:delText>Representación en el comité directivo</w:delText></w:r></w:del></w:p></w:tc><w:tc><w:tcPr><w:tcW w:w="265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9570" w:author="Unknown Author" w:date="2026-10-30T04:17:53Z"></w:del></w:rPr></w:pPr><w:del w:id="19569" w:author="Unknown Author" w:date="2026-10-30T04:17:53Z"><w:r><w:rPr><w:b/><w:kern w:val="0"/><w:szCs w:val="24"/><w:lang w:val="es-CO" w:eastAsia="en-US" w:bidi="ar-SA"/></w:rPr><w:delText>Soporte</w:delText></w:r></w:del></w:p></w:tc></w:tr><w:tr><w:trPr><w:del w:id="19571" w:author="Unknown Author" w:date="2026-10-30T04:17:53Z"/><w:cantSplit w:val="true"/></w:trPr><w:tc><w:tcPr><w:tcW w:w="1908" w:type="dxa"/><w:tcBorders></w:tcBorders></w:tcPr><w:p><w:pPr><w:pStyle w:val="Tabla9"/><w:widowControl/><w:jc w:val="left"/><w:rPr><w:kern w:val="0"/><w:szCs w:val="24"/><w:lang w:val="es-CO" w:eastAsia="en-US" w:bidi="ar-SA"/><w:del w:id="19573" w:author="Unknown Author" w:date="2026-10-30T04:17:53Z"></w:del></w:rPr></w:pPr><w:del w:id="19572" w:author="Unknown Author" w:date="2026-10-30T04:17:53Z"><w:r><w:rPr><w:kern w:val="0"/><w:szCs w:val="24"/><w:lang w:val="es-CO" w:eastAsia="en-US" w:bidi="ar-SA"/></w:rPr><w:delText>Universidad proponente</w:delText></w:r></w:del></w:p></w:tc><w:tc><w:tcPr><w:tcW w:w="2821" w:type="dxa"/><w:tcBorders></w:tcBorders></w:tcPr><w:p><w:pPr><w:pStyle w:val="Tabla9"/><w:widowControl/><w:jc w:val="left"/><w:rPr><w:kern w:val="0"/><w:szCs w:val="24"/><w:lang w:val="es-CO" w:eastAsia="en-US" w:bidi="ar-SA"/><w:del w:id="19575" w:author="Unknown Author" w:date="2026-10-30T04:17:53Z"></w:del></w:rPr></w:pPr><w:del w:id="19574" w:author="Unknown Author" w:date="2026-10-30T04:17:53Z"><w:r><w:rPr><w:color w:val="00B050"/><w:kern w:val="0"/><w:szCs w:val="24"/><w:lang w:val="es-CO" w:eastAsia="en-US" w:bidi="ar-SA"/></w:rPr><w:delText>[Diligenciar: responsable institucional de la universidad]</w:delText></w:r></w:del></w:p></w:tc><w:tc><w:tcPr><w:tcW w:w="2571" w:type="dxa"/><w:tcBorders></w:tcBorders></w:tcPr><w:p><w:pPr><w:pStyle w:val="Tabla9"/><w:widowControl/><w:jc w:val="left"/><w:rPr><w:kern w:val="0"/><w:szCs w:val="24"/><w:lang w:val="es-CO" w:eastAsia="en-US" w:bidi="ar-SA"/><w:del w:id="19577" w:author="Unknown Author" w:date="2026-10-30T04:17:53Z"></w:del></w:rPr></w:pPr><w:del w:id="19576" w:author="Unknown Author" w:date="2026-10-30T04:17:53Z"><w:r><w:rPr><w:kern w:val="0"/><w:szCs w:val="24"/><w:lang w:val="es-CO" w:eastAsia="en-US" w:bidi="ar-SA"/></w:rPr><w:delText>Un delegado con capacidad de decisión</w:delText></w:r></w:del></w:p></w:tc><w:tc><w:tcPr><w:tcW w:w="2653" w:type="dxa"/><w:tcBorders></w:tcBorders></w:tcPr><w:p><w:pPr><w:pStyle w:val="Tabla9"/><w:widowControl/><w:jc w:val="left"/><w:rPr><w:kern w:val="0"/><w:szCs w:val="24"/><w:lang w:val="es-CO" w:eastAsia="en-US" w:bidi="ar-SA"/><w:del w:id="19579" w:author="Unknown Author" w:date="2026-10-30T04:17:53Z"></w:del></w:rPr></w:pPr><w:del w:id="19578" w:author="Unknown Author" w:date="2026-10-30T04:17:53Z"><w:r><w:rPr><w:kern w:val="0"/><w:szCs w:val="24"/><w:lang w:val="es-CO" w:eastAsia="en-US" w:bidi="ar-SA"/></w:rPr><w:delText>Carta de aval, compromiso institucional y modelo de gobernanza (Anexo 1)</w:delText></w:r></w:del></w:p></w:tc></w:tr><w:tr><w:trPr><w:del w:id="19580" w:author="Unknown Author" w:date="2026-10-30T04:17:53Z"/><w:cantSplit w:val="true"/></w:trPr><w:tc><w:tcPr><w:tcW w:w="1908" w:type="dxa"/><w:tcBorders></w:tcBorders><w:shd w:color="auto" w:fill="F7F7F7" w:val="clear"/></w:tcPr><w:p><w:pPr><w:pStyle w:val="Tabla9"/><w:widowControl/><w:jc w:val="left"/><w:rPr><w:kern w:val="0"/><w:szCs w:val="24"/><w:lang w:val="es-CO" w:eastAsia="en-US" w:bidi="ar-SA"/><w:del w:id="19582" w:author="Unknown Author" w:date="2026-10-30T04:17:53Z"></w:del></w:rPr></w:pPr><w:del w:id="19581" w:author="Unknown Author" w:date="2026-10-30T04:17:53Z"><w:r><w:rPr><w:kern w:val="0"/><w:szCs w:val="24"/><w:lang w:val="es-CO" w:eastAsia="en-US" w:bidi="ar-SA"/></w:rPr><w:delText>Municipio aliado</w:delText></w:r></w:del></w:p></w:tc><w:tc><w:tcPr><w:tcW w:w="2821" w:type="dxa"/><w:tcBorders></w:tcBorders><w:shd w:color="auto" w:fill="F7F7F7" w:val="clear"/></w:tcPr><w:p><w:pPr><w:pStyle w:val="Tabla9"/><w:widowControl/><w:jc w:val="left"/><w:rPr><w:kern w:val="0"/><w:szCs w:val="24"/><w:lang w:val="es-CO" w:eastAsia="en-US" w:bidi="ar-SA"/><w:del w:id="19584" w:author="Unknown Author" w:date="2026-10-30T04:17:53Z"></w:del></w:rPr></w:pPr><w:del w:id="19583" w:author="Unknown Author" w:date="2026-10-30T04:17:53Z"><w:r><w:rPr><w:color w:val="00B050"/><w:kern w:val="0"/><w:szCs w:val="24"/><w:lang w:val="es-CO" w:eastAsia="en-US" w:bidi="ar-SA"/></w:rPr><w:delText>[Diligenciar: responsable institucional del municipio]</w:delText></w:r></w:del></w:p></w:tc><w:tc><w:tcPr><w:tcW w:w="2571" w:type="dxa"/><w:tcBorders></w:tcBorders><w:shd w:color="auto" w:fill="F7F7F7" w:val="clear"/></w:tcPr><w:p><w:pPr><w:pStyle w:val="Tabla9"/><w:widowControl/><w:jc w:val="left"/><w:rPr><w:kern w:val="0"/><w:szCs w:val="24"/><w:lang w:val="es-CO" w:eastAsia="en-US" w:bidi="ar-SA"/><w:del w:id="19586" w:author="Unknown Author" w:date="2026-10-30T04:17:53Z"></w:del></w:rPr></w:pPr><w:del w:id="19585" w:author="Unknown Author" w:date="2026-10-30T04:17:53Z"><w:r><w:rPr><w:kern w:val="0"/><w:szCs w:val="24"/><w:lang w:val="es-CO" w:eastAsia="en-US" w:bidi="ar-SA"/></w:rPr><w:delText>Un delegado con capacidad de decisión</w:delText></w:r></w:del></w:p></w:tc><w:tc><w:tcPr><w:tcW w:w="2653" w:type="dxa"/><w:tcBorders></w:tcBorders><w:shd w:color="auto" w:fill="F7F7F7" w:val="clear"/></w:tcPr><w:p><w:pPr><w:pStyle w:val="Tabla9"/><w:widowControl/><w:jc w:val="left"/><w:rPr><w:kern w:val="0"/><w:szCs w:val="24"/><w:lang w:val="es-CO" w:eastAsia="en-US" w:bidi="ar-SA"/><w:del w:id="19588" w:author="Unknown Author" w:date="2026-10-30T04:17:53Z"></w:del></w:rPr></w:pPr><w:del w:id="19587" w:author="Unknown Author" w:date="2026-10-30T04:17:53Z"><w:r><w:rPr><w:kern w:val="0"/><w:szCs w:val="24"/><w:lang w:val="es-CO" w:eastAsia="en-US" w:bidi="ar-SA"/></w:rPr><w:delText>Anexo 1 y certificado de participación</w:delText></w:r></w:del></w:p></w:tc></w:tr><w:tr><w:trPr><w:del w:id="19589" w:author="Unknown Author" w:date="2026-10-30T04:17:53Z"/><w:cantSplit w:val="true"/></w:trPr><w:tc><w:tcPr><w:tcW w:w="1908" w:type="dxa"/><w:tcBorders></w:tcBorders></w:tcPr><w:p><w:pPr><w:pStyle w:val="Tabla9"/><w:widowControl/><w:jc w:val="left"/><w:rPr><w:kern w:val="0"/><w:szCs w:val="24"/><w:lang w:val="es-CO" w:eastAsia="en-US" w:bidi="ar-SA"/><w:del w:id="19591" w:author="Unknown Author" w:date="2026-10-30T04:17:53Z"></w:del></w:rPr></w:pPr><w:del w:id="19590" w:author="Unknown Author" w:date="2026-10-30T04:17:53Z"><w:r><w:rPr><w:kern w:val="0"/><w:szCs w:val="24"/><w:lang w:val="es-CO" w:eastAsia="en-US" w:bidi="ar-SA"/></w:rPr><w:delText>Actor del SNCTI aliado</w:delText></w:r></w:del></w:p></w:tc><w:tc><w:tcPr><w:tcW w:w="2821" w:type="dxa"/><w:tcBorders></w:tcBorders></w:tcPr><w:p><w:pPr><w:pStyle w:val="Tabla9"/><w:widowControl/><w:jc w:val="left"/><w:rPr><w:kern w:val="0"/><w:szCs w:val="24"/><w:lang w:val="es-CO" w:eastAsia="en-US" w:bidi="ar-SA"/><w:del w:id="19593" w:author="Unknown Author" w:date="2026-10-30T04:17:53Z"></w:del></w:rPr></w:pPr><w:del w:id="19592" w:author="Unknown Author" w:date="2026-10-30T04:17:53Z"><w:r><w:rPr><w:color w:val="00B050"/><w:kern w:val="0"/><w:szCs w:val="24"/><w:lang w:val="es-CO" w:eastAsia="en-US" w:bidi="ar-SA"/></w:rPr><w:delText>[Diligenciar: responsable institucional del actor del SNCTI]</w:delText></w:r></w:del></w:p></w:tc><w:tc><w:tcPr><w:tcW w:w="2571" w:type="dxa"/><w:tcBorders></w:tcBorders></w:tcPr><w:p><w:pPr><w:pStyle w:val="Tabla9"/><w:widowControl/><w:jc w:val="left"/><w:rPr><w:kern w:val="0"/><w:szCs w:val="24"/><w:lang w:val="es-CO" w:eastAsia="en-US" w:bidi="ar-SA"/><w:del w:id="19595" w:author="Unknown Author" w:date="2026-10-30T04:17:53Z"></w:del></w:rPr></w:pPr><w:del w:id="19594" w:author="Unknown Author" w:date="2026-10-30T04:17:53Z"><w:r><w:rPr><w:kern w:val="0"/><w:szCs w:val="24"/><w:lang w:val="es-CO" w:eastAsia="en-US" w:bidi="ar-SA"/></w:rPr><w:delText>Un delegado con capacidad de decisión</w:delText></w:r></w:del></w:p></w:tc><w:tc><w:tcPr><w:tcW w:w="2653" w:type="dxa"/><w:tcBorders></w:tcBorders></w:tcPr><w:p><w:pPr><w:pStyle w:val="Tabla9"/><w:widowControl/><w:jc w:val="left"/><w:rPr><w:kern w:val="0"/><w:szCs w:val="24"/><w:lang w:val="es-CO" w:eastAsia="en-US" w:bidi="ar-SA"/><w:del w:id="19597" w:author="Unknown Author" w:date="2026-10-30T04:17:53Z"></w:del></w:rPr></w:pPr><w:del w:id="19596" w:author="Unknown Author" w:date="2026-10-30T04:17:53Z"><w:r><w:rPr><w:kern w:val="0"/><w:szCs w:val="24"/><w:lang w:val="es-CO" w:eastAsia="en-US" w:bidi="ar-SA"/></w:rPr><w:delText>Anexo 1 y certificado de participación</w:delText></w:r></w:del></w:p></w:tc></w:tr><w:tr><w:trPr><w:del w:id="19598" w:author="Unknown Author" w:date="2026-10-30T04:17:53Z"/><w:cantSplit w:val="true"/></w:trPr><w:tc><w:tcPr><w:tcW w:w="1908" w:type="dxa"/><w:tcBorders><w:bottom w:val="single" w:sz="12" w:space="0" w:color="2A3439"/></w:tcBorders><w:shd w:color="auto" w:fill="F7F7F7" w:val="clear"/></w:tcPr><w:p><w:pPr><w:pStyle w:val="Tabla9"/><w:keepNext w:val="true"/><w:widowControl/><w:jc w:val="left"/><w:rPr><w:kern w:val="0"/><w:szCs w:val="24"/><w:lang w:val="es-CO" w:eastAsia="en-US" w:bidi="ar-SA"/><w:del w:id="19600" w:author="Unknown Author" w:date="2026-10-30T04:17:53Z"></w:del></w:rPr></w:pPr><w:del w:id="19599" w:author="Unknown Author" w:date="2026-10-30T04:17:53Z"><w:r><w:rPr><w:kern w:val="0"/><w:szCs w:val="24"/><w:lang w:val="es-CO" w:eastAsia="en-US" w:bidi="ar-SA"/></w:rPr><w:delText>Empresa tecnológica</w:delText></w:r></w:del></w:p></w:tc><w:tc><w:tcPr><w:tcW w:w="2821" w:type="dxa"/><w:tcBorders><w:bottom w:val="single" w:sz="12" w:space="0" w:color="2A3439"/></w:tcBorders><w:shd w:color="auto" w:fill="F7F7F7" w:val="clear"/></w:tcPr><w:p><w:pPr><w:pStyle w:val="Tabla9"/><w:keepNext w:val="true"/><w:widowControl/><w:jc w:val="left"/><w:rPr><w:kern w:val="0"/><w:szCs w:val="24"/><w:lang w:val="es-CO" w:eastAsia="en-US" w:bidi="ar-SA"/><w:del w:id="19602" w:author="Unknown Author" w:date="2026-10-30T04:17:53Z"></w:del></w:rPr></w:pPr><w:del w:id="19601" w:author="Unknown Author" w:date="2026-10-30T04:17:53Z"><w:r><w:rPr><w:color w:val="00B050"/><w:kern w:val="0"/><w:szCs w:val="24"/><w:lang w:val="es-CO" w:eastAsia="en-US" w:bidi="ar-SA"/></w:rPr><w:delText>[Diligenciar: responsable institucional de la empresa]</w:delText></w:r></w:del></w:p></w:tc><w:tc><w:tcPr><w:tcW w:w="2571" w:type="dxa"/><w:tcBorders><w:bottom w:val="single" w:sz="12" w:space="0" w:color="2A3439"/></w:tcBorders><w:shd w:color="auto" w:fill="F7F7F7" w:val="clear"/></w:tcPr><w:p><w:pPr><w:pStyle w:val="Tabla9"/><w:keepNext w:val="true"/><w:widowControl/><w:jc w:val="left"/><w:rPr><w:kern w:val="0"/><w:szCs w:val="24"/><w:lang w:val="es-CO" w:eastAsia="en-US" w:bidi="ar-SA"/><w:del w:id="19604" w:author="Unknown Author" w:date="2026-10-30T04:17:53Z"></w:del></w:rPr></w:pPr><w:del w:id="19603" w:author="Unknown Author" w:date="2026-10-30T04:17:53Z"><w:r><w:rPr><w:kern w:val="0"/><w:szCs w:val="24"/><w:lang w:val="es-CO" w:eastAsia="en-US" w:bidi="ar-SA"/></w:rPr><w:delText>Un delegado con capacidad de decisión</w:delText></w:r></w:del></w:p></w:tc><w:tc><w:tcPr><w:tcW w:w="2653" w:type="dxa"/><w:tcBorders><w:bottom w:val="single" w:sz="12" w:space="0" w:color="2A3439"/></w:tcBorders><w:shd w:color="auto" w:fill="F7F7F7" w:val="clear"/></w:tcPr><w:p><w:pPr><w:pStyle w:val="Tabla9"/><w:keepNext w:val="true"/><w:widowControl/><w:jc w:val="left"/><w:rPr><w:kern w:val="0"/><w:szCs w:val="24"/><w:lang w:val="es-CO" w:eastAsia="en-US" w:bidi="ar-SA"/><w:del w:id="19606" w:author="Unknown Author" w:date="2026-10-30T04:17:53Z"></w:del></w:rPr></w:pPr><w:del w:id="19605" w:author="Unknown Author" w:date="2026-10-30T04:17:53Z"><w:r><w:rPr><w:kern w:val="0"/><w:szCs w:val="24"/><w:lang w:val="es-CO" w:eastAsia="en-US" w:bidi="ar-SA"/></w:rPr><w:delText>Anexo 1 y certificado de participación</w:delText></w:r></w:del></w:p></w:tc></w:tr></w:tbl><w:p><w:pPr><w:pStyle w:val="TablaNota"/><w:rPr></w:rPr></w:pPr><w:r><w:rPr><w:i/><w:iCs/></w:rPr><w:t>Nota.</w:t></w:r><w:r><w:rPr></w:rPr><w:t xml:space="preserve"> Elaboración propia con el numeral 3 de los TdR. La composición del comité directivo es una propuesta de gobernanza que debe coincidir con el Anexo 1.</w:t></w:r><w:bookmarkEnd w:id="291"/></w:p><w:p><w:pPr><w:pStyle w:val="Heading2"/><w:rPr></w:rPr></w:pPr><w:bookmarkStart w:id="296" w:name="mecanismos-de-articulación"/><w:r><w:rPr></w:rPr><w:t>26.4 Mecanismos de articulación</w:t></w:r></w:p><w:p><w:pPr><w:pStyle w:val="FirstParagraph"/><w:rPr></w:rPr></w:pPr><w:r><w:rPr></w:rPr><w:t>El modelo de gobernanza del Anexo 1 regula la toma de decisiones y la ejecución entre los integrantes. El numeral 10.4 de los TdR le exige cuatro contenidos. Son la estructura de coordinación y el modelo de operación formal de la alianza. Son también los mecanismos de coordinación técnica y la gestión de adquisiciones y de transferencia de bienes. El Anexo 1 no se aportó. Esta sección describe los mecanismos que el proyecto propone, y el Anexo 1 debe coincidir con ellos. La Tabla 26.7 los resume por instancia.</w:t></w:r></w:p><w:p><w:pPr><w:pStyle w:val="TablaRotulo"/><w:rPr></w:rPr></w:pPr><w:bookmarkStart w:id="297" w:name="rot_Tabla_26_7"/><w:r><w:rPr><w:b/><w:bCs/></w:rPr><w:t>Tabla 26.7</w:t></w:r><w:bookmarkEnd w:id="297"/></w:p><w:p><w:pPr><w:pStyle w:val="TablaTitulo"/><w:rPr></w:rPr></w:pPr><w:r><w:rPr><w:i/><w:iCs/></w:rPr><w:t>Instancias de articulación de la alianza, funciones y evidencia</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091"/><w:gridCol w:w="2760"/><w:gridCol w:w="2677"/><w:gridCol w:w="2425"/></w:tblGrid><w:tr><w:trPr><w:tblHeader w:val="true"/><w:ins w:id="19607" w:author="Unknown Author" w:date="2026-10-30T04:17:53Z"/><w:cantSplit w:val="true"/></w:trPr><w:tc><w:tcPr><w:tcW w:w="209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9609" w:author="Unknown Author" w:date="2026-10-30T04:17:53Z"></w:ins></w:rPr></w:pPr><w:ins w:id="19608" w:author="Unknown Author" w:date="2026-10-30T04:17:53Z"><w:r><w:rPr><w:b/><w:kern w:val="0"/><w:szCs w:val="24"/><w:lang w:val="es-CO" w:eastAsia="en-US" w:bidi="ar-SA"/></w:rPr><w:t>Instancia</w:t></w:r></w:ins></w:p></w:tc><w:tc><w:tcPr><w:tcW w:w="276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9611" w:author="Unknown Author" w:date="2026-10-30T04:17:53Z"></w:ins></w:rPr></w:pPr><w:ins w:id="19610" w:author="Unknown Author" w:date="2026-10-30T04:17:53Z"><w:r><w:rPr><w:b/><w:kern w:val="0"/><w:szCs w:val="24"/><w:lang w:val="es-CO" w:eastAsia="en-US" w:bidi="ar-SA"/></w:rPr><w:t>Composición</w:t></w:r></w:ins></w:p></w:tc><w:tc><w:tcPr><w:tcW w:w="267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9613" w:author="Unknown Author" w:date="2026-10-30T04:17:53Z"></w:ins></w:rPr></w:pPr><w:ins w:id="19612" w:author="Unknown Author" w:date="2026-10-30T04:17:53Z"><w:r><w:rPr><w:b/><w:kern w:val="0"/><w:szCs w:val="24"/><w:lang w:val="es-CO" w:eastAsia="en-US" w:bidi="ar-SA"/></w:rPr><w:t>Funciones</w:t></w:r></w:ins></w:p></w:tc><w:tc><w:tcPr><w:tcW w:w="242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19615" w:author="Unknown Author" w:date="2026-10-30T04:17:53Z"></w:ins></w:rPr></w:pPr><w:ins w:id="19614" w:author="Unknown Author" w:date="2026-10-30T04:17:53Z"><w:r><w:rPr><w:b/><w:kern w:val="0"/><w:szCs w:val="24"/><w:lang w:val="es-CO" w:eastAsia="en-US" w:bidi="ar-SA"/></w:rPr><w:t>Decisiones y evidencia</w:t></w:r></w:ins></w:p></w:tc></w:tr><w:tr><w:trPr><w:ins w:id="19616" w:author="Unknown Author" w:date="2026-10-30T04:17:53Z"/><w:cantSplit w:val="true"/></w:trPr><w:tc><w:tcPr><w:tcW w:w="2091" w:type="dxa"/><w:tcBorders></w:tcBorders></w:tcPr><w:p><w:pPr><w:pStyle w:val="Tabla9"/><w:widowControl/><w:jc w:val="left"/><w:rPr><w:kern w:val="0"/><w:szCs w:val="24"/><w:lang w:val="es-CO" w:eastAsia="en-US" w:bidi="ar-SA"/><w:ins w:id="19618" w:author="Unknown Author" w:date="2026-10-30T04:17:53Z"></w:ins></w:rPr></w:pPr><w:ins w:id="19617" w:author="Unknown Author" w:date="2026-10-30T04:17:53Z"><w:r><w:rPr><w:kern w:val="0"/><w:szCs w:val="24"/><w:lang w:val="es-CO" w:eastAsia="en-US" w:bidi="ar-SA"/></w:rPr><w:t>Comité directivo</w:t></w:r></w:ins></w:p></w:tc><w:tc><w:tcPr><w:tcW w:w="2760" w:type="dxa"/><w:tcBorders></w:tcBorders></w:tcPr><w:p><w:pPr><w:pStyle w:val="Tabla9"/><w:widowControl/><w:jc w:val="left"/><w:rPr><w:kern w:val="0"/><w:szCs w:val="24"/><w:lang w:val="es-CO" w:eastAsia="en-US" w:bidi="ar-SA"/><w:ins w:id="19620" w:author="Unknown Author" w:date="2026-10-30T04:17:53Z"></w:ins></w:rPr></w:pPr><w:ins w:id="19619" w:author="Unknown Author" w:date="2026-10-30T04:17:53Z"><w:r><w:rPr><w:kern w:val="0"/><w:szCs w:val="24"/><w:lang w:val="es-CO" w:eastAsia="en-US" w:bidi="ar-SA"/></w:rPr><w:t>Un delegado de cada uno de los cuatro integrantes</w:t></w:r></w:ins></w:p></w:tc><w:tc><w:tcPr><w:tcW w:w="2677" w:type="dxa"/><w:tcBorders></w:tcBorders></w:tcPr><w:p><w:pPr><w:pStyle w:val="Tabla9"/><w:widowControl/><w:jc w:val="left"/><w:rPr><w:kern w:val="0"/><w:szCs w:val="24"/><w:lang w:val="es-CO" w:eastAsia="en-US" w:bidi="ar-SA"/><w:ins w:id="19622" w:author="Unknown Author" w:date="2026-10-30T04:17:53Z"></w:ins></w:rPr></w:pPr><w:ins w:id="19621" w:author="Unknown Author" w:date="2026-10-30T04:17:53Z"><w:r><w:rPr><w:kern w:val="0"/><w:szCs w:val="24"/><w:lang w:val="es-CO" w:eastAsia="en-US" w:bidi="ar-SA"/></w:rPr><w:t>Decide las compuertas C1, C2 y C3, aprueba ajustes y autoriza las entregas de transferencia</w:t></w:r></w:ins></w:p></w:tc><w:tc><w:tcPr><w:tcW w:w="2425" w:type="dxa"/><w:tcBorders></w:tcBorders></w:tcPr><w:p><w:pPr><w:pStyle w:val="Tabla9"/><w:widowControl/><w:jc w:val="left"/><w:rPr><w:kern w:val="0"/><w:szCs w:val="24"/><w:lang w:val="es-CO" w:eastAsia="en-US" w:bidi="ar-SA"/><w:ins w:id="19624" w:author="Unknown Author" w:date="2026-10-30T04:17:53Z"></w:ins></w:rPr></w:pPr><w:ins w:id="19623" w:author="Unknown Author" w:date="2026-10-30T04:17:53Z"><w:r><w:rPr><w:kern w:val="0"/><w:szCs w:val="24"/><w:lang w:val="es-CO" w:eastAsia="en-US" w:bidi="ar-SA"/></w:rPr><w:t>Actas de compuerta con dos firmas; decisiones por mayoría calificada y veto de cada entidad custodia sobre su componente</w:t></w:r></w:ins></w:p></w:tc></w:tr><w:tr><w:trPr><w:ins w:id="19625" w:author="Unknown Author" w:date="2026-10-30T04:17:53Z"/><w:cantSplit w:val="true"/></w:trPr><w:tc><w:tcPr><w:tcW w:w="2091" w:type="dxa"/><w:tcBorders></w:tcBorders><w:shd w:color="auto" w:fill="F7F7F7" w:val="clear"/></w:tcPr><w:p><w:pPr><w:pStyle w:val="Tabla9"/><w:widowControl/><w:jc w:val="left"/><w:rPr><w:kern w:val="0"/><w:szCs w:val="24"/><w:lang w:val="es-CO" w:eastAsia="en-US" w:bidi="ar-SA"/><w:ins w:id="19627" w:author="Unknown Author" w:date="2026-10-30T04:17:53Z"></w:ins></w:rPr></w:pPr><w:ins w:id="19626" w:author="Unknown Author" w:date="2026-10-30T04:17:53Z"><w:r><w:rPr><w:kern w:val="0"/><w:szCs w:val="24"/><w:lang w:val="es-CO" w:eastAsia="en-US" w:bidi="ar-SA"/></w:rPr><w:t>Comité técnico</w:t></w:r></w:ins></w:p></w:tc><w:tc><w:tcPr><w:tcW w:w="2760" w:type="dxa"/><w:tcBorders></w:tcBorders><w:shd w:color="auto" w:fill="F7F7F7" w:val="clear"/></w:tcPr><w:p><w:pPr><w:pStyle w:val="Tabla9"/><w:widowControl/><w:jc w:val="left"/><w:rPr><w:kern w:val="0"/><w:szCs w:val="24"/><w:lang w:val="es-CO" w:eastAsia="en-US" w:bidi="ar-SA"/><w:ins w:id="19629" w:author="Unknown Author" w:date="2026-10-30T04:17:53Z"></w:ins></w:rPr></w:pPr><w:ins w:id="19628" w:author="Unknown Author" w:date="2026-10-30T04:17:53Z"><w:r><w:rPr><w:kern w:val="0"/><w:szCs w:val="24"/><w:lang w:val="es-CO" w:eastAsia="en-US" w:bidi="ar-SA"/></w:rPr><w:t>Investigador principal, coinvestigador técnico, especialista en metrología, investigador líder en modelación y un delegado técnico de Avanciencia</w:t></w:r></w:ins></w:p></w:tc><w:tc><w:tcPr><w:tcW w:w="2677" w:type="dxa"/><w:tcBorders></w:tcBorders><w:shd w:color="auto" w:fill="F7F7F7" w:val="clear"/></w:tcPr><w:p><w:pPr><w:pStyle w:val="Tabla9"/><w:widowControl/><w:jc w:val="left"/><w:rPr><w:kern w:val="0"/><w:szCs w:val="24"/><w:lang w:val="es-CO" w:eastAsia="en-US" w:bidi="ar-SA"/><w:ins w:id="19631" w:author="Unknown Author" w:date="2026-10-30T04:17:53Z"></w:ins></w:rPr></w:pPr><w:ins w:id="19630" w:author="Unknown Author" w:date="2026-10-30T04:17:53Z"><w:r><w:rPr><w:kern w:val="0"/><w:szCs w:val="24"/><w:lang w:val="es-CO" w:eastAsia="en-US" w:bidi="ar-SA"/></w:rPr><w:t>Revisa la validación metrológica, las versiones del modelo, la calibración y la validación del gemelo predictivo</w:t></w:r></w:ins></w:p></w:tc><w:tc><w:tcPr><w:tcW w:w="2425" w:type="dxa"/><w:tcBorders></w:tcBorders><w:shd w:color="auto" w:fill="F7F7F7" w:val="clear"/></w:tcPr><w:p><w:pPr><w:pStyle w:val="Tabla9"/><w:widowControl/><w:jc w:val="left"/><w:rPr><w:kern w:val="0"/><w:szCs w:val="24"/><w:lang w:val="es-CO" w:eastAsia="en-US" w:bidi="ar-SA"/><w:ins w:id="19633" w:author="Unknown Author" w:date="2026-10-30T04:17:53Z"></w:ins></w:rPr></w:pPr><w:ins w:id="19632" w:author="Unknown Author" w:date="2026-10-30T04:17:53Z"><w:r><w:rPr><w:kern w:val="0"/><w:szCs w:val="24"/><w:lang w:val="es-CO" w:eastAsia="en-US" w:bidi="ar-SA"/></w:rPr><w:t>Informes de validación firmados por el especialista en metrología</w:t></w:r></w:ins></w:p></w:tc></w:tr><w:tr><w:trPr><w:ins w:id="19634" w:author="Unknown Author" w:date="2026-10-30T04:17:53Z"/><w:cantSplit w:val="true"/></w:trPr><w:tc><w:tcPr><w:tcW w:w="2091" w:type="dxa"/><w:tcBorders></w:tcBorders></w:tcPr><w:p><w:pPr><w:pStyle w:val="Tabla9"/><w:widowControl/><w:jc w:val="left"/><w:rPr><w:kern w:val="0"/><w:szCs w:val="24"/><w:lang w:val="es-CO" w:eastAsia="en-US" w:bidi="ar-SA"/><w:ins w:id="19636" w:author="Unknown Author" w:date="2026-10-30T04:17:53Z"></w:ins></w:rPr></w:pPr><w:ins w:id="19635" w:author="Unknown Author" w:date="2026-10-30T04:17:53Z"><w:r><w:rPr><w:kern w:val="0"/><w:szCs w:val="24"/><w:lang w:val="es-CO" w:eastAsia="en-US" w:bidi="ar-SA"/></w:rPr><w:t>Gerencia del proyecto</w:t></w:r></w:ins></w:p></w:tc><w:tc><w:tcPr><w:tcW w:w="2760" w:type="dxa"/><w:tcBorders></w:tcBorders></w:tcPr><w:p><w:pPr><w:pStyle w:val="Tabla9"/><w:widowControl/><w:jc w:val="left"/><w:rPr><w:kern w:val="0"/><w:szCs w:val="24"/><w:lang w:val="es-CO" w:eastAsia="en-US" w:bidi="ar-SA"/><w:ins w:id="19638" w:author="Unknown Author" w:date="2026-10-30T04:17:53Z"></w:ins></w:rPr></w:pPr><w:ins w:id="19637" w:author="Unknown Author" w:date="2026-10-30T04:17:53Z"><w:r><w:rPr><w:kern w:val="0"/><w:szCs w:val="24"/><w:lang w:val="es-CO" w:eastAsia="en-US" w:bidi="ar-SA"/></w:rPr><w:t>Gerente, con apoyo de la universidad</w:t></w:r></w:ins></w:p></w:tc><w:tc><w:tcPr><w:tcW w:w="2677" w:type="dxa"/><w:tcBorders></w:tcBorders></w:tcPr><w:p><w:pPr><w:pStyle w:val="Tabla9"/><w:widowControl/><w:jc w:val="left"/><w:rPr><w:kern w:val="0"/><w:szCs w:val="24"/><w:lang w:val="es-CO" w:eastAsia="en-US" w:bidi="ar-SA"/><w:ins w:id="19640" w:author="Unknown Author" w:date="2026-10-30T04:17:53Z"></w:ins></w:rPr></w:pPr><w:ins w:id="19639" w:author="Unknown Author" w:date="2026-10-30T04:17:53Z"><w:r><w:rPr><w:kern w:val="0"/><w:szCs w:val="24"/><w:lang w:val="es-CO" w:eastAsia="en-US" w:bidi="ar-SA"/></w:rPr><w:t>Controla alcance, cronograma, presupuesto y riesgos, y prepara las compuertas</w:t></w:r></w:ins></w:p></w:tc><w:tc><w:tcPr><w:tcW w:w="2425" w:type="dxa"/><w:tcBorders></w:tcBorders></w:tcPr><w:p><w:pPr><w:pStyle w:val="Tabla9"/><w:widowControl/><w:jc w:val="left"/><w:rPr><w:kern w:val="0"/><w:szCs w:val="24"/><w:lang w:val="es-CO" w:eastAsia="en-US" w:bidi="ar-SA"/><w:ins w:id="19642" w:author="Unknown Author" w:date="2026-10-30T04:17:53Z"></w:ins></w:rPr></w:pPr><w:ins w:id="19641" w:author="Unknown Author" w:date="2026-10-30T04:17:53Z"><w:r><w:rPr><w:kern w:val="0"/><w:szCs w:val="24"/><w:lang w:val="es-CO" w:eastAsia="en-US" w:bidi="ar-SA"/></w:rPr><w:t>Ocho informes trimestrales de supervisión</w:t></w:r></w:ins></w:p></w:tc></w:tr><w:tr><w:trPr><w:ins w:id="19643" w:author="Unknown Author" w:date="2026-10-30T04:17:53Z"/><w:cantSplit w:val="true"/></w:trPr><w:tc><w:tcPr><w:tcW w:w="2091" w:type="dxa"/><w:tcBorders></w:tcBorders><w:shd w:color="auto" w:fill="F7F7F7" w:val="clear"/></w:tcPr><w:p><w:pPr><w:pStyle w:val="Tabla9"/><w:widowControl/><w:jc w:val="left"/><w:rPr><w:kern w:val="0"/><w:szCs w:val="24"/><w:lang w:val="es-CO" w:eastAsia="en-US" w:bidi="ar-SA"/><w:ins w:id="19645" w:author="Unknown Author" w:date="2026-10-30T04:17:53Z"></w:ins></w:rPr></w:pPr><w:ins w:id="19644" w:author="Unknown Author" w:date="2026-10-30T04:17:53Z"><w:r><w:rPr><w:kern w:val="0"/><w:szCs w:val="24"/><w:lang w:val="es-CO" w:eastAsia="en-US" w:bidi="ar-SA"/></w:rPr><w:t>Mesa de uso institucional</w:t></w:r></w:ins></w:p></w:tc><w:tc><w:tcPr><w:tcW w:w="2760" w:type="dxa"/><w:tcBorders></w:tcBorders><w:shd w:color="auto" w:fill="F7F7F7" w:val="clear"/></w:tcPr><w:p><w:pPr><w:pStyle w:val="Tabla9"/><w:widowControl/><w:jc w:val="left"/><w:rPr><w:kern w:val="0"/><w:szCs w:val="24"/><w:lang w:val="es-CO" w:eastAsia="en-US" w:bidi="ar-SA"/><w:ins w:id="19647" w:author="Unknown Author" w:date="2026-10-30T04:17:53Z"></w:ins></w:rPr></w:pPr><w:ins w:id="19646" w:author="Unknown Author" w:date="2026-10-30T04:17:53Z"><w:r><w:rPr><w:kern w:val="0"/><w:szCs w:val="24"/><w:lang w:val="es-CO" w:eastAsia="en-US" w:bidi="ar-SA"/></w:rPr><w:t>Delegados de los dos municipios, consejos de gestión del riesgo y coordinación de apropiación social</w:t></w:r></w:ins></w:p></w:tc><w:tc><w:tcPr><w:tcW w:w="2677" w:type="dxa"/><w:tcBorders></w:tcBorders><w:shd w:color="auto" w:fill="F7F7F7" w:val="clear"/></w:tcPr><w:p><w:pPr><w:pStyle w:val="Tabla9"/><w:widowControl/><w:jc w:val="left"/><w:rPr><w:kern w:val="0"/><w:szCs w:val="24"/><w:lang w:val="es-CO" w:eastAsia="en-US" w:bidi="ar-SA"/><w:ins w:id="19649" w:author="Unknown Author" w:date="2026-10-30T04:17:53Z"></w:ins></w:rPr></w:pPr><w:ins w:id="19648" w:author="Unknown Author" w:date="2026-10-30T04:17:53Z"><w:r><w:rPr><w:kern w:val="0"/><w:szCs w:val="24"/><w:lang w:val="es-CO" w:eastAsia="en-US" w:bidi="ar-SA"/></w:rPr><w:t>Convoca a los consejos y registra las decisiones tomadas con el tablero</w:t></w:r></w:ins></w:p></w:tc><w:tc><w:tcPr><w:tcW w:w="2425" w:type="dxa"/><w:tcBorders></w:tcBorders><w:shd w:color="auto" w:fill="F7F7F7" w:val="clear"/></w:tcPr><w:p><w:pPr><w:pStyle w:val="Tabla9"/><w:widowControl/><w:jc w:val="left"/><w:rPr><w:kern w:val="0"/><w:szCs w:val="24"/><w:lang w:val="es-CO" w:eastAsia="en-US" w:bidi="ar-SA"/><w:ins w:id="19651" w:author="Unknown Author" w:date="2026-10-30T04:17:53Z"></w:ins></w:rPr></w:pPr><w:ins w:id="19650" w:author="Unknown Author" w:date="2026-10-30T04:17:53Z"><w:r><w:rPr><w:kern w:val="0"/><w:szCs w:val="24"/><w:lang w:val="es-CO" w:eastAsia="en-US" w:bidi="ar-SA"/></w:rPr><w:t>Registro de decisiones documentadas</w:t></w:r></w:ins></w:p></w:tc></w:tr><w:tr><w:trPr><w:ins w:id="19652" w:author="Unknown Author" w:date="2026-10-30T04:17:53Z"/><w:cantSplit w:val="true"/></w:trPr><w:tc><w:tcPr><w:tcW w:w="2091" w:type="dxa"/><w:tcBorders><w:bottom w:val="single" w:sz="12" w:space="0" w:color="2A3439"/></w:tcBorders></w:tcPr><w:p><w:pPr><w:pStyle w:val="Tabla9"/><w:keepNext w:val="true"/><w:widowControl/><w:jc w:val="left"/><w:rPr><w:kern w:val="0"/><w:szCs w:val="24"/><w:lang w:val="es-CO" w:eastAsia="en-US" w:bidi="ar-SA"/><w:ins w:id="19654" w:author="Unknown Author" w:date="2026-10-30T04:17:53Z"></w:ins></w:rPr></w:pPr><w:ins w:id="19653" w:author="Unknown Author" w:date="2026-10-30T04:17:53Z"><w:r><w:rPr><w:kern w:val="0"/><w:szCs w:val="24"/><w:lang w:val="es-CO" w:eastAsia="en-US" w:bidi="ar-SA"/></w:rPr><w:t>Evaluación externa independiente</w:t></w:r></w:ins></w:p></w:tc><w:tc><w:tcPr><w:tcW w:w="2760" w:type="dxa"/><w:tcBorders><w:bottom w:val="single" w:sz="12" w:space="0" w:color="2A3439"/></w:tcBorders></w:tcPr><w:p><w:pPr><w:pStyle w:val="Tabla9"/><w:keepNext w:val="true"/><w:widowControl/><w:jc w:val="left"/><w:rPr><w:kern w:val="0"/><w:szCs w:val="24"/><w:lang w:val="es-CO" w:eastAsia="en-US" w:bidi="ar-SA"/><w:ins w:id="19656" w:author="Unknown Author" w:date="2026-10-30T04:17:53Z"></w:ins></w:rPr></w:pPr><w:ins w:id="19655" w:author="Unknown Author" w:date="2026-10-30T04:17:53Z"><w:r><w:rPr><w:kern w:val="0"/><w:szCs w:val="24"/><w:lang w:val="es-CO" w:eastAsia="en-US" w:bidi="ar-SA"/></w:rPr><w:t>Evaluador externo, laboratorio externo y verificador del modelo predictivo, ajenos a la alianza</w:t></w:r></w:ins></w:p></w:tc><w:tc><w:tcPr><w:tcW w:w="2677" w:type="dxa"/><w:tcBorders><w:bottom w:val="single" w:sz="12" w:space="0" w:color="2A3439"/></w:tcBorders></w:tcPr><w:p><w:pPr><w:pStyle w:val="Tabla9"/><w:keepNext w:val="true"/><w:widowControl/><w:jc w:val="left"/><w:rPr><w:kern w:val="0"/><w:szCs w:val="24"/><w:lang w:val="es-CO" w:eastAsia="en-US" w:bidi="ar-SA"/><w:ins w:id="19658" w:author="Unknown Author" w:date="2026-10-30T04:17:53Z"></w:ins></w:rPr></w:pPr><w:ins w:id="19657" w:author="Unknown Author" w:date="2026-10-30T04:17:53Z"><w:r><w:rPr><w:kern w:val="0"/><w:szCs w:val="24"/><w:lang w:val="es-CO" w:eastAsia="en-US" w:bidi="ar-SA"/></w:rPr><w:t>Evalúa el desempeño en los meses 12 y 24, ejecuta el ensayo del mes 23 y verifica el modelo predictivo antes de la transferencia</w:t></w:r></w:ins></w:p></w:tc><w:tc><w:tcPr><w:tcW w:w="2425" w:type="dxa"/><w:tcBorders><w:bottom w:val="single" w:sz="12" w:space="0" w:color="2A3439"/></w:tcBorders></w:tcPr><w:p><w:pPr><w:pStyle w:val="Tabla9"/><w:keepNext w:val="true"/><w:widowControl/><w:jc w:val="left"/><w:rPr><w:kern w:val="0"/><w:szCs w:val="24"/><w:lang w:val="es-CO" w:eastAsia="en-US" w:bidi="ar-SA"/><w:ins w:id="19660" w:author="Unknown Author" w:date="2026-10-30T04:17:53Z"></w:ins></w:rPr></w:pPr><w:ins w:id="19659" w:author="Unknown Author" w:date="2026-10-30T04:17:53Z"><w:r><w:rPr><w:kern w:val="0"/><w:szCs w:val="24"/><w:lang w:val="es-CO" w:eastAsia="en-US" w:bidi="ar-SA"/></w:rPr><w:t>Informes de evaluación y de ensayo</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091"/><w:gridCol w:w="2760"/><w:gridCol w:w="2677"/><w:gridCol w:w="2425"/></w:tblGrid><w:tr><w:trPr><w:tblHeader w:val="true"/><w:del w:id="19661" w:author="Unknown Author" w:date="2026-10-30T04:17:53Z"/><w:cantSplit w:val="true"/></w:trPr><w:tc><w:tcPr><w:tcW w:w="209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9663" w:author="Unknown Author" w:date="2026-10-30T04:17:53Z"></w:del></w:rPr></w:pPr><w:del w:id="19662" w:author="Unknown Author" w:date="2026-10-30T04:17:53Z"><w:r><w:rPr><w:b/><w:kern w:val="0"/><w:szCs w:val="24"/><w:lang w:val="es-CO" w:eastAsia="en-US" w:bidi="ar-SA"/></w:rPr><w:delText>Instancia</w:delText></w:r></w:del></w:p></w:tc><w:tc><w:tcPr><w:tcW w:w="276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9665" w:author="Unknown Author" w:date="2026-10-30T04:17:53Z"></w:del></w:rPr></w:pPr><w:del w:id="19664" w:author="Unknown Author" w:date="2026-10-30T04:17:53Z"><w:r><w:rPr><w:b/><w:kern w:val="0"/><w:szCs w:val="24"/><w:lang w:val="es-CO" w:eastAsia="en-US" w:bidi="ar-SA"/></w:rPr><w:delText>Composición</w:delText></w:r></w:del></w:p></w:tc><w:tc><w:tcPr><w:tcW w:w="267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9667" w:author="Unknown Author" w:date="2026-10-30T04:17:53Z"></w:del></w:rPr></w:pPr><w:del w:id="19666" w:author="Unknown Author" w:date="2026-10-30T04:17:53Z"><w:r><w:rPr><w:b/><w:kern w:val="0"/><w:szCs w:val="24"/><w:lang w:val="es-CO" w:eastAsia="en-US" w:bidi="ar-SA"/></w:rPr><w:delText>Funciones</w:delText></w:r></w:del></w:p></w:tc><w:tc><w:tcPr><w:tcW w:w="242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19669" w:author="Unknown Author" w:date="2026-10-30T04:17:53Z"></w:del></w:rPr></w:pPr><w:del w:id="19668" w:author="Unknown Author" w:date="2026-10-30T04:17:53Z"><w:r><w:rPr><w:b/><w:kern w:val="0"/><w:szCs w:val="24"/><w:lang w:val="es-CO" w:eastAsia="en-US" w:bidi="ar-SA"/></w:rPr><w:delText>Decisiones y evidencia</w:delText></w:r></w:del></w:p></w:tc></w:tr><w:tr><w:trPr><w:del w:id="19670" w:author="Unknown Author" w:date="2026-10-30T04:17:53Z"/><w:cantSplit w:val="true"/></w:trPr><w:tc><w:tcPr><w:tcW w:w="2091" w:type="dxa"/><w:tcBorders></w:tcBorders></w:tcPr><w:p><w:pPr><w:pStyle w:val="Tabla9"/><w:widowControl/><w:jc w:val="left"/><w:rPr><w:kern w:val="0"/><w:szCs w:val="24"/><w:lang w:val="es-CO" w:eastAsia="en-US" w:bidi="ar-SA"/><w:del w:id="19672" w:author="Unknown Author" w:date="2026-10-30T04:17:53Z"></w:del></w:rPr></w:pPr><w:del w:id="19671" w:author="Unknown Author" w:date="2026-10-30T04:17:53Z"><w:r><w:rPr><w:kern w:val="0"/><w:szCs w:val="24"/><w:lang w:val="es-CO" w:eastAsia="en-US" w:bidi="ar-SA"/></w:rPr><w:delText>Comité directivo</w:delText></w:r></w:del></w:p></w:tc><w:tc><w:tcPr><w:tcW w:w="2760" w:type="dxa"/><w:tcBorders></w:tcBorders></w:tcPr><w:p><w:pPr><w:pStyle w:val="Tabla9"/><w:widowControl/><w:jc w:val="left"/><w:rPr><w:kern w:val="0"/><w:szCs w:val="24"/><w:lang w:val="es-CO" w:eastAsia="en-US" w:bidi="ar-SA"/><w:del w:id="19674" w:author="Unknown Author" w:date="2026-10-30T04:17:53Z"></w:del></w:rPr></w:pPr><w:del w:id="19673" w:author="Unknown Author" w:date="2026-10-30T04:17:53Z"><w:r><w:rPr><w:kern w:val="0"/><w:szCs w:val="24"/><w:lang w:val="es-CO" w:eastAsia="en-US" w:bidi="ar-SA"/></w:rPr><w:delText>Un delegado de cada uno de los cuatro integrantes</w:delText></w:r></w:del></w:p></w:tc><w:tc><w:tcPr><w:tcW w:w="2677" w:type="dxa"/><w:tcBorders></w:tcBorders></w:tcPr><w:p><w:pPr><w:pStyle w:val="Tabla9"/><w:widowControl/><w:jc w:val="left"/><w:rPr><w:kern w:val="0"/><w:szCs w:val="24"/><w:lang w:val="es-CO" w:eastAsia="en-US" w:bidi="ar-SA"/><w:del w:id="19676" w:author="Unknown Author" w:date="2026-10-30T04:17:53Z"></w:del></w:rPr></w:pPr><w:del w:id="19675" w:author="Unknown Author" w:date="2026-10-30T04:17:53Z"><w:r><w:rPr><w:kern w:val="0"/><w:szCs w:val="24"/><w:lang w:val="es-CO" w:eastAsia="en-US" w:bidi="ar-SA"/></w:rPr><w:delText>Decide las compuertas C1, C2 y C3, aprueba ajustes y autoriza las entregas de transferencia</w:delText></w:r></w:del></w:p></w:tc><w:tc><w:tcPr><w:tcW w:w="2425" w:type="dxa"/><w:tcBorders></w:tcBorders></w:tcPr><w:p><w:pPr><w:pStyle w:val="Tabla9"/><w:widowControl/><w:jc w:val="left"/><w:rPr><w:kern w:val="0"/><w:szCs w:val="24"/><w:lang w:val="es-CO" w:eastAsia="en-US" w:bidi="ar-SA"/><w:del w:id="19678" w:author="Unknown Author" w:date="2026-10-30T04:17:53Z"></w:del></w:rPr></w:pPr><w:del w:id="19677" w:author="Unknown Author" w:date="2026-10-30T04:17:53Z"><w:r><w:rPr><w:kern w:val="0"/><w:szCs w:val="24"/><w:lang w:val="es-CO" w:eastAsia="en-US" w:bidi="ar-SA"/></w:rPr><w:delText>Actas de compuerta con dos firmas; decisiones por mayoría calificada y veto de cada entidad custodia sobre su componente</w:delText></w:r></w:del></w:p></w:tc></w:tr><w:tr><w:trPr><w:del w:id="19679" w:author="Unknown Author" w:date="2026-10-30T04:17:53Z"/><w:cantSplit w:val="true"/></w:trPr><w:tc><w:tcPr><w:tcW w:w="2091" w:type="dxa"/><w:tcBorders></w:tcBorders><w:shd w:color="auto" w:fill="F7F7F7" w:val="clear"/></w:tcPr><w:p><w:pPr><w:pStyle w:val="Tabla9"/><w:widowControl/><w:jc w:val="left"/><w:rPr><w:kern w:val="0"/><w:szCs w:val="24"/><w:lang w:val="es-CO" w:eastAsia="en-US" w:bidi="ar-SA"/><w:del w:id="19681" w:author="Unknown Author" w:date="2026-10-30T04:17:53Z"></w:del></w:rPr></w:pPr><w:del w:id="19680" w:author="Unknown Author" w:date="2026-10-30T04:17:53Z"><w:r><w:rPr><w:kern w:val="0"/><w:szCs w:val="24"/><w:lang w:val="es-CO" w:eastAsia="en-US" w:bidi="ar-SA"/></w:rPr><w:delText>Comité técnico</w:delText></w:r></w:del></w:p></w:tc><w:tc><w:tcPr><w:tcW w:w="2760" w:type="dxa"/><w:tcBorders></w:tcBorders><w:shd w:color="auto" w:fill="F7F7F7" w:val="clear"/></w:tcPr><w:p><w:pPr><w:pStyle w:val="Tabla9"/><w:widowControl/><w:jc w:val="left"/><w:rPr><w:kern w:val="0"/><w:szCs w:val="24"/><w:lang w:val="es-CO" w:eastAsia="en-US" w:bidi="ar-SA"/><w:del w:id="19683" w:author="Unknown Author" w:date="2026-10-30T04:17:53Z"></w:del></w:rPr></w:pPr><w:del w:id="19682" w:author="Unknown Author" w:date="2026-10-30T04:17:53Z"><w:r><w:rPr><w:kern w:val="0"/><w:szCs w:val="24"/><w:lang w:val="es-CO" w:eastAsia="en-US" w:bidi="ar-SA"/></w:rPr><w:delText>Investigador principal, coinvestigador técnico, especialista en metrología, investigador líder en modelación y representantes técnicos del actor del SNCTI y de la empresa</w:delText></w:r></w:del></w:p></w:tc><w:tc><w:tcPr><w:tcW w:w="2677" w:type="dxa"/><w:tcBorders></w:tcBorders><w:shd w:color="auto" w:fill="F7F7F7" w:val="clear"/></w:tcPr><w:p><w:pPr><w:pStyle w:val="Tabla9"/><w:widowControl/><w:jc w:val="left"/><w:rPr><w:kern w:val="0"/><w:szCs w:val="24"/><w:lang w:val="es-CO" w:eastAsia="en-US" w:bidi="ar-SA"/><w:del w:id="19685" w:author="Unknown Author" w:date="2026-10-30T04:17:53Z"></w:del></w:rPr></w:pPr><w:del w:id="19684" w:author="Unknown Author" w:date="2026-10-30T04:17:53Z"><w:r><w:rPr><w:kern w:val="0"/><w:szCs w:val="24"/><w:lang w:val="es-CO" w:eastAsia="en-US" w:bidi="ar-SA"/></w:rPr><w:delText>Revisa la validación metrológica, las versiones del modelo, la calibración y la validación del gemelo predictivo</w:delText></w:r></w:del></w:p></w:tc><w:tc><w:tcPr><w:tcW w:w="2425" w:type="dxa"/><w:tcBorders></w:tcBorders><w:shd w:color="auto" w:fill="F7F7F7" w:val="clear"/></w:tcPr><w:p><w:pPr><w:pStyle w:val="Tabla9"/><w:widowControl/><w:jc w:val="left"/><w:rPr><w:kern w:val="0"/><w:szCs w:val="24"/><w:lang w:val="es-CO" w:eastAsia="en-US" w:bidi="ar-SA"/><w:del w:id="19687" w:author="Unknown Author" w:date="2026-10-30T04:17:53Z"></w:del></w:rPr></w:pPr><w:del w:id="19686" w:author="Unknown Author" w:date="2026-10-30T04:17:53Z"><w:r><w:rPr><w:kern w:val="0"/><w:szCs w:val="24"/><w:lang w:val="es-CO" w:eastAsia="en-US" w:bidi="ar-SA"/></w:rPr><w:delText>Informes de validación firmados por el especialista en metrología</w:delText></w:r></w:del></w:p></w:tc></w:tr><w:tr><w:trPr><w:del w:id="19688" w:author="Unknown Author" w:date="2026-10-30T04:17:53Z"/><w:cantSplit w:val="true"/></w:trPr><w:tc><w:tcPr><w:tcW w:w="2091" w:type="dxa"/><w:tcBorders></w:tcBorders></w:tcPr><w:p><w:pPr><w:pStyle w:val="Tabla9"/><w:widowControl/><w:jc w:val="left"/><w:rPr><w:kern w:val="0"/><w:szCs w:val="24"/><w:lang w:val="es-CO" w:eastAsia="en-US" w:bidi="ar-SA"/><w:del w:id="19690" w:author="Unknown Author" w:date="2026-10-30T04:17:53Z"></w:del></w:rPr></w:pPr><w:del w:id="19689" w:author="Unknown Author" w:date="2026-10-30T04:17:53Z"><w:r><w:rPr><w:kern w:val="0"/><w:szCs w:val="24"/><w:lang w:val="es-CO" w:eastAsia="en-US" w:bidi="ar-SA"/></w:rPr><w:delText>Gerencia del proyecto</w:delText></w:r></w:del></w:p></w:tc><w:tc><w:tcPr><w:tcW w:w="2760" w:type="dxa"/><w:tcBorders></w:tcBorders></w:tcPr><w:p><w:pPr><w:pStyle w:val="Tabla9"/><w:widowControl/><w:jc w:val="left"/><w:rPr><w:kern w:val="0"/><w:szCs w:val="24"/><w:lang w:val="es-CO" w:eastAsia="en-US" w:bidi="ar-SA"/><w:del w:id="19692" w:author="Unknown Author" w:date="2026-10-30T04:17:53Z"></w:del></w:rPr></w:pPr><w:del w:id="19691" w:author="Unknown Author" w:date="2026-10-30T04:17:53Z"><w:r><w:rPr><w:kern w:val="0"/><w:szCs w:val="24"/><w:lang w:val="es-CO" w:eastAsia="en-US" w:bidi="ar-SA"/></w:rPr><w:delText>Gerente, con apoyo de la universidad</w:delText></w:r></w:del></w:p></w:tc><w:tc><w:tcPr><w:tcW w:w="2677" w:type="dxa"/><w:tcBorders></w:tcBorders></w:tcPr><w:p><w:pPr><w:pStyle w:val="Tabla9"/><w:widowControl/><w:jc w:val="left"/><w:rPr><w:kern w:val="0"/><w:szCs w:val="24"/><w:lang w:val="es-CO" w:eastAsia="en-US" w:bidi="ar-SA"/><w:del w:id="19694" w:author="Unknown Author" w:date="2026-10-30T04:17:53Z"></w:del></w:rPr></w:pPr><w:del w:id="19693" w:author="Unknown Author" w:date="2026-10-30T04:17:53Z"><w:r><w:rPr><w:kern w:val="0"/><w:szCs w:val="24"/><w:lang w:val="es-CO" w:eastAsia="en-US" w:bidi="ar-SA"/></w:rPr><w:delText>Controla alcance, cronograma, presupuesto y riesgos, y prepara las compuertas</w:delText></w:r></w:del></w:p></w:tc><w:tc><w:tcPr><w:tcW w:w="2425" w:type="dxa"/><w:tcBorders></w:tcBorders></w:tcPr><w:p><w:pPr><w:pStyle w:val="Tabla9"/><w:widowControl/><w:jc w:val="left"/><w:rPr><w:kern w:val="0"/><w:szCs w:val="24"/><w:lang w:val="es-CO" w:eastAsia="en-US" w:bidi="ar-SA"/><w:del w:id="19696" w:author="Unknown Author" w:date="2026-10-30T04:17:53Z"></w:del></w:rPr></w:pPr><w:del w:id="19695" w:author="Unknown Author" w:date="2026-10-30T04:17:53Z"><w:r><w:rPr><w:kern w:val="0"/><w:szCs w:val="24"/><w:lang w:val="es-CO" w:eastAsia="en-US" w:bidi="ar-SA"/></w:rPr><w:delText>Ocho informes trimestrales de supervisión</w:delText></w:r></w:del></w:p></w:tc></w:tr><w:tr><w:trPr><w:del w:id="19697" w:author="Unknown Author" w:date="2026-10-30T04:17:53Z"/><w:cantSplit w:val="true"/></w:trPr><w:tc><w:tcPr><w:tcW w:w="2091" w:type="dxa"/><w:tcBorders></w:tcBorders><w:shd w:color="auto" w:fill="F7F7F7" w:val="clear"/></w:tcPr><w:p><w:pPr><w:pStyle w:val="Tabla9"/><w:widowControl/><w:jc w:val="left"/><w:rPr><w:kern w:val="0"/><w:szCs w:val="24"/><w:lang w:val="es-CO" w:eastAsia="en-US" w:bidi="ar-SA"/><w:del w:id="19699" w:author="Unknown Author" w:date="2026-10-30T04:17:53Z"></w:del></w:rPr></w:pPr><w:del w:id="19698" w:author="Unknown Author" w:date="2026-10-30T04:17:53Z"><w:r><w:rPr><w:kern w:val="0"/><w:szCs w:val="24"/><w:lang w:val="es-CO" w:eastAsia="en-US" w:bidi="ar-SA"/></w:rPr><w:delText>Mesa de uso institucional</w:delText></w:r></w:del></w:p></w:tc><w:tc><w:tcPr><w:tcW w:w="2760" w:type="dxa"/><w:tcBorders></w:tcBorders><w:shd w:color="auto" w:fill="F7F7F7" w:val="clear"/></w:tcPr><w:p><w:pPr><w:pStyle w:val="Tabla9"/><w:widowControl/><w:jc w:val="left"/><w:rPr><w:kern w:val="0"/><w:szCs w:val="24"/><w:lang w:val="es-CO" w:eastAsia="en-US" w:bidi="ar-SA"/><w:del w:id="19701" w:author="Unknown Author" w:date="2026-10-30T04:17:53Z"></w:del></w:rPr></w:pPr><w:del w:id="19700" w:author="Unknown Author" w:date="2026-10-30T04:17:53Z"><w:r><w:rPr><w:kern w:val="0"/><w:szCs w:val="24"/><w:lang w:val="es-CO" w:eastAsia="en-US" w:bidi="ar-SA"/></w:rPr><w:delText>Delegado del municipio, comités de gestión del riesgo y coordinación de apropiación social</w:delText></w:r></w:del></w:p></w:tc><w:tc><w:tcPr><w:tcW w:w="2677" w:type="dxa"/><w:tcBorders></w:tcBorders><w:shd w:color="auto" w:fill="F7F7F7" w:val="clear"/></w:tcPr><w:p><w:pPr><w:pStyle w:val="Tabla9"/><w:widowControl/><w:jc w:val="left"/><w:rPr><w:kern w:val="0"/><w:szCs w:val="24"/><w:lang w:val="es-CO" w:eastAsia="en-US" w:bidi="ar-SA"/><w:del w:id="19703" w:author="Unknown Author" w:date="2026-10-30T04:17:53Z"></w:del></w:rPr></w:pPr><w:del w:id="19702" w:author="Unknown Author" w:date="2026-10-30T04:17:53Z"><w:r><w:rPr><w:kern w:val="0"/><w:szCs w:val="24"/><w:lang w:val="es-CO" w:eastAsia="en-US" w:bidi="ar-SA"/></w:rPr><w:delText>Convoca a los comités y registra las decisiones tomadas con el tablero</w:delText></w:r></w:del></w:p></w:tc><w:tc><w:tcPr><w:tcW w:w="2425" w:type="dxa"/><w:tcBorders></w:tcBorders><w:shd w:color="auto" w:fill="F7F7F7" w:val="clear"/></w:tcPr><w:p><w:pPr><w:pStyle w:val="Tabla9"/><w:widowControl/><w:jc w:val="left"/><w:rPr><w:kern w:val="0"/><w:szCs w:val="24"/><w:lang w:val="es-CO" w:eastAsia="en-US" w:bidi="ar-SA"/><w:del w:id="19705" w:author="Unknown Author" w:date="2026-10-30T04:17:53Z"></w:del></w:rPr></w:pPr><w:del w:id="19704" w:author="Unknown Author" w:date="2026-10-30T04:17:53Z"><w:r><w:rPr><w:kern w:val="0"/><w:szCs w:val="24"/><w:lang w:val="es-CO" w:eastAsia="en-US" w:bidi="ar-SA"/></w:rPr><w:delText>Registro de decisiones documentadas</w:delText></w:r></w:del></w:p></w:tc></w:tr><w:tr><w:trPr><w:del w:id="19706" w:author="Unknown Author" w:date="2026-10-30T04:17:53Z"/><w:cantSplit w:val="true"/></w:trPr><w:tc><w:tcPr><w:tcW w:w="2091" w:type="dxa"/><w:tcBorders><w:bottom w:val="single" w:sz="12" w:space="0" w:color="2A3439"/></w:tcBorders></w:tcPr><w:p><w:pPr><w:pStyle w:val="Tabla9"/><w:keepNext w:val="true"/><w:widowControl/><w:jc w:val="left"/><w:rPr><w:kern w:val="0"/><w:szCs w:val="24"/><w:lang w:val="es-CO" w:eastAsia="en-US" w:bidi="ar-SA"/><w:del w:id="19708" w:author="Unknown Author" w:date="2026-10-30T04:17:53Z"></w:del></w:rPr></w:pPr><w:del w:id="19707" w:author="Unknown Author" w:date="2026-10-30T04:17:53Z"><w:r><w:rPr><w:kern w:val="0"/><w:szCs w:val="24"/><w:lang w:val="es-CO" w:eastAsia="en-US" w:bidi="ar-SA"/></w:rPr><w:delText>Evaluación externa independiente</w:delText></w:r></w:del></w:p></w:tc><w:tc><w:tcPr><w:tcW w:w="2760" w:type="dxa"/><w:tcBorders><w:bottom w:val="single" w:sz="12" w:space="0" w:color="2A3439"/></w:tcBorders></w:tcPr><w:p><w:pPr><w:pStyle w:val="Tabla9"/><w:keepNext w:val="true"/><w:widowControl/><w:jc w:val="left"/><w:rPr><w:kern w:val="0"/><w:szCs w:val="24"/><w:lang w:val="es-CO" w:eastAsia="en-US" w:bidi="ar-SA"/><w:del w:id="19710" w:author="Unknown Author" w:date="2026-10-30T04:17:53Z"></w:del></w:rPr></w:pPr><w:del w:id="19709" w:author="Unknown Author" w:date="2026-10-30T04:17:53Z"><w:r><w:rPr><w:kern w:val="0"/><w:szCs w:val="24"/><w:lang w:val="es-CO" w:eastAsia="en-US" w:bidi="ar-SA"/></w:rPr><w:delText>Evaluador externo, laboratorio externo y verificador del modelo predictivo, ajenos a la alianza</w:delText></w:r></w:del></w:p></w:tc><w:tc><w:tcPr><w:tcW w:w="2677" w:type="dxa"/><w:tcBorders><w:bottom w:val="single" w:sz="12" w:space="0" w:color="2A3439"/></w:tcBorders></w:tcPr><w:p><w:pPr><w:pStyle w:val="Tabla9"/><w:keepNext w:val="true"/><w:widowControl/><w:jc w:val="left"/><w:rPr><w:kern w:val="0"/><w:szCs w:val="24"/><w:lang w:val="es-CO" w:eastAsia="en-US" w:bidi="ar-SA"/><w:del w:id="19712" w:author="Unknown Author" w:date="2026-10-30T04:17:53Z"></w:del></w:rPr></w:pPr><w:del w:id="19711" w:author="Unknown Author" w:date="2026-10-30T04:17:53Z"><w:r><w:rPr><w:kern w:val="0"/><w:szCs w:val="24"/><w:lang w:val="es-CO" w:eastAsia="en-US" w:bidi="ar-SA"/></w:rPr><w:delText>Evalúa el desempeño en los meses 12 y 24, ejecuta el ensayo del mes 23 y verifica el modelo predictivo antes de la transferencia</w:delText></w:r></w:del></w:p></w:tc><w:tc><w:tcPr><w:tcW w:w="2425" w:type="dxa"/><w:tcBorders><w:bottom w:val="single" w:sz="12" w:space="0" w:color="2A3439"/></w:tcBorders></w:tcPr><w:p><w:pPr><w:pStyle w:val="Tabla9"/><w:keepNext w:val="true"/><w:widowControl/><w:jc w:val="left"/><w:rPr><w:kern w:val="0"/><w:szCs w:val="24"/><w:lang w:val="es-CO" w:eastAsia="en-US" w:bidi="ar-SA"/><w:del w:id="19714" w:author="Unknown Author" w:date="2026-10-30T04:17:53Z"></w:del></w:rPr></w:pPr><w:del w:id="19713" w:author="Unknown Author" w:date="2026-10-30T04:17:53Z"><w:r><w:rPr><w:kern w:val="0"/><w:szCs w:val="24"/><w:lang w:val="es-CO" w:eastAsia="en-US" w:bidi="ar-SA"/></w:rPr><w:delText>Informes de evaluación y de ensayo</w:delText></w:r></w:del></w:p></w:tc></w:tr></w:tbl><w:p><w:pPr><w:pStyle w:val="TablaNota"/><w:rPr></w:rPr></w:pPr><w:r><w:rPr><w:i/><w:iCs/></w:rPr><w:t>Nota.</w:t></w:r><w:r><w:rPr></w:rPr><w:t xml:space="preserve"> Elaboración propia con la gobernanza propuesta, los informes de supervisión del proyecto y las compuertas. La regla de decisión y la composición son una propuesta que debe coincidir con el Anexo 1.</w:t></w:r></w:p><w:p><w:pPr><w:pStyle w:val="BodyText"/><w:rPr></w:rPr></w:pPr><w:r><w:rPr></w:rPr><w:t xml:space="preserve">La coordinación se apoya en un comité directivo con un delegado por integrante. Kotter (2012) sostiene que un cambio técnico exige una coalición directiva con poder y pericia suficientes. Argyris y Schön (1978) sostienen que el aprendizaje de una organización exige revisar los supuestos que orientan su acción. Mitchell et al. (1997) ordenan a los actores por su poder, su legitimidad y su urgencia. El comité da voz a los cuatro integrantes, que reúnen atributos distintos. Actúa como coalición con autoridad sobre las compuertas. </w:t></w:r><w:ins w:id="19715" w:author="Unknown Author" w:date="2026-10-30T04:17:53Z"><w:r><w:rPr></w:rPr><w:t>El comité técnico</w:t></w:r></w:ins><w:del w:id="19716" w:author="Unknown Author" w:date="2026-10-30T04:17:53Z"><w:r><w:rPr></w:rPr><w:delText>Los comités técnicos</w:delText></w:r></w:del><w:r><w:rPr></w:rPr><w:t xml:space="preserve"> y la gerencia revisan sus supuestos en cada ciclo de validación. El acta de cada compuerta lleva dos firmas. La del investigador principal certifica los umbrales de desempeño. La de la gerencia certifica el presupuesto, el cronograma y los riesgos. El Project Management Institute (PMI, 2021) trata al equipo como un dominio de desempeño con responsabilidades definidas y liderazgo compartido.</w:t></w:r></w:p><w:p><w:pPr><w:pStyle w:val="BodyText"/><w:rPr></w:rPr></w:pPr><w:r><w:rPr></w:rPr><w:t xml:space="preserve">La coordinación técnica separa a quien construye de quien evalúa. Hevner et al. (2004) exigen construir y evaluar el artefacto con criterios explícitos. El especialista en metrología pertenece al equipo de medición y no al de red, de modo que no depende de quienes instalan nodos y gateways. La validación del gemelo predictivo la revisa un verificador independiente, ajeno al equipo de modelación. El </w:t></w:r><w:del w:id="19717" w:author="Unknown Author" w:date="2026-10-30T04:17:53Z"><w:r><w:rPr></w:rPr><w:delText xml:space="preserve">actor del SNCTI aporta una validación metrológica adicional, y el </w:delText></w:r></w:del><w:r><w:rPr></w:rPr><w:t>evaluador externo y el laboratorio externo aportan una verificación ajena a la alianza. Los resultados de política surgen de la interacción de actores con capacidades y preferencias propias (Scharpf, 1997). Por eso el proyecto condiciona la conducta de los integrantes con reglas y no la supone.</w:t></w:r></w:p><w:p><w:pPr><w:pStyle w:val="BodyText"/><w:rPr></w:rPr></w:pPr><w:r><w:rPr></w:rPr><w:t xml:space="preserve">Los convenios fijan el modelo de operación formal. El primero es el convenio de la alianza entre los cuatro integrantes. Se firma antes del acta de inicio, define la modalidad contractual </w:t></w:r><w:r><w:rPr><w:color w:val="00B050"/></w:rPr><w:t>[Diligenciar: modalidad contractual definida por la universidad]</w:t></w:r><w:r><w:rPr></w:rPr><w:t xml:space="preserve"> y regula el uso de los aportes. El segundo es el acuerdo de titularidad y explotación de los resultados, que desarrolla la sección 18. El tercero son los convenios de custodia por tramo, con partida y personal designado. El certificado del numeral 10.19 de los TdR concerta la titularidad, la administración y la custodia de los bienes. Lo concerta con los cofinanciadores y las entidades territoriales.</w:t></w:r></w:p><w:p><w:pPr><w:pStyle w:val="BodyText"/><w:rPr></w:rPr></w:pPr><w:r><w:rPr></w:rPr><w:t>La gestión de adquisiciones sigue una regla simple. La universidad ejecuta las compras con los recursos del SGR y entrega los bienes por acta a la entidad custodia de cada componente. El registro de riesgos estima en 30 % la probabilidad de que la contratación y los convenios se demoren más de ocho semanas. Es una estimación de formulación. La respuesta combina un convenio previo de la alianza, un plan de contratación con lista de elegibles y un seguimiento semanal de la gerencia.</w:t></w:r></w:p><w:p><w:pPr><w:pStyle w:val="BodyText"/><w:rPr></w:rPr></w:pPr><w:bookmarkStart w:id="298" w:name="X5fd263d41ce508b94d9d1994bbc9bc82074d724"/><w:bookmarkStart w:id="299" w:name="mecanismos-de-articulación"/><w:r><w:rPr></w:rPr><w:t>La continuidad de la articulación depende de reglas visibles. El informe de vigilancia tecnológica recoge un caso de continuidad. El Sistema de Alerta Temprana de Medellín y el Valle de Aburrá opera 65 equipos acreditados y 450 sensores (Ruiz-Carrascal et al., 2026, p. 8). Lo hace con una institución estable y un presupuesto recurrente. El proyecto no dispone de esa condición. La reemplaza con cuatro integrantes que asumen custodia por componente, con la cláusula de apertura que desarrolla la sección 18. Shediac-Rizkallah y Bone (1998) identifican la institucionalización del programa en la organización receptora entre las condiciones de continuidad.</w:t></w:r><w:bookmarkEnd w:id="298"/><w:bookmarkEnd w:id="299"/></w:p><w:p><w:pPr><w:pStyle w:val="Heading1"/><w:rPr></w:rPr></w:pPr><w:bookmarkStart w:id="300" w:name="análisis-de-licencias-y-permisos"/><w:r><w:rPr></w:rPr><w:t>27. ANÁLISIS DE LICENCIAS Y PERMISOS</w:t></w:r></w:p><w:p><w:pPr><w:pStyle w:val="Heading2"/><w:rPr></w:rPr></w:pPr><w:bookmarkStart w:id="301" w:name="criterio-de-análisis"/><w:r><w:rPr></w:rPr><w:t>27.1 Criterio de análisis</w:t></w:r></w:p><w:p><w:pPr><w:pStyle w:val="FirstParagraph"/><w:rPr></w:rPr></w:pPr><w:r><w:rPr></w:rPr><w:t>El numeral 20 de los términos de referencia (TdR) exige identificar desde la postulación el estado de cada permiso, licencia, autorización y aval (Ministerio de Ciencia, Tecnología e Innovación [MinCiencias], 2026). Para cada uno pide la autoridad competente, la actividad que determina su exigibilidad y el momento en que debe acreditarse. Pide también su estado a la fecha de postulación, el soporte disponible, la entidad responsable y la fecha prevista de obtención. Esta sección cumple ese contenido con una tabla. Los requisitos que por norma solo deban existir antes de ejecutar una actividad se obtienen antes de iniciarla.</w:t></w:r></w:p><w:p><w:pPr><w:pStyle w:val="BodyText"/><w:rPr></w:rPr></w:pPr><w:r><w:rPr></w:rPr><w:t xml:space="preserve">El proyecto instala equipos en sitios existentes y no construye infraestructura. No interviene recursos naturales ni accede a recursos biológicos. Sí trata datos personales, </w:t></w:r><w:ins w:id="19718" w:author="Unknown Author" w:date="2026-10-30T04:17:53Z"><w:r><w:rPr></w:rPr><w:t>compra equipos importados</w:t></w:r></w:ins><w:del w:id="19719" w:author="Unknown Author" w:date="2026-10-30T04:17:53Z"><w:r><w:rPr></w:rPr><w:delText>importa equipos</w:delText></w:r></w:del><w:r><w:rPr></w:rPr><w:t xml:space="preserve">, usa radiofrecuencias, opera un dron y produce software y datos. Por eso sus requisitos se agrupan en cinco familias. La primera es territorial e incluye los sitios, el acceso y la consulta previa. La segunda es técnica e incluye el espectro, la conformidad de equipos y la </w:t></w:r><w:ins w:id="19720" w:author="Unknown Author" w:date="2026-10-30T04:17:53Z"><w:r><w:rPr></w:rPr><w:t>entrega de equipos importados</w:t></w:r></w:ins><w:del w:id="19721" w:author="Unknown Author" w:date="2026-10-30T04:17:53Z"><w:r><w:rPr></w:rPr><w:delText>importación</w:delText></w:r></w:del><w:r><w:rPr></w:rPr><w:t>. La tercera es de datos y ética. La cuarta es de propiedad intelectual. La quinta es ambiental y urbanística, y no aplica por las razones que se explican más adelante.</w:t></w:r></w:p><w:p><w:pPr><w:pStyle w:val="BodyText"/><w:rPr></w:rPr></w:pPr><w:r><w:rPr></w:rPr><w:t xml:space="preserve">La postulación no sustituye la estructuración que exige la viabilidad. Los TdR piden formular el proyecto con información suficiente para completar los requisitos sin alterar su objetivo, sus territorios ni su monto. El Acuerdo 12 de 2024 de la Comisión Rectora del Sistema General de Regalías (SGR) define qué requisitos se acreditan en la viabilidad. Esta sección no atribuye contenido a los anexos que no se aportaron. Los datos que solo las entidades pueden entregar llevan la marca </w:t></w:r><w:r><w:rPr><w:color w:val="00B050"/></w:rPr><w:t>[Diligenciar: descripción del dato]</w:t></w:r><w:r><w:rPr></w:rPr><w:t xml:space="preserve">. Las fechas se expresan en meses del proyecto, porque el calendario depende del acta de inicio </w:t></w:r><w:r><w:rPr><w:color w:val="00B050"/></w:rPr><w:t>[Diligenciar: fecha del acta de inicio]</w:t></w:r><w:r><w:rPr></w:rPr><w:t>.</w:t></w:r><w:bookmarkEnd w:id="301"/></w:p><w:p><w:pPr><w:pStyle w:val="Heading2"/><w:rPr></w:rPr></w:pPr><w:bookmarkStart w:id="302" w:name="X3378ab54133c144e9ff3850dbefdf98f2f76a53"/><w:r><w:rPr></w:rPr><w:t>27.2 Permisos, licencias, autorizaciones y avales</w:t></w:r></w:p><w:p><w:pPr><w:pStyle w:val="FirstParagraph"/><w:rPr></w:rPr></w:pPr><w:r><w:rPr></w:rPr><w:t>La Tabla 27.1 identifica 16 requisitos con las siete exigencias del numeral 20. Catorce aplican y dos no aplican, con su justificación. Ningún requisito está obtenido a la fecha de postulación. La razón es de diseño. Los sitios se seleccionan en la actividad 1.1, entre los meses 2 y 3. Los proveedores se contratan después de la aprobación. Por eso el estado de casi todas las filas es «no iniciado» y la fecha de obtención se ancla a la actividad que lo exige.</w:t></w:r></w:p><w:p><w:pPr><w:pStyle w:val="TablaRotulo"/><w:rPr></w:rPr></w:pPr><w:bookmarkStart w:id="303" w:name="rot_Tabla_27_1"/><w:r><w:rPr><w:b/><w:bCs/></w:rPr><w:t>Tabla 27.1</w:t></w:r><w:bookmarkEnd w:id="303"/></w:p><w:p><w:pPr><w:pStyle w:val="TablaTitulo"/><w:rPr></w:rPr></w:pPr><w:r><w:rPr><w:i/><w:iCs/></w:rPr><w:t>Permisos, licencias, autorizaciones y avales del proyecto con las exigencias del numeral 20 de los TdR</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661"/><w:gridCol w:w="1493"/><w:gridCol w:w="1161"/><w:gridCol w:w="1078"/><w:gridCol w:w="1160"/><w:gridCol w:w="1162"/><w:gridCol w:w="1078"/><w:gridCol w:w="1159"/></w:tblGrid><w:tr><w:trPr><w:tblHeader w:val="true"/><w:ins w:id="19722" w:author="Unknown Author" w:date="2026-10-30T04:17:53Z"/><w:cantSplit w:val="true"/></w:trPr><w:tc><w:tcPr><w:tcW w:w="1661"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9724" w:author="Unknown Author" w:date="2026-10-30T04:17:53Z"></w:ins></w:rPr></w:pPr><w:ins w:id="19723" w:author="Unknown Author" w:date="2026-10-30T04:17:53Z"><w:r><w:rPr><w:b/><w:kern w:val="0"/><w:szCs w:val="24"/><w:lang w:val="es-CO" w:eastAsia="en-US" w:bidi="ar-SA"/></w:rPr><w:t>Permiso, licencia, autorización o aval</w:t></w:r></w:ins></w:p></w:tc><w:tc><w:tcPr><w:tcW w:w="1493"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9726" w:author="Unknown Author" w:date="2026-10-30T04:17:53Z"></w:ins></w:rPr></w:pPr><w:ins w:id="19725" w:author="Unknown Author" w:date="2026-10-30T04:17:53Z"><w:r><w:rPr><w:b/><w:kern w:val="0"/><w:szCs w:val="24"/><w:lang w:val="es-CO" w:eastAsia="en-US" w:bidi="ar-SA"/></w:rPr><w:t>Autoridad o instancia competente</w:t></w:r></w:ins></w:p></w:tc><w:tc><w:tcPr><w:tcW w:w="1161"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9728" w:author="Unknown Author" w:date="2026-10-30T04:17:53Z"></w:ins></w:rPr></w:pPr><w:ins w:id="19727" w:author="Unknown Author" w:date="2026-10-30T04:17:53Z"><w:r><w:rPr><w:b/><w:kern w:val="0"/><w:szCs w:val="24"/><w:lang w:val="es-CO" w:eastAsia="en-US" w:bidi="ar-SA"/></w:rPr><w:t>Actividad que determina su exigibilidad</w:t></w:r></w:ins></w:p></w:tc><w:tc><w:tcPr><w:tcW w:w="1078"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9730" w:author="Unknown Author" w:date="2026-10-30T04:17:53Z"></w:ins></w:rPr></w:pPr><w:ins w:id="19729" w:author="Unknown Author" w:date="2026-10-30T04:17:53Z"><w:r><w:rPr><w:b/><w:kern w:val="0"/><w:szCs w:val="24"/><w:lang w:val="es-CO" w:eastAsia="en-US" w:bidi="ar-SA"/></w:rPr><w:t>Momento en que debe acreditarse</w:t></w:r></w:ins></w:p></w:tc><w:tc><w:tcPr><w:tcW w:w="1160"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9732" w:author="Unknown Author" w:date="2026-10-30T04:17:53Z"></w:ins></w:rPr></w:pPr><w:ins w:id="19731" w:author="Unknown Author" w:date="2026-10-30T04:17:53Z"><w:r><w:rPr><w:b/><w:kern w:val="0"/><w:szCs w:val="24"/><w:lang w:val="es-CO" w:eastAsia="en-US" w:bidi="ar-SA"/></w:rPr><w:t>Estado a la fecha de postulación</w:t></w:r></w:ins></w:p></w:tc><w:tc><w:tcPr><w:tcW w:w="1162"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9734" w:author="Unknown Author" w:date="2026-10-30T04:17:53Z"></w:ins></w:rPr></w:pPr><w:ins w:id="19733" w:author="Unknown Author" w:date="2026-10-30T04:17:53Z"><w:r><w:rPr><w:b/><w:kern w:val="0"/><w:szCs w:val="24"/><w:lang w:val="es-CO" w:eastAsia="en-US" w:bidi="ar-SA"/></w:rPr><w:t>Soporte disponible</w:t></w:r></w:ins></w:p></w:tc><w:tc><w:tcPr><w:tcW w:w="1078"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9736" w:author="Unknown Author" w:date="2026-10-30T04:17:53Z"></w:ins></w:rPr></w:pPr><w:ins w:id="19735" w:author="Unknown Author" w:date="2026-10-30T04:17:53Z"><w:r><w:rPr><w:b/><w:kern w:val="0"/><w:szCs w:val="24"/><w:lang w:val="es-CO" w:eastAsia="en-US" w:bidi="ar-SA"/></w:rPr><w:t>Entidad responsable</w:t></w:r></w:ins></w:p></w:tc><w:tc><w:tcPr><w:tcW w:w="1159"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19738" w:author="Unknown Author" w:date="2026-10-30T04:17:53Z"></w:ins></w:rPr></w:pPr><w:ins w:id="19737" w:author="Unknown Author" w:date="2026-10-30T04:17:53Z"><w:r><w:rPr><w:b/><w:kern w:val="0"/><w:szCs w:val="24"/><w:lang w:val="es-CO" w:eastAsia="en-US" w:bidi="ar-SA"/></w:rPr><w:t>Fecha prevista de obtención</w:t></w:r></w:ins></w:p></w:tc></w:tr><w:tr><w:trPr><w:ins w:id="19739" w:author="Unknown Author" w:date="2026-10-30T04:17:53Z"/><w:cantSplit w:val="true"/></w:trPr><w:tc><w:tcPr><w:tcW w:w="1661" w:type="dxa"/><w:tcBorders></w:tcBorders></w:tcPr><w:p><w:pPr><w:pStyle w:val="Tabla8"/><w:widowControl/><w:jc w:val="left"/><w:rPr><w:kern w:val="0"/><w:szCs w:val="24"/><w:lang w:val="es-CO" w:eastAsia="en-US" w:bidi="ar-SA"/><w:ins w:id="19741" w:author="Unknown Author" w:date="2026-10-30T04:17:53Z"></w:ins></w:rPr></w:pPr><w:ins w:id="19740" w:author="Unknown Author" w:date="2026-10-30T04:17:53Z"><w:r><w:rPr><w:kern w:val="0"/><w:szCs w:val="24"/><w:lang w:val="es-CO" w:eastAsia="en-US" w:bidi="ar-SA"/></w:rPr><w:t>Autorización de uso de los sitios para nodos y gateways</w:t></w:r></w:ins></w:p></w:tc><w:tc><w:tcPr><w:tcW w:w="1493" w:type="dxa"/><w:tcBorders></w:tcBorders></w:tcPr><w:p><w:pPr><w:pStyle w:val="Tabla8"/><w:widowControl/><w:jc w:val="left"/><w:rPr><w:kern w:val="0"/><w:szCs w:val="24"/><w:lang w:val="es-CO" w:eastAsia="en-US" w:bidi="ar-SA"/><w:ins w:id="19743" w:author="Unknown Author" w:date="2026-10-30T04:17:53Z"></w:ins></w:rPr></w:pPr><w:ins w:id="19742" w:author="Unknown Author" w:date="2026-10-30T04:17:53Z"><w:r><w:rPr><w:kern w:val="0"/><w:szCs w:val="24"/><w:lang w:val="es-CO" w:eastAsia="en-US" w:bidi="ar-SA"/></w:rPr><w:t>Propietarios de los predios y entidad territorial competente sobre el espacio público</w:t></w:r></w:ins></w:p></w:tc><w:tc><w:tcPr><w:tcW w:w="1161" w:type="dxa"/><w:tcBorders></w:tcBorders></w:tcPr><w:p><w:pPr><w:pStyle w:val="Tabla8"/><w:widowControl/><w:jc w:val="left"/><w:rPr><w:kern w:val="0"/><w:szCs w:val="24"/><w:lang w:val="es-CO" w:eastAsia="en-US" w:bidi="ar-SA"/><w:ins w:id="19745" w:author="Unknown Author" w:date="2026-10-30T04:17:53Z"></w:ins></w:rPr></w:pPr><w:ins w:id="19744" w:author="Unknown Author" w:date="2026-10-30T04:17:53Z"><w:r><w:rPr><w:kern w:val="0"/><w:szCs w:val="24"/><w:lang w:val="es-CO" w:eastAsia="en-US" w:bidi="ar-SA"/></w:rPr><w:t>Selección de sitios (1.1) e instalación de los tramos (1.3, 2.3 y 2.4)</w:t></w:r></w:ins></w:p></w:tc><w:tc><w:tcPr><w:tcW w:w="1078" w:type="dxa"/><w:tcBorders></w:tcBorders></w:tcPr><w:p><w:pPr><w:pStyle w:val="Tabla8"/><w:widowControl/><w:jc w:val="left"/><w:rPr><w:kern w:val="0"/><w:szCs w:val="24"/><w:lang w:val="es-CO" w:eastAsia="en-US" w:bidi="ar-SA"/><w:ins w:id="19747" w:author="Unknown Author" w:date="2026-10-30T04:17:53Z"></w:ins></w:rPr></w:pPr><w:ins w:id="19746" w:author="Unknown Author" w:date="2026-10-30T04:17:53Z"><w:r><w:rPr><w:kern w:val="0"/><w:szCs w:val="24"/><w:lang w:val="es-CO" w:eastAsia="en-US" w:bidi="ar-SA"/></w:rPr><w:t>Antes de instalar en cada sitio</w:t></w:r></w:ins></w:p></w:tc><w:tc><w:tcPr><w:tcW w:w="1160" w:type="dxa"/><w:tcBorders></w:tcBorders></w:tcPr><w:p><w:pPr><w:pStyle w:val="Tabla8"/><w:widowControl/><w:jc w:val="left"/><w:rPr><w:kern w:val="0"/><w:szCs w:val="24"/><w:lang w:val="es-CO" w:eastAsia="en-US" w:bidi="ar-SA"/><w:ins w:id="19749" w:author="Unknown Author" w:date="2026-10-30T04:17:53Z"></w:ins></w:rPr></w:pPr><w:ins w:id="19748" w:author="Unknown Author" w:date="2026-10-30T04:17:53Z"><w:r><w:rPr><w:kern w:val="0"/><w:szCs w:val="24"/><w:lang w:val="es-CO" w:eastAsia="en-US" w:bidi="ar-SA"/></w:rPr><w:t>No iniciado: los sitios se seleccionan en la actividad 1.1</w:t></w:r></w:ins></w:p></w:tc><w:tc><w:tcPr><w:tcW w:w="1162" w:type="dxa"/><w:tcBorders></w:tcBorders></w:tcPr><w:p><w:pPr><w:pStyle w:val="Tabla8"/><w:widowControl/><w:jc w:val="left"/><w:rPr><w:kern w:val="0"/><w:szCs w:val="24"/><w:lang w:val="es-CO" w:eastAsia="en-US" w:bidi="ar-SA"/><w:ins w:id="19751" w:author="Unknown Author" w:date="2026-10-30T04:17:53Z"></w:ins></w:rPr></w:pPr><w:ins w:id="19750" w:author="Unknown Author" w:date="2026-10-30T04:17:53Z"><w:r><w:rPr><w:kern w:val="0"/><w:szCs w:val="24"/><w:lang w:val="es-CO" w:eastAsia="en-US" w:bidi="ar-SA"/></w:rPr><w:t>Ninguno; cada municipio informa restricciones y facilita el acceso</w:t></w:r></w:ins></w:p></w:tc><w:tc><w:tcPr><w:tcW w:w="1078" w:type="dxa"/><w:tcBorders></w:tcBorders></w:tcPr><w:p><w:pPr><w:pStyle w:val="Tabla8"/><w:widowControl/><w:jc w:val="left"/><w:rPr><w:kern w:val="0"/><w:szCs w:val="24"/><w:lang w:val="es-CO" w:eastAsia="en-US" w:bidi="ar-SA"/><w:ins w:id="19753" w:author="Unknown Author" w:date="2026-10-30T04:17:53Z"></w:ins></w:rPr></w:pPr><w:ins w:id="19752" w:author="Unknown Author" w:date="2026-10-30T04:17:53Z"><w:r><w:rPr><w:kern w:val="0"/><w:szCs w:val="24"/><w:lang w:val="es-CO" w:eastAsia="en-US" w:bidi="ar-SA"/></w:rPr><w:t>Universidad ejecutora, con los municipios de Manizales y de Calarcá</w:t></w:r></w:ins></w:p></w:tc><w:tc><w:tcPr><w:tcW w:w="1159" w:type="dxa"/><w:tcBorders></w:tcBorders></w:tcPr><w:p><w:pPr><w:pStyle w:val="Tabla8"/><w:widowControl/><w:jc w:val="left"/><w:rPr><w:kern w:val="0"/><w:szCs w:val="24"/><w:lang w:val="es-CO" w:eastAsia="en-US" w:bidi="ar-SA"/><w:ins w:id="19755" w:author="Unknown Author" w:date="2026-10-30T04:17:53Z"></w:ins></w:rPr></w:pPr><w:ins w:id="19754" w:author="Unknown Author" w:date="2026-10-30T04:17:53Z"><w:r><w:rPr><w:kern w:val="0"/><w:szCs w:val="24"/><w:lang w:val="es-CO" w:eastAsia="en-US" w:bidi="ar-SA"/></w:rPr><w:t>Mes 5 (tramo 1), mes 11 (tramo 2) y mes 16 (tramo 3)</w:t></w:r></w:ins></w:p></w:tc></w:tr><w:tr><w:trPr><w:ins w:id="19756" w:author="Unknown Author" w:date="2026-10-30T04:17:53Z"/><w:cantSplit w:val="true"/></w:trPr><w:tc><w:tcPr><w:tcW w:w="1661" w:type="dxa"/><w:tcBorders></w:tcBorders><w:shd w:color="auto" w:fill="F7F7F7" w:val="clear"/></w:tcPr><w:p><w:pPr><w:pStyle w:val="Tabla8"/><w:widowControl/><w:jc w:val="left"/><w:rPr><w:kern w:val="0"/><w:szCs w:val="24"/><w:lang w:val="es-CO" w:eastAsia="en-US" w:bidi="ar-SA"/><w:ins w:id="19758" w:author="Unknown Author" w:date="2026-10-30T04:17:53Z"></w:ins></w:rPr></w:pPr><w:ins w:id="19757" w:author="Unknown Author" w:date="2026-10-30T04:17:53Z"><w:r><w:rPr><w:kern w:val="0"/><w:szCs w:val="24"/><w:lang w:val="es-CO" w:eastAsia="en-US" w:bidi="ar-SA"/></w:rPr><w:t>Autorización de acceso a los sitios de remoción</w:t></w:r></w:ins></w:p></w:tc><w:tc><w:tcPr><w:tcW w:w="1493" w:type="dxa"/><w:tcBorders></w:tcBorders><w:shd w:color="auto" w:fill="F7F7F7" w:val="clear"/></w:tcPr><w:p><w:pPr><w:pStyle w:val="Tabla8"/><w:widowControl/><w:jc w:val="left"/><w:rPr><w:kern w:val="0"/><w:szCs w:val="24"/><w:lang w:val="es-CO" w:eastAsia="en-US" w:bidi="ar-SA"/><w:ins w:id="19761" w:author="Unknown Author" w:date="2026-10-30T04:17:53Z"></w:ins></w:rPr></w:pPr><w:ins w:id="19759" w:author="Unknown Author" w:date="2026-10-30T04:17:53Z"><w:r><w:rPr><w:kern w:val="0"/><w:szCs w:val="24"/><w:lang w:val="es-CO" w:eastAsia="en-US" w:bidi="ar-SA"/></w:rPr><w:t xml:space="preserve">Entidad o contratista responsable de la remoción </w:t></w:r></w:ins><w:ins w:id="19760" w:author="Unknown Author" w:date="2026-10-30T04:17:53Z"><w:r><w:rPr><w:color w:val="00B050"/><w:kern w:val="0"/><w:szCs w:val="24"/><w:lang w:val="es-CO" w:eastAsia="en-US" w:bidi="ar-SA"/></w:rPr><w:t>[Diligenciar: responsable de cada sitio de remoción]</w:t></w:r></w:ins></w:p></w:tc><w:tc><w:tcPr><w:tcW w:w="1161" w:type="dxa"/><w:tcBorders></w:tcBorders><w:shd w:color="auto" w:fill="F7F7F7" w:val="clear"/></w:tcPr><w:p><w:pPr><w:pStyle w:val="Tabla8"/><w:widowControl/><w:jc w:val="left"/><w:rPr><w:kern w:val="0"/><w:szCs w:val="24"/><w:lang w:val="es-CO" w:eastAsia="en-US" w:bidi="ar-SA"/><w:ins w:id="19763" w:author="Unknown Author" w:date="2026-10-30T04:17:53Z"></w:ins></w:rPr></w:pPr><w:ins w:id="19762" w:author="Unknown Author" w:date="2026-10-30T04:17:53Z"><w:r><w:rPr><w:kern w:val="0"/><w:szCs w:val="24"/><w:lang w:val="es-CO" w:eastAsia="en-US" w:bidi="ar-SA"/></w:rPr><w:t>Instalación y mantenimiento (1.3, 2.3 y 2.4)</w:t></w:r></w:ins></w:p></w:tc><w:tc><w:tcPr><w:tcW w:w="1078" w:type="dxa"/><w:tcBorders></w:tcBorders><w:shd w:color="auto" w:fill="F7F7F7" w:val="clear"/></w:tcPr><w:p><w:pPr><w:pStyle w:val="Tabla8"/><w:widowControl/><w:jc w:val="left"/><w:rPr><w:kern w:val="0"/><w:szCs w:val="24"/><w:lang w:val="es-CO" w:eastAsia="en-US" w:bidi="ar-SA"/><w:ins w:id="19765" w:author="Unknown Author" w:date="2026-10-30T04:17:53Z"></w:ins></w:rPr></w:pPr><w:ins w:id="19764" w:author="Unknown Author" w:date="2026-10-30T04:17:53Z"><w:r><w:rPr><w:kern w:val="0"/><w:szCs w:val="24"/><w:lang w:val="es-CO" w:eastAsia="en-US" w:bidi="ar-SA"/></w:rPr><w:t>Antes de cada ingreso del personal</w:t></w:r></w:ins></w:p></w:tc><w:tc><w:tcPr><w:tcW w:w="1160" w:type="dxa"/><w:tcBorders></w:tcBorders><w:shd w:color="auto" w:fill="F7F7F7" w:val="clear"/></w:tcPr><w:p><w:pPr><w:pStyle w:val="Tabla8"/><w:widowControl/><w:jc w:val="left"/><w:rPr><w:kern w:val="0"/><w:szCs w:val="24"/><w:lang w:val="es-CO" w:eastAsia="en-US" w:bidi="ar-SA"/><w:ins w:id="19767" w:author="Unknown Author" w:date="2026-10-30T04:17:53Z"></w:ins></w:rPr></w:pPr><w:ins w:id="19766" w:author="Unknown Author" w:date="2026-10-30T04:17:53Z"><w:r><w:rPr><w:kern w:val="0"/><w:szCs w:val="24"/><w:lang w:val="es-CO" w:eastAsia="en-US" w:bidi="ar-SA"/></w:rPr><w:t>No iniciado</w:t></w:r></w:ins></w:p></w:tc><w:tc><w:tcPr><w:tcW w:w="1162" w:type="dxa"/><w:tcBorders></w:tcBorders><w:shd w:color="auto" w:fill="F7F7F7" w:val="clear"/></w:tcPr><w:p><w:pPr><w:pStyle w:val="Tabla8"/><w:widowControl/><w:jc w:val="left"/><w:rPr><w:kern w:val="0"/><w:szCs w:val="24"/><w:lang w:val="es-CO" w:eastAsia="en-US" w:bidi="ar-SA"/><w:ins w:id="19769" w:author="Unknown Author" w:date="2026-10-30T04:17:53Z"></w:ins></w:rPr></w:pPr><w:ins w:id="19768" w:author="Unknown Author" w:date="2026-10-30T04:17:53Z"><w:r><w:rPr><w:kern w:val="0"/><w:szCs w:val="24"/><w:lang w:val="es-CO" w:eastAsia="en-US" w:bidi="ar-SA"/></w:rPr><w:t>Ninguno</w:t></w:r></w:ins></w:p></w:tc><w:tc><w:tcPr><w:tcW w:w="1078" w:type="dxa"/><w:tcBorders></w:tcBorders><w:shd w:color="auto" w:fill="F7F7F7" w:val="clear"/></w:tcPr><w:p><w:pPr><w:pStyle w:val="Tabla8"/><w:widowControl/><w:jc w:val="left"/><w:rPr><w:kern w:val="0"/><w:szCs w:val="24"/><w:lang w:val="es-CO" w:eastAsia="en-US" w:bidi="ar-SA"/><w:ins w:id="19771" w:author="Unknown Author" w:date="2026-10-30T04:17:53Z"></w:ins></w:rPr></w:pPr><w:ins w:id="19770" w:author="Unknown Author" w:date="2026-10-30T04:17:53Z"><w:r><w:rPr><w:kern w:val="0"/><w:szCs w:val="24"/><w:lang w:val="es-CO" w:eastAsia="en-US" w:bidi="ar-SA"/></w:rPr><w:t>Municipios de Manizales y de Calarcá y universidad ejecutora</w:t></w:r></w:ins></w:p></w:tc><w:tc><w:tcPr><w:tcW w:w="1159" w:type="dxa"/><w:tcBorders></w:tcBorders><w:shd w:color="auto" w:fill="F7F7F7" w:val="clear"/></w:tcPr><w:p><w:pPr><w:pStyle w:val="Tabla8"/><w:widowControl/><w:jc w:val="left"/><w:rPr><w:kern w:val="0"/><w:szCs w:val="24"/><w:lang w:val="es-CO" w:eastAsia="en-US" w:bidi="ar-SA"/><w:ins w:id="19773" w:author="Unknown Author" w:date="2026-10-30T04:17:53Z"></w:ins></w:rPr></w:pPr><w:ins w:id="19772" w:author="Unknown Author" w:date="2026-10-30T04:17:53Z"><w:r><w:rPr><w:kern w:val="0"/><w:szCs w:val="24"/><w:lang w:val="es-CO" w:eastAsia="en-US" w:bidi="ar-SA"/></w:rPr><w:t>Mes 5 (tramo 1), mes 11 (tramo 2) y mes 16 (tramo 3)</w:t></w:r></w:ins></w:p></w:tc></w:tr><w:tr><w:trPr><w:ins w:id="19774" w:author="Unknown Author" w:date="2026-10-30T04:17:53Z"/><w:cantSplit w:val="true"/></w:trPr><w:tc><w:tcPr><w:tcW w:w="1661" w:type="dxa"/><w:tcBorders></w:tcBorders></w:tcPr><w:p><w:pPr><w:pStyle w:val="Tabla8"/><w:widowControl/><w:jc w:val="left"/><w:rPr><w:kern w:val="0"/><w:szCs w:val="24"/><w:lang w:val="es-CO" w:eastAsia="en-US" w:bidi="ar-SA"/><w:ins w:id="19776" w:author="Unknown Author" w:date="2026-10-30T04:17:53Z"></w:ins></w:rPr></w:pPr><w:ins w:id="19775" w:author="Unknown Author" w:date="2026-10-30T04:17:53Z"><w:r><w:rPr><w:kern w:val="0"/><w:szCs w:val="24"/><w:lang w:val="es-CO" w:eastAsia="en-US" w:bidi="ar-SA"/></w:rPr><w:t>Uso del espectro radioeléctrico en bandas de uso libre para LoRa</w:t></w:r></w:ins></w:p></w:tc><w:tc><w:tcPr><w:tcW w:w="1493" w:type="dxa"/><w:tcBorders></w:tcBorders></w:tcPr><w:p><w:pPr><w:pStyle w:val="Tabla8"/><w:widowControl/><w:jc w:val="left"/><w:rPr><w:kern w:val="0"/><w:szCs w:val="24"/><w:lang w:val="es-CO" w:eastAsia="en-US" w:bidi="ar-SA"/><w:ins w:id="19779" w:author="Unknown Author" w:date="2026-10-30T04:17:53Z"></w:ins></w:rPr></w:pPr><w:ins w:id="19777" w:author="Unknown Author" w:date="2026-10-30T04:17:53Z"><w:r><w:rPr><w:kern w:val="0"/><w:szCs w:val="24"/><w:lang w:val="es-CO" w:eastAsia="en-US" w:bidi="ar-SA"/></w:rPr><w:t xml:space="preserve">Autoridad nacional del espectro radioeléctrico </w:t></w:r></w:ins><w:ins w:id="19778" w:author="Unknown Author" w:date="2026-10-30T04:17:53Z"><w:r><w:rPr><w:color w:val="00B050"/><w:kern w:val="0"/><w:szCs w:val="24"/><w:lang w:val="es-CO" w:eastAsia="en-US" w:bidi="ar-SA"/></w:rPr><w:t>[Diligenciar: autoridad y norma vigente sobre bandas de uso libre]</w:t></w:r></w:ins></w:p></w:tc><w:tc><w:tcPr><w:tcW w:w="1161" w:type="dxa"/><w:tcBorders></w:tcBorders></w:tcPr><w:p><w:pPr><w:pStyle w:val="Tabla8"/><w:widowControl/><w:jc w:val="left"/><w:rPr><w:kern w:val="0"/><w:szCs w:val="24"/><w:lang w:val="es-CO" w:eastAsia="en-US" w:bidi="ar-SA"/><w:ins w:id="19781" w:author="Unknown Author" w:date="2026-10-30T04:17:53Z"></w:ins></w:rPr></w:pPr><w:ins w:id="19780" w:author="Unknown Author" w:date="2026-10-30T04:17:53Z"><w:r><w:rPr><w:kern w:val="0"/><w:szCs w:val="24"/><w:lang w:val="es-CO" w:eastAsia="en-US" w:bidi="ar-SA"/></w:rPr><w:t>Diseño del enlace (2.1) y firmware (2.2)</w:t></w:r></w:ins></w:p></w:tc><w:tc><w:tcPr><w:tcW w:w="1078" w:type="dxa"/><w:tcBorders></w:tcBorders></w:tcPr><w:p><w:pPr><w:pStyle w:val="Tabla8"/><w:widowControl/><w:jc w:val="left"/><w:rPr><w:kern w:val="0"/><w:szCs w:val="24"/><w:lang w:val="es-CO" w:eastAsia="en-US" w:bidi="ar-SA"/><w:ins w:id="19783" w:author="Unknown Author" w:date="2026-10-30T04:17:53Z"></w:ins></w:rPr></w:pPr><w:ins w:id="19782" w:author="Unknown Author" w:date="2026-10-30T04:17:53Z"><w:r><w:rPr><w:kern w:val="0"/><w:szCs w:val="24"/><w:lang w:val="es-CO" w:eastAsia="en-US" w:bidi="ar-SA"/></w:rPr><w:t>Antes de instalar los primeros nodos</w:t></w:r></w:ins></w:p></w:tc><w:tc><w:tcPr><w:tcW w:w="1160" w:type="dxa"/><w:tcBorders></w:tcBorders></w:tcPr><w:p><w:pPr><w:pStyle w:val="Tabla8"/><w:widowControl/><w:jc w:val="left"/><w:rPr><w:kern w:val="0"/><w:szCs w:val="24"/><w:lang w:val="es-CO" w:eastAsia="en-US" w:bidi="ar-SA"/><w:ins w:id="19785" w:author="Unknown Author" w:date="2026-10-30T04:17:53Z"></w:ins></w:rPr></w:pPr><w:ins w:id="19784" w:author="Unknown Author" w:date="2026-10-30T04:17:53Z"><w:r><w:rPr><w:kern w:val="0"/><w:szCs w:val="24"/><w:lang w:val="es-CO" w:eastAsia="en-US" w:bidi="ar-SA"/></w:rPr><w:t>No iniciado; el diseño usa bandas de uso libre, sin licencia de uso del espectro, condición por confirmar</w:t></w:r></w:ins></w:p></w:tc><w:tc><w:tcPr><w:tcW w:w="1162" w:type="dxa"/><w:tcBorders></w:tcBorders></w:tcPr><w:p><w:pPr><w:pStyle w:val="Tabla8"/><w:widowControl/><w:jc w:val="left"/><w:rPr><w:kern w:val="0"/><w:szCs w:val="24"/><w:lang w:val="es-CO" w:eastAsia="en-US" w:bidi="ar-SA"/><w:ins w:id="19787" w:author="Unknown Author" w:date="2026-10-30T04:17:53Z"></w:ins></w:rPr></w:pPr><w:ins w:id="19786" w:author="Unknown Author" w:date="2026-10-30T04:17:53Z"><w:r><w:rPr><w:kern w:val="0"/><w:szCs w:val="24"/><w:lang w:val="es-CO" w:eastAsia="en-US" w:bidi="ar-SA"/></w:rPr><w:t>Fichas técnicas de los módulos y estudio de cobertura (actividad 2.1)</w:t></w:r></w:ins></w:p></w:tc><w:tc><w:tcPr><w:tcW w:w="1078" w:type="dxa"/><w:tcBorders></w:tcBorders></w:tcPr><w:p><w:pPr><w:pStyle w:val="Tabla8"/><w:widowControl/><w:jc w:val="left"/><w:rPr><w:kern w:val="0"/><w:szCs w:val="24"/><w:lang w:val="es-CO" w:eastAsia="en-US" w:bidi="ar-SA"/><w:ins w:id="19789" w:author="Unknown Author" w:date="2026-10-30T04:17:53Z"></w:ins></w:rPr></w:pPr><w:ins w:id="19788" w:author="Unknown Author" w:date="2026-10-30T04:17:53Z"><w:r><w:rPr><w:kern w:val="0"/><w:szCs w:val="24"/><w:lang w:val="es-CO" w:eastAsia="en-US" w:bidi="ar-SA"/></w:rPr><w:t>Universidad ejecutora</w:t></w:r></w:ins></w:p></w:tc><w:tc><w:tcPr><w:tcW w:w="1159" w:type="dxa"/><w:tcBorders></w:tcBorders></w:tcPr><w:p><w:pPr><w:pStyle w:val="Tabla8"/><w:widowControl/><w:jc w:val="left"/><w:rPr><w:kern w:val="0"/><w:szCs w:val="24"/><w:lang w:val="es-CO" w:eastAsia="en-US" w:bidi="ar-SA"/><w:ins w:id="19791" w:author="Unknown Author" w:date="2026-10-30T04:17:53Z"></w:ins></w:rPr></w:pPr><w:ins w:id="19790" w:author="Unknown Author" w:date="2026-10-30T04:17:53Z"><w:r><w:rPr><w:kern w:val="0"/><w:szCs w:val="24"/><w:lang w:val="es-CO" w:eastAsia="en-US" w:bidi="ar-SA"/></w:rPr><w:t>Mes 4</w:t></w:r></w:ins></w:p></w:tc></w:tr><w:tr><w:trPr><w:ins w:id="19792" w:author="Unknown Author" w:date="2026-10-30T04:17:53Z"/><w:cantSplit w:val="true"/></w:trPr><w:tc><w:tcPr><w:tcW w:w="1661" w:type="dxa"/><w:tcBorders></w:tcBorders><w:shd w:color="auto" w:fill="F7F7F7" w:val="clear"/></w:tcPr><w:p><w:pPr><w:pStyle w:val="Tabla8"/><w:widowControl/><w:jc w:val="left"/><w:rPr><w:kern w:val="0"/><w:szCs w:val="24"/><w:lang w:val="es-CO" w:eastAsia="en-US" w:bidi="ar-SA"/><w:ins w:id="19794" w:author="Unknown Author" w:date="2026-10-30T04:17:53Z"></w:ins></w:rPr></w:pPr><w:ins w:id="19793" w:author="Unknown Author" w:date="2026-10-30T04:17:53Z"><w:r><w:rPr><w:kern w:val="0"/><w:szCs w:val="24"/><w:lang w:val="es-CO" w:eastAsia="en-US" w:bidi="ar-SA"/></w:rPr><w:t>Enlace celular y satelital de respaldo con proveedores habilitados</w:t></w:r></w:ins></w:p></w:tc><w:tc><w:tcPr><w:tcW w:w="1493" w:type="dxa"/><w:tcBorders></w:tcBorders><w:shd w:color="auto" w:fill="F7F7F7" w:val="clear"/></w:tcPr><w:p><w:pPr><w:pStyle w:val="Tabla8"/><w:widowControl/><w:jc w:val="left"/><w:rPr><w:kern w:val="0"/><w:szCs w:val="24"/><w:lang w:val="es-CO" w:eastAsia="en-US" w:bidi="ar-SA"/><w:ins w:id="19797" w:author="Unknown Author" w:date="2026-10-30T04:17:53Z"></w:ins></w:rPr></w:pPr><w:ins w:id="19795" w:author="Unknown Author" w:date="2026-10-30T04:17:53Z"><w:r><w:rPr><w:kern w:val="0"/><w:szCs w:val="24"/><w:lang w:val="es-CO" w:eastAsia="en-US" w:bidi="ar-SA"/></w:rPr><w:t xml:space="preserve">Proveedores de telecomunicaciones habilitados </w:t></w:r></w:ins><w:ins w:id="19796" w:author="Unknown Author" w:date="2026-10-30T04:17:53Z"><w:r><w:rPr><w:color w:val="00B050"/><w:kern w:val="0"/><w:szCs w:val="24"/><w:lang w:val="es-CO" w:eastAsia="en-US" w:bidi="ar-SA"/></w:rPr><w:t>[Diligenciar: proveedores seleccionados]</w:t></w:r></w:ins></w:p></w:tc><w:tc><w:tcPr><w:tcW w:w="1161" w:type="dxa"/><w:tcBorders></w:tcBorders><w:shd w:color="auto" w:fill="F7F7F7" w:val="clear"/></w:tcPr><w:p><w:pPr><w:pStyle w:val="Tabla8"/><w:widowControl/><w:jc w:val="left"/><w:rPr><w:kern w:val="0"/><w:szCs w:val="24"/><w:lang w:val="es-CO" w:eastAsia="en-US" w:bidi="ar-SA"/><w:ins w:id="19799" w:author="Unknown Author" w:date="2026-10-30T04:17:53Z"></w:ins></w:rPr></w:pPr><w:ins w:id="19798" w:author="Unknown Author" w:date="2026-10-30T04:17:53Z"><w:r><w:rPr><w:kern w:val="0"/><w:szCs w:val="24"/><w:lang w:val="es-CO" w:eastAsia="en-US" w:bidi="ar-SA"/></w:rPr><w:t>Diseño del enlace (2.1) e instalación de gateways</w:t></w:r></w:ins></w:p></w:tc><w:tc><w:tcPr><w:tcW w:w="1078" w:type="dxa"/><w:tcBorders></w:tcBorders><w:shd w:color="auto" w:fill="F7F7F7" w:val="clear"/></w:tcPr><w:p><w:pPr><w:pStyle w:val="Tabla8"/><w:widowControl/><w:jc w:val="left"/><w:rPr><w:kern w:val="0"/><w:szCs w:val="24"/><w:lang w:val="es-CO" w:eastAsia="en-US" w:bidi="ar-SA"/><w:ins w:id="19801" w:author="Unknown Author" w:date="2026-10-30T04:17:53Z"></w:ins></w:rPr></w:pPr><w:ins w:id="19800" w:author="Unknown Author" w:date="2026-10-30T04:17:53Z"><w:r><w:rPr><w:kern w:val="0"/><w:szCs w:val="24"/><w:lang w:val="es-CO" w:eastAsia="en-US" w:bidi="ar-SA"/></w:rPr><w:t>Antes de instalar los gateways</w:t></w:r></w:ins></w:p></w:tc><w:tc><w:tcPr><w:tcW w:w="1160" w:type="dxa"/><w:tcBorders></w:tcBorders><w:shd w:color="auto" w:fill="F7F7F7" w:val="clear"/></w:tcPr><w:p><w:pPr><w:pStyle w:val="Tabla8"/><w:widowControl/><w:jc w:val="left"/><w:rPr><w:kern w:val="0"/><w:szCs w:val="24"/><w:lang w:val="es-CO" w:eastAsia="en-US" w:bidi="ar-SA"/><w:ins w:id="19803" w:author="Unknown Author" w:date="2026-10-30T04:17:53Z"></w:ins></w:rPr></w:pPr><w:ins w:id="19802" w:author="Unknown Author" w:date="2026-10-30T04:17:53Z"><w:r><w:rPr><w:kern w:val="0"/><w:szCs w:val="24"/><w:lang w:val="es-CO" w:eastAsia="en-US" w:bidi="ar-SA"/></w:rPr><w:t>No iniciado</w:t></w:r></w:ins></w:p></w:tc><w:tc><w:tcPr><w:tcW w:w="1162" w:type="dxa"/><w:tcBorders></w:tcBorders><w:shd w:color="auto" w:fill="F7F7F7" w:val="clear"/></w:tcPr><w:p><w:pPr><w:pStyle w:val="Tabla8"/><w:widowControl/><w:jc w:val="left"/><w:rPr><w:kern w:val="0"/><w:szCs w:val="24"/><w:lang w:val="es-CO" w:eastAsia="en-US" w:bidi="ar-SA"/><w:ins w:id="19805" w:author="Unknown Author" w:date="2026-10-30T04:17:53Z"></w:ins></w:rPr></w:pPr><w:ins w:id="19804" w:author="Unknown Author" w:date="2026-10-30T04:17:53Z"><w:r><w:rPr><w:kern w:val="0"/><w:szCs w:val="24"/><w:lang w:val="es-CO" w:eastAsia="en-US" w:bidi="ar-SA"/></w:rPr><w:t>Cotizaciones por adjuntar al presupuesto</w:t></w:r></w:ins></w:p></w:tc><w:tc><w:tcPr><w:tcW w:w="1078" w:type="dxa"/><w:tcBorders></w:tcBorders><w:shd w:color="auto" w:fill="F7F7F7" w:val="clear"/></w:tcPr><w:p><w:pPr><w:pStyle w:val="Tabla8"/><w:widowControl/><w:jc w:val="left"/><w:rPr><w:kern w:val="0"/><w:szCs w:val="24"/><w:lang w:val="es-CO" w:eastAsia="en-US" w:bidi="ar-SA"/><w:ins w:id="19807" w:author="Unknown Author" w:date="2026-10-30T04:17:53Z"></w:ins></w:rPr></w:pPr><w:ins w:id="19806" w:author="Unknown Author" w:date="2026-10-30T04:17:53Z"><w:r><w:rPr><w:kern w:val="0"/><w:szCs w:val="24"/><w:lang w:val="es-CO" w:eastAsia="en-US" w:bidi="ar-SA"/></w:rPr><w:t>Universidad ejecutora</w:t></w:r></w:ins></w:p></w:tc><w:tc><w:tcPr><w:tcW w:w="1159" w:type="dxa"/><w:tcBorders></w:tcBorders><w:shd w:color="auto" w:fill="F7F7F7" w:val="clear"/></w:tcPr><w:p><w:pPr><w:pStyle w:val="Tabla8"/><w:widowControl/><w:jc w:val="left"/><w:rPr><w:kern w:val="0"/><w:szCs w:val="24"/><w:lang w:val="es-CO" w:eastAsia="en-US" w:bidi="ar-SA"/><w:ins w:id="19809" w:author="Unknown Author" w:date="2026-10-30T04:17:53Z"></w:ins></w:rPr></w:pPr><w:ins w:id="19808" w:author="Unknown Author" w:date="2026-10-30T04:17:53Z"><w:r><w:rPr><w:kern w:val="0"/><w:szCs w:val="24"/><w:lang w:val="es-CO" w:eastAsia="en-US" w:bidi="ar-SA"/></w:rPr><w:t>Mes 4</w:t></w:r></w:ins></w:p></w:tc></w:tr><w:tr><w:trPr><w:ins w:id="19810" w:author="Unknown Author" w:date="2026-10-30T04:17:53Z"/><w:cantSplit w:val="true"/></w:trPr><w:tc><w:tcPr><w:tcW w:w="1661" w:type="dxa"/><w:tcBorders></w:tcBorders></w:tcPr><w:p><w:pPr><w:pStyle w:val="Tabla8"/><w:widowControl/><w:jc w:val="left"/><w:rPr><w:kern w:val="0"/><w:szCs w:val="24"/><w:lang w:val="es-CO" w:eastAsia="en-US" w:bidi="ar-SA"/><w:ins w:id="19812" w:author="Unknown Author" w:date="2026-10-30T04:17:53Z"></w:ins></w:rPr></w:pPr><w:ins w:id="19811" w:author="Unknown Author" w:date="2026-10-30T04:17:53Z"><w:r><w:rPr><w:kern w:val="0"/><w:szCs w:val="24"/><w:lang w:val="es-CO" w:eastAsia="en-US" w:bidi="ar-SA"/></w:rPr><w:t>Evaluación de la conformidad de los equipos de radiocomunicaciones, si la reglamentación la exige</w:t></w:r></w:ins></w:p></w:tc><w:tc><w:tcPr><w:tcW w:w="1493" w:type="dxa"/><w:tcBorders></w:tcBorders></w:tcPr><w:p><w:pPr><w:pStyle w:val="Tabla8"/><w:widowControl/><w:jc w:val="left"/><w:rPr><w:kern w:val="0"/><w:szCs w:val="24"/><w:lang w:val="es-CO" w:eastAsia="en-US" w:bidi="ar-SA"/><w:ins w:id="19815" w:author="Unknown Author" w:date="2026-10-30T04:17:53Z"></w:ins></w:rPr></w:pPr><w:ins w:id="19813" w:author="Unknown Author" w:date="2026-10-30T04:17:53Z"><w:r><w:rPr><w:kern w:val="0"/><w:szCs w:val="24"/><w:lang w:val="es-CO" w:eastAsia="en-US" w:bidi="ar-SA"/></w:rPr><w:t xml:space="preserve">Autoridad de regulación y de espectro </w:t></w:r></w:ins><w:ins w:id="19814" w:author="Unknown Author" w:date="2026-10-30T04:17:53Z"><w:r><w:rPr><w:color w:val="00B050"/><w:kern w:val="0"/><w:szCs w:val="24"/><w:lang w:val="es-CO" w:eastAsia="en-US" w:bidi="ar-SA"/></w:rPr><w:t>[Diligenciar: exigencia vigente para módulos de radio]</w:t></w:r></w:ins></w:p></w:tc><w:tc><w:tcPr><w:tcW w:w="1161" w:type="dxa"/><w:tcBorders></w:tcBorders></w:tcPr><w:p><w:pPr><w:pStyle w:val="Tabla8"/><w:widowControl/><w:jc w:val="left"/><w:rPr><w:kern w:val="0"/><w:szCs w:val="24"/><w:lang w:val="es-CO" w:eastAsia="en-US" w:bidi="ar-SA"/><w:ins w:id="19817" w:author="Unknown Author" w:date="2026-10-30T04:17:53Z"></w:ins></w:rPr></w:pPr><w:ins w:id="19816" w:author="Unknown Author" w:date="2026-10-30T04:17:53Z"><w:r><w:rPr><w:kern w:val="0"/><w:szCs w:val="24"/><w:lang w:val="es-CO" w:eastAsia="en-US" w:bidi="ar-SA"/></w:rPr><w:t>Compra de módulos LoRa y satelitales (1.2, 1.3, 2.3 y 2.4)</w:t></w:r></w:ins></w:p></w:tc><w:tc><w:tcPr><w:tcW w:w="1078" w:type="dxa"/><w:tcBorders></w:tcBorders></w:tcPr><w:p><w:pPr><w:pStyle w:val="Tabla8"/><w:widowControl/><w:jc w:val="left"/><w:rPr><w:kern w:val="0"/><w:szCs w:val="24"/><w:lang w:val="es-CO" w:eastAsia="en-US" w:bidi="ar-SA"/><w:ins w:id="19819" w:author="Unknown Author" w:date="2026-10-30T04:17:53Z"></w:ins></w:rPr></w:pPr><w:ins w:id="19818" w:author="Unknown Author" w:date="2026-10-30T04:17:53Z"><w:r><w:rPr><w:kern w:val="0"/><w:szCs w:val="24"/><w:lang w:val="es-CO" w:eastAsia="en-US" w:bidi="ar-SA"/></w:rPr><w:t>Antes de la entrega de cada lote</w:t></w:r></w:ins></w:p></w:tc><w:tc><w:tcPr><w:tcW w:w="1160" w:type="dxa"/><w:tcBorders></w:tcBorders></w:tcPr><w:p><w:pPr><w:pStyle w:val="Tabla8"/><w:widowControl/><w:jc w:val="left"/><w:rPr><w:kern w:val="0"/><w:szCs w:val="24"/><w:lang w:val="es-CO" w:eastAsia="en-US" w:bidi="ar-SA"/><w:ins w:id="19821" w:author="Unknown Author" w:date="2026-10-30T04:17:53Z"></w:ins></w:rPr></w:pPr><w:ins w:id="19820" w:author="Unknown Author" w:date="2026-10-30T04:17:53Z"><w:r><w:rPr><w:kern w:val="0"/><w:szCs w:val="24"/><w:lang w:val="es-CO" w:eastAsia="en-US" w:bidi="ar-SA"/></w:rPr><w:t>No iniciado; exigencia por determinar</w:t></w:r></w:ins></w:p></w:tc><w:tc><w:tcPr><w:tcW w:w="1162" w:type="dxa"/><w:tcBorders></w:tcBorders></w:tcPr><w:p><w:pPr><w:pStyle w:val="Tabla8"/><w:widowControl/><w:jc w:val="left"/><w:rPr><w:kern w:val="0"/><w:szCs w:val="24"/><w:lang w:val="es-CO" w:eastAsia="en-US" w:bidi="ar-SA"/><w:ins w:id="19823" w:author="Unknown Author" w:date="2026-10-30T04:17:53Z"></w:ins></w:rPr></w:pPr><w:ins w:id="19822" w:author="Unknown Author" w:date="2026-10-30T04:17:53Z"><w:r><w:rPr><w:kern w:val="0"/><w:szCs w:val="24"/><w:lang w:val="es-CO" w:eastAsia="en-US" w:bidi="ar-SA"/></w:rPr><w:t>Fichas técnicas e informes de conformidad del fabricante</w:t></w:r></w:ins></w:p></w:tc><w:tc><w:tcPr><w:tcW w:w="1078" w:type="dxa"/><w:tcBorders></w:tcBorders></w:tcPr><w:p><w:pPr><w:pStyle w:val="Tabla8"/><w:widowControl/><w:jc w:val="left"/><w:rPr><w:kern w:val="0"/><w:szCs w:val="24"/><w:lang w:val="es-CO" w:eastAsia="en-US" w:bidi="ar-SA"/><w:ins w:id="19825" w:author="Unknown Author" w:date="2026-10-30T04:17:53Z"></w:ins></w:rPr></w:pPr><w:ins w:id="19824" w:author="Unknown Author" w:date="2026-10-30T04:17:53Z"><w:r><w:rPr><w:kern w:val="0"/><w:szCs w:val="24"/><w:lang w:val="es-CO" w:eastAsia="en-US" w:bidi="ar-SA"/></w:rPr><w:t>Universidad ejecutora, con el proveedor</w:t></w:r></w:ins></w:p></w:tc><w:tc><w:tcPr><w:tcW w:w="1159" w:type="dxa"/><w:tcBorders></w:tcBorders></w:tcPr><w:p><w:pPr><w:pStyle w:val="Tabla8"/><w:widowControl/><w:jc w:val="left"/><w:rPr><w:kern w:val="0"/><w:szCs w:val="24"/><w:lang w:val="es-CO" w:eastAsia="en-US" w:bidi="ar-SA"/><w:ins w:id="19827" w:author="Unknown Author" w:date="2026-10-30T04:17:53Z"></w:ins></w:rPr></w:pPr><w:ins w:id="19826" w:author="Unknown Author" w:date="2026-10-30T04:17:53Z"><w:r><w:rPr><w:kern w:val="0"/><w:szCs w:val="24"/><w:lang w:val="es-CO" w:eastAsia="en-US" w:bidi="ar-SA"/></w:rPr><w:t>Meses 4, 12 y 17</w:t></w:r></w:ins></w:p></w:tc></w:tr><w:tr><w:trPr><w:ins w:id="19828" w:author="Unknown Author" w:date="2026-10-30T04:17:53Z"/><w:cantSplit w:val="true"/></w:trPr><w:tc><w:tcPr><w:tcW w:w="1661" w:type="dxa"/><w:tcBorders></w:tcBorders><w:shd w:color="auto" w:fill="F7F7F7" w:val="clear"/></w:tcPr><w:p><w:pPr><w:pStyle w:val="Tabla8"/><w:widowControl/><w:jc w:val="left"/><w:rPr><w:kern w:val="0"/><w:szCs w:val="24"/><w:lang w:val="es-CO" w:eastAsia="en-US" w:bidi="ar-SA"/><w:ins w:id="19830" w:author="Unknown Author" w:date="2026-10-30T04:17:53Z"></w:ins></w:rPr></w:pPr><w:ins w:id="19829" w:author="Unknown Author" w:date="2026-10-30T04:17:53Z"><w:r><w:rPr><w:kern w:val="0"/><w:szCs w:val="24"/><w:lang w:val="es-CO" w:eastAsia="en-US" w:bidi="ar-SA"/></w:rPr><w:t>Importación y nacionalización de equipos, a cargo del proveedor</w:t></w:r></w:ins></w:p></w:tc><w:tc><w:tcPr><w:tcW w:w="1493" w:type="dxa"/><w:tcBorders></w:tcBorders><w:shd w:color="auto" w:fill="F7F7F7" w:val="clear"/></w:tcPr><w:p><w:pPr><w:pStyle w:val="Tabla8"/><w:widowControl/><w:jc w:val="left"/><w:rPr><w:kern w:val="0"/><w:szCs w:val="24"/><w:lang w:val="es-CO" w:eastAsia="en-US" w:bidi="ar-SA"/><w:ins w:id="19832" w:author="Unknown Author" w:date="2026-10-30T04:17:53Z"></w:ins></w:rPr></w:pPr><w:ins w:id="19831" w:author="Unknown Author" w:date="2026-10-30T04:17:53Z"><w:r><w:rPr><w:kern w:val="0"/><w:szCs w:val="24"/><w:lang w:val="es-CO" w:eastAsia="en-US" w:bidi="ar-SA"/></w:rPr><w:t>Autoridad aduanera nacional (Dirección de Impuestos y Aduanas Nacionales)</w:t></w:r></w:ins></w:p></w:tc><w:tc><w:tcPr><w:tcW w:w="1161" w:type="dxa"/><w:tcBorders></w:tcBorders><w:shd w:color="auto" w:fill="F7F7F7" w:val="clear"/></w:tcPr><w:p><w:pPr><w:pStyle w:val="Tabla8"/><w:widowControl/><w:jc w:val="left"/><w:rPr><w:kern w:val="0"/><w:szCs w:val="24"/><w:lang w:val="es-CO" w:eastAsia="en-US" w:bidi="ar-SA"/><w:ins w:id="19834" w:author="Unknown Author" w:date="2026-10-30T04:17:53Z"></w:ins></w:rPr></w:pPr><w:ins w:id="19833" w:author="Unknown Author" w:date="2026-10-30T04:17:53Z"><w:r><w:rPr><w:kern w:val="0"/><w:szCs w:val="24"/><w:lang w:val="es-CO" w:eastAsia="en-US" w:bidi="ar-SA"/></w:rPr><w:t>Compra de nodos, gateways, conjunto de referencia y banco de calibración (1.2, 2.3 y 2.4) y de los equipos del laboratorio (2.6)</w:t></w:r></w:ins></w:p></w:tc><w:tc><w:tcPr><w:tcW w:w="1078" w:type="dxa"/><w:tcBorders></w:tcBorders><w:shd w:color="auto" w:fill="F7F7F7" w:val="clear"/></w:tcPr><w:p><w:pPr><w:pStyle w:val="Tabla8"/><w:widowControl/><w:jc w:val="left"/><w:rPr><w:kern w:val="0"/><w:szCs w:val="24"/><w:lang w:val="es-CO" w:eastAsia="en-US" w:bidi="ar-SA"/><w:ins w:id="19836" w:author="Unknown Author" w:date="2026-10-30T04:17:53Z"></w:ins></w:rPr></w:pPr><w:ins w:id="19835" w:author="Unknown Author" w:date="2026-10-30T04:17:53Z"><w:r><w:rPr><w:kern w:val="0"/><w:szCs w:val="24"/><w:lang w:val="es-CO" w:eastAsia="en-US" w:bidi="ar-SA"/></w:rPr><w:t>Antes de la entrega de cada lote</w:t></w:r></w:ins></w:p></w:tc><w:tc><w:tcPr><w:tcW w:w="1160" w:type="dxa"/><w:tcBorders></w:tcBorders><w:shd w:color="auto" w:fill="F7F7F7" w:val="clear"/></w:tcPr><w:p><w:pPr><w:pStyle w:val="Tabla8"/><w:widowControl/><w:jc w:val="left"/><w:rPr><w:kern w:val="0"/><w:szCs w:val="24"/><w:lang w:val="es-CO" w:eastAsia="en-US" w:bidi="ar-SA"/><w:ins w:id="19838" w:author="Unknown Author" w:date="2026-10-30T04:17:53Z"></w:ins></w:rPr></w:pPr><w:ins w:id="19837" w:author="Unknown Author" w:date="2026-10-30T04:17:53Z"><w:r><w:rPr><w:kern w:val="0"/><w:szCs w:val="24"/><w:lang w:val="es-CO" w:eastAsia="en-US" w:bidi="ar-SA"/></w:rPr><w:t>No iniciado; el precio cotizado incluye la entrega en Colombia, condición por confirmar en cada cotización</w:t></w:r></w:ins></w:p></w:tc><w:tc><w:tcPr><w:tcW w:w="1162" w:type="dxa"/><w:tcBorders></w:tcBorders><w:shd w:color="auto" w:fill="F7F7F7" w:val="clear"/></w:tcPr><w:p><w:pPr><w:pStyle w:val="Tabla8"/><w:widowControl/><w:jc w:val="left"/><w:rPr><w:kern w:val="0"/><w:szCs w:val="24"/><w:lang w:val="es-CO" w:eastAsia="en-US" w:bidi="ar-SA"/><w:ins w:id="19841" w:author="Unknown Author" w:date="2026-10-30T04:17:53Z"></w:ins></w:rPr></w:pPr><w:ins w:id="19839" w:author="Unknown Author" w:date="2026-10-30T04:17:53Z"><w:r><w:rPr><w:kern w:val="0"/><w:szCs w:val="24"/><w:lang w:val="es-CO" w:eastAsia="en-US" w:bidi="ar-SA"/></w:rPr><w:t xml:space="preserve">Cotizaciones del estudio de mercado del Anexo 3 </w:t></w:r></w:ins><w:ins w:id="19840" w:author="Unknown Author" w:date="2026-10-30T04:17:53Z"><w:r><w:rPr><w:color w:val="00B050"/><w:kern w:val="0"/><w:szCs w:val="24"/><w:lang w:val="es-CO" w:eastAsia="en-US" w:bidi="ar-SA"/></w:rPr><w:t>[Diligenciar: condición de entrega en Colombia en cada cotización]</w:t></w:r></w:ins></w:p></w:tc><w:tc><w:tcPr><w:tcW w:w="1078" w:type="dxa"/><w:tcBorders></w:tcBorders><w:shd w:color="auto" w:fill="F7F7F7" w:val="clear"/></w:tcPr><w:p><w:pPr><w:pStyle w:val="Tabla8"/><w:widowControl/><w:jc w:val="left"/><w:rPr><w:kern w:val="0"/><w:szCs w:val="24"/><w:lang w:val="es-CO" w:eastAsia="en-US" w:bidi="ar-SA"/><w:ins w:id="19843" w:author="Unknown Author" w:date="2026-10-30T04:17:53Z"></w:ins></w:rPr></w:pPr><w:ins w:id="19842" w:author="Unknown Author" w:date="2026-10-30T04:17:53Z"><w:r><w:rPr><w:kern w:val="0"/><w:szCs w:val="24"/><w:lang w:val="es-CO" w:eastAsia="en-US" w:bidi="ar-SA"/></w:rPr><w:t>Proveedor de cada lote, con la verificación de la universidad ejecutora</w:t></w:r></w:ins></w:p></w:tc><w:tc><w:tcPr><w:tcW w:w="1159" w:type="dxa"/><w:tcBorders></w:tcBorders><w:shd w:color="auto" w:fill="F7F7F7" w:val="clear"/></w:tcPr><w:p><w:pPr><w:pStyle w:val="Tabla8"/><w:widowControl/><w:jc w:val="left"/><w:rPr><w:kern w:val="0"/><w:szCs w:val="24"/><w:lang w:val="es-CO" w:eastAsia="en-US" w:bidi="ar-SA"/><w:ins w:id="19845" w:author="Unknown Author" w:date="2026-10-30T04:17:53Z"></w:ins></w:rPr></w:pPr><w:ins w:id="19844" w:author="Unknown Author" w:date="2026-10-30T04:17:53Z"><w:r><w:rPr><w:kern w:val="0"/><w:szCs w:val="24"/><w:lang w:val="es-CO" w:eastAsia="en-US" w:bidi="ar-SA"/></w:rPr><w:t>Lotes de la red en los meses 5, 13 y 18; lote del laboratorio entre los meses 7 y 10</w:t></w:r></w:ins></w:p></w:tc></w:tr><w:tr><w:trPr><w:ins w:id="19846" w:author="Unknown Author" w:date="2026-10-30T04:17:53Z"/><w:cantSplit w:val="true"/></w:trPr><w:tc><w:tcPr><w:tcW w:w="1661" w:type="dxa"/><w:tcBorders></w:tcBorders></w:tcPr><w:p><w:pPr><w:pStyle w:val="Tabla8"/><w:widowControl/><w:jc w:val="left"/><w:rPr><w:kern w:val="0"/><w:szCs w:val="24"/><w:lang w:val="es-CO" w:eastAsia="en-US" w:bidi="ar-SA"/><w:ins w:id="19848" w:author="Unknown Author" w:date="2026-10-30T04:17:53Z"></w:ins></w:rPr></w:pPr><w:ins w:id="19847" w:author="Unknown Author" w:date="2026-10-30T04:17:53Z"><w:r><w:rPr><w:kern w:val="0"/><w:szCs w:val="24"/><w:lang w:val="es-CO" w:eastAsia="en-US" w:bidi="ar-SA"/></w:rPr><w:t>Consentimiento informado y registro de bases de datos personales</w:t></w:r></w:ins></w:p></w:tc><w:tc><w:tcPr><w:tcW w:w="1493" w:type="dxa"/><w:tcBorders></w:tcBorders></w:tcPr><w:p><w:pPr><w:pStyle w:val="Tabla8"/><w:widowControl/><w:jc w:val="left"/><w:rPr><w:kern w:val="0"/><w:szCs w:val="24"/><w:lang w:val="es-CO" w:eastAsia="en-US" w:bidi="ar-SA"/><w:ins w:id="19850" w:author="Unknown Author" w:date="2026-10-30T04:17:53Z"></w:ins></w:rPr></w:pPr><w:ins w:id="19849" w:author="Unknown Author" w:date="2026-10-30T04:17:53Z"><w:r><w:rPr><w:kern w:val="0"/><w:szCs w:val="24"/><w:lang w:val="es-CO" w:eastAsia="en-US" w:bidi="ar-SA"/></w:rPr><w:t>Titulares de los datos y autoridad de protección de datos (Superintendencia de Industria y Comercio) cuando aplique</w:t></w:r></w:ins></w:p></w:tc><w:tc><w:tcPr><w:tcW w:w="1161" w:type="dxa"/><w:tcBorders></w:tcBorders></w:tcPr><w:p><w:pPr><w:pStyle w:val="Tabla8"/><w:widowControl/><w:jc w:val="left"/><w:rPr><w:kern w:val="0"/><w:szCs w:val="24"/><w:lang w:val="es-CO" w:eastAsia="en-US" w:bidi="ar-SA"/><w:ins w:id="19852" w:author="Unknown Author" w:date="2026-10-30T04:17:53Z"></w:ins></w:rPr></w:pPr><w:ins w:id="19851" w:author="Unknown Author" w:date="2026-10-30T04:17:53Z"><w:r><w:rPr><w:kern w:val="0"/><w:szCs w:val="24"/><w:lang w:val="es-CO" w:eastAsia="en-US" w:bidi="ar-SA"/></w:rPr><w:t>Talleres, jornadas y encuestas (3.1 a 3.4)</w:t></w:r></w:ins></w:p></w:tc><w:tc><w:tcPr><w:tcW w:w="1078" w:type="dxa"/><w:tcBorders></w:tcBorders></w:tcPr><w:p><w:pPr><w:pStyle w:val="Tabla8"/><w:widowControl/><w:jc w:val="left"/><w:rPr><w:kern w:val="0"/><w:szCs w:val="24"/><w:lang w:val="es-CO" w:eastAsia="en-US" w:bidi="ar-SA"/><w:ins w:id="19854" w:author="Unknown Author" w:date="2026-10-30T04:17:53Z"></w:ins></w:rPr></w:pPr><w:ins w:id="19853" w:author="Unknown Author" w:date="2026-10-30T04:17:53Z"><w:r><w:rPr><w:kern w:val="0"/><w:szCs w:val="24"/><w:lang w:val="es-CO" w:eastAsia="en-US" w:bidi="ar-SA"/></w:rPr><w:t>Antes de cada actividad; registro antes de conformar la base</w:t></w:r></w:ins></w:p></w:tc><w:tc><w:tcPr><w:tcW w:w="1160" w:type="dxa"/><w:tcBorders></w:tcBorders></w:tcPr><w:p><w:pPr><w:pStyle w:val="Tabla8"/><w:widowControl/><w:jc w:val="left"/><w:rPr><w:kern w:val="0"/><w:szCs w:val="24"/><w:lang w:val="es-CO" w:eastAsia="en-US" w:bidi="ar-SA"/><w:ins w:id="19856" w:author="Unknown Author" w:date="2026-10-30T04:17:53Z"></w:ins></w:rPr></w:pPr><w:ins w:id="19855" w:author="Unknown Author" w:date="2026-10-30T04:17:53Z"><w:r><w:rPr><w:kern w:val="0"/><w:szCs w:val="24"/><w:lang w:val="es-CO" w:eastAsia="en-US" w:bidi="ar-SA"/></w:rPr><w:t>Formato por diseñar; sin firmas</w:t></w:r></w:ins></w:p></w:tc><w:tc><w:tcPr><w:tcW w:w="1162" w:type="dxa"/><w:tcBorders></w:tcBorders></w:tcPr><w:p><w:pPr><w:pStyle w:val="Tabla8"/><w:widowControl/><w:jc w:val="left"/><w:rPr><w:kern w:val="0"/><w:szCs w:val="24"/><w:lang w:val="es-CO" w:eastAsia="en-US" w:bidi="ar-SA"/><w:ins w:id="19858" w:author="Unknown Author" w:date="2026-10-30T04:17:53Z"></w:ins></w:rPr></w:pPr><w:ins w:id="19857" w:author="Unknown Author" w:date="2026-10-30T04:17:53Z"><w:r><w:rPr><w:kern w:val="0"/><w:szCs w:val="24"/><w:lang w:val="es-CO" w:eastAsia="en-US" w:bidi="ar-SA"/></w:rPr><w:t>Protocolo de consentimiento de la sección 25</w:t></w:r></w:ins></w:p></w:tc><w:tc><w:tcPr><w:tcW w:w="1078" w:type="dxa"/><w:tcBorders></w:tcBorders></w:tcPr><w:p><w:pPr><w:pStyle w:val="Tabla8"/><w:widowControl/><w:jc w:val="left"/><w:rPr><w:kern w:val="0"/><w:szCs w:val="24"/><w:lang w:val="es-CO" w:eastAsia="en-US" w:bidi="ar-SA"/><w:ins w:id="19860" w:author="Unknown Author" w:date="2026-10-30T04:17:53Z"></w:ins></w:rPr></w:pPr><w:ins w:id="19859" w:author="Unknown Author" w:date="2026-10-30T04:17:53Z"><w:r><w:rPr><w:kern w:val="0"/><w:szCs w:val="24"/><w:lang w:val="es-CO" w:eastAsia="en-US" w:bidi="ar-SA"/></w:rPr><w:t>Universidad ejecutora, como responsable del tratamiento</w:t></w:r></w:ins></w:p></w:tc><w:tc><w:tcPr><w:tcW w:w="1159" w:type="dxa"/><w:tcBorders></w:tcBorders></w:tcPr><w:p><w:pPr><w:pStyle w:val="Tabla8"/><w:widowControl/><w:jc w:val="left"/><w:rPr><w:kern w:val="0"/><w:szCs w:val="24"/><w:lang w:val="es-CO" w:eastAsia="en-US" w:bidi="ar-SA"/><w:ins w:id="19863" w:author="Unknown Author" w:date="2026-10-30T04:17:53Z"></w:ins></w:rPr></w:pPr><w:ins w:id="19861" w:author="Unknown Author" w:date="2026-10-30T04:17:53Z"><w:r><w:rPr><w:kern w:val="0"/><w:szCs w:val="24"/><w:lang w:val="es-CO" w:eastAsia="en-US" w:bidi="ar-SA"/></w:rPr><w:t xml:space="preserve">Formato en el mes 2; registro, si aplica, en el mes 3 </w:t></w:r></w:ins><w:ins w:id="19862" w:author="Unknown Author" w:date="2026-10-30T04:17:53Z"><w:r><w:rPr><w:color w:val="00B050"/><w:kern w:val="0"/><w:szCs w:val="24"/><w:lang w:val="es-CO" w:eastAsia="en-US" w:bidi="ar-SA"/></w:rPr><w:t>[Diligenciar: obligación de registro de la universidad]</w:t></w:r></w:ins></w:p></w:tc></w:tr><w:tr><w:trPr><w:ins w:id="19864" w:author="Unknown Author" w:date="2026-10-30T04:17:53Z"/><w:cantSplit w:val="true"/></w:trPr><w:tc><w:tcPr><w:tcW w:w="1661" w:type="dxa"/><w:tcBorders></w:tcBorders><w:shd w:color="auto" w:fill="F7F7F7" w:val="clear"/></w:tcPr><w:p><w:pPr><w:pStyle w:val="Tabla8"/><w:widowControl/><w:jc w:val="left"/><w:rPr><w:kern w:val="0"/><w:szCs w:val="24"/><w:lang w:val="es-CO" w:eastAsia="en-US" w:bidi="ar-SA"/><w:ins w:id="19866" w:author="Unknown Author" w:date="2026-10-30T04:17:53Z"></w:ins></w:rPr></w:pPr><w:ins w:id="19865" w:author="Unknown Author" w:date="2026-10-30T04:17:53Z"><w:r><w:rPr><w:kern w:val="0"/><w:szCs w:val="24"/><w:lang w:val="es-CO" w:eastAsia="en-US" w:bidi="ar-SA"/></w:rPr><w:t>Aval del Comité de Ética de la Investigación o de Bioética, si aplica</w:t></w:r></w:ins></w:p></w:tc><w:tc><w:tcPr><w:tcW w:w="1493" w:type="dxa"/><w:tcBorders></w:tcBorders><w:shd w:color="auto" w:fill="F7F7F7" w:val="clear"/></w:tcPr><w:p><w:pPr><w:pStyle w:val="Tabla8"/><w:widowControl/><w:jc w:val="left"/><w:rPr><w:kern w:val="0"/><w:szCs w:val="24"/><w:lang w:val="es-CO" w:eastAsia="en-US" w:bidi="ar-SA"/><w:ins w:id="19868" w:author="Unknown Author" w:date="2026-10-30T04:17:53Z"></w:ins></w:rPr></w:pPr><w:ins w:id="19867" w:author="Unknown Author" w:date="2026-10-30T04:17:53Z"><w:r><w:rPr><w:kern w:val="0"/><w:szCs w:val="24"/><w:lang w:val="es-CO" w:eastAsia="en-US" w:bidi="ar-SA"/></w:rPr><w:t>Comité de ética de la universidad u otra entidad con comité</w:t></w:r></w:ins></w:p></w:tc><w:tc><w:tcPr><w:tcW w:w="1161" w:type="dxa"/><w:tcBorders></w:tcBorders><w:shd w:color="auto" w:fill="F7F7F7" w:val="clear"/></w:tcPr><w:p><w:pPr><w:pStyle w:val="Tabla8"/><w:widowControl/><w:jc w:val="left"/><w:rPr><w:kern w:val="0"/><w:szCs w:val="24"/><w:lang w:val="es-CO" w:eastAsia="en-US" w:bidi="ar-SA"/><w:ins w:id="19870" w:author="Unknown Author" w:date="2026-10-30T04:17:53Z"></w:ins></w:rPr></w:pPr><w:ins w:id="19869" w:author="Unknown Author" w:date="2026-10-30T04:17:53Z"><w:r><w:rPr><w:kern w:val="0"/><w:szCs w:val="24"/><w:lang w:val="es-CO" w:eastAsia="en-US" w:bidi="ar-SA"/></w:rPr><w:t>Talleres y encuestas con personas (3.1 a 3.4)</w:t></w:r></w:ins></w:p></w:tc><w:tc><w:tcPr><w:tcW w:w="1078" w:type="dxa"/><w:tcBorders></w:tcBorders><w:shd w:color="auto" w:fill="F7F7F7" w:val="clear"/></w:tcPr><w:p><w:pPr><w:pStyle w:val="Tabla8"/><w:widowControl/><w:jc w:val="left"/><w:rPr><w:kern w:val="0"/><w:szCs w:val="24"/><w:lang w:val="es-CO" w:eastAsia="en-US" w:bidi="ar-SA"/><w:ins w:id="19872" w:author="Unknown Author" w:date="2026-10-30T04:17:53Z"></w:ins></w:rPr></w:pPr><w:ins w:id="19871" w:author="Unknown Author" w:date="2026-10-30T04:17:53Z"><w:r><w:rPr><w:kern w:val="0"/><w:szCs w:val="24"/><w:lang w:val="es-CO" w:eastAsia="en-US" w:bidi="ar-SA"/></w:rPr><w:t>Al radicar, con la postulación (numeral 10.10; causal de rechazo 11.6)</w:t></w:r></w:ins></w:p></w:tc><w:tc><w:tcPr><w:tcW w:w="1160" w:type="dxa"/><w:tcBorders></w:tcBorders><w:shd w:color="auto" w:fill="F7F7F7" w:val="clear"/></w:tcPr><w:p><w:pPr><w:pStyle w:val="Tabla8"/><w:widowControl/><w:jc w:val="left"/><w:rPr><w:kern w:val="0"/><w:szCs w:val="24"/><w:lang w:val="es-CO" w:eastAsia="en-US" w:bidi="ar-SA"/><w:ins w:id="19875" w:author="Unknown Author" w:date="2026-10-30T04:17:53Z"></w:ins></w:rPr></w:pPr><w:ins w:id="19873" w:author="Unknown Author" w:date="2026-10-30T04:17:53Z"><w:r><w:rPr><w:kern w:val="0"/><w:szCs w:val="24"/><w:lang w:val="es-CO" w:eastAsia="en-US" w:bidi="ar-SA"/></w:rPr><w:t xml:space="preserve">La formulación considera que no es obligatorio; se adjunta el aval o la determinación del comité </w:t></w:r></w:ins><w:ins w:id="19874" w:author="Unknown Author" w:date="2026-10-30T04:17:53Z"><w:r><w:rPr><w:color w:val="00B050"/><w:kern w:val="0"/><w:szCs w:val="24"/><w:lang w:val="es-CO" w:eastAsia="en-US" w:bidi="ar-SA"/></w:rPr><w:t>[Diligenciar: determinación del comité de ética de la universidad]</w:t></w:r></w:ins></w:p></w:tc><w:tc><w:tcPr><w:tcW w:w="1162" w:type="dxa"/><w:tcBorders></w:tcBorders><w:shd w:color="auto" w:fill="F7F7F7" w:val="clear"/></w:tcPr><w:p><w:pPr><w:pStyle w:val="Tabla8"/><w:widowControl/><w:jc w:val="left"/><w:rPr><w:kern w:val="0"/><w:szCs w:val="24"/><w:lang w:val="es-CO" w:eastAsia="en-US" w:bidi="ar-SA"/><w:ins w:id="19877" w:author="Unknown Author" w:date="2026-10-30T04:17:53Z"></w:ins></w:rPr></w:pPr><w:ins w:id="19876" w:author="Unknown Author" w:date="2026-10-30T04:17:53Z"><w:r><w:rPr><w:kern w:val="0"/><w:szCs w:val="24"/><w:lang w:val="es-CO" w:eastAsia="en-US" w:bidi="ar-SA"/></w:rPr><w:t>Protocolo de participación y de consentimiento</w:t></w:r></w:ins></w:p></w:tc><w:tc><w:tcPr><w:tcW w:w="1078" w:type="dxa"/><w:tcBorders></w:tcBorders><w:shd w:color="auto" w:fill="F7F7F7" w:val="clear"/></w:tcPr><w:p><w:pPr><w:pStyle w:val="Tabla8"/><w:widowControl/><w:jc w:val="left"/><w:rPr><w:kern w:val="0"/><w:szCs w:val="24"/><w:lang w:val="es-CO" w:eastAsia="en-US" w:bidi="ar-SA"/><w:ins w:id="19879" w:author="Unknown Author" w:date="2026-10-30T04:17:53Z"></w:ins></w:rPr></w:pPr><w:ins w:id="19878" w:author="Unknown Author" w:date="2026-10-30T04:17:53Z"><w:r><w:rPr><w:kern w:val="0"/><w:szCs w:val="24"/><w:lang w:val="es-CO" w:eastAsia="en-US" w:bidi="ar-SA"/></w:rPr><w:t>Universidad ejecutora</w:t></w:r></w:ins></w:p></w:tc><w:tc><w:tcPr><w:tcW w:w="1159" w:type="dxa"/><w:tcBorders></w:tcBorders><w:shd w:color="auto" w:fill="F7F7F7" w:val="clear"/></w:tcPr><w:p><w:pPr><w:pStyle w:val="Tabla8"/><w:widowControl/><w:jc w:val="left"/><w:rPr><w:kern w:val="0"/><w:szCs w:val="24"/><w:lang w:val="es-CO" w:eastAsia="en-US" w:bidi="ar-SA"/><w:ins w:id="19882" w:author="Unknown Author" w:date="2026-10-30T04:17:53Z"></w:ins></w:rPr></w:pPr><w:ins w:id="19880" w:author="Unknown Author" w:date="2026-10-30T04:17:53Z"><w:r><w:rPr><w:kern w:val="0"/><w:szCs w:val="24"/><w:lang w:val="es-CO" w:eastAsia="en-US" w:bidi="ar-SA"/></w:rPr><w:t xml:space="preserve">Antes de radicar </w:t></w:r></w:ins><w:ins w:id="19881" w:author="Unknown Author" w:date="2026-10-30T04:17:53Z"><w:r><w:rPr><w:color w:val="00B050"/><w:kern w:val="0"/><w:szCs w:val="24"/><w:lang w:val="es-CO" w:eastAsia="en-US" w:bidi="ar-SA"/></w:rPr><w:t>[Diligenciar: fecha del aval o de la determinación del comité]</w:t></w:r></w:ins></w:p></w:tc></w:tr><w:tr><w:trPr><w:ins w:id="19883" w:author="Unknown Author" w:date="2026-10-30T04:17:53Z"/><w:cantSplit w:val="true"/></w:trPr><w:tc><w:tcPr><w:tcW w:w="1661" w:type="dxa"/><w:tcBorders></w:tcBorders></w:tcPr><w:p><w:pPr><w:pStyle w:val="Tabla8"/><w:widowControl/><w:jc w:val="left"/><w:rPr><w:kern w:val="0"/><w:szCs w:val="24"/><w:lang w:val="es-CO" w:eastAsia="en-US" w:bidi="ar-SA"/><w:ins w:id="19885" w:author="Unknown Author" w:date="2026-10-30T04:17:53Z"></w:ins></w:rPr></w:pPr><w:ins w:id="19884" w:author="Unknown Author" w:date="2026-10-30T04:17:53Z"><w:r><w:rPr><w:kern w:val="0"/><w:szCs w:val="24"/><w:lang w:val="es-CO" w:eastAsia="en-US" w:bidi="ar-SA"/></w:rPr><w:t>Registro del software ante la Dirección Nacional de Derecho de Autor (DNDA)</w:t></w:r></w:ins></w:p></w:tc><w:tc><w:tcPr><w:tcW w:w="1493" w:type="dxa"/><w:tcBorders></w:tcBorders></w:tcPr><w:p><w:pPr><w:pStyle w:val="Tabla8"/><w:widowControl/><w:jc w:val="left"/><w:rPr><w:kern w:val="0"/><w:szCs w:val="24"/><w:lang w:val="es-CO" w:eastAsia="en-US" w:bidi="ar-SA"/><w:ins w:id="19887" w:author="Unknown Author" w:date="2026-10-30T04:17:53Z"></w:ins></w:rPr></w:pPr><w:ins w:id="19886" w:author="Unknown Author" w:date="2026-10-30T04:17:53Z"><w:r><w:rPr><w:kern w:val="0"/><w:szCs w:val="24"/><w:lang w:val="es-CO" w:eastAsia="en-US" w:bidi="ar-SA"/></w:rPr><w:t>DNDA</w:t></w:r></w:ins></w:p></w:tc><w:tc><w:tcPr><w:tcW w:w="1161" w:type="dxa"/><w:tcBorders></w:tcBorders></w:tcPr><w:p><w:pPr><w:pStyle w:val="Tabla8"/><w:widowControl/><w:jc w:val="left"/><w:rPr><w:kern w:val="0"/><w:szCs w:val="24"/><w:lang w:val="es-CO" w:eastAsia="en-US" w:bidi="ar-SA"/><w:ins w:id="19889" w:author="Unknown Author" w:date="2026-10-30T04:17:53Z"></w:ins></w:rPr></w:pPr><w:ins w:id="19888" w:author="Unknown Author" w:date="2026-10-30T04:17:53Z"><w:r><w:rPr><w:kern w:val="0"/><w:szCs w:val="24"/><w:lang w:val="es-CO" w:eastAsia="en-US" w:bidi="ar-SA"/></w:rPr><w:t>Registro de propiedad intelectual (línea de registro y asesoría; actividad 3.5)</w:t></w:r></w:ins></w:p></w:tc><w:tc><w:tcPr><w:tcW w:w="1078" w:type="dxa"/><w:tcBorders></w:tcBorders></w:tcPr><w:p><w:pPr><w:pStyle w:val="Tabla8"/><w:widowControl/><w:jc w:val="left"/><w:rPr><w:kern w:val="0"/><w:szCs w:val="24"/><w:lang w:val="es-CO" w:eastAsia="en-US" w:bidi="ar-SA"/><w:ins w:id="19891" w:author="Unknown Author" w:date="2026-10-30T04:17:53Z"></w:ins></w:rPr></w:pPr><w:ins w:id="19890" w:author="Unknown Author" w:date="2026-10-30T04:17:53Z"><w:r><w:rPr><w:kern w:val="0"/><w:szCs w:val="24"/><w:lang w:val="es-CO" w:eastAsia="en-US" w:bidi="ar-SA"/></w:rPr><w:t>Antes de la entrega a las entidades custodias</w:t></w:r></w:ins></w:p></w:tc><w:tc><w:tcPr><w:tcW w:w="1160" w:type="dxa"/><w:tcBorders></w:tcBorders></w:tcPr><w:p><w:pPr><w:pStyle w:val="Tabla8"/><w:widowControl/><w:jc w:val="left"/><w:rPr><w:kern w:val="0"/><w:szCs w:val="24"/><w:lang w:val="es-CO" w:eastAsia="en-US" w:bidi="ar-SA"/><w:ins w:id="19893" w:author="Unknown Author" w:date="2026-10-30T04:17:53Z"></w:ins></w:rPr></w:pPr><w:ins w:id="19892" w:author="Unknown Author" w:date="2026-10-30T04:17:53Z"><w:r><w:rPr><w:kern w:val="0"/><w:szCs w:val="24"/><w:lang w:val="es-CO" w:eastAsia="en-US" w:bidi="ar-SA"/></w:rPr><w:t>No iniciado</w:t></w:r></w:ins></w:p></w:tc><w:tc><w:tcPr><w:tcW w:w="1162" w:type="dxa"/><w:tcBorders></w:tcBorders></w:tcPr><w:p><w:pPr><w:pStyle w:val="Tabla8"/><w:widowControl/><w:jc w:val="left"/><w:rPr><w:kern w:val="0"/><w:szCs w:val="24"/><w:lang w:val="es-CO" w:eastAsia="en-US" w:bidi="ar-SA"/><w:ins w:id="19895" w:author="Unknown Author" w:date="2026-10-30T04:17:53Z"></w:ins></w:rPr></w:pPr><w:ins w:id="19894" w:author="Unknown Author" w:date="2026-10-30T04:17:53Z"><w:r><w:rPr><w:kern w:val="0"/><w:szCs w:val="24"/><w:lang w:val="es-CO" w:eastAsia="en-US" w:bidi="ar-SA"/></w:rPr><w:t>Código fuente versionado, disponible desde la actividad 2.2</w:t></w:r></w:ins></w:p></w:tc><w:tc><w:tcPr><w:tcW w:w="1078" w:type="dxa"/><w:tcBorders></w:tcBorders></w:tcPr><w:p><w:pPr><w:pStyle w:val="Tabla8"/><w:widowControl/><w:jc w:val="left"/><w:rPr><w:kern w:val="0"/><w:szCs w:val="24"/><w:lang w:val="es-CO" w:eastAsia="en-US" w:bidi="ar-SA"/><w:ins w:id="19897" w:author="Unknown Author" w:date="2026-10-30T04:17:53Z"></w:ins></w:rPr></w:pPr><w:ins w:id="19896" w:author="Unknown Author" w:date="2026-10-30T04:17:53Z"><w:r><w:rPr><w:kern w:val="0"/><w:szCs w:val="24"/><w:lang w:val="es-CO" w:eastAsia="en-US" w:bidi="ar-SA"/></w:rPr><w:t>Universidad ejecutora, con Avanciencia</w:t></w:r></w:ins></w:p></w:tc><w:tc><w:tcPr><w:tcW w:w="1159" w:type="dxa"/><w:tcBorders></w:tcBorders></w:tcPr><w:p><w:pPr><w:pStyle w:val="Tabla8"/><w:widowControl/><w:jc w:val="left"/><w:rPr><w:kern w:val="0"/><w:szCs w:val="24"/><w:lang w:val="es-CO" w:eastAsia="en-US" w:bidi="ar-SA"/><w:ins w:id="19899" w:author="Unknown Author" w:date="2026-10-30T04:17:53Z"></w:ins></w:rPr></w:pPr><w:ins w:id="19898" w:author="Unknown Author" w:date="2026-10-30T04:17:53Z"><w:r><w:rPr><w:kern w:val="0"/><w:szCs w:val="24"/><w:lang w:val="es-CO" w:eastAsia="en-US" w:bidi="ar-SA"/></w:rPr><w:t>Solicitudes en los meses 14 y 22</w:t></w:r></w:ins></w:p></w:tc></w:tr><w:tr><w:trPr><w:ins w:id="19900" w:author="Unknown Author" w:date="2026-10-30T04:17:53Z"/><w:cantSplit w:val="true"/></w:trPr><w:tc><w:tcPr><w:tcW w:w="1661" w:type="dxa"/><w:tcBorders></w:tcBorders><w:shd w:color="auto" w:fill="F7F7F7" w:val="clear"/></w:tcPr><w:p><w:pPr><w:pStyle w:val="Tabla8"/><w:widowControl/><w:jc w:val="left"/><w:rPr><w:kern w:val="0"/><w:szCs w:val="24"/><w:lang w:val="es-CO" w:eastAsia="en-US" w:bidi="ar-SA"/><w:ins w:id="19902" w:author="Unknown Author" w:date="2026-10-30T04:17:53Z"></w:ins></w:rPr></w:pPr><w:ins w:id="19901" w:author="Unknown Author" w:date="2026-10-30T04:17:53Z"><w:r><w:rPr><w:kern w:val="0"/><w:szCs w:val="24"/><w:lang w:val="es-CO" w:eastAsia="en-US" w:bidi="ar-SA"/></w:rPr><w:t>Autorización de operación del dron en cada sitio</w:t></w:r></w:ins></w:p></w:tc><w:tc><w:tcPr><w:tcW w:w="1493" w:type="dxa"/><w:tcBorders></w:tcBorders><w:shd w:color="auto" w:fill="F7F7F7" w:val="clear"/></w:tcPr><w:p><w:pPr><w:pStyle w:val="Tabla8"/><w:widowControl/><w:jc w:val="left"/><w:rPr><w:kern w:val="0"/><w:szCs w:val="24"/><w:lang w:val="es-CO" w:eastAsia="en-US" w:bidi="ar-SA"/><w:ins w:id="19905" w:author="Unknown Author" w:date="2026-10-30T04:17:53Z"></w:ins></w:rPr></w:pPr><w:ins w:id="19903" w:author="Unknown Author" w:date="2026-10-30T04:17:53Z"><w:r><w:rPr><w:kern w:val="0"/><w:szCs w:val="24"/><w:lang w:val="es-CO" w:eastAsia="en-US" w:bidi="ar-SA"/></w:rPr><w:t xml:space="preserve">Autoridad de aeronáutica civil </w:t></w:r></w:ins><w:ins w:id="19904" w:author="Unknown Author" w:date="2026-10-30T04:17:53Z"><w:r><w:rPr><w:color w:val="00B050"/><w:kern w:val="0"/><w:szCs w:val="24"/><w:lang w:val="es-CO" w:eastAsia="en-US" w:bidi="ar-SA"/></w:rPr><w:t>[Diligenciar: autoridad y norma vigente sobre aeronaves no tripuladas]</w:t></w:r></w:ins></w:p></w:tc><w:tc><w:tcPr><w:tcW w:w="1161" w:type="dxa"/><w:tcBorders></w:tcBorders><w:shd w:color="auto" w:fill="F7F7F7" w:val="clear"/></w:tcPr><w:p><w:pPr><w:pStyle w:val="Tabla8"/><w:widowControl/><w:jc w:val="left"/><w:rPr><w:kern w:val="0"/><w:szCs w:val="24"/><w:lang w:val="es-CO" w:eastAsia="en-US" w:bidi="ar-SA"/><w:ins w:id="19907" w:author="Unknown Author" w:date="2026-10-30T04:17:53Z"></w:ins></w:rPr></w:pPr><w:ins w:id="19906" w:author="Unknown Author" w:date="2026-10-30T04:17:53Z"><w:r><w:rPr><w:kern w:val="0"/><w:szCs w:val="24"/><w:lang w:val="es-CO" w:eastAsia="en-US" w:bidi="ar-SA"/></w:rPr><w:t>Levantamiento de la geometría antes de cada evento (1.7 y 2.6)</w:t></w:r></w:ins></w:p></w:tc><w:tc><w:tcPr><w:tcW w:w="1078" w:type="dxa"/><w:tcBorders></w:tcBorders><w:shd w:color="auto" w:fill="F7F7F7" w:val="clear"/></w:tcPr><w:p><w:pPr><w:pStyle w:val="Tabla8"/><w:widowControl/><w:jc w:val="left"/><w:rPr><w:kern w:val="0"/><w:szCs w:val="24"/><w:lang w:val="es-CO" w:eastAsia="en-US" w:bidi="ar-SA"/><w:ins w:id="19909" w:author="Unknown Author" w:date="2026-10-30T04:17:53Z"></w:ins></w:rPr></w:pPr><w:ins w:id="19908" w:author="Unknown Author" w:date="2026-10-30T04:17:53Z"><w:r><w:rPr><w:kern w:val="0"/><w:szCs w:val="24"/><w:lang w:val="es-CO" w:eastAsia="en-US" w:bidi="ar-SA"/></w:rPr><w:t>Antes del primer vuelo</w:t></w:r></w:ins></w:p></w:tc><w:tc><w:tcPr><w:tcW w:w="1160" w:type="dxa"/><w:tcBorders></w:tcBorders><w:shd w:color="auto" w:fill="F7F7F7" w:val="clear"/></w:tcPr><w:p><w:pPr><w:pStyle w:val="Tabla8"/><w:widowControl/><w:jc w:val="left"/><w:rPr><w:kern w:val="0"/><w:szCs w:val="24"/><w:lang w:val="es-CO" w:eastAsia="en-US" w:bidi="ar-SA"/><w:ins w:id="19911" w:author="Unknown Author" w:date="2026-10-30T04:17:53Z"></w:ins></w:rPr></w:pPr><w:ins w:id="19910" w:author="Unknown Author" w:date="2026-10-30T04:17:53Z"><w:r><w:rPr><w:kern w:val="0"/><w:szCs w:val="24"/><w:lang w:val="es-CO" w:eastAsia="en-US" w:bidi="ar-SA"/></w:rPr><w:t>No iniciado</w:t></w:r></w:ins></w:p></w:tc><w:tc><w:tcPr><w:tcW w:w="1162" w:type="dxa"/><w:tcBorders></w:tcBorders><w:shd w:color="auto" w:fill="F7F7F7" w:val="clear"/></w:tcPr><w:p><w:pPr><w:pStyle w:val="Tabla8"/><w:widowControl/><w:jc w:val="left"/><w:rPr><w:kern w:val="0"/><w:szCs w:val="24"/><w:lang w:val="es-CO" w:eastAsia="en-US" w:bidi="ar-SA"/><w:ins w:id="19913" w:author="Unknown Author" w:date="2026-10-30T04:17:53Z"></w:ins></w:rPr></w:pPr><w:ins w:id="19912" w:author="Unknown Author" w:date="2026-10-30T04:17:53Z"><w:r><w:rPr><w:kern w:val="0"/><w:szCs w:val="24"/><w:lang w:val="es-CO" w:eastAsia="en-US" w:bidi="ar-SA"/></w:rPr><w:t>Ficha técnica del dron y plan de vuelo</w:t></w:r></w:ins></w:p></w:tc><w:tc><w:tcPr><w:tcW w:w="1078" w:type="dxa"/><w:tcBorders></w:tcBorders><w:shd w:color="auto" w:fill="F7F7F7" w:val="clear"/></w:tcPr><w:p><w:pPr><w:pStyle w:val="Tabla8"/><w:widowControl/><w:jc w:val="left"/><w:rPr><w:kern w:val="0"/><w:szCs w:val="24"/><w:lang w:val="es-CO" w:eastAsia="en-US" w:bidi="ar-SA"/><w:ins w:id="19915" w:author="Unknown Author" w:date="2026-10-30T04:17:53Z"></w:ins></w:rPr></w:pPr><w:ins w:id="19914" w:author="Unknown Author" w:date="2026-10-30T04:17:53Z"><w:r><w:rPr><w:kern w:val="0"/><w:szCs w:val="24"/><w:lang w:val="es-CO" w:eastAsia="en-US" w:bidi="ar-SA"/></w:rPr><w:t>Universidad ejecutora</w:t></w:r></w:ins></w:p></w:tc><w:tc><w:tcPr><w:tcW w:w="1159" w:type="dxa"/><w:tcBorders></w:tcBorders><w:shd w:color="auto" w:fill="F7F7F7" w:val="clear"/></w:tcPr><w:p><w:pPr><w:pStyle w:val="Tabla8"/><w:widowControl/><w:jc w:val="left"/><w:rPr><w:kern w:val="0"/><w:szCs w:val="24"/><w:lang w:val="es-CO" w:eastAsia="en-US" w:bidi="ar-SA"/><w:ins w:id="19917" w:author="Unknown Author" w:date="2026-10-30T04:17:53Z"></w:ins></w:rPr></w:pPr><w:ins w:id="19916" w:author="Unknown Author" w:date="2026-10-30T04:17:53Z"><w:r><w:rPr><w:kern w:val="0"/><w:szCs w:val="24"/><w:lang w:val="es-CO" w:eastAsia="en-US" w:bidi="ar-SA"/></w:rPr><w:t>Mes 12</w:t></w:r></w:ins></w:p></w:tc></w:tr><w:tr><w:trPr><w:ins w:id="19918" w:author="Unknown Author" w:date="2026-10-30T04:17:53Z"/><w:cantSplit w:val="true"/></w:trPr><w:tc><w:tcPr><w:tcW w:w="1661" w:type="dxa"/><w:tcBorders></w:tcBorders></w:tcPr><w:p><w:pPr><w:pStyle w:val="Tabla8"/><w:widowControl/><w:jc w:val="left"/><w:rPr><w:kern w:val="0"/><w:szCs w:val="24"/><w:lang w:val="es-CO" w:eastAsia="en-US" w:bidi="ar-SA"/><w:ins w:id="19920" w:author="Unknown Author" w:date="2026-10-30T04:17:53Z"></w:ins></w:rPr></w:pPr><w:ins w:id="19919" w:author="Unknown Author" w:date="2026-10-30T04:17:53Z"><w:r><w:rPr><w:kern w:val="0"/><w:szCs w:val="24"/><w:lang w:val="es-CO" w:eastAsia="en-US" w:bidi="ar-SA"/></w:rPr><w:t>Autorización para medir en demoliciones y remociones reales</w:t></w:r></w:ins></w:p></w:tc><w:tc><w:tcPr><w:tcW w:w="1493" w:type="dxa"/><w:tcBorders></w:tcBorders></w:tcPr><w:p><w:pPr><w:pStyle w:val="Tabla8"/><w:widowControl/><w:jc w:val="left"/><w:rPr><w:kern w:val="0"/><w:szCs w:val="24"/><w:lang w:val="es-CO" w:eastAsia="en-US" w:bidi="ar-SA"/><w:ins w:id="19923" w:author="Unknown Author" w:date="2026-10-30T04:17:53Z"></w:ins></w:rPr></w:pPr><w:ins w:id="19921" w:author="Unknown Author" w:date="2026-10-30T04:17:53Z"><w:r><w:rPr><w:kern w:val="0"/><w:szCs w:val="24"/><w:lang w:val="es-CO" w:eastAsia="en-US" w:bidi="ar-SA"/></w:rPr><w:t xml:space="preserve">Propietario o contratista responsable de la demolición y entidad territorial </w:t></w:r></w:ins><w:ins w:id="19922" w:author="Unknown Author" w:date="2026-10-30T04:17:53Z"><w:r><w:rPr><w:color w:val="00B050"/><w:kern w:val="0"/><w:szCs w:val="24"/><w:lang w:val="es-CO" w:eastAsia="en-US" w:bidi="ar-SA"/></w:rPr><w:t>[Diligenciar: responsable de cada demolición]</w:t></w:r></w:ins></w:p></w:tc><w:tc><w:tcPr><w:tcW w:w="1161" w:type="dxa"/><w:tcBorders></w:tcBorders></w:tcPr><w:p><w:pPr><w:pStyle w:val="Tabla8"/><w:widowControl/><w:jc w:val="left"/><w:rPr><w:kern w:val="0"/><w:szCs w:val="24"/><w:lang w:val="es-CO" w:eastAsia="en-US" w:bidi="ar-SA"/><w:ins w:id="19925" w:author="Unknown Author" w:date="2026-10-30T04:17:53Z"></w:ins></w:rPr></w:pPr><w:ins w:id="19924" w:author="Unknown Author" w:date="2026-10-30T04:17:53Z"><w:r><w:rPr><w:kern w:val="0"/><w:szCs w:val="24"/><w:lang w:val="es-CO" w:eastAsia="en-US" w:bidi="ar-SA"/></w:rPr><w:t>Campañas de validación del gemelo (1.7)</w:t></w:r></w:ins></w:p></w:tc><w:tc><w:tcPr><w:tcW w:w="1078" w:type="dxa"/><w:tcBorders></w:tcBorders></w:tcPr><w:p><w:pPr><w:pStyle w:val="Tabla8"/><w:widowControl/><w:jc w:val="left"/><w:rPr><w:kern w:val="0"/><w:szCs w:val="24"/><w:lang w:val="es-CO" w:eastAsia="en-US" w:bidi="ar-SA"/><w:ins w:id="19927" w:author="Unknown Author" w:date="2026-10-30T04:17:53Z"></w:ins></w:rPr></w:pPr><w:ins w:id="19926" w:author="Unknown Author" w:date="2026-10-30T04:17:53Z"><w:r><w:rPr><w:kern w:val="0"/><w:szCs w:val="24"/><w:lang w:val="es-CO" w:eastAsia="en-US" w:bidi="ar-SA"/></w:rPr><w:t>Antes de cada campaña</w:t></w:r></w:ins></w:p></w:tc><w:tc><w:tcPr><w:tcW w:w="1160" w:type="dxa"/><w:tcBorders></w:tcBorders></w:tcPr><w:p><w:pPr><w:pStyle w:val="Tabla8"/><w:widowControl/><w:jc w:val="left"/><w:rPr><w:kern w:val="0"/><w:szCs w:val="24"/><w:lang w:val="es-CO" w:eastAsia="en-US" w:bidi="ar-SA"/><w:ins w:id="19929" w:author="Unknown Author" w:date="2026-10-30T04:17:53Z"></w:ins></w:rPr></w:pPr><w:ins w:id="19928" w:author="Unknown Author" w:date="2026-10-30T04:17:53Z"><w:r><w:rPr><w:kern w:val="0"/><w:szCs w:val="24"/><w:lang w:val="es-CO" w:eastAsia="en-US" w:bidi="ar-SA"/></w:rPr><w:t>No iniciado</w:t></w:r></w:ins></w:p></w:tc><w:tc><w:tcPr><w:tcW w:w="1162" w:type="dxa"/><w:tcBorders></w:tcBorders></w:tcPr><w:p><w:pPr><w:pStyle w:val="Tabla8"/><w:widowControl/><w:jc w:val="left"/><w:rPr><w:kern w:val="0"/><w:szCs w:val="24"/><w:lang w:val="es-CO" w:eastAsia="en-US" w:bidi="ar-SA"/><w:ins w:id="19931" w:author="Unknown Author" w:date="2026-10-30T04:17:53Z"></w:ins></w:rPr></w:pPr><w:ins w:id="19930" w:author="Unknown Author" w:date="2026-10-30T04:17:53Z"><w:r><w:rPr><w:kern w:val="0"/><w:szCs w:val="24"/><w:lang w:val="es-CO" w:eastAsia="en-US" w:bidi="ar-SA"/></w:rPr><w:t>Ninguno; cada municipio gestiona el acceso</w:t></w:r></w:ins></w:p></w:tc><w:tc><w:tcPr><w:tcW w:w="1078" w:type="dxa"/><w:tcBorders></w:tcBorders></w:tcPr><w:p><w:pPr><w:pStyle w:val="Tabla8"/><w:widowControl/><w:jc w:val="left"/><w:rPr><w:kern w:val="0"/><w:szCs w:val="24"/><w:lang w:val="es-CO" w:eastAsia="en-US" w:bidi="ar-SA"/><w:ins w:id="19933" w:author="Unknown Author" w:date="2026-10-30T04:17:53Z"></w:ins></w:rPr></w:pPr><w:ins w:id="19932" w:author="Unknown Author" w:date="2026-10-30T04:17:53Z"><w:r><w:rPr><w:kern w:val="0"/><w:szCs w:val="24"/><w:lang w:val="es-CO" w:eastAsia="en-US" w:bidi="ar-SA"/></w:rPr><w:t>Municipios de Manizales y de Calarcá y universidad ejecutora</w:t></w:r></w:ins></w:p></w:tc><w:tc><w:tcPr><w:tcW w:w="1159" w:type="dxa"/><w:tcBorders></w:tcBorders></w:tcPr><w:p><w:pPr><w:pStyle w:val="Tabla8"/><w:widowControl/><w:jc w:val="left"/><w:rPr><w:kern w:val="0"/><w:szCs w:val="24"/><w:lang w:val="es-CO" w:eastAsia="en-US" w:bidi="ar-SA"/><w:ins w:id="19935" w:author="Unknown Author" w:date="2026-10-30T04:17:53Z"></w:ins></w:rPr></w:pPr><w:ins w:id="19934" w:author="Unknown Author" w:date="2026-10-30T04:17:53Z"><w:r><w:rPr><w:kern w:val="0"/><w:szCs w:val="24"/><w:lang w:val="es-CO" w:eastAsia="en-US" w:bidi="ar-SA"/></w:rPr><w:t>Meses 13 a 22, antes de cada campaña</w:t></w:r></w:ins></w:p></w:tc></w:tr><w:tr><w:trPr><w:ins w:id="19936" w:author="Unknown Author" w:date="2026-10-30T04:17:53Z"/><w:cantSplit w:val="true"/></w:trPr><w:tc><w:tcPr><w:tcW w:w="1661" w:type="dxa"/><w:tcBorders></w:tcBorders><w:shd w:color="auto" w:fill="F7F7F7" w:val="clear"/></w:tcPr><w:p><w:pPr><w:pStyle w:val="Tabla8"/><w:widowControl/><w:jc w:val="left"/><w:rPr><w:kern w:val="0"/><w:szCs w:val="24"/><w:lang w:val="es-CO" w:eastAsia="en-US" w:bidi="ar-SA"/><w:ins w:id="19938" w:author="Unknown Author" w:date="2026-10-30T04:17:53Z"></w:ins></w:rPr></w:pPr><w:ins w:id="19937" w:author="Unknown Author" w:date="2026-10-30T04:17:53Z"><w:r><w:rPr><w:kern w:val="0"/><w:szCs w:val="24"/><w:lang w:val="es-CO" w:eastAsia="en-US" w:bidi="ar-SA"/></w:rPr><w:t>Licencias de software de modelación urbana, dispersión y SIG</w:t></w:r></w:ins></w:p></w:tc><w:tc><w:tcPr><w:tcW w:w="1493" w:type="dxa"/><w:tcBorders></w:tcBorders><w:shd w:color="auto" w:fill="F7F7F7" w:val="clear"/></w:tcPr><w:p><w:pPr><w:pStyle w:val="Tabla8"/><w:widowControl/><w:jc w:val="left"/><w:rPr><w:kern w:val="0"/><w:szCs w:val="24"/><w:lang w:val="es-CO" w:eastAsia="en-US" w:bidi="ar-SA"/><w:ins w:id="19940" w:author="Unknown Author" w:date="2026-10-30T04:17:53Z"></w:ins></w:rPr></w:pPr><w:ins w:id="19939" w:author="Unknown Author" w:date="2026-10-30T04:17:53Z"><w:r><w:rPr><w:kern w:val="0"/><w:szCs w:val="24"/><w:lang w:val="es-CO" w:eastAsia="en-US" w:bidi="ar-SA"/></w:rPr><w:t>Titulares de las licencias</w:t></w:r></w:ins></w:p></w:tc><w:tc><w:tcPr><w:tcW w:w="1161" w:type="dxa"/><w:tcBorders></w:tcBorders><w:shd w:color="auto" w:fill="F7F7F7" w:val="clear"/></w:tcPr><w:p><w:pPr><w:pStyle w:val="Tabla8"/><w:widowControl/><w:jc w:val="left"/><w:rPr><w:kern w:val="0"/><w:szCs w:val="24"/><w:lang w:val="es-CO" w:eastAsia="en-US" w:bidi="ar-SA"/><w:ins w:id="19942" w:author="Unknown Author" w:date="2026-10-30T04:17:53Z"></w:ins></w:rPr></w:pPr><w:ins w:id="19941" w:author="Unknown Author" w:date="2026-10-30T04:17:53Z"><w:r><w:rPr><w:kern w:val="0"/><w:szCs w:val="24"/><w:lang w:val="es-CO" w:eastAsia="en-US" w:bidi="ar-SA"/></w:rPr><w:t>Montaje de la cadena de modelación (2.6)</w:t></w:r></w:ins></w:p></w:tc><w:tc><w:tcPr><w:tcW w:w="1078" w:type="dxa"/><w:tcBorders></w:tcBorders><w:shd w:color="auto" w:fill="F7F7F7" w:val="clear"/></w:tcPr><w:p><w:pPr><w:pStyle w:val="Tabla8"/><w:widowControl/><w:jc w:val="left"/><w:rPr><w:kern w:val="0"/><w:szCs w:val="24"/><w:lang w:val="es-CO" w:eastAsia="en-US" w:bidi="ar-SA"/><w:ins w:id="19944" w:author="Unknown Author" w:date="2026-10-30T04:17:53Z"></w:ins></w:rPr></w:pPr><w:ins w:id="19943" w:author="Unknown Author" w:date="2026-10-30T04:17:53Z"><w:r><w:rPr><w:kern w:val="0"/><w:szCs w:val="24"/><w:lang w:val="es-CO" w:eastAsia="en-US" w:bidi="ar-SA"/></w:rPr><w:t>Antes de instalar el software</w:t></w:r></w:ins></w:p></w:tc><w:tc><w:tcPr><w:tcW w:w="1160" w:type="dxa"/><w:tcBorders></w:tcBorders><w:shd w:color="auto" w:fill="F7F7F7" w:val="clear"/></w:tcPr><w:p><w:pPr><w:pStyle w:val="Tabla8"/><w:widowControl/><w:jc w:val="left"/><w:rPr><w:kern w:val="0"/><w:szCs w:val="24"/><w:lang w:val="es-CO" w:eastAsia="en-US" w:bidi="ar-SA"/><w:ins w:id="19946" w:author="Unknown Author" w:date="2026-10-30T04:17:53Z"></w:ins></w:rPr></w:pPr><w:ins w:id="19945" w:author="Unknown Author" w:date="2026-10-30T04:17:53Z"><w:r><w:rPr><w:kern w:val="0"/><w:szCs w:val="24"/><w:lang w:val="es-CO" w:eastAsia="en-US" w:bidi="ar-SA"/></w:rPr><w:t>No iniciado</w:t></w:r></w:ins></w:p></w:tc><w:tc><w:tcPr><w:tcW w:w="1162" w:type="dxa"/><w:tcBorders></w:tcBorders><w:shd w:color="auto" w:fill="F7F7F7" w:val="clear"/></w:tcPr><w:p><w:pPr><w:pStyle w:val="Tabla8"/><w:widowControl/><w:jc w:val="left"/><w:rPr><w:kern w:val="0"/><w:szCs w:val="24"/><w:lang w:val="es-CO" w:eastAsia="en-US" w:bidi="ar-SA"/><w:ins w:id="19948" w:author="Unknown Author" w:date="2026-10-30T04:17:53Z"></w:ins></w:rPr></w:pPr><w:ins w:id="19947" w:author="Unknown Author" w:date="2026-10-30T04:17:53Z"><w:r><w:rPr><w:kern w:val="0"/><w:szCs w:val="24"/><w:lang w:val="es-CO" w:eastAsia="en-US" w:bidi="ar-SA"/></w:rPr><w:t>Cotización por adjuntar al presupuesto</w:t></w:r></w:ins></w:p></w:tc><w:tc><w:tcPr><w:tcW w:w="1078" w:type="dxa"/><w:tcBorders></w:tcBorders><w:shd w:color="auto" w:fill="F7F7F7" w:val="clear"/></w:tcPr><w:p><w:pPr><w:pStyle w:val="Tabla8"/><w:widowControl/><w:jc w:val="left"/><w:rPr><w:kern w:val="0"/><w:szCs w:val="24"/><w:lang w:val="es-CO" w:eastAsia="en-US" w:bidi="ar-SA"/><w:ins w:id="19950" w:author="Unknown Author" w:date="2026-10-30T04:17:53Z"></w:ins></w:rPr></w:pPr><w:ins w:id="19949" w:author="Unknown Author" w:date="2026-10-30T04:17:53Z"><w:r><w:rPr><w:kern w:val="0"/><w:szCs w:val="24"/><w:lang w:val="es-CO" w:eastAsia="en-US" w:bidi="ar-SA"/></w:rPr><w:t>Universidad ejecutora</w:t></w:r></w:ins></w:p></w:tc><w:tc><w:tcPr><w:tcW w:w="1159" w:type="dxa"/><w:tcBorders></w:tcBorders><w:shd w:color="auto" w:fill="F7F7F7" w:val="clear"/></w:tcPr><w:p><w:pPr><w:pStyle w:val="Tabla8"/><w:widowControl/><w:jc w:val="left"/><w:rPr><w:kern w:val="0"/><w:szCs w:val="24"/><w:lang w:val="es-CO" w:eastAsia="en-US" w:bidi="ar-SA"/><w:ins w:id="19952" w:author="Unknown Author" w:date="2026-10-30T04:17:53Z"></w:ins></w:rPr></w:pPr><w:ins w:id="19951" w:author="Unknown Author" w:date="2026-10-30T04:17:53Z"><w:r><w:rPr><w:kern w:val="0"/><w:szCs w:val="24"/><w:lang w:val="es-CO" w:eastAsia="en-US" w:bidi="ar-SA"/></w:rPr><w:t>Mes 7</w:t></w:r></w:ins></w:p></w:tc></w:tr><w:tr><w:trPr><w:ins w:id="19953" w:author="Unknown Author" w:date="2026-10-30T04:17:53Z"/><w:cantSplit w:val="true"/></w:trPr><w:tc><w:tcPr><w:tcW w:w="1661" w:type="dxa"/><w:tcBorders></w:tcBorders></w:tcPr><w:p><w:pPr><w:pStyle w:val="Tabla8"/><w:widowControl/><w:jc w:val="left"/><w:rPr><w:kern w:val="0"/><w:szCs w:val="24"/><w:lang w:val="es-CO" w:eastAsia="en-US" w:bidi="ar-SA"/><w:ins w:id="19955" w:author="Unknown Author" w:date="2026-10-30T04:17:53Z"></w:ins></w:rPr></w:pPr><w:ins w:id="19954" w:author="Unknown Author" w:date="2026-10-30T04:17:53Z"><w:r><w:rPr><w:kern w:val="0"/><w:szCs w:val="24"/><w:lang w:val="es-CO" w:eastAsia="en-US" w:bidi="ar-SA"/></w:rPr><w:t>Acuerdo de titularidad y de propiedad intelectual entre las partes</w:t></w:r></w:ins></w:p></w:tc><w:tc><w:tcPr><w:tcW w:w="1493" w:type="dxa"/><w:tcBorders></w:tcBorders></w:tcPr><w:p><w:pPr><w:pStyle w:val="Tabla8"/><w:widowControl/><w:jc w:val="left"/><w:rPr><w:kern w:val="0"/><w:szCs w:val="24"/><w:lang w:val="es-CO" w:eastAsia="en-US" w:bidi="ar-SA"/><w:ins w:id="19957" w:author="Unknown Author" w:date="2026-10-30T04:17:53Z"></w:ins></w:rPr></w:pPr><w:ins w:id="19956" w:author="Unknown Author" w:date="2026-10-30T04:17:53Z"><w:r><w:rPr><w:kern w:val="0"/><w:szCs w:val="24"/><w:lang w:val="es-CO" w:eastAsia="en-US" w:bidi="ar-SA"/></w:rPr><w:t>Integrantes de la alianza; certificado del representante legal (numeral 10.19)</w:t></w:r></w:ins></w:p></w:tc><w:tc><w:tcPr><w:tcW w:w="1161" w:type="dxa"/><w:tcBorders></w:tcBorders></w:tcPr><w:p><w:pPr><w:pStyle w:val="Tabla8"/><w:widowControl/><w:jc w:val="left"/><w:rPr><w:kern w:val="0"/><w:szCs w:val="24"/><w:lang w:val="es-CO" w:eastAsia="en-US" w:bidi="ar-SA"/><w:ins w:id="19959" w:author="Unknown Author" w:date="2026-10-30T04:17:53Z"></w:ins></w:rPr></w:pPr><w:ins w:id="19958" w:author="Unknown Author" w:date="2026-10-30T04:17:53Z"><w:r><w:rPr><w:kern w:val="0"/><w:szCs w:val="24"/><w:lang w:val="es-CO" w:eastAsia="en-US" w:bidi="ar-SA"/></w:rPr><w:t>Acuerdo marco y registro del software</w:t></w:r></w:ins></w:p></w:tc><w:tc><w:tcPr><w:tcW w:w="1078" w:type="dxa"/><w:tcBorders></w:tcBorders></w:tcPr><w:p><w:pPr><w:pStyle w:val="Tabla8"/><w:widowControl/><w:jc w:val="left"/><w:rPr><w:kern w:val="0"/><w:szCs w:val="24"/><w:lang w:val="es-CO" w:eastAsia="en-US" w:bidi="ar-SA"/><w:ins w:id="19961" w:author="Unknown Author" w:date="2026-10-30T04:17:53Z"></w:ins></w:rPr></w:pPr><w:ins w:id="19960" w:author="Unknown Author" w:date="2026-10-30T04:17:53Z"><w:r><w:rPr><w:kern w:val="0"/><w:szCs w:val="24"/><w:lang w:val="es-CO" w:eastAsia="en-US" w:bidi="ar-SA"/></w:rPr><w:t>Certificado con la postulación; acuerdo antes de la compra del lote del tramo 2</w:t></w:r></w:ins></w:p></w:tc><w:tc><w:tcPr><w:tcW w:w="1160" w:type="dxa"/><w:tcBorders></w:tcBorders></w:tcPr><w:p><w:pPr><w:pStyle w:val="Tabla8"/><w:widowControl/><w:jc w:val="left"/><w:rPr><w:kern w:val="0"/><w:szCs w:val="24"/><w:lang w:val="es-CO" w:eastAsia="en-US" w:bidi="ar-SA"/><w:ins w:id="19964" w:author="Unknown Author" w:date="2026-10-30T04:17:53Z"></w:ins></w:rPr></w:pPr><w:ins w:id="19962" w:author="Unknown Author" w:date="2026-10-30T04:17:53Z"><w:r><w:rPr><w:kern w:val="0"/><w:szCs w:val="24"/><w:lang w:val="es-CO" w:eastAsia="en-US" w:bidi="ar-SA"/></w:rPr><w:t xml:space="preserve">Por redactar </w:t></w:r></w:ins><w:ins w:id="19963" w:author="Unknown Author" w:date="2026-10-30T04:17:53Z"><w:r><w:rPr><w:color w:val="00B050"/><w:kern w:val="0"/><w:szCs w:val="24"/><w:lang w:val="es-CO" w:eastAsia="en-US" w:bidi="ar-SA"/></w:rPr><w:t>[Diligenciar: certificado de titularidad, administración y custodia]</w:t></w:r></w:ins></w:p></w:tc><w:tc><w:tcPr><w:tcW w:w="1162" w:type="dxa"/><w:tcBorders></w:tcBorders></w:tcPr><w:p><w:pPr><w:pStyle w:val="Tabla8"/><w:widowControl/><w:jc w:val="left"/><w:rPr><w:kern w:val="0"/><w:szCs w:val="24"/><w:lang w:val="es-CO" w:eastAsia="en-US" w:bidi="ar-SA"/><w:ins w:id="19966" w:author="Unknown Author" w:date="2026-10-30T04:17:53Z"></w:ins></w:rPr></w:pPr><w:ins w:id="19965" w:author="Unknown Author" w:date="2026-10-30T04:17:53Z"><w:r><w:rPr><w:kern w:val="0"/><w:szCs w:val="24"/><w:lang w:val="es-CO" w:eastAsia="en-US" w:bidi="ar-SA"/></w:rPr><w:t>Ninguno</w:t></w:r></w:ins></w:p></w:tc><w:tc><w:tcPr><w:tcW w:w="1078" w:type="dxa"/><w:tcBorders></w:tcBorders></w:tcPr><w:p><w:pPr><w:pStyle w:val="Tabla8"/><w:widowControl/><w:jc w:val="left"/><w:rPr><w:kern w:val="0"/><w:szCs w:val="24"/><w:lang w:val="es-CO" w:eastAsia="en-US" w:bidi="ar-SA"/><w:ins w:id="19968" w:author="Unknown Author" w:date="2026-10-30T04:17:53Z"></w:ins></w:rPr></w:pPr><w:ins w:id="19967" w:author="Unknown Author" w:date="2026-10-30T04:17:53Z"><w:r><w:rPr><w:kern w:val="0"/><w:szCs w:val="24"/><w:lang w:val="es-CO" w:eastAsia="en-US" w:bidi="ar-SA"/></w:rPr><w:t>Universidad ejecutora, con Avanciencia y asesoría jurídica</w:t></w:r></w:ins></w:p></w:tc><w:tc><w:tcPr><w:tcW w:w="1159" w:type="dxa"/><w:tcBorders></w:tcBorders></w:tcPr><w:p><w:pPr><w:pStyle w:val="Tabla8"/><w:widowControl/><w:jc w:val="left"/><w:rPr><w:kern w:val="0"/><w:szCs w:val="24"/><w:lang w:val="es-CO" w:eastAsia="en-US" w:bidi="ar-SA"/><w:ins w:id="19970" w:author="Unknown Author" w:date="2026-10-30T04:17:53Z"></w:ins></w:rPr></w:pPr><w:ins w:id="19969" w:author="Unknown Author" w:date="2026-10-30T04:17:53Z"><w:r><w:rPr><w:kern w:val="0"/><w:szCs w:val="24"/><w:lang w:val="es-CO" w:eastAsia="en-US" w:bidi="ar-SA"/></w:rPr><w:t>Mes 6</w:t></w:r></w:ins></w:p></w:tc></w:tr><w:tr><w:trPr><w:ins w:id="19971" w:author="Unknown Author" w:date="2026-10-30T04:17:53Z"/><w:cantSplit w:val="true"/></w:trPr><w:tc><w:tcPr><w:tcW w:w="1661" w:type="dxa"/><w:tcBorders></w:tcBorders><w:shd w:color="auto" w:fill="F7F7F7" w:val="clear"/></w:tcPr><w:p><w:pPr><w:pStyle w:val="Tabla8"/><w:widowControl/><w:jc w:val="left"/><w:rPr><w:kern w:val="0"/><w:szCs w:val="24"/><w:lang w:val="es-CO" w:eastAsia="en-US" w:bidi="ar-SA"/><w:ins w:id="19973" w:author="Unknown Author" w:date="2026-10-30T04:17:53Z"></w:ins></w:rPr></w:pPr><w:ins w:id="19972" w:author="Unknown Author" w:date="2026-10-30T04:17:53Z"><w:r><w:rPr><w:kern w:val="0"/><w:szCs w:val="24"/><w:lang w:val="es-CO" w:eastAsia="en-US" w:bidi="ar-SA"/></w:rPr><w:t>Consulta previa, si algún sitio estuviera en territorio de comunidades étnicas</w:t></w:r></w:ins></w:p></w:tc><w:tc><w:tcPr><w:tcW w:w="1493" w:type="dxa"/><w:tcBorders></w:tcBorders><w:shd w:color="auto" w:fill="F7F7F7" w:val="clear"/></w:tcPr><w:p><w:pPr><w:pStyle w:val="Tabla8"/><w:widowControl/><w:jc w:val="left"/><w:rPr><w:kern w:val="0"/><w:szCs w:val="24"/><w:lang w:val="es-CO" w:eastAsia="en-US" w:bidi="ar-SA"/><w:ins w:id="19975" w:author="Unknown Author" w:date="2026-10-30T04:17:53Z"></w:ins></w:rPr></w:pPr><w:ins w:id="19974" w:author="Unknown Author" w:date="2026-10-30T04:17:53Z"><w:r><w:rPr><w:kern w:val="0"/><w:szCs w:val="24"/><w:lang w:val="es-CO" w:eastAsia="en-US" w:bidi="ar-SA"/></w:rPr><w:t>Ministerio del Interior y comunidades concernidas</w:t></w:r></w:ins></w:p></w:tc><w:tc><w:tcPr><w:tcW w:w="1161" w:type="dxa"/><w:tcBorders></w:tcBorders><w:shd w:color="auto" w:fill="F7F7F7" w:val="clear"/></w:tcPr><w:p><w:pPr><w:pStyle w:val="Tabla8"/><w:widowControl/><w:jc w:val="left"/><w:rPr><w:kern w:val="0"/><w:szCs w:val="24"/><w:lang w:val="es-CO" w:eastAsia="en-US" w:bidi="ar-SA"/><w:ins w:id="19977" w:author="Unknown Author" w:date="2026-10-30T04:17:53Z"></w:ins></w:rPr></w:pPr><w:ins w:id="19976" w:author="Unknown Author" w:date="2026-10-30T04:17:53Z"><w:r><w:rPr><w:kern w:val="0"/><w:szCs w:val="24"/><w:lang w:val="es-CO" w:eastAsia="en-US" w:bidi="ar-SA"/></w:rPr><w:t>Selección de sitios (1.1) e instalación</w:t></w:r></w:ins></w:p></w:tc><w:tc><w:tcPr><w:tcW w:w="1078" w:type="dxa"/><w:tcBorders></w:tcBorders><w:shd w:color="auto" w:fill="F7F7F7" w:val="clear"/></w:tcPr><w:p><w:pPr><w:pStyle w:val="Tabla8"/><w:widowControl/><w:jc w:val="left"/><w:rPr><w:kern w:val="0"/><w:szCs w:val="24"/><w:lang w:val="es-CO" w:eastAsia="en-US" w:bidi="ar-SA"/><w:ins w:id="19979" w:author="Unknown Author" w:date="2026-10-30T04:17:53Z"></w:ins></w:rPr></w:pPr><w:ins w:id="19978" w:author="Unknown Author" w:date="2026-10-30T04:17:53Z"><w:r><w:rPr><w:kern w:val="0"/><w:szCs w:val="24"/><w:lang w:val="es-CO" w:eastAsia="en-US" w:bidi="ar-SA"/></w:rPr><w:t>Antes de seleccionar e instalar en el sitio</w:t></w:r></w:ins></w:p></w:tc><w:tc><w:tcPr><w:tcW w:w="1160" w:type="dxa"/><w:tcBorders></w:tcBorders><w:shd w:color="auto" w:fill="F7F7F7" w:val="clear"/></w:tcPr><w:p><w:pPr><w:pStyle w:val="Tabla8"/><w:widowControl/><w:jc w:val="left"/><w:rPr><w:kern w:val="0"/><w:szCs w:val="24"/><w:lang w:val="es-CO" w:eastAsia="en-US" w:bidi="ar-SA"/><w:ins w:id="19982" w:author="Unknown Author" w:date="2026-10-30T04:17:53Z"></w:ins></w:rPr></w:pPr><w:ins w:id="19980" w:author="Unknown Author" w:date="2026-10-30T04:17:53Z"><w:r><w:rPr><w:kern w:val="0"/><w:szCs w:val="24"/><w:lang w:val="es-CO" w:eastAsia="en-US" w:bidi="ar-SA"/></w:rPr><w:t xml:space="preserve">No iniciado; presencia no verificada </w:t></w:r></w:ins><w:ins w:id="19981" w:author="Unknown Author" w:date="2026-10-30T04:17:53Z"><w:r><w:rPr><w:color w:val="00B050"/><w:kern w:val="0"/><w:szCs w:val="24"/><w:lang w:val="es-CO" w:eastAsia="en-US" w:bidi="ar-SA"/></w:rPr><w:t>[Diligenciar: certificación de presencia de comunidades étnicas]</w:t></w:r></w:ins></w:p></w:tc><w:tc><w:tcPr><w:tcW w:w="1162" w:type="dxa"/><w:tcBorders></w:tcBorders><w:shd w:color="auto" w:fill="F7F7F7" w:val="clear"/></w:tcPr><w:p><w:pPr><w:pStyle w:val="Tabla8"/><w:widowControl/><w:jc w:val="left"/><w:rPr><w:kern w:val="0"/><w:szCs w:val="24"/><w:lang w:val="es-CO" w:eastAsia="en-US" w:bidi="ar-SA"/><w:ins w:id="19984" w:author="Unknown Author" w:date="2026-10-30T04:17:53Z"></w:ins></w:rPr></w:pPr><w:ins w:id="19983" w:author="Unknown Author" w:date="2026-10-30T04:17:53Z"><w:r><w:rPr><w:kern w:val="0"/><w:szCs w:val="24"/><w:lang w:val="es-CO" w:eastAsia="en-US" w:bidi="ar-SA"/></w:rPr><w:t>Ninguno</w:t></w:r></w:ins></w:p></w:tc><w:tc><w:tcPr><w:tcW w:w="1078" w:type="dxa"/><w:tcBorders></w:tcBorders><w:shd w:color="auto" w:fill="F7F7F7" w:val="clear"/></w:tcPr><w:p><w:pPr><w:pStyle w:val="Tabla8"/><w:widowControl/><w:jc w:val="left"/><w:rPr><w:kern w:val="0"/><w:szCs w:val="24"/><w:lang w:val="es-CO" w:eastAsia="en-US" w:bidi="ar-SA"/><w:ins w:id="19986" w:author="Unknown Author" w:date="2026-10-30T04:17:53Z"></w:ins></w:rPr></w:pPr><w:ins w:id="19985" w:author="Unknown Author" w:date="2026-10-30T04:17:53Z"><w:r><w:rPr><w:kern w:val="0"/><w:szCs w:val="24"/><w:lang w:val="es-CO" w:eastAsia="en-US" w:bidi="ar-SA"/></w:rPr><w:t>Universidad ejecutora y municipios aliados</w:t></w:r></w:ins></w:p></w:tc><w:tc><w:tcPr><w:tcW w:w="1159" w:type="dxa"/><w:tcBorders></w:tcBorders><w:shd w:color="auto" w:fill="F7F7F7" w:val="clear"/></w:tcPr><w:p><w:pPr><w:pStyle w:val="Tabla8"/><w:widowControl/><w:jc w:val="left"/><w:rPr><w:kern w:val="0"/><w:szCs w:val="24"/><w:lang w:val="es-CO" w:eastAsia="en-US" w:bidi="ar-SA"/><w:ins w:id="19988" w:author="Unknown Author" w:date="2026-10-30T04:17:53Z"></w:ins></w:rPr></w:pPr><w:ins w:id="19987" w:author="Unknown Author" w:date="2026-10-30T04:17:53Z"><w:r><w:rPr><w:kern w:val="0"/><w:szCs w:val="24"/><w:lang w:val="es-CO" w:eastAsia="en-US" w:bidi="ar-SA"/></w:rPr><w:t>Verificación en el mes 3; trámite, si aplica, antes del mes 5</w:t></w:r></w:ins></w:p></w:tc></w:tr><w:tr><w:trPr><w:ins w:id="19989" w:author="Unknown Author" w:date="2026-10-30T04:17:53Z"/><w:cantSplit w:val="true"/></w:trPr><w:tc><w:tcPr><w:tcW w:w="1661" w:type="dxa"/><w:tcBorders></w:tcBorders></w:tcPr><w:p><w:pPr><w:pStyle w:val="Tabla8"/><w:widowControl/><w:jc w:val="left"/><w:rPr><w:kern w:val="0"/><w:szCs w:val="24"/><w:lang w:val="es-CO" w:eastAsia="en-US" w:bidi="ar-SA"/><w:ins w:id="19991" w:author="Unknown Author" w:date="2026-10-30T04:17:53Z"></w:ins></w:rPr></w:pPr><w:ins w:id="19990" w:author="Unknown Author" w:date="2026-10-30T04:17:53Z"><w:r><w:rPr><w:kern w:val="0"/><w:szCs w:val="24"/><w:lang w:val="es-CO" w:eastAsia="en-US" w:bidi="ar-SA"/></w:rPr><w:t>Licencia ambiental y permisos ambientales (no aplica)</w:t></w:r></w:ins></w:p></w:tc><w:tc><w:tcPr><w:tcW w:w="1493" w:type="dxa"/><w:tcBorders></w:tcBorders></w:tcPr><w:p><w:pPr><w:pStyle w:val="Tabla8"/><w:widowControl/><w:jc w:val="left"/><w:rPr><w:kern w:val="0"/><w:szCs w:val="24"/><w:lang w:val="es-CO" w:eastAsia="en-US" w:bidi="ar-SA"/><w:ins w:id="19993" w:author="Unknown Author" w:date="2026-10-30T04:17:53Z"></w:ins></w:rPr></w:pPr><w:ins w:id="19992" w:author="Unknown Author" w:date="2026-10-30T04:17:53Z"><w:r><w:rPr><w:kern w:val="0"/><w:szCs w:val="24"/><w:lang w:val="es-CO" w:eastAsia="en-US" w:bidi="ar-SA"/></w:rPr><w:t>Autoridad ambiental competente</w:t></w:r></w:ins></w:p></w:tc><w:tc><w:tcPr><w:tcW w:w="1161" w:type="dxa"/><w:tcBorders></w:tcBorders></w:tcPr><w:p><w:pPr><w:pStyle w:val="Tabla8"/><w:widowControl/><w:jc w:val="left"/><w:rPr><w:kern w:val="0"/><w:szCs w:val="24"/><w:lang w:val="es-CO" w:eastAsia="en-US" w:bidi="ar-SA"/><w:ins w:id="19995" w:author="Unknown Author" w:date="2026-10-30T04:17:53Z"></w:ins></w:rPr></w:pPr><w:ins w:id="19994" w:author="Unknown Author" w:date="2026-10-30T04:17:53Z"><w:r><w:rPr><w:kern w:val="0"/><w:szCs w:val="24"/><w:lang w:val="es-CO" w:eastAsia="en-US" w:bidi="ar-SA"/></w:rPr><w:t>No hay obra ni actividad sujeta a licenciamiento</w:t></w:r></w:ins></w:p></w:tc><w:tc><w:tcPr><w:tcW w:w="1078" w:type="dxa"/><w:tcBorders></w:tcBorders></w:tcPr><w:p><w:pPr><w:pStyle w:val="Tabla8"/><w:widowControl/><w:jc w:val="left"/><w:rPr><w:kern w:val="0"/><w:szCs w:val="24"/><w:lang w:val="es-CO" w:eastAsia="en-US" w:bidi="ar-SA"/><w:ins w:id="19997" w:author="Unknown Author" w:date="2026-10-30T04:17:53Z"></w:ins></w:rPr></w:pPr><w:ins w:id="19996" w:author="Unknown Author" w:date="2026-10-30T04:17:53Z"><w:r><w:rPr><w:kern w:val="0"/><w:szCs w:val="24"/><w:lang w:val="es-CO" w:eastAsia="en-US" w:bidi="ar-SA"/></w:rPr><w:t>No aplica</w:t></w:r></w:ins></w:p></w:tc><w:tc><w:tcPr><w:tcW w:w="1160" w:type="dxa"/><w:tcBorders></w:tcBorders></w:tcPr><w:p><w:pPr><w:pStyle w:val="Tabla8"/><w:widowControl/><w:jc w:val="left"/><w:rPr><w:kern w:val="0"/><w:szCs w:val="24"/><w:lang w:val="es-CO" w:eastAsia="en-US" w:bidi="ar-SA"/><w:ins w:id="19999" w:author="Unknown Author" w:date="2026-10-30T04:17:53Z"></w:ins></w:rPr></w:pPr><w:ins w:id="19998" w:author="Unknown Author" w:date="2026-10-30T04:17:53Z"><w:r><w:rPr><w:kern w:val="0"/><w:szCs w:val="24"/><w:lang w:val="es-CO" w:eastAsia="en-US" w:bidi="ar-SA"/></w:rPr><w:t>No aplica</w:t></w:r></w:ins></w:p></w:tc><w:tc><w:tcPr><w:tcW w:w="1162" w:type="dxa"/><w:tcBorders></w:tcBorders></w:tcPr><w:p><w:pPr><w:pStyle w:val="Tabla8"/><w:widowControl/><w:jc w:val="left"/><w:rPr><w:kern w:val="0"/><w:szCs w:val="24"/><w:lang w:val="es-CO" w:eastAsia="en-US" w:bidi="ar-SA"/><w:ins w:id="20002" w:author="Unknown Author" w:date="2026-10-30T04:17:53Z"></w:ins></w:rPr></w:pPr><w:ins w:id="20000" w:author="Unknown Author" w:date="2026-10-30T04:17:53Z"><w:r><w:rPr><w:kern w:val="0"/><w:szCs w:val="24"/><w:lang w:val="es-CO" w:eastAsia="en-US" w:bidi="ar-SA"/></w:rPr><w:t xml:space="preserve">Justificación de esta sección </w:t></w:r></w:ins><w:ins w:id="20001" w:author="Unknown Author" w:date="2026-10-30T04:17:53Z"><w:r><w:rPr><w:color w:val="00B050"/><w:kern w:val="0"/><w:szCs w:val="24"/><w:lang w:val="es-CO" w:eastAsia="en-US" w:bidi="ar-SA"/></w:rPr><w:t>[Diligenciar: confirmación con la autoridad ambiental regional]</w:t></w:r></w:ins></w:p></w:tc><w:tc><w:tcPr><w:tcW w:w="1078" w:type="dxa"/><w:tcBorders></w:tcBorders></w:tcPr><w:p><w:pPr><w:pStyle w:val="Tabla8"/><w:widowControl/><w:jc w:val="left"/><w:rPr><w:kern w:val="0"/><w:szCs w:val="24"/><w:lang w:val="es-CO" w:eastAsia="en-US" w:bidi="ar-SA"/><w:ins w:id="20004" w:author="Unknown Author" w:date="2026-10-30T04:17:53Z"></w:ins></w:rPr></w:pPr><w:ins w:id="20003" w:author="Unknown Author" w:date="2026-10-30T04:17:53Z"><w:r><w:rPr><w:kern w:val="0"/><w:szCs w:val="24"/><w:lang w:val="es-CO" w:eastAsia="en-US" w:bidi="ar-SA"/></w:rPr><w:t>Universidad ejecutora</w:t></w:r></w:ins></w:p></w:tc><w:tc><w:tcPr><w:tcW w:w="1159" w:type="dxa"/><w:tcBorders></w:tcBorders></w:tcPr><w:p><w:pPr><w:pStyle w:val="Tabla8"/><w:widowControl/><w:jc w:val="left"/><w:rPr><w:kern w:val="0"/><w:szCs w:val="24"/><w:lang w:val="es-CO" w:eastAsia="en-US" w:bidi="ar-SA"/><w:ins w:id="20006" w:author="Unknown Author" w:date="2026-10-30T04:17:53Z"></w:ins></w:rPr></w:pPr><w:ins w:id="20005" w:author="Unknown Author" w:date="2026-10-30T04:17:53Z"><w:r><w:rPr><w:kern w:val="0"/><w:szCs w:val="24"/><w:lang w:val="es-CO" w:eastAsia="en-US" w:bidi="ar-SA"/></w:rPr><w:t>No aplica</w:t></w:r></w:ins></w:p></w:tc></w:tr><w:tr><w:trPr><w:ins w:id="20007" w:author="Unknown Author" w:date="2026-10-30T04:17:53Z"/><w:cantSplit w:val="true"/></w:trPr><w:tc><w:tcPr><w:tcW w:w="1661" w:type="dxa"/><w:tcBorders><w:bottom w:val="single" w:sz="12" w:space="0" w:color="2A3439"/></w:tcBorders><w:shd w:color="auto" w:fill="F7F7F7" w:val="clear"/></w:tcPr><w:p><w:pPr><w:pStyle w:val="Tabla8"/><w:keepNext w:val="true"/><w:widowControl/><w:jc w:val="left"/><w:rPr><w:kern w:val="0"/><w:szCs w:val="24"/><w:lang w:val="es-CO" w:eastAsia="en-US" w:bidi="ar-SA"/><w:ins w:id="20009" w:author="Unknown Author" w:date="2026-10-30T04:17:53Z"></w:ins></w:rPr></w:pPr><w:ins w:id="20008" w:author="Unknown Author" w:date="2026-10-30T04:17:53Z"><w:r><w:rPr><w:kern w:val="0"/><w:szCs w:val="24"/><w:lang w:val="es-CO" w:eastAsia="en-US" w:bidi="ar-SA"/></w:rPr><w:t>Licencia urbanística para los mástiles (no aplica según la hipótesis de diseño)</w:t></w:r></w:ins></w:p></w:tc><w:tc><w:tcPr><w:tcW w:w="1493" w:type="dxa"/><w:tcBorders><w:bottom w:val="single" w:sz="12" w:space="0" w:color="2A3439"/></w:tcBorders><w:shd w:color="auto" w:fill="F7F7F7" w:val="clear"/></w:tcPr><w:p><w:pPr><w:pStyle w:val="Tabla8"/><w:keepNext w:val="true"/><w:widowControl/><w:jc w:val="left"/><w:rPr><w:kern w:val="0"/><w:szCs w:val="24"/><w:lang w:val="es-CO" w:eastAsia="en-US" w:bidi="ar-SA"/><w:ins w:id="20011" w:author="Unknown Author" w:date="2026-10-30T04:17:53Z"></w:ins></w:rPr></w:pPr><w:ins w:id="20010" w:author="Unknown Author" w:date="2026-10-30T04:17:53Z"><w:r><w:rPr><w:kern w:val="0"/><w:szCs w:val="24"/><w:lang w:val="es-CO" w:eastAsia="en-US" w:bidi="ar-SA"/></w:rPr><w:t>Curaduría urbana o autoridad municipal de planeación</w:t></w:r></w:ins></w:p></w:tc><w:tc><w:tcPr><w:tcW w:w="1161" w:type="dxa"/><w:tcBorders><w:bottom w:val="single" w:sz="12" w:space="0" w:color="2A3439"/></w:tcBorders><w:shd w:color="auto" w:fill="F7F7F7" w:val="clear"/></w:tcPr><w:p><w:pPr><w:pStyle w:val="Tabla8"/><w:keepNext w:val="true"/><w:widowControl/><w:jc w:val="left"/><w:rPr><w:kern w:val="0"/><w:szCs w:val="24"/><w:lang w:val="es-CO" w:eastAsia="en-US" w:bidi="ar-SA"/><w:ins w:id="20013" w:author="Unknown Author" w:date="2026-10-30T04:17:53Z"></w:ins></w:rPr></w:pPr><w:ins w:id="20012" w:author="Unknown Author" w:date="2026-10-30T04:17:53Z"><w:r><w:rPr><w:kern w:val="0"/><w:szCs w:val="24"/><w:lang w:val="es-CO" w:eastAsia="en-US" w:bidi="ar-SA"/></w:rPr><w:t>Instalación de mástiles de obra menor</w:t></w:r></w:ins></w:p></w:tc><w:tc><w:tcPr><w:tcW w:w="1078" w:type="dxa"/><w:tcBorders><w:bottom w:val="single" w:sz="12" w:space="0" w:color="2A3439"/></w:tcBorders><w:shd w:color="auto" w:fill="F7F7F7" w:val="clear"/></w:tcPr><w:p><w:pPr><w:pStyle w:val="Tabla8"/><w:keepNext w:val="true"/><w:widowControl/><w:jc w:val="left"/><w:rPr><w:kern w:val="0"/><w:szCs w:val="24"/><w:lang w:val="es-CO" w:eastAsia="en-US" w:bidi="ar-SA"/><w:ins w:id="20015" w:author="Unknown Author" w:date="2026-10-30T04:17:53Z"></w:ins></w:rPr></w:pPr><w:ins w:id="20014" w:author="Unknown Author" w:date="2026-10-30T04:17:53Z"><w:r><w:rPr><w:kern w:val="0"/><w:szCs w:val="24"/><w:lang w:val="es-CO" w:eastAsia="en-US" w:bidi="ar-SA"/></w:rPr><w:t>Antes de instalar, si la altura o el anclaje la exigen</w:t></w:r></w:ins></w:p></w:tc><w:tc><w:tcPr><w:tcW w:w="1160" w:type="dxa"/><w:tcBorders><w:bottom w:val="single" w:sz="12" w:space="0" w:color="2A3439"/></w:tcBorders><w:shd w:color="auto" w:fill="F7F7F7" w:val="clear"/></w:tcPr><w:p><w:pPr><w:pStyle w:val="Tabla8"/><w:keepNext w:val="true"/><w:widowControl/><w:jc w:val="left"/><w:rPr><w:kern w:val="0"/><w:szCs w:val="24"/><w:lang w:val="es-CO" w:eastAsia="en-US" w:bidi="ar-SA"/><w:ins w:id="20018" w:author="Unknown Author" w:date="2026-10-30T04:17:53Z"></w:ins></w:rPr></w:pPr><w:ins w:id="20016" w:author="Unknown Author" w:date="2026-10-30T04:17:53Z"><w:r><w:rPr><w:kern w:val="0"/><w:szCs w:val="24"/><w:lang w:val="es-CO" w:eastAsia="en-US" w:bidi="ar-SA"/></w:rPr><w:t xml:space="preserve">No aplica por hipótesis; por confirmar </w:t></w:r></w:ins><w:ins w:id="20017" w:author="Unknown Author" w:date="2026-10-30T04:17:53Z"><w:r><w:rPr><w:color w:val="00B050"/><w:kern w:val="0"/><w:szCs w:val="24"/><w:lang w:val="es-CO" w:eastAsia="en-US" w:bidi="ar-SA"/></w:rPr><w:t>[Diligenciar: confirmación con la curaduría urbana]</w:t></w:r></w:ins></w:p></w:tc><w:tc><w:tcPr><w:tcW w:w="1162" w:type="dxa"/><w:tcBorders><w:bottom w:val="single" w:sz="12" w:space="0" w:color="2A3439"/></w:tcBorders><w:shd w:color="auto" w:fill="F7F7F7" w:val="clear"/></w:tcPr><w:p><w:pPr><w:pStyle w:val="Tabla8"/><w:keepNext w:val="true"/><w:widowControl/><w:jc w:val="left"/><w:rPr><w:kern w:val="0"/><w:szCs w:val="24"/><w:lang w:val="es-CO" w:eastAsia="en-US" w:bidi="ar-SA"/><w:ins w:id="20020" w:author="Unknown Author" w:date="2026-10-30T04:17:53Z"></w:ins></w:rPr></w:pPr><w:ins w:id="20019" w:author="Unknown Author" w:date="2026-10-30T04:17:53Z"><w:r><w:rPr><w:kern w:val="0"/><w:szCs w:val="24"/><w:lang w:val="es-CO" w:eastAsia="en-US" w:bidi="ar-SA"/></w:rPr><w:t>Ficha técnica del mástil</w:t></w:r></w:ins></w:p></w:tc><w:tc><w:tcPr><w:tcW w:w="1078" w:type="dxa"/><w:tcBorders><w:bottom w:val="single" w:sz="12" w:space="0" w:color="2A3439"/></w:tcBorders><w:shd w:color="auto" w:fill="F7F7F7" w:val="clear"/></w:tcPr><w:p><w:pPr><w:pStyle w:val="Tabla8"/><w:keepNext w:val="true"/><w:widowControl/><w:jc w:val="left"/><w:rPr><w:kern w:val="0"/><w:szCs w:val="24"/><w:lang w:val="es-CO" w:eastAsia="en-US" w:bidi="ar-SA"/><w:ins w:id="20022" w:author="Unknown Author" w:date="2026-10-30T04:17:53Z"></w:ins></w:rPr></w:pPr><w:ins w:id="20021" w:author="Unknown Author" w:date="2026-10-30T04:17:53Z"><w:r><w:rPr><w:kern w:val="0"/><w:szCs w:val="24"/><w:lang w:val="es-CO" w:eastAsia="en-US" w:bidi="ar-SA"/></w:rPr><w:t>Universidad ejecutora, con los municipios</w:t></w:r></w:ins></w:p></w:tc><w:tc><w:tcPr><w:tcW w:w="1159" w:type="dxa"/><w:tcBorders><w:bottom w:val="single" w:sz="12" w:space="0" w:color="2A3439"/></w:tcBorders><w:shd w:color="auto" w:fill="F7F7F7" w:val="clear"/></w:tcPr><w:p><w:pPr><w:pStyle w:val="Tabla8"/><w:keepNext w:val="true"/><w:widowControl/><w:jc w:val="left"/><w:rPr><w:kern w:val="0"/><w:szCs w:val="24"/><w:lang w:val="es-CO" w:eastAsia="en-US" w:bidi="ar-SA"/><w:ins w:id="20024" w:author="Unknown Author" w:date="2026-10-30T04:17:53Z"></w:ins></w:rPr></w:pPr><w:ins w:id="20023" w:author="Unknown Author" w:date="2026-10-30T04:17:53Z"><w:r><w:rPr><w:kern w:val="0"/><w:szCs w:val="24"/><w:lang w:val="es-CO" w:eastAsia="en-US" w:bidi="ar-SA"/></w:rPr><w:t>Mes 4, si aplica</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673"/><w:gridCol w:w="1505"/><w:gridCol w:w="1170"/><w:gridCol w:w="1088"/><w:gridCol w:w="1172"/><w:gridCol w:w="1171"/><w:gridCol w:w="1004"/><w:gridCol w:w="1169"/></w:tblGrid><w:tr><w:trPr><w:tblHeader w:val="true"/><w:del w:id="20025" w:author="Unknown Author" w:date="2026-10-30T04:17:53Z"/><w:cantSplit w:val="true"/></w:trPr><w:tc><w:tcPr><w:tcW w:w="1673"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20027" w:author="Unknown Author" w:date="2026-10-30T04:17:53Z"></w:del></w:rPr></w:pPr><w:del w:id="20026" w:author="Unknown Author" w:date="2026-10-30T04:17:53Z"><w:r><w:rPr><w:b/><w:kern w:val="0"/><w:szCs w:val="24"/><w:lang w:val="es-CO" w:eastAsia="en-US" w:bidi="ar-SA"/></w:rPr><w:delText>Permiso, licencia, autorización o aval</w:delText></w:r></w:del></w:p></w:tc><w:tc><w:tcPr><w:tcW w:w="1505"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20029" w:author="Unknown Author" w:date="2026-10-30T04:17:53Z"></w:del></w:rPr></w:pPr><w:del w:id="20028" w:author="Unknown Author" w:date="2026-10-30T04:17:53Z"><w:r><w:rPr><w:b/><w:kern w:val="0"/><w:szCs w:val="24"/><w:lang w:val="es-CO" w:eastAsia="en-US" w:bidi="ar-SA"/></w:rPr><w:delText>Autoridad o instancia competente</w:delText></w:r></w:del></w:p></w:tc><w:tc><w:tcPr><w:tcW w:w="1170"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20031" w:author="Unknown Author" w:date="2026-10-30T04:17:53Z"></w:del></w:rPr></w:pPr><w:del w:id="20030" w:author="Unknown Author" w:date="2026-10-30T04:17:53Z"><w:r><w:rPr><w:b/><w:kern w:val="0"/><w:szCs w:val="24"/><w:lang w:val="es-CO" w:eastAsia="en-US" w:bidi="ar-SA"/></w:rPr><w:delText>Actividad que determina su exigibilidad</w:delText></w:r></w:del></w:p></w:tc><w:tc><w:tcPr><w:tcW w:w="1088"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20033" w:author="Unknown Author" w:date="2026-10-30T04:17:53Z"></w:del></w:rPr></w:pPr><w:del w:id="20032" w:author="Unknown Author" w:date="2026-10-30T04:17:53Z"><w:r><w:rPr><w:b/><w:kern w:val="0"/><w:szCs w:val="24"/><w:lang w:val="es-CO" w:eastAsia="en-US" w:bidi="ar-SA"/></w:rPr><w:delText>Momento en que debe acreditarse</w:delText></w:r></w:del></w:p></w:tc><w:tc><w:tcPr><w:tcW w:w="1172"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20035" w:author="Unknown Author" w:date="2026-10-30T04:17:53Z"></w:del></w:rPr></w:pPr><w:del w:id="20034" w:author="Unknown Author" w:date="2026-10-30T04:17:53Z"><w:r><w:rPr><w:b/><w:kern w:val="0"/><w:szCs w:val="24"/><w:lang w:val="es-CO" w:eastAsia="en-US" w:bidi="ar-SA"/></w:rPr><w:delText>Estado a la fecha de postulación</w:delText></w:r></w:del></w:p></w:tc><w:tc><w:tcPr><w:tcW w:w="1171"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20037" w:author="Unknown Author" w:date="2026-10-30T04:17:53Z"></w:del></w:rPr></w:pPr><w:del w:id="20036" w:author="Unknown Author" w:date="2026-10-30T04:17:53Z"><w:r><w:rPr><w:b/><w:kern w:val="0"/><w:szCs w:val="24"/><w:lang w:val="es-CO" w:eastAsia="en-US" w:bidi="ar-SA"/></w:rPr><w:delText>Soporte disponible</w:delText></w:r></w:del></w:p></w:tc><w:tc><w:tcPr><w:tcW w:w="1004"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20039" w:author="Unknown Author" w:date="2026-10-30T04:17:53Z"></w:del></w:rPr></w:pPr><w:del w:id="20038" w:author="Unknown Author" w:date="2026-10-30T04:17:53Z"><w:r><w:rPr><w:b/><w:kern w:val="0"/><w:szCs w:val="24"/><w:lang w:val="es-CO" w:eastAsia="en-US" w:bidi="ar-SA"/></w:rPr><w:delText>Entidad responsable</w:delText></w:r></w:del></w:p></w:tc><w:tc><w:tcPr><w:tcW w:w="1169"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20041" w:author="Unknown Author" w:date="2026-10-30T04:17:53Z"></w:del></w:rPr></w:pPr><w:del w:id="20040" w:author="Unknown Author" w:date="2026-10-30T04:17:53Z"><w:r><w:rPr><w:b/><w:kern w:val="0"/><w:szCs w:val="24"/><w:lang w:val="es-CO" w:eastAsia="en-US" w:bidi="ar-SA"/></w:rPr><w:delText>Fecha prevista de obtención</w:delText></w:r></w:del></w:p></w:tc></w:tr><w:tr><w:trPr><w:del w:id="20042" w:author="Unknown Author" w:date="2026-10-30T04:17:53Z"/><w:cantSplit w:val="true"/></w:trPr><w:tc><w:tcPr><w:tcW w:w="1673" w:type="dxa"/><w:tcBorders></w:tcBorders></w:tcPr><w:p><w:pPr><w:pStyle w:val="Tabla8"/><w:widowControl/><w:jc w:val="left"/><w:rPr><w:kern w:val="0"/><w:szCs w:val="24"/><w:lang w:val="es-CO" w:eastAsia="en-US" w:bidi="ar-SA"/><w:del w:id="20044" w:author="Unknown Author" w:date="2026-10-30T04:17:53Z"></w:del></w:rPr></w:pPr><w:del w:id="20043" w:author="Unknown Author" w:date="2026-10-30T04:17:53Z"><w:r><w:rPr><w:kern w:val="0"/><w:szCs w:val="24"/><w:lang w:val="es-CO" w:eastAsia="en-US" w:bidi="ar-SA"/></w:rPr><w:delText>Autorización de uso de los sitios para nodos y gateways</w:delText></w:r></w:del></w:p></w:tc><w:tc><w:tcPr><w:tcW w:w="1505" w:type="dxa"/><w:tcBorders></w:tcBorders></w:tcPr><w:p><w:pPr><w:pStyle w:val="Tabla8"/><w:widowControl/><w:jc w:val="left"/><w:rPr><w:kern w:val="0"/><w:szCs w:val="24"/><w:lang w:val="es-CO" w:eastAsia="en-US" w:bidi="ar-SA"/><w:del w:id="20046" w:author="Unknown Author" w:date="2026-10-30T04:17:53Z"></w:del></w:rPr></w:pPr><w:del w:id="20045" w:author="Unknown Author" w:date="2026-10-30T04:17:53Z"><w:r><w:rPr><w:kern w:val="0"/><w:szCs w:val="24"/><w:lang w:val="es-CO" w:eastAsia="en-US" w:bidi="ar-SA"/></w:rPr><w:delText>Propietarios de los predios y entidad territorial competente sobre el espacio público</w:delText></w:r></w:del></w:p></w:tc><w:tc><w:tcPr><w:tcW w:w="1170" w:type="dxa"/><w:tcBorders></w:tcBorders></w:tcPr><w:p><w:pPr><w:pStyle w:val="Tabla8"/><w:widowControl/><w:jc w:val="left"/><w:rPr><w:kern w:val="0"/><w:szCs w:val="24"/><w:lang w:val="es-CO" w:eastAsia="en-US" w:bidi="ar-SA"/><w:del w:id="20048" w:author="Unknown Author" w:date="2026-10-30T04:17:53Z"></w:del></w:rPr></w:pPr><w:del w:id="20047" w:author="Unknown Author" w:date="2026-10-30T04:17:53Z"><w:r><w:rPr><w:kern w:val="0"/><w:szCs w:val="24"/><w:lang w:val="es-CO" w:eastAsia="en-US" w:bidi="ar-SA"/></w:rPr><w:delText>Selección de sitios (1.1) e instalación de los tramos (1.3, 2.3 y 2.4)</w:delText></w:r></w:del></w:p></w:tc><w:tc><w:tcPr><w:tcW w:w="1088" w:type="dxa"/><w:tcBorders></w:tcBorders></w:tcPr><w:p><w:pPr><w:pStyle w:val="Tabla8"/><w:widowControl/><w:jc w:val="left"/><w:rPr><w:kern w:val="0"/><w:szCs w:val="24"/><w:lang w:val="es-CO" w:eastAsia="en-US" w:bidi="ar-SA"/><w:del w:id="20050" w:author="Unknown Author" w:date="2026-10-30T04:17:53Z"></w:del></w:rPr></w:pPr><w:del w:id="20049" w:author="Unknown Author" w:date="2026-10-30T04:17:53Z"><w:r><w:rPr><w:kern w:val="0"/><w:szCs w:val="24"/><w:lang w:val="es-CO" w:eastAsia="en-US" w:bidi="ar-SA"/></w:rPr><w:delText>Antes de instalar en cada sitio</w:delText></w:r></w:del></w:p></w:tc><w:tc><w:tcPr><w:tcW w:w="1172" w:type="dxa"/><w:tcBorders></w:tcBorders></w:tcPr><w:p><w:pPr><w:pStyle w:val="Tabla8"/><w:widowControl/><w:jc w:val="left"/><w:rPr><w:kern w:val="0"/><w:szCs w:val="24"/><w:lang w:val="es-CO" w:eastAsia="en-US" w:bidi="ar-SA"/><w:del w:id="20052" w:author="Unknown Author" w:date="2026-10-30T04:17:53Z"></w:del></w:rPr></w:pPr><w:del w:id="20051" w:author="Unknown Author" w:date="2026-10-30T04:17:53Z"><w:r><w:rPr><w:kern w:val="0"/><w:szCs w:val="24"/><w:lang w:val="es-CO" w:eastAsia="en-US" w:bidi="ar-SA"/></w:rPr><w:delText>No iniciado: los sitios se seleccionan en la actividad 1.1</w:delText></w:r></w:del></w:p></w:tc><w:tc><w:tcPr><w:tcW w:w="1171" w:type="dxa"/><w:tcBorders></w:tcBorders></w:tcPr><w:p><w:pPr><w:pStyle w:val="Tabla8"/><w:widowControl/><w:jc w:val="left"/><w:rPr><w:kern w:val="0"/><w:szCs w:val="24"/><w:lang w:val="es-CO" w:eastAsia="en-US" w:bidi="ar-SA"/><w:del w:id="20054" w:author="Unknown Author" w:date="2026-10-30T04:17:53Z"></w:del></w:rPr></w:pPr><w:del w:id="20053" w:author="Unknown Author" w:date="2026-10-30T04:17:53Z"><w:r><w:rPr><w:kern w:val="0"/><w:szCs w:val="24"/><w:lang w:val="es-CO" w:eastAsia="en-US" w:bidi="ar-SA"/></w:rPr><w:delText>Ninguno; el municipio aliado informa restricciones y facilita el acceso</w:delText></w:r></w:del></w:p></w:tc><w:tc><w:tcPr><w:tcW w:w="1004" w:type="dxa"/><w:tcBorders></w:tcBorders></w:tcPr><w:p><w:pPr><w:pStyle w:val="Tabla8"/><w:widowControl/><w:jc w:val="left"/><w:rPr><w:kern w:val="0"/><w:szCs w:val="24"/><w:lang w:val="es-CO" w:eastAsia="en-US" w:bidi="ar-SA"/><w:del w:id="20056" w:author="Unknown Author" w:date="2026-10-30T04:17:53Z"></w:del></w:rPr></w:pPr><w:del w:id="20055" w:author="Unknown Author" w:date="2026-10-30T04:17:53Z"><w:r><w:rPr><w:kern w:val="0"/><w:szCs w:val="24"/><w:lang w:val="es-CO" w:eastAsia="en-US" w:bidi="ar-SA"/></w:rPr><w:delText>Universidad ejecutora, con el municipio aliado</w:delText></w:r></w:del></w:p></w:tc><w:tc><w:tcPr><w:tcW w:w="1169" w:type="dxa"/><w:tcBorders></w:tcBorders></w:tcPr><w:p><w:pPr><w:pStyle w:val="Tabla8"/><w:widowControl/><w:jc w:val="left"/><w:rPr><w:kern w:val="0"/><w:szCs w:val="24"/><w:lang w:val="es-CO" w:eastAsia="en-US" w:bidi="ar-SA"/><w:del w:id="20058" w:author="Unknown Author" w:date="2026-10-30T04:17:53Z"></w:del></w:rPr></w:pPr><w:del w:id="20057" w:author="Unknown Author" w:date="2026-10-30T04:17:53Z"><w:r><w:rPr><w:kern w:val="0"/><w:szCs w:val="24"/><w:lang w:val="es-CO" w:eastAsia="en-US" w:bidi="ar-SA"/></w:rPr><w:delText>Mes 5 (tramo 1), mes 11 (tramo 2) y mes 16 (tramo 3)</w:delText></w:r></w:del></w:p></w:tc></w:tr><w:tr><w:trPr><w:del w:id="20059" w:author="Unknown Author" w:date="2026-10-30T04:17:53Z"/><w:cantSplit w:val="true"/></w:trPr><w:tc><w:tcPr><w:tcW w:w="1673" w:type="dxa"/><w:tcBorders></w:tcBorders><w:shd w:color="auto" w:fill="F7F7F7" w:val="clear"/></w:tcPr><w:p><w:pPr><w:pStyle w:val="Tabla8"/><w:widowControl/><w:jc w:val="left"/><w:rPr><w:kern w:val="0"/><w:szCs w:val="24"/><w:lang w:val="es-CO" w:eastAsia="en-US" w:bidi="ar-SA"/><w:del w:id="20061" w:author="Unknown Author" w:date="2026-10-30T04:17:53Z"></w:del></w:rPr></w:pPr><w:del w:id="20060" w:author="Unknown Author" w:date="2026-10-30T04:17:53Z"><w:r><w:rPr><w:kern w:val="0"/><w:szCs w:val="24"/><w:lang w:val="es-CO" w:eastAsia="en-US" w:bidi="ar-SA"/></w:rPr><w:delText>Autorización de acceso a los sitios de remoción</w:delText></w:r></w:del></w:p></w:tc><w:tc><w:tcPr><w:tcW w:w="1505" w:type="dxa"/><w:tcBorders></w:tcBorders><w:shd w:color="auto" w:fill="F7F7F7" w:val="clear"/></w:tcPr><w:p><w:pPr><w:pStyle w:val="Tabla8"/><w:widowControl/><w:jc w:val="left"/><w:rPr><w:kern w:val="0"/><w:szCs w:val="24"/><w:lang w:val="es-CO" w:eastAsia="en-US" w:bidi="ar-SA"/><w:del w:id="20064" w:author="Unknown Author" w:date="2026-10-30T04:17:53Z"></w:del></w:rPr></w:pPr><w:del w:id="20062" w:author="Unknown Author" w:date="2026-10-30T04:17:53Z"><w:r><w:rPr><w:kern w:val="0"/><w:szCs w:val="24"/><w:lang w:val="es-CO" w:eastAsia="en-US" w:bidi="ar-SA"/></w:rPr><w:delText xml:space="preserve">Entidad o contratista responsable de la remoción </w:delText></w:r></w:del><w:del w:id="20063" w:author="Unknown Author" w:date="2026-10-30T04:17:53Z"><w:r><w:rPr><w:color w:val="00B050"/><w:kern w:val="0"/><w:szCs w:val="24"/><w:lang w:val="es-CO" w:eastAsia="en-US" w:bidi="ar-SA"/></w:rPr><w:delText>[Diligenciar: responsable de cada sitio de remoción]</w:delText></w:r></w:del></w:p></w:tc><w:tc><w:tcPr><w:tcW w:w="1170" w:type="dxa"/><w:tcBorders></w:tcBorders><w:shd w:color="auto" w:fill="F7F7F7" w:val="clear"/></w:tcPr><w:p><w:pPr><w:pStyle w:val="Tabla8"/><w:widowControl/><w:jc w:val="left"/><w:rPr><w:kern w:val="0"/><w:szCs w:val="24"/><w:lang w:val="es-CO" w:eastAsia="en-US" w:bidi="ar-SA"/><w:del w:id="20066" w:author="Unknown Author" w:date="2026-10-30T04:17:53Z"></w:del></w:rPr></w:pPr><w:del w:id="20065" w:author="Unknown Author" w:date="2026-10-30T04:17:53Z"><w:r><w:rPr><w:kern w:val="0"/><w:szCs w:val="24"/><w:lang w:val="es-CO" w:eastAsia="en-US" w:bidi="ar-SA"/></w:rPr><w:delText>Instalación y mantenimiento (1.3, 2.3 y 2.4)</w:delText></w:r></w:del></w:p></w:tc><w:tc><w:tcPr><w:tcW w:w="1088" w:type="dxa"/><w:tcBorders></w:tcBorders><w:shd w:color="auto" w:fill="F7F7F7" w:val="clear"/></w:tcPr><w:p><w:pPr><w:pStyle w:val="Tabla8"/><w:widowControl/><w:jc w:val="left"/><w:rPr><w:kern w:val="0"/><w:szCs w:val="24"/><w:lang w:val="es-CO" w:eastAsia="en-US" w:bidi="ar-SA"/><w:del w:id="20068" w:author="Unknown Author" w:date="2026-10-30T04:17:53Z"></w:del></w:rPr></w:pPr><w:del w:id="20067" w:author="Unknown Author" w:date="2026-10-30T04:17:53Z"><w:r><w:rPr><w:kern w:val="0"/><w:szCs w:val="24"/><w:lang w:val="es-CO" w:eastAsia="en-US" w:bidi="ar-SA"/></w:rPr><w:delText>Antes de cada ingreso del personal</w:delText></w:r></w:del></w:p></w:tc><w:tc><w:tcPr><w:tcW w:w="1172" w:type="dxa"/><w:tcBorders></w:tcBorders><w:shd w:color="auto" w:fill="F7F7F7" w:val="clear"/></w:tcPr><w:p><w:pPr><w:pStyle w:val="Tabla8"/><w:widowControl/><w:jc w:val="left"/><w:rPr><w:kern w:val="0"/><w:szCs w:val="24"/><w:lang w:val="es-CO" w:eastAsia="en-US" w:bidi="ar-SA"/><w:del w:id="20070" w:author="Unknown Author" w:date="2026-10-30T04:17:53Z"></w:del></w:rPr></w:pPr><w:del w:id="20069" w:author="Unknown Author" w:date="2026-10-30T04:17:53Z"><w:r><w:rPr><w:kern w:val="0"/><w:szCs w:val="24"/><w:lang w:val="es-CO" w:eastAsia="en-US" w:bidi="ar-SA"/></w:rPr><w:delText>No iniciado</w:delText></w:r></w:del></w:p></w:tc><w:tc><w:tcPr><w:tcW w:w="1171" w:type="dxa"/><w:tcBorders></w:tcBorders><w:shd w:color="auto" w:fill="F7F7F7" w:val="clear"/></w:tcPr><w:p><w:pPr><w:pStyle w:val="Tabla8"/><w:widowControl/><w:jc w:val="left"/><w:rPr><w:kern w:val="0"/><w:szCs w:val="24"/><w:lang w:val="es-CO" w:eastAsia="en-US" w:bidi="ar-SA"/><w:del w:id="20072" w:author="Unknown Author" w:date="2026-10-30T04:17:53Z"></w:del></w:rPr></w:pPr><w:del w:id="20071" w:author="Unknown Author" w:date="2026-10-30T04:17:53Z"><w:r><w:rPr><w:kern w:val="0"/><w:szCs w:val="24"/><w:lang w:val="es-CO" w:eastAsia="en-US" w:bidi="ar-SA"/></w:rPr><w:delText>Ninguno</w:delText></w:r></w:del></w:p></w:tc><w:tc><w:tcPr><w:tcW w:w="1004" w:type="dxa"/><w:tcBorders></w:tcBorders><w:shd w:color="auto" w:fill="F7F7F7" w:val="clear"/></w:tcPr><w:p><w:pPr><w:pStyle w:val="Tabla8"/><w:widowControl/><w:jc w:val="left"/><w:rPr><w:kern w:val="0"/><w:szCs w:val="24"/><w:lang w:val="es-CO" w:eastAsia="en-US" w:bidi="ar-SA"/><w:del w:id="20074" w:author="Unknown Author" w:date="2026-10-30T04:17:53Z"></w:del></w:rPr></w:pPr><w:del w:id="20073" w:author="Unknown Author" w:date="2026-10-30T04:17:53Z"><w:r><w:rPr><w:kern w:val="0"/><w:szCs w:val="24"/><w:lang w:val="es-CO" w:eastAsia="en-US" w:bidi="ar-SA"/></w:rPr><w:delText>Municipio aliado y universidad ejecutora</w:delText></w:r></w:del></w:p></w:tc><w:tc><w:tcPr><w:tcW w:w="1169" w:type="dxa"/><w:tcBorders></w:tcBorders><w:shd w:color="auto" w:fill="F7F7F7" w:val="clear"/></w:tcPr><w:p><w:pPr><w:pStyle w:val="Tabla8"/><w:widowControl/><w:jc w:val="left"/><w:rPr><w:kern w:val="0"/><w:szCs w:val="24"/><w:lang w:val="es-CO" w:eastAsia="en-US" w:bidi="ar-SA"/><w:del w:id="20076" w:author="Unknown Author" w:date="2026-10-30T04:17:53Z"></w:del></w:rPr></w:pPr><w:del w:id="20075" w:author="Unknown Author" w:date="2026-10-30T04:17:53Z"><w:r><w:rPr><w:kern w:val="0"/><w:szCs w:val="24"/><w:lang w:val="es-CO" w:eastAsia="en-US" w:bidi="ar-SA"/></w:rPr><w:delText>Mes 5 (tramo 1), mes 11 (tramo 2) y mes 16 (tramo 3)</w:delText></w:r></w:del></w:p></w:tc></w:tr><w:tr><w:trPr><w:del w:id="20077" w:author="Unknown Author" w:date="2026-10-30T04:17:53Z"/><w:cantSplit w:val="true"/></w:trPr><w:tc><w:tcPr><w:tcW w:w="1673" w:type="dxa"/><w:tcBorders></w:tcBorders></w:tcPr><w:p><w:pPr><w:pStyle w:val="Tabla8"/><w:widowControl/><w:jc w:val="left"/><w:rPr><w:kern w:val="0"/><w:szCs w:val="24"/><w:lang w:val="es-CO" w:eastAsia="en-US" w:bidi="ar-SA"/><w:del w:id="20079" w:author="Unknown Author" w:date="2026-10-30T04:17:53Z"></w:del></w:rPr></w:pPr><w:del w:id="20078" w:author="Unknown Author" w:date="2026-10-30T04:17:53Z"><w:r><w:rPr><w:kern w:val="0"/><w:szCs w:val="24"/><w:lang w:val="es-CO" w:eastAsia="en-US" w:bidi="ar-SA"/></w:rPr><w:delText>Uso del espectro radioeléctrico en bandas de uso libre para LoRa</w:delText></w:r></w:del></w:p></w:tc><w:tc><w:tcPr><w:tcW w:w="1505" w:type="dxa"/><w:tcBorders></w:tcBorders></w:tcPr><w:p><w:pPr><w:pStyle w:val="Tabla8"/><w:widowControl/><w:jc w:val="left"/><w:rPr><w:kern w:val="0"/><w:szCs w:val="24"/><w:lang w:val="es-CO" w:eastAsia="en-US" w:bidi="ar-SA"/><w:del w:id="20082" w:author="Unknown Author" w:date="2026-10-30T04:17:53Z"></w:del></w:rPr></w:pPr><w:del w:id="20080" w:author="Unknown Author" w:date="2026-10-30T04:17:53Z"><w:r><w:rPr><w:kern w:val="0"/><w:szCs w:val="24"/><w:lang w:val="es-CO" w:eastAsia="en-US" w:bidi="ar-SA"/></w:rPr><w:delText xml:space="preserve">Autoridad nacional del espectro radioeléctrico </w:delText></w:r></w:del><w:del w:id="20081" w:author="Unknown Author" w:date="2026-10-30T04:17:53Z"><w:r><w:rPr><w:color w:val="00B050"/><w:kern w:val="0"/><w:szCs w:val="24"/><w:lang w:val="es-CO" w:eastAsia="en-US" w:bidi="ar-SA"/></w:rPr><w:delText>[Diligenciar: autoridad y norma vigente sobre bandas de uso libre]</w:delText></w:r></w:del></w:p></w:tc><w:tc><w:tcPr><w:tcW w:w="1170" w:type="dxa"/><w:tcBorders></w:tcBorders></w:tcPr><w:p><w:pPr><w:pStyle w:val="Tabla8"/><w:widowControl/><w:jc w:val="left"/><w:rPr><w:kern w:val="0"/><w:szCs w:val="24"/><w:lang w:val="es-CO" w:eastAsia="en-US" w:bidi="ar-SA"/><w:del w:id="20084" w:author="Unknown Author" w:date="2026-10-30T04:17:53Z"></w:del></w:rPr></w:pPr><w:del w:id="20083" w:author="Unknown Author" w:date="2026-10-30T04:17:53Z"><w:r><w:rPr><w:kern w:val="0"/><w:szCs w:val="24"/><w:lang w:val="es-CO" w:eastAsia="en-US" w:bidi="ar-SA"/></w:rPr><w:delText>Diseño del enlace (2.1) y firmware (2.2)</w:delText></w:r></w:del></w:p></w:tc><w:tc><w:tcPr><w:tcW w:w="1088" w:type="dxa"/><w:tcBorders></w:tcBorders></w:tcPr><w:p><w:pPr><w:pStyle w:val="Tabla8"/><w:widowControl/><w:jc w:val="left"/><w:rPr><w:kern w:val="0"/><w:szCs w:val="24"/><w:lang w:val="es-CO" w:eastAsia="en-US" w:bidi="ar-SA"/><w:del w:id="20086" w:author="Unknown Author" w:date="2026-10-30T04:17:53Z"></w:del></w:rPr></w:pPr><w:del w:id="20085" w:author="Unknown Author" w:date="2026-10-30T04:17:53Z"><w:r><w:rPr><w:kern w:val="0"/><w:szCs w:val="24"/><w:lang w:val="es-CO" w:eastAsia="en-US" w:bidi="ar-SA"/></w:rPr><w:delText>Antes de instalar los primeros nodos</w:delText></w:r></w:del></w:p></w:tc><w:tc><w:tcPr><w:tcW w:w="1172" w:type="dxa"/><w:tcBorders></w:tcBorders></w:tcPr><w:p><w:pPr><w:pStyle w:val="Tabla8"/><w:widowControl/><w:jc w:val="left"/><w:rPr><w:kern w:val="0"/><w:szCs w:val="24"/><w:lang w:val="es-CO" w:eastAsia="en-US" w:bidi="ar-SA"/><w:del w:id="20088" w:author="Unknown Author" w:date="2026-10-30T04:17:53Z"></w:del></w:rPr></w:pPr><w:del w:id="20087" w:author="Unknown Author" w:date="2026-10-30T04:17:53Z"><w:r><w:rPr><w:kern w:val="0"/><w:szCs w:val="24"/><w:lang w:val="es-CO" w:eastAsia="en-US" w:bidi="ar-SA"/></w:rPr><w:delText>No iniciado; el diseño usa bandas de uso libre, sin licencia de uso del espectro, condición por confirmar</w:delText></w:r></w:del></w:p></w:tc><w:tc><w:tcPr><w:tcW w:w="1171" w:type="dxa"/><w:tcBorders></w:tcBorders></w:tcPr><w:p><w:pPr><w:pStyle w:val="Tabla8"/><w:widowControl/><w:jc w:val="left"/><w:rPr><w:kern w:val="0"/><w:szCs w:val="24"/><w:lang w:val="es-CO" w:eastAsia="en-US" w:bidi="ar-SA"/><w:del w:id="20090" w:author="Unknown Author" w:date="2026-10-30T04:17:53Z"></w:del></w:rPr></w:pPr><w:del w:id="20089" w:author="Unknown Author" w:date="2026-10-30T04:17:53Z"><w:r><w:rPr><w:kern w:val="0"/><w:szCs w:val="24"/><w:lang w:val="es-CO" w:eastAsia="en-US" w:bidi="ar-SA"/></w:rPr><w:delText>Fichas técnicas de los módulos y estudio de cobertura (actividad 2.1)</w:delText></w:r></w:del></w:p></w:tc><w:tc><w:tcPr><w:tcW w:w="1004" w:type="dxa"/><w:tcBorders></w:tcBorders></w:tcPr><w:p><w:pPr><w:pStyle w:val="Tabla8"/><w:widowControl/><w:jc w:val="left"/><w:rPr><w:kern w:val="0"/><w:szCs w:val="24"/><w:lang w:val="es-CO" w:eastAsia="en-US" w:bidi="ar-SA"/><w:del w:id="20092" w:author="Unknown Author" w:date="2026-10-30T04:17:53Z"></w:del></w:rPr></w:pPr><w:del w:id="20091" w:author="Unknown Author" w:date="2026-10-30T04:17:53Z"><w:r><w:rPr><w:kern w:val="0"/><w:szCs w:val="24"/><w:lang w:val="es-CO" w:eastAsia="en-US" w:bidi="ar-SA"/></w:rPr><w:delText>Empresa tecnológica</w:delText></w:r></w:del></w:p></w:tc><w:tc><w:tcPr><w:tcW w:w="1169" w:type="dxa"/><w:tcBorders></w:tcBorders></w:tcPr><w:p><w:pPr><w:pStyle w:val="Tabla8"/><w:widowControl/><w:jc w:val="left"/><w:rPr><w:kern w:val="0"/><w:szCs w:val="24"/><w:lang w:val="es-CO" w:eastAsia="en-US" w:bidi="ar-SA"/><w:del w:id="20094" w:author="Unknown Author" w:date="2026-10-30T04:17:53Z"></w:del></w:rPr></w:pPr><w:del w:id="20093" w:author="Unknown Author" w:date="2026-10-30T04:17:53Z"><w:r><w:rPr><w:kern w:val="0"/><w:szCs w:val="24"/><w:lang w:val="es-CO" w:eastAsia="en-US" w:bidi="ar-SA"/></w:rPr><w:delText>Mes 4</w:delText></w:r></w:del></w:p></w:tc></w:tr><w:tr><w:trPr><w:del w:id="20095" w:author="Unknown Author" w:date="2026-10-30T04:17:53Z"/><w:cantSplit w:val="true"/></w:trPr><w:tc><w:tcPr><w:tcW w:w="1673" w:type="dxa"/><w:tcBorders></w:tcBorders><w:shd w:color="auto" w:fill="F7F7F7" w:val="clear"/></w:tcPr><w:p><w:pPr><w:pStyle w:val="Tabla8"/><w:widowControl/><w:jc w:val="left"/><w:rPr><w:kern w:val="0"/><w:szCs w:val="24"/><w:lang w:val="es-CO" w:eastAsia="en-US" w:bidi="ar-SA"/><w:del w:id="20097" w:author="Unknown Author" w:date="2026-10-30T04:17:53Z"></w:del></w:rPr></w:pPr><w:del w:id="20096" w:author="Unknown Author" w:date="2026-10-30T04:17:53Z"><w:r><w:rPr><w:kern w:val="0"/><w:szCs w:val="24"/><w:lang w:val="es-CO" w:eastAsia="en-US" w:bidi="ar-SA"/></w:rPr><w:delText>Enlace celular y satelital de respaldo con proveedores habilitados</w:delText></w:r></w:del></w:p></w:tc><w:tc><w:tcPr><w:tcW w:w="1505" w:type="dxa"/><w:tcBorders></w:tcBorders><w:shd w:color="auto" w:fill="F7F7F7" w:val="clear"/></w:tcPr><w:p><w:pPr><w:pStyle w:val="Tabla8"/><w:widowControl/><w:jc w:val="left"/><w:rPr><w:kern w:val="0"/><w:szCs w:val="24"/><w:lang w:val="es-CO" w:eastAsia="en-US" w:bidi="ar-SA"/><w:del w:id="20100" w:author="Unknown Author" w:date="2026-10-30T04:17:53Z"></w:del></w:rPr></w:pPr><w:del w:id="20098" w:author="Unknown Author" w:date="2026-10-30T04:17:53Z"><w:r><w:rPr><w:kern w:val="0"/><w:szCs w:val="24"/><w:lang w:val="es-CO" w:eastAsia="en-US" w:bidi="ar-SA"/></w:rPr><w:delText xml:space="preserve">Proveedores de telecomunicaciones habilitados </w:delText></w:r></w:del><w:del w:id="20099" w:author="Unknown Author" w:date="2026-10-30T04:17:53Z"><w:r><w:rPr><w:color w:val="00B050"/><w:kern w:val="0"/><w:szCs w:val="24"/><w:lang w:val="es-CO" w:eastAsia="en-US" w:bidi="ar-SA"/></w:rPr><w:delText>[Diligenciar: proveedores seleccionados]</w:delText></w:r></w:del></w:p></w:tc><w:tc><w:tcPr><w:tcW w:w="1170" w:type="dxa"/><w:tcBorders></w:tcBorders><w:shd w:color="auto" w:fill="F7F7F7" w:val="clear"/></w:tcPr><w:p><w:pPr><w:pStyle w:val="Tabla8"/><w:widowControl/><w:jc w:val="left"/><w:rPr><w:kern w:val="0"/><w:szCs w:val="24"/><w:lang w:val="es-CO" w:eastAsia="en-US" w:bidi="ar-SA"/><w:del w:id="20102" w:author="Unknown Author" w:date="2026-10-30T04:17:53Z"></w:del></w:rPr></w:pPr><w:del w:id="20101" w:author="Unknown Author" w:date="2026-10-30T04:17:53Z"><w:r><w:rPr><w:kern w:val="0"/><w:szCs w:val="24"/><w:lang w:val="es-CO" w:eastAsia="en-US" w:bidi="ar-SA"/></w:rPr><w:delText>Diseño del enlace (2.1) e instalación de gateways</w:delText></w:r></w:del></w:p></w:tc><w:tc><w:tcPr><w:tcW w:w="1088" w:type="dxa"/><w:tcBorders></w:tcBorders><w:shd w:color="auto" w:fill="F7F7F7" w:val="clear"/></w:tcPr><w:p><w:pPr><w:pStyle w:val="Tabla8"/><w:widowControl/><w:jc w:val="left"/><w:rPr><w:kern w:val="0"/><w:szCs w:val="24"/><w:lang w:val="es-CO" w:eastAsia="en-US" w:bidi="ar-SA"/><w:del w:id="20104" w:author="Unknown Author" w:date="2026-10-30T04:17:53Z"></w:del></w:rPr></w:pPr><w:del w:id="20103" w:author="Unknown Author" w:date="2026-10-30T04:17:53Z"><w:r><w:rPr><w:kern w:val="0"/><w:szCs w:val="24"/><w:lang w:val="es-CO" w:eastAsia="en-US" w:bidi="ar-SA"/></w:rPr><w:delText>Antes de instalar los gateways</w:delText></w:r></w:del></w:p></w:tc><w:tc><w:tcPr><w:tcW w:w="1172" w:type="dxa"/><w:tcBorders></w:tcBorders><w:shd w:color="auto" w:fill="F7F7F7" w:val="clear"/></w:tcPr><w:p><w:pPr><w:pStyle w:val="Tabla8"/><w:widowControl/><w:jc w:val="left"/><w:rPr><w:kern w:val="0"/><w:szCs w:val="24"/><w:lang w:val="es-CO" w:eastAsia="en-US" w:bidi="ar-SA"/><w:del w:id="20106" w:author="Unknown Author" w:date="2026-10-30T04:17:53Z"></w:del></w:rPr></w:pPr><w:del w:id="20105" w:author="Unknown Author" w:date="2026-10-30T04:17:53Z"><w:r><w:rPr><w:kern w:val="0"/><w:szCs w:val="24"/><w:lang w:val="es-CO" w:eastAsia="en-US" w:bidi="ar-SA"/></w:rPr><w:delText>No iniciado</w:delText></w:r></w:del></w:p></w:tc><w:tc><w:tcPr><w:tcW w:w="1171" w:type="dxa"/><w:tcBorders></w:tcBorders><w:shd w:color="auto" w:fill="F7F7F7" w:val="clear"/></w:tcPr><w:p><w:pPr><w:pStyle w:val="Tabla8"/><w:widowControl/><w:jc w:val="left"/><w:rPr><w:kern w:val="0"/><w:szCs w:val="24"/><w:lang w:val="es-CO" w:eastAsia="en-US" w:bidi="ar-SA"/><w:del w:id="20108" w:author="Unknown Author" w:date="2026-10-30T04:17:53Z"></w:del></w:rPr></w:pPr><w:del w:id="20107" w:author="Unknown Author" w:date="2026-10-30T04:17:53Z"><w:r><w:rPr><w:kern w:val="0"/><w:szCs w:val="24"/><w:lang w:val="es-CO" w:eastAsia="en-US" w:bidi="ar-SA"/></w:rPr><w:delText>Cotizaciones por adjuntar al presupuesto</w:delText></w:r></w:del></w:p></w:tc><w:tc><w:tcPr><w:tcW w:w="1004" w:type="dxa"/><w:tcBorders></w:tcBorders><w:shd w:color="auto" w:fill="F7F7F7" w:val="clear"/></w:tcPr><w:p><w:pPr><w:pStyle w:val="Tabla8"/><w:widowControl/><w:jc w:val="left"/><w:rPr><w:kern w:val="0"/><w:szCs w:val="24"/><w:lang w:val="es-CO" w:eastAsia="en-US" w:bidi="ar-SA"/><w:del w:id="20110" w:author="Unknown Author" w:date="2026-10-30T04:17:53Z"></w:del></w:rPr></w:pPr><w:del w:id="20109" w:author="Unknown Author" w:date="2026-10-30T04:17:53Z"><w:r><w:rPr><w:kern w:val="0"/><w:szCs w:val="24"/><w:lang w:val="es-CO" w:eastAsia="en-US" w:bidi="ar-SA"/></w:rPr><w:delText>Empresa tecnológica</w:delText></w:r></w:del></w:p></w:tc><w:tc><w:tcPr><w:tcW w:w="1169" w:type="dxa"/><w:tcBorders></w:tcBorders><w:shd w:color="auto" w:fill="F7F7F7" w:val="clear"/></w:tcPr><w:p><w:pPr><w:pStyle w:val="Tabla8"/><w:widowControl/><w:jc w:val="left"/><w:rPr><w:kern w:val="0"/><w:szCs w:val="24"/><w:lang w:val="es-CO" w:eastAsia="en-US" w:bidi="ar-SA"/><w:del w:id="20112" w:author="Unknown Author" w:date="2026-10-30T04:17:53Z"></w:del></w:rPr></w:pPr><w:del w:id="20111" w:author="Unknown Author" w:date="2026-10-30T04:17:53Z"><w:r><w:rPr><w:kern w:val="0"/><w:szCs w:val="24"/><w:lang w:val="es-CO" w:eastAsia="en-US" w:bidi="ar-SA"/></w:rPr><w:delText>Mes 4</w:delText></w:r></w:del></w:p></w:tc></w:tr><w:tr><w:trPr><w:del w:id="20113" w:author="Unknown Author" w:date="2026-10-30T04:17:53Z"/><w:cantSplit w:val="true"/></w:trPr><w:tc><w:tcPr><w:tcW w:w="1673" w:type="dxa"/><w:tcBorders></w:tcBorders></w:tcPr><w:p><w:pPr><w:pStyle w:val="Tabla8"/><w:widowControl/><w:jc w:val="left"/><w:rPr><w:kern w:val="0"/><w:szCs w:val="24"/><w:lang w:val="es-CO" w:eastAsia="en-US" w:bidi="ar-SA"/><w:del w:id="20115" w:author="Unknown Author" w:date="2026-10-30T04:17:53Z"></w:del></w:rPr></w:pPr><w:del w:id="20114" w:author="Unknown Author" w:date="2026-10-30T04:17:53Z"><w:r><w:rPr><w:kern w:val="0"/><w:szCs w:val="24"/><w:lang w:val="es-CO" w:eastAsia="en-US" w:bidi="ar-SA"/></w:rPr><w:delText>Evaluación de la conformidad de los equipos de radiocomunicaciones, si la reglamentación la exige</w:delText></w:r></w:del></w:p></w:tc><w:tc><w:tcPr><w:tcW w:w="1505" w:type="dxa"/><w:tcBorders></w:tcBorders></w:tcPr><w:p><w:pPr><w:pStyle w:val="Tabla8"/><w:widowControl/><w:jc w:val="left"/><w:rPr><w:kern w:val="0"/><w:szCs w:val="24"/><w:lang w:val="es-CO" w:eastAsia="en-US" w:bidi="ar-SA"/><w:del w:id="20118" w:author="Unknown Author" w:date="2026-10-30T04:17:53Z"></w:del></w:rPr></w:pPr><w:del w:id="20116" w:author="Unknown Author" w:date="2026-10-30T04:17:53Z"><w:r><w:rPr><w:kern w:val="0"/><w:szCs w:val="24"/><w:lang w:val="es-CO" w:eastAsia="en-US" w:bidi="ar-SA"/></w:rPr><w:delText xml:space="preserve">Autoridad de regulación y de espectro </w:delText></w:r></w:del><w:del w:id="20117" w:author="Unknown Author" w:date="2026-10-30T04:17:53Z"><w:r><w:rPr><w:color w:val="00B050"/><w:kern w:val="0"/><w:szCs w:val="24"/><w:lang w:val="es-CO" w:eastAsia="en-US" w:bidi="ar-SA"/></w:rPr><w:delText>[Diligenciar: exigencia vigente para módulos de radio]</w:delText></w:r></w:del></w:p></w:tc><w:tc><w:tcPr><w:tcW w:w="1170" w:type="dxa"/><w:tcBorders></w:tcBorders></w:tcPr><w:p><w:pPr><w:pStyle w:val="Tabla8"/><w:widowControl/><w:jc w:val="left"/><w:rPr><w:kern w:val="0"/><w:szCs w:val="24"/><w:lang w:val="es-CO" w:eastAsia="en-US" w:bidi="ar-SA"/><w:del w:id="20120" w:author="Unknown Author" w:date="2026-10-30T04:17:53Z"></w:del></w:rPr></w:pPr><w:del w:id="20119" w:author="Unknown Author" w:date="2026-10-30T04:17:53Z"><w:r><w:rPr><w:kern w:val="0"/><w:szCs w:val="24"/><w:lang w:val="es-CO" w:eastAsia="en-US" w:bidi="ar-SA"/></w:rPr><w:delText>Importación de módulos LoRa y satelitales (1.2, 2.3 y 2.4)</w:delText></w:r></w:del></w:p></w:tc><w:tc><w:tcPr><w:tcW w:w="1088" w:type="dxa"/><w:tcBorders></w:tcBorders></w:tcPr><w:p><w:pPr><w:pStyle w:val="Tabla8"/><w:widowControl/><w:jc w:val="left"/><w:rPr><w:kern w:val="0"/><w:szCs w:val="24"/><w:lang w:val="es-CO" w:eastAsia="en-US" w:bidi="ar-SA"/><w:del w:id="20122" w:author="Unknown Author" w:date="2026-10-30T04:17:53Z"></w:del></w:rPr></w:pPr><w:del w:id="20121" w:author="Unknown Author" w:date="2026-10-30T04:17:53Z"><w:r><w:rPr><w:kern w:val="0"/><w:szCs w:val="24"/><w:lang w:val="es-CO" w:eastAsia="en-US" w:bidi="ar-SA"/></w:rPr><w:delText>Antes de la importación de cada lote</w:delText></w:r></w:del></w:p></w:tc><w:tc><w:tcPr><w:tcW w:w="1172" w:type="dxa"/><w:tcBorders></w:tcBorders></w:tcPr><w:p><w:pPr><w:pStyle w:val="Tabla8"/><w:widowControl/><w:jc w:val="left"/><w:rPr><w:kern w:val="0"/><w:szCs w:val="24"/><w:lang w:val="es-CO" w:eastAsia="en-US" w:bidi="ar-SA"/><w:del w:id="20124" w:author="Unknown Author" w:date="2026-10-30T04:17:53Z"></w:del></w:rPr></w:pPr><w:del w:id="20123" w:author="Unknown Author" w:date="2026-10-30T04:17:53Z"><w:r><w:rPr><w:kern w:val="0"/><w:szCs w:val="24"/><w:lang w:val="es-CO" w:eastAsia="en-US" w:bidi="ar-SA"/></w:rPr><w:delText>No iniciado; exigencia por determinar</w:delText></w:r></w:del></w:p></w:tc><w:tc><w:tcPr><w:tcW w:w="1171" w:type="dxa"/><w:tcBorders></w:tcBorders></w:tcPr><w:p><w:pPr><w:pStyle w:val="Tabla8"/><w:widowControl/><w:jc w:val="left"/><w:rPr><w:kern w:val="0"/><w:szCs w:val="24"/><w:lang w:val="es-CO" w:eastAsia="en-US" w:bidi="ar-SA"/><w:del w:id="20126" w:author="Unknown Author" w:date="2026-10-30T04:17:53Z"></w:del></w:rPr></w:pPr><w:del w:id="20125" w:author="Unknown Author" w:date="2026-10-30T04:17:53Z"><w:r><w:rPr><w:kern w:val="0"/><w:szCs w:val="24"/><w:lang w:val="es-CO" w:eastAsia="en-US" w:bidi="ar-SA"/></w:rPr><w:delText>Fichas técnicas e informes de conformidad del fabricante</w:delText></w:r></w:del></w:p></w:tc><w:tc><w:tcPr><w:tcW w:w="1004" w:type="dxa"/><w:tcBorders></w:tcBorders></w:tcPr><w:p><w:pPr><w:pStyle w:val="Tabla8"/><w:widowControl/><w:jc w:val="left"/><w:rPr><w:kern w:val="0"/><w:szCs w:val="24"/><w:lang w:val="es-CO" w:eastAsia="en-US" w:bidi="ar-SA"/><w:del w:id="20128" w:author="Unknown Author" w:date="2026-10-30T04:17:53Z"></w:del></w:rPr></w:pPr><w:del w:id="20127" w:author="Unknown Author" w:date="2026-10-30T04:17:53Z"><w:r><w:rPr><w:kern w:val="0"/><w:szCs w:val="24"/><w:lang w:val="es-CO" w:eastAsia="en-US" w:bidi="ar-SA"/></w:rPr><w:delText>Empresa tecnológica</w:delText></w:r></w:del></w:p></w:tc><w:tc><w:tcPr><w:tcW w:w="1169" w:type="dxa"/><w:tcBorders></w:tcBorders></w:tcPr><w:p><w:pPr><w:pStyle w:val="Tabla8"/><w:widowControl/><w:jc w:val="left"/><w:rPr><w:kern w:val="0"/><w:szCs w:val="24"/><w:lang w:val="es-CO" w:eastAsia="en-US" w:bidi="ar-SA"/><w:del w:id="20130" w:author="Unknown Author" w:date="2026-10-30T04:17:53Z"></w:del></w:rPr></w:pPr><w:del w:id="20129" w:author="Unknown Author" w:date="2026-10-30T04:17:53Z"><w:r><w:rPr><w:kern w:val="0"/><w:szCs w:val="24"/><w:lang w:val="es-CO" w:eastAsia="en-US" w:bidi="ar-SA"/></w:rPr><w:delText>Meses 4, 12 y 17</w:delText></w:r></w:del></w:p></w:tc></w:tr><w:tr><w:trPr><w:del w:id="20131" w:author="Unknown Author" w:date="2026-10-30T04:17:53Z"/><w:cantSplit w:val="true"/></w:trPr><w:tc><w:tcPr><w:tcW w:w="1673" w:type="dxa"/><w:tcBorders></w:tcBorders><w:shd w:color="auto" w:fill="F7F7F7" w:val="clear"/></w:tcPr><w:p><w:pPr><w:pStyle w:val="Tabla8"/><w:widowControl/><w:jc w:val="left"/><w:rPr><w:kern w:val="0"/><w:szCs w:val="24"/><w:lang w:val="es-CO" w:eastAsia="en-US" w:bidi="ar-SA"/><w:del w:id="20133" w:author="Unknown Author" w:date="2026-10-30T04:17:53Z"></w:del></w:rPr></w:pPr><w:del w:id="20132" w:author="Unknown Author" w:date="2026-10-30T04:17:53Z"><w:r><w:rPr><w:kern w:val="0"/><w:szCs w:val="24"/><w:lang w:val="es-CO" w:eastAsia="en-US" w:bidi="ar-SA"/></w:rPr><w:delText>Importación y nacionalización de equipos</w:delText></w:r></w:del></w:p></w:tc><w:tc><w:tcPr><w:tcW w:w="1505" w:type="dxa"/><w:tcBorders></w:tcBorders><w:shd w:color="auto" w:fill="F7F7F7" w:val="clear"/></w:tcPr><w:p><w:pPr><w:pStyle w:val="Tabla8"/><w:widowControl/><w:jc w:val="left"/><w:rPr><w:kern w:val="0"/><w:szCs w:val="24"/><w:lang w:val="es-CO" w:eastAsia="en-US" w:bidi="ar-SA"/><w:del w:id="20135" w:author="Unknown Author" w:date="2026-10-30T04:17:53Z"></w:del></w:rPr></w:pPr><w:del w:id="20134" w:author="Unknown Author" w:date="2026-10-30T04:17:53Z"><w:r><w:rPr><w:kern w:val="0"/><w:szCs w:val="24"/><w:lang w:val="es-CO" w:eastAsia="en-US" w:bidi="ar-SA"/></w:rPr><w:delText>Autoridad aduanera nacional (Dirección de Impuestos y Aduanas Nacionales)</w:delText></w:r></w:del></w:p></w:tc><w:tc><w:tcPr><w:tcW w:w="1170" w:type="dxa"/><w:tcBorders></w:tcBorders><w:shd w:color="auto" w:fill="F7F7F7" w:val="clear"/></w:tcPr><w:p><w:pPr><w:pStyle w:val="Tabla8"/><w:widowControl/><w:jc w:val="left"/><w:rPr><w:kern w:val="0"/><w:szCs w:val="24"/><w:lang w:val="es-CO" w:eastAsia="en-US" w:bidi="ar-SA"/><w:del w:id="20137" w:author="Unknown Author" w:date="2026-10-30T04:17:53Z"></w:del></w:rPr></w:pPr><w:del w:id="20136" w:author="Unknown Author" w:date="2026-10-30T04:17:53Z"><w:r><w:rPr><w:kern w:val="0"/><w:szCs w:val="24"/><w:lang w:val="es-CO" w:eastAsia="en-US" w:bidi="ar-SA"/></w:rPr><w:delText>Compra de nodos, gateways, monitores de referencia y banco de calibración (1.2, 2.3 y 2.4) y de los equipos del laboratorio (2.6)</w:delText></w:r></w:del></w:p></w:tc><w:tc><w:tcPr><w:tcW w:w="1088" w:type="dxa"/><w:tcBorders></w:tcBorders><w:shd w:color="auto" w:fill="F7F7F7" w:val="clear"/></w:tcPr><w:p><w:pPr><w:pStyle w:val="Tabla8"/><w:widowControl/><w:jc w:val="left"/><w:rPr><w:kern w:val="0"/><w:szCs w:val="24"/><w:lang w:val="es-CO" w:eastAsia="en-US" w:bidi="ar-SA"/><w:del w:id="20139" w:author="Unknown Author" w:date="2026-10-30T04:17:53Z"></w:del></w:rPr></w:pPr><w:del w:id="20138" w:author="Unknown Author" w:date="2026-10-30T04:17:53Z"><w:r><w:rPr><w:kern w:val="0"/><w:szCs w:val="24"/><w:lang w:val="es-CO" w:eastAsia="en-US" w:bidi="ar-SA"/></w:rPr><w:delText>Antes de la llegada de cada lote</w:delText></w:r></w:del></w:p></w:tc><w:tc><w:tcPr><w:tcW w:w="1172" w:type="dxa"/><w:tcBorders></w:tcBorders><w:shd w:color="auto" w:fill="F7F7F7" w:val="clear"/></w:tcPr><w:p><w:pPr><w:pStyle w:val="Tabla8"/><w:widowControl/><w:jc w:val="left"/><w:rPr><w:kern w:val="0"/><w:szCs w:val="24"/><w:lang w:val="es-CO" w:eastAsia="en-US" w:bidi="ar-SA"/><w:del w:id="20141" w:author="Unknown Author" w:date="2026-10-30T04:17:53Z"></w:del></w:rPr></w:pPr><w:del w:id="20140" w:author="Unknown Author" w:date="2026-10-30T04:17:53Z"><w:r><w:rPr><w:kern w:val="0"/><w:szCs w:val="24"/><w:lang w:val="es-CO" w:eastAsia="en-US" w:bidi="ar-SA"/></w:rPr><w:delText>No iniciado; agente aduanero por contratar</w:delText></w:r></w:del></w:p></w:tc><w:tc><w:tcPr><w:tcW w:w="1171" w:type="dxa"/><w:tcBorders></w:tcBorders><w:shd w:color="auto" w:fill="F7F7F7" w:val="clear"/></w:tcPr><w:p><w:pPr><w:pStyle w:val="Tabla8"/><w:widowControl/><w:jc w:val="left"/><w:rPr><w:kern w:val="0"/><w:szCs w:val="24"/><w:lang w:val="es-CO" w:eastAsia="en-US" w:bidi="ar-SA"/><w:del w:id="20143" w:author="Unknown Author" w:date="2026-10-30T04:17:53Z"></w:del></w:rPr></w:pPr><w:del w:id="20142" w:author="Unknown Author" w:date="2026-10-30T04:17:53Z"><w:r><w:rPr><w:kern w:val="0"/><w:szCs w:val="24"/><w:lang w:val="es-CO" w:eastAsia="en-US" w:bidi="ar-SA"/></w:rPr><w:delText>Cotización de importación por adjuntar</w:delText></w:r></w:del></w:p></w:tc><w:tc><w:tcPr><w:tcW w:w="1004" w:type="dxa"/><w:tcBorders></w:tcBorders><w:shd w:color="auto" w:fill="F7F7F7" w:val="clear"/></w:tcPr><w:p><w:pPr><w:pStyle w:val="Tabla8"/><w:widowControl/><w:jc w:val="left"/><w:rPr><w:kern w:val="0"/><w:szCs w:val="24"/><w:lang w:val="es-CO" w:eastAsia="en-US" w:bidi="ar-SA"/><w:del w:id="20145" w:author="Unknown Author" w:date="2026-10-30T04:17:53Z"></w:del></w:rPr></w:pPr><w:del w:id="20144" w:author="Unknown Author" w:date="2026-10-30T04:17:53Z"><w:r><w:rPr><w:kern w:val="0"/><w:szCs w:val="24"/><w:lang w:val="es-CO" w:eastAsia="en-US" w:bidi="ar-SA"/></w:rPr><w:delText>Universidad ejecutora, con agente aduanero</w:delText></w:r></w:del></w:p></w:tc><w:tc><w:tcPr><w:tcW w:w="1169" w:type="dxa"/><w:tcBorders></w:tcBorders><w:shd w:color="auto" w:fill="F7F7F7" w:val="clear"/></w:tcPr><w:p><w:pPr><w:pStyle w:val="Tabla8"/><w:widowControl/><w:jc w:val="left"/><w:rPr><w:kern w:val="0"/><w:szCs w:val="24"/><w:lang w:val="es-CO" w:eastAsia="en-US" w:bidi="ar-SA"/><w:del w:id="20147" w:author="Unknown Author" w:date="2026-10-30T04:17:53Z"></w:del></w:rPr></w:pPr><w:del w:id="20146" w:author="Unknown Author" w:date="2026-10-30T04:17:53Z"><w:r><w:rPr><w:kern w:val="0"/><w:szCs w:val="24"/><w:lang w:val="es-CO" w:eastAsia="en-US" w:bidi="ar-SA"/></w:rPr><w:delText>Lotes de la red en los meses 5, 13 y 18; lote del laboratorio entre los meses 7 y 10</w:delText></w:r></w:del></w:p></w:tc></w:tr><w:tr><w:trPr><w:del w:id="20148" w:author="Unknown Author" w:date="2026-10-30T04:17:53Z"/><w:cantSplit w:val="true"/></w:trPr><w:tc><w:tcPr><w:tcW w:w="1673" w:type="dxa"/><w:tcBorders></w:tcBorders></w:tcPr><w:p><w:pPr><w:pStyle w:val="Tabla8"/><w:widowControl/><w:jc w:val="left"/><w:rPr><w:kern w:val="0"/><w:szCs w:val="24"/><w:lang w:val="es-CO" w:eastAsia="en-US" w:bidi="ar-SA"/><w:del w:id="20150" w:author="Unknown Author" w:date="2026-10-30T04:17:53Z"></w:del></w:rPr></w:pPr><w:del w:id="20149" w:author="Unknown Author" w:date="2026-10-30T04:17:53Z"><w:r><w:rPr><w:kern w:val="0"/><w:szCs w:val="24"/><w:lang w:val="es-CO" w:eastAsia="en-US" w:bidi="ar-SA"/></w:rPr><w:delText>Consentimiento informado y registro de bases de datos personales</w:delText></w:r></w:del></w:p></w:tc><w:tc><w:tcPr><w:tcW w:w="1505" w:type="dxa"/><w:tcBorders></w:tcBorders></w:tcPr><w:p><w:pPr><w:pStyle w:val="Tabla8"/><w:widowControl/><w:jc w:val="left"/><w:rPr><w:kern w:val="0"/><w:szCs w:val="24"/><w:lang w:val="es-CO" w:eastAsia="en-US" w:bidi="ar-SA"/><w:del w:id="20152" w:author="Unknown Author" w:date="2026-10-30T04:17:53Z"></w:del></w:rPr></w:pPr><w:del w:id="20151" w:author="Unknown Author" w:date="2026-10-30T04:17:53Z"><w:r><w:rPr><w:kern w:val="0"/><w:szCs w:val="24"/><w:lang w:val="es-CO" w:eastAsia="en-US" w:bidi="ar-SA"/></w:rPr><w:delText>Titulares de los datos y autoridad de protección de datos (Superintendencia de Industria y Comercio) cuando aplique</w:delText></w:r></w:del></w:p></w:tc><w:tc><w:tcPr><w:tcW w:w="1170" w:type="dxa"/><w:tcBorders></w:tcBorders></w:tcPr><w:p><w:pPr><w:pStyle w:val="Tabla8"/><w:widowControl/><w:jc w:val="left"/><w:rPr><w:kern w:val="0"/><w:szCs w:val="24"/><w:lang w:val="es-CO" w:eastAsia="en-US" w:bidi="ar-SA"/><w:del w:id="20154" w:author="Unknown Author" w:date="2026-10-30T04:17:53Z"></w:del></w:rPr></w:pPr><w:del w:id="20153" w:author="Unknown Author" w:date="2026-10-30T04:17:53Z"><w:r><w:rPr><w:kern w:val="0"/><w:szCs w:val="24"/><w:lang w:val="es-CO" w:eastAsia="en-US" w:bidi="ar-SA"/></w:rPr><w:delText>Talleres, jornadas y encuestas (3.1 a 3.4)</w:delText></w:r></w:del></w:p></w:tc><w:tc><w:tcPr><w:tcW w:w="1088" w:type="dxa"/><w:tcBorders></w:tcBorders></w:tcPr><w:p><w:pPr><w:pStyle w:val="Tabla8"/><w:widowControl/><w:jc w:val="left"/><w:rPr><w:kern w:val="0"/><w:szCs w:val="24"/><w:lang w:val="es-CO" w:eastAsia="en-US" w:bidi="ar-SA"/><w:del w:id="20156" w:author="Unknown Author" w:date="2026-10-30T04:17:53Z"></w:del></w:rPr></w:pPr><w:del w:id="20155" w:author="Unknown Author" w:date="2026-10-30T04:17:53Z"><w:r><w:rPr><w:kern w:val="0"/><w:szCs w:val="24"/><w:lang w:val="es-CO" w:eastAsia="en-US" w:bidi="ar-SA"/></w:rPr><w:delText>Antes de cada actividad; registro antes de conformar la base</w:delText></w:r></w:del></w:p></w:tc><w:tc><w:tcPr><w:tcW w:w="1172" w:type="dxa"/><w:tcBorders></w:tcBorders></w:tcPr><w:p><w:pPr><w:pStyle w:val="Tabla8"/><w:widowControl/><w:jc w:val="left"/><w:rPr><w:kern w:val="0"/><w:szCs w:val="24"/><w:lang w:val="es-CO" w:eastAsia="en-US" w:bidi="ar-SA"/><w:del w:id="20158" w:author="Unknown Author" w:date="2026-10-30T04:17:53Z"></w:del></w:rPr></w:pPr><w:del w:id="20157" w:author="Unknown Author" w:date="2026-10-30T04:17:53Z"><w:r><w:rPr><w:kern w:val="0"/><w:szCs w:val="24"/><w:lang w:val="es-CO" w:eastAsia="en-US" w:bidi="ar-SA"/></w:rPr><w:delText>Formato por diseñar; sin firmas</w:delText></w:r></w:del></w:p></w:tc><w:tc><w:tcPr><w:tcW w:w="1171" w:type="dxa"/><w:tcBorders></w:tcBorders></w:tcPr><w:p><w:pPr><w:pStyle w:val="Tabla8"/><w:widowControl/><w:jc w:val="left"/><w:rPr><w:kern w:val="0"/><w:szCs w:val="24"/><w:lang w:val="es-CO" w:eastAsia="en-US" w:bidi="ar-SA"/><w:del w:id="20160" w:author="Unknown Author" w:date="2026-10-30T04:17:53Z"></w:del></w:rPr></w:pPr><w:del w:id="20159" w:author="Unknown Author" w:date="2026-10-30T04:17:53Z"><w:r><w:rPr><w:kern w:val="0"/><w:szCs w:val="24"/><w:lang w:val="es-CO" w:eastAsia="en-US" w:bidi="ar-SA"/></w:rPr><w:delText>Protocolo de consentimiento de la sección 25</w:delText></w:r></w:del></w:p></w:tc><w:tc><w:tcPr><w:tcW w:w="1004" w:type="dxa"/><w:tcBorders></w:tcBorders></w:tcPr><w:p><w:pPr><w:pStyle w:val="Tabla8"/><w:widowControl/><w:jc w:val="left"/><w:rPr><w:kern w:val="0"/><w:szCs w:val="24"/><w:lang w:val="es-CO" w:eastAsia="en-US" w:bidi="ar-SA"/><w:del w:id="20162" w:author="Unknown Author" w:date="2026-10-30T04:17:53Z"></w:del></w:rPr></w:pPr><w:del w:id="20161" w:author="Unknown Author" w:date="2026-10-30T04:17:53Z"><w:r><w:rPr><w:kern w:val="0"/><w:szCs w:val="24"/><w:lang w:val="es-CO" w:eastAsia="en-US" w:bidi="ar-SA"/></w:rPr><w:delText>Universidad ejecutora, como responsable del tratamiento</w:delText></w:r></w:del></w:p></w:tc><w:tc><w:tcPr><w:tcW w:w="1169" w:type="dxa"/><w:tcBorders></w:tcBorders></w:tcPr><w:p><w:pPr><w:pStyle w:val="Tabla8"/><w:widowControl/><w:jc w:val="left"/><w:rPr><w:kern w:val="0"/><w:szCs w:val="24"/><w:lang w:val="es-CO" w:eastAsia="en-US" w:bidi="ar-SA"/><w:del w:id="20165" w:author="Unknown Author" w:date="2026-10-30T04:17:53Z"></w:del></w:rPr></w:pPr><w:del w:id="20163" w:author="Unknown Author" w:date="2026-10-30T04:17:53Z"><w:r><w:rPr><w:kern w:val="0"/><w:szCs w:val="24"/><w:lang w:val="es-CO" w:eastAsia="en-US" w:bidi="ar-SA"/></w:rPr><w:delText xml:space="preserve">Formato en el mes 2; registro, si aplica, en el mes 3 </w:delText></w:r></w:del><w:del w:id="20164" w:author="Unknown Author" w:date="2026-10-30T04:17:53Z"><w:r><w:rPr><w:color w:val="00B050"/><w:kern w:val="0"/><w:szCs w:val="24"/><w:lang w:val="es-CO" w:eastAsia="en-US" w:bidi="ar-SA"/></w:rPr><w:delText>[Diligenciar: obligación de registro de la universidad]</w:delText></w:r></w:del></w:p></w:tc></w:tr><w:tr><w:trPr><w:del w:id="20166" w:author="Unknown Author" w:date="2026-10-30T04:17:53Z"/><w:cantSplit w:val="true"/></w:trPr><w:tc><w:tcPr><w:tcW w:w="1673" w:type="dxa"/><w:tcBorders></w:tcBorders><w:shd w:color="auto" w:fill="F7F7F7" w:val="clear"/></w:tcPr><w:p><w:pPr><w:pStyle w:val="Tabla8"/><w:widowControl/><w:jc w:val="left"/><w:rPr><w:kern w:val="0"/><w:szCs w:val="24"/><w:lang w:val="es-CO" w:eastAsia="en-US" w:bidi="ar-SA"/><w:del w:id="20168" w:author="Unknown Author" w:date="2026-10-30T04:17:53Z"></w:del></w:rPr></w:pPr><w:del w:id="20167" w:author="Unknown Author" w:date="2026-10-30T04:17:53Z"><w:r><w:rPr><w:kern w:val="0"/><w:szCs w:val="24"/><w:lang w:val="es-CO" w:eastAsia="en-US" w:bidi="ar-SA"/></w:rPr><w:delText>Aval del Comité de Ética de la Investigación o de Bioética, si aplica</w:delText></w:r></w:del></w:p></w:tc><w:tc><w:tcPr><w:tcW w:w="1505" w:type="dxa"/><w:tcBorders></w:tcBorders><w:shd w:color="auto" w:fill="F7F7F7" w:val="clear"/></w:tcPr><w:p><w:pPr><w:pStyle w:val="Tabla8"/><w:widowControl/><w:jc w:val="left"/><w:rPr><w:kern w:val="0"/><w:szCs w:val="24"/><w:lang w:val="es-CO" w:eastAsia="en-US" w:bidi="ar-SA"/><w:del w:id="20170" w:author="Unknown Author" w:date="2026-10-30T04:17:53Z"></w:del></w:rPr></w:pPr><w:del w:id="20169" w:author="Unknown Author" w:date="2026-10-30T04:17:53Z"><w:r><w:rPr><w:kern w:val="0"/><w:szCs w:val="24"/><w:lang w:val="es-CO" w:eastAsia="en-US" w:bidi="ar-SA"/></w:rPr><w:delText>Comité de ética de la universidad u otra entidad con comité</w:delText></w:r></w:del></w:p></w:tc><w:tc><w:tcPr><w:tcW w:w="1170" w:type="dxa"/><w:tcBorders></w:tcBorders><w:shd w:color="auto" w:fill="F7F7F7" w:val="clear"/></w:tcPr><w:p><w:pPr><w:pStyle w:val="Tabla8"/><w:widowControl/><w:jc w:val="left"/><w:rPr><w:kern w:val="0"/><w:szCs w:val="24"/><w:lang w:val="es-CO" w:eastAsia="en-US" w:bidi="ar-SA"/><w:del w:id="20172" w:author="Unknown Author" w:date="2026-10-30T04:17:53Z"></w:del></w:rPr></w:pPr><w:del w:id="20171" w:author="Unknown Author" w:date="2026-10-30T04:17:53Z"><w:r><w:rPr><w:kern w:val="0"/><w:szCs w:val="24"/><w:lang w:val="es-CO" w:eastAsia="en-US" w:bidi="ar-SA"/></w:rPr><w:delText>Talleres y encuestas con personas (3.1 a 3.4)</w:delText></w:r></w:del></w:p></w:tc><w:tc><w:tcPr><w:tcW w:w="1088" w:type="dxa"/><w:tcBorders></w:tcBorders><w:shd w:color="auto" w:fill="F7F7F7" w:val="clear"/></w:tcPr><w:p><w:pPr><w:pStyle w:val="Tabla8"/><w:widowControl/><w:jc w:val="left"/><w:rPr><w:kern w:val="0"/><w:szCs w:val="24"/><w:lang w:val="es-CO" w:eastAsia="en-US" w:bidi="ar-SA"/><w:del w:id="20174" w:author="Unknown Author" w:date="2026-10-30T04:17:53Z"></w:del></w:rPr></w:pPr><w:del w:id="20173" w:author="Unknown Author" w:date="2026-10-30T04:17:53Z"><w:r><w:rPr><w:kern w:val="0"/><w:szCs w:val="24"/><w:lang w:val="es-CO" w:eastAsia="en-US" w:bidi="ar-SA"/></w:rPr><w:delText>Al radicar, con la postulación (numeral 10.10; causal de rechazo 11.6)</w:delText></w:r></w:del></w:p></w:tc><w:tc><w:tcPr><w:tcW w:w="1172" w:type="dxa"/><w:tcBorders></w:tcBorders><w:shd w:color="auto" w:fill="F7F7F7" w:val="clear"/></w:tcPr><w:p><w:pPr><w:pStyle w:val="Tabla8"/><w:widowControl/><w:jc w:val="left"/><w:rPr><w:kern w:val="0"/><w:szCs w:val="24"/><w:lang w:val="es-CO" w:eastAsia="en-US" w:bidi="ar-SA"/><w:del w:id="20177" w:author="Unknown Author" w:date="2026-10-30T04:17:53Z"></w:del></w:rPr></w:pPr><w:del w:id="20175" w:author="Unknown Author" w:date="2026-10-30T04:17:53Z"><w:r><w:rPr><w:kern w:val="0"/><w:szCs w:val="24"/><w:lang w:val="es-CO" w:eastAsia="en-US" w:bidi="ar-SA"/></w:rPr><w:delText xml:space="preserve">La formulación considera que no es obligatorio; se adjunta el aval o la determinación del comité </w:delText></w:r></w:del><w:del w:id="20176" w:author="Unknown Author" w:date="2026-10-30T04:17:53Z"><w:r><w:rPr><w:color w:val="00B050"/><w:kern w:val="0"/><w:szCs w:val="24"/><w:lang w:val="es-CO" w:eastAsia="en-US" w:bidi="ar-SA"/></w:rPr><w:delText>[Diligenciar: determinación del comité de ética de la IES]</w:delText></w:r></w:del></w:p></w:tc><w:tc><w:tcPr><w:tcW w:w="1171" w:type="dxa"/><w:tcBorders></w:tcBorders><w:shd w:color="auto" w:fill="F7F7F7" w:val="clear"/></w:tcPr><w:p><w:pPr><w:pStyle w:val="Tabla8"/><w:widowControl/><w:jc w:val="left"/><w:rPr><w:kern w:val="0"/><w:szCs w:val="24"/><w:lang w:val="es-CO" w:eastAsia="en-US" w:bidi="ar-SA"/><w:del w:id="20179" w:author="Unknown Author" w:date="2026-10-30T04:17:53Z"></w:del></w:rPr></w:pPr><w:del w:id="20178" w:author="Unknown Author" w:date="2026-10-30T04:17:53Z"><w:r><w:rPr><w:kern w:val="0"/><w:szCs w:val="24"/><w:lang w:val="es-CO" w:eastAsia="en-US" w:bidi="ar-SA"/></w:rPr><w:delText>Protocolo de participación y de consentimiento</w:delText></w:r></w:del></w:p></w:tc><w:tc><w:tcPr><w:tcW w:w="1004" w:type="dxa"/><w:tcBorders></w:tcBorders><w:shd w:color="auto" w:fill="F7F7F7" w:val="clear"/></w:tcPr><w:p><w:pPr><w:pStyle w:val="Tabla8"/><w:widowControl/><w:jc w:val="left"/><w:rPr><w:kern w:val="0"/><w:szCs w:val="24"/><w:lang w:val="es-CO" w:eastAsia="en-US" w:bidi="ar-SA"/><w:del w:id="20181" w:author="Unknown Author" w:date="2026-10-30T04:17:53Z"></w:del></w:rPr></w:pPr><w:del w:id="20180" w:author="Unknown Author" w:date="2026-10-30T04:17:53Z"><w:r><w:rPr><w:kern w:val="0"/><w:szCs w:val="24"/><w:lang w:val="es-CO" w:eastAsia="en-US" w:bidi="ar-SA"/></w:rPr><w:delText>Universidad ejecutora</w:delText></w:r></w:del></w:p></w:tc><w:tc><w:tcPr><w:tcW w:w="1169" w:type="dxa"/><w:tcBorders></w:tcBorders><w:shd w:color="auto" w:fill="F7F7F7" w:val="clear"/></w:tcPr><w:p><w:pPr><w:pStyle w:val="Tabla8"/><w:widowControl/><w:jc w:val="left"/><w:rPr><w:kern w:val="0"/><w:szCs w:val="24"/><w:lang w:val="es-CO" w:eastAsia="en-US" w:bidi="ar-SA"/><w:del w:id="20184" w:author="Unknown Author" w:date="2026-10-30T04:17:53Z"></w:del></w:rPr></w:pPr><w:del w:id="20182" w:author="Unknown Author" w:date="2026-10-30T04:17:53Z"><w:r><w:rPr><w:kern w:val="0"/><w:szCs w:val="24"/><w:lang w:val="es-CO" w:eastAsia="en-US" w:bidi="ar-SA"/></w:rPr><w:delText xml:space="preserve">Antes de radicar </w:delText></w:r></w:del><w:del w:id="20183" w:author="Unknown Author" w:date="2026-10-30T04:17:53Z"><w:r><w:rPr><w:color w:val="00B050"/><w:kern w:val="0"/><w:szCs w:val="24"/><w:lang w:val="es-CO" w:eastAsia="en-US" w:bidi="ar-SA"/></w:rPr><w:delText>[Diligenciar: fecha del aval o de la determinación del comité]</w:delText></w:r></w:del></w:p></w:tc></w:tr><w:tr><w:trPr><w:del w:id="20185" w:author="Unknown Author" w:date="2026-10-30T04:17:53Z"/><w:cantSplit w:val="true"/></w:trPr><w:tc><w:tcPr><w:tcW w:w="1673" w:type="dxa"/><w:tcBorders></w:tcBorders></w:tcPr><w:p><w:pPr><w:pStyle w:val="Tabla8"/><w:widowControl/><w:jc w:val="left"/><w:rPr><w:kern w:val="0"/><w:szCs w:val="24"/><w:lang w:val="es-CO" w:eastAsia="en-US" w:bidi="ar-SA"/><w:del w:id="20187" w:author="Unknown Author" w:date="2026-10-30T04:17:53Z"></w:del></w:rPr></w:pPr><w:del w:id="20186" w:author="Unknown Author" w:date="2026-10-30T04:17:53Z"><w:r><w:rPr><w:kern w:val="0"/><w:szCs w:val="24"/><w:lang w:val="es-CO" w:eastAsia="en-US" w:bidi="ar-SA"/></w:rPr><w:delText>Registro del software ante la Dirección Nacional de Derecho de Autor (DNDA)</w:delText></w:r></w:del></w:p></w:tc><w:tc><w:tcPr><w:tcW w:w="1505" w:type="dxa"/><w:tcBorders></w:tcBorders></w:tcPr><w:p><w:pPr><w:pStyle w:val="Tabla8"/><w:widowControl/><w:jc w:val="left"/><w:rPr><w:kern w:val="0"/><w:szCs w:val="24"/><w:lang w:val="es-CO" w:eastAsia="en-US" w:bidi="ar-SA"/><w:del w:id="20189" w:author="Unknown Author" w:date="2026-10-30T04:17:53Z"></w:del></w:rPr></w:pPr><w:del w:id="20188" w:author="Unknown Author" w:date="2026-10-30T04:17:53Z"><w:r><w:rPr><w:kern w:val="0"/><w:szCs w:val="24"/><w:lang w:val="es-CO" w:eastAsia="en-US" w:bidi="ar-SA"/></w:rPr><w:delText>DNDA</w:delText></w:r></w:del></w:p></w:tc><w:tc><w:tcPr><w:tcW w:w="1170" w:type="dxa"/><w:tcBorders></w:tcBorders></w:tcPr><w:p><w:pPr><w:pStyle w:val="Tabla8"/><w:widowControl/><w:jc w:val="left"/><w:rPr><w:kern w:val="0"/><w:szCs w:val="24"/><w:lang w:val="es-CO" w:eastAsia="en-US" w:bidi="ar-SA"/><w:del w:id="20191" w:author="Unknown Author" w:date="2026-10-30T04:17:53Z"></w:del></w:rPr></w:pPr><w:del w:id="20190" w:author="Unknown Author" w:date="2026-10-30T04:17:53Z"><w:r><w:rPr><w:kern w:val="0"/><w:szCs w:val="24"/><w:lang w:val="es-CO" w:eastAsia="en-US" w:bidi="ar-SA"/></w:rPr><w:delText>Registro de propiedad intelectual (línea de registro y asesoría; actividad 3.5)</w:delText></w:r></w:del></w:p></w:tc><w:tc><w:tcPr><w:tcW w:w="1088" w:type="dxa"/><w:tcBorders></w:tcBorders></w:tcPr><w:p><w:pPr><w:pStyle w:val="Tabla8"/><w:widowControl/><w:jc w:val="left"/><w:rPr><w:kern w:val="0"/><w:szCs w:val="24"/><w:lang w:val="es-CO" w:eastAsia="en-US" w:bidi="ar-SA"/><w:del w:id="20193" w:author="Unknown Author" w:date="2026-10-30T04:17:53Z"></w:del></w:rPr></w:pPr><w:del w:id="20192" w:author="Unknown Author" w:date="2026-10-30T04:17:53Z"><w:r><w:rPr><w:kern w:val="0"/><w:szCs w:val="24"/><w:lang w:val="es-CO" w:eastAsia="en-US" w:bidi="ar-SA"/></w:rPr><w:delText>Antes de la entrega a las entidades custodias</w:delText></w:r></w:del></w:p></w:tc><w:tc><w:tcPr><w:tcW w:w="1172" w:type="dxa"/><w:tcBorders></w:tcBorders></w:tcPr><w:p><w:pPr><w:pStyle w:val="Tabla8"/><w:widowControl/><w:jc w:val="left"/><w:rPr><w:kern w:val="0"/><w:szCs w:val="24"/><w:lang w:val="es-CO" w:eastAsia="en-US" w:bidi="ar-SA"/><w:del w:id="20195" w:author="Unknown Author" w:date="2026-10-30T04:17:53Z"></w:del></w:rPr></w:pPr><w:del w:id="20194" w:author="Unknown Author" w:date="2026-10-30T04:17:53Z"><w:r><w:rPr><w:kern w:val="0"/><w:szCs w:val="24"/><w:lang w:val="es-CO" w:eastAsia="en-US" w:bidi="ar-SA"/></w:rPr><w:delText>No iniciado</w:delText></w:r></w:del></w:p></w:tc><w:tc><w:tcPr><w:tcW w:w="1171" w:type="dxa"/><w:tcBorders></w:tcBorders></w:tcPr><w:p><w:pPr><w:pStyle w:val="Tabla8"/><w:widowControl/><w:jc w:val="left"/><w:rPr><w:kern w:val="0"/><w:szCs w:val="24"/><w:lang w:val="es-CO" w:eastAsia="en-US" w:bidi="ar-SA"/><w:del w:id="20197" w:author="Unknown Author" w:date="2026-10-30T04:17:53Z"></w:del></w:rPr></w:pPr><w:del w:id="20196" w:author="Unknown Author" w:date="2026-10-30T04:17:53Z"><w:r><w:rPr><w:kern w:val="0"/><w:szCs w:val="24"/><w:lang w:val="es-CO" w:eastAsia="en-US" w:bidi="ar-SA"/></w:rPr><w:delText>Código fuente versionado, disponible desde la actividad 2.2</w:delText></w:r></w:del></w:p></w:tc><w:tc><w:tcPr><w:tcW w:w="1004" w:type="dxa"/><w:tcBorders></w:tcBorders></w:tcPr><w:p><w:pPr><w:pStyle w:val="Tabla8"/><w:widowControl/><w:jc w:val="left"/><w:rPr><w:kern w:val="0"/><w:szCs w:val="24"/><w:lang w:val="es-CO" w:eastAsia="en-US" w:bidi="ar-SA"/><w:del w:id="20199" w:author="Unknown Author" w:date="2026-10-30T04:17:53Z"></w:del></w:rPr></w:pPr><w:del w:id="20198" w:author="Unknown Author" w:date="2026-10-30T04:17:53Z"><w:r><w:rPr><w:kern w:val="0"/><w:szCs w:val="24"/><w:lang w:val="es-CO" w:eastAsia="en-US" w:bidi="ar-SA"/></w:rPr><w:delText>Universidad ejecutora y empresa tecnológica</w:delText></w:r></w:del></w:p></w:tc><w:tc><w:tcPr><w:tcW w:w="1169" w:type="dxa"/><w:tcBorders></w:tcBorders></w:tcPr><w:p><w:pPr><w:pStyle w:val="Tabla8"/><w:widowControl/><w:jc w:val="left"/><w:rPr><w:kern w:val="0"/><w:szCs w:val="24"/><w:lang w:val="es-CO" w:eastAsia="en-US" w:bidi="ar-SA"/><w:del w:id="20201" w:author="Unknown Author" w:date="2026-10-30T04:17:53Z"></w:del></w:rPr></w:pPr><w:del w:id="20200" w:author="Unknown Author" w:date="2026-10-30T04:17:53Z"><w:r><w:rPr><w:kern w:val="0"/><w:szCs w:val="24"/><w:lang w:val="es-CO" w:eastAsia="en-US" w:bidi="ar-SA"/></w:rPr><w:delText>Solicitudes en los meses 14 y 22</w:delText></w:r></w:del></w:p></w:tc></w:tr><w:tr><w:trPr><w:del w:id="20202" w:author="Unknown Author" w:date="2026-10-30T04:17:53Z"/><w:cantSplit w:val="true"/></w:trPr><w:tc><w:tcPr><w:tcW w:w="1673" w:type="dxa"/><w:tcBorders></w:tcBorders><w:shd w:color="auto" w:fill="F7F7F7" w:val="clear"/></w:tcPr><w:p><w:pPr><w:pStyle w:val="Tabla8"/><w:widowControl/><w:jc w:val="left"/><w:rPr><w:kern w:val="0"/><w:szCs w:val="24"/><w:lang w:val="es-CO" w:eastAsia="en-US" w:bidi="ar-SA"/><w:del w:id="20204" w:author="Unknown Author" w:date="2026-10-30T04:17:53Z"></w:del></w:rPr></w:pPr><w:del w:id="20203" w:author="Unknown Author" w:date="2026-10-30T04:17:53Z"><w:r><w:rPr><w:kern w:val="0"/><w:szCs w:val="24"/><w:lang w:val="es-CO" w:eastAsia="en-US" w:bidi="ar-SA"/></w:rPr><w:delText>Autorización de operación del dron en cada sitio</w:delText></w:r></w:del></w:p></w:tc><w:tc><w:tcPr><w:tcW w:w="1505" w:type="dxa"/><w:tcBorders></w:tcBorders><w:shd w:color="auto" w:fill="F7F7F7" w:val="clear"/></w:tcPr><w:p><w:pPr><w:pStyle w:val="Tabla8"/><w:widowControl/><w:jc w:val="left"/><w:rPr><w:kern w:val="0"/><w:szCs w:val="24"/><w:lang w:val="es-CO" w:eastAsia="en-US" w:bidi="ar-SA"/><w:del w:id="20207" w:author="Unknown Author" w:date="2026-10-30T04:17:53Z"></w:del></w:rPr></w:pPr><w:del w:id="20205" w:author="Unknown Author" w:date="2026-10-30T04:17:53Z"><w:r><w:rPr><w:kern w:val="0"/><w:szCs w:val="24"/><w:lang w:val="es-CO" w:eastAsia="en-US" w:bidi="ar-SA"/></w:rPr><w:delText xml:space="preserve">Autoridad de aeronáutica civil </w:delText></w:r></w:del><w:del w:id="20206" w:author="Unknown Author" w:date="2026-10-30T04:17:53Z"><w:r><w:rPr><w:color w:val="00B050"/><w:kern w:val="0"/><w:szCs w:val="24"/><w:lang w:val="es-CO" w:eastAsia="en-US" w:bidi="ar-SA"/></w:rPr><w:delText>[Diligenciar: autoridad y norma vigente sobre aeronaves no tripuladas]</w:delText></w:r></w:del></w:p></w:tc><w:tc><w:tcPr><w:tcW w:w="1170" w:type="dxa"/><w:tcBorders></w:tcBorders><w:shd w:color="auto" w:fill="F7F7F7" w:val="clear"/></w:tcPr><w:p><w:pPr><w:pStyle w:val="Tabla8"/><w:widowControl/><w:jc w:val="left"/><w:rPr><w:kern w:val="0"/><w:szCs w:val="24"/><w:lang w:val="es-CO" w:eastAsia="en-US" w:bidi="ar-SA"/><w:del w:id="20209" w:author="Unknown Author" w:date="2026-10-30T04:17:53Z"></w:del></w:rPr></w:pPr><w:del w:id="20208" w:author="Unknown Author" w:date="2026-10-30T04:17:53Z"><w:r><w:rPr><w:kern w:val="0"/><w:szCs w:val="24"/><w:lang w:val="es-CO" w:eastAsia="en-US" w:bidi="ar-SA"/></w:rPr><w:delText>Levantamiento de la geometría antes de cada evento (1.7 y 2.6)</w:delText></w:r></w:del></w:p></w:tc><w:tc><w:tcPr><w:tcW w:w="1088" w:type="dxa"/><w:tcBorders></w:tcBorders><w:shd w:color="auto" w:fill="F7F7F7" w:val="clear"/></w:tcPr><w:p><w:pPr><w:pStyle w:val="Tabla8"/><w:widowControl/><w:jc w:val="left"/><w:rPr><w:kern w:val="0"/><w:szCs w:val="24"/><w:lang w:val="es-CO" w:eastAsia="en-US" w:bidi="ar-SA"/><w:del w:id="20211" w:author="Unknown Author" w:date="2026-10-30T04:17:53Z"></w:del></w:rPr></w:pPr><w:del w:id="20210" w:author="Unknown Author" w:date="2026-10-30T04:17:53Z"><w:r><w:rPr><w:kern w:val="0"/><w:szCs w:val="24"/><w:lang w:val="es-CO" w:eastAsia="en-US" w:bidi="ar-SA"/></w:rPr><w:delText>Antes del primer vuelo</w:delText></w:r></w:del></w:p></w:tc><w:tc><w:tcPr><w:tcW w:w="1172" w:type="dxa"/><w:tcBorders></w:tcBorders><w:shd w:color="auto" w:fill="F7F7F7" w:val="clear"/></w:tcPr><w:p><w:pPr><w:pStyle w:val="Tabla8"/><w:widowControl/><w:jc w:val="left"/><w:rPr><w:kern w:val="0"/><w:szCs w:val="24"/><w:lang w:val="es-CO" w:eastAsia="en-US" w:bidi="ar-SA"/><w:del w:id="20213" w:author="Unknown Author" w:date="2026-10-30T04:17:53Z"></w:del></w:rPr></w:pPr><w:del w:id="20212" w:author="Unknown Author" w:date="2026-10-30T04:17:53Z"><w:r><w:rPr><w:kern w:val="0"/><w:szCs w:val="24"/><w:lang w:val="es-CO" w:eastAsia="en-US" w:bidi="ar-SA"/></w:rPr><w:delText>No iniciado</w:delText></w:r></w:del></w:p></w:tc><w:tc><w:tcPr><w:tcW w:w="1171" w:type="dxa"/><w:tcBorders></w:tcBorders><w:shd w:color="auto" w:fill="F7F7F7" w:val="clear"/></w:tcPr><w:p><w:pPr><w:pStyle w:val="Tabla8"/><w:widowControl/><w:jc w:val="left"/><w:rPr><w:kern w:val="0"/><w:szCs w:val="24"/><w:lang w:val="es-CO" w:eastAsia="en-US" w:bidi="ar-SA"/><w:del w:id="20215" w:author="Unknown Author" w:date="2026-10-30T04:17:53Z"></w:del></w:rPr></w:pPr><w:del w:id="20214" w:author="Unknown Author" w:date="2026-10-30T04:17:53Z"><w:r><w:rPr><w:kern w:val="0"/><w:szCs w:val="24"/><w:lang w:val="es-CO" w:eastAsia="en-US" w:bidi="ar-SA"/></w:rPr><w:delText>Ficha técnica del dron y plan de vuelo</w:delText></w:r></w:del></w:p></w:tc><w:tc><w:tcPr><w:tcW w:w="1004" w:type="dxa"/><w:tcBorders></w:tcBorders><w:shd w:color="auto" w:fill="F7F7F7" w:val="clear"/></w:tcPr><w:p><w:pPr><w:pStyle w:val="Tabla8"/><w:widowControl/><w:jc w:val="left"/><w:rPr><w:kern w:val="0"/><w:szCs w:val="24"/><w:lang w:val="es-CO" w:eastAsia="en-US" w:bidi="ar-SA"/><w:del w:id="20217" w:author="Unknown Author" w:date="2026-10-30T04:17:53Z"></w:del></w:rPr></w:pPr><w:del w:id="20216" w:author="Unknown Author" w:date="2026-10-30T04:17:53Z"><w:r><w:rPr><w:kern w:val="0"/><w:szCs w:val="24"/><w:lang w:val="es-CO" w:eastAsia="en-US" w:bidi="ar-SA"/></w:rPr><w:delText>Universidad ejecutora</w:delText></w:r></w:del></w:p></w:tc><w:tc><w:tcPr><w:tcW w:w="1169" w:type="dxa"/><w:tcBorders></w:tcBorders><w:shd w:color="auto" w:fill="F7F7F7" w:val="clear"/></w:tcPr><w:p><w:pPr><w:pStyle w:val="Tabla8"/><w:widowControl/><w:jc w:val="left"/><w:rPr><w:kern w:val="0"/><w:szCs w:val="24"/><w:lang w:val="es-CO" w:eastAsia="en-US" w:bidi="ar-SA"/><w:del w:id="20219" w:author="Unknown Author" w:date="2026-10-30T04:17:53Z"></w:del></w:rPr></w:pPr><w:del w:id="20218" w:author="Unknown Author" w:date="2026-10-30T04:17:53Z"><w:r><w:rPr><w:kern w:val="0"/><w:szCs w:val="24"/><w:lang w:val="es-CO" w:eastAsia="en-US" w:bidi="ar-SA"/></w:rPr><w:delText>Mes 12</w:delText></w:r></w:del></w:p></w:tc></w:tr><w:tr><w:trPr><w:del w:id="20220" w:author="Unknown Author" w:date="2026-10-30T04:17:53Z"/><w:cantSplit w:val="true"/></w:trPr><w:tc><w:tcPr><w:tcW w:w="1673" w:type="dxa"/><w:tcBorders></w:tcBorders></w:tcPr><w:p><w:pPr><w:pStyle w:val="Tabla8"/><w:widowControl/><w:jc w:val="left"/><w:rPr><w:kern w:val="0"/><w:szCs w:val="24"/><w:lang w:val="es-CO" w:eastAsia="en-US" w:bidi="ar-SA"/><w:del w:id="20222" w:author="Unknown Author" w:date="2026-10-30T04:17:53Z"></w:del></w:rPr></w:pPr><w:del w:id="20221" w:author="Unknown Author" w:date="2026-10-30T04:17:53Z"><w:r><w:rPr><w:kern w:val="0"/><w:szCs w:val="24"/><w:lang w:val="es-CO" w:eastAsia="en-US" w:bidi="ar-SA"/></w:rPr><w:delText>Autorización para medir en demoliciones y remociones reales</w:delText></w:r></w:del></w:p></w:tc><w:tc><w:tcPr><w:tcW w:w="1505" w:type="dxa"/><w:tcBorders></w:tcBorders></w:tcPr><w:p><w:pPr><w:pStyle w:val="Tabla8"/><w:widowControl/><w:jc w:val="left"/><w:rPr><w:kern w:val="0"/><w:szCs w:val="24"/><w:lang w:val="es-CO" w:eastAsia="en-US" w:bidi="ar-SA"/><w:del w:id="20225" w:author="Unknown Author" w:date="2026-10-30T04:17:53Z"></w:del></w:rPr></w:pPr><w:del w:id="20223" w:author="Unknown Author" w:date="2026-10-30T04:17:53Z"><w:r><w:rPr><w:kern w:val="0"/><w:szCs w:val="24"/><w:lang w:val="es-CO" w:eastAsia="en-US" w:bidi="ar-SA"/></w:rPr><w:delText xml:space="preserve">Propietario o contratista responsable de la demolición y entidad territorial </w:delText></w:r></w:del><w:del w:id="20224" w:author="Unknown Author" w:date="2026-10-30T04:17:53Z"><w:r><w:rPr><w:color w:val="00B050"/><w:kern w:val="0"/><w:szCs w:val="24"/><w:lang w:val="es-CO" w:eastAsia="en-US" w:bidi="ar-SA"/></w:rPr><w:delText>[Diligenciar: responsable de cada demolición]</w:delText></w:r></w:del></w:p></w:tc><w:tc><w:tcPr><w:tcW w:w="1170" w:type="dxa"/><w:tcBorders></w:tcBorders></w:tcPr><w:p><w:pPr><w:pStyle w:val="Tabla8"/><w:widowControl/><w:jc w:val="left"/><w:rPr><w:kern w:val="0"/><w:szCs w:val="24"/><w:lang w:val="es-CO" w:eastAsia="en-US" w:bidi="ar-SA"/><w:del w:id="20227" w:author="Unknown Author" w:date="2026-10-30T04:17:53Z"></w:del></w:rPr></w:pPr><w:del w:id="20226" w:author="Unknown Author" w:date="2026-10-30T04:17:53Z"><w:r><w:rPr><w:kern w:val="0"/><w:szCs w:val="24"/><w:lang w:val="es-CO" w:eastAsia="en-US" w:bidi="ar-SA"/></w:rPr><w:delText>Campañas de validación del gemelo (1.7)</w:delText></w:r></w:del></w:p></w:tc><w:tc><w:tcPr><w:tcW w:w="1088" w:type="dxa"/><w:tcBorders></w:tcBorders></w:tcPr><w:p><w:pPr><w:pStyle w:val="Tabla8"/><w:widowControl/><w:jc w:val="left"/><w:rPr><w:kern w:val="0"/><w:szCs w:val="24"/><w:lang w:val="es-CO" w:eastAsia="en-US" w:bidi="ar-SA"/><w:del w:id="20229" w:author="Unknown Author" w:date="2026-10-30T04:17:53Z"></w:del></w:rPr></w:pPr><w:del w:id="20228" w:author="Unknown Author" w:date="2026-10-30T04:17:53Z"><w:r><w:rPr><w:kern w:val="0"/><w:szCs w:val="24"/><w:lang w:val="es-CO" w:eastAsia="en-US" w:bidi="ar-SA"/></w:rPr><w:delText>Antes de cada campaña</w:delText></w:r></w:del></w:p></w:tc><w:tc><w:tcPr><w:tcW w:w="1172" w:type="dxa"/><w:tcBorders></w:tcBorders></w:tcPr><w:p><w:pPr><w:pStyle w:val="Tabla8"/><w:widowControl/><w:jc w:val="left"/><w:rPr><w:kern w:val="0"/><w:szCs w:val="24"/><w:lang w:val="es-CO" w:eastAsia="en-US" w:bidi="ar-SA"/><w:del w:id="20231" w:author="Unknown Author" w:date="2026-10-30T04:17:53Z"></w:del></w:rPr></w:pPr><w:del w:id="20230" w:author="Unknown Author" w:date="2026-10-30T04:17:53Z"><w:r><w:rPr><w:kern w:val="0"/><w:szCs w:val="24"/><w:lang w:val="es-CO" w:eastAsia="en-US" w:bidi="ar-SA"/></w:rPr><w:delText>No iniciado</w:delText></w:r></w:del></w:p></w:tc><w:tc><w:tcPr><w:tcW w:w="1171" w:type="dxa"/><w:tcBorders></w:tcBorders></w:tcPr><w:p><w:pPr><w:pStyle w:val="Tabla8"/><w:widowControl/><w:jc w:val="left"/><w:rPr><w:kern w:val="0"/><w:szCs w:val="24"/><w:lang w:val="es-CO" w:eastAsia="en-US" w:bidi="ar-SA"/><w:del w:id="20233" w:author="Unknown Author" w:date="2026-10-30T04:17:53Z"></w:del></w:rPr></w:pPr><w:del w:id="20232" w:author="Unknown Author" w:date="2026-10-30T04:17:53Z"><w:r><w:rPr><w:kern w:val="0"/><w:szCs w:val="24"/><w:lang w:val="es-CO" w:eastAsia="en-US" w:bidi="ar-SA"/></w:rPr><w:delText>Ninguno; el municipio aliado gestiona el acceso</w:delText></w:r></w:del></w:p></w:tc><w:tc><w:tcPr><w:tcW w:w="1004" w:type="dxa"/><w:tcBorders></w:tcBorders></w:tcPr><w:p><w:pPr><w:pStyle w:val="Tabla8"/><w:widowControl/><w:jc w:val="left"/><w:rPr><w:kern w:val="0"/><w:szCs w:val="24"/><w:lang w:val="es-CO" w:eastAsia="en-US" w:bidi="ar-SA"/><w:del w:id="20235" w:author="Unknown Author" w:date="2026-10-30T04:17:53Z"></w:del></w:rPr></w:pPr><w:del w:id="20234" w:author="Unknown Author" w:date="2026-10-30T04:17:53Z"><w:r><w:rPr><w:kern w:val="0"/><w:szCs w:val="24"/><w:lang w:val="es-CO" w:eastAsia="en-US" w:bidi="ar-SA"/></w:rPr><w:delText>Municipio aliado y universidad ejecutora</w:delText></w:r></w:del></w:p></w:tc><w:tc><w:tcPr><w:tcW w:w="1169" w:type="dxa"/><w:tcBorders></w:tcBorders></w:tcPr><w:p><w:pPr><w:pStyle w:val="Tabla8"/><w:widowControl/><w:jc w:val="left"/><w:rPr><w:kern w:val="0"/><w:szCs w:val="24"/><w:lang w:val="es-CO" w:eastAsia="en-US" w:bidi="ar-SA"/><w:del w:id="20237" w:author="Unknown Author" w:date="2026-10-30T04:17:53Z"></w:del></w:rPr></w:pPr><w:del w:id="20236" w:author="Unknown Author" w:date="2026-10-30T04:17:53Z"><w:r><w:rPr><w:kern w:val="0"/><w:szCs w:val="24"/><w:lang w:val="es-CO" w:eastAsia="en-US" w:bidi="ar-SA"/></w:rPr><w:delText>Meses 13 a 22, antes de cada campaña</w:delText></w:r></w:del></w:p></w:tc></w:tr><w:tr><w:trPr><w:del w:id="20238" w:author="Unknown Author" w:date="2026-10-30T04:17:53Z"/><w:cantSplit w:val="true"/></w:trPr><w:tc><w:tcPr><w:tcW w:w="1673" w:type="dxa"/><w:tcBorders></w:tcBorders><w:shd w:color="auto" w:fill="F7F7F7" w:val="clear"/></w:tcPr><w:p><w:pPr><w:pStyle w:val="Tabla8"/><w:widowControl/><w:jc w:val="left"/><w:rPr><w:kern w:val="0"/><w:szCs w:val="24"/><w:lang w:val="es-CO" w:eastAsia="en-US" w:bidi="ar-SA"/><w:del w:id="20240" w:author="Unknown Author" w:date="2026-10-30T04:17:53Z"></w:del></w:rPr></w:pPr><w:del w:id="20239" w:author="Unknown Author" w:date="2026-10-30T04:17:53Z"><w:r><w:rPr><w:kern w:val="0"/><w:szCs w:val="24"/><w:lang w:val="es-CO" w:eastAsia="en-US" w:bidi="ar-SA"/></w:rPr><w:delText>Licencias de software de modelación urbana, dispersión y SIG</w:delText></w:r></w:del></w:p></w:tc><w:tc><w:tcPr><w:tcW w:w="1505" w:type="dxa"/><w:tcBorders></w:tcBorders><w:shd w:color="auto" w:fill="F7F7F7" w:val="clear"/></w:tcPr><w:p><w:pPr><w:pStyle w:val="Tabla8"/><w:widowControl/><w:jc w:val="left"/><w:rPr><w:kern w:val="0"/><w:szCs w:val="24"/><w:lang w:val="es-CO" w:eastAsia="en-US" w:bidi="ar-SA"/><w:del w:id="20242" w:author="Unknown Author" w:date="2026-10-30T04:17:53Z"></w:del></w:rPr></w:pPr><w:del w:id="20241" w:author="Unknown Author" w:date="2026-10-30T04:17:53Z"><w:r><w:rPr><w:kern w:val="0"/><w:szCs w:val="24"/><w:lang w:val="es-CO" w:eastAsia="en-US" w:bidi="ar-SA"/></w:rPr><w:delText>Titulares de las licencias</w:delText></w:r></w:del></w:p></w:tc><w:tc><w:tcPr><w:tcW w:w="1170" w:type="dxa"/><w:tcBorders></w:tcBorders><w:shd w:color="auto" w:fill="F7F7F7" w:val="clear"/></w:tcPr><w:p><w:pPr><w:pStyle w:val="Tabla8"/><w:widowControl/><w:jc w:val="left"/><w:rPr><w:kern w:val="0"/><w:szCs w:val="24"/><w:lang w:val="es-CO" w:eastAsia="en-US" w:bidi="ar-SA"/><w:del w:id="20244" w:author="Unknown Author" w:date="2026-10-30T04:17:53Z"></w:del></w:rPr></w:pPr><w:del w:id="20243" w:author="Unknown Author" w:date="2026-10-30T04:17:53Z"><w:r><w:rPr><w:kern w:val="0"/><w:szCs w:val="24"/><w:lang w:val="es-CO" w:eastAsia="en-US" w:bidi="ar-SA"/></w:rPr><w:delText>Montaje de la cadena de modelación (2.6)</w:delText></w:r></w:del></w:p></w:tc><w:tc><w:tcPr><w:tcW w:w="1088" w:type="dxa"/><w:tcBorders></w:tcBorders><w:shd w:color="auto" w:fill="F7F7F7" w:val="clear"/></w:tcPr><w:p><w:pPr><w:pStyle w:val="Tabla8"/><w:widowControl/><w:jc w:val="left"/><w:rPr><w:kern w:val="0"/><w:szCs w:val="24"/><w:lang w:val="es-CO" w:eastAsia="en-US" w:bidi="ar-SA"/><w:del w:id="20246" w:author="Unknown Author" w:date="2026-10-30T04:17:53Z"></w:del></w:rPr></w:pPr><w:del w:id="20245" w:author="Unknown Author" w:date="2026-10-30T04:17:53Z"><w:r><w:rPr><w:kern w:val="0"/><w:szCs w:val="24"/><w:lang w:val="es-CO" w:eastAsia="en-US" w:bidi="ar-SA"/></w:rPr><w:delText>Antes de instalar el software</w:delText></w:r></w:del></w:p></w:tc><w:tc><w:tcPr><w:tcW w:w="1172" w:type="dxa"/><w:tcBorders></w:tcBorders><w:shd w:color="auto" w:fill="F7F7F7" w:val="clear"/></w:tcPr><w:p><w:pPr><w:pStyle w:val="Tabla8"/><w:widowControl/><w:jc w:val="left"/><w:rPr><w:kern w:val="0"/><w:szCs w:val="24"/><w:lang w:val="es-CO" w:eastAsia="en-US" w:bidi="ar-SA"/><w:del w:id="20248" w:author="Unknown Author" w:date="2026-10-30T04:17:53Z"></w:del></w:rPr></w:pPr><w:del w:id="20247" w:author="Unknown Author" w:date="2026-10-30T04:17:53Z"><w:r><w:rPr><w:kern w:val="0"/><w:szCs w:val="24"/><w:lang w:val="es-CO" w:eastAsia="en-US" w:bidi="ar-SA"/></w:rPr><w:delText>No iniciado</w:delText></w:r></w:del></w:p></w:tc><w:tc><w:tcPr><w:tcW w:w="1171" w:type="dxa"/><w:tcBorders></w:tcBorders><w:shd w:color="auto" w:fill="F7F7F7" w:val="clear"/></w:tcPr><w:p><w:pPr><w:pStyle w:val="Tabla8"/><w:widowControl/><w:jc w:val="left"/><w:rPr><w:kern w:val="0"/><w:szCs w:val="24"/><w:lang w:val="es-CO" w:eastAsia="en-US" w:bidi="ar-SA"/><w:del w:id="20250" w:author="Unknown Author" w:date="2026-10-30T04:17:53Z"></w:del></w:rPr></w:pPr><w:del w:id="20249" w:author="Unknown Author" w:date="2026-10-30T04:17:53Z"><w:r><w:rPr><w:kern w:val="0"/><w:szCs w:val="24"/><w:lang w:val="es-CO" w:eastAsia="en-US" w:bidi="ar-SA"/></w:rPr><w:delText>Cotización por adjuntar al presupuesto</w:delText></w:r></w:del></w:p></w:tc><w:tc><w:tcPr><w:tcW w:w="1004" w:type="dxa"/><w:tcBorders></w:tcBorders><w:shd w:color="auto" w:fill="F7F7F7" w:val="clear"/></w:tcPr><w:p><w:pPr><w:pStyle w:val="Tabla8"/><w:widowControl/><w:jc w:val="left"/><w:rPr><w:kern w:val="0"/><w:szCs w:val="24"/><w:lang w:val="es-CO" w:eastAsia="en-US" w:bidi="ar-SA"/><w:del w:id="20252" w:author="Unknown Author" w:date="2026-10-30T04:17:53Z"></w:del></w:rPr></w:pPr><w:del w:id="20251" w:author="Unknown Author" w:date="2026-10-30T04:17:53Z"><w:r><w:rPr><w:kern w:val="0"/><w:szCs w:val="24"/><w:lang w:val="es-CO" w:eastAsia="en-US" w:bidi="ar-SA"/></w:rPr><w:delText>Universidad ejecutora</w:delText></w:r></w:del></w:p></w:tc><w:tc><w:tcPr><w:tcW w:w="1169" w:type="dxa"/><w:tcBorders></w:tcBorders><w:shd w:color="auto" w:fill="F7F7F7" w:val="clear"/></w:tcPr><w:p><w:pPr><w:pStyle w:val="Tabla8"/><w:widowControl/><w:jc w:val="left"/><w:rPr><w:kern w:val="0"/><w:szCs w:val="24"/><w:lang w:val="es-CO" w:eastAsia="en-US" w:bidi="ar-SA"/><w:del w:id="20254" w:author="Unknown Author" w:date="2026-10-30T04:17:53Z"></w:del></w:rPr></w:pPr><w:del w:id="20253" w:author="Unknown Author" w:date="2026-10-30T04:17:53Z"><w:r><w:rPr><w:kern w:val="0"/><w:szCs w:val="24"/><w:lang w:val="es-CO" w:eastAsia="en-US" w:bidi="ar-SA"/></w:rPr><w:delText>Mes 7</w:delText></w:r></w:del></w:p></w:tc></w:tr><w:tr><w:trPr><w:del w:id="20255" w:author="Unknown Author" w:date="2026-10-30T04:17:53Z"/><w:cantSplit w:val="true"/></w:trPr><w:tc><w:tcPr><w:tcW w:w="1673" w:type="dxa"/><w:tcBorders></w:tcBorders></w:tcPr><w:p><w:pPr><w:pStyle w:val="Tabla8"/><w:widowControl/><w:jc w:val="left"/><w:rPr><w:kern w:val="0"/><w:szCs w:val="24"/><w:lang w:val="es-CO" w:eastAsia="en-US" w:bidi="ar-SA"/><w:del w:id="20257" w:author="Unknown Author" w:date="2026-10-30T04:17:53Z"></w:del></w:rPr></w:pPr><w:del w:id="20256" w:author="Unknown Author" w:date="2026-10-30T04:17:53Z"><w:r><w:rPr><w:kern w:val="0"/><w:szCs w:val="24"/><w:lang w:val="es-CO" w:eastAsia="en-US" w:bidi="ar-SA"/></w:rPr><w:delText>Acuerdo de titularidad y de propiedad intelectual entre las partes</w:delText></w:r></w:del></w:p></w:tc><w:tc><w:tcPr><w:tcW w:w="1505" w:type="dxa"/><w:tcBorders></w:tcBorders></w:tcPr><w:p><w:pPr><w:pStyle w:val="Tabla8"/><w:widowControl/><w:jc w:val="left"/><w:rPr><w:kern w:val="0"/><w:szCs w:val="24"/><w:lang w:val="es-CO" w:eastAsia="en-US" w:bidi="ar-SA"/><w:del w:id="20259" w:author="Unknown Author" w:date="2026-10-30T04:17:53Z"></w:del></w:rPr></w:pPr><w:del w:id="20258" w:author="Unknown Author" w:date="2026-10-30T04:17:53Z"><w:r><w:rPr><w:kern w:val="0"/><w:szCs w:val="24"/><w:lang w:val="es-CO" w:eastAsia="en-US" w:bidi="ar-SA"/></w:rPr><w:delText>Integrantes de la alianza; certificado del representante legal (numeral 10.19)</w:delText></w:r></w:del></w:p></w:tc><w:tc><w:tcPr><w:tcW w:w="1170" w:type="dxa"/><w:tcBorders></w:tcBorders></w:tcPr><w:p><w:pPr><w:pStyle w:val="Tabla8"/><w:widowControl/><w:jc w:val="left"/><w:rPr><w:kern w:val="0"/><w:szCs w:val="24"/><w:lang w:val="es-CO" w:eastAsia="en-US" w:bidi="ar-SA"/><w:del w:id="20261" w:author="Unknown Author" w:date="2026-10-30T04:17:53Z"></w:del></w:rPr></w:pPr><w:del w:id="20260" w:author="Unknown Author" w:date="2026-10-30T04:17:53Z"><w:r><w:rPr><w:kern w:val="0"/><w:szCs w:val="24"/><w:lang w:val="es-CO" w:eastAsia="en-US" w:bidi="ar-SA"/></w:rPr><w:delText>Acuerdo marco y registro del software</w:delText></w:r></w:del></w:p></w:tc><w:tc><w:tcPr><w:tcW w:w="1088" w:type="dxa"/><w:tcBorders></w:tcBorders></w:tcPr><w:p><w:pPr><w:pStyle w:val="Tabla8"/><w:widowControl/><w:jc w:val="left"/><w:rPr><w:kern w:val="0"/><w:szCs w:val="24"/><w:lang w:val="es-CO" w:eastAsia="en-US" w:bidi="ar-SA"/><w:del w:id="20263" w:author="Unknown Author" w:date="2026-10-30T04:17:53Z"></w:del></w:rPr></w:pPr><w:del w:id="20262" w:author="Unknown Author" w:date="2026-10-30T04:17:53Z"><w:r><w:rPr><w:kern w:val="0"/><w:szCs w:val="24"/><w:lang w:val="es-CO" w:eastAsia="en-US" w:bidi="ar-SA"/></w:rPr><w:delText>Certificado con la postulación; acuerdo antes de la compra del lote del tramo 2</w:delText></w:r></w:del></w:p></w:tc><w:tc><w:tcPr><w:tcW w:w="1172" w:type="dxa"/><w:tcBorders></w:tcBorders></w:tcPr><w:p><w:pPr><w:pStyle w:val="Tabla8"/><w:widowControl/><w:jc w:val="left"/><w:rPr><w:kern w:val="0"/><w:szCs w:val="24"/><w:lang w:val="es-CO" w:eastAsia="en-US" w:bidi="ar-SA"/><w:del w:id="20266" w:author="Unknown Author" w:date="2026-10-30T04:17:53Z"></w:del></w:rPr></w:pPr><w:del w:id="20264" w:author="Unknown Author" w:date="2026-10-30T04:17:53Z"><w:r><w:rPr><w:kern w:val="0"/><w:szCs w:val="24"/><w:lang w:val="es-CO" w:eastAsia="en-US" w:bidi="ar-SA"/></w:rPr><w:delText xml:space="preserve">Por redactar </w:delText></w:r></w:del><w:del w:id="20265" w:author="Unknown Author" w:date="2026-10-30T04:17:53Z"><w:r><w:rPr><w:color w:val="00B050"/><w:kern w:val="0"/><w:szCs w:val="24"/><w:lang w:val="es-CO" w:eastAsia="en-US" w:bidi="ar-SA"/></w:rPr><w:delText>[Diligenciar: certificado de titularidad, administración y custodia]</w:delText></w:r></w:del></w:p></w:tc><w:tc><w:tcPr><w:tcW w:w="1171" w:type="dxa"/><w:tcBorders></w:tcBorders></w:tcPr><w:p><w:pPr><w:pStyle w:val="Tabla8"/><w:widowControl/><w:jc w:val="left"/><w:rPr><w:kern w:val="0"/><w:szCs w:val="24"/><w:lang w:val="es-CO" w:eastAsia="en-US" w:bidi="ar-SA"/><w:del w:id="20268" w:author="Unknown Author" w:date="2026-10-30T04:17:53Z"></w:del></w:rPr></w:pPr><w:del w:id="20267" w:author="Unknown Author" w:date="2026-10-30T04:17:53Z"><w:r><w:rPr><w:kern w:val="0"/><w:szCs w:val="24"/><w:lang w:val="es-CO" w:eastAsia="en-US" w:bidi="ar-SA"/></w:rPr><w:delText>Ninguno</w:delText></w:r></w:del></w:p></w:tc><w:tc><w:tcPr><w:tcW w:w="1004" w:type="dxa"/><w:tcBorders></w:tcBorders></w:tcPr><w:p><w:pPr><w:pStyle w:val="Tabla8"/><w:widowControl/><w:jc w:val="left"/><w:rPr><w:kern w:val="0"/><w:szCs w:val="24"/><w:lang w:val="es-CO" w:eastAsia="en-US" w:bidi="ar-SA"/><w:del w:id="20270" w:author="Unknown Author" w:date="2026-10-30T04:17:53Z"></w:del></w:rPr></w:pPr><w:del w:id="20269" w:author="Unknown Author" w:date="2026-10-30T04:17:53Z"><w:r><w:rPr><w:kern w:val="0"/><w:szCs w:val="24"/><w:lang w:val="es-CO" w:eastAsia="en-US" w:bidi="ar-SA"/></w:rPr><w:delText>Universidad ejecutora, con consultoría jurídica</w:delText></w:r></w:del></w:p></w:tc><w:tc><w:tcPr><w:tcW w:w="1169" w:type="dxa"/><w:tcBorders></w:tcBorders></w:tcPr><w:p><w:pPr><w:pStyle w:val="Tabla8"/><w:widowControl/><w:jc w:val="left"/><w:rPr><w:kern w:val="0"/><w:szCs w:val="24"/><w:lang w:val="es-CO" w:eastAsia="en-US" w:bidi="ar-SA"/><w:del w:id="20272" w:author="Unknown Author" w:date="2026-10-30T04:17:53Z"></w:del></w:rPr></w:pPr><w:del w:id="20271" w:author="Unknown Author" w:date="2026-10-30T04:17:53Z"><w:r><w:rPr><w:kern w:val="0"/><w:szCs w:val="24"/><w:lang w:val="es-CO" w:eastAsia="en-US" w:bidi="ar-SA"/></w:rPr><w:delText>Mes 6</w:delText></w:r></w:del></w:p></w:tc></w:tr><w:tr><w:trPr><w:del w:id="20273" w:author="Unknown Author" w:date="2026-10-30T04:17:53Z"/><w:cantSplit w:val="true"/></w:trPr><w:tc><w:tcPr><w:tcW w:w="1673" w:type="dxa"/><w:tcBorders></w:tcBorders><w:shd w:color="auto" w:fill="F7F7F7" w:val="clear"/></w:tcPr><w:p><w:pPr><w:pStyle w:val="Tabla8"/><w:widowControl/><w:jc w:val="left"/><w:rPr><w:kern w:val="0"/><w:szCs w:val="24"/><w:lang w:val="es-CO" w:eastAsia="en-US" w:bidi="ar-SA"/><w:del w:id="20275" w:author="Unknown Author" w:date="2026-10-30T04:17:53Z"></w:del></w:rPr></w:pPr><w:del w:id="20274" w:author="Unknown Author" w:date="2026-10-30T04:17:53Z"><w:r><w:rPr><w:kern w:val="0"/><w:szCs w:val="24"/><w:lang w:val="es-CO" w:eastAsia="en-US" w:bidi="ar-SA"/></w:rPr><w:delText>Consulta previa, si algún sitio estuviera en territorio de comunidades étnicas</w:delText></w:r></w:del></w:p></w:tc><w:tc><w:tcPr><w:tcW w:w="1505" w:type="dxa"/><w:tcBorders></w:tcBorders><w:shd w:color="auto" w:fill="F7F7F7" w:val="clear"/></w:tcPr><w:p><w:pPr><w:pStyle w:val="Tabla8"/><w:widowControl/><w:jc w:val="left"/><w:rPr><w:kern w:val="0"/><w:szCs w:val="24"/><w:lang w:val="es-CO" w:eastAsia="en-US" w:bidi="ar-SA"/><w:del w:id="20277" w:author="Unknown Author" w:date="2026-10-30T04:17:53Z"></w:del></w:rPr></w:pPr><w:del w:id="20276" w:author="Unknown Author" w:date="2026-10-30T04:17:53Z"><w:r><w:rPr><w:kern w:val="0"/><w:szCs w:val="24"/><w:lang w:val="es-CO" w:eastAsia="en-US" w:bidi="ar-SA"/></w:rPr><w:delText>Ministerio del Interior y comunidades concernidas</w:delText></w:r></w:del></w:p></w:tc><w:tc><w:tcPr><w:tcW w:w="1170" w:type="dxa"/><w:tcBorders></w:tcBorders><w:shd w:color="auto" w:fill="F7F7F7" w:val="clear"/></w:tcPr><w:p><w:pPr><w:pStyle w:val="Tabla8"/><w:widowControl/><w:jc w:val="left"/><w:rPr><w:kern w:val="0"/><w:szCs w:val="24"/><w:lang w:val="es-CO" w:eastAsia="en-US" w:bidi="ar-SA"/><w:del w:id="20279" w:author="Unknown Author" w:date="2026-10-30T04:17:53Z"></w:del></w:rPr></w:pPr><w:del w:id="20278" w:author="Unknown Author" w:date="2026-10-30T04:17:53Z"><w:r><w:rPr><w:kern w:val="0"/><w:szCs w:val="24"/><w:lang w:val="es-CO" w:eastAsia="en-US" w:bidi="ar-SA"/></w:rPr><w:delText>Selección de sitios (1.1) e instalación</w:delText></w:r></w:del></w:p></w:tc><w:tc><w:tcPr><w:tcW w:w="1088" w:type="dxa"/><w:tcBorders></w:tcBorders><w:shd w:color="auto" w:fill="F7F7F7" w:val="clear"/></w:tcPr><w:p><w:pPr><w:pStyle w:val="Tabla8"/><w:widowControl/><w:jc w:val="left"/><w:rPr><w:kern w:val="0"/><w:szCs w:val="24"/><w:lang w:val="es-CO" w:eastAsia="en-US" w:bidi="ar-SA"/><w:del w:id="20281" w:author="Unknown Author" w:date="2026-10-30T04:17:53Z"></w:del></w:rPr></w:pPr><w:del w:id="20280" w:author="Unknown Author" w:date="2026-10-30T04:17:53Z"><w:r><w:rPr><w:kern w:val="0"/><w:szCs w:val="24"/><w:lang w:val="es-CO" w:eastAsia="en-US" w:bidi="ar-SA"/></w:rPr><w:delText>Antes de seleccionar e instalar en el sitio</w:delText></w:r></w:del></w:p></w:tc><w:tc><w:tcPr><w:tcW w:w="1172" w:type="dxa"/><w:tcBorders></w:tcBorders><w:shd w:color="auto" w:fill="F7F7F7" w:val="clear"/></w:tcPr><w:p><w:pPr><w:pStyle w:val="Tabla8"/><w:widowControl/><w:jc w:val="left"/><w:rPr><w:kern w:val="0"/><w:szCs w:val="24"/><w:lang w:val="es-CO" w:eastAsia="en-US" w:bidi="ar-SA"/><w:del w:id="20284" w:author="Unknown Author" w:date="2026-10-30T04:17:53Z"></w:del></w:rPr></w:pPr><w:del w:id="20282" w:author="Unknown Author" w:date="2026-10-30T04:17:53Z"><w:r><w:rPr><w:kern w:val="0"/><w:szCs w:val="24"/><w:lang w:val="es-CO" w:eastAsia="en-US" w:bidi="ar-SA"/></w:rPr><w:delText xml:space="preserve">No iniciado; presencia no verificada </w:delText></w:r></w:del><w:del w:id="20283" w:author="Unknown Author" w:date="2026-10-30T04:17:53Z"><w:r><w:rPr><w:color w:val="00B050"/><w:kern w:val="0"/><w:szCs w:val="24"/><w:lang w:val="es-CO" w:eastAsia="en-US" w:bidi="ar-SA"/></w:rPr><w:delText>[Diligenciar: certificación de presencia de comunidades étnicas]</w:delText></w:r></w:del></w:p></w:tc><w:tc><w:tcPr><w:tcW w:w="1171" w:type="dxa"/><w:tcBorders></w:tcBorders><w:shd w:color="auto" w:fill="F7F7F7" w:val="clear"/></w:tcPr><w:p><w:pPr><w:pStyle w:val="Tabla8"/><w:widowControl/><w:jc w:val="left"/><w:rPr><w:kern w:val="0"/><w:szCs w:val="24"/><w:lang w:val="es-CO" w:eastAsia="en-US" w:bidi="ar-SA"/><w:del w:id="20286" w:author="Unknown Author" w:date="2026-10-30T04:17:53Z"></w:del></w:rPr></w:pPr><w:del w:id="20285" w:author="Unknown Author" w:date="2026-10-30T04:17:53Z"><w:r><w:rPr><w:kern w:val="0"/><w:szCs w:val="24"/><w:lang w:val="es-CO" w:eastAsia="en-US" w:bidi="ar-SA"/></w:rPr><w:delText>Ninguno</w:delText></w:r></w:del></w:p></w:tc><w:tc><w:tcPr><w:tcW w:w="1004" w:type="dxa"/><w:tcBorders></w:tcBorders><w:shd w:color="auto" w:fill="F7F7F7" w:val="clear"/></w:tcPr><w:p><w:pPr><w:pStyle w:val="Tabla8"/><w:widowControl/><w:jc w:val="left"/><w:rPr><w:kern w:val="0"/><w:szCs w:val="24"/><w:lang w:val="es-CO" w:eastAsia="en-US" w:bidi="ar-SA"/><w:del w:id="20288" w:author="Unknown Author" w:date="2026-10-30T04:17:53Z"></w:del></w:rPr></w:pPr><w:del w:id="20287" w:author="Unknown Author" w:date="2026-10-30T04:17:53Z"><w:r><w:rPr><w:kern w:val="0"/><w:szCs w:val="24"/><w:lang w:val="es-CO" w:eastAsia="en-US" w:bidi="ar-SA"/></w:rPr><w:delText>Universidad ejecutora y municipio aliado</w:delText></w:r></w:del></w:p></w:tc><w:tc><w:tcPr><w:tcW w:w="1169" w:type="dxa"/><w:tcBorders></w:tcBorders><w:shd w:color="auto" w:fill="F7F7F7" w:val="clear"/></w:tcPr><w:p><w:pPr><w:pStyle w:val="Tabla8"/><w:widowControl/><w:jc w:val="left"/><w:rPr><w:kern w:val="0"/><w:szCs w:val="24"/><w:lang w:val="es-CO" w:eastAsia="en-US" w:bidi="ar-SA"/><w:del w:id="20290" w:author="Unknown Author" w:date="2026-10-30T04:17:53Z"></w:del></w:rPr></w:pPr><w:del w:id="20289" w:author="Unknown Author" w:date="2026-10-30T04:17:53Z"><w:r><w:rPr><w:kern w:val="0"/><w:szCs w:val="24"/><w:lang w:val="es-CO" w:eastAsia="en-US" w:bidi="ar-SA"/></w:rPr><w:delText>Verificación en el mes 3; trámite, si aplica, antes del mes 5</w:delText></w:r></w:del></w:p></w:tc></w:tr><w:tr><w:trPr><w:del w:id="20291" w:author="Unknown Author" w:date="2026-10-30T04:17:53Z"/><w:cantSplit w:val="true"/></w:trPr><w:tc><w:tcPr><w:tcW w:w="1673" w:type="dxa"/><w:tcBorders></w:tcBorders></w:tcPr><w:p><w:pPr><w:pStyle w:val="Tabla8"/><w:widowControl/><w:jc w:val="left"/><w:rPr><w:kern w:val="0"/><w:szCs w:val="24"/><w:lang w:val="es-CO" w:eastAsia="en-US" w:bidi="ar-SA"/><w:del w:id="20293" w:author="Unknown Author" w:date="2026-10-30T04:17:53Z"></w:del></w:rPr></w:pPr><w:del w:id="20292" w:author="Unknown Author" w:date="2026-10-30T04:17:53Z"><w:r><w:rPr><w:kern w:val="0"/><w:szCs w:val="24"/><w:lang w:val="es-CO" w:eastAsia="en-US" w:bidi="ar-SA"/></w:rPr><w:delText>Licencia ambiental y permisos ambientales (no aplica)</w:delText></w:r></w:del></w:p></w:tc><w:tc><w:tcPr><w:tcW w:w="1505" w:type="dxa"/><w:tcBorders></w:tcBorders></w:tcPr><w:p><w:pPr><w:pStyle w:val="Tabla8"/><w:widowControl/><w:jc w:val="left"/><w:rPr><w:kern w:val="0"/><w:szCs w:val="24"/><w:lang w:val="es-CO" w:eastAsia="en-US" w:bidi="ar-SA"/><w:del w:id="20295" w:author="Unknown Author" w:date="2026-10-30T04:17:53Z"></w:del></w:rPr></w:pPr><w:del w:id="20294" w:author="Unknown Author" w:date="2026-10-30T04:17:53Z"><w:r><w:rPr><w:kern w:val="0"/><w:szCs w:val="24"/><w:lang w:val="es-CO" w:eastAsia="en-US" w:bidi="ar-SA"/></w:rPr><w:delText>Autoridad ambiental competente</w:delText></w:r></w:del></w:p></w:tc><w:tc><w:tcPr><w:tcW w:w="1170" w:type="dxa"/><w:tcBorders></w:tcBorders></w:tcPr><w:p><w:pPr><w:pStyle w:val="Tabla8"/><w:widowControl/><w:jc w:val="left"/><w:rPr><w:kern w:val="0"/><w:szCs w:val="24"/><w:lang w:val="es-CO" w:eastAsia="en-US" w:bidi="ar-SA"/><w:del w:id="20297" w:author="Unknown Author" w:date="2026-10-30T04:17:53Z"></w:del></w:rPr></w:pPr><w:del w:id="20296" w:author="Unknown Author" w:date="2026-10-30T04:17:53Z"><w:r><w:rPr><w:kern w:val="0"/><w:szCs w:val="24"/><w:lang w:val="es-CO" w:eastAsia="en-US" w:bidi="ar-SA"/></w:rPr><w:delText>No hay obra ni actividad sujeta a licenciamiento</w:delText></w:r></w:del></w:p></w:tc><w:tc><w:tcPr><w:tcW w:w="1088" w:type="dxa"/><w:tcBorders></w:tcBorders></w:tcPr><w:p><w:pPr><w:pStyle w:val="Tabla8"/><w:widowControl/><w:jc w:val="left"/><w:rPr><w:kern w:val="0"/><w:szCs w:val="24"/><w:lang w:val="es-CO" w:eastAsia="en-US" w:bidi="ar-SA"/><w:del w:id="20299" w:author="Unknown Author" w:date="2026-10-30T04:17:53Z"></w:del></w:rPr></w:pPr><w:del w:id="20298" w:author="Unknown Author" w:date="2026-10-30T04:17:53Z"><w:r><w:rPr><w:kern w:val="0"/><w:szCs w:val="24"/><w:lang w:val="es-CO" w:eastAsia="en-US" w:bidi="ar-SA"/></w:rPr><w:delText>No aplica</w:delText></w:r></w:del></w:p></w:tc><w:tc><w:tcPr><w:tcW w:w="1172" w:type="dxa"/><w:tcBorders></w:tcBorders></w:tcPr><w:p><w:pPr><w:pStyle w:val="Tabla8"/><w:widowControl/><w:jc w:val="left"/><w:rPr><w:kern w:val="0"/><w:szCs w:val="24"/><w:lang w:val="es-CO" w:eastAsia="en-US" w:bidi="ar-SA"/><w:del w:id="20301" w:author="Unknown Author" w:date="2026-10-30T04:17:53Z"></w:del></w:rPr></w:pPr><w:del w:id="20300" w:author="Unknown Author" w:date="2026-10-30T04:17:53Z"><w:r><w:rPr><w:kern w:val="0"/><w:szCs w:val="24"/><w:lang w:val="es-CO" w:eastAsia="en-US" w:bidi="ar-SA"/></w:rPr><w:delText>No aplica</w:delText></w:r></w:del></w:p></w:tc><w:tc><w:tcPr><w:tcW w:w="1171" w:type="dxa"/><w:tcBorders></w:tcBorders></w:tcPr><w:p><w:pPr><w:pStyle w:val="Tabla8"/><w:widowControl/><w:jc w:val="left"/><w:rPr><w:kern w:val="0"/><w:szCs w:val="24"/><w:lang w:val="es-CO" w:eastAsia="en-US" w:bidi="ar-SA"/><w:del w:id="20304" w:author="Unknown Author" w:date="2026-10-30T04:17:53Z"></w:del></w:rPr></w:pPr><w:del w:id="20302" w:author="Unknown Author" w:date="2026-10-30T04:17:53Z"><w:r><w:rPr><w:kern w:val="0"/><w:szCs w:val="24"/><w:lang w:val="es-CO" w:eastAsia="en-US" w:bidi="ar-SA"/></w:rPr><w:delText xml:space="preserve">Justificación de esta sección </w:delText></w:r></w:del><w:del w:id="20303" w:author="Unknown Author" w:date="2026-10-30T04:17:53Z"><w:r><w:rPr><w:color w:val="00B050"/><w:kern w:val="0"/><w:szCs w:val="24"/><w:lang w:val="es-CO" w:eastAsia="en-US" w:bidi="ar-SA"/></w:rPr><w:delText>[Diligenciar: confirmación con la autoridad ambiental regional]</w:delText></w:r></w:del></w:p></w:tc><w:tc><w:tcPr><w:tcW w:w="1004" w:type="dxa"/><w:tcBorders></w:tcBorders></w:tcPr><w:p><w:pPr><w:pStyle w:val="Tabla8"/><w:widowControl/><w:jc w:val="left"/><w:rPr><w:kern w:val="0"/><w:szCs w:val="24"/><w:lang w:val="es-CO" w:eastAsia="en-US" w:bidi="ar-SA"/><w:del w:id="20306" w:author="Unknown Author" w:date="2026-10-30T04:17:53Z"></w:del></w:rPr></w:pPr><w:del w:id="20305" w:author="Unknown Author" w:date="2026-10-30T04:17:53Z"><w:r><w:rPr><w:kern w:val="0"/><w:szCs w:val="24"/><w:lang w:val="es-CO" w:eastAsia="en-US" w:bidi="ar-SA"/></w:rPr><w:delText>Universidad ejecutora</w:delText></w:r></w:del></w:p></w:tc><w:tc><w:tcPr><w:tcW w:w="1169" w:type="dxa"/><w:tcBorders></w:tcBorders></w:tcPr><w:p><w:pPr><w:pStyle w:val="Tabla8"/><w:widowControl/><w:jc w:val="left"/><w:rPr><w:kern w:val="0"/><w:szCs w:val="24"/><w:lang w:val="es-CO" w:eastAsia="en-US" w:bidi="ar-SA"/><w:del w:id="20308" w:author="Unknown Author" w:date="2026-10-30T04:17:53Z"></w:del></w:rPr></w:pPr><w:del w:id="20307" w:author="Unknown Author" w:date="2026-10-30T04:17:53Z"><w:r><w:rPr><w:kern w:val="0"/><w:szCs w:val="24"/><w:lang w:val="es-CO" w:eastAsia="en-US" w:bidi="ar-SA"/></w:rPr><w:delText>No aplica</w:delText></w:r></w:del></w:p></w:tc></w:tr><w:tr><w:trPr><w:del w:id="20309" w:author="Unknown Author" w:date="2026-10-30T04:17:53Z"/><w:cantSplit w:val="true"/></w:trPr><w:tc><w:tcPr><w:tcW w:w="1673" w:type="dxa"/><w:tcBorders><w:bottom w:val="single" w:sz="12" w:space="0" w:color="2A3439"/></w:tcBorders><w:shd w:color="auto" w:fill="F7F7F7" w:val="clear"/></w:tcPr><w:p><w:pPr><w:pStyle w:val="Tabla8"/><w:keepNext w:val="true"/><w:widowControl/><w:jc w:val="left"/><w:rPr><w:kern w:val="0"/><w:szCs w:val="24"/><w:lang w:val="es-CO" w:eastAsia="en-US" w:bidi="ar-SA"/><w:del w:id="20311" w:author="Unknown Author" w:date="2026-10-30T04:17:53Z"></w:del></w:rPr></w:pPr><w:del w:id="20310" w:author="Unknown Author" w:date="2026-10-30T04:17:53Z"><w:r><w:rPr><w:kern w:val="0"/><w:szCs w:val="24"/><w:lang w:val="es-CO" w:eastAsia="en-US" w:bidi="ar-SA"/></w:rPr><w:delText>Licencia urbanística para los mástiles (no aplica según la hipótesis de diseño)</w:delText></w:r></w:del></w:p></w:tc><w:tc><w:tcPr><w:tcW w:w="1505" w:type="dxa"/><w:tcBorders><w:bottom w:val="single" w:sz="12" w:space="0" w:color="2A3439"/></w:tcBorders><w:shd w:color="auto" w:fill="F7F7F7" w:val="clear"/></w:tcPr><w:p><w:pPr><w:pStyle w:val="Tabla8"/><w:keepNext w:val="true"/><w:widowControl/><w:jc w:val="left"/><w:rPr><w:kern w:val="0"/><w:szCs w:val="24"/><w:lang w:val="es-CO" w:eastAsia="en-US" w:bidi="ar-SA"/><w:del w:id="20313" w:author="Unknown Author" w:date="2026-10-30T04:17:53Z"></w:del></w:rPr></w:pPr><w:del w:id="20312" w:author="Unknown Author" w:date="2026-10-30T04:17:53Z"><w:r><w:rPr><w:kern w:val="0"/><w:szCs w:val="24"/><w:lang w:val="es-CO" w:eastAsia="en-US" w:bidi="ar-SA"/></w:rPr><w:delText>Curaduría urbana o autoridad municipal de planeación</w:delText></w:r></w:del></w:p></w:tc><w:tc><w:tcPr><w:tcW w:w="1170" w:type="dxa"/><w:tcBorders><w:bottom w:val="single" w:sz="12" w:space="0" w:color="2A3439"/></w:tcBorders><w:shd w:color="auto" w:fill="F7F7F7" w:val="clear"/></w:tcPr><w:p><w:pPr><w:pStyle w:val="Tabla8"/><w:keepNext w:val="true"/><w:widowControl/><w:jc w:val="left"/><w:rPr><w:kern w:val="0"/><w:szCs w:val="24"/><w:lang w:val="es-CO" w:eastAsia="en-US" w:bidi="ar-SA"/><w:del w:id="20315" w:author="Unknown Author" w:date="2026-10-30T04:17:53Z"></w:del></w:rPr></w:pPr><w:del w:id="20314" w:author="Unknown Author" w:date="2026-10-30T04:17:53Z"><w:r><w:rPr><w:kern w:val="0"/><w:szCs w:val="24"/><w:lang w:val="es-CO" w:eastAsia="en-US" w:bidi="ar-SA"/></w:rPr><w:delText>Instalación de mástiles de obra menor</w:delText></w:r></w:del></w:p></w:tc><w:tc><w:tcPr><w:tcW w:w="1088" w:type="dxa"/><w:tcBorders><w:bottom w:val="single" w:sz="12" w:space="0" w:color="2A3439"/></w:tcBorders><w:shd w:color="auto" w:fill="F7F7F7" w:val="clear"/></w:tcPr><w:p><w:pPr><w:pStyle w:val="Tabla8"/><w:keepNext w:val="true"/><w:widowControl/><w:jc w:val="left"/><w:rPr><w:kern w:val="0"/><w:szCs w:val="24"/><w:lang w:val="es-CO" w:eastAsia="en-US" w:bidi="ar-SA"/><w:del w:id="20317" w:author="Unknown Author" w:date="2026-10-30T04:17:53Z"></w:del></w:rPr></w:pPr><w:del w:id="20316" w:author="Unknown Author" w:date="2026-10-30T04:17:53Z"><w:r><w:rPr><w:kern w:val="0"/><w:szCs w:val="24"/><w:lang w:val="es-CO" w:eastAsia="en-US" w:bidi="ar-SA"/></w:rPr><w:delText>Antes de instalar, si la altura o el anclaje la exigen</w:delText></w:r></w:del></w:p></w:tc><w:tc><w:tcPr><w:tcW w:w="1172" w:type="dxa"/><w:tcBorders><w:bottom w:val="single" w:sz="12" w:space="0" w:color="2A3439"/></w:tcBorders><w:shd w:color="auto" w:fill="F7F7F7" w:val="clear"/></w:tcPr><w:p><w:pPr><w:pStyle w:val="Tabla8"/><w:keepNext w:val="true"/><w:widowControl/><w:jc w:val="left"/><w:rPr><w:kern w:val="0"/><w:szCs w:val="24"/><w:lang w:val="es-CO" w:eastAsia="en-US" w:bidi="ar-SA"/><w:del w:id="20320" w:author="Unknown Author" w:date="2026-10-30T04:17:53Z"></w:del></w:rPr></w:pPr><w:del w:id="20318" w:author="Unknown Author" w:date="2026-10-30T04:17:53Z"><w:r><w:rPr><w:kern w:val="0"/><w:szCs w:val="24"/><w:lang w:val="es-CO" w:eastAsia="en-US" w:bidi="ar-SA"/></w:rPr><w:delText xml:space="preserve">No aplica por hipótesis; por confirmar </w:delText></w:r></w:del><w:del w:id="20319" w:author="Unknown Author" w:date="2026-10-30T04:17:53Z"><w:r><w:rPr><w:color w:val="00B050"/><w:kern w:val="0"/><w:szCs w:val="24"/><w:lang w:val="es-CO" w:eastAsia="en-US" w:bidi="ar-SA"/></w:rPr><w:delText>[Diligenciar: confirmación con la curaduría urbana]</w:delText></w:r></w:del></w:p></w:tc><w:tc><w:tcPr><w:tcW w:w="1171" w:type="dxa"/><w:tcBorders><w:bottom w:val="single" w:sz="12" w:space="0" w:color="2A3439"/></w:tcBorders><w:shd w:color="auto" w:fill="F7F7F7" w:val="clear"/></w:tcPr><w:p><w:pPr><w:pStyle w:val="Tabla8"/><w:keepNext w:val="true"/><w:widowControl/><w:jc w:val="left"/><w:rPr><w:kern w:val="0"/><w:szCs w:val="24"/><w:lang w:val="es-CO" w:eastAsia="en-US" w:bidi="ar-SA"/><w:del w:id="20322" w:author="Unknown Author" w:date="2026-10-30T04:17:53Z"></w:del></w:rPr></w:pPr><w:del w:id="20321" w:author="Unknown Author" w:date="2026-10-30T04:17:53Z"><w:r><w:rPr><w:kern w:val="0"/><w:szCs w:val="24"/><w:lang w:val="es-CO" w:eastAsia="en-US" w:bidi="ar-SA"/></w:rPr><w:delText>Ficha técnica del mástil</w:delText></w:r></w:del></w:p></w:tc><w:tc><w:tcPr><w:tcW w:w="1004" w:type="dxa"/><w:tcBorders><w:bottom w:val="single" w:sz="12" w:space="0" w:color="2A3439"/></w:tcBorders><w:shd w:color="auto" w:fill="F7F7F7" w:val="clear"/></w:tcPr><w:p><w:pPr><w:pStyle w:val="Tabla8"/><w:keepNext w:val="true"/><w:widowControl/><w:jc w:val="left"/><w:rPr><w:kern w:val="0"/><w:szCs w:val="24"/><w:lang w:val="es-CO" w:eastAsia="en-US" w:bidi="ar-SA"/><w:del w:id="20324" w:author="Unknown Author" w:date="2026-10-30T04:17:53Z"></w:del></w:rPr></w:pPr><w:del w:id="20323" w:author="Unknown Author" w:date="2026-10-30T04:17:53Z"><w:r><w:rPr><w:kern w:val="0"/><w:szCs w:val="24"/><w:lang w:val="es-CO" w:eastAsia="en-US" w:bidi="ar-SA"/></w:rPr><w:delText>Universidad y empresa tecnológica</w:delText></w:r></w:del></w:p></w:tc><w:tc><w:tcPr><w:tcW w:w="1169" w:type="dxa"/><w:tcBorders><w:bottom w:val="single" w:sz="12" w:space="0" w:color="2A3439"/></w:tcBorders><w:shd w:color="auto" w:fill="F7F7F7" w:val="clear"/></w:tcPr><w:p><w:pPr><w:pStyle w:val="Tabla8"/><w:keepNext w:val="true"/><w:widowControl/><w:jc w:val="left"/><w:rPr><w:kern w:val="0"/><w:szCs w:val="24"/><w:lang w:val="es-CO" w:eastAsia="en-US" w:bidi="ar-SA"/><w:del w:id="20326" w:author="Unknown Author" w:date="2026-10-30T04:17:53Z"></w:del></w:rPr></w:pPr><w:del w:id="20325" w:author="Unknown Author" w:date="2026-10-30T04:17:53Z"><w:r><w:rPr><w:kern w:val="0"/><w:szCs w:val="24"/><w:lang w:val="es-CO" w:eastAsia="en-US" w:bidi="ar-SA"/></w:rPr><w:delText>Mes 4, si aplica</w:delText></w:r></w:del></w:p></w:tc></w:tr></w:tbl><w:p><w:pPr><w:pStyle w:val="TablaNota"/><w:rPr></w:rPr></w:pPr><w:r><w:rPr><w:i/><w:iCs/></w:rPr><w:t>Nota.</w:t></w:r><w:r><w:rPr></w:rPr><w:t xml:space="preserve"> Elaboración propia con el numeral 20 de los TdR y el cronograma del proyecto. Las fechas son meses del proyecto. </w:t></w:r><w:del w:id="20327" w:author="Unknown Author" w:date="2026-10-30T04:17:53Z"><w:r><w:rPr></w:rPr><w:delText xml:space="preserve">IES: institución de educación superior. </w:delText></w:r></w:del><w:r><w:rPr></w:rPr><w:t>LoRa: red de área amplia de baja potencia. Las autoridades y las exigencias que no se verificaron llevan la marca por diligenciar.</w:t></w:r></w:p><w:p><w:pPr><w:pStyle w:val="BodyText"/><w:rPr></w:rPr></w:pPr><w:r><w:rPr></w:rPr><w:t xml:space="preserve">La tabla muestra que cada requisito cuenta con un responsable y una actividad que lo origina. Los permisos del grupo territorial dependen </w:t></w:r><w:ins w:id="20328" w:author="Unknown Author" w:date="2026-10-30T04:17:53Z"><w:r><w:rPr></w:rPr><w:t>de los municipios de Manizales y de Calarcá</w:t></w:r></w:ins><w:del w:id="20329" w:author="Unknown Author" w:date="2026-10-30T04:17:53Z"><w:r><w:rPr></w:rPr><w:delText>del municipio aliado</w:delText></w:r></w:del><w:r><w:rPr></w:rPr><w:t xml:space="preserve">, que </w:t></w:r><w:ins w:id="20330" w:author="Unknown Author" w:date="2026-10-30T04:17:53Z"><w:r><w:rPr></w:rPr><w:t>facilitan</w:t></w:r></w:ins><w:del w:id="20331" w:author="Unknown Author" w:date="2026-10-30T04:17:53Z"><w:r><w:rPr></w:rPr><w:delText>facilita</w:delText></w:r></w:del><w:r><w:rPr></w:rPr><w:t xml:space="preserve"> el acceso y la custodia local. Los permisos técnicos</w:t></w:r><w:ins w:id="20332" w:author="Unknown Author" w:date="2026-10-30T04:17:53Z"><w:r><w:rPr></w:rPr><w:t xml:space="preserve">, </w:t></w:r></w:ins><w:del w:id="20333" w:author="Unknown Author" w:date="2026-10-30T04:17:53Z"><w:r><w:rPr></w:rPr><w:delText xml:space="preserve"> dependen de la empresa tecnológica, que lidera el diseño del enlace y las instalaciones. Los </w:delText></w:r></w:del><w:r><w:rPr></w:rPr><w:t xml:space="preserve">de datos, </w:t></w:r><w:ins w:id="20334" w:author="Unknown Author" w:date="2026-10-30T04:17:53Z"><w:r><w:rPr></w:rPr><w:t xml:space="preserve">de </w:t></w:r></w:ins><w:r><w:rPr></w:rPr><w:t xml:space="preserve">ética y </w:t></w:r><w:ins w:id="20335" w:author="Unknown Author" w:date="2026-10-30T04:17:53Z"><w:r><w:rPr></w:rPr><w:t xml:space="preserve">de </w:t></w:r></w:ins><w:r><w:rPr></w:rPr><w:t xml:space="preserve">propiedad intelectual dependen de la universidad ejecutora. </w:t></w:r><w:ins w:id="20336" w:author="Unknown Author" w:date="2026-10-30T04:17:53Z"><w:r><w:rPr></w:rPr><w:t>Avanciencia apoya el acuerdo de titularidad y el registro ante la DNDA. Gestión y Medio Ambiente no gestiona permisos, porque no integra la alianza</w:t></w:r></w:ins><w:del w:id="20337" w:author="Unknown Author" w:date="2026-10-30T04:17:53Z"><w:r><w:rPr></w:rPr><w:delText xml:space="preserve">El actor del SNCTI aliado no gestiona permisos propios. Su laboratorio opera con las autorizaciones que ya posee </w:delText></w:r></w:del><w:del w:id="20338" w:author="Unknown Author" w:date="2026-10-30T04:17:53Z"><w:r><w:rPr><w:color w:val="00B050"/></w:rPr><w:delText>[Diligenciar: autorizaciones vigentes del laboratorio del actor]</w:delText></w:r></w:del><w:r><w:rPr></w:rPr><w:t>.</w:t></w:r><w:bookmarkEnd w:id="302"/></w:p><w:p><w:pPr><w:pStyle w:val="Heading2"/><w:rPr></w:rPr></w:pPr><w:bookmarkStart w:id="304" w:name="análisis-por-familia-de-requisitos"/><w:r><w:rPr></w:rPr><w:t>27.3 Análisis por familia de requisitos</w:t></w:r></w:p><w:p><w:pPr><w:pStyle w:val="FirstParagraph"/><w:rPr></w:rPr></w:pPr><w:r><w:rPr></w:rPr><w:t xml:space="preserve">La familia territorial es la de mayor incertidumbre. Los sitios de remoción son temporales y su acceso lo controla quien ejecuta la remoción. Ostrom (2005) distingue las reglas formales de las reglas en uso. Una autorización escrita del propietario no asegura el acceso diario. Por eso </w:t></w:r><w:ins w:id="20339" w:author="Unknown Author" w:date="2026-10-30T04:17:53Z"><w:r><w:rPr></w:rPr><w:t xml:space="preserve">cada municipio </w:t></w:r></w:ins><w:del w:id="20340" w:author="Unknown Author" w:date="2026-10-30T04:17:53Z"><w:r><w:rPr></w:rPr><w:delText xml:space="preserve">el municipio aliado </w:delText></w:r></w:del><w:r><w:rPr></w:rPr><w:t>facilita el acceso y la custodia local</w:t></w:r><w:ins w:id="20341" w:author="Unknown Author" w:date="2026-10-30T04:17:53Z"><w:r><w:rPr></w:rPr><w:t xml:space="preserve"> en su jurisdicción</w:t></w:r></w:ins><w:r><w:rPr></w:rPr><w:t>. Los convenios de custodia con la entidad territorial responden al riesgo de robo o vandalismo. El registro de riesgos estima ese riesgo en 40 % y el de bloqueos de vías en 50 %. Son estimaciones de formulación sin serie histórica. La remoción activa también restringe el ingreso por seguridad. Landrigan et al. (2004) describen los peligros de los escombros para quienes trabajan en ellos, y el protocolo de seguridad de la sección 25 aplica a cada ingreso.</w:t></w:r></w:p><w:p><w:pPr><w:pStyle w:val="BodyText"/><w:rPr></w:rPr></w:pPr><w:r><w:rPr></w:rPr><w:t>La familia técnica depende de tres decisiones de diseño. La primera es usar bandas de uso libre para LoRa. Su uso no requiere licencia de espectro si el equipo cumple las condiciones técnicas vigentes. Esas condiciones fijan la potencia y el ciclo de trabajo. El proyecto no cita una resolución porque no la verificó. La segunda es limitar la carga de cada gateway. Adelantado et al. (2017) muestran que el protocolo LoRaWAN limita el número de dispositivos por gateway por la saturación del canal. El diseño asigna un gateway a cada 10 nodos, y el piloto del tramo 1 verifica esa relación. La tercera es contratar el enlace celular y satelital con proveedores habilitados, de modo que el proyecto no solicita permisos de operación de redes.</w:t></w:r></w:p><w:p><w:pPr><w:pStyle w:val="BodyText"/><w:rPr></w:rPr></w:pPr><w:r><w:rPr></w:rPr><w:t xml:space="preserve">La importación concentra el riesgo de calendario. </w:t></w:r><w:ins w:id="20342" w:author="Unknown Author" w:date="2026-10-30T04:17:53Z"><w:r><w:rPr></w:rPr><w:t xml:space="preserve">Los equipos </w:t></w:r></w:ins><w:del w:id="20343" w:author="Unknown Author" w:date="2026-10-30T04:17:53Z"><w:r><w:rPr></w:rPr><w:delText xml:space="preserve">El presupuesto prevé tres lotes </w:delText></w:r></w:del><w:r><w:rPr></w:rPr><w:t xml:space="preserve">de la red y </w:t></w:r><w:ins w:id="20344" w:author="Unknown Author" w:date="2026-10-30T04:17:53Z"><w:r><w:rPr></w:rPr><w:t xml:space="preserve">del laboratorio se compran a proveedores que entregan en Colombia. El precio cotizado incluye la nacionalización </w:t></w:r></w:ins><w:ins w:id="20345" w:author="Unknown Author" w:date="2026-10-30T04:17:53Z"><w:r><w:rPr><w:color w:val="00B050"/></w:rPr><w:t>[Diligenciar: confirmación de la condición de entrega en cada cotización]</w:t></w:r></w:ins><w:ins w:id="20346" w:author="Unknown Author" w:date="2026-10-30T04:17:53Z"><w:r><w:rPr></w:rPr><w:t>. Por eso el Anexo 3 no registra una línea propia de importación</w:t></w:r></w:ins><w:del w:id="20347" w:author="Unknown Author" w:date="2026-10-30T04:17:53Z"><w:r><w:rPr></w:rPr><w:delText>80.000.000 COP para importación y nacionalización, más un lote del laboratorio con 25.000.000 COP</w:delText></w:r></w:del><w:r><w:rPr></w:rPr><w:t xml:space="preserve">. Los lotes de la red se programan en los meses 5, 13 y 18 y el del laboratorio entre los meses 7 y 10. El registro de riesgos estima en 35 % la probabilidad de que un lote exceda 12 semanas. La respuesta combina la orden anticipada, un </w:t></w:r><w:ins w:id="20348" w:author="Unknown Author" w:date="2026-10-30T04:17:53Z"><w:r><w:rPr></w:rPr><w:t xml:space="preserve">plazo pactado en la orden de compra </w:t></w:r></w:ins><w:del w:id="20349" w:author="Unknown Author" w:date="2026-10-30T04:17:53Z"><w:r><w:rPr></w:rPr><w:delText xml:space="preserve">agente aduanero contratado </w:delText></w:r></w:del><w:r><w:rPr></w:rPr><w:t xml:space="preserve">y un lote de reserva de cabezales en el país. La conformidad de los equipos de radio se verifica antes de cada lote, porque una exigencia tardía detiene la </w:t></w:r><w:ins w:id="20350" w:author="Unknown Author" w:date="2026-10-30T04:17:53Z"><w:r><w:rPr></w:rPr><w:t>entrega</w:t></w:r></w:ins><w:del w:id="20351" w:author="Unknown Author" w:date="2026-10-30T04:17:53Z"><w:r><w:rPr></w:rPr><w:delText>nacionalización</w:delText></w:r></w:del><w:r><w:rPr></w:rPr><w:t>.</w:t></w:r></w:p><w:p><w:pPr><w:pStyle w:val="BodyText"/><w:rPr></w:rPr></w:pPr><w:r><w:rPr></w:rPr><w:t xml:space="preserve">La familia de datos y ética descansa en la Ley 1581 de 2012, que exige autorización previa, expresa e informada del titular. El numeral 26 de los TdR remite a esa ley el tratamiento de los datos de la postulación. Los nodos no recolectan datos personales. El tratamiento se limita a los talleres, las jornadas, las encuestas y las imágenes del dron, que se eliminan después de generar la geometría. El informe de vigilancia tecnológica recoge que no existe un protocolo de privacidad para redes de sensores ambientales (Essamlali et al., 2024, p. 17). El proyecto lo diseña con consentimiento, minimización y conservación limitada. El aval de ética se valida en la evaluación según el numeral 10.10. La formulación considera que no es obligatorio, y la decisión corresponde al comité de </w:t></w:r><w:ins w:id="20352" w:author="Unknown Author" w:date="2026-10-30T04:17:53Z"><w:r><w:rPr></w:rPr><w:t xml:space="preserve">ética de </w:t></w:r></w:ins><w:r><w:rPr></w:rPr><w:t>la universidad. El proyecto adjunta el aval o la determinación escrita del comité</w:t></w:r><w:ins w:id="20353" w:author="Unknown Author" w:date="2026-10-30T04:17:53Z"><w:r><w:rPr></w:rPr><w:t xml:space="preserve"> de ética</w:t></w:r></w:ins><w:r><w:rPr></w:rPr><w:t xml:space="preserve"> con la postulación.</w:t></w:r></w:p><w:p><w:pPr><w:pStyle w:val="BodyText"/><w:rPr></w:rPr></w:pPr><w:r><w:rPr></w:rPr><w:t xml:space="preserve">La familia de propiedad intelectual sigue el numeral 23 de los TdR. La titularidad, el uso y la transferencia se rigen por la normativa vigente y por los acuerdos entre los participantes. Para los resultados financiados con recursos públicos aplica, cuando corresponda, el artículo 169 de la Ley 1955 de 2019. El artículo 170 de la Ley 2294 de 2023 lo modifica. Los activos del proyecto son software, bases de datos, el diseño del protocolo y el conocimiento aplicado. No existe un permiso de libertad de operación. Existe una consulta de diligencia. El informe de vigilancia tecnológica identifica diez solicitudes de patente que designan a Colombia, tres con plazo abierto (Equipo formulador, 2026, p. 221). Ninguna informa su fase nacional (Equipo formulador, 2026, p. 55). El informe indica que la Superintendencia de Industria y Comercio (SIC) publica el procedimiento de consulta (SIC, 2026, pp. 2, 7 y 9). La </w:t></w:r><w:ins w:id="20354" w:author="Unknown Author" w:date="2026-10-30T04:17:53Z"><w:r><w:rPr></w:rPr><w:t>asesor</w:t></w:r></w:ins><w:del w:id="20355" w:author="Unknown Author" w:date="2026-10-30T04:17:53Z"><w:r><w:rPr></w:rPr><w:delText>consultor</w:delText></w:r></w:del><w:r><w:rPr></w:rPr><w:t>ía jurídica ejecuta esa consulta antes de comprar el primer lote. Teece (1986) advierte que el valor de una innovación depende del control de los activos complementarios. Por eso el acuerdo de titularidad se firma en el mes 6, antes de registrar el software.</w:t></w:r><w:bookmarkEnd w:id="304"/></w:p><w:p><w:pPr><w:pStyle w:val="Heading2"/><w:rPr></w:rPr></w:pPr><w:bookmarkStart w:id="305" w:name="requisitos-que-no-aplican"/><w:r><w:rPr></w:rPr><w:t>27.4 Requisitos que no aplican</w:t></w:r></w:p><w:p><w:pPr><w:pStyle w:val="FirstParagraph"/><w:rPr></w:rPr></w:pPr><w:r><w:rPr></w:rPr><w:t>La licencia ambiental no aplica. El proyecto no demuele ni autoriza demoliciones: mide y modela las que otros ejecutan. El proyecto no construye obras, no emite contaminantes y no interviene cauces, suelos ni coberturas vegetales. Sus nodos miden material particulado y no lo generan. Sus datos son informativos y no sustituyen la medición regulatoria que fija la Resolución 2254 de 2017. Si un sitio quedara en un área protegida o de manejo especial, el proyecto descarta ese sitio y selecciona otro. El proyecto no accede a recursos genéticos, no recolecta especímenes de especies silvestres y no constituye colecciones biológicas. Los filtros del análisis gravimétrico son consumibles de laboratorio y no especímenes.</w:t></w:r></w:p><w:p><w:pPr><w:pStyle w:val="BodyText"/><w:rPr></w:rPr></w:pPr><w:r><w:rPr></w:rPr><w:t xml:space="preserve">La licencia urbanística para los mástiles no aplica según la hipótesis de diseño. Los mástiles son de obra menor y se anclan sobre estructuras existentes o sobre bases pequeñas. La confirmación corresponde a la curaduría urbana o a la autoridad municipal de planeación. Si algún mástil exigiera licencia, la </w:t></w:r><w:ins w:id="20356" w:author="Unknown Author" w:date="2026-10-30T04:17:53Z"><w:r><w:rPr></w:rPr><w:t>universidad la tramita con el municipio</w:t></w:r></w:ins><w:del w:id="20357" w:author="Unknown Author" w:date="2026-10-30T04:17:53Z"><w:r><w:rPr></w:rPr><w:delText>empresa tecnológica y la universidad la tramitan</w:delText></w:r></w:del><w:r><w:rPr></w:rPr><w:t xml:space="preserve"> antes de instalar. El presupuesto incluye 132.000.000 COP para la instalación en sitio de los 100 nodos y los 10 gateways. Esa línea cubre la obra menor y no cubre estudios ni diseños de infraestructura.</w:t></w:r></w:p><w:p><w:pPr><w:pStyle w:val="BodyText"/><w:rPr></w:rPr></w:pPr><w:r><w:rPr></w:rPr><w:t xml:space="preserve">El proyecto no contempla el trámite de licencias o permisos como un componente. Por eso no presenta un documento de estimación de costos de licenciamiento. Los costos asociados a los requisitos de la Tabla 27.1 están en el presupuesto. Son </w:t></w:r><w:ins w:id="20358" w:author="Unknown Author" w:date="2026-10-30T04:17:53Z"><w:r><w:rPr></w:rPr><w:t>107.100</w:t></w:r></w:ins><w:del w:id="20359" w:author="Unknown Author" w:date="2026-10-30T04:17:53Z"><w:r><w:rPr></w:rPr><w:delText>105.000</w:delText></w:r></w:del><w:r><w:rPr></w:rPr><w:t xml:space="preserve">.000 COP de </w:t></w:r><w:ins w:id="20360" w:author="Unknown Author" w:date="2026-10-30T04:17:53Z"><w:r><w:rPr></w:rPr><w:t>asesoría jurídica, 15</w:t></w:r></w:ins><w:del w:id="20361" w:author="Unknown Author" w:date="2026-10-30T04:17:53Z"><w:r><w:rPr></w:rPr><w:delText>importación, 45</w:delText></w:r></w:del><w:r><w:rPr></w:rPr><w:t xml:space="preserve">.000.000 COP de </w:t></w:r><w:ins w:id="20362" w:author="Unknown Author" w:date="2026-10-30T04:17:53Z"><w:r><w:rPr></w:rPr><w:t>registro y asesoría de propiedad intelectual y 10</w:t></w:r></w:ins><w:del w:id="20363" w:author="Unknown Author" w:date="2026-10-30T04:17:53Z"><w:r><w:rPr></w:rPr><w:delText>consultoría jurídica y 25</w:delText></w:r></w:del><w:r><w:rPr></w:rPr><w:t xml:space="preserve">.000.000 COP de registro </w:t></w:r><w:ins w:id="20364" w:author="Unknown Author" w:date="2026-10-30T04:17:53Z"><w:r><w:rPr></w:rPr><w:t>del software del modelo</w:t></w:r></w:ins><w:del w:id="20365" w:author="Unknown Author" w:date="2026-10-30T04:17:53Z"><w:r><w:rPr></w:rPr><w:delText>y asesoría de propiedad intelectual</w:delText></w:r></w:del><w:r><w:rPr></w:rPr><w:t>. La Tabla 27.2 ordena la gestión de los requisitos por momento de exigibilidad.</w:t></w:r></w:p><w:p><w:pPr><w:pStyle w:val="TablaRotulo"/><w:rPr></w:rPr></w:pPr><w:bookmarkStart w:id="306" w:name="rot_Tabla_27_2"/><w:r><w:rPr><w:b/><w:bCs/></w:rPr><w:t>Tabla 27.2</w:t></w:r><w:bookmarkEnd w:id="306"/></w:p><w:p><w:pPr><w:pStyle w:val="TablaTitulo"/><w:rPr></w:rPr></w:pPr><w:r><w:rPr><w:i/><w:iCs/></w:rPr><w:t>Gestión de los requisitos por momento de exigibilidad</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755"/><w:gridCol w:w="1423"/><w:gridCol w:w="2427"/><w:gridCol w:w="2257"/><w:gridCol w:w="2092"/></w:tblGrid><w:tr><w:trPr><w:tblHeader w:val="true"/><w:ins w:id="20366" w:author="Unknown Author" w:date="2026-10-30T04:17:53Z"/><w:cantSplit w:val="true"/></w:trPr><w:tc><w:tcPr><w:tcW w:w="175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0368" w:author="Unknown Author" w:date="2026-10-30T04:17:53Z"></w:ins></w:rPr></w:pPr><w:ins w:id="20367" w:author="Unknown Author" w:date="2026-10-30T04:17:53Z"><w:r><w:rPr><w:b/><w:kern w:val="0"/><w:szCs w:val="24"/><w:lang w:val="es-CO" w:eastAsia="en-US" w:bidi="ar-SA"/></w:rPr><w:t>Momento</w:t></w:r></w:ins></w:p></w:tc><w:tc><w:tcPr><w:tcW w:w="142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0370" w:author="Unknown Author" w:date="2026-10-30T04:17:53Z"></w:ins></w:rPr></w:pPr><w:ins w:id="20369" w:author="Unknown Author" w:date="2026-10-30T04:17:53Z"><w:r><w:rPr><w:b/><w:kern w:val="0"/><w:szCs w:val="24"/><w:lang w:val="es-CO" w:eastAsia="en-US" w:bidi="ar-SA"/></w:rPr><w:t>Mes del proyecto</w:t></w:r></w:ins></w:p></w:tc><w:tc><w:tcPr><w:tcW w:w="242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0372" w:author="Unknown Author" w:date="2026-10-30T04:17:53Z"></w:ins></w:rPr></w:pPr><w:ins w:id="20371" w:author="Unknown Author" w:date="2026-10-30T04:17:53Z"><w:r><w:rPr><w:b/><w:kern w:val="0"/><w:szCs w:val="24"/><w:lang w:val="es-CO" w:eastAsia="en-US" w:bidi="ar-SA"/></w:rPr><w:t>Requisitos que se acreditan</w:t></w:r></w:ins></w:p></w:tc><w:tc><w:tcPr><w:tcW w:w="225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0374" w:author="Unknown Author" w:date="2026-10-30T04:17:53Z"></w:ins></w:rPr></w:pPr><w:ins w:id="20373" w:author="Unknown Author" w:date="2026-10-30T04:17:53Z"><w:r><w:rPr><w:b/><w:kern w:val="0"/><w:szCs w:val="24"/><w:lang w:val="es-CO" w:eastAsia="en-US" w:bidi="ar-SA"/></w:rPr><w:t>Evidencia de cierre</w:t></w:r></w:ins></w:p></w:tc><w:tc><w:tcPr><w:tcW w:w="209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0376" w:author="Unknown Author" w:date="2026-10-30T04:17:53Z"></w:ins></w:rPr></w:pPr><w:ins w:id="20375" w:author="Unknown Author" w:date="2026-10-30T04:17:53Z"><w:r><w:rPr><w:b/><w:kern w:val="0"/><w:szCs w:val="24"/><w:lang w:val="es-CO" w:eastAsia="en-US" w:bidi="ar-SA"/></w:rPr><w:t>Responsable</w:t></w:r></w:ins></w:p></w:tc></w:tr><w:tr><w:trPr><w:ins w:id="20377" w:author="Unknown Author" w:date="2026-10-30T04:17:53Z"/><w:cantSplit w:val="true"/></w:trPr><w:tc><w:tcPr><w:tcW w:w="1755" w:type="dxa"/><w:tcBorders></w:tcBorders></w:tcPr><w:p><w:pPr><w:pStyle w:val="Tabla9"/><w:widowControl/><w:jc w:val="left"/><w:rPr><w:kern w:val="0"/><w:szCs w:val="24"/><w:lang w:val="es-CO" w:eastAsia="en-US" w:bidi="ar-SA"/><w:ins w:id="20379" w:author="Unknown Author" w:date="2026-10-30T04:17:53Z"></w:ins></w:rPr></w:pPr><w:ins w:id="20378" w:author="Unknown Author" w:date="2026-10-30T04:17:53Z"><w:r><w:rPr><w:kern w:val="0"/><w:szCs w:val="24"/><w:lang w:val="es-CO" w:eastAsia="en-US" w:bidi="ar-SA"/></w:rPr><w:t>Con la postulación</w:t></w:r></w:ins></w:p></w:tc><w:tc><w:tcPr><w:tcW w:w="1423" w:type="dxa"/><w:tcBorders></w:tcBorders></w:tcPr><w:p><w:pPr><w:pStyle w:val="Tabla9"/><w:widowControl/><w:jc w:val="left"/><w:rPr><w:kern w:val="0"/><w:szCs w:val="24"/><w:lang w:val="es-CO" w:eastAsia="en-US" w:bidi="ar-SA"/><w:ins w:id="20381" w:author="Unknown Author" w:date="2026-10-30T04:17:53Z"></w:ins></w:rPr></w:pPr><w:ins w:id="20380" w:author="Unknown Author" w:date="2026-10-30T04:17:53Z"><w:r><w:rPr><w:kern w:val="0"/><w:szCs w:val="24"/><w:lang w:val="es-CO" w:eastAsia="en-US" w:bidi="ar-SA"/></w:rPr><w:t>Antes del 3 de noviembre de 2026</w:t></w:r></w:ins></w:p></w:tc><w:tc><w:tcPr><w:tcW w:w="2427" w:type="dxa"/><w:tcBorders></w:tcBorders></w:tcPr><w:p><w:pPr><w:pStyle w:val="Tabla9"/><w:widowControl/><w:jc w:val="left"/><w:rPr><w:kern w:val="0"/><w:szCs w:val="24"/><w:lang w:val="es-CO" w:eastAsia="en-US" w:bidi="ar-SA"/><w:ins w:id="20383" w:author="Unknown Author" w:date="2026-10-30T04:17:53Z"></w:ins></w:rPr></w:pPr><w:ins w:id="20382" w:author="Unknown Author" w:date="2026-10-30T04:17:53Z"><w:r><w:rPr><w:kern w:val="0"/><w:szCs w:val="24"/><w:lang w:val="es-CO" w:eastAsia="en-US" w:bidi="ar-SA"/></w:rPr><w:t>Estado de los permisos de este anexo; certificado de titularidad (numeral 10.19); certificados de participación (numeral 10.18); aval del comité de ética o su determinación escrita (numeral 10.10); compromisos de operación, validación y uso (numeral 10.6); soportes de los numerales 10.20 y 10.21 de cada lugar de ejecución; cotizaciones por rubro (numeral 10.8)</w:t></w:r></w:ins></w:p></w:tc><w:tc><w:tcPr><w:tcW w:w="2257" w:type="dxa"/><w:tcBorders></w:tcBorders></w:tcPr><w:p><w:pPr><w:pStyle w:val="Tabla9"/><w:widowControl/><w:jc w:val="left"/><w:rPr><w:kern w:val="0"/><w:szCs w:val="24"/><w:lang w:val="es-CO" w:eastAsia="en-US" w:bidi="ar-SA"/><w:ins w:id="20385" w:author="Unknown Author" w:date="2026-10-30T04:17:53Z"></w:ins></w:rPr></w:pPr><w:ins w:id="20384" w:author="Unknown Author" w:date="2026-10-30T04:17:53Z"><w:r><w:rPr><w:kern w:val="0"/><w:szCs w:val="24"/><w:lang w:val="es-CO" w:eastAsia="en-US" w:bidi="ar-SA"/></w:rPr><w:t>Documentos cargados en el SIGP</w:t></w:r></w:ins></w:p></w:tc><w:tc><w:tcPr><w:tcW w:w="2092" w:type="dxa"/><w:tcBorders></w:tcBorders></w:tcPr><w:p><w:pPr><w:pStyle w:val="Tabla9"/><w:widowControl/><w:jc w:val="left"/><w:rPr><w:kern w:val="0"/><w:szCs w:val="24"/><w:lang w:val="es-CO" w:eastAsia="en-US" w:bidi="ar-SA"/><w:ins w:id="20387" w:author="Unknown Author" w:date="2026-10-30T04:17:53Z"></w:ins></w:rPr></w:pPr><w:ins w:id="20386" w:author="Unknown Author" w:date="2026-10-30T04:17:53Z"><w:r><w:rPr><w:kern w:val="0"/><w:szCs w:val="24"/><w:lang w:val="es-CO" w:eastAsia="en-US" w:bidi="ar-SA"/></w:rPr><w:t>Universidad ejecutora, cada integrante y las entidades territoriales</w:t></w:r></w:ins></w:p></w:tc></w:tr><w:tr><w:trPr><w:ins w:id="20388" w:author="Unknown Author" w:date="2026-10-30T04:17:53Z"/><w:cantSplit w:val="true"/></w:trPr><w:tc><w:tcPr><w:tcW w:w="1755" w:type="dxa"/><w:tcBorders></w:tcBorders><w:shd w:color="auto" w:fill="F7F7F7" w:val="clear"/></w:tcPr><w:p><w:pPr><w:pStyle w:val="Tabla9"/><w:widowControl/><w:jc w:val="left"/><w:rPr><w:kern w:val="0"/><w:szCs w:val="24"/><w:lang w:val="es-CO" w:eastAsia="en-US" w:bidi="ar-SA"/><w:ins w:id="20390" w:author="Unknown Author" w:date="2026-10-30T04:17:53Z"></w:ins></w:rPr></w:pPr><w:ins w:id="20389" w:author="Unknown Author" w:date="2026-10-30T04:17:53Z"><w:r><w:rPr><w:kern w:val="0"/><w:szCs w:val="24"/><w:lang w:val="es-CO" w:eastAsia="en-US" w:bidi="ar-SA"/></w:rPr><w:t>Antes del acta de inicio</w:t></w:r></w:ins></w:p></w:tc><w:tc><w:tcPr><w:tcW w:w="1423" w:type="dxa"/><w:tcBorders></w:tcBorders><w:shd w:color="auto" w:fill="F7F7F7" w:val="clear"/></w:tcPr><w:p><w:pPr><w:pStyle w:val="Tabla9"/><w:widowControl/><w:jc w:val="left"/><w:rPr><w:kern w:val="0"/><w:szCs w:val="24"/><w:lang w:val="es-CO" w:eastAsia="en-US" w:bidi="ar-SA"/><w:ins w:id="20392" w:author="Unknown Author" w:date="2026-10-30T04:17:53Z"></w:ins></w:rPr></w:pPr><w:ins w:id="20391" w:author="Unknown Author" w:date="2026-10-30T04:17:53Z"><w:r><w:rPr><w:kern w:val="0"/><w:szCs w:val="24"/><w:lang w:val="es-CO" w:eastAsia="en-US" w:bidi="ar-SA"/></w:rPr><w:t>Mes 2</w:t></w:r></w:ins></w:p></w:tc><w:tc><w:tcPr><w:tcW w:w="2427" w:type="dxa"/><w:tcBorders></w:tcBorders><w:shd w:color="auto" w:fill="F7F7F7" w:val="clear"/></w:tcPr><w:p><w:pPr><w:pStyle w:val="Tabla9"/><w:widowControl/><w:jc w:val="left"/><w:rPr><w:kern w:val="0"/><w:szCs w:val="24"/><w:lang w:val="es-CO" w:eastAsia="en-US" w:bidi="ar-SA"/><w:ins w:id="20394" w:author="Unknown Author" w:date="2026-10-30T04:17:53Z"></w:ins></w:rPr></w:pPr><w:ins w:id="20393" w:author="Unknown Author" w:date="2026-10-30T04:17:53Z"><w:r><w:rPr><w:kern w:val="0"/><w:szCs w:val="24"/><w:lang w:val="es-CO" w:eastAsia="en-US" w:bidi="ar-SA"/></w:rPr><w:t>Formato de consentimiento; modalidad contractual de la alianza; condiciones de entrega pactadas con los proveedores</w:t></w:r></w:ins></w:p></w:tc><w:tc><w:tcPr><w:tcW w:w="2257" w:type="dxa"/><w:tcBorders></w:tcBorders><w:shd w:color="auto" w:fill="F7F7F7" w:val="clear"/></w:tcPr><w:p><w:pPr><w:pStyle w:val="Tabla9"/><w:widowControl/><w:jc w:val="left"/><w:rPr><w:kern w:val="0"/><w:szCs w:val="24"/><w:lang w:val="es-CO" w:eastAsia="en-US" w:bidi="ar-SA"/><w:ins w:id="20396" w:author="Unknown Author" w:date="2026-10-30T04:17:53Z"></w:ins></w:rPr></w:pPr><w:ins w:id="20395" w:author="Unknown Author" w:date="2026-10-30T04:17:53Z"><w:r><w:rPr><w:kern w:val="0"/><w:szCs w:val="24"/><w:lang w:val="es-CO" w:eastAsia="en-US" w:bidi="ar-SA"/></w:rPr><w:t>Formato de consentimiento aprobado y convenio de la alianza firmado</w:t></w:r></w:ins></w:p></w:tc><w:tc><w:tcPr><w:tcW w:w="2092" w:type="dxa"/><w:tcBorders></w:tcBorders><w:shd w:color="auto" w:fill="F7F7F7" w:val="clear"/></w:tcPr><w:p><w:pPr><w:pStyle w:val="Tabla9"/><w:widowControl/><w:jc w:val="left"/><w:rPr><w:kern w:val="0"/><w:szCs w:val="24"/><w:lang w:val="es-CO" w:eastAsia="en-US" w:bidi="ar-SA"/><w:ins w:id="20398" w:author="Unknown Author" w:date="2026-10-30T04:17:53Z"></w:ins></w:rPr></w:pPr><w:ins w:id="20397" w:author="Unknown Author" w:date="2026-10-30T04:17:53Z"><w:r><w:rPr><w:kern w:val="0"/><w:szCs w:val="24"/><w:lang w:val="es-CO" w:eastAsia="en-US" w:bidi="ar-SA"/></w:rPr><w:t>Universidad ejecutora</w:t></w:r></w:ins></w:p></w:tc></w:tr><w:tr><w:trPr><w:ins w:id="20399" w:author="Unknown Author" w:date="2026-10-30T04:17:53Z"/><w:cantSplit w:val="true"/></w:trPr><w:tc><w:tcPr><w:tcW w:w="1755" w:type="dxa"/><w:tcBorders></w:tcBorders></w:tcPr><w:p><w:pPr><w:pStyle w:val="Tabla9"/><w:widowControl/><w:jc w:val="left"/><w:rPr><w:kern w:val="0"/><w:szCs w:val="24"/><w:lang w:val="es-CO" w:eastAsia="en-US" w:bidi="ar-SA"/><w:ins w:id="20401" w:author="Unknown Author" w:date="2026-10-30T04:17:53Z"></w:ins></w:rPr></w:pPr><w:ins w:id="20400" w:author="Unknown Author" w:date="2026-10-30T04:17:53Z"><w:r><w:rPr><w:kern w:val="0"/><w:szCs w:val="24"/><w:lang w:val="es-CO" w:eastAsia="en-US" w:bidi="ar-SA"/></w:rPr><w:t>Antes del tramo 1</w:t></w:r></w:ins></w:p></w:tc><w:tc><w:tcPr><w:tcW w:w="1423" w:type="dxa"/><w:tcBorders></w:tcBorders></w:tcPr><w:p><w:pPr><w:pStyle w:val="Tabla9"/><w:widowControl/><w:jc w:val="left"/><w:rPr><w:kern w:val="0"/><w:szCs w:val="24"/><w:lang w:val="es-CO" w:eastAsia="en-US" w:bidi="ar-SA"/><w:ins w:id="20403" w:author="Unknown Author" w:date="2026-10-30T04:17:53Z"></w:ins></w:rPr></w:pPr><w:ins w:id="20402" w:author="Unknown Author" w:date="2026-10-30T04:17:53Z"><w:r><w:rPr><w:kern w:val="0"/><w:szCs w:val="24"/><w:lang w:val="es-CO" w:eastAsia="en-US" w:bidi="ar-SA"/></w:rPr><w:t>Meses 3 a 5</w:t></w:r></w:ins></w:p></w:tc><w:tc><w:tcPr><w:tcW w:w="2427" w:type="dxa"/><w:tcBorders></w:tcBorders></w:tcPr><w:p><w:pPr><w:pStyle w:val="Tabla9"/><w:widowControl/><w:jc w:val="left"/><w:rPr><w:kern w:val="0"/><w:szCs w:val="24"/><w:lang w:val="es-CO" w:eastAsia="en-US" w:bidi="ar-SA"/><w:ins w:id="20405" w:author="Unknown Author" w:date="2026-10-30T04:17:53Z"></w:ins></w:rPr></w:pPr><w:ins w:id="20404" w:author="Unknown Author" w:date="2026-10-30T04:17:53Z"><w:r><w:rPr><w:kern w:val="0"/><w:szCs w:val="24"/><w:lang w:val="es-CO" w:eastAsia="en-US" w:bidi="ar-SA"/></w:rPr><w:t>Verificación de comunidades étnicas; autorizaciones de sitios y de acceso; revisión de espectro y conformidad de equipos; entrega del primer lote; análisis de libertad de operación</w:t></w:r></w:ins></w:p></w:tc><w:tc><w:tcPr><w:tcW w:w="2257" w:type="dxa"/><w:tcBorders></w:tcBorders></w:tcPr><w:p><w:pPr><w:pStyle w:val="Tabla9"/><w:widowControl/><w:jc w:val="left"/><w:rPr><w:kern w:val="0"/><w:szCs w:val="24"/><w:lang w:val="es-CO" w:eastAsia="en-US" w:bidi="ar-SA"/><w:ins w:id="20407" w:author="Unknown Author" w:date="2026-10-30T04:17:53Z"></w:ins></w:rPr></w:pPr><w:ins w:id="20406" w:author="Unknown Author" w:date="2026-10-30T04:17:53Z"><w:r><w:rPr><w:kern w:val="0"/><w:szCs w:val="24"/><w:lang w:val="es-CO" w:eastAsia="en-US" w:bidi="ar-SA"/></w:rPr><w:t>Autorizaciones firmadas e informe de libertad de operación</w:t></w:r></w:ins></w:p></w:tc><w:tc><w:tcPr><w:tcW w:w="2092" w:type="dxa"/><w:tcBorders></w:tcBorders></w:tcPr><w:p><w:pPr><w:pStyle w:val="Tabla9"/><w:widowControl/><w:jc w:val="left"/><w:rPr><w:kern w:val="0"/><w:szCs w:val="24"/><w:lang w:val="es-CO" w:eastAsia="en-US" w:bidi="ar-SA"/><w:ins w:id="20409" w:author="Unknown Author" w:date="2026-10-30T04:17:53Z"></w:ins></w:rPr></w:pPr><w:ins w:id="20408" w:author="Unknown Author" w:date="2026-10-30T04:17:53Z"><w:r><w:rPr><w:kern w:val="0"/><w:szCs w:val="24"/><w:lang w:val="es-CO" w:eastAsia="en-US" w:bidi="ar-SA"/></w:rPr><w:t>Municipios de Manizales y de Calarcá y universidad ejecutora</w:t></w:r></w:ins></w:p></w:tc></w:tr><w:tr><w:trPr><w:ins w:id="20410" w:author="Unknown Author" w:date="2026-10-30T04:17:53Z"/><w:cantSplit w:val="true"/></w:trPr><w:tc><w:tcPr><w:tcW w:w="1755" w:type="dxa"/><w:tcBorders></w:tcBorders><w:shd w:color="auto" w:fill="F7F7F7" w:val="clear"/></w:tcPr><w:p><w:pPr><w:pStyle w:val="Tabla9"/><w:widowControl/><w:jc w:val="left"/><w:rPr><w:kern w:val="0"/><w:szCs w:val="24"/><w:lang w:val="es-CO" w:eastAsia="en-US" w:bidi="ar-SA"/><w:ins w:id="20412" w:author="Unknown Author" w:date="2026-10-30T04:17:53Z"></w:ins></w:rPr></w:pPr><w:ins w:id="20411" w:author="Unknown Author" w:date="2026-10-30T04:17:53Z"><w:r><w:rPr><w:kern w:val="0"/><w:szCs w:val="24"/><w:lang w:val="es-CO" w:eastAsia="en-US" w:bidi="ar-SA"/></w:rPr><w:t>Antes del tramo 2</w:t></w:r></w:ins></w:p></w:tc><w:tc><w:tcPr><w:tcW w:w="1423" w:type="dxa"/><w:tcBorders></w:tcBorders><w:shd w:color="auto" w:fill="F7F7F7" w:val="clear"/></w:tcPr><w:p><w:pPr><w:pStyle w:val="Tabla9"/><w:widowControl/><w:jc w:val="left"/><w:rPr><w:kern w:val="0"/><w:szCs w:val="24"/><w:lang w:val="es-CO" w:eastAsia="en-US" w:bidi="ar-SA"/><w:ins w:id="20414" w:author="Unknown Author" w:date="2026-10-30T04:17:53Z"></w:ins></w:rPr></w:pPr><w:ins w:id="20413" w:author="Unknown Author" w:date="2026-10-30T04:17:53Z"><w:r><w:rPr><w:kern w:val="0"/><w:szCs w:val="24"/><w:lang w:val="es-CO" w:eastAsia="en-US" w:bidi="ar-SA"/></w:rPr><w:t>Meses 6 a 13</w:t></w:r></w:ins></w:p></w:tc><w:tc><w:tcPr><w:tcW w:w="2427" w:type="dxa"/><w:tcBorders></w:tcBorders><w:shd w:color="auto" w:fill="F7F7F7" w:val="clear"/></w:tcPr><w:p><w:pPr><w:pStyle w:val="Tabla9"/><w:widowControl/><w:jc w:val="left"/><w:rPr><w:kern w:val="0"/><w:szCs w:val="24"/><w:lang w:val="es-CO" w:eastAsia="en-US" w:bidi="ar-SA"/><w:ins w:id="20416" w:author="Unknown Author" w:date="2026-10-30T04:17:53Z"></w:ins></w:rPr></w:pPr><w:ins w:id="20415" w:author="Unknown Author" w:date="2026-10-30T04:17:53Z"><w:r><w:rPr><w:kern w:val="0"/><w:szCs w:val="24"/><w:lang w:val="es-CO" w:eastAsia="en-US" w:bidi="ar-SA"/></w:rPr><w:t>Acuerdo marco de titularidad; autorizaciones de sitios del tramo 2; entrega del segundo lote; primera solicitud de registro ante la DNDA; licencias de software de modelación; autorización de operación del dron</w:t></w:r></w:ins></w:p></w:tc><w:tc><w:tcPr><w:tcW w:w="2257" w:type="dxa"/><w:tcBorders></w:tcBorders><w:shd w:color="auto" w:fill="F7F7F7" w:val="clear"/></w:tcPr><w:p><w:pPr><w:pStyle w:val="Tabla9"/><w:widowControl/><w:jc w:val="left"/><w:rPr><w:kern w:val="0"/><w:szCs w:val="24"/><w:lang w:val="es-CO" w:eastAsia="en-US" w:bidi="ar-SA"/><w:ins w:id="20418" w:author="Unknown Author" w:date="2026-10-30T04:17:53Z"></w:ins></w:rPr></w:pPr><w:ins w:id="20417" w:author="Unknown Author" w:date="2026-10-30T04:17:53Z"><w:r><w:rPr><w:kern w:val="0"/><w:szCs w:val="24"/><w:lang w:val="es-CO" w:eastAsia="en-US" w:bidi="ar-SA"/></w:rPr><w:t>Acuerdo firmado, autorizaciones y radicado del registro</w:t></w:r></w:ins></w:p></w:tc><w:tc><w:tcPr><w:tcW w:w="2092" w:type="dxa"/><w:tcBorders></w:tcBorders><w:shd w:color="auto" w:fill="F7F7F7" w:val="clear"/></w:tcPr><w:p><w:pPr><w:pStyle w:val="Tabla9"/><w:widowControl/><w:jc w:val="left"/><w:rPr><w:kern w:val="0"/><w:szCs w:val="24"/><w:lang w:val="es-CO" w:eastAsia="en-US" w:bidi="ar-SA"/><w:ins w:id="20420" w:author="Unknown Author" w:date="2026-10-30T04:17:53Z"></w:ins></w:rPr></w:pPr><w:ins w:id="20419" w:author="Unknown Author" w:date="2026-10-30T04:17:53Z"><w:r><w:rPr><w:kern w:val="0"/><w:szCs w:val="24"/><w:lang w:val="es-CO" w:eastAsia="en-US" w:bidi="ar-SA"/></w:rPr><w:t>Universidad ejecutora, con Avanciencia</w:t></w:r></w:ins></w:p></w:tc></w:tr><w:tr><w:trPr><w:ins w:id="20421" w:author="Unknown Author" w:date="2026-10-30T04:17:53Z"/><w:cantSplit w:val="true"/></w:trPr><w:tc><w:tcPr><w:tcW w:w="1755" w:type="dxa"/><w:tcBorders></w:tcBorders></w:tcPr><w:p><w:pPr><w:pStyle w:val="Tabla9"/><w:widowControl/><w:jc w:val="left"/><w:rPr><w:kern w:val="0"/><w:szCs w:val="24"/><w:lang w:val="es-CO" w:eastAsia="en-US" w:bidi="ar-SA"/><w:ins w:id="20423" w:author="Unknown Author" w:date="2026-10-30T04:17:53Z"></w:ins></w:rPr></w:pPr><w:ins w:id="20422" w:author="Unknown Author" w:date="2026-10-30T04:17:53Z"><w:r><w:rPr><w:kern w:val="0"/><w:szCs w:val="24"/><w:lang w:val="es-CO" w:eastAsia="en-US" w:bidi="ar-SA"/></w:rPr><w:t>Antes del tramo 3</w:t></w:r></w:ins></w:p></w:tc><w:tc><w:tcPr><w:tcW w:w="1423" w:type="dxa"/><w:tcBorders></w:tcBorders></w:tcPr><w:p><w:pPr><w:pStyle w:val="Tabla9"/><w:widowControl/><w:jc w:val="left"/><w:rPr><w:kern w:val="0"/><w:szCs w:val="24"/><w:lang w:val="es-CO" w:eastAsia="en-US" w:bidi="ar-SA"/><w:ins w:id="20425" w:author="Unknown Author" w:date="2026-10-30T04:17:53Z"></w:ins></w:rPr></w:pPr><w:ins w:id="20424" w:author="Unknown Author" w:date="2026-10-30T04:17:53Z"><w:r><w:rPr><w:kern w:val="0"/><w:szCs w:val="24"/><w:lang w:val="es-CO" w:eastAsia="en-US" w:bidi="ar-SA"/></w:rPr><w:t>Meses 14 a 18</w:t></w:r></w:ins></w:p></w:tc><w:tc><w:tcPr><w:tcW w:w="2427" w:type="dxa"/><w:tcBorders></w:tcBorders></w:tcPr><w:p><w:pPr><w:pStyle w:val="Tabla9"/><w:widowControl/><w:jc w:val="left"/><w:rPr><w:kern w:val="0"/><w:szCs w:val="24"/><w:lang w:val="es-CO" w:eastAsia="en-US" w:bidi="ar-SA"/><w:ins w:id="20427" w:author="Unknown Author" w:date="2026-10-30T04:17:53Z"></w:ins></w:rPr></w:pPr><w:ins w:id="20426" w:author="Unknown Author" w:date="2026-10-30T04:17:53Z"><w:r><w:rPr><w:kern w:val="0"/><w:szCs w:val="24"/><w:lang w:val="es-CO" w:eastAsia="en-US" w:bidi="ar-SA"/></w:rPr><w:t>Autorizaciones de sitios del tramo 3; entrega del tercer lote; actualización del análisis de libertad de operación; autorizaciones de acceso a las demoliciones de las campañas de validación</w:t></w:r></w:ins></w:p></w:tc><w:tc><w:tcPr><w:tcW w:w="2257" w:type="dxa"/><w:tcBorders></w:tcBorders></w:tcPr><w:p><w:pPr><w:pStyle w:val="Tabla9"/><w:widowControl/><w:jc w:val="left"/><w:rPr><w:kern w:val="0"/><w:szCs w:val="24"/><w:lang w:val="es-CO" w:eastAsia="en-US" w:bidi="ar-SA"/><w:ins w:id="20429" w:author="Unknown Author" w:date="2026-10-30T04:17:53Z"></w:ins></w:rPr></w:pPr><w:ins w:id="20428" w:author="Unknown Author" w:date="2026-10-30T04:17:53Z"><w:r><w:rPr><w:kern w:val="0"/><w:szCs w:val="24"/><w:lang w:val="es-CO" w:eastAsia="en-US" w:bidi="ar-SA"/></w:rPr><w:t>Autorizaciones y informe actualizado</w:t></w:r></w:ins></w:p></w:tc><w:tc><w:tcPr><w:tcW w:w="2092" w:type="dxa"/><w:tcBorders></w:tcBorders></w:tcPr><w:p><w:pPr><w:pStyle w:val="Tabla9"/><w:widowControl/><w:jc w:val="left"/><w:rPr><w:kern w:val="0"/><w:szCs w:val="24"/><w:lang w:val="es-CO" w:eastAsia="en-US" w:bidi="ar-SA"/><w:ins w:id="20431" w:author="Unknown Author" w:date="2026-10-30T04:17:53Z"></w:ins></w:rPr></w:pPr><w:ins w:id="20430" w:author="Unknown Author" w:date="2026-10-30T04:17:53Z"><w:r><w:rPr><w:kern w:val="0"/><w:szCs w:val="24"/><w:lang w:val="es-CO" w:eastAsia="en-US" w:bidi="ar-SA"/></w:rPr><w:t>Municipios de Manizales y de Calarcá y universidad ejecutora</w:t></w:r></w:ins></w:p></w:tc></w:tr><w:tr><w:trPr><w:ins w:id="20432" w:author="Unknown Author" w:date="2026-10-30T04:17:53Z"/><w:cantSplit w:val="true"/></w:trPr><w:tc><w:tcPr><w:tcW w:w="1755" w:type="dxa"/><w:tcBorders><w:bottom w:val="single" w:sz="12" w:space="0" w:color="2A3439"/></w:tcBorders><w:shd w:color="auto" w:fill="F7F7F7" w:val="clear"/></w:tcPr><w:p><w:pPr><w:pStyle w:val="Tabla9"/><w:keepNext w:val="true"/><w:widowControl/><w:jc w:val="left"/><w:rPr><w:kern w:val="0"/><w:szCs w:val="24"/><w:lang w:val="es-CO" w:eastAsia="en-US" w:bidi="ar-SA"/><w:ins w:id="20434" w:author="Unknown Author" w:date="2026-10-30T04:17:53Z"></w:ins></w:rPr></w:pPr><w:ins w:id="20433" w:author="Unknown Author" w:date="2026-10-30T04:17:53Z"><w:r><w:rPr><w:kern w:val="0"/><w:szCs w:val="24"/><w:lang w:val="es-CO" w:eastAsia="en-US" w:bidi="ar-SA"/></w:rPr><w:t>Antes de la entrega a las entidades custodias</w:t></w:r></w:ins></w:p></w:tc><w:tc><w:tcPr><w:tcW w:w="1423" w:type="dxa"/><w:tcBorders><w:bottom w:val="single" w:sz="12" w:space="0" w:color="2A3439"/></w:tcBorders><w:shd w:color="auto" w:fill="F7F7F7" w:val="clear"/></w:tcPr><w:p><w:pPr><w:pStyle w:val="Tabla9"/><w:keepNext w:val="true"/><w:widowControl/><w:jc w:val="left"/><w:rPr><w:kern w:val="0"/><w:szCs w:val="24"/><w:lang w:val="es-CO" w:eastAsia="en-US" w:bidi="ar-SA"/><w:ins w:id="20436" w:author="Unknown Author" w:date="2026-10-30T04:17:53Z"></w:ins></w:rPr></w:pPr><w:ins w:id="20435" w:author="Unknown Author" w:date="2026-10-30T04:17:53Z"><w:r><w:rPr><w:kern w:val="0"/><w:szCs w:val="24"/><w:lang w:val="es-CO" w:eastAsia="en-US" w:bidi="ar-SA"/></w:rPr><w:t>Meses 19 a 24</w:t></w:r></w:ins></w:p></w:tc><w:tc><w:tcPr><w:tcW w:w="2427" w:type="dxa"/><w:tcBorders><w:bottom w:val="single" w:sz="12" w:space="0" w:color="2A3439"/></w:tcBorders><w:shd w:color="auto" w:fill="F7F7F7" w:val="clear"/></w:tcPr><w:p><w:pPr><w:pStyle w:val="Tabla9"/><w:keepNext w:val="true"/><w:widowControl/><w:jc w:val="left"/><w:rPr><w:kern w:val="0"/><w:szCs w:val="24"/><w:lang w:val="es-CO" w:eastAsia="en-US" w:bidi="ar-SA"/><w:ins w:id="20438" w:author="Unknown Author" w:date="2026-10-30T04:17:53Z"></w:ins></w:rPr></w:pPr><w:ins w:id="20437" w:author="Unknown Author" w:date="2026-10-30T04:17:53Z"><w:r><w:rPr><w:kern w:val="0"/><w:szCs w:val="24"/><w:lang w:val="es-CO" w:eastAsia="en-US" w:bidi="ar-SA"/></w:rPr><w:t>Segunda solicitud de registro ante la DNDA; convenios de custodia; cláusula de apertura</w:t></w:r></w:ins></w:p></w:tc><w:tc><w:tcPr><w:tcW w:w="2257" w:type="dxa"/><w:tcBorders><w:bottom w:val="single" w:sz="12" w:space="0" w:color="2A3439"/></w:tcBorders><w:shd w:color="auto" w:fill="F7F7F7" w:val="clear"/></w:tcPr><w:p><w:pPr><w:pStyle w:val="Tabla9"/><w:keepNext w:val="true"/><w:widowControl/><w:jc w:val="left"/><w:rPr><w:kern w:val="0"/><w:szCs w:val="24"/><w:lang w:val="es-CO" w:eastAsia="en-US" w:bidi="ar-SA"/><w:ins w:id="20440" w:author="Unknown Author" w:date="2026-10-30T04:17:53Z"></w:ins></w:rPr></w:pPr><w:ins w:id="20439" w:author="Unknown Author" w:date="2026-10-30T04:17:53Z"><w:r><w:rPr><w:kern w:val="0"/><w:szCs w:val="24"/><w:lang w:val="es-CO" w:eastAsia="en-US" w:bidi="ar-SA"/></w:rPr><w:t>Certificados de registro, convenios y actas de entrega</w:t></w:r></w:ins></w:p></w:tc><w:tc><w:tcPr><w:tcW w:w="2092" w:type="dxa"/><w:tcBorders><w:bottom w:val="single" w:sz="12" w:space="0" w:color="2A3439"/></w:tcBorders><w:shd w:color="auto" w:fill="F7F7F7" w:val="clear"/></w:tcPr><w:p><w:pPr><w:pStyle w:val="Tabla9"/><w:keepNext w:val="true"/><w:widowControl/><w:jc w:val="left"/><w:rPr><w:kern w:val="0"/><w:szCs w:val="24"/><w:lang w:val="es-CO" w:eastAsia="en-US" w:bidi="ar-SA"/><w:ins w:id="20442" w:author="Unknown Author" w:date="2026-10-30T04:17:53Z"></w:ins></w:rPr></w:pPr><w:ins w:id="20441" w:author="Unknown Author" w:date="2026-10-30T04:17:53Z"><w:r><w:rPr><w:kern w:val="0"/><w:szCs w:val="24"/><w:lang w:val="es-CO" w:eastAsia="en-US" w:bidi="ar-SA"/></w:rPr><w:t>Universidad ejecutora</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755"/><w:gridCol w:w="1423"/><w:gridCol w:w="2427"/><w:gridCol w:w="2257"/><w:gridCol w:w="2092"/></w:tblGrid><w:tr><w:trPr><w:tblHeader w:val="true"/><w:del w:id="20443" w:author="Unknown Author" w:date="2026-10-30T04:17:53Z"/><w:cantSplit w:val="true"/></w:trPr><w:tc><w:tcPr><w:tcW w:w="175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0445" w:author="Unknown Author" w:date="2026-10-30T04:17:53Z"></w:del></w:rPr></w:pPr><w:del w:id="20444" w:author="Unknown Author" w:date="2026-10-30T04:17:53Z"><w:r><w:rPr><w:b/><w:kern w:val="0"/><w:szCs w:val="24"/><w:lang w:val="es-CO" w:eastAsia="en-US" w:bidi="ar-SA"/></w:rPr><w:delText>Momento</w:delText></w:r></w:del></w:p></w:tc><w:tc><w:tcPr><w:tcW w:w="142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0447" w:author="Unknown Author" w:date="2026-10-30T04:17:53Z"></w:del></w:rPr></w:pPr><w:del w:id="20446" w:author="Unknown Author" w:date="2026-10-30T04:17:53Z"><w:r><w:rPr><w:b/><w:kern w:val="0"/><w:szCs w:val="24"/><w:lang w:val="es-CO" w:eastAsia="en-US" w:bidi="ar-SA"/></w:rPr><w:delText>Mes del proyecto</w:delText></w:r></w:del></w:p></w:tc><w:tc><w:tcPr><w:tcW w:w="242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0449" w:author="Unknown Author" w:date="2026-10-30T04:17:53Z"></w:del></w:rPr></w:pPr><w:del w:id="20448" w:author="Unknown Author" w:date="2026-10-30T04:17:53Z"><w:r><w:rPr><w:b/><w:kern w:val="0"/><w:szCs w:val="24"/><w:lang w:val="es-CO" w:eastAsia="en-US" w:bidi="ar-SA"/></w:rPr><w:delText>Requisitos que se acreditan</w:delText></w:r></w:del></w:p></w:tc><w:tc><w:tcPr><w:tcW w:w="225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0451" w:author="Unknown Author" w:date="2026-10-30T04:17:53Z"></w:del></w:rPr></w:pPr><w:del w:id="20450" w:author="Unknown Author" w:date="2026-10-30T04:17:53Z"><w:r><w:rPr><w:b/><w:kern w:val="0"/><w:szCs w:val="24"/><w:lang w:val="es-CO" w:eastAsia="en-US" w:bidi="ar-SA"/></w:rPr><w:delText>Evidencia de cierre</w:delText></w:r></w:del></w:p></w:tc><w:tc><w:tcPr><w:tcW w:w="209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0453" w:author="Unknown Author" w:date="2026-10-30T04:17:53Z"></w:del></w:rPr></w:pPr><w:del w:id="20452" w:author="Unknown Author" w:date="2026-10-30T04:17:53Z"><w:r><w:rPr><w:b/><w:kern w:val="0"/><w:szCs w:val="24"/><w:lang w:val="es-CO" w:eastAsia="en-US" w:bidi="ar-SA"/></w:rPr><w:delText>Responsable</w:delText></w:r></w:del></w:p></w:tc></w:tr><w:tr><w:trPr><w:del w:id="20454" w:author="Unknown Author" w:date="2026-10-30T04:17:53Z"/><w:cantSplit w:val="true"/></w:trPr><w:tc><w:tcPr><w:tcW w:w="1755" w:type="dxa"/><w:tcBorders></w:tcBorders></w:tcPr><w:p><w:pPr><w:pStyle w:val="Tabla9"/><w:widowControl/><w:jc w:val="left"/><w:rPr><w:kern w:val="0"/><w:szCs w:val="24"/><w:lang w:val="es-CO" w:eastAsia="en-US" w:bidi="ar-SA"/><w:del w:id="20456" w:author="Unknown Author" w:date="2026-10-30T04:17:53Z"></w:del></w:rPr></w:pPr><w:del w:id="20455" w:author="Unknown Author" w:date="2026-10-30T04:17:53Z"><w:r><w:rPr><w:kern w:val="0"/><w:szCs w:val="24"/><w:lang w:val="es-CO" w:eastAsia="en-US" w:bidi="ar-SA"/></w:rPr><w:delText>Con la postulación</w:delText></w:r></w:del></w:p></w:tc><w:tc><w:tcPr><w:tcW w:w="1423" w:type="dxa"/><w:tcBorders></w:tcBorders></w:tcPr><w:p><w:pPr><w:pStyle w:val="Tabla9"/><w:widowControl/><w:jc w:val="left"/><w:rPr><w:kern w:val="0"/><w:szCs w:val="24"/><w:lang w:val="es-CO" w:eastAsia="en-US" w:bidi="ar-SA"/><w:del w:id="20458" w:author="Unknown Author" w:date="2026-10-30T04:17:53Z"></w:del></w:rPr></w:pPr><w:del w:id="20457" w:author="Unknown Author" w:date="2026-10-30T04:17:53Z"><w:r><w:rPr><w:kern w:val="0"/><w:szCs w:val="24"/><w:lang w:val="es-CO" w:eastAsia="en-US" w:bidi="ar-SA"/></w:rPr><w:delText>Antes del 3 de noviembre de 2026</w:delText></w:r></w:del></w:p></w:tc><w:tc><w:tcPr><w:tcW w:w="2427" w:type="dxa"/><w:tcBorders></w:tcBorders></w:tcPr><w:p><w:pPr><w:pStyle w:val="Tabla9"/><w:widowControl/><w:jc w:val="left"/><w:rPr><w:kern w:val="0"/><w:szCs w:val="24"/><w:lang w:val="es-CO" w:eastAsia="en-US" w:bidi="ar-SA"/><w:del w:id="20460" w:author="Unknown Author" w:date="2026-10-30T04:17:53Z"></w:del></w:rPr></w:pPr><w:del w:id="20459" w:author="Unknown Author" w:date="2026-10-30T04:17:53Z"><w:r><w:rPr><w:kern w:val="0"/><w:szCs w:val="24"/><w:lang w:val="es-CO" w:eastAsia="en-US" w:bidi="ar-SA"/></w:rPr><w:delText>Estado de los permisos de este anexo; certificado de titularidad (numeral 10.19); certificados de participación (numeral 10.18); aval del comité de ética o su determinación escrita (numeral 10.10); compromisos de operación, validación y uso (numeral 10.6); soportes de los numerales 10.20 y 10.21 de cada lugar de ejecución; cotizaciones por rubro (numeral 10.8)</w:delText></w:r></w:del></w:p></w:tc><w:tc><w:tcPr><w:tcW w:w="2257" w:type="dxa"/><w:tcBorders></w:tcBorders></w:tcPr><w:p><w:pPr><w:pStyle w:val="Tabla9"/><w:widowControl/><w:jc w:val="left"/><w:rPr><w:kern w:val="0"/><w:szCs w:val="24"/><w:lang w:val="es-CO" w:eastAsia="en-US" w:bidi="ar-SA"/><w:del w:id="20462" w:author="Unknown Author" w:date="2026-10-30T04:17:53Z"></w:del></w:rPr></w:pPr><w:del w:id="20461" w:author="Unknown Author" w:date="2026-10-30T04:17:53Z"><w:r><w:rPr><w:kern w:val="0"/><w:szCs w:val="24"/><w:lang w:val="es-CO" w:eastAsia="en-US" w:bidi="ar-SA"/></w:rPr><w:delText>Documentos cargados en el SIGP</w:delText></w:r></w:del></w:p></w:tc><w:tc><w:tcPr><w:tcW w:w="2092" w:type="dxa"/><w:tcBorders></w:tcBorders></w:tcPr><w:p><w:pPr><w:pStyle w:val="Tabla9"/><w:widowControl/><w:jc w:val="left"/><w:rPr><w:kern w:val="0"/><w:szCs w:val="24"/><w:lang w:val="es-CO" w:eastAsia="en-US" w:bidi="ar-SA"/><w:del w:id="20464" w:author="Unknown Author" w:date="2026-10-30T04:17:53Z"></w:del></w:rPr></w:pPr><w:del w:id="20463" w:author="Unknown Author" w:date="2026-10-30T04:17:53Z"><w:r><w:rPr><w:kern w:val="0"/><w:szCs w:val="24"/><w:lang w:val="es-CO" w:eastAsia="en-US" w:bidi="ar-SA"/></w:rPr><w:delText>Universidad ejecutora, cada integrante y las entidades territoriales</w:delText></w:r></w:del></w:p></w:tc></w:tr><w:tr><w:trPr><w:del w:id="20465" w:author="Unknown Author" w:date="2026-10-30T04:17:53Z"/><w:cantSplit w:val="true"/></w:trPr><w:tc><w:tcPr><w:tcW w:w="1755" w:type="dxa"/><w:tcBorders></w:tcBorders><w:shd w:color="auto" w:fill="F7F7F7" w:val="clear"/></w:tcPr><w:p><w:pPr><w:pStyle w:val="Tabla9"/><w:widowControl/><w:jc w:val="left"/><w:rPr><w:kern w:val="0"/><w:szCs w:val="24"/><w:lang w:val="es-CO" w:eastAsia="en-US" w:bidi="ar-SA"/><w:del w:id="20467" w:author="Unknown Author" w:date="2026-10-30T04:17:53Z"></w:del></w:rPr></w:pPr><w:del w:id="20466" w:author="Unknown Author" w:date="2026-10-30T04:17:53Z"><w:r><w:rPr><w:kern w:val="0"/><w:szCs w:val="24"/><w:lang w:val="es-CO" w:eastAsia="en-US" w:bidi="ar-SA"/></w:rPr><w:delText>Antes del acta de inicio</w:delText></w:r></w:del></w:p></w:tc><w:tc><w:tcPr><w:tcW w:w="1423" w:type="dxa"/><w:tcBorders></w:tcBorders><w:shd w:color="auto" w:fill="F7F7F7" w:val="clear"/></w:tcPr><w:p><w:pPr><w:pStyle w:val="Tabla9"/><w:widowControl/><w:jc w:val="left"/><w:rPr><w:kern w:val="0"/><w:szCs w:val="24"/><w:lang w:val="es-CO" w:eastAsia="en-US" w:bidi="ar-SA"/><w:del w:id="20469" w:author="Unknown Author" w:date="2026-10-30T04:17:53Z"></w:del></w:rPr></w:pPr><w:del w:id="20468" w:author="Unknown Author" w:date="2026-10-30T04:17:53Z"><w:r><w:rPr><w:kern w:val="0"/><w:szCs w:val="24"/><w:lang w:val="es-CO" w:eastAsia="en-US" w:bidi="ar-SA"/></w:rPr><w:delText>Mes 2</w:delText></w:r></w:del></w:p></w:tc><w:tc><w:tcPr><w:tcW w:w="2427" w:type="dxa"/><w:tcBorders></w:tcBorders><w:shd w:color="auto" w:fill="F7F7F7" w:val="clear"/></w:tcPr><w:p><w:pPr><w:pStyle w:val="Tabla9"/><w:widowControl/><w:jc w:val="left"/><w:rPr><w:kern w:val="0"/><w:szCs w:val="24"/><w:lang w:val="es-CO" w:eastAsia="en-US" w:bidi="ar-SA"/><w:del w:id="20471" w:author="Unknown Author" w:date="2026-10-30T04:17:53Z"></w:del></w:rPr></w:pPr><w:del w:id="20470" w:author="Unknown Author" w:date="2026-10-30T04:17:53Z"><w:r><w:rPr><w:kern w:val="0"/><w:szCs w:val="24"/><w:lang w:val="es-CO" w:eastAsia="en-US" w:bidi="ar-SA"/></w:rPr><w:delText>Formato de consentimiento; modalidad contractual de la alianza; contratación del agente aduanero</w:delText></w:r></w:del></w:p></w:tc><w:tc><w:tcPr><w:tcW w:w="2257" w:type="dxa"/><w:tcBorders></w:tcBorders><w:shd w:color="auto" w:fill="F7F7F7" w:val="clear"/></w:tcPr><w:p><w:pPr><w:pStyle w:val="Tabla9"/><w:widowControl/><w:jc w:val="left"/><w:rPr><w:kern w:val="0"/><w:szCs w:val="24"/><w:lang w:val="es-CO" w:eastAsia="en-US" w:bidi="ar-SA"/><w:del w:id="20473" w:author="Unknown Author" w:date="2026-10-30T04:17:53Z"></w:del></w:rPr></w:pPr><w:del w:id="20472" w:author="Unknown Author" w:date="2026-10-30T04:17:53Z"><w:r><w:rPr><w:kern w:val="0"/><w:szCs w:val="24"/><w:lang w:val="es-CO" w:eastAsia="en-US" w:bidi="ar-SA"/></w:rPr><w:delText>Formato de consentimiento aprobado y convenio de la alianza firmado</w:delText></w:r></w:del></w:p></w:tc><w:tc><w:tcPr><w:tcW w:w="2092" w:type="dxa"/><w:tcBorders></w:tcBorders><w:shd w:color="auto" w:fill="F7F7F7" w:val="clear"/></w:tcPr><w:p><w:pPr><w:pStyle w:val="Tabla9"/><w:widowControl/><w:jc w:val="left"/><w:rPr><w:kern w:val="0"/><w:szCs w:val="24"/><w:lang w:val="es-CO" w:eastAsia="en-US" w:bidi="ar-SA"/><w:del w:id="20475" w:author="Unknown Author" w:date="2026-10-30T04:17:53Z"></w:del></w:rPr></w:pPr><w:del w:id="20474" w:author="Unknown Author" w:date="2026-10-30T04:17:53Z"><w:r><w:rPr><w:kern w:val="0"/><w:szCs w:val="24"/><w:lang w:val="es-CO" w:eastAsia="en-US" w:bidi="ar-SA"/></w:rPr><w:delText>Universidad ejecutora</w:delText></w:r></w:del></w:p></w:tc></w:tr><w:tr><w:trPr><w:del w:id="20476" w:author="Unknown Author" w:date="2026-10-30T04:17:53Z"/><w:cantSplit w:val="true"/></w:trPr><w:tc><w:tcPr><w:tcW w:w="1755" w:type="dxa"/><w:tcBorders></w:tcBorders></w:tcPr><w:p><w:pPr><w:pStyle w:val="Tabla9"/><w:widowControl/><w:jc w:val="left"/><w:rPr><w:kern w:val="0"/><w:szCs w:val="24"/><w:lang w:val="es-CO" w:eastAsia="en-US" w:bidi="ar-SA"/><w:del w:id="20478" w:author="Unknown Author" w:date="2026-10-30T04:17:53Z"></w:del></w:rPr></w:pPr><w:del w:id="20477" w:author="Unknown Author" w:date="2026-10-30T04:17:53Z"><w:r><w:rPr><w:kern w:val="0"/><w:szCs w:val="24"/><w:lang w:val="es-CO" w:eastAsia="en-US" w:bidi="ar-SA"/></w:rPr><w:delText>Antes del tramo 1</w:delText></w:r></w:del></w:p></w:tc><w:tc><w:tcPr><w:tcW w:w="1423" w:type="dxa"/><w:tcBorders></w:tcBorders></w:tcPr><w:p><w:pPr><w:pStyle w:val="Tabla9"/><w:widowControl/><w:jc w:val="left"/><w:rPr><w:kern w:val="0"/><w:szCs w:val="24"/><w:lang w:val="es-CO" w:eastAsia="en-US" w:bidi="ar-SA"/><w:del w:id="20480" w:author="Unknown Author" w:date="2026-10-30T04:17:53Z"></w:del></w:rPr></w:pPr><w:del w:id="20479" w:author="Unknown Author" w:date="2026-10-30T04:17:53Z"><w:r><w:rPr><w:kern w:val="0"/><w:szCs w:val="24"/><w:lang w:val="es-CO" w:eastAsia="en-US" w:bidi="ar-SA"/></w:rPr><w:delText>Meses 3 a 5</w:delText></w:r></w:del></w:p></w:tc><w:tc><w:tcPr><w:tcW w:w="2427" w:type="dxa"/><w:tcBorders></w:tcBorders></w:tcPr><w:p><w:pPr><w:pStyle w:val="Tabla9"/><w:widowControl/><w:jc w:val="left"/><w:rPr><w:kern w:val="0"/><w:szCs w:val="24"/><w:lang w:val="es-CO" w:eastAsia="en-US" w:bidi="ar-SA"/><w:del w:id="20482" w:author="Unknown Author" w:date="2026-10-30T04:17:53Z"></w:del></w:rPr></w:pPr><w:del w:id="20481" w:author="Unknown Author" w:date="2026-10-30T04:17:53Z"><w:r><w:rPr><w:kern w:val="0"/><w:szCs w:val="24"/><w:lang w:val="es-CO" w:eastAsia="en-US" w:bidi="ar-SA"/></w:rPr><w:delText>Verificación de comunidades étnicas; autorizaciones de sitios y de acceso; revisión de espectro y conformidad de equipos; primer lote de importación; análisis de libertad de operación</w:delText></w:r></w:del></w:p></w:tc><w:tc><w:tcPr><w:tcW w:w="2257" w:type="dxa"/><w:tcBorders></w:tcBorders></w:tcPr><w:p><w:pPr><w:pStyle w:val="Tabla9"/><w:widowControl/><w:jc w:val="left"/><w:rPr><w:kern w:val="0"/><w:szCs w:val="24"/><w:lang w:val="es-CO" w:eastAsia="en-US" w:bidi="ar-SA"/><w:del w:id="20484" w:author="Unknown Author" w:date="2026-10-30T04:17:53Z"></w:del></w:rPr></w:pPr><w:del w:id="20483" w:author="Unknown Author" w:date="2026-10-30T04:17:53Z"><w:r><w:rPr><w:kern w:val="0"/><w:szCs w:val="24"/><w:lang w:val="es-CO" w:eastAsia="en-US" w:bidi="ar-SA"/></w:rPr><w:delText>Autorizaciones firmadas e informe de libertad de operación</w:delText></w:r></w:del></w:p></w:tc><w:tc><w:tcPr><w:tcW w:w="2092" w:type="dxa"/><w:tcBorders></w:tcBorders></w:tcPr><w:p><w:pPr><w:pStyle w:val="Tabla9"/><w:widowControl/><w:jc w:val="left"/><w:rPr><w:kern w:val="0"/><w:szCs w:val="24"/><w:lang w:val="es-CO" w:eastAsia="en-US" w:bidi="ar-SA"/><w:del w:id="20486" w:author="Unknown Author" w:date="2026-10-30T04:17:53Z"></w:del></w:rPr></w:pPr><w:del w:id="20485" w:author="Unknown Author" w:date="2026-10-30T04:17:53Z"><w:r><w:rPr><w:kern w:val="0"/><w:szCs w:val="24"/><w:lang w:val="es-CO" w:eastAsia="en-US" w:bidi="ar-SA"/></w:rPr><w:delText>Municipio aliado, empresa tecnológica y universidad ejecutora</w:delText></w:r></w:del></w:p></w:tc></w:tr><w:tr><w:trPr><w:del w:id="20487" w:author="Unknown Author" w:date="2026-10-30T04:17:53Z"/><w:cantSplit w:val="true"/></w:trPr><w:tc><w:tcPr><w:tcW w:w="1755" w:type="dxa"/><w:tcBorders></w:tcBorders><w:shd w:color="auto" w:fill="F7F7F7" w:val="clear"/></w:tcPr><w:p><w:pPr><w:pStyle w:val="Tabla9"/><w:widowControl/><w:jc w:val="left"/><w:rPr><w:kern w:val="0"/><w:szCs w:val="24"/><w:lang w:val="es-CO" w:eastAsia="en-US" w:bidi="ar-SA"/><w:del w:id="20489" w:author="Unknown Author" w:date="2026-10-30T04:17:53Z"></w:del></w:rPr></w:pPr><w:del w:id="20488" w:author="Unknown Author" w:date="2026-10-30T04:17:53Z"><w:r><w:rPr><w:kern w:val="0"/><w:szCs w:val="24"/><w:lang w:val="es-CO" w:eastAsia="en-US" w:bidi="ar-SA"/></w:rPr><w:delText>Antes del tramo 2</w:delText></w:r></w:del></w:p></w:tc><w:tc><w:tcPr><w:tcW w:w="1423" w:type="dxa"/><w:tcBorders></w:tcBorders><w:shd w:color="auto" w:fill="F7F7F7" w:val="clear"/></w:tcPr><w:p><w:pPr><w:pStyle w:val="Tabla9"/><w:widowControl/><w:jc w:val="left"/><w:rPr><w:kern w:val="0"/><w:szCs w:val="24"/><w:lang w:val="es-CO" w:eastAsia="en-US" w:bidi="ar-SA"/><w:del w:id="20491" w:author="Unknown Author" w:date="2026-10-30T04:17:53Z"></w:del></w:rPr></w:pPr><w:del w:id="20490" w:author="Unknown Author" w:date="2026-10-30T04:17:53Z"><w:r><w:rPr><w:kern w:val="0"/><w:szCs w:val="24"/><w:lang w:val="es-CO" w:eastAsia="en-US" w:bidi="ar-SA"/></w:rPr><w:delText>Meses 6 a 13</w:delText></w:r></w:del></w:p></w:tc><w:tc><w:tcPr><w:tcW w:w="2427" w:type="dxa"/><w:tcBorders></w:tcBorders><w:shd w:color="auto" w:fill="F7F7F7" w:val="clear"/></w:tcPr><w:p><w:pPr><w:pStyle w:val="Tabla9"/><w:widowControl/><w:jc w:val="left"/><w:rPr><w:kern w:val="0"/><w:szCs w:val="24"/><w:lang w:val="es-CO" w:eastAsia="en-US" w:bidi="ar-SA"/><w:del w:id="20493" w:author="Unknown Author" w:date="2026-10-30T04:17:53Z"></w:del></w:rPr></w:pPr><w:del w:id="20492" w:author="Unknown Author" w:date="2026-10-30T04:17:53Z"><w:r><w:rPr><w:kern w:val="0"/><w:szCs w:val="24"/><w:lang w:val="es-CO" w:eastAsia="en-US" w:bidi="ar-SA"/></w:rPr><w:delText>Acuerdo marco de titularidad; autorizaciones de sitios del tramo 2; segundo lote de importación; primera solicitud de registro ante la DNDA; licencias de software de modelación; autorización de operación del dron</w:delText></w:r></w:del></w:p></w:tc><w:tc><w:tcPr><w:tcW w:w="2257" w:type="dxa"/><w:tcBorders></w:tcBorders><w:shd w:color="auto" w:fill="F7F7F7" w:val="clear"/></w:tcPr><w:p><w:pPr><w:pStyle w:val="Tabla9"/><w:widowControl/><w:jc w:val="left"/><w:rPr><w:kern w:val="0"/><w:szCs w:val="24"/><w:lang w:val="es-CO" w:eastAsia="en-US" w:bidi="ar-SA"/><w:del w:id="20495" w:author="Unknown Author" w:date="2026-10-30T04:17:53Z"></w:del></w:rPr></w:pPr><w:del w:id="20494" w:author="Unknown Author" w:date="2026-10-30T04:17:53Z"><w:r><w:rPr><w:kern w:val="0"/><w:szCs w:val="24"/><w:lang w:val="es-CO" w:eastAsia="en-US" w:bidi="ar-SA"/></w:rPr><w:delText>Acuerdo firmado, autorizaciones y radicado del registro</w:delText></w:r></w:del></w:p></w:tc><w:tc><w:tcPr><w:tcW w:w="2092" w:type="dxa"/><w:tcBorders></w:tcBorders><w:shd w:color="auto" w:fill="F7F7F7" w:val="clear"/></w:tcPr><w:p><w:pPr><w:pStyle w:val="Tabla9"/><w:widowControl/><w:jc w:val="left"/><w:rPr><w:kern w:val="0"/><w:szCs w:val="24"/><w:lang w:val="es-CO" w:eastAsia="en-US" w:bidi="ar-SA"/><w:del w:id="20497" w:author="Unknown Author" w:date="2026-10-30T04:17:53Z"></w:del></w:rPr></w:pPr><w:del w:id="20496" w:author="Unknown Author" w:date="2026-10-30T04:17:53Z"><w:r><w:rPr><w:kern w:val="0"/><w:szCs w:val="24"/><w:lang w:val="es-CO" w:eastAsia="en-US" w:bidi="ar-SA"/></w:rPr><w:delText>Universidad ejecutora y empresa tecnológica</w:delText></w:r></w:del></w:p></w:tc></w:tr><w:tr><w:trPr><w:del w:id="20498" w:author="Unknown Author" w:date="2026-10-30T04:17:53Z"/><w:cantSplit w:val="true"/></w:trPr><w:tc><w:tcPr><w:tcW w:w="1755" w:type="dxa"/><w:tcBorders></w:tcBorders></w:tcPr><w:p><w:pPr><w:pStyle w:val="Tabla9"/><w:widowControl/><w:jc w:val="left"/><w:rPr><w:kern w:val="0"/><w:szCs w:val="24"/><w:lang w:val="es-CO" w:eastAsia="en-US" w:bidi="ar-SA"/><w:del w:id="20500" w:author="Unknown Author" w:date="2026-10-30T04:17:53Z"></w:del></w:rPr></w:pPr><w:del w:id="20499" w:author="Unknown Author" w:date="2026-10-30T04:17:53Z"><w:r><w:rPr><w:kern w:val="0"/><w:szCs w:val="24"/><w:lang w:val="es-CO" w:eastAsia="en-US" w:bidi="ar-SA"/></w:rPr><w:delText>Antes del tramo 3</w:delText></w:r></w:del></w:p></w:tc><w:tc><w:tcPr><w:tcW w:w="1423" w:type="dxa"/><w:tcBorders></w:tcBorders></w:tcPr><w:p><w:pPr><w:pStyle w:val="Tabla9"/><w:widowControl/><w:jc w:val="left"/><w:rPr><w:kern w:val="0"/><w:szCs w:val="24"/><w:lang w:val="es-CO" w:eastAsia="en-US" w:bidi="ar-SA"/><w:del w:id="20502" w:author="Unknown Author" w:date="2026-10-30T04:17:53Z"></w:del></w:rPr></w:pPr><w:del w:id="20501" w:author="Unknown Author" w:date="2026-10-30T04:17:53Z"><w:r><w:rPr><w:kern w:val="0"/><w:szCs w:val="24"/><w:lang w:val="es-CO" w:eastAsia="en-US" w:bidi="ar-SA"/></w:rPr><w:delText>Meses 14 a 18</w:delText></w:r></w:del></w:p></w:tc><w:tc><w:tcPr><w:tcW w:w="2427" w:type="dxa"/><w:tcBorders></w:tcBorders></w:tcPr><w:p><w:pPr><w:pStyle w:val="Tabla9"/><w:widowControl/><w:jc w:val="left"/><w:rPr><w:kern w:val="0"/><w:szCs w:val="24"/><w:lang w:val="es-CO" w:eastAsia="en-US" w:bidi="ar-SA"/><w:del w:id="20504" w:author="Unknown Author" w:date="2026-10-30T04:17:53Z"></w:del></w:rPr></w:pPr><w:del w:id="20503" w:author="Unknown Author" w:date="2026-10-30T04:17:53Z"><w:r><w:rPr><w:kern w:val="0"/><w:szCs w:val="24"/><w:lang w:val="es-CO" w:eastAsia="en-US" w:bidi="ar-SA"/></w:rPr><w:delText>Autorizaciones de sitios del tramo 3; tercer lote de importación; actualización del análisis de libertad de operación; autorizaciones de acceso a las demoliciones de las campañas de validación</w:delText></w:r></w:del></w:p></w:tc><w:tc><w:tcPr><w:tcW w:w="2257" w:type="dxa"/><w:tcBorders></w:tcBorders></w:tcPr><w:p><w:pPr><w:pStyle w:val="Tabla9"/><w:widowControl/><w:jc w:val="left"/><w:rPr><w:kern w:val="0"/><w:szCs w:val="24"/><w:lang w:val="es-CO" w:eastAsia="en-US" w:bidi="ar-SA"/><w:del w:id="20506" w:author="Unknown Author" w:date="2026-10-30T04:17:53Z"></w:del></w:rPr></w:pPr><w:del w:id="20505" w:author="Unknown Author" w:date="2026-10-30T04:17:53Z"><w:r><w:rPr><w:kern w:val="0"/><w:szCs w:val="24"/><w:lang w:val="es-CO" w:eastAsia="en-US" w:bidi="ar-SA"/></w:rPr><w:delText>Autorizaciones y informe actualizado</w:delText></w:r></w:del></w:p></w:tc><w:tc><w:tcPr><w:tcW w:w="2092" w:type="dxa"/><w:tcBorders></w:tcBorders></w:tcPr><w:p><w:pPr><w:pStyle w:val="Tabla9"/><w:widowControl/><w:jc w:val="left"/><w:rPr><w:kern w:val="0"/><w:szCs w:val="24"/><w:lang w:val="es-CO" w:eastAsia="en-US" w:bidi="ar-SA"/><w:del w:id="20508" w:author="Unknown Author" w:date="2026-10-30T04:17:53Z"></w:del></w:rPr></w:pPr><w:del w:id="20507" w:author="Unknown Author" w:date="2026-10-30T04:17:53Z"><w:r><w:rPr><w:kern w:val="0"/><w:szCs w:val="24"/><w:lang w:val="es-CO" w:eastAsia="en-US" w:bidi="ar-SA"/></w:rPr><w:delText>Municipio aliado y empresa tecnológica</w:delText></w:r></w:del></w:p></w:tc></w:tr><w:tr><w:trPr><w:del w:id="20509" w:author="Unknown Author" w:date="2026-10-30T04:17:53Z"/><w:cantSplit w:val="true"/></w:trPr><w:tc><w:tcPr><w:tcW w:w="1755" w:type="dxa"/><w:tcBorders><w:bottom w:val="single" w:sz="12" w:space="0" w:color="2A3439"/></w:tcBorders><w:shd w:color="auto" w:fill="F7F7F7" w:val="clear"/></w:tcPr><w:p><w:pPr><w:pStyle w:val="Tabla9"/><w:keepNext w:val="true"/><w:widowControl/><w:jc w:val="left"/><w:rPr><w:kern w:val="0"/><w:szCs w:val="24"/><w:lang w:val="es-CO" w:eastAsia="en-US" w:bidi="ar-SA"/><w:del w:id="20511" w:author="Unknown Author" w:date="2026-10-30T04:17:53Z"></w:del></w:rPr></w:pPr><w:del w:id="20510" w:author="Unknown Author" w:date="2026-10-30T04:17:53Z"><w:r><w:rPr><w:kern w:val="0"/><w:szCs w:val="24"/><w:lang w:val="es-CO" w:eastAsia="en-US" w:bidi="ar-SA"/></w:rPr><w:delText>Antes de la entrega a las entidades custodias</w:delText></w:r></w:del></w:p></w:tc><w:tc><w:tcPr><w:tcW w:w="1423" w:type="dxa"/><w:tcBorders><w:bottom w:val="single" w:sz="12" w:space="0" w:color="2A3439"/></w:tcBorders><w:shd w:color="auto" w:fill="F7F7F7" w:val="clear"/></w:tcPr><w:p><w:pPr><w:pStyle w:val="Tabla9"/><w:keepNext w:val="true"/><w:widowControl/><w:jc w:val="left"/><w:rPr><w:kern w:val="0"/><w:szCs w:val="24"/><w:lang w:val="es-CO" w:eastAsia="en-US" w:bidi="ar-SA"/><w:del w:id="20513" w:author="Unknown Author" w:date="2026-10-30T04:17:53Z"></w:del></w:rPr></w:pPr><w:del w:id="20512" w:author="Unknown Author" w:date="2026-10-30T04:17:53Z"><w:r><w:rPr><w:kern w:val="0"/><w:szCs w:val="24"/><w:lang w:val="es-CO" w:eastAsia="en-US" w:bidi="ar-SA"/></w:rPr><w:delText>Meses 19 a 24</w:delText></w:r></w:del></w:p></w:tc><w:tc><w:tcPr><w:tcW w:w="2427" w:type="dxa"/><w:tcBorders><w:bottom w:val="single" w:sz="12" w:space="0" w:color="2A3439"/></w:tcBorders><w:shd w:color="auto" w:fill="F7F7F7" w:val="clear"/></w:tcPr><w:p><w:pPr><w:pStyle w:val="Tabla9"/><w:keepNext w:val="true"/><w:widowControl/><w:jc w:val="left"/><w:rPr><w:kern w:val="0"/><w:szCs w:val="24"/><w:lang w:val="es-CO" w:eastAsia="en-US" w:bidi="ar-SA"/><w:del w:id="20515" w:author="Unknown Author" w:date="2026-10-30T04:17:53Z"></w:del></w:rPr></w:pPr><w:del w:id="20514" w:author="Unknown Author" w:date="2026-10-30T04:17:53Z"><w:r><w:rPr><w:kern w:val="0"/><w:szCs w:val="24"/><w:lang w:val="es-CO" w:eastAsia="en-US" w:bidi="ar-SA"/></w:rPr><w:delText>Segunda solicitud de registro ante la DNDA; convenios de custodia; cláusula de apertura</w:delText></w:r></w:del></w:p></w:tc><w:tc><w:tcPr><w:tcW w:w="2257" w:type="dxa"/><w:tcBorders><w:bottom w:val="single" w:sz="12" w:space="0" w:color="2A3439"/></w:tcBorders><w:shd w:color="auto" w:fill="F7F7F7" w:val="clear"/></w:tcPr><w:p><w:pPr><w:pStyle w:val="Tabla9"/><w:keepNext w:val="true"/><w:widowControl/><w:jc w:val="left"/><w:rPr><w:kern w:val="0"/><w:szCs w:val="24"/><w:lang w:val="es-CO" w:eastAsia="en-US" w:bidi="ar-SA"/><w:del w:id="20517" w:author="Unknown Author" w:date="2026-10-30T04:17:53Z"></w:del></w:rPr></w:pPr><w:del w:id="20516" w:author="Unknown Author" w:date="2026-10-30T04:17:53Z"><w:r><w:rPr><w:kern w:val="0"/><w:szCs w:val="24"/><w:lang w:val="es-CO" w:eastAsia="en-US" w:bidi="ar-SA"/></w:rPr><w:delText>Certificados de registro, convenios y actas de entrega</w:delText></w:r></w:del></w:p></w:tc><w:tc><w:tcPr><w:tcW w:w="2092" w:type="dxa"/><w:tcBorders><w:bottom w:val="single" w:sz="12" w:space="0" w:color="2A3439"/></w:tcBorders><w:shd w:color="auto" w:fill="F7F7F7" w:val="clear"/></w:tcPr><w:p><w:pPr><w:pStyle w:val="Tabla9"/><w:keepNext w:val="true"/><w:widowControl/><w:jc w:val="left"/><w:rPr><w:kern w:val="0"/><w:szCs w:val="24"/><w:lang w:val="es-CO" w:eastAsia="en-US" w:bidi="ar-SA"/><w:del w:id="20519" w:author="Unknown Author" w:date="2026-10-30T04:17:53Z"></w:del></w:rPr></w:pPr><w:del w:id="20518" w:author="Unknown Author" w:date="2026-10-30T04:17:53Z"><w:r><w:rPr><w:kern w:val="0"/><w:szCs w:val="24"/><w:lang w:val="es-CO" w:eastAsia="en-US" w:bidi="ar-SA"/></w:rPr><w:delText>Universidad ejecutora</w:delText></w:r></w:del></w:p></w:tc></w:tr></w:tbl><w:p><w:pPr><w:pStyle w:val="TablaNota"/><w:rPr></w:rPr></w:pPr><w:r><w:rPr><w:i/><w:iCs/></w:rPr><w:t>Nota.</w:t></w:r><w:r><w:rPr></w:rPr><w:t xml:space="preserve"> Elaboración propia con el cronograma, las compuertas y los hitos del proyecto. DNDA: Dirección Nacional de Derecho de Autor. SIGP: Sistema Integrado de Gestión de Proyectos.</w:t></w:r></w:p><w:p><w:pPr><w:pStyle w:val="BodyText"/><w:rPr></w:rPr></w:pPr><w:bookmarkStart w:id="307" w:name="análisis-de-licencias-y-permisos"/><w:bookmarkStart w:id="308" w:name="requisitos-que-no-aplican"/><w:r><w:rPr></w:rPr><w:t>La tabla confirma que ningún permiso exige una actividad propia en la ruta crítica. Cada gestión se integra en la actividad que la origina. La actividad 1.1 dispone de dos semanas de holgura. Por eso las autorizaciones del tramo 1 se gestionan en paralelo con la selección de sitios. La gerencia del proyecto lleva el registro de permisos y lo reporta en los informes trimestrales de supervisión. El profesional de convenios y custodia gestiona los instrumentos jurídicos. Shi et al. (2016) describen el procesamiento cerca de la fuente como una ventaja de la computación en el borde. Esa arquitectura reduce los datos que circulan y simplifica los requisitos de autorización sobre ellos.</w:t></w:r><w:bookmarkEnd w:id="307"/><w:bookmarkEnd w:id="308"/></w:p><w:p><w:pPr><w:pStyle w:val="Heading1"/><w:rPr></w:rPr></w:pPr><w:bookmarkStart w:id="309" w:name="resumen-de-fuentes-de-financiación"/><w:r><w:rPr></w:rPr><w:t>28. RESUMEN DE FUENTES DE FINANCIACIÓN</w:t></w:r></w:p><w:p><w:pPr><w:pStyle w:val="FirstParagraph"/><w:rPr></w:rPr></w:pPr><w:r><w:rPr></w:rPr><w:t>El proyecto se financia con la Asignación para la CTeI del Sistema General de Regalías. Se financia además con la contrapartida de los cuatro integrantes de la alianza. La Tabla 28.1 resume las fuentes y los valores. El aporte de cada participante figura en la tabla, como exigen los TdR (Ministerio de Ciencia, Tecnología e Innovación [MinCiencias], 2026). Los valores coinciden con el presupuesto, la cadena de valor y el cronograma.</w:t></w:r></w:p><w:p><w:pPr><w:pStyle w:val="TablaRotulo"/><w:rPr></w:rPr></w:pPr><w:bookmarkStart w:id="310" w:name="rot_Tabla_28_1"/><w:r><w:rPr><w:b/><w:bCs/></w:rPr><w:t>Tabla 28.1</w:t></w:r><w:bookmarkEnd w:id="310"/></w:p><w:p><w:pPr><w:pStyle w:val="TablaTitulo"/><w:rPr></w:rPr></w:pPr><w:r><w:rPr><w:i/><w:iCs/></w:rPr><w:t>Resumen de las fuentes de financiación</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4147"/><w:gridCol w:w="2738"/><w:gridCol w:w="3069"/></w:tblGrid><w:tr><w:trPr><w:tblHeader w:val="true"/><w:ins w:id="20520" w:author="Unknown Author" w:date="2026-10-30T04:17:53Z"/><w:cantSplit w:val="true"/></w:trPr><w:tc><w:tcPr><w:tcW w:w="414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0522" w:author="Unknown Author" w:date="2026-10-30T04:17:53Z"></w:ins></w:rPr></w:pPr><w:ins w:id="20521" w:author="Unknown Author" w:date="2026-10-30T04:17:53Z"><w:r><w:rPr><w:b/><w:kern w:val="0"/><w:szCs w:val="24"/><w:lang w:val="es-CO" w:eastAsia="en-US" w:bidi="ar-SA"/></w:rPr><w:t>Entidad</w:t></w:r></w:ins></w:p></w:tc><w:tc><w:tcPr><w:tcW w:w="273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0524" w:author="Unknown Author" w:date="2026-10-30T04:17:53Z"></w:ins></w:rPr></w:pPr><w:ins w:id="20523" w:author="Unknown Author" w:date="2026-10-30T04:17:53Z"><w:r><w:rPr><w:b/><w:kern w:val="0"/><w:szCs w:val="24"/><w:lang w:val="es-CO" w:eastAsia="en-US" w:bidi="ar-SA"/></w:rPr><w:t>Fuente de recursos</w:t></w:r></w:ins></w:p></w:tc><w:tc><w:tcPr><w:tcW w:w="306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0526" w:author="Unknown Author" w:date="2026-10-30T04:17:53Z"></w:ins></w:rPr></w:pPr><w:ins w:id="20525" w:author="Unknown Author" w:date="2026-10-30T04:17:53Z"><w:r><w:rPr><w:b/><w:kern w:val="0"/><w:szCs w:val="24"/><w:lang w:val="es-CO" w:eastAsia="en-US" w:bidi="ar-SA"/></w:rPr><w:t>Valor</w:t></w:r></w:ins></w:p></w:tc></w:tr><w:tr><w:trPr><w:ins w:id="20527" w:author="Unknown Author" w:date="2026-10-30T04:17:53Z"/><w:cantSplit w:val="true"/></w:trPr><w:tc><w:tcPr><w:tcW w:w="4147" w:type="dxa"/><w:tcBorders></w:tcBorders></w:tcPr><w:p><w:pPr><w:pStyle w:val="Tabla9"/><w:widowControl/><w:jc w:val="left"/><w:rPr><w:kern w:val="0"/><w:szCs w:val="24"/><w:lang w:val="es-CO" w:eastAsia="en-US" w:bidi="ar-SA"/><w:ins w:id="20529" w:author="Unknown Author" w:date="2026-10-30T04:17:53Z"></w:ins></w:rPr></w:pPr><w:ins w:id="20528" w:author="Unknown Author" w:date="2026-10-30T04:17:53Z"><w:r><w:rPr><w:kern w:val="0"/><w:szCs w:val="24"/><w:lang w:val="es-CO" w:eastAsia="en-US" w:bidi="ar-SA"/></w:rPr><w:t>Asignación de CTeI del SGR</w:t></w:r></w:ins></w:p></w:tc><w:tc><w:tcPr><w:tcW w:w="2738" w:type="dxa"/><w:tcBorders></w:tcBorders></w:tcPr><w:p><w:pPr><w:pStyle w:val="Tabla9"/><w:widowControl/><w:jc w:val="left"/><w:rPr><w:kern w:val="0"/><w:szCs w:val="24"/><w:lang w:val="es-CO" w:eastAsia="en-US" w:bidi="ar-SA"/><w:ins w:id="20531" w:author="Unknown Author" w:date="2026-10-30T04:17:53Z"></w:ins></w:rPr></w:pPr><w:ins w:id="20530" w:author="Unknown Author" w:date="2026-10-30T04:17:53Z"><w:r><w:rPr><w:kern w:val="0"/><w:szCs w:val="24"/><w:lang w:val="es-CO" w:eastAsia="en-US" w:bidi="ar-SA"/></w:rPr><w:t>Asignación de CTeI del SGR</w:t></w:r></w:ins></w:p></w:tc><w:tc><w:tcPr><w:tcW w:w="3069" w:type="dxa"/><w:tcBorders></w:tcBorders></w:tcPr><w:p><w:pPr><w:pStyle w:val="Tabla9"/><w:widowControl/><w:jc w:val="left"/><w:rPr><w:kern w:val="0"/><w:szCs w:val="24"/><w:lang w:val="es-CO" w:eastAsia="en-US" w:bidi="ar-SA"/><w:ins w:id="20533" w:author="Unknown Author" w:date="2026-10-30T04:17:53Z"></w:ins></w:rPr></w:pPr><w:ins w:id="20532" w:author="Unknown Author" w:date="2026-10-30T04:17:53Z"><w:r><w:rPr><w:kern w:val="0"/><w:szCs w:val="24"/><w:lang w:val="es-CO" w:eastAsia="en-US" w:bidi="ar-SA"/></w:rPr><w:t>$ 13.999.405.215</w:t></w:r></w:ins></w:p></w:tc></w:tr><w:tr><w:trPr><w:ins w:id="20534" w:author="Unknown Author" w:date="2026-10-30T04:17:53Z"/><w:cantSplit w:val="true"/></w:trPr><w:tc><w:tcPr><w:tcW w:w="4147" w:type="dxa"/><w:tcBorders></w:tcBorders><w:shd w:color="auto" w:fill="F7F7F7" w:val="clear"/></w:tcPr><w:p><w:pPr><w:pStyle w:val="Tabla9"/><w:widowControl/><w:jc w:val="left"/><w:rPr><w:kern w:val="0"/><w:szCs w:val="24"/><w:lang w:val="es-CO" w:eastAsia="en-US" w:bidi="ar-SA"/><w:ins w:id="20536" w:author="Unknown Author" w:date="2026-10-30T04:17:53Z"></w:ins></w:rPr></w:pPr><w:ins w:id="20535" w:author="Unknown Author" w:date="2026-10-30T04:17:53Z"><w:r><w:rPr><w:kern w:val="0"/><w:szCs w:val="24"/><w:lang w:val="es-CO" w:eastAsia="en-US" w:bidi="ar-SA"/></w:rPr><w:t>Universidad Santo Tomás, sede Villavicencio (proponente)</w:t></w:r></w:ins></w:p></w:tc><w:tc><w:tcPr><w:tcW w:w="2738" w:type="dxa"/><w:tcBorders></w:tcBorders><w:shd w:color="auto" w:fill="F7F7F7" w:val="clear"/></w:tcPr><w:p><w:pPr><w:pStyle w:val="Tabla9"/><w:widowControl/><w:jc w:val="left"/><w:rPr><w:kern w:val="0"/><w:szCs w:val="24"/><w:lang w:val="es-CO" w:eastAsia="en-US" w:bidi="ar-SA"/><w:ins w:id="20538" w:author="Unknown Author" w:date="2026-10-30T04:17:53Z"></w:ins></w:rPr></w:pPr><w:ins w:id="20537" w:author="Unknown Author" w:date="2026-10-30T04:17:53Z"><w:r><w:rPr><w:kern w:val="0"/><w:szCs w:val="24"/><w:lang w:val="es-CO" w:eastAsia="en-US" w:bidi="ar-SA"/></w:rPr><w:t>Propios: especie</w:t></w:r></w:ins></w:p></w:tc><w:tc><w:tcPr><w:tcW w:w="3069" w:type="dxa"/><w:tcBorders></w:tcBorders><w:shd w:color="auto" w:fill="F7F7F7" w:val="clear"/></w:tcPr><w:p><w:pPr><w:pStyle w:val="Tabla9"/><w:widowControl/><w:jc w:val="left"/><w:rPr><w:kern w:val="0"/><w:szCs w:val="24"/><w:lang w:val="es-CO" w:eastAsia="en-US" w:bidi="ar-SA"/><w:ins w:id="20540" w:author="Unknown Author" w:date="2026-10-30T04:17:53Z"></w:ins></w:rPr></w:pPr><w:ins w:id="20539" w:author="Unknown Author" w:date="2026-10-30T04:17:53Z"><w:r><w:rPr><w:kern w:val="0"/><w:szCs w:val="24"/><w:lang w:val="es-CO" w:eastAsia="en-US" w:bidi="ar-SA"/></w:rPr><w:t>$ 1.244.000.000</w:t></w:r></w:ins></w:p></w:tc></w:tr><w:tr><w:trPr><w:ins w:id="20541" w:author="Unknown Author" w:date="2026-10-30T04:17:53Z"/><w:cantSplit w:val="true"/></w:trPr><w:tc><w:tcPr><w:tcW w:w="4147" w:type="dxa"/><w:tcBorders></w:tcBorders></w:tcPr><w:p><w:pPr><w:pStyle w:val="Tabla9"/><w:widowControl/><w:jc w:val="left"/><w:rPr><w:kern w:val="0"/><w:szCs w:val="24"/><w:lang w:val="es-CO" w:eastAsia="en-US" w:bidi="ar-SA"/><w:ins w:id="20543" w:author="Unknown Author" w:date="2026-10-30T04:17:53Z"></w:ins></w:rPr></w:pPr><w:ins w:id="20542" w:author="Unknown Author" w:date="2026-10-30T04:17:53Z"><w:r><w:rPr><w:kern w:val="0"/><w:szCs w:val="24"/><w:lang w:val="es-CO" w:eastAsia="en-US" w:bidi="ar-SA"/></w:rPr><w:t>Municipio de Manizales</w:t></w:r></w:ins></w:p></w:tc><w:tc><w:tcPr><w:tcW w:w="2738" w:type="dxa"/><w:tcBorders></w:tcBorders></w:tcPr><w:p><w:pPr><w:pStyle w:val="Tabla9"/><w:widowControl/><w:jc w:val="left"/><w:rPr><w:kern w:val="0"/><w:szCs w:val="24"/><w:lang w:val="es-CO" w:eastAsia="en-US" w:bidi="ar-SA"/><w:ins w:id="20545" w:author="Unknown Author" w:date="2026-10-30T04:17:53Z"></w:ins></w:rPr></w:pPr><w:ins w:id="20544" w:author="Unknown Author" w:date="2026-10-30T04:17:53Z"><w:r><w:rPr><w:kern w:val="0"/><w:szCs w:val="24"/><w:lang w:val="es-CO" w:eastAsia="en-US" w:bidi="ar-SA"/></w:rPr><w:t>Propios: especie</w:t></w:r></w:ins></w:p></w:tc><w:tc><w:tcPr><w:tcW w:w="3069" w:type="dxa"/><w:tcBorders></w:tcBorders></w:tcPr><w:p><w:pPr><w:pStyle w:val="Tabla9"/><w:widowControl/><w:jc w:val="left"/><w:rPr><w:kern w:val="0"/><w:szCs w:val="24"/><w:lang w:val="es-CO" w:eastAsia="en-US" w:bidi="ar-SA"/><w:ins w:id="20547" w:author="Unknown Author" w:date="2026-10-30T04:17:53Z"></w:ins></w:rPr></w:pPr><w:ins w:id="20546" w:author="Unknown Author" w:date="2026-10-30T04:17:53Z"><w:r><w:rPr><w:kern w:val="0"/><w:szCs w:val="24"/><w:lang w:val="es-CO" w:eastAsia="en-US" w:bidi="ar-SA"/></w:rPr><w:t>$ 60.000.000</w:t></w:r></w:ins></w:p></w:tc></w:tr><w:tr><w:trPr><w:ins w:id="20548" w:author="Unknown Author" w:date="2026-10-30T04:17:53Z"/><w:cantSplit w:val="true"/></w:trPr><w:tc><w:tcPr><w:tcW w:w="4147" w:type="dxa"/><w:tcBorders></w:tcBorders><w:shd w:color="auto" w:fill="F7F7F7" w:val="clear"/></w:tcPr><w:p><w:pPr><w:pStyle w:val="Tabla9"/><w:widowControl/><w:jc w:val="left"/><w:rPr><w:kern w:val="0"/><w:szCs w:val="24"/><w:lang w:val="es-CO" w:eastAsia="en-US" w:bidi="ar-SA"/><w:ins w:id="20550" w:author="Unknown Author" w:date="2026-10-30T04:17:53Z"></w:ins></w:rPr></w:pPr><w:ins w:id="20549" w:author="Unknown Author" w:date="2026-10-30T04:17:53Z"><w:r><w:rPr><w:kern w:val="0"/><w:szCs w:val="24"/><w:lang w:val="es-CO" w:eastAsia="en-US" w:bidi="ar-SA"/></w:rPr><w:t>Municipio de Calarcá</w:t></w:r></w:ins></w:p></w:tc><w:tc><w:tcPr><w:tcW w:w="2738" w:type="dxa"/><w:tcBorders></w:tcBorders><w:shd w:color="auto" w:fill="F7F7F7" w:val="clear"/></w:tcPr><w:p><w:pPr><w:pStyle w:val="Tabla9"/><w:widowControl/><w:jc w:val="left"/><w:rPr><w:kern w:val="0"/><w:szCs w:val="24"/><w:lang w:val="es-CO" w:eastAsia="en-US" w:bidi="ar-SA"/><w:ins w:id="20552" w:author="Unknown Author" w:date="2026-10-30T04:17:53Z"></w:ins></w:rPr></w:pPr><w:ins w:id="20551" w:author="Unknown Author" w:date="2026-10-30T04:17:53Z"><w:r><w:rPr><w:kern w:val="0"/><w:szCs w:val="24"/><w:lang w:val="es-CO" w:eastAsia="en-US" w:bidi="ar-SA"/></w:rPr><w:t>Propios: especie</w:t></w:r></w:ins></w:p></w:tc><w:tc><w:tcPr><w:tcW w:w="3069" w:type="dxa"/><w:tcBorders></w:tcBorders><w:shd w:color="auto" w:fill="F7F7F7" w:val="clear"/></w:tcPr><w:p><w:pPr><w:pStyle w:val="Tabla9"/><w:widowControl/><w:jc w:val="left"/><w:rPr><w:kern w:val="0"/><w:szCs w:val="24"/><w:lang w:val="es-CO" w:eastAsia="en-US" w:bidi="ar-SA"/><w:ins w:id="20554" w:author="Unknown Author" w:date="2026-10-30T04:17:53Z"></w:ins></w:rPr></w:pPr><w:ins w:id="20553" w:author="Unknown Author" w:date="2026-10-30T04:17:53Z"><w:r><w:rPr><w:kern w:val="0"/><w:szCs w:val="24"/><w:lang w:val="es-CO" w:eastAsia="en-US" w:bidi="ar-SA"/></w:rPr><w:t>$ 60.000.000</w:t></w:r></w:ins></w:p></w:tc></w:tr><w:tr><w:trPr><w:ins w:id="20555" w:author="Unknown Author" w:date="2026-10-30T04:17:53Z"/><w:cantSplit w:val="true"/></w:trPr><w:tc><w:tcPr><w:tcW w:w="4147" w:type="dxa"/><w:tcBorders></w:tcBorders></w:tcPr><w:p><w:pPr><w:pStyle w:val="Tabla9"/><w:widowControl/><w:jc w:val="left"/><w:rPr><w:kern w:val="0"/><w:szCs w:val="24"/><w:lang w:val="es-CO" w:eastAsia="en-US" w:bidi="ar-SA"/><w:ins w:id="20557" w:author="Unknown Author" w:date="2026-10-30T04:17:53Z"></w:ins></w:rPr></w:pPr><w:ins w:id="20556" w:author="Unknown Author" w:date="2026-10-30T04:17:53Z"><w:r><w:rPr><w:kern w:val="0"/><w:szCs w:val="24"/><w:lang w:val="es-CO" w:eastAsia="en-US" w:bidi="ar-SA"/></w:rPr><w:t>Avanciencia (actor del SNCTI)</w:t></w:r></w:ins></w:p></w:tc><w:tc><w:tcPr><w:tcW w:w="2738" w:type="dxa"/><w:tcBorders></w:tcBorders></w:tcPr><w:p><w:pPr><w:pStyle w:val="Tabla9"/><w:widowControl/><w:jc w:val="left"/><w:rPr><w:kern w:val="0"/><w:szCs w:val="24"/><w:lang w:val="es-CO" w:eastAsia="en-US" w:bidi="ar-SA"/><w:ins w:id="20559" w:author="Unknown Author" w:date="2026-10-30T04:17:53Z"></w:ins></w:rPr></w:pPr><w:ins w:id="20558" w:author="Unknown Author" w:date="2026-10-30T04:17:53Z"><w:r><w:rPr><w:kern w:val="0"/><w:szCs w:val="24"/><w:lang w:val="es-CO" w:eastAsia="en-US" w:bidi="ar-SA"/></w:rPr><w:t>Propios: especie</w:t></w:r></w:ins></w:p></w:tc><w:tc><w:tcPr><w:tcW w:w="3069" w:type="dxa"/><w:tcBorders></w:tcBorders></w:tcPr><w:p><w:pPr><w:pStyle w:val="Tabla9"/><w:widowControl/><w:jc w:val="left"/><w:rPr><w:kern w:val="0"/><w:szCs w:val="24"/><w:lang w:val="es-CO" w:eastAsia="en-US" w:bidi="ar-SA"/><w:ins w:id="20561" w:author="Unknown Author" w:date="2026-10-30T04:17:53Z"></w:ins></w:rPr></w:pPr><w:ins w:id="20560" w:author="Unknown Author" w:date="2026-10-30T04:17:53Z"><w:r><w:rPr><w:kern w:val="0"/><w:szCs w:val="24"/><w:lang w:val="es-CO" w:eastAsia="en-US" w:bidi="ar-SA"/></w:rPr><w:t>$ 150.000.000</w:t></w:r></w:ins></w:p></w:tc></w:tr><w:tr><w:trPr><w:ins w:id="20562" w:author="Unknown Author" w:date="2026-10-30T04:17:53Z"/><w:cantSplit w:val="true"/></w:trPr><w:tc><w:tcPr><w:tcW w:w="4147" w:type="dxa"/><w:tcBorders><w:bottom w:val="single" w:sz="12" w:space="0" w:color="2A3439"/></w:tcBorders><w:shd w:color="auto" w:fill="F7F7F7" w:val="clear"/></w:tcPr><w:p><w:pPr><w:pStyle w:val="Tabla9"/><w:keepNext w:val="true"/><w:widowControl/><w:jc w:val="left"/><w:rPr><w:kern w:val="0"/><w:szCs w:val="24"/><w:lang w:val="es-CO" w:eastAsia="en-US" w:bidi="ar-SA"/><w:ins w:id="20564" w:author="Unknown Author" w:date="2026-10-30T04:17:53Z"></w:ins></w:rPr></w:pPr><w:ins w:id="20563" w:author="Unknown Author" w:date="2026-10-30T04:17:53Z"><w:r><w:rPr><w:b/><w:bCs/><w:kern w:val="0"/><w:szCs w:val="24"/><w:lang w:val="es-CO" w:eastAsia="en-US" w:bidi="ar-SA"/></w:rPr><w:t>Total</w:t></w:r></w:ins></w:p></w:tc><w:tc><w:tcPr><w:tcW w:w="2738" w:type="dxa"/><w:tcBorders><w:bottom w:val="single" w:sz="12" w:space="0" w:color="2A3439"/></w:tcBorders><w:shd w:color="auto" w:fill="F7F7F7" w:val="clear"/></w:tcPr><w:p><w:pPr><w:pStyle w:val="Tabla9"/><w:keepNext w:val="true"/><w:widowControl/><w:rPr><w:kern w:val="0"/><w:szCs w:val="24"/><w:lang w:val="es-CO" w:eastAsia="en-US" w:bidi="ar-SA"/><w:ins w:id="20566" w:author="Unknown Author" w:date="2026-10-30T04:17:53Z"></w:ins></w:rPr></w:pPr><w:ins w:id="20565" w:author="Unknown Author" w:date="2026-10-30T04:17:53Z"><w:r><w:rPr><w:kern w:val="0"/><w:szCs w:val="24"/><w:lang w:val="es-CO" w:eastAsia="en-US" w:bidi="ar-SA"/></w:rPr></w:r></w:ins></w:p></w:tc><w:tc><w:tcPr><w:tcW w:w="3069" w:type="dxa"/><w:tcBorders><w:bottom w:val="single" w:sz="12" w:space="0" w:color="2A3439"/></w:tcBorders><w:shd w:color="auto" w:fill="F7F7F7" w:val="clear"/></w:tcPr><w:p><w:pPr><w:pStyle w:val="Tabla9"/><w:keepNext w:val="true"/><w:widowControl/><w:jc w:val="left"/><w:rPr><w:kern w:val="0"/><w:szCs w:val="24"/><w:lang w:val="es-CO" w:eastAsia="en-US" w:bidi="ar-SA"/><w:ins w:id="20568" w:author="Unknown Author" w:date="2026-10-30T04:17:53Z"></w:ins></w:rPr></w:pPr><w:ins w:id="20567" w:author="Unknown Author" w:date="2026-10-30T04:17:53Z"><w:r><w:rPr><w:b/><w:bCs/><w:kern w:val="0"/><w:szCs w:val="24"/><w:lang w:val="es-CO" w:eastAsia="en-US" w:bidi="ar-SA"/></w:rPr><w:t>$ 15.513.405.215</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3483"/><w:gridCol w:w="2654"/><w:gridCol w:w="3817"/></w:tblGrid><w:tr><w:trPr><w:tblHeader w:val="true"/><w:del w:id="20569" w:author="Unknown Author" w:date="2026-10-30T04:17:53Z"/><w:cantSplit w:val="true"/></w:trPr><w:tc><w:tcPr><w:tcW w:w="348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0571" w:author="Unknown Author" w:date="2026-10-30T04:17:53Z"></w:del></w:rPr></w:pPr><w:del w:id="20570" w:author="Unknown Author" w:date="2026-10-30T04:17:53Z"><w:r><w:rPr><w:b/><w:kern w:val="0"/><w:szCs w:val="24"/><w:lang w:val="es-CO" w:eastAsia="en-US" w:bidi="ar-SA"/></w:rPr><w:delText>Entidad</w:delText></w:r></w:del></w:p></w:tc><w:tc><w:tcPr><w:tcW w:w="265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0573" w:author="Unknown Author" w:date="2026-10-30T04:17:53Z"></w:del></w:rPr></w:pPr><w:del w:id="20572" w:author="Unknown Author" w:date="2026-10-30T04:17:53Z"><w:r><w:rPr><w:b/><w:kern w:val="0"/><w:szCs w:val="24"/><w:lang w:val="es-CO" w:eastAsia="en-US" w:bidi="ar-SA"/></w:rPr><w:delText>Fuente de recursos</w:delText></w:r></w:del></w:p></w:tc><w:tc><w:tcPr><w:tcW w:w="381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0575" w:author="Unknown Author" w:date="2026-10-30T04:17:53Z"></w:del></w:rPr></w:pPr><w:del w:id="20574" w:author="Unknown Author" w:date="2026-10-30T04:17:53Z"><w:r><w:rPr><w:b/><w:kern w:val="0"/><w:szCs w:val="24"/><w:lang w:val="es-CO" w:eastAsia="en-US" w:bidi="ar-SA"/></w:rPr><w:delText>Valor</w:delText></w:r></w:del></w:p></w:tc></w:tr><w:tr><w:trPr><w:del w:id="20576" w:author="Unknown Author" w:date="2026-10-30T04:17:53Z"/><w:cantSplit w:val="true"/></w:trPr><w:tc><w:tcPr><w:tcW w:w="3483" w:type="dxa"/><w:tcBorders></w:tcBorders></w:tcPr><w:p><w:pPr><w:pStyle w:val="Tabla9"/><w:widowControl/><w:jc w:val="left"/><w:rPr><w:kern w:val="0"/><w:szCs w:val="24"/><w:lang w:val="es-CO" w:eastAsia="en-US" w:bidi="ar-SA"/><w:del w:id="20578" w:author="Unknown Author" w:date="2026-10-30T04:17:53Z"></w:del></w:rPr></w:pPr><w:del w:id="20577" w:author="Unknown Author" w:date="2026-10-30T04:17:53Z"><w:r><w:rPr><w:kern w:val="0"/><w:szCs w:val="24"/><w:lang w:val="es-CO" w:eastAsia="en-US" w:bidi="ar-SA"/></w:rPr><w:delText>Asignación de CTeI del SGR</w:delText></w:r></w:del></w:p></w:tc><w:tc><w:tcPr><w:tcW w:w="2654" w:type="dxa"/><w:tcBorders></w:tcBorders></w:tcPr><w:p><w:pPr><w:pStyle w:val="Tabla9"/><w:widowControl/><w:jc w:val="left"/><w:rPr><w:kern w:val="0"/><w:szCs w:val="24"/><w:lang w:val="es-CO" w:eastAsia="en-US" w:bidi="ar-SA"/><w:del w:id="20580" w:author="Unknown Author" w:date="2026-10-30T04:17:53Z"></w:del></w:rPr></w:pPr><w:del w:id="20579" w:author="Unknown Author" w:date="2026-10-30T04:17:53Z"><w:r><w:rPr><w:kern w:val="0"/><w:szCs w:val="24"/><w:lang w:val="es-CO" w:eastAsia="en-US" w:bidi="ar-SA"/></w:rPr><w:delText>Asignación de CTeI del SGR</w:delText></w:r></w:del></w:p></w:tc><w:tc><w:tcPr><w:tcW w:w="3817" w:type="dxa"/><w:tcBorders></w:tcBorders></w:tcPr><w:p><w:pPr><w:pStyle w:val="Tabla9"/><w:widowControl/><w:jc w:val="left"/><w:rPr><w:kern w:val="0"/><w:szCs w:val="24"/><w:lang w:val="es-CO" w:eastAsia="en-US" w:bidi="ar-SA"/><w:del w:id="20582" w:author="Unknown Author" w:date="2026-10-30T04:17:53Z"></w:del></w:rPr></w:pPr><w:del w:id="20581" w:author="Unknown Author" w:date="2026-10-30T04:17:53Z"><w:r><w:rPr><w:kern w:val="0"/><w:szCs w:val="24"/><w:lang w:val="es-CO" w:eastAsia="en-US" w:bidi="ar-SA"/></w:rPr><w:delText>$ 10.022.840.000</w:delText></w:r></w:del></w:p></w:tc></w:tr><w:tr><w:trPr><w:del w:id="20583" w:author="Unknown Author" w:date="2026-10-30T04:17:53Z"/><w:cantSplit w:val="true"/></w:trPr><w:tc><w:tcPr><w:tcW w:w="3483" w:type="dxa"/><w:tcBorders></w:tcBorders><w:shd w:color="auto" w:fill="F7F7F7" w:val="clear"/></w:tcPr><w:p><w:pPr><w:pStyle w:val="Tabla9"/><w:widowControl/><w:jc w:val="left"/><w:rPr><w:kern w:val="0"/><w:szCs w:val="24"/><w:lang w:val="es-CO" w:eastAsia="en-US" w:bidi="ar-SA"/><w:del w:id="20585" w:author="Unknown Author" w:date="2026-10-30T04:17:53Z"></w:del></w:rPr></w:pPr><w:del w:id="20584" w:author="Unknown Author" w:date="2026-10-30T04:17:53Z"><w:r><w:rPr><w:kern w:val="0"/><w:szCs w:val="24"/><w:lang w:val="es-CO" w:eastAsia="en-US" w:bidi="ar-SA"/></w:rPr><w:delText>Entidad proponente (universidad)</w:delText></w:r></w:del></w:p></w:tc><w:tc><w:tcPr><w:tcW w:w="2654" w:type="dxa"/><w:tcBorders></w:tcBorders><w:shd w:color="auto" w:fill="F7F7F7" w:val="clear"/></w:tcPr><w:p><w:pPr><w:pStyle w:val="Tabla9"/><w:widowControl/><w:jc w:val="left"/><w:rPr><w:kern w:val="0"/><w:szCs w:val="24"/><w:lang w:val="es-CO" w:eastAsia="en-US" w:bidi="ar-SA"/><w:del w:id="20587" w:author="Unknown Author" w:date="2026-10-30T04:17:53Z"></w:del></w:rPr></w:pPr><w:del w:id="20586" w:author="Unknown Author" w:date="2026-10-30T04:17:53Z"><w:r><w:rPr><w:kern w:val="0"/><w:szCs w:val="24"/><w:lang w:val="es-CO" w:eastAsia="en-US" w:bidi="ar-SA"/></w:rPr><w:delText>Propios: especie</w:delText></w:r></w:del></w:p></w:tc><w:tc><w:tcPr><w:tcW w:w="3817" w:type="dxa"/><w:tcBorders></w:tcBorders><w:shd w:color="auto" w:fill="F7F7F7" w:val="clear"/></w:tcPr><w:p><w:pPr><w:pStyle w:val="Tabla9"/><w:widowControl/><w:jc w:val="left"/><w:rPr><w:kern w:val="0"/><w:szCs w:val="24"/><w:lang w:val="es-CO" w:eastAsia="en-US" w:bidi="ar-SA"/><w:del w:id="20589" w:author="Unknown Author" w:date="2026-10-30T04:17:53Z"></w:del></w:rPr></w:pPr><w:del w:id="20588" w:author="Unknown Author" w:date="2026-10-30T04:17:53Z"><w:r><w:rPr><w:kern w:val="0"/><w:szCs w:val="24"/><w:lang w:val="es-CO" w:eastAsia="en-US" w:bidi="ar-SA"/></w:rPr><w:delText>$ 1.244.000.000</w:delText></w:r></w:del></w:p></w:tc></w:tr><w:tr><w:trPr><w:del w:id="20590" w:author="Unknown Author" w:date="2026-10-30T04:17:53Z"/><w:cantSplit w:val="true"/></w:trPr><w:tc><w:tcPr><w:tcW w:w="3483" w:type="dxa"/><w:tcBorders></w:tcBorders></w:tcPr><w:p><w:pPr><w:pStyle w:val="Tabla9"/><w:widowControl/><w:jc w:val="left"/><w:rPr><w:kern w:val="0"/><w:szCs w:val="24"/><w:lang w:val="es-CO" w:eastAsia="en-US" w:bidi="ar-SA"/><w:del w:id="20592" w:author="Unknown Author" w:date="2026-10-30T04:17:53Z"></w:del></w:rPr></w:pPr><w:del w:id="20591" w:author="Unknown Author" w:date="2026-10-30T04:17:53Z"><w:r><w:rPr><w:kern w:val="0"/><w:szCs w:val="24"/><w:lang w:val="es-CO" w:eastAsia="en-US" w:bidi="ar-SA"/></w:rPr><w:delText>Entidad aliada 1 (municipio)</w:delText></w:r></w:del></w:p></w:tc><w:tc><w:tcPr><w:tcW w:w="2654" w:type="dxa"/><w:tcBorders></w:tcBorders></w:tcPr><w:p><w:pPr><w:pStyle w:val="Tabla9"/><w:widowControl/><w:jc w:val="left"/><w:rPr><w:kern w:val="0"/><w:szCs w:val="24"/><w:lang w:val="es-CO" w:eastAsia="en-US" w:bidi="ar-SA"/><w:del w:id="20594" w:author="Unknown Author" w:date="2026-10-30T04:17:53Z"></w:del></w:rPr></w:pPr><w:del w:id="20593" w:author="Unknown Author" w:date="2026-10-30T04:17:53Z"><w:r><w:rPr><w:kern w:val="0"/><w:szCs w:val="24"/><w:lang w:val="es-CO" w:eastAsia="en-US" w:bidi="ar-SA"/></w:rPr><w:delText>Propios: especie</w:delText></w:r></w:del></w:p></w:tc><w:tc><w:tcPr><w:tcW w:w="3817" w:type="dxa"/><w:tcBorders></w:tcBorders></w:tcPr><w:p><w:pPr><w:pStyle w:val="Tabla9"/><w:widowControl/><w:jc w:val="left"/><w:rPr><w:kern w:val="0"/><w:szCs w:val="24"/><w:lang w:val="es-CO" w:eastAsia="en-US" w:bidi="ar-SA"/><w:del w:id="20596" w:author="Unknown Author" w:date="2026-10-30T04:17:53Z"></w:del></w:rPr></w:pPr><w:del w:id="20595" w:author="Unknown Author" w:date="2026-10-30T04:17:53Z"><w:r><w:rPr><w:kern w:val="0"/><w:szCs w:val="24"/><w:lang w:val="es-CO" w:eastAsia="en-US" w:bidi="ar-SA"/></w:rPr><w:delText>$ 120.000.000</w:delText></w:r></w:del></w:p></w:tc></w:tr><w:tr><w:trPr><w:del w:id="20597" w:author="Unknown Author" w:date="2026-10-30T04:17:53Z"/><w:cantSplit w:val="true"/></w:trPr><w:tc><w:tcPr><w:tcW w:w="3483" w:type="dxa"/><w:tcBorders></w:tcBorders><w:shd w:color="auto" w:fill="F7F7F7" w:val="clear"/></w:tcPr><w:p><w:pPr><w:pStyle w:val="Tabla9"/><w:widowControl/><w:jc w:val="left"/><w:rPr><w:kern w:val="0"/><w:szCs w:val="24"/><w:lang w:val="es-CO" w:eastAsia="en-US" w:bidi="ar-SA"/><w:del w:id="20599" w:author="Unknown Author" w:date="2026-10-30T04:17:53Z"></w:del></w:rPr></w:pPr><w:del w:id="20598" w:author="Unknown Author" w:date="2026-10-30T04:17:53Z"><w:r><w:rPr><w:kern w:val="0"/><w:szCs w:val="24"/><w:lang w:val="es-CO" w:eastAsia="en-US" w:bidi="ar-SA"/></w:rPr><w:delText>Entidad aliada 2 (actor del SNCTI)</w:delText></w:r></w:del></w:p></w:tc><w:tc><w:tcPr><w:tcW w:w="2654" w:type="dxa"/><w:tcBorders></w:tcBorders><w:shd w:color="auto" w:fill="F7F7F7" w:val="clear"/></w:tcPr><w:p><w:pPr><w:pStyle w:val="Tabla9"/><w:widowControl/><w:jc w:val="left"/><w:rPr><w:kern w:val="0"/><w:szCs w:val="24"/><w:lang w:val="es-CO" w:eastAsia="en-US" w:bidi="ar-SA"/><w:del w:id="20601" w:author="Unknown Author" w:date="2026-10-30T04:17:53Z"></w:del></w:rPr></w:pPr><w:del w:id="20600" w:author="Unknown Author" w:date="2026-10-30T04:17:53Z"><w:r><w:rPr><w:kern w:val="0"/><w:szCs w:val="24"/><w:lang w:val="es-CO" w:eastAsia="en-US" w:bidi="ar-SA"/></w:rPr><w:delText>Propios: especie</w:delText></w:r></w:del></w:p></w:tc><w:tc><w:tcPr><w:tcW w:w="3817" w:type="dxa"/><w:tcBorders></w:tcBorders><w:shd w:color="auto" w:fill="F7F7F7" w:val="clear"/></w:tcPr><w:p><w:pPr><w:pStyle w:val="Tabla9"/><w:widowControl/><w:jc w:val="left"/><w:rPr><w:kern w:val="0"/><w:szCs w:val="24"/><w:lang w:val="es-CO" w:eastAsia="en-US" w:bidi="ar-SA"/><w:del w:id="20603" w:author="Unknown Author" w:date="2026-10-30T04:17:53Z"></w:del></w:rPr></w:pPr><w:del w:id="20602" w:author="Unknown Author" w:date="2026-10-30T04:17:53Z"><w:r><w:rPr><w:color w:val="00B050"/><w:kern w:val="0"/><w:szCs w:val="24"/><w:lang w:val="es-CO" w:eastAsia="en-US" w:bidi="ar-SA"/></w:rPr><w:delText>[Diligenciar: valor certificado del aporte]</w:delText></w:r></w:del></w:p></w:tc></w:tr><w:tr><w:trPr><w:del w:id="20604" w:author="Unknown Author" w:date="2026-10-30T04:17:53Z"/><w:cantSplit w:val="true"/></w:trPr><w:tc><w:tcPr><w:tcW w:w="3483" w:type="dxa"/><w:tcBorders></w:tcBorders></w:tcPr><w:p><w:pPr><w:pStyle w:val="Tabla9"/><w:widowControl/><w:jc w:val="left"/><w:rPr><w:kern w:val="0"/><w:szCs w:val="24"/><w:lang w:val="es-CO" w:eastAsia="en-US" w:bidi="ar-SA"/><w:del w:id="20606" w:author="Unknown Author" w:date="2026-10-30T04:17:53Z"></w:del></w:rPr></w:pPr><w:del w:id="20605" w:author="Unknown Author" w:date="2026-10-30T04:17:53Z"><w:r><w:rPr><w:kern w:val="0"/><w:szCs w:val="24"/><w:lang w:val="es-CO" w:eastAsia="en-US" w:bidi="ar-SA"/></w:rPr><w:delText>Entidad aliada 3 (empresa tecnológica)</w:delText></w:r></w:del></w:p></w:tc><w:tc><w:tcPr><w:tcW w:w="2654" w:type="dxa"/><w:tcBorders></w:tcBorders></w:tcPr><w:p><w:pPr><w:pStyle w:val="Tabla9"/><w:widowControl/><w:jc w:val="left"/><w:rPr><w:kern w:val="0"/><w:szCs w:val="24"/><w:lang w:val="es-CO" w:eastAsia="en-US" w:bidi="ar-SA"/><w:del w:id="20608" w:author="Unknown Author" w:date="2026-10-30T04:17:53Z"></w:del></w:rPr></w:pPr><w:del w:id="20607" w:author="Unknown Author" w:date="2026-10-30T04:17:53Z"><w:r><w:rPr><w:kern w:val="0"/><w:szCs w:val="24"/><w:lang w:val="es-CO" w:eastAsia="en-US" w:bidi="ar-SA"/></w:rPr><w:delText>Propios: efectivo y especie</w:delText></w:r></w:del></w:p></w:tc><w:tc><w:tcPr><w:tcW w:w="3817" w:type="dxa"/><w:tcBorders></w:tcBorders></w:tcPr><w:p><w:pPr><w:pStyle w:val="Tabla9"/><w:widowControl/><w:jc w:val="left"/><w:rPr><w:kern w:val="0"/><w:szCs w:val="24"/><w:lang w:val="es-CO" w:eastAsia="en-US" w:bidi="ar-SA"/><w:del w:id="20610" w:author="Unknown Author" w:date="2026-10-30T04:17:53Z"></w:del></w:rPr></w:pPr><w:del w:id="20609" w:author="Unknown Author" w:date="2026-10-30T04:17:53Z"><w:r><w:rPr><w:kern w:val="0"/><w:szCs w:val="24"/><w:lang w:val="es-CO" w:eastAsia="en-US" w:bidi="ar-SA"/></w:rPr><w:delText>$ 1.010.000.000</w:delText></w:r></w:del></w:p></w:tc></w:tr><w:tr><w:trPr><w:del w:id="20611" w:author="Unknown Author" w:date="2026-10-30T04:17:53Z"/><w:cantSplit w:val="true"/></w:trPr><w:tc><w:tcPr><w:tcW w:w="3483" w:type="dxa"/><w:tcBorders><w:bottom w:val="single" w:sz="12" w:space="0" w:color="2A3439"/></w:tcBorders><w:shd w:color="auto" w:fill="F7F7F7" w:val="clear"/></w:tcPr><w:p><w:pPr><w:pStyle w:val="Tabla9"/><w:keepNext w:val="true"/><w:widowControl/><w:jc w:val="left"/><w:rPr><w:kern w:val="0"/><w:szCs w:val="24"/><w:lang w:val="es-CO" w:eastAsia="en-US" w:bidi="ar-SA"/><w:del w:id="20613" w:author="Unknown Author" w:date="2026-10-30T04:17:53Z"></w:del></w:rPr></w:pPr><w:del w:id="20612" w:author="Unknown Author" w:date="2026-10-30T04:17:53Z"><w:r><w:rPr><w:b/><w:bCs/><w:kern w:val="0"/><w:szCs w:val="24"/><w:lang w:val="es-CO" w:eastAsia="en-US" w:bidi="ar-SA"/></w:rPr><w:delText>Total</w:delText></w:r></w:del></w:p></w:tc><w:tc><w:tcPr><w:tcW w:w="2654" w:type="dxa"/><w:tcBorders><w:bottom w:val="single" w:sz="12" w:space="0" w:color="2A3439"/></w:tcBorders><w:shd w:color="auto" w:fill="F7F7F7" w:val="clear"/></w:tcPr><w:p><w:pPr><w:pStyle w:val="Tabla9"/><w:keepNext w:val="true"/><w:widowControl/><w:rPr><w:kern w:val="0"/><w:szCs w:val="24"/><w:lang w:val="es-CO" w:eastAsia="en-US" w:bidi="ar-SA"/><w:del w:id="20615" w:author="Unknown Author" w:date="2026-10-30T04:17:53Z"></w:del></w:rPr></w:pPr><w:del w:id="20614" w:author="Unknown Author" w:date="2026-10-30T04:17:53Z"><w:r><w:rPr><w:kern w:val="0"/><w:szCs w:val="24"/><w:lang w:val="es-CO" w:eastAsia="en-US" w:bidi="ar-SA"/></w:rPr></w:r></w:del></w:p></w:tc><w:tc><w:tcPr><w:tcW w:w="3817" w:type="dxa"/><w:tcBorders><w:bottom w:val="single" w:sz="12" w:space="0" w:color="2A3439"/></w:tcBorders><w:shd w:color="auto" w:fill="F7F7F7" w:val="clear"/></w:tcPr><w:p><w:pPr><w:pStyle w:val="Tabla9"/><w:keepNext w:val="true"/><w:widowControl/><w:jc w:val="left"/><w:rPr><w:kern w:val="0"/><w:szCs w:val="24"/><w:lang w:val="es-CO" w:eastAsia="en-US" w:bidi="ar-SA"/><w:del w:id="20617" w:author="Unknown Author" w:date="2026-10-30T04:17:53Z"></w:del></w:rPr></w:pPr><w:del w:id="20616" w:author="Unknown Author" w:date="2026-10-30T04:17:53Z"><w:r><w:rPr><w:b/><w:bCs/><w:kern w:val="0"/><w:szCs w:val="24"/><w:lang w:val="es-CO" w:eastAsia="en-US" w:bidi="ar-SA"/></w:rPr><w:delText>$ 12.396.840.000</w:delText></w:r></w:del></w:p></w:tc></w:tr></w:tbl><w:p><w:pPr><w:pStyle w:val="TablaNota"/><w:rPr></w:rPr></w:pPr><w:r><w:rPr><w:i/><w:iCs/></w:rPr><w:t>Nota.</w:t></w:r><w:r><w:rPr></w:rPr><w:t xml:space="preserve"> Elaboración propia</w:t></w:r><w:ins w:id="20618" w:author="Unknown Author" w:date="2026-10-30T04:17:53Z"><w:r><w:rPr></w:rPr><w:t xml:space="preserve"> con el Anexo 3</w:t></w:r></w:ins><w:r><w:rPr></w:rPr><w:t>. Los aportes en especie y en efectivo requieren certificación firmada por el representante legal de cada entidad</w:t></w:r><w:del w:id="20619" w:author="Unknown Author" w:date="2026-10-30T04:17:53Z"><w:r><w:rPr></w:rPr><w:delText>. El total no incluye el aporte del actor del SNCTI, que se suma cuando se certifique</w:delText></w:r></w:del><w:r><w:rPr></w:rPr><w:t>.</w:t></w:r></w:p><w:p><w:pPr><w:pStyle w:val="Compact"/><w:numPr><w:ilvl w:val="0"/><w:numId w:val="176"/></w:numPr><w:rPr></w:rPr></w:pPr><w:r><w:rPr><w:b/><w:bCs/></w:rPr><w:t>Valor total de recursos solicitados a la Asignación para la CTeI del Sistema General de Regalías:</w:t></w:r><w:r><w:rPr></w:rPr><w:t xml:space="preserve"> </w:t></w:r><w:ins w:id="20620" w:author="Unknown Author" w:date="2026-10-30T04:17:53Z"><w:r><w:rPr></w:rPr><w:t>trece</w:t></w:r></w:ins><w:del w:id="20621" w:author="Unknown Author" w:date="2026-10-30T04:17:53Z"><w:r><w:rPr></w:rPr><w:delText>diez</w:delText></w:r></w:del><w:r><w:rPr></w:rPr><w:t xml:space="preserve"> mil millones </w:t></w:r><w:ins w:id="20622" w:author="Unknown Author" w:date="2026-10-30T04:17:53Z"><w:r><w:rPr></w:rPr><w:t xml:space="preserve">novecientos noventa y nueve millones cuatrocientos cinco mil doscientos quince </w:t></w:r></w:ins><w:del w:id="20623" w:author="Unknown Author" w:date="2026-10-30T04:17:53Z"><w:r><w:rPr></w:rPr><w:delText xml:space="preserve">veintidós millones ochocientos cuarenta mil </w:delText></w:r></w:del><w:r><w:rPr></w:rPr><w:t xml:space="preserve">pesos ($ </w:t></w:r><w:ins w:id="20624" w:author="Unknown Author" w:date="2026-10-30T04:17:53Z"><w:r><w:rPr></w:rPr><w:t>13.999.405.215</w:t></w:r></w:ins><w:del w:id="20625" w:author="Unknown Author" w:date="2026-10-30T04:17:53Z"><w:r><w:rPr></w:rPr><w:delText>10.022.840.000</w:delText></w:r></w:del><w:r><w:rPr></w:rPr><w:t xml:space="preserve">). Equivale a </w:t></w:r><w:ins w:id="20626" w:author="Unknown Author" w:date="2026-10-30T04:17:53Z"><w:r><w:rPr></w:rPr><w:t>99,996</w:t></w:r></w:ins><w:del w:id="20627" w:author="Unknown Author" w:date="2026-10-30T04:17:53Z"><w:r><w:rPr></w:rPr><w:delText>71,6</w:delText></w:r></w:del><w:r><w:rPr></w:rPr><w:t xml:space="preserve"> % del tope de $ 14.000.000.000 por proyecto. El proyecto no solicita la holgura restante de $ </w:t></w:r><w:ins w:id="20628" w:author="Unknown Author" w:date="2026-10-30T04:17:53Z"><w:r><w:rPr></w:rPr><w:t>594.785</w:t></w:r></w:ins><w:del w:id="20629" w:author="Unknown Author" w:date="2026-10-30T04:17:53Z"><w:r><w:rPr></w:rPr><w:delText>3.977.160.000</w:delText></w:r></w:del><w:r><w:rPr></w:rPr><w:t>.</w:t></w:r></w:p><w:p><w:pPr><w:pStyle w:val="Compact"/><w:numPr><w:ilvl w:val="0"/><w:numId w:val="177"/></w:numPr><w:rPr><w:ins w:id="20634" w:author="Unknown Author" w:date="2026-10-30T04:17:53Z"></w:ins></w:rPr></w:pPr><w:ins w:id="20630" w:author="Unknown Author" w:date="2026-10-30T04:17:53Z"><w:r><w:rPr><w:b/><w:bCs/></w:rPr><w:t>Valor total contrapartida:</w:t></w:r></w:ins><w:ins w:id="20631" w:author="Unknown Author" w:date="2026-10-30T04:17:53Z"><w:r><w:rPr></w:rPr><w:t xml:space="preserve"> mil millones quinientos catorce millones pesos ($ 1.514.000.000), toda en especie. No incluye efectivo </w:t></w:r></w:ins><w:ins w:id="20632" w:author="Unknown Author" w:date="2026-10-30T04:17:53Z"><w:r><w:rPr><w:color w:val="00B050"/></w:rPr><w:t>[Diligenciar: aporte en efectivo certificado por un integrante, si se decide]</w:t></w:r></w:ins><w:ins w:id="20633" w:author="Unknown Author" w:date="2026-10-30T04:17:53Z"><w:r><w:rPr></w:rPr><w:t>.</w:t></w:r></w:ins></w:p><w:p><w:pPr><w:pStyle w:val="Compact"/><w:numPr><w:ilvl w:val="0"/><w:numId w:val="178"/></w:numPr><w:rPr><w:del w:id="20639" w:author="Unknown Author" w:date="2026-10-30T04:17:53Z"></w:del></w:rPr></w:pPr><w:del w:id="20635" w:author="Unknown Author" w:date="2026-10-30T04:17:53Z"><w:r><w:rPr><w:b/><w:bCs/></w:rPr><w:delText>Valor total contrapartida:</w:delText></w:r></w:del><w:del w:id="20636" w:author="Unknown Author" w:date="2026-10-30T04:17:53Z"><w:r><w:rPr></w:rPr><w:delText xml:space="preserve"> dos mil millones trescientos setenta y cuatro millones pesos ($ 2.374.000.000), de los cuales $ 210.000.000 son en efectivo y el resto en especie. El aporte del actor del SNCTI se suma cuando se certifique </w:delText></w:r></w:del><w:del w:id="20637" w:author="Unknown Author" w:date="2026-10-30T04:17:53Z"><w:r><w:rPr><w:color w:val="00B050"/></w:rPr><w:delText>[Diligenciar: valor certificado del aporte del actor del SNCTI]</w:delText></w:r></w:del><w:del w:id="20638" w:author="Unknown Author" w:date="2026-10-30T04:17:53Z"><w:r><w:rPr></w:rPr><w:delText>.</w:delText></w:r></w:del></w:p><w:p><w:pPr><w:pStyle w:val="Compact"/><w:numPr><w:ilvl w:val="0"/><w:numId w:val="179"/></w:numPr><w:rPr></w:rPr></w:pPr><w:r><w:rPr><w:b/><w:bCs/></w:rPr><w:t>Valor total del proyecto:</w:t></w:r><w:r><w:rPr></w:rPr><w:t xml:space="preserve"> </w:t></w:r><w:ins w:id="20640" w:author="Unknown Author" w:date="2026-10-30T04:17:53Z"><w:r><w:rPr></w:rPr><w:t>quince</w:t></w:r></w:ins><w:del w:id="20641" w:author="Unknown Author" w:date="2026-10-30T04:17:53Z"><w:r><w:rPr></w:rPr><w:delText>doce</w:delText></w:r></w:del><w:r><w:rPr></w:rPr><w:t xml:space="preserve"> mil millones </w:t></w:r><w:ins w:id="20642" w:author="Unknown Author" w:date="2026-10-30T04:17:53Z"><w:r><w:rPr></w:rPr><w:t xml:space="preserve">quinientos trece millones cuatrocientos cinco mil doscientos quince </w:t></w:r></w:ins><w:del w:id="20643" w:author="Unknown Author" w:date="2026-10-30T04:17:53Z"><w:r><w:rPr></w:rPr><w:delText xml:space="preserve">trescientos noventa y seis millones ochocientos cuarenta mil </w:delText></w:r></w:del><w:r><w:rPr></w:rPr><w:t xml:space="preserve">pesos ($ </w:t></w:r><w:ins w:id="20644" w:author="Unknown Author" w:date="2026-10-30T04:17:53Z"><w:r><w:rPr></w:rPr><w:t>15.513.405.215</w:t></w:r></w:ins><w:del w:id="20645" w:author="Unknown Author" w:date="2026-10-30T04:17:53Z"><w:r><w:rPr></w:rPr><w:delText>12.396.840.000</w:delText></w:r></w:del><w:r><w:rPr></w:rPr><w:t>).</w:t></w:r></w:p><w:p><w:pPr><w:pStyle w:val="Heading2"/><w:rPr></w:rPr></w:pPr><w:bookmarkStart w:id="311" w:name="presupuesto-por-rubro"/><w:r><w:rPr></w:rPr><w:t>28.1. Presupuesto por rubro</w:t></w:r></w:p><w:p><w:pPr><w:pStyle w:val="FirstParagraph"/><w:rPr></w:rPr></w:pPr><w:r><w:rPr></w:rPr><w:t xml:space="preserve">El presupuesto se organiza en los rubros del numeral 12.2 de los TdR. La Tabla 28.2 presenta el valor solicitado al SGR por rubro y su participación. La Figura 28.1 la representa. El talento humano y los equipos suman </w:t></w:r><w:ins w:id="20646" w:author="Unknown Author" w:date="2026-10-30T04:17:53Z"><w:r><w:rPr></w:rPr><w:t>más de</w:t></w:r></w:ins><w:del w:id="20647" w:author="Unknown Author" w:date="2026-10-30T04:17:53Z"><w:r><w:rPr></w:rPr><w:delText>casi</w:delText></w:r></w:del><w:r><w:rPr></w:rPr><w:t xml:space="preserve"> tres cuartas partes del valor solicitado. Esa concentración responde a la naturaleza del proyecto. Es un desarrollo tecnológico con formación de talento. Compra una red de medición y paga a las personas que la diseñan, la instalan y la validan.</w:t></w:r></w:p><w:p><w:pPr><w:pStyle w:val="TablaRotulo"/><w:rPr></w:rPr></w:pPr><w:bookmarkStart w:id="312" w:name="rot_Tabla_28_2"/><w:r><w:rPr><w:b/><w:bCs/></w:rPr><w:t>Tabla 28.2</w:t></w:r><w:bookmarkEnd w:id="312"/></w:p><w:p><w:pPr><w:pStyle w:val="TablaTitulo"/><w:rPr></w:rPr></w:pPr><w:r><w:rPr><w:i/><w:iCs/></w:rPr><w:t>Valor solicitado al SGR por rubro del componente presupuestal</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4147"/><w:gridCol w:w="3319"/><w:gridCol w:w="2488"/></w:tblGrid><w:tr><w:trPr><w:tblHeader w:val="true"/><w:ins w:id="20648" w:author="Unknown Author" w:date="2026-10-30T04:17:53Z"/><w:cantSplit w:val="true"/></w:trPr><w:tc><w:tcPr><w:tcW w:w="414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0650" w:author="Unknown Author" w:date="2026-10-30T04:17:53Z"></w:ins></w:rPr></w:pPr><w:ins w:id="20649" w:author="Unknown Author" w:date="2026-10-30T04:17:53Z"><w:r><w:rPr><w:b/><w:kern w:val="0"/><w:szCs w:val="24"/><w:lang w:val="es-CO" w:eastAsia="en-US" w:bidi="ar-SA"/></w:rPr><w:t>Rubro</w:t></w:r></w:ins></w:p></w:tc><w:tc><w:tcPr><w:tcW w:w="331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0652" w:author="Unknown Author" w:date="2026-10-30T04:17:53Z"></w:ins></w:rPr></w:pPr><w:ins w:id="20651" w:author="Unknown Author" w:date="2026-10-30T04:17:53Z"><w:r><w:rPr><w:b/><w:kern w:val="0"/><w:szCs w:val="24"/><w:lang w:val="es-CO" w:eastAsia="en-US" w:bidi="ar-SA"/></w:rPr><w:t>Valor (COP)</w:t></w:r></w:ins></w:p></w:tc><w:tc><w:tcPr><w:tcW w:w="248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0654" w:author="Unknown Author" w:date="2026-10-30T04:17:53Z"></w:ins></w:rPr></w:pPr><w:ins w:id="20653" w:author="Unknown Author" w:date="2026-10-30T04:17:53Z"><w:r><w:rPr><w:b/><w:kern w:val="0"/><w:szCs w:val="24"/><w:lang w:val="es-CO" w:eastAsia="en-US" w:bidi="ar-SA"/></w:rPr><w:t>Participación</w:t></w:r></w:ins></w:p></w:tc></w:tr><w:tr><w:trPr><w:ins w:id="20655" w:author="Unknown Author" w:date="2026-10-30T04:17:53Z"/><w:cantSplit w:val="true"/></w:trPr><w:tc><w:tcPr><w:tcW w:w="4147" w:type="dxa"/><w:tcBorders></w:tcBorders></w:tcPr><w:p><w:pPr><w:pStyle w:val="Tabla9"/><w:widowControl/><w:jc w:val="left"/><w:rPr><w:kern w:val="0"/><w:szCs w:val="24"/><w:lang w:val="es-CO" w:eastAsia="en-US" w:bidi="ar-SA"/><w:ins w:id="20657" w:author="Unknown Author" w:date="2026-10-30T04:17:53Z"></w:ins></w:rPr></w:pPr><w:ins w:id="20656" w:author="Unknown Author" w:date="2026-10-30T04:17:53Z"><w:r><w:rPr><w:kern w:val="0"/><w:szCs w:val="24"/><w:lang w:val="es-CO" w:eastAsia="en-US" w:bidi="ar-SA"/></w:rPr><w:t>Talento Humano</w:t></w:r></w:ins></w:p></w:tc><w:tc><w:tcPr><w:tcW w:w="3319" w:type="dxa"/><w:tcBorders></w:tcBorders></w:tcPr><w:p><w:pPr><w:pStyle w:val="Tabla9"/><w:widowControl/><w:jc w:val="left"/><w:rPr><w:kern w:val="0"/><w:szCs w:val="24"/><w:lang w:val="es-CO" w:eastAsia="en-US" w:bidi="ar-SA"/><w:ins w:id="20659" w:author="Unknown Author" w:date="2026-10-30T04:17:53Z"></w:ins></w:rPr></w:pPr><w:ins w:id="20658" w:author="Unknown Author" w:date="2026-10-30T04:17:53Z"><w:r><w:rPr><w:kern w:val="0"/><w:szCs w:val="24"/><w:lang w:val="es-CO" w:eastAsia="en-US" w:bidi="ar-SA"/></w:rPr><w:t>$ 5.256.515.630</w:t></w:r></w:ins></w:p></w:tc><w:tc><w:tcPr><w:tcW w:w="2488" w:type="dxa"/><w:tcBorders></w:tcBorders></w:tcPr><w:p><w:pPr><w:pStyle w:val="Tabla9"/><w:widowControl/><w:jc w:val="left"/><w:rPr><w:kern w:val="0"/><w:szCs w:val="24"/><w:lang w:val="es-CO" w:eastAsia="en-US" w:bidi="ar-SA"/><w:ins w:id="20661" w:author="Unknown Author" w:date="2026-10-30T04:17:53Z"></w:ins></w:rPr></w:pPr><w:ins w:id="20660" w:author="Unknown Author" w:date="2026-10-30T04:17:53Z"><w:r><w:rPr><w:kern w:val="0"/><w:szCs w:val="24"/><w:lang w:val="es-CO" w:eastAsia="en-US" w:bidi="ar-SA"/></w:rPr><w:t>37,5 %</w:t></w:r></w:ins></w:p></w:tc></w:tr><w:tr><w:trPr><w:ins w:id="20662" w:author="Unknown Author" w:date="2026-10-30T04:17:53Z"/><w:cantSplit w:val="true"/></w:trPr><w:tc><w:tcPr><w:tcW w:w="4147" w:type="dxa"/><w:tcBorders></w:tcBorders><w:shd w:color="auto" w:fill="F7F7F7" w:val="clear"/></w:tcPr><w:p><w:pPr><w:pStyle w:val="Tabla9"/><w:widowControl/><w:jc w:val="left"/><w:rPr><w:kern w:val="0"/><w:szCs w:val="24"/><w:lang w:val="es-CO" w:eastAsia="en-US" w:bidi="ar-SA"/><w:ins w:id="20664" w:author="Unknown Author" w:date="2026-10-30T04:17:53Z"></w:ins></w:rPr></w:pPr><w:ins w:id="20663" w:author="Unknown Author" w:date="2026-10-30T04:17:53Z"><w:r><w:rPr><w:kern w:val="0"/><w:szCs w:val="24"/><w:lang w:val="es-CO" w:eastAsia="en-US" w:bidi="ar-SA"/></w:rPr><w:t>Equipos y software</w:t></w:r></w:ins></w:p></w:tc><w:tc><w:tcPr><w:tcW w:w="3319" w:type="dxa"/><w:tcBorders></w:tcBorders><w:shd w:color="auto" w:fill="F7F7F7" w:val="clear"/></w:tcPr><w:p><w:pPr><w:pStyle w:val="Tabla9"/><w:widowControl/><w:jc w:val="left"/><w:rPr><w:kern w:val="0"/><w:szCs w:val="24"/><w:lang w:val="es-CO" w:eastAsia="en-US" w:bidi="ar-SA"/><w:ins w:id="20666" w:author="Unknown Author" w:date="2026-10-30T04:17:53Z"></w:ins></w:rPr></w:pPr><w:ins w:id="20665" w:author="Unknown Author" w:date="2026-10-30T04:17:53Z"><w:r><w:rPr><w:kern w:val="0"/><w:szCs w:val="24"/><w:lang w:val="es-CO" w:eastAsia="en-US" w:bidi="ar-SA"/></w:rPr><w:t>$ 5.464.885.709</w:t></w:r></w:ins></w:p></w:tc><w:tc><w:tcPr><w:tcW w:w="2488" w:type="dxa"/><w:tcBorders></w:tcBorders><w:shd w:color="auto" w:fill="F7F7F7" w:val="clear"/></w:tcPr><w:p><w:pPr><w:pStyle w:val="Tabla9"/><w:widowControl/><w:jc w:val="left"/><w:rPr><w:kern w:val="0"/><w:szCs w:val="24"/><w:lang w:val="es-CO" w:eastAsia="en-US" w:bidi="ar-SA"/><w:ins w:id="20668" w:author="Unknown Author" w:date="2026-10-30T04:17:53Z"></w:ins></w:rPr></w:pPr><w:ins w:id="20667" w:author="Unknown Author" w:date="2026-10-30T04:17:53Z"><w:r><w:rPr><w:kern w:val="0"/><w:szCs w:val="24"/><w:lang w:val="es-CO" w:eastAsia="en-US" w:bidi="ar-SA"/></w:rPr><w:t>39,0 %</w:t></w:r></w:ins></w:p></w:tc></w:tr><w:tr><w:trPr><w:ins w:id="20669" w:author="Unknown Author" w:date="2026-10-30T04:17:53Z"/><w:cantSplit w:val="true"/></w:trPr><w:tc><w:tcPr><w:tcW w:w="4147" w:type="dxa"/><w:tcBorders></w:tcBorders></w:tcPr><w:p><w:pPr><w:pStyle w:val="Tabla9"/><w:widowControl/><w:jc w:val="left"/><w:rPr><w:kern w:val="0"/><w:szCs w:val="24"/><w:lang w:val="es-CO" w:eastAsia="en-US" w:bidi="ar-SA"/><w:ins w:id="20671" w:author="Unknown Author" w:date="2026-10-30T04:17:53Z"></w:ins></w:rPr></w:pPr><w:ins w:id="20670" w:author="Unknown Author" w:date="2026-10-30T04:17:53Z"><w:r><w:rPr><w:kern w:val="0"/><w:szCs w:val="24"/><w:lang w:val="es-CO" w:eastAsia="en-US" w:bidi="ar-SA"/></w:rPr><w:t>Capacitación y eventos</w:t></w:r></w:ins></w:p></w:tc><w:tc><w:tcPr><w:tcW w:w="3319" w:type="dxa"/><w:tcBorders></w:tcBorders></w:tcPr><w:p><w:pPr><w:pStyle w:val="Tabla9"/><w:widowControl/><w:jc w:val="left"/><w:rPr><w:kern w:val="0"/><w:szCs w:val="24"/><w:lang w:val="es-CO" w:eastAsia="en-US" w:bidi="ar-SA"/><w:ins w:id="20673" w:author="Unknown Author" w:date="2026-10-30T04:17:53Z"></w:ins></w:rPr></w:pPr><w:ins w:id="20672" w:author="Unknown Author" w:date="2026-10-30T04:17:53Z"><w:r><w:rPr><w:kern w:val="0"/><w:szCs w:val="24"/><w:lang w:val="es-CO" w:eastAsia="en-US" w:bidi="ar-SA"/></w:rPr><w:t>$ 300.000.000</w:t></w:r></w:ins></w:p></w:tc><w:tc><w:tcPr><w:tcW w:w="2488" w:type="dxa"/><w:tcBorders></w:tcBorders></w:tcPr><w:p><w:pPr><w:pStyle w:val="Tabla9"/><w:widowControl/><w:jc w:val="left"/><w:rPr><w:kern w:val="0"/><w:szCs w:val="24"/><w:lang w:val="es-CO" w:eastAsia="en-US" w:bidi="ar-SA"/><w:ins w:id="20675" w:author="Unknown Author" w:date="2026-10-30T04:17:53Z"></w:ins></w:rPr></w:pPr><w:ins w:id="20674" w:author="Unknown Author" w:date="2026-10-30T04:17:53Z"><w:r><w:rPr><w:kern w:val="0"/><w:szCs w:val="24"/><w:lang w:val="es-CO" w:eastAsia="en-US" w:bidi="ar-SA"/></w:rPr><w:t>2,1 %</w:t></w:r></w:ins></w:p></w:tc></w:tr><w:tr><w:trPr><w:ins w:id="20676" w:author="Unknown Author" w:date="2026-10-30T04:17:53Z"/><w:cantSplit w:val="true"/></w:trPr><w:tc><w:tcPr><w:tcW w:w="4147" w:type="dxa"/><w:tcBorders></w:tcBorders><w:shd w:color="auto" w:fill="F7F7F7" w:val="clear"/></w:tcPr><w:p><w:pPr><w:pStyle w:val="Tabla9"/><w:widowControl/><w:jc w:val="left"/><w:rPr><w:kern w:val="0"/><w:szCs w:val="24"/><w:lang w:val="es-CO" w:eastAsia="en-US" w:bidi="ar-SA"/><w:ins w:id="20678" w:author="Unknown Author" w:date="2026-10-30T04:17:53Z"></w:ins></w:rPr></w:pPr><w:ins w:id="20677" w:author="Unknown Author" w:date="2026-10-30T04:17:53Z"><w:r><w:rPr><w:kern w:val="0"/><w:szCs w:val="24"/><w:lang w:val="es-CO" w:eastAsia="en-US" w:bidi="ar-SA"/></w:rPr><w:t>Servicios tecnológicos y pruebas</w:t></w:r></w:ins></w:p></w:tc><w:tc><w:tcPr><w:tcW w:w="3319" w:type="dxa"/><w:tcBorders></w:tcBorders><w:shd w:color="auto" w:fill="F7F7F7" w:val="clear"/></w:tcPr><w:p><w:pPr><w:pStyle w:val="Tabla9"/><w:widowControl/><w:jc w:val="left"/><w:rPr><w:kern w:val="0"/><w:szCs w:val="24"/><w:lang w:val="es-CO" w:eastAsia="en-US" w:bidi="ar-SA"/><w:ins w:id="20680" w:author="Unknown Author" w:date="2026-10-30T04:17:53Z"></w:ins></w:rPr></w:pPr><w:ins w:id="20679" w:author="Unknown Author" w:date="2026-10-30T04:17:53Z"><w:r><w:rPr><w:kern w:val="0"/><w:szCs w:val="24"/><w:lang w:val="es-CO" w:eastAsia="en-US" w:bidi="ar-SA"/></w:rPr><w:t>$ 1.396.651.250</w:t></w:r></w:ins></w:p></w:tc><w:tc><w:tcPr><w:tcW w:w="2488" w:type="dxa"/><w:tcBorders></w:tcBorders><w:shd w:color="auto" w:fill="F7F7F7" w:val="clear"/></w:tcPr><w:p><w:pPr><w:pStyle w:val="Tabla9"/><w:widowControl/><w:jc w:val="left"/><w:rPr><w:kern w:val="0"/><w:szCs w:val="24"/><w:lang w:val="es-CO" w:eastAsia="en-US" w:bidi="ar-SA"/><w:ins w:id="20682" w:author="Unknown Author" w:date="2026-10-30T04:17:53Z"></w:ins></w:rPr></w:pPr><w:ins w:id="20681" w:author="Unknown Author" w:date="2026-10-30T04:17:53Z"><w:r><w:rPr><w:kern w:val="0"/><w:szCs w:val="24"/><w:lang w:val="es-CO" w:eastAsia="en-US" w:bidi="ar-SA"/></w:rPr><w:t>10,0 %</w:t></w:r></w:ins></w:p></w:tc></w:tr><w:tr><w:trPr><w:ins w:id="20683" w:author="Unknown Author" w:date="2026-10-30T04:17:53Z"/><w:cantSplit w:val="true"/></w:trPr><w:tc><w:tcPr><w:tcW w:w="4147" w:type="dxa"/><w:tcBorders></w:tcBorders></w:tcPr><w:p><w:pPr><w:pStyle w:val="Tabla9"/><w:widowControl/><w:jc w:val="left"/><w:rPr><w:kern w:val="0"/><w:szCs w:val="24"/><w:lang w:val="es-CO" w:eastAsia="en-US" w:bidi="ar-SA"/><w:ins w:id="20685" w:author="Unknown Author" w:date="2026-10-30T04:17:53Z"></w:ins></w:rPr></w:pPr><w:ins w:id="20684" w:author="Unknown Author" w:date="2026-10-30T04:17:53Z"><w:r><w:rPr><w:kern w:val="0"/><w:szCs w:val="24"/><w:lang w:val="es-CO" w:eastAsia="en-US" w:bidi="ar-SA"/></w:rPr><w:t>Materiales, insumos y documentación</w:t></w:r></w:ins></w:p></w:tc><w:tc><w:tcPr><w:tcW w:w="3319" w:type="dxa"/><w:tcBorders></w:tcBorders></w:tcPr><w:p><w:pPr><w:pStyle w:val="Tabla9"/><w:widowControl/><w:jc w:val="left"/><w:rPr><w:kern w:val="0"/><w:szCs w:val="24"/><w:lang w:val="es-CO" w:eastAsia="en-US" w:bidi="ar-SA"/><w:ins w:id="20687" w:author="Unknown Author" w:date="2026-10-30T04:17:53Z"></w:ins></w:rPr></w:pPr><w:ins w:id="20686" w:author="Unknown Author" w:date="2026-10-30T04:17:53Z"><w:r><w:rPr><w:kern w:val="0"/><w:szCs w:val="24"/><w:lang w:val="es-CO" w:eastAsia="en-US" w:bidi="ar-SA"/></w:rPr><w:t>$ 255.154.480</w:t></w:r></w:ins></w:p></w:tc><w:tc><w:tcPr><w:tcW w:w="2488" w:type="dxa"/><w:tcBorders></w:tcBorders></w:tcPr><w:p><w:pPr><w:pStyle w:val="Tabla9"/><w:widowControl/><w:jc w:val="left"/><w:rPr><w:kern w:val="0"/><w:szCs w:val="24"/><w:lang w:val="es-CO" w:eastAsia="en-US" w:bidi="ar-SA"/><w:ins w:id="20689" w:author="Unknown Author" w:date="2026-10-30T04:17:53Z"></w:ins></w:rPr></w:pPr><w:ins w:id="20688" w:author="Unknown Author" w:date="2026-10-30T04:17:53Z"><w:r><w:rPr><w:kern w:val="0"/><w:szCs w:val="24"/><w:lang w:val="es-CO" w:eastAsia="en-US" w:bidi="ar-SA"/></w:rPr><w:t>1,8 %</w:t></w:r></w:ins></w:p></w:tc></w:tr><w:tr><w:trPr><w:ins w:id="20690" w:author="Unknown Author" w:date="2026-10-30T04:17:53Z"/><w:cantSplit w:val="true"/></w:trPr><w:tc><w:tcPr><w:tcW w:w="4147" w:type="dxa"/><w:tcBorders></w:tcBorders><w:shd w:color="auto" w:fill="F7F7F7" w:val="clear"/></w:tcPr><w:p><w:pPr><w:pStyle w:val="Tabla9"/><w:widowControl/><w:jc w:val="left"/><w:rPr><w:kern w:val="0"/><w:szCs w:val="24"/><w:lang w:val="es-CO" w:eastAsia="en-US" w:bidi="ar-SA"/><w:ins w:id="20692" w:author="Unknown Author" w:date="2026-10-30T04:17:53Z"></w:ins></w:rPr></w:pPr><w:ins w:id="20691" w:author="Unknown Author" w:date="2026-10-30T04:17:53Z"><w:r><w:rPr><w:kern w:val="0"/><w:szCs w:val="24"/><w:lang w:val="es-CO" w:eastAsia="en-US" w:bidi="ar-SA"/></w:rPr><w:t>Protección del conocimiento y divulgación</w:t></w:r></w:ins></w:p></w:tc><w:tc><w:tcPr><w:tcW w:w="3319" w:type="dxa"/><w:tcBorders></w:tcBorders><w:shd w:color="auto" w:fill="F7F7F7" w:val="clear"/></w:tcPr><w:p><w:pPr><w:pStyle w:val="Tabla9"/><w:widowControl/><w:jc w:val="left"/><w:rPr><w:kern w:val="0"/><w:szCs w:val="24"/><w:lang w:val="es-CO" w:eastAsia="en-US" w:bidi="ar-SA"/><w:ins w:id="20694" w:author="Unknown Author" w:date="2026-10-30T04:17:53Z"></w:ins></w:rPr></w:pPr><w:ins w:id="20693" w:author="Unknown Author" w:date="2026-10-30T04:17:53Z"><w:r><w:rPr><w:kern w:val="0"/><w:szCs w:val="24"/><w:lang w:val="es-CO" w:eastAsia="en-US" w:bidi="ar-SA"/></w:rPr><w:t>$ 259.953.486</w:t></w:r></w:ins></w:p></w:tc><w:tc><w:tcPr><w:tcW w:w="2488" w:type="dxa"/><w:tcBorders></w:tcBorders><w:shd w:color="auto" w:fill="F7F7F7" w:val="clear"/></w:tcPr><w:p><w:pPr><w:pStyle w:val="Tabla9"/><w:widowControl/><w:jc w:val="left"/><w:rPr><w:kern w:val="0"/><w:szCs w:val="24"/><w:lang w:val="es-CO" w:eastAsia="en-US" w:bidi="ar-SA"/><w:ins w:id="20696" w:author="Unknown Author" w:date="2026-10-30T04:17:53Z"></w:ins></w:rPr></w:pPr><w:ins w:id="20695" w:author="Unknown Author" w:date="2026-10-30T04:17:53Z"><w:r><w:rPr><w:kern w:val="0"/><w:szCs w:val="24"/><w:lang w:val="es-CO" w:eastAsia="en-US" w:bidi="ar-SA"/></w:rPr><w:t>1,9 %</w:t></w:r></w:ins></w:p></w:tc></w:tr><w:tr><w:trPr><w:ins w:id="20697" w:author="Unknown Author" w:date="2026-10-30T04:17:53Z"/><w:cantSplit w:val="true"/></w:trPr><w:tc><w:tcPr><w:tcW w:w="4147" w:type="dxa"/><w:tcBorders></w:tcBorders></w:tcPr><w:p><w:pPr><w:pStyle w:val="Tabla9"/><w:widowControl/><w:jc w:val="left"/><w:rPr><w:kern w:val="0"/><w:szCs w:val="24"/><w:lang w:val="es-CO" w:eastAsia="en-US" w:bidi="ar-SA"/><w:ins w:id="20699" w:author="Unknown Author" w:date="2026-10-30T04:17:53Z"></w:ins></w:rPr></w:pPr><w:ins w:id="20698" w:author="Unknown Author" w:date="2026-10-30T04:17:53Z"><w:r><w:rPr><w:kern w:val="0"/><w:szCs w:val="24"/><w:lang w:val="es-CO" w:eastAsia="en-US" w:bidi="ar-SA"/></w:rPr><w:t>Gastos de viaje</w:t></w:r></w:ins></w:p></w:tc><w:tc><w:tcPr><w:tcW w:w="3319" w:type="dxa"/><w:tcBorders></w:tcBorders></w:tcPr><w:p><w:pPr><w:pStyle w:val="Tabla9"/><w:widowControl/><w:jc w:val="left"/><w:rPr><w:kern w:val="0"/><w:szCs w:val="24"/><w:lang w:val="es-CO" w:eastAsia="en-US" w:bidi="ar-SA"/><w:ins w:id="20701" w:author="Unknown Author" w:date="2026-10-30T04:17:53Z"></w:ins></w:rPr></w:pPr><w:ins w:id="20700" w:author="Unknown Author" w:date="2026-10-30T04:17:53Z"><w:r><w:rPr><w:kern w:val="0"/><w:szCs w:val="24"/><w:lang w:val="es-CO" w:eastAsia="en-US" w:bidi="ar-SA"/></w:rPr><w:t>$ 574.244.660</w:t></w:r></w:ins></w:p></w:tc><w:tc><w:tcPr><w:tcW w:w="2488" w:type="dxa"/><w:tcBorders></w:tcBorders></w:tcPr><w:p><w:pPr><w:pStyle w:val="Tabla9"/><w:widowControl/><w:jc w:val="left"/><w:rPr><w:kern w:val="0"/><w:szCs w:val="24"/><w:lang w:val="es-CO" w:eastAsia="en-US" w:bidi="ar-SA"/><w:ins w:id="20703" w:author="Unknown Author" w:date="2026-10-30T04:17:53Z"></w:ins></w:rPr></w:pPr><w:ins w:id="20702" w:author="Unknown Author" w:date="2026-10-30T04:17:53Z"><w:r><w:rPr><w:kern w:val="0"/><w:szCs w:val="24"/><w:lang w:val="es-CO" w:eastAsia="en-US" w:bidi="ar-SA"/></w:rPr><w:t>4,1 %</w:t></w:r></w:ins></w:p></w:tc></w:tr><w:tr><w:trPr><w:ins w:id="20704" w:author="Unknown Author" w:date="2026-10-30T04:17:53Z"/><w:cantSplit w:val="true"/></w:trPr><w:tc><w:tcPr><w:tcW w:w="4147" w:type="dxa"/><w:tcBorders></w:tcBorders><w:shd w:color="auto" w:fill="F7F7F7" w:val="clear"/></w:tcPr><w:p><w:pPr><w:pStyle w:val="Tabla9"/><w:widowControl/><w:jc w:val="left"/><w:rPr><w:kern w:val="0"/><w:szCs w:val="24"/><w:lang w:val="es-CO" w:eastAsia="en-US" w:bidi="ar-SA"/><w:ins w:id="20706" w:author="Unknown Author" w:date="2026-10-30T04:17:53Z"></w:ins></w:rPr></w:pPr><w:ins w:id="20705" w:author="Unknown Author" w:date="2026-10-30T04:17:53Z"><w:r><w:rPr><w:kern w:val="0"/><w:szCs w:val="24"/><w:lang w:val="es-CO" w:eastAsia="en-US" w:bidi="ar-SA"/></w:rPr><w:t>Infraestructura</w:t></w:r></w:ins></w:p></w:tc><w:tc><w:tcPr><w:tcW w:w="3319" w:type="dxa"/><w:tcBorders></w:tcBorders><w:shd w:color="auto" w:fill="F7F7F7" w:val="clear"/></w:tcPr><w:p><w:pPr><w:pStyle w:val="Tabla9"/><w:widowControl/><w:jc w:val="left"/><w:rPr><w:kern w:val="0"/><w:szCs w:val="24"/><w:lang w:val="es-CO" w:eastAsia="en-US" w:bidi="ar-SA"/><w:ins w:id="20708" w:author="Unknown Author" w:date="2026-10-30T04:17:53Z"></w:ins></w:rPr></w:pPr><w:ins w:id="20707" w:author="Unknown Author" w:date="2026-10-30T04:17:53Z"><w:r><w:rPr><w:kern w:val="0"/><w:szCs w:val="24"/><w:lang w:val="es-CO" w:eastAsia="en-US" w:bidi="ar-SA"/></w:rPr><w:t>$ 132.000.000</w:t></w:r></w:ins></w:p></w:tc><w:tc><w:tcPr><w:tcW w:w="2488" w:type="dxa"/><w:tcBorders></w:tcBorders><w:shd w:color="auto" w:fill="F7F7F7" w:val="clear"/></w:tcPr><w:p><w:pPr><w:pStyle w:val="Tabla9"/><w:widowControl/><w:jc w:val="left"/><w:rPr><w:kern w:val="0"/><w:szCs w:val="24"/><w:lang w:val="es-CO" w:eastAsia="en-US" w:bidi="ar-SA"/><w:ins w:id="20710" w:author="Unknown Author" w:date="2026-10-30T04:17:53Z"></w:ins></w:rPr></w:pPr><w:ins w:id="20709" w:author="Unknown Author" w:date="2026-10-30T04:17:53Z"><w:r><w:rPr><w:kern w:val="0"/><w:szCs w:val="24"/><w:lang w:val="es-CO" w:eastAsia="en-US" w:bidi="ar-SA"/></w:rPr><w:t>0,9 %</w:t></w:r></w:ins></w:p></w:tc></w:tr><w:tr><w:trPr><w:ins w:id="20711" w:author="Unknown Author" w:date="2026-10-30T04:17:53Z"/><w:cantSplit w:val="true"/></w:trPr><w:tc><w:tcPr><w:tcW w:w="4147" w:type="dxa"/><w:tcBorders></w:tcBorders></w:tcPr><w:p><w:pPr><w:pStyle w:val="Tabla9"/><w:widowControl/><w:jc w:val="left"/><w:rPr><w:kern w:val="0"/><w:szCs w:val="24"/><w:lang w:val="es-CO" w:eastAsia="en-US" w:bidi="ar-SA"/><w:ins w:id="20713" w:author="Unknown Author" w:date="2026-10-30T04:17:53Z"></w:ins></w:rPr></w:pPr><w:ins w:id="20712" w:author="Unknown Author" w:date="2026-10-30T04:17:53Z"><w:r><w:rPr><w:kern w:val="0"/><w:szCs w:val="24"/><w:lang w:val="es-CO" w:eastAsia="en-US" w:bidi="ar-SA"/></w:rPr><w:t>Administrativos</w:t></w:r></w:ins></w:p></w:tc><w:tc><w:tcPr><w:tcW w:w="3319" w:type="dxa"/><w:tcBorders></w:tcBorders></w:tcPr><w:p><w:pPr><w:pStyle w:val="Tabla9"/><w:widowControl/><w:jc w:val="left"/><w:rPr><w:kern w:val="0"/><w:szCs w:val="24"/><w:lang w:val="es-CO" w:eastAsia="en-US" w:bidi="ar-SA"/><w:ins w:id="20715" w:author="Unknown Author" w:date="2026-10-30T04:17:53Z"></w:ins></w:rPr></w:pPr><w:ins w:id="20714" w:author="Unknown Author" w:date="2026-10-30T04:17:53Z"><w:r><w:rPr><w:kern w:val="0"/><w:szCs w:val="24"/><w:lang w:val="es-CO" w:eastAsia="en-US" w:bidi="ar-SA"/></w:rPr><w:t>$ 168.000.000</w:t></w:r></w:ins></w:p></w:tc><w:tc><w:tcPr><w:tcW w:w="2488" w:type="dxa"/><w:tcBorders></w:tcBorders></w:tcPr><w:p><w:pPr><w:pStyle w:val="Tabla9"/><w:widowControl/><w:jc w:val="left"/><w:rPr><w:kern w:val="0"/><w:szCs w:val="24"/><w:lang w:val="es-CO" w:eastAsia="en-US" w:bidi="ar-SA"/><w:ins w:id="20717" w:author="Unknown Author" w:date="2026-10-30T04:17:53Z"></w:ins></w:rPr></w:pPr><w:ins w:id="20716" w:author="Unknown Author" w:date="2026-10-30T04:17:53Z"><w:r><w:rPr><w:kern w:val="0"/><w:szCs w:val="24"/><w:lang w:val="es-CO" w:eastAsia="en-US" w:bidi="ar-SA"/></w:rPr><w:t>1,2 %</w:t></w:r></w:ins></w:p></w:tc></w:tr><w:tr><w:trPr><w:ins w:id="20718" w:author="Unknown Author" w:date="2026-10-30T04:17:53Z"/><w:cantSplit w:val="true"/></w:trPr><w:tc><w:tcPr><w:tcW w:w="4147" w:type="dxa"/><w:tcBorders></w:tcBorders><w:shd w:color="auto" w:fill="F7F7F7" w:val="clear"/></w:tcPr><w:p><w:pPr><w:pStyle w:val="Tabla9"/><w:widowControl/><w:jc w:val="left"/><w:rPr><w:kern w:val="0"/><w:szCs w:val="24"/><w:lang w:val="es-CO" w:eastAsia="en-US" w:bidi="ar-SA"/><w:ins w:id="20720" w:author="Unknown Author" w:date="2026-10-30T04:17:53Z"></w:ins></w:rPr></w:pPr><w:ins w:id="20719" w:author="Unknown Author" w:date="2026-10-30T04:17:53Z"><w:r><w:rPr><w:kern w:val="0"/><w:szCs w:val="24"/><w:lang w:val="es-CO" w:eastAsia="en-US" w:bidi="ar-SA"/></w:rPr><w:t>Seguimiento</w:t></w:r></w:ins></w:p></w:tc><w:tc><w:tcPr><w:tcW w:w="3319" w:type="dxa"/><w:tcBorders></w:tcBorders><w:shd w:color="auto" w:fill="F7F7F7" w:val="clear"/></w:tcPr><w:p><w:pPr><w:pStyle w:val="Tabla9"/><w:widowControl/><w:jc w:val="left"/><w:rPr><w:kern w:val="0"/><w:szCs w:val="24"/><w:lang w:val="es-CO" w:eastAsia="en-US" w:bidi="ar-SA"/><w:ins w:id="20722" w:author="Unknown Author" w:date="2026-10-30T04:17:53Z"></w:ins></w:rPr></w:pPr><w:ins w:id="20721" w:author="Unknown Author" w:date="2026-10-30T04:17:53Z"><w:r><w:rPr><w:kern w:val="0"/><w:szCs w:val="24"/><w:lang w:val="es-CO" w:eastAsia="en-US" w:bidi="ar-SA"/></w:rPr><w:t>$ 192.000.000</w:t></w:r></w:ins></w:p></w:tc><w:tc><w:tcPr><w:tcW w:w="2488" w:type="dxa"/><w:tcBorders></w:tcBorders><w:shd w:color="auto" w:fill="F7F7F7" w:val="clear"/></w:tcPr><w:p><w:pPr><w:pStyle w:val="Tabla9"/><w:widowControl/><w:jc w:val="left"/><w:rPr><w:kern w:val="0"/><w:szCs w:val="24"/><w:lang w:val="es-CO" w:eastAsia="en-US" w:bidi="ar-SA"/><w:ins w:id="20724" w:author="Unknown Author" w:date="2026-10-30T04:17:53Z"></w:ins></w:rPr></w:pPr><w:ins w:id="20723" w:author="Unknown Author" w:date="2026-10-30T04:17:53Z"><w:r><w:rPr><w:kern w:val="0"/><w:szCs w:val="24"/><w:lang w:val="es-CO" w:eastAsia="en-US" w:bidi="ar-SA"/></w:rPr><w:t>1,4 %</w:t></w:r></w:ins></w:p></w:tc></w:tr><w:tr><w:trPr><w:ins w:id="20725" w:author="Unknown Author" w:date="2026-10-30T04:17:53Z"/><w:cantSplit w:val="true"/></w:trPr><w:tc><w:tcPr><w:tcW w:w="4147" w:type="dxa"/><w:tcBorders><w:bottom w:val="single" w:sz="12" w:space="0" w:color="2A3439"/></w:tcBorders></w:tcPr><w:p><w:pPr><w:pStyle w:val="Tabla9"/><w:keepNext w:val="true"/><w:widowControl/><w:jc w:val="left"/><w:rPr><w:kern w:val="0"/><w:szCs w:val="24"/><w:lang w:val="es-CO" w:eastAsia="en-US" w:bidi="ar-SA"/><w:ins w:id="20727" w:author="Unknown Author" w:date="2026-10-30T04:17:53Z"></w:ins></w:rPr></w:pPr><w:ins w:id="20726" w:author="Unknown Author" w:date="2026-10-30T04:17:53Z"><w:r><w:rPr><w:b/><w:bCs/><w:kern w:val="0"/><w:szCs w:val="24"/><w:lang w:val="es-CO" w:eastAsia="en-US" w:bidi="ar-SA"/></w:rPr><w:t>Total solicitado al SGR</w:t></w:r></w:ins></w:p></w:tc><w:tc><w:tcPr><w:tcW w:w="3319" w:type="dxa"/><w:tcBorders><w:bottom w:val="single" w:sz="12" w:space="0" w:color="2A3439"/></w:tcBorders></w:tcPr><w:p><w:pPr><w:pStyle w:val="Tabla9"/><w:keepNext w:val="true"/><w:widowControl/><w:jc w:val="left"/><w:rPr><w:kern w:val="0"/><w:szCs w:val="24"/><w:lang w:val="es-CO" w:eastAsia="en-US" w:bidi="ar-SA"/><w:ins w:id="20729" w:author="Unknown Author" w:date="2026-10-30T04:17:53Z"></w:ins></w:rPr></w:pPr><w:ins w:id="20728" w:author="Unknown Author" w:date="2026-10-30T04:17:53Z"><w:r><w:rPr><w:b/><w:bCs/><w:kern w:val="0"/><w:szCs w:val="24"/><w:lang w:val="es-CO" w:eastAsia="en-US" w:bidi="ar-SA"/></w:rPr><w:t>$ 13.999.405.215</w:t></w:r></w:ins></w:p></w:tc><w:tc><w:tcPr><w:tcW w:w="2488" w:type="dxa"/><w:tcBorders><w:bottom w:val="single" w:sz="12" w:space="0" w:color="2A3439"/></w:tcBorders></w:tcPr><w:p><w:pPr><w:pStyle w:val="Tabla9"/><w:keepNext w:val="true"/><w:widowControl/><w:jc w:val="left"/><w:rPr><w:kern w:val="0"/><w:szCs w:val="24"/><w:lang w:val="es-CO" w:eastAsia="en-US" w:bidi="ar-SA"/><w:ins w:id="20731" w:author="Unknown Author" w:date="2026-10-30T04:17:53Z"></w:ins></w:rPr></w:pPr><w:ins w:id="20730" w:author="Unknown Author" w:date="2026-10-30T04:17:53Z"><w:r><w:rPr><w:b/><w:bCs/><w:kern w:val="0"/><w:szCs w:val="24"/><w:lang w:val="es-CO" w:eastAsia="en-US" w:bidi="ar-SA"/></w:rPr><w:t>100,0 %</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4147"/><w:gridCol w:w="3319"/><w:gridCol w:w="2488"/></w:tblGrid><w:tr><w:trPr><w:tblHeader w:val="true"/><w:del w:id="20732" w:author="Unknown Author" w:date="2026-10-30T04:17:53Z"/><w:cantSplit w:val="true"/></w:trPr><w:tc><w:tcPr><w:tcW w:w="414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0734" w:author="Unknown Author" w:date="2026-10-30T04:17:53Z"></w:del></w:rPr></w:pPr><w:del w:id="20733" w:author="Unknown Author" w:date="2026-10-30T04:17:53Z"><w:r><w:rPr><w:b/><w:kern w:val="0"/><w:szCs w:val="24"/><w:lang w:val="es-CO" w:eastAsia="en-US" w:bidi="ar-SA"/></w:rPr><w:delText>Rubro</w:delText></w:r></w:del></w:p></w:tc><w:tc><w:tcPr><w:tcW w:w="331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0736" w:author="Unknown Author" w:date="2026-10-30T04:17:53Z"></w:del></w:rPr></w:pPr><w:del w:id="20735" w:author="Unknown Author" w:date="2026-10-30T04:17:53Z"><w:r><w:rPr><w:b/><w:kern w:val="0"/><w:szCs w:val="24"/><w:lang w:val="es-CO" w:eastAsia="en-US" w:bidi="ar-SA"/></w:rPr><w:delText>Valor (COP)</w:delText></w:r></w:del></w:p></w:tc><w:tc><w:tcPr><w:tcW w:w="248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0738" w:author="Unknown Author" w:date="2026-10-30T04:17:53Z"></w:del></w:rPr></w:pPr><w:del w:id="20737" w:author="Unknown Author" w:date="2026-10-30T04:17:53Z"><w:r><w:rPr><w:b/><w:kern w:val="0"/><w:szCs w:val="24"/><w:lang w:val="es-CO" w:eastAsia="en-US" w:bidi="ar-SA"/></w:rPr><w:delText>Participación</w:delText></w:r></w:del></w:p></w:tc></w:tr><w:tr><w:trPr><w:del w:id="20739" w:author="Unknown Author" w:date="2026-10-30T04:17:53Z"/><w:cantSplit w:val="true"/></w:trPr><w:tc><w:tcPr><w:tcW w:w="4147" w:type="dxa"/><w:tcBorders></w:tcBorders></w:tcPr><w:p><w:pPr><w:pStyle w:val="Tabla9"/><w:widowControl/><w:jc w:val="left"/><w:rPr><w:kern w:val="0"/><w:szCs w:val="24"/><w:lang w:val="es-CO" w:eastAsia="en-US" w:bidi="ar-SA"/><w:del w:id="20741" w:author="Unknown Author" w:date="2026-10-30T04:17:53Z"></w:del></w:rPr></w:pPr><w:del w:id="20740" w:author="Unknown Author" w:date="2026-10-30T04:17:53Z"><w:r><w:rPr><w:kern w:val="0"/><w:szCs w:val="24"/><w:lang w:val="es-CO" w:eastAsia="en-US" w:bidi="ar-SA"/></w:rPr><w:delText>Talento Humano</w:delText></w:r></w:del></w:p></w:tc><w:tc><w:tcPr><w:tcW w:w="3319" w:type="dxa"/><w:tcBorders></w:tcBorders></w:tcPr><w:p><w:pPr><w:pStyle w:val="Tabla9"/><w:widowControl/><w:jc w:val="left"/><w:rPr><w:kern w:val="0"/><w:szCs w:val="24"/><w:lang w:val="es-CO" w:eastAsia="en-US" w:bidi="ar-SA"/><w:del w:id="20743" w:author="Unknown Author" w:date="2026-10-30T04:17:53Z"></w:del></w:rPr></w:pPr><w:del w:id="20742" w:author="Unknown Author" w:date="2026-10-30T04:17:53Z"><w:r><w:rPr><w:kern w:val="0"/><w:szCs w:val="24"/><w:lang w:val="es-CO" w:eastAsia="en-US" w:bidi="ar-SA"/></w:rPr><w:delText>$ 4.994.880.000</w:delText></w:r></w:del></w:p></w:tc><w:tc><w:tcPr><w:tcW w:w="2488" w:type="dxa"/><w:tcBorders></w:tcBorders></w:tcPr><w:p><w:pPr><w:pStyle w:val="Tabla9"/><w:widowControl/><w:jc w:val="left"/><w:rPr><w:kern w:val="0"/><w:szCs w:val="24"/><w:lang w:val="es-CO" w:eastAsia="en-US" w:bidi="ar-SA"/><w:del w:id="20745" w:author="Unknown Author" w:date="2026-10-30T04:17:53Z"></w:del></w:rPr></w:pPr><w:del w:id="20744" w:author="Unknown Author" w:date="2026-10-30T04:17:53Z"><w:r><w:rPr><w:kern w:val="0"/><w:szCs w:val="24"/><w:lang w:val="es-CO" w:eastAsia="en-US" w:bidi="ar-SA"/></w:rPr><w:delText>49,8 %</w:delText></w:r></w:del></w:p></w:tc></w:tr><w:tr><w:trPr><w:del w:id="20746" w:author="Unknown Author" w:date="2026-10-30T04:17:53Z"/><w:cantSplit w:val="true"/></w:trPr><w:tc><w:tcPr><w:tcW w:w="4147" w:type="dxa"/><w:tcBorders></w:tcBorders><w:shd w:color="auto" w:fill="F7F7F7" w:val="clear"/></w:tcPr><w:p><w:pPr><w:pStyle w:val="Tabla9"/><w:widowControl/><w:jc w:val="left"/><w:rPr><w:kern w:val="0"/><w:szCs w:val="24"/><w:lang w:val="es-CO" w:eastAsia="en-US" w:bidi="ar-SA"/><w:del w:id="20748" w:author="Unknown Author" w:date="2026-10-30T04:17:53Z"></w:del></w:rPr></w:pPr><w:del w:id="20747" w:author="Unknown Author" w:date="2026-10-30T04:17:53Z"><w:r><w:rPr><w:kern w:val="0"/><w:szCs w:val="24"/><w:lang w:val="es-CO" w:eastAsia="en-US" w:bidi="ar-SA"/></w:rPr><w:delText>Equipos y software</w:delText></w:r></w:del></w:p></w:tc><w:tc><w:tcPr><w:tcW w:w="3319" w:type="dxa"/><w:tcBorders></w:tcBorders><w:shd w:color="auto" w:fill="F7F7F7" w:val="clear"/></w:tcPr><w:p><w:pPr><w:pStyle w:val="Tabla9"/><w:widowControl/><w:jc w:val="left"/><w:rPr><w:kern w:val="0"/><w:szCs w:val="24"/><w:lang w:val="es-CO" w:eastAsia="en-US" w:bidi="ar-SA"/><w:del w:id="20750" w:author="Unknown Author" w:date="2026-10-30T04:17:53Z"></w:del></w:rPr></w:pPr><w:del w:id="20749" w:author="Unknown Author" w:date="2026-10-30T04:17:53Z"><w:r><w:rPr><w:kern w:val="0"/><w:szCs w:val="24"/><w:lang w:val="es-CO" w:eastAsia="en-US" w:bidi="ar-SA"/></w:rPr><w:delText>$ 2.443.000.000</w:delText></w:r></w:del></w:p></w:tc><w:tc><w:tcPr><w:tcW w:w="2488" w:type="dxa"/><w:tcBorders></w:tcBorders><w:shd w:color="auto" w:fill="F7F7F7" w:val="clear"/></w:tcPr><w:p><w:pPr><w:pStyle w:val="Tabla9"/><w:widowControl/><w:jc w:val="left"/><w:rPr><w:kern w:val="0"/><w:szCs w:val="24"/><w:lang w:val="es-CO" w:eastAsia="en-US" w:bidi="ar-SA"/><w:del w:id="20752" w:author="Unknown Author" w:date="2026-10-30T04:17:53Z"></w:del></w:rPr></w:pPr><w:del w:id="20751" w:author="Unknown Author" w:date="2026-10-30T04:17:53Z"><w:r><w:rPr><w:kern w:val="0"/><w:szCs w:val="24"/><w:lang w:val="es-CO" w:eastAsia="en-US" w:bidi="ar-SA"/></w:rPr><w:delText>24,4 %</w:delText></w:r></w:del></w:p></w:tc></w:tr><w:tr><w:trPr><w:del w:id="20753" w:author="Unknown Author" w:date="2026-10-30T04:17:53Z"/><w:cantSplit w:val="true"/></w:trPr><w:tc><w:tcPr><w:tcW w:w="4147" w:type="dxa"/><w:tcBorders></w:tcBorders></w:tcPr><w:p><w:pPr><w:pStyle w:val="Tabla9"/><w:widowControl/><w:jc w:val="left"/><w:rPr><w:kern w:val="0"/><w:szCs w:val="24"/><w:lang w:val="es-CO" w:eastAsia="en-US" w:bidi="ar-SA"/><w:del w:id="20755" w:author="Unknown Author" w:date="2026-10-30T04:17:53Z"></w:del></w:rPr></w:pPr><w:del w:id="20754" w:author="Unknown Author" w:date="2026-10-30T04:17:53Z"><w:r><w:rPr><w:kern w:val="0"/><w:szCs w:val="24"/><w:lang w:val="es-CO" w:eastAsia="en-US" w:bidi="ar-SA"/></w:rPr><w:delText>Capacitación y eventos</w:delText></w:r></w:del></w:p></w:tc><w:tc><w:tcPr><w:tcW w:w="3319" w:type="dxa"/><w:tcBorders></w:tcBorders></w:tcPr><w:p><w:pPr><w:pStyle w:val="Tabla9"/><w:widowControl/><w:jc w:val="left"/><w:rPr><w:kern w:val="0"/><w:szCs w:val="24"/><w:lang w:val="es-CO" w:eastAsia="en-US" w:bidi="ar-SA"/><w:del w:id="20757" w:author="Unknown Author" w:date="2026-10-30T04:17:53Z"></w:del></w:rPr></w:pPr><w:del w:id="20756" w:author="Unknown Author" w:date="2026-10-30T04:17:53Z"><w:r><w:rPr><w:kern w:val="0"/><w:szCs w:val="24"/><w:lang w:val="es-CO" w:eastAsia="en-US" w:bidi="ar-SA"/></w:rPr><w:delText>$ 300.000.000</w:delText></w:r></w:del></w:p></w:tc><w:tc><w:tcPr><w:tcW w:w="2488" w:type="dxa"/><w:tcBorders></w:tcBorders></w:tcPr><w:p><w:pPr><w:pStyle w:val="Tabla9"/><w:widowControl/><w:jc w:val="left"/><w:rPr><w:kern w:val="0"/><w:szCs w:val="24"/><w:lang w:val="es-CO" w:eastAsia="en-US" w:bidi="ar-SA"/><w:del w:id="20759" w:author="Unknown Author" w:date="2026-10-30T04:17:53Z"></w:del></w:rPr></w:pPr><w:del w:id="20758" w:author="Unknown Author" w:date="2026-10-30T04:17:53Z"><w:r><w:rPr><w:kern w:val="0"/><w:szCs w:val="24"/><w:lang w:val="es-CO" w:eastAsia="en-US" w:bidi="ar-SA"/></w:rPr><w:delText>3,0 %</w:delText></w:r></w:del></w:p></w:tc></w:tr><w:tr><w:trPr><w:del w:id="20760" w:author="Unknown Author" w:date="2026-10-30T04:17:53Z"/><w:cantSplit w:val="true"/></w:trPr><w:tc><w:tcPr><w:tcW w:w="4147" w:type="dxa"/><w:tcBorders></w:tcBorders><w:shd w:color="auto" w:fill="F7F7F7" w:val="clear"/></w:tcPr><w:p><w:pPr><w:pStyle w:val="Tabla9"/><w:widowControl/><w:jc w:val="left"/><w:rPr><w:kern w:val="0"/><w:szCs w:val="24"/><w:lang w:val="es-CO" w:eastAsia="en-US" w:bidi="ar-SA"/><w:del w:id="20762" w:author="Unknown Author" w:date="2026-10-30T04:17:53Z"></w:del></w:rPr></w:pPr><w:del w:id="20761" w:author="Unknown Author" w:date="2026-10-30T04:17:53Z"><w:r><w:rPr><w:kern w:val="0"/><w:szCs w:val="24"/><w:lang w:val="es-CO" w:eastAsia="en-US" w:bidi="ar-SA"/></w:rPr><w:delText>Servicios tecnológicos y pruebas</w:delText></w:r></w:del></w:p></w:tc><w:tc><w:tcPr><w:tcW w:w="3319" w:type="dxa"/><w:tcBorders></w:tcBorders><w:shd w:color="auto" w:fill="F7F7F7" w:val="clear"/></w:tcPr><w:p><w:pPr><w:pStyle w:val="Tabla9"/><w:widowControl/><w:jc w:val="left"/><w:rPr><w:kern w:val="0"/><w:szCs w:val="24"/><w:lang w:val="es-CO" w:eastAsia="en-US" w:bidi="ar-SA"/><w:del w:id="20764" w:author="Unknown Author" w:date="2026-10-30T04:17:53Z"></w:del></w:rPr></w:pPr><w:del w:id="20763" w:author="Unknown Author" w:date="2026-10-30T04:17:53Z"><w:r><w:rPr><w:kern w:val="0"/><w:szCs w:val="24"/><w:lang w:val="es-CO" w:eastAsia="en-US" w:bidi="ar-SA"/></w:rPr><w:delText>$ 718.560.000</w:delText></w:r></w:del></w:p></w:tc><w:tc><w:tcPr><w:tcW w:w="2488" w:type="dxa"/><w:tcBorders></w:tcBorders><w:shd w:color="auto" w:fill="F7F7F7" w:val="clear"/></w:tcPr><w:p><w:pPr><w:pStyle w:val="Tabla9"/><w:widowControl/><w:jc w:val="left"/><w:rPr><w:kern w:val="0"/><w:szCs w:val="24"/><w:lang w:val="es-CO" w:eastAsia="en-US" w:bidi="ar-SA"/><w:del w:id="20766" w:author="Unknown Author" w:date="2026-10-30T04:17:53Z"></w:del></w:rPr></w:pPr><w:del w:id="20765" w:author="Unknown Author" w:date="2026-10-30T04:17:53Z"><w:r><w:rPr><w:kern w:val="0"/><w:szCs w:val="24"/><w:lang w:val="es-CO" w:eastAsia="en-US" w:bidi="ar-SA"/></w:rPr><w:delText>7,2 %</w:delText></w:r></w:del></w:p></w:tc></w:tr><w:tr><w:trPr><w:del w:id="20767" w:author="Unknown Author" w:date="2026-10-30T04:17:53Z"/><w:cantSplit w:val="true"/></w:trPr><w:tc><w:tcPr><w:tcW w:w="4147" w:type="dxa"/><w:tcBorders></w:tcBorders></w:tcPr><w:p><w:pPr><w:pStyle w:val="Tabla9"/><w:widowControl/><w:jc w:val="left"/><w:rPr><w:kern w:val="0"/><w:szCs w:val="24"/><w:lang w:val="es-CO" w:eastAsia="en-US" w:bidi="ar-SA"/><w:del w:id="20769" w:author="Unknown Author" w:date="2026-10-30T04:17:53Z"></w:del></w:rPr></w:pPr><w:del w:id="20768" w:author="Unknown Author" w:date="2026-10-30T04:17:53Z"><w:r><w:rPr><w:kern w:val="0"/><w:szCs w:val="24"/><w:lang w:val="es-CO" w:eastAsia="en-US" w:bidi="ar-SA"/></w:rPr><w:delText>Materiales, insumos y documentación</w:delText></w:r></w:del></w:p></w:tc><w:tc><w:tcPr><w:tcW w:w="3319" w:type="dxa"/><w:tcBorders></w:tcBorders></w:tcPr><w:p><w:pPr><w:pStyle w:val="Tabla9"/><w:widowControl/><w:jc w:val="left"/><w:rPr><w:kern w:val="0"/><w:szCs w:val="24"/><w:lang w:val="es-CO" w:eastAsia="en-US" w:bidi="ar-SA"/><w:del w:id="20771" w:author="Unknown Author" w:date="2026-10-30T04:17:53Z"></w:del></w:rPr></w:pPr><w:del w:id="20770" w:author="Unknown Author" w:date="2026-10-30T04:17:53Z"><w:r><w:rPr><w:kern w:val="0"/><w:szCs w:val="24"/><w:lang w:val="es-CO" w:eastAsia="en-US" w:bidi="ar-SA"/></w:rPr><w:delText>$ 228.400.000</w:delText></w:r></w:del></w:p></w:tc><w:tc><w:tcPr><w:tcW w:w="2488" w:type="dxa"/><w:tcBorders></w:tcBorders></w:tcPr><w:p><w:pPr><w:pStyle w:val="Tabla9"/><w:widowControl/><w:jc w:val="left"/><w:rPr><w:kern w:val="0"/><w:szCs w:val="24"/><w:lang w:val="es-CO" w:eastAsia="en-US" w:bidi="ar-SA"/><w:del w:id="20773" w:author="Unknown Author" w:date="2026-10-30T04:17:53Z"></w:del></w:rPr></w:pPr><w:del w:id="20772" w:author="Unknown Author" w:date="2026-10-30T04:17:53Z"><w:r><w:rPr><w:kern w:val="0"/><w:szCs w:val="24"/><w:lang w:val="es-CO" w:eastAsia="en-US" w:bidi="ar-SA"/></w:rPr><w:delText>2,3 %</w:delText></w:r></w:del></w:p></w:tc></w:tr><w:tr><w:trPr><w:del w:id="20774" w:author="Unknown Author" w:date="2026-10-30T04:17:53Z"/><w:cantSplit w:val="true"/></w:trPr><w:tc><w:tcPr><w:tcW w:w="4147" w:type="dxa"/><w:tcBorders></w:tcBorders><w:shd w:color="auto" w:fill="F7F7F7" w:val="clear"/></w:tcPr><w:p><w:pPr><w:pStyle w:val="Tabla9"/><w:widowControl/><w:jc w:val="left"/><w:rPr><w:kern w:val="0"/><w:szCs w:val="24"/><w:lang w:val="es-CO" w:eastAsia="en-US" w:bidi="ar-SA"/><w:del w:id="20776" w:author="Unknown Author" w:date="2026-10-30T04:17:53Z"></w:del></w:rPr></w:pPr><w:del w:id="20775" w:author="Unknown Author" w:date="2026-10-30T04:17:53Z"><w:r><w:rPr><w:kern w:val="0"/><w:szCs w:val="24"/><w:lang w:val="es-CO" w:eastAsia="en-US" w:bidi="ar-SA"/></w:rPr><w:delText>Protección del conocimiento y divulgación</w:delText></w:r></w:del></w:p></w:tc><w:tc><w:tcPr><w:tcW w:w="3319" w:type="dxa"/><w:tcBorders></w:tcBorders><w:shd w:color="auto" w:fill="F7F7F7" w:val="clear"/></w:tcPr><w:p><w:pPr><w:pStyle w:val="Tabla9"/><w:widowControl/><w:jc w:val="left"/><w:rPr><w:kern w:val="0"/><w:szCs w:val="24"/><w:lang w:val="es-CO" w:eastAsia="en-US" w:bidi="ar-SA"/><w:del w:id="20778" w:author="Unknown Author" w:date="2026-10-30T04:17:53Z"></w:del></w:rPr></w:pPr><w:del w:id="20777" w:author="Unknown Author" w:date="2026-10-30T04:17:53Z"><w:r><w:rPr><w:kern w:val="0"/><w:szCs w:val="24"/><w:lang w:val="es-CO" w:eastAsia="en-US" w:bidi="ar-SA"/></w:rPr><w:delText>$ 197.500.000</w:delText></w:r></w:del></w:p></w:tc><w:tc><w:tcPr><w:tcW w:w="2488" w:type="dxa"/><w:tcBorders></w:tcBorders><w:shd w:color="auto" w:fill="F7F7F7" w:val="clear"/></w:tcPr><w:p><w:pPr><w:pStyle w:val="Tabla9"/><w:widowControl/><w:jc w:val="left"/><w:rPr><w:kern w:val="0"/><w:szCs w:val="24"/><w:lang w:val="es-CO" w:eastAsia="en-US" w:bidi="ar-SA"/><w:del w:id="20780" w:author="Unknown Author" w:date="2026-10-30T04:17:53Z"></w:del></w:rPr></w:pPr><w:del w:id="20779" w:author="Unknown Author" w:date="2026-10-30T04:17:53Z"><w:r><w:rPr><w:kern w:val="0"/><w:szCs w:val="24"/><w:lang w:val="es-CO" w:eastAsia="en-US" w:bidi="ar-SA"/></w:rPr><w:delText>2,0 %</w:delText></w:r></w:del></w:p></w:tc></w:tr><w:tr><w:trPr><w:del w:id="20781" w:author="Unknown Author" w:date="2026-10-30T04:17:53Z"/><w:cantSplit w:val="true"/></w:trPr><w:tc><w:tcPr><w:tcW w:w="4147" w:type="dxa"/><w:tcBorders></w:tcBorders></w:tcPr><w:p><w:pPr><w:pStyle w:val="Tabla9"/><w:widowControl/><w:jc w:val="left"/><w:rPr><w:kern w:val="0"/><w:szCs w:val="24"/><w:lang w:val="es-CO" w:eastAsia="en-US" w:bidi="ar-SA"/><w:del w:id="20783" w:author="Unknown Author" w:date="2026-10-30T04:17:53Z"></w:del></w:rPr></w:pPr><w:del w:id="20782" w:author="Unknown Author" w:date="2026-10-30T04:17:53Z"><w:r><w:rPr><w:kern w:val="0"/><w:szCs w:val="24"/><w:lang w:val="es-CO" w:eastAsia="en-US" w:bidi="ar-SA"/></w:rPr><w:delText>Gastos de viaje</w:delText></w:r></w:del></w:p></w:tc><w:tc><w:tcPr><w:tcW w:w="3319" w:type="dxa"/><w:tcBorders></w:tcBorders></w:tcPr><w:p><w:pPr><w:pStyle w:val="Tabla9"/><w:widowControl/><w:jc w:val="left"/><w:rPr><w:kern w:val="0"/><w:szCs w:val="24"/><w:lang w:val="es-CO" w:eastAsia="en-US" w:bidi="ar-SA"/><w:del w:id="20785" w:author="Unknown Author" w:date="2026-10-30T04:17:53Z"></w:del></w:rPr></w:pPr><w:del w:id="20784" w:author="Unknown Author" w:date="2026-10-30T04:17:53Z"><w:r><w:rPr><w:kern w:val="0"/><w:szCs w:val="24"/><w:lang w:val="es-CO" w:eastAsia="en-US" w:bidi="ar-SA"/></w:rPr><w:delText>$ 543.500.000</w:delText></w:r></w:del></w:p></w:tc><w:tc><w:tcPr><w:tcW w:w="2488" w:type="dxa"/><w:tcBorders></w:tcBorders></w:tcPr><w:p><w:pPr><w:pStyle w:val="Tabla9"/><w:widowControl/><w:jc w:val="left"/><w:rPr><w:kern w:val="0"/><w:szCs w:val="24"/><w:lang w:val="es-CO" w:eastAsia="en-US" w:bidi="ar-SA"/><w:del w:id="20787" w:author="Unknown Author" w:date="2026-10-30T04:17:53Z"></w:del></w:rPr></w:pPr><w:del w:id="20786" w:author="Unknown Author" w:date="2026-10-30T04:17:53Z"><w:r><w:rPr><w:kern w:val="0"/><w:szCs w:val="24"/><w:lang w:val="es-CO" w:eastAsia="en-US" w:bidi="ar-SA"/></w:rPr><w:delText>5,4 %</w:delText></w:r></w:del></w:p></w:tc></w:tr><w:tr><w:trPr><w:del w:id="20788" w:author="Unknown Author" w:date="2026-10-30T04:17:53Z"/><w:cantSplit w:val="true"/></w:trPr><w:tc><w:tcPr><w:tcW w:w="4147" w:type="dxa"/><w:tcBorders></w:tcBorders><w:shd w:color="auto" w:fill="F7F7F7" w:val="clear"/></w:tcPr><w:p><w:pPr><w:pStyle w:val="Tabla9"/><w:widowControl/><w:jc w:val="left"/><w:rPr><w:kern w:val="0"/><w:szCs w:val="24"/><w:lang w:val="es-CO" w:eastAsia="en-US" w:bidi="ar-SA"/><w:del w:id="20790" w:author="Unknown Author" w:date="2026-10-30T04:17:53Z"></w:del></w:rPr></w:pPr><w:del w:id="20789" w:author="Unknown Author" w:date="2026-10-30T04:17:53Z"><w:r><w:rPr><w:kern w:val="0"/><w:szCs w:val="24"/><w:lang w:val="es-CO" w:eastAsia="en-US" w:bidi="ar-SA"/></w:rPr><w:delText>Infraestructura</w:delText></w:r></w:del></w:p></w:tc><w:tc><w:tcPr><w:tcW w:w="3319" w:type="dxa"/><w:tcBorders></w:tcBorders><w:shd w:color="auto" w:fill="F7F7F7" w:val="clear"/></w:tcPr><w:p><w:pPr><w:pStyle w:val="Tabla9"/><w:widowControl/><w:jc w:val="left"/><w:rPr><w:kern w:val="0"/><w:szCs w:val="24"/><w:lang w:val="es-CO" w:eastAsia="en-US" w:bidi="ar-SA"/><w:del w:id="20792" w:author="Unknown Author" w:date="2026-10-30T04:17:53Z"></w:del></w:rPr></w:pPr><w:del w:id="20791" w:author="Unknown Author" w:date="2026-10-30T04:17:53Z"><w:r><w:rPr><w:kern w:val="0"/><w:szCs w:val="24"/><w:lang w:val="es-CO" w:eastAsia="en-US" w:bidi="ar-SA"/></w:rPr><w:delText>$ 132.000.000</w:delText></w:r></w:del></w:p></w:tc><w:tc><w:tcPr><w:tcW w:w="2488" w:type="dxa"/><w:tcBorders></w:tcBorders><w:shd w:color="auto" w:fill="F7F7F7" w:val="clear"/></w:tcPr><w:p><w:pPr><w:pStyle w:val="Tabla9"/><w:widowControl/><w:jc w:val="left"/><w:rPr><w:kern w:val="0"/><w:szCs w:val="24"/><w:lang w:val="es-CO" w:eastAsia="en-US" w:bidi="ar-SA"/><w:del w:id="20794" w:author="Unknown Author" w:date="2026-10-30T04:17:53Z"></w:del></w:rPr></w:pPr><w:del w:id="20793" w:author="Unknown Author" w:date="2026-10-30T04:17:53Z"><w:r><w:rPr><w:kern w:val="0"/><w:szCs w:val="24"/><w:lang w:val="es-CO" w:eastAsia="en-US" w:bidi="ar-SA"/></w:rPr><w:delText>1,3 %</w:delText></w:r></w:del></w:p></w:tc></w:tr><w:tr><w:trPr><w:del w:id="20795" w:author="Unknown Author" w:date="2026-10-30T04:17:53Z"/><w:cantSplit w:val="true"/></w:trPr><w:tc><w:tcPr><w:tcW w:w="4147" w:type="dxa"/><w:tcBorders></w:tcBorders></w:tcPr><w:p><w:pPr><w:pStyle w:val="Tabla9"/><w:widowControl/><w:jc w:val="left"/><w:rPr><w:kern w:val="0"/><w:szCs w:val="24"/><w:lang w:val="es-CO" w:eastAsia="en-US" w:bidi="ar-SA"/><w:del w:id="20797" w:author="Unknown Author" w:date="2026-10-30T04:17:53Z"></w:del></w:rPr></w:pPr><w:del w:id="20796" w:author="Unknown Author" w:date="2026-10-30T04:17:53Z"><w:r><w:rPr><w:kern w:val="0"/><w:szCs w:val="24"/><w:lang w:val="es-CO" w:eastAsia="en-US" w:bidi="ar-SA"/></w:rPr><w:delText>Administrativos</w:delText></w:r></w:del></w:p></w:tc><w:tc><w:tcPr><w:tcW w:w="3319" w:type="dxa"/><w:tcBorders></w:tcBorders></w:tcPr><w:p><w:pPr><w:pStyle w:val="Tabla9"/><w:widowControl/><w:jc w:val="left"/><w:rPr><w:kern w:val="0"/><w:szCs w:val="24"/><w:lang w:val="es-CO" w:eastAsia="en-US" w:bidi="ar-SA"/><w:del w:id="20799" w:author="Unknown Author" w:date="2026-10-30T04:17:53Z"></w:del></w:rPr></w:pPr><w:del w:id="20798" w:author="Unknown Author" w:date="2026-10-30T04:17:53Z"><w:r><w:rPr><w:kern w:val="0"/><w:szCs w:val="24"/><w:lang w:val="es-CO" w:eastAsia="en-US" w:bidi="ar-SA"/></w:rPr><w:delText>$ 273.000.000</w:delText></w:r></w:del></w:p></w:tc><w:tc><w:tcPr><w:tcW w:w="2488" w:type="dxa"/><w:tcBorders></w:tcBorders></w:tcPr><w:p><w:pPr><w:pStyle w:val="Tabla9"/><w:widowControl/><w:jc w:val="left"/><w:rPr><w:kern w:val="0"/><w:szCs w:val="24"/><w:lang w:val="es-CO" w:eastAsia="en-US" w:bidi="ar-SA"/><w:del w:id="20801" w:author="Unknown Author" w:date="2026-10-30T04:17:53Z"></w:del></w:rPr></w:pPr><w:del w:id="20800" w:author="Unknown Author" w:date="2026-10-30T04:17:53Z"><w:r><w:rPr><w:kern w:val="0"/><w:szCs w:val="24"/><w:lang w:val="es-CO" w:eastAsia="en-US" w:bidi="ar-SA"/></w:rPr><w:delText>2,7 %</w:delText></w:r></w:del></w:p></w:tc></w:tr><w:tr><w:trPr><w:del w:id="20802" w:author="Unknown Author" w:date="2026-10-30T04:17:53Z"/><w:cantSplit w:val="true"/></w:trPr><w:tc><w:tcPr><w:tcW w:w="4147" w:type="dxa"/><w:tcBorders></w:tcBorders><w:shd w:color="auto" w:fill="F7F7F7" w:val="clear"/></w:tcPr><w:p><w:pPr><w:pStyle w:val="Tabla9"/><w:widowControl/><w:jc w:val="left"/><w:rPr><w:kern w:val="0"/><w:szCs w:val="24"/><w:lang w:val="es-CO" w:eastAsia="en-US" w:bidi="ar-SA"/><w:del w:id="20804" w:author="Unknown Author" w:date="2026-10-30T04:17:53Z"></w:del></w:rPr></w:pPr><w:del w:id="20803" w:author="Unknown Author" w:date="2026-10-30T04:17:53Z"><w:r><w:rPr><w:kern w:val="0"/><w:szCs w:val="24"/><w:lang w:val="es-CO" w:eastAsia="en-US" w:bidi="ar-SA"/></w:rPr><w:delText>Seguimiento</w:delText></w:r></w:del></w:p></w:tc><w:tc><w:tcPr><w:tcW w:w="3319" w:type="dxa"/><w:tcBorders></w:tcBorders><w:shd w:color="auto" w:fill="F7F7F7" w:val="clear"/></w:tcPr><w:p><w:pPr><w:pStyle w:val="Tabla9"/><w:widowControl/><w:jc w:val="left"/><w:rPr><w:kern w:val="0"/><w:szCs w:val="24"/><w:lang w:val="es-CO" w:eastAsia="en-US" w:bidi="ar-SA"/><w:del w:id="20806" w:author="Unknown Author" w:date="2026-10-30T04:17:53Z"></w:del></w:rPr></w:pPr><w:del w:id="20805" w:author="Unknown Author" w:date="2026-10-30T04:17:53Z"><w:r><w:rPr><w:kern w:val="0"/><w:szCs w:val="24"/><w:lang w:val="es-CO" w:eastAsia="en-US" w:bidi="ar-SA"/></w:rPr><w:delText>$ 192.000.000</w:delText></w:r></w:del></w:p></w:tc><w:tc><w:tcPr><w:tcW w:w="2488" w:type="dxa"/><w:tcBorders></w:tcBorders><w:shd w:color="auto" w:fill="F7F7F7" w:val="clear"/></w:tcPr><w:p><w:pPr><w:pStyle w:val="Tabla9"/><w:widowControl/><w:jc w:val="left"/><w:rPr><w:kern w:val="0"/><w:szCs w:val="24"/><w:lang w:val="es-CO" w:eastAsia="en-US" w:bidi="ar-SA"/><w:del w:id="20808" w:author="Unknown Author" w:date="2026-10-30T04:17:53Z"></w:del></w:rPr></w:pPr><w:del w:id="20807" w:author="Unknown Author" w:date="2026-10-30T04:17:53Z"><w:r><w:rPr><w:kern w:val="0"/><w:szCs w:val="24"/><w:lang w:val="es-CO" w:eastAsia="en-US" w:bidi="ar-SA"/></w:rPr><w:delText>1,9 %</w:delText></w:r></w:del></w:p></w:tc></w:tr><w:tr><w:trPr><w:del w:id="20809" w:author="Unknown Author" w:date="2026-10-30T04:17:53Z"/><w:cantSplit w:val="true"/></w:trPr><w:tc><w:tcPr><w:tcW w:w="4147" w:type="dxa"/><w:tcBorders><w:bottom w:val="single" w:sz="12" w:space="0" w:color="2A3439"/></w:tcBorders></w:tcPr><w:p><w:pPr><w:pStyle w:val="Tabla9"/><w:keepNext w:val="true"/><w:widowControl/><w:jc w:val="left"/><w:rPr><w:kern w:val="0"/><w:szCs w:val="24"/><w:lang w:val="es-CO" w:eastAsia="en-US" w:bidi="ar-SA"/><w:del w:id="20811" w:author="Unknown Author" w:date="2026-10-30T04:17:53Z"></w:del></w:rPr></w:pPr><w:del w:id="20810" w:author="Unknown Author" w:date="2026-10-30T04:17:53Z"><w:r><w:rPr><w:b/><w:bCs/><w:kern w:val="0"/><w:szCs w:val="24"/><w:lang w:val="es-CO" w:eastAsia="en-US" w:bidi="ar-SA"/></w:rPr><w:delText>Total solicitado al SGR</w:delText></w:r></w:del></w:p></w:tc><w:tc><w:tcPr><w:tcW w:w="3319" w:type="dxa"/><w:tcBorders><w:bottom w:val="single" w:sz="12" w:space="0" w:color="2A3439"/></w:tcBorders></w:tcPr><w:p><w:pPr><w:pStyle w:val="Tabla9"/><w:keepNext w:val="true"/><w:widowControl/><w:jc w:val="left"/><w:rPr><w:kern w:val="0"/><w:szCs w:val="24"/><w:lang w:val="es-CO" w:eastAsia="en-US" w:bidi="ar-SA"/><w:del w:id="20813" w:author="Unknown Author" w:date="2026-10-30T04:17:53Z"></w:del></w:rPr></w:pPr><w:del w:id="20812" w:author="Unknown Author" w:date="2026-10-30T04:17:53Z"><w:r><w:rPr><w:b/><w:bCs/><w:kern w:val="0"/><w:szCs w:val="24"/><w:lang w:val="es-CO" w:eastAsia="en-US" w:bidi="ar-SA"/></w:rPr><w:delText>$ 10.022.840.000</w:delText></w:r></w:del></w:p></w:tc><w:tc><w:tcPr><w:tcW w:w="2488" w:type="dxa"/><w:tcBorders><w:bottom w:val="single" w:sz="12" w:space="0" w:color="2A3439"/></w:tcBorders></w:tcPr><w:p><w:pPr><w:pStyle w:val="Tabla9"/><w:keepNext w:val="true"/><w:widowControl/><w:jc w:val="left"/><w:rPr><w:kern w:val="0"/><w:szCs w:val="24"/><w:lang w:val="es-CO" w:eastAsia="en-US" w:bidi="ar-SA"/><w:del w:id="20815" w:author="Unknown Author" w:date="2026-10-30T04:17:53Z"></w:del></w:rPr></w:pPr><w:del w:id="20814" w:author="Unknown Author" w:date="2026-10-30T04:17:53Z"><w:r><w:rPr><w:b/><w:bCs/><w:kern w:val="0"/><w:szCs w:val="24"/><w:lang w:val="es-CO" w:eastAsia="en-US" w:bidi="ar-SA"/></w:rPr><w:delText>100,0 %</w:delText></w:r></w:del></w:p></w:tc></w:tr></w:tbl><w:p><w:pPr><w:pStyle w:val="TablaNota"/><w:rPr></w:rPr></w:pPr><w:r><w:rPr><w:i/><w:iCs/></w:rPr><w:t>Nota.</w:t></w:r><w:r><w:rPr></w:rPr><w:t xml:space="preserve"> Elaboración propia. Los rubros siguen el numeral 12.2 de los términos de referencia. Decimales con coma y miles con punto.</w:t></w:r></w:p><w:p><w:pPr><w:pStyle w:val="FiguraRotulo"/><w:rPr></w:rPr></w:pPr><w:bookmarkStart w:id="313" w:name="rot_Figura_28_1"/><w:r><w:rPr><w:b/><w:bCs/></w:rPr><w:t>Figura 28.1</w:t></w:r><w:bookmarkEnd w:id="313"/></w:p><w:p><w:pPr><w:pStyle w:val="FiguraTitulo"/><w:rPr></w:rPr></w:pPr><w:r><w:rPr><w:i/><w:iCs/></w:rPr><w:t xml:space="preserve">El talento humano y los equipos suman </w:t></w:r><w:ins w:id="20816" w:author="Unknown Author" w:date="2026-10-30T04:17:53Z"><w:r><w:rPr><w:i/><w:iCs/></w:rPr><w:t>más de</w:t></w:r></w:ins><w:del w:id="20817" w:author="Unknown Author" w:date="2026-10-30T04:17:53Z"><w:r><w:rPr><w:i/><w:iCs/></w:rPr><w:delText>casi</w:delText></w:r></w:del><w:r><w:rPr><w:i/><w:iCs/></w:rPr><w:t xml:space="preserve"> tres cuartas partes del valor solicitado al SGR</w:t></w:r></w:p><w:p><w:pPr><w:pStyle w:val="BodyText"/><w:rPr></w:rPr></w:pPr><w:r><w:rPr></w:rPr><w:drawing><wp:inline distT="0" distB="0" distL="0" distR="0"><wp:extent cx="5579745" cy="3794125"/><wp:effectExtent l="0" t="0" r="0" b="0"/><wp:docPr id="37" name="Image30"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37" name="Image30" descr=""></pic:cNvPr><pic:cNvPicPr><a:picLocks noChangeAspect="1" noChangeArrowheads="1"/></pic:cNvPicPr></pic:nvPicPr><pic:blipFill><a:blip r:embed="rId39"></a:blip><a:stretch><a:fillRect/></a:stretch></pic:blipFill><pic:spPr bwMode="auto"><a:xfrm><a:off x="0" y="0"/><a:ext cx="5579745" cy="3794125"/></a:xfrm><a:prstGeom prst="rect"><a:avLst/></a:prstGeom></pic:spPr></pic:pic></a:graphicData></a:graphic></wp:inline></w:drawing></w:r></w:p><w:p><w:pPr><w:pStyle w:val="FiguraNota"/><w:rPr></w:rPr></w:pPr><w:r><w:rPr><w:i/><w:iCs/></w:rPr><w:t>Nota.</w:t></w:r><w:r><w:rPr></w:rPr><w:t xml:space="preserve"> Elaboración propia con el presupuesto del proyecto. Valores en millones de pesos colombianos (COP) y participación sobre el valor solicitado al SGR. Software: Python 3 y matplotlib.</w:t></w:r></w:p><w:p><w:pPr><w:pStyle w:val="BodyText"/><w:rPr></w:rPr></w:pPr><w:r><w:rPr></w:rPr><w:t xml:space="preserve">La Tabla 28.3 justifica cada rubro por los objetivos del proyecto. Cada valor se soporta con un análisis de costos y al menos dos cotizaciones, que se cargan al radicar en una carpeta por rubro (MinCiencias, 2026). Su falta no se subsana, y en el ajuste no se aportan cotizaciones nuevas (Secretaría Técnica de la Convocatoria 56, 2026) </w:t></w:r><w:r><w:rPr><w:color w:val="00B050"/></w:rPr><w:t>[Diligenciar: cotizaciones vigentes de cada rubro]</w:t></w:r><w:r><w:rPr></w:rPr><w:t>. Las líneas detalladas, con unidad, cantidad y costo unitario, se presentan en la sección 30.</w:t></w:r></w:p><w:p><w:pPr><w:pStyle w:val="TablaRotulo"/><w:rPr></w:rPr></w:pPr><w:bookmarkStart w:id="314" w:name="rot_Tabla_28_3"/><w:r><w:rPr><w:b/><w:bCs/></w:rPr><w:t>Tabla 28.3</w:t></w:r><w:bookmarkEnd w:id="314"/></w:p><w:p><w:pPr><w:pStyle w:val="TablaTitulo"/><w:rPr></w:rPr></w:pPr><w:r><w:rPr><w:i/><w:iCs/></w:rPr><w:t>Justificación de cada rubro por los objetivos y las actividades del proyecto</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488"/><w:gridCol w:w="1991"/><w:gridCol w:w="3069"/><w:gridCol w:w="2405"/></w:tblGrid><w:tr><w:trPr><w:tblHeader w:val="true"/><w:ins w:id="20818" w:author="Unknown Author" w:date="2026-10-30T04:17:53Z"/><w:cantSplit w:val="true"/></w:trPr><w:tc><w:tcPr><w:tcW w:w="248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0820" w:author="Unknown Author" w:date="2026-10-30T04:17:53Z"></w:ins></w:rPr></w:pPr><w:ins w:id="20819" w:author="Unknown Author" w:date="2026-10-30T04:17:53Z"><w:r><w:rPr><w:b/><w:kern w:val="0"/><w:szCs w:val="24"/><w:lang w:val="es-CO" w:eastAsia="en-US" w:bidi="ar-SA"/></w:rPr><w:t>Rubro</w:t></w:r></w:ins></w:p></w:tc><w:tc><w:tcPr><w:tcW w:w="199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0822" w:author="Unknown Author" w:date="2026-10-30T04:17:53Z"></w:ins></w:rPr></w:pPr><w:ins w:id="20821" w:author="Unknown Author" w:date="2026-10-30T04:17:53Z"><w:r><w:rPr><w:b/><w:kern w:val="0"/><w:szCs w:val="24"/><w:lang w:val="es-CO" w:eastAsia="en-US" w:bidi="ar-SA"/></w:rPr><w:t>Valor solicitado al SGR</w:t></w:r></w:ins></w:p></w:tc><w:tc><w:tcPr><w:tcW w:w="306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0824" w:author="Unknown Author" w:date="2026-10-30T04:17:53Z"></w:ins></w:rPr></w:pPr><w:ins w:id="20823" w:author="Unknown Author" w:date="2026-10-30T04:17:53Z"><w:r><w:rPr><w:b/><w:kern w:val="0"/><w:szCs w:val="24"/><w:lang w:val="es-CO" w:eastAsia="en-US" w:bidi="ar-SA"/></w:rPr><w:t>Justificación</w:t></w:r></w:ins></w:p></w:tc><w:tc><w:tcPr><w:tcW w:w="240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0826" w:author="Unknown Author" w:date="2026-10-30T04:17:53Z"></w:ins></w:rPr></w:pPr><w:ins w:id="20825" w:author="Unknown Author" w:date="2026-10-30T04:17:53Z"><w:r><w:rPr><w:b/><w:kern w:val="0"/><w:szCs w:val="24"/><w:lang w:val="es-CO" w:eastAsia="en-US" w:bidi="ar-SA"/></w:rPr><w:t>Objetivo y actividades</w:t></w:r></w:ins></w:p></w:tc></w:tr><w:tr><w:trPr><w:ins w:id="20827" w:author="Unknown Author" w:date="2026-10-30T04:17:53Z"/><w:cantSplit w:val="true"/></w:trPr><w:tc><w:tcPr><w:tcW w:w="2488" w:type="dxa"/><w:tcBorders></w:tcBorders></w:tcPr><w:p><w:pPr><w:pStyle w:val="Tabla9"/><w:widowControl/><w:jc w:val="left"/><w:rPr><w:kern w:val="0"/><w:szCs w:val="24"/><w:lang w:val="es-CO" w:eastAsia="en-US" w:bidi="ar-SA"/><w:ins w:id="20829" w:author="Unknown Author" w:date="2026-10-30T04:17:53Z"></w:ins></w:rPr></w:pPr><w:ins w:id="20828" w:author="Unknown Author" w:date="2026-10-30T04:17:53Z"><w:r><w:rPr><w:kern w:val="0"/><w:szCs w:val="24"/><w:lang w:val="es-CO" w:eastAsia="en-US" w:bidi="ar-SA"/></w:rPr><w:t>Talento humano</w:t></w:r></w:ins></w:p></w:tc><w:tc><w:tcPr><w:tcW w:w="1991" w:type="dxa"/><w:tcBorders></w:tcBorders></w:tcPr><w:p><w:pPr><w:pStyle w:val="Tabla9"/><w:widowControl/><w:jc w:val="left"/><w:rPr><w:kern w:val="0"/><w:szCs w:val="24"/><w:lang w:val="es-CO" w:eastAsia="en-US" w:bidi="ar-SA"/><w:ins w:id="20831" w:author="Unknown Author" w:date="2026-10-30T04:17:53Z"></w:ins></w:rPr></w:pPr><w:ins w:id="20830" w:author="Unknown Author" w:date="2026-10-30T04:17:53Z"><w:r><w:rPr><w:kern w:val="0"/><w:szCs w:val="24"/><w:lang w:val="es-CO" w:eastAsia="en-US" w:bidi="ar-SA"/></w:rPr><w:t>$ 5.256.515.630</w:t></w:r></w:ins></w:p></w:tc><w:tc><w:tcPr><w:tcW w:w="3069" w:type="dxa"/><w:tcBorders></w:tcBorders></w:tcPr><w:p><w:pPr><w:pStyle w:val="Tabla9"/><w:widowControl/><w:jc w:val="left"/><w:rPr><w:kern w:val="0"/><w:szCs w:val="24"/><w:lang w:val="es-CO" w:eastAsia="en-US" w:bidi="ar-SA"/><w:ins w:id="20833" w:author="Unknown Author" w:date="2026-10-30T04:17:53Z"></w:ins></w:rPr></w:pPr><w:ins w:id="20832" w:author="Unknown Author" w:date="2026-10-30T04:17:53Z"><w:r><w:rPr><w:kern w:val="0"/><w:szCs w:val="24"/><w:lang w:val="es-CO" w:eastAsia="en-US" w:bidi="ar-SA"/></w:rPr><w:t>Seis jóvenes investigadores, dos estudiantes de maestría y un doctor en estancia posdoctoral, con los montos del numeral 14.4, y 14 perfiles técnicos y de gestión que desarrollan, instalan, validan y transfieren la red y el laboratorio de modelación</w:t></w:r></w:ins></w:p></w:tc><w:tc><w:tcPr><w:tcW w:w="2405" w:type="dxa"/><w:tcBorders></w:tcBorders></w:tcPr><w:p><w:pPr><w:pStyle w:val="Tabla9"/><w:widowControl/><w:jc w:val="left"/><w:rPr><w:kern w:val="0"/><w:szCs w:val="24"/><w:lang w:val="es-CO" w:eastAsia="en-US" w:bidi="ar-SA"/><w:ins w:id="20835" w:author="Unknown Author" w:date="2026-10-30T04:17:53Z"></w:ins></w:rPr></w:pPr><w:ins w:id="20834" w:author="Unknown Author" w:date="2026-10-30T04:17:53Z"><w:r><w:rPr><w:kern w:val="0"/><w:szCs w:val="24"/><w:lang w:val="es-CO" w:eastAsia="en-US" w:bidi="ar-SA"/></w:rPr><w:t>OE1, OE2 y OE3; actividades 1.1, 1.8, 2.1, 2.5, 2.6 y 3.1</w:t></w:r></w:ins></w:p></w:tc></w:tr><w:tr><w:trPr><w:ins w:id="20836" w:author="Unknown Author" w:date="2026-10-30T04:17:53Z"/><w:cantSplit w:val="true"/></w:trPr><w:tc><w:tcPr><w:tcW w:w="2488" w:type="dxa"/><w:tcBorders></w:tcBorders><w:shd w:color="auto" w:fill="F7F7F7" w:val="clear"/></w:tcPr><w:p><w:pPr><w:pStyle w:val="Tabla9"/><w:widowControl/><w:jc w:val="left"/><w:rPr><w:kern w:val="0"/><w:szCs w:val="24"/><w:lang w:val="es-CO" w:eastAsia="en-US" w:bidi="ar-SA"/><w:ins w:id="20838" w:author="Unknown Author" w:date="2026-10-30T04:17:53Z"></w:ins></w:rPr></w:pPr><w:ins w:id="20837" w:author="Unknown Author" w:date="2026-10-30T04:17:53Z"><w:r><w:rPr><w:kern w:val="0"/><w:szCs w:val="24"/><w:lang w:val="es-CO" w:eastAsia="en-US" w:bidi="ar-SA"/></w:rPr><w:t>Equipos y software</w:t></w:r></w:ins></w:p></w:tc><w:tc><w:tcPr><w:tcW w:w="1991" w:type="dxa"/><w:tcBorders></w:tcBorders><w:shd w:color="auto" w:fill="F7F7F7" w:val="clear"/></w:tcPr><w:p><w:pPr><w:pStyle w:val="Tabla9"/><w:widowControl/><w:jc w:val="left"/><w:rPr><w:kern w:val="0"/><w:szCs w:val="24"/><w:lang w:val="es-CO" w:eastAsia="en-US" w:bidi="ar-SA"/><w:ins w:id="20840" w:author="Unknown Author" w:date="2026-10-30T04:17:53Z"></w:ins></w:rPr></w:pPr><w:ins w:id="20839" w:author="Unknown Author" w:date="2026-10-30T04:17:53Z"><w:r><w:rPr><w:kern w:val="0"/><w:szCs w:val="24"/><w:lang w:val="es-CO" w:eastAsia="en-US" w:bidi="ar-SA"/></w:rPr><w:t>$ 5.464.885.709</w:t></w:r></w:ins></w:p></w:tc><w:tc><w:tcPr><w:tcW w:w="3069" w:type="dxa"/><w:tcBorders></w:tcBorders><w:shd w:color="auto" w:fill="F7F7F7" w:val="clear"/></w:tcPr><w:p><w:pPr><w:pStyle w:val="Tabla9"/><w:widowControl/><w:jc w:val="left"/><w:rPr><w:kern w:val="0"/><w:szCs w:val="24"/><w:lang w:val="es-CO" w:eastAsia="en-US" w:bidi="ar-SA"/><w:ins w:id="20842" w:author="Unknown Author" w:date="2026-10-30T04:17:53Z"></w:ins></w:rPr></w:pPr><w:ins w:id="20841" w:author="Unknown Author" w:date="2026-10-30T04:17:53Z"><w:r><w:rPr><w:kern w:val="0"/><w:szCs w:val="24"/><w:lang w:val="es-CO" w:eastAsia="en-US" w:bidi="ar-SA"/></w:rPr><w:t>Nodos, cabezales, kits solares, gateways, terminales satelitales, conjunto de referencia, banco de calibración, cámara climática, estaciones de trabajo, nube, software, sistema de geociencias para el mapeo diagnóstico, y el servidor, las estaciones meteorológicas, el dron, los monitores portátiles y las licencias del laboratorio (sección 7)</w:t></w:r></w:ins></w:p></w:tc><w:tc><w:tcPr><w:tcW w:w="2405" w:type="dxa"/><w:tcBorders></w:tcBorders><w:shd w:color="auto" w:fill="F7F7F7" w:val="clear"/></w:tcPr><w:p><w:pPr><w:pStyle w:val="Tabla9"/><w:widowControl/><w:jc w:val="left"/><w:rPr><w:kern w:val="0"/><w:szCs w:val="24"/><w:lang w:val="es-CO" w:eastAsia="en-US" w:bidi="ar-SA"/><w:ins w:id="20844" w:author="Unknown Author" w:date="2026-10-30T04:17:53Z"></w:ins></w:rPr></w:pPr><w:ins w:id="20843" w:author="Unknown Author" w:date="2026-10-30T04:17:53Z"><w:r><w:rPr><w:kern w:val="0"/><w:szCs w:val="24"/><w:lang w:val="es-CO" w:eastAsia="en-US" w:bidi="ar-SA"/></w:rPr><w:t>OE1 y OE2; actividades 1.1, 1.2, 1.3, 1.4, 2.2 y 2.6</w:t></w:r></w:ins></w:p></w:tc></w:tr><w:tr><w:trPr><w:ins w:id="20845" w:author="Unknown Author" w:date="2026-10-30T04:17:53Z"/><w:cantSplit w:val="true"/></w:trPr><w:tc><w:tcPr><w:tcW w:w="2488" w:type="dxa"/><w:tcBorders></w:tcBorders></w:tcPr><w:p><w:pPr><w:pStyle w:val="Tabla9"/><w:widowControl/><w:jc w:val="left"/><w:rPr><w:kern w:val="0"/><w:szCs w:val="24"/><w:lang w:val="es-CO" w:eastAsia="en-US" w:bidi="ar-SA"/><w:ins w:id="20847" w:author="Unknown Author" w:date="2026-10-30T04:17:53Z"></w:ins></w:rPr></w:pPr><w:ins w:id="20846" w:author="Unknown Author" w:date="2026-10-30T04:17:53Z"><w:r><w:rPr><w:kern w:val="0"/><w:szCs w:val="24"/><w:lang w:val="es-CO" w:eastAsia="en-US" w:bidi="ar-SA"/></w:rPr><w:t>Capacitación y eventos</w:t></w:r></w:ins></w:p></w:tc><w:tc><w:tcPr><w:tcW w:w="1991" w:type="dxa"/><w:tcBorders></w:tcBorders></w:tcPr><w:p><w:pPr><w:pStyle w:val="Tabla9"/><w:widowControl/><w:jc w:val="left"/><w:rPr><w:kern w:val="0"/><w:szCs w:val="24"/><w:lang w:val="es-CO" w:eastAsia="en-US" w:bidi="ar-SA"/><w:ins w:id="20849" w:author="Unknown Author" w:date="2026-10-30T04:17:53Z"></w:ins></w:rPr></w:pPr><w:ins w:id="20848" w:author="Unknown Author" w:date="2026-10-30T04:17:53Z"><w:r><w:rPr><w:kern w:val="0"/><w:szCs w:val="24"/><w:lang w:val="es-CO" w:eastAsia="en-US" w:bidi="ar-SA"/></w:rPr><w:t>$ 300.000.000</w:t></w:r></w:ins></w:p></w:tc><w:tc><w:tcPr><w:tcW w:w="3069" w:type="dxa"/><w:tcBorders></w:tcBorders></w:tcPr><w:p><w:pPr><w:pStyle w:val="Tabla9"/><w:widowControl/><w:jc w:val="left"/><w:rPr><w:kern w:val="0"/><w:szCs w:val="24"/><w:lang w:val="es-CO" w:eastAsia="en-US" w:bidi="ar-SA"/><w:ins w:id="20851" w:author="Unknown Author" w:date="2026-10-30T04:17:53Z"></w:ins></w:rPr></w:pPr><w:ins w:id="20850" w:author="Unknown Author" w:date="2026-10-30T04:17:53Z"><w:r><w:rPr><w:kern w:val="0"/><w:szCs w:val="24"/><w:lang w:val="es-CO" w:eastAsia="en-US" w:bidi="ar-SA"/></w:rPr><w:t>Formación de custodios por tramo, laboratorios ciudadanos, eventos de apropiación social y talleres de evaluación previa de demolición</w:t></w:r></w:ins></w:p></w:tc><w:tc><w:tcPr><w:tcW w:w="2405" w:type="dxa"/><w:tcBorders></w:tcBorders></w:tcPr><w:p><w:pPr><w:pStyle w:val="Tabla9"/><w:widowControl/><w:jc w:val="left"/><w:rPr><w:kern w:val="0"/><w:szCs w:val="24"/><w:lang w:val="es-CO" w:eastAsia="en-US" w:bidi="ar-SA"/><w:ins w:id="20853" w:author="Unknown Author" w:date="2026-10-30T04:17:53Z"></w:ins></w:rPr></w:pPr><w:ins w:id="20852" w:author="Unknown Author" w:date="2026-10-30T04:17:53Z"><w:r><w:rPr><w:kern w:val="0"/><w:szCs w:val="24"/><w:lang w:val="es-CO" w:eastAsia="en-US" w:bidi="ar-SA"/></w:rPr><w:t>OE3; actividades 3.1, 3.2, 3.3 y 3.5</w:t></w:r></w:ins></w:p></w:tc></w:tr><w:tr><w:trPr><w:ins w:id="20854" w:author="Unknown Author" w:date="2026-10-30T04:17:53Z"/><w:cantSplit w:val="true"/></w:trPr><w:tc><w:tcPr><w:tcW w:w="2488" w:type="dxa"/><w:tcBorders></w:tcBorders><w:shd w:color="auto" w:fill="F7F7F7" w:val="clear"/></w:tcPr><w:p><w:pPr><w:pStyle w:val="Tabla9"/><w:widowControl/><w:jc w:val="left"/><w:rPr><w:kern w:val="0"/><w:szCs w:val="24"/><w:lang w:val="es-CO" w:eastAsia="en-US" w:bidi="ar-SA"/><w:ins w:id="20856" w:author="Unknown Author" w:date="2026-10-30T04:17:53Z"></w:ins></w:rPr></w:pPr><w:ins w:id="20855" w:author="Unknown Author" w:date="2026-10-30T04:17:53Z"><w:r><w:rPr><w:kern w:val="0"/><w:szCs w:val="24"/><w:lang w:val="es-CO" w:eastAsia="en-US" w:bidi="ar-SA"/></w:rPr><w:t>Servicios tecnológicos y pruebas</w:t></w:r></w:ins></w:p></w:tc><w:tc><w:tcPr><w:tcW w:w="1991" w:type="dxa"/><w:tcBorders></w:tcBorders><w:shd w:color="auto" w:fill="F7F7F7" w:val="clear"/></w:tcPr><w:p><w:pPr><w:pStyle w:val="Tabla9"/><w:widowControl/><w:jc w:val="left"/><w:rPr><w:kern w:val="0"/><w:szCs w:val="24"/><w:lang w:val="es-CO" w:eastAsia="en-US" w:bidi="ar-SA"/><w:ins w:id="20858" w:author="Unknown Author" w:date="2026-10-30T04:17:53Z"></w:ins></w:rPr></w:pPr><w:ins w:id="20857" w:author="Unknown Author" w:date="2026-10-30T04:17:53Z"><w:r><w:rPr><w:kern w:val="0"/><w:szCs w:val="24"/><w:lang w:val="es-CO" w:eastAsia="en-US" w:bidi="ar-SA"/></w:rPr><w:t>$ 1.396.651.250</w:t></w:r></w:ins></w:p></w:tc><w:tc><w:tcPr><w:tcW w:w="3069" w:type="dxa"/><w:tcBorders></w:tcBorders><w:shd w:color="auto" w:fill="F7F7F7" w:val="clear"/></w:tcPr><w:p><w:pPr><w:pStyle w:val="Tabla9"/><w:widowControl/><w:jc w:val="left"/><w:rPr><w:kern w:val="0"/><w:szCs w:val="24"/><w:lang w:val="es-CO" w:eastAsia="en-US" w:bidi="ar-SA"/><w:ins w:id="20860" w:author="Unknown Author" w:date="2026-10-30T04:17:53Z"></w:ins></w:rPr></w:pPr><w:ins w:id="20859" w:author="Unknown Author" w:date="2026-10-30T04:17:53Z"><w:r><w:rPr><w:kern w:val="0"/><w:szCs w:val="24"/><w:lang w:val="es-CO" w:eastAsia="en-US" w:bidi="ar-SA"/></w:rPr><w:t>Gravimetría en laboratorio acreditado, auditorías de ciberseguridad, estudio de cobertura, evaluación externa, ensayo con laboratorio externo, enlaces de datos y satelital, campañas de medición en demoliciones, caracterización del polvo, cartografía, verificación independiente del modelo y servicio contratado de la plataforma geoespacial</w:t></w:r></w:ins></w:p></w:tc><w:tc><w:tcPr><w:tcW w:w="2405" w:type="dxa"/><w:tcBorders></w:tcBorders><w:shd w:color="auto" w:fill="F7F7F7" w:val="clear"/></w:tcPr><w:p><w:pPr><w:pStyle w:val="Tabla9"/><w:widowControl/><w:jc w:val="left"/><w:rPr><w:kern w:val="0"/><w:szCs w:val="24"/><w:lang w:val="es-CO" w:eastAsia="en-US" w:bidi="ar-SA"/><w:ins w:id="20862" w:author="Unknown Author" w:date="2026-10-30T04:17:53Z"></w:ins></w:rPr></w:pPr><w:ins w:id="20861" w:author="Unknown Author" w:date="2026-10-30T04:17:53Z"><w:r><w:rPr><w:kern w:val="0"/><w:szCs w:val="24"/><w:lang w:val="es-CO" w:eastAsia="en-US" w:bidi="ar-SA"/></w:rPr><w:t>OE1, OE2 y OE3; actividades 1.3, 1.4, 1.6, 1.7, 2.1, 2.2, 2.5 y 3.1</w:t></w:r></w:ins></w:p></w:tc></w:tr><w:tr><w:trPr><w:ins w:id="20863" w:author="Unknown Author" w:date="2026-10-30T04:17:53Z"/><w:cantSplit w:val="true"/></w:trPr><w:tc><w:tcPr><w:tcW w:w="2488" w:type="dxa"/><w:tcBorders></w:tcBorders></w:tcPr><w:p><w:pPr><w:pStyle w:val="Tabla9"/><w:widowControl/><w:jc w:val="left"/><w:rPr><w:kern w:val="0"/><w:szCs w:val="24"/><w:lang w:val="es-CO" w:eastAsia="en-US" w:bidi="ar-SA"/><w:ins w:id="20865" w:author="Unknown Author" w:date="2026-10-30T04:17:53Z"></w:ins></w:rPr></w:pPr><w:ins w:id="20864" w:author="Unknown Author" w:date="2026-10-30T04:17:53Z"><w:r><w:rPr><w:kern w:val="0"/><w:szCs w:val="24"/><w:lang w:val="es-CO" w:eastAsia="en-US" w:bidi="ar-SA"/></w:rPr><w:t>Materiales, insumos y documentación</w:t></w:r></w:ins></w:p></w:tc><w:tc><w:tcPr><w:tcW w:w="1991" w:type="dxa"/><w:tcBorders></w:tcBorders></w:tcPr><w:p><w:pPr><w:pStyle w:val="Tabla9"/><w:widowControl/><w:jc w:val="left"/><w:rPr><w:kern w:val="0"/><w:szCs w:val="24"/><w:lang w:val="es-CO" w:eastAsia="en-US" w:bidi="ar-SA"/><w:ins w:id="20867" w:author="Unknown Author" w:date="2026-10-30T04:17:53Z"></w:ins></w:rPr></w:pPr><w:ins w:id="20866" w:author="Unknown Author" w:date="2026-10-30T04:17:53Z"><w:r><w:rPr><w:kern w:val="0"/><w:szCs w:val="24"/><w:lang w:val="es-CO" w:eastAsia="en-US" w:bidi="ar-SA"/></w:rPr><w:t>$ 255.154.480</w:t></w:r></w:ins></w:p></w:tc><w:tc><w:tcPr><w:tcW w:w="3069" w:type="dxa"/><w:tcBorders></w:tcBorders></w:tcPr><w:p><w:pPr><w:pStyle w:val="Tabla9"/><w:widowControl/><w:jc w:val="left"/><w:rPr><w:kern w:val="0"/><w:szCs w:val="24"/><w:lang w:val="es-CO" w:eastAsia="en-US" w:bidi="ar-SA"/><w:ins w:id="20869" w:author="Unknown Author" w:date="2026-10-30T04:17:53Z"></w:ins></w:rPr></w:pPr><w:ins w:id="20868" w:author="Unknown Author" w:date="2026-10-30T04:17:53Z"><w:r><w:rPr><w:kern w:val="0"/><w:szCs w:val="24"/><w:lang w:val="es-CO" w:eastAsia="en-US" w:bidi="ar-SA"/></w:rPr><w:t>Filtros de gravimetría, polvo de ensayo, cerramientos, papelería de talleres, protección personal, repuestos y consumibles de las campañas de medición</w:t></w:r></w:ins></w:p></w:tc><w:tc><w:tcPr><w:tcW w:w="2405" w:type="dxa"/><w:tcBorders></w:tcBorders></w:tcPr><w:p><w:pPr><w:pStyle w:val="Tabla9"/><w:widowControl/><w:jc w:val="left"/><w:rPr><w:kern w:val="0"/><w:szCs w:val="24"/><w:lang w:val="es-CO" w:eastAsia="en-US" w:bidi="ar-SA"/><w:ins w:id="20871" w:author="Unknown Author" w:date="2026-10-30T04:17:53Z"></w:ins></w:rPr></w:pPr><w:ins w:id="20870" w:author="Unknown Author" w:date="2026-10-30T04:17:53Z"><w:r><w:rPr><w:kern w:val="0"/><w:szCs w:val="24"/><w:lang w:val="es-CO" w:eastAsia="en-US" w:bidi="ar-SA"/></w:rPr><w:t>OE1, OE2 y OE3; actividades 1.2, 1.3, 1.7, 2.3 y 3.1</w:t></w:r></w:ins></w:p></w:tc></w:tr><w:tr><w:trPr><w:ins w:id="20872" w:author="Unknown Author" w:date="2026-10-30T04:17:53Z"/><w:cantSplit w:val="true"/></w:trPr><w:tc><w:tcPr><w:tcW w:w="2488" w:type="dxa"/><w:tcBorders></w:tcBorders><w:shd w:color="auto" w:fill="F7F7F7" w:val="clear"/></w:tcPr><w:p><w:pPr><w:pStyle w:val="Tabla9"/><w:widowControl/><w:jc w:val="left"/><w:rPr><w:kern w:val="0"/><w:szCs w:val="24"/><w:lang w:val="es-CO" w:eastAsia="en-US" w:bidi="ar-SA"/><w:ins w:id="20874" w:author="Unknown Author" w:date="2026-10-30T04:17:53Z"></w:ins></w:rPr></w:pPr><w:ins w:id="20873" w:author="Unknown Author" w:date="2026-10-30T04:17:53Z"><w:r><w:rPr><w:kern w:val="0"/><w:szCs w:val="24"/><w:lang w:val="es-CO" w:eastAsia="en-US" w:bidi="ar-SA"/></w:rPr><w:t>Protección del conocimiento y divulgación</w:t></w:r></w:ins></w:p></w:tc><w:tc><w:tcPr><w:tcW w:w="1991" w:type="dxa"/><w:tcBorders></w:tcBorders><w:shd w:color="auto" w:fill="F7F7F7" w:val="clear"/></w:tcPr><w:p><w:pPr><w:pStyle w:val="Tabla9"/><w:widowControl/><w:jc w:val="left"/><w:rPr><w:kern w:val="0"/><w:szCs w:val="24"/><w:lang w:val="es-CO" w:eastAsia="en-US" w:bidi="ar-SA"/><w:ins w:id="20876" w:author="Unknown Author" w:date="2026-10-30T04:17:53Z"></w:ins></w:rPr></w:pPr><w:ins w:id="20875" w:author="Unknown Author" w:date="2026-10-30T04:17:53Z"><w:r><w:rPr><w:kern w:val="0"/><w:szCs w:val="24"/><w:lang w:val="es-CO" w:eastAsia="en-US" w:bidi="ar-SA"/></w:rPr><w:t>$ 259.953.486</w:t></w:r></w:ins></w:p></w:tc><w:tc><w:tcPr><w:tcW w:w="3069" w:type="dxa"/><w:tcBorders></w:tcBorders><w:shd w:color="auto" w:fill="F7F7F7" w:val="clear"/></w:tcPr><w:p><w:pPr><w:pStyle w:val="Tabla9"/><w:widowControl/><w:jc w:val="left"/><w:rPr><w:kern w:val="0"/><w:szCs w:val="24"/><w:lang w:val="es-CO" w:eastAsia="en-US" w:bidi="ar-SA"/><w:ins w:id="20878" w:author="Unknown Author" w:date="2026-10-30T04:17:53Z"></w:ins></w:rPr></w:pPr><w:ins w:id="20877" w:author="Unknown Author" w:date="2026-10-30T04:17:53Z"><w:r><w:rPr><w:kern w:val="0"/><w:szCs w:val="24"/><w:lang w:val="es-CO" w:eastAsia="en-US" w:bidi="ar-SA"/></w:rPr><w:t>Cartillas, asesoría jurídica en propiedad intelectual y libertad de operación, registro ante la Dirección Nacional de Derecho de Autor del software de la red y del modelo predictivo, acceso abierto y publicaciones de divulgación</w:t></w:r></w:ins></w:p></w:tc><w:tc><w:tcPr><w:tcW w:w="2405" w:type="dxa"/><w:tcBorders></w:tcBorders><w:shd w:color="auto" w:fill="F7F7F7" w:val="clear"/></w:tcPr><w:p><w:pPr><w:pStyle w:val="Tabla9"/><w:widowControl/><w:jc w:val="left"/><w:rPr><w:kern w:val="0"/><w:szCs w:val="24"/><w:lang w:val="es-CO" w:eastAsia="en-US" w:bidi="ar-SA"/><w:ins w:id="20880" w:author="Unknown Author" w:date="2026-10-30T04:17:53Z"></w:ins></w:rPr></w:pPr><w:ins w:id="20879" w:author="Unknown Author" w:date="2026-10-30T04:17:53Z"><w:r><w:rPr><w:kern w:val="0"/><w:szCs w:val="24"/><w:lang w:val="es-CO" w:eastAsia="en-US" w:bidi="ar-SA"/></w:rPr><w:t>OE1 y OE3; actividades 1.6, 3.2, 3.4 y 3.5</w:t></w:r></w:ins></w:p></w:tc></w:tr><w:tr><w:trPr><w:ins w:id="20881" w:author="Unknown Author" w:date="2026-10-30T04:17:53Z"/><w:cantSplit w:val="true"/></w:trPr><w:tc><w:tcPr><w:tcW w:w="2488" w:type="dxa"/><w:tcBorders></w:tcBorders></w:tcPr><w:p><w:pPr><w:pStyle w:val="Tabla9"/><w:widowControl/><w:jc w:val="left"/><w:rPr><w:kern w:val="0"/><w:szCs w:val="24"/><w:lang w:val="es-CO" w:eastAsia="en-US" w:bidi="ar-SA"/><w:ins w:id="20883" w:author="Unknown Author" w:date="2026-10-30T04:17:53Z"></w:ins></w:rPr></w:pPr><w:ins w:id="20882" w:author="Unknown Author" w:date="2026-10-30T04:17:53Z"><w:r><w:rPr><w:kern w:val="0"/><w:szCs w:val="24"/><w:lang w:val="es-CO" w:eastAsia="en-US" w:bidi="ar-SA"/></w:rPr><w:t>Gastos de viaje</w:t></w:r></w:ins></w:p></w:tc><w:tc><w:tcPr><w:tcW w:w="1991" w:type="dxa"/><w:tcBorders></w:tcBorders></w:tcPr><w:p><w:pPr><w:pStyle w:val="Tabla9"/><w:widowControl/><w:jc w:val="left"/><w:rPr><w:kern w:val="0"/><w:szCs w:val="24"/><w:lang w:val="es-CO" w:eastAsia="en-US" w:bidi="ar-SA"/><w:ins w:id="20885" w:author="Unknown Author" w:date="2026-10-30T04:17:53Z"></w:ins></w:rPr></w:pPr><w:ins w:id="20884" w:author="Unknown Author" w:date="2026-10-30T04:17:53Z"><w:r><w:rPr><w:kern w:val="0"/><w:szCs w:val="24"/><w:lang w:val="es-CO" w:eastAsia="en-US" w:bidi="ar-SA"/></w:rPr><w:t>$ 574.244.660</w:t></w:r></w:ins></w:p></w:tc><w:tc><w:tcPr><w:tcW w:w="3069" w:type="dxa"/><w:tcBorders></w:tcBorders></w:tcPr><w:p><w:pPr><w:pStyle w:val="Tabla9"/><w:widowControl/><w:jc w:val="left"/><w:rPr><w:kern w:val="0"/><w:szCs w:val="24"/><w:lang w:val="es-CO" w:eastAsia="en-US" w:bidi="ar-SA"/><w:ins w:id="20887" w:author="Unknown Author" w:date="2026-10-30T04:17:53Z"></w:ins></w:rPr></w:pPr><w:ins w:id="20886" w:author="Unknown Author" w:date="2026-10-30T04:17:53Z"><w:r><w:rPr><w:kern w:val="0"/><w:szCs w:val="24"/><w:lang w:val="es-CO" w:eastAsia="en-US" w:bidi="ar-SA"/></w:rPr><w:t>Tiquetes, viáticos y vehículos para instalar y mantener la red y para las campañas de medición en demoliciones en Manizales y en Calarcá, y dos viajes internacionales de divulgación</w:t></w:r></w:ins></w:p></w:tc><w:tc><w:tcPr><w:tcW w:w="2405" w:type="dxa"/><w:tcBorders></w:tcBorders></w:tcPr><w:p><w:pPr><w:pStyle w:val="Tabla9"/><w:widowControl/><w:jc w:val="left"/><w:rPr><w:kern w:val="0"/><w:szCs w:val="24"/><w:lang w:val="es-CO" w:eastAsia="en-US" w:bidi="ar-SA"/><w:ins w:id="20889" w:author="Unknown Author" w:date="2026-10-30T04:17:53Z"></w:ins></w:rPr></w:pPr><w:ins w:id="20888" w:author="Unknown Author" w:date="2026-10-30T04:17:53Z"><w:r><w:rPr><w:kern w:val="0"/><w:szCs w:val="24"/><w:lang w:val="es-CO" w:eastAsia="en-US" w:bidi="ar-SA"/></w:rPr><w:t>OE1 y OE3; actividades 1.3, 1.7 y 3.4</w:t></w:r></w:ins></w:p></w:tc></w:tr><w:tr><w:trPr><w:ins w:id="20890" w:author="Unknown Author" w:date="2026-10-30T04:17:53Z"/><w:cantSplit w:val="true"/></w:trPr><w:tc><w:tcPr><w:tcW w:w="2488" w:type="dxa"/><w:tcBorders></w:tcBorders><w:shd w:color="auto" w:fill="F7F7F7" w:val="clear"/></w:tcPr><w:p><w:pPr><w:pStyle w:val="Tabla9"/><w:widowControl/><w:jc w:val="left"/><w:rPr><w:kern w:val="0"/><w:szCs w:val="24"/><w:lang w:val="es-CO" w:eastAsia="en-US" w:bidi="ar-SA"/><w:ins w:id="20892" w:author="Unknown Author" w:date="2026-10-30T04:17:53Z"></w:ins></w:rPr></w:pPr><w:ins w:id="20891" w:author="Unknown Author" w:date="2026-10-30T04:17:53Z"><w:r><w:rPr><w:kern w:val="0"/><w:szCs w:val="24"/><w:lang w:val="es-CO" w:eastAsia="en-US" w:bidi="ar-SA"/></w:rPr><w:t>Infraestructura</w:t></w:r></w:ins></w:p></w:tc><w:tc><w:tcPr><w:tcW w:w="1991" w:type="dxa"/><w:tcBorders></w:tcBorders><w:shd w:color="auto" w:fill="F7F7F7" w:val="clear"/></w:tcPr><w:p><w:pPr><w:pStyle w:val="Tabla9"/><w:widowControl/><w:jc w:val="left"/><w:rPr><w:kern w:val="0"/><w:szCs w:val="24"/><w:lang w:val="es-CO" w:eastAsia="en-US" w:bidi="ar-SA"/><w:ins w:id="20894" w:author="Unknown Author" w:date="2026-10-30T04:17:53Z"></w:ins></w:rPr></w:pPr><w:ins w:id="20893" w:author="Unknown Author" w:date="2026-10-30T04:17:53Z"><w:r><w:rPr><w:kern w:val="0"/><w:szCs w:val="24"/><w:lang w:val="es-CO" w:eastAsia="en-US" w:bidi="ar-SA"/></w:rPr><w:t>$ 132.000.000</w:t></w:r></w:ins></w:p></w:tc><w:tc><w:tcPr><w:tcW w:w="3069" w:type="dxa"/><w:tcBorders></w:tcBorders><w:shd w:color="auto" w:fill="F7F7F7" w:val="clear"/></w:tcPr><w:p><w:pPr><w:pStyle w:val="Tabla9"/><w:widowControl/><w:jc w:val="left"/><w:rPr><w:kern w:val="0"/><w:szCs w:val="24"/><w:lang w:val="es-CO" w:eastAsia="en-US" w:bidi="ar-SA"/><w:ins w:id="20896" w:author="Unknown Author" w:date="2026-10-30T04:17:53Z"></w:ins></w:rPr></w:pPr><w:ins w:id="20895" w:author="Unknown Author" w:date="2026-10-30T04:17:53Z"><w:r><w:rPr><w:kern w:val="0"/><w:szCs w:val="24"/><w:lang w:val="es-CO" w:eastAsia="en-US" w:bidi="ar-SA"/></w:rPr><w:t>Instalación en 110 sitios, mástiles y obra menor</w:t></w:r></w:ins></w:p></w:tc><w:tc><w:tcPr><w:tcW w:w="2405" w:type="dxa"/><w:tcBorders></w:tcBorders><w:shd w:color="auto" w:fill="F7F7F7" w:val="clear"/></w:tcPr><w:p><w:pPr><w:pStyle w:val="Tabla9"/><w:widowControl/><w:jc w:val="left"/><w:rPr><w:kern w:val="0"/><w:szCs w:val="24"/><w:lang w:val="es-CO" w:eastAsia="en-US" w:bidi="ar-SA"/><w:ins w:id="20898" w:author="Unknown Author" w:date="2026-10-30T04:17:53Z"></w:ins></w:rPr></w:pPr><w:ins w:id="20897" w:author="Unknown Author" w:date="2026-10-30T04:17:53Z"><w:r><w:rPr><w:kern w:val="0"/><w:szCs w:val="24"/><w:lang w:val="es-CO" w:eastAsia="en-US" w:bidi="ar-SA"/></w:rPr><w:t>OE1; actividad 1.3, con ejecución en los tres tramos</w:t></w:r></w:ins></w:p></w:tc></w:tr><w:tr><w:trPr><w:ins w:id="20899" w:author="Unknown Author" w:date="2026-10-30T04:17:53Z"/><w:cantSplit w:val="true"/></w:trPr><w:tc><w:tcPr><w:tcW w:w="2488" w:type="dxa"/><w:tcBorders></w:tcBorders></w:tcPr><w:p><w:pPr><w:pStyle w:val="Tabla9"/><w:widowControl/><w:jc w:val="left"/><w:rPr><w:kern w:val="0"/><w:szCs w:val="24"/><w:lang w:val="es-CO" w:eastAsia="en-US" w:bidi="ar-SA"/><w:ins w:id="20901" w:author="Unknown Author" w:date="2026-10-30T04:17:53Z"></w:ins></w:rPr></w:pPr><w:ins w:id="20900" w:author="Unknown Author" w:date="2026-10-30T04:17:53Z"><w:r><w:rPr><w:kern w:val="0"/><w:szCs w:val="24"/><w:lang w:val="es-CO" w:eastAsia="en-US" w:bidi="ar-SA"/></w:rPr><w:t>Administrativos</w:t></w:r></w:ins></w:p></w:tc><w:tc><w:tcPr><w:tcW w:w="1991" w:type="dxa"/><w:tcBorders></w:tcBorders></w:tcPr><w:p><w:pPr><w:pStyle w:val="Tabla9"/><w:widowControl/><w:jc w:val="left"/><w:rPr><w:kern w:val="0"/><w:szCs w:val="24"/><w:lang w:val="es-CO" w:eastAsia="en-US" w:bidi="ar-SA"/><w:ins w:id="20903" w:author="Unknown Author" w:date="2026-10-30T04:17:53Z"></w:ins></w:rPr></w:pPr><w:ins w:id="20902" w:author="Unknown Author" w:date="2026-10-30T04:17:53Z"><w:r><w:rPr><w:kern w:val="0"/><w:szCs w:val="24"/><w:lang w:val="es-CO" w:eastAsia="en-US" w:bidi="ar-SA"/></w:rPr><w:t>$ 168.000.000</w:t></w:r></w:ins></w:p></w:tc><w:tc><w:tcPr><w:tcW w:w="3069" w:type="dxa"/><w:tcBorders></w:tcBorders></w:tcPr><w:p><w:pPr><w:pStyle w:val="Tabla9"/><w:widowControl/><w:jc w:val="left"/><w:rPr><w:kern w:val="0"/><w:szCs w:val="24"/><w:lang w:val="es-CO" w:eastAsia="en-US" w:bidi="ar-SA"/><w:ins w:id="20905" w:author="Unknown Author" w:date="2026-10-30T04:17:53Z"></w:ins></w:rPr></w:pPr><w:ins w:id="20904" w:author="Unknown Author" w:date="2026-10-30T04:17:53Z"><w:r><w:rPr><w:kern w:val="0"/><w:szCs w:val="24"/><w:lang w:val="es-CO" w:eastAsia="en-US" w:bidi="ar-SA"/></w:rPr><w:t>Gastos administrativos y revisoría del proyecto</w:t></w:r></w:ins></w:p></w:tc><w:tc><w:tcPr><w:tcW w:w="2405" w:type="dxa"/><w:tcBorders></w:tcBorders></w:tcPr><w:p><w:pPr><w:pStyle w:val="Tabla9"/><w:widowControl/><w:jc w:val="left"/><w:rPr><w:kern w:val="0"/><w:szCs w:val="24"/><w:lang w:val="es-CO" w:eastAsia="en-US" w:bidi="ar-SA"/><w:ins w:id="20907" w:author="Unknown Author" w:date="2026-10-30T04:17:53Z"></w:ins></w:rPr></w:pPr><w:ins w:id="20906" w:author="Unknown Author" w:date="2026-10-30T04:17:53Z"><w:r><w:rPr><w:kern w:val="0"/><w:szCs w:val="24"/><w:lang w:val="es-CO" w:eastAsia="en-US" w:bidi="ar-SA"/></w:rPr><w:t>OE1; actividad 1.8</w:t></w:r></w:ins></w:p></w:tc></w:tr><w:tr><w:trPr><w:ins w:id="20908" w:author="Unknown Author" w:date="2026-10-30T04:17:53Z"/><w:cantSplit w:val="true"/></w:trPr><w:tc><w:tcPr><w:tcW w:w="2488" w:type="dxa"/><w:tcBorders><w:bottom w:val="single" w:sz="12" w:space="0" w:color="2A3439"/></w:tcBorders><w:shd w:color="auto" w:fill="F7F7F7" w:val="clear"/></w:tcPr><w:p><w:pPr><w:pStyle w:val="Tabla9"/><w:keepNext w:val="true"/><w:widowControl/><w:jc w:val="left"/><w:rPr><w:kern w:val="0"/><w:szCs w:val="24"/><w:lang w:val="es-CO" w:eastAsia="en-US" w:bidi="ar-SA"/><w:ins w:id="20910" w:author="Unknown Author" w:date="2026-10-30T04:17:53Z"></w:ins></w:rPr></w:pPr><w:ins w:id="20909" w:author="Unknown Author" w:date="2026-10-30T04:17:53Z"><w:r><w:rPr><w:kern w:val="0"/><w:szCs w:val="24"/><w:lang w:val="es-CO" w:eastAsia="en-US" w:bidi="ar-SA"/></w:rPr><w:t>Seguimiento</w:t></w:r></w:ins></w:p></w:tc><w:tc><w:tcPr><w:tcW w:w="1991" w:type="dxa"/><w:tcBorders><w:bottom w:val="single" w:sz="12" w:space="0" w:color="2A3439"/></w:tcBorders><w:shd w:color="auto" w:fill="F7F7F7" w:val="clear"/></w:tcPr><w:p><w:pPr><w:pStyle w:val="Tabla9"/><w:keepNext w:val="true"/><w:widowControl/><w:jc w:val="left"/><w:rPr><w:kern w:val="0"/><w:szCs w:val="24"/><w:lang w:val="es-CO" w:eastAsia="en-US" w:bidi="ar-SA"/><w:ins w:id="20912" w:author="Unknown Author" w:date="2026-10-30T04:17:53Z"></w:ins></w:rPr></w:pPr><w:ins w:id="20911" w:author="Unknown Author" w:date="2026-10-30T04:17:53Z"><w:r><w:rPr><w:kern w:val="0"/><w:szCs w:val="24"/><w:lang w:val="es-CO" w:eastAsia="en-US" w:bidi="ar-SA"/></w:rPr><w:t>$ 192.000.000</w:t></w:r></w:ins></w:p></w:tc><w:tc><w:tcPr><w:tcW w:w="3069" w:type="dxa"/><w:tcBorders><w:bottom w:val="single" w:sz="12" w:space="0" w:color="2A3439"/></w:tcBorders><w:shd w:color="auto" w:fill="F7F7F7" w:val="clear"/></w:tcPr><w:p><w:pPr><w:pStyle w:val="Tabla9"/><w:keepNext w:val="true"/><w:widowControl/><w:jc w:val="left"/><w:rPr><w:kern w:val="0"/><w:szCs w:val="24"/><w:lang w:val="es-CO" w:eastAsia="en-US" w:bidi="ar-SA"/><w:ins w:id="20914" w:author="Unknown Author" w:date="2026-10-30T04:17:53Z"></w:ins></w:rPr></w:pPr><w:ins w:id="20913" w:author="Unknown Author" w:date="2026-10-30T04:17:53Z"><w:r><w:rPr><w:kern w:val="0"/><w:szCs w:val="24"/><w:lang w:val="es-CO" w:eastAsia="en-US" w:bidi="ar-SA"/></w:rPr><w:t>Apoyo a la supervisión y plataforma de seguimiento, estimados por perfil, dedicación y duración</w:t></w:r></w:ins></w:p></w:tc><w:tc><w:tcPr><w:tcW w:w="2405" w:type="dxa"/><w:tcBorders><w:bottom w:val="single" w:sz="12" w:space="0" w:color="2A3439"/></w:tcBorders><w:shd w:color="auto" w:fill="F7F7F7" w:val="clear"/></w:tcPr><w:p><w:pPr><w:pStyle w:val="Tabla9"/><w:keepNext w:val="true"/><w:widowControl/><w:jc w:val="left"/><w:rPr><w:kern w:val="0"/><w:szCs w:val="24"/><w:lang w:val="es-CO" w:eastAsia="en-US" w:bidi="ar-SA"/><w:ins w:id="20916" w:author="Unknown Author" w:date="2026-10-30T04:17:53Z"></w:ins></w:rPr></w:pPr><w:ins w:id="20915" w:author="Unknown Author" w:date="2026-10-30T04:17:53Z"><w:r><w:rPr><w:kern w:val="0"/><w:szCs w:val="24"/><w:lang w:val="es-CO" w:eastAsia="en-US" w:bidi="ar-SA"/></w:rPr><w:t>OE1; actividad 1.8</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509"/><w:gridCol w:w="2008"/><w:gridCol w:w="3094"/><w:gridCol w:w="2342"/></w:tblGrid><w:tr><w:trPr><w:tblHeader w:val="true"/><w:del w:id="20917" w:author="Unknown Author" w:date="2026-10-30T04:17:53Z"/><w:cantSplit w:val="true"/></w:trPr><w:tc><w:tcPr><w:tcW w:w="250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0919" w:author="Unknown Author" w:date="2026-10-30T04:17:53Z"></w:del></w:rPr></w:pPr><w:del w:id="20918" w:author="Unknown Author" w:date="2026-10-30T04:17:53Z"><w:r><w:rPr><w:b/><w:kern w:val="0"/><w:szCs w:val="24"/><w:lang w:val="es-CO" w:eastAsia="en-US" w:bidi="ar-SA"/></w:rPr><w:delText>Rubro</w:delText></w:r></w:del></w:p></w:tc><w:tc><w:tcPr><w:tcW w:w="200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0921" w:author="Unknown Author" w:date="2026-10-30T04:17:53Z"></w:del></w:rPr></w:pPr><w:del w:id="20920" w:author="Unknown Author" w:date="2026-10-30T04:17:53Z"><w:r><w:rPr><w:b/><w:kern w:val="0"/><w:szCs w:val="24"/><w:lang w:val="es-CO" w:eastAsia="en-US" w:bidi="ar-SA"/></w:rPr><w:delText>Valor solicitado al SGR</w:delText></w:r></w:del></w:p></w:tc><w:tc><w:tcPr><w:tcW w:w="309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0923" w:author="Unknown Author" w:date="2026-10-30T04:17:53Z"></w:del></w:rPr></w:pPr><w:del w:id="20922" w:author="Unknown Author" w:date="2026-10-30T04:17:53Z"><w:r><w:rPr><w:b/><w:kern w:val="0"/><w:szCs w:val="24"/><w:lang w:val="es-CO" w:eastAsia="en-US" w:bidi="ar-SA"/></w:rPr><w:delText>Justificación</w:delText></w:r></w:del></w:p></w:tc><w:tc><w:tcPr><w:tcW w:w="234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0925" w:author="Unknown Author" w:date="2026-10-30T04:17:53Z"></w:del></w:rPr></w:pPr><w:del w:id="20924" w:author="Unknown Author" w:date="2026-10-30T04:17:53Z"><w:r><w:rPr><w:b/><w:kern w:val="0"/><w:szCs w:val="24"/><w:lang w:val="es-CO" w:eastAsia="en-US" w:bidi="ar-SA"/></w:rPr><w:delText>Objetivo y actividades</w:delText></w:r></w:del></w:p></w:tc></w:tr><w:tr><w:trPr><w:del w:id="20926" w:author="Unknown Author" w:date="2026-10-30T04:17:53Z"/><w:cantSplit w:val="true"/></w:trPr><w:tc><w:tcPr><w:tcW w:w="2509" w:type="dxa"/><w:tcBorders></w:tcBorders></w:tcPr><w:p><w:pPr><w:pStyle w:val="Tabla9"/><w:widowControl/><w:jc w:val="left"/><w:rPr><w:kern w:val="0"/><w:szCs w:val="24"/><w:lang w:val="es-CO" w:eastAsia="en-US" w:bidi="ar-SA"/><w:del w:id="20928" w:author="Unknown Author" w:date="2026-10-30T04:17:53Z"></w:del></w:rPr></w:pPr><w:del w:id="20927" w:author="Unknown Author" w:date="2026-10-30T04:17:53Z"><w:r><w:rPr><w:kern w:val="0"/><w:szCs w:val="24"/><w:lang w:val="es-CO" w:eastAsia="en-US" w:bidi="ar-SA"/></w:rPr><w:delText>Talento humano</w:delText></w:r></w:del></w:p></w:tc><w:tc><w:tcPr><w:tcW w:w="2008" w:type="dxa"/><w:tcBorders></w:tcBorders></w:tcPr><w:p><w:pPr><w:pStyle w:val="Tabla9"/><w:widowControl/><w:jc w:val="left"/><w:rPr><w:kern w:val="0"/><w:szCs w:val="24"/><w:lang w:val="es-CO" w:eastAsia="en-US" w:bidi="ar-SA"/><w:del w:id="20930" w:author="Unknown Author" w:date="2026-10-30T04:17:53Z"></w:del></w:rPr></w:pPr><w:del w:id="20929" w:author="Unknown Author" w:date="2026-10-30T04:17:53Z"><w:r><w:rPr><w:kern w:val="0"/><w:szCs w:val="24"/><w:lang w:val="es-CO" w:eastAsia="en-US" w:bidi="ar-SA"/></w:rPr><w:delText>$ 4.994.880.000</w:delText></w:r></w:del></w:p></w:tc><w:tc><w:tcPr><w:tcW w:w="3094" w:type="dxa"/><w:tcBorders></w:tcBorders></w:tcPr><w:p><w:pPr><w:pStyle w:val="Tabla9"/><w:widowControl/><w:jc w:val="left"/><w:rPr><w:kern w:val="0"/><w:szCs w:val="24"/><w:lang w:val="es-CO" w:eastAsia="en-US" w:bidi="ar-SA"/><w:del w:id="20932" w:author="Unknown Author" w:date="2026-10-30T04:17:53Z"></w:del></w:rPr></w:pPr><w:del w:id="20931" w:author="Unknown Author" w:date="2026-10-30T04:17:53Z"><w:r><w:rPr><w:kern w:val="0"/><w:szCs w:val="24"/><w:lang w:val="es-CO" w:eastAsia="en-US" w:bidi="ar-SA"/></w:rPr><w:delText>Seis jóvenes investigadores, dos estudiantes de maestría y un doctor en estancia posdoctoral, con los montos del numeral 14.4, y 14 perfiles técnicos y de gestión que desarrollan, instalan, validan y transfieren la red y el laboratorio de modelación</w:delText></w:r></w:del></w:p></w:tc><w:tc><w:tcPr><w:tcW w:w="2342" w:type="dxa"/><w:tcBorders></w:tcBorders></w:tcPr><w:p><w:pPr><w:pStyle w:val="Tabla9"/><w:widowControl/><w:jc w:val="left"/><w:rPr><w:kern w:val="0"/><w:szCs w:val="24"/><w:lang w:val="es-CO" w:eastAsia="en-US" w:bidi="ar-SA"/><w:del w:id="20934" w:author="Unknown Author" w:date="2026-10-30T04:17:53Z"></w:del></w:rPr></w:pPr><w:del w:id="20933" w:author="Unknown Author" w:date="2026-10-30T04:17:53Z"><w:r><w:rPr><w:kern w:val="0"/><w:szCs w:val="24"/><w:lang w:val="es-CO" w:eastAsia="en-US" w:bidi="ar-SA"/></w:rPr><w:delText>OE1, OE2 y OE3; actividades 1.1 a 3.6</w:delText></w:r></w:del></w:p></w:tc></w:tr><w:tr><w:trPr><w:del w:id="20935" w:author="Unknown Author" w:date="2026-10-30T04:17:53Z"/><w:cantSplit w:val="true"/></w:trPr><w:tc><w:tcPr><w:tcW w:w="2509" w:type="dxa"/><w:tcBorders></w:tcBorders><w:shd w:color="auto" w:fill="F7F7F7" w:val="clear"/></w:tcPr><w:p><w:pPr><w:pStyle w:val="Tabla9"/><w:widowControl/><w:jc w:val="left"/><w:rPr><w:kern w:val="0"/><w:szCs w:val="24"/><w:lang w:val="es-CO" w:eastAsia="en-US" w:bidi="ar-SA"/><w:del w:id="20937" w:author="Unknown Author" w:date="2026-10-30T04:17:53Z"></w:del></w:rPr></w:pPr><w:del w:id="20936" w:author="Unknown Author" w:date="2026-10-30T04:17:53Z"><w:r><w:rPr><w:kern w:val="0"/><w:szCs w:val="24"/><w:lang w:val="es-CO" w:eastAsia="en-US" w:bidi="ar-SA"/></w:rPr><w:delText>Equipos y software</w:delText></w:r></w:del></w:p></w:tc><w:tc><w:tcPr><w:tcW w:w="2008" w:type="dxa"/><w:tcBorders></w:tcBorders><w:shd w:color="auto" w:fill="F7F7F7" w:val="clear"/></w:tcPr><w:p><w:pPr><w:pStyle w:val="Tabla9"/><w:widowControl/><w:jc w:val="left"/><w:rPr><w:kern w:val="0"/><w:szCs w:val="24"/><w:lang w:val="es-CO" w:eastAsia="en-US" w:bidi="ar-SA"/><w:del w:id="20939" w:author="Unknown Author" w:date="2026-10-30T04:17:53Z"></w:del></w:rPr></w:pPr><w:del w:id="20938" w:author="Unknown Author" w:date="2026-10-30T04:17:53Z"><w:r><w:rPr><w:kern w:val="0"/><w:szCs w:val="24"/><w:lang w:val="es-CO" w:eastAsia="en-US" w:bidi="ar-SA"/></w:rPr><w:delText>$ 2.443.000.000</w:delText></w:r></w:del></w:p></w:tc><w:tc><w:tcPr><w:tcW w:w="3094" w:type="dxa"/><w:tcBorders></w:tcBorders><w:shd w:color="auto" w:fill="F7F7F7" w:val="clear"/></w:tcPr><w:p><w:pPr><w:pStyle w:val="Tabla9"/><w:widowControl/><w:jc w:val="left"/><w:rPr><w:kern w:val="0"/><w:szCs w:val="24"/><w:lang w:val="es-CO" w:eastAsia="en-US" w:bidi="ar-SA"/><w:del w:id="20941" w:author="Unknown Author" w:date="2026-10-30T04:17:53Z"></w:del></w:rPr></w:pPr><w:del w:id="20940" w:author="Unknown Author" w:date="2026-10-30T04:17:53Z"><w:r><w:rPr><w:kern w:val="0"/><w:szCs w:val="24"/><w:lang w:val="es-CO" w:eastAsia="en-US" w:bidi="ar-SA"/></w:rPr><w:delText>Nodos, cabezales, kits solares, gateways, módulos satelitales, monitores de referencia, banco de calibración, estaciones de trabajo, nube y software, y el servidor, las estaciones meteorológicas, el dron, los monitores portátiles y las licencias del laboratorio (sección 7)</w:delText></w:r></w:del></w:p></w:tc><w:tc><w:tcPr><w:tcW w:w="2342" w:type="dxa"/><w:tcBorders></w:tcBorders><w:shd w:color="auto" w:fill="F7F7F7" w:val="clear"/></w:tcPr><w:p><w:pPr><w:pStyle w:val="Tabla9"/><w:widowControl/><w:jc w:val="left"/><w:rPr><w:kern w:val="0"/><w:szCs w:val="24"/><w:lang w:val="es-CO" w:eastAsia="en-US" w:bidi="ar-SA"/><w:del w:id="20943" w:author="Unknown Author" w:date="2026-10-30T04:17:53Z"></w:del></w:rPr></w:pPr><w:del w:id="20942" w:author="Unknown Author" w:date="2026-10-30T04:17:53Z"><w:r><w:rPr><w:kern w:val="0"/><w:szCs w:val="24"/><w:lang w:val="es-CO" w:eastAsia="en-US" w:bidi="ar-SA"/></w:rPr><w:delText>OE1 y OE2; actividades 1.2, 1.3, 1.4, 2.2, 2.3, 2.4, 2.6 y 2.7</w:delText></w:r></w:del></w:p></w:tc></w:tr><w:tr><w:trPr><w:del w:id="20944" w:author="Unknown Author" w:date="2026-10-30T04:17:53Z"/><w:cantSplit w:val="true"/></w:trPr><w:tc><w:tcPr><w:tcW w:w="2509" w:type="dxa"/><w:tcBorders></w:tcBorders></w:tcPr><w:p><w:pPr><w:pStyle w:val="Tabla9"/><w:widowControl/><w:jc w:val="left"/><w:rPr><w:kern w:val="0"/><w:szCs w:val="24"/><w:lang w:val="es-CO" w:eastAsia="en-US" w:bidi="ar-SA"/><w:del w:id="20946" w:author="Unknown Author" w:date="2026-10-30T04:17:53Z"></w:del></w:rPr></w:pPr><w:del w:id="20945" w:author="Unknown Author" w:date="2026-10-30T04:17:53Z"><w:r><w:rPr><w:kern w:val="0"/><w:szCs w:val="24"/><w:lang w:val="es-CO" w:eastAsia="en-US" w:bidi="ar-SA"/></w:rPr><w:delText>Capacitación y eventos</w:delText></w:r></w:del></w:p></w:tc><w:tc><w:tcPr><w:tcW w:w="2008" w:type="dxa"/><w:tcBorders></w:tcBorders></w:tcPr><w:p><w:pPr><w:pStyle w:val="Tabla9"/><w:widowControl/><w:jc w:val="left"/><w:rPr><w:kern w:val="0"/><w:szCs w:val="24"/><w:lang w:val="es-CO" w:eastAsia="en-US" w:bidi="ar-SA"/><w:del w:id="20948" w:author="Unknown Author" w:date="2026-10-30T04:17:53Z"></w:del></w:rPr></w:pPr><w:del w:id="20947" w:author="Unknown Author" w:date="2026-10-30T04:17:53Z"><w:r><w:rPr><w:kern w:val="0"/><w:szCs w:val="24"/><w:lang w:val="es-CO" w:eastAsia="en-US" w:bidi="ar-SA"/></w:rPr><w:delText>$ 300.000.000</w:delText></w:r></w:del></w:p></w:tc><w:tc><w:tcPr><w:tcW w:w="3094" w:type="dxa"/><w:tcBorders></w:tcBorders></w:tcPr><w:p><w:pPr><w:pStyle w:val="Tabla9"/><w:widowControl/><w:jc w:val="left"/><w:rPr><w:kern w:val="0"/><w:szCs w:val="24"/><w:lang w:val="es-CO" w:eastAsia="en-US" w:bidi="ar-SA"/><w:del w:id="20950" w:author="Unknown Author" w:date="2026-10-30T04:17:53Z"></w:del></w:rPr></w:pPr><w:del w:id="20949" w:author="Unknown Author" w:date="2026-10-30T04:17:53Z"><w:r><w:rPr><w:kern w:val="0"/><w:szCs w:val="24"/><w:lang w:val="es-CO" w:eastAsia="en-US" w:bidi="ar-SA"/></w:rPr><w:delText>Formación de custodios por tramo, laboratorios ciudadanos, eventos de apropiación social y talleres de evaluación previa de demolición</w:delText></w:r></w:del></w:p></w:tc><w:tc><w:tcPr><w:tcW w:w="2342" w:type="dxa"/><w:tcBorders></w:tcBorders></w:tcPr><w:p><w:pPr><w:pStyle w:val="Tabla9"/><w:widowControl/><w:jc w:val="left"/><w:rPr><w:kern w:val="0"/><w:szCs w:val="24"/><w:lang w:val="es-CO" w:eastAsia="en-US" w:bidi="ar-SA"/><w:del w:id="20952" w:author="Unknown Author" w:date="2026-10-30T04:17:53Z"></w:del></w:rPr></w:pPr><w:del w:id="20951" w:author="Unknown Author" w:date="2026-10-30T04:17:53Z"><w:r><w:rPr><w:kern w:val="0"/><w:szCs w:val="24"/><w:lang w:val="es-CO" w:eastAsia="en-US" w:bidi="ar-SA"/></w:rPr><w:delText>OE3; actividades 3.1 a 3.5</w:delText></w:r></w:del></w:p></w:tc></w:tr><w:tr><w:trPr><w:del w:id="20953" w:author="Unknown Author" w:date="2026-10-30T04:17:53Z"/><w:cantSplit w:val="true"/></w:trPr><w:tc><w:tcPr><w:tcW w:w="2509" w:type="dxa"/><w:tcBorders></w:tcBorders><w:shd w:color="auto" w:fill="F7F7F7" w:val="clear"/></w:tcPr><w:p><w:pPr><w:pStyle w:val="Tabla9"/><w:widowControl/><w:jc w:val="left"/><w:rPr><w:kern w:val="0"/><w:szCs w:val="24"/><w:lang w:val="es-CO" w:eastAsia="en-US" w:bidi="ar-SA"/><w:del w:id="20955" w:author="Unknown Author" w:date="2026-10-30T04:17:53Z"></w:del></w:rPr></w:pPr><w:del w:id="20954" w:author="Unknown Author" w:date="2026-10-30T04:17:53Z"><w:r><w:rPr><w:kern w:val="0"/><w:szCs w:val="24"/><w:lang w:val="es-CO" w:eastAsia="en-US" w:bidi="ar-SA"/></w:rPr><w:delText>Servicios tecnológicos y pruebas</w:delText></w:r></w:del></w:p></w:tc><w:tc><w:tcPr><w:tcW w:w="2008" w:type="dxa"/><w:tcBorders></w:tcBorders><w:shd w:color="auto" w:fill="F7F7F7" w:val="clear"/></w:tcPr><w:p><w:pPr><w:pStyle w:val="Tabla9"/><w:widowControl/><w:jc w:val="left"/><w:rPr><w:kern w:val="0"/><w:szCs w:val="24"/><w:lang w:val="es-CO" w:eastAsia="en-US" w:bidi="ar-SA"/><w:del w:id="20957" w:author="Unknown Author" w:date="2026-10-30T04:17:53Z"></w:del></w:rPr></w:pPr><w:del w:id="20956" w:author="Unknown Author" w:date="2026-10-30T04:17:53Z"><w:r><w:rPr><w:kern w:val="0"/><w:szCs w:val="24"/><w:lang w:val="es-CO" w:eastAsia="en-US" w:bidi="ar-SA"/></w:rPr><w:delText>$ 718.560.000</w:delText></w:r></w:del></w:p></w:tc><w:tc><w:tcPr><w:tcW w:w="3094" w:type="dxa"/><w:tcBorders></w:tcBorders><w:shd w:color="auto" w:fill="F7F7F7" w:val="clear"/></w:tcPr><w:p><w:pPr><w:pStyle w:val="Tabla9"/><w:widowControl/><w:jc w:val="left"/><w:rPr><w:kern w:val="0"/><w:szCs w:val="24"/><w:lang w:val="es-CO" w:eastAsia="en-US" w:bidi="ar-SA"/><w:del w:id="20959" w:author="Unknown Author" w:date="2026-10-30T04:17:53Z"></w:del></w:rPr></w:pPr><w:del w:id="20958" w:author="Unknown Author" w:date="2026-10-30T04:17:53Z"><w:r><w:rPr><w:kern w:val="0"/><w:szCs w:val="24"/><w:lang w:val="es-CO" w:eastAsia="en-US" w:bidi="ar-SA"/></w:rPr><w:delText>Gravimetría en laboratorio acreditado, auditorías de ciberseguridad, estudio de cobertura, evaluación externa, ensayo con laboratorio externo, enlaces de datos y satelital, campañas de medición en demoliciones, caracterización del polvo, cartografía y verificación independiente del modelo</w:delText></w:r></w:del></w:p></w:tc><w:tc><w:tcPr><w:tcW w:w="2342" w:type="dxa"/><w:tcBorders></w:tcBorders><w:shd w:color="auto" w:fill="F7F7F7" w:val="clear"/></w:tcPr><w:p><w:pPr><w:pStyle w:val="Tabla9"/><w:widowControl/><w:jc w:val="left"/><w:rPr><w:kern w:val="0"/><w:szCs w:val="24"/><w:lang w:val="es-CO" w:eastAsia="en-US" w:bidi="ar-SA"/><w:del w:id="20961" w:author="Unknown Author" w:date="2026-10-30T04:17:53Z"></w:del></w:rPr></w:pPr><w:del w:id="20960" w:author="Unknown Author" w:date="2026-10-30T04:17:53Z"><w:r><w:rPr><w:kern w:val="0"/><w:szCs w:val="24"/><w:lang w:val="es-CO" w:eastAsia="en-US" w:bidi="ar-SA"/></w:rPr><w:delText>OE1, OE2 y OE3; actividades 1.3, 1.4, 1.6, 1.7, 2.1, 2.2, 2.3, 2.4, 2.5 y 3.5</w:delText></w:r></w:del></w:p></w:tc></w:tr><w:tr><w:trPr><w:del w:id="20962" w:author="Unknown Author" w:date="2026-10-30T04:17:53Z"/><w:cantSplit w:val="true"/></w:trPr><w:tc><w:tcPr><w:tcW w:w="2509" w:type="dxa"/><w:tcBorders></w:tcBorders></w:tcPr><w:p><w:pPr><w:pStyle w:val="Tabla9"/><w:widowControl/><w:jc w:val="left"/><w:rPr><w:kern w:val="0"/><w:szCs w:val="24"/><w:lang w:val="es-CO" w:eastAsia="en-US" w:bidi="ar-SA"/><w:del w:id="20964" w:author="Unknown Author" w:date="2026-10-30T04:17:53Z"></w:del></w:rPr></w:pPr><w:del w:id="20963" w:author="Unknown Author" w:date="2026-10-30T04:17:53Z"><w:r><w:rPr><w:kern w:val="0"/><w:szCs w:val="24"/><w:lang w:val="es-CO" w:eastAsia="en-US" w:bidi="ar-SA"/></w:rPr><w:delText>Materiales, insumos y documentación</w:delText></w:r></w:del></w:p></w:tc><w:tc><w:tcPr><w:tcW w:w="2008" w:type="dxa"/><w:tcBorders></w:tcBorders></w:tcPr><w:p><w:pPr><w:pStyle w:val="Tabla9"/><w:widowControl/><w:jc w:val="left"/><w:rPr><w:kern w:val="0"/><w:szCs w:val="24"/><w:lang w:val="es-CO" w:eastAsia="en-US" w:bidi="ar-SA"/><w:del w:id="20966" w:author="Unknown Author" w:date="2026-10-30T04:17:53Z"></w:del></w:rPr></w:pPr><w:del w:id="20965" w:author="Unknown Author" w:date="2026-10-30T04:17:53Z"><w:r><w:rPr><w:kern w:val="0"/><w:szCs w:val="24"/><w:lang w:val="es-CO" w:eastAsia="en-US" w:bidi="ar-SA"/></w:rPr><w:delText>$ 228.400.000</w:delText></w:r></w:del></w:p></w:tc><w:tc><w:tcPr><w:tcW w:w="3094" w:type="dxa"/><w:tcBorders></w:tcBorders></w:tcPr><w:p><w:pPr><w:pStyle w:val="Tabla9"/><w:widowControl/><w:jc w:val="left"/><w:rPr><w:kern w:val="0"/><w:szCs w:val="24"/><w:lang w:val="es-CO" w:eastAsia="en-US" w:bidi="ar-SA"/><w:del w:id="20968" w:author="Unknown Author" w:date="2026-10-30T04:17:53Z"></w:del></w:rPr></w:pPr><w:del w:id="20967" w:author="Unknown Author" w:date="2026-10-30T04:17:53Z"><w:r><w:rPr><w:kern w:val="0"/><w:szCs w:val="24"/><w:lang w:val="es-CO" w:eastAsia="en-US" w:bidi="ar-SA"/></w:rPr><w:delText>Filtros de gravimetría, polvo de ensayo, cerramientos y mástiles, papelería de talleres, protección personal, repuestos y consumibles de las campañas de medición</w:delText></w:r></w:del></w:p></w:tc><w:tc><w:tcPr><w:tcW w:w="2342" w:type="dxa"/><w:tcBorders></w:tcBorders></w:tcPr><w:p><w:pPr><w:pStyle w:val="Tabla9"/><w:widowControl/><w:jc w:val="left"/><w:rPr><w:kern w:val="0"/><w:szCs w:val="24"/><w:lang w:val="es-CO" w:eastAsia="en-US" w:bidi="ar-SA"/><w:del w:id="20970" w:author="Unknown Author" w:date="2026-10-30T04:17:53Z"></w:del></w:rPr></w:pPr><w:del w:id="20969" w:author="Unknown Author" w:date="2026-10-30T04:17:53Z"><w:r><w:rPr><w:kern w:val="0"/><w:szCs w:val="24"/><w:lang w:val="es-CO" w:eastAsia="en-US" w:bidi="ar-SA"/></w:rPr><w:delText>OE1, OE2 y OE3</w:delText></w:r></w:del></w:p></w:tc></w:tr><w:tr><w:trPr><w:del w:id="20971" w:author="Unknown Author" w:date="2026-10-30T04:17:53Z"/><w:cantSplit w:val="true"/></w:trPr><w:tc><w:tcPr><w:tcW w:w="2509" w:type="dxa"/><w:tcBorders></w:tcBorders><w:shd w:color="auto" w:fill="F7F7F7" w:val="clear"/></w:tcPr><w:p><w:pPr><w:pStyle w:val="Tabla9"/><w:widowControl/><w:jc w:val="left"/><w:rPr><w:kern w:val="0"/><w:szCs w:val="24"/><w:lang w:val="es-CO" w:eastAsia="en-US" w:bidi="ar-SA"/><w:del w:id="20973" w:author="Unknown Author" w:date="2026-10-30T04:17:53Z"></w:del></w:rPr></w:pPr><w:del w:id="20972" w:author="Unknown Author" w:date="2026-10-30T04:17:53Z"><w:r><w:rPr><w:kern w:val="0"/><w:szCs w:val="24"/><w:lang w:val="es-CO" w:eastAsia="en-US" w:bidi="ar-SA"/></w:rPr><w:delText>Protección del conocimiento y divulgación</w:delText></w:r></w:del></w:p></w:tc><w:tc><w:tcPr><w:tcW w:w="2008" w:type="dxa"/><w:tcBorders></w:tcBorders><w:shd w:color="auto" w:fill="F7F7F7" w:val="clear"/></w:tcPr><w:p><w:pPr><w:pStyle w:val="Tabla9"/><w:widowControl/><w:jc w:val="left"/><w:rPr><w:kern w:val="0"/><w:szCs w:val="24"/><w:lang w:val="es-CO" w:eastAsia="en-US" w:bidi="ar-SA"/><w:del w:id="20975" w:author="Unknown Author" w:date="2026-10-30T04:17:53Z"></w:del></w:rPr></w:pPr><w:del w:id="20974" w:author="Unknown Author" w:date="2026-10-30T04:17:53Z"><w:r><w:rPr><w:kern w:val="0"/><w:szCs w:val="24"/><w:lang w:val="es-CO" w:eastAsia="en-US" w:bidi="ar-SA"/></w:rPr><w:delText>$ 197.500.000</w:delText></w:r></w:del></w:p></w:tc><w:tc><w:tcPr><w:tcW w:w="3094" w:type="dxa"/><w:tcBorders></w:tcBorders><w:shd w:color="auto" w:fill="F7F7F7" w:val="clear"/></w:tcPr><w:p><w:pPr><w:pStyle w:val="Tabla9"/><w:widowControl/><w:jc w:val="left"/><w:rPr><w:kern w:val="0"/><w:szCs w:val="24"/><w:lang w:val="es-CO" w:eastAsia="en-US" w:bidi="ar-SA"/><w:del w:id="20977" w:author="Unknown Author" w:date="2026-10-30T04:17:53Z"></w:del></w:rPr></w:pPr><w:del w:id="20976" w:author="Unknown Author" w:date="2026-10-30T04:17:53Z"><w:r><w:rPr><w:kern w:val="0"/><w:szCs w:val="24"/><w:lang w:val="es-CO" w:eastAsia="en-US" w:bidi="ar-SA"/></w:rPr><w:delText>Cartillas, consultoría en propiedad intelectual, registro ante la Dirección Nacional de Derecho de Autor del software de la red y del modelo predictivo, acceso abierto y publicaciones de divulgación</w:delText></w:r></w:del></w:p></w:tc><w:tc><w:tcPr><w:tcW w:w="2342" w:type="dxa"/><w:tcBorders></w:tcBorders><w:shd w:color="auto" w:fill="F7F7F7" w:val="clear"/></w:tcPr><w:p><w:pPr><w:pStyle w:val="Tabla9"/><w:widowControl/><w:jc w:val="left"/><w:rPr><w:kern w:val="0"/><w:szCs w:val="24"/><w:lang w:val="es-CO" w:eastAsia="en-US" w:bidi="ar-SA"/><w:del w:id="20979" w:author="Unknown Author" w:date="2026-10-30T04:17:53Z"></w:del></w:rPr></w:pPr><w:del w:id="20978" w:author="Unknown Author" w:date="2026-10-30T04:17:53Z"><w:r><w:rPr><w:kern w:val="0"/><w:szCs w:val="24"/><w:lang w:val="es-CO" w:eastAsia="en-US" w:bidi="ar-SA"/></w:rPr><w:delText>OE1 y OE3; actividades 1.6, 3.2, 3.4 y 3.5</w:delText></w:r></w:del></w:p></w:tc></w:tr><w:tr><w:trPr><w:del w:id="20980" w:author="Unknown Author" w:date="2026-10-30T04:17:53Z"/><w:cantSplit w:val="true"/></w:trPr><w:tc><w:tcPr><w:tcW w:w="2509" w:type="dxa"/><w:tcBorders></w:tcBorders></w:tcPr><w:p><w:pPr><w:pStyle w:val="Tabla9"/><w:widowControl/><w:jc w:val="left"/><w:rPr><w:kern w:val="0"/><w:szCs w:val="24"/><w:lang w:val="es-CO" w:eastAsia="en-US" w:bidi="ar-SA"/><w:del w:id="20982" w:author="Unknown Author" w:date="2026-10-30T04:17:53Z"></w:del></w:rPr></w:pPr><w:del w:id="20981" w:author="Unknown Author" w:date="2026-10-30T04:17:53Z"><w:r><w:rPr><w:kern w:val="0"/><w:szCs w:val="24"/><w:lang w:val="es-CO" w:eastAsia="en-US" w:bidi="ar-SA"/></w:rPr><w:delText>Gastos de viaje</w:delText></w:r></w:del></w:p></w:tc><w:tc><w:tcPr><w:tcW w:w="2008" w:type="dxa"/><w:tcBorders></w:tcBorders></w:tcPr><w:p><w:pPr><w:pStyle w:val="Tabla9"/><w:widowControl/><w:jc w:val="left"/><w:rPr><w:kern w:val="0"/><w:szCs w:val="24"/><w:lang w:val="es-CO" w:eastAsia="en-US" w:bidi="ar-SA"/><w:del w:id="20984" w:author="Unknown Author" w:date="2026-10-30T04:17:53Z"></w:del></w:rPr></w:pPr><w:del w:id="20983" w:author="Unknown Author" w:date="2026-10-30T04:17:53Z"><w:r><w:rPr><w:kern w:val="0"/><w:szCs w:val="24"/><w:lang w:val="es-CO" w:eastAsia="en-US" w:bidi="ar-SA"/></w:rPr><w:delText>$ 543.500.000</w:delText></w:r></w:del></w:p></w:tc><w:tc><w:tcPr><w:tcW w:w="3094" w:type="dxa"/><w:tcBorders></w:tcBorders></w:tcPr><w:p><w:pPr><w:pStyle w:val="Tabla9"/><w:widowControl/><w:jc w:val="left"/><w:rPr><w:kern w:val="0"/><w:szCs w:val="24"/><w:lang w:val="es-CO" w:eastAsia="en-US" w:bidi="ar-SA"/><w:del w:id="20986" w:author="Unknown Author" w:date="2026-10-30T04:17:53Z"></w:del></w:rPr></w:pPr><w:del w:id="20985" w:author="Unknown Author" w:date="2026-10-30T04:17:53Z"><w:r><w:rPr><w:kern w:val="0"/><w:szCs w:val="24"/><w:lang w:val="es-CO" w:eastAsia="en-US" w:bidi="ar-SA"/></w:rPr><w:delText>Tiquetes, viáticos y vehículos para instalar y mantener la red y para las campañas de medición en demoliciones en tres departamentos, y dos viajes internacionales de divulgación</w:delText></w:r></w:del></w:p></w:tc><w:tc><w:tcPr><w:tcW w:w="2342" w:type="dxa"/><w:tcBorders></w:tcBorders></w:tcPr><w:p><w:pPr><w:pStyle w:val="Tabla9"/><w:widowControl/><w:jc w:val="left"/><w:rPr><w:kern w:val="0"/><w:szCs w:val="24"/><w:lang w:val="es-CO" w:eastAsia="en-US" w:bidi="ar-SA"/><w:del w:id="20988" w:author="Unknown Author" w:date="2026-10-30T04:17:53Z"></w:del></w:rPr></w:pPr><w:del w:id="20987" w:author="Unknown Author" w:date="2026-10-30T04:17:53Z"><w:r><w:rPr><w:kern w:val="0"/><w:szCs w:val="24"/><w:lang w:val="es-CO" w:eastAsia="en-US" w:bidi="ar-SA"/></w:rPr><w:delText>OE1, OE2 y OE3</w:delText></w:r></w:del></w:p></w:tc></w:tr><w:tr><w:trPr><w:del w:id="20989" w:author="Unknown Author" w:date="2026-10-30T04:17:53Z"/><w:cantSplit w:val="true"/></w:trPr><w:tc><w:tcPr><w:tcW w:w="2509" w:type="dxa"/><w:tcBorders></w:tcBorders><w:shd w:color="auto" w:fill="F7F7F7" w:val="clear"/></w:tcPr><w:p><w:pPr><w:pStyle w:val="Tabla9"/><w:widowControl/><w:jc w:val="left"/><w:rPr><w:kern w:val="0"/><w:szCs w:val="24"/><w:lang w:val="es-CO" w:eastAsia="en-US" w:bidi="ar-SA"/><w:del w:id="20991" w:author="Unknown Author" w:date="2026-10-30T04:17:53Z"></w:del></w:rPr></w:pPr><w:del w:id="20990" w:author="Unknown Author" w:date="2026-10-30T04:17:53Z"><w:r><w:rPr><w:kern w:val="0"/><w:szCs w:val="24"/><w:lang w:val="es-CO" w:eastAsia="en-US" w:bidi="ar-SA"/></w:rPr><w:delText>Infraestructura</w:delText></w:r></w:del></w:p></w:tc><w:tc><w:tcPr><w:tcW w:w="2008" w:type="dxa"/><w:tcBorders></w:tcBorders><w:shd w:color="auto" w:fill="F7F7F7" w:val="clear"/></w:tcPr><w:p><w:pPr><w:pStyle w:val="Tabla9"/><w:widowControl/><w:jc w:val="left"/><w:rPr><w:kern w:val="0"/><w:szCs w:val="24"/><w:lang w:val="es-CO" w:eastAsia="en-US" w:bidi="ar-SA"/><w:del w:id="20993" w:author="Unknown Author" w:date="2026-10-30T04:17:53Z"></w:del></w:rPr></w:pPr><w:del w:id="20992" w:author="Unknown Author" w:date="2026-10-30T04:17:53Z"><w:r><w:rPr><w:kern w:val="0"/><w:szCs w:val="24"/><w:lang w:val="es-CO" w:eastAsia="en-US" w:bidi="ar-SA"/></w:rPr><w:delText>$ 132.000.000</w:delText></w:r></w:del></w:p></w:tc><w:tc><w:tcPr><w:tcW w:w="3094" w:type="dxa"/><w:tcBorders></w:tcBorders><w:shd w:color="auto" w:fill="F7F7F7" w:val="clear"/></w:tcPr><w:p><w:pPr><w:pStyle w:val="Tabla9"/><w:widowControl/><w:jc w:val="left"/><w:rPr><w:kern w:val="0"/><w:szCs w:val="24"/><w:lang w:val="es-CO" w:eastAsia="en-US" w:bidi="ar-SA"/><w:del w:id="20995" w:author="Unknown Author" w:date="2026-10-30T04:17:53Z"></w:del></w:rPr></w:pPr><w:del w:id="20994" w:author="Unknown Author" w:date="2026-10-30T04:17:53Z"><w:r><w:rPr><w:kern w:val="0"/><w:szCs w:val="24"/><w:lang w:val="es-CO" w:eastAsia="en-US" w:bidi="ar-SA"/></w:rPr><w:delText>Instalación en 110 sitios, mástiles y obra menor</w:delText></w:r></w:del></w:p></w:tc><w:tc><w:tcPr><w:tcW w:w="2342" w:type="dxa"/><w:tcBorders></w:tcBorders><w:shd w:color="auto" w:fill="F7F7F7" w:val="clear"/></w:tcPr><w:p><w:pPr><w:pStyle w:val="Tabla9"/><w:widowControl/><w:jc w:val="left"/><w:rPr><w:kern w:val="0"/><w:szCs w:val="24"/><w:lang w:val="es-CO" w:eastAsia="en-US" w:bidi="ar-SA"/><w:del w:id="20997" w:author="Unknown Author" w:date="2026-10-30T04:17:53Z"></w:del></w:rPr></w:pPr><w:del w:id="20996" w:author="Unknown Author" w:date="2026-10-30T04:17:53Z"><w:r><w:rPr><w:kern w:val="0"/><w:szCs w:val="24"/><w:lang w:val="es-CO" w:eastAsia="en-US" w:bidi="ar-SA"/></w:rPr><w:delText>OE1 y OE2; actividades 1.3, 2.3 y 2.4</w:delText></w:r></w:del></w:p></w:tc></w:tr><w:tr><w:trPr><w:del w:id="20998" w:author="Unknown Author" w:date="2026-10-30T04:17:53Z"/><w:cantSplit w:val="true"/></w:trPr><w:tc><w:tcPr><w:tcW w:w="2509" w:type="dxa"/><w:tcBorders></w:tcBorders></w:tcPr><w:p><w:pPr><w:pStyle w:val="Tabla9"/><w:widowControl/><w:jc w:val="left"/><w:rPr><w:kern w:val="0"/><w:szCs w:val="24"/><w:lang w:val="es-CO" w:eastAsia="en-US" w:bidi="ar-SA"/><w:del w:id="21000" w:author="Unknown Author" w:date="2026-10-30T04:17:53Z"></w:del></w:rPr></w:pPr><w:del w:id="20999" w:author="Unknown Author" w:date="2026-10-30T04:17:53Z"><w:r><w:rPr><w:kern w:val="0"/><w:szCs w:val="24"/><w:lang w:val="es-CO" w:eastAsia="en-US" w:bidi="ar-SA"/></w:rPr><w:delText>Administrativos</w:delText></w:r></w:del></w:p></w:tc><w:tc><w:tcPr><w:tcW w:w="2008" w:type="dxa"/><w:tcBorders></w:tcBorders></w:tcPr><w:p><w:pPr><w:pStyle w:val="Tabla9"/><w:widowControl/><w:jc w:val="left"/><w:rPr><w:kern w:val="0"/><w:szCs w:val="24"/><w:lang w:val="es-CO" w:eastAsia="en-US" w:bidi="ar-SA"/><w:del w:id="21002" w:author="Unknown Author" w:date="2026-10-30T04:17:53Z"></w:del></w:rPr></w:pPr><w:del w:id="21001" w:author="Unknown Author" w:date="2026-10-30T04:17:53Z"><w:r><w:rPr><w:kern w:val="0"/><w:szCs w:val="24"/><w:lang w:val="es-CO" w:eastAsia="en-US" w:bidi="ar-SA"/></w:rPr><w:delText>$ 273.000.000</w:delText></w:r></w:del></w:p></w:tc><w:tc><w:tcPr><w:tcW w:w="3094" w:type="dxa"/><w:tcBorders></w:tcBorders></w:tcPr><w:p><w:pPr><w:pStyle w:val="Tabla9"/><w:widowControl/><w:jc w:val="left"/><w:rPr><w:kern w:val="0"/><w:szCs w:val="24"/><w:lang w:val="es-CO" w:eastAsia="en-US" w:bidi="ar-SA"/><w:del w:id="21004" w:author="Unknown Author" w:date="2026-10-30T04:17:53Z"></w:del></w:rPr></w:pPr><w:del w:id="21003" w:author="Unknown Author" w:date="2026-10-30T04:17:53Z"><w:r><w:rPr><w:kern w:val="0"/><w:szCs w:val="24"/><w:lang w:val="es-CO" w:eastAsia="en-US" w:bidi="ar-SA"/></w:rPr><w:delText>Administración del proyecto e importación y nacionalización de equipos</w:delText></w:r></w:del></w:p></w:tc><w:tc><w:tcPr><w:tcW w:w="2342" w:type="dxa"/><w:tcBorders></w:tcBorders></w:tcPr><w:p><w:pPr><w:pStyle w:val="Tabla9"/><w:widowControl/><w:jc w:val="left"/><w:rPr><w:kern w:val="0"/><w:szCs w:val="24"/><w:lang w:val="es-CO" w:eastAsia="en-US" w:bidi="ar-SA"/><w:del w:id="21006" w:author="Unknown Author" w:date="2026-10-30T04:17:53Z"></w:del></w:rPr></w:pPr><w:del w:id="21005" w:author="Unknown Author" w:date="2026-10-30T04:17:53Z"><w:r><w:rPr><w:kern w:val="0"/><w:szCs w:val="24"/><w:lang w:val="es-CO" w:eastAsia="en-US" w:bidi="ar-SA"/></w:rPr><w:delText>Actividades 1.8, 2.8 y 3.6; 1.2, 2.3, 2.4 y 2.6</w:delText></w:r></w:del></w:p></w:tc></w:tr><w:tr><w:trPr><w:del w:id="21007" w:author="Unknown Author" w:date="2026-10-30T04:17:53Z"/><w:cantSplit w:val="true"/></w:trPr><w:tc><w:tcPr><w:tcW w:w="2509" w:type="dxa"/><w:tcBorders><w:bottom w:val="single" w:sz="12" w:space="0" w:color="2A3439"/></w:tcBorders><w:shd w:color="auto" w:fill="F7F7F7" w:val="clear"/></w:tcPr><w:p><w:pPr><w:pStyle w:val="Tabla9"/><w:keepNext w:val="true"/><w:widowControl/><w:jc w:val="left"/><w:rPr><w:kern w:val="0"/><w:szCs w:val="24"/><w:lang w:val="es-CO" w:eastAsia="en-US" w:bidi="ar-SA"/><w:del w:id="21009" w:author="Unknown Author" w:date="2026-10-30T04:17:53Z"></w:del></w:rPr></w:pPr><w:del w:id="21008" w:author="Unknown Author" w:date="2026-10-30T04:17:53Z"><w:r><w:rPr><w:kern w:val="0"/><w:szCs w:val="24"/><w:lang w:val="es-CO" w:eastAsia="en-US" w:bidi="ar-SA"/></w:rPr><w:delText>Seguimiento</w:delText></w:r></w:del></w:p></w:tc><w:tc><w:tcPr><w:tcW w:w="2008" w:type="dxa"/><w:tcBorders><w:bottom w:val="single" w:sz="12" w:space="0" w:color="2A3439"/></w:tcBorders><w:shd w:color="auto" w:fill="F7F7F7" w:val="clear"/></w:tcPr><w:p><w:pPr><w:pStyle w:val="Tabla9"/><w:keepNext w:val="true"/><w:widowControl/><w:jc w:val="left"/><w:rPr><w:kern w:val="0"/><w:szCs w:val="24"/><w:lang w:val="es-CO" w:eastAsia="en-US" w:bidi="ar-SA"/><w:del w:id="21011" w:author="Unknown Author" w:date="2026-10-30T04:17:53Z"></w:del></w:rPr></w:pPr><w:del w:id="21010" w:author="Unknown Author" w:date="2026-10-30T04:17:53Z"><w:r><w:rPr><w:kern w:val="0"/><w:szCs w:val="24"/><w:lang w:val="es-CO" w:eastAsia="en-US" w:bidi="ar-SA"/></w:rPr><w:delText>$ 192.000.000</w:delText></w:r></w:del></w:p></w:tc><w:tc><w:tcPr><w:tcW w:w="3094" w:type="dxa"/><w:tcBorders><w:bottom w:val="single" w:sz="12" w:space="0" w:color="2A3439"/></w:tcBorders><w:shd w:color="auto" w:fill="F7F7F7" w:val="clear"/></w:tcPr><w:p><w:pPr><w:pStyle w:val="Tabla9"/><w:keepNext w:val="true"/><w:widowControl/><w:jc w:val="left"/><w:rPr><w:kern w:val="0"/><w:szCs w:val="24"/><w:lang w:val="es-CO" w:eastAsia="en-US" w:bidi="ar-SA"/><w:del w:id="21013" w:author="Unknown Author" w:date="2026-10-30T04:17:53Z"></w:del></w:rPr></w:pPr><w:del w:id="21012" w:author="Unknown Author" w:date="2026-10-30T04:17:53Z"><w:r><w:rPr><w:kern w:val="0"/><w:szCs w:val="24"/><w:lang w:val="es-CO" w:eastAsia="en-US" w:bidi="ar-SA"/></w:rPr><w:delText>Apoyo a la supervisión y plataforma de seguimiento, estimados por perfil, dedicación y duración</w:delText></w:r></w:del></w:p></w:tc><w:tc><w:tcPr><w:tcW w:w="2342" w:type="dxa"/><w:tcBorders><w:bottom w:val="single" w:sz="12" w:space="0" w:color="2A3439"/></w:tcBorders><w:shd w:color="auto" w:fill="F7F7F7" w:val="clear"/></w:tcPr><w:p><w:pPr><w:pStyle w:val="Tabla9"/><w:keepNext w:val="true"/><w:widowControl/><w:jc w:val="left"/><w:rPr><w:kern w:val="0"/><w:szCs w:val="24"/><w:lang w:val="es-CO" w:eastAsia="en-US" w:bidi="ar-SA"/><w:del w:id="21015" w:author="Unknown Author" w:date="2026-10-30T04:17:53Z"></w:del></w:rPr></w:pPr><w:del w:id="21014" w:author="Unknown Author" w:date="2026-10-30T04:17:53Z"><w:r><w:rPr><w:kern w:val="0"/><w:szCs w:val="24"/><w:lang w:val="es-CO" w:eastAsia="en-US" w:bidi="ar-SA"/></w:rPr><w:delText>Actividades 1.8, 2.8 y 3.6</w:delText></w:r></w:del></w:p></w:tc></w:tr></w:tbl><w:p><w:pPr><w:pStyle w:val="TablaNota"/><w:rPr></w:rPr></w:pPr><w:r><w:rPr><w:i/><w:iCs/></w:rPr><w:t>Nota.</w:t></w:r><w:r><w:rPr></w:rPr><w:t xml:space="preserve"> Elaboración propia con las líneas del </w:t></w:r><w:ins w:id="21016" w:author="Unknown Author" w:date="2026-10-30T04:17:53Z"><w:r><w:rPr></w:rPr><w:t xml:space="preserve">Anexo 3 </w:t></w:r></w:ins><w:del w:id="21017" w:author="Unknown Author" w:date="2026-10-30T04:17:53Z"><w:r><w:rPr></w:rPr><w:delText xml:space="preserve">presupuesto del proyecto </w:delText></w:r></w:del><w:r><w:rPr></w:rPr><w:t>y el numeral 12.2 de los términos de referencia</w:t></w:r><w:ins w:id="21018" w:author="Unknown Author" w:date="2026-10-30T04:17:53Z"><w:r><w:rPr></w:rPr><w:t>. Las actividades son las principales que asigna el cronograma financiero del Anexo 3</w:t></w:r></w:ins><w:r><w:rPr></w:rPr><w:t>. No hay reserva de contingencia ni pólizas, porque los términos excluyen los seguros del apoyo del SGR.</w:t></w:r><w:bookmarkEnd w:id="311"/></w:p><w:p><w:pPr><w:pStyle w:val="Heading2"/><w:rPr></w:rPr></w:pPr><w:bookmarkStart w:id="315" w:name="X2cd3a1cc069708744a1d10f4ae8995f31568e55"/><w:r><w:rPr></w:rPr><w:t xml:space="preserve">28.2. Presupuesto por objetivo, por </w:t></w:r><w:ins w:id="21019" w:author="Unknown Author" w:date="2026-10-30T04:17:53Z"><w:r><w:rPr></w:rPr><w:t>municipio</w:t></w:r></w:ins><w:del w:id="21020" w:author="Unknown Author" w:date="2026-10-30T04:17:53Z"><w:r><w:rPr></w:rPr><w:delText>departamento</w:delText></w:r></w:del><w:r><w:rPr></w:rPr><w:t xml:space="preserve"> y por semestre</w:t></w:r></w:p><w:p><w:pPr><w:pStyle w:val="FirstParagraph"/><w:rPr></w:rPr></w:pPr><w:r><w:rPr></w:rPr><w:t xml:space="preserve">La Tabla 28.4 reparte el valor por objetivo específico. El objetivo específico </w:t></w:r><w:ins w:id="21021" w:author="Unknown Author" w:date="2026-10-30T04:17:53Z"><w:r><w:rPr></w:rPr><w:t>1</w:t></w:r></w:ins><w:del w:id="21022" w:author="Unknown Author" w:date="2026-10-30T04:17:53Z"><w:r><w:rPr></w:rPr><w:delText>2</w:delText></w:r></w:del><w:r><w:rPr></w:rPr><w:t xml:space="preserve"> concentra el mayor valor solicitado</w:t></w:r><w:ins w:id="21023" w:author="Unknown Author" w:date="2026-10-30T04:17:53Z"><w:r><w:rPr></w:rPr><w:t xml:space="preserve">. El Anexo 3 asigna a la actividad 1.2 la </w:t></w:r></w:ins><w:del w:id="21024" w:author="Unknown Author" w:date="2026-10-30T04:17:53Z"><w:r><w:rPr></w:rPr><w:delText xml:space="preserve">, porque contiene la </w:delText></w:r></w:del><w:r><w:rPr></w:rPr><w:t xml:space="preserve">compra de </w:t></w:r><w:ins w:id="21025" w:author="Unknown Author" w:date="2026-10-30T04:17:53Z"><w:r><w:rPr></w:rPr><w:t>los nodos, del conjunto de referencia y del banco de calibración. La gerencia, la administración y el seguimiento se registran en la actividad 1.8.</w:t></w:r></w:ins><w:del w:id="21026" w:author="Unknown Author" w:date="2026-10-30T04:17:53Z"><w:r><w:rPr></w:rPr><w:delText>nodos, gateways, plataforma y equipos del laboratorio. Las actividades de administración y apoyo a la supervisión se reparten por partes iguales entre los tres objetivos.</w:delText></w:r></w:del><w:r><w:rPr></w:rPr><w:t xml:space="preserve"> La Tabla 28.5 reparte el valor solicitado por </w:t></w:r><w:ins w:id="21027" w:author="Unknown Author" w:date="2026-10-30T04:17:53Z"><w:r><w:rPr></w:rPr><w:t>municipio</w:t></w:r></w:ins><w:del w:id="21028" w:author="Unknown Author" w:date="2026-10-30T04:17:53Z"><w:r><w:rPr></w:rPr><w:delText>departamento</w:delText></w:r></w:del><w:r><w:rPr></w:rPr><w:t xml:space="preserve">, de modo que cada </w:t></w:r><w:ins w:id="21029" w:author="Unknown Author" w:date="2026-10-30T04:17:53Z"><w:r><w:rPr></w:rPr><w:t>municipio</w:t></w:r></w:ins><w:del w:id="21030" w:author="Unknown Author" w:date="2026-10-30T04:17:53Z"><w:r><w:rPr></w:rPr><w:delText>departamento</w:delText></w:r></w:del><w:r><w:rPr></w:rPr><w:t xml:space="preserve"> verifica qué parte se ejecuta en su jurisdicción.</w:t></w:r></w:p><w:p><w:pPr><w:pStyle w:val="TablaRotulo"/><w:rPr></w:rPr></w:pPr><w:bookmarkStart w:id="316" w:name="rot_Tabla_28_4"/><w:r><w:rPr><w:b/><w:bCs/></w:rPr><w:t>Tabla 28.4</w:t></w:r><w:bookmarkEnd w:id="316"/></w:p><w:p><w:pPr><w:pStyle w:val="TablaTitulo"/><w:rPr></w:rPr></w:pPr><w:r><w:rPr><w:i/><w:iCs/></w:rPr><w:t>Valor del proyecto por objetivo específico</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572"/><w:gridCol w:w="2487"/><w:gridCol w:w="2407"/><w:gridCol w:w="2487"/></w:tblGrid><w:tr><w:trPr><w:tblHeader w:val="true"/><w:ins w:id="21031" w:author="Unknown Author" w:date="2026-10-30T04:17:53Z"/><w:cantSplit w:val="true"/></w:trPr><w:tc><w:tcPr><w:tcW w:w="257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1033" w:author="Unknown Author" w:date="2026-10-30T04:17:53Z"></w:ins></w:rPr></w:pPr><w:ins w:id="21032" w:author="Unknown Author" w:date="2026-10-30T04:17:53Z"><w:r><w:rPr><w:b/><w:kern w:val="0"/><w:szCs w:val="24"/><w:lang w:val="es-CO" w:eastAsia="en-US" w:bidi="ar-SA"/></w:rPr><w:t>Objetivo específico</w:t></w:r></w:ins></w:p></w:tc><w:tc><w:tcPr><w:tcW w:w="248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1035" w:author="Unknown Author" w:date="2026-10-30T04:17:53Z"></w:ins></w:rPr></w:pPr><w:ins w:id="21034" w:author="Unknown Author" w:date="2026-10-30T04:17:53Z"><w:r><w:rPr><w:b/><w:kern w:val="0"/><w:szCs w:val="24"/><w:lang w:val="es-CO" w:eastAsia="en-US" w:bidi="ar-SA"/></w:rPr><w:t>SGR (COP)</w:t></w:r></w:ins></w:p></w:tc><w:tc><w:tcPr><w:tcW w:w="240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1037" w:author="Unknown Author" w:date="2026-10-30T04:17:53Z"></w:ins></w:rPr></w:pPr><w:ins w:id="21036" w:author="Unknown Author" w:date="2026-10-30T04:17:53Z"><w:r><w:rPr><w:b/><w:kern w:val="0"/><w:szCs w:val="24"/><w:lang w:val="es-CO" w:eastAsia="en-US" w:bidi="ar-SA"/></w:rPr><w:t>Contrapartida (COP)</w:t></w:r></w:ins></w:p></w:tc><w:tc><w:tcPr><w:tcW w:w="248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1039" w:author="Unknown Author" w:date="2026-10-30T04:17:53Z"></w:ins></w:rPr></w:pPr><w:ins w:id="21038" w:author="Unknown Author" w:date="2026-10-30T04:17:53Z"><w:r><w:rPr><w:b/><w:kern w:val="0"/><w:szCs w:val="24"/><w:lang w:val="es-CO" w:eastAsia="en-US" w:bidi="ar-SA"/></w:rPr><w:t>Total (COP)</w:t></w:r></w:ins></w:p></w:tc></w:tr><w:tr><w:trPr><w:ins w:id="21040" w:author="Unknown Author" w:date="2026-10-30T04:17:53Z"/><w:cantSplit w:val="true"/></w:trPr><w:tc><w:tcPr><w:tcW w:w="2572" w:type="dxa"/><w:tcBorders></w:tcBorders></w:tcPr><w:p><w:pPr><w:pStyle w:val="Tabla9"/><w:widowControl/><w:jc w:val="left"/><w:rPr><w:kern w:val="0"/><w:szCs w:val="24"/><w:lang w:val="es-CO" w:eastAsia="en-US" w:bidi="ar-SA"/><w:ins w:id="21042" w:author="Unknown Author" w:date="2026-10-30T04:17:53Z"></w:ins></w:rPr></w:pPr><w:ins w:id="21041" w:author="Unknown Author" w:date="2026-10-30T04:17:53Z"><w:r><w:rPr><w:kern w:val="0"/><w:szCs w:val="24"/><w:lang w:val="es-CO" w:eastAsia="en-US" w:bidi="ar-SA"/></w:rPr><w:t>OE1. Medición verificada</w:t></w:r></w:ins></w:p></w:tc><w:tc><w:tcPr><w:tcW w:w="2487" w:type="dxa"/><w:tcBorders></w:tcBorders></w:tcPr><w:p><w:pPr><w:pStyle w:val="Tabla9"/><w:widowControl/><w:jc w:val="left"/><w:rPr><w:kern w:val="0"/><w:szCs w:val="24"/><w:lang w:val="es-CO" w:eastAsia="en-US" w:bidi="ar-SA"/><w:ins w:id="21044" w:author="Unknown Author" w:date="2026-10-30T04:17:53Z"></w:ins></w:rPr></w:pPr><w:ins w:id="21043" w:author="Unknown Author" w:date="2026-10-30T04:17:53Z"><w:r><w:rPr><w:kern w:val="0"/><w:szCs w:val="24"/><w:lang w:val="es-CO" w:eastAsia="en-US" w:bidi="ar-SA"/></w:rPr><w:t>$ 7.816.936.958</w:t></w:r></w:ins></w:p></w:tc><w:tc><w:tcPr><w:tcW w:w="2407" w:type="dxa"/><w:tcBorders></w:tcBorders></w:tcPr><w:p><w:pPr><w:pStyle w:val="Tabla9"/><w:widowControl/><w:jc w:val="left"/><w:rPr><w:kern w:val="0"/><w:szCs w:val="24"/><w:lang w:val="es-CO" w:eastAsia="en-US" w:bidi="ar-SA"/><w:ins w:id="21046" w:author="Unknown Author" w:date="2026-10-30T04:17:53Z"></w:ins></w:rPr></w:pPr><w:ins w:id="21045" w:author="Unknown Author" w:date="2026-10-30T04:17:53Z"><w:r><w:rPr><w:kern w:val="0"/><w:szCs w:val="24"/><w:lang w:val="es-CO" w:eastAsia="en-US" w:bidi="ar-SA"/></w:rPr><w:t>$ 1.050.000.000</w:t></w:r></w:ins></w:p></w:tc><w:tc><w:tcPr><w:tcW w:w="2487" w:type="dxa"/><w:tcBorders></w:tcBorders></w:tcPr><w:p><w:pPr><w:pStyle w:val="Tabla9"/><w:widowControl/><w:jc w:val="left"/><w:rPr><w:kern w:val="0"/><w:szCs w:val="24"/><w:lang w:val="es-CO" w:eastAsia="en-US" w:bidi="ar-SA"/><w:ins w:id="21048" w:author="Unknown Author" w:date="2026-10-30T04:17:53Z"></w:ins></w:rPr></w:pPr><w:ins w:id="21047" w:author="Unknown Author" w:date="2026-10-30T04:17:53Z"><w:r><w:rPr><w:kern w:val="0"/><w:szCs w:val="24"/><w:lang w:val="es-CO" w:eastAsia="en-US" w:bidi="ar-SA"/></w:rPr><w:t>$ 8.866.936.958</w:t></w:r></w:ins></w:p></w:tc></w:tr><w:tr><w:trPr><w:ins w:id="21049" w:author="Unknown Author" w:date="2026-10-30T04:17:53Z"/><w:cantSplit w:val="true"/></w:trPr><w:tc><w:tcPr><w:tcW w:w="2572" w:type="dxa"/><w:tcBorders></w:tcBorders><w:shd w:color="auto" w:fill="F7F7F7" w:val="clear"/></w:tcPr><w:p><w:pPr><w:pStyle w:val="Tabla9"/><w:widowControl/><w:jc w:val="left"/><w:rPr><w:kern w:val="0"/><w:szCs w:val="24"/><w:lang w:val="es-CO" w:eastAsia="en-US" w:bidi="ar-SA"/><w:ins w:id="21051" w:author="Unknown Author" w:date="2026-10-30T04:17:53Z"></w:ins></w:rPr></w:pPr><w:ins w:id="21050" w:author="Unknown Author" w:date="2026-10-30T04:17:53Z"><w:r><w:rPr><w:kern w:val="0"/><w:szCs w:val="24"/><w:lang w:val="es-CO" w:eastAsia="en-US" w:bidi="ar-SA"/></w:rPr><w:t>OE2. Disponibilidad de la red</w:t></w:r></w:ins></w:p></w:tc><w:tc><w:tcPr><w:tcW w:w="2487" w:type="dxa"/><w:tcBorders></w:tcBorders><w:shd w:color="auto" w:fill="F7F7F7" w:val="clear"/></w:tcPr><w:p><w:pPr><w:pStyle w:val="Tabla9"/><w:widowControl/><w:jc w:val="left"/><w:rPr><w:kern w:val="0"/><w:szCs w:val="24"/><w:lang w:val="es-CO" w:eastAsia="en-US" w:bidi="ar-SA"/><w:ins w:id="21053" w:author="Unknown Author" w:date="2026-10-30T04:17:53Z"></w:ins></w:rPr></w:pPr><w:ins w:id="21052" w:author="Unknown Author" w:date="2026-10-30T04:17:53Z"><w:r><w:rPr><w:kern w:val="0"/><w:szCs w:val="24"/><w:lang w:val="es-CO" w:eastAsia="en-US" w:bidi="ar-SA"/></w:rPr><w:t>$ 4.620.145.795</w:t></w:r></w:ins></w:p></w:tc><w:tc><w:tcPr><w:tcW w:w="2407" w:type="dxa"/><w:tcBorders></w:tcBorders><w:shd w:color="auto" w:fill="F7F7F7" w:val="clear"/></w:tcPr><w:p><w:pPr><w:pStyle w:val="Tabla9"/><w:widowControl/><w:jc w:val="left"/><w:rPr><w:kern w:val="0"/><w:szCs w:val="24"/><w:lang w:val="es-CO" w:eastAsia="en-US" w:bidi="ar-SA"/><w:ins w:id="21055" w:author="Unknown Author" w:date="2026-10-30T04:17:53Z"></w:ins></w:rPr></w:pPr><w:ins w:id="21054" w:author="Unknown Author" w:date="2026-10-30T04:17:53Z"><w:r><w:rPr><w:kern w:val="0"/><w:szCs w:val="24"/><w:lang w:val="es-CO" w:eastAsia="en-US" w:bidi="ar-SA"/></w:rPr><w:t>$ 144.000.000</w:t></w:r></w:ins></w:p></w:tc><w:tc><w:tcPr><w:tcW w:w="2487" w:type="dxa"/><w:tcBorders></w:tcBorders><w:shd w:color="auto" w:fill="F7F7F7" w:val="clear"/></w:tcPr><w:p><w:pPr><w:pStyle w:val="Tabla9"/><w:widowControl/><w:jc w:val="left"/><w:rPr><w:kern w:val="0"/><w:szCs w:val="24"/><w:lang w:val="es-CO" w:eastAsia="en-US" w:bidi="ar-SA"/><w:ins w:id="21057" w:author="Unknown Author" w:date="2026-10-30T04:17:53Z"></w:ins></w:rPr></w:pPr><w:ins w:id="21056" w:author="Unknown Author" w:date="2026-10-30T04:17:53Z"><w:r><w:rPr><w:kern w:val="0"/><w:szCs w:val="24"/><w:lang w:val="es-CO" w:eastAsia="en-US" w:bidi="ar-SA"/></w:rPr><w:t>$ 4.764.145.795</w:t></w:r></w:ins></w:p></w:tc></w:tr><w:tr><w:trPr><w:ins w:id="21058" w:author="Unknown Author" w:date="2026-10-30T04:17:53Z"/><w:cantSplit w:val="true"/></w:trPr><w:tc><w:tcPr><w:tcW w:w="2572" w:type="dxa"/><w:tcBorders></w:tcBorders></w:tcPr><w:p><w:pPr><w:pStyle w:val="Tabla9"/><w:widowControl/><w:jc w:val="left"/><w:rPr><w:kern w:val="0"/><w:szCs w:val="24"/><w:lang w:val="es-CO" w:eastAsia="en-US" w:bidi="ar-SA"/><w:ins w:id="21060" w:author="Unknown Author" w:date="2026-10-30T04:17:53Z"></w:ins></w:rPr></w:pPr><w:ins w:id="21059" w:author="Unknown Author" w:date="2026-10-30T04:17:53Z"><w:r><w:rPr><w:kern w:val="0"/><w:szCs w:val="24"/><w:lang w:val="es-CO" w:eastAsia="en-US" w:bidi="ar-SA"/></w:rPr><w:t>OE3. Uso institucional y custodia</w:t></w:r></w:ins></w:p></w:tc><w:tc><w:tcPr><w:tcW w:w="2487" w:type="dxa"/><w:tcBorders></w:tcBorders></w:tcPr><w:p><w:pPr><w:pStyle w:val="Tabla9"/><w:widowControl/><w:jc w:val="left"/><w:rPr><w:kern w:val="0"/><w:szCs w:val="24"/><w:lang w:val="es-CO" w:eastAsia="en-US" w:bidi="ar-SA"/><w:ins w:id="21062" w:author="Unknown Author" w:date="2026-10-30T04:17:53Z"></w:ins></w:rPr></w:pPr><w:ins w:id="21061" w:author="Unknown Author" w:date="2026-10-30T04:17:53Z"><w:r><w:rPr><w:kern w:val="0"/><w:szCs w:val="24"/><w:lang w:val="es-CO" w:eastAsia="en-US" w:bidi="ar-SA"/></w:rPr><w:t>$ 1.562.322.462</w:t></w:r></w:ins></w:p></w:tc><w:tc><w:tcPr><w:tcW w:w="2407" w:type="dxa"/><w:tcBorders></w:tcBorders></w:tcPr><w:p><w:pPr><w:pStyle w:val="Tabla9"/><w:widowControl/><w:jc w:val="left"/><w:rPr><w:kern w:val="0"/><w:szCs w:val="24"/><w:lang w:val="es-CO" w:eastAsia="en-US" w:bidi="ar-SA"/><w:ins w:id="21064" w:author="Unknown Author" w:date="2026-10-30T04:17:53Z"></w:ins></w:rPr></w:pPr><w:ins w:id="21063" w:author="Unknown Author" w:date="2026-10-30T04:17:53Z"><w:r><w:rPr><w:kern w:val="0"/><w:szCs w:val="24"/><w:lang w:val="es-CO" w:eastAsia="en-US" w:bidi="ar-SA"/></w:rPr><w:t>$ 320.000.000</w:t></w:r></w:ins></w:p></w:tc><w:tc><w:tcPr><w:tcW w:w="2487" w:type="dxa"/><w:tcBorders></w:tcBorders></w:tcPr><w:p><w:pPr><w:pStyle w:val="Tabla9"/><w:widowControl/><w:jc w:val="left"/><w:rPr><w:kern w:val="0"/><w:szCs w:val="24"/><w:lang w:val="es-CO" w:eastAsia="en-US" w:bidi="ar-SA"/><w:ins w:id="21066" w:author="Unknown Author" w:date="2026-10-30T04:17:53Z"></w:ins></w:rPr></w:pPr><w:ins w:id="21065" w:author="Unknown Author" w:date="2026-10-30T04:17:53Z"><w:r><w:rPr><w:kern w:val="0"/><w:szCs w:val="24"/><w:lang w:val="es-CO" w:eastAsia="en-US" w:bidi="ar-SA"/></w:rPr><w:t>$ 1.882.322.462</w:t></w:r></w:ins></w:p></w:tc></w:tr><w:tr><w:trPr><w:ins w:id="21067" w:author="Unknown Author" w:date="2026-10-30T04:17:53Z"/><w:cantSplit w:val="true"/></w:trPr><w:tc><w:tcPr><w:tcW w:w="2572" w:type="dxa"/><w:tcBorders><w:bottom w:val="single" w:sz="12" w:space="0" w:color="2A3439"/></w:tcBorders><w:shd w:color="auto" w:fill="F7F7F7" w:val="clear"/></w:tcPr><w:p><w:pPr><w:pStyle w:val="Tabla9"/><w:keepNext w:val="true"/><w:widowControl/><w:jc w:val="left"/><w:rPr><w:kern w:val="0"/><w:szCs w:val="24"/><w:lang w:val="es-CO" w:eastAsia="en-US" w:bidi="ar-SA"/><w:ins w:id="21069" w:author="Unknown Author" w:date="2026-10-30T04:17:53Z"></w:ins></w:rPr></w:pPr><w:ins w:id="21068" w:author="Unknown Author" w:date="2026-10-30T04:17:53Z"><w:r><w:rPr><w:b/><w:bCs/><w:kern w:val="0"/><w:szCs w:val="24"/><w:lang w:val="es-CO" w:eastAsia="en-US" w:bidi="ar-SA"/></w:rPr><w:t>Total</w:t></w:r></w:ins></w:p></w:tc><w:tc><w:tcPr><w:tcW w:w="2487" w:type="dxa"/><w:tcBorders><w:bottom w:val="single" w:sz="12" w:space="0" w:color="2A3439"/></w:tcBorders><w:shd w:color="auto" w:fill="F7F7F7" w:val="clear"/></w:tcPr><w:p><w:pPr><w:pStyle w:val="Tabla9"/><w:keepNext w:val="true"/><w:widowControl/><w:jc w:val="left"/><w:rPr><w:kern w:val="0"/><w:szCs w:val="24"/><w:lang w:val="es-CO" w:eastAsia="en-US" w:bidi="ar-SA"/><w:ins w:id="21071" w:author="Unknown Author" w:date="2026-10-30T04:17:53Z"></w:ins></w:rPr></w:pPr><w:ins w:id="21070" w:author="Unknown Author" w:date="2026-10-30T04:17:53Z"><w:r><w:rPr><w:b/><w:bCs/><w:kern w:val="0"/><w:szCs w:val="24"/><w:lang w:val="es-CO" w:eastAsia="en-US" w:bidi="ar-SA"/></w:rPr><w:t>$ 13.999.405.215</w:t></w:r></w:ins></w:p></w:tc><w:tc><w:tcPr><w:tcW w:w="2407" w:type="dxa"/><w:tcBorders><w:bottom w:val="single" w:sz="12" w:space="0" w:color="2A3439"/></w:tcBorders><w:shd w:color="auto" w:fill="F7F7F7" w:val="clear"/></w:tcPr><w:p><w:pPr><w:pStyle w:val="Tabla9"/><w:keepNext w:val="true"/><w:widowControl/><w:jc w:val="left"/><w:rPr><w:kern w:val="0"/><w:szCs w:val="24"/><w:lang w:val="es-CO" w:eastAsia="en-US" w:bidi="ar-SA"/><w:ins w:id="21073" w:author="Unknown Author" w:date="2026-10-30T04:17:53Z"></w:ins></w:rPr></w:pPr><w:ins w:id="21072" w:author="Unknown Author" w:date="2026-10-30T04:17:53Z"><w:r><w:rPr><w:b/><w:bCs/><w:kern w:val="0"/><w:szCs w:val="24"/><w:lang w:val="es-CO" w:eastAsia="en-US" w:bidi="ar-SA"/></w:rPr><w:t>$ 1.514.000.000</w:t></w:r></w:ins></w:p></w:tc><w:tc><w:tcPr><w:tcW w:w="2487" w:type="dxa"/><w:tcBorders><w:bottom w:val="single" w:sz="12" w:space="0" w:color="2A3439"/></w:tcBorders><w:shd w:color="auto" w:fill="F7F7F7" w:val="clear"/></w:tcPr><w:p><w:pPr><w:pStyle w:val="Tabla9"/><w:keepNext w:val="true"/><w:widowControl/><w:jc w:val="left"/><w:rPr><w:kern w:val="0"/><w:szCs w:val="24"/><w:lang w:val="es-CO" w:eastAsia="en-US" w:bidi="ar-SA"/><w:ins w:id="21075" w:author="Unknown Author" w:date="2026-10-30T04:17:53Z"></w:ins></w:rPr></w:pPr><w:ins w:id="21074" w:author="Unknown Author" w:date="2026-10-30T04:17:53Z"><w:r><w:rPr><w:b/><w:bCs/><w:kern w:val="0"/><w:szCs w:val="24"/><w:lang w:val="es-CO" w:eastAsia="en-US" w:bidi="ar-SA"/></w:rPr><w:t>$ 15.513.405.215</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572"/><w:gridCol w:w="2487"/><w:gridCol w:w="2407"/><w:gridCol w:w="2487"/></w:tblGrid><w:tr><w:trPr><w:tblHeader w:val="true"/><w:del w:id="21076" w:author="Unknown Author" w:date="2026-10-30T04:17:53Z"/><w:cantSplit w:val="true"/></w:trPr><w:tc><w:tcPr><w:tcW w:w="257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1078" w:author="Unknown Author" w:date="2026-10-30T04:17:53Z"></w:del></w:rPr></w:pPr><w:del w:id="21077" w:author="Unknown Author" w:date="2026-10-30T04:17:53Z"><w:r><w:rPr><w:b/><w:kern w:val="0"/><w:szCs w:val="24"/><w:lang w:val="es-CO" w:eastAsia="en-US" w:bidi="ar-SA"/></w:rPr><w:delText>Objetivo específico</w:delText></w:r></w:del></w:p></w:tc><w:tc><w:tcPr><w:tcW w:w="248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1080" w:author="Unknown Author" w:date="2026-10-30T04:17:53Z"></w:del></w:rPr></w:pPr><w:del w:id="21079" w:author="Unknown Author" w:date="2026-10-30T04:17:53Z"><w:r><w:rPr><w:b/><w:kern w:val="0"/><w:szCs w:val="24"/><w:lang w:val="es-CO" w:eastAsia="en-US" w:bidi="ar-SA"/></w:rPr><w:delText>SGR (COP)</w:delText></w:r></w:del></w:p></w:tc><w:tc><w:tcPr><w:tcW w:w="240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1082" w:author="Unknown Author" w:date="2026-10-30T04:17:53Z"></w:del></w:rPr></w:pPr><w:del w:id="21081" w:author="Unknown Author" w:date="2026-10-30T04:17:53Z"><w:r><w:rPr><w:b/><w:kern w:val="0"/><w:szCs w:val="24"/><w:lang w:val="es-CO" w:eastAsia="en-US" w:bidi="ar-SA"/></w:rPr><w:delText>Contrapartida (COP)</w:delText></w:r></w:del></w:p></w:tc><w:tc><w:tcPr><w:tcW w:w="248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1084" w:author="Unknown Author" w:date="2026-10-30T04:17:53Z"></w:del></w:rPr></w:pPr><w:del w:id="21083" w:author="Unknown Author" w:date="2026-10-30T04:17:53Z"><w:r><w:rPr><w:b/><w:kern w:val="0"/><w:szCs w:val="24"/><w:lang w:val="es-CO" w:eastAsia="en-US" w:bidi="ar-SA"/></w:rPr><w:delText>Total (COP)</w:delText></w:r></w:del></w:p></w:tc></w:tr><w:tr><w:trPr><w:del w:id="21085" w:author="Unknown Author" w:date="2026-10-30T04:17:53Z"/><w:cantSplit w:val="true"/></w:trPr><w:tc><w:tcPr><w:tcW w:w="2572" w:type="dxa"/><w:tcBorders></w:tcBorders></w:tcPr><w:p><w:pPr><w:pStyle w:val="Tabla9"/><w:widowControl/><w:jc w:val="left"/><w:rPr><w:kern w:val="0"/><w:szCs w:val="24"/><w:lang w:val="es-CO" w:eastAsia="en-US" w:bidi="ar-SA"/><w:del w:id="21087" w:author="Unknown Author" w:date="2026-10-30T04:17:53Z"></w:del></w:rPr></w:pPr><w:del w:id="21086" w:author="Unknown Author" w:date="2026-10-30T04:17:53Z"><w:r><w:rPr><w:kern w:val="0"/><w:szCs w:val="24"/><w:lang w:val="es-CO" w:eastAsia="en-US" w:bidi="ar-SA"/></w:rPr><w:delText>OE1. Medición verificada</w:delText></w:r></w:del></w:p></w:tc><w:tc><w:tcPr><w:tcW w:w="2487" w:type="dxa"/><w:tcBorders></w:tcBorders></w:tcPr><w:p><w:pPr><w:pStyle w:val="Tabla9"/><w:widowControl/><w:jc w:val="left"/><w:rPr><w:kern w:val="0"/><w:szCs w:val="24"/><w:lang w:val="es-CO" w:eastAsia="en-US" w:bidi="ar-SA"/><w:del w:id="21089" w:author="Unknown Author" w:date="2026-10-30T04:17:53Z"></w:del></w:rPr></w:pPr><w:del w:id="21088" w:author="Unknown Author" w:date="2026-10-30T04:17:53Z"><w:r><w:rPr><w:kern w:val="0"/><w:szCs w:val="24"/><w:lang w:val="es-CO" w:eastAsia="en-US" w:bidi="ar-SA"/></w:rPr><w:delText>$ 3.152.014.666</w:delText></w:r></w:del></w:p></w:tc><w:tc><w:tcPr><w:tcW w:w="2407" w:type="dxa"/><w:tcBorders></w:tcBorders></w:tcPr><w:p><w:pPr><w:pStyle w:val="Tabla9"/><w:widowControl/><w:jc w:val="left"/><w:rPr><w:kern w:val="0"/><w:szCs w:val="24"/><w:lang w:val="es-CO" w:eastAsia="en-US" w:bidi="ar-SA"/><w:del w:id="21091" w:author="Unknown Author" w:date="2026-10-30T04:17:53Z"></w:del></w:rPr></w:pPr><w:del w:id="21090" w:author="Unknown Author" w:date="2026-10-30T04:17:53Z"><w:r><w:rPr><w:kern w:val="0"/><w:szCs w:val="24"/><w:lang w:val="es-CO" w:eastAsia="en-US" w:bidi="ar-SA"/></w:rPr><w:delText>$ 714.666.666</w:delText></w:r></w:del></w:p></w:tc><w:tc><w:tcPr><w:tcW w:w="2487" w:type="dxa"/><w:tcBorders></w:tcBorders></w:tcPr><w:p><w:pPr><w:pStyle w:val="Tabla9"/><w:widowControl/><w:jc w:val="left"/><w:rPr><w:kern w:val="0"/><w:szCs w:val="24"/><w:lang w:val="es-CO" w:eastAsia="en-US" w:bidi="ar-SA"/><w:del w:id="21093" w:author="Unknown Author" w:date="2026-10-30T04:17:53Z"></w:del></w:rPr></w:pPr><w:del w:id="21092" w:author="Unknown Author" w:date="2026-10-30T04:17:53Z"><w:r><w:rPr><w:kern w:val="0"/><w:szCs w:val="24"/><w:lang w:val="es-CO" w:eastAsia="en-US" w:bidi="ar-SA"/></w:rPr><w:delText>$ 3.866.681.332</w:delText></w:r></w:del></w:p></w:tc></w:tr><w:tr><w:trPr><w:del w:id="21094" w:author="Unknown Author" w:date="2026-10-30T04:17:53Z"/><w:cantSplit w:val="true"/></w:trPr><w:tc><w:tcPr><w:tcW w:w="2572" w:type="dxa"/><w:tcBorders></w:tcBorders><w:shd w:color="auto" w:fill="F7F7F7" w:val="clear"/></w:tcPr><w:p><w:pPr><w:pStyle w:val="Tabla9"/><w:widowControl/><w:jc w:val="left"/><w:rPr><w:kern w:val="0"/><w:szCs w:val="24"/><w:lang w:val="es-CO" w:eastAsia="en-US" w:bidi="ar-SA"/><w:del w:id="21096" w:author="Unknown Author" w:date="2026-10-30T04:17:53Z"></w:del></w:rPr></w:pPr><w:del w:id="21095" w:author="Unknown Author" w:date="2026-10-30T04:17:53Z"><w:r><w:rPr><w:kern w:val="0"/><w:szCs w:val="24"/><w:lang w:val="es-CO" w:eastAsia="en-US" w:bidi="ar-SA"/></w:rPr><w:delText>OE2. Disponibilidad de la red</w:delText></w:r></w:del></w:p></w:tc><w:tc><w:tcPr><w:tcW w:w="2487" w:type="dxa"/><w:tcBorders></w:tcBorders><w:shd w:color="auto" w:fill="F7F7F7" w:val="clear"/></w:tcPr><w:p><w:pPr><w:pStyle w:val="Tabla9"/><w:widowControl/><w:jc w:val="left"/><w:rPr><w:kern w:val="0"/><w:szCs w:val="24"/><w:lang w:val="es-CO" w:eastAsia="en-US" w:bidi="ar-SA"/><w:del w:id="21098" w:author="Unknown Author" w:date="2026-10-30T04:17:53Z"></w:del></w:rPr></w:pPr><w:del w:id="21097" w:author="Unknown Author" w:date="2026-10-30T04:17:53Z"><w:r><w:rPr><w:kern w:val="0"/><w:szCs w:val="24"/><w:lang w:val="es-CO" w:eastAsia="en-US" w:bidi="ar-SA"/></w:rPr><w:delText>$ 5.005.325.334</w:delText></w:r></w:del></w:p></w:tc><w:tc><w:tcPr><w:tcW w:w="2407" w:type="dxa"/><w:tcBorders></w:tcBorders><w:shd w:color="auto" w:fill="F7F7F7" w:val="clear"/></w:tcPr><w:p><w:pPr><w:pStyle w:val="Tabla9"/><w:widowControl/><w:jc w:val="left"/><w:rPr><w:kern w:val="0"/><w:szCs w:val="24"/><w:lang w:val="es-CO" w:eastAsia="en-US" w:bidi="ar-SA"/><w:del w:id="21100" w:author="Unknown Author" w:date="2026-10-30T04:17:53Z"></w:del></w:rPr></w:pPr><w:del w:id="21099" w:author="Unknown Author" w:date="2026-10-30T04:17:53Z"><w:r><w:rPr><w:kern w:val="0"/><w:szCs w:val="24"/><w:lang w:val="es-CO" w:eastAsia="en-US" w:bidi="ar-SA"/></w:rPr><w:delText>$ 1.209.333.334</w:delText></w:r></w:del></w:p></w:tc><w:tc><w:tcPr><w:tcW w:w="2487" w:type="dxa"/><w:tcBorders></w:tcBorders><w:shd w:color="auto" w:fill="F7F7F7" w:val="clear"/></w:tcPr><w:p><w:pPr><w:pStyle w:val="Tabla9"/><w:widowControl/><w:jc w:val="left"/><w:rPr><w:kern w:val="0"/><w:szCs w:val="24"/><w:lang w:val="es-CO" w:eastAsia="en-US" w:bidi="ar-SA"/><w:del w:id="21102" w:author="Unknown Author" w:date="2026-10-30T04:17:53Z"></w:del></w:rPr></w:pPr><w:del w:id="21101" w:author="Unknown Author" w:date="2026-10-30T04:17:53Z"><w:r><w:rPr><w:kern w:val="0"/><w:szCs w:val="24"/><w:lang w:val="es-CO" w:eastAsia="en-US" w:bidi="ar-SA"/></w:rPr><w:delText>$ 6.214.658.668</w:delText></w:r></w:del></w:p></w:tc></w:tr><w:tr><w:trPr><w:del w:id="21103" w:author="Unknown Author" w:date="2026-10-30T04:17:53Z"/><w:cantSplit w:val="true"/></w:trPr><w:tc><w:tcPr><w:tcW w:w="2572" w:type="dxa"/><w:tcBorders></w:tcBorders></w:tcPr><w:p><w:pPr><w:pStyle w:val="Tabla9"/><w:widowControl/><w:jc w:val="left"/><w:rPr><w:kern w:val="0"/><w:szCs w:val="24"/><w:lang w:val="es-CO" w:eastAsia="en-US" w:bidi="ar-SA"/><w:del w:id="21105" w:author="Unknown Author" w:date="2026-10-30T04:17:53Z"></w:del></w:rPr></w:pPr><w:del w:id="21104" w:author="Unknown Author" w:date="2026-10-30T04:17:53Z"><w:r><w:rPr><w:kern w:val="0"/><w:szCs w:val="24"/><w:lang w:val="es-CO" w:eastAsia="en-US" w:bidi="ar-SA"/></w:rPr><w:delText>OE3. Uso institucional y custodia</w:delText></w:r></w:del></w:p></w:tc><w:tc><w:tcPr><w:tcW w:w="2487" w:type="dxa"/><w:tcBorders></w:tcBorders></w:tcPr><w:p><w:pPr><w:pStyle w:val="Tabla9"/><w:widowControl/><w:jc w:val="left"/><w:rPr><w:kern w:val="0"/><w:szCs w:val="24"/><w:lang w:val="es-CO" w:eastAsia="en-US" w:bidi="ar-SA"/><w:del w:id="21107" w:author="Unknown Author" w:date="2026-10-30T04:17:53Z"></w:del></w:rPr></w:pPr><w:del w:id="21106" w:author="Unknown Author" w:date="2026-10-30T04:17:53Z"><w:r><w:rPr><w:kern w:val="0"/><w:szCs w:val="24"/><w:lang w:val="es-CO" w:eastAsia="en-US" w:bidi="ar-SA"/></w:rPr><w:delText>$ 1.865.500.000</w:delText></w:r></w:del></w:p></w:tc><w:tc><w:tcPr><w:tcW w:w="2407" w:type="dxa"/><w:tcBorders></w:tcBorders></w:tcPr><w:p><w:pPr><w:pStyle w:val="Tabla9"/><w:widowControl/><w:jc w:val="left"/><w:rPr><w:kern w:val="0"/><w:szCs w:val="24"/><w:lang w:val="es-CO" w:eastAsia="en-US" w:bidi="ar-SA"/><w:del w:id="21109" w:author="Unknown Author" w:date="2026-10-30T04:17:53Z"></w:del></w:rPr></w:pPr><w:del w:id="21108" w:author="Unknown Author" w:date="2026-10-30T04:17:53Z"><w:r><w:rPr><w:kern w:val="0"/><w:szCs w:val="24"/><w:lang w:val="es-CO" w:eastAsia="en-US" w:bidi="ar-SA"/></w:rPr><w:delText>$ 450.000.000</w:delText></w:r></w:del></w:p></w:tc><w:tc><w:tcPr><w:tcW w:w="2487" w:type="dxa"/><w:tcBorders></w:tcBorders></w:tcPr><w:p><w:pPr><w:pStyle w:val="Tabla9"/><w:widowControl/><w:jc w:val="left"/><w:rPr><w:kern w:val="0"/><w:szCs w:val="24"/><w:lang w:val="es-CO" w:eastAsia="en-US" w:bidi="ar-SA"/><w:del w:id="21111" w:author="Unknown Author" w:date="2026-10-30T04:17:53Z"></w:del></w:rPr></w:pPr><w:del w:id="21110" w:author="Unknown Author" w:date="2026-10-30T04:17:53Z"><w:r><w:rPr><w:kern w:val="0"/><w:szCs w:val="24"/><w:lang w:val="es-CO" w:eastAsia="en-US" w:bidi="ar-SA"/></w:rPr><w:delText>$ 2.315.500.000</w:delText></w:r></w:del></w:p></w:tc></w:tr><w:tr><w:trPr><w:del w:id="21112" w:author="Unknown Author" w:date="2026-10-30T04:17:53Z"/><w:cantSplit w:val="true"/></w:trPr><w:tc><w:tcPr><w:tcW w:w="2572" w:type="dxa"/><w:tcBorders><w:bottom w:val="single" w:sz="12" w:space="0" w:color="2A3439"/></w:tcBorders><w:shd w:color="auto" w:fill="F7F7F7" w:val="clear"/></w:tcPr><w:p><w:pPr><w:pStyle w:val="Tabla9"/><w:keepNext w:val="true"/><w:widowControl/><w:jc w:val="left"/><w:rPr><w:kern w:val="0"/><w:szCs w:val="24"/><w:lang w:val="es-CO" w:eastAsia="en-US" w:bidi="ar-SA"/><w:del w:id="21114" w:author="Unknown Author" w:date="2026-10-30T04:17:53Z"></w:del></w:rPr></w:pPr><w:del w:id="21113" w:author="Unknown Author" w:date="2026-10-30T04:17:53Z"><w:r><w:rPr><w:b/><w:bCs/><w:kern w:val="0"/><w:szCs w:val="24"/><w:lang w:val="es-CO" w:eastAsia="en-US" w:bidi="ar-SA"/></w:rPr><w:delText>Total</w:delText></w:r></w:del></w:p></w:tc><w:tc><w:tcPr><w:tcW w:w="2487" w:type="dxa"/><w:tcBorders><w:bottom w:val="single" w:sz="12" w:space="0" w:color="2A3439"/></w:tcBorders><w:shd w:color="auto" w:fill="F7F7F7" w:val="clear"/></w:tcPr><w:p><w:pPr><w:pStyle w:val="Tabla9"/><w:keepNext w:val="true"/><w:widowControl/><w:jc w:val="left"/><w:rPr><w:kern w:val="0"/><w:szCs w:val="24"/><w:lang w:val="es-CO" w:eastAsia="en-US" w:bidi="ar-SA"/><w:del w:id="21116" w:author="Unknown Author" w:date="2026-10-30T04:17:53Z"></w:del></w:rPr></w:pPr><w:del w:id="21115" w:author="Unknown Author" w:date="2026-10-30T04:17:53Z"><w:r><w:rPr><w:b/><w:bCs/><w:kern w:val="0"/><w:szCs w:val="24"/><w:lang w:val="es-CO" w:eastAsia="en-US" w:bidi="ar-SA"/></w:rPr><w:delText>$ 10.022.840.000</w:delText></w:r></w:del></w:p></w:tc><w:tc><w:tcPr><w:tcW w:w="2407" w:type="dxa"/><w:tcBorders><w:bottom w:val="single" w:sz="12" w:space="0" w:color="2A3439"/></w:tcBorders><w:shd w:color="auto" w:fill="F7F7F7" w:val="clear"/></w:tcPr><w:p><w:pPr><w:pStyle w:val="Tabla9"/><w:keepNext w:val="true"/><w:widowControl/><w:jc w:val="left"/><w:rPr><w:kern w:val="0"/><w:szCs w:val="24"/><w:lang w:val="es-CO" w:eastAsia="en-US" w:bidi="ar-SA"/><w:del w:id="21118" w:author="Unknown Author" w:date="2026-10-30T04:17:53Z"></w:del></w:rPr></w:pPr><w:del w:id="21117" w:author="Unknown Author" w:date="2026-10-30T04:17:53Z"><w:r><w:rPr><w:b/><w:bCs/><w:kern w:val="0"/><w:szCs w:val="24"/><w:lang w:val="es-CO" w:eastAsia="en-US" w:bidi="ar-SA"/></w:rPr><w:delText>$ 2.374.000.000</w:delText></w:r></w:del></w:p></w:tc><w:tc><w:tcPr><w:tcW w:w="2487" w:type="dxa"/><w:tcBorders><w:bottom w:val="single" w:sz="12" w:space="0" w:color="2A3439"/></w:tcBorders><w:shd w:color="auto" w:fill="F7F7F7" w:val="clear"/></w:tcPr><w:p><w:pPr><w:pStyle w:val="Tabla9"/><w:keepNext w:val="true"/><w:widowControl/><w:jc w:val="left"/><w:rPr><w:kern w:val="0"/><w:szCs w:val="24"/><w:lang w:val="es-CO" w:eastAsia="en-US" w:bidi="ar-SA"/><w:del w:id="21120" w:author="Unknown Author" w:date="2026-10-30T04:17:53Z"></w:del></w:rPr></w:pPr><w:del w:id="21119" w:author="Unknown Author" w:date="2026-10-30T04:17:53Z"><w:r><w:rPr><w:b/><w:bCs/><w:kern w:val="0"/><w:szCs w:val="24"/><w:lang w:val="es-CO" w:eastAsia="en-US" w:bidi="ar-SA"/></w:rPr><w:delText>$ 12.396.840.000</w:delText></w:r></w:del></w:p></w:tc></w:tr></w:tbl><w:p><w:pPr><w:pStyle w:val="TablaNota"/><w:rPr><w:ins w:id="21123" w:author="Unknown Author" w:date="2026-10-30T04:17:53Z"></w:ins></w:rPr></w:pPr><w:ins w:id="21121" w:author="Unknown Author" w:date="2026-10-30T04:17:53Z"><w:r><w:rPr><w:i/><w:iCs/></w:rPr><w:t>Nota.</w:t></w:r></w:ins><w:ins w:id="21122" w:author="Unknown Author" w:date="2026-10-30T04:17:53Z"><w:r><w:rPr></w:rPr><w:t xml:space="preserve"> Elaboración propia con el Anexo 3. Cada partida se asigna a su actividad principal, como en la hoja «Cronograma financiero» del Anexo 3; la administración y el seguimiento se registran en la actividad 1.8.</w:t></w:r></w:ins></w:p><w:p><w:pPr><w:pStyle w:val="TablaNota"/><w:rPr><w:del w:id="21126" w:author="Unknown Author" w:date="2026-10-30T04:17:53Z"></w:del></w:rPr></w:pPr><w:del w:id="21124" w:author="Unknown Author" w:date="2026-10-30T04:17:53Z"><w:r><w:rPr><w:i/><w:iCs/></w:rPr><w:delText>Nota.</w:delText></w:r></w:del><w:del w:id="21125" w:author="Unknown Author" w:date="2026-10-30T04:17:53Z"><w:r><w:rPr></w:rPr><w:delText xml:space="preserve"> Elaboración propia. Las actividades de administración y apoyo a la supervisión se reparten por partes iguales entre los tres objetivos.</w:delText></w:r></w:del></w:p><w:p><w:pPr><w:pStyle w:val="TablaNota"/><w:rPr></w:rPr></w:pPr><w:bookmarkStart w:id="317" w:name="rot_Tabla_28_5"/><w:r><w:rPr><w:b/><w:bCs/></w:rPr><w:t>Tabla 28.5</w:t></w:r><w:bookmarkEnd w:id="317"/></w:p><w:p><w:pPr><w:pStyle w:val="TablaTitulo"/><w:rPr></w:rPr></w:pPr><w:r><w:rPr><w:i/><w:iCs/></w:rPr><w:t xml:space="preserve">Valor solicitado al SGR por rubro y </w:t></w:r><w:ins w:id="21127" w:author="Unknown Author" w:date="2026-10-30T04:17:53Z"><w:r><w:rPr><w:i/><w:iCs/></w:rPr><w:t>municipio, según la localización que declara el Anexo 3</w:t></w:r></w:ins><w:del w:id="21128" w:author="Unknown Author" w:date="2026-10-30T04:17:53Z"><w:r><w:rPr><w:i/><w:iCs/></w:rPr><w:delText>departamento</w:delText></w:r></w:del></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156"/><w:gridCol w:w="1741"/><w:gridCol w:w="1742"/><w:gridCol w:w="2157"/><w:gridCol w:w="2158"/></w:tblGrid><w:tr><w:trPr><w:tblHeader w:val="true"/><w:ins w:id="21129" w:author="Unknown Author" w:date="2026-10-30T04:17:53Z"/><w:cantSplit w:val="true"/></w:trPr><w:tc><w:tcPr><w:tcW w:w="2156"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1131" w:author="Unknown Author" w:date="2026-10-30T04:17:53Z"></w:ins></w:rPr></w:pPr><w:ins w:id="21130" w:author="Unknown Author" w:date="2026-10-30T04:17:53Z"><w:r><w:rPr><w:b/><w:kern w:val="0"/><w:szCs w:val="24"/><w:lang w:val="es-CO" w:eastAsia="en-US" w:bidi="ar-SA"/></w:rPr><w:t>Rubro</w:t></w:r></w:ins></w:p></w:tc><w:tc><w:tcPr><w:tcW w:w="174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1133" w:author="Unknown Author" w:date="2026-10-30T04:17:53Z"></w:ins></w:rPr></w:pPr><w:ins w:id="21132" w:author="Unknown Author" w:date="2026-10-30T04:17:53Z"><w:r><w:rPr><w:b/><w:kern w:val="0"/><w:szCs w:val="24"/><w:lang w:val="es-CO" w:eastAsia="en-US" w:bidi="ar-SA"/></w:rPr><w:t>Manizales (Caldas)</w:t></w:r></w:ins></w:p></w:tc><w:tc><w:tcPr><w:tcW w:w="174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1135" w:author="Unknown Author" w:date="2026-10-30T04:17:53Z"></w:ins></w:rPr></w:pPr><w:ins w:id="21134" w:author="Unknown Author" w:date="2026-10-30T04:17:53Z"><w:r><w:rPr><w:b/><w:kern w:val="0"/><w:szCs w:val="24"/><w:lang w:val="es-CO" w:eastAsia="en-US" w:bidi="ar-SA"/></w:rPr><w:t>Calarcá (Quindío)</w:t></w:r></w:ins></w:p></w:tc><w:tc><w:tcPr><w:tcW w:w="215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1137" w:author="Unknown Author" w:date="2026-10-30T04:17:53Z"></w:ins></w:rPr></w:pPr><w:ins w:id="21136" w:author="Unknown Author" w:date="2026-10-30T04:17:53Z"><w:r><w:rPr><w:b/><w:kern w:val="0"/><w:szCs w:val="24"/><w:lang w:val="es-CO" w:eastAsia="en-US" w:bidi="ar-SA"/></w:rPr><w:t>Común a los dos municipios</w:t></w:r></w:ins></w:p></w:tc><w:tc><w:tcPr><w:tcW w:w="215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1139" w:author="Unknown Author" w:date="2026-10-30T04:17:53Z"></w:ins></w:rPr></w:pPr><w:ins w:id="21138" w:author="Unknown Author" w:date="2026-10-30T04:17:53Z"><w:r><w:rPr><w:b/><w:kern w:val="0"/><w:szCs w:val="24"/><w:lang w:val="es-CO" w:eastAsia="en-US" w:bidi="ar-SA"/></w:rPr><w:t>Total</w:t></w:r></w:ins></w:p></w:tc></w:tr><w:tr><w:trPr><w:ins w:id="21140" w:author="Unknown Author" w:date="2026-10-30T04:17:53Z"/><w:cantSplit w:val="true"/></w:trPr><w:tc><w:tcPr><w:tcW w:w="2156" w:type="dxa"/><w:tcBorders></w:tcBorders></w:tcPr><w:p><w:pPr><w:pStyle w:val="Tabla9"/><w:widowControl/><w:jc w:val="left"/><w:rPr><w:kern w:val="0"/><w:szCs w:val="24"/><w:lang w:val="es-CO" w:eastAsia="en-US" w:bidi="ar-SA"/><w:ins w:id="21142" w:author="Unknown Author" w:date="2026-10-30T04:17:53Z"></w:ins></w:rPr></w:pPr><w:ins w:id="21141" w:author="Unknown Author" w:date="2026-10-30T04:17:53Z"><w:r><w:rPr><w:kern w:val="0"/><w:szCs w:val="24"/><w:lang w:val="es-CO" w:eastAsia="en-US" w:bidi="ar-SA"/></w:rPr><w:t>Talento Humano</w:t></w:r></w:ins></w:p></w:tc><w:tc><w:tcPr><w:tcW w:w="1741" w:type="dxa"/><w:tcBorders></w:tcBorders></w:tcPr><w:p><w:pPr><w:pStyle w:val="Tabla9"/><w:widowControl/><w:jc w:val="left"/><w:rPr><w:kern w:val="0"/><w:szCs w:val="24"/><w:lang w:val="es-CO" w:eastAsia="en-US" w:bidi="ar-SA"/><w:ins w:id="21144" w:author="Unknown Author" w:date="2026-10-30T04:17:53Z"></w:ins></w:rPr></w:pPr><w:ins w:id="21143" w:author="Unknown Author" w:date="2026-10-30T04:17:53Z"><w:r><w:rPr><w:kern w:val="0"/><w:szCs w:val="24"/><w:lang w:val="es-CO" w:eastAsia="en-US" w:bidi="ar-SA"/></w:rPr><w:t>$ 323.199.591</w:t></w:r></w:ins></w:p></w:tc><w:tc><w:tcPr><w:tcW w:w="1742" w:type="dxa"/><w:tcBorders></w:tcBorders></w:tcPr><w:p><w:pPr><w:pStyle w:val="Tabla9"/><w:widowControl/><w:jc w:val="left"/><w:rPr><w:kern w:val="0"/><w:szCs w:val="24"/><w:lang w:val="es-CO" w:eastAsia="en-US" w:bidi="ar-SA"/><w:ins w:id="21146" w:author="Unknown Author" w:date="2026-10-30T04:17:53Z"></w:ins></w:rPr></w:pPr><w:ins w:id="21145" w:author="Unknown Author" w:date="2026-10-30T04:17:53Z"><w:r><w:rPr><w:kern w:val="0"/><w:szCs w:val="24"/><w:lang w:val="es-CO" w:eastAsia="en-US" w:bidi="ar-SA"/></w:rPr><w:t>$ 323.199.591</w:t></w:r></w:ins></w:p></w:tc><w:tc><w:tcPr><w:tcW w:w="2157" w:type="dxa"/><w:tcBorders></w:tcBorders></w:tcPr><w:p><w:pPr><w:pStyle w:val="Tabla9"/><w:widowControl/><w:jc w:val="left"/><w:rPr><w:kern w:val="0"/><w:szCs w:val="24"/><w:lang w:val="es-CO" w:eastAsia="en-US" w:bidi="ar-SA"/><w:ins w:id="21148" w:author="Unknown Author" w:date="2026-10-30T04:17:53Z"></w:ins></w:rPr></w:pPr><w:ins w:id="21147" w:author="Unknown Author" w:date="2026-10-30T04:17:53Z"><w:r><w:rPr><w:kern w:val="0"/><w:szCs w:val="24"/><w:lang w:val="es-CO" w:eastAsia="en-US" w:bidi="ar-SA"/></w:rPr><w:t>$ 4.610.116.448</w:t></w:r></w:ins></w:p></w:tc><w:tc><w:tcPr><w:tcW w:w="2158" w:type="dxa"/><w:tcBorders></w:tcBorders></w:tcPr><w:p><w:pPr><w:pStyle w:val="Tabla9"/><w:widowControl/><w:jc w:val="left"/><w:rPr><w:kern w:val="0"/><w:szCs w:val="24"/><w:lang w:val="es-CO" w:eastAsia="en-US" w:bidi="ar-SA"/><w:ins w:id="21150" w:author="Unknown Author" w:date="2026-10-30T04:17:53Z"></w:ins></w:rPr></w:pPr><w:ins w:id="21149" w:author="Unknown Author" w:date="2026-10-30T04:17:53Z"><w:r><w:rPr><w:kern w:val="0"/><w:szCs w:val="24"/><w:lang w:val="es-CO" w:eastAsia="en-US" w:bidi="ar-SA"/></w:rPr><w:t>$ 5.256.515.630</w:t></w:r></w:ins></w:p></w:tc></w:tr><w:tr><w:trPr><w:ins w:id="21151" w:author="Unknown Author" w:date="2026-10-30T04:17:53Z"/><w:cantSplit w:val="true"/></w:trPr><w:tc><w:tcPr><w:tcW w:w="2156" w:type="dxa"/><w:tcBorders></w:tcBorders><w:shd w:color="auto" w:fill="F7F7F7" w:val="clear"/></w:tcPr><w:p><w:pPr><w:pStyle w:val="Tabla9"/><w:widowControl/><w:jc w:val="left"/><w:rPr><w:kern w:val="0"/><w:szCs w:val="24"/><w:lang w:val="es-CO" w:eastAsia="en-US" w:bidi="ar-SA"/><w:ins w:id="21153" w:author="Unknown Author" w:date="2026-10-30T04:17:53Z"></w:ins></w:rPr></w:pPr><w:ins w:id="21152" w:author="Unknown Author" w:date="2026-10-30T04:17:53Z"><w:r><w:rPr><w:kern w:val="0"/><w:szCs w:val="24"/><w:lang w:val="es-CO" w:eastAsia="en-US" w:bidi="ar-SA"/></w:rPr><w:t>Equipos y software</w:t></w:r></w:ins></w:p></w:tc><w:tc><w:tcPr><w:tcW w:w="1741" w:type="dxa"/><w:tcBorders></w:tcBorders><w:shd w:color="auto" w:fill="F7F7F7" w:val="clear"/></w:tcPr><w:p><w:pPr><w:pStyle w:val="Tabla9"/><w:widowControl/><w:jc w:val="left"/><w:rPr><w:kern w:val="0"/><w:szCs w:val="24"/><w:lang w:val="es-CO" w:eastAsia="en-US" w:bidi="ar-SA"/><w:ins w:id="21155" w:author="Unknown Author" w:date="2026-10-30T04:17:53Z"></w:ins></w:rPr></w:pPr><w:ins w:id="21154" w:author="Unknown Author" w:date="2026-10-30T04:17:53Z"><w:r><w:rPr><w:kern w:val="0"/><w:szCs w:val="24"/><w:lang w:val="es-CO" w:eastAsia="en-US" w:bidi="ar-SA"/></w:rPr><w:t>$ 32.000.000</w:t></w:r></w:ins></w:p></w:tc><w:tc><w:tcPr><w:tcW w:w="1742" w:type="dxa"/><w:tcBorders></w:tcBorders><w:shd w:color="auto" w:fill="F7F7F7" w:val="clear"/></w:tcPr><w:p><w:pPr><w:pStyle w:val="Tabla9"/><w:widowControl/><w:jc w:val="left"/><w:rPr><w:kern w:val="0"/><w:szCs w:val="24"/><w:lang w:val="es-CO" w:eastAsia="en-US" w:bidi="ar-SA"/><w:ins w:id="21157" w:author="Unknown Author" w:date="2026-10-30T04:17:53Z"></w:ins></w:rPr></w:pPr><w:ins w:id="21156" w:author="Unknown Author" w:date="2026-10-30T04:17:53Z"><w:r><w:rPr><w:kern w:val="0"/><w:szCs w:val="24"/><w:lang w:val="es-CO" w:eastAsia="en-US" w:bidi="ar-SA"/></w:rPr><w:t>$ 32.000.000</w:t></w:r></w:ins></w:p></w:tc><w:tc><w:tcPr><w:tcW w:w="2157" w:type="dxa"/><w:tcBorders></w:tcBorders><w:shd w:color="auto" w:fill="F7F7F7" w:val="clear"/></w:tcPr><w:p><w:pPr><w:pStyle w:val="Tabla9"/><w:widowControl/><w:jc w:val="left"/><w:rPr><w:kern w:val="0"/><w:szCs w:val="24"/><w:lang w:val="es-CO" w:eastAsia="en-US" w:bidi="ar-SA"/><w:ins w:id="21159" w:author="Unknown Author" w:date="2026-10-30T04:17:53Z"></w:ins></w:rPr></w:pPr><w:ins w:id="21158" w:author="Unknown Author" w:date="2026-10-30T04:17:53Z"><w:r><w:rPr><w:kern w:val="0"/><w:szCs w:val="24"/><w:lang w:val="es-CO" w:eastAsia="en-US" w:bidi="ar-SA"/></w:rPr><w:t>$ 5.400.885.709</w:t></w:r></w:ins></w:p></w:tc><w:tc><w:tcPr><w:tcW w:w="2158" w:type="dxa"/><w:tcBorders></w:tcBorders><w:shd w:color="auto" w:fill="F7F7F7" w:val="clear"/></w:tcPr><w:p><w:pPr><w:pStyle w:val="Tabla9"/><w:widowControl/><w:jc w:val="left"/><w:rPr><w:kern w:val="0"/><w:szCs w:val="24"/><w:lang w:val="es-CO" w:eastAsia="en-US" w:bidi="ar-SA"/><w:ins w:id="21161" w:author="Unknown Author" w:date="2026-10-30T04:17:53Z"></w:ins></w:rPr></w:pPr><w:ins w:id="21160" w:author="Unknown Author" w:date="2026-10-30T04:17:53Z"><w:r><w:rPr><w:kern w:val="0"/><w:szCs w:val="24"/><w:lang w:val="es-CO" w:eastAsia="en-US" w:bidi="ar-SA"/></w:rPr><w:t>$ 5.464.885.709</w:t></w:r></w:ins></w:p></w:tc></w:tr><w:tr><w:trPr><w:ins w:id="21162" w:author="Unknown Author" w:date="2026-10-30T04:17:53Z"/><w:cantSplit w:val="true"/></w:trPr><w:tc><w:tcPr><w:tcW w:w="2156" w:type="dxa"/><w:tcBorders></w:tcBorders></w:tcPr><w:p><w:pPr><w:pStyle w:val="Tabla9"/><w:widowControl/><w:jc w:val="left"/><w:rPr><w:kern w:val="0"/><w:szCs w:val="24"/><w:lang w:val="es-CO" w:eastAsia="en-US" w:bidi="ar-SA"/><w:ins w:id="21164" w:author="Unknown Author" w:date="2026-10-30T04:17:53Z"></w:ins></w:rPr></w:pPr><w:ins w:id="21163" w:author="Unknown Author" w:date="2026-10-30T04:17:53Z"><w:r><w:rPr><w:kern w:val="0"/><w:szCs w:val="24"/><w:lang w:val="es-CO" w:eastAsia="en-US" w:bidi="ar-SA"/></w:rPr><w:t>Capacitación y eventos</w:t></w:r></w:ins></w:p></w:tc><w:tc><w:tcPr><w:tcW w:w="1741" w:type="dxa"/><w:tcBorders></w:tcBorders></w:tcPr><w:p><w:pPr><w:pStyle w:val="Tabla9"/><w:widowControl/><w:jc w:val="left"/><w:rPr><w:kern w:val="0"/><w:szCs w:val="24"/><w:lang w:val="es-CO" w:eastAsia="en-US" w:bidi="ar-SA"/><w:ins w:id="21166" w:author="Unknown Author" w:date="2026-10-30T04:17:53Z"></w:ins></w:rPr></w:pPr><w:ins w:id="21165" w:author="Unknown Author" w:date="2026-10-30T04:17:53Z"><w:r><w:rPr><w:kern w:val="0"/><w:szCs w:val="24"/><w:lang w:val="es-CO" w:eastAsia="en-US" w:bidi="ar-SA"/></w:rPr><w:t>$ 24.000.000</w:t></w:r></w:ins></w:p></w:tc><w:tc><w:tcPr><w:tcW w:w="1742" w:type="dxa"/><w:tcBorders></w:tcBorders></w:tcPr><w:p><w:pPr><w:pStyle w:val="Tabla9"/><w:widowControl/><w:jc w:val="left"/><w:rPr><w:kern w:val="0"/><w:szCs w:val="24"/><w:lang w:val="es-CO" w:eastAsia="en-US" w:bidi="ar-SA"/><w:ins w:id="21168" w:author="Unknown Author" w:date="2026-10-30T04:17:53Z"></w:ins></w:rPr></w:pPr><w:ins w:id="21167" w:author="Unknown Author" w:date="2026-10-30T04:17:53Z"><w:r><w:rPr><w:kern w:val="0"/><w:szCs w:val="24"/><w:lang w:val="es-CO" w:eastAsia="en-US" w:bidi="ar-SA"/></w:rPr><w:t>$ 24.000.000</w:t></w:r></w:ins></w:p></w:tc><w:tc><w:tcPr><w:tcW w:w="2157" w:type="dxa"/><w:tcBorders></w:tcBorders></w:tcPr><w:p><w:pPr><w:pStyle w:val="Tabla9"/><w:widowControl/><w:jc w:val="left"/><w:rPr><w:kern w:val="0"/><w:szCs w:val="24"/><w:lang w:val="es-CO" w:eastAsia="en-US" w:bidi="ar-SA"/><w:ins w:id="21170" w:author="Unknown Author" w:date="2026-10-30T04:17:53Z"></w:ins></w:rPr></w:pPr><w:ins w:id="21169" w:author="Unknown Author" w:date="2026-10-30T04:17:53Z"><w:r><w:rPr><w:kern w:val="0"/><w:szCs w:val="24"/><w:lang w:val="es-CO" w:eastAsia="en-US" w:bidi="ar-SA"/></w:rPr><w:t>$ 252.000.000</w:t></w:r></w:ins></w:p></w:tc><w:tc><w:tcPr><w:tcW w:w="2158" w:type="dxa"/><w:tcBorders></w:tcBorders></w:tcPr><w:p><w:pPr><w:pStyle w:val="Tabla9"/><w:widowControl/><w:jc w:val="left"/><w:rPr><w:kern w:val="0"/><w:szCs w:val="24"/><w:lang w:val="es-CO" w:eastAsia="en-US" w:bidi="ar-SA"/><w:ins w:id="21172" w:author="Unknown Author" w:date="2026-10-30T04:17:53Z"></w:ins></w:rPr></w:pPr><w:ins w:id="21171" w:author="Unknown Author" w:date="2026-10-30T04:17:53Z"><w:r><w:rPr><w:kern w:val="0"/><w:szCs w:val="24"/><w:lang w:val="es-CO" w:eastAsia="en-US" w:bidi="ar-SA"/></w:rPr><w:t>$ 300.000.000</w:t></w:r></w:ins></w:p></w:tc></w:tr><w:tr><w:trPr><w:ins w:id="21173" w:author="Unknown Author" w:date="2026-10-30T04:17:53Z"/><w:cantSplit w:val="true"/></w:trPr><w:tc><w:tcPr><w:tcW w:w="2156" w:type="dxa"/><w:tcBorders></w:tcBorders><w:shd w:color="auto" w:fill="F7F7F7" w:val="clear"/></w:tcPr><w:p><w:pPr><w:pStyle w:val="Tabla9"/><w:widowControl/><w:jc w:val="left"/><w:rPr><w:kern w:val="0"/><w:szCs w:val="24"/><w:lang w:val="es-CO" w:eastAsia="en-US" w:bidi="ar-SA"/><w:ins w:id="21175" w:author="Unknown Author" w:date="2026-10-30T04:17:53Z"></w:ins></w:rPr></w:pPr><w:ins w:id="21174" w:author="Unknown Author" w:date="2026-10-30T04:17:53Z"><w:r><w:rPr><w:kern w:val="0"/><w:szCs w:val="24"/><w:lang w:val="es-CO" w:eastAsia="en-US" w:bidi="ar-SA"/></w:rPr><w:t>Servicios tecnológicos y pruebas</w:t></w:r></w:ins></w:p></w:tc><w:tc><w:tcPr><w:tcW w:w="1741" w:type="dxa"/><w:tcBorders></w:tcBorders><w:shd w:color="auto" w:fill="F7F7F7" w:val="clear"/></w:tcPr><w:p><w:pPr><w:pStyle w:val="Tabla9"/><w:widowControl/><w:jc w:val="left"/><w:rPr><w:kern w:val="0"/><w:szCs w:val="24"/><w:lang w:val="es-CO" w:eastAsia="en-US" w:bidi="ar-SA"/><w:ins w:id="21177" w:author="Unknown Author" w:date="2026-10-30T04:17:53Z"></w:ins></w:rPr></w:pPr><w:ins w:id="21176" w:author="Unknown Author" w:date="2026-10-30T04:17:53Z"><w:r><w:rPr><w:kern w:val="0"/><w:szCs w:val="24"/><w:lang w:val="es-CO" w:eastAsia="en-US" w:bidi="ar-SA"/></w:rPr><w:t>$ 20.000.000</w:t></w:r></w:ins></w:p></w:tc><w:tc><w:tcPr><w:tcW w:w="1742" w:type="dxa"/><w:tcBorders></w:tcBorders><w:shd w:color="auto" w:fill="F7F7F7" w:val="clear"/></w:tcPr><w:p><w:pPr><w:pStyle w:val="Tabla9"/><w:widowControl/><w:jc w:val="left"/><w:rPr><w:kern w:val="0"/><w:szCs w:val="24"/><w:lang w:val="es-CO" w:eastAsia="en-US" w:bidi="ar-SA"/><w:ins w:id="21179" w:author="Unknown Author" w:date="2026-10-30T04:17:53Z"></w:ins></w:rPr></w:pPr><w:ins w:id="21178" w:author="Unknown Author" w:date="2026-10-30T04:17:53Z"><w:r><w:rPr><w:kern w:val="0"/><w:szCs w:val="24"/><w:lang w:val="es-CO" w:eastAsia="en-US" w:bidi="ar-SA"/></w:rPr><w:t>$ 20.000.000</w:t></w:r></w:ins></w:p></w:tc><w:tc><w:tcPr><w:tcW w:w="2157" w:type="dxa"/><w:tcBorders></w:tcBorders><w:shd w:color="auto" w:fill="F7F7F7" w:val="clear"/></w:tcPr><w:p><w:pPr><w:pStyle w:val="Tabla9"/><w:widowControl/><w:jc w:val="left"/><w:rPr><w:kern w:val="0"/><w:szCs w:val="24"/><w:lang w:val="es-CO" w:eastAsia="en-US" w:bidi="ar-SA"/><w:ins w:id="21181" w:author="Unknown Author" w:date="2026-10-30T04:17:53Z"></w:ins></w:rPr></w:pPr><w:ins w:id="21180" w:author="Unknown Author" w:date="2026-10-30T04:17:53Z"><w:r><w:rPr><w:kern w:val="0"/><w:szCs w:val="24"/><w:lang w:val="es-CO" w:eastAsia="en-US" w:bidi="ar-SA"/></w:rPr><w:t>$ 1.356.651.250</w:t></w:r></w:ins></w:p></w:tc><w:tc><w:tcPr><w:tcW w:w="2158" w:type="dxa"/><w:tcBorders></w:tcBorders><w:shd w:color="auto" w:fill="F7F7F7" w:val="clear"/></w:tcPr><w:p><w:pPr><w:pStyle w:val="Tabla9"/><w:widowControl/><w:jc w:val="left"/><w:rPr><w:kern w:val="0"/><w:szCs w:val="24"/><w:lang w:val="es-CO" w:eastAsia="en-US" w:bidi="ar-SA"/><w:ins w:id="21183" w:author="Unknown Author" w:date="2026-10-30T04:17:53Z"></w:ins></w:rPr></w:pPr><w:ins w:id="21182" w:author="Unknown Author" w:date="2026-10-30T04:17:53Z"><w:r><w:rPr><w:kern w:val="0"/><w:szCs w:val="24"/><w:lang w:val="es-CO" w:eastAsia="en-US" w:bidi="ar-SA"/></w:rPr><w:t>$ 1.396.651.250</w:t></w:r></w:ins></w:p></w:tc></w:tr><w:tr><w:trPr><w:ins w:id="21184" w:author="Unknown Author" w:date="2026-10-30T04:17:53Z"/><w:cantSplit w:val="true"/></w:trPr><w:tc><w:tcPr><w:tcW w:w="2156" w:type="dxa"/><w:tcBorders></w:tcBorders></w:tcPr><w:p><w:pPr><w:pStyle w:val="Tabla9"/><w:widowControl/><w:jc w:val="left"/><w:rPr><w:kern w:val="0"/><w:szCs w:val="24"/><w:lang w:val="es-CO" w:eastAsia="en-US" w:bidi="ar-SA"/><w:ins w:id="21186" w:author="Unknown Author" w:date="2026-10-30T04:17:53Z"></w:ins></w:rPr></w:pPr><w:ins w:id="21185" w:author="Unknown Author" w:date="2026-10-30T04:17:53Z"><w:r><w:rPr><w:kern w:val="0"/><w:szCs w:val="24"/><w:lang w:val="es-CO" w:eastAsia="en-US" w:bidi="ar-SA"/></w:rPr><w:t>Materiales, insumos y documentación</w:t></w:r></w:ins></w:p></w:tc><w:tc><w:tcPr><w:tcW w:w="1741" w:type="dxa"/><w:tcBorders></w:tcBorders></w:tcPr><w:p><w:pPr><w:pStyle w:val="Tabla9"/><w:widowControl/><w:jc w:val="left"/><w:rPr><w:kern w:val="0"/><w:szCs w:val="24"/><w:lang w:val="es-CO" w:eastAsia="en-US" w:bidi="ar-SA"/><w:ins w:id="21188" w:author="Unknown Author" w:date="2026-10-30T04:17:53Z"></w:ins></w:rPr></w:pPr><w:ins w:id="21187" w:author="Unknown Author" w:date="2026-10-30T04:17:53Z"><w:r><w:rPr><w:kern w:val="0"/><w:szCs w:val="24"/><w:lang w:val="es-CO" w:eastAsia="en-US" w:bidi="ar-SA"/></w:rPr><w:t>$ 0</w:t></w:r></w:ins></w:p></w:tc><w:tc><w:tcPr><w:tcW w:w="1742" w:type="dxa"/><w:tcBorders></w:tcBorders></w:tcPr><w:p><w:pPr><w:pStyle w:val="Tabla9"/><w:widowControl/><w:jc w:val="left"/><w:rPr><w:kern w:val="0"/><w:szCs w:val="24"/><w:lang w:val="es-CO" w:eastAsia="en-US" w:bidi="ar-SA"/><w:ins w:id="21190" w:author="Unknown Author" w:date="2026-10-30T04:17:53Z"></w:ins></w:rPr></w:pPr><w:ins w:id="21189" w:author="Unknown Author" w:date="2026-10-30T04:17:53Z"><w:r><w:rPr><w:kern w:val="0"/><w:szCs w:val="24"/><w:lang w:val="es-CO" w:eastAsia="en-US" w:bidi="ar-SA"/></w:rPr><w:t>$ 0</w:t></w:r></w:ins></w:p></w:tc><w:tc><w:tcPr><w:tcW w:w="2157" w:type="dxa"/><w:tcBorders></w:tcBorders></w:tcPr><w:p><w:pPr><w:pStyle w:val="Tabla9"/><w:widowControl/><w:jc w:val="left"/><w:rPr><w:kern w:val="0"/><w:szCs w:val="24"/><w:lang w:val="es-CO" w:eastAsia="en-US" w:bidi="ar-SA"/><w:ins w:id="21192" w:author="Unknown Author" w:date="2026-10-30T04:17:53Z"></w:ins></w:rPr></w:pPr><w:ins w:id="21191" w:author="Unknown Author" w:date="2026-10-30T04:17:53Z"><w:r><w:rPr><w:kern w:val="0"/><w:szCs w:val="24"/><w:lang w:val="es-CO" w:eastAsia="en-US" w:bidi="ar-SA"/></w:rPr><w:t>$ 255.154.480</w:t></w:r></w:ins></w:p></w:tc><w:tc><w:tcPr><w:tcW w:w="2158" w:type="dxa"/><w:tcBorders></w:tcBorders></w:tcPr><w:p><w:pPr><w:pStyle w:val="Tabla9"/><w:widowControl/><w:jc w:val="left"/><w:rPr><w:kern w:val="0"/><w:szCs w:val="24"/><w:lang w:val="es-CO" w:eastAsia="en-US" w:bidi="ar-SA"/><w:ins w:id="21194" w:author="Unknown Author" w:date="2026-10-30T04:17:53Z"></w:ins></w:rPr></w:pPr><w:ins w:id="21193" w:author="Unknown Author" w:date="2026-10-30T04:17:53Z"><w:r><w:rPr><w:kern w:val="0"/><w:szCs w:val="24"/><w:lang w:val="es-CO" w:eastAsia="en-US" w:bidi="ar-SA"/></w:rPr><w:t>$ 255.154.480</w:t></w:r></w:ins></w:p></w:tc></w:tr><w:tr><w:trPr><w:ins w:id="21195" w:author="Unknown Author" w:date="2026-10-30T04:17:53Z"/><w:cantSplit w:val="true"/></w:trPr><w:tc><w:tcPr><w:tcW w:w="2156" w:type="dxa"/><w:tcBorders></w:tcBorders><w:shd w:color="auto" w:fill="F7F7F7" w:val="clear"/></w:tcPr><w:p><w:pPr><w:pStyle w:val="Tabla9"/><w:widowControl/><w:jc w:val="left"/><w:rPr><w:kern w:val="0"/><w:szCs w:val="24"/><w:lang w:val="es-CO" w:eastAsia="en-US" w:bidi="ar-SA"/><w:ins w:id="21197" w:author="Unknown Author" w:date="2026-10-30T04:17:53Z"></w:ins></w:rPr></w:pPr><w:ins w:id="21196" w:author="Unknown Author" w:date="2026-10-30T04:17:53Z"><w:r><w:rPr><w:kern w:val="0"/><w:szCs w:val="24"/><w:lang w:val="es-CO" w:eastAsia="en-US" w:bidi="ar-SA"/></w:rPr><w:t>Protección del conocimiento y divulgación</w:t></w:r></w:ins></w:p></w:tc><w:tc><w:tcPr><w:tcW w:w="1741" w:type="dxa"/><w:tcBorders></w:tcBorders><w:shd w:color="auto" w:fill="F7F7F7" w:val="clear"/></w:tcPr><w:p><w:pPr><w:pStyle w:val="Tabla9"/><w:widowControl/><w:jc w:val="left"/><w:rPr><w:kern w:val="0"/><w:szCs w:val="24"/><w:lang w:val="es-CO" w:eastAsia="en-US" w:bidi="ar-SA"/><w:ins w:id="21199" w:author="Unknown Author" w:date="2026-10-30T04:17:53Z"></w:ins></w:rPr></w:pPr><w:ins w:id="21198" w:author="Unknown Author" w:date="2026-10-30T04:17:53Z"><w:r><w:rPr><w:kern w:val="0"/><w:szCs w:val="24"/><w:lang w:val="es-CO" w:eastAsia="en-US" w:bidi="ar-SA"/></w:rPr><w:t>$ 0</w:t></w:r></w:ins></w:p></w:tc><w:tc><w:tcPr><w:tcW w:w="1742" w:type="dxa"/><w:tcBorders></w:tcBorders><w:shd w:color="auto" w:fill="F7F7F7" w:val="clear"/></w:tcPr><w:p><w:pPr><w:pStyle w:val="Tabla9"/><w:widowControl/><w:jc w:val="left"/><w:rPr><w:kern w:val="0"/><w:szCs w:val="24"/><w:lang w:val="es-CO" w:eastAsia="en-US" w:bidi="ar-SA"/><w:ins w:id="21201" w:author="Unknown Author" w:date="2026-10-30T04:17:53Z"></w:ins></w:rPr></w:pPr><w:ins w:id="21200" w:author="Unknown Author" w:date="2026-10-30T04:17:53Z"><w:r><w:rPr><w:kern w:val="0"/><w:szCs w:val="24"/><w:lang w:val="es-CO" w:eastAsia="en-US" w:bidi="ar-SA"/></w:rPr><w:t>$ 0</w:t></w:r></w:ins></w:p></w:tc><w:tc><w:tcPr><w:tcW w:w="2157" w:type="dxa"/><w:tcBorders></w:tcBorders><w:shd w:color="auto" w:fill="F7F7F7" w:val="clear"/></w:tcPr><w:p><w:pPr><w:pStyle w:val="Tabla9"/><w:widowControl/><w:jc w:val="left"/><w:rPr><w:kern w:val="0"/><w:szCs w:val="24"/><w:lang w:val="es-CO" w:eastAsia="en-US" w:bidi="ar-SA"/><w:ins w:id="21203" w:author="Unknown Author" w:date="2026-10-30T04:17:53Z"></w:ins></w:rPr></w:pPr><w:ins w:id="21202" w:author="Unknown Author" w:date="2026-10-30T04:17:53Z"><w:r><w:rPr><w:kern w:val="0"/><w:szCs w:val="24"/><w:lang w:val="es-CO" w:eastAsia="en-US" w:bidi="ar-SA"/></w:rPr><w:t>$ 259.953.486</w:t></w:r></w:ins></w:p></w:tc><w:tc><w:tcPr><w:tcW w:w="2158" w:type="dxa"/><w:tcBorders></w:tcBorders><w:shd w:color="auto" w:fill="F7F7F7" w:val="clear"/></w:tcPr><w:p><w:pPr><w:pStyle w:val="Tabla9"/><w:widowControl/><w:jc w:val="left"/><w:rPr><w:kern w:val="0"/><w:szCs w:val="24"/><w:lang w:val="es-CO" w:eastAsia="en-US" w:bidi="ar-SA"/><w:ins w:id="21205" w:author="Unknown Author" w:date="2026-10-30T04:17:53Z"></w:ins></w:rPr></w:pPr><w:ins w:id="21204" w:author="Unknown Author" w:date="2026-10-30T04:17:53Z"><w:r><w:rPr><w:kern w:val="0"/><w:szCs w:val="24"/><w:lang w:val="es-CO" w:eastAsia="en-US" w:bidi="ar-SA"/></w:rPr><w:t>$ 259.953.486</w:t></w:r></w:ins></w:p></w:tc></w:tr><w:tr><w:trPr><w:ins w:id="21206" w:author="Unknown Author" w:date="2026-10-30T04:17:53Z"/><w:cantSplit w:val="true"/></w:trPr><w:tc><w:tcPr><w:tcW w:w="2156" w:type="dxa"/><w:tcBorders></w:tcBorders></w:tcPr><w:p><w:pPr><w:pStyle w:val="Tabla9"/><w:widowControl/><w:jc w:val="left"/><w:rPr><w:kern w:val="0"/><w:szCs w:val="24"/><w:lang w:val="es-CO" w:eastAsia="en-US" w:bidi="ar-SA"/><w:ins w:id="21208" w:author="Unknown Author" w:date="2026-10-30T04:17:53Z"></w:ins></w:rPr></w:pPr><w:ins w:id="21207" w:author="Unknown Author" w:date="2026-10-30T04:17:53Z"><w:r><w:rPr><w:kern w:val="0"/><w:szCs w:val="24"/><w:lang w:val="es-CO" w:eastAsia="en-US" w:bidi="ar-SA"/></w:rPr><w:t>Gastos de viaje</w:t></w:r></w:ins></w:p></w:tc><w:tc><w:tcPr><w:tcW w:w="1741" w:type="dxa"/><w:tcBorders></w:tcBorders></w:tcPr><w:p><w:pPr><w:pStyle w:val="Tabla9"/><w:widowControl/><w:jc w:val="left"/><w:rPr><w:kern w:val="0"/><w:szCs w:val="24"/><w:lang w:val="es-CO" w:eastAsia="en-US" w:bidi="ar-SA"/><w:ins w:id="21210" w:author="Unknown Author" w:date="2026-10-30T04:17:53Z"></w:ins></w:rPr></w:pPr><w:ins w:id="21209" w:author="Unknown Author" w:date="2026-10-30T04:17:53Z"><w:r><w:rPr><w:kern w:val="0"/><w:szCs w:val="24"/><w:lang w:val="es-CO" w:eastAsia="en-US" w:bidi="ar-SA"/></w:rPr><w:t>$ 0</w:t></w:r></w:ins></w:p></w:tc><w:tc><w:tcPr><w:tcW w:w="1742" w:type="dxa"/><w:tcBorders></w:tcBorders></w:tcPr><w:p><w:pPr><w:pStyle w:val="Tabla9"/><w:widowControl/><w:jc w:val="left"/><w:rPr><w:kern w:val="0"/><w:szCs w:val="24"/><w:lang w:val="es-CO" w:eastAsia="en-US" w:bidi="ar-SA"/><w:ins w:id="21212" w:author="Unknown Author" w:date="2026-10-30T04:17:53Z"></w:ins></w:rPr></w:pPr><w:ins w:id="21211" w:author="Unknown Author" w:date="2026-10-30T04:17:53Z"><w:r><w:rPr><w:kern w:val="0"/><w:szCs w:val="24"/><w:lang w:val="es-CO" w:eastAsia="en-US" w:bidi="ar-SA"/></w:rPr><w:t>$ 0</w:t></w:r></w:ins></w:p></w:tc><w:tc><w:tcPr><w:tcW w:w="2157" w:type="dxa"/><w:tcBorders></w:tcBorders></w:tcPr><w:p><w:pPr><w:pStyle w:val="Tabla9"/><w:widowControl/><w:jc w:val="left"/><w:rPr><w:kern w:val="0"/><w:szCs w:val="24"/><w:lang w:val="es-CO" w:eastAsia="en-US" w:bidi="ar-SA"/><w:ins w:id="21214" w:author="Unknown Author" w:date="2026-10-30T04:17:53Z"></w:ins></w:rPr></w:pPr><w:ins w:id="21213" w:author="Unknown Author" w:date="2026-10-30T04:17:53Z"><w:r><w:rPr><w:kern w:val="0"/><w:szCs w:val="24"/><w:lang w:val="es-CO" w:eastAsia="en-US" w:bidi="ar-SA"/></w:rPr><w:t>$ 574.244.660</w:t></w:r></w:ins></w:p></w:tc><w:tc><w:tcPr><w:tcW w:w="2158" w:type="dxa"/><w:tcBorders></w:tcBorders></w:tcPr><w:p><w:pPr><w:pStyle w:val="Tabla9"/><w:widowControl/><w:jc w:val="left"/><w:rPr><w:kern w:val="0"/><w:szCs w:val="24"/><w:lang w:val="es-CO" w:eastAsia="en-US" w:bidi="ar-SA"/><w:ins w:id="21216" w:author="Unknown Author" w:date="2026-10-30T04:17:53Z"></w:ins></w:rPr></w:pPr><w:ins w:id="21215" w:author="Unknown Author" w:date="2026-10-30T04:17:53Z"><w:r><w:rPr><w:kern w:val="0"/><w:szCs w:val="24"/><w:lang w:val="es-CO" w:eastAsia="en-US" w:bidi="ar-SA"/></w:rPr><w:t>$ 574.244.660</w:t></w:r></w:ins></w:p></w:tc></w:tr><w:tr><w:trPr><w:ins w:id="21217" w:author="Unknown Author" w:date="2026-10-30T04:17:53Z"/><w:cantSplit w:val="true"/></w:trPr><w:tc><w:tcPr><w:tcW w:w="2156" w:type="dxa"/><w:tcBorders></w:tcBorders><w:shd w:color="auto" w:fill="F7F7F7" w:val="clear"/></w:tcPr><w:p><w:pPr><w:pStyle w:val="Tabla9"/><w:widowControl/><w:jc w:val="left"/><w:rPr><w:kern w:val="0"/><w:szCs w:val="24"/><w:lang w:val="es-CO" w:eastAsia="en-US" w:bidi="ar-SA"/><w:ins w:id="21219" w:author="Unknown Author" w:date="2026-10-30T04:17:53Z"></w:ins></w:rPr></w:pPr><w:ins w:id="21218" w:author="Unknown Author" w:date="2026-10-30T04:17:53Z"><w:r><w:rPr><w:kern w:val="0"/><w:szCs w:val="24"/><w:lang w:val="es-CO" w:eastAsia="en-US" w:bidi="ar-SA"/></w:rPr><w:t>Infraestructura</w:t></w:r></w:ins></w:p></w:tc><w:tc><w:tcPr><w:tcW w:w="1741" w:type="dxa"/><w:tcBorders></w:tcBorders><w:shd w:color="auto" w:fill="F7F7F7" w:val="clear"/></w:tcPr><w:p><w:pPr><w:pStyle w:val="Tabla9"/><w:widowControl/><w:jc w:val="left"/><w:rPr><w:kern w:val="0"/><w:szCs w:val="24"/><w:lang w:val="es-CO" w:eastAsia="en-US" w:bidi="ar-SA"/><w:ins w:id="21221" w:author="Unknown Author" w:date="2026-10-30T04:17:53Z"></w:ins></w:rPr></w:pPr><w:ins w:id="21220" w:author="Unknown Author" w:date="2026-10-30T04:17:53Z"><w:r><w:rPr><w:kern w:val="0"/><w:szCs w:val="24"/><w:lang w:val="es-CO" w:eastAsia="en-US" w:bidi="ar-SA"/></w:rPr><w:t>$ 0</w:t></w:r></w:ins></w:p></w:tc><w:tc><w:tcPr><w:tcW w:w="1742" w:type="dxa"/><w:tcBorders></w:tcBorders><w:shd w:color="auto" w:fill="F7F7F7" w:val="clear"/></w:tcPr><w:p><w:pPr><w:pStyle w:val="Tabla9"/><w:widowControl/><w:jc w:val="left"/><w:rPr><w:kern w:val="0"/><w:szCs w:val="24"/><w:lang w:val="es-CO" w:eastAsia="en-US" w:bidi="ar-SA"/><w:ins w:id="21223" w:author="Unknown Author" w:date="2026-10-30T04:17:53Z"></w:ins></w:rPr></w:pPr><w:ins w:id="21222" w:author="Unknown Author" w:date="2026-10-30T04:17:53Z"><w:r><w:rPr><w:kern w:val="0"/><w:szCs w:val="24"/><w:lang w:val="es-CO" w:eastAsia="en-US" w:bidi="ar-SA"/></w:rPr><w:t>$ 0</w:t></w:r></w:ins></w:p></w:tc><w:tc><w:tcPr><w:tcW w:w="2157" w:type="dxa"/><w:tcBorders></w:tcBorders><w:shd w:color="auto" w:fill="F7F7F7" w:val="clear"/></w:tcPr><w:p><w:pPr><w:pStyle w:val="Tabla9"/><w:widowControl/><w:jc w:val="left"/><w:rPr><w:kern w:val="0"/><w:szCs w:val="24"/><w:lang w:val="es-CO" w:eastAsia="en-US" w:bidi="ar-SA"/><w:ins w:id="21225" w:author="Unknown Author" w:date="2026-10-30T04:17:53Z"></w:ins></w:rPr></w:pPr><w:ins w:id="21224" w:author="Unknown Author" w:date="2026-10-30T04:17:53Z"><w:r><w:rPr><w:kern w:val="0"/><w:szCs w:val="24"/><w:lang w:val="es-CO" w:eastAsia="en-US" w:bidi="ar-SA"/></w:rPr><w:t>$ 132.000.000</w:t></w:r></w:ins></w:p></w:tc><w:tc><w:tcPr><w:tcW w:w="2158" w:type="dxa"/><w:tcBorders></w:tcBorders><w:shd w:color="auto" w:fill="F7F7F7" w:val="clear"/></w:tcPr><w:p><w:pPr><w:pStyle w:val="Tabla9"/><w:widowControl/><w:jc w:val="left"/><w:rPr><w:kern w:val="0"/><w:szCs w:val="24"/><w:lang w:val="es-CO" w:eastAsia="en-US" w:bidi="ar-SA"/><w:ins w:id="21227" w:author="Unknown Author" w:date="2026-10-30T04:17:53Z"></w:ins></w:rPr></w:pPr><w:ins w:id="21226" w:author="Unknown Author" w:date="2026-10-30T04:17:53Z"><w:r><w:rPr><w:kern w:val="0"/><w:szCs w:val="24"/><w:lang w:val="es-CO" w:eastAsia="en-US" w:bidi="ar-SA"/></w:rPr><w:t>$ 132.000.000</w:t></w:r></w:ins></w:p></w:tc></w:tr><w:tr><w:trPr><w:ins w:id="21228" w:author="Unknown Author" w:date="2026-10-30T04:17:53Z"/><w:cantSplit w:val="true"/></w:trPr><w:tc><w:tcPr><w:tcW w:w="2156" w:type="dxa"/><w:tcBorders></w:tcBorders></w:tcPr><w:p><w:pPr><w:pStyle w:val="Tabla9"/><w:widowControl/><w:jc w:val="left"/><w:rPr><w:kern w:val="0"/><w:szCs w:val="24"/><w:lang w:val="es-CO" w:eastAsia="en-US" w:bidi="ar-SA"/><w:ins w:id="21230" w:author="Unknown Author" w:date="2026-10-30T04:17:53Z"></w:ins></w:rPr></w:pPr><w:ins w:id="21229" w:author="Unknown Author" w:date="2026-10-30T04:17:53Z"><w:r><w:rPr><w:kern w:val="0"/><w:szCs w:val="24"/><w:lang w:val="es-CO" w:eastAsia="en-US" w:bidi="ar-SA"/></w:rPr><w:t>Administrativos</w:t></w:r></w:ins></w:p></w:tc><w:tc><w:tcPr><w:tcW w:w="1741" w:type="dxa"/><w:tcBorders></w:tcBorders></w:tcPr><w:p><w:pPr><w:pStyle w:val="Tabla9"/><w:widowControl/><w:jc w:val="left"/><w:rPr><w:kern w:val="0"/><w:szCs w:val="24"/><w:lang w:val="es-CO" w:eastAsia="en-US" w:bidi="ar-SA"/><w:ins w:id="21232" w:author="Unknown Author" w:date="2026-10-30T04:17:53Z"></w:ins></w:rPr></w:pPr><w:ins w:id="21231" w:author="Unknown Author" w:date="2026-10-30T04:17:53Z"><w:r><w:rPr><w:kern w:val="0"/><w:szCs w:val="24"/><w:lang w:val="es-CO" w:eastAsia="en-US" w:bidi="ar-SA"/></w:rPr><w:t>$ 0</w:t></w:r></w:ins></w:p></w:tc><w:tc><w:tcPr><w:tcW w:w="1742" w:type="dxa"/><w:tcBorders></w:tcBorders></w:tcPr><w:p><w:pPr><w:pStyle w:val="Tabla9"/><w:widowControl/><w:jc w:val="left"/><w:rPr><w:kern w:val="0"/><w:szCs w:val="24"/><w:lang w:val="es-CO" w:eastAsia="en-US" w:bidi="ar-SA"/><w:ins w:id="21234" w:author="Unknown Author" w:date="2026-10-30T04:17:53Z"></w:ins></w:rPr></w:pPr><w:ins w:id="21233" w:author="Unknown Author" w:date="2026-10-30T04:17:53Z"><w:r><w:rPr><w:kern w:val="0"/><w:szCs w:val="24"/><w:lang w:val="es-CO" w:eastAsia="en-US" w:bidi="ar-SA"/></w:rPr><w:t>$ 0</w:t></w:r></w:ins></w:p></w:tc><w:tc><w:tcPr><w:tcW w:w="2157" w:type="dxa"/><w:tcBorders></w:tcBorders></w:tcPr><w:p><w:pPr><w:pStyle w:val="Tabla9"/><w:widowControl/><w:jc w:val="left"/><w:rPr><w:kern w:val="0"/><w:szCs w:val="24"/><w:lang w:val="es-CO" w:eastAsia="en-US" w:bidi="ar-SA"/><w:ins w:id="21236" w:author="Unknown Author" w:date="2026-10-30T04:17:53Z"></w:ins></w:rPr></w:pPr><w:ins w:id="21235" w:author="Unknown Author" w:date="2026-10-30T04:17:53Z"><w:r><w:rPr><w:kern w:val="0"/><w:szCs w:val="24"/><w:lang w:val="es-CO" w:eastAsia="en-US" w:bidi="ar-SA"/></w:rPr><w:t>$ 168.000.000</w:t></w:r></w:ins></w:p></w:tc><w:tc><w:tcPr><w:tcW w:w="2158" w:type="dxa"/><w:tcBorders></w:tcBorders></w:tcPr><w:p><w:pPr><w:pStyle w:val="Tabla9"/><w:widowControl/><w:jc w:val="left"/><w:rPr><w:kern w:val="0"/><w:szCs w:val="24"/><w:lang w:val="es-CO" w:eastAsia="en-US" w:bidi="ar-SA"/><w:ins w:id="21238" w:author="Unknown Author" w:date="2026-10-30T04:17:53Z"></w:ins></w:rPr></w:pPr><w:ins w:id="21237" w:author="Unknown Author" w:date="2026-10-30T04:17:53Z"><w:r><w:rPr><w:kern w:val="0"/><w:szCs w:val="24"/><w:lang w:val="es-CO" w:eastAsia="en-US" w:bidi="ar-SA"/></w:rPr><w:t>$ 168.000.000</w:t></w:r></w:ins></w:p></w:tc></w:tr><w:tr><w:trPr><w:ins w:id="21239" w:author="Unknown Author" w:date="2026-10-30T04:17:53Z"/><w:cantSplit w:val="true"/></w:trPr><w:tc><w:tcPr><w:tcW w:w="2156" w:type="dxa"/><w:tcBorders></w:tcBorders><w:shd w:color="auto" w:fill="F7F7F7" w:val="clear"/></w:tcPr><w:p><w:pPr><w:pStyle w:val="Tabla9"/><w:widowControl/><w:jc w:val="left"/><w:rPr><w:kern w:val="0"/><w:szCs w:val="24"/><w:lang w:val="es-CO" w:eastAsia="en-US" w:bidi="ar-SA"/><w:ins w:id="21241" w:author="Unknown Author" w:date="2026-10-30T04:17:53Z"></w:ins></w:rPr></w:pPr><w:ins w:id="21240" w:author="Unknown Author" w:date="2026-10-30T04:17:53Z"><w:r><w:rPr><w:kern w:val="0"/><w:szCs w:val="24"/><w:lang w:val="es-CO" w:eastAsia="en-US" w:bidi="ar-SA"/></w:rPr><w:t>Seguimiento</w:t></w:r></w:ins></w:p></w:tc><w:tc><w:tcPr><w:tcW w:w="1741" w:type="dxa"/><w:tcBorders></w:tcBorders><w:shd w:color="auto" w:fill="F7F7F7" w:val="clear"/></w:tcPr><w:p><w:pPr><w:pStyle w:val="Tabla9"/><w:widowControl/><w:jc w:val="left"/><w:rPr><w:kern w:val="0"/><w:szCs w:val="24"/><w:lang w:val="es-CO" w:eastAsia="en-US" w:bidi="ar-SA"/><w:ins w:id="21243" w:author="Unknown Author" w:date="2026-10-30T04:17:53Z"></w:ins></w:rPr></w:pPr><w:ins w:id="21242" w:author="Unknown Author" w:date="2026-10-30T04:17:53Z"><w:r><w:rPr><w:kern w:val="0"/><w:szCs w:val="24"/><w:lang w:val="es-CO" w:eastAsia="en-US" w:bidi="ar-SA"/></w:rPr><w:t>$ 0</w:t></w:r></w:ins></w:p></w:tc><w:tc><w:tcPr><w:tcW w:w="1742" w:type="dxa"/><w:tcBorders></w:tcBorders><w:shd w:color="auto" w:fill="F7F7F7" w:val="clear"/></w:tcPr><w:p><w:pPr><w:pStyle w:val="Tabla9"/><w:widowControl/><w:jc w:val="left"/><w:rPr><w:kern w:val="0"/><w:szCs w:val="24"/><w:lang w:val="es-CO" w:eastAsia="en-US" w:bidi="ar-SA"/><w:ins w:id="21245" w:author="Unknown Author" w:date="2026-10-30T04:17:53Z"></w:ins></w:rPr></w:pPr><w:ins w:id="21244" w:author="Unknown Author" w:date="2026-10-30T04:17:53Z"><w:r><w:rPr><w:kern w:val="0"/><w:szCs w:val="24"/><w:lang w:val="es-CO" w:eastAsia="en-US" w:bidi="ar-SA"/></w:rPr><w:t>$ 0</w:t></w:r></w:ins></w:p></w:tc><w:tc><w:tcPr><w:tcW w:w="2157" w:type="dxa"/><w:tcBorders></w:tcBorders><w:shd w:color="auto" w:fill="F7F7F7" w:val="clear"/></w:tcPr><w:p><w:pPr><w:pStyle w:val="Tabla9"/><w:widowControl/><w:jc w:val="left"/><w:rPr><w:kern w:val="0"/><w:szCs w:val="24"/><w:lang w:val="es-CO" w:eastAsia="en-US" w:bidi="ar-SA"/><w:ins w:id="21247" w:author="Unknown Author" w:date="2026-10-30T04:17:53Z"></w:ins></w:rPr></w:pPr><w:ins w:id="21246" w:author="Unknown Author" w:date="2026-10-30T04:17:53Z"><w:r><w:rPr><w:kern w:val="0"/><w:szCs w:val="24"/><w:lang w:val="es-CO" w:eastAsia="en-US" w:bidi="ar-SA"/></w:rPr><w:t>$ 192.000.000</w:t></w:r></w:ins></w:p></w:tc><w:tc><w:tcPr><w:tcW w:w="2158" w:type="dxa"/><w:tcBorders></w:tcBorders><w:shd w:color="auto" w:fill="F7F7F7" w:val="clear"/></w:tcPr><w:p><w:pPr><w:pStyle w:val="Tabla9"/><w:widowControl/><w:jc w:val="left"/><w:rPr><w:kern w:val="0"/><w:szCs w:val="24"/><w:lang w:val="es-CO" w:eastAsia="en-US" w:bidi="ar-SA"/><w:ins w:id="21249" w:author="Unknown Author" w:date="2026-10-30T04:17:53Z"></w:ins></w:rPr></w:pPr><w:ins w:id="21248" w:author="Unknown Author" w:date="2026-10-30T04:17:53Z"><w:r><w:rPr><w:kern w:val="0"/><w:szCs w:val="24"/><w:lang w:val="es-CO" w:eastAsia="en-US" w:bidi="ar-SA"/></w:rPr><w:t>$ 192.000.000</w:t></w:r></w:ins></w:p></w:tc></w:tr><w:tr><w:trPr><w:ins w:id="21250" w:author="Unknown Author" w:date="2026-10-30T04:17:53Z"/><w:cantSplit w:val="true"/></w:trPr><w:tc><w:tcPr><w:tcW w:w="2156" w:type="dxa"/><w:tcBorders></w:tcBorders></w:tcPr><w:p><w:pPr><w:pStyle w:val="Tabla9"/><w:widowControl/><w:jc w:val="left"/><w:rPr><w:kern w:val="0"/><w:szCs w:val="24"/><w:lang w:val="es-CO" w:eastAsia="en-US" w:bidi="ar-SA"/><w:ins w:id="21252" w:author="Unknown Author" w:date="2026-10-30T04:17:53Z"></w:ins></w:rPr></w:pPr><w:ins w:id="21251" w:author="Unknown Author" w:date="2026-10-30T04:17:53Z"><w:r><w:rPr><w:b/><w:bCs/><w:kern w:val="0"/><w:szCs w:val="24"/><w:lang w:val="es-CO" w:eastAsia="en-US" w:bidi="ar-SA"/></w:rPr><w:t>Total</w:t></w:r></w:ins></w:p></w:tc><w:tc><w:tcPr><w:tcW w:w="1741" w:type="dxa"/><w:tcBorders></w:tcBorders></w:tcPr><w:p><w:pPr><w:pStyle w:val="Tabla9"/><w:widowControl/><w:jc w:val="left"/><w:rPr><w:kern w:val="0"/><w:szCs w:val="24"/><w:lang w:val="es-CO" w:eastAsia="en-US" w:bidi="ar-SA"/><w:ins w:id="21254" w:author="Unknown Author" w:date="2026-10-30T04:17:53Z"></w:ins></w:rPr></w:pPr><w:ins w:id="21253" w:author="Unknown Author" w:date="2026-10-30T04:17:53Z"><w:r><w:rPr><w:b/><w:bCs/><w:kern w:val="0"/><w:szCs w:val="24"/><w:lang w:val="es-CO" w:eastAsia="en-US" w:bidi="ar-SA"/></w:rPr><w:t>$ 399.199.591</w:t></w:r></w:ins></w:p></w:tc><w:tc><w:tcPr><w:tcW w:w="1742" w:type="dxa"/><w:tcBorders></w:tcBorders></w:tcPr><w:p><w:pPr><w:pStyle w:val="Tabla9"/><w:widowControl/><w:jc w:val="left"/><w:rPr><w:kern w:val="0"/><w:szCs w:val="24"/><w:lang w:val="es-CO" w:eastAsia="en-US" w:bidi="ar-SA"/><w:ins w:id="21256" w:author="Unknown Author" w:date="2026-10-30T04:17:53Z"></w:ins></w:rPr></w:pPr><w:ins w:id="21255" w:author="Unknown Author" w:date="2026-10-30T04:17:53Z"><w:r><w:rPr><w:b/><w:bCs/><w:kern w:val="0"/><w:szCs w:val="24"/><w:lang w:val="es-CO" w:eastAsia="en-US" w:bidi="ar-SA"/></w:rPr><w:t>$ 399.199.591</w:t></w:r></w:ins></w:p></w:tc><w:tc><w:tcPr><w:tcW w:w="2157" w:type="dxa"/><w:tcBorders></w:tcBorders></w:tcPr><w:p><w:pPr><w:pStyle w:val="Tabla9"/><w:widowControl/><w:jc w:val="left"/><w:rPr><w:kern w:val="0"/><w:szCs w:val="24"/><w:lang w:val="es-CO" w:eastAsia="en-US" w:bidi="ar-SA"/><w:ins w:id="21258" w:author="Unknown Author" w:date="2026-10-30T04:17:53Z"></w:ins></w:rPr></w:pPr><w:ins w:id="21257" w:author="Unknown Author" w:date="2026-10-30T04:17:53Z"><w:r><w:rPr><w:b/><w:bCs/><w:kern w:val="0"/><w:szCs w:val="24"/><w:lang w:val="es-CO" w:eastAsia="en-US" w:bidi="ar-SA"/></w:rPr><w:t>$ 13.201.006.033</w:t></w:r></w:ins></w:p></w:tc><w:tc><w:tcPr><w:tcW w:w="2158" w:type="dxa"/><w:tcBorders></w:tcBorders></w:tcPr><w:p><w:pPr><w:pStyle w:val="Tabla9"/><w:widowControl/><w:jc w:val="left"/><w:rPr><w:kern w:val="0"/><w:szCs w:val="24"/><w:lang w:val="es-CO" w:eastAsia="en-US" w:bidi="ar-SA"/><w:ins w:id="21260" w:author="Unknown Author" w:date="2026-10-30T04:17:53Z"></w:ins></w:rPr></w:pPr><w:ins w:id="21259" w:author="Unknown Author" w:date="2026-10-30T04:17:53Z"><w:r><w:rPr><w:b/><w:bCs/><w:kern w:val="0"/><w:szCs w:val="24"/><w:lang w:val="es-CO" w:eastAsia="en-US" w:bidi="ar-SA"/></w:rPr><w:t>$ 13.999.405.215</w:t></w:r></w:ins></w:p></w:tc></w:tr><w:tr><w:trPr><w:ins w:id="21261" w:author="Unknown Author" w:date="2026-10-30T04:17:53Z"/><w:cantSplit w:val="true"/></w:trPr><w:tc><w:tcPr><w:tcW w:w="2156" w:type="dxa"/><w:tcBorders><w:bottom w:val="single" w:sz="12" w:space="0" w:color="2A3439"/></w:tcBorders><w:shd w:color="auto" w:fill="F7F7F7" w:val="clear"/></w:tcPr><w:p><w:pPr><w:pStyle w:val="Tabla9"/><w:keepNext w:val="true"/><w:widowControl/><w:jc w:val="left"/><w:rPr><w:kern w:val="0"/><w:szCs w:val="24"/><w:lang w:val="es-CO" w:eastAsia="en-US" w:bidi="ar-SA"/><w:ins w:id="21263" w:author="Unknown Author" w:date="2026-10-30T04:17:53Z"></w:ins></w:rPr></w:pPr><w:ins w:id="21262" w:author="Unknown Author" w:date="2026-10-30T04:17:53Z"><w:r><w:rPr><w:kern w:val="0"/><w:szCs w:val="24"/><w:lang w:val="es-CO" w:eastAsia="en-US" w:bidi="ar-SA"/></w:rPr><w:t>Participación en el SGR</w:t></w:r></w:ins></w:p></w:tc><w:tc><w:tcPr><w:tcW w:w="1741" w:type="dxa"/><w:tcBorders><w:bottom w:val="single" w:sz="12" w:space="0" w:color="2A3439"/></w:tcBorders><w:shd w:color="auto" w:fill="F7F7F7" w:val="clear"/></w:tcPr><w:p><w:pPr><w:pStyle w:val="Tabla9"/><w:keepNext w:val="true"/><w:widowControl/><w:jc w:val="left"/><w:rPr><w:kern w:val="0"/><w:szCs w:val="24"/><w:lang w:val="es-CO" w:eastAsia="en-US" w:bidi="ar-SA"/><w:ins w:id="21265" w:author="Unknown Author" w:date="2026-10-30T04:17:53Z"></w:ins></w:rPr></w:pPr><w:ins w:id="21264" w:author="Unknown Author" w:date="2026-10-30T04:17:53Z"><w:r><w:rPr><w:kern w:val="0"/><w:szCs w:val="24"/><w:lang w:val="es-CO" w:eastAsia="en-US" w:bidi="ar-SA"/></w:rPr><w:t>2,9 %</w:t></w:r></w:ins></w:p></w:tc><w:tc><w:tcPr><w:tcW w:w="1742" w:type="dxa"/><w:tcBorders><w:bottom w:val="single" w:sz="12" w:space="0" w:color="2A3439"/></w:tcBorders><w:shd w:color="auto" w:fill="F7F7F7" w:val="clear"/></w:tcPr><w:p><w:pPr><w:pStyle w:val="Tabla9"/><w:keepNext w:val="true"/><w:widowControl/><w:jc w:val="left"/><w:rPr><w:kern w:val="0"/><w:szCs w:val="24"/><w:lang w:val="es-CO" w:eastAsia="en-US" w:bidi="ar-SA"/><w:ins w:id="21267" w:author="Unknown Author" w:date="2026-10-30T04:17:53Z"></w:ins></w:rPr></w:pPr><w:ins w:id="21266" w:author="Unknown Author" w:date="2026-10-30T04:17:53Z"><w:r><w:rPr><w:kern w:val="0"/><w:szCs w:val="24"/><w:lang w:val="es-CO" w:eastAsia="en-US" w:bidi="ar-SA"/></w:rPr><w:t>2,9 %</w:t></w:r></w:ins></w:p></w:tc><w:tc><w:tcPr><w:tcW w:w="2157" w:type="dxa"/><w:tcBorders><w:bottom w:val="single" w:sz="12" w:space="0" w:color="2A3439"/></w:tcBorders><w:shd w:color="auto" w:fill="F7F7F7" w:val="clear"/></w:tcPr><w:p><w:pPr><w:pStyle w:val="Tabla9"/><w:keepNext w:val="true"/><w:widowControl/><w:jc w:val="left"/><w:rPr><w:kern w:val="0"/><w:szCs w:val="24"/><w:lang w:val="es-CO" w:eastAsia="en-US" w:bidi="ar-SA"/><w:ins w:id="21269" w:author="Unknown Author" w:date="2026-10-30T04:17:53Z"></w:ins></w:rPr></w:pPr><w:ins w:id="21268" w:author="Unknown Author" w:date="2026-10-30T04:17:53Z"><w:r><w:rPr><w:kern w:val="0"/><w:szCs w:val="24"/><w:lang w:val="es-CO" w:eastAsia="en-US" w:bidi="ar-SA"/></w:rPr><w:t>94,3 %</w:t></w:r></w:ins></w:p></w:tc><w:tc><w:tcPr><w:tcW w:w="2158" w:type="dxa"/><w:tcBorders><w:bottom w:val="single" w:sz="12" w:space="0" w:color="2A3439"/></w:tcBorders><w:shd w:color="auto" w:fill="F7F7F7" w:val="clear"/></w:tcPr><w:p><w:pPr><w:pStyle w:val="Tabla9"/><w:keepNext w:val="true"/><w:widowControl/><w:jc w:val="left"/><w:rPr><w:kern w:val="0"/><w:szCs w:val="24"/><w:lang w:val="es-CO" w:eastAsia="en-US" w:bidi="ar-SA"/><w:ins w:id="21271" w:author="Unknown Author" w:date="2026-10-30T04:17:53Z"></w:ins></w:rPr></w:pPr><w:ins w:id="21270" w:author="Unknown Author" w:date="2026-10-30T04:17:53Z"><w:r><w:rPr><w:kern w:val="0"/><w:szCs w:val="24"/><w:lang w:val="es-CO" w:eastAsia="en-US" w:bidi="ar-SA"/></w:rPr><w:t>100,0 %</w:t></w:r></w:ins></w:p></w:tc></w:tr></w:tbl><w:p><w:pPr><w:pStyle w:val="TablaNota"/><w:rPr><w:ins w:id="21274" w:author="Unknown Author" w:date="2026-10-30T04:17:53Z"></w:ins></w:rPr></w:pPr><w:ins w:id="21272" w:author="Unknown Author" w:date="2026-10-30T04:17:53Z"><w:r><w:rPr><w:i/><w:iCs/></w:rPr><w:t>Nota.</w:t></w:r></w:ins><w:ins w:id="21273" w:author="Unknown Author" w:date="2026-10-30T04:17:53Z"><w:r><w:rPr></w:rPr><w:t xml:space="preserve"> Elaboración propia con el Anexo 3. Solo se asignan a un municipio las partidas cuya cantidad por municipio declara el Anexo 3: técnicos de campo (tres por municipio), estaciones meteorológicas (una por municipio), estudio de cobertura (uno por municipio) y talleres de evaluación previa (tres por municipio). Las demás partidas sirven a los dos municipios y no se reparten.</w:t></w:r></w:ins></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645"/><w:gridCol w:w="1644"/><w:gridCol w:w="1646"/><w:gridCol w:w="1644"/><w:gridCol w:w="1645"/><w:gridCol w:w="1729"/></w:tblGrid><w:tr><w:trPr><w:tblHeader w:val="true"/><w:del w:id="21275" w:author="Unknown Author" w:date="2026-10-30T04:17:53Z"/><w:cantSplit w:val="true"/></w:trPr><w:tc><w:tcPr><w:tcW w:w="164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1277" w:author="Unknown Author" w:date="2026-10-30T04:17:53Z"></w:del></w:rPr></w:pPr><w:del w:id="21276" w:author="Unknown Author" w:date="2026-10-30T04:17:53Z"><w:r><w:rPr><w:b/><w:kern w:val="0"/><w:szCs w:val="24"/><w:lang w:val="es-CO" w:eastAsia="en-US" w:bidi="ar-SA"/></w:rPr><w:delText>Rubro</w:delText></w:r></w:del></w:p></w:tc><w:tc><w:tcPr><w:tcW w:w="164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1279" w:author="Unknown Author" w:date="2026-10-30T04:17:53Z"></w:del></w:rPr></w:pPr><w:del w:id="21278" w:author="Unknown Author" w:date="2026-10-30T04:17:53Z"><w:r><w:rPr><w:b/><w:kern w:val="0"/><w:szCs w:val="24"/><w:lang w:val="es-CO" w:eastAsia="en-US" w:bidi="ar-SA"/></w:rPr><w:delText>Caldas</w:delText></w:r></w:del></w:p></w:tc><w:tc><w:tcPr><w:tcW w:w="1646"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1281" w:author="Unknown Author" w:date="2026-10-30T04:17:53Z"></w:del></w:rPr></w:pPr><w:del w:id="21280" w:author="Unknown Author" w:date="2026-10-30T04:17:53Z"><w:r><w:rPr><w:b/><w:kern w:val="0"/><w:szCs w:val="24"/><w:lang w:val="es-CO" w:eastAsia="en-US" w:bidi="ar-SA"/></w:rPr><w:delText>Cundinamarca</w:delText></w:r></w:del></w:p></w:tc><w:tc><w:tcPr><w:tcW w:w="164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1283" w:author="Unknown Author" w:date="2026-10-30T04:17:53Z"></w:del></w:rPr></w:pPr><w:del w:id="21282" w:author="Unknown Author" w:date="2026-10-30T04:17:53Z"><w:r><w:rPr><w:b/><w:kern w:val="0"/><w:szCs w:val="24"/><w:lang w:val="es-CO" w:eastAsia="en-US" w:bidi="ar-SA"/></w:rPr><w:delText>Valle del Cauca</w:delText></w:r></w:del></w:p></w:tc><w:tc><w:tcPr><w:tcW w:w="164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1285" w:author="Unknown Author" w:date="2026-10-30T04:17:53Z"></w:del></w:rPr></w:pPr><w:del w:id="21284" w:author="Unknown Author" w:date="2026-10-30T04:17:53Z"><w:r><w:rPr><w:b/><w:kern w:val="0"/><w:szCs w:val="24"/><w:lang w:val="es-CO" w:eastAsia="en-US" w:bidi="ar-SA"/></w:rPr><w:delText>Transversal</w:delText></w:r></w:del></w:p></w:tc><w:tc><w:tcPr><w:tcW w:w="172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1287" w:author="Unknown Author" w:date="2026-10-30T04:17:53Z"></w:del></w:rPr></w:pPr><w:del w:id="21286" w:author="Unknown Author" w:date="2026-10-30T04:17:53Z"><w:r><w:rPr><w:b/><w:kern w:val="0"/><w:szCs w:val="24"/><w:lang w:val="es-CO" w:eastAsia="en-US" w:bidi="ar-SA"/></w:rPr><w:delText>Total</w:delText></w:r></w:del></w:p></w:tc></w:tr><w:tr><w:trPr><w:del w:id="21288" w:author="Unknown Author" w:date="2026-10-30T04:17:53Z"/><w:cantSplit w:val="true"/></w:trPr><w:tc><w:tcPr><w:tcW w:w="1645" w:type="dxa"/><w:tcBorders></w:tcBorders></w:tcPr><w:p><w:pPr><w:pStyle w:val="Tabla9"/><w:widowControl/><w:jc w:val="left"/><w:rPr><w:kern w:val="0"/><w:szCs w:val="24"/><w:lang w:val="es-CO" w:eastAsia="en-US" w:bidi="ar-SA"/><w:del w:id="21290" w:author="Unknown Author" w:date="2026-10-30T04:17:53Z"></w:del></w:rPr></w:pPr><w:del w:id="21289" w:author="Unknown Author" w:date="2026-10-30T04:17:53Z"><w:r><w:rPr><w:kern w:val="0"/><w:szCs w:val="24"/><w:lang w:val="es-CO" w:eastAsia="en-US" w:bidi="ar-SA"/></w:rPr><w:delText>Talento Humano</w:delText></w:r></w:del></w:p></w:tc><w:tc><w:tcPr><w:tcW w:w="1644" w:type="dxa"/><w:tcBorders></w:tcBorders></w:tcPr><w:p><w:pPr><w:pStyle w:val="Tabla9"/><w:widowControl/><w:jc w:val="left"/><w:rPr><w:kern w:val="0"/><w:szCs w:val="24"/><w:lang w:val="es-CO" w:eastAsia="en-US" w:bidi="ar-SA"/><w:del w:id="21292" w:author="Unknown Author" w:date="2026-10-30T04:17:53Z"></w:del></w:rPr></w:pPr><w:del w:id="21291" w:author="Unknown Author" w:date="2026-10-30T04:17:53Z"><w:r><w:rPr><w:kern w:val="0"/><w:szCs w:val="24"/><w:lang w:val="es-CO" w:eastAsia="en-US" w:bidi="ar-SA"/></w:rPr><w:delText>$ 216.000.000</w:delText></w:r></w:del></w:p></w:tc><w:tc><w:tcPr><w:tcW w:w="1646" w:type="dxa"/><w:tcBorders></w:tcBorders></w:tcPr><w:p><w:pPr><w:pStyle w:val="Tabla9"/><w:widowControl/><w:jc w:val="left"/><w:rPr><w:kern w:val="0"/><w:szCs w:val="24"/><w:lang w:val="es-CO" w:eastAsia="en-US" w:bidi="ar-SA"/><w:del w:id="21294" w:author="Unknown Author" w:date="2026-10-30T04:17:53Z"></w:del></w:rPr></w:pPr><w:del w:id="21293" w:author="Unknown Author" w:date="2026-10-30T04:17:53Z"><w:r><w:rPr><w:kern w:val="0"/><w:szCs w:val="24"/><w:lang w:val="es-CO" w:eastAsia="en-US" w:bidi="ar-SA"/></w:rPr><w:delText>$ 216.000.000</w:delText></w:r></w:del></w:p></w:tc><w:tc><w:tcPr><w:tcW w:w="1644" w:type="dxa"/><w:tcBorders></w:tcBorders></w:tcPr><w:p><w:pPr><w:pStyle w:val="Tabla9"/><w:widowControl/><w:jc w:val="left"/><w:rPr><w:kern w:val="0"/><w:szCs w:val="24"/><w:lang w:val="es-CO" w:eastAsia="en-US" w:bidi="ar-SA"/><w:del w:id="21296" w:author="Unknown Author" w:date="2026-10-30T04:17:53Z"></w:del></w:rPr></w:pPr><w:del w:id="21295" w:author="Unknown Author" w:date="2026-10-30T04:17:53Z"><w:r><w:rPr><w:kern w:val="0"/><w:szCs w:val="24"/><w:lang w:val="es-CO" w:eastAsia="en-US" w:bidi="ar-SA"/></w:rPr><w:delText>$ 216.000.000</w:delText></w:r></w:del></w:p></w:tc><w:tc><w:tcPr><w:tcW w:w="1645" w:type="dxa"/><w:tcBorders></w:tcBorders></w:tcPr><w:p><w:pPr><w:pStyle w:val="Tabla9"/><w:widowControl/><w:jc w:val="left"/><w:rPr><w:kern w:val="0"/><w:szCs w:val="24"/><w:lang w:val="es-CO" w:eastAsia="en-US" w:bidi="ar-SA"/><w:del w:id="21298" w:author="Unknown Author" w:date="2026-10-30T04:17:53Z"></w:del></w:rPr></w:pPr><w:del w:id="21297" w:author="Unknown Author" w:date="2026-10-30T04:17:53Z"><w:r><w:rPr><w:kern w:val="0"/><w:szCs w:val="24"/><w:lang w:val="es-CO" w:eastAsia="en-US" w:bidi="ar-SA"/></w:rPr><w:delText>$ 4.346.880.000</w:delText></w:r></w:del></w:p></w:tc><w:tc><w:tcPr><w:tcW w:w="1729" w:type="dxa"/><w:tcBorders></w:tcBorders></w:tcPr><w:p><w:pPr><w:pStyle w:val="Tabla9"/><w:widowControl/><w:jc w:val="left"/><w:rPr><w:kern w:val="0"/><w:szCs w:val="24"/><w:lang w:val="es-CO" w:eastAsia="en-US" w:bidi="ar-SA"/><w:del w:id="21300" w:author="Unknown Author" w:date="2026-10-30T04:17:53Z"></w:del></w:rPr></w:pPr><w:del w:id="21299" w:author="Unknown Author" w:date="2026-10-30T04:17:53Z"><w:r><w:rPr><w:kern w:val="0"/><w:szCs w:val="24"/><w:lang w:val="es-CO" w:eastAsia="en-US" w:bidi="ar-SA"/></w:rPr><w:delText>$ 4.994.880.000</w:delText></w:r></w:del></w:p></w:tc></w:tr><w:tr><w:trPr><w:del w:id="21301" w:author="Unknown Author" w:date="2026-10-30T04:17:53Z"/><w:cantSplit w:val="true"/></w:trPr><w:tc><w:tcPr><w:tcW w:w="1645" w:type="dxa"/><w:tcBorders></w:tcBorders><w:shd w:color="auto" w:fill="F7F7F7" w:val="clear"/></w:tcPr><w:p><w:pPr><w:pStyle w:val="Tabla9"/><w:widowControl/><w:jc w:val="left"/><w:rPr><w:kern w:val="0"/><w:szCs w:val="24"/><w:lang w:val="es-CO" w:eastAsia="en-US" w:bidi="ar-SA"/><w:del w:id="21303" w:author="Unknown Author" w:date="2026-10-30T04:17:53Z"></w:del></w:rPr></w:pPr><w:del w:id="21302" w:author="Unknown Author" w:date="2026-10-30T04:17:53Z"><w:r><w:rPr><w:kern w:val="0"/><w:szCs w:val="24"/><w:lang w:val="es-CO" w:eastAsia="en-US" w:bidi="ar-SA"/></w:rPr><w:delText>Equipos y software</w:delText></w:r></w:del></w:p></w:tc><w:tc><w:tcPr><w:tcW w:w="1644" w:type="dxa"/><w:tcBorders></w:tcBorders><w:shd w:color="auto" w:fill="F7F7F7" w:val="clear"/></w:tcPr><w:p><w:pPr><w:pStyle w:val="Tabla9"/><w:widowControl/><w:jc w:val="left"/><w:rPr><w:kern w:val="0"/><w:szCs w:val="24"/><w:lang w:val="es-CO" w:eastAsia="en-US" w:bidi="ar-SA"/><w:del w:id="21305" w:author="Unknown Author" w:date="2026-10-30T04:17:53Z"></w:del></w:rPr></w:pPr><w:del w:id="21304" w:author="Unknown Author" w:date="2026-10-30T04:17:53Z"><w:r><w:rPr><w:kern w:val="0"/><w:szCs w:val="24"/><w:lang w:val="es-CO" w:eastAsia="en-US" w:bidi="ar-SA"/></w:rPr><w:delText>$ 503.724.848</w:delText></w:r></w:del></w:p></w:tc><w:tc><w:tcPr><w:tcW w:w="1646" w:type="dxa"/><w:tcBorders></w:tcBorders><w:shd w:color="auto" w:fill="F7F7F7" w:val="clear"/></w:tcPr><w:p><w:pPr><w:pStyle w:val="Tabla9"/><w:widowControl/><w:jc w:val="left"/><w:rPr><w:kern w:val="0"/><w:szCs w:val="24"/><w:lang w:val="es-CO" w:eastAsia="en-US" w:bidi="ar-SA"/><w:del w:id="21307" w:author="Unknown Author" w:date="2026-10-30T04:17:53Z"></w:del></w:rPr></w:pPr><w:del w:id="21306" w:author="Unknown Author" w:date="2026-10-30T04:17:53Z"><w:r><w:rPr><w:kern w:val="0"/><w:szCs w:val="24"/><w:lang w:val="es-CO" w:eastAsia="en-US" w:bidi="ar-SA"/></w:rPr><w:delText>$ 546.550.303</w:delText></w:r></w:del></w:p></w:tc><w:tc><w:tcPr><w:tcW w:w="1644" w:type="dxa"/><w:tcBorders></w:tcBorders><w:shd w:color="auto" w:fill="F7F7F7" w:val="clear"/></w:tcPr><w:p><w:pPr><w:pStyle w:val="Tabla9"/><w:widowControl/><w:jc w:val="left"/><w:rPr><w:kern w:val="0"/><w:szCs w:val="24"/><w:lang w:val="es-CO" w:eastAsia="en-US" w:bidi="ar-SA"/><w:del w:id="21309" w:author="Unknown Author" w:date="2026-10-30T04:17:53Z"></w:del></w:rPr></w:pPr><w:del w:id="21308" w:author="Unknown Author" w:date="2026-10-30T04:17:53Z"><w:r><w:rPr><w:kern w:val="0"/><w:szCs w:val="24"/><w:lang w:val="es-CO" w:eastAsia="en-US" w:bidi="ar-SA"/></w:rPr><w:delText>$ 503.724.849</w:delText></w:r></w:del></w:p></w:tc><w:tc><w:tcPr><w:tcW w:w="1645" w:type="dxa"/><w:tcBorders></w:tcBorders><w:shd w:color="auto" w:fill="F7F7F7" w:val="clear"/></w:tcPr><w:p><w:pPr><w:pStyle w:val="Tabla9"/><w:widowControl/><w:jc w:val="left"/><w:rPr><w:kern w:val="0"/><w:szCs w:val="24"/><w:lang w:val="es-CO" w:eastAsia="en-US" w:bidi="ar-SA"/><w:del w:id="21311" w:author="Unknown Author" w:date="2026-10-30T04:17:53Z"></w:del></w:rPr></w:pPr><w:del w:id="21310" w:author="Unknown Author" w:date="2026-10-30T04:17:53Z"><w:r><w:rPr><w:kern w:val="0"/><w:szCs w:val="24"/><w:lang w:val="es-CO" w:eastAsia="en-US" w:bidi="ar-SA"/></w:rPr><w:delText>$ 889.000.000</w:delText></w:r></w:del></w:p></w:tc><w:tc><w:tcPr><w:tcW w:w="1729" w:type="dxa"/><w:tcBorders></w:tcBorders><w:shd w:color="auto" w:fill="F7F7F7" w:val="clear"/></w:tcPr><w:p><w:pPr><w:pStyle w:val="Tabla9"/><w:widowControl/><w:jc w:val="left"/><w:rPr><w:kern w:val="0"/><w:szCs w:val="24"/><w:lang w:val="es-CO" w:eastAsia="en-US" w:bidi="ar-SA"/><w:del w:id="21313" w:author="Unknown Author" w:date="2026-10-30T04:17:53Z"></w:del></w:rPr></w:pPr><w:del w:id="21312" w:author="Unknown Author" w:date="2026-10-30T04:17:53Z"><w:r><w:rPr><w:kern w:val="0"/><w:szCs w:val="24"/><w:lang w:val="es-CO" w:eastAsia="en-US" w:bidi="ar-SA"/></w:rPr><w:delText>$ 2.443.000.000</w:delText></w:r></w:del></w:p></w:tc></w:tr><w:tr><w:trPr><w:del w:id="21314" w:author="Unknown Author" w:date="2026-10-30T04:17:53Z"/><w:cantSplit w:val="true"/></w:trPr><w:tc><w:tcPr><w:tcW w:w="1645" w:type="dxa"/><w:tcBorders></w:tcBorders></w:tcPr><w:p><w:pPr><w:pStyle w:val="Tabla9"/><w:widowControl/><w:jc w:val="left"/><w:rPr><w:kern w:val="0"/><w:szCs w:val="24"/><w:lang w:val="es-CO" w:eastAsia="en-US" w:bidi="ar-SA"/><w:del w:id="21316" w:author="Unknown Author" w:date="2026-10-30T04:17:53Z"></w:del></w:rPr></w:pPr><w:del w:id="21315" w:author="Unknown Author" w:date="2026-10-30T04:17:53Z"><w:r><w:rPr><w:kern w:val="0"/><w:szCs w:val="24"/><w:lang w:val="es-CO" w:eastAsia="en-US" w:bidi="ar-SA"/></w:rPr><w:delText>Capacitación y eventos</w:delText></w:r></w:del></w:p></w:tc><w:tc><w:tcPr><w:tcW w:w="1644" w:type="dxa"/><w:tcBorders></w:tcBorders></w:tcPr><w:p><w:pPr><w:pStyle w:val="Tabla9"/><w:widowControl/><w:jc w:val="left"/><w:rPr><w:kern w:val="0"/><w:szCs w:val="24"/><w:lang w:val="es-CO" w:eastAsia="en-US" w:bidi="ar-SA"/><w:del w:id="21318" w:author="Unknown Author" w:date="2026-10-30T04:17:53Z"></w:del></w:rPr></w:pPr><w:del w:id="21317" w:author="Unknown Author" w:date="2026-10-30T04:17:53Z"><w:r><w:rPr><w:kern w:val="0"/><w:szCs w:val="24"/><w:lang w:val="es-CO" w:eastAsia="en-US" w:bidi="ar-SA"/></w:rPr><w:delText>$ 100.000.000</w:delText></w:r></w:del></w:p></w:tc><w:tc><w:tcPr><w:tcW w:w="1646" w:type="dxa"/><w:tcBorders></w:tcBorders></w:tcPr><w:p><w:pPr><w:pStyle w:val="Tabla9"/><w:widowControl/><w:jc w:val="left"/><w:rPr><w:kern w:val="0"/><w:szCs w:val="24"/><w:lang w:val="es-CO" w:eastAsia="en-US" w:bidi="ar-SA"/><w:del w:id="21320" w:author="Unknown Author" w:date="2026-10-30T04:17:53Z"></w:del></w:rPr></w:pPr><w:del w:id="21319" w:author="Unknown Author" w:date="2026-10-30T04:17:53Z"><w:r><w:rPr><w:kern w:val="0"/><w:szCs w:val="24"/><w:lang w:val="es-CO" w:eastAsia="en-US" w:bidi="ar-SA"/></w:rPr><w:delText>$ 100.000.000</w:delText></w:r></w:del></w:p></w:tc><w:tc><w:tcPr><w:tcW w:w="1644" w:type="dxa"/><w:tcBorders></w:tcBorders></w:tcPr><w:p><w:pPr><w:pStyle w:val="Tabla9"/><w:widowControl/><w:jc w:val="left"/><w:rPr><w:kern w:val="0"/><w:szCs w:val="24"/><w:lang w:val="es-CO" w:eastAsia="en-US" w:bidi="ar-SA"/><w:del w:id="21322" w:author="Unknown Author" w:date="2026-10-30T04:17:53Z"></w:del></w:rPr></w:pPr><w:del w:id="21321" w:author="Unknown Author" w:date="2026-10-30T04:17:53Z"><w:r><w:rPr><w:kern w:val="0"/><w:szCs w:val="24"/><w:lang w:val="es-CO" w:eastAsia="en-US" w:bidi="ar-SA"/></w:rPr><w:delText>$ 100.000.000</w:delText></w:r></w:del></w:p></w:tc><w:tc><w:tcPr><w:tcW w:w="1645" w:type="dxa"/><w:tcBorders></w:tcBorders></w:tcPr><w:p><w:pPr><w:pStyle w:val="Tabla9"/><w:widowControl/><w:jc w:val="left"/><w:rPr><w:kern w:val="0"/><w:szCs w:val="24"/><w:lang w:val="es-CO" w:eastAsia="en-US" w:bidi="ar-SA"/><w:del w:id="21324" w:author="Unknown Author" w:date="2026-10-30T04:17:53Z"></w:del></w:rPr></w:pPr><w:del w:id="21323" w:author="Unknown Author" w:date="2026-10-30T04:17:53Z"><w:r><w:rPr><w:kern w:val="0"/><w:szCs w:val="24"/><w:lang w:val="es-CO" w:eastAsia="en-US" w:bidi="ar-SA"/></w:rPr><w:delText>$ 0</w:delText></w:r></w:del></w:p></w:tc><w:tc><w:tcPr><w:tcW w:w="1729" w:type="dxa"/><w:tcBorders></w:tcBorders></w:tcPr><w:p><w:pPr><w:pStyle w:val="Tabla9"/><w:widowControl/><w:jc w:val="left"/><w:rPr><w:kern w:val="0"/><w:szCs w:val="24"/><w:lang w:val="es-CO" w:eastAsia="en-US" w:bidi="ar-SA"/><w:del w:id="21326" w:author="Unknown Author" w:date="2026-10-30T04:17:53Z"></w:del></w:rPr></w:pPr><w:del w:id="21325" w:author="Unknown Author" w:date="2026-10-30T04:17:53Z"><w:r><w:rPr><w:kern w:val="0"/><w:szCs w:val="24"/><w:lang w:val="es-CO" w:eastAsia="en-US" w:bidi="ar-SA"/></w:rPr><w:delText>$ 300.000.000</w:delText></w:r></w:del></w:p></w:tc></w:tr><w:tr><w:trPr><w:del w:id="21327" w:author="Unknown Author" w:date="2026-10-30T04:17:53Z"/><w:cantSplit w:val="true"/></w:trPr><w:tc><w:tcPr><w:tcW w:w="1645" w:type="dxa"/><w:tcBorders></w:tcBorders><w:shd w:color="auto" w:fill="F7F7F7" w:val="clear"/></w:tcPr><w:p><w:pPr><w:pStyle w:val="Tabla9"/><w:widowControl/><w:jc w:val="left"/><w:rPr><w:kern w:val="0"/><w:szCs w:val="24"/><w:lang w:val="es-CO" w:eastAsia="en-US" w:bidi="ar-SA"/><w:del w:id="21329" w:author="Unknown Author" w:date="2026-10-30T04:17:53Z"></w:del></w:rPr></w:pPr><w:del w:id="21328" w:author="Unknown Author" w:date="2026-10-30T04:17:53Z"><w:r><w:rPr><w:kern w:val="0"/><w:szCs w:val="24"/><w:lang w:val="es-CO" w:eastAsia="en-US" w:bidi="ar-SA"/></w:rPr><w:delText>Servicios tecnológicos y pruebas</w:delText></w:r></w:del></w:p></w:tc><w:tc><w:tcPr><w:tcW w:w="1644" w:type="dxa"/><w:tcBorders></w:tcBorders><w:shd w:color="auto" w:fill="F7F7F7" w:val="clear"/></w:tcPr><w:p><w:pPr><w:pStyle w:val="Tabla9"/><w:widowControl/><w:jc w:val="left"/><w:rPr><w:kern w:val="0"/><w:szCs w:val="24"/><w:lang w:val="es-CO" w:eastAsia="en-US" w:bidi="ar-SA"/><w:del w:id="21331" w:author="Unknown Author" w:date="2026-10-30T04:17:53Z"></w:del></w:rPr></w:pPr><w:del w:id="21330" w:author="Unknown Author" w:date="2026-10-30T04:17:53Z"><w:r><w:rPr><w:kern w:val="0"/><w:szCs w:val="24"/><w:lang w:val="es-CO" w:eastAsia="en-US" w:bidi="ar-SA"/></w:rPr><w:delText>$ 122.868.000</w:delText></w:r></w:del></w:p></w:tc><w:tc><w:tcPr><w:tcW w:w="1646" w:type="dxa"/><w:tcBorders></w:tcBorders><w:shd w:color="auto" w:fill="F7F7F7" w:val="clear"/></w:tcPr><w:p><w:pPr><w:pStyle w:val="Tabla9"/><w:widowControl/><w:jc w:val="left"/><w:rPr><w:kern w:val="0"/><w:szCs w:val="24"/><w:lang w:val="es-CO" w:eastAsia="en-US" w:bidi="ar-SA"/><w:del w:id="21333" w:author="Unknown Author" w:date="2026-10-30T04:17:53Z"></w:del></w:rPr></w:pPr><w:del w:id="21332" w:author="Unknown Author" w:date="2026-10-30T04:17:53Z"><w:r><w:rPr><w:kern w:val="0"/><w:szCs w:val="24"/><w:lang w:val="es-CO" w:eastAsia="en-US" w:bidi="ar-SA"/></w:rPr><w:delText>$ 131.824.000</w:delText></w:r></w:del></w:p></w:tc><w:tc><w:tcPr><w:tcW w:w="1644" w:type="dxa"/><w:tcBorders></w:tcBorders><w:shd w:color="auto" w:fill="F7F7F7" w:val="clear"/></w:tcPr><w:p><w:pPr><w:pStyle w:val="Tabla9"/><w:widowControl/><w:jc w:val="left"/><w:rPr><w:kern w:val="0"/><w:szCs w:val="24"/><w:lang w:val="es-CO" w:eastAsia="en-US" w:bidi="ar-SA"/><w:del w:id="21335" w:author="Unknown Author" w:date="2026-10-30T04:17:53Z"></w:del></w:rPr></w:pPr><w:del w:id="21334" w:author="Unknown Author" w:date="2026-10-30T04:17:53Z"><w:r><w:rPr><w:kern w:val="0"/><w:szCs w:val="24"/><w:lang w:val="es-CO" w:eastAsia="en-US" w:bidi="ar-SA"/></w:rPr><w:delText>$ 122.868.000</w:delText></w:r></w:del></w:p></w:tc><w:tc><w:tcPr><w:tcW w:w="1645" w:type="dxa"/><w:tcBorders></w:tcBorders><w:shd w:color="auto" w:fill="F7F7F7" w:val="clear"/></w:tcPr><w:p><w:pPr><w:pStyle w:val="Tabla9"/><w:widowControl/><w:jc w:val="left"/><w:rPr><w:kern w:val="0"/><w:szCs w:val="24"/><w:lang w:val="es-CO" w:eastAsia="en-US" w:bidi="ar-SA"/><w:del w:id="21337" w:author="Unknown Author" w:date="2026-10-30T04:17:53Z"></w:del></w:rPr></w:pPr><w:del w:id="21336" w:author="Unknown Author" w:date="2026-10-30T04:17:53Z"><w:r><w:rPr><w:kern w:val="0"/><w:szCs w:val="24"/><w:lang w:val="es-CO" w:eastAsia="en-US" w:bidi="ar-SA"/></w:rPr><w:delText>$ 341.000.000</w:delText></w:r></w:del></w:p></w:tc><w:tc><w:tcPr><w:tcW w:w="1729" w:type="dxa"/><w:tcBorders></w:tcBorders><w:shd w:color="auto" w:fill="F7F7F7" w:val="clear"/></w:tcPr><w:p><w:pPr><w:pStyle w:val="Tabla9"/><w:widowControl/><w:jc w:val="left"/><w:rPr><w:kern w:val="0"/><w:szCs w:val="24"/><w:lang w:val="es-CO" w:eastAsia="en-US" w:bidi="ar-SA"/><w:del w:id="21339" w:author="Unknown Author" w:date="2026-10-30T04:17:53Z"></w:del></w:rPr></w:pPr><w:del w:id="21338" w:author="Unknown Author" w:date="2026-10-30T04:17:53Z"><w:r><w:rPr><w:kern w:val="0"/><w:szCs w:val="24"/><w:lang w:val="es-CO" w:eastAsia="en-US" w:bidi="ar-SA"/></w:rPr><w:delText>$ 718.560.000</w:delText></w:r></w:del></w:p></w:tc></w:tr><w:tr><w:trPr><w:del w:id="21340" w:author="Unknown Author" w:date="2026-10-30T04:17:53Z"/><w:cantSplit w:val="true"/></w:trPr><w:tc><w:tcPr><w:tcW w:w="1645" w:type="dxa"/><w:tcBorders></w:tcBorders></w:tcPr><w:p><w:pPr><w:pStyle w:val="Tabla9"/><w:widowControl/><w:jc w:val="left"/><w:rPr><w:kern w:val="0"/><w:szCs w:val="24"/><w:lang w:val="es-CO" w:eastAsia="en-US" w:bidi="ar-SA"/><w:del w:id="21342" w:author="Unknown Author" w:date="2026-10-30T04:17:53Z"></w:del></w:rPr></w:pPr><w:del w:id="21341" w:author="Unknown Author" w:date="2026-10-30T04:17:53Z"><w:r><w:rPr><w:kern w:val="0"/><w:szCs w:val="24"/><w:lang w:val="es-CO" w:eastAsia="en-US" w:bidi="ar-SA"/></w:rPr><w:delText>Materiales, insumos y documentación</w:delText></w:r></w:del></w:p></w:tc><w:tc><w:tcPr><w:tcW w:w="1644" w:type="dxa"/><w:tcBorders></w:tcBorders></w:tcPr><w:p><w:pPr><w:pStyle w:val="Tabla9"/><w:widowControl/><w:jc w:val="left"/><w:rPr><w:kern w:val="0"/><w:szCs w:val="24"/><w:lang w:val="es-CO" w:eastAsia="en-US" w:bidi="ar-SA"/><w:del w:id="21344" w:author="Unknown Author" w:date="2026-10-30T04:17:53Z"></w:del></w:rPr></w:pPr><w:del w:id="21343" w:author="Unknown Author" w:date="2026-10-30T04:17:53Z"><w:r><w:rPr><w:kern w:val="0"/><w:szCs w:val="24"/><w:lang w:val="es-CO" w:eastAsia="en-US" w:bidi="ar-SA"/></w:rPr><w:delText>$ 61.753.334</w:delText></w:r></w:del></w:p></w:tc><w:tc><w:tcPr><w:tcW w:w="1646" w:type="dxa"/><w:tcBorders></w:tcBorders></w:tcPr><w:p><w:pPr><w:pStyle w:val="Tabla9"/><w:widowControl/><w:jc w:val="left"/><w:rPr><w:kern w:val="0"/><w:szCs w:val="24"/><w:lang w:val="es-CO" w:eastAsia="en-US" w:bidi="ar-SA"/><w:del w:id="21346" w:author="Unknown Author" w:date="2026-10-30T04:17:53Z"></w:del></w:rPr></w:pPr><w:del w:id="21345" w:author="Unknown Author" w:date="2026-10-30T04:17:53Z"><w:r><w:rPr><w:kern w:val="0"/><w:szCs w:val="24"/><w:lang w:val="es-CO" w:eastAsia="en-US" w:bidi="ar-SA"/></w:rPr><w:delText>$ 62.893.333</w:delText></w:r></w:del></w:p></w:tc><w:tc><w:tcPr><w:tcW w:w="1644" w:type="dxa"/><w:tcBorders></w:tcBorders></w:tcPr><w:p><w:pPr><w:pStyle w:val="Tabla9"/><w:widowControl/><w:jc w:val="left"/><w:rPr><w:kern w:val="0"/><w:szCs w:val="24"/><w:lang w:val="es-CO" w:eastAsia="en-US" w:bidi="ar-SA"/><w:del w:id="21348" w:author="Unknown Author" w:date="2026-10-30T04:17:53Z"></w:del></w:rPr></w:pPr><w:del w:id="21347" w:author="Unknown Author" w:date="2026-10-30T04:17:53Z"><w:r><w:rPr><w:kern w:val="0"/><w:szCs w:val="24"/><w:lang w:val="es-CO" w:eastAsia="en-US" w:bidi="ar-SA"/></w:rPr><w:delText>$ 61.753.333</w:delText></w:r></w:del></w:p></w:tc><w:tc><w:tcPr><w:tcW w:w="1645" w:type="dxa"/><w:tcBorders></w:tcBorders></w:tcPr><w:p><w:pPr><w:pStyle w:val="Tabla9"/><w:widowControl/><w:jc w:val="left"/><w:rPr><w:kern w:val="0"/><w:szCs w:val="24"/><w:lang w:val="es-CO" w:eastAsia="en-US" w:bidi="ar-SA"/><w:del w:id="21350" w:author="Unknown Author" w:date="2026-10-30T04:17:53Z"></w:del></w:rPr></w:pPr><w:del w:id="21349" w:author="Unknown Author" w:date="2026-10-30T04:17:53Z"><w:r><w:rPr><w:kern w:val="0"/><w:szCs w:val="24"/><w:lang w:val="es-CO" w:eastAsia="en-US" w:bidi="ar-SA"/></w:rPr><w:delText>$ 42.000.000</w:delText></w:r></w:del></w:p></w:tc><w:tc><w:tcPr><w:tcW w:w="1729" w:type="dxa"/><w:tcBorders></w:tcBorders></w:tcPr><w:p><w:pPr><w:pStyle w:val="Tabla9"/><w:widowControl/><w:jc w:val="left"/><w:rPr><w:kern w:val="0"/><w:szCs w:val="24"/><w:lang w:val="es-CO" w:eastAsia="en-US" w:bidi="ar-SA"/><w:del w:id="21352" w:author="Unknown Author" w:date="2026-10-30T04:17:53Z"></w:del></w:rPr></w:pPr><w:del w:id="21351" w:author="Unknown Author" w:date="2026-10-30T04:17:53Z"><w:r><w:rPr><w:kern w:val="0"/><w:szCs w:val="24"/><w:lang w:val="es-CO" w:eastAsia="en-US" w:bidi="ar-SA"/></w:rPr><w:delText>$ 228.400.000</w:delText></w:r></w:del></w:p></w:tc></w:tr><w:tr><w:trPr><w:del w:id="21353" w:author="Unknown Author" w:date="2026-10-30T04:17:53Z"/><w:cantSplit w:val="true"/></w:trPr><w:tc><w:tcPr><w:tcW w:w="1645" w:type="dxa"/><w:tcBorders></w:tcBorders><w:shd w:color="auto" w:fill="F7F7F7" w:val="clear"/></w:tcPr><w:p><w:pPr><w:pStyle w:val="Tabla9"/><w:widowControl/><w:jc w:val="left"/><w:rPr><w:kern w:val="0"/><w:szCs w:val="24"/><w:lang w:val="es-CO" w:eastAsia="en-US" w:bidi="ar-SA"/><w:del w:id="21355" w:author="Unknown Author" w:date="2026-10-30T04:17:53Z"></w:del></w:rPr></w:pPr><w:del w:id="21354" w:author="Unknown Author" w:date="2026-10-30T04:17:53Z"><w:r><w:rPr><w:kern w:val="0"/><w:szCs w:val="24"/><w:lang w:val="es-CO" w:eastAsia="en-US" w:bidi="ar-SA"/></w:rPr><w:delText>Protección del conocimiento y divulgación</w:delText></w:r></w:del></w:p></w:tc><w:tc><w:tcPr><w:tcW w:w="1644" w:type="dxa"/><w:tcBorders></w:tcBorders><w:shd w:color="auto" w:fill="F7F7F7" w:val="clear"/></w:tcPr><w:p><w:pPr><w:pStyle w:val="Tabla9"/><w:widowControl/><w:jc w:val="left"/><w:rPr><w:kern w:val="0"/><w:szCs w:val="24"/><w:lang w:val="es-CO" w:eastAsia="en-US" w:bidi="ar-SA"/><w:del w:id="21357" w:author="Unknown Author" w:date="2026-10-30T04:17:53Z"></w:del></w:rPr></w:pPr><w:del w:id="21356" w:author="Unknown Author" w:date="2026-10-30T04:17:53Z"><w:r><w:rPr><w:kern w:val="0"/><w:szCs w:val="24"/><w:lang w:val="es-CO" w:eastAsia="en-US" w:bidi="ar-SA"/></w:rPr><w:delText>$ 14.166.666</w:delText></w:r></w:del></w:p></w:tc><w:tc><w:tcPr><w:tcW w:w="1646" w:type="dxa"/><w:tcBorders></w:tcBorders><w:shd w:color="auto" w:fill="F7F7F7" w:val="clear"/></w:tcPr><w:p><w:pPr><w:pStyle w:val="Tabla9"/><w:widowControl/><w:jc w:val="left"/><w:rPr><w:kern w:val="0"/><w:szCs w:val="24"/><w:lang w:val="es-CO" w:eastAsia="en-US" w:bidi="ar-SA"/><w:del w:id="21359" w:author="Unknown Author" w:date="2026-10-30T04:17:53Z"></w:del></w:rPr></w:pPr><w:del w:id="21358" w:author="Unknown Author" w:date="2026-10-30T04:17:53Z"><w:r><w:rPr><w:kern w:val="0"/><w:szCs w:val="24"/><w:lang w:val="es-CO" w:eastAsia="en-US" w:bidi="ar-SA"/></w:rPr><w:delText>$ 14.166.667</w:delText></w:r></w:del></w:p></w:tc><w:tc><w:tcPr><w:tcW w:w="1644" w:type="dxa"/><w:tcBorders></w:tcBorders><w:shd w:color="auto" w:fill="F7F7F7" w:val="clear"/></w:tcPr><w:p><w:pPr><w:pStyle w:val="Tabla9"/><w:widowControl/><w:jc w:val="left"/><w:rPr><w:kern w:val="0"/><w:szCs w:val="24"/><w:lang w:val="es-CO" w:eastAsia="en-US" w:bidi="ar-SA"/><w:del w:id="21361" w:author="Unknown Author" w:date="2026-10-30T04:17:53Z"></w:del></w:rPr></w:pPr><w:del w:id="21360" w:author="Unknown Author" w:date="2026-10-30T04:17:53Z"><w:r><w:rPr><w:kern w:val="0"/><w:szCs w:val="24"/><w:lang w:val="es-CO" w:eastAsia="en-US" w:bidi="ar-SA"/></w:rPr><w:delText>$ 14.166.667</w:delText></w:r></w:del></w:p></w:tc><w:tc><w:tcPr><w:tcW w:w="1645" w:type="dxa"/><w:tcBorders></w:tcBorders><w:shd w:color="auto" w:fill="F7F7F7" w:val="clear"/></w:tcPr><w:p><w:pPr><w:pStyle w:val="Tabla9"/><w:widowControl/><w:jc w:val="left"/><w:rPr><w:kern w:val="0"/><w:szCs w:val="24"/><w:lang w:val="es-CO" w:eastAsia="en-US" w:bidi="ar-SA"/><w:del w:id="21363" w:author="Unknown Author" w:date="2026-10-30T04:17:53Z"></w:del></w:rPr></w:pPr><w:del w:id="21362" w:author="Unknown Author" w:date="2026-10-30T04:17:53Z"><w:r><w:rPr><w:kern w:val="0"/><w:szCs w:val="24"/><w:lang w:val="es-CO" w:eastAsia="en-US" w:bidi="ar-SA"/></w:rPr><w:delText>$ 155.000.000</w:delText></w:r></w:del></w:p></w:tc><w:tc><w:tcPr><w:tcW w:w="1729" w:type="dxa"/><w:tcBorders></w:tcBorders><w:shd w:color="auto" w:fill="F7F7F7" w:val="clear"/></w:tcPr><w:p><w:pPr><w:pStyle w:val="Tabla9"/><w:widowControl/><w:jc w:val="left"/><w:rPr><w:kern w:val="0"/><w:szCs w:val="24"/><w:lang w:val="es-CO" w:eastAsia="en-US" w:bidi="ar-SA"/><w:del w:id="21365" w:author="Unknown Author" w:date="2026-10-30T04:17:53Z"></w:del></w:rPr></w:pPr><w:del w:id="21364" w:author="Unknown Author" w:date="2026-10-30T04:17:53Z"><w:r><w:rPr><w:kern w:val="0"/><w:szCs w:val="24"/><w:lang w:val="es-CO" w:eastAsia="en-US" w:bidi="ar-SA"/></w:rPr><w:delText>$ 197.500.000</w:delText></w:r></w:del></w:p></w:tc></w:tr><w:tr><w:trPr><w:del w:id="21366" w:author="Unknown Author" w:date="2026-10-30T04:17:53Z"/><w:cantSplit w:val="true"/></w:trPr><w:tc><w:tcPr><w:tcW w:w="1645" w:type="dxa"/><w:tcBorders></w:tcBorders></w:tcPr><w:p><w:pPr><w:pStyle w:val="Tabla9"/><w:widowControl/><w:jc w:val="left"/><w:rPr><w:kern w:val="0"/><w:szCs w:val="24"/><w:lang w:val="es-CO" w:eastAsia="en-US" w:bidi="ar-SA"/><w:del w:id="21368" w:author="Unknown Author" w:date="2026-10-30T04:17:53Z"></w:del></w:rPr></w:pPr><w:del w:id="21367" w:author="Unknown Author" w:date="2026-10-30T04:17:53Z"><w:r><w:rPr><w:kern w:val="0"/><w:szCs w:val="24"/><w:lang w:val="es-CO" w:eastAsia="en-US" w:bidi="ar-SA"/></w:rPr><w:delText>Gastos de viaje</w:delText></w:r></w:del></w:p></w:tc><w:tc><w:tcPr><w:tcW w:w="1644" w:type="dxa"/><w:tcBorders></w:tcBorders></w:tcPr><w:p><w:pPr><w:pStyle w:val="Tabla9"/><w:widowControl/><w:jc w:val="left"/><w:rPr><w:kern w:val="0"/><w:szCs w:val="24"/><w:lang w:val="es-CO" w:eastAsia="en-US" w:bidi="ar-SA"/><w:del w:id="21370" w:author="Unknown Author" w:date="2026-10-30T04:17:53Z"></w:del></w:rPr></w:pPr><w:del w:id="21369" w:author="Unknown Author" w:date="2026-10-30T04:17:53Z"><w:r><w:rPr><w:kern w:val="0"/><w:szCs w:val="24"/><w:lang w:val="es-CO" w:eastAsia="en-US" w:bidi="ar-SA"/></w:rPr><w:delText>$ 171.806.666</w:delText></w:r></w:del></w:p></w:tc><w:tc><w:tcPr><w:tcW w:w="1646" w:type="dxa"/><w:tcBorders></w:tcBorders></w:tcPr><w:p><w:pPr><w:pStyle w:val="Tabla9"/><w:widowControl/><w:jc w:val="left"/><w:rPr><w:kern w:val="0"/><w:szCs w:val="24"/><w:lang w:val="es-CO" w:eastAsia="en-US" w:bidi="ar-SA"/><w:del w:id="21372" w:author="Unknown Author" w:date="2026-10-30T04:17:53Z"></w:del></w:rPr></w:pPr><w:del w:id="21371" w:author="Unknown Author" w:date="2026-10-30T04:17:53Z"><w:r><w:rPr><w:kern w:val="0"/><w:szCs w:val="24"/><w:lang w:val="es-CO" w:eastAsia="en-US" w:bidi="ar-SA"/></w:rPr><w:delText>$ 175.886.667</w:delText></w:r></w:del></w:p></w:tc><w:tc><w:tcPr><w:tcW w:w="1644" w:type="dxa"/><w:tcBorders></w:tcBorders></w:tcPr><w:p><w:pPr><w:pStyle w:val="Tabla9"/><w:widowControl/><w:jc w:val="left"/><w:rPr><w:kern w:val="0"/><w:szCs w:val="24"/><w:lang w:val="es-CO" w:eastAsia="en-US" w:bidi="ar-SA"/><w:del w:id="21374" w:author="Unknown Author" w:date="2026-10-30T04:17:53Z"></w:del></w:rPr></w:pPr><w:del w:id="21373" w:author="Unknown Author" w:date="2026-10-30T04:17:53Z"><w:r><w:rPr><w:kern w:val="0"/><w:szCs w:val="24"/><w:lang w:val="es-CO" w:eastAsia="en-US" w:bidi="ar-SA"/></w:rPr><w:delText>$ 171.806.667</w:delText></w:r></w:del></w:p></w:tc><w:tc><w:tcPr><w:tcW w:w="1645" w:type="dxa"/><w:tcBorders></w:tcBorders></w:tcPr><w:p><w:pPr><w:pStyle w:val="Tabla9"/><w:widowControl/><w:jc w:val="left"/><w:rPr><w:kern w:val="0"/><w:szCs w:val="24"/><w:lang w:val="es-CO" w:eastAsia="en-US" w:bidi="ar-SA"/><w:del w:id="21376" w:author="Unknown Author" w:date="2026-10-30T04:17:53Z"></w:del></w:rPr></w:pPr><w:del w:id="21375" w:author="Unknown Author" w:date="2026-10-30T04:17:53Z"><w:r><w:rPr><w:kern w:val="0"/><w:szCs w:val="24"/><w:lang w:val="es-CO" w:eastAsia="en-US" w:bidi="ar-SA"/></w:rPr><w:delText>$ 24.000.000</w:delText></w:r></w:del></w:p></w:tc><w:tc><w:tcPr><w:tcW w:w="1729" w:type="dxa"/><w:tcBorders></w:tcBorders></w:tcPr><w:p><w:pPr><w:pStyle w:val="Tabla9"/><w:widowControl/><w:jc w:val="left"/><w:rPr><w:kern w:val="0"/><w:szCs w:val="24"/><w:lang w:val="es-CO" w:eastAsia="en-US" w:bidi="ar-SA"/><w:del w:id="21378" w:author="Unknown Author" w:date="2026-10-30T04:17:53Z"></w:del></w:rPr></w:pPr><w:del w:id="21377" w:author="Unknown Author" w:date="2026-10-30T04:17:53Z"><w:r><w:rPr><w:kern w:val="0"/><w:szCs w:val="24"/><w:lang w:val="es-CO" w:eastAsia="en-US" w:bidi="ar-SA"/></w:rPr><w:delText>$ 543.500.000</w:delText></w:r></w:del></w:p></w:tc></w:tr><w:tr><w:trPr><w:del w:id="21379" w:author="Unknown Author" w:date="2026-10-30T04:17:53Z"/><w:cantSplit w:val="true"/></w:trPr><w:tc><w:tcPr><w:tcW w:w="1645" w:type="dxa"/><w:tcBorders></w:tcBorders><w:shd w:color="auto" w:fill="F7F7F7" w:val="clear"/></w:tcPr><w:p><w:pPr><w:pStyle w:val="Tabla9"/><w:widowControl/><w:jc w:val="left"/><w:rPr><w:kern w:val="0"/><w:szCs w:val="24"/><w:lang w:val="es-CO" w:eastAsia="en-US" w:bidi="ar-SA"/><w:del w:id="21381" w:author="Unknown Author" w:date="2026-10-30T04:17:53Z"></w:del></w:rPr></w:pPr><w:del w:id="21380" w:author="Unknown Author" w:date="2026-10-30T04:17:53Z"><w:r><w:rPr><w:kern w:val="0"/><w:szCs w:val="24"/><w:lang w:val="es-CO" w:eastAsia="en-US" w:bidi="ar-SA"/></w:rPr><w:delText>Infraestructura</w:delText></w:r></w:del></w:p></w:tc><w:tc><w:tcPr><w:tcW w:w="1644" w:type="dxa"/><w:tcBorders></w:tcBorders><w:shd w:color="auto" w:fill="F7F7F7" w:val="clear"/></w:tcPr><w:p><w:pPr><w:pStyle w:val="Tabla9"/><w:widowControl/><w:jc w:val="left"/><w:rPr><w:kern w:val="0"/><w:szCs w:val="24"/><w:lang w:val="es-CO" w:eastAsia="en-US" w:bidi="ar-SA"/><w:del w:id="21383" w:author="Unknown Author" w:date="2026-10-30T04:17:53Z"></w:del></w:rPr></w:pPr><w:del w:id="21382" w:author="Unknown Author" w:date="2026-10-30T04:17:53Z"><w:r><w:rPr><w:kern w:val="0"/><w:szCs w:val="24"/><w:lang w:val="es-CO" w:eastAsia="en-US" w:bidi="ar-SA"/></w:rPr><w:delText>$ 43.200.000</w:delText></w:r></w:del></w:p></w:tc><w:tc><w:tcPr><w:tcW w:w="1646" w:type="dxa"/><w:tcBorders></w:tcBorders><w:shd w:color="auto" w:fill="F7F7F7" w:val="clear"/></w:tcPr><w:p><w:pPr><w:pStyle w:val="Tabla9"/><w:widowControl/><w:jc w:val="left"/><w:rPr><w:kern w:val="0"/><w:szCs w:val="24"/><w:lang w:val="es-CO" w:eastAsia="en-US" w:bidi="ar-SA"/><w:del w:id="21385" w:author="Unknown Author" w:date="2026-10-30T04:17:53Z"></w:del></w:rPr></w:pPr><w:del w:id="21384" w:author="Unknown Author" w:date="2026-10-30T04:17:53Z"><w:r><w:rPr><w:kern w:val="0"/><w:szCs w:val="24"/><w:lang w:val="es-CO" w:eastAsia="en-US" w:bidi="ar-SA"/></w:rPr><w:delText>$ 45.600.000</w:delText></w:r></w:del></w:p></w:tc><w:tc><w:tcPr><w:tcW w:w="1644" w:type="dxa"/><w:tcBorders></w:tcBorders><w:shd w:color="auto" w:fill="F7F7F7" w:val="clear"/></w:tcPr><w:p><w:pPr><w:pStyle w:val="Tabla9"/><w:widowControl/><w:jc w:val="left"/><w:rPr><w:kern w:val="0"/><w:szCs w:val="24"/><w:lang w:val="es-CO" w:eastAsia="en-US" w:bidi="ar-SA"/><w:del w:id="21387" w:author="Unknown Author" w:date="2026-10-30T04:17:53Z"></w:del></w:rPr></w:pPr><w:del w:id="21386" w:author="Unknown Author" w:date="2026-10-30T04:17:53Z"><w:r><w:rPr><w:kern w:val="0"/><w:szCs w:val="24"/><w:lang w:val="es-CO" w:eastAsia="en-US" w:bidi="ar-SA"/></w:rPr><w:delText>$ 43.200.000</w:delText></w:r></w:del></w:p></w:tc><w:tc><w:tcPr><w:tcW w:w="1645" w:type="dxa"/><w:tcBorders></w:tcBorders><w:shd w:color="auto" w:fill="F7F7F7" w:val="clear"/></w:tcPr><w:p><w:pPr><w:pStyle w:val="Tabla9"/><w:widowControl/><w:jc w:val="left"/><w:rPr><w:kern w:val="0"/><w:szCs w:val="24"/><w:lang w:val="es-CO" w:eastAsia="en-US" w:bidi="ar-SA"/><w:del w:id="21389" w:author="Unknown Author" w:date="2026-10-30T04:17:53Z"></w:del></w:rPr></w:pPr><w:del w:id="21388" w:author="Unknown Author" w:date="2026-10-30T04:17:53Z"><w:r><w:rPr><w:kern w:val="0"/><w:szCs w:val="24"/><w:lang w:val="es-CO" w:eastAsia="en-US" w:bidi="ar-SA"/></w:rPr><w:delText>$ 0</w:delText></w:r></w:del></w:p></w:tc><w:tc><w:tcPr><w:tcW w:w="1729" w:type="dxa"/><w:tcBorders></w:tcBorders><w:shd w:color="auto" w:fill="F7F7F7" w:val="clear"/></w:tcPr><w:p><w:pPr><w:pStyle w:val="Tabla9"/><w:widowControl/><w:jc w:val="left"/><w:rPr><w:kern w:val="0"/><w:szCs w:val="24"/><w:lang w:val="es-CO" w:eastAsia="en-US" w:bidi="ar-SA"/><w:del w:id="21391" w:author="Unknown Author" w:date="2026-10-30T04:17:53Z"></w:del></w:rPr></w:pPr><w:del w:id="21390" w:author="Unknown Author" w:date="2026-10-30T04:17:53Z"><w:r><w:rPr><w:kern w:val="0"/><w:szCs w:val="24"/><w:lang w:val="es-CO" w:eastAsia="en-US" w:bidi="ar-SA"/></w:rPr><w:delText>$ 132.000.000</w:delText></w:r></w:del></w:p></w:tc></w:tr><w:tr><w:trPr><w:del w:id="21392" w:author="Unknown Author" w:date="2026-10-30T04:17:53Z"/><w:cantSplit w:val="true"/></w:trPr><w:tc><w:tcPr><w:tcW w:w="1645" w:type="dxa"/><w:tcBorders></w:tcBorders></w:tcPr><w:p><w:pPr><w:pStyle w:val="Tabla9"/><w:widowControl/><w:jc w:val="left"/><w:rPr><w:kern w:val="0"/><w:szCs w:val="24"/><w:lang w:val="es-CO" w:eastAsia="en-US" w:bidi="ar-SA"/><w:del w:id="21394" w:author="Unknown Author" w:date="2026-10-30T04:17:53Z"></w:del></w:rPr></w:pPr><w:del w:id="21393" w:author="Unknown Author" w:date="2026-10-30T04:17:53Z"><w:r><w:rPr><w:kern w:val="0"/><w:szCs w:val="24"/><w:lang w:val="es-CO" w:eastAsia="en-US" w:bidi="ar-SA"/></w:rPr><w:delText>Administrativos</w:delText></w:r></w:del></w:p></w:tc><w:tc><w:tcPr><w:tcW w:w="1644" w:type="dxa"/><w:tcBorders></w:tcBorders></w:tcPr><w:p><w:pPr><w:pStyle w:val="Tabla9"/><w:widowControl/><w:jc w:val="left"/><w:rPr><w:kern w:val="0"/><w:szCs w:val="24"/><w:lang w:val="es-CO" w:eastAsia="en-US" w:bidi="ar-SA"/><w:del w:id="21396" w:author="Unknown Author" w:date="2026-10-30T04:17:53Z"></w:del></w:rPr></w:pPr><w:del w:id="21395" w:author="Unknown Author" w:date="2026-10-30T04:17:53Z"><w:r><w:rPr><w:kern w:val="0"/><w:szCs w:val="24"/><w:lang w:val="es-CO" w:eastAsia="en-US" w:bidi="ar-SA"/></w:rPr><w:delText>$ 0</w:delText></w:r></w:del></w:p></w:tc><w:tc><w:tcPr><w:tcW w:w="1646" w:type="dxa"/><w:tcBorders></w:tcBorders></w:tcPr><w:p><w:pPr><w:pStyle w:val="Tabla9"/><w:widowControl/><w:jc w:val="left"/><w:rPr><w:kern w:val="0"/><w:szCs w:val="24"/><w:lang w:val="es-CO" w:eastAsia="en-US" w:bidi="ar-SA"/><w:del w:id="21398" w:author="Unknown Author" w:date="2026-10-30T04:17:53Z"></w:del></w:rPr></w:pPr><w:del w:id="21397" w:author="Unknown Author" w:date="2026-10-30T04:17:53Z"><w:r><w:rPr><w:kern w:val="0"/><w:szCs w:val="24"/><w:lang w:val="es-CO" w:eastAsia="en-US" w:bidi="ar-SA"/></w:rPr><w:delText>$ 0</w:delText></w:r></w:del></w:p></w:tc><w:tc><w:tcPr><w:tcW w:w="1644" w:type="dxa"/><w:tcBorders></w:tcBorders></w:tcPr><w:p><w:pPr><w:pStyle w:val="Tabla9"/><w:widowControl/><w:jc w:val="left"/><w:rPr><w:kern w:val="0"/><w:szCs w:val="24"/><w:lang w:val="es-CO" w:eastAsia="en-US" w:bidi="ar-SA"/><w:del w:id="21400" w:author="Unknown Author" w:date="2026-10-30T04:17:53Z"></w:del></w:rPr></w:pPr><w:del w:id="21399" w:author="Unknown Author" w:date="2026-10-30T04:17:53Z"><w:r><w:rPr><w:kern w:val="0"/><w:szCs w:val="24"/><w:lang w:val="es-CO" w:eastAsia="en-US" w:bidi="ar-SA"/></w:rPr><w:delText>$ 0</w:delText></w:r></w:del></w:p></w:tc><w:tc><w:tcPr><w:tcW w:w="1645" w:type="dxa"/><w:tcBorders></w:tcBorders></w:tcPr><w:p><w:pPr><w:pStyle w:val="Tabla9"/><w:widowControl/><w:jc w:val="left"/><w:rPr><w:kern w:val="0"/><w:szCs w:val="24"/><w:lang w:val="es-CO" w:eastAsia="en-US" w:bidi="ar-SA"/><w:del w:id="21402" w:author="Unknown Author" w:date="2026-10-30T04:17:53Z"></w:del></w:rPr></w:pPr><w:del w:id="21401" w:author="Unknown Author" w:date="2026-10-30T04:17:53Z"><w:r><w:rPr><w:kern w:val="0"/><w:szCs w:val="24"/><w:lang w:val="es-CO" w:eastAsia="en-US" w:bidi="ar-SA"/></w:rPr><w:delText>$ 273.000.000</w:delText></w:r></w:del></w:p></w:tc><w:tc><w:tcPr><w:tcW w:w="1729" w:type="dxa"/><w:tcBorders></w:tcBorders></w:tcPr><w:p><w:pPr><w:pStyle w:val="Tabla9"/><w:widowControl/><w:jc w:val="left"/><w:rPr><w:kern w:val="0"/><w:szCs w:val="24"/><w:lang w:val="es-CO" w:eastAsia="en-US" w:bidi="ar-SA"/><w:del w:id="21404" w:author="Unknown Author" w:date="2026-10-30T04:17:53Z"></w:del></w:rPr></w:pPr><w:del w:id="21403" w:author="Unknown Author" w:date="2026-10-30T04:17:53Z"><w:r><w:rPr><w:kern w:val="0"/><w:szCs w:val="24"/><w:lang w:val="es-CO" w:eastAsia="en-US" w:bidi="ar-SA"/></w:rPr><w:delText>$ 273.000.000</w:delText></w:r></w:del></w:p></w:tc></w:tr><w:tr><w:trPr><w:del w:id="21405" w:author="Unknown Author" w:date="2026-10-30T04:17:53Z"/><w:cantSplit w:val="true"/></w:trPr><w:tc><w:tcPr><w:tcW w:w="1645" w:type="dxa"/><w:tcBorders></w:tcBorders><w:shd w:color="auto" w:fill="F7F7F7" w:val="clear"/></w:tcPr><w:p><w:pPr><w:pStyle w:val="Tabla9"/><w:widowControl/><w:jc w:val="left"/><w:rPr><w:kern w:val="0"/><w:szCs w:val="24"/><w:lang w:val="es-CO" w:eastAsia="en-US" w:bidi="ar-SA"/><w:del w:id="21407" w:author="Unknown Author" w:date="2026-10-30T04:17:53Z"></w:del></w:rPr></w:pPr><w:del w:id="21406" w:author="Unknown Author" w:date="2026-10-30T04:17:53Z"><w:r><w:rPr><w:kern w:val="0"/><w:szCs w:val="24"/><w:lang w:val="es-CO" w:eastAsia="en-US" w:bidi="ar-SA"/></w:rPr><w:delText>Seguimiento</w:delText></w:r></w:del></w:p></w:tc><w:tc><w:tcPr><w:tcW w:w="1644" w:type="dxa"/><w:tcBorders></w:tcBorders><w:shd w:color="auto" w:fill="F7F7F7" w:val="clear"/></w:tcPr><w:p><w:pPr><w:pStyle w:val="Tabla9"/><w:widowControl/><w:jc w:val="left"/><w:rPr><w:kern w:val="0"/><w:szCs w:val="24"/><w:lang w:val="es-CO" w:eastAsia="en-US" w:bidi="ar-SA"/><w:del w:id="21409" w:author="Unknown Author" w:date="2026-10-30T04:17:53Z"></w:del></w:rPr></w:pPr><w:del w:id="21408" w:author="Unknown Author" w:date="2026-10-30T04:17:53Z"><w:r><w:rPr><w:kern w:val="0"/><w:szCs w:val="24"/><w:lang w:val="es-CO" w:eastAsia="en-US" w:bidi="ar-SA"/></w:rPr><w:delText>$ 0</w:delText></w:r></w:del></w:p></w:tc><w:tc><w:tcPr><w:tcW w:w="1646" w:type="dxa"/><w:tcBorders></w:tcBorders><w:shd w:color="auto" w:fill="F7F7F7" w:val="clear"/></w:tcPr><w:p><w:pPr><w:pStyle w:val="Tabla9"/><w:widowControl/><w:jc w:val="left"/><w:rPr><w:kern w:val="0"/><w:szCs w:val="24"/><w:lang w:val="es-CO" w:eastAsia="en-US" w:bidi="ar-SA"/><w:del w:id="21411" w:author="Unknown Author" w:date="2026-10-30T04:17:53Z"></w:del></w:rPr></w:pPr><w:del w:id="21410" w:author="Unknown Author" w:date="2026-10-30T04:17:53Z"><w:r><w:rPr><w:kern w:val="0"/><w:szCs w:val="24"/><w:lang w:val="es-CO" w:eastAsia="en-US" w:bidi="ar-SA"/></w:rPr><w:delText>$ 0</w:delText></w:r></w:del></w:p></w:tc><w:tc><w:tcPr><w:tcW w:w="1644" w:type="dxa"/><w:tcBorders></w:tcBorders><w:shd w:color="auto" w:fill="F7F7F7" w:val="clear"/></w:tcPr><w:p><w:pPr><w:pStyle w:val="Tabla9"/><w:widowControl/><w:jc w:val="left"/><w:rPr><w:kern w:val="0"/><w:szCs w:val="24"/><w:lang w:val="es-CO" w:eastAsia="en-US" w:bidi="ar-SA"/><w:del w:id="21413" w:author="Unknown Author" w:date="2026-10-30T04:17:53Z"></w:del></w:rPr></w:pPr><w:del w:id="21412" w:author="Unknown Author" w:date="2026-10-30T04:17:53Z"><w:r><w:rPr><w:kern w:val="0"/><w:szCs w:val="24"/><w:lang w:val="es-CO" w:eastAsia="en-US" w:bidi="ar-SA"/></w:rPr><w:delText>$ 0</w:delText></w:r></w:del></w:p></w:tc><w:tc><w:tcPr><w:tcW w:w="1645" w:type="dxa"/><w:tcBorders></w:tcBorders><w:shd w:color="auto" w:fill="F7F7F7" w:val="clear"/></w:tcPr><w:p><w:pPr><w:pStyle w:val="Tabla9"/><w:widowControl/><w:jc w:val="left"/><w:rPr><w:kern w:val="0"/><w:szCs w:val="24"/><w:lang w:val="es-CO" w:eastAsia="en-US" w:bidi="ar-SA"/><w:del w:id="21415" w:author="Unknown Author" w:date="2026-10-30T04:17:53Z"></w:del></w:rPr></w:pPr><w:del w:id="21414" w:author="Unknown Author" w:date="2026-10-30T04:17:53Z"><w:r><w:rPr><w:kern w:val="0"/><w:szCs w:val="24"/><w:lang w:val="es-CO" w:eastAsia="en-US" w:bidi="ar-SA"/></w:rPr><w:delText>$ 192.000.000</w:delText></w:r></w:del></w:p></w:tc><w:tc><w:tcPr><w:tcW w:w="1729" w:type="dxa"/><w:tcBorders></w:tcBorders><w:shd w:color="auto" w:fill="F7F7F7" w:val="clear"/></w:tcPr><w:p><w:pPr><w:pStyle w:val="Tabla9"/><w:widowControl/><w:jc w:val="left"/><w:rPr><w:kern w:val="0"/><w:szCs w:val="24"/><w:lang w:val="es-CO" w:eastAsia="en-US" w:bidi="ar-SA"/><w:del w:id="21417" w:author="Unknown Author" w:date="2026-10-30T04:17:53Z"></w:del></w:rPr></w:pPr><w:del w:id="21416" w:author="Unknown Author" w:date="2026-10-30T04:17:53Z"><w:r><w:rPr><w:kern w:val="0"/><w:szCs w:val="24"/><w:lang w:val="es-CO" w:eastAsia="en-US" w:bidi="ar-SA"/></w:rPr><w:delText>$ 192.000.000</w:delText></w:r></w:del></w:p></w:tc></w:tr><w:tr><w:trPr><w:del w:id="21418" w:author="Unknown Author" w:date="2026-10-30T04:17:53Z"/><w:cantSplit w:val="true"/></w:trPr><w:tc><w:tcPr><w:tcW w:w="1645" w:type="dxa"/><w:tcBorders></w:tcBorders></w:tcPr><w:p><w:pPr><w:pStyle w:val="Tabla9"/><w:widowControl/><w:jc w:val="left"/><w:rPr><w:kern w:val="0"/><w:szCs w:val="24"/><w:lang w:val="es-CO" w:eastAsia="en-US" w:bidi="ar-SA"/><w:del w:id="21420" w:author="Unknown Author" w:date="2026-10-30T04:17:53Z"></w:del></w:rPr></w:pPr><w:del w:id="21419" w:author="Unknown Author" w:date="2026-10-30T04:17:53Z"><w:r><w:rPr><w:b/><w:bCs/><w:kern w:val="0"/><w:szCs w:val="24"/><w:lang w:val="es-CO" w:eastAsia="en-US" w:bidi="ar-SA"/></w:rPr><w:delText>Total</w:delText></w:r></w:del></w:p></w:tc><w:tc><w:tcPr><w:tcW w:w="1644" w:type="dxa"/><w:tcBorders></w:tcBorders></w:tcPr><w:p><w:pPr><w:pStyle w:val="Tabla9"/><w:widowControl/><w:jc w:val="left"/><w:rPr><w:kern w:val="0"/><w:szCs w:val="24"/><w:lang w:val="es-CO" w:eastAsia="en-US" w:bidi="ar-SA"/><w:del w:id="21422" w:author="Unknown Author" w:date="2026-10-30T04:17:53Z"></w:del></w:rPr></w:pPr><w:del w:id="21421" w:author="Unknown Author" w:date="2026-10-30T04:17:53Z"><w:r><w:rPr><w:b/><w:bCs/><w:kern w:val="0"/><w:szCs w:val="24"/><w:lang w:val="es-CO" w:eastAsia="en-US" w:bidi="ar-SA"/></w:rPr><w:delText>$ 1.233.519.514</w:delText></w:r></w:del></w:p></w:tc><w:tc><w:tcPr><w:tcW w:w="1646" w:type="dxa"/><w:tcBorders></w:tcBorders></w:tcPr><w:p><w:pPr><w:pStyle w:val="Tabla9"/><w:widowControl/><w:jc w:val="left"/><w:rPr><w:kern w:val="0"/><w:szCs w:val="24"/><w:lang w:val="es-CO" w:eastAsia="en-US" w:bidi="ar-SA"/><w:del w:id="21424" w:author="Unknown Author" w:date="2026-10-30T04:17:53Z"></w:del></w:rPr></w:pPr><w:del w:id="21423" w:author="Unknown Author" w:date="2026-10-30T04:17:53Z"><w:r><w:rPr><w:b/><w:bCs/><w:kern w:val="0"/><w:szCs w:val="24"/><w:lang w:val="es-CO" w:eastAsia="en-US" w:bidi="ar-SA"/></w:rPr><w:delText>$ 1.292.920.970</w:delText></w:r></w:del></w:p></w:tc><w:tc><w:tcPr><w:tcW w:w="1644" w:type="dxa"/><w:tcBorders></w:tcBorders></w:tcPr><w:p><w:pPr><w:pStyle w:val="Tabla9"/><w:widowControl/><w:jc w:val="left"/><w:rPr><w:kern w:val="0"/><w:szCs w:val="24"/><w:lang w:val="es-CO" w:eastAsia="en-US" w:bidi="ar-SA"/><w:del w:id="21426" w:author="Unknown Author" w:date="2026-10-30T04:17:53Z"></w:del></w:rPr></w:pPr><w:del w:id="21425" w:author="Unknown Author" w:date="2026-10-30T04:17:53Z"><w:r><w:rPr><w:b/><w:bCs/><w:kern w:val="0"/><w:szCs w:val="24"/><w:lang w:val="es-CO" w:eastAsia="en-US" w:bidi="ar-SA"/></w:rPr><w:delText>$ 1.233.519.516</w:delText></w:r></w:del></w:p></w:tc><w:tc><w:tcPr><w:tcW w:w="1645" w:type="dxa"/><w:tcBorders></w:tcBorders></w:tcPr><w:p><w:pPr><w:pStyle w:val="Tabla9"/><w:widowControl/><w:jc w:val="left"/><w:rPr><w:kern w:val="0"/><w:szCs w:val="24"/><w:lang w:val="es-CO" w:eastAsia="en-US" w:bidi="ar-SA"/><w:del w:id="21428" w:author="Unknown Author" w:date="2026-10-30T04:17:53Z"></w:del></w:rPr></w:pPr><w:del w:id="21427" w:author="Unknown Author" w:date="2026-10-30T04:17:53Z"><w:r><w:rPr><w:b/><w:bCs/><w:kern w:val="0"/><w:szCs w:val="24"/><w:lang w:val="es-CO" w:eastAsia="en-US" w:bidi="ar-SA"/></w:rPr><w:delText>$ 6.262.880.000</w:delText></w:r></w:del></w:p></w:tc><w:tc><w:tcPr><w:tcW w:w="1729" w:type="dxa"/><w:tcBorders></w:tcBorders></w:tcPr><w:p><w:pPr><w:pStyle w:val="Tabla9"/><w:widowControl/><w:jc w:val="left"/><w:rPr><w:kern w:val="0"/><w:szCs w:val="24"/><w:lang w:val="es-CO" w:eastAsia="en-US" w:bidi="ar-SA"/><w:del w:id="21430" w:author="Unknown Author" w:date="2026-10-30T04:17:53Z"></w:del></w:rPr></w:pPr><w:del w:id="21429" w:author="Unknown Author" w:date="2026-10-30T04:17:53Z"><w:r><w:rPr><w:b/><w:bCs/><w:kern w:val="0"/><w:szCs w:val="24"/><w:lang w:val="es-CO" w:eastAsia="en-US" w:bidi="ar-SA"/></w:rPr><w:delText>$ 10.022.840.000</w:delText></w:r></w:del></w:p></w:tc></w:tr><w:tr><w:trPr><w:del w:id="21431" w:author="Unknown Author" w:date="2026-10-30T04:17:53Z"/><w:cantSplit w:val="true"/></w:trPr><w:tc><w:tcPr><w:tcW w:w="1645" w:type="dxa"/><w:tcBorders><w:bottom w:val="single" w:sz="12" w:space="0" w:color="2A3439"/></w:tcBorders><w:shd w:color="auto" w:fill="F7F7F7" w:val="clear"/></w:tcPr><w:p><w:pPr><w:pStyle w:val="Tabla9"/><w:keepNext w:val="true"/><w:widowControl/><w:jc w:val="left"/><w:rPr><w:kern w:val="0"/><w:szCs w:val="24"/><w:lang w:val="es-CO" w:eastAsia="en-US" w:bidi="ar-SA"/><w:del w:id="21433" w:author="Unknown Author" w:date="2026-10-30T04:17:53Z"></w:del></w:rPr></w:pPr><w:del w:id="21432" w:author="Unknown Author" w:date="2026-10-30T04:17:53Z"><w:r><w:rPr><w:kern w:val="0"/><w:szCs w:val="24"/><w:lang w:val="es-CO" w:eastAsia="en-US" w:bidi="ar-SA"/></w:rPr><w:delText>Participación en el SGR</w:delText></w:r></w:del></w:p></w:tc><w:tc><w:tcPr><w:tcW w:w="1644" w:type="dxa"/><w:tcBorders><w:bottom w:val="single" w:sz="12" w:space="0" w:color="2A3439"/></w:tcBorders><w:shd w:color="auto" w:fill="F7F7F7" w:val="clear"/></w:tcPr><w:p><w:pPr><w:pStyle w:val="Tabla9"/><w:keepNext w:val="true"/><w:widowControl/><w:jc w:val="left"/><w:rPr><w:kern w:val="0"/><w:szCs w:val="24"/><w:lang w:val="es-CO" w:eastAsia="en-US" w:bidi="ar-SA"/><w:del w:id="21435" w:author="Unknown Author" w:date="2026-10-30T04:17:53Z"></w:del></w:rPr></w:pPr><w:del w:id="21434" w:author="Unknown Author" w:date="2026-10-30T04:17:53Z"><w:r><w:rPr><w:kern w:val="0"/><w:szCs w:val="24"/><w:lang w:val="es-CO" w:eastAsia="en-US" w:bidi="ar-SA"/></w:rPr><w:delText>12,3 %</w:delText></w:r></w:del></w:p></w:tc><w:tc><w:tcPr><w:tcW w:w="1646" w:type="dxa"/><w:tcBorders><w:bottom w:val="single" w:sz="12" w:space="0" w:color="2A3439"/></w:tcBorders><w:shd w:color="auto" w:fill="F7F7F7" w:val="clear"/></w:tcPr><w:p><w:pPr><w:pStyle w:val="Tabla9"/><w:keepNext w:val="true"/><w:widowControl/><w:jc w:val="left"/><w:rPr><w:kern w:val="0"/><w:szCs w:val="24"/><w:lang w:val="es-CO" w:eastAsia="en-US" w:bidi="ar-SA"/><w:del w:id="21437" w:author="Unknown Author" w:date="2026-10-30T04:17:53Z"></w:del></w:rPr></w:pPr><w:del w:id="21436" w:author="Unknown Author" w:date="2026-10-30T04:17:53Z"><w:r><w:rPr><w:kern w:val="0"/><w:szCs w:val="24"/><w:lang w:val="es-CO" w:eastAsia="en-US" w:bidi="ar-SA"/></w:rPr><w:delText>12,9 %</w:delText></w:r></w:del></w:p></w:tc><w:tc><w:tcPr><w:tcW w:w="1644" w:type="dxa"/><w:tcBorders><w:bottom w:val="single" w:sz="12" w:space="0" w:color="2A3439"/></w:tcBorders><w:shd w:color="auto" w:fill="F7F7F7" w:val="clear"/></w:tcPr><w:p><w:pPr><w:pStyle w:val="Tabla9"/><w:keepNext w:val="true"/><w:widowControl/><w:jc w:val="left"/><w:rPr><w:kern w:val="0"/><w:szCs w:val="24"/><w:lang w:val="es-CO" w:eastAsia="en-US" w:bidi="ar-SA"/><w:del w:id="21439" w:author="Unknown Author" w:date="2026-10-30T04:17:53Z"></w:del></w:rPr></w:pPr><w:del w:id="21438" w:author="Unknown Author" w:date="2026-10-30T04:17:53Z"><w:r><w:rPr><w:kern w:val="0"/><w:szCs w:val="24"/><w:lang w:val="es-CO" w:eastAsia="en-US" w:bidi="ar-SA"/></w:rPr><w:delText>12,3 %</w:delText></w:r></w:del></w:p></w:tc><w:tc><w:tcPr><w:tcW w:w="1645" w:type="dxa"/><w:tcBorders><w:bottom w:val="single" w:sz="12" w:space="0" w:color="2A3439"/></w:tcBorders><w:shd w:color="auto" w:fill="F7F7F7" w:val="clear"/></w:tcPr><w:p><w:pPr><w:pStyle w:val="Tabla9"/><w:keepNext w:val="true"/><w:widowControl/><w:jc w:val="left"/><w:rPr><w:kern w:val="0"/><w:szCs w:val="24"/><w:lang w:val="es-CO" w:eastAsia="en-US" w:bidi="ar-SA"/><w:del w:id="21441" w:author="Unknown Author" w:date="2026-10-30T04:17:53Z"></w:del></w:rPr></w:pPr><w:del w:id="21440" w:author="Unknown Author" w:date="2026-10-30T04:17:53Z"><w:r><w:rPr><w:kern w:val="0"/><w:szCs w:val="24"/><w:lang w:val="es-CO" w:eastAsia="en-US" w:bidi="ar-SA"/></w:rPr><w:delText>62,5 %</w:delText></w:r></w:del></w:p></w:tc><w:tc><w:tcPr><w:tcW w:w="1729" w:type="dxa"/><w:tcBorders><w:bottom w:val="single" w:sz="12" w:space="0" w:color="2A3439"/></w:tcBorders><w:shd w:color="auto" w:fill="F7F7F7" w:val="clear"/></w:tcPr><w:p><w:pPr><w:pStyle w:val="Tabla9"/><w:keepNext w:val="true"/><w:widowControl/><w:jc w:val="left"/><w:rPr><w:kern w:val="0"/><w:szCs w:val="24"/><w:lang w:val="es-CO" w:eastAsia="en-US" w:bidi="ar-SA"/><w:del w:id="21443" w:author="Unknown Author" w:date="2026-10-30T04:17:53Z"></w:del></w:rPr></w:pPr><w:del w:id="21442" w:author="Unknown Author" w:date="2026-10-30T04:17:53Z"><w:r><w:rPr><w:kern w:val="0"/><w:szCs w:val="24"/><w:lang w:val="es-CO" w:eastAsia="en-US" w:bidi="ar-SA"/></w:rPr><w:delText>100,0 %</w:delText></w:r></w:del></w:p></w:tc></w:tr></w:tbl><w:p><w:pPr><w:pStyle w:val="TablaNota"/><w:rPr><w:del w:id="21446" w:author="Unknown Author" w:date="2026-10-30T04:17:53Z"></w:del></w:rPr></w:pPr><w:del w:id="21444" w:author="Unknown Author" w:date="2026-10-30T04:17:53Z"><w:r><w:rPr><w:i/><w:iCs/></w:rPr><w:delText>Nota.</w:delText></w:r></w:del><w:del w:id="21445" w:author="Unknown Author" w:date="2026-10-30T04:17:53Z"><w:r><w:rPr></w:rPr><w:delText xml:space="preserve"> Elaboración propia, con valores calculados. Los gastos territoriales se reparten con claves explícitas: nodos operativos (33, 34 y 33) para nodos, cabezales, energía, mástiles, insumos y viajes; sitios (36, 38 y 36) para instalación y equipos de campo; gateways (3, 4 y 3) para gateways, enlaces y planes de datos; y partes iguales para monitores de referencia, gravimetría, estudios, técnicos de campo, formación, apropiación, estaciones meteorológicas, campañas de medición en demoliciones y talleres de evaluación previa. Los gastos transversales, entre ellos el laboratorio de modelación con sede en la entidad proponente, sirven a los tres departamentos y no se reparten.</w:delText></w:r></w:del></w:p><w:p><w:pPr><w:pStyle w:val="BodyText"/><w:rPr></w:rPr></w:pPr><w:r><w:rPr></w:rPr><w:t>La Tabla 28.6 programa los recursos por semestre y la Figura 28.2 los representa. Los picos del primer y del tercer semestre corresponden a las compras de los tramos 1 y 2, que se liberan con las compuertas. La compra del tramo 3 ocurre al inicio del cuarto semestre. Los equipos del laboratorio se compran entre los meses 7 y 10, y se reparten entre el primer y el segundo semestre. Esa programación evita comprometer todo el valor al inicio y alinea el gasto con las decisiones de las compuertas.</w:t></w:r></w:p><w:p><w:pPr><w:pStyle w:val="TablaRotulo"/><w:rPr></w:rPr></w:pPr><w:bookmarkStart w:id="318" w:name="rot_Tabla_28_6"/><w:r><w:rPr><w:b/><w:bCs/></w:rPr><w:t>Tabla 28.6</w:t></w:r><w:bookmarkEnd w:id="318"/></w:p><w:p><w:pPr><w:pStyle w:val="TablaTitulo"/><w:rPr></w:rPr></w:pPr><w:r><w:rPr><w:i/><w:iCs/></w:rPr><w:t>Programación semestral de los recursos</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074"/><w:gridCol w:w="2655"/><w:gridCol w:w="2571"/><w:gridCol w:w="2653"/></w:tblGrid><w:tr><w:trPr><w:ins w:id="21447" w:author="Unknown Author" w:date="2026-10-30T04:17:53Z"/><w:cantSplit w:val="true"/></w:trPr><w:tc><w:tcPr><w:tcW w:w="207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1449" w:author="Unknown Author" w:date="2026-10-30T04:17:53Z"></w:ins></w:rPr></w:pPr><w:ins w:id="21448" w:author="Unknown Author" w:date="2026-10-30T04:17:53Z"><w:r><w:rPr><w:b/><w:kern w:val="0"/><w:szCs w:val="24"/><w:lang w:val="es-CO" w:eastAsia="en-US" w:bidi="ar-SA"/></w:rPr><w:t>Periodo</w:t></w:r></w:ins></w:p></w:tc><w:tc><w:tcPr><w:tcW w:w="265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1451" w:author="Unknown Author" w:date="2026-10-30T04:17:53Z"></w:ins></w:rPr></w:pPr><w:ins w:id="21450" w:author="Unknown Author" w:date="2026-10-30T04:17:53Z"><w:r><w:rPr><w:b/><w:kern w:val="0"/><w:szCs w:val="24"/><w:lang w:val="es-CO" w:eastAsia="en-US" w:bidi="ar-SA"/></w:rPr><w:t>SGR (COP)</w:t></w:r></w:ins></w:p></w:tc><w:tc><w:tcPr><w:tcW w:w="257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1453" w:author="Unknown Author" w:date="2026-10-30T04:17:53Z"></w:ins></w:rPr></w:pPr><w:ins w:id="21452" w:author="Unknown Author" w:date="2026-10-30T04:17:53Z"><w:r><w:rPr><w:b/><w:kern w:val="0"/><w:szCs w:val="24"/><w:lang w:val="es-CO" w:eastAsia="en-US" w:bidi="ar-SA"/></w:rPr><w:t>Contrapartida (COP)</w:t></w:r></w:ins></w:p></w:tc><w:tc><w:tcPr><w:tcW w:w="265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1455" w:author="Unknown Author" w:date="2026-10-30T04:17:53Z"></w:ins></w:rPr></w:pPr><w:ins w:id="21454" w:author="Unknown Author" w:date="2026-10-30T04:17:53Z"><w:r><w:rPr><w:b/><w:kern w:val="0"/><w:szCs w:val="24"/><w:lang w:val="es-CO" w:eastAsia="en-US" w:bidi="ar-SA"/></w:rPr><w:t>Total (COP)</w:t></w:r></w:ins></w:p></w:tc></w:tr><w:tr><w:trPr><w:ins w:id="21456" w:author="Unknown Author" w:date="2026-10-30T04:17:53Z"/><w:cantSplit w:val="true"/></w:trPr><w:tc><w:tcPr><w:tcW w:w="2074" w:type="dxa"/><w:tcBorders></w:tcBorders></w:tcPr><w:p><w:pPr><w:pStyle w:val="Tabla9"/><w:widowControl/><w:jc w:val="left"/><w:rPr><w:kern w:val="0"/><w:szCs w:val="24"/><w:lang w:val="es-CO" w:eastAsia="en-US" w:bidi="ar-SA"/><w:ins w:id="21458" w:author="Unknown Author" w:date="2026-10-30T04:17:53Z"></w:ins></w:rPr></w:pPr><w:ins w:id="21457" w:author="Unknown Author" w:date="2026-10-30T04:17:53Z"><w:r><w:rPr><w:kern w:val="0"/><w:szCs w:val="24"/><w:lang w:val="es-CO" w:eastAsia="en-US" w:bidi="ar-SA"/></w:rPr><w:t>Semestre 1 (meses 1 a 6)</w:t></w:r></w:ins></w:p></w:tc><w:tc><w:tcPr><w:tcW w:w="2655" w:type="dxa"/><w:tcBorders></w:tcBorders></w:tcPr><w:p><w:pPr><w:pStyle w:val="Tabla9"/><w:widowControl/><w:jc w:val="left"/><w:rPr><w:kern w:val="0"/><w:szCs w:val="24"/><w:lang w:val="es-CO" w:eastAsia="en-US" w:bidi="ar-SA"/><w:ins w:id="21460" w:author="Unknown Author" w:date="2026-10-30T04:17:53Z"></w:ins></w:rPr></w:pPr><w:ins w:id="21459" w:author="Unknown Author" w:date="2026-10-30T04:17:53Z"><w:r><w:rPr><w:kern w:val="0"/><w:szCs w:val="24"/><w:lang w:val="es-CO" w:eastAsia="en-US" w:bidi="ar-SA"/></w:rPr><w:t>$ 4.787.571.242</w:t></w:r></w:ins></w:p></w:tc><w:tc><w:tcPr><w:tcW w:w="2571" w:type="dxa"/><w:tcBorders></w:tcBorders></w:tcPr><w:p><w:pPr><w:pStyle w:val="Tabla9"/><w:widowControl/><w:jc w:val="left"/><w:rPr><w:kern w:val="0"/><w:szCs w:val="24"/><w:lang w:val="es-CO" w:eastAsia="en-US" w:bidi="ar-SA"/><w:ins w:id="21462" w:author="Unknown Author" w:date="2026-10-30T04:17:53Z"></w:ins></w:rPr></w:pPr><w:ins w:id="21461" w:author="Unknown Author" w:date="2026-10-30T04:17:53Z"><w:r><w:rPr><w:kern w:val="0"/><w:szCs w:val="24"/><w:lang w:val="es-CO" w:eastAsia="en-US" w:bidi="ar-SA"/></w:rPr><w:t>$ 340.276.680</w:t></w:r></w:ins></w:p></w:tc><w:tc><w:tcPr><w:tcW w:w="2653" w:type="dxa"/><w:tcBorders></w:tcBorders></w:tcPr><w:p><w:pPr><w:pStyle w:val="Tabla9"/><w:widowControl/><w:jc w:val="left"/><w:rPr><w:kern w:val="0"/><w:szCs w:val="24"/><w:lang w:val="es-CO" w:eastAsia="en-US" w:bidi="ar-SA"/><w:ins w:id="21464" w:author="Unknown Author" w:date="2026-10-30T04:17:53Z"></w:ins></w:rPr></w:pPr><w:ins w:id="21463" w:author="Unknown Author" w:date="2026-10-30T04:17:53Z"><w:r><w:rPr><w:kern w:val="0"/><w:szCs w:val="24"/><w:lang w:val="es-CO" w:eastAsia="en-US" w:bidi="ar-SA"/></w:rPr><w:t>$ 5.127.847.922</w:t></w:r></w:ins></w:p></w:tc></w:tr><w:tr><w:trPr><w:ins w:id="21465" w:author="Unknown Author" w:date="2026-10-30T04:17:53Z"/><w:cantSplit w:val="true"/></w:trPr><w:tc><w:tcPr><w:tcW w:w="2074" w:type="dxa"/><w:tcBorders></w:tcBorders><w:shd w:color="auto" w:fill="F7F7F7" w:val="clear"/></w:tcPr><w:p><w:pPr><w:pStyle w:val="Tabla9"/><w:widowControl/><w:jc w:val="left"/><w:rPr><w:kern w:val="0"/><w:szCs w:val="24"/><w:lang w:val="es-CO" w:eastAsia="en-US" w:bidi="ar-SA"/><w:ins w:id="21467" w:author="Unknown Author" w:date="2026-10-30T04:17:53Z"></w:ins></w:rPr></w:pPr><w:ins w:id="21466" w:author="Unknown Author" w:date="2026-10-30T04:17:53Z"><w:r><w:rPr><w:kern w:val="0"/><w:szCs w:val="24"/><w:lang w:val="es-CO" w:eastAsia="en-US" w:bidi="ar-SA"/></w:rPr><w:t>Semestre 2 (meses 7 a 12)</w:t></w:r></w:ins></w:p></w:tc><w:tc><w:tcPr><w:tcW w:w="2655" w:type="dxa"/><w:tcBorders></w:tcBorders><w:shd w:color="auto" w:fill="F7F7F7" w:val="clear"/></w:tcPr><w:p><w:pPr><w:pStyle w:val="Tabla9"/><w:widowControl/><w:jc w:val="left"/><w:rPr><w:kern w:val="0"/><w:szCs w:val="24"/><w:lang w:val="es-CO" w:eastAsia="en-US" w:bidi="ar-SA"/><w:ins w:id="21469" w:author="Unknown Author" w:date="2026-10-30T04:17:53Z"></w:ins></w:rPr></w:pPr><w:ins w:id="21468" w:author="Unknown Author" w:date="2026-10-30T04:17:53Z"><w:r><w:rPr><w:kern w:val="0"/><w:szCs w:val="24"/><w:lang w:val="es-CO" w:eastAsia="en-US" w:bidi="ar-SA"/></w:rPr><w:t>$ 2.737.933.002</w:t></w:r></w:ins></w:p></w:tc><w:tc><w:tcPr><w:tcW w:w="2571" w:type="dxa"/><w:tcBorders></w:tcBorders><w:shd w:color="auto" w:fill="F7F7F7" w:val="clear"/></w:tcPr><w:p><w:pPr><w:pStyle w:val="Tabla9"/><w:widowControl/><w:jc w:val="left"/><w:rPr><w:kern w:val="0"/><w:szCs w:val="24"/><w:lang w:val="es-CO" w:eastAsia="en-US" w:bidi="ar-SA"/><w:ins w:id="21471" w:author="Unknown Author" w:date="2026-10-30T04:17:53Z"></w:ins></w:rPr></w:pPr><w:ins w:id="21470" w:author="Unknown Author" w:date="2026-10-30T04:17:53Z"><w:r><w:rPr><w:kern w:val="0"/><w:szCs w:val="24"/><w:lang w:val="es-CO" w:eastAsia="en-US" w:bidi="ar-SA"/></w:rPr><w:t>$ 395.786.561</w:t></w:r></w:ins></w:p></w:tc><w:tc><w:tcPr><w:tcW w:w="2653" w:type="dxa"/><w:tcBorders></w:tcBorders><w:shd w:color="auto" w:fill="F7F7F7" w:val="clear"/></w:tcPr><w:p><w:pPr><w:pStyle w:val="Tabla9"/><w:widowControl/><w:jc w:val="left"/><w:rPr><w:kern w:val="0"/><w:szCs w:val="24"/><w:lang w:val="es-CO" w:eastAsia="en-US" w:bidi="ar-SA"/><w:ins w:id="21473" w:author="Unknown Author" w:date="2026-10-30T04:17:53Z"></w:ins></w:rPr></w:pPr><w:ins w:id="21472" w:author="Unknown Author" w:date="2026-10-30T04:17:53Z"><w:r><w:rPr><w:kern w:val="0"/><w:szCs w:val="24"/><w:lang w:val="es-CO" w:eastAsia="en-US" w:bidi="ar-SA"/></w:rPr><w:t>$ 3.133.719.563</w:t></w:r></w:ins></w:p></w:tc></w:tr><w:tr><w:trPr><w:ins w:id="21474" w:author="Unknown Author" w:date="2026-10-30T04:17:53Z"/><w:cantSplit w:val="true"/></w:trPr><w:tc><w:tcPr><w:tcW w:w="2074" w:type="dxa"/><w:tcBorders></w:tcBorders></w:tcPr><w:p><w:pPr><w:pStyle w:val="Tabla9"/><w:widowControl/><w:jc w:val="left"/><w:rPr><w:kern w:val="0"/><w:szCs w:val="24"/><w:lang w:val="es-CO" w:eastAsia="en-US" w:bidi="ar-SA"/><w:ins w:id="21476" w:author="Unknown Author" w:date="2026-10-30T04:17:53Z"></w:ins></w:rPr></w:pPr><w:ins w:id="21475" w:author="Unknown Author" w:date="2026-10-30T04:17:53Z"><w:r><w:rPr><w:kern w:val="0"/><w:szCs w:val="24"/><w:lang w:val="es-CO" w:eastAsia="en-US" w:bidi="ar-SA"/></w:rPr><w:t>Semestre 3 (meses 13 a 18)</w:t></w:r></w:ins></w:p></w:tc><w:tc><w:tcPr><w:tcW w:w="2655" w:type="dxa"/><w:tcBorders></w:tcBorders></w:tcPr><w:p><w:pPr><w:pStyle w:val="Tabla9"/><w:widowControl/><w:jc w:val="left"/><w:rPr><w:kern w:val="0"/><w:szCs w:val="24"/><w:lang w:val="es-CO" w:eastAsia="en-US" w:bidi="ar-SA"/><w:ins w:id="21478" w:author="Unknown Author" w:date="2026-10-30T04:17:53Z"></w:ins></w:rPr></w:pPr><w:ins w:id="21477" w:author="Unknown Author" w:date="2026-10-30T04:17:53Z"><w:r><w:rPr><w:kern w:val="0"/><w:szCs w:val="24"/><w:lang w:val="es-CO" w:eastAsia="en-US" w:bidi="ar-SA"/></w:rPr><w:t>$ 4.019.166.421</w:t></w:r></w:ins></w:p></w:tc><w:tc><w:tcPr><w:tcW w:w="2571" w:type="dxa"/><w:tcBorders></w:tcBorders></w:tcPr><w:p><w:pPr><w:pStyle w:val="Tabla9"/><w:widowControl/><w:jc w:val="left"/><w:rPr><w:kern w:val="0"/><w:szCs w:val="24"/><w:lang w:val="es-CO" w:eastAsia="en-US" w:bidi="ar-SA"/><w:ins w:id="21480" w:author="Unknown Author" w:date="2026-10-30T04:17:53Z"></w:ins></w:rPr></w:pPr><w:ins w:id="21479" w:author="Unknown Author" w:date="2026-10-30T04:17:53Z"><w:r><w:rPr><w:kern w:val="0"/><w:szCs w:val="24"/><w:lang w:val="es-CO" w:eastAsia="en-US" w:bidi="ar-SA"/></w:rPr><w:t>$ 395.786.561</w:t></w:r></w:ins></w:p></w:tc><w:tc><w:tcPr><w:tcW w:w="2653" w:type="dxa"/><w:tcBorders></w:tcBorders></w:tcPr><w:p><w:pPr><w:pStyle w:val="Tabla9"/><w:widowControl/><w:jc w:val="left"/><w:rPr><w:kern w:val="0"/><w:szCs w:val="24"/><w:lang w:val="es-CO" w:eastAsia="en-US" w:bidi="ar-SA"/><w:ins w:id="21482" w:author="Unknown Author" w:date="2026-10-30T04:17:53Z"></w:ins></w:rPr></w:pPr><w:ins w:id="21481" w:author="Unknown Author" w:date="2026-10-30T04:17:53Z"><w:r><w:rPr><w:kern w:val="0"/><w:szCs w:val="24"/><w:lang w:val="es-CO" w:eastAsia="en-US" w:bidi="ar-SA"/></w:rPr><w:t>$ 4.414.952.982</w:t></w:r></w:ins></w:p></w:tc></w:tr><w:tr><w:trPr><w:ins w:id="21483" w:author="Unknown Author" w:date="2026-10-30T04:17:53Z"/><w:cantSplit w:val="true"/></w:trPr><w:tc><w:tcPr><w:tcW w:w="2074" w:type="dxa"/><w:tcBorders></w:tcBorders><w:shd w:color="auto" w:fill="F7F7F7" w:val="clear"/></w:tcPr><w:p><w:pPr><w:pStyle w:val="Tabla9"/><w:widowControl/><w:jc w:val="left"/><w:rPr><w:kern w:val="0"/><w:szCs w:val="24"/><w:lang w:val="es-CO" w:eastAsia="en-US" w:bidi="ar-SA"/><w:ins w:id="21485" w:author="Unknown Author" w:date="2026-10-30T04:17:53Z"></w:ins></w:rPr></w:pPr><w:ins w:id="21484" w:author="Unknown Author" w:date="2026-10-30T04:17:53Z"><w:r><w:rPr><w:kern w:val="0"/><w:szCs w:val="24"/><w:lang w:val="es-CO" w:eastAsia="en-US" w:bidi="ar-SA"/></w:rPr><w:t>Semestre 4 (meses 19 a 24)</w:t></w:r></w:ins></w:p></w:tc><w:tc><w:tcPr><w:tcW w:w="2655" w:type="dxa"/><w:tcBorders></w:tcBorders><w:shd w:color="auto" w:fill="F7F7F7" w:val="clear"/></w:tcPr><w:p><w:pPr><w:pStyle w:val="Tabla9"/><w:widowControl/><w:jc w:val="left"/><w:rPr><w:kern w:val="0"/><w:szCs w:val="24"/><w:lang w:val="es-CO" w:eastAsia="en-US" w:bidi="ar-SA"/><w:ins w:id="21487" w:author="Unknown Author" w:date="2026-10-30T04:17:53Z"></w:ins></w:rPr></w:pPr><w:ins w:id="21486" w:author="Unknown Author" w:date="2026-10-30T04:17:53Z"><w:r><w:rPr><w:kern w:val="0"/><w:szCs w:val="24"/><w:lang w:val="es-CO" w:eastAsia="en-US" w:bidi="ar-SA"/></w:rPr><w:t>$ 2.454.734.551</w:t></w:r></w:ins></w:p></w:tc><w:tc><w:tcPr><w:tcW w:w="2571" w:type="dxa"/><w:tcBorders></w:tcBorders><w:shd w:color="auto" w:fill="F7F7F7" w:val="clear"/></w:tcPr><w:p><w:pPr><w:pStyle w:val="Tabla9"/><w:widowControl/><w:jc w:val="left"/><w:rPr><w:kern w:val="0"/><w:szCs w:val="24"/><w:lang w:val="es-CO" w:eastAsia="en-US" w:bidi="ar-SA"/><w:ins w:id="21489" w:author="Unknown Author" w:date="2026-10-30T04:17:53Z"></w:ins></w:rPr></w:pPr><w:ins w:id="21488" w:author="Unknown Author" w:date="2026-10-30T04:17:53Z"><w:r><w:rPr><w:kern w:val="0"/><w:szCs w:val="24"/><w:lang w:val="es-CO" w:eastAsia="en-US" w:bidi="ar-SA"/></w:rPr><w:t>$ 382.150.198</w:t></w:r></w:ins></w:p></w:tc><w:tc><w:tcPr><w:tcW w:w="2653" w:type="dxa"/><w:tcBorders></w:tcBorders><w:shd w:color="auto" w:fill="F7F7F7" w:val="clear"/></w:tcPr><w:p><w:pPr><w:pStyle w:val="Tabla9"/><w:widowControl/><w:jc w:val="left"/><w:rPr><w:kern w:val="0"/><w:szCs w:val="24"/><w:lang w:val="es-CO" w:eastAsia="en-US" w:bidi="ar-SA"/><w:ins w:id="21491" w:author="Unknown Author" w:date="2026-10-30T04:17:53Z"></w:ins></w:rPr></w:pPr><w:ins w:id="21490" w:author="Unknown Author" w:date="2026-10-30T04:17:53Z"><w:r><w:rPr><w:kern w:val="0"/><w:szCs w:val="24"/><w:lang w:val="es-CO" w:eastAsia="en-US" w:bidi="ar-SA"/></w:rPr><w:t>$ 2.836.884.748</w:t></w:r></w:ins></w:p></w:tc></w:tr><w:tr><w:trPr><w:ins w:id="21492" w:author="Unknown Author" w:date="2026-10-30T04:17:53Z"/><w:cantSplit w:val="true"/></w:trPr><w:tc><w:tcPr><w:tcW w:w="2074" w:type="dxa"/><w:tcBorders><w:bottom w:val="single" w:sz="12" w:space="0" w:color="2A3439"/></w:tcBorders></w:tcPr><w:p><w:pPr><w:pStyle w:val="Tabla9"/><w:keepNext w:val="true"/><w:widowControl/><w:jc w:val="left"/><w:rPr><w:kern w:val="0"/><w:szCs w:val="24"/><w:lang w:val="es-CO" w:eastAsia="en-US" w:bidi="ar-SA"/><w:ins w:id="21494" w:author="Unknown Author" w:date="2026-10-30T04:17:53Z"></w:ins></w:rPr></w:pPr><w:ins w:id="21493" w:author="Unknown Author" w:date="2026-10-30T04:17:53Z"><w:r><w:rPr><w:b/><w:bCs/><w:kern w:val="0"/><w:szCs w:val="24"/><w:lang w:val="es-CO" w:eastAsia="en-US" w:bidi="ar-SA"/></w:rPr><w:t>Total</w:t></w:r></w:ins></w:p></w:tc><w:tc><w:tcPr><w:tcW w:w="2655" w:type="dxa"/><w:tcBorders><w:bottom w:val="single" w:sz="12" w:space="0" w:color="2A3439"/></w:tcBorders></w:tcPr><w:p><w:pPr><w:pStyle w:val="Tabla9"/><w:keepNext w:val="true"/><w:widowControl/><w:jc w:val="left"/><w:rPr><w:kern w:val="0"/><w:szCs w:val="24"/><w:lang w:val="es-CO" w:eastAsia="en-US" w:bidi="ar-SA"/><w:ins w:id="21496" w:author="Unknown Author" w:date="2026-10-30T04:17:53Z"></w:ins></w:rPr></w:pPr><w:ins w:id="21495" w:author="Unknown Author" w:date="2026-10-30T04:17:53Z"><w:r><w:rPr><w:b/><w:bCs/><w:kern w:val="0"/><w:szCs w:val="24"/><w:lang w:val="es-CO" w:eastAsia="en-US" w:bidi="ar-SA"/></w:rPr><w:t>$ 13.999.405.215</w:t></w:r></w:ins></w:p></w:tc><w:tc><w:tcPr><w:tcW w:w="2571" w:type="dxa"/><w:tcBorders><w:bottom w:val="single" w:sz="12" w:space="0" w:color="2A3439"/></w:tcBorders></w:tcPr><w:p><w:pPr><w:pStyle w:val="Tabla9"/><w:keepNext w:val="true"/><w:widowControl/><w:jc w:val="left"/><w:rPr><w:kern w:val="0"/><w:szCs w:val="24"/><w:lang w:val="es-CO" w:eastAsia="en-US" w:bidi="ar-SA"/><w:ins w:id="21498" w:author="Unknown Author" w:date="2026-10-30T04:17:53Z"></w:ins></w:rPr></w:pPr><w:ins w:id="21497" w:author="Unknown Author" w:date="2026-10-30T04:17:53Z"><w:r><w:rPr><w:b/><w:bCs/><w:kern w:val="0"/><w:szCs w:val="24"/><w:lang w:val="es-CO" w:eastAsia="en-US" w:bidi="ar-SA"/></w:rPr><w:t>$ 1.514.000.000</w:t></w:r></w:ins></w:p></w:tc><w:tc><w:tcPr><w:tcW w:w="2653" w:type="dxa"/><w:tcBorders><w:bottom w:val="single" w:sz="12" w:space="0" w:color="2A3439"/></w:tcBorders></w:tcPr><w:p><w:pPr><w:pStyle w:val="Tabla9"/><w:keepNext w:val="true"/><w:widowControl/><w:jc w:val="left"/><w:rPr><w:kern w:val="0"/><w:szCs w:val="24"/><w:lang w:val="es-CO" w:eastAsia="en-US" w:bidi="ar-SA"/><w:ins w:id="21500" w:author="Unknown Author" w:date="2026-10-30T04:17:53Z"></w:ins></w:rPr></w:pPr><w:ins w:id="21499" w:author="Unknown Author" w:date="2026-10-30T04:17:53Z"><w:r><w:rPr><w:b/><w:bCs/><w:kern w:val="0"/><w:szCs w:val="24"/><w:lang w:val="es-CO" w:eastAsia="en-US" w:bidi="ar-SA"/></w:rPr><w:t>$ 15.513.405.215</w:t></w:r></w:ins></w:p></w:tc></w:tr></w:tbl><w:p><w:pPr><w:pStyle w:val="TablaNota"/><w:rPr><w:ins w:id="21503" w:author="Unknown Author" w:date="2026-10-30T04:17:53Z"></w:ins></w:rPr></w:pPr><w:ins w:id="21501" w:author="Unknown Author" w:date="2026-10-30T04:17:53Z"><w:r><w:rPr><w:i/><w:iCs/></w:rPr><w:t>Nota.</w:t></w:r></w:ins><w:ins w:id="21502" w:author="Unknown Author" w:date="2026-10-30T04:17:53Z"><w:r><w:rPr></w:rPr><w:t xml:space="preserve"> Elaboración propia con la hoja «Cronograma financiero» del Anexo 3. Los semestres coinciden con los cuatro giros del SGR de la proyección financiera del Anexo 3.</w:t></w:r></w:ins></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074"/><w:gridCol w:w="2655"/><w:gridCol w:w="2571"/><w:gridCol w:w="2653"/></w:tblGrid><w:tr><w:trPr><w:tblHeader w:val="true"/><w:del w:id="21504" w:author="Unknown Author" w:date="2026-10-30T04:17:53Z"/><w:cantSplit w:val="true"/></w:trPr><w:tc><w:tcPr><w:tcW w:w="207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1506" w:author="Unknown Author" w:date="2026-10-30T04:17:53Z"></w:del></w:rPr></w:pPr><w:del w:id="21505" w:author="Unknown Author" w:date="2026-10-30T04:17:53Z"><w:r><w:rPr><w:b/><w:kern w:val="0"/><w:szCs w:val="24"/><w:lang w:val="es-CO" w:eastAsia="en-US" w:bidi="ar-SA"/></w:rPr><w:delText>Periodo</w:delText></w:r></w:del></w:p></w:tc><w:tc><w:tcPr><w:tcW w:w="265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1508" w:author="Unknown Author" w:date="2026-10-30T04:17:53Z"></w:del></w:rPr></w:pPr><w:del w:id="21507" w:author="Unknown Author" w:date="2026-10-30T04:17:53Z"><w:r><w:rPr><w:b/><w:kern w:val="0"/><w:szCs w:val="24"/><w:lang w:val="es-CO" w:eastAsia="en-US" w:bidi="ar-SA"/></w:rPr><w:delText>SGR (COP)</w:delText></w:r></w:del></w:p></w:tc><w:tc><w:tcPr><w:tcW w:w="257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1510" w:author="Unknown Author" w:date="2026-10-30T04:17:53Z"></w:del></w:rPr></w:pPr><w:del w:id="21509" w:author="Unknown Author" w:date="2026-10-30T04:17:53Z"><w:r><w:rPr><w:b/><w:kern w:val="0"/><w:szCs w:val="24"/><w:lang w:val="es-CO" w:eastAsia="en-US" w:bidi="ar-SA"/></w:rPr><w:delText>Contrapartida (COP)</w:delText></w:r></w:del></w:p></w:tc><w:tc><w:tcPr><w:tcW w:w="265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1512" w:author="Unknown Author" w:date="2026-10-30T04:17:53Z"></w:del></w:rPr></w:pPr><w:del w:id="21511" w:author="Unknown Author" w:date="2026-10-30T04:17:53Z"><w:r><w:rPr><w:b/><w:kern w:val="0"/><w:szCs w:val="24"/><w:lang w:val="es-CO" w:eastAsia="en-US" w:bidi="ar-SA"/></w:rPr><w:delText>Total (COP)</w:delText></w:r></w:del></w:p></w:tc></w:tr><w:tr><w:trPr><w:del w:id="21513" w:author="Unknown Author" w:date="2026-10-30T04:17:53Z"/><w:cantSplit w:val="true"/></w:trPr><w:tc><w:tcPr><w:tcW w:w="2074" w:type="dxa"/><w:tcBorders></w:tcBorders></w:tcPr><w:p><w:pPr><w:pStyle w:val="Tabla9"/><w:widowControl/><w:jc w:val="left"/><w:rPr><w:kern w:val="0"/><w:szCs w:val="24"/><w:lang w:val="es-CO" w:eastAsia="en-US" w:bidi="ar-SA"/><w:del w:id="21515" w:author="Unknown Author" w:date="2026-10-30T04:17:53Z"></w:del></w:rPr></w:pPr><w:del w:id="21514" w:author="Unknown Author" w:date="2026-10-30T04:17:53Z"><w:r><w:rPr><w:kern w:val="0"/><w:szCs w:val="24"/><w:lang w:val="es-CO" w:eastAsia="en-US" w:bidi="ar-SA"/></w:rPr><w:delText>Semestre 1 (meses 1 a 6)</w:delText></w:r></w:del></w:p></w:tc><w:tc><w:tcPr><w:tcW w:w="2655" w:type="dxa"/><w:tcBorders></w:tcBorders></w:tcPr><w:p><w:pPr><w:pStyle w:val="Tabla9"/><w:widowControl/><w:jc w:val="left"/><w:rPr><w:kern w:val="0"/><w:szCs w:val="24"/><w:lang w:val="es-CO" w:eastAsia="en-US" w:bidi="ar-SA"/><w:del w:id="21517" w:author="Unknown Author" w:date="2026-10-30T04:17:53Z"></w:del></w:rPr></w:pPr><w:del w:id="21516" w:author="Unknown Author" w:date="2026-10-30T04:17:53Z"><w:r><w:rPr><w:kern w:val="0"/><w:szCs w:val="24"/><w:lang w:val="es-CO" w:eastAsia="en-US" w:bidi="ar-SA"/></w:rPr><w:delText>$ 2.568.999.400</w:delText></w:r></w:del></w:p></w:tc><w:tc><w:tcPr><w:tcW w:w="2571" w:type="dxa"/><w:tcBorders></w:tcBorders></w:tcPr><w:p><w:pPr><w:pStyle w:val="Tabla9"/><w:widowControl/><w:jc w:val="left"/><w:rPr><w:kern w:val="0"/><w:szCs w:val="24"/><w:lang w:val="es-CO" w:eastAsia="en-US" w:bidi="ar-SA"/><w:del w:id="21519" w:author="Unknown Author" w:date="2026-10-30T04:17:53Z"></w:del></w:rPr></w:pPr><w:del w:id="21518" w:author="Unknown Author" w:date="2026-10-30T04:17:53Z"><w:r><w:rPr><w:kern w:val="0"/><w:szCs w:val="24"/><w:lang w:val="es-CO" w:eastAsia="en-US" w:bidi="ar-SA"/></w:rPr><w:delText>$ 583.681.818</w:delText></w:r></w:del></w:p></w:tc><w:tc><w:tcPr><w:tcW w:w="2653" w:type="dxa"/><w:tcBorders></w:tcBorders></w:tcPr><w:p><w:pPr><w:pStyle w:val="Tabla9"/><w:widowControl/><w:jc w:val="left"/><w:rPr><w:kern w:val="0"/><w:szCs w:val="24"/><w:lang w:val="es-CO" w:eastAsia="en-US" w:bidi="ar-SA"/><w:del w:id="21521" w:author="Unknown Author" w:date="2026-10-30T04:17:53Z"></w:del></w:rPr></w:pPr><w:del w:id="21520" w:author="Unknown Author" w:date="2026-10-30T04:17:53Z"><w:r><w:rPr><w:kern w:val="0"/><w:szCs w:val="24"/><w:lang w:val="es-CO" w:eastAsia="en-US" w:bidi="ar-SA"/></w:rPr><w:delText>$ 3.152.681.218</w:delText></w:r></w:del></w:p></w:tc></w:tr><w:tr><w:trPr><w:del w:id="21522" w:author="Unknown Author" w:date="2026-10-30T04:17:53Z"/><w:cantSplit w:val="true"/></w:trPr><w:tc><w:tcPr><w:tcW w:w="2074" w:type="dxa"/><w:tcBorders></w:tcBorders><w:shd w:color="auto" w:fill="F7F7F7" w:val="clear"/></w:tcPr><w:p><w:pPr><w:pStyle w:val="Tabla9"/><w:widowControl/><w:jc w:val="left"/><w:rPr><w:kern w:val="0"/><w:szCs w:val="24"/><w:lang w:val="es-CO" w:eastAsia="en-US" w:bidi="ar-SA"/><w:del w:id="21524" w:author="Unknown Author" w:date="2026-10-30T04:17:53Z"></w:del></w:rPr></w:pPr><w:del w:id="21523" w:author="Unknown Author" w:date="2026-10-30T04:17:53Z"><w:r><w:rPr><w:kern w:val="0"/><w:szCs w:val="24"/><w:lang w:val="es-CO" w:eastAsia="en-US" w:bidi="ar-SA"/></w:rPr><w:delText>Semestre 2 (meses 7 a 12)</w:delText></w:r></w:del></w:p></w:tc><w:tc><w:tcPr><w:tcW w:w="2655" w:type="dxa"/><w:tcBorders></w:tcBorders><w:shd w:color="auto" w:fill="F7F7F7" w:val="clear"/></w:tcPr><w:p><w:pPr><w:pStyle w:val="Tabla9"/><w:widowControl/><w:jc w:val="left"/><w:rPr><w:kern w:val="0"/><w:szCs w:val="24"/><w:lang w:val="es-CO" w:eastAsia="en-US" w:bidi="ar-SA"/><w:del w:id="21526" w:author="Unknown Author" w:date="2026-10-30T04:17:53Z"></w:del></w:rPr></w:pPr><w:del w:id="21525" w:author="Unknown Author" w:date="2026-10-30T04:17:53Z"><w:r><w:rPr><w:kern w:val="0"/><w:szCs w:val="24"/><w:lang w:val="es-CO" w:eastAsia="en-US" w:bidi="ar-SA"/></w:rPr><w:delText>$ 2.429.743.900</w:delText></w:r></w:del></w:p></w:tc><w:tc><w:tcPr><w:tcW w:w="2571" w:type="dxa"/><w:tcBorders></w:tcBorders><w:shd w:color="auto" w:fill="F7F7F7" w:val="clear"/></w:tcPr><w:p><w:pPr><w:pStyle w:val="Tabla9"/><w:widowControl/><w:jc w:val="left"/><w:rPr><w:kern w:val="0"/><w:szCs w:val="24"/><w:lang w:val="es-CO" w:eastAsia="en-US" w:bidi="ar-SA"/><w:del w:id="21528" w:author="Unknown Author" w:date="2026-10-30T04:17:53Z"></w:del></w:rPr></w:pPr><w:del w:id="21527" w:author="Unknown Author" w:date="2026-10-30T04:17:53Z"><w:r><w:rPr><w:kern w:val="0"/><w:szCs w:val="24"/><w:lang w:val="es-CO" w:eastAsia="en-US" w:bidi="ar-SA"/></w:rPr><w:delText>$ 596.772.727</w:delText></w:r></w:del></w:p></w:tc><w:tc><w:tcPr><w:tcW w:w="2653" w:type="dxa"/><w:tcBorders></w:tcBorders><w:shd w:color="auto" w:fill="F7F7F7" w:val="clear"/></w:tcPr><w:p><w:pPr><w:pStyle w:val="Tabla9"/><w:widowControl/><w:jc w:val="left"/><w:rPr><w:kern w:val="0"/><w:szCs w:val="24"/><w:lang w:val="es-CO" w:eastAsia="en-US" w:bidi="ar-SA"/><w:del w:id="21530" w:author="Unknown Author" w:date="2026-10-30T04:17:53Z"></w:del></w:rPr></w:pPr><w:del w:id="21529" w:author="Unknown Author" w:date="2026-10-30T04:17:53Z"><w:r><w:rPr><w:kern w:val="0"/><w:szCs w:val="24"/><w:lang w:val="es-CO" w:eastAsia="en-US" w:bidi="ar-SA"/></w:rPr><w:delText>$ 3.026.516.628</w:delText></w:r></w:del></w:p></w:tc></w:tr><w:tr><w:trPr><w:del w:id="21531" w:author="Unknown Author" w:date="2026-10-30T04:17:53Z"/><w:cantSplit w:val="true"/></w:trPr><w:tc><w:tcPr><w:tcW w:w="2074" w:type="dxa"/><w:tcBorders></w:tcBorders></w:tcPr><w:p><w:pPr><w:pStyle w:val="Tabla9"/><w:widowControl/><w:jc w:val="left"/><w:rPr><w:kern w:val="0"/><w:szCs w:val="24"/><w:lang w:val="es-CO" w:eastAsia="en-US" w:bidi="ar-SA"/><w:del w:id="21533" w:author="Unknown Author" w:date="2026-10-30T04:17:53Z"></w:del></w:rPr></w:pPr><w:del w:id="21532" w:author="Unknown Author" w:date="2026-10-30T04:17:53Z"><w:r><w:rPr><w:kern w:val="0"/><w:szCs w:val="24"/><w:lang w:val="es-CO" w:eastAsia="en-US" w:bidi="ar-SA"/></w:rPr><w:delText>Semestre 3 (meses 13 a 18)</w:delText></w:r></w:del></w:p></w:tc><w:tc><w:tcPr><w:tcW w:w="2655" w:type="dxa"/><w:tcBorders></w:tcBorders></w:tcPr><w:p><w:pPr><w:pStyle w:val="Tabla9"/><w:widowControl/><w:jc w:val="left"/><w:rPr><w:kern w:val="0"/><w:szCs w:val="24"/><w:lang w:val="es-CO" w:eastAsia="en-US" w:bidi="ar-SA"/><w:del w:id="21535" w:author="Unknown Author" w:date="2026-10-30T04:17:53Z"></w:del></w:rPr></w:pPr><w:del w:id="21534" w:author="Unknown Author" w:date="2026-10-30T04:17:53Z"><w:r><w:rPr><w:kern w:val="0"/><w:szCs w:val="24"/><w:lang w:val="es-CO" w:eastAsia="en-US" w:bidi="ar-SA"/></w:rPr><w:delText>$ 2.855.037.744</w:delText></w:r></w:del></w:p></w:tc><w:tc><w:tcPr><w:tcW w:w="2571" w:type="dxa"/><w:tcBorders></w:tcBorders></w:tcPr><w:p><w:pPr><w:pStyle w:val="Tabla9"/><w:widowControl/><w:jc w:val="left"/><w:rPr><w:kern w:val="0"/><w:szCs w:val="24"/><w:lang w:val="es-CO" w:eastAsia="en-US" w:bidi="ar-SA"/><w:del w:id="21537" w:author="Unknown Author" w:date="2026-10-30T04:17:53Z"></w:del></w:rPr></w:pPr><w:del w:id="21536" w:author="Unknown Author" w:date="2026-10-30T04:17:53Z"><w:r><w:rPr><w:kern w:val="0"/><w:szCs w:val="24"/><w:lang w:val="es-CO" w:eastAsia="en-US" w:bidi="ar-SA"/></w:rPr><w:delText>$ 596.772.727</w:delText></w:r></w:del></w:p></w:tc><w:tc><w:tcPr><w:tcW w:w="2653" w:type="dxa"/><w:tcBorders></w:tcBorders></w:tcPr><w:p><w:pPr><w:pStyle w:val="Tabla9"/><w:widowControl/><w:jc w:val="left"/><w:rPr><w:kern w:val="0"/><w:szCs w:val="24"/><w:lang w:val="es-CO" w:eastAsia="en-US" w:bidi="ar-SA"/><w:del w:id="21539" w:author="Unknown Author" w:date="2026-10-30T04:17:53Z"></w:del></w:rPr></w:pPr><w:del w:id="21538" w:author="Unknown Author" w:date="2026-10-30T04:17:53Z"><w:r><w:rPr><w:kern w:val="0"/><w:szCs w:val="24"/><w:lang w:val="es-CO" w:eastAsia="en-US" w:bidi="ar-SA"/></w:rPr><w:delText>$ 3.451.810.471</w:delText></w:r></w:del></w:p></w:tc></w:tr><w:tr><w:trPr><w:del w:id="21540" w:author="Unknown Author" w:date="2026-10-30T04:17:53Z"/><w:cantSplit w:val="true"/></w:trPr><w:tc><w:tcPr><w:tcW w:w="2074" w:type="dxa"/><w:tcBorders></w:tcBorders><w:shd w:color="auto" w:fill="F7F7F7" w:val="clear"/></w:tcPr><w:p><w:pPr><w:pStyle w:val="Tabla9"/><w:widowControl/><w:jc w:val="left"/><w:rPr><w:kern w:val="0"/><w:szCs w:val="24"/><w:lang w:val="es-CO" w:eastAsia="en-US" w:bidi="ar-SA"/><w:del w:id="21542" w:author="Unknown Author" w:date="2026-10-30T04:17:53Z"></w:del></w:rPr></w:pPr><w:del w:id="21541" w:author="Unknown Author" w:date="2026-10-30T04:17:53Z"><w:r><w:rPr><w:kern w:val="0"/><w:szCs w:val="24"/><w:lang w:val="es-CO" w:eastAsia="en-US" w:bidi="ar-SA"/></w:rPr><w:delText>Semestre 4 (meses 19 a 24)</w:delText></w:r></w:del></w:p></w:tc><w:tc><w:tcPr><w:tcW w:w="2655" w:type="dxa"/><w:tcBorders></w:tcBorders><w:shd w:color="auto" w:fill="F7F7F7" w:val="clear"/></w:tcPr><w:p><w:pPr><w:pStyle w:val="Tabla9"/><w:widowControl/><w:jc w:val="left"/><w:rPr><w:kern w:val="0"/><w:szCs w:val="24"/><w:lang w:val="es-CO" w:eastAsia="en-US" w:bidi="ar-SA"/><w:del w:id="21544" w:author="Unknown Author" w:date="2026-10-30T04:17:53Z"></w:del></w:rPr></w:pPr><w:del w:id="21543" w:author="Unknown Author" w:date="2026-10-30T04:17:53Z"><w:r><w:rPr><w:kern w:val="0"/><w:szCs w:val="24"/><w:lang w:val="es-CO" w:eastAsia="en-US" w:bidi="ar-SA"/></w:rPr><w:delText>$ 2.169.058.956</w:delText></w:r></w:del></w:p></w:tc><w:tc><w:tcPr><w:tcW w:w="2571" w:type="dxa"/><w:tcBorders></w:tcBorders><w:shd w:color="auto" w:fill="F7F7F7" w:val="clear"/></w:tcPr><w:p><w:pPr><w:pStyle w:val="Tabla9"/><w:widowControl/><w:jc w:val="left"/><w:rPr><w:kern w:val="0"/><w:szCs w:val="24"/><w:lang w:val="es-CO" w:eastAsia="en-US" w:bidi="ar-SA"/><w:del w:id="21546" w:author="Unknown Author" w:date="2026-10-30T04:17:53Z"></w:del></w:rPr></w:pPr><w:del w:id="21545" w:author="Unknown Author" w:date="2026-10-30T04:17:53Z"><w:r><w:rPr><w:kern w:val="0"/><w:szCs w:val="24"/><w:lang w:val="es-CO" w:eastAsia="en-US" w:bidi="ar-SA"/></w:rPr><w:delText>$ 596.772.727</w:delText></w:r></w:del></w:p></w:tc><w:tc><w:tcPr><w:tcW w:w="2653" w:type="dxa"/><w:tcBorders></w:tcBorders><w:shd w:color="auto" w:fill="F7F7F7" w:val="clear"/></w:tcPr><w:p><w:pPr><w:pStyle w:val="Tabla9"/><w:widowControl/><w:jc w:val="left"/><w:rPr><w:kern w:val="0"/><w:szCs w:val="24"/><w:lang w:val="es-CO" w:eastAsia="en-US" w:bidi="ar-SA"/><w:del w:id="21548" w:author="Unknown Author" w:date="2026-10-30T04:17:53Z"></w:del></w:rPr></w:pPr><w:del w:id="21547" w:author="Unknown Author" w:date="2026-10-30T04:17:53Z"><w:r><w:rPr><w:kern w:val="0"/><w:szCs w:val="24"/><w:lang w:val="es-CO" w:eastAsia="en-US" w:bidi="ar-SA"/></w:rPr><w:delText>$ 2.765.831.683</w:delText></w:r></w:del></w:p></w:tc></w:tr><w:tr><w:trPr><w:del w:id="21549" w:author="Unknown Author" w:date="2026-10-30T04:17:53Z"/><w:cantSplit w:val="true"/></w:trPr><w:tc><w:tcPr><w:tcW w:w="2074" w:type="dxa"/><w:tcBorders><w:bottom w:val="single" w:sz="12" w:space="0" w:color="2A3439"/></w:tcBorders></w:tcPr><w:p><w:pPr><w:pStyle w:val="Tabla9"/><w:keepNext w:val="true"/><w:widowControl/><w:jc w:val="left"/><w:rPr><w:kern w:val="0"/><w:szCs w:val="24"/><w:lang w:val="es-CO" w:eastAsia="en-US" w:bidi="ar-SA"/><w:del w:id="21551" w:author="Unknown Author" w:date="2026-10-30T04:17:53Z"></w:del></w:rPr></w:pPr><w:del w:id="21550" w:author="Unknown Author" w:date="2026-10-30T04:17:53Z"><w:r><w:rPr><w:b/><w:bCs/><w:kern w:val="0"/><w:szCs w:val="24"/><w:lang w:val="es-CO" w:eastAsia="en-US" w:bidi="ar-SA"/></w:rPr><w:delText>Total</w:delText></w:r></w:del></w:p></w:tc><w:tc><w:tcPr><w:tcW w:w="2655" w:type="dxa"/><w:tcBorders><w:bottom w:val="single" w:sz="12" w:space="0" w:color="2A3439"/></w:tcBorders></w:tcPr><w:p><w:pPr><w:pStyle w:val="Tabla9"/><w:keepNext w:val="true"/><w:widowControl/><w:jc w:val="left"/><w:rPr><w:kern w:val="0"/><w:szCs w:val="24"/><w:lang w:val="es-CO" w:eastAsia="en-US" w:bidi="ar-SA"/><w:del w:id="21553" w:author="Unknown Author" w:date="2026-10-30T04:17:53Z"></w:del></w:rPr></w:pPr><w:del w:id="21552" w:author="Unknown Author" w:date="2026-10-30T04:17:53Z"><w:r><w:rPr><w:b/><w:bCs/><w:kern w:val="0"/><w:szCs w:val="24"/><w:lang w:val="es-CO" w:eastAsia="en-US" w:bidi="ar-SA"/></w:rPr><w:delText>$ 10.022.840.000</w:delText></w:r></w:del></w:p></w:tc><w:tc><w:tcPr><w:tcW w:w="2571" w:type="dxa"/><w:tcBorders><w:bottom w:val="single" w:sz="12" w:space="0" w:color="2A3439"/></w:tcBorders></w:tcPr><w:p><w:pPr><w:pStyle w:val="Tabla9"/><w:keepNext w:val="true"/><w:widowControl/><w:jc w:val="left"/><w:rPr><w:kern w:val="0"/><w:szCs w:val="24"/><w:lang w:val="es-CO" w:eastAsia="en-US" w:bidi="ar-SA"/><w:del w:id="21555" w:author="Unknown Author" w:date="2026-10-30T04:17:53Z"></w:del></w:rPr></w:pPr><w:del w:id="21554" w:author="Unknown Author" w:date="2026-10-30T04:17:53Z"><w:r><w:rPr><w:b/><w:bCs/><w:kern w:val="0"/><w:szCs w:val="24"/><w:lang w:val="es-CO" w:eastAsia="en-US" w:bidi="ar-SA"/></w:rPr><w:delText>$ 2.374.000.000</w:delText></w:r></w:del></w:p></w:tc><w:tc><w:tcPr><w:tcW w:w="2653" w:type="dxa"/><w:tcBorders><w:bottom w:val="single" w:sz="12" w:space="0" w:color="2A3439"/></w:tcBorders></w:tcPr><w:p><w:pPr><w:pStyle w:val="Tabla9"/><w:keepNext w:val="true"/><w:widowControl/><w:jc w:val="left"/><w:rPr><w:kern w:val="0"/><w:szCs w:val="24"/><w:lang w:val="es-CO" w:eastAsia="en-US" w:bidi="ar-SA"/><w:del w:id="21557" w:author="Unknown Author" w:date="2026-10-30T04:17:53Z"></w:del></w:rPr></w:pPr><w:del w:id="21556" w:author="Unknown Author" w:date="2026-10-30T04:17:53Z"><w:r><w:rPr><w:b/><w:bCs/><w:kern w:val="0"/><w:szCs w:val="24"/><w:lang w:val="es-CO" w:eastAsia="en-US" w:bidi="ar-SA"/></w:rPr><w:delText>$ 12.396.840.000</w:delText></w:r></w:del></w:p></w:tc></w:tr></w:tbl><w:p><w:pPr><w:pStyle w:val="TablaNota"/><w:rPr><w:del w:id="21560" w:author="Unknown Author" w:date="2026-10-30T04:17:53Z"></w:del></w:rPr></w:pPr><w:del w:id="21558" w:author="Unknown Author" w:date="2026-10-30T04:17:53Z"><w:r><w:rPr><w:i/><w:iCs/></w:rPr><w:delText>Nota.</w:delText></w:r></w:del><w:del w:id="21559" w:author="Unknown Author" w:date="2026-10-30T04:17:53Z"><w:r><w:rPr></w:rPr><w:delText xml:space="preserve"> Elaboración propia. Las compras de nodos, cabezales y gateways se programan en los meses 5, 13 y 18; los equipos del laboratorio de modelación se compran entre los meses 7 y 10; los demás rubros se distribuyen de forma uniforme en su ventana de ejecución.</w:delText></w:r></w:del></w:p><w:p><w:pPr><w:pStyle w:val="FiguraRotulo"/><w:rPr></w:rPr></w:pPr><w:bookmarkStart w:id="319" w:name="rot_Figura_28_2"/><w:r><w:rPr><w:b/><w:bCs/></w:rPr><w:t>Figura 28.2</w:t></w:r><w:bookmarkEnd w:id="319"/></w:p><w:p><w:pPr><w:pStyle w:val="FiguraTitulo"/><w:rPr></w:rPr></w:pPr><w:r><w:rPr><w:i/><w:iCs/></w:rPr><w:t>La ejecución del SGR se programa por semestres con picos en las compras de los tramos</w:t></w:r></w:p><w:p><w:pPr><w:pStyle w:val="BodyText"/><w:rPr></w:rPr></w:pPr><w:r><w:rPr></w:rPr><w:drawing><wp:inline distT="0" distB="0" distL="0" distR="0"><wp:extent cx="5579745" cy="3068955"/><wp:effectExtent l="0" t="0" r="0" b="0"/><wp:docPr id="38" name="Image31"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38" name="Image31" descr=""></pic:cNvPr><pic:cNvPicPr><a:picLocks noChangeAspect="1" noChangeArrowheads="1"/></pic:cNvPicPr></pic:nvPicPr><pic:blipFill><a:blip r:embed="rId40"></a:blip><a:stretch><a:fillRect/></a:stretch></pic:blipFill><pic:spPr bwMode="auto"><a:xfrm><a:off x="0" y="0"/><a:ext cx="5579745" cy="3068955"/></a:xfrm><a:prstGeom prst="rect"><a:avLst/></a:prstGeom></pic:spPr></pic:pic></a:graphicData></a:graphic></wp:inline></w:drawing></w:r></w:p><w:p><w:pPr><w:pStyle w:val="FiguraNota"/><w:rPr></w:rPr></w:pPr><w:r><w:rPr><w:i/><w:iCs/></w:rPr><w:t>Nota.</w:t></w:r><w:r><w:rPr></w:rPr><w:t xml:space="preserve"> Elaboración propia con la programación de recursos del proyecto. Las barras muestran el SGR y la contrapartida por semestre. La línea muestra el acumulado del total. Software: Python 3 y matplotlib.</w:t></w:r><w:bookmarkEnd w:id="315"/></w:p><w:p><w:pPr><w:pStyle w:val="Heading2"/><w:rPr></w:rPr></w:pPr><w:bookmarkStart w:id="320" w:name="X10d273b53fa23e0208093438f0f621522164516"/><w:r><w:rPr></w:rPr><w:t>28.3. Contrapartida y cumplimiento de las condiciones de los términos de referencia</w:t></w:r></w:p><w:p><w:pPr><w:pStyle w:val="FirstParagraph"/><w:rPr></w:rPr></w:pPr><w:r><w:rPr></w:rPr><w:t xml:space="preserve">La contrapartida es de $ </w:t></w:r><w:ins w:id="21561" w:author="Unknown Author" w:date="2026-10-30T04:17:53Z"><w:r><w:rPr></w:rPr><w:t>1.514</w:t></w:r></w:ins><w:del w:id="21562" w:author="Unknown Author" w:date="2026-10-30T04:17:53Z"><w:r><w:rPr></w:rPr><w:delText>2.374</w:delText></w:r></w:del><w:r><w:rPr></w:rPr><w:t>.000.000 y se cuantifica por aportante, modalidad y actividad en la Tabla 28.7. La universidad</w:t></w:r><w:ins w:id="21563" w:author="Unknown Author" w:date="2026-10-30T04:17:53Z"><w:r><w:rPr></w:rPr><w:t xml:space="preserve">, los dos municipios y Avanciencia aportan </w:t></w:r></w:ins><w:del w:id="21564" w:author="Unknown Author" w:date="2026-10-30T04:17:53Z"><w:r><w:rPr></w:rPr><w:delText xml:space="preserve"> aporta en especie. La empresa aporta en efectivo y en especie. El municipio aporta </w:delText></w:r></w:del><w:r><w:rPr></w:rPr><w:t xml:space="preserve">en especie. </w:t></w:r><w:del w:id="21565" w:author="Unknown Author" w:date="2026-10-30T04:17:53Z"><w:r><w:rPr></w:rPr><w:delText xml:space="preserve">El aporte del actor del SNCTI está por certificar. </w:delText></w:r></w:del><w:r><w:rPr></w:rPr><w:t xml:space="preserve">Cada integrante aporta una contrapartida cuantificada, </w:t></w:r><w:ins w:id="21566" w:author="Unknown Author" w:date="2026-10-30T04:17:53Z"><w:r><w:rPr></w:rPr><w:t>como exigen los TdR</w:t></w:r></w:ins><w:del w:id="21567" w:author="Unknown Author" w:date="2026-10-30T04:17:53Z"><w:r><w:rPr></w:rPr><w:delText>en efectivo o en especie</w:delText></w:r></w:del><w:r><w:rPr></w:rPr><w:t>. El valor en especie se calcula con un método verificable, como el costo institucional, las tarifas o la nómina certificada (Secretaría Técnica de la Convocatoria 56, 2026). Cada aporte se sustenta con la certificación de su representante legal, que indica el valor, el soporte, la actividad financiada y el momento del aporte.</w:t></w:r></w:p><w:p><w:pPr><w:pStyle w:val="TablaRotulo"/><w:rPr></w:rPr></w:pPr><w:bookmarkStart w:id="321" w:name="rot_Tabla_28_7"/><w:r><w:rPr><w:b/><w:bCs/></w:rPr><w:t>Tabla 28.7</w:t></w:r><w:bookmarkEnd w:id="321"/></w:p><w:p><w:pPr><w:pStyle w:val="TablaTitulo"/><w:rPr></w:rPr></w:pPr><w:r><w:rPr><w:i/><w:iCs/></w:rPr><w:t>Contrapartida por aportante, modalidad y actividad financiada</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995"/><w:gridCol w:w="1658"/><w:gridCol w:w="2572"/><w:gridCol w:w="1327"/><w:gridCol w:w="2075"/><w:gridCol w:w="1326"/></w:tblGrid><w:tr><w:trPr><w:tblHeader w:val="true"/><w:ins w:id="21568" w:author="Unknown Author" w:date="2026-10-30T04:17:53Z"/><w:cantSplit w:val="true"/></w:trPr><w:tc><w:tcPr><w:tcW w:w="99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1570" w:author="Unknown Author" w:date="2026-10-30T04:17:53Z"></w:ins></w:rPr></w:pPr><w:ins w:id="21569" w:author="Unknown Author" w:date="2026-10-30T04:17:53Z"><w:r><w:rPr><w:b/><w:kern w:val="0"/><w:szCs w:val="24"/><w:lang w:val="es-CO" w:eastAsia="en-US" w:bidi="ar-SA"/></w:rPr><w:t>Código del Anexo 3</w:t></w:r></w:ins></w:p></w:tc><w:tc><w:tcPr><w:tcW w:w="165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1572" w:author="Unknown Author" w:date="2026-10-30T04:17:53Z"></w:ins></w:rPr></w:pPr><w:ins w:id="21571" w:author="Unknown Author" w:date="2026-10-30T04:17:53Z"><w:r><w:rPr><w:b/><w:kern w:val="0"/><w:szCs w:val="24"/><w:lang w:val="es-CO" w:eastAsia="en-US" w:bidi="ar-SA"/></w:rPr><w:t>Aportante</w:t></w:r></w:ins></w:p></w:tc><w:tc><w:tcPr><w:tcW w:w="257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1574" w:author="Unknown Author" w:date="2026-10-30T04:17:53Z"></w:ins></w:rPr></w:pPr><w:ins w:id="21573" w:author="Unknown Author" w:date="2026-10-30T04:17:53Z"><w:r><w:rPr><w:b/><w:kern w:val="0"/><w:szCs w:val="24"/><w:lang w:val="es-CO" w:eastAsia="en-US" w:bidi="ar-SA"/></w:rPr><w:t>Aporte</w:t></w:r></w:ins></w:p></w:tc><w:tc><w:tcPr><w:tcW w:w="132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1576" w:author="Unknown Author" w:date="2026-10-30T04:17:53Z"></w:ins></w:rPr></w:pPr><w:ins w:id="21575" w:author="Unknown Author" w:date="2026-10-30T04:17:53Z"><w:r><w:rPr><w:b/><w:kern w:val="0"/><w:szCs w:val="24"/><w:lang w:val="es-CO" w:eastAsia="en-US" w:bidi="ar-SA"/></w:rPr><w:t>Modalidad</w:t></w:r></w:ins></w:p></w:tc><w:tc><w:tcPr><w:tcW w:w="207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1578" w:author="Unknown Author" w:date="2026-10-30T04:17:53Z"></w:ins></w:rPr></w:pPr><w:ins w:id="21577" w:author="Unknown Author" w:date="2026-10-30T04:17:53Z"><w:r><w:rPr><w:b/><w:kern w:val="0"/><w:szCs w:val="24"/><w:lang w:val="es-CO" w:eastAsia="en-US" w:bidi="ar-SA"/></w:rPr><w:t>Valor (COP)</w:t></w:r></w:ins></w:p></w:tc><w:tc><w:tcPr><w:tcW w:w="1326"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1580" w:author="Unknown Author" w:date="2026-10-30T04:17:53Z"></w:ins></w:rPr></w:pPr><w:ins w:id="21579" w:author="Unknown Author" w:date="2026-10-30T04:17:53Z"><w:r><w:rPr><w:b/><w:kern w:val="0"/><w:szCs w:val="24"/><w:lang w:val="es-CO" w:eastAsia="en-US" w:bidi="ar-SA"/></w:rPr><w:t>Actividad</w:t></w:r></w:ins></w:p></w:tc></w:tr><w:tr><w:trPr><w:ins w:id="21581" w:author="Unknown Author" w:date="2026-10-30T04:17:53Z"/><w:cantSplit w:val="true"/></w:trPr><w:tc><w:tcPr><w:tcW w:w="995" w:type="dxa"/><w:tcBorders></w:tcBorders></w:tcPr><w:p><w:pPr><w:pStyle w:val="Tabla9"/><w:widowControl/><w:jc w:val="left"/><w:rPr><w:kern w:val="0"/><w:szCs w:val="24"/><w:lang w:val="es-CO" w:eastAsia="en-US" w:bidi="ar-SA"/><w:ins w:id="21583" w:author="Unknown Author" w:date="2026-10-30T04:17:53Z"></w:ins></w:rPr></w:pPr><w:ins w:id="21582" w:author="Unknown Author" w:date="2026-10-30T04:17:53Z"><w:r><w:rPr><w:kern w:val="0"/><w:szCs w:val="24"/><w:lang w:val="es-CO" w:eastAsia="en-US" w:bidi="ar-SA"/></w:rPr><w:t>TH-17</w:t></w:r></w:ins></w:p></w:tc><w:tc><w:tcPr><w:tcW w:w="1658" w:type="dxa"/><w:tcBorders></w:tcBorders></w:tcPr><w:p><w:pPr><w:pStyle w:val="Tabla9"/><w:widowControl/><w:jc w:val="left"/><w:rPr><w:kern w:val="0"/><w:szCs w:val="24"/><w:lang w:val="es-CO" w:eastAsia="en-US" w:bidi="ar-SA"/><w:ins w:id="21585" w:author="Unknown Author" w:date="2026-10-30T04:17:53Z"></w:ins></w:rPr></w:pPr><w:ins w:id="21584" w:author="Unknown Author" w:date="2026-10-30T04:17:53Z"><w:r><w:rPr><w:kern w:val="0"/><w:szCs w:val="24"/><w:lang w:val="es-CO" w:eastAsia="en-US" w:bidi="ar-SA"/></w:rPr><w:t>Universidad Santo Tomás</w:t></w:r></w:ins></w:p></w:tc><w:tc><w:tcPr><w:tcW w:w="2572" w:type="dxa"/><w:tcBorders></w:tcBorders></w:tcPr><w:p><w:pPr><w:pStyle w:val="Tabla9"/><w:widowControl/><w:jc w:val="left"/><w:rPr><w:kern w:val="0"/><w:szCs w:val="24"/><w:lang w:val="es-CO" w:eastAsia="en-US" w:bidi="ar-SA"/><w:ins w:id="21587" w:author="Unknown Author" w:date="2026-10-30T04:17:53Z"></w:ins></w:rPr></w:pPr><w:ins w:id="21586" w:author="Unknown Author" w:date="2026-10-30T04:17:53Z"><w:r><w:rPr><w:kern w:val="0"/><w:szCs w:val="24"/><w:lang w:val="es-CO" w:eastAsia="en-US" w:bidi="ar-SA"/></w:rPr><w:t>Investigador principal (50 % durante 24 meses) — aporte de la entidad proponente</w:t></w:r></w:ins></w:p></w:tc><w:tc><w:tcPr><w:tcW w:w="1327" w:type="dxa"/><w:tcBorders></w:tcBorders></w:tcPr><w:p><w:pPr><w:pStyle w:val="Tabla9"/><w:widowControl/><w:jc w:val="left"/><w:rPr><w:kern w:val="0"/><w:szCs w:val="24"/><w:lang w:val="es-CO" w:eastAsia="en-US" w:bidi="ar-SA"/><w:ins w:id="21589" w:author="Unknown Author" w:date="2026-10-30T04:17:53Z"></w:ins></w:rPr></w:pPr><w:ins w:id="21588" w:author="Unknown Author" w:date="2026-10-30T04:17:53Z"><w:r><w:rPr><w:kern w:val="0"/><w:szCs w:val="24"/><w:lang w:val="es-CO" w:eastAsia="en-US" w:bidi="ar-SA"/></w:rPr><w:t>Especie</w:t></w:r></w:ins></w:p></w:tc><w:tc><w:tcPr><w:tcW w:w="2075" w:type="dxa"/><w:tcBorders></w:tcBorders></w:tcPr><w:p><w:pPr><w:pStyle w:val="Tabla9"/><w:widowControl/><w:jc w:val="left"/><w:rPr><w:kern w:val="0"/><w:szCs w:val="24"/><w:lang w:val="es-CO" w:eastAsia="en-US" w:bidi="ar-SA"/><w:ins w:id="21591" w:author="Unknown Author" w:date="2026-10-30T04:17:53Z"></w:ins></w:rPr></w:pPr><w:ins w:id="21590" w:author="Unknown Author" w:date="2026-10-30T04:17:53Z"><w:r><w:rPr><w:kern w:val="0"/><w:szCs w:val="24"/><w:lang w:val="es-CO" w:eastAsia="en-US" w:bidi="ar-SA"/></w:rPr><w:t>$ 350.000.000</w:t></w:r></w:ins></w:p></w:tc><w:tc><w:tcPr><w:tcW w:w="1326" w:type="dxa"/><w:tcBorders></w:tcBorders></w:tcPr><w:p><w:pPr><w:pStyle w:val="Tabla9"/><w:widowControl/><w:jc w:val="left"/><w:rPr><w:kern w:val="0"/><w:szCs w:val="24"/><w:lang w:val="es-CO" w:eastAsia="en-US" w:bidi="ar-SA"/><w:ins w:id="21593" w:author="Unknown Author" w:date="2026-10-30T04:17:53Z"></w:ins></w:rPr></w:pPr><w:ins w:id="21592" w:author="Unknown Author" w:date="2026-10-30T04:17:53Z"><w:r><w:rPr><w:kern w:val="0"/><w:szCs w:val="24"/><w:lang w:val="es-CO" w:eastAsia="en-US" w:bidi="ar-SA"/></w:rPr><w:t>1.8</w:t></w:r></w:ins></w:p></w:tc></w:tr><w:tr><w:trPr><w:ins w:id="21594" w:author="Unknown Author" w:date="2026-10-30T04:17:53Z"/><w:cantSplit w:val="true"/></w:trPr><w:tc><w:tcPr><w:tcW w:w="995" w:type="dxa"/><w:tcBorders></w:tcBorders><w:shd w:color="auto" w:fill="F7F7F7" w:val="clear"/></w:tcPr><w:p><w:pPr><w:pStyle w:val="Tabla9"/><w:widowControl/><w:jc w:val="left"/><w:rPr><w:kern w:val="0"/><w:szCs w:val="24"/><w:lang w:val="es-CO" w:eastAsia="en-US" w:bidi="ar-SA"/><w:ins w:id="21596" w:author="Unknown Author" w:date="2026-10-30T04:17:53Z"></w:ins></w:rPr></w:pPr><w:ins w:id="21595" w:author="Unknown Author" w:date="2026-10-30T04:17:53Z"><w:r><w:rPr><w:kern w:val="0"/><w:szCs w:val="24"/><w:lang w:val="es-CO" w:eastAsia="en-US" w:bidi="ar-SA"/></w:rPr><w:t>TH-18</w:t></w:r></w:ins></w:p></w:tc><w:tc><w:tcPr><w:tcW w:w="1658" w:type="dxa"/><w:tcBorders></w:tcBorders><w:shd w:color="auto" w:fill="F7F7F7" w:val="clear"/></w:tcPr><w:p><w:pPr><w:pStyle w:val="Tabla9"/><w:widowControl/><w:jc w:val="left"/><w:rPr><w:kern w:val="0"/><w:szCs w:val="24"/><w:lang w:val="es-CO" w:eastAsia="en-US" w:bidi="ar-SA"/><w:ins w:id="21598" w:author="Unknown Author" w:date="2026-10-30T04:17:53Z"></w:ins></w:rPr></w:pPr><w:ins w:id="21597" w:author="Unknown Author" w:date="2026-10-30T04:17:53Z"><w:r><w:rPr><w:kern w:val="0"/><w:szCs w:val="24"/><w:lang w:val="es-CO" w:eastAsia="en-US" w:bidi="ar-SA"/></w:rPr><w:t>Universidad Santo Tomás</w:t></w:r></w:ins></w:p></w:tc><w:tc><w:tcPr><w:tcW w:w="2572" w:type="dxa"/><w:tcBorders></w:tcBorders><w:shd w:color="auto" w:fill="F7F7F7" w:val="clear"/></w:tcPr><w:p><w:pPr><w:pStyle w:val="Tabla9"/><w:widowControl/><w:jc w:val="left"/><w:rPr><w:kern w:val="0"/><w:szCs w:val="24"/><w:lang w:val="es-CO" w:eastAsia="en-US" w:bidi="ar-SA"/><w:ins w:id="21600" w:author="Unknown Author" w:date="2026-10-30T04:17:53Z"></w:ins></w:rPr></w:pPr><w:ins w:id="21599" w:author="Unknown Author" w:date="2026-10-30T04:17:53Z"><w:r><w:rPr><w:kern w:val="0"/><w:szCs w:val="24"/><w:lang w:val="es-CO" w:eastAsia="en-US" w:bidi="ar-SA"/></w:rPr><w:t>Coinvestigador técnico (30 % durante 24 meses) — aporte de la entidad proponente</w:t></w:r></w:ins></w:p></w:tc><w:tc><w:tcPr><w:tcW w:w="1327" w:type="dxa"/><w:tcBorders></w:tcBorders><w:shd w:color="auto" w:fill="F7F7F7" w:val="clear"/></w:tcPr><w:p><w:pPr><w:pStyle w:val="Tabla9"/><w:widowControl/><w:jc w:val="left"/><w:rPr><w:kern w:val="0"/><w:szCs w:val="24"/><w:lang w:val="es-CO" w:eastAsia="en-US" w:bidi="ar-SA"/><w:ins w:id="21602" w:author="Unknown Author" w:date="2026-10-30T04:17:53Z"></w:ins></w:rPr></w:pPr><w:ins w:id="21601" w:author="Unknown Author" w:date="2026-10-30T04:17:53Z"><w:r><w:rPr><w:kern w:val="0"/><w:szCs w:val="24"/><w:lang w:val="es-CO" w:eastAsia="en-US" w:bidi="ar-SA"/></w:rPr><w:t>Especie</w:t></w:r></w:ins></w:p></w:tc><w:tc><w:tcPr><w:tcW w:w="2075" w:type="dxa"/><w:tcBorders></w:tcBorders><w:shd w:color="auto" w:fill="F7F7F7" w:val="clear"/></w:tcPr><w:p><w:pPr><w:pStyle w:val="Tabla9"/><w:widowControl/><w:jc w:val="left"/><w:rPr><w:kern w:val="0"/><w:szCs w:val="24"/><w:lang w:val="es-CO" w:eastAsia="en-US" w:bidi="ar-SA"/><w:ins w:id="21604" w:author="Unknown Author" w:date="2026-10-30T04:17:53Z"></w:ins></w:rPr></w:pPr><w:ins w:id="21603" w:author="Unknown Author" w:date="2026-10-30T04:17:53Z"><w:r><w:rPr><w:kern w:val="0"/><w:szCs w:val="24"/><w:lang w:val="es-CO" w:eastAsia="en-US" w:bidi="ar-SA"/></w:rPr><w:t>$ 250.000.000</w:t></w:r></w:ins></w:p></w:tc><w:tc><w:tcPr><w:tcW w:w="1326" w:type="dxa"/><w:tcBorders></w:tcBorders><w:shd w:color="auto" w:fill="F7F7F7" w:val="clear"/></w:tcPr><w:p><w:pPr><w:pStyle w:val="Tabla9"/><w:widowControl/><w:jc w:val="left"/><w:rPr><w:kern w:val="0"/><w:szCs w:val="24"/><w:lang w:val="es-CO" w:eastAsia="en-US" w:bidi="ar-SA"/><w:ins w:id="21606" w:author="Unknown Author" w:date="2026-10-30T04:17:53Z"></w:ins></w:rPr></w:pPr><w:ins w:id="21605" w:author="Unknown Author" w:date="2026-10-30T04:17:53Z"><w:r><w:rPr><w:kern w:val="0"/><w:szCs w:val="24"/><w:lang w:val="es-CO" w:eastAsia="en-US" w:bidi="ar-SA"/></w:rPr><w:t>1.1</w:t></w:r></w:ins></w:p></w:tc></w:tr><w:tr><w:trPr><w:ins w:id="21607" w:author="Unknown Author" w:date="2026-10-30T04:17:53Z"/><w:cantSplit w:val="true"/></w:trPr><w:tc><w:tcPr><w:tcW w:w="995" w:type="dxa"/><w:tcBorders></w:tcBorders></w:tcPr><w:p><w:pPr><w:pStyle w:val="Tabla9"/><w:widowControl/><w:jc w:val="left"/><w:rPr><w:kern w:val="0"/><w:szCs w:val="24"/><w:lang w:val="es-CO" w:eastAsia="en-US" w:bidi="ar-SA"/><w:ins w:id="21609" w:author="Unknown Author" w:date="2026-10-30T04:17:53Z"></w:ins></w:rPr></w:pPr><w:ins w:id="21608" w:author="Unknown Author" w:date="2026-10-30T04:17:53Z"><w:r><w:rPr><w:kern w:val="0"/><w:szCs w:val="24"/><w:lang w:val="es-CO" w:eastAsia="en-US" w:bidi="ar-SA"/></w:rPr><w:t>TH-19</w:t></w:r></w:ins></w:p></w:tc><w:tc><w:tcPr><w:tcW w:w="1658" w:type="dxa"/><w:tcBorders></w:tcBorders></w:tcPr><w:p><w:pPr><w:pStyle w:val="Tabla9"/><w:widowControl/><w:jc w:val="left"/><w:rPr><w:kern w:val="0"/><w:szCs w:val="24"/><w:lang w:val="es-CO" w:eastAsia="en-US" w:bidi="ar-SA"/><w:ins w:id="21611" w:author="Unknown Author" w:date="2026-10-30T04:17:53Z"></w:ins></w:rPr></w:pPr><w:ins w:id="21610" w:author="Unknown Author" w:date="2026-10-30T04:17:53Z"><w:r><w:rPr><w:kern w:val="0"/><w:szCs w:val="24"/><w:lang w:val="es-CO" w:eastAsia="en-US" w:bidi="ar-SA"/></w:rPr><w:t>Universidad Santo Tomás</w:t></w:r></w:ins></w:p></w:tc><w:tc><w:tcPr><w:tcW w:w="2572" w:type="dxa"/><w:tcBorders></w:tcBorders></w:tcPr><w:p><w:pPr><w:pStyle w:val="Tabla9"/><w:widowControl/><w:jc w:val="left"/><w:rPr><w:kern w:val="0"/><w:szCs w:val="24"/><w:lang w:val="es-CO" w:eastAsia="en-US" w:bidi="ar-SA"/><w:ins w:id="21613" w:author="Unknown Author" w:date="2026-10-30T04:17:53Z"></w:ins></w:rPr></w:pPr><w:ins w:id="21612" w:author="Unknown Author" w:date="2026-10-30T04:17:53Z"><w:r><w:rPr><w:kern w:val="0"/><w:szCs w:val="24"/><w:lang w:val="es-CO" w:eastAsia="en-US" w:bidi="ar-SA"/></w:rPr><w:t>Coinvestigadores de ambiente y ciencias sociales (20 %) — aporte de la entidad proponente</w:t></w:r></w:ins></w:p></w:tc><w:tc><w:tcPr><w:tcW w:w="1327" w:type="dxa"/><w:tcBorders></w:tcBorders></w:tcPr><w:p><w:pPr><w:pStyle w:val="Tabla9"/><w:widowControl/><w:jc w:val="left"/><w:rPr><w:kern w:val="0"/><w:szCs w:val="24"/><w:lang w:val="es-CO" w:eastAsia="en-US" w:bidi="ar-SA"/><w:ins w:id="21615" w:author="Unknown Author" w:date="2026-10-30T04:17:53Z"></w:ins></w:rPr></w:pPr><w:ins w:id="21614" w:author="Unknown Author" w:date="2026-10-30T04:17:53Z"><w:r><w:rPr><w:kern w:val="0"/><w:szCs w:val="24"/><w:lang w:val="es-CO" w:eastAsia="en-US" w:bidi="ar-SA"/></w:rPr><w:t>Especie</w:t></w:r></w:ins></w:p></w:tc><w:tc><w:tcPr><w:tcW w:w="2075" w:type="dxa"/><w:tcBorders></w:tcBorders></w:tcPr><w:p><w:pPr><w:pStyle w:val="Tabla9"/><w:widowControl/><w:jc w:val="left"/><w:rPr><w:kern w:val="0"/><w:szCs w:val="24"/><w:lang w:val="es-CO" w:eastAsia="en-US" w:bidi="ar-SA"/><w:ins w:id="21617" w:author="Unknown Author" w:date="2026-10-30T04:17:53Z"></w:ins></w:rPr></w:pPr><w:ins w:id="21616" w:author="Unknown Author" w:date="2026-10-30T04:17:53Z"><w:r><w:rPr><w:kern w:val="0"/><w:szCs w:val="24"/><w:lang w:val="es-CO" w:eastAsia="en-US" w:bidi="ar-SA"/></w:rPr><w:t>$ 200.000.000</w:t></w:r></w:ins></w:p></w:tc><w:tc><w:tcPr><w:tcW w:w="1326" w:type="dxa"/><w:tcBorders></w:tcBorders></w:tcPr><w:p><w:pPr><w:pStyle w:val="Tabla9"/><w:widowControl/><w:jc w:val="left"/><w:rPr><w:kern w:val="0"/><w:szCs w:val="24"/><w:lang w:val="es-CO" w:eastAsia="en-US" w:bidi="ar-SA"/><w:ins w:id="21619" w:author="Unknown Author" w:date="2026-10-30T04:17:53Z"></w:ins></w:rPr></w:pPr><w:ins w:id="21618" w:author="Unknown Author" w:date="2026-10-30T04:17:53Z"><w:r><w:rPr><w:kern w:val="0"/><w:szCs w:val="24"/><w:lang w:val="es-CO" w:eastAsia="en-US" w:bidi="ar-SA"/></w:rPr><w:t>3.1</w:t></w:r></w:ins></w:p></w:tc></w:tr><w:tr><w:trPr><w:ins w:id="21620" w:author="Unknown Author" w:date="2026-10-30T04:17:53Z"/><w:cantSplit w:val="true"/></w:trPr><w:tc><w:tcPr><w:tcW w:w="995" w:type="dxa"/><w:tcBorders></w:tcBorders><w:shd w:color="auto" w:fill="F7F7F7" w:val="clear"/></w:tcPr><w:p><w:pPr><w:pStyle w:val="Tabla9"/><w:widowControl/><w:jc w:val="left"/><w:rPr><w:kern w:val="0"/><w:szCs w:val="24"/><w:lang w:val="es-CO" w:eastAsia="en-US" w:bidi="ar-SA"/><w:ins w:id="21622" w:author="Unknown Author" w:date="2026-10-30T04:17:53Z"></w:ins></w:rPr></w:pPr><w:ins w:id="21621" w:author="Unknown Author" w:date="2026-10-30T04:17:53Z"><w:r><w:rPr><w:kern w:val="0"/><w:szCs w:val="24"/><w:lang w:val="es-CO" w:eastAsia="en-US" w:bidi="ar-SA"/></w:rPr><w:t>TH-20</w:t></w:r></w:ins></w:p></w:tc><w:tc><w:tcPr><w:tcW w:w="1658" w:type="dxa"/><w:tcBorders></w:tcBorders><w:shd w:color="auto" w:fill="F7F7F7" w:val="clear"/></w:tcPr><w:p><w:pPr><w:pStyle w:val="Tabla9"/><w:widowControl/><w:jc w:val="left"/><w:rPr><w:kern w:val="0"/><w:szCs w:val="24"/><w:lang w:val="es-CO" w:eastAsia="en-US" w:bidi="ar-SA"/><w:ins w:id="21624" w:author="Unknown Author" w:date="2026-10-30T04:17:53Z"></w:ins></w:rPr></w:pPr><w:ins w:id="21623" w:author="Unknown Author" w:date="2026-10-30T04:17:53Z"><w:r><w:rPr><w:kern w:val="0"/><w:szCs w:val="24"/><w:lang w:val="es-CO" w:eastAsia="en-US" w:bidi="ar-SA"/></w:rPr><w:t>Municipio de Manizales</w:t></w:r></w:ins></w:p></w:tc><w:tc><w:tcPr><w:tcW w:w="2572" w:type="dxa"/><w:tcBorders></w:tcBorders><w:shd w:color="auto" w:fill="F7F7F7" w:val="clear"/></w:tcPr><w:p><w:pPr><w:pStyle w:val="Tabla9"/><w:widowControl/><w:jc w:val="left"/><w:rPr><w:kern w:val="0"/><w:szCs w:val="24"/><w:lang w:val="es-CO" w:eastAsia="en-US" w:bidi="ar-SA"/><w:ins w:id="21626" w:author="Unknown Author" w:date="2026-10-30T04:17:53Z"></w:ins></w:rPr></w:pPr><w:ins w:id="21625" w:author="Unknown Author" w:date="2026-10-30T04:17:53Z"><w:r><w:rPr><w:kern w:val="0"/><w:szCs w:val="24"/><w:lang w:val="es-CO" w:eastAsia="en-US" w:bidi="ar-SA"/></w:rPr><w:t>Profesionales de gestión del riesgo y logística de acceso a sitios — aporte del municipio 1</w:t></w:r></w:ins></w:p></w:tc><w:tc><w:tcPr><w:tcW w:w="1327" w:type="dxa"/><w:tcBorders></w:tcBorders><w:shd w:color="auto" w:fill="F7F7F7" w:val="clear"/></w:tcPr><w:p><w:pPr><w:pStyle w:val="Tabla9"/><w:widowControl/><w:jc w:val="left"/><w:rPr><w:kern w:val="0"/><w:szCs w:val="24"/><w:lang w:val="es-CO" w:eastAsia="en-US" w:bidi="ar-SA"/><w:ins w:id="21628" w:author="Unknown Author" w:date="2026-10-30T04:17:53Z"></w:ins></w:rPr></w:pPr><w:ins w:id="21627" w:author="Unknown Author" w:date="2026-10-30T04:17:53Z"><w:r><w:rPr><w:kern w:val="0"/><w:szCs w:val="24"/><w:lang w:val="es-CO" w:eastAsia="en-US" w:bidi="ar-SA"/></w:rPr><w:t>Especie</w:t></w:r></w:ins></w:p></w:tc><w:tc><w:tcPr><w:tcW w:w="2075" w:type="dxa"/><w:tcBorders></w:tcBorders><w:shd w:color="auto" w:fill="F7F7F7" w:val="clear"/></w:tcPr><w:p><w:pPr><w:pStyle w:val="Tabla9"/><w:widowControl/><w:jc w:val="left"/><w:rPr><w:kern w:val="0"/><w:szCs w:val="24"/><w:lang w:val="es-CO" w:eastAsia="en-US" w:bidi="ar-SA"/><w:ins w:id="21630" w:author="Unknown Author" w:date="2026-10-30T04:17:53Z"></w:ins></w:rPr></w:pPr><w:ins w:id="21629" w:author="Unknown Author" w:date="2026-10-30T04:17:53Z"><w:r><w:rPr><w:kern w:val="0"/><w:szCs w:val="24"/><w:lang w:val="es-CO" w:eastAsia="en-US" w:bidi="ar-SA"/></w:rPr><w:t>$ 60.000.000</w:t></w:r></w:ins></w:p></w:tc><w:tc><w:tcPr><w:tcW w:w="1326" w:type="dxa"/><w:tcBorders></w:tcBorders><w:shd w:color="auto" w:fill="F7F7F7" w:val="clear"/></w:tcPr><w:p><w:pPr><w:pStyle w:val="Tabla9"/><w:widowControl/><w:jc w:val="left"/><w:rPr><w:kern w:val="0"/><w:szCs w:val="24"/><w:lang w:val="es-CO" w:eastAsia="en-US" w:bidi="ar-SA"/><w:ins w:id="21632" w:author="Unknown Author" w:date="2026-10-30T04:17:53Z"></w:ins></w:rPr></w:pPr><w:ins w:id="21631" w:author="Unknown Author" w:date="2026-10-30T04:17:53Z"><w:r><w:rPr><w:kern w:val="0"/><w:szCs w:val="24"/><w:lang w:val="es-CO" w:eastAsia="en-US" w:bidi="ar-SA"/></w:rPr><w:t>3.1</w:t></w:r></w:ins></w:p></w:tc></w:tr><w:tr><w:trPr><w:ins w:id="21633" w:author="Unknown Author" w:date="2026-10-30T04:17:53Z"/><w:cantSplit w:val="true"/></w:trPr><w:tc><w:tcPr><w:tcW w:w="995" w:type="dxa"/><w:tcBorders></w:tcBorders></w:tcPr><w:p><w:pPr><w:pStyle w:val="Tabla9"/><w:widowControl/><w:jc w:val="left"/><w:rPr><w:kern w:val="0"/><w:szCs w:val="24"/><w:lang w:val="es-CO" w:eastAsia="en-US" w:bidi="ar-SA"/><w:ins w:id="21635" w:author="Unknown Author" w:date="2026-10-30T04:17:53Z"></w:ins></w:rPr></w:pPr><w:ins w:id="21634" w:author="Unknown Author" w:date="2026-10-30T04:17:53Z"><w:r><w:rPr><w:kern w:val="0"/><w:szCs w:val="24"/><w:lang w:val="es-CO" w:eastAsia="en-US" w:bidi="ar-SA"/></w:rPr><w:t>TH-21</w:t></w:r></w:ins></w:p></w:tc><w:tc><w:tcPr><w:tcW w:w="1658" w:type="dxa"/><w:tcBorders></w:tcBorders></w:tcPr><w:p><w:pPr><w:pStyle w:val="Tabla9"/><w:widowControl/><w:jc w:val="left"/><w:rPr><w:kern w:val="0"/><w:szCs w:val="24"/><w:lang w:val="es-CO" w:eastAsia="en-US" w:bidi="ar-SA"/><w:ins w:id="21637" w:author="Unknown Author" w:date="2026-10-30T04:17:53Z"></w:ins></w:rPr></w:pPr><w:ins w:id="21636" w:author="Unknown Author" w:date="2026-10-30T04:17:53Z"><w:r><w:rPr><w:kern w:val="0"/><w:szCs w:val="24"/><w:lang w:val="es-CO" w:eastAsia="en-US" w:bidi="ar-SA"/></w:rPr><w:t>Municipio de Calarcá</w:t></w:r></w:ins></w:p></w:tc><w:tc><w:tcPr><w:tcW w:w="2572" w:type="dxa"/><w:tcBorders></w:tcBorders></w:tcPr><w:p><w:pPr><w:pStyle w:val="Tabla9"/><w:widowControl/><w:jc w:val="left"/><w:rPr><w:kern w:val="0"/><w:szCs w:val="24"/><w:lang w:val="es-CO" w:eastAsia="en-US" w:bidi="ar-SA"/><w:ins w:id="21639" w:author="Unknown Author" w:date="2026-10-30T04:17:53Z"></w:ins></w:rPr></w:pPr><w:ins w:id="21638" w:author="Unknown Author" w:date="2026-10-30T04:17:53Z"><w:r><w:rPr><w:kern w:val="0"/><w:szCs w:val="24"/><w:lang w:val="es-CO" w:eastAsia="en-US" w:bidi="ar-SA"/></w:rPr><w:t>Profesionales de gestión del riesgo y logística de acceso a sitios — aporte del municipio 2</w:t></w:r></w:ins></w:p></w:tc><w:tc><w:tcPr><w:tcW w:w="1327" w:type="dxa"/><w:tcBorders></w:tcBorders></w:tcPr><w:p><w:pPr><w:pStyle w:val="Tabla9"/><w:widowControl/><w:jc w:val="left"/><w:rPr><w:kern w:val="0"/><w:szCs w:val="24"/><w:lang w:val="es-CO" w:eastAsia="en-US" w:bidi="ar-SA"/><w:ins w:id="21641" w:author="Unknown Author" w:date="2026-10-30T04:17:53Z"></w:ins></w:rPr></w:pPr><w:ins w:id="21640" w:author="Unknown Author" w:date="2026-10-30T04:17:53Z"><w:r><w:rPr><w:kern w:val="0"/><w:szCs w:val="24"/><w:lang w:val="es-CO" w:eastAsia="en-US" w:bidi="ar-SA"/></w:rPr><w:t>Especie</w:t></w:r></w:ins></w:p></w:tc><w:tc><w:tcPr><w:tcW w:w="2075" w:type="dxa"/><w:tcBorders></w:tcBorders></w:tcPr><w:p><w:pPr><w:pStyle w:val="Tabla9"/><w:widowControl/><w:jc w:val="left"/><w:rPr><w:kern w:val="0"/><w:szCs w:val="24"/><w:lang w:val="es-CO" w:eastAsia="en-US" w:bidi="ar-SA"/><w:ins w:id="21643" w:author="Unknown Author" w:date="2026-10-30T04:17:53Z"></w:ins></w:rPr></w:pPr><w:ins w:id="21642" w:author="Unknown Author" w:date="2026-10-30T04:17:53Z"><w:r><w:rPr><w:kern w:val="0"/><w:szCs w:val="24"/><w:lang w:val="es-CO" w:eastAsia="en-US" w:bidi="ar-SA"/></w:rPr><w:t>$ 60.000.000</w:t></w:r></w:ins></w:p></w:tc><w:tc><w:tcPr><w:tcW w:w="1326" w:type="dxa"/><w:tcBorders></w:tcBorders></w:tcPr><w:p><w:pPr><w:pStyle w:val="Tabla9"/><w:widowControl/><w:jc w:val="left"/><w:rPr><w:kern w:val="0"/><w:szCs w:val="24"/><w:lang w:val="es-CO" w:eastAsia="en-US" w:bidi="ar-SA"/><w:ins w:id="21645" w:author="Unknown Author" w:date="2026-10-30T04:17:53Z"></w:ins></w:rPr></w:pPr><w:ins w:id="21644" w:author="Unknown Author" w:date="2026-10-30T04:17:53Z"><w:r><w:rPr><w:kern w:val="0"/><w:szCs w:val="24"/><w:lang w:val="es-CO" w:eastAsia="en-US" w:bidi="ar-SA"/></w:rPr><w:t>3.1</w:t></w:r></w:ins></w:p></w:tc></w:tr><w:tr><w:trPr><w:ins w:id="21646" w:author="Unknown Author" w:date="2026-10-30T04:17:53Z"/><w:cantSplit w:val="true"/></w:trPr><w:tc><w:tcPr><w:tcW w:w="995" w:type="dxa"/><w:tcBorders></w:tcBorders><w:shd w:color="auto" w:fill="F7F7F7" w:val="clear"/></w:tcPr><w:p><w:pPr><w:pStyle w:val="Tabla9"/><w:widowControl/><w:jc w:val="left"/><w:rPr><w:kern w:val="0"/><w:szCs w:val="24"/><w:lang w:val="es-CO" w:eastAsia="en-US" w:bidi="ar-SA"/><w:ins w:id="21648" w:author="Unknown Author" w:date="2026-10-30T04:17:53Z"></w:ins></w:rPr></w:pPr><w:ins w:id="21647" w:author="Unknown Author" w:date="2026-10-30T04:17:53Z"><w:r><w:rPr><w:kern w:val="0"/><w:szCs w:val="24"/><w:lang w:val="es-CO" w:eastAsia="en-US" w:bidi="ar-SA"/></w:rPr><w:t>TH-22</w:t></w:r></w:ins></w:p></w:tc><w:tc><w:tcPr><w:tcW w:w="1658" w:type="dxa"/><w:tcBorders></w:tcBorders><w:shd w:color="auto" w:fill="F7F7F7" w:val="clear"/></w:tcPr><w:p><w:pPr><w:pStyle w:val="Tabla9"/><w:widowControl/><w:jc w:val="left"/><w:rPr><w:kern w:val="0"/><w:szCs w:val="24"/><w:lang w:val="es-CO" w:eastAsia="en-US" w:bidi="ar-SA"/><w:ins w:id="21650" w:author="Unknown Author" w:date="2026-10-30T04:17:53Z"></w:ins></w:rPr></w:pPr><w:ins w:id="21649" w:author="Unknown Author" w:date="2026-10-30T04:17:53Z"><w:r><w:rPr><w:kern w:val="0"/><w:szCs w:val="24"/><w:lang w:val="es-CO" w:eastAsia="en-US" w:bidi="ar-SA"/></w:rPr><w:t>Avanciencia</w:t></w:r></w:ins></w:p></w:tc><w:tc><w:tcPr><w:tcW w:w="2572" w:type="dxa"/><w:tcBorders></w:tcBorders><w:shd w:color="auto" w:fill="F7F7F7" w:val="clear"/></w:tcPr><w:p><w:pPr><w:pStyle w:val="Tabla9"/><w:widowControl/><w:jc w:val="left"/><w:rPr><w:kern w:val="0"/><w:szCs w:val="24"/><w:lang w:val="es-CO" w:eastAsia="en-US" w:bidi="ar-SA"/><w:ins w:id="21652" w:author="Unknown Author" w:date="2026-10-30T04:17:53Z"></w:ins></w:rPr></w:pPr><w:ins w:id="21651" w:author="Unknown Author" w:date="2026-10-30T04:17:53Z"><w:r><w:rPr><w:kern w:val="0"/><w:szCs w:val="24"/><w:lang w:val="es-CO" w:eastAsia="en-US" w:bidi="ar-SA"/></w:rPr><w:t>Horas de investigadores y del equipo de transferencia de Avanciencia (OTRI) — aporte en especie (PROPUESTA)</w:t></w:r></w:ins></w:p></w:tc><w:tc><w:tcPr><w:tcW w:w="1327" w:type="dxa"/><w:tcBorders></w:tcBorders><w:shd w:color="auto" w:fill="F7F7F7" w:val="clear"/></w:tcPr><w:p><w:pPr><w:pStyle w:val="Tabla9"/><w:widowControl/><w:jc w:val="left"/><w:rPr><w:kern w:val="0"/><w:szCs w:val="24"/><w:lang w:val="es-CO" w:eastAsia="en-US" w:bidi="ar-SA"/><w:ins w:id="21654" w:author="Unknown Author" w:date="2026-10-30T04:17:53Z"></w:ins></w:rPr></w:pPr><w:ins w:id="21653" w:author="Unknown Author" w:date="2026-10-30T04:17:53Z"><w:r><w:rPr><w:kern w:val="0"/><w:szCs w:val="24"/><w:lang w:val="es-CO" w:eastAsia="en-US" w:bidi="ar-SA"/></w:rPr><w:t>Especie</w:t></w:r></w:ins></w:p></w:tc><w:tc><w:tcPr><w:tcW w:w="2075" w:type="dxa"/><w:tcBorders></w:tcBorders><w:shd w:color="auto" w:fill="F7F7F7" w:val="clear"/></w:tcPr><w:p><w:pPr><w:pStyle w:val="Tabla9"/><w:widowControl/><w:jc w:val="left"/><w:rPr><w:kern w:val="0"/><w:szCs w:val="24"/><w:lang w:val="es-CO" w:eastAsia="en-US" w:bidi="ar-SA"/><w:ins w:id="21656" w:author="Unknown Author" w:date="2026-10-30T04:17:53Z"></w:ins></w:rPr></w:pPr><w:ins w:id="21655" w:author="Unknown Author" w:date="2026-10-30T04:17:53Z"><w:r><w:rPr><w:kern w:val="0"/><w:szCs w:val="24"/><w:lang w:val="es-CO" w:eastAsia="en-US" w:bidi="ar-SA"/></w:rPr><w:t>$ 150.000.000</w:t></w:r></w:ins></w:p></w:tc><w:tc><w:tcPr><w:tcW w:w="1326" w:type="dxa"/><w:tcBorders></w:tcBorders><w:shd w:color="auto" w:fill="F7F7F7" w:val="clear"/></w:tcPr><w:p><w:pPr><w:pStyle w:val="Tabla9"/><w:widowControl/><w:jc w:val="left"/><w:rPr><w:kern w:val="0"/><w:szCs w:val="24"/><w:lang w:val="es-CO" w:eastAsia="en-US" w:bidi="ar-SA"/><w:ins w:id="21658" w:author="Unknown Author" w:date="2026-10-30T04:17:53Z"></w:ins></w:rPr></w:pPr><w:ins w:id="21657" w:author="Unknown Author" w:date="2026-10-30T04:17:53Z"><w:r><w:rPr><w:kern w:val="0"/><w:szCs w:val="24"/><w:lang w:val="es-CO" w:eastAsia="en-US" w:bidi="ar-SA"/></w:rPr><w:t>1.1</w:t></w:r></w:ins></w:p></w:tc></w:tr><w:tr><w:trPr><w:ins w:id="21659" w:author="Unknown Author" w:date="2026-10-30T04:17:53Z"/><w:cantSplit w:val="true"/></w:trPr><w:tc><w:tcPr><w:tcW w:w="995" w:type="dxa"/><w:tcBorders></w:tcBorders></w:tcPr><w:p><w:pPr><w:pStyle w:val="Tabla9"/><w:widowControl/><w:jc w:val="left"/><w:rPr><w:kern w:val="0"/><w:szCs w:val="24"/><w:lang w:val="es-CO" w:eastAsia="en-US" w:bidi="ar-SA"/><w:ins w:id="21661" w:author="Unknown Author" w:date="2026-10-30T04:17:53Z"></w:ins></w:rPr></w:pPr><w:ins w:id="21660" w:author="Unknown Author" w:date="2026-10-30T04:17:53Z"><w:r><w:rPr><w:kern w:val="0"/><w:szCs w:val="24"/><w:lang w:val="es-CO" w:eastAsia="en-US" w:bidi="ar-SA"/></w:rPr><w:t>EQ-12</w:t></w:r></w:ins></w:p></w:tc><w:tc><w:tcPr><w:tcW w:w="1658" w:type="dxa"/><w:tcBorders></w:tcBorders></w:tcPr><w:p><w:pPr><w:pStyle w:val="Tabla9"/><w:widowControl/><w:jc w:val="left"/><w:rPr><w:kern w:val="0"/><w:szCs w:val="24"/><w:lang w:val="es-CO" w:eastAsia="en-US" w:bidi="ar-SA"/><w:ins w:id="21663" w:author="Unknown Author" w:date="2026-10-30T04:17:53Z"></w:ins></w:rPr></w:pPr><w:ins w:id="21662" w:author="Unknown Author" w:date="2026-10-30T04:17:53Z"><w:r><w:rPr><w:kern w:val="0"/><w:szCs w:val="24"/><w:lang w:val="es-CO" w:eastAsia="en-US" w:bidi="ar-SA"/></w:rPr><w:t>Universidad Santo Tomás</w:t></w:r></w:ins></w:p></w:tc><w:tc><w:tcPr><w:tcW w:w="2572" w:type="dxa"/><w:tcBorders></w:tcBorders></w:tcPr><w:p><w:pPr><w:pStyle w:val="Tabla9"/><w:widowControl/><w:jc w:val="left"/><w:rPr><w:kern w:val="0"/><w:szCs w:val="24"/><w:lang w:val="es-CO" w:eastAsia="en-US" w:bidi="ar-SA"/><w:ins w:id="21665" w:author="Unknown Author" w:date="2026-10-30T04:17:53Z"></w:ins></w:rPr></w:pPr><w:ins w:id="21664" w:author="Unknown Author" w:date="2026-10-30T04:17:53Z"><w:r><w:rPr><w:kern w:val="0"/><w:szCs w:val="24"/><w:lang w:val="es-CO" w:eastAsia="en-US" w:bidi="ar-SA"/></w:rPr><w:t>Uso de laboratorios y equipos de la IES (aporte en especie)</w:t></w:r></w:ins></w:p></w:tc><w:tc><w:tcPr><w:tcW w:w="1327" w:type="dxa"/><w:tcBorders></w:tcBorders></w:tcPr><w:p><w:pPr><w:pStyle w:val="Tabla9"/><w:widowControl/><w:jc w:val="left"/><w:rPr><w:kern w:val="0"/><w:szCs w:val="24"/><w:lang w:val="es-CO" w:eastAsia="en-US" w:bidi="ar-SA"/><w:ins w:id="21667" w:author="Unknown Author" w:date="2026-10-30T04:17:53Z"></w:ins></w:rPr></w:pPr><w:ins w:id="21666" w:author="Unknown Author" w:date="2026-10-30T04:17:53Z"><w:r><w:rPr><w:kern w:val="0"/><w:szCs w:val="24"/><w:lang w:val="es-CO" w:eastAsia="en-US" w:bidi="ar-SA"/></w:rPr><w:t>Especie</w:t></w:r></w:ins></w:p></w:tc><w:tc><w:tcPr><w:tcW w:w="2075" w:type="dxa"/><w:tcBorders></w:tcBorders></w:tcPr><w:p><w:pPr><w:pStyle w:val="Tabla9"/><w:widowControl/><w:jc w:val="left"/><w:rPr><w:kern w:val="0"/><w:szCs w:val="24"/><w:lang w:val="es-CO" w:eastAsia="en-US" w:bidi="ar-SA"/><w:ins w:id="21669" w:author="Unknown Author" w:date="2026-10-30T04:17:53Z"></w:ins></w:rPr></w:pPr><w:ins w:id="21668" w:author="Unknown Author" w:date="2026-10-30T04:17:53Z"><w:r><w:rPr><w:kern w:val="0"/><w:szCs w:val="24"/><w:lang w:val="es-CO" w:eastAsia="en-US" w:bidi="ar-SA"/></w:rPr><w:t>$ 300.000.000</w:t></w:r></w:ins></w:p></w:tc><w:tc><w:tcPr><w:tcW w:w="1326" w:type="dxa"/><w:tcBorders></w:tcBorders></w:tcPr><w:p><w:pPr><w:pStyle w:val="Tabla9"/><w:widowControl/><w:jc w:val="left"/><w:rPr><w:kern w:val="0"/><w:szCs w:val="24"/><w:lang w:val="es-CO" w:eastAsia="en-US" w:bidi="ar-SA"/><w:ins w:id="21671" w:author="Unknown Author" w:date="2026-10-30T04:17:53Z"></w:ins></w:rPr></w:pPr><w:ins w:id="21670" w:author="Unknown Author" w:date="2026-10-30T04:17:53Z"><w:r><w:rPr><w:kern w:val="0"/><w:szCs w:val="24"/><w:lang w:val="es-CO" w:eastAsia="en-US" w:bidi="ar-SA"/></w:rPr><w:t>1.1</w:t></w:r></w:ins></w:p></w:tc></w:tr><w:tr><w:trPr><w:ins w:id="21672" w:author="Unknown Author" w:date="2026-10-30T04:17:53Z"/><w:cantSplit w:val="true"/></w:trPr><w:tc><w:tcPr><w:tcW w:w="995" w:type="dxa"/><w:tcBorders></w:tcBorders><w:shd w:color="auto" w:fill="F7F7F7" w:val="clear"/></w:tcPr><w:p><w:pPr><w:pStyle w:val="Tabla9"/><w:widowControl/><w:jc w:val="left"/><w:rPr><w:kern w:val="0"/><w:szCs w:val="24"/><w:lang w:val="es-CO" w:eastAsia="en-US" w:bidi="ar-SA"/><w:ins w:id="21674" w:author="Unknown Author" w:date="2026-10-30T04:17:53Z"></w:ins></w:rPr></w:pPr><w:ins w:id="21673" w:author="Unknown Author" w:date="2026-10-30T04:17:53Z"><w:r><w:rPr><w:kern w:val="0"/><w:szCs w:val="24"/><w:lang w:val="es-CO" w:eastAsia="en-US" w:bidi="ar-SA"/></w:rPr><w:t>EQ-22</w:t></w:r></w:ins></w:p></w:tc><w:tc><w:tcPr><w:tcW w:w="1658" w:type="dxa"/><w:tcBorders></w:tcBorders><w:shd w:color="auto" w:fill="F7F7F7" w:val="clear"/></w:tcPr><w:p><w:pPr><w:pStyle w:val="Tabla9"/><w:widowControl/><w:jc w:val="left"/><w:rPr><w:kern w:val="0"/><w:szCs w:val="24"/><w:lang w:val="es-CO" w:eastAsia="en-US" w:bidi="ar-SA"/><w:ins w:id="21676" w:author="Unknown Author" w:date="2026-10-30T04:17:53Z"></w:ins></w:rPr></w:pPr><w:ins w:id="21675" w:author="Unknown Author" w:date="2026-10-30T04:17:53Z"><w:r><w:rPr><w:kern w:val="0"/><w:szCs w:val="24"/><w:lang w:val="es-CO" w:eastAsia="en-US" w:bidi="ar-SA"/></w:rPr><w:t>Universidad Santo Tomás</w:t></w:r></w:ins></w:p></w:tc><w:tc><w:tcPr><w:tcW w:w="2572" w:type="dxa"/><w:tcBorders></w:tcBorders><w:shd w:color="auto" w:fill="F7F7F7" w:val="clear"/></w:tcPr><w:p><w:pPr><w:pStyle w:val="Tabla9"/><w:widowControl/><w:jc w:val="left"/><w:rPr><w:kern w:val="0"/><w:szCs w:val="24"/><w:lang w:val="es-CO" w:eastAsia="en-US" w:bidi="ar-SA"/><w:ins w:id="21678" w:author="Unknown Author" w:date="2026-10-30T04:17:53Z"></w:ins></w:rPr></w:pPr><w:ins w:id="21677" w:author="Unknown Author" w:date="2026-10-30T04:17:53Z"><w:r><w:rPr><w:kern w:val="0"/><w:szCs w:val="24"/><w:lang w:val="es-CO" w:eastAsia="en-US" w:bidi="ar-SA"/></w:rPr><w:t>Espacio, energía, red y soporte técnico del laboratorio de modelación (aporte en especie)</w:t></w:r></w:ins></w:p></w:tc><w:tc><w:tcPr><w:tcW w:w="1327" w:type="dxa"/><w:tcBorders></w:tcBorders><w:shd w:color="auto" w:fill="F7F7F7" w:val="clear"/></w:tcPr><w:p><w:pPr><w:pStyle w:val="Tabla9"/><w:widowControl/><w:jc w:val="left"/><w:rPr><w:kern w:val="0"/><w:szCs w:val="24"/><w:lang w:val="es-CO" w:eastAsia="en-US" w:bidi="ar-SA"/><w:ins w:id="21680" w:author="Unknown Author" w:date="2026-10-30T04:17:53Z"></w:ins></w:rPr></w:pPr><w:ins w:id="21679" w:author="Unknown Author" w:date="2026-10-30T04:17:53Z"><w:r><w:rPr><w:kern w:val="0"/><w:szCs w:val="24"/><w:lang w:val="es-CO" w:eastAsia="en-US" w:bidi="ar-SA"/></w:rPr><w:t>Especie</w:t></w:r></w:ins></w:p></w:tc><w:tc><w:tcPr><w:tcW w:w="2075" w:type="dxa"/><w:tcBorders></w:tcBorders><w:shd w:color="auto" w:fill="F7F7F7" w:val="clear"/></w:tcPr><w:p><w:pPr><w:pStyle w:val="Tabla9"/><w:widowControl/><w:jc w:val="left"/><w:rPr><w:kern w:val="0"/><w:szCs w:val="24"/><w:lang w:val="es-CO" w:eastAsia="en-US" w:bidi="ar-SA"/><w:ins w:id="21682" w:author="Unknown Author" w:date="2026-10-30T04:17:53Z"></w:ins></w:rPr></w:pPr><w:ins w:id="21681" w:author="Unknown Author" w:date="2026-10-30T04:17:53Z"><w:r><w:rPr><w:kern w:val="0"/><w:szCs w:val="24"/><w:lang w:val="es-CO" w:eastAsia="en-US" w:bidi="ar-SA"/></w:rPr><w:t>$ 144.000.000</w:t></w:r></w:ins></w:p></w:tc><w:tc><w:tcPr><w:tcW w:w="1326" w:type="dxa"/><w:tcBorders></w:tcBorders><w:shd w:color="auto" w:fill="F7F7F7" w:val="clear"/></w:tcPr><w:p><w:pPr><w:pStyle w:val="Tabla9"/><w:widowControl/><w:jc w:val="left"/><w:rPr><w:kern w:val="0"/><w:szCs w:val="24"/><w:lang w:val="es-CO" w:eastAsia="en-US" w:bidi="ar-SA"/><w:ins w:id="21684" w:author="Unknown Author" w:date="2026-10-30T04:17:53Z"></w:ins></w:rPr></w:pPr><w:ins w:id="21683" w:author="Unknown Author" w:date="2026-10-30T04:17:53Z"><w:r><w:rPr><w:kern w:val="0"/><w:szCs w:val="24"/><w:lang w:val="es-CO" w:eastAsia="en-US" w:bidi="ar-SA"/></w:rPr><w:t>2.5</w:t></w:r></w:ins></w:p></w:tc></w:tr><w:tr><w:trPr><w:ins w:id="21685" w:author="Unknown Author" w:date="2026-10-30T04:17:53Z"/><w:cantSplit w:val="true"/></w:trPr><w:tc><w:tcPr><w:tcW w:w="995" w:type="dxa"/><w:tcBorders><w:bottom w:val="single" w:sz="12" w:space="0" w:color="2A3439"/></w:tcBorders></w:tcPr><w:p><w:pPr><w:pStyle w:val="Tabla9"/><w:keepNext w:val="true"/><w:widowControl/><w:rPr><w:kern w:val="0"/><w:szCs w:val="24"/><w:lang w:val="es-CO" w:eastAsia="en-US" w:bidi="ar-SA"/><w:ins w:id="21687" w:author="Unknown Author" w:date="2026-10-30T04:17:53Z"></w:ins></w:rPr></w:pPr><w:ins w:id="21686" w:author="Unknown Author" w:date="2026-10-30T04:17:53Z"><w:r><w:rPr><w:kern w:val="0"/><w:szCs w:val="24"/><w:lang w:val="es-CO" w:eastAsia="en-US" w:bidi="ar-SA"/></w:rPr></w:r></w:ins></w:p></w:tc><w:tc><w:tcPr><w:tcW w:w="1658" w:type="dxa"/><w:tcBorders><w:bottom w:val="single" w:sz="12" w:space="0" w:color="2A3439"/></w:tcBorders></w:tcPr><w:p><w:pPr><w:pStyle w:val="Tabla9"/><w:keepNext w:val="true"/><w:widowControl/><w:jc w:val="left"/><w:rPr><w:kern w:val="0"/><w:szCs w:val="24"/><w:lang w:val="es-CO" w:eastAsia="en-US" w:bidi="ar-SA"/><w:ins w:id="21689" w:author="Unknown Author" w:date="2026-10-30T04:17:53Z"></w:ins></w:rPr></w:pPr><w:ins w:id="21688" w:author="Unknown Author" w:date="2026-10-30T04:17:53Z"><w:r><w:rPr><w:b/><w:bCs/><w:kern w:val="0"/><w:szCs w:val="24"/><w:lang w:val="es-CO" w:eastAsia="en-US" w:bidi="ar-SA"/></w:rPr><w:t>Total</w:t></w:r></w:ins></w:p></w:tc><w:tc><w:tcPr><w:tcW w:w="2572" w:type="dxa"/><w:tcBorders><w:bottom w:val="single" w:sz="12" w:space="0" w:color="2A3439"/></w:tcBorders></w:tcPr><w:p><w:pPr><w:pStyle w:val="Tabla9"/><w:keepNext w:val="true"/><w:widowControl/><w:rPr><w:kern w:val="0"/><w:szCs w:val="24"/><w:lang w:val="es-CO" w:eastAsia="en-US" w:bidi="ar-SA"/><w:ins w:id="21691" w:author="Unknown Author" w:date="2026-10-30T04:17:53Z"></w:ins></w:rPr></w:pPr><w:ins w:id="21690" w:author="Unknown Author" w:date="2026-10-30T04:17:53Z"><w:r><w:rPr><w:kern w:val="0"/><w:szCs w:val="24"/><w:lang w:val="es-CO" w:eastAsia="en-US" w:bidi="ar-SA"/></w:rPr></w:r></w:ins></w:p></w:tc><w:tc><w:tcPr><w:tcW w:w="1327" w:type="dxa"/><w:tcBorders><w:bottom w:val="single" w:sz="12" w:space="0" w:color="2A3439"/></w:tcBorders></w:tcPr><w:p><w:pPr><w:pStyle w:val="Tabla9"/><w:keepNext w:val="true"/><w:widowControl/><w:rPr><w:kern w:val="0"/><w:szCs w:val="24"/><w:lang w:val="es-CO" w:eastAsia="en-US" w:bidi="ar-SA"/><w:ins w:id="21693" w:author="Unknown Author" w:date="2026-10-30T04:17:53Z"></w:ins></w:rPr></w:pPr><w:ins w:id="21692" w:author="Unknown Author" w:date="2026-10-30T04:17:53Z"><w:r><w:rPr><w:kern w:val="0"/><w:szCs w:val="24"/><w:lang w:val="es-CO" w:eastAsia="en-US" w:bidi="ar-SA"/></w:rPr></w:r></w:ins></w:p></w:tc><w:tc><w:tcPr><w:tcW w:w="2075" w:type="dxa"/><w:tcBorders><w:bottom w:val="single" w:sz="12" w:space="0" w:color="2A3439"/></w:tcBorders></w:tcPr><w:p><w:pPr><w:pStyle w:val="Tabla9"/><w:keepNext w:val="true"/><w:widowControl/><w:jc w:val="left"/><w:rPr><w:kern w:val="0"/><w:szCs w:val="24"/><w:lang w:val="es-CO" w:eastAsia="en-US" w:bidi="ar-SA"/><w:ins w:id="21695" w:author="Unknown Author" w:date="2026-10-30T04:17:53Z"></w:ins></w:rPr></w:pPr><w:ins w:id="21694" w:author="Unknown Author" w:date="2026-10-30T04:17:53Z"><w:r><w:rPr><w:b/><w:bCs/><w:kern w:val="0"/><w:szCs w:val="24"/><w:lang w:val="es-CO" w:eastAsia="en-US" w:bidi="ar-SA"/></w:rPr><w:t>$ 1.514.000.000</w:t></w:r></w:ins></w:p></w:tc><w:tc><w:tcPr><w:tcW w:w="1326" w:type="dxa"/><w:tcBorders><w:bottom w:val="single" w:sz="12" w:space="0" w:color="2A3439"/></w:tcBorders></w:tcPr><w:p><w:pPr><w:pStyle w:val="Tabla9"/><w:keepNext w:val="true"/><w:widowControl/><w:rPr><w:kern w:val="0"/><w:szCs w:val="24"/><w:lang w:val="es-CO" w:eastAsia="en-US" w:bidi="ar-SA"/><w:ins w:id="21697" w:author="Unknown Author" w:date="2026-10-30T04:17:53Z"></w:ins></w:rPr></w:pPr><w:ins w:id="21696" w:author="Unknown Author" w:date="2026-10-30T04:17:53Z"><w:r><w:rPr><w:kern w:val="0"/><w:szCs w:val="24"/><w:lang w:val="es-CO" w:eastAsia="en-US" w:bidi="ar-SA"/></w:rPr></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581"/><w:gridCol w:w="1908"/><w:gridCol w:w="2405"/><w:gridCol w:w="1327"/><w:gridCol w:w="2073"/><w:gridCol w:w="1659"/></w:tblGrid><w:tr><w:trPr><w:tblHeader w:val="true"/><w:del w:id="21698" w:author="Unknown Author" w:date="2026-10-30T04:17:53Z"/><w:cantSplit w:val="true"/></w:trPr><w:tc><w:tcPr><w:tcW w:w="58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1700" w:author="Unknown Author" w:date="2026-10-30T04:17:53Z"></w:del></w:rPr></w:pPr><w:del w:id="21699" w:author="Unknown Author" w:date="2026-10-30T04:17:53Z"><w:r><w:rPr><w:b/><w:kern w:val="0"/><w:szCs w:val="24"/><w:lang w:val="es-CO" w:eastAsia="en-US" w:bidi="ar-SA"/></w:rPr><w:delText>Id</w:delText></w:r></w:del></w:p></w:tc><w:tc><w:tcPr><w:tcW w:w="190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1702" w:author="Unknown Author" w:date="2026-10-30T04:17:53Z"></w:del></w:rPr></w:pPr><w:del w:id="21701" w:author="Unknown Author" w:date="2026-10-30T04:17:53Z"><w:r><w:rPr><w:b/><w:kern w:val="0"/><w:szCs w:val="24"/><w:lang w:val="es-CO" w:eastAsia="en-US" w:bidi="ar-SA"/></w:rPr><w:delText>Aportante</w:delText></w:r></w:del></w:p></w:tc><w:tc><w:tcPr><w:tcW w:w="240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1704" w:author="Unknown Author" w:date="2026-10-30T04:17:53Z"></w:del></w:rPr></w:pPr><w:del w:id="21703" w:author="Unknown Author" w:date="2026-10-30T04:17:53Z"><w:r><w:rPr><w:b/><w:kern w:val="0"/><w:szCs w:val="24"/><w:lang w:val="es-CO" w:eastAsia="en-US" w:bidi="ar-SA"/></w:rPr><w:delText>Aporte</w:delText></w:r></w:del></w:p></w:tc><w:tc><w:tcPr><w:tcW w:w="132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1706" w:author="Unknown Author" w:date="2026-10-30T04:17:53Z"></w:del></w:rPr></w:pPr><w:del w:id="21705" w:author="Unknown Author" w:date="2026-10-30T04:17:53Z"><w:r><w:rPr><w:b/><w:kern w:val="0"/><w:szCs w:val="24"/><w:lang w:val="es-CO" w:eastAsia="en-US" w:bidi="ar-SA"/></w:rPr><w:delText>Modalidad</w:delText></w:r></w:del></w:p></w:tc><w:tc><w:tcPr><w:tcW w:w="207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1708" w:author="Unknown Author" w:date="2026-10-30T04:17:53Z"></w:del></w:rPr></w:pPr><w:del w:id="21707" w:author="Unknown Author" w:date="2026-10-30T04:17:53Z"><w:r><w:rPr><w:b/><w:kern w:val="0"/><w:szCs w:val="24"/><w:lang w:val="es-CO" w:eastAsia="en-US" w:bidi="ar-SA"/></w:rPr><w:delText>Valor (COP)</w:delText></w:r></w:del></w:p></w:tc><w:tc><w:tcPr><w:tcW w:w="165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1710" w:author="Unknown Author" w:date="2026-10-30T04:17:53Z"></w:del></w:rPr></w:pPr><w:del w:id="21709" w:author="Unknown Author" w:date="2026-10-30T04:17:53Z"><w:r><w:rPr><w:b/><w:kern w:val="0"/><w:szCs w:val="24"/><w:lang w:val="es-CO" w:eastAsia="en-US" w:bidi="ar-SA"/></w:rPr><w:delText>Actividades</w:delText></w:r></w:del></w:p></w:tc></w:tr><w:tr><w:trPr><w:del w:id="21711" w:author="Unknown Author" w:date="2026-10-30T04:17:53Z"/><w:cantSplit w:val="true"/></w:trPr><w:tc><w:tcPr><w:tcW w:w="581" w:type="dxa"/><w:tcBorders></w:tcBorders></w:tcPr><w:p><w:pPr><w:pStyle w:val="Tabla9"/><w:widowControl/><w:jc w:val="left"/><w:rPr><w:kern w:val="0"/><w:szCs w:val="24"/><w:lang w:val="es-CO" w:eastAsia="en-US" w:bidi="ar-SA"/><w:del w:id="21713" w:author="Unknown Author" w:date="2026-10-30T04:17:53Z"></w:del></w:rPr></w:pPr><w:del w:id="21712" w:author="Unknown Author" w:date="2026-10-30T04:17:53Z"><w:r><w:rPr><w:kern w:val="0"/><w:szCs w:val="24"/><w:lang w:val="es-CO" w:eastAsia="en-US" w:bidi="ar-SA"/></w:rPr><w:delText>C01</w:delText></w:r></w:del></w:p></w:tc><w:tc><w:tcPr><w:tcW w:w="1908" w:type="dxa"/><w:tcBorders></w:tcBorders></w:tcPr><w:p><w:pPr><w:pStyle w:val="Tabla9"/><w:widowControl/><w:jc w:val="left"/><w:rPr><w:kern w:val="0"/><w:szCs w:val="24"/><w:lang w:val="es-CO" w:eastAsia="en-US" w:bidi="ar-SA"/><w:del w:id="21715" w:author="Unknown Author" w:date="2026-10-30T04:17:53Z"></w:del></w:rPr></w:pPr><w:del w:id="21714" w:author="Unknown Author" w:date="2026-10-30T04:17:53Z"><w:r><w:rPr><w:kern w:val="0"/><w:szCs w:val="24"/><w:lang w:val="es-CO" w:eastAsia="en-US" w:bidi="ar-SA"/></w:rPr><w:delText>Entidad proponente (universidad)</w:delText></w:r></w:del></w:p></w:tc><w:tc><w:tcPr><w:tcW w:w="2405" w:type="dxa"/><w:tcBorders></w:tcBorders></w:tcPr><w:p><w:pPr><w:pStyle w:val="Tabla9"/><w:widowControl/><w:jc w:val="left"/><w:rPr><w:kern w:val="0"/><w:szCs w:val="24"/><w:lang w:val="es-CO" w:eastAsia="en-US" w:bidi="ar-SA"/><w:del w:id="21717" w:author="Unknown Author" w:date="2026-10-30T04:17:53Z"></w:del></w:rPr></w:pPr><w:del w:id="21716" w:author="Unknown Author" w:date="2026-10-30T04:17:53Z"><w:r><w:rPr><w:kern w:val="0"/><w:szCs w:val="24"/><w:lang w:val="es-CO" w:eastAsia="en-US" w:bidi="ar-SA"/></w:rPr><w:delText>Investigador principal, 50 % durante 24 meses</w:delText></w:r></w:del></w:p></w:tc><w:tc><w:tcPr><w:tcW w:w="1327" w:type="dxa"/><w:tcBorders></w:tcBorders></w:tcPr><w:p><w:pPr><w:pStyle w:val="Tabla9"/><w:widowControl/><w:jc w:val="left"/><w:rPr><w:kern w:val="0"/><w:szCs w:val="24"/><w:lang w:val="es-CO" w:eastAsia="en-US" w:bidi="ar-SA"/><w:del w:id="21719" w:author="Unknown Author" w:date="2026-10-30T04:17:53Z"></w:del></w:rPr></w:pPr><w:del w:id="21718" w:author="Unknown Author" w:date="2026-10-30T04:17:53Z"><w:r><w:rPr><w:kern w:val="0"/><w:szCs w:val="24"/><w:lang w:val="es-CO" w:eastAsia="en-US" w:bidi="ar-SA"/></w:rPr><w:delText>Especie</w:delText></w:r></w:del></w:p></w:tc><w:tc><w:tcPr><w:tcW w:w="2073" w:type="dxa"/><w:tcBorders></w:tcBorders></w:tcPr><w:p><w:pPr><w:pStyle w:val="Tabla9"/><w:widowControl/><w:jc w:val="left"/><w:rPr><w:kern w:val="0"/><w:szCs w:val="24"/><w:lang w:val="es-CO" w:eastAsia="en-US" w:bidi="ar-SA"/><w:del w:id="21721" w:author="Unknown Author" w:date="2026-10-30T04:17:53Z"></w:del></w:rPr></w:pPr><w:del w:id="21720" w:author="Unknown Author" w:date="2026-10-30T04:17:53Z"><w:r><w:rPr><w:kern w:val="0"/><w:szCs w:val="24"/><w:lang w:val="es-CO" w:eastAsia="en-US" w:bidi="ar-SA"/></w:rPr><w:delText>$ 350.000.000</w:delText></w:r></w:del></w:p></w:tc><w:tc><w:tcPr><w:tcW w:w="1659" w:type="dxa"/><w:tcBorders></w:tcBorders></w:tcPr><w:p><w:pPr><w:pStyle w:val="Tabla9"/><w:widowControl/><w:jc w:val="left"/><w:rPr><w:kern w:val="0"/><w:szCs w:val="24"/><w:lang w:val="es-CO" w:eastAsia="en-US" w:bidi="ar-SA"/><w:del w:id="21723" w:author="Unknown Author" w:date="2026-10-30T04:17:53Z"></w:del></w:rPr></w:pPr><w:del w:id="21722" w:author="Unknown Author" w:date="2026-10-30T04:17:53Z"><w:r><w:rPr><w:kern w:val="0"/><w:szCs w:val="24"/><w:lang w:val="es-CO" w:eastAsia="en-US" w:bidi="ar-SA"/></w:rPr><w:delText>1.8, 2.8, 3.6</w:delText></w:r></w:del></w:p></w:tc></w:tr><w:tr><w:trPr><w:del w:id="21724" w:author="Unknown Author" w:date="2026-10-30T04:17:53Z"/><w:cantSplit w:val="true"/></w:trPr><w:tc><w:tcPr><w:tcW w:w="581" w:type="dxa"/><w:tcBorders></w:tcBorders><w:shd w:color="auto" w:fill="F7F7F7" w:val="clear"/></w:tcPr><w:p><w:pPr><w:pStyle w:val="Tabla9"/><w:widowControl/><w:jc w:val="left"/><w:rPr><w:kern w:val="0"/><w:szCs w:val="24"/><w:lang w:val="es-CO" w:eastAsia="en-US" w:bidi="ar-SA"/><w:del w:id="21726" w:author="Unknown Author" w:date="2026-10-30T04:17:53Z"></w:del></w:rPr></w:pPr><w:del w:id="21725" w:author="Unknown Author" w:date="2026-10-30T04:17:53Z"><w:r><w:rPr><w:kern w:val="0"/><w:szCs w:val="24"/><w:lang w:val="es-CO" w:eastAsia="en-US" w:bidi="ar-SA"/></w:rPr><w:delText>C02</w:delText></w:r></w:del></w:p></w:tc><w:tc><w:tcPr><w:tcW w:w="1908" w:type="dxa"/><w:tcBorders></w:tcBorders><w:shd w:color="auto" w:fill="F7F7F7" w:val="clear"/></w:tcPr><w:p><w:pPr><w:pStyle w:val="Tabla9"/><w:widowControl/><w:jc w:val="left"/><w:rPr><w:kern w:val="0"/><w:szCs w:val="24"/><w:lang w:val="es-CO" w:eastAsia="en-US" w:bidi="ar-SA"/><w:del w:id="21728" w:author="Unknown Author" w:date="2026-10-30T04:17:53Z"></w:del></w:rPr></w:pPr><w:del w:id="21727" w:author="Unknown Author" w:date="2026-10-30T04:17:53Z"><w:r><w:rPr><w:kern w:val="0"/><w:szCs w:val="24"/><w:lang w:val="es-CO" w:eastAsia="en-US" w:bidi="ar-SA"/></w:rPr><w:delText>Entidad proponente (universidad)</w:delText></w:r></w:del></w:p></w:tc><w:tc><w:tcPr><w:tcW w:w="2405" w:type="dxa"/><w:tcBorders></w:tcBorders><w:shd w:color="auto" w:fill="F7F7F7" w:val="clear"/></w:tcPr><w:p><w:pPr><w:pStyle w:val="Tabla9"/><w:widowControl/><w:jc w:val="left"/><w:rPr><w:kern w:val="0"/><w:szCs w:val="24"/><w:lang w:val="es-CO" w:eastAsia="en-US" w:bidi="ar-SA"/><w:del w:id="21730" w:author="Unknown Author" w:date="2026-10-30T04:17:53Z"></w:del></w:rPr></w:pPr><w:del w:id="21729" w:author="Unknown Author" w:date="2026-10-30T04:17:53Z"><w:r><w:rPr><w:kern w:val="0"/><w:szCs w:val="24"/><w:lang w:val="es-CO" w:eastAsia="en-US" w:bidi="ar-SA"/></w:rPr><w:delText>Coinvestigador técnico, 30 % durante 24 meses</w:delText></w:r></w:del></w:p></w:tc><w:tc><w:tcPr><w:tcW w:w="1327" w:type="dxa"/><w:tcBorders></w:tcBorders><w:shd w:color="auto" w:fill="F7F7F7" w:val="clear"/></w:tcPr><w:p><w:pPr><w:pStyle w:val="Tabla9"/><w:widowControl/><w:jc w:val="left"/><w:rPr><w:kern w:val="0"/><w:szCs w:val="24"/><w:lang w:val="es-CO" w:eastAsia="en-US" w:bidi="ar-SA"/><w:del w:id="21732" w:author="Unknown Author" w:date="2026-10-30T04:17:53Z"></w:del></w:rPr></w:pPr><w:del w:id="21731" w:author="Unknown Author" w:date="2026-10-30T04:17:53Z"><w:r><w:rPr><w:kern w:val="0"/><w:szCs w:val="24"/><w:lang w:val="es-CO" w:eastAsia="en-US" w:bidi="ar-SA"/></w:rPr><w:delText>Especie</w:delText></w:r></w:del></w:p></w:tc><w:tc><w:tcPr><w:tcW w:w="2073" w:type="dxa"/><w:tcBorders></w:tcBorders><w:shd w:color="auto" w:fill="F7F7F7" w:val="clear"/></w:tcPr><w:p><w:pPr><w:pStyle w:val="Tabla9"/><w:widowControl/><w:jc w:val="left"/><w:rPr><w:kern w:val="0"/><w:szCs w:val="24"/><w:lang w:val="es-CO" w:eastAsia="en-US" w:bidi="ar-SA"/><w:del w:id="21734" w:author="Unknown Author" w:date="2026-10-30T04:17:53Z"></w:del></w:rPr></w:pPr><w:del w:id="21733" w:author="Unknown Author" w:date="2026-10-30T04:17:53Z"><w:r><w:rPr><w:kern w:val="0"/><w:szCs w:val="24"/><w:lang w:val="es-CO" w:eastAsia="en-US" w:bidi="ar-SA"/></w:rPr><w:delText>$ 250.000.000</w:delText></w:r></w:del></w:p></w:tc><w:tc><w:tcPr><w:tcW w:w="1659" w:type="dxa"/><w:tcBorders></w:tcBorders><w:shd w:color="auto" w:fill="F7F7F7" w:val="clear"/></w:tcPr><w:p><w:pPr><w:pStyle w:val="Tabla9"/><w:widowControl/><w:jc w:val="left"/><w:rPr><w:kern w:val="0"/><w:szCs w:val="24"/><w:lang w:val="es-CO" w:eastAsia="en-US" w:bidi="ar-SA"/><w:del w:id="21736" w:author="Unknown Author" w:date="2026-10-30T04:17:53Z"></w:del></w:rPr></w:pPr><w:del w:id="21735" w:author="Unknown Author" w:date="2026-10-30T04:17:53Z"><w:r><w:rPr><w:kern w:val="0"/><w:szCs w:val="24"/><w:lang w:val="es-CO" w:eastAsia="en-US" w:bidi="ar-SA"/></w:rPr><w:delText>1.1, 1.2, 1.3, 1.4, 1.5, 1.6</w:delText></w:r></w:del></w:p></w:tc></w:tr><w:tr><w:trPr><w:del w:id="21737" w:author="Unknown Author" w:date="2026-10-30T04:17:53Z"/><w:cantSplit w:val="true"/></w:trPr><w:tc><w:tcPr><w:tcW w:w="581" w:type="dxa"/><w:tcBorders></w:tcBorders></w:tcPr><w:p><w:pPr><w:pStyle w:val="Tabla9"/><w:widowControl/><w:jc w:val="left"/><w:rPr><w:kern w:val="0"/><w:szCs w:val="24"/><w:lang w:val="es-CO" w:eastAsia="en-US" w:bidi="ar-SA"/><w:del w:id="21739" w:author="Unknown Author" w:date="2026-10-30T04:17:53Z"></w:del></w:rPr></w:pPr><w:del w:id="21738" w:author="Unknown Author" w:date="2026-10-30T04:17:53Z"><w:r><w:rPr><w:kern w:val="0"/><w:szCs w:val="24"/><w:lang w:val="es-CO" w:eastAsia="en-US" w:bidi="ar-SA"/></w:rPr><w:delText>C03</w:delText></w:r></w:del></w:p></w:tc><w:tc><w:tcPr><w:tcW w:w="1908" w:type="dxa"/><w:tcBorders></w:tcBorders></w:tcPr><w:p><w:pPr><w:pStyle w:val="Tabla9"/><w:widowControl/><w:jc w:val="left"/><w:rPr><w:kern w:val="0"/><w:szCs w:val="24"/><w:lang w:val="es-CO" w:eastAsia="en-US" w:bidi="ar-SA"/><w:del w:id="21741" w:author="Unknown Author" w:date="2026-10-30T04:17:53Z"></w:del></w:rPr></w:pPr><w:del w:id="21740" w:author="Unknown Author" w:date="2026-10-30T04:17:53Z"><w:r><w:rPr><w:kern w:val="0"/><w:szCs w:val="24"/><w:lang w:val="es-CO" w:eastAsia="en-US" w:bidi="ar-SA"/></w:rPr><w:delText>Entidad proponente (universidad)</w:delText></w:r></w:del></w:p></w:tc><w:tc><w:tcPr><w:tcW w:w="2405" w:type="dxa"/><w:tcBorders></w:tcBorders></w:tcPr><w:p><w:pPr><w:pStyle w:val="Tabla9"/><w:widowControl/><w:jc w:val="left"/><w:rPr><w:kern w:val="0"/><w:szCs w:val="24"/><w:lang w:val="es-CO" w:eastAsia="en-US" w:bidi="ar-SA"/><w:del w:id="21743" w:author="Unknown Author" w:date="2026-10-30T04:17:53Z"></w:del></w:rPr></w:pPr><w:del w:id="21742" w:author="Unknown Author" w:date="2026-10-30T04:17:53Z"><w:r><w:rPr><w:kern w:val="0"/><w:szCs w:val="24"/><w:lang w:val="es-CO" w:eastAsia="en-US" w:bidi="ar-SA"/></w:rPr><w:delText>Coinvestigadores de ambiente y ciencias sociales, 20 %</w:delText></w:r></w:del></w:p></w:tc><w:tc><w:tcPr><w:tcW w:w="1327" w:type="dxa"/><w:tcBorders></w:tcBorders></w:tcPr><w:p><w:pPr><w:pStyle w:val="Tabla9"/><w:widowControl/><w:jc w:val="left"/><w:rPr><w:kern w:val="0"/><w:szCs w:val="24"/><w:lang w:val="es-CO" w:eastAsia="en-US" w:bidi="ar-SA"/><w:del w:id="21745" w:author="Unknown Author" w:date="2026-10-30T04:17:53Z"></w:del></w:rPr></w:pPr><w:del w:id="21744" w:author="Unknown Author" w:date="2026-10-30T04:17:53Z"><w:r><w:rPr><w:kern w:val="0"/><w:szCs w:val="24"/><w:lang w:val="es-CO" w:eastAsia="en-US" w:bidi="ar-SA"/></w:rPr><w:delText>Especie</w:delText></w:r></w:del></w:p></w:tc><w:tc><w:tcPr><w:tcW w:w="2073" w:type="dxa"/><w:tcBorders></w:tcBorders></w:tcPr><w:p><w:pPr><w:pStyle w:val="Tabla9"/><w:widowControl/><w:jc w:val="left"/><w:rPr><w:kern w:val="0"/><w:szCs w:val="24"/><w:lang w:val="es-CO" w:eastAsia="en-US" w:bidi="ar-SA"/><w:del w:id="21747" w:author="Unknown Author" w:date="2026-10-30T04:17:53Z"></w:del></w:rPr></w:pPr><w:del w:id="21746" w:author="Unknown Author" w:date="2026-10-30T04:17:53Z"><w:r><w:rPr><w:kern w:val="0"/><w:szCs w:val="24"/><w:lang w:val="es-CO" w:eastAsia="en-US" w:bidi="ar-SA"/></w:rPr><w:delText>$ 200.000.000</w:delText></w:r></w:del></w:p></w:tc><w:tc><w:tcPr><w:tcW w:w="1659" w:type="dxa"/><w:tcBorders></w:tcBorders></w:tcPr><w:p><w:pPr><w:pStyle w:val="Tabla9"/><w:widowControl/><w:jc w:val="left"/><w:rPr><w:kern w:val="0"/><w:szCs w:val="24"/><w:lang w:val="es-CO" w:eastAsia="en-US" w:bidi="ar-SA"/><w:del w:id="21749" w:author="Unknown Author" w:date="2026-10-30T04:17:53Z"></w:del></w:rPr></w:pPr><w:del w:id="21748" w:author="Unknown Author" w:date="2026-10-30T04:17:53Z"><w:r><w:rPr><w:kern w:val="0"/><w:szCs w:val="24"/><w:lang w:val="es-CO" w:eastAsia="en-US" w:bidi="ar-SA"/></w:rPr><w:delText>3.1, 3.2, 3.3, 3.4</w:delText></w:r></w:del></w:p></w:tc></w:tr><w:tr><w:trPr><w:del w:id="21750" w:author="Unknown Author" w:date="2026-10-30T04:17:53Z"/><w:cantSplit w:val="true"/></w:trPr><w:tc><w:tcPr><w:tcW w:w="581" w:type="dxa"/><w:tcBorders></w:tcBorders><w:shd w:color="auto" w:fill="F7F7F7" w:val="clear"/></w:tcPr><w:p><w:pPr><w:pStyle w:val="Tabla9"/><w:widowControl/><w:jc w:val="left"/><w:rPr><w:kern w:val="0"/><w:szCs w:val="24"/><w:lang w:val="es-CO" w:eastAsia="en-US" w:bidi="ar-SA"/><w:del w:id="21752" w:author="Unknown Author" w:date="2026-10-30T04:17:53Z"></w:del></w:rPr></w:pPr><w:del w:id="21751" w:author="Unknown Author" w:date="2026-10-30T04:17:53Z"><w:r><w:rPr><w:kern w:val="0"/><w:szCs w:val="24"/><w:lang w:val="es-CO" w:eastAsia="en-US" w:bidi="ar-SA"/></w:rPr><w:delText>C04</w:delText></w:r></w:del></w:p></w:tc><w:tc><w:tcPr><w:tcW w:w="1908" w:type="dxa"/><w:tcBorders></w:tcBorders><w:shd w:color="auto" w:fill="F7F7F7" w:val="clear"/></w:tcPr><w:p><w:pPr><w:pStyle w:val="Tabla9"/><w:widowControl/><w:jc w:val="left"/><w:rPr><w:kern w:val="0"/><w:szCs w:val="24"/><w:lang w:val="es-CO" w:eastAsia="en-US" w:bidi="ar-SA"/><w:del w:id="21754" w:author="Unknown Author" w:date="2026-10-30T04:17:53Z"></w:del></w:rPr></w:pPr><w:del w:id="21753" w:author="Unknown Author" w:date="2026-10-30T04:17:53Z"><w:r><w:rPr><w:kern w:val="0"/><w:szCs w:val="24"/><w:lang w:val="es-CO" w:eastAsia="en-US" w:bidi="ar-SA"/></w:rPr><w:delText>Entidad proponente (universidad)</w:delText></w:r></w:del></w:p></w:tc><w:tc><w:tcPr><w:tcW w:w="2405" w:type="dxa"/><w:tcBorders></w:tcBorders><w:shd w:color="auto" w:fill="F7F7F7" w:val="clear"/></w:tcPr><w:p><w:pPr><w:pStyle w:val="Tabla9"/><w:widowControl/><w:jc w:val="left"/><w:rPr><w:kern w:val="0"/><w:szCs w:val="24"/><w:lang w:val="es-CO" w:eastAsia="en-US" w:bidi="ar-SA"/><w:del w:id="21756" w:author="Unknown Author" w:date="2026-10-30T04:17:53Z"></w:del></w:rPr></w:pPr><w:del w:id="21755" w:author="Unknown Author" w:date="2026-10-30T04:17:53Z"><w:r><w:rPr><w:kern w:val="0"/><w:szCs w:val="24"/><w:lang w:val="es-CO" w:eastAsia="en-US" w:bidi="ar-SA"/></w:rPr><w:delText>Uso de laboratorios y equipos de la IES</w:delText></w:r></w:del></w:p></w:tc><w:tc><w:tcPr><w:tcW w:w="1327" w:type="dxa"/><w:tcBorders></w:tcBorders><w:shd w:color="auto" w:fill="F7F7F7" w:val="clear"/></w:tcPr><w:p><w:pPr><w:pStyle w:val="Tabla9"/><w:widowControl/><w:jc w:val="left"/><w:rPr><w:kern w:val="0"/><w:szCs w:val="24"/><w:lang w:val="es-CO" w:eastAsia="en-US" w:bidi="ar-SA"/><w:del w:id="21758" w:author="Unknown Author" w:date="2026-10-30T04:17:53Z"></w:del></w:rPr></w:pPr><w:del w:id="21757" w:author="Unknown Author" w:date="2026-10-30T04:17:53Z"><w:r><w:rPr><w:kern w:val="0"/><w:szCs w:val="24"/><w:lang w:val="es-CO" w:eastAsia="en-US" w:bidi="ar-SA"/></w:rPr><w:delText>Especie</w:delText></w:r></w:del></w:p></w:tc><w:tc><w:tcPr><w:tcW w:w="2073" w:type="dxa"/><w:tcBorders></w:tcBorders><w:shd w:color="auto" w:fill="F7F7F7" w:val="clear"/></w:tcPr><w:p><w:pPr><w:pStyle w:val="Tabla9"/><w:widowControl/><w:jc w:val="left"/><w:rPr><w:kern w:val="0"/><w:szCs w:val="24"/><w:lang w:val="es-CO" w:eastAsia="en-US" w:bidi="ar-SA"/><w:del w:id="21760" w:author="Unknown Author" w:date="2026-10-30T04:17:53Z"></w:del></w:rPr></w:pPr><w:del w:id="21759" w:author="Unknown Author" w:date="2026-10-30T04:17:53Z"><w:r><w:rPr><w:kern w:val="0"/><w:szCs w:val="24"/><w:lang w:val="es-CO" w:eastAsia="en-US" w:bidi="ar-SA"/></w:rPr><w:delText>$ 300.000.000</w:delText></w:r></w:del></w:p></w:tc><w:tc><w:tcPr><w:tcW w:w="1659" w:type="dxa"/><w:tcBorders></w:tcBorders><w:shd w:color="auto" w:fill="F7F7F7" w:val="clear"/></w:tcPr><w:p><w:pPr><w:pStyle w:val="Tabla9"/><w:widowControl/><w:jc w:val="left"/><w:rPr><w:kern w:val="0"/><w:szCs w:val="24"/><w:lang w:val="es-CO" w:eastAsia="en-US" w:bidi="ar-SA"/><w:del w:id="21762" w:author="Unknown Author" w:date="2026-10-30T04:17:53Z"></w:del></w:rPr></w:pPr><w:del w:id="21761" w:author="Unknown Author" w:date="2026-10-30T04:17:53Z"><w:r><w:rPr><w:kern w:val="0"/><w:szCs w:val="24"/><w:lang w:val="es-CO" w:eastAsia="en-US" w:bidi="ar-SA"/></w:rPr><w:delText>1.1, 1.2, 1.3, 1.4, 1.5, 1.6</w:delText></w:r></w:del></w:p></w:tc></w:tr><w:tr><w:trPr><w:del w:id="21763" w:author="Unknown Author" w:date="2026-10-30T04:17:53Z"/><w:cantSplit w:val="true"/></w:trPr><w:tc><w:tcPr><w:tcW w:w="581" w:type="dxa"/><w:tcBorders></w:tcBorders></w:tcPr><w:p><w:pPr><w:pStyle w:val="Tabla9"/><w:widowControl/><w:jc w:val="left"/><w:rPr><w:kern w:val="0"/><w:szCs w:val="24"/><w:lang w:val="es-CO" w:eastAsia="en-US" w:bidi="ar-SA"/><w:del w:id="21765" w:author="Unknown Author" w:date="2026-10-30T04:17:53Z"></w:del></w:rPr></w:pPr><w:del w:id="21764" w:author="Unknown Author" w:date="2026-10-30T04:17:53Z"><w:r><w:rPr><w:kern w:val="0"/><w:szCs w:val="24"/><w:lang w:val="es-CO" w:eastAsia="en-US" w:bidi="ar-SA"/></w:rPr><w:delText>C05</w:delText></w:r></w:del></w:p></w:tc><w:tc><w:tcPr><w:tcW w:w="1908" w:type="dxa"/><w:tcBorders></w:tcBorders></w:tcPr><w:p><w:pPr><w:pStyle w:val="Tabla9"/><w:widowControl/><w:jc w:val="left"/><w:rPr><w:kern w:val="0"/><w:szCs w:val="24"/><w:lang w:val="es-CO" w:eastAsia="en-US" w:bidi="ar-SA"/><w:del w:id="21767" w:author="Unknown Author" w:date="2026-10-30T04:17:53Z"></w:del></w:rPr></w:pPr><w:del w:id="21766" w:author="Unknown Author" w:date="2026-10-30T04:17:53Z"><w:r><w:rPr><w:kern w:val="0"/><w:szCs w:val="24"/><w:lang w:val="es-CO" w:eastAsia="en-US" w:bidi="ar-SA"/></w:rPr><w:delText>Entidad aliada 3 (empresa tecnológica)</w:delText></w:r></w:del></w:p></w:tc><w:tc><w:tcPr><w:tcW w:w="2405" w:type="dxa"/><w:tcBorders></w:tcBorders></w:tcPr><w:p><w:pPr><w:pStyle w:val="Tabla9"/><w:widowControl/><w:jc w:val="left"/><w:rPr><w:kern w:val="0"/><w:szCs w:val="24"/><w:lang w:val="es-CO" w:eastAsia="en-US" w:bidi="ar-SA"/><w:del w:id="21769" w:author="Unknown Author" w:date="2026-10-30T04:17:53Z"></w:del></w:rPr></w:pPr><w:del w:id="21768" w:author="Unknown Author" w:date="2026-10-30T04:17:53Z"><w:r><w:rPr><w:kern w:val="0"/><w:szCs w:val="24"/><w:lang w:val="es-CO" w:eastAsia="en-US" w:bidi="ar-SA"/></w:rPr><w:delText>Aporte de la empresa tecnológica: logística y viáticos de emergencia</w:delText></w:r></w:del></w:p></w:tc><w:tc><w:tcPr><w:tcW w:w="1327" w:type="dxa"/><w:tcBorders></w:tcBorders></w:tcPr><w:p><w:pPr><w:pStyle w:val="Tabla9"/><w:widowControl/><w:jc w:val="left"/><w:rPr><w:kern w:val="0"/><w:szCs w:val="24"/><w:lang w:val="es-CO" w:eastAsia="en-US" w:bidi="ar-SA"/><w:del w:id="21771" w:author="Unknown Author" w:date="2026-10-30T04:17:53Z"></w:del></w:rPr></w:pPr><w:del w:id="21770" w:author="Unknown Author" w:date="2026-10-30T04:17:53Z"><w:r><w:rPr><w:kern w:val="0"/><w:szCs w:val="24"/><w:lang w:val="es-CO" w:eastAsia="en-US" w:bidi="ar-SA"/></w:rPr><w:delText>Efectivo</w:delText></w:r></w:del></w:p></w:tc><w:tc><w:tcPr><w:tcW w:w="2073" w:type="dxa"/><w:tcBorders></w:tcBorders></w:tcPr><w:p><w:pPr><w:pStyle w:val="Tabla9"/><w:widowControl/><w:jc w:val="left"/><w:rPr><w:kern w:val="0"/><w:szCs w:val="24"/><w:lang w:val="es-CO" w:eastAsia="en-US" w:bidi="ar-SA"/><w:del w:id="21773" w:author="Unknown Author" w:date="2026-10-30T04:17:53Z"></w:del></w:rPr></w:pPr><w:del w:id="21772" w:author="Unknown Author" w:date="2026-10-30T04:17:53Z"><w:r><w:rPr><w:kern w:val="0"/><w:szCs w:val="24"/><w:lang w:val="es-CO" w:eastAsia="en-US" w:bidi="ar-SA"/></w:rPr><w:delText>$ 210.000.000</w:delText></w:r></w:del></w:p></w:tc><w:tc><w:tcPr><w:tcW w:w="1659" w:type="dxa"/><w:tcBorders></w:tcBorders></w:tcPr><w:p><w:pPr><w:pStyle w:val="Tabla9"/><w:widowControl/><w:jc w:val="left"/><w:rPr><w:kern w:val="0"/><w:szCs w:val="24"/><w:lang w:val="es-CO" w:eastAsia="en-US" w:bidi="ar-SA"/><w:del w:id="21775" w:author="Unknown Author" w:date="2026-10-30T04:17:53Z"></w:del></w:rPr></w:pPr><w:del w:id="21774" w:author="Unknown Author" w:date="2026-10-30T04:17:53Z"><w:r><w:rPr><w:kern w:val="0"/><w:szCs w:val="24"/><w:lang w:val="es-CO" w:eastAsia="en-US" w:bidi="ar-SA"/></w:rPr><w:delText>2.3, 2.4</w:delText></w:r></w:del></w:p></w:tc></w:tr><w:tr><w:trPr><w:del w:id="21776" w:author="Unknown Author" w:date="2026-10-30T04:17:53Z"/><w:cantSplit w:val="true"/></w:trPr><w:tc><w:tcPr><w:tcW w:w="581" w:type="dxa"/><w:tcBorders></w:tcBorders><w:shd w:color="auto" w:fill="F7F7F7" w:val="clear"/></w:tcPr><w:p><w:pPr><w:pStyle w:val="Tabla9"/><w:widowControl/><w:jc w:val="left"/><w:rPr><w:kern w:val="0"/><w:szCs w:val="24"/><w:lang w:val="es-CO" w:eastAsia="en-US" w:bidi="ar-SA"/><w:del w:id="21778" w:author="Unknown Author" w:date="2026-10-30T04:17:53Z"></w:del></w:rPr></w:pPr><w:del w:id="21777" w:author="Unknown Author" w:date="2026-10-30T04:17:53Z"><w:r><w:rPr><w:kern w:val="0"/><w:szCs w:val="24"/><w:lang w:val="es-CO" w:eastAsia="en-US" w:bidi="ar-SA"/></w:rPr><w:delText>C06</w:delText></w:r></w:del></w:p></w:tc><w:tc><w:tcPr><w:tcW w:w="1908" w:type="dxa"/><w:tcBorders></w:tcBorders><w:shd w:color="auto" w:fill="F7F7F7" w:val="clear"/></w:tcPr><w:p><w:pPr><w:pStyle w:val="Tabla9"/><w:widowControl/><w:jc w:val="left"/><w:rPr><w:kern w:val="0"/><w:szCs w:val="24"/><w:lang w:val="es-CO" w:eastAsia="en-US" w:bidi="ar-SA"/><w:del w:id="21780" w:author="Unknown Author" w:date="2026-10-30T04:17:53Z"></w:del></w:rPr></w:pPr><w:del w:id="21779" w:author="Unknown Author" w:date="2026-10-30T04:17:53Z"><w:r><w:rPr><w:kern w:val="0"/><w:szCs w:val="24"/><w:lang w:val="es-CO" w:eastAsia="en-US" w:bidi="ar-SA"/></w:rPr><w:delText>Entidad aliada 3 (empresa tecnológica)</w:delText></w:r></w:del></w:p></w:tc><w:tc><w:tcPr><w:tcW w:w="2405" w:type="dxa"/><w:tcBorders></w:tcBorders><w:shd w:color="auto" w:fill="F7F7F7" w:val="clear"/></w:tcPr><w:p><w:pPr><w:pStyle w:val="Tabla9"/><w:widowControl/><w:jc w:val="left"/><w:rPr><w:kern w:val="0"/><w:szCs w:val="24"/><w:lang w:val="es-CO" w:eastAsia="en-US" w:bidi="ar-SA"/><w:del w:id="21782" w:author="Unknown Author" w:date="2026-10-30T04:17:53Z"></w:del></w:rPr></w:pPr><w:del w:id="21781" w:author="Unknown Author" w:date="2026-10-30T04:17:53Z"><w:r><w:rPr><w:kern w:val="0"/><w:szCs w:val="24"/><w:lang w:val="es-CO" w:eastAsia="en-US" w:bidi="ar-SA"/></w:rPr><w:delText>Infraestructura en la nube de la empresa</w:delText></w:r></w:del></w:p></w:tc><w:tc><w:tcPr><w:tcW w:w="1327" w:type="dxa"/><w:tcBorders></w:tcBorders><w:shd w:color="auto" w:fill="F7F7F7" w:val="clear"/></w:tcPr><w:p><w:pPr><w:pStyle w:val="Tabla9"/><w:widowControl/><w:jc w:val="left"/><w:rPr><w:kern w:val="0"/><w:szCs w:val="24"/><w:lang w:val="es-CO" w:eastAsia="en-US" w:bidi="ar-SA"/><w:del w:id="21784" w:author="Unknown Author" w:date="2026-10-30T04:17:53Z"></w:del></w:rPr></w:pPr><w:del w:id="21783" w:author="Unknown Author" w:date="2026-10-30T04:17:53Z"><w:r><w:rPr><w:kern w:val="0"/><w:szCs w:val="24"/><w:lang w:val="es-CO" w:eastAsia="en-US" w:bidi="ar-SA"/></w:rPr><w:delText>Especie</w:delText></w:r></w:del></w:p></w:tc><w:tc><w:tcPr><w:tcW w:w="2073" w:type="dxa"/><w:tcBorders></w:tcBorders><w:shd w:color="auto" w:fill="F7F7F7" w:val="clear"/></w:tcPr><w:p><w:pPr><w:pStyle w:val="Tabla9"/><w:widowControl/><w:jc w:val="left"/><w:rPr><w:kern w:val="0"/><w:szCs w:val="24"/><w:lang w:val="es-CO" w:eastAsia="en-US" w:bidi="ar-SA"/><w:del w:id="21786" w:author="Unknown Author" w:date="2026-10-30T04:17:53Z"></w:del></w:rPr></w:pPr><w:del w:id="21785" w:author="Unknown Author" w:date="2026-10-30T04:17:53Z"><w:r><w:rPr><w:kern w:val="0"/><w:szCs w:val="24"/><w:lang w:val="es-CO" w:eastAsia="en-US" w:bidi="ar-SA"/></w:rPr><w:delText>$ 800.000.000</w:delText></w:r></w:del></w:p></w:tc><w:tc><w:tcPr><w:tcW w:w="1659" w:type="dxa"/><w:tcBorders></w:tcBorders><w:shd w:color="auto" w:fill="F7F7F7" w:val="clear"/></w:tcPr><w:p><w:pPr><w:pStyle w:val="Tabla9"/><w:widowControl/><w:jc w:val="left"/><w:rPr><w:kern w:val="0"/><w:szCs w:val="24"/><w:lang w:val="es-CO" w:eastAsia="en-US" w:bidi="ar-SA"/><w:del w:id="21788" w:author="Unknown Author" w:date="2026-10-30T04:17:53Z"></w:del></w:rPr></w:pPr><w:del w:id="21787" w:author="Unknown Author" w:date="2026-10-30T04:17:53Z"><w:r><w:rPr><w:kern w:val="0"/><w:szCs w:val="24"/><w:lang w:val="es-CO" w:eastAsia="en-US" w:bidi="ar-SA"/></w:rPr><w:delText>2.2</w:delText></w:r></w:del></w:p></w:tc></w:tr><w:tr><w:trPr><w:del w:id="21789" w:author="Unknown Author" w:date="2026-10-30T04:17:53Z"/><w:cantSplit w:val="true"/></w:trPr><w:tc><w:tcPr><w:tcW w:w="581" w:type="dxa"/><w:tcBorders></w:tcBorders></w:tcPr><w:p><w:pPr><w:pStyle w:val="Tabla9"/><w:widowControl/><w:jc w:val="left"/><w:rPr><w:kern w:val="0"/><w:szCs w:val="24"/><w:lang w:val="es-CO" w:eastAsia="en-US" w:bidi="ar-SA"/><w:del w:id="21791" w:author="Unknown Author" w:date="2026-10-30T04:17:53Z"></w:del></w:rPr></w:pPr><w:del w:id="21790" w:author="Unknown Author" w:date="2026-10-30T04:17:53Z"><w:r><w:rPr><w:kern w:val="0"/><w:szCs w:val="24"/><w:lang w:val="es-CO" w:eastAsia="en-US" w:bidi="ar-SA"/></w:rPr><w:delText>C07</w:delText></w:r></w:del></w:p></w:tc><w:tc><w:tcPr><w:tcW w:w="1908" w:type="dxa"/><w:tcBorders></w:tcBorders></w:tcPr><w:p><w:pPr><w:pStyle w:val="Tabla9"/><w:widowControl/><w:jc w:val="left"/><w:rPr><w:kern w:val="0"/><w:szCs w:val="24"/><w:lang w:val="es-CO" w:eastAsia="en-US" w:bidi="ar-SA"/><w:del w:id="21793" w:author="Unknown Author" w:date="2026-10-30T04:17:53Z"></w:del></w:rPr></w:pPr><w:del w:id="21792" w:author="Unknown Author" w:date="2026-10-30T04:17:53Z"><w:r><w:rPr><w:kern w:val="0"/><w:szCs w:val="24"/><w:lang w:val="es-CO" w:eastAsia="en-US" w:bidi="ar-SA"/></w:rPr><w:delText>Entidad aliada 1 (municipio)</w:delText></w:r></w:del></w:p></w:tc><w:tc><w:tcPr><w:tcW w:w="2405" w:type="dxa"/><w:tcBorders></w:tcBorders></w:tcPr><w:p><w:pPr><w:pStyle w:val="Tabla9"/><w:widowControl/><w:jc w:val="left"/><w:rPr><w:kern w:val="0"/><w:szCs w:val="24"/><w:lang w:val="es-CO" w:eastAsia="en-US" w:bidi="ar-SA"/><w:del w:id="21795" w:author="Unknown Author" w:date="2026-10-30T04:17:53Z"></w:del></w:rPr></w:pPr><w:del w:id="21794" w:author="Unknown Author" w:date="2026-10-30T04:17:53Z"><w:r><w:rPr><w:kern w:val="0"/><w:szCs w:val="24"/><w:lang w:val="es-CO" w:eastAsia="en-US" w:bidi="ar-SA"/></w:rPr><w:delText>Municipio aliado: profesionales de gestión del riesgo y logística de acceso a sitios</w:delText></w:r></w:del></w:p></w:tc><w:tc><w:tcPr><w:tcW w:w="1327" w:type="dxa"/><w:tcBorders></w:tcBorders></w:tcPr><w:p><w:pPr><w:pStyle w:val="Tabla9"/><w:widowControl/><w:jc w:val="left"/><w:rPr><w:kern w:val="0"/><w:szCs w:val="24"/><w:lang w:val="es-CO" w:eastAsia="en-US" w:bidi="ar-SA"/><w:del w:id="21797" w:author="Unknown Author" w:date="2026-10-30T04:17:53Z"></w:del></w:rPr></w:pPr><w:del w:id="21796" w:author="Unknown Author" w:date="2026-10-30T04:17:53Z"><w:r><w:rPr><w:kern w:val="0"/><w:szCs w:val="24"/><w:lang w:val="es-CO" w:eastAsia="en-US" w:bidi="ar-SA"/></w:rPr><w:delText>Especie</w:delText></w:r></w:del></w:p></w:tc><w:tc><w:tcPr><w:tcW w:w="2073" w:type="dxa"/><w:tcBorders></w:tcBorders></w:tcPr><w:p><w:pPr><w:pStyle w:val="Tabla9"/><w:widowControl/><w:jc w:val="left"/><w:rPr><w:kern w:val="0"/><w:szCs w:val="24"/><w:lang w:val="es-CO" w:eastAsia="en-US" w:bidi="ar-SA"/><w:del w:id="21799" w:author="Unknown Author" w:date="2026-10-30T04:17:53Z"></w:del></w:rPr></w:pPr><w:del w:id="21798" w:author="Unknown Author" w:date="2026-10-30T04:17:53Z"><w:r><w:rPr><w:kern w:val="0"/><w:szCs w:val="24"/><w:lang w:val="es-CO" w:eastAsia="en-US" w:bidi="ar-SA"/></w:rPr><w:delText>$ 120.000.000</w:delText></w:r></w:del></w:p></w:tc><w:tc><w:tcPr><w:tcW w:w="1659" w:type="dxa"/><w:tcBorders></w:tcBorders></w:tcPr><w:p><w:pPr><w:pStyle w:val="Tabla9"/><w:widowControl/><w:jc w:val="left"/><w:rPr><w:kern w:val="0"/><w:szCs w:val="24"/><w:lang w:val="es-CO" w:eastAsia="en-US" w:bidi="ar-SA"/><w:del w:id="21801" w:author="Unknown Author" w:date="2026-10-30T04:17:53Z"></w:del></w:rPr></w:pPr><w:del w:id="21800" w:author="Unknown Author" w:date="2026-10-30T04:17:53Z"><w:r><w:rPr><w:kern w:val="0"/><w:szCs w:val="24"/><w:lang w:val="es-CO" w:eastAsia="en-US" w:bidi="ar-SA"/></w:rPr><w:delText>3.1, 3.2, 3.3, 3.4</w:delText></w:r></w:del></w:p></w:tc></w:tr><w:tr><w:trPr><w:del w:id="21802" w:author="Unknown Author" w:date="2026-10-30T04:17:53Z"/><w:cantSplit w:val="true"/></w:trPr><w:tc><w:tcPr><w:tcW w:w="581" w:type="dxa"/><w:tcBorders></w:tcBorders><w:shd w:color="auto" w:fill="F7F7F7" w:val="clear"/></w:tcPr><w:p><w:pPr><w:pStyle w:val="Tabla9"/><w:widowControl/><w:jc w:val="left"/><w:rPr><w:kern w:val="0"/><w:szCs w:val="24"/><w:lang w:val="es-CO" w:eastAsia="en-US" w:bidi="ar-SA"/><w:del w:id="21804" w:author="Unknown Author" w:date="2026-10-30T04:17:53Z"></w:del></w:rPr></w:pPr><w:del w:id="21803" w:author="Unknown Author" w:date="2026-10-30T04:17:53Z"><w:r><w:rPr><w:kern w:val="0"/><w:szCs w:val="24"/><w:lang w:val="es-CO" w:eastAsia="en-US" w:bidi="ar-SA"/></w:rPr><w:delText>C09</w:delText></w:r></w:del></w:p></w:tc><w:tc><w:tcPr><w:tcW w:w="1908" w:type="dxa"/><w:tcBorders></w:tcBorders><w:shd w:color="auto" w:fill="F7F7F7" w:val="clear"/></w:tcPr><w:p><w:pPr><w:pStyle w:val="Tabla9"/><w:widowControl/><w:jc w:val="left"/><w:rPr><w:kern w:val="0"/><w:szCs w:val="24"/><w:lang w:val="es-CO" w:eastAsia="en-US" w:bidi="ar-SA"/><w:del w:id="21806" w:author="Unknown Author" w:date="2026-10-30T04:17:53Z"></w:del></w:rPr></w:pPr><w:del w:id="21805" w:author="Unknown Author" w:date="2026-10-30T04:17:53Z"><w:r><w:rPr><w:kern w:val="0"/><w:szCs w:val="24"/><w:lang w:val="es-CO" w:eastAsia="en-US" w:bidi="ar-SA"/></w:rPr><w:delText>Entidad proponente (universidad)</w:delText></w:r></w:del></w:p></w:tc><w:tc><w:tcPr><w:tcW w:w="2405" w:type="dxa"/><w:tcBorders></w:tcBorders><w:shd w:color="auto" w:fill="F7F7F7" w:val="clear"/></w:tcPr><w:p><w:pPr><w:pStyle w:val="Tabla9"/><w:widowControl/><w:jc w:val="left"/><w:rPr><w:kern w:val="0"/><w:szCs w:val="24"/><w:lang w:val="es-CO" w:eastAsia="en-US" w:bidi="ar-SA"/><w:del w:id="21808" w:author="Unknown Author" w:date="2026-10-30T04:17:53Z"></w:del></w:rPr></w:pPr><w:del w:id="21807" w:author="Unknown Author" w:date="2026-10-30T04:17:53Z"><w:r><w:rPr><w:kern w:val="0"/><w:szCs w:val="24"/><w:lang w:val="es-CO" w:eastAsia="en-US" w:bidi="ar-SA"/></w:rPr><w:delText>Entidad proponente: espacio, energía, red y soporte técnico del laboratorio de modelación (24 meses)</w:delText></w:r></w:del></w:p></w:tc><w:tc><w:tcPr><w:tcW w:w="1327" w:type="dxa"/><w:tcBorders></w:tcBorders><w:shd w:color="auto" w:fill="F7F7F7" w:val="clear"/></w:tcPr><w:p><w:pPr><w:pStyle w:val="Tabla9"/><w:widowControl/><w:jc w:val="left"/><w:rPr><w:kern w:val="0"/><w:szCs w:val="24"/><w:lang w:val="es-CO" w:eastAsia="en-US" w:bidi="ar-SA"/><w:del w:id="21810" w:author="Unknown Author" w:date="2026-10-30T04:17:53Z"></w:del></w:rPr></w:pPr><w:del w:id="21809" w:author="Unknown Author" w:date="2026-10-30T04:17:53Z"><w:r><w:rPr><w:kern w:val="0"/><w:szCs w:val="24"/><w:lang w:val="es-CO" w:eastAsia="en-US" w:bidi="ar-SA"/></w:rPr><w:delText>Especie</w:delText></w:r></w:del></w:p></w:tc><w:tc><w:tcPr><w:tcW w:w="2073" w:type="dxa"/><w:tcBorders></w:tcBorders><w:shd w:color="auto" w:fill="F7F7F7" w:val="clear"/></w:tcPr><w:p><w:pPr><w:pStyle w:val="Tabla9"/><w:widowControl/><w:jc w:val="left"/><w:rPr><w:kern w:val="0"/><w:szCs w:val="24"/><w:lang w:val="es-CO" w:eastAsia="en-US" w:bidi="ar-SA"/><w:del w:id="21812" w:author="Unknown Author" w:date="2026-10-30T04:17:53Z"></w:del></w:rPr></w:pPr><w:del w:id="21811" w:author="Unknown Author" w:date="2026-10-30T04:17:53Z"><w:r><w:rPr><w:kern w:val="0"/><w:szCs w:val="24"/><w:lang w:val="es-CO" w:eastAsia="en-US" w:bidi="ar-SA"/></w:rPr><w:delText>$ 144.000.000</w:delText></w:r></w:del></w:p></w:tc><w:tc><w:tcPr><w:tcW w:w="1659" w:type="dxa"/><w:tcBorders></w:tcBorders><w:shd w:color="auto" w:fill="F7F7F7" w:val="clear"/></w:tcPr><w:p><w:pPr><w:pStyle w:val="Tabla9"/><w:widowControl/><w:jc w:val="left"/><w:rPr><w:kern w:val="0"/><w:szCs w:val="24"/><w:lang w:val="es-CO" w:eastAsia="en-US" w:bidi="ar-SA"/><w:del w:id="21814" w:author="Unknown Author" w:date="2026-10-30T04:17:53Z"></w:del></w:rPr></w:pPr><w:del w:id="21813" w:author="Unknown Author" w:date="2026-10-30T04:17:53Z"><w:r><w:rPr><w:kern w:val="0"/><w:szCs w:val="24"/><w:lang w:val="es-CO" w:eastAsia="en-US" w:bidi="ar-SA"/></w:rPr><w:delText>2.5, 2.6, 2.7, 1.7, 3.5</w:delText></w:r></w:del></w:p></w:tc></w:tr><w:tr><w:trPr><w:del w:id="21815" w:author="Unknown Author" w:date="2026-10-30T04:17:53Z"/><w:cantSplit w:val="true"/></w:trPr><w:tc><w:tcPr><w:tcW w:w="581" w:type="dxa"/><w:tcBorders></w:tcBorders></w:tcPr><w:p><w:pPr><w:pStyle w:val="Tabla9"/><w:widowControl/><w:jc w:val="left"/><w:rPr><w:kern w:val="0"/><w:szCs w:val="24"/><w:lang w:val="es-CO" w:eastAsia="en-US" w:bidi="ar-SA"/><w:del w:id="21817" w:author="Unknown Author" w:date="2026-10-30T04:17:53Z"></w:del></w:rPr></w:pPr><w:del w:id="21816" w:author="Unknown Author" w:date="2026-10-30T04:17:53Z"><w:r><w:rPr><w:kern w:val="0"/><w:szCs w:val="24"/><w:lang w:val="es-CO" w:eastAsia="en-US" w:bidi="ar-SA"/></w:rPr><w:delText>C08</w:delText></w:r></w:del></w:p></w:tc><w:tc><w:tcPr><w:tcW w:w="1908" w:type="dxa"/><w:tcBorders></w:tcBorders></w:tcPr><w:p><w:pPr><w:pStyle w:val="Tabla9"/><w:widowControl/><w:jc w:val="left"/><w:rPr><w:kern w:val="0"/><w:szCs w:val="24"/><w:lang w:val="es-CO" w:eastAsia="en-US" w:bidi="ar-SA"/><w:del w:id="21819" w:author="Unknown Author" w:date="2026-10-30T04:17:53Z"></w:del></w:rPr></w:pPr><w:del w:id="21818" w:author="Unknown Author" w:date="2026-10-30T04:17:53Z"><w:r><w:rPr><w:kern w:val="0"/><w:szCs w:val="24"/><w:lang w:val="es-CO" w:eastAsia="en-US" w:bidi="ar-SA"/></w:rPr><w:delText>Entidad aliada 2 (actor del SNCTI)</w:delText></w:r></w:del></w:p></w:tc><w:tc><w:tcPr><w:tcW w:w="2405" w:type="dxa"/><w:tcBorders></w:tcBorders></w:tcPr><w:p><w:pPr><w:pStyle w:val="Tabla9"/><w:widowControl/><w:jc w:val="left"/><w:rPr><w:kern w:val="0"/><w:szCs w:val="24"/><w:lang w:val="es-CO" w:eastAsia="en-US" w:bidi="ar-SA"/><w:del w:id="21821" w:author="Unknown Author" w:date="2026-10-30T04:17:53Z"></w:del></w:rPr></w:pPr><w:del w:id="21820" w:author="Unknown Author" w:date="2026-10-30T04:17:53Z"><w:r><w:rPr><w:kern w:val="0"/><w:szCs w:val="24"/><w:lang w:val="es-CO" w:eastAsia="en-US" w:bidi="ar-SA"/></w:rPr><w:delText>Horas de investigadores y uso de laboratorio del actor del SNCTI</w:delText></w:r></w:del></w:p></w:tc><w:tc><w:tcPr><w:tcW w:w="1327" w:type="dxa"/><w:tcBorders></w:tcBorders></w:tcPr><w:p><w:pPr><w:pStyle w:val="Tabla9"/><w:widowControl/><w:jc w:val="left"/><w:rPr><w:kern w:val="0"/><w:szCs w:val="24"/><w:lang w:val="es-CO" w:eastAsia="en-US" w:bidi="ar-SA"/><w:del w:id="21823" w:author="Unknown Author" w:date="2026-10-30T04:17:53Z"></w:del></w:rPr></w:pPr><w:del w:id="21822" w:author="Unknown Author" w:date="2026-10-30T04:17:53Z"><w:r><w:rPr><w:kern w:val="0"/><w:szCs w:val="24"/><w:lang w:val="es-CO" w:eastAsia="en-US" w:bidi="ar-SA"/></w:rPr><w:delText>Especie</w:delText></w:r></w:del></w:p></w:tc><w:tc><w:tcPr><w:tcW w:w="2073" w:type="dxa"/><w:tcBorders></w:tcBorders></w:tcPr><w:p><w:pPr><w:pStyle w:val="Tabla9"/><w:widowControl/><w:jc w:val="left"/><w:rPr><w:kern w:val="0"/><w:szCs w:val="24"/><w:lang w:val="es-CO" w:eastAsia="en-US" w:bidi="ar-SA"/><w:del w:id="21825" w:author="Unknown Author" w:date="2026-10-30T04:17:53Z"></w:del></w:rPr></w:pPr><w:del w:id="21824" w:author="Unknown Author" w:date="2026-10-30T04:17:53Z"><w:r><w:rPr><w:color w:val="00B050"/><w:kern w:val="0"/><w:szCs w:val="24"/><w:lang w:val="es-CO" w:eastAsia="en-US" w:bidi="ar-SA"/></w:rPr><w:delText>[Diligenciar: valor certificado del aporte]</w:delText></w:r></w:del></w:p></w:tc><w:tc><w:tcPr><w:tcW w:w="1659" w:type="dxa"/><w:tcBorders></w:tcBorders></w:tcPr><w:p><w:pPr><w:pStyle w:val="Tabla9"/><w:widowControl/><w:jc w:val="left"/><w:rPr><w:kern w:val="0"/><w:szCs w:val="24"/><w:lang w:val="es-CO" w:eastAsia="en-US" w:bidi="ar-SA"/><w:del w:id="21827" w:author="Unknown Author" w:date="2026-10-30T04:17:53Z"></w:del></w:rPr></w:pPr><w:del w:id="21826" w:author="Unknown Author" w:date="2026-10-30T04:17:53Z"><w:r><w:rPr><w:kern w:val="0"/><w:szCs w:val="24"/><w:lang w:val="es-CO" w:eastAsia="en-US" w:bidi="ar-SA"/></w:rPr><w:delText>1.1, 1.2, 1.4, 1.6, 3.3, 3.4</w:delText></w:r></w:del></w:p></w:tc></w:tr><w:tr><w:trPr><w:del w:id="21828" w:author="Unknown Author" w:date="2026-10-30T04:17:53Z"/><w:cantSplit w:val="true"/></w:trPr><w:tc><w:tcPr><w:tcW w:w="581" w:type="dxa"/><w:tcBorders><w:bottom w:val="single" w:sz="12" w:space="0" w:color="2A3439"/></w:tcBorders><w:shd w:color="auto" w:fill="F7F7F7" w:val="clear"/></w:tcPr><w:p><w:pPr><w:pStyle w:val="Tabla9"/><w:keepNext w:val="true"/><w:widowControl/><w:rPr><w:kern w:val="0"/><w:szCs w:val="24"/><w:lang w:val="es-CO" w:eastAsia="en-US" w:bidi="ar-SA"/><w:del w:id="21830" w:author="Unknown Author" w:date="2026-10-30T04:17:53Z"></w:del></w:rPr></w:pPr><w:del w:id="21829" w:author="Unknown Author" w:date="2026-10-30T04:17:53Z"><w:r><w:rPr><w:kern w:val="0"/><w:szCs w:val="24"/><w:lang w:val="es-CO" w:eastAsia="en-US" w:bidi="ar-SA"/></w:rPr></w:r></w:del></w:p></w:tc><w:tc><w:tcPr><w:tcW w:w="1908" w:type="dxa"/><w:tcBorders><w:bottom w:val="single" w:sz="12" w:space="0" w:color="2A3439"/></w:tcBorders><w:shd w:color="auto" w:fill="F7F7F7" w:val="clear"/></w:tcPr><w:p><w:pPr><w:pStyle w:val="Tabla9"/><w:keepNext w:val="true"/><w:widowControl/><w:jc w:val="left"/><w:rPr><w:kern w:val="0"/><w:szCs w:val="24"/><w:lang w:val="es-CO" w:eastAsia="en-US" w:bidi="ar-SA"/><w:del w:id="21832" w:author="Unknown Author" w:date="2026-10-30T04:17:53Z"></w:del></w:rPr></w:pPr><w:del w:id="21831" w:author="Unknown Author" w:date="2026-10-30T04:17:53Z"><w:r><w:rPr><w:b/><w:bCs/><w:kern w:val="0"/><w:szCs w:val="24"/><w:lang w:val="es-CO" w:eastAsia="en-US" w:bidi="ar-SA"/></w:rPr><w:delText>Total</w:delText></w:r></w:del></w:p></w:tc><w:tc><w:tcPr><w:tcW w:w="2405" w:type="dxa"/><w:tcBorders><w:bottom w:val="single" w:sz="12" w:space="0" w:color="2A3439"/></w:tcBorders><w:shd w:color="auto" w:fill="F7F7F7" w:val="clear"/></w:tcPr><w:p><w:pPr><w:pStyle w:val="Tabla9"/><w:keepNext w:val="true"/><w:widowControl/><w:rPr><w:kern w:val="0"/><w:szCs w:val="24"/><w:lang w:val="es-CO" w:eastAsia="en-US" w:bidi="ar-SA"/><w:del w:id="21834" w:author="Unknown Author" w:date="2026-10-30T04:17:53Z"></w:del></w:rPr></w:pPr><w:del w:id="21833" w:author="Unknown Author" w:date="2026-10-30T04:17:53Z"><w:r><w:rPr><w:kern w:val="0"/><w:szCs w:val="24"/><w:lang w:val="es-CO" w:eastAsia="en-US" w:bidi="ar-SA"/></w:rPr></w:r></w:del></w:p></w:tc><w:tc><w:tcPr><w:tcW w:w="1327" w:type="dxa"/><w:tcBorders><w:bottom w:val="single" w:sz="12" w:space="0" w:color="2A3439"/></w:tcBorders><w:shd w:color="auto" w:fill="F7F7F7" w:val="clear"/></w:tcPr><w:p><w:pPr><w:pStyle w:val="Tabla9"/><w:keepNext w:val="true"/><w:widowControl/><w:rPr><w:kern w:val="0"/><w:szCs w:val="24"/><w:lang w:val="es-CO" w:eastAsia="en-US" w:bidi="ar-SA"/><w:del w:id="21836" w:author="Unknown Author" w:date="2026-10-30T04:17:53Z"></w:del></w:rPr></w:pPr><w:del w:id="21835" w:author="Unknown Author" w:date="2026-10-30T04:17:53Z"><w:r><w:rPr><w:kern w:val="0"/><w:szCs w:val="24"/><w:lang w:val="es-CO" w:eastAsia="en-US" w:bidi="ar-SA"/></w:rPr></w:r></w:del></w:p></w:tc><w:tc><w:tcPr><w:tcW w:w="2073" w:type="dxa"/><w:tcBorders><w:bottom w:val="single" w:sz="12" w:space="0" w:color="2A3439"/></w:tcBorders><w:shd w:color="auto" w:fill="F7F7F7" w:val="clear"/></w:tcPr><w:p><w:pPr><w:pStyle w:val="Tabla9"/><w:keepNext w:val="true"/><w:widowControl/><w:jc w:val="left"/><w:rPr><w:kern w:val="0"/><w:szCs w:val="24"/><w:lang w:val="es-CO" w:eastAsia="en-US" w:bidi="ar-SA"/><w:del w:id="21838" w:author="Unknown Author" w:date="2026-10-30T04:17:53Z"></w:del></w:rPr></w:pPr><w:del w:id="21837" w:author="Unknown Author" w:date="2026-10-30T04:17:53Z"><w:r><w:rPr><w:b/><w:bCs/><w:kern w:val="0"/><w:szCs w:val="24"/><w:lang w:val="es-CO" w:eastAsia="en-US" w:bidi="ar-SA"/></w:rPr><w:delText>$ 2.374.000.000</w:delText></w:r></w:del></w:p></w:tc><w:tc><w:tcPr><w:tcW w:w="1659" w:type="dxa"/><w:tcBorders><w:bottom w:val="single" w:sz="12" w:space="0" w:color="2A3439"/></w:tcBorders><w:shd w:color="auto" w:fill="F7F7F7" w:val="clear"/></w:tcPr><w:p><w:pPr><w:pStyle w:val="Tabla9"/><w:keepNext w:val="true"/><w:widowControl/><w:rPr><w:kern w:val="0"/><w:szCs w:val="24"/><w:lang w:val="es-CO" w:eastAsia="en-US" w:bidi="ar-SA"/><w:del w:id="21840" w:author="Unknown Author" w:date="2026-10-30T04:17:53Z"></w:del></w:rPr></w:pPr><w:del w:id="21839" w:author="Unknown Author" w:date="2026-10-30T04:17:53Z"><w:r><w:rPr><w:kern w:val="0"/><w:szCs w:val="24"/><w:lang w:val="es-CO" w:eastAsia="en-US" w:bidi="ar-SA"/></w:rPr></w:r></w:del></w:p></w:tc></w:tr></w:tbl><w:p><w:pPr><w:pStyle w:val="TablaNota"/><w:rPr></w:rPr></w:pPr><w:r><w:rPr><w:i/><w:iCs/></w:rPr><w:t>Nota.</w:t></w:r><w:r><w:rPr></w:rPr><w:t xml:space="preserve"> Elaboración propia</w:t></w:r><w:ins w:id="21841" w:author="Unknown Author" w:date="2026-10-30T04:17:53Z"><w:r><w:rPr></w:rPr><w:t xml:space="preserve"> con el Anexo 3. Cada</w:t></w:r></w:ins><w:del w:id="21842" w:author="Unknown Author" w:date="2026-10-30T04:17:53Z"><w:r><w:rPr></w:rPr><w:delText>. El</w:delText></w:r></w:del><w:r><w:rPr></w:rPr><w:t xml:space="preserve"> aporte se cuantifica en términos monetarios y se sustenta con la certificación </w:t></w:r><w:ins w:id="21843" w:author="Unknown Author" w:date="2026-10-30T04:17:53Z"><w:r><w:rPr></w:rPr><w:t>del representante legal de su</w:t></w:r></w:ins><w:del w:id="21844" w:author="Unknown Author" w:date="2026-10-30T04:17:53Z"><w:r><w:rPr></w:rPr><w:delText>de cada</w:delText></w:r></w:del><w:r><w:rPr></w:rPr><w:t xml:space="preserve"> entidad; el momento del aporte coincide con la ejecución de </w:t></w:r><w:ins w:id="21845" w:author="Unknown Author" w:date="2026-10-30T04:17:53Z"><w:r><w:rPr></w:rPr><w:t>la actividad indicada</w:t></w:r></w:ins><w:del w:id="21846" w:author="Unknown Author" w:date="2026-10-30T04:17:53Z"><w:r><w:rPr></w:rPr><w:delText>las actividades indicadas. El total no incluye el aporte C08, que se suma cuando el actor del SNCTI lo certifique</w:delText></w:r></w:del><w:r><w:rPr></w:rPr><w:t>.</w:t></w:r></w:p><w:p><w:pPr><w:pStyle w:val="BodyText"/><w:rPr></w:rPr></w:pPr><w:r><w:rPr></w:rPr><w:t xml:space="preserve">La Tabla 28.8 verifica el cumplimiento de las condiciones financieras de los TdR. El proyecto cumple </w:t></w:r><w:ins w:id="21847" w:author="Unknown Author" w:date="2026-10-30T04:17:53Z"><w:r><w:rPr></w:rPr><w:t>las condiciones habilitantes</w:t></w:r></w:ins><w:del w:id="21848" w:author="Unknown Author" w:date="2026-10-30T04:17:53Z"><w:r><w:rPr></w:rPr><w:delText>todas</w:delText></w:r></w:del><w:r><w:rPr></w:rPr><w:t xml:space="preserve">. La contrapartida </w:t></w:r><w:ins w:id="21849" w:author="Unknown Author" w:date="2026-10-30T04:17:53Z"><w:r><w:rPr></w:rPr><w:t xml:space="preserve">no incluye efectivo. Por eso no obtiene los dos puntos que los TdR asignan a un efectivo de al menos </w:t></w:r></w:ins><w:del w:id="21850" w:author="Unknown Author" w:date="2026-10-30T04:17:53Z"><w:r><w:rPr></w:rPr><w:delText xml:space="preserve">en efectivo de $ 210.000.000 equivale a 2,1 % del valor solicitado, por encima del mínimo de </w:delText></w:r></w:del><w:r><w:rPr></w:rPr><w:t xml:space="preserve">1 % </w:t></w:r><w:ins w:id="21851" w:author="Unknown Author" w:date="2026-10-30T04:17:53Z"><w:r><w:rPr></w:rPr><w:t>del valor solicitado</w:t></w:r></w:ins><w:del w:id="21852" w:author="Unknown Author" w:date="2026-10-30T04:17:53Z"><w:r><w:rPr></w:rPr><w:delText>que los TdR valoran</w:delText></w:r></w:del><w:r><w:rPr></w:rPr><w:t xml:space="preserve">. El valor de transferencia, adopción y valoración tecnológica es de $ </w:t></w:r><w:ins w:id="21853" w:author="Unknown Author" w:date="2026-10-30T04:17:53Z"><w:r><w:rPr></w:rPr><w:t>330.100</w:t></w:r></w:ins><w:del w:id="21854" w:author="Unknown Author" w:date="2026-10-30T04:17:53Z"><w:r><w:rPr></w:rPr><w:delText>268.000</w:delText></w:r></w:del><w:r><w:rPr></w:rPr><w:t>.000, equivalente a 2,</w:t></w:r><w:ins w:id="21855" w:author="Unknown Author" w:date="2026-10-30T04:17:53Z"><w:r><w:rPr></w:rPr><w:t>13</w:t></w:r></w:ins><w:del w:id="21856" w:author="Unknown Author" w:date="2026-10-30T04:17:53Z"><w:r><w:rPr></w:rPr><w:delText>16</w:delText></w:r></w:del><w:r><w:rPr></w:rPr><w:t xml:space="preserve"> % del valor total del proyecto. El porcentaje de 1 % es orientador y no habilitante.</w:t></w:r></w:p><w:p><w:pPr><w:pStyle w:val="TablaRotulo"/><w:rPr></w:rPr></w:pPr><w:bookmarkStart w:id="322" w:name="rot_Tabla_28_8"/><w:r><w:rPr><w:b/><w:bCs/></w:rPr><w:t>Tabla 28.8</w:t></w:r><w:bookmarkEnd w:id="322"/></w:p><w:p><w:pPr><w:pStyle w:val="TablaTitulo"/><w:rPr></w:rPr></w:pPr><w:r><w:rPr><w:i/><w:iCs/></w:rPr><w:t>Verificación de las condiciones financieras de los términos de referencia</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488"/><w:gridCol w:w="2904"/><w:gridCol w:w="2653"/><w:gridCol w:w="1908"/></w:tblGrid><w:tr><w:trPr><w:tblHeader w:val="true"/><w:ins w:id="21857" w:author="Unknown Author" w:date="2026-10-30T04:17:53Z"/><w:cantSplit w:val="true"/></w:trPr><w:tc><w:tcPr><w:tcW w:w="248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1859" w:author="Unknown Author" w:date="2026-10-30T04:17:53Z"></w:ins></w:rPr></w:pPr><w:ins w:id="21858" w:author="Unknown Author" w:date="2026-10-30T04:17:53Z"><w:r><w:rPr><w:b/><w:kern w:val="0"/><w:szCs w:val="24"/><w:lang w:val="es-CO" w:eastAsia="en-US" w:bidi="ar-SA"/></w:rPr><w:t>Condición</w:t></w:r></w:ins></w:p></w:tc><w:tc><w:tcPr><w:tcW w:w="2904"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1861" w:author="Unknown Author" w:date="2026-10-30T04:17:53Z"></w:ins></w:rPr></w:pPr><w:ins w:id="21860" w:author="Unknown Author" w:date="2026-10-30T04:17:53Z"><w:r><w:rPr><w:b/><w:kern w:val="0"/><w:szCs w:val="24"/><w:lang w:val="es-CO" w:eastAsia="en-US" w:bidi="ar-SA"/></w:rPr><w:t>Exigencia</w:t></w:r></w:ins></w:p></w:tc><w:tc><w:tcPr><w:tcW w:w="265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1863" w:author="Unknown Author" w:date="2026-10-30T04:17:53Z"></w:ins></w:rPr></w:pPr><w:ins w:id="21862" w:author="Unknown Author" w:date="2026-10-30T04:17:53Z"><w:r><w:rPr><w:b/><w:kern w:val="0"/><w:szCs w:val="24"/><w:lang w:val="es-CO" w:eastAsia="en-US" w:bidi="ar-SA"/></w:rPr><w:t>Valor del proyecto</w:t></w:r></w:ins></w:p></w:tc><w:tc><w:tcPr><w:tcW w:w="1908"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1865" w:author="Unknown Author" w:date="2026-10-30T04:17:53Z"></w:ins></w:rPr></w:pPr><w:ins w:id="21864" w:author="Unknown Author" w:date="2026-10-30T04:17:53Z"><w:r><w:rPr><w:b/><w:kern w:val="0"/><w:szCs w:val="24"/><w:lang w:val="es-CO" w:eastAsia="en-US" w:bidi="ar-SA"/></w:rPr><w:t>Resultado</w:t></w:r></w:ins></w:p></w:tc></w:tr><w:tr><w:trPr><w:ins w:id="21866" w:author="Unknown Author" w:date="2026-10-30T04:17:53Z"/><w:cantSplit w:val="true"/></w:trPr><w:tc><w:tcPr><w:tcW w:w="2488" w:type="dxa"/><w:tcBorders></w:tcBorders></w:tcPr><w:p><w:pPr><w:pStyle w:val="Tabla9"/><w:widowControl/><w:jc w:val="left"/><w:rPr><w:kern w:val="0"/><w:szCs w:val="24"/><w:lang w:val="es-CO" w:eastAsia="en-US" w:bidi="ar-SA"/><w:ins w:id="21868" w:author="Unknown Author" w:date="2026-10-30T04:17:53Z"></w:ins></w:rPr></w:pPr><w:ins w:id="21867" w:author="Unknown Author" w:date="2026-10-30T04:17:53Z"><w:r><w:rPr><w:kern w:val="0"/><w:szCs w:val="24"/><w:lang w:val="es-CO" w:eastAsia="en-US" w:bidi="ar-SA"/></w:rPr><w:t>Valor solicitado al SGR</w:t></w:r></w:ins></w:p></w:tc><w:tc><w:tcPr><w:tcW w:w="2904" w:type="dxa"/><w:tcBorders></w:tcBorders></w:tcPr><w:p><w:pPr><w:pStyle w:val="Tabla9"/><w:widowControl/><w:jc w:val="left"/><w:rPr><w:kern w:val="0"/><w:szCs w:val="24"/><w:lang w:val="es-CO" w:eastAsia="en-US" w:bidi="ar-SA"/><w:ins w:id="21870" w:author="Unknown Author" w:date="2026-10-30T04:17:53Z"></w:ins></w:rPr></w:pPr><w:ins w:id="21869" w:author="Unknown Author" w:date="2026-10-30T04:17:53Z"><w:r><w:rPr><w:kern w:val="0"/><w:szCs w:val="24"/><w:lang w:val="es-CO" w:eastAsia="en-US" w:bidi="ar-SA"/></w:rPr><w:t>No superar $ 14.000.000.000 por proyecto</w:t></w:r></w:ins></w:p></w:tc><w:tc><w:tcPr><w:tcW w:w="2653" w:type="dxa"/><w:tcBorders></w:tcBorders></w:tcPr><w:p><w:pPr><w:pStyle w:val="Tabla9"/><w:widowControl/><w:jc w:val="left"/><w:rPr><w:kern w:val="0"/><w:szCs w:val="24"/><w:lang w:val="es-CO" w:eastAsia="en-US" w:bidi="ar-SA"/><w:ins w:id="21872" w:author="Unknown Author" w:date="2026-10-30T04:17:53Z"></w:ins></w:rPr></w:pPr><w:ins w:id="21871" w:author="Unknown Author" w:date="2026-10-30T04:17:53Z"><w:r><w:rPr><w:kern w:val="0"/><w:szCs w:val="24"/><w:lang w:val="es-CO" w:eastAsia="en-US" w:bidi="ar-SA"/></w:rPr><w:t>$ 13.999.405.215 (99,996 % del tope)</w:t></w:r></w:ins></w:p></w:tc><w:tc><w:tcPr><w:tcW w:w="1908" w:type="dxa"/><w:tcBorders></w:tcBorders></w:tcPr><w:p><w:pPr><w:pStyle w:val="Tabla9"/><w:widowControl/><w:jc w:val="left"/><w:rPr><w:kern w:val="0"/><w:szCs w:val="24"/><w:lang w:val="es-CO" w:eastAsia="en-US" w:bidi="ar-SA"/><w:ins w:id="21874" w:author="Unknown Author" w:date="2026-10-30T04:17:53Z"></w:ins></w:rPr></w:pPr><w:ins w:id="21873" w:author="Unknown Author" w:date="2026-10-30T04:17:53Z"><w:r><w:rPr><w:kern w:val="0"/><w:szCs w:val="24"/><w:lang w:val="es-CO" w:eastAsia="en-US" w:bidi="ar-SA"/></w:rPr><w:t>Cumple</w:t></w:r></w:ins></w:p></w:tc></w:tr><w:tr><w:trPr><w:ins w:id="21875" w:author="Unknown Author" w:date="2026-10-30T04:17:53Z"/><w:cantSplit w:val="true"/></w:trPr><w:tc><w:tcPr><w:tcW w:w="2488" w:type="dxa"/><w:tcBorders></w:tcBorders><w:shd w:color="auto" w:fill="F7F7F7" w:val="clear"/></w:tcPr><w:p><w:pPr><w:pStyle w:val="Tabla9"/><w:widowControl/><w:jc w:val="left"/><w:rPr><w:kern w:val="0"/><w:szCs w:val="24"/><w:lang w:val="es-CO" w:eastAsia="en-US" w:bidi="ar-SA"/><w:ins w:id="21877" w:author="Unknown Author" w:date="2026-10-30T04:17:53Z"></w:ins></w:rPr></w:pPr><w:ins w:id="21876" w:author="Unknown Author" w:date="2026-10-30T04:17:53Z"><w:r><w:rPr><w:kern w:val="0"/><w:szCs w:val="24"/><w:lang w:val="es-CO" w:eastAsia="en-US" w:bidi="ar-SA"/></w:rPr><w:t>Contrapartida en efectivo</w:t></w:r></w:ins></w:p></w:tc><w:tc><w:tcPr><w:tcW w:w="2904" w:type="dxa"/><w:tcBorders></w:tcBorders><w:shd w:color="auto" w:fill="F7F7F7" w:val="clear"/></w:tcPr><w:p><w:pPr><w:pStyle w:val="Tabla9"/><w:widowControl/><w:jc w:val="left"/><w:rPr><w:kern w:val="0"/><w:szCs w:val="24"/><w:lang w:val="es-CO" w:eastAsia="en-US" w:bidi="ar-SA"/><w:ins w:id="21879" w:author="Unknown Author" w:date="2026-10-30T04:17:53Z"></w:ins></w:rPr></w:pPr><w:ins w:id="21878" w:author="Unknown Author" w:date="2026-10-30T04:17:53Z"><w:r><w:rPr><w:kern w:val="0"/><w:szCs w:val="24"/><w:lang w:val="es-CO" w:eastAsia="en-US" w:bidi="ar-SA"/></w:rPr><w:t>Al menos 1 % del valor solicitado al SGR para obtener dos puntos de evaluación; no es habilitante</w:t></w:r></w:ins></w:p></w:tc><w:tc><w:tcPr><w:tcW w:w="2653" w:type="dxa"/><w:tcBorders></w:tcBorders><w:shd w:color="auto" w:fill="F7F7F7" w:val="clear"/></w:tcPr><w:p><w:pPr><w:pStyle w:val="Tabla9"/><w:widowControl/><w:jc w:val="left"/><w:rPr><w:kern w:val="0"/><w:szCs w:val="24"/><w:lang w:val="es-CO" w:eastAsia="en-US" w:bidi="ar-SA"/><w:ins w:id="21881" w:author="Unknown Author" w:date="2026-10-30T04:17:53Z"></w:ins></w:rPr></w:pPr><w:ins w:id="21880" w:author="Unknown Author" w:date="2026-10-30T04:17:53Z"><w:r><w:rPr><w:kern w:val="0"/><w:szCs w:val="24"/><w:lang w:val="es-CO" w:eastAsia="en-US" w:bidi="ar-SA"/></w:rPr><w:t>$ 0 (0,00 %)</w:t></w:r></w:ins></w:p></w:tc><w:tc><w:tcPr><w:tcW w:w="1908" w:type="dxa"/><w:tcBorders></w:tcBorders><w:shd w:color="auto" w:fill="F7F7F7" w:val="clear"/></w:tcPr><w:p><w:pPr><w:pStyle w:val="Tabla9"/><w:widowControl/><w:jc w:val="left"/><w:rPr><w:kern w:val="0"/><w:szCs w:val="24"/><w:lang w:val="es-CO" w:eastAsia="en-US" w:bidi="ar-SA"/><w:ins w:id="21883" w:author="Unknown Author" w:date="2026-10-30T04:17:53Z"></w:ins></w:rPr></w:pPr><w:ins w:id="21882" w:author="Unknown Author" w:date="2026-10-30T04:17:53Z"><w:r><w:rPr><w:kern w:val="0"/><w:szCs w:val="24"/><w:lang w:val="es-CO" w:eastAsia="en-US" w:bidi="ar-SA"/></w:rPr><w:t>No cumple; sin efecto habilitante</w:t></w:r></w:ins></w:p></w:tc></w:tr><w:tr><w:trPr><w:ins w:id="21884" w:author="Unknown Author" w:date="2026-10-30T04:17:53Z"/><w:cantSplit w:val="true"/></w:trPr><w:tc><w:tcPr><w:tcW w:w="2488" w:type="dxa"/><w:tcBorders></w:tcBorders></w:tcPr><w:p><w:pPr><w:pStyle w:val="Tabla9"/><w:widowControl/><w:jc w:val="left"/><w:rPr><w:kern w:val="0"/><w:szCs w:val="24"/><w:lang w:val="es-CO" w:eastAsia="en-US" w:bidi="ar-SA"/><w:ins w:id="21886" w:author="Unknown Author" w:date="2026-10-30T04:17:53Z"></w:ins></w:rPr></w:pPr><w:ins w:id="21885" w:author="Unknown Author" w:date="2026-10-30T04:17:53Z"><w:r><w:rPr><w:kern w:val="0"/><w:szCs w:val="24"/><w:lang w:val="es-CO" w:eastAsia="en-US" w:bidi="ar-SA"/></w:rPr><w:t>Transferencia, adopción y valoración tecnológica</w:t></w:r></w:ins></w:p></w:tc><w:tc><w:tcPr><w:tcW w:w="2904" w:type="dxa"/><w:tcBorders></w:tcBorders></w:tcPr><w:p><w:pPr><w:pStyle w:val="Tabla9"/><w:widowControl/><w:jc w:val="left"/><w:rPr><w:kern w:val="0"/><w:szCs w:val="24"/><w:lang w:val="es-CO" w:eastAsia="en-US" w:bidi="ar-SA"/><w:ins w:id="21888" w:author="Unknown Author" w:date="2026-10-30T04:17:53Z"></w:ins></w:rPr></w:pPr><w:ins w:id="21887" w:author="Unknown Author" w:date="2026-10-30T04:17:53Z"><w:r><w:rPr><w:kern w:val="0"/><w:szCs w:val="24"/><w:lang w:val="es-CO" w:eastAsia="en-US" w:bidi="ar-SA"/></w:rPr><w:t>Porcentaje orientador de 1 % del valor total del proyecto, sin carácter habilitante</w:t></w:r></w:ins></w:p></w:tc><w:tc><w:tcPr><w:tcW w:w="2653" w:type="dxa"/><w:tcBorders></w:tcBorders></w:tcPr><w:p><w:pPr><w:pStyle w:val="Tabla9"/><w:widowControl/><w:jc w:val="left"/><w:rPr><w:kern w:val="0"/><w:szCs w:val="24"/><w:lang w:val="es-CO" w:eastAsia="en-US" w:bidi="ar-SA"/><w:ins w:id="21890" w:author="Unknown Author" w:date="2026-10-30T04:17:53Z"></w:ins></w:rPr></w:pPr><w:ins w:id="21889" w:author="Unknown Author" w:date="2026-10-30T04:17:53Z"><w:r><w:rPr><w:kern w:val="0"/><w:szCs w:val="24"/><w:lang w:val="es-CO" w:eastAsia="en-US" w:bidi="ar-SA"/></w:rPr><w:t>$ 330.100.000 (2,13 %)</w:t></w:r></w:ins></w:p></w:tc><w:tc><w:tcPr><w:tcW w:w="1908" w:type="dxa"/><w:tcBorders></w:tcBorders></w:tcPr><w:p><w:pPr><w:pStyle w:val="Tabla9"/><w:widowControl/><w:jc w:val="left"/><w:rPr><w:kern w:val="0"/><w:szCs w:val="24"/><w:lang w:val="es-CO" w:eastAsia="en-US" w:bidi="ar-SA"/><w:ins w:id="21892" w:author="Unknown Author" w:date="2026-10-30T04:17:53Z"></w:ins></w:rPr></w:pPr><w:ins w:id="21891" w:author="Unknown Author" w:date="2026-10-30T04:17:53Z"><w:r><w:rPr><w:kern w:val="0"/><w:szCs w:val="24"/><w:lang w:val="es-CO" w:eastAsia="en-US" w:bidi="ar-SA"/></w:rPr><w:t>Cumple</w:t></w:r></w:ins></w:p></w:tc></w:tr><w:tr><w:trPr><w:ins w:id="21893" w:author="Unknown Author" w:date="2026-10-30T04:17:53Z"/><w:cantSplit w:val="true"/></w:trPr><w:tc><w:tcPr><w:tcW w:w="2488" w:type="dxa"/><w:tcBorders></w:tcBorders><w:shd w:color="auto" w:fill="F7F7F7" w:val="clear"/></w:tcPr><w:p><w:pPr><w:pStyle w:val="Tabla9"/><w:widowControl/><w:jc w:val="left"/><w:rPr><w:kern w:val="0"/><w:szCs w:val="24"/><w:lang w:val="es-CO" w:eastAsia="en-US" w:bidi="ar-SA"/><w:ins w:id="21895" w:author="Unknown Author" w:date="2026-10-30T04:17:53Z"></w:ins></w:rPr></w:pPr><w:ins w:id="21894" w:author="Unknown Author" w:date="2026-10-30T04:17:53Z"><w:r><w:rPr><w:kern w:val="0"/><w:szCs w:val="24"/><w:lang w:val="es-CO" w:eastAsia="en-US" w:bidi="ar-SA"/></w:rPr><w:t>Movilidad del personal</w:t></w:r></w:ins></w:p></w:tc><w:tc><w:tcPr><w:tcW w:w="2904" w:type="dxa"/><w:tcBorders></w:tcBorders><w:shd w:color="auto" w:fill="F7F7F7" w:val="clear"/></w:tcPr><w:p><w:pPr><w:pStyle w:val="Tabla9"/><w:widowControl/><w:jc w:val="left"/><w:rPr><w:kern w:val="0"/><w:szCs w:val="24"/><w:lang w:val="es-CO" w:eastAsia="en-US" w:bidi="ar-SA"/><w:ins w:id="21897" w:author="Unknown Author" w:date="2026-10-30T04:17:53Z"></w:ins></w:rPr></w:pPr><w:ins w:id="21896" w:author="Unknown Author" w:date="2026-10-30T04:17:53Z"><w:r><w:rPr><w:kern w:val="0"/><w:szCs w:val="24"/><w:lang w:val="es-CO" w:eastAsia="en-US" w:bidi="ar-SA"/></w:rPr><w:t>No más de 2 % del valor solicitado al SGR</w:t></w:r></w:ins></w:p></w:tc><w:tc><w:tcPr><w:tcW w:w="2653" w:type="dxa"/><w:tcBorders></w:tcBorders><w:shd w:color="auto" w:fill="F7F7F7" w:val="clear"/></w:tcPr><w:p><w:pPr><w:pStyle w:val="Tabla9"/><w:widowControl/><w:jc w:val="left"/><w:rPr><w:kern w:val="0"/><w:szCs w:val="24"/><w:lang w:val="es-CO" w:eastAsia="en-US" w:bidi="ar-SA"/><w:ins w:id="21899" w:author="Unknown Author" w:date="2026-10-30T04:17:53Z"></w:ins></w:rPr></w:pPr><w:ins w:id="21898" w:author="Unknown Author" w:date="2026-10-30T04:17:53Z"><w:r><w:rPr><w:kern w:val="0"/><w:szCs w:val="24"/><w:lang w:val="es-CO" w:eastAsia="en-US" w:bidi="ar-SA"/></w:rPr><w:t>$ 24.000.000 (0,17 %)</w:t></w:r></w:ins></w:p></w:tc><w:tc><w:tcPr><w:tcW w:w="1908" w:type="dxa"/><w:tcBorders></w:tcBorders><w:shd w:color="auto" w:fill="F7F7F7" w:val="clear"/></w:tcPr><w:p><w:pPr><w:pStyle w:val="Tabla9"/><w:widowControl/><w:jc w:val="left"/><w:rPr><w:kern w:val="0"/><w:szCs w:val="24"/><w:lang w:val="es-CO" w:eastAsia="en-US" w:bidi="ar-SA"/><w:ins w:id="21901" w:author="Unknown Author" w:date="2026-10-30T04:17:53Z"></w:ins></w:rPr></w:pPr><w:ins w:id="21900" w:author="Unknown Author" w:date="2026-10-30T04:17:53Z"><w:r><w:rPr><w:kern w:val="0"/><w:szCs w:val="24"/><w:lang w:val="es-CO" w:eastAsia="en-US" w:bidi="ar-SA"/></w:rPr><w:t>Cumple</w:t></w:r></w:ins></w:p></w:tc></w:tr><w:tr><w:trPr><w:ins w:id="21902" w:author="Unknown Author" w:date="2026-10-30T04:17:53Z"/><w:cantSplit w:val="true"/></w:trPr><w:tc><w:tcPr><w:tcW w:w="2488" w:type="dxa"/><w:tcBorders></w:tcBorders></w:tcPr><w:p><w:pPr><w:pStyle w:val="Tabla9"/><w:widowControl/><w:jc w:val="left"/><w:rPr><w:kern w:val="0"/><w:szCs w:val="24"/><w:lang w:val="es-CO" w:eastAsia="en-US" w:bidi="ar-SA"/><w:ins w:id="21904" w:author="Unknown Author" w:date="2026-10-30T04:17:53Z"></w:ins></w:rPr></w:pPr><w:ins w:id="21903" w:author="Unknown Author" w:date="2026-10-30T04:17:53Z"><w:r><w:rPr><w:kern w:val="0"/><w:szCs w:val="24"/><w:lang w:val="es-CO" w:eastAsia="en-US" w:bidi="ar-SA"/></w:rPr><w:t>Rubro de seguimiento</w:t></w:r></w:ins></w:p></w:tc><w:tc><w:tcPr><w:tcW w:w="2904" w:type="dxa"/><w:tcBorders></w:tcBorders></w:tcPr><w:p><w:pPr><w:pStyle w:val="Tabla9"/><w:widowControl/><w:jc w:val="left"/><w:rPr><w:kern w:val="0"/><w:szCs w:val="24"/><w:lang w:val="es-CO" w:eastAsia="en-US" w:bidi="ar-SA"/><w:ins w:id="21906" w:author="Unknown Author" w:date="2026-10-30T04:17:53Z"></w:ins></w:rPr></w:pPr><w:ins w:id="21905" w:author="Unknown Author" w:date="2026-10-30T04:17:53Z"><w:r><w:rPr><w:kern w:val="0"/><w:szCs w:val="24"/><w:lang w:val="es-CO" w:eastAsia="en-US" w:bidi="ar-SA"/></w:rPr><w:t>Incluido en todo proyecto, sin porcentaje automático</w:t></w:r></w:ins></w:p></w:tc><w:tc><w:tcPr><w:tcW w:w="2653" w:type="dxa"/><w:tcBorders></w:tcBorders></w:tcPr><w:p><w:pPr><w:pStyle w:val="Tabla9"/><w:widowControl/><w:jc w:val="left"/><w:rPr><w:kern w:val="0"/><w:szCs w:val="24"/><w:lang w:val="es-CO" w:eastAsia="en-US" w:bidi="ar-SA"/><w:ins w:id="21908" w:author="Unknown Author" w:date="2026-10-30T04:17:53Z"></w:ins></w:rPr></w:pPr><w:ins w:id="21907" w:author="Unknown Author" w:date="2026-10-30T04:17:53Z"><w:r><w:rPr><w:kern w:val="0"/><w:szCs w:val="24"/><w:lang w:val="es-CO" w:eastAsia="en-US" w:bidi="ar-SA"/></w:rPr><w:t>$ 192.000.000, estimado por perfil, dedicación y duración</w:t></w:r></w:ins></w:p></w:tc><w:tc><w:tcPr><w:tcW w:w="1908" w:type="dxa"/><w:tcBorders></w:tcBorders></w:tcPr><w:p><w:pPr><w:pStyle w:val="Tabla9"/><w:widowControl/><w:jc w:val="left"/><w:rPr><w:kern w:val="0"/><w:szCs w:val="24"/><w:lang w:val="es-CO" w:eastAsia="en-US" w:bidi="ar-SA"/><w:ins w:id="21910" w:author="Unknown Author" w:date="2026-10-30T04:17:53Z"></w:ins></w:rPr></w:pPr><w:ins w:id="21909" w:author="Unknown Author" w:date="2026-10-30T04:17:53Z"><w:r><w:rPr><w:kern w:val="0"/><w:szCs w:val="24"/><w:lang w:val="es-CO" w:eastAsia="en-US" w:bidi="ar-SA"/></w:rPr><w:t>Cumple</w:t></w:r></w:ins></w:p></w:tc></w:tr><w:tr><w:trPr><w:ins w:id="21911" w:author="Unknown Author" w:date="2026-10-30T04:17:53Z"/><w:cantSplit w:val="true"/></w:trPr><w:tc><w:tcPr><w:tcW w:w="2488" w:type="dxa"/><w:tcBorders></w:tcBorders><w:shd w:color="auto" w:fill="F7F7F7" w:val="clear"/></w:tcPr><w:p><w:pPr><w:pStyle w:val="Tabla9"/><w:widowControl/><w:jc w:val="left"/><w:rPr><w:kern w:val="0"/><w:szCs w:val="24"/><w:lang w:val="es-CO" w:eastAsia="en-US" w:bidi="ar-SA"/><w:ins w:id="21913" w:author="Unknown Author" w:date="2026-10-30T04:17:53Z"></w:ins></w:rPr></w:pPr><w:ins w:id="21912" w:author="Unknown Author" w:date="2026-10-30T04:17:53Z"><w:r><w:rPr><w:kern w:val="0"/><w:szCs w:val="24"/><w:lang w:val="es-CO" w:eastAsia="en-US" w:bidi="ar-SA"/></w:rPr><w:t>Gastos no financiables</w:t></w:r></w:ins></w:p></w:tc><w:tc><w:tcPr><w:tcW w:w="2904" w:type="dxa"/><w:tcBorders></w:tcBorders><w:shd w:color="auto" w:fill="F7F7F7" w:val="clear"/></w:tcPr><w:p><w:pPr><w:pStyle w:val="Tabla9"/><w:widowControl/><w:jc w:val="left"/><w:rPr><w:kern w:val="0"/><w:szCs w:val="24"/><w:lang w:val="es-CO" w:eastAsia="en-US" w:bidi="ar-SA"/><w:ins w:id="21915" w:author="Unknown Author" w:date="2026-10-30T04:17:53Z"></w:ins></w:rPr></w:pPr><w:ins w:id="21914" w:author="Unknown Author" w:date="2026-10-30T04:17:53Z"><w:r><w:rPr><w:kern w:val="0"/><w:szCs w:val="24"/><w:lang w:val="es-CO" w:eastAsia="en-US" w:bidi="ar-SA"/></w:rPr><w:t>Sin seguros, impuestos propios, costos fijos, membresías a sociedades científicas ni suscripciones a revistas</w:t></w:r></w:ins></w:p></w:tc><w:tc><w:tcPr><w:tcW w:w="2653" w:type="dxa"/><w:tcBorders></w:tcBorders><w:shd w:color="auto" w:fill="F7F7F7" w:val="clear"/></w:tcPr><w:p><w:pPr><w:pStyle w:val="Tabla9"/><w:widowControl/><w:jc w:val="left"/><w:rPr><w:kern w:val="0"/><w:szCs w:val="24"/><w:lang w:val="es-CO" w:eastAsia="en-US" w:bidi="ar-SA"/><w:ins w:id="21917" w:author="Unknown Author" w:date="2026-10-30T04:17:53Z"></w:ins></w:rPr></w:pPr><w:ins w:id="21916" w:author="Unknown Author" w:date="2026-10-30T04:17:53Z"><w:r><w:rPr><w:kern w:val="0"/><w:szCs w:val="24"/><w:lang w:val="es-CO" w:eastAsia="en-US" w:bidi="ar-SA"/></w:rPr><w:t>Ninguno incluido; la nube y las licencias se usan solo en el proyecto durante su ejecución</w:t></w:r></w:ins></w:p></w:tc><w:tc><w:tcPr><w:tcW w:w="1908" w:type="dxa"/><w:tcBorders></w:tcBorders><w:shd w:color="auto" w:fill="F7F7F7" w:val="clear"/></w:tcPr><w:p><w:pPr><w:pStyle w:val="Tabla9"/><w:widowControl/><w:jc w:val="left"/><w:rPr><w:kern w:val="0"/><w:szCs w:val="24"/><w:lang w:val="es-CO" w:eastAsia="en-US" w:bidi="ar-SA"/><w:ins w:id="21919" w:author="Unknown Author" w:date="2026-10-30T04:17:53Z"></w:ins></w:rPr></w:pPr><w:ins w:id="21918" w:author="Unknown Author" w:date="2026-10-30T04:17:53Z"><w:r><w:rPr><w:kern w:val="0"/><w:szCs w:val="24"/><w:lang w:val="es-CO" w:eastAsia="en-US" w:bidi="ar-SA"/></w:rPr><w:t>Cumple</w:t></w:r></w:ins></w:p></w:tc></w:tr><w:tr><w:trPr><w:ins w:id="21920" w:author="Unknown Author" w:date="2026-10-30T04:17:53Z"/><w:cantSplit w:val="true"/></w:trPr><w:tc><w:tcPr><w:tcW w:w="2488" w:type="dxa"/><w:tcBorders><w:bottom w:val="single" w:sz="12" w:space="0" w:color="2A3439"/></w:tcBorders></w:tcPr><w:p><w:pPr><w:pStyle w:val="Tabla9"/><w:keepNext w:val="true"/><w:widowControl/><w:jc w:val="left"/><w:rPr><w:kern w:val="0"/><w:szCs w:val="24"/><w:lang w:val="es-CO" w:eastAsia="en-US" w:bidi="ar-SA"/><w:ins w:id="21922" w:author="Unknown Author" w:date="2026-10-30T04:17:53Z"></w:ins></w:rPr></w:pPr><w:ins w:id="21921" w:author="Unknown Author" w:date="2026-10-30T04:17:53Z"><w:r><w:rPr><w:kern w:val="0"/><w:szCs w:val="24"/><w:lang w:val="es-CO" w:eastAsia="en-US" w:bidi="ar-SA"/></w:rPr><w:t>Duración</w:t></w:r></w:ins></w:p></w:tc><w:tc><w:tcPr><w:tcW w:w="2904" w:type="dxa"/><w:tcBorders><w:bottom w:val="single" w:sz="12" w:space="0" w:color="2A3439"/></w:tcBorders></w:tcPr><w:p><w:pPr><w:pStyle w:val="Tabla9"/><w:keepNext w:val="true"/><w:widowControl/><w:jc w:val="left"/><w:rPr><w:kern w:val="0"/><w:szCs w:val="24"/><w:lang w:val="es-CO" w:eastAsia="en-US" w:bidi="ar-SA"/><w:ins w:id="21924" w:author="Unknown Author" w:date="2026-10-30T04:17:53Z"></w:ins></w:rPr></w:pPr><w:ins w:id="21923" w:author="Unknown Author" w:date="2026-10-30T04:17:53Z"><w:r><w:rPr><w:kern w:val="0"/><w:szCs w:val="24"/><w:lang w:val="es-CO" w:eastAsia="en-US" w:bidi="ar-SA"/></w:rPr><w:t>Hasta 24 meses</w:t></w:r></w:ins></w:p></w:tc><w:tc><w:tcPr><w:tcW w:w="2653" w:type="dxa"/><w:tcBorders><w:bottom w:val="single" w:sz="12" w:space="0" w:color="2A3439"/></w:tcBorders></w:tcPr><w:p><w:pPr><w:pStyle w:val="Tabla9"/><w:keepNext w:val="true"/><w:widowControl/><w:jc w:val="left"/><w:rPr><w:kern w:val="0"/><w:szCs w:val="24"/><w:lang w:val="es-CO" w:eastAsia="en-US" w:bidi="ar-SA"/><w:ins w:id="21926" w:author="Unknown Author" w:date="2026-10-30T04:17:53Z"></w:ins></w:rPr></w:pPr><w:ins w:id="21925" w:author="Unknown Author" w:date="2026-10-30T04:17:53Z"><w:r><w:rPr><w:kern w:val="0"/><w:szCs w:val="24"/><w:lang w:val="es-CO" w:eastAsia="en-US" w:bidi="ar-SA"/></w:rPr><w:t>24 meses</w:t></w:r></w:ins></w:p></w:tc><w:tc><w:tcPr><w:tcW w:w="1908" w:type="dxa"/><w:tcBorders><w:bottom w:val="single" w:sz="12" w:space="0" w:color="2A3439"/></w:tcBorders></w:tcPr><w:p><w:pPr><w:pStyle w:val="Tabla9"/><w:keepNext w:val="true"/><w:widowControl/><w:jc w:val="left"/><w:rPr><w:kern w:val="0"/><w:szCs w:val="24"/><w:lang w:val="es-CO" w:eastAsia="en-US" w:bidi="ar-SA"/><w:ins w:id="21928" w:author="Unknown Author" w:date="2026-10-30T04:17:53Z"></w:ins></w:rPr></w:pPr><w:ins w:id="21927" w:author="Unknown Author" w:date="2026-10-30T04:17:53Z"><w:r><w:rPr><w:kern w:val="0"/><w:szCs w:val="24"/><w:lang w:val="es-CO" w:eastAsia="en-US" w:bidi="ar-SA"/></w:rPr><w:t>Cumple</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2653"/><w:gridCol w:w="2987"/><w:gridCol w:w="2820"/><w:gridCol w:w="1493"/></w:tblGrid><w:tr><w:trPr><w:tblHeader w:val="true"/><w:del w:id="21929" w:author="Unknown Author" w:date="2026-10-30T04:17:53Z"/><w:cantSplit w:val="true"/></w:trPr><w:tc><w:tcPr><w:tcW w:w="265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1931" w:author="Unknown Author" w:date="2026-10-30T04:17:53Z"></w:del></w:rPr></w:pPr><w:del w:id="21930" w:author="Unknown Author" w:date="2026-10-30T04:17:53Z"><w:r><w:rPr><w:b/><w:kern w:val="0"/><w:szCs w:val="24"/><w:lang w:val="es-CO" w:eastAsia="en-US" w:bidi="ar-SA"/></w:rPr><w:delText>Condición</w:delText></w:r></w:del></w:p></w:tc><w:tc><w:tcPr><w:tcW w:w="298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1933" w:author="Unknown Author" w:date="2026-10-30T04:17:53Z"></w:del></w:rPr></w:pPr><w:del w:id="21932" w:author="Unknown Author" w:date="2026-10-30T04:17:53Z"><w:r><w:rPr><w:b/><w:kern w:val="0"/><w:szCs w:val="24"/><w:lang w:val="es-CO" w:eastAsia="en-US" w:bidi="ar-SA"/></w:rPr><w:delText>Exigencia</w:delText></w:r></w:del></w:p></w:tc><w:tc><w:tcPr><w:tcW w:w="282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1935" w:author="Unknown Author" w:date="2026-10-30T04:17:53Z"></w:del></w:rPr></w:pPr><w:del w:id="21934" w:author="Unknown Author" w:date="2026-10-30T04:17:53Z"><w:r><w:rPr><w:b/><w:kern w:val="0"/><w:szCs w:val="24"/><w:lang w:val="es-CO" w:eastAsia="en-US" w:bidi="ar-SA"/></w:rPr><w:delText>Valor del proyecto</w:delText></w:r></w:del></w:p></w:tc><w:tc><w:tcPr><w:tcW w:w="149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1937" w:author="Unknown Author" w:date="2026-10-30T04:17:53Z"></w:del></w:rPr></w:pPr><w:del w:id="21936" w:author="Unknown Author" w:date="2026-10-30T04:17:53Z"><w:r><w:rPr><w:b/><w:kern w:val="0"/><w:szCs w:val="24"/><w:lang w:val="es-CO" w:eastAsia="en-US" w:bidi="ar-SA"/></w:rPr><w:delText>Resultado</w:delText></w:r></w:del></w:p></w:tc></w:tr><w:tr><w:trPr><w:del w:id="21938" w:author="Unknown Author" w:date="2026-10-30T04:17:53Z"/><w:cantSplit w:val="true"/></w:trPr><w:tc><w:tcPr><w:tcW w:w="2653" w:type="dxa"/><w:tcBorders></w:tcBorders></w:tcPr><w:p><w:pPr><w:pStyle w:val="Tabla9"/><w:widowControl/><w:jc w:val="left"/><w:rPr><w:kern w:val="0"/><w:szCs w:val="24"/><w:lang w:val="es-CO" w:eastAsia="en-US" w:bidi="ar-SA"/><w:del w:id="21940" w:author="Unknown Author" w:date="2026-10-30T04:17:53Z"></w:del></w:rPr></w:pPr><w:del w:id="21939" w:author="Unknown Author" w:date="2026-10-30T04:17:53Z"><w:r><w:rPr><w:kern w:val="0"/><w:szCs w:val="24"/><w:lang w:val="es-CO" w:eastAsia="en-US" w:bidi="ar-SA"/></w:rPr><w:delText>Valor solicitado al SGR</w:delText></w:r></w:del></w:p></w:tc><w:tc><w:tcPr><w:tcW w:w="2987" w:type="dxa"/><w:tcBorders></w:tcBorders></w:tcPr><w:p><w:pPr><w:pStyle w:val="Tabla9"/><w:widowControl/><w:jc w:val="left"/><w:rPr><w:kern w:val="0"/><w:szCs w:val="24"/><w:lang w:val="es-CO" w:eastAsia="en-US" w:bidi="ar-SA"/><w:del w:id="21942" w:author="Unknown Author" w:date="2026-10-30T04:17:53Z"></w:del></w:rPr></w:pPr><w:del w:id="21941" w:author="Unknown Author" w:date="2026-10-30T04:17:53Z"><w:r><w:rPr><w:kern w:val="0"/><w:szCs w:val="24"/><w:lang w:val="es-CO" w:eastAsia="en-US" w:bidi="ar-SA"/></w:rPr><w:delText>No superar $ 14.000.000.000 por proyecto</w:delText></w:r></w:del></w:p></w:tc><w:tc><w:tcPr><w:tcW w:w="2820" w:type="dxa"/><w:tcBorders></w:tcBorders></w:tcPr><w:p><w:pPr><w:pStyle w:val="Tabla9"/><w:widowControl/><w:jc w:val="left"/><w:rPr><w:kern w:val="0"/><w:szCs w:val="24"/><w:lang w:val="es-CO" w:eastAsia="en-US" w:bidi="ar-SA"/><w:del w:id="21944" w:author="Unknown Author" w:date="2026-10-30T04:17:53Z"></w:del></w:rPr></w:pPr><w:del w:id="21943" w:author="Unknown Author" w:date="2026-10-30T04:17:53Z"><w:r><w:rPr><w:kern w:val="0"/><w:szCs w:val="24"/><w:lang w:val="es-CO" w:eastAsia="en-US" w:bidi="ar-SA"/></w:rPr><w:delText>$ 10.022.840.000 (71,6 % del tope)</w:delText></w:r></w:del></w:p></w:tc><w:tc><w:tcPr><w:tcW w:w="1493" w:type="dxa"/><w:tcBorders></w:tcBorders></w:tcPr><w:p><w:pPr><w:pStyle w:val="Tabla9"/><w:widowControl/><w:jc w:val="left"/><w:rPr><w:kern w:val="0"/><w:szCs w:val="24"/><w:lang w:val="es-CO" w:eastAsia="en-US" w:bidi="ar-SA"/><w:del w:id="21946" w:author="Unknown Author" w:date="2026-10-30T04:17:53Z"></w:del></w:rPr></w:pPr><w:del w:id="21945" w:author="Unknown Author" w:date="2026-10-30T04:17:53Z"><w:r><w:rPr><w:kern w:val="0"/><w:szCs w:val="24"/><w:lang w:val="es-CO" w:eastAsia="en-US" w:bidi="ar-SA"/></w:rPr><w:delText>Cumple</w:delText></w:r></w:del></w:p></w:tc></w:tr><w:tr><w:trPr><w:del w:id="21947" w:author="Unknown Author" w:date="2026-10-30T04:17:53Z"/><w:cantSplit w:val="true"/></w:trPr><w:tc><w:tcPr><w:tcW w:w="2653" w:type="dxa"/><w:tcBorders></w:tcBorders><w:shd w:color="auto" w:fill="F7F7F7" w:val="clear"/></w:tcPr><w:p><w:pPr><w:pStyle w:val="Tabla9"/><w:widowControl/><w:jc w:val="left"/><w:rPr><w:kern w:val="0"/><w:szCs w:val="24"/><w:lang w:val="es-CO" w:eastAsia="en-US" w:bidi="ar-SA"/><w:del w:id="21949" w:author="Unknown Author" w:date="2026-10-30T04:17:53Z"></w:del></w:rPr></w:pPr><w:del w:id="21948" w:author="Unknown Author" w:date="2026-10-30T04:17:53Z"><w:r><w:rPr><w:kern w:val="0"/><w:szCs w:val="24"/><w:lang w:val="es-CO" w:eastAsia="en-US" w:bidi="ar-SA"/></w:rPr><w:delText>Contrapartida en efectivo</w:delText></w:r></w:del></w:p></w:tc><w:tc><w:tcPr><w:tcW w:w="2987" w:type="dxa"/><w:tcBorders></w:tcBorders><w:shd w:color="auto" w:fill="F7F7F7" w:val="clear"/></w:tcPr><w:p><w:pPr><w:pStyle w:val="Tabla9"/><w:widowControl/><w:jc w:val="left"/><w:rPr><w:kern w:val="0"/><w:szCs w:val="24"/><w:lang w:val="es-CO" w:eastAsia="en-US" w:bidi="ar-SA"/><w:del w:id="21951" w:author="Unknown Author" w:date="2026-10-30T04:17:53Z"></w:del></w:rPr></w:pPr><w:del w:id="21950" w:author="Unknown Author" w:date="2026-10-30T04:17:53Z"><w:r><w:rPr><w:kern w:val="0"/><w:szCs w:val="24"/><w:lang w:val="es-CO" w:eastAsia="en-US" w:bidi="ar-SA"/></w:rPr><w:delText>Al menos 1 % del valor solicitado al SGR</w:delText></w:r></w:del></w:p></w:tc><w:tc><w:tcPr><w:tcW w:w="2820" w:type="dxa"/><w:tcBorders></w:tcBorders><w:shd w:color="auto" w:fill="F7F7F7" w:val="clear"/></w:tcPr><w:p><w:pPr><w:pStyle w:val="Tabla9"/><w:widowControl/><w:jc w:val="left"/><w:rPr><w:kern w:val="0"/><w:szCs w:val="24"/><w:lang w:val="es-CO" w:eastAsia="en-US" w:bidi="ar-SA"/><w:del w:id="21953" w:author="Unknown Author" w:date="2026-10-30T04:17:53Z"></w:del></w:rPr></w:pPr><w:del w:id="21952" w:author="Unknown Author" w:date="2026-10-30T04:17:53Z"><w:r><w:rPr><w:kern w:val="0"/><w:szCs w:val="24"/><w:lang w:val="es-CO" w:eastAsia="en-US" w:bidi="ar-SA"/></w:rPr><w:delText>$ 210.000.000 (2,1 %)</w:delText></w:r></w:del></w:p></w:tc><w:tc><w:tcPr><w:tcW w:w="1493" w:type="dxa"/><w:tcBorders></w:tcBorders><w:shd w:color="auto" w:fill="F7F7F7" w:val="clear"/></w:tcPr><w:p><w:pPr><w:pStyle w:val="Tabla9"/><w:widowControl/><w:jc w:val="left"/><w:rPr><w:kern w:val="0"/><w:szCs w:val="24"/><w:lang w:val="es-CO" w:eastAsia="en-US" w:bidi="ar-SA"/><w:del w:id="21955" w:author="Unknown Author" w:date="2026-10-30T04:17:53Z"></w:del></w:rPr></w:pPr><w:del w:id="21954" w:author="Unknown Author" w:date="2026-10-30T04:17:53Z"><w:r><w:rPr><w:kern w:val="0"/><w:szCs w:val="24"/><w:lang w:val="es-CO" w:eastAsia="en-US" w:bidi="ar-SA"/></w:rPr><w:delText>Cumple</w:delText></w:r></w:del></w:p></w:tc></w:tr><w:tr><w:trPr><w:del w:id="21956" w:author="Unknown Author" w:date="2026-10-30T04:17:53Z"/><w:cantSplit w:val="true"/></w:trPr><w:tc><w:tcPr><w:tcW w:w="2653" w:type="dxa"/><w:tcBorders></w:tcBorders></w:tcPr><w:p><w:pPr><w:pStyle w:val="Tabla9"/><w:widowControl/><w:jc w:val="left"/><w:rPr><w:kern w:val="0"/><w:szCs w:val="24"/><w:lang w:val="es-CO" w:eastAsia="en-US" w:bidi="ar-SA"/><w:del w:id="21958" w:author="Unknown Author" w:date="2026-10-30T04:17:53Z"></w:del></w:rPr></w:pPr><w:del w:id="21957" w:author="Unknown Author" w:date="2026-10-30T04:17:53Z"><w:r><w:rPr><w:kern w:val="0"/><w:szCs w:val="24"/><w:lang w:val="es-CO" w:eastAsia="en-US" w:bidi="ar-SA"/></w:rPr><w:delText>Transferencia, adopción y valoración tecnológica</w:delText></w:r></w:del></w:p></w:tc><w:tc><w:tcPr><w:tcW w:w="2987" w:type="dxa"/><w:tcBorders></w:tcBorders></w:tcPr><w:p><w:pPr><w:pStyle w:val="Tabla9"/><w:widowControl/><w:jc w:val="left"/><w:rPr><w:kern w:val="0"/><w:szCs w:val="24"/><w:lang w:val="es-CO" w:eastAsia="en-US" w:bidi="ar-SA"/><w:del w:id="21960" w:author="Unknown Author" w:date="2026-10-30T04:17:53Z"></w:del></w:rPr></w:pPr><w:del w:id="21959" w:author="Unknown Author" w:date="2026-10-30T04:17:53Z"><w:r><w:rPr><w:kern w:val="0"/><w:szCs w:val="24"/><w:lang w:val="es-CO" w:eastAsia="en-US" w:bidi="ar-SA"/></w:rPr><w:delText>Porcentaje orientador de 1 % del valor total del proyecto, sin carácter habilitante</w:delText></w:r></w:del></w:p></w:tc><w:tc><w:tcPr><w:tcW w:w="2820" w:type="dxa"/><w:tcBorders></w:tcBorders></w:tcPr><w:p><w:pPr><w:pStyle w:val="Tabla9"/><w:widowControl/><w:jc w:val="left"/><w:rPr><w:kern w:val="0"/><w:szCs w:val="24"/><w:lang w:val="es-CO" w:eastAsia="en-US" w:bidi="ar-SA"/><w:del w:id="21962" w:author="Unknown Author" w:date="2026-10-30T04:17:53Z"></w:del></w:rPr></w:pPr><w:del w:id="21961" w:author="Unknown Author" w:date="2026-10-30T04:17:53Z"><w:r><w:rPr><w:kern w:val="0"/><w:szCs w:val="24"/><w:lang w:val="es-CO" w:eastAsia="en-US" w:bidi="ar-SA"/></w:rPr><w:delText>$ 268.000.000 (2,16 %)</w:delText></w:r></w:del></w:p></w:tc><w:tc><w:tcPr><w:tcW w:w="1493" w:type="dxa"/><w:tcBorders></w:tcBorders></w:tcPr><w:p><w:pPr><w:pStyle w:val="Tabla9"/><w:widowControl/><w:jc w:val="left"/><w:rPr><w:kern w:val="0"/><w:szCs w:val="24"/><w:lang w:val="es-CO" w:eastAsia="en-US" w:bidi="ar-SA"/><w:del w:id="21964" w:author="Unknown Author" w:date="2026-10-30T04:17:53Z"></w:del></w:rPr></w:pPr><w:del w:id="21963" w:author="Unknown Author" w:date="2026-10-30T04:17:53Z"><w:r><w:rPr><w:kern w:val="0"/><w:szCs w:val="24"/><w:lang w:val="es-CO" w:eastAsia="en-US" w:bidi="ar-SA"/></w:rPr><w:delText>Cumple</w:delText></w:r></w:del></w:p></w:tc></w:tr><w:tr><w:trPr><w:del w:id="21965" w:author="Unknown Author" w:date="2026-10-30T04:17:53Z"/><w:cantSplit w:val="true"/></w:trPr><w:tc><w:tcPr><w:tcW w:w="2653" w:type="dxa"/><w:tcBorders></w:tcBorders><w:shd w:color="auto" w:fill="F7F7F7" w:val="clear"/></w:tcPr><w:p><w:pPr><w:pStyle w:val="Tabla9"/><w:widowControl/><w:jc w:val="left"/><w:rPr><w:kern w:val="0"/><w:szCs w:val="24"/><w:lang w:val="es-CO" w:eastAsia="en-US" w:bidi="ar-SA"/><w:del w:id="21967" w:author="Unknown Author" w:date="2026-10-30T04:17:53Z"></w:del></w:rPr></w:pPr><w:del w:id="21966" w:author="Unknown Author" w:date="2026-10-30T04:17:53Z"><w:r><w:rPr><w:kern w:val="0"/><w:szCs w:val="24"/><w:lang w:val="es-CO" w:eastAsia="en-US" w:bidi="ar-SA"/></w:rPr><w:delText>Movilidad del personal</w:delText></w:r></w:del></w:p></w:tc><w:tc><w:tcPr><w:tcW w:w="2987" w:type="dxa"/><w:tcBorders></w:tcBorders><w:shd w:color="auto" w:fill="F7F7F7" w:val="clear"/></w:tcPr><w:p><w:pPr><w:pStyle w:val="Tabla9"/><w:widowControl/><w:jc w:val="left"/><w:rPr><w:kern w:val="0"/><w:szCs w:val="24"/><w:lang w:val="es-CO" w:eastAsia="en-US" w:bidi="ar-SA"/><w:del w:id="21969" w:author="Unknown Author" w:date="2026-10-30T04:17:53Z"></w:del></w:rPr></w:pPr><w:del w:id="21968" w:author="Unknown Author" w:date="2026-10-30T04:17:53Z"><w:r><w:rPr><w:kern w:val="0"/><w:szCs w:val="24"/><w:lang w:val="es-CO" w:eastAsia="en-US" w:bidi="ar-SA"/></w:rPr><w:delText>No más de 2 % del valor solicitado al SGR</w:delText></w:r></w:del></w:p></w:tc><w:tc><w:tcPr><w:tcW w:w="2820" w:type="dxa"/><w:tcBorders></w:tcBorders><w:shd w:color="auto" w:fill="F7F7F7" w:val="clear"/></w:tcPr><w:p><w:pPr><w:pStyle w:val="Tabla9"/><w:widowControl/><w:jc w:val="left"/><w:rPr><w:kern w:val="0"/><w:szCs w:val="24"/><w:lang w:val="es-CO" w:eastAsia="en-US" w:bidi="ar-SA"/><w:del w:id="21971" w:author="Unknown Author" w:date="2026-10-30T04:17:53Z"></w:del></w:rPr></w:pPr><w:del w:id="21970" w:author="Unknown Author" w:date="2026-10-30T04:17:53Z"><w:r><w:rPr><w:kern w:val="0"/><w:szCs w:val="24"/><w:lang w:val="es-CO" w:eastAsia="en-US" w:bidi="ar-SA"/></w:rPr><w:delText>$ 24.000.000 (0,24 %)</w:delText></w:r></w:del></w:p></w:tc><w:tc><w:tcPr><w:tcW w:w="1493" w:type="dxa"/><w:tcBorders></w:tcBorders><w:shd w:color="auto" w:fill="F7F7F7" w:val="clear"/></w:tcPr><w:p><w:pPr><w:pStyle w:val="Tabla9"/><w:widowControl/><w:jc w:val="left"/><w:rPr><w:kern w:val="0"/><w:szCs w:val="24"/><w:lang w:val="es-CO" w:eastAsia="en-US" w:bidi="ar-SA"/><w:del w:id="21973" w:author="Unknown Author" w:date="2026-10-30T04:17:53Z"></w:del></w:rPr></w:pPr><w:del w:id="21972" w:author="Unknown Author" w:date="2026-10-30T04:17:53Z"><w:r><w:rPr><w:kern w:val="0"/><w:szCs w:val="24"/><w:lang w:val="es-CO" w:eastAsia="en-US" w:bidi="ar-SA"/></w:rPr><w:delText>Cumple</w:delText></w:r></w:del></w:p></w:tc></w:tr><w:tr><w:trPr><w:del w:id="21974" w:author="Unknown Author" w:date="2026-10-30T04:17:53Z"/><w:cantSplit w:val="true"/></w:trPr><w:tc><w:tcPr><w:tcW w:w="2653" w:type="dxa"/><w:tcBorders></w:tcBorders></w:tcPr><w:p><w:pPr><w:pStyle w:val="Tabla9"/><w:widowControl/><w:jc w:val="left"/><w:rPr><w:kern w:val="0"/><w:szCs w:val="24"/><w:lang w:val="es-CO" w:eastAsia="en-US" w:bidi="ar-SA"/><w:del w:id="21976" w:author="Unknown Author" w:date="2026-10-30T04:17:53Z"></w:del></w:rPr></w:pPr><w:del w:id="21975" w:author="Unknown Author" w:date="2026-10-30T04:17:53Z"><w:r><w:rPr><w:kern w:val="0"/><w:szCs w:val="24"/><w:lang w:val="es-CO" w:eastAsia="en-US" w:bidi="ar-SA"/></w:rPr><w:delText>Rubro de seguimiento</w:delText></w:r></w:del></w:p></w:tc><w:tc><w:tcPr><w:tcW w:w="2987" w:type="dxa"/><w:tcBorders></w:tcBorders></w:tcPr><w:p><w:pPr><w:pStyle w:val="Tabla9"/><w:widowControl/><w:jc w:val="left"/><w:rPr><w:kern w:val="0"/><w:szCs w:val="24"/><w:lang w:val="es-CO" w:eastAsia="en-US" w:bidi="ar-SA"/><w:del w:id="21978" w:author="Unknown Author" w:date="2026-10-30T04:17:53Z"></w:del></w:rPr></w:pPr><w:del w:id="21977" w:author="Unknown Author" w:date="2026-10-30T04:17:53Z"><w:r><w:rPr><w:kern w:val="0"/><w:szCs w:val="24"/><w:lang w:val="es-CO" w:eastAsia="en-US" w:bidi="ar-SA"/></w:rPr><w:delText>Incluido en todo proyecto, sin porcentaje automático</w:delText></w:r></w:del></w:p></w:tc><w:tc><w:tcPr><w:tcW w:w="2820" w:type="dxa"/><w:tcBorders></w:tcBorders></w:tcPr><w:p><w:pPr><w:pStyle w:val="Tabla9"/><w:widowControl/><w:jc w:val="left"/><w:rPr><w:kern w:val="0"/><w:szCs w:val="24"/><w:lang w:val="es-CO" w:eastAsia="en-US" w:bidi="ar-SA"/><w:del w:id="21980" w:author="Unknown Author" w:date="2026-10-30T04:17:53Z"></w:del></w:rPr></w:pPr><w:del w:id="21979" w:author="Unknown Author" w:date="2026-10-30T04:17:53Z"><w:r><w:rPr><w:kern w:val="0"/><w:szCs w:val="24"/><w:lang w:val="es-CO" w:eastAsia="en-US" w:bidi="ar-SA"/></w:rPr><w:delText>$ 192.000.000, estimado por perfil, dedicación y duración</w:delText></w:r></w:del></w:p></w:tc><w:tc><w:tcPr><w:tcW w:w="1493" w:type="dxa"/><w:tcBorders></w:tcBorders></w:tcPr><w:p><w:pPr><w:pStyle w:val="Tabla9"/><w:widowControl/><w:jc w:val="left"/><w:rPr><w:kern w:val="0"/><w:szCs w:val="24"/><w:lang w:val="es-CO" w:eastAsia="en-US" w:bidi="ar-SA"/><w:del w:id="21982" w:author="Unknown Author" w:date="2026-10-30T04:17:53Z"></w:del></w:rPr></w:pPr><w:del w:id="21981" w:author="Unknown Author" w:date="2026-10-30T04:17:53Z"><w:r><w:rPr><w:kern w:val="0"/><w:szCs w:val="24"/><w:lang w:val="es-CO" w:eastAsia="en-US" w:bidi="ar-SA"/></w:rPr><w:delText>Cumple</w:delText></w:r></w:del></w:p></w:tc></w:tr><w:tr><w:trPr><w:del w:id="21983" w:author="Unknown Author" w:date="2026-10-30T04:17:53Z"/><w:cantSplit w:val="true"/></w:trPr><w:tc><w:tcPr><w:tcW w:w="2653" w:type="dxa"/><w:tcBorders></w:tcBorders><w:shd w:color="auto" w:fill="F7F7F7" w:val="clear"/></w:tcPr><w:p><w:pPr><w:pStyle w:val="Tabla9"/><w:widowControl/><w:jc w:val="left"/><w:rPr><w:kern w:val="0"/><w:szCs w:val="24"/><w:lang w:val="es-CO" w:eastAsia="en-US" w:bidi="ar-SA"/><w:del w:id="21985" w:author="Unknown Author" w:date="2026-10-30T04:17:53Z"></w:del></w:rPr></w:pPr><w:del w:id="21984" w:author="Unknown Author" w:date="2026-10-30T04:17:53Z"><w:r><w:rPr><w:kern w:val="0"/><w:szCs w:val="24"/><w:lang w:val="es-CO" w:eastAsia="en-US" w:bidi="ar-SA"/></w:rPr><w:delText>Gastos no financiables</w:delText></w:r></w:del></w:p></w:tc><w:tc><w:tcPr><w:tcW w:w="2987" w:type="dxa"/><w:tcBorders></w:tcBorders><w:shd w:color="auto" w:fill="F7F7F7" w:val="clear"/></w:tcPr><w:p><w:pPr><w:pStyle w:val="Tabla9"/><w:widowControl/><w:jc w:val="left"/><w:rPr><w:kern w:val="0"/><w:szCs w:val="24"/><w:lang w:val="es-CO" w:eastAsia="en-US" w:bidi="ar-SA"/><w:del w:id="21987" w:author="Unknown Author" w:date="2026-10-30T04:17:53Z"></w:del></w:rPr></w:pPr><w:del w:id="21986" w:author="Unknown Author" w:date="2026-10-30T04:17:53Z"><w:r><w:rPr><w:kern w:val="0"/><w:szCs w:val="24"/><w:lang w:val="es-CO" w:eastAsia="en-US" w:bidi="ar-SA"/></w:rPr><w:delText>Sin seguros, impuestos propios, costos fijos, membresías a sociedades científicas ni suscripciones a revistas</w:delText></w:r></w:del></w:p></w:tc><w:tc><w:tcPr><w:tcW w:w="2820" w:type="dxa"/><w:tcBorders></w:tcBorders><w:shd w:color="auto" w:fill="F7F7F7" w:val="clear"/></w:tcPr><w:p><w:pPr><w:pStyle w:val="Tabla9"/><w:widowControl/><w:jc w:val="left"/><w:rPr><w:kern w:val="0"/><w:szCs w:val="24"/><w:lang w:val="es-CO" w:eastAsia="en-US" w:bidi="ar-SA"/><w:del w:id="21989" w:author="Unknown Author" w:date="2026-10-30T04:17:53Z"></w:del></w:rPr></w:pPr><w:del w:id="21988" w:author="Unknown Author" w:date="2026-10-30T04:17:53Z"><w:r><w:rPr><w:kern w:val="0"/><w:szCs w:val="24"/><w:lang w:val="es-CO" w:eastAsia="en-US" w:bidi="ar-SA"/></w:rPr><w:delText>Ninguno incluido; la nube y las licencias se usan solo en el proyecto durante su ejecución</w:delText></w:r></w:del></w:p></w:tc><w:tc><w:tcPr><w:tcW w:w="1493" w:type="dxa"/><w:tcBorders></w:tcBorders><w:shd w:color="auto" w:fill="F7F7F7" w:val="clear"/></w:tcPr><w:p><w:pPr><w:pStyle w:val="Tabla9"/><w:widowControl/><w:jc w:val="left"/><w:rPr><w:kern w:val="0"/><w:szCs w:val="24"/><w:lang w:val="es-CO" w:eastAsia="en-US" w:bidi="ar-SA"/><w:del w:id="21991" w:author="Unknown Author" w:date="2026-10-30T04:17:53Z"></w:del></w:rPr></w:pPr><w:del w:id="21990" w:author="Unknown Author" w:date="2026-10-30T04:17:53Z"><w:r><w:rPr><w:kern w:val="0"/><w:szCs w:val="24"/><w:lang w:val="es-CO" w:eastAsia="en-US" w:bidi="ar-SA"/></w:rPr><w:delText>Cumple</w:delText></w:r></w:del></w:p></w:tc></w:tr><w:tr><w:trPr><w:del w:id="21992" w:author="Unknown Author" w:date="2026-10-30T04:17:53Z"/><w:cantSplit w:val="true"/></w:trPr><w:tc><w:tcPr><w:tcW w:w="2653" w:type="dxa"/><w:tcBorders><w:bottom w:val="single" w:sz="12" w:space="0" w:color="2A3439"/></w:tcBorders></w:tcPr><w:p><w:pPr><w:pStyle w:val="Tabla9"/><w:keepNext w:val="true"/><w:widowControl/><w:jc w:val="left"/><w:rPr><w:kern w:val="0"/><w:szCs w:val="24"/><w:lang w:val="es-CO" w:eastAsia="en-US" w:bidi="ar-SA"/><w:del w:id="21994" w:author="Unknown Author" w:date="2026-10-30T04:17:53Z"></w:del></w:rPr></w:pPr><w:del w:id="21993" w:author="Unknown Author" w:date="2026-10-30T04:17:53Z"><w:r><w:rPr><w:kern w:val="0"/><w:szCs w:val="24"/><w:lang w:val="es-CO" w:eastAsia="en-US" w:bidi="ar-SA"/></w:rPr><w:delText>Duración</w:delText></w:r></w:del></w:p></w:tc><w:tc><w:tcPr><w:tcW w:w="2987" w:type="dxa"/><w:tcBorders><w:bottom w:val="single" w:sz="12" w:space="0" w:color="2A3439"/></w:tcBorders></w:tcPr><w:p><w:pPr><w:pStyle w:val="Tabla9"/><w:keepNext w:val="true"/><w:widowControl/><w:jc w:val="left"/><w:rPr><w:kern w:val="0"/><w:szCs w:val="24"/><w:lang w:val="es-CO" w:eastAsia="en-US" w:bidi="ar-SA"/><w:del w:id="21996" w:author="Unknown Author" w:date="2026-10-30T04:17:53Z"></w:del></w:rPr></w:pPr><w:del w:id="21995" w:author="Unknown Author" w:date="2026-10-30T04:17:53Z"><w:r><w:rPr><w:kern w:val="0"/><w:szCs w:val="24"/><w:lang w:val="es-CO" w:eastAsia="en-US" w:bidi="ar-SA"/></w:rPr><w:delText>Hasta 24 meses</w:delText></w:r></w:del></w:p></w:tc><w:tc><w:tcPr><w:tcW w:w="2820" w:type="dxa"/><w:tcBorders><w:bottom w:val="single" w:sz="12" w:space="0" w:color="2A3439"/></w:tcBorders></w:tcPr><w:p><w:pPr><w:pStyle w:val="Tabla9"/><w:keepNext w:val="true"/><w:widowControl/><w:jc w:val="left"/><w:rPr><w:kern w:val="0"/><w:szCs w:val="24"/><w:lang w:val="es-CO" w:eastAsia="en-US" w:bidi="ar-SA"/><w:del w:id="21998" w:author="Unknown Author" w:date="2026-10-30T04:17:53Z"></w:del></w:rPr></w:pPr><w:del w:id="21997" w:author="Unknown Author" w:date="2026-10-30T04:17:53Z"><w:r><w:rPr><w:kern w:val="0"/><w:szCs w:val="24"/><w:lang w:val="es-CO" w:eastAsia="en-US" w:bidi="ar-SA"/></w:rPr><w:delText>24 meses</w:delText></w:r></w:del></w:p></w:tc><w:tc><w:tcPr><w:tcW w:w="1493" w:type="dxa"/><w:tcBorders><w:bottom w:val="single" w:sz="12" w:space="0" w:color="2A3439"/></w:tcBorders></w:tcPr><w:p><w:pPr><w:pStyle w:val="Tabla9"/><w:keepNext w:val="true"/><w:widowControl/><w:jc w:val="left"/><w:rPr><w:kern w:val="0"/><w:szCs w:val="24"/><w:lang w:val="es-CO" w:eastAsia="en-US" w:bidi="ar-SA"/><w:del w:id="22000" w:author="Unknown Author" w:date="2026-10-30T04:17:53Z"></w:del></w:rPr></w:pPr><w:del w:id="21999" w:author="Unknown Author" w:date="2026-10-30T04:17:53Z"><w:r><w:rPr><w:kern w:val="0"/><w:szCs w:val="24"/><w:lang w:val="es-CO" w:eastAsia="en-US" w:bidi="ar-SA"/></w:rPr><w:delText>Cumple</w:delText></w:r></w:del></w:p></w:tc></w:tr></w:tbl><w:p><w:pPr><w:pStyle w:val="TablaNota"/><w:rPr></w:rPr></w:pPr><w:r><w:rPr><w:i/><w:iCs/></w:rPr><w:t>Nota.</w:t></w:r><w:r><w:rPr></w:rPr><w:t xml:space="preserve"> Elaboración propia con los numerales 12.2, 14 y 19 de los términos de referencia y el presupuesto del proyecto. Los valores se calculan con las líneas del presupuesto de la sección 30.</w:t></w:r></w:p><w:p><w:pPr><w:pStyle w:val="BodyText"/><w:rPr></w:rPr></w:pPr><w:r><w:rPr></w:rPr><w:t xml:space="preserve">Los valores del proyecto son estimaciones de formulación hasta que las cotizaciones del Anexo 3 y las certificaciones de contrapartida los confirmen. Si una cotización difiere del costo unitario, el proyecto ajusta la cantidad o reasigna entre rubros con autorización de la supervisión. En ningún caso supera el valor total solicitado. </w:t></w:r><w:ins w:id="22001" w:author="Unknown Author" w:date="2026-10-30T04:17:53Z"><w:r><w:rPr></w:rPr><w:t>Un aporte en efectivo, si algún integrante lo certifica</w:t></w:r></w:ins><w:del w:id="22002" w:author="Unknown Author" w:date="2026-10-30T04:17:53Z"><w:r><w:rPr></w:rPr><w:delText>El aporte del actor del SNCTI, cuando se certifique</w:delText></w:r></w:del><w:r><w:rPr></w:rPr><w:t>, aumenta la contrapartida y no modifica el valor solicitado al SGR.</w:t></w:r><w:bookmarkEnd w:id="309"/><w:bookmarkEnd w:id="320"/></w:p><w:p><w:pPr><w:pStyle w:val="Heading1"/><w:rPr></w:rPr></w:pPr><w:bookmarkStart w:id="323" w:name="bibliografía"/><w:r><w:rPr></w:rPr><w:t>29. BIBLIOGRAFÍA</w:t></w:r></w:p><w:p><w:pPr><w:pStyle w:val="FirstParagraph"/><w:rPr></w:rPr></w:pPr><w:r><w:rPr></w:rPr><w:t xml:space="preserve">La lista reúne las </w:t></w:r><w:ins w:id="22003" w:author="Unknown Author" w:date="2026-10-30T04:17:53Z"><w:r><w:rPr></w:rPr><w:t>113</w:t></w:r></w:ins><w:del w:id="22004" w:author="Unknown Author" w:date="2026-10-30T04:17:53Z"><w:r><w:rPr></w:rPr><w:delText>115</w:delText></w:r></w:del><w:r><w:rPr></w:rPr><w:t xml:space="preserve"> fuentes que el documento cita, ordenadas alfabéticamente según las normas APA 7. Cada cita del texto tiene su referencia en la lista, y cada referencia tiene al menos una cita en el texto. Las leyes, los decretos y los documentos de política se nombran en el texto por su denominación y se listan con la entidad que los expide.</w:t></w:r></w:p><w:p><w:pPr><w:pStyle w:val="BodyText"/><w:rPr></w:rPr></w:pPr><w:r><w:rPr></w:rPr><w:t>Las dos leyes del Congreso de la República de 2012 se distinguen con los sufijos «a» y «b», porque comparten autor y año. La Ley 1523 es 2012a y la Ley 1581 es 2012b.</w:t></w:r></w:p><w:p><w:pPr><w:pStyle w:val="Referencia"/><w:rPr></w:rPr></w:pPr><w:r><w:rPr></w:rPr><w:t xml:space="preserve">Adelantado, F., Vilajosana, X., Tuset-Peiro, P., Martinez, B., Melià-Seguí, J., y Watteyne, T. (2017). Understanding the limits of LoRaWAN. </w:t></w:r><w:r><w:rPr><w:i/><w:iCs/></w:rPr><w:t>IEEE Communications Magazine, 55</w:t></w:r><w:r><w:rPr></w:rPr><w:t>(9), 34–40. https://doi.org/10.1109/MCOM.2017.1600613</w:t></w:r></w:p><w:p><w:pPr><w:pStyle w:val="Referencia"/><w:rPr></w:rPr></w:pPr><w:r><w:rPr></w:rPr><w:t xml:space="preserve">Argyris, C. (1999). </w:t></w:r><w:r><w:rPr><w:i/><w:iCs/></w:rPr><w:t>On organizational learning</w:t></w:r><w:r><w:rPr></w:rPr><w:t xml:space="preserve"> (2.ª ed.). Blackwell.</w:t></w:r></w:p><w:p><w:pPr><w:pStyle w:val="Referencia"/><w:rPr></w:rPr></w:pPr><w:r><w:rPr></w:rPr><w:t xml:space="preserve">Argyris, C., y Schön, D. A. (1978). </w:t></w:r><w:r><w:rPr><w:i/><w:iCs/></w:rPr><w:t>Organizational learning: A theory of action perspective</w:t></w:r><w:r><w:rPr></w:rPr><w:t>. Addison-Wesley.</w:t></w:r></w:p><w:p><w:pPr><w:pStyle w:val="Referencia"/><w:rPr></w:rPr></w:pPr><w:r><w:rPr></w:rPr><w:t xml:space="preserve">Arnstein, S. R. (1969). A ladder of citizen participation. </w:t></w:r><w:r><w:rPr><w:i/><w:iCs/></w:rPr><w:t>Journal of the American Institute of Planners, 35</w:t></w:r><w:r><w:rPr></w:rPr><w:t>(4), 216–224. https://doi.org/10.1080/01944366908977225</w:t></w:r></w:p><w:p><w:pPr><w:pStyle w:val="Referencia"/><w:rPr></w:rPr></w:pPr><w:r><w:rPr></w:rPr><w:t xml:space="preserve">Ayala-Parra, G. A., Hernández, K. S., Chalán, C. A., Ramírez, M., Zuluaga, M. D., Ceballos, L. I., y Martínez, J. A. (2026). Regional aerosol transport and vertical mixing: Factors contributing to an air pollution event in a highly urbanized Andean valley. </w:t></w:r><w:r><w:rPr><w:i/><w:iCs/></w:rPr><w:t>Atmospheric Research, 329</w:t></w:r><w:r><w:rPr></w:rPr><w:t>, Article 108512. https://doi.org/10.1016/j.atmosres.2025.108512</w:t></w:r></w:p><w:p><w:pPr><w:pStyle w:val="Referencia"/><w:rPr></w:rPr></w:pPr><w:r><w:rPr></w:rPr><w:t xml:space="preserve">Bacchi, C. (2009). </w:t></w:r><w:r><w:rPr><w:i/><w:iCs/></w:rPr><w:t>Analysing policy: What&apos;s the problem represented to be?</w:t></w:r><w:r><w:rPr></w:rPr><w:t xml:space="preserve"> Pearson Australia.</w:t></w:r></w:p><w:p><w:pPr><w:pStyle w:val="Referencia"/><w:rPr></w:rPr></w:pPr><w:r><w:rPr></w:rPr><w:t xml:space="preserve">Bang, S., Kim, K. H., Kim, K.-R., Ha, H.-J., Yoon, J.-C., Jung, H., Lee, M., y Lee, S.-B. (2026). Application of stationary IoT sensor networks to reduce exposure to particulate matter during local hotspot events in a megacity: A fireworks case study. </w:t></w:r><w:r><w:rPr><w:i/><w:iCs/></w:rPr><w:t>Sensors, 26</w:t></w:r><w:r><w:rPr></w:rPr><w:t>(13), Article 4307. https://doi.org/10.3390/s26134307</w:t></w:r></w:p><w:p><w:pPr><w:pStyle w:val="Referencia"/><w:rPr></w:rPr></w:pPr><w:r><w:rPr></w:rPr><w:t xml:space="preserve">Barkjohn, K. K., Gantt, B., y Clements, A. L. (2021). Development and application of a United States-wide correction for PM2.5 data collected with the PurpleAir sensor. </w:t></w:r><w:r><w:rPr><w:i/><w:iCs/></w:rPr><w:t>Atmospheric Measurement Techniques, 14</w:t></w:r><w:r><w:rPr></w:rPr><w:t>(6), 4617–4637. https://doi.org/10.5194/amt-14-4617-2021</w:t></w:r></w:p><w:p><w:pPr><w:pStyle w:val="Referencia"/><w:rPr></w:rPr></w:pPr><w:r><w:rPr></w:rPr><w:t xml:space="preserve">Befani, B., y Mayne, J. (2014). Process tracing and contribution analysis: A combined approach to generative causal inference for impact evaluation. </w:t></w:r><w:r><w:rPr><w:i/><w:iCs/></w:rPr><w:t>IDS Bulletin, 45</w:t></w:r><w:r><w:rPr></w:rPr><w:t>(6), 17–36.</w:t></w:r></w:p><w:p><w:pPr><w:pStyle w:val="Referencia"/><w:rPr></w:rPr></w:pPr><w:r><w:rPr></w:rPr><w:t xml:space="preserve">Boardman, A. E., Greenberg, D. H., Vining, A. R., y Weimer, D. L. (2018). </w:t></w:r><w:r><w:rPr><w:i/><w:iCs/></w:rPr><w:t>Cost-benefit analysis: Concepts and practice</w:t></w:r><w:r><w:rPr></w:rPr><w:t xml:space="preserve"> (5.ª ed.). Cambridge University Press.</w:t></w:r></w:p><w:p><w:pPr><w:pStyle w:val="Referencia"/><w:rPr></w:rPr></w:pPr><w:r><w:rPr></w:rPr><w:t xml:space="preserve">Braybrooke, D., y Lindblom, C. E. (1963). </w:t></w:r><w:r><w:rPr><w:i/><w:iCs/></w:rPr><w:t>A strategy of decision: Policy evaluation as a social process</w:t></w:r><w:r><w:rPr></w:rPr><w:t>. Free Press.</w:t></w:r></w:p><w:p><w:pPr><w:pStyle w:val="Referencia"/><w:rPr></w:rPr></w:pPr><w:r><w:rPr></w:rPr><w:t xml:space="preserve">Callon, M. (1999). The role of lay people in the production and dissemination of scientific knowledge. </w:t></w:r><w:r><w:rPr><w:i/><w:iCs/></w:rPr><w:t>Science, Technology &amp; Society, 4</w:t></w:r><w:r><w:rPr></w:rPr><w:t>(1), 81–94. https://doi.org/10.1177/097172189900400106</w:t></w:r></w:p><w:p><w:pPr><w:pStyle w:val="Referencia"/><w:rPr></w:rPr></w:pPr><w:r><w:rPr></w:rPr><w:t xml:space="preserve">Castell, N., Dauge, F. R., Schneider, P., Vogt, M., Lerner, U., Fishbain, B., Broday, D., y Bartonova, A. (2017). Can commercial low-cost sensor platforms contribute to air quality monitoring and exposure estimates? </w:t></w:r><w:r><w:rPr><w:i/><w:iCs/></w:rPr><w:t>Environment International, 99</w:t></w:r><w:r><w:rPr></w:rPr><w:t>, 293–302. https://doi.org/10.1016/j.envint.2016.12.007</w:t></w:r></w:p><w:p><w:pPr><w:pStyle w:val="Referencia"/><w:rPr></w:rPr></w:pPr><w:r><w:rPr></w:rPr><w:t xml:space="preserve">Chang, J. C., y Hanna, S. R. (2004). Air quality model performance evaluation. </w:t></w:r><w:r><w:rPr><w:i/><w:iCs/></w:rPr><w:t>Meteorology and Atmospheric Physics, 87</w:t></w:r><w:r><w:rPr></w:rPr><w:t>(1–3), 167–196. https://doi.org/10.1007/s00703-003-0070-7</w:t></w:r></w:p><w:p><w:pPr><w:pStyle w:val="Referencia"/><w:rPr></w:rPr></w:pPr><w:r><w:rPr></w:rPr><w:t xml:space="preserve">Chang, W., Chen, X., He, Z., y Zhou, S. (2023). A prediction hybrid framework for air quality integrated with W-BiLSTM(PSO)-GRU and XGBoost methods. </w:t></w:r><w:r><w:rPr><w:i/><w:iCs/></w:rPr><w:t>Sustainability, 15</w:t></w:r><w:r><w:rPr></w:rPr><w:t>(22), Article 16064. https://doi.org/10.3390/su152216064</w:t></w:r></w:p><w:p><w:pPr><w:pStyle w:val="Referencia"/><w:rPr></w:rPr></w:pPr><w:r><w:rPr></w:rPr><w:t xml:space="preserve">Chesbrough, H. W. (2003). </w:t></w:r><w:r><w:rPr><w:i/><w:iCs/></w:rPr><w:t>Open innovation: The new imperative for creating and profiting from technology</w:t></w:r><w:r><w:rPr></w:rPr><w:t>. Harvard Business School Press.</w:t></w:r></w:p><w:p><w:pPr><w:pStyle w:val="Referencia"/><w:rPr></w:rPr></w:pPr><w:r><w:rPr></w:rPr><w:t xml:space="preserve">Cimorelli, A. J., Perry, S. G., Venkatram, A., Weil, J. C., Paine, R. J., Wilson, R. B., Lee, R. F., Peters, W. D., y Brode, R. W. (2005). AERMOD: A dispersion model for industrial source applications. Part I: General model formulation and boundary layer characterization. </w:t></w:r><w:r><w:rPr><w:i/><w:iCs/></w:rPr><w:t>Journal of Applied Meteorology, 44</w:t></w:r><w:r><w:rPr></w:rPr><w:t>(5), 682–693. https://doi.org/10.1175/JAM2227.1</w:t></w:r></w:p><w:p><w:pPr><w:pStyle w:val="Referencia"/><w:rPr></w:rPr></w:pPr><w:r><w:rPr></w:rPr><w:t xml:space="preserve">Collingridge, D. (1980). </w:t></w:r><w:r><w:rPr><w:i/><w:iCs/></w:rPr><w:t>The social control of technology</w:t></w:r><w:r><w:rPr></w:rPr><w:t>. Frances Pinter.</w:t></w:r></w:p><w:p><w:pPr><w:pStyle w:val="Referencia"/><w:rPr></w:rPr></w:pPr><w:r><w:rPr></w:rPr><w:t xml:space="preserve">Comisión Rectora del Sistema General de Regalías. (2024). </w:t></w:r><w:r><w:rPr><w:i/><w:iCs/></w:rPr><w:t>Acuerdo 12 de 2024</w:t></w:r><w:r><w:rPr></w:rPr><w:t>. Citado en los términos de referencia de la Convocatoria 56.</w:t></w:r></w:p><w:p><w:pPr><w:pStyle w:val="Referencia"/><w:rPr></w:rPr></w:pPr><w:r><w:rPr></w:rPr><w:t xml:space="preserve">Comunidad Andina. (2000, 14 de septiembre). </w:t></w:r><w:r><w:rPr><w:i/><w:iCs/></w:rPr><w:t>Decisión 486. Régimen común sobre propiedad industrial</w:t></w:r><w:r><w:rPr></w:rPr><w:t>. Gaceta Oficial del Acuerdo de Cartagena n.º 600.</w:t></w:r></w:p><w:p><w:pPr><w:pStyle w:val="Referencia"/><w:rPr></w:rPr></w:pPr><w:r><w:rPr></w:rPr><w:t xml:space="preserve">Congreso de la República de Colombia. (2009, 23 de enero). </w:t></w:r><w:r><w:rPr><w:i/><w:iCs/></w:rPr><w:t>Ley 1286 de 2009. Por la cual se modifica la Ley 29 de 1990, se transforma a Colciencias en Departamento Administrativo y se fortalece el Sistema Nacional de Ciencia, Tecnología e Innovación en Colombia y se dictan otras disposiciones</w:t></w:r><w:r><w:rPr></w:rPr><w:t>. Diario Oficial n.º 47.241.</w:t></w:r></w:p><w:p><w:pPr><w:pStyle w:val="Referencia"/><w:rPr></w:rPr></w:pPr><w:r><w:rPr></w:rPr><w:t xml:space="preserve">Congreso de la República de Colombia. (2012a, 24 de abril). </w:t></w:r><w:r><w:rPr><w:i/><w:iCs/></w:rPr><w:t>Ley 1523 de 2012. Por la cual se adopta la política nacional de gestión del riesgo de desastres y se establece el Sistema Nacional de Gestión del Riesgo de Desastres</w:t></w:r><w:r><w:rPr></w:rPr><w:t>. Diario Oficial n.º 48.411.</w:t></w:r></w:p><w:p><w:pPr><w:pStyle w:val="Referencia"/><w:rPr></w:rPr></w:pPr><w:r><w:rPr></w:rPr><w:t xml:space="preserve">Congreso de la República de Colombia. (2012b, 17 de octubre). </w:t></w:r><w:r><w:rPr><w:i/><w:iCs/></w:rPr><w:t>Ley 1581 de 2012. Por la cual se dictan disposiciones generales para la protección de datos personales</w:t></w:r><w:r><w:rPr></w:rPr><w:t>. Diario Oficial n.º 48.587.</w:t></w:r></w:p><w:p><w:pPr><w:pStyle w:val="Referencia"/><w:rPr></w:rPr></w:pPr><w:r><w:rPr></w:rPr><w:t xml:space="preserve">Congreso de la República de Colombia. (2019). </w:t></w:r><w:r><w:rPr><w:i/><w:iCs/></w:rPr><w:t>Ley 1955 de 2019, por la cual se expide el Plan Nacional de Desarrollo 2018-2022</w:t></w:r><w:r><w:rPr></w:rPr><w:t xml:space="preserve"> (art. 169, modificado por la Ley 2294 de 2023, art. 170).</w:t></w:r></w:p><w:p><w:pPr><w:pStyle w:val="Referencia"/><w:rPr></w:rPr></w:pPr><w:r><w:rPr></w:rPr><w:t xml:space="preserve">Congreso de la República de Colombia. (2020, 30 de septiembre). </w:t></w:r><w:r><w:rPr><w:i/><w:iCs/></w:rPr><w:t>Ley 2056 de 2020. Por la cual se regula la organización y el funcionamiento del Sistema General de Regalías</w:t></w:r><w:r><w:rPr></w:rPr><w:t>. Diario Oficial n.º 51.453.</w:t></w:r></w:p><w:p><w:pPr><w:pStyle w:val="Referencia"/><w:rPr></w:rPr></w:pPr><w:r><w:rPr></w:rPr><w:t xml:space="preserve">Congreso de la República de Colombia. (2023, 19 de mayo). </w:t></w:r><w:r><w:rPr><w:i/><w:iCs/></w:rPr><w:t>Ley 2294 de 2023. Por el cual se expide el Plan Nacional de Desarrollo 2022-2026 «Colombia potencia mundial de la vida»</w:t></w:r><w:r><w:rPr></w:rPr><w:t>. Diario Oficial n.º 52.400.</w:t></w:r></w:p><w:p><w:pPr><w:pStyle w:val="Referencia"/><w:rPr></w:rPr></w:pPr><w:r><w:rPr></w:rPr><w:t xml:space="preserve">Cooper, R. G. (2008). Perspective: The Stage-Gate® idea-to-launch process—Update, what&apos;s new, and NexGen systems. </w:t></w:r><w:r><w:rPr><w:i/><w:iCs/></w:rPr><w:t>Journal of Product Innovation Management, 25</w:t></w:r><w:r><w:rPr></w:rPr><w:t>(3), 213–232. https://doi.org/10.1111/j.1540-5885.2008.00296.x</w:t></w:r></w:p><w:p><w:pPr><w:pStyle w:val="Referencia"/><w:rPr></w:rPr></w:pPr><w:r><w:rPr></w:rPr><w:t xml:space="preserve">Crilley, L. R., Shaw, M., Pound, R., Kramer, L. J., Price, R., Young, S., Lewis, A. C., y Pope, F. D. (2018). Evaluation of a low-cost optical particle counter (Alphasense OPC-N2) for ambient air monitoring. </w:t></w:r><w:r><w:rPr><w:i/><w:iCs/></w:rPr><w:t>Atmospheric Measurement Techniques, 11</w:t></w:r><w:r><w:rPr></w:rPr><w:t>(2), 709–720. https://doi.org/10.5194/amt-11-709-2018</w:t></w:r></w:p><w:p><w:pPr><w:pStyle w:val="Referencia"/><w:rPr></w:rPr></w:pPr><w:r><w:rPr></w:rPr><w:t xml:space="preserve">David, R., Duke, J., Jain, A., Janapa Reddi, V., Jeffries, N., Li, J., et al. (2021). TensorFlow Lite Micro: Embedded machine learning for TinyML systems. </w:t></w:r><w:r><w:rPr><w:i/><w:iCs/></w:rPr><w:t>Proceedings of Machine Learning and Systems, 3</w:t></w:r><w:r><w:rPr></w:rPr><w:t>, 800–811.</w:t></w:r></w:p><w:p><w:pPr><w:pStyle w:val="Referencia"/><w:rPr></w:rPr></w:pPr><w:r><w:rPr></w:rPr><w:t xml:space="preserve">Davis, F. D. (1989). Perceived usefulness, perceived ease of use, and user acceptance of information technology. </w:t></w:r><w:r><w:rPr><w:i/><w:iCs/></w:rPr><w:t>MIS Quarterly, 13</w:t></w:r><w:r><w:rPr></w:rPr><w:t>(3), 319–340. https://doi.org/10.2307/249008</w:t></w:r></w:p><w:p><w:pPr><w:pStyle w:val="Referencia"/><w:rPr></w:rPr></w:pPr><w:r><w:rPr></w:rPr><w:t xml:space="preserve">Deming, W. E. (1986). </w:t></w:r><w:r><w:rPr><w:i/><w:iCs/></w:rPr><w:t>Out of the crisis</w:t></w:r><w:r><w:rPr></w:rPr><w:t>. MIT Center for Advanced Engineering Study.</w:t></w:r></w:p><w:p><w:pPr><w:pStyle w:val="Referencia"/><w:rPr></w:rPr></w:pPr><w:r><w:rPr></w:rPr><w:t xml:space="preserve">Departamento Nacional de Planeación. (2018). </w:t></w:r><w:r><w:rPr><w:i/><w:iCs/></w:rPr><w:t>Política para el mejoramiento de la calidad del aire</w:t></w:r><w:r><w:rPr></w:rPr><w:t xml:space="preserve"> (Documento CONPES 3943). DNP.</w:t></w:r></w:p><w:p><w:pPr><w:pStyle w:val="Referencia"/><w:rPr></w:rPr></w:pPr><w:r><w:rPr></w:rPr><w:t xml:space="preserve">Departamento Nacional de Planeación. (2021). </w:t></w:r><w:r><w:rPr><w:i/><w:iCs/></w:rPr><w:t>Política nacional de ciencia, tecnología e innovación 2022-2031</w:t></w:r><w:r><w:rPr></w:rPr><w:t xml:space="preserve"> (Documento CONPES 4069). DNP.</w:t></w:r></w:p><w:p><w:pPr><w:pStyle w:val="Referencia"/><w:rPr></w:rPr></w:pPr><w:r><w:rPr></w:rPr><w:t xml:space="preserve">Dorevitch, S., Demirtas, H., Persky, V. W., Erdal, S., Conroy, L., Schoonover, T., y Scheff, P. A. (2006). Demolition of high-rise public housing increases particulate matter air pollution in communities of high-risk asthmatics. </w:t></w:r><w:r><w:rPr><w:i/><w:iCs/></w:rPr><w:t>Journal of the Air &amp; Waste Management Association, 56</w:t></w:r><w:r><w:rPr></w:rPr><w:t>(7), 1022–1032. https://doi.org/10.1080/10473289.2006.10464504</w:t></w:r></w:p><w:p><w:pPr><w:pStyle w:val="Referencia"/><w:rPr></w:rPr></w:pPr><w:r><w:rPr></w:rPr><w:t xml:space="preserve">Dunn, W. N. (2018). </w:t></w:r><w:r><w:rPr><w:i/><w:iCs/></w:rPr><w:t>Public policy analysis: An integrated approach</w:t></w:r><w:r><w:rPr></w:rPr><w:t xml:space="preserve"> (6.ª ed.). Routledge.</w:t></w:r></w:p><w:p><w:pPr><w:pStyle w:val="Referencia"/><w:rPr></w:rPr></w:pPr><w:r><w:rPr></w:rPr><w:t xml:space="preserve">Elmore, R. F. (1979). Backward mapping: Implementation research and policy decisions. </w:t></w:r><w:r><w:rPr><w:i/><w:iCs/></w:rPr><w:t>Political Science Quarterly, 94</w:t></w:r><w:r><w:rPr></w:rPr><w:t>(4), 601–616.</w:t></w:r></w:p><w:p><w:pPr><w:pStyle w:val="Referencia"/><w:rPr></w:rPr></w:pPr><w:r><w:rPr></w:rPr><w:t xml:space="preserve">Equipo formulador. (2026). </w:t></w:r><w:r><w:rPr><w:i/><w:iCs/></w:rPr><w:t>Vigilancia tecnológica y análisis bibliométrico de redes de sensores de bajo costo, IoT y gemelos digitales para la calidad del aire</w:t></w:r><w:r><w:rPr></w:rPr><w:t xml:space="preserve"> [Informe técnico no publicado, corpus de 42 documentos].</w:t></w:r></w:p><w:p><w:pPr><w:pStyle w:val="Referencia"/><w:rPr></w:rPr></w:pPr><w:r><w:rPr></w:rPr><w:t xml:space="preserve">Espinoza, J. C., Castro, A., Rivera, M., y Vargas, E. (2026). Development and implementation of an automatic lahar monitoring system at Misti volcano, Arequipa, Peru. </w:t></w:r><w:r><w:rPr><w:i/><w:iCs/></w:rPr><w:t>Journal of South American Earth Sciences, 182</w:t></w:r><w:r><w:rPr></w:rPr><w:t>, Article 106211. https://doi.org/10.1016/j.jsames.2026.106211</w:t></w:r></w:p><w:p><w:pPr><w:pStyle w:val="Referencia"/><w:rPr></w:rPr></w:pPr><w:r><w:rPr></w:rPr><w:t xml:space="preserve">Essamlali, I., Nhaila, H., y El Khaili, M. (2024). Supervised machine learning approaches for predicting key pollutants and for the sustainable enhancement of urban air quality: A systematic review. </w:t></w:r><w:r><w:rPr><w:i/><w:iCs/></w:rPr><w:t>Sustainability, 16</w:t></w:r><w:r><w:rPr></w:rPr><w:t>(3), Article 976. https://doi.org/10.3390/su16030976</w:t></w:r></w:p><w:p><w:pPr><w:pStyle w:val="Referencia"/><w:rPr></w:rPr></w:pPr><w:r><w:rPr></w:rPr><w:t xml:space="preserve">Etzioni, A. (1967). Mixed-scanning: A «third» approach to decision-making. </w:t></w:r><w:r><w:rPr><w:i/><w:iCs/></w:rPr><w:t>Public Administration Review, 27</w:t></w:r><w:r><w:rPr></w:rPr><w:t>(5), 385–392.</w:t></w:r></w:p><w:p><w:pPr><w:pStyle w:val="Referencia"/><w:rPr></w:rPr></w:pPr><w:r><w:rPr></w:rPr><w:t xml:space="preserve">Freire, P. (2005). </w:t></w:r><w:r><w:rPr><w:i/><w:iCs/></w:rPr><w:t>Pedagogía del oprimido</w:t></w:r><w:r><w:rPr></w:rPr><w:t xml:space="preserve"> (2.ª ed.). Siglo XXI. (Obra original publicada en 1970)</w:t></w:r></w:p><w:p><w:pPr><w:pStyle w:val="Referencia"/><w:rPr></w:rPr></w:pPr><w:r><w:rPr></w:rPr><w:t xml:space="preserve">Funnell, S. C., y Rogers, P. J. (2011). </w:t></w:r><w:r><w:rPr><w:i/><w:iCs/></w:rPr><w:t>Purposeful program theory: Effective use of theories of change and logic models</w:t></w:r><w:r><w:rPr></w:rPr><w:t>. Jossey-Bass.</w:t></w:r></w:p><w:p><w:pPr><w:pStyle w:val="Referencia"/><w:rPr></w:rPr></w:pPr><w:r><w:rPr></w:rPr><w:t xml:space="preserve">Funtowicz, S. O., y Ravetz, J. R. (1993). Science for the post-normal age. </w:t></w:r><w:r><w:rPr><w:i/><w:iCs/></w:rPr><w:t>Futures, 25</w:t></w:r><w:r><w:rPr></w:rPr><w:t>(7), 739–755. https://doi.org/10.1016/0016-3287(93)90022-L</w:t></w:r></w:p><w:p><w:pPr><w:pStyle w:val="Referencia"/><w:rPr></w:rPr></w:pPr><w:r><w:rPr></w:rPr><w:t xml:space="preserve">Gertler, P. J., Martinez, S., Premand, P., Rawlings, L. B., y Vermeersch, C. M. J. (2016). </w:t></w:r><w:r><w:rPr><w:i/><w:iCs/></w:rPr><w:t>Impact evaluation in practice</w:t></w:r><w:r><w:rPr></w:rPr><w:t xml:space="preserve"> (2.ª ed.). Banco Mundial. https://doi.org/10.1596/978-1-4648-0779-4</w:t></w:r></w:p><w:p><w:pPr><w:pStyle w:val="Referencia"/><w:rPr></w:rPr></w:pPr><w:r><w:rPr></w:rPr><w:t xml:space="preserve">Giordano, M. R., Malings, C., Pandis, S. N., Presto, A. A., McNeill, V. F., Westervelt, D. M., Beekmann, M., y Subramanian, R. (2021). From low-cost sensors to high-quality data: A summary of challenges and best practices for effectively calibrating low-cost particulate matter mass sensors. </w:t></w:r><w:r><w:rPr><w:i/><w:iCs/></w:rPr><w:t>Journal of Aerosol Science, 158</w:t></w:r><w:r><w:rPr></w:rPr><w:t>, Artículo 105833. https://doi.org/10.1016/j.jaerosci.2021.105833</w:t></w:r></w:p><w:p><w:pPr><w:pStyle w:val="Referencia"/><w:rPr></w:rPr></w:pPr><w:r><w:rPr></w:rPr><w:t xml:space="preserve">Gobernación de Caldas. (2024). </w:t></w:r><w:r><w:rPr><w:i/><w:iCs/></w:rPr><w:t>Plan de Desarrollo Departamental «Caldas 2024-2027»</w:t></w:r><w:r><w:rPr></w:rPr><w:t xml:space="preserve"> (Ordenanza 974 de 2024). Asamblea Departamental de Caldas.</w:t></w:r></w:p><w:p><w:pPr><w:pStyle w:val="Referencia"/><w:rPr><w:del w:id="22008" w:author="Unknown Author" w:date="2026-10-30T04:17:53Z"></w:del></w:rPr></w:pPr><w:del w:id="22005" w:author="Unknown Author" w:date="2026-10-30T04:17:53Z"><w:r><w:rPr></w:rPr><w:delText xml:space="preserve">Gobernación de Cundinamarca. (2024). </w:delText></w:r></w:del><w:del w:id="22006" w:author="Unknown Author" w:date="2026-10-30T04:17:53Z"><w:r><w:rPr><w:i/><w:iCs/></w:rPr><w:delText>Plan Departamental de Desarrollo 2024-2028 «Gobernando: Más que un Plan»</w:delText></w:r></w:del><w:del w:id="22007" w:author="Unknown Author" w:date="2026-10-30T04:17:53Z"><w:r><w:rPr></w:rPr><w:delText xml:space="preserve"> (Ordenanza 001 de 2024). Asamblea Departamental de Cundinamarca.</w:delText></w:r></w:del></w:p><w:p><w:pPr><w:pStyle w:val="Referencia"/><w:rPr><w:del w:id="22012" w:author="Unknown Author" w:date="2026-10-30T04:17:53Z"></w:del></w:rPr></w:pPr><w:del w:id="22009" w:author="Unknown Author" w:date="2026-10-30T04:17:53Z"><w:r><w:rPr></w:rPr><w:delText xml:space="preserve">Gobernación del Valle del Cauca. (2024). </w:delText></w:r></w:del><w:del w:id="22010" w:author="Unknown Author" w:date="2026-10-30T04:17:53Z"><w:r><w:rPr><w:i/><w:iCs/></w:rPr><w:delText>Plan de Desarrollo Departamental 2024-2027 «Liderazgo que Transforma»</w:delText></w:r></w:del><w:del w:id="22011" w:author="Unknown Author" w:date="2026-10-30T04:17:53Z"><w:r><w:rPr></w:rPr><w:delText xml:space="preserve"> (Ordenanza 655 de 2024). Asamblea Departamental del Valle del Cauca.</w:delText></w:r></w:del></w:p><w:p><w:pPr><w:pStyle w:val="Referencia"/><w:rPr></w:rPr></w:pPr><w:r><w:rPr></w:rPr><w:t xml:space="preserve">Grieves, M., y Vickers, J. (2017). Digital twin: Mitigating unpredictable, undesirable emergent behavior in complex systems. En F.-J. Kahlen, S. Flumerfelt, y A. Alves (Eds.), </w:t></w:r><w:r><w:rPr><w:i/><w:iCs/></w:rPr><w:t>Transdisciplinary perspectives on complex systems: New findings and approaches</w:t></w:r><w:r><w:rPr></w:rPr><w:t xml:space="preserve"> (pp. 85–113). Springer. https://doi.org/10.1007/978-3-319-38756-7_4</w:t></w:r></w:p><w:p><w:pPr><w:pStyle w:val="Referencia"/><w:rPr></w:rPr></w:pPr><w:r><w:rPr></w:rPr><w:t xml:space="preserve">Hevner, A. R., March, S. T., Park, J., y Ram, S. (2004). Design science in information systems research. </w:t></w:r><w:r><w:rPr><w:i/><w:iCs/></w:rPr><w:t>MIS Quarterly, 28</w:t></w:r><w:r><w:rPr></w:rPr><w:t>(1), 75–105. https://doi.org/10.2307/25148625</w:t></w:r></w:p><w:p><w:pPr><w:pStyle w:val="Referencia"/><w:rPr></w:rPr></w:pPr><w:r><w:rPr></w:rPr><w:t xml:space="preserve">Huang, M.-L., Chamnisampan, N., y Ke, Y.-R. (2025). A deep learning model integrating EEMD and GRU for air quality index forecasting. </w:t></w:r><w:r><w:rPr><w:i/><w:iCs/></w:rPr><w:t>Atmosphere, 16</w:t></w:r><w:r><w:rPr></w:rPr><w:t>(9), Article 1095. https://doi.org/10.3390/atmos16091095</w:t></w:r></w:p><w:p><w:pPr><w:pStyle w:val="Referencia"/><w:rPr></w:rPr></w:pPr><w:r><w:rPr></w:rPr><w:t xml:space="preserve">Hwang, C.-L., y Yoon, K. (1981). </w:t></w:r><w:r><w:rPr><w:i/><w:iCs/></w:rPr><w:t>Multiple attribute decision making: Methods and applications. A state-of-the-art survey</w:t></w:r><w:r><w:rPr></w:rPr><w:t xml:space="preserve"> (Lecture Notes in Economics and Mathematical Systems, Vol. 186). Springer. https://doi.org/10.1007/978-3-642-48318-9</w:t></w:r></w:p><w:p><w:pPr><w:pStyle w:val="Referencia"/><w:rPr></w:rPr></w:pPr><w:r><w:rPr></w:rPr><w:t xml:space="preserve">Jayaratne, R., Liu, X., Thai, P., Dunbabin, M., y Morawska, L. (2018). The influence of humidity on the performance of a low-cost air particle mass sensor and the effect of atmospheric fog. </w:t></w:r><w:r><w:rPr><w:i/><w:iCs/></w:rPr><w:t>Atmospheric Measurement Techniques, 11</w:t></w:r><w:r><w:rPr></w:rPr><w:t>(8), 4883–4890. https://doi.org/10.5194/amt-11-4883-2018</w:t></w:r></w:p><w:p><w:pPr><w:pStyle w:val="Referencia"/><w:rPr></w:rPr></w:pPr><w:r><w:rPr></w:rPr><w:t xml:space="preserve">Kahneman, D., y Tversky, A. (1979). Prospect theory: An analysis of decision under risk. </w:t></w:r><w:r><w:rPr><w:i/><w:iCs/></w:rPr><w:t>Econometrica, 47</w:t></w:r><w:r><w:rPr></w:rPr><w:t>(2), 263–291. https://doi.org/10.2307/1914185</w:t></w:r></w:p><w:p><w:pPr><w:pStyle w:val="Referencia"/><w:rPr></w:rPr></w:pPr><w:r><w:rPr></w:rPr><w:t xml:space="preserve">Karagulian, F., Barbiere, M., Kotsev, A., Spinelle, L., Gerboles, M., Lagler, F., Redon, N., Crunaire, S., y Borowiak, A. (2019). Review of the performance of low-cost sensors for air quality monitoring. </w:t></w:r><w:r><w:rPr><w:i/><w:iCs/></w:rPr><w:t>Atmosphere, 10</w:t></w:r><w:r><w:rPr></w:rPr><w:t>(9), Artículo 506. https://doi.org/10.3390/atmos10090506</w:t></w:r></w:p><w:p><w:pPr><w:pStyle w:val="Referencia"/><w:rPr></w:rPr></w:pPr><w:r><w:rPr></w:rPr><w:t xml:space="preserve">Kotter, J. P. (2012). </w:t></w:r><w:r><w:rPr><w:i/><w:iCs/></w:rPr><w:t>Leading change</w:t></w:r><w:r><w:rPr></w:rPr><w:t xml:space="preserve"> (ed. con nuevo prefacio). Harvard Business Review Press.</w:t></w:r></w:p><w:p><w:pPr><w:pStyle w:val="Referencia"/><w:rPr></w:rPr></w:pPr><w:r><w:rPr></w:rPr><w:t xml:space="preserve">Kumar, P., Morawska, L., Martani, C., Biskos, G., Neophytou, M., Di Sabatino, S., Bell, M., Norford, L., y Britter, R. (2015). The rise of low-cost sensing for managing air pollution in cities. </w:t></w:r><w:r><w:rPr><w:i/><w:iCs/></w:rPr><w:t>Environment International, 75</w:t></w:r><w:r><w:rPr></w:rPr><w:t>, 199–205. https://doi.org/10.1016/j.envint.2014.11.019</w:t></w:r></w:p><w:p><w:pPr><w:pStyle w:val="Referencia"/><w:rPr></w:rPr></w:pPr><w:r><w:rPr></w:rPr><w:t xml:space="preserve">Landrigan, P. J., Lioy, P. J., Thurston, G., Berkowitz, G., Chen, L. C., Chillrud, S. N., et al. (2004). Health and environmental consequences of the World Trade Center disaster. </w:t></w:r><w:r><w:rPr><w:i/><w:iCs/></w:rPr><w:t>Environmental Health Perspectives, 112</w:t></w:r><w:r><w:rPr></w:rPr><w:t>(6), 731–739. https://doi.org/10.1289/ehp.6702</w:t></w:r></w:p><w:p><w:pPr><w:pStyle w:val="Referencia"/><w:rPr></w:rPr></w:pPr><w:r><w:rPr></w:rPr><w:t xml:space="preserve">Lateb, M., Meroney, R. N., Yataghene, M., Fellouah, H., Saleh, F., y Boufadel, M. C. (2016). On the use of numerical modelling for near-field pollutant dispersion in urban environments: A review. </w:t></w:r><w:r><w:rPr><w:i/><w:iCs/></w:rPr><w:t>Environmental Pollution, 208</w:t></w:r><w:r><w:rPr></w:rPr><w:t>, 271–283. https://doi.org/10.1016/j.envpol.2015.07.039</w:t></w:r></w:p><w:p><w:pPr><w:pStyle w:val="Referencia"/><w:rPr></w:rPr></w:pPr><w:r><w:rPr></w:rPr><w:t xml:space="preserve">Liao, H.-W., Wen, Y., Lu, S.-Y., Chen, D.-H., Xie, M., Liu, J., Zheng, J., Dong, G.-H., y Lin, L.-Z. (2026). Developing air quality health index: A systematic review of concepts and approaches. </w:t></w:r><w:r><w:rPr><w:i/><w:iCs/></w:rPr><w:t>Hygiene and Environmental Health Advances, 18</w:t></w:r><w:r><w:rPr></w:rPr><w:t>, Article 100184. https://doi.org/10.1016/j.heha.2026.100184</w:t></w:r></w:p><w:p><w:pPr><w:pStyle w:val="Referencia"/><w:rPr></w:rPr></w:pPr><w:r><w:rPr></w:rPr><w:t xml:space="preserve">Lindblom, C. E. (1959). The science of «muddling through». </w:t></w:r><w:r><w:rPr><w:i/><w:iCs/></w:rPr><w:t>Public Administration Review, 19</w:t></w:r><w:r><w:rPr></w:rPr><w:t>(2), 79–88.</w:t></w:r></w:p><w:p><w:pPr><w:pStyle w:val="Referencia"/><w:rPr></w:rPr></w:pPr><w:r><w:rPr></w:rPr><w:t xml:space="preserve">Lipsky, M. (1980). </w:t></w:r><w:r><w:rPr><w:i/><w:iCs/></w:rPr><w:t>Street-level bureaucracy: Dilemmas of the individual in public services</w:t></w:r><w:r><w:rPr></w:rPr><w:t>. Russell Sage Foundation.</w:t></w:r></w:p><w:p><w:pPr><w:pStyle w:val="Referencia"/><w:rPr></w:rPr></w:pPr><w:r><w:rPr></w:rPr><w:t xml:space="preserve">Magi, B. I., Cupini, C., Francis, J., Green, M., y Hauser, C. (2020). Evaluation of PM2.5 measured in an urban setting using a low-cost optical particle counter and a Federal Equivalent Method Beta Attenuation Monitor. </w:t></w:r><w:r><w:rPr><w:i/><w:iCs/></w:rPr><w:t>Aerosol Science and Technology, 54</w:t></w:r><w:r><w:rPr></w:rPr><w:t>(2), 147–159. https://doi.org/10.1080/02786826.2019.1619915</w:t></w:r></w:p><w:p><w:pPr><w:pStyle w:val="Referencia"/><w:rPr></w:rPr></w:pPr><w:r><w:rPr></w:rPr><w:t xml:space="preserve">Malings, C., Tanzer, R., Hauryliuk, A., Saha, P. K., Robinson, A. L., Presto, A. A., y Subramanian, R. (2020). Fine particle mass monitoring with low-cost sensors: Corrections and long-term performance evaluation. </w:t></w:r><w:r><w:rPr><w:i/><w:iCs/></w:rPr><w:t>Aerosol Science and Technology, 54</w:t></w:r><w:r><w:rPr></w:rPr><w:t>(2), 160–174. https://doi.org/10.1080/02786826.2019.1623863</w:t></w:r></w:p><w:p><w:pPr><w:pStyle w:val="Referencia"/><w:rPr></w:rPr></w:pPr><w:r><w:rPr></w:rPr><w:t xml:space="preserve">Mankins, J. C. (1995). </w:t></w:r><w:r><w:rPr><w:i/><w:iCs/></w:rPr><w:t>Technology readiness levels: A white paper</w:t></w:r><w:r><w:rPr></w:rPr><w:t>. National Aeronautics and Space Administration, Office of Space Access and Technology.</w:t></w:r></w:p><w:p><w:pPr><w:pStyle w:val="Referencia"/><w:rPr></w:rPr></w:pPr><w:r><w:rPr></w:rPr><w:t xml:space="preserve">Mayne, J. (2012). Contribution analysis: Coming of age? </w:t></w:r><w:r><w:rPr><w:i/><w:iCs/></w:rPr><w:t>Evaluation, 18</w:t></w:r><w:r><w:rPr></w:rPr><w:t>(3), 270–280.</w:t></w:r></w:p><w:p><w:pPr><w:pStyle w:val="Referencia"/><w:rPr></w:rPr></w:pPr><w:r><w:rPr></w:rPr><w:t xml:space="preserve">Merton, R. K. (1936). The unanticipated consequences of purposive social action. </w:t></w:r><w:r><w:rPr><w:i/><w:iCs/></w:rPr><w:t>American Sociological Review, 1</w:t></w:r><w:r><w:rPr></w:rPr><w:t>(6), 894–904.</w:t></w:r></w:p><w:p><w:pPr><w:pStyle w:val="Referencia"/><w:rPr></w:rPr></w:pPr><w:r><w:rPr></w:rPr><w:t xml:space="preserve">Ministerio de Ambiente y Desarrollo Sostenible. (2017, 1 de noviembre). </w:t></w:r><w:r><w:rPr><w:i/><w:iCs/></w:rPr><w:t>Resolución 2254 de 2017. Por la cual se adopta la norma de calidad del aire ambiente y se dictan otras disposiciones</w:t></w:r><w:r><w:rPr></w:rPr><w:t>.</w:t></w:r></w:p><w:p><w:pPr><w:pStyle w:val="Referencia"/><w:rPr></w:rPr></w:pPr><w:r><w:rPr></w:rPr><w:t xml:space="preserve">Ministerio de Ciencia, Tecnología e Innovación. (2026). </w:t></w:r><w:r><w:rPr><w:i/><w:iCs/></w:rPr><w:t>Términos de referencia (TdR) convocatorias SGR: Convocatoria 56. Convocatoria de emergencia para la recuperación y generación de capacidades transformadoras, en el marco del Decreto 1414 de 17 de septiembre de 2026</w:t></w:r><w:r><w:rPr></w:rPr><w:t xml:space="preserve"> (versión 1.6). MinCiencias.</w:t></w:r></w:p><w:p><w:pPr><w:pStyle w:val="Referencia"/><w:rPr></w:rPr></w:pPr><w:r><w:rPr></w:rPr><w:t xml:space="preserve">Misión Internacional de Sabios. (2019). </w:t></w:r><w:r><w:rPr><w:i/><w:iCs/></w:rPr><w:t>Colombia hacia una sociedad del conocimiento: Reflexiones y propuestas</w:t></w:r><w:r><w:rPr></w:rPr><w:t>. Presidencia de la República.</w:t></w:r></w:p><w:p><w:pPr><w:pStyle w:val="Referencia"/><w:rPr></w:rPr></w:pPr><w:r><w:rPr></w:rPr><w:t xml:space="preserve">Mitchell, R. K., Agle, B. R., y Wood, D. J. (1997). Toward a theory of stakeholder identification and salience: Defining the principle of who and what really counts. </w:t></w:r><w:r><w:rPr><w:i/><w:iCs/></w:rPr><w:t>Academy of Management Review, 22</w:t></w:r><w:r><w:rPr></w:rPr><w:t>(4), 853–886. https://doi.org/10.5465/amr.1997.9711022105</w:t></w:r></w:p><w:p><w:pPr><w:pStyle w:val="Referencia"/><w:rPr></w:rPr></w:pPr><w:r><w:rPr></w:rPr><w:t xml:space="preserve">Morawska, L., Thai, P. K., Liu, X., Asumadu-Sakyi, A., Ayoko, G., Bartonova, A., et al. (2018). Applications of low-cost sensing technologies for air quality monitoring and exposure assessment: How far have they gone? </w:t></w:r><w:r><w:rPr><w:i/><w:iCs/></w:rPr><w:t>Environment International, 116</w:t></w:r><w:r><w:rPr></w:rPr><w:t>, 286–299. https://doi.org/10.1016/j.envint.2018.04.018</w:t></w:r></w:p><w:p><w:pPr><w:pStyle w:val="Referencia"/><w:rPr></w:rPr></w:pPr><w:r><w:rPr></w:rPr><w:t xml:space="preserve">Murad Pedraza, J. A., Ramírez-Franco, J. C., y Puentes Puentes, R. A. (2026). Fortalecimiento y transformación del sistema de vigilancia de calidad del aire en Colombia: Hacia un enfoque integral de gestión de riesgo en salud pública. </w:t></w:r><w:r><w:rPr><w:i/><w:iCs/></w:rPr><w:t>Luna Azul, 62</w:t></w:r><w:r><w:rPr></w:rPr><w:t>, 232–249. https://doi.org/10.17151/luaz.2025.62.13</w:t></w:r></w:p><w:p><w:pPr><w:pStyle w:val="Referencia"/><w:rPr></w:rPr></w:pPr><w:r><w:rPr></w:rPr><w:t xml:space="preserve">Nelson, D., Choi, Y., Payami, M., Singh, D., Dimri, R., Kayastha, S. G., Shahriar, S., Islam, R., Salman, A. K., y Park, J. (2026). Advances in air quality modeling through artificial intelligence, machine learning, and deep learning: A comprehensive review. </w:t></w:r><w:r><w:rPr><w:i/><w:iCs/></w:rPr><w:t>Science of the Total Environment, 1021</w:t></w:r><w:r><w:rPr></w:rPr><w:t>, Article 181593. https://doi.org/10.1016/j.scitotenv.2026.181593</w:t></w:r></w:p><w:p><w:pPr><w:pStyle w:val="Referencia"/><w:rPr></w:rPr></w:pPr><w:r><w:rPr></w:rPr><w:t xml:space="preserve">North, D. C. (1990). </w:t></w:r><w:r><w:rPr><w:i/><w:iCs/></w:rPr><w:t>Institutions, institutional change and economic performance</w:t></w:r><w:r><w:rPr></w:rPr><w:t>. Cambridge University Press.</w:t></w:r></w:p><w:p><w:pPr><w:pStyle w:val="Referencia"/><w:rPr></w:rPr></w:pPr><w:r><w:rPr></w:rPr><w:t xml:space="preserve">Oficina de las Naciones Unidas para la Reducción del Riesgo de Desastres. (2015). </w:t></w:r><w:r><w:rPr><w:i/><w:iCs/></w:rPr><w:t>Marco de Sendái para la reducción del riesgo de desastres 2015-2030</w:t></w:r><w:r><w:rPr></w:rPr><w:t>. UNDRR.</w:t></w:r></w:p><w:p><w:pPr><w:pStyle w:val="Referencia"/><w:rPr></w:rPr></w:pPr><w:r><w:rPr></w:rPr><w:t xml:space="preserve">Organización de las Naciones Unidas. (2015). </w:t></w:r><w:r><w:rPr><w:i/><w:iCs/></w:rPr><w:t>Transformar nuestro mundo: La Agenda 2030 para el Desarrollo Sostenible</w:t></w:r><w:r><w:rPr></w:rPr><w:t xml:space="preserve"> (A/RES/70/1). ONU.</w:t></w:r></w:p><w:p><w:pPr><w:pStyle w:val="Referencia"/><w:rPr></w:rPr></w:pPr><w:r><w:rPr></w:rPr><w:t xml:space="preserve">Organización Internacional de Normalización. (2018). </w:t></w:r><w:r><w:rPr><w:i/><w:iCs/></w:rPr><w:t>ISO 31000:2018. Gestión del riesgo: Directrices</w:t></w:r><w:r><w:rPr></w:rPr><w:t>. ISO.</w:t></w:r></w:p><w:p><w:pPr><w:pStyle w:val="Referencia"/><w:rPr></w:rPr></w:pPr><w:r><w:rPr></w:rPr><w:t xml:space="preserve">Organización Mundial de la Salud. (2021). </w:t></w:r><w:r><w:rPr><w:i/><w:iCs/></w:rPr><w:t>WHO global air quality guidelines: Particulate matter (PM2.5 and PM10), ozone, nitrogen dioxide, sulfur dioxide and carbon monoxide</w:t></w:r><w:r><w:rPr></w:rPr><w:t>. OMS.</w:t></w:r></w:p><w:p><w:pPr><w:pStyle w:val="Referencia"/><w:rPr></w:rPr></w:pPr><w:r><w:rPr></w:rPr><w:t xml:space="preserve">Organización para la Cooperación y el Desarrollo Económicos. (2015). </w:t></w:r><w:r><w:rPr><w:i/><w:iCs/></w:rPr><w:t>Frascati manual 2015: Guidelines for collecting and reporting data on research and experimental development</w:t></w:r><w:r><w:rPr></w:rPr><w:t>. OECD Publishing. https://doi.org/10.1787/9789264239012-en</w:t></w:r></w:p><w:p><w:pPr><w:pStyle w:val="Referencia"/><w:rPr></w:rPr></w:pPr><w:r><w:rPr></w:rPr><w:t xml:space="preserve">Ostrom, E. (2005). </w:t></w:r><w:r><w:rPr><w:i/><w:iCs/></w:rPr><w:t>Understanding institutional diversity</w:t></w:r><w:r><w:rPr></w:rPr><w:t>. Princeton University Press.</w:t></w:r></w:p><w:p><w:pPr><w:pStyle w:val="Referencia"/><w:rPr></w:rPr></w:pPr><w:r><w:rPr></w:rPr><w:t xml:space="preserve">Patton, M. Q. (2011). </w:t></w:r><w:r><w:rPr><w:i/><w:iCs/></w:rPr><w:t>Developmental evaluation: Applying complexity concepts to enhance innovation and use</w:t></w:r><w:r><w:rPr></w:rPr><w:t>. Guilford Press.</w:t></w:r></w:p><w:p><w:pPr><w:pStyle w:val="Referencia"/><w:rPr></w:rPr></w:pPr><w:r><w:rPr></w:rPr><w:t xml:space="preserve">Pawson, R., y Tilley, N. (1997). </w:t></w:r><w:r><w:rPr><w:i/><w:iCs/></w:rPr><w:t>Realistic evaluation</w:t></w:r><w:r><w:rPr></w:rPr><w:t>. Sage.</w:t></w:r></w:p><w:p><w:pPr><w:pStyle w:val="Referencia"/><w:rPr></w:rPr></w:pPr><w:r><w:rPr></w:rPr><w:t xml:space="preserve">Pope, C. A., III, y Dockery, D. W. (2006). Health effects of fine particulate air pollution: Lines that connect. </w:t></w:r><w:r><w:rPr><w:i/><w:iCs/></w:rPr><w:t>Journal of the Air &amp; Waste Management Association, 56</w:t></w:r><w:r><w:rPr></w:rPr><w:t>(6), 709–742. https://doi.org/10.1080/10473289.2006.10464485</w:t></w:r></w:p><w:p><w:pPr><w:pStyle w:val="Referencia"/><w:rPr></w:rPr></w:pPr><w:r><w:rPr></w:rPr><w:t xml:space="preserve">Presidencia de la República de Colombia. (1991). </w:t></w:r><w:r><w:rPr><w:i/><w:iCs/></w:rPr><w:t>Decreto 591 de 1991, por el cual se regulan las modalidades específicas de contratos de fomento de actividades científicas y tecnológicas</w:t></w:r><w:r><w:rPr></w:rPr><w:t>.</w:t></w:r></w:p><w:p><w:pPr><w:pStyle w:val="Referencia"/><w:rPr></w:rPr></w:pPr><w:r><w:rPr></w:rPr><w:t xml:space="preserve">Presidencia de la República de Colombia. (2020). </w:t></w:r><w:r><w:rPr><w:i/><w:iCs/></w:rPr><w:t>Decreto 1821 de 2020, por el cual se expide el Decreto Único Reglamentario del Sistema General de Regalías</w:t></w:r><w:r><w:rPr></w:rPr><w:t>.</w:t></w:r></w:p><w:p><w:pPr><w:pStyle w:val="Referencia"/><w:rPr></w:rPr></w:pPr><w:r><w:rPr></w:rPr><w:t xml:space="preserve">Presidencia de la República de Colombia. (2026). </w:t></w:r><w:r><w:rPr><w:i/><w:iCs/></w:rPr><w:t>Decreto 1171 de 2026</w:t></w:r><w:r><w:rPr></w:rPr><w:t xml:space="preserve"> [declaratoria de la situación de desastre de carácter nacional]. Citado en las respuestas de la Secretaría Técnica a las observaciones a los términos de referencia de la Convocatoria 56.</w:t></w:r></w:p><w:p><w:pPr><w:pStyle w:val="Referencia"/><w:rPr></w:rPr></w:pPr><w:r><w:rPr></w:rPr><w:t xml:space="preserve">Presidencia de la República de Colombia. (2026). </w:t></w:r><w:r><w:rPr><w:i/><w:iCs/></w:rPr><w:t>Decreto 1261 de 2026</w:t></w:r><w:r><w:rPr></w:rPr><w:t xml:space="preserve"> [declaratoria del Estado de Emergencia Económica, Social y Ecológica; modificado por el Decreto 1348 de 2026]. Citado en los términos de referencia de la Convocatoria 56.</w:t></w:r></w:p><w:p><w:pPr><w:pStyle w:val="Referencia"/><w:rPr></w:rPr></w:pPr><w:r><w:rPr></w:rPr><w:t xml:space="preserve">Presidencia de la República de Colombia. (2026). </w:t></w:r><w:r><w:rPr><w:i/><w:iCs/></w:rPr><w:t>Decreto Legislativo 1414 de 17 de septiembre de 2026</w:t></w:r><w:r><w:rPr></w:rPr><w:t xml:space="preserve"> [medidas transitorias para proyectos de inversión financiados con recursos del Sistema General de Regalías en el Estado de Emergencia Económica, Social y Ecológica]. Citado en los términos de referencia de la Convocatoria 56.</w:t></w:r></w:p><w:p><w:pPr><w:pStyle w:val="Referencia"/><w:rPr></w:rPr></w:pPr><w:r><w:rPr></w:rPr><w:t xml:space="preserve">Project Management Institute. (2021). </w:t></w:r><w:r><w:rPr><w:i/><w:iCs/></w:rPr><w:t>Guía de los fundamentos para la dirección de proyectos (Guía del PMBOK®)</w:t></w:r><w:r><w:rPr></w:rPr><w:t xml:space="preserve"> y </w:t></w:r><w:r><w:rPr><w:i/><w:iCs/></w:rPr><w:t>el estándar para la dirección de proyectos</w:t></w:r><w:r><w:rPr></w:rPr><w:t xml:space="preserve"> (7.ª ed.). PMI.</w:t></w:r></w:p><w:p><w:pPr><w:pStyle w:val="Referencia"/><w:rPr></w:rPr></w:pPr><w:r><w:rPr></w:rPr><w:t xml:space="preserve">Raiffa, H. (1968). </w:t></w:r><w:r><w:rPr><w:i/><w:iCs/></w:rPr><w:t>Decision analysis: Introductory lectures on choices under uncertainty</w:t></w:r><w:r><w:rPr></w:rPr><w:t>. Addison-Wesley.</w:t></w:r></w:p><w:p><w:pPr><w:pStyle w:val="Referencia"/><w:rPr></w:rPr></w:pPr><w:r><w:rPr></w:rPr><w:t xml:space="preserve">Rendón-Marín, S., Higuita-Gutiérrez, L. F., y Gómez-Gallego, D. M. (2024). Knowledge, attitudes, and practices regarding air pollution among medical students. </w:t></w:r><w:r><w:rPr><w:i/><w:iCs/></w:rPr><w:t>International Journal of Environmental Research and Public Health, 21</w:t></w:r><w:r><w:rPr></w:rPr><w:t>(6), Article 789. https://doi.org/10.3390/ijerph21060789</w:t></w:r></w:p><w:p><w:pPr><w:pStyle w:val="Referencia"/><w:rPr></w:rPr></w:pPr><w:r><w:rPr></w:rPr><w:t xml:space="preserve">Rodríguez-Villamizar, L. A., Belalcázar-Cerón, L. C., Castillo, M. P., Sánchez, E. R., Herrera, V., y Agudelo-Castañeda, D. M. (2022). Avoidable mortality due to long-term exposure to PM2.5 in Colombia 2014–2019. </w:t></w:r><w:r><w:rPr><w:i/><w:iCs/></w:rPr><w:t>Environmental Health, 21</w:t></w:r><w:r><w:rPr></w:rPr><w:t>, Article 137. https://doi.org/10.1186/s12940-022-00947-8</w:t></w:r></w:p><w:p><w:pPr><w:pStyle w:val="Referencia"/><w:rPr></w:rPr></w:pPr><w:r><w:rPr></w:rPr><w:t xml:space="preserve">Rogers, E. M. (2003). </w:t></w:r><w:r><w:rPr><w:i/><w:iCs/></w:rPr><w:t>Diffusion of innovations</w:t></w:r><w:r><w:rPr></w:rPr><w:t xml:space="preserve"> (5.ª ed.). Free Press.</w:t></w:r></w:p><w:p><w:pPr><w:pStyle w:val="Referencia"/><w:rPr></w:rPr></w:pPr><w:r><w:rPr></w:rPr><w:t xml:space="preserve">Ruiz-Carrascal, D., Acevedo, A. B., Zuluaga, M. D., Ramírez, G., Ruiz, D. F., Avellaneda-Jiménez, D. S., Carmona, A. M., Guzmán, C., Marulanda-Tobón, A., Puerta-Yepes, M. E., y Mejía-Chavarriaga, L. J. (2026). The Early Warning System of the City of Medellín and the Aburrá Valley - SIATA, Colombia: A +20-year prolific journey. </w:t></w:r><w:r><w:rPr><w:i/><w:iCs/></w:rPr><w:t>Climate Services, 42</w:t></w:r><w:r><w:rPr></w:rPr><w:t>, Article 100653. https://doi.org/10.1016/j.cliser.2026.100653</w:t></w:r></w:p><w:p><w:pPr><w:pStyle w:val="Referencia"/><w:rPr></w:rPr></w:pPr><w:r><w:rPr></w:rPr><w:t xml:space="preserve">Saaty, T. L. (1980). </w:t></w:r><w:r><w:rPr><w:i/><w:iCs/></w:rPr><w:t>The analytic hierarchy process: Planning, priority setting, resource allocation</w:t></w:r><w:r><w:rPr></w:rPr><w:t>. McGraw-Hill.</w:t></w:r></w:p><w:p><w:pPr><w:pStyle w:val="Referencia"/><w:rPr></w:rPr></w:pPr><w:r><w:rPr></w:rPr><w:t xml:space="preserve">Scharpf, F. W. (1997). </w:t></w:r><w:r><w:rPr><w:i/><w:iCs/></w:rPr><w:t>Games real actors play: Actor-centered institutionalism in policy research</w:t></w:r><w:r><w:rPr></w:rPr><w:t>. Westview Press.</w:t></w:r></w:p><w:p><w:pPr><w:pStyle w:val="Referencia"/><w:rPr></w:rPr></w:pPr><w:r><w:rPr></w:rPr><w:t xml:space="preserve">Schön, D. A., y Rein, M. (1994). </w:t></w:r><w:r><w:rPr><w:i/><w:iCs/></w:rPr><w:t>Frame reflection: Toward the resolution of intractable policy controversies</w:t></w:r><w:r><w:rPr></w:rPr><w:t>. Basic Books.</w:t></w:r></w:p><w:p><w:pPr><w:pStyle w:val="Referencia"/><w:rPr></w:rPr></w:pPr><w:r><w:rPr></w:rPr><w:t xml:space="preserve">Secretaría Técnica de la Convocatoria 56 del SGR. (2026, 23 de octubre). </w:t></w:r><w:r><w:rPr><w:i/><w:iCs/></w:rPr><w:t>Respuesta a las observaciones a los términos de referencia de la Convocatoria 56</w:t></w:r><w:r><w:rPr></w:rPr><w:t xml:space="preserve"> [Hoja de cálculo]. Ministerio de Ciencia, Tecnología e Innovación.</w:t></w:r></w:p><w:p><w:pPr><w:pStyle w:val="Referencia"/><w:rPr></w:rPr></w:pPr><w:r><w:rPr></w:rPr><w:t xml:space="preserve">Shediac-Rizkallah, M. C., y Bone, L. R. (1998). Planning for the sustainability of community-based health programs: Conceptual frameworks and future directions for research, practice and policy. </w:t></w:r><w:r><w:rPr><w:i/><w:iCs/></w:rPr><w:t>Health Education Research, 13</w:t></w:r><w:r><w:rPr></w:rPr><w:t>(1), 87–108. https://doi.org/10.1093/her/13.1.87</w:t></w:r></w:p><w:p><w:pPr><w:pStyle w:val="Referencia"/><w:rPr></w:rPr></w:pPr><w:r><w:rPr></w:rPr><w:t xml:space="preserve">Shi, W., Cao, J., Zhang, Q., Li, Y., y Xu, L. (2016). Edge computing: Vision and challenges. </w:t></w:r><w:r><w:rPr><w:i/><w:iCs/></w:rPr><w:t>IEEE Internet of Things Journal, 3</w:t></w:r><w:r><w:rPr></w:rPr><w:t>(5), 637–646. https://doi.org/10.1109/JIOT.2016.2579198</w:t></w:r></w:p><w:p><w:pPr><w:pStyle w:val="Referencia"/><w:rPr></w:rPr></w:pPr><w:r><w:rPr></w:rPr><w:t xml:space="preserve">Simon, H. A. (1955). A behavioral model of rational choice. </w:t></w:r><w:r><w:rPr><w:i/><w:iCs/></w:rPr><w:t>The Quarterly Journal of Economics, 69</w:t></w:r><w:r><w:rPr></w:rPr><w:t>(1), 99–118.</w:t></w:r></w:p><w:p><w:pPr><w:pStyle w:val="Referencia"/><w:rPr></w:rPr></w:pPr><w:r><w:rPr></w:rPr><w:t xml:space="preserve">Stieb, D. M., Burnett, R. T., Smith-Doiron, M., Brion, O., Shin, H. H., y Economou, V. (2008). A new multipollutant, no-threshold air quality health index based on short-term associations observed in daily time-series analyses. </w:t></w:r><w:r><w:rPr><w:i/><w:iCs/></w:rPr><w:t>Journal of the Air &amp; Waste Management Association, 58</w:t></w:r><w:r><w:rPr></w:rPr><w:t>(3), 435–450. https://doi.org/10.3155/1047-3289.58.3.435</w:t></w:r></w:p><w:p><w:pPr><w:pStyle w:val="Referencia"/><w:rPr></w:rPr></w:pPr><w:r><w:rPr></w:rPr><w:t xml:space="preserve">Superintendencia de Industria y Comercio. (2026). </w:t></w:r><w:r><w:rPr><w:i/><w:iCs/></w:rPr><w:t>Reporte de patentes en dominio público: Construcción antisísmica y reconstrucción posterior a sismos</w:t></w:r><w:r><w:rPr></w:rPr><w:t>. Delegatura para la Propiedad Industrial, Centro de Información Tecnológica y Apoyo a la Gestión de la Propiedad Industrial (CIGEPI).</w:t></w:r></w:p><w:p><w:pPr><w:pStyle w:val="Referencia"/><w:rPr></w:rPr></w:pPr><w:r><w:rPr></w:rPr><w:t xml:space="preserve">Suresh, V., Agarwal, S., Chugh, Y. P., Jha, P., y Wang, R. (2025). Advancing sustainability in surface coal mines through real-time air quality monitoring: Low-cost IoT solutions and the role of meteorological factors in PM and GHG emissions. </w:t></w:r><w:r><w:rPr><w:i/><w:iCs/></w:rPr><w:t>Sustainability, 17</w:t></w:r><w:r><w:rPr></w:rPr><w:t>(3), Article 1301. https://doi.org/10.3390/su17031301</w:t></w:r></w:p><w:p><w:pPr><w:pStyle w:val="Referencia"/><w:rPr></w:rPr></w:pPr><w:r><w:rPr></w:rPr><w:t xml:space="preserve">Tao, F., Zhang, H., Liu, A., y Nee, A. Y. C. (2019). Digital twin in industry: State-of-the-art. </w:t></w:r><w:r><w:rPr><w:i/><w:iCs/></w:rPr><w:t>IEEE Transactions on Industrial Informatics, 15</w:t></w:r><w:r><w:rPr></w:rPr><w:t>(4), 2405–2415. https://doi.org/10.1109/TII.2018.2873186</w:t></w:r></w:p><w:p><w:pPr><w:pStyle w:val="Referencia"/><w:rPr></w:rPr></w:pPr><w:r><w:rPr></w:rPr><w:t xml:space="preserve">Tavella, R. A., de Moura, F. R., Bonifácio, A. S., Brum, R. L., Freitas, L. S., Rodrigues, J. L., Saes-Silva, E., Neves, R. G., Fernandes, R. C., Machado, R. A., Melo, M. R. P., Buffarini, R., Carvalho, H., Mariano, G. L., Rodrigues, R., Adamatti, D. F., Coronas, M. V., Vargas, V. M. F., Umbuzeiro, G. A., Veras, M. M., Hacon, S. S., Gioda, A., Pozza, S. A., Freitas, E. D., Requia, W. J., y da Silva Júnior, F. M. R. (2026). Air pollution in the context of climate challenges: Toward an integrated research and policy agenda in Brazil. </w:t></w:r><w:r><w:rPr><w:i/><w:iCs/></w:rPr><w:t>Atmosphere, 17</w:t></w:r><w:r><w:rPr></w:rPr><w:t>(8), Article 797. https://doi.org/10.3390/atmos17080797</w:t></w:r></w:p><w:p><w:pPr><w:pStyle w:val="Referencia"/><w:rPr></w:rPr></w:pPr><w:r><w:rPr></w:rPr><w:t xml:space="preserve">Teece, D. J. (1986). Profiting from technological innovation: Implications for integration, collaboration, licensing and public policy. </w:t></w:r><w:r><w:rPr><w:i/><w:iCs/></w:rPr><w:t>Research Policy, 15</w:t></w:r><w:r><w:rPr></w:rPr><w:t>(6), 285–305. https://doi.org/10.1016/0048-7333(86)90027-2</w:t></w:r></w:p><w:p><w:pPr><w:pStyle w:val="Referencia"/><w:rPr></w:rPr></w:pPr><w:r><w:rPr></w:rPr><w:t xml:space="preserve">Tversky, A., y Kahneman, D. (1974). Judgment under uncertainty: Heuristics and biases. </w:t></w:r><w:r><w:rPr><w:i/><w:iCs/></w:rPr><w:t>Science, 185</w:t></w:r><w:r><w:rPr></w:rPr><w:t>(4157), 1124–1131.</w:t></w:r></w:p><w:p><w:pPr><w:pStyle w:val="Referencia"/><w:rPr></w:rPr></w:pPr><w:r><w:rPr></w:rPr><w:t xml:space="preserve">U.S. Environmental Protection Agency. (1995). </w:t></w:r><w:r><w:rPr><w:i/><w:iCs/></w:rPr><w:t>Compilation of air pollutant emission factors, volume I: Stationary point and area sources</w:t></w:r><w:r><w:rPr></w:rPr><w:t xml:space="preserve"> (AP-42, 5.ª ed., sección 13.2.3: Heavy construction operations). Office of Air Quality Planning and Standards. https://www.epa.gov/sites/default/files/2020-10/documents/13.2.3_heavy_construction_operations.pdf</w:t></w:r></w:p><w:p><w:pPr><w:pStyle w:val="Referencia"/><w:rPr></w:rPr></w:pPr><w:r><w:rPr></w:rPr><w:t xml:space="preserve">U.S. Environmental Protection Agency. (2021). </w:t></w:r><w:r><w:rPr><w:i/><w:iCs/></w:rPr><w:t>Performance testing protocols, metrics, and target values for fine particulate matter air sensors: Use in ambient, outdoor, fixed sites, non-regulatory supplemental and informational monitoring applications</w:t></w:r><w:r><w:rPr></w:rPr><w:t xml:space="preserve"> (EPA/600/R-20/280). Office of Research and Development.</w:t></w:r></w:p><w:p><w:pPr><w:pStyle w:val="Referencia"/><w:rPr></w:rPr></w:pPr><w:r><w:rPr></w:rPr><w:t xml:space="preserve">Vélez-Pereira, A. M., Núñez-Magaña, N., Barreau, D., Bremer, K., y O&apos;Connor, D. J. (2025). Simplifying air quality forecasting: Logistic regression for predicting particulate matter in Chile. </w:t></w:r><w:r><w:rPr><w:i/><w:iCs/></w:rPr><w:t>Atmosphere, 16</w:t></w:r><w:r><w:rPr></w:rPr><w:t>(12), Article 1377. https://doi.org/10.3390/atmos16121377</w:t></w:r></w:p><w:p><w:pPr><w:pStyle w:val="Referencia"/><w:rPr></w:rPr></w:pPr><w:r><w:rPr></w:rPr><w:t xml:space="preserve">Venkatesh, V., Morris, M. G., Davis, G. B., y Davis, F. D. (2003). User acceptance of information technology: Toward a unified view. </w:t></w:r><w:r><w:rPr><w:i/><w:iCs/></w:rPr><w:t>MIS Quarterly, 27</w:t></w:r><w:r><w:rPr></w:rPr><w:t>(3), 425–478. https://doi.org/10.2307/30036540</w:t></w:r></w:p><w:p><w:pPr><w:pStyle w:val="Referencia"/><w:rPr></w:rPr></w:pPr><w:r><w:rPr></w:rPr><w:t xml:space="preserve">Warden, P., y Situnayake, D. (2019). </w:t></w:r><w:r><w:rPr><w:i/><w:iCs/></w:rPr><w:t>TinyML: Machine learning with TensorFlow Lite on Arduino and ultra-low-power microcontrollers</w:t></w:r><w:r><w:rPr></w:rPr><w:t>. O&apos;Reilly Media.</w:t></w:r></w:p><w:p><w:pPr><w:pStyle w:val="Referencia"/><w:rPr></w:rPr></w:pPr><w:r><w:rPr></w:rPr><w:t xml:space="preserve">Wei, J., Narazaki, Y., Quaranta, G., Ricci, A., Calidonna, C. R., y Demartino, C. (2026). Nowcasting and forecasting urban air pollution with meteorological and wind profile data: A framework for smart city digital twins. </w:t></w:r><w:r><w:rPr><w:i/><w:iCs/></w:rPr><w:t>Urban Climate, 67</w:t></w:r><w:r><w:rPr></w:rPr><w:t>, Article 102937. https://doi.org/10.1016/j.uclim.2026.102937</w:t></w:r><w:bookmarkEnd w:id="323"/></w:p><w:p><w:pPr><w:pStyle w:val="Heading1"/><w:rPr></w:rPr></w:pPr><w:bookmarkStart w:id="324" w:name="Xd958fa616c41c652de23b0765985de9be1ed84f"/><w:r><w:rPr></w:rPr><w:t>30. ANEXOS REQUISITOS SECTORIALES QUE LE SEAN APLICABLES.</w:t></w:r></w:p><w:p><w:pPr><w:pStyle w:val="FirstParagraph"/><w:rPr></w:rPr></w:pPr><w:r><w:rPr></w:rPr><w:t>Esta sección reúne los anexos y soportes de la convocatoria que acompañan el documento técnico. Reúne también la matriz que ubica la respuesta a cada criterio de evaluación y las líneas del presupuesto. El proyecto no construye ni adecua infraestructura de investigación, desarrollo e innovación. Por eso no le aplican los requisitos sectoriales de adecuación de infraestructura. La instalación de mástiles y cerramientos es obra menor, y los permisos que pudiera exigir la autoridad local se detallan en la sección 27. El formulario del proyecto se registra en la plataforma de la Metodología General Ajustada (MGA), según las indicaciones del Departamento Nacional de Planeación.</w:t></w:r></w:p><w:p><w:pPr><w:pStyle w:val="Heading2"/><w:rPr></w:rPr></w:pPr><w:bookmarkStart w:id="325" w:name="X1d3a129c7c9631d44d7d21eb166a17b2a0a7e77"/><w:r><w:rPr></w:rPr><w:t>30.1. Anexos de la convocatoria y soportes que se cargan en la plataforma</w:t></w:r></w:p><w:p><w:pPr><w:pStyle w:val="FirstParagraph"/><w:rPr></w:rPr></w:pPr><w:r><w:rPr></w:rPr><w:t>La Tabla 30.1 lista los anexos y los soportes que los términos de referencia exigen en el numeral 10. Cada soporte se carga como documento independiente en la plataforma SIGP (Ministerio de Ciencia, Tecnología e Innovación [MinCiencias], 2026). El proponente es responsable de acreditar cada requisito. La omisión de un documento no se subsana en el periodo de ajuste. Por eso la tabla identifica el responsable de cada soporte.</w:t></w:r></w:p><w:p><w:pPr><w:pStyle w:val="TablaRotulo"/><w:rPr></w:rPr></w:pPr><w:bookmarkStart w:id="326" w:name="rot_Tabla_30_1"/><w:r><w:rPr><w:b/><w:bCs/></w:rPr><w:t>Tabla 30.1</w:t></w:r><w:bookmarkEnd w:id="326"/></w:p><w:p><w:pPr><w:pStyle w:val="TablaTitulo"/><w:rPr></w:rPr></w:pPr><w:r><w:rPr><w:i/><w:iCs/></w:rPr><w:t>Anexos y soportes de la convocatoria, contenido y responsable</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727"/><w:gridCol w:w="3290"/><w:gridCol w:w="2879"/><w:gridCol w:w="2057"/></w:tblGrid><w:tr><w:trPr><w:tblHeader w:val="true"/><w:ins w:id="22013" w:author="Unknown Author" w:date="2026-10-30T04:17:53Z"/><w:cantSplit w:val="true"/></w:trPr><w:tc><w:tcPr><w:tcW w:w="172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2015" w:author="Unknown Author" w:date="2026-10-30T04:17:53Z"></w:ins></w:rPr></w:pPr><w:ins w:id="22014" w:author="Unknown Author" w:date="2026-10-30T04:17:53Z"><w:r><w:rPr><w:b/><w:kern w:val="0"/><w:szCs w:val="24"/><w:lang w:val="es-CO" w:eastAsia="en-US" w:bidi="ar-SA"/></w:rPr><w:t>Anexo o requisito</w:t></w:r></w:ins></w:p></w:tc><w:tc><w:tcPr><w:tcW w:w="3290"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2017" w:author="Unknown Author" w:date="2026-10-30T04:17:53Z"></w:ins></w:rPr></w:pPr><w:ins w:id="22016" w:author="Unknown Author" w:date="2026-10-30T04:17:53Z"><w:r><w:rPr><w:b/><w:kern w:val="0"/><w:szCs w:val="24"/><w:lang w:val="es-CO" w:eastAsia="en-US" w:bidi="ar-SA"/></w:rPr><w:t>Documento</w:t></w:r></w:ins></w:p></w:tc><w:tc><w:tcPr><w:tcW w:w="287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2019" w:author="Unknown Author" w:date="2026-10-30T04:17:53Z"></w:ins></w:rPr></w:pPr><w:ins w:id="22018" w:author="Unknown Author" w:date="2026-10-30T04:17:53Z"><w:r><w:rPr><w:b/><w:kern w:val="0"/><w:szCs w:val="24"/><w:lang w:val="es-CO" w:eastAsia="en-US" w:bidi="ar-SA"/></w:rPr><w:t>Responsable</w:t></w:r></w:ins></w:p></w:tc><w:tc><w:tcPr><w:tcW w:w="205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2021" w:author="Unknown Author" w:date="2026-10-30T04:17:53Z"></w:ins></w:rPr></w:pPr><w:ins w:id="22020" w:author="Unknown Author" w:date="2026-10-30T04:17:53Z"><w:r><w:rPr><w:b/><w:kern w:val="0"/><w:szCs w:val="24"/><w:lang w:val="es-CO" w:eastAsia="en-US" w:bidi="ar-SA"/></w:rPr><w:t>Estado</w:t></w:r></w:ins></w:p></w:tc></w:tr><w:tr><w:trPr><w:ins w:id="22022" w:author="Unknown Author" w:date="2026-10-30T04:17:53Z"/><w:cantSplit w:val="true"/></w:trPr><w:tc><w:tcPr><w:tcW w:w="1727" w:type="dxa"/><w:tcBorders></w:tcBorders></w:tcPr><w:p><w:pPr><w:pStyle w:val="Tabla9"/><w:widowControl/><w:jc w:val="left"/><w:rPr><w:kern w:val="0"/><w:szCs w:val="24"/><w:lang w:val="es-CO" w:eastAsia="en-US" w:bidi="ar-SA"/><w:ins w:id="22024" w:author="Unknown Author" w:date="2026-10-30T04:17:53Z"></w:ins></w:rPr></w:pPr><w:ins w:id="22023" w:author="Unknown Author" w:date="2026-10-30T04:17:53Z"><w:r><w:rPr><w:kern w:val="0"/><w:szCs w:val="24"/><w:lang w:val="es-CO" w:eastAsia="en-US" w:bidi="ar-SA"/></w:rPr><w:t>Anexo 1 y numeral 10.4</w:t></w:r></w:ins></w:p></w:tc><w:tc><w:tcPr><w:tcW w:w="3290" w:type="dxa"/><w:tcBorders></w:tcBorders></w:tcPr><w:p><w:pPr><w:pStyle w:val="Tabla9"/><w:widowControl/><w:jc w:val="left"/><w:rPr><w:kern w:val="0"/><w:szCs w:val="24"/><w:lang w:val="es-CO" w:eastAsia="en-US" w:bidi="ar-SA"/><w:ins w:id="22026" w:author="Unknown Author" w:date="2026-10-30T04:17:53Z"></w:ins></w:rPr></w:pPr><w:ins w:id="22025" w:author="Unknown Author" w:date="2026-10-30T04:17:53Z"><w:r><w:rPr><w:kern w:val="0"/><w:szCs w:val="24"/><w:lang w:val="es-CO" w:eastAsia="en-US" w:bidi="ar-SA"/></w:rPr><w:t>Carta unificada de aval, compromiso institucional, participación y modelo de gobernanza, con las firmas de los representantes legales en un único archivo PDF</w:t></w:r></w:ins></w:p></w:tc><w:tc><w:tcPr><w:tcW w:w="2879" w:type="dxa"/><w:tcBorders></w:tcBorders></w:tcPr><w:p><w:pPr><w:pStyle w:val="Tabla9"/><w:widowControl/><w:jc w:val="left"/><w:rPr><w:kern w:val="0"/><w:szCs w:val="24"/><w:lang w:val="es-CO" w:eastAsia="en-US" w:bidi="ar-SA"/><w:ins w:id="22028" w:author="Unknown Author" w:date="2026-10-30T04:17:53Z"></w:ins></w:rPr></w:pPr><w:ins w:id="22027" w:author="Unknown Author" w:date="2026-10-30T04:17:53Z"><w:r><w:rPr><w:kern w:val="0"/><w:szCs w:val="24"/><w:lang w:val="es-CO" w:eastAsia="en-US" w:bidi="ar-SA"/></w:rPr><w:t>Universidad, con los cuatro integrantes</w:t></w:r></w:ins></w:p></w:tc><w:tc><w:tcPr><w:tcW w:w="2057" w:type="dxa"/><w:tcBorders></w:tcBorders></w:tcPr><w:p><w:pPr><w:pStyle w:val="Tabla9"/><w:widowControl/><w:jc w:val="left"/><w:rPr><w:kern w:val="0"/><w:szCs w:val="24"/><w:lang w:val="es-CO" w:eastAsia="en-US" w:bidi="ar-SA"/><w:ins w:id="22030" w:author="Unknown Author" w:date="2026-10-30T04:17:53Z"></w:ins></w:rPr></w:pPr><w:ins w:id="22029" w:author="Unknown Author" w:date="2026-10-30T04:17:53Z"><w:r><w:rPr><w:kern w:val="0"/><w:szCs w:val="24"/><w:lang w:val="es-CO" w:eastAsia="en-US" w:bidi="ar-SA"/></w:rPr><w:t>Por adjuntar</w:t></w:r></w:ins></w:p></w:tc></w:tr><w:tr><w:trPr><w:ins w:id="22031" w:author="Unknown Author" w:date="2026-10-30T04:17:53Z"/><w:cantSplit w:val="true"/></w:trPr><w:tc><w:tcPr><w:tcW w:w="1727" w:type="dxa"/><w:tcBorders></w:tcBorders><w:shd w:color="auto" w:fill="F7F7F7" w:val="clear"/></w:tcPr><w:p><w:pPr><w:pStyle w:val="Tabla9"/><w:widowControl/><w:jc w:val="left"/><w:rPr><w:kern w:val="0"/><w:szCs w:val="24"/><w:lang w:val="es-CO" w:eastAsia="en-US" w:bidi="ar-SA"/><w:ins w:id="22033" w:author="Unknown Author" w:date="2026-10-30T04:17:53Z"></w:ins></w:rPr></w:pPr><w:ins w:id="22032" w:author="Unknown Author" w:date="2026-10-30T04:17:53Z"><w:r><w:rPr><w:kern w:val="0"/><w:szCs w:val="24"/><w:lang w:val="es-CO" w:eastAsia="en-US" w:bidi="ar-SA"/></w:rPr><w:t>Anexo 2 y numeral 10.5</w:t></w:r></w:ins></w:p></w:tc><w:tc><w:tcPr><w:tcW w:w="3290" w:type="dxa"/><w:tcBorders></w:tcBorders><w:shd w:color="auto" w:fill="F7F7F7" w:val="clear"/></w:tcPr><w:p><w:pPr><w:pStyle w:val="Tabla9"/><w:widowControl/><w:jc w:val="left"/><w:rPr><w:kern w:val="0"/><w:szCs w:val="24"/><w:lang w:val="es-CO" w:eastAsia="en-US" w:bidi="ar-SA"/><w:ins w:id="22035" w:author="Unknown Author" w:date="2026-10-30T04:17:53Z"></w:ins></w:rPr></w:pPr><w:ins w:id="22034" w:author="Unknown Author" w:date="2026-10-30T04:17:53Z"><w:r><w:rPr><w:kern w:val="0"/><w:szCs w:val="24"/><w:lang w:val="es-CO" w:eastAsia="en-US" w:bidi="ar-SA"/></w:rPr><w:t>Documento técnico (este documento)</w:t></w:r></w:ins></w:p></w:tc><w:tc><w:tcPr><w:tcW w:w="2879" w:type="dxa"/><w:tcBorders></w:tcBorders><w:shd w:color="auto" w:fill="F7F7F7" w:val="clear"/></w:tcPr><w:p><w:pPr><w:pStyle w:val="Tabla9"/><w:widowControl/><w:jc w:val="left"/><w:rPr><w:kern w:val="0"/><w:szCs w:val="24"/><w:lang w:val="es-CO" w:eastAsia="en-US" w:bidi="ar-SA"/><w:ins w:id="22037" w:author="Unknown Author" w:date="2026-10-30T04:17:53Z"></w:ins></w:rPr></w:pPr><w:ins w:id="22036" w:author="Unknown Author" w:date="2026-10-30T04:17:53Z"><w:r><w:rPr><w:kern w:val="0"/><w:szCs w:val="24"/><w:lang w:val="es-CO" w:eastAsia="en-US" w:bidi="ar-SA"/></w:rPr><w:t>Universidad</w:t></w:r></w:ins></w:p></w:tc><w:tc><w:tcPr><w:tcW w:w="2057" w:type="dxa"/><w:tcBorders></w:tcBorders><w:shd w:color="auto" w:fill="F7F7F7" w:val="clear"/></w:tcPr><w:p><w:pPr><w:pStyle w:val="Tabla9"/><w:widowControl/><w:jc w:val="left"/><w:rPr><w:kern w:val="0"/><w:szCs w:val="24"/><w:lang w:val="es-CO" w:eastAsia="en-US" w:bidi="ar-SA"/><w:ins w:id="22039" w:author="Unknown Author" w:date="2026-10-30T04:17:53Z"></w:ins></w:rPr></w:pPr><w:ins w:id="22038" w:author="Unknown Author" w:date="2026-10-30T04:17:53Z"><w:r><w:rPr><w:kern w:val="0"/><w:szCs w:val="24"/><w:lang w:val="es-CO" w:eastAsia="en-US" w:bidi="ar-SA"/></w:rPr><w:t>Este documento</w:t></w:r></w:ins></w:p></w:tc></w:tr><w:tr><w:trPr><w:ins w:id="22040" w:author="Unknown Author" w:date="2026-10-30T04:17:53Z"/><w:cantSplit w:val="true"/></w:trPr><w:tc><w:tcPr><w:tcW w:w="1727" w:type="dxa"/><w:tcBorders></w:tcBorders></w:tcPr><w:p><w:pPr><w:pStyle w:val="Tabla9"/><w:widowControl/><w:jc w:val="left"/><w:rPr><w:kern w:val="0"/><w:szCs w:val="24"/><w:lang w:val="es-CO" w:eastAsia="en-US" w:bidi="ar-SA"/><w:ins w:id="22042" w:author="Unknown Author" w:date="2026-10-30T04:17:53Z"></w:ins></w:rPr></w:pPr><w:ins w:id="22041" w:author="Unknown Author" w:date="2026-10-30T04:17:53Z"><w:r><w:rPr><w:kern w:val="0"/><w:szCs w:val="24"/><w:lang w:val="es-CO" w:eastAsia="en-US" w:bidi="ar-SA"/></w:rPr><w:t>Anexo A del Anexo 2</w:t></w:r></w:ins></w:p></w:tc><w:tc><w:tcPr><w:tcW w:w="3290" w:type="dxa"/><w:tcBorders></w:tcBorders></w:tcPr><w:p><w:pPr><w:pStyle w:val="Tabla9"/><w:widowControl/><w:jc w:val="left"/><w:rPr><w:kern w:val="0"/><w:szCs w:val="24"/><w:lang w:val="es-CO" w:eastAsia="en-US" w:bidi="ar-SA"/><w:ins w:id="22044" w:author="Unknown Author" w:date="2026-10-30T04:17:53Z"></w:ins></w:rPr></w:pPr><w:ins w:id="22043" w:author="Unknown Author" w:date="2026-10-30T04:17:53Z"><w:r><w:rPr><w:kern w:val="0"/><w:szCs w:val="24"/><w:lang w:val="es-CO" w:eastAsia="en-US" w:bidi="ar-SA"/></w:rPr><w:t>Análisis del problema público y de la estructura causal; se carga como otro adjunto del SIGP</w:t></w:r></w:ins></w:p></w:tc><w:tc><w:tcPr><w:tcW w:w="2879" w:type="dxa"/><w:tcBorders></w:tcBorders></w:tcPr><w:p><w:pPr><w:pStyle w:val="Tabla9"/><w:widowControl/><w:jc w:val="left"/><w:rPr><w:kern w:val="0"/><w:szCs w:val="24"/><w:lang w:val="es-CO" w:eastAsia="en-US" w:bidi="ar-SA"/><w:ins w:id="22046" w:author="Unknown Author" w:date="2026-10-30T04:17:53Z"></w:ins></w:rPr></w:pPr><w:ins w:id="22045" w:author="Unknown Author" w:date="2026-10-30T04:17:53Z"><w:r><w:rPr><w:kern w:val="0"/><w:szCs w:val="24"/><w:lang w:val="es-CO" w:eastAsia="en-US" w:bidi="ar-SA"/></w:rPr><w:t>Universidad</w:t></w:r></w:ins></w:p></w:tc><w:tc><w:tcPr><w:tcW w:w="2057" w:type="dxa"/><w:tcBorders></w:tcBorders></w:tcPr><w:p><w:pPr><w:pStyle w:val="Tabla9"/><w:widowControl/><w:jc w:val="left"/><w:rPr><w:kern w:val="0"/><w:szCs w:val="24"/><w:lang w:val="es-CO" w:eastAsia="en-US" w:bidi="ar-SA"/><w:ins w:id="22048" w:author="Unknown Author" w:date="2026-10-30T04:17:53Z"></w:ins></w:rPr></w:pPr><w:ins w:id="22047" w:author="Unknown Author" w:date="2026-10-30T04:17:53Z"><w:r><w:rPr><w:kern w:val="0"/><w:szCs w:val="24"/><w:lang w:val="es-CO" w:eastAsia="en-US" w:bidi="ar-SA"/></w:rPr><w:t>Adjunto a este documento</w:t></w:r></w:ins></w:p></w:tc></w:tr><w:tr><w:trPr><w:ins w:id="22049" w:author="Unknown Author" w:date="2026-10-30T04:17:53Z"/><w:cantSplit w:val="true"/></w:trPr><w:tc><w:tcPr><w:tcW w:w="1727" w:type="dxa"/><w:tcBorders></w:tcBorders><w:shd w:color="auto" w:fill="F7F7F7" w:val="clear"/></w:tcPr><w:p><w:pPr><w:pStyle w:val="Tabla9"/><w:widowControl/><w:jc w:val="left"/><w:rPr><w:kern w:val="0"/><w:szCs w:val="24"/><w:lang w:val="es-CO" w:eastAsia="en-US" w:bidi="ar-SA"/><w:ins w:id="22051" w:author="Unknown Author" w:date="2026-10-30T04:17:53Z"></w:ins></w:rPr></w:pPr><w:ins w:id="22050" w:author="Unknown Author" w:date="2026-10-30T04:17:53Z"><w:r><w:rPr><w:kern w:val="0"/><w:szCs w:val="24"/><w:lang w:val="es-CO" w:eastAsia="en-US" w:bidi="ar-SA"/></w:rPr><w:t>Anexo 3 y numeral 10.8</w:t></w:r></w:ins></w:p></w:tc><w:tc><w:tcPr><w:tcW w:w="3290" w:type="dxa"/><w:tcBorders></w:tcBorders><w:shd w:color="auto" w:fill="F7F7F7" w:val="clear"/></w:tcPr><w:p><w:pPr><w:pStyle w:val="Tabla9"/><w:widowControl/><w:jc w:val="left"/><w:rPr><w:kern w:val="0"/><w:szCs w:val="24"/><w:lang w:val="es-CO" w:eastAsia="en-US" w:bidi="ar-SA"/><w:ins w:id="22053" w:author="Unknown Author" w:date="2026-10-30T04:17:53Z"></w:ins></w:rPr></w:pPr><w:ins w:id="22052" w:author="Unknown Author" w:date="2026-10-30T04:17:53Z"><w:r><w:rPr><w:kern w:val="0"/><w:szCs w:val="24"/><w:lang w:val="es-CO" w:eastAsia="en-US" w:bidi="ar-SA"/></w:rPr><w:t>Presupuesto en Excel firmado por el representante legal, con análisis de costos y al menos dos cotizaciones vigentes por rubro, en una carpeta por rubro; se cargan al radicar y no se subsanan</w:t></w:r></w:ins></w:p></w:tc><w:tc><w:tcPr><w:tcW w:w="2879" w:type="dxa"/><w:tcBorders></w:tcBorders><w:shd w:color="auto" w:fill="F7F7F7" w:val="clear"/></w:tcPr><w:p><w:pPr><w:pStyle w:val="Tabla9"/><w:widowControl/><w:jc w:val="left"/><w:rPr><w:kern w:val="0"/><w:szCs w:val="24"/><w:lang w:val="es-CO" w:eastAsia="en-US" w:bidi="ar-SA"/><w:ins w:id="22055" w:author="Unknown Author" w:date="2026-10-30T04:17:53Z"></w:ins></w:rPr></w:pPr><w:ins w:id="22054" w:author="Unknown Author" w:date="2026-10-30T04:17:53Z"><w:r><w:rPr><w:kern w:val="0"/><w:szCs w:val="24"/><w:lang w:val="es-CO" w:eastAsia="en-US" w:bidi="ar-SA"/></w:rPr><w:t>Universidad, con las certificaciones de contrapartida de cada integrante</w:t></w:r></w:ins></w:p></w:tc><w:tc><w:tcPr><w:tcW w:w="2057" w:type="dxa"/><w:tcBorders></w:tcBorders><w:shd w:color="auto" w:fill="F7F7F7" w:val="clear"/></w:tcPr><w:p><w:pPr><w:pStyle w:val="Tabla9"/><w:widowControl/><w:jc w:val="left"/><w:rPr><w:kern w:val="0"/><w:szCs w:val="24"/><w:lang w:val="es-CO" w:eastAsia="en-US" w:bidi="ar-SA"/><w:ins w:id="22057" w:author="Unknown Author" w:date="2026-10-30T04:17:53Z"></w:ins></w:rPr></w:pPr><w:ins w:id="22056" w:author="Unknown Author" w:date="2026-10-30T04:17:53Z"><w:r><w:rPr><w:kern w:val="0"/><w:szCs w:val="24"/><w:lang w:val="es-CO" w:eastAsia="en-US" w:bidi="ar-SA"/></w:rPr><w:t>Por adjuntar</w:t></w:r></w:ins></w:p></w:tc></w:tr><w:tr><w:trPr><w:ins w:id="22058" w:author="Unknown Author" w:date="2026-10-30T04:17:53Z"/><w:cantSplit w:val="true"/></w:trPr><w:tc><w:tcPr><w:tcW w:w="1727" w:type="dxa"/><w:tcBorders></w:tcBorders></w:tcPr><w:p><w:pPr><w:pStyle w:val="Tabla9"/><w:widowControl/><w:jc w:val="left"/><w:rPr><w:kern w:val="0"/><w:szCs w:val="24"/><w:lang w:val="es-CO" w:eastAsia="en-US" w:bidi="ar-SA"/><w:ins w:id="22060" w:author="Unknown Author" w:date="2026-10-30T04:17:53Z"></w:ins></w:rPr></w:pPr><w:ins w:id="22059" w:author="Unknown Author" w:date="2026-10-30T04:17:53Z"><w:r><w:rPr><w:kern w:val="0"/><w:szCs w:val="24"/><w:lang w:val="es-CO" w:eastAsia="en-US" w:bidi="ar-SA"/></w:rPr><w:t>Anexo 4 y numeral 10.7</w:t></w:r></w:ins></w:p></w:tc><w:tc><w:tcPr><w:tcW w:w="3290" w:type="dxa"/><w:tcBorders></w:tcBorders></w:tcPr><w:p><w:pPr><w:pStyle w:val="Tabla9"/><w:widowControl/><w:jc w:val="left"/><w:rPr><w:kern w:val="0"/><w:szCs w:val="24"/><w:lang w:val="es-CO" w:eastAsia="en-US" w:bidi="ar-SA"/><w:ins w:id="22062" w:author="Unknown Author" w:date="2026-10-30T04:17:53Z"></w:ins></w:rPr></w:pPr><w:ins w:id="22061" w:author="Unknown Author" w:date="2026-10-30T04:17:53Z"><w:r><w:rPr><w:kern w:val="0"/><w:szCs w:val="24"/><w:lang w:val="es-CO" w:eastAsia="en-US" w:bidi="ar-SA"/></w:rPr><w:t>Demandas territoriales: código de la demanda atendida, o nueva demanda con reportes oficiales de afectación</w:t></w:r></w:ins></w:p></w:tc><w:tc><w:tcPr><w:tcW w:w="2879" w:type="dxa"/><w:tcBorders></w:tcBorders></w:tcPr><w:p><w:pPr><w:pStyle w:val="Tabla9"/><w:widowControl/><w:jc w:val="left"/><w:rPr><w:kern w:val="0"/><w:szCs w:val="24"/><w:lang w:val="es-CO" w:eastAsia="en-US" w:bidi="ar-SA"/><w:ins w:id="22064" w:author="Unknown Author" w:date="2026-10-30T04:17:53Z"></w:ins></w:rPr></w:pPr><w:ins w:id="22063" w:author="Unknown Author" w:date="2026-10-30T04:17:53Z"><w:r><w:rPr><w:kern w:val="0"/><w:szCs w:val="24"/><w:lang w:val="es-CO" w:eastAsia="en-US" w:bidi="ar-SA"/></w:rPr><w:t>Municipios de Manizales y de Calarcá y universidad</w:t></w:r></w:ins></w:p></w:tc><w:tc><w:tcPr><w:tcW w:w="2057" w:type="dxa"/><w:tcBorders></w:tcBorders></w:tcPr><w:p><w:pPr><w:pStyle w:val="Tabla9"/><w:widowControl/><w:jc w:val="left"/><w:rPr><w:kern w:val="0"/><w:szCs w:val="24"/><w:lang w:val="es-CO" w:eastAsia="en-US" w:bidi="ar-SA"/><w:ins w:id="22066" w:author="Unknown Author" w:date="2026-10-30T04:17:53Z"></w:ins></w:rPr></w:pPr><w:ins w:id="22065" w:author="Unknown Author" w:date="2026-10-30T04:17:53Z"><w:r><w:rPr><w:kern w:val="0"/><w:szCs w:val="24"/><w:lang w:val="es-CO" w:eastAsia="en-US" w:bidi="ar-SA"/></w:rPr><w:t>Por adjuntar</w:t></w:r></w:ins></w:p></w:tc></w:tr><w:tr><w:trPr><w:ins w:id="22067" w:author="Unknown Author" w:date="2026-10-30T04:17:53Z"/><w:cantSplit w:val="true"/></w:trPr><w:tc><w:tcPr><w:tcW w:w="1727" w:type="dxa"/><w:tcBorders></w:tcBorders><w:shd w:color="auto" w:fill="F7F7F7" w:val="clear"/></w:tcPr><w:p><w:pPr><w:pStyle w:val="Tabla9"/><w:widowControl/><w:jc w:val="left"/><w:rPr><w:kern w:val="0"/><w:szCs w:val="24"/><w:lang w:val="es-CO" w:eastAsia="en-US" w:bidi="ar-SA"/><w:ins w:id="22069" w:author="Unknown Author" w:date="2026-10-30T04:17:53Z"></w:ins></w:rPr></w:pPr><w:ins w:id="22068" w:author="Unknown Author" w:date="2026-10-30T04:17:53Z"><w:r><w:rPr><w:kern w:val="0"/><w:szCs w:val="24"/><w:lang w:val="es-CO" w:eastAsia="en-US" w:bidi="ar-SA"/></w:rPr><w:t>Anexo 5 y numeral 10.9</w:t></w:r></w:ins></w:p></w:tc><w:tc><w:tcPr><w:tcW w:w="3290" w:type="dxa"/><w:tcBorders></w:tcBorders><w:shd w:color="auto" w:fill="F7F7F7" w:val="clear"/></w:tcPr><w:p><w:pPr><w:pStyle w:val="Tabla9"/><w:widowControl/><w:jc w:val="left"/><w:rPr><w:kern w:val="0"/><w:szCs w:val="24"/><w:lang w:val="es-CO" w:eastAsia="en-US" w:bidi="ar-SA"/><w:ins w:id="22071" w:author="Unknown Author" w:date="2026-10-30T04:17:53Z"></w:ins></w:rPr></w:pPr><w:ins w:id="22070" w:author="Unknown Author" w:date="2026-10-30T04:17:53Z"><w:r><w:rPr><w:kern w:val="0"/><w:szCs w:val="24"/><w:lang w:val="es-CO" w:eastAsia="en-US" w:bidi="ar-SA"/></w:rPr><w:t>Proyectos de CTeI gestionados o ejecutados por el proponente y los integrantes, con al menos dos proyectos del proponente en los últimos cinco años</w:t></w:r></w:ins></w:p></w:tc><w:tc><w:tcPr><w:tcW w:w="2879" w:type="dxa"/><w:tcBorders></w:tcBorders><w:shd w:color="auto" w:fill="F7F7F7" w:val="clear"/></w:tcPr><w:p><w:pPr><w:pStyle w:val="Tabla9"/><w:widowControl/><w:jc w:val="left"/><w:rPr><w:kern w:val="0"/><w:szCs w:val="24"/><w:lang w:val="es-CO" w:eastAsia="en-US" w:bidi="ar-SA"/><w:ins w:id="22073" w:author="Unknown Author" w:date="2026-10-30T04:17:53Z"></w:ins></w:rPr></w:pPr><w:ins w:id="22072" w:author="Unknown Author" w:date="2026-10-30T04:17:53Z"><w:r><w:rPr><w:kern w:val="0"/><w:szCs w:val="24"/><w:lang w:val="es-CO" w:eastAsia="en-US" w:bidi="ar-SA"/></w:rPr><w:t>Universidad y demás integrantes</w:t></w:r></w:ins></w:p></w:tc><w:tc><w:tcPr><w:tcW w:w="2057" w:type="dxa"/><w:tcBorders></w:tcBorders><w:shd w:color="auto" w:fill="F7F7F7" w:val="clear"/></w:tcPr><w:p><w:pPr><w:pStyle w:val="Tabla9"/><w:widowControl/><w:jc w:val="left"/><w:rPr><w:kern w:val="0"/><w:szCs w:val="24"/><w:lang w:val="es-CO" w:eastAsia="en-US" w:bidi="ar-SA"/><w:ins w:id="22075" w:author="Unknown Author" w:date="2026-10-30T04:17:53Z"></w:ins></w:rPr></w:pPr><w:ins w:id="22074" w:author="Unknown Author" w:date="2026-10-30T04:17:53Z"><w:r><w:rPr><w:kern w:val="0"/><w:szCs w:val="24"/><w:lang w:val="es-CO" w:eastAsia="en-US" w:bidi="ar-SA"/></w:rPr><w:t>Por adjuntar</w:t></w:r></w:ins></w:p></w:tc></w:tr><w:tr><w:trPr><w:ins w:id="22076" w:author="Unknown Author" w:date="2026-10-30T04:17:53Z"/><w:cantSplit w:val="true"/></w:trPr><w:tc><w:tcPr><w:tcW w:w="1727" w:type="dxa"/><w:tcBorders></w:tcBorders></w:tcPr><w:p><w:pPr><w:pStyle w:val="Tabla9"/><w:widowControl/><w:jc w:val="left"/><w:rPr><w:kern w:val="0"/><w:szCs w:val="24"/><w:lang w:val="es-CO" w:eastAsia="en-US" w:bidi="ar-SA"/><w:ins w:id="22078" w:author="Unknown Author" w:date="2026-10-30T04:17:53Z"></w:ins></w:rPr></w:pPr><w:ins w:id="22077" w:author="Unknown Author" w:date="2026-10-30T04:17:53Z"><w:r><w:rPr><w:kern w:val="0"/><w:szCs w:val="24"/><w:lang w:val="es-CO" w:eastAsia="en-US" w:bidi="ar-SA"/></w:rPr><w:t>Anexo 10</w:t></w:r></w:ins></w:p></w:tc><w:tc><w:tcPr><w:tcW w:w="3290" w:type="dxa"/><w:tcBorders></w:tcBorders></w:tcPr><w:p><w:pPr><w:pStyle w:val="Tabla9"/><w:widowControl/><w:jc w:val="left"/><w:rPr><w:kern w:val="0"/><w:szCs w:val="24"/><w:lang w:val="es-CO" w:eastAsia="en-US" w:bidi="ar-SA"/><w:ins w:id="22080" w:author="Unknown Author" w:date="2026-10-30T04:17:53Z"></w:ins></w:rPr></w:pPr><w:ins w:id="22079" w:author="Unknown Author" w:date="2026-10-30T04:17:53Z"><w:r><w:rPr><w:kern w:val="0"/><w:szCs w:val="24"/><w:lang w:val="es-CO" w:eastAsia="en-US" w:bidi="ar-SA"/></w:rPr><w:t>Lineamientos de apropiación social del conocimiento, atendidos en la sección 19</w:t></w:r></w:ins></w:p></w:tc><w:tc><w:tcPr><w:tcW w:w="2879" w:type="dxa"/><w:tcBorders></w:tcBorders></w:tcPr><w:p><w:pPr><w:pStyle w:val="Tabla9"/><w:widowControl/><w:jc w:val="left"/><w:rPr><w:kern w:val="0"/><w:szCs w:val="24"/><w:lang w:val="es-CO" w:eastAsia="en-US" w:bidi="ar-SA"/><w:ins w:id="22082" w:author="Unknown Author" w:date="2026-10-30T04:17:53Z"></w:ins></w:rPr></w:pPr><w:ins w:id="22081" w:author="Unknown Author" w:date="2026-10-30T04:17:53Z"><w:r><w:rPr><w:kern w:val="0"/><w:szCs w:val="24"/><w:lang w:val="es-CO" w:eastAsia="en-US" w:bidi="ar-SA"/></w:rPr><w:t>Universidad</w:t></w:r></w:ins></w:p></w:tc><w:tc><w:tcPr><w:tcW w:w="2057" w:type="dxa"/><w:tcBorders></w:tcBorders></w:tcPr><w:p><w:pPr><w:pStyle w:val="Tabla9"/><w:widowControl/><w:jc w:val="left"/><w:rPr><w:kern w:val="0"/><w:szCs w:val="24"/><w:lang w:val="es-CO" w:eastAsia="en-US" w:bidi="ar-SA"/><w:ins w:id="22084" w:author="Unknown Author" w:date="2026-10-30T04:17:53Z"></w:ins></w:rPr></w:pPr><w:ins w:id="22083" w:author="Unknown Author" w:date="2026-10-30T04:17:53Z"><w:r><w:rPr><w:kern w:val="0"/><w:szCs w:val="24"/><w:lang w:val="es-CO" w:eastAsia="en-US" w:bidi="ar-SA"/></w:rPr><w:t>Atendido en el texto</w:t></w:r></w:ins></w:p></w:tc></w:tr><w:tr><w:trPr><w:ins w:id="22085" w:author="Unknown Author" w:date="2026-10-30T04:17:53Z"/><w:cantSplit w:val="true"/></w:trPr><w:tc><w:tcPr><w:tcW w:w="1727" w:type="dxa"/><w:tcBorders></w:tcBorders><w:shd w:color="auto" w:fill="F7F7F7" w:val="clear"/></w:tcPr><w:p><w:pPr><w:pStyle w:val="Tabla9"/><w:widowControl/><w:jc w:val="left"/><w:rPr><w:kern w:val="0"/><w:szCs w:val="24"/><w:lang w:val="es-CO" w:eastAsia="en-US" w:bidi="ar-SA"/><w:ins w:id="22087" w:author="Unknown Author" w:date="2026-10-30T04:17:53Z"></w:ins></w:rPr></w:pPr><w:ins w:id="22086" w:author="Unknown Author" w:date="2026-10-30T04:17:53Z"><w:r><w:rPr><w:kern w:val="0"/><w:szCs w:val="24"/><w:lang w:val="es-CO" w:eastAsia="en-US" w:bidi="ar-SA"/></w:rPr><w:t>Anexo 11</w:t></w:r></w:ins></w:p></w:tc><w:tc><w:tcPr><w:tcW w:w="3290" w:type="dxa"/><w:tcBorders></w:tcBorders><w:shd w:color="auto" w:fill="F7F7F7" w:val="clear"/></w:tcPr><w:p><w:pPr><w:pStyle w:val="Tabla9"/><w:widowControl/><w:jc w:val="left"/><w:rPr><w:kern w:val="0"/><w:szCs w:val="24"/><w:lang w:val="es-CO" w:eastAsia="en-US" w:bidi="ar-SA"/><w:ins w:id="22089" w:author="Unknown Author" w:date="2026-10-30T04:17:53Z"></w:ins></w:rPr></w:pPr><w:ins w:id="22088" w:author="Unknown Author" w:date="2026-10-30T04:17:53Z"><w:r><w:rPr><w:kern w:val="0"/><w:szCs w:val="24"/><w:lang w:val="es-CO" w:eastAsia="en-US" w:bidi="ar-SA"/></w:rPr><w:t>Niveles de madurez tecnológica, atendidos en la sección 13.2</w:t></w:r></w:ins></w:p></w:tc><w:tc><w:tcPr><w:tcW w:w="2879" w:type="dxa"/><w:tcBorders></w:tcBorders><w:shd w:color="auto" w:fill="F7F7F7" w:val="clear"/></w:tcPr><w:p><w:pPr><w:pStyle w:val="Tabla9"/><w:widowControl/><w:jc w:val="left"/><w:rPr><w:kern w:val="0"/><w:szCs w:val="24"/><w:lang w:val="es-CO" w:eastAsia="en-US" w:bidi="ar-SA"/><w:ins w:id="22091" w:author="Unknown Author" w:date="2026-10-30T04:17:53Z"></w:ins></w:rPr></w:pPr><w:ins w:id="22090" w:author="Unknown Author" w:date="2026-10-30T04:17:53Z"><w:r><w:rPr><w:kern w:val="0"/><w:szCs w:val="24"/><w:lang w:val="es-CO" w:eastAsia="en-US" w:bidi="ar-SA"/></w:rPr><w:t>Universidad</w:t></w:r></w:ins></w:p></w:tc><w:tc><w:tcPr><w:tcW w:w="2057" w:type="dxa"/><w:tcBorders></w:tcBorders><w:shd w:color="auto" w:fill="F7F7F7" w:val="clear"/></w:tcPr><w:p><w:pPr><w:pStyle w:val="Tabla9"/><w:widowControl/><w:jc w:val="left"/><w:rPr><w:kern w:val="0"/><w:szCs w:val="24"/><w:lang w:val="es-CO" w:eastAsia="en-US" w:bidi="ar-SA"/><w:ins w:id="22093" w:author="Unknown Author" w:date="2026-10-30T04:17:53Z"></w:ins></w:rPr></w:pPr><w:ins w:id="22092" w:author="Unknown Author" w:date="2026-10-30T04:17:53Z"><w:r><w:rPr><w:kern w:val="0"/><w:szCs w:val="24"/><w:lang w:val="es-CO" w:eastAsia="en-US" w:bidi="ar-SA"/></w:rPr><w:t>Atendido en el texto</w:t></w:r></w:ins></w:p></w:tc></w:tr><w:tr><w:trPr><w:ins w:id="22094" w:author="Unknown Author" w:date="2026-10-30T04:17:53Z"/><w:cantSplit w:val="true"/></w:trPr><w:tc><w:tcPr><w:tcW w:w="1727" w:type="dxa"/><w:tcBorders></w:tcBorders></w:tcPr><w:p><w:pPr><w:pStyle w:val="Tabla9"/><w:widowControl/><w:jc w:val="left"/><w:rPr><w:kern w:val="0"/><w:szCs w:val="24"/><w:lang w:val="es-CO" w:eastAsia="en-US" w:bidi="ar-SA"/><w:ins w:id="22096" w:author="Unknown Author" w:date="2026-10-30T04:17:53Z"></w:ins></w:rPr></w:pPr><w:ins w:id="22095" w:author="Unknown Author" w:date="2026-10-30T04:17:53Z"><w:r><w:rPr><w:kern w:val="0"/><w:szCs w:val="24"/><w:lang w:val="es-CO" w:eastAsia="en-US" w:bidi="ar-SA"/></w:rPr><w:t>Anexo 12</w:t></w:r></w:ins></w:p></w:tc><w:tc><w:tcPr><w:tcW w:w="3290" w:type="dxa"/><w:tcBorders></w:tcBorders></w:tcPr><w:p><w:pPr><w:pStyle w:val="Tabla9"/><w:widowControl/><w:jc w:val="left"/><w:rPr><w:kern w:val="0"/><w:szCs w:val="24"/><w:lang w:val="es-CO" w:eastAsia="en-US" w:bidi="ar-SA"/><w:ins w:id="22098" w:author="Unknown Author" w:date="2026-10-30T04:17:53Z"></w:ins></w:rPr></w:pPr><w:ins w:id="22097" w:author="Unknown Author" w:date="2026-10-30T04:17:53Z"><w:r><w:rPr><w:kern w:val="0"/><w:szCs w:val="24"/><w:lang w:val="es-CO" w:eastAsia="en-US" w:bidi="ar-SA"/></w:rPr><w:t>Vinculación de talento humano de formación, atendida en las secciones 20 y 26</w:t></w:r></w:ins></w:p></w:tc><w:tc><w:tcPr><w:tcW w:w="2879" w:type="dxa"/><w:tcBorders></w:tcBorders></w:tcPr><w:p><w:pPr><w:pStyle w:val="Tabla9"/><w:widowControl/><w:jc w:val="left"/><w:rPr><w:kern w:val="0"/><w:szCs w:val="24"/><w:lang w:val="es-CO" w:eastAsia="en-US" w:bidi="ar-SA"/><w:ins w:id="22100" w:author="Unknown Author" w:date="2026-10-30T04:17:53Z"></w:ins></w:rPr></w:pPr><w:ins w:id="22099" w:author="Unknown Author" w:date="2026-10-30T04:17:53Z"><w:r><w:rPr><w:kern w:val="0"/><w:szCs w:val="24"/><w:lang w:val="es-CO" w:eastAsia="en-US" w:bidi="ar-SA"/></w:rPr><w:t>Universidad</w:t></w:r></w:ins></w:p></w:tc><w:tc><w:tcPr><w:tcW w:w="2057" w:type="dxa"/><w:tcBorders></w:tcBorders></w:tcPr><w:p><w:pPr><w:pStyle w:val="Tabla9"/><w:widowControl/><w:jc w:val="left"/><w:rPr><w:kern w:val="0"/><w:szCs w:val="24"/><w:lang w:val="es-CO" w:eastAsia="en-US" w:bidi="ar-SA"/><w:ins w:id="22102" w:author="Unknown Author" w:date="2026-10-30T04:17:53Z"></w:ins></w:rPr></w:pPr><w:ins w:id="22101" w:author="Unknown Author" w:date="2026-10-30T04:17:53Z"><w:r><w:rPr><w:kern w:val="0"/><w:szCs w:val="24"/><w:lang w:val="es-CO" w:eastAsia="en-US" w:bidi="ar-SA"/></w:rPr><w:t>Atendido en el texto</w:t></w:r></w:ins></w:p></w:tc></w:tr><w:tr><w:trPr><w:ins w:id="22103" w:author="Unknown Author" w:date="2026-10-30T04:17:53Z"/><w:cantSplit w:val="true"/></w:trPr><w:tc><w:tcPr><w:tcW w:w="1727" w:type="dxa"/><w:tcBorders></w:tcBorders><w:shd w:color="auto" w:fill="F7F7F7" w:val="clear"/></w:tcPr><w:p><w:pPr><w:pStyle w:val="Tabla9"/><w:widowControl/><w:jc w:val="left"/><w:rPr><w:kern w:val="0"/><w:szCs w:val="24"/><w:lang w:val="es-CO" w:eastAsia="en-US" w:bidi="ar-SA"/><w:ins w:id="22105" w:author="Unknown Author" w:date="2026-10-30T04:17:53Z"></w:ins></w:rPr></w:pPr><w:ins w:id="22104" w:author="Unknown Author" w:date="2026-10-30T04:17:53Z"><w:r><w:rPr><w:kern w:val="0"/><w:szCs w:val="24"/><w:lang w:val="es-CO" w:eastAsia="en-US" w:bidi="ar-SA"/></w:rPr><w:t>Anexo 13</w:t></w:r></w:ins></w:p></w:tc><w:tc><w:tcPr><w:tcW w:w="3290" w:type="dxa"/><w:tcBorders></w:tcBorders><w:shd w:color="auto" w:fill="F7F7F7" w:val="clear"/></w:tcPr><w:p><w:pPr><w:pStyle w:val="Tabla9"/><w:widowControl/><w:jc w:val="left"/><w:rPr><w:kern w:val="0"/><w:szCs w:val="24"/><w:lang w:val="es-CO" w:eastAsia="en-US" w:bidi="ar-SA"/><w:ins w:id="22107" w:author="Unknown Author" w:date="2026-10-30T04:17:53Z"></w:ins></w:rPr></w:pPr><w:ins w:id="22106" w:author="Unknown Author" w:date="2026-10-30T04:17:53Z"><w:r><w:rPr><w:kern w:val="0"/><w:szCs w:val="24"/><w:lang w:val="es-CO" w:eastAsia="en-US" w:bidi="ar-SA"/></w:rPr><w:t>Productos de CTeI esperados, atendidos en la sección 20</w:t></w:r></w:ins></w:p></w:tc><w:tc><w:tcPr><w:tcW w:w="2879" w:type="dxa"/><w:tcBorders></w:tcBorders><w:shd w:color="auto" w:fill="F7F7F7" w:val="clear"/></w:tcPr><w:p><w:pPr><w:pStyle w:val="Tabla9"/><w:widowControl/><w:jc w:val="left"/><w:rPr><w:kern w:val="0"/><w:szCs w:val="24"/><w:lang w:val="es-CO" w:eastAsia="en-US" w:bidi="ar-SA"/><w:ins w:id="22109" w:author="Unknown Author" w:date="2026-10-30T04:17:53Z"></w:ins></w:rPr></w:pPr><w:ins w:id="22108" w:author="Unknown Author" w:date="2026-10-30T04:17:53Z"><w:r><w:rPr><w:kern w:val="0"/><w:szCs w:val="24"/><w:lang w:val="es-CO" w:eastAsia="en-US" w:bidi="ar-SA"/></w:rPr><w:t>Universidad</w:t></w:r></w:ins></w:p></w:tc><w:tc><w:tcPr><w:tcW w:w="2057" w:type="dxa"/><w:tcBorders></w:tcBorders><w:shd w:color="auto" w:fill="F7F7F7" w:val="clear"/></w:tcPr><w:p><w:pPr><w:pStyle w:val="Tabla9"/><w:widowControl/><w:jc w:val="left"/><w:rPr><w:kern w:val="0"/><w:szCs w:val="24"/><w:lang w:val="es-CO" w:eastAsia="en-US" w:bidi="ar-SA"/><w:ins w:id="22111" w:author="Unknown Author" w:date="2026-10-30T04:17:53Z"></w:ins></w:rPr></w:pPr><w:ins w:id="22110" w:author="Unknown Author" w:date="2026-10-30T04:17:53Z"><w:r><w:rPr><w:kern w:val="0"/><w:szCs w:val="24"/><w:lang w:val="es-CO" w:eastAsia="en-US" w:bidi="ar-SA"/></w:rPr><w:t>Atendido en el texto</w:t></w:r></w:ins></w:p></w:tc></w:tr><w:tr><w:trPr><w:ins w:id="22112" w:author="Unknown Author" w:date="2026-10-30T04:17:53Z"/><w:cantSplit w:val="true"/></w:trPr><w:tc><w:tcPr><w:tcW w:w="1727" w:type="dxa"/><w:tcBorders></w:tcBorders></w:tcPr><w:p><w:pPr><w:pStyle w:val="Tabla9"/><w:widowControl/><w:jc w:val="left"/><w:rPr><w:kern w:val="0"/><w:szCs w:val="24"/><w:lang w:val="es-CO" w:eastAsia="en-US" w:bidi="ar-SA"/><w:ins w:id="22114" w:author="Unknown Author" w:date="2026-10-30T04:17:53Z"></w:ins></w:rPr></w:pPr><w:ins w:id="22113" w:author="Unknown Author" w:date="2026-10-30T04:17:53Z"><w:r><w:rPr><w:kern w:val="0"/><w:szCs w:val="24"/><w:lang w:val="es-CO" w:eastAsia="en-US" w:bidi="ar-SA"/></w:rPr><w:t>Numerales 10.12 y 10.13</w:t></w:r></w:ins></w:p></w:tc><w:tc><w:tcPr><w:tcW w:w="3290" w:type="dxa"/><w:tcBorders></w:tcBorders></w:tcPr><w:p><w:pPr><w:pStyle w:val="Tabla9"/><w:widowControl/><w:jc w:val="left"/><w:rPr><w:kern w:val="0"/><w:szCs w:val="24"/><w:lang w:val="es-CO" w:eastAsia="en-US" w:bidi="ar-SA"/><w:ins w:id="22116" w:author="Unknown Author" w:date="2026-10-30T04:17:53Z"></w:ins></w:rPr></w:pPr><w:ins w:id="22115" w:author="Unknown Author" w:date="2026-10-30T04:17:53Z"><w:r><w:rPr><w:kern w:val="0"/><w:szCs w:val="24"/><w:lang w:val="es-CO" w:eastAsia="en-US" w:bidi="ar-SA"/></w:rPr><w:t>Certificado de existencia y representación legal de Avanciencia, con antigüedad máxima de 90 días antes del cierre. Si es actor del sector productivo, constitución verificable en el RUES con al menos un año antes de la apertura (8 de octubre de 2026). Si es organización de la sociedad civil, domicilio en un departamento afectado</w:t></w:r></w:ins></w:p></w:tc><w:tc><w:tcPr><w:tcW w:w="2879" w:type="dxa"/><w:tcBorders></w:tcBorders></w:tcPr><w:p><w:pPr><w:pStyle w:val="Tabla9"/><w:widowControl/><w:jc w:val="left"/><w:rPr><w:kern w:val="0"/><w:szCs w:val="24"/><w:lang w:val="es-CO" w:eastAsia="en-US" w:bidi="ar-SA"/><w:ins w:id="22118" w:author="Unknown Author" w:date="2026-10-30T04:17:53Z"></w:ins></w:rPr></w:pPr><w:ins w:id="22117" w:author="Unknown Author" w:date="2026-10-30T04:17:53Z"><w:r><w:rPr><w:kern w:val="0"/><w:szCs w:val="24"/><w:lang w:val="es-CO" w:eastAsia="en-US" w:bidi="ar-SA"/></w:rPr><w:t>Avanciencia</w:t></w:r></w:ins></w:p></w:tc><w:tc><w:tcPr><w:tcW w:w="2057" w:type="dxa"/><w:tcBorders></w:tcBorders></w:tcPr><w:p><w:pPr><w:pStyle w:val="Tabla9"/><w:widowControl/><w:jc w:val="left"/><w:rPr><w:kern w:val="0"/><w:szCs w:val="24"/><w:lang w:val="es-CO" w:eastAsia="en-US" w:bidi="ar-SA"/><w:ins w:id="22120" w:author="Unknown Author" w:date="2026-10-30T04:17:53Z"></w:ins></w:rPr></w:pPr><w:ins w:id="22119" w:author="Unknown Author" w:date="2026-10-30T04:17:53Z"><w:r><w:rPr><w:kern w:val="0"/><w:szCs w:val="24"/><w:lang w:val="es-CO" w:eastAsia="en-US" w:bidi="ar-SA"/></w:rPr><w:t>Por adjuntar según su naturaleza jurídica</w:t></w:r></w:ins></w:p></w:tc></w:tr><w:tr><w:trPr><w:ins w:id="22121" w:author="Unknown Author" w:date="2026-10-30T04:17:53Z"/><w:cantSplit w:val="true"/></w:trPr><w:tc><w:tcPr><w:tcW w:w="1727" w:type="dxa"/><w:tcBorders></w:tcBorders><w:shd w:color="auto" w:fill="F7F7F7" w:val="clear"/></w:tcPr><w:p><w:pPr><w:pStyle w:val="Tabla9"/><w:widowControl/><w:jc w:val="left"/><w:rPr><w:kern w:val="0"/><w:szCs w:val="24"/><w:lang w:val="es-CO" w:eastAsia="en-US" w:bidi="ar-SA"/><w:ins w:id="22123" w:author="Unknown Author" w:date="2026-10-30T04:17:53Z"></w:ins></w:rPr></w:pPr><w:ins w:id="22122" w:author="Unknown Author" w:date="2026-10-30T04:17:53Z"><w:r><w:rPr><w:kern w:val="0"/><w:szCs w:val="24"/><w:lang w:val="es-CO" w:eastAsia="en-US" w:bidi="ar-SA"/></w:rPr><w:t>Numeral 10.14</w:t></w:r></w:ins></w:p></w:tc><w:tc><w:tcPr><w:tcW w:w="3290" w:type="dxa"/><w:tcBorders></w:tcBorders><w:shd w:color="auto" w:fill="F7F7F7" w:val="clear"/></w:tcPr><w:p><w:pPr><w:pStyle w:val="Tabla9"/><w:widowControl/><w:jc w:val="left"/><w:rPr><w:kern w:val="0"/><w:szCs w:val="24"/><w:lang w:val="es-CO" w:eastAsia="en-US" w:bidi="ar-SA"/><w:ins w:id="22125" w:author="Unknown Author" w:date="2026-10-30T04:17:53Z"></w:ins></w:rPr></w:pPr><w:ins w:id="22124" w:author="Unknown Author" w:date="2026-10-30T04:17:53Z"><w:r><w:rPr><w:kern w:val="0"/><w:szCs w:val="24"/><w:lang w:val="es-CO" w:eastAsia="en-US" w:bidi="ar-SA"/></w:rPr><w:t>Resolución de reconocimiento de Avanciencia como actor del SNCTI, expedida por MinCiencias y vigente al cierre</w:t></w:r></w:ins></w:p></w:tc><w:tc><w:tcPr><w:tcW w:w="2879" w:type="dxa"/><w:tcBorders></w:tcBorders><w:shd w:color="auto" w:fill="F7F7F7" w:val="clear"/></w:tcPr><w:p><w:pPr><w:pStyle w:val="Tabla9"/><w:widowControl/><w:jc w:val="left"/><w:rPr><w:kern w:val="0"/><w:szCs w:val="24"/><w:lang w:val="es-CO" w:eastAsia="en-US" w:bidi="ar-SA"/><w:ins w:id="22127" w:author="Unknown Author" w:date="2026-10-30T04:17:53Z"></w:ins></w:rPr></w:pPr><w:ins w:id="22126" w:author="Unknown Author" w:date="2026-10-30T04:17:53Z"><w:r><w:rPr><w:kern w:val="0"/><w:szCs w:val="24"/><w:lang w:val="es-CO" w:eastAsia="en-US" w:bidi="ar-SA"/></w:rPr><w:t>Avanciencia</w:t></w:r></w:ins></w:p></w:tc><w:tc><w:tcPr><w:tcW w:w="2057" w:type="dxa"/><w:tcBorders></w:tcBorders><w:shd w:color="auto" w:fill="F7F7F7" w:val="clear"/></w:tcPr><w:p><w:pPr><w:pStyle w:val="Tabla9"/><w:widowControl/><w:jc w:val="left"/><w:rPr><w:kern w:val="0"/><w:szCs w:val="24"/><w:lang w:val="es-CO" w:eastAsia="en-US" w:bidi="ar-SA"/><w:ins w:id="22129" w:author="Unknown Author" w:date="2026-10-30T04:17:53Z"></w:ins></w:rPr></w:pPr><w:ins w:id="22128" w:author="Unknown Author" w:date="2026-10-30T04:17:53Z"><w:r><w:rPr><w:kern w:val="0"/><w:szCs w:val="24"/><w:lang w:val="es-CO" w:eastAsia="en-US" w:bidi="ar-SA"/></w:rPr><w:t>Por adjuntar</w:t></w:r></w:ins></w:p></w:tc></w:tr><w:tr><w:trPr><w:ins w:id="22130" w:author="Unknown Author" w:date="2026-10-30T04:17:53Z"/><w:cantSplit w:val="true"/></w:trPr><w:tc><w:tcPr><w:tcW w:w="1727" w:type="dxa"/><w:tcBorders></w:tcBorders></w:tcPr><w:p><w:pPr><w:pStyle w:val="Tabla9"/><w:widowControl/><w:jc w:val="left"/><w:rPr><w:kern w:val="0"/><w:szCs w:val="24"/><w:lang w:val="es-CO" w:eastAsia="en-US" w:bidi="ar-SA"/><w:ins w:id="22132" w:author="Unknown Author" w:date="2026-10-30T04:17:53Z"></w:ins></w:rPr></w:pPr><w:ins w:id="22131" w:author="Unknown Author" w:date="2026-10-30T04:17:53Z"><w:r><w:rPr><w:kern w:val="0"/><w:szCs w:val="24"/><w:lang w:val="es-CO" w:eastAsia="en-US" w:bidi="ar-SA"/></w:rPr><w:t>Numeral 10.15</w:t></w:r></w:ins></w:p></w:tc><w:tc><w:tcPr><w:tcW w:w="3290" w:type="dxa"/><w:tcBorders></w:tcBorders></w:tcPr><w:p><w:pPr><w:pStyle w:val="Tabla9"/><w:widowControl/><w:jc w:val="left"/><w:rPr><w:kern w:val="0"/><w:szCs w:val="24"/><w:lang w:val="es-CO" w:eastAsia="en-US" w:bidi="ar-SA"/><w:ins w:id="22134" w:author="Unknown Author" w:date="2026-10-30T04:17:53Z"></w:ins></w:rPr></w:pPr><w:ins w:id="22133" w:author="Unknown Author" w:date="2026-10-30T04:17:53Z"><w:r><w:rPr><w:kern w:val="0"/><w:szCs w:val="24"/><w:lang w:val="es-CO" w:eastAsia="en-US" w:bidi="ar-SA"/></w:rPr><w:t>Proyecto de inversión formulado en MGA-WEB, tipología D, en la plataforma PIIP</w:t></w:r></w:ins></w:p></w:tc><w:tc><w:tcPr><w:tcW w:w="2879" w:type="dxa"/><w:tcBorders></w:tcBorders></w:tcPr><w:p><w:pPr><w:pStyle w:val="Tabla9"/><w:widowControl/><w:jc w:val="left"/><w:rPr><w:kern w:val="0"/><w:szCs w:val="24"/><w:lang w:val="es-CO" w:eastAsia="en-US" w:bidi="ar-SA"/><w:ins w:id="22136" w:author="Unknown Author" w:date="2026-10-30T04:17:53Z"></w:ins></w:rPr></w:pPr><w:ins w:id="22135" w:author="Unknown Author" w:date="2026-10-30T04:17:53Z"><w:r><w:rPr><w:kern w:val="0"/><w:szCs w:val="24"/><w:lang w:val="es-CO" w:eastAsia="en-US" w:bidi="ar-SA"/></w:rPr><w:t>Universidad</w:t></w:r></w:ins></w:p></w:tc><w:tc><w:tcPr><w:tcW w:w="2057" w:type="dxa"/><w:tcBorders></w:tcBorders></w:tcPr><w:p><w:pPr><w:pStyle w:val="Tabla9"/><w:widowControl/><w:jc w:val="left"/><w:rPr><w:kern w:val="0"/><w:szCs w:val="24"/><w:lang w:val="es-CO" w:eastAsia="en-US" w:bidi="ar-SA"/><w:ins w:id="22138" w:author="Unknown Author" w:date="2026-10-30T04:17:53Z"></w:ins></w:rPr></w:pPr><w:ins w:id="22137" w:author="Unknown Author" w:date="2026-10-30T04:17:53Z"><w:r><w:rPr><w:kern w:val="0"/><w:szCs w:val="24"/><w:lang w:val="es-CO" w:eastAsia="en-US" w:bidi="ar-SA"/></w:rPr><w:t>Por adjuntar</w:t></w:r></w:ins></w:p></w:tc></w:tr><w:tr><w:trPr><w:ins w:id="22139" w:author="Unknown Author" w:date="2026-10-30T04:17:53Z"/><w:cantSplit w:val="true"/></w:trPr><w:tc><w:tcPr><w:tcW w:w="1727" w:type="dxa"/><w:tcBorders></w:tcBorders><w:shd w:color="auto" w:fill="F7F7F7" w:val="clear"/></w:tcPr><w:p><w:pPr><w:pStyle w:val="Tabla9"/><w:widowControl/><w:jc w:val="left"/><w:rPr><w:kern w:val="0"/><w:szCs w:val="24"/><w:lang w:val="es-CO" w:eastAsia="en-US" w:bidi="ar-SA"/><w:ins w:id="22141" w:author="Unknown Author" w:date="2026-10-30T04:17:53Z"></w:ins></w:rPr></w:pPr><w:ins w:id="22140" w:author="Unknown Author" w:date="2026-10-30T04:17:53Z"><w:r><w:rPr><w:kern w:val="0"/><w:szCs w:val="24"/><w:lang w:val="es-CO" w:eastAsia="en-US" w:bidi="ar-SA"/></w:rPr><w:t>Numeral 10.16</w:t></w:r></w:ins></w:p></w:tc><w:tc><w:tcPr><w:tcW w:w="3290" w:type="dxa"/><w:tcBorders></w:tcBorders><w:shd w:color="auto" w:fill="F7F7F7" w:val="clear"/></w:tcPr><w:p><w:pPr><w:pStyle w:val="Tabla9"/><w:widowControl/><w:jc w:val="left"/><w:rPr><w:kern w:val="0"/><w:szCs w:val="24"/><w:lang w:val="es-CO" w:eastAsia="en-US" w:bidi="ar-SA"/><w:ins w:id="22143" w:author="Unknown Author" w:date="2026-10-30T04:17:53Z"></w:ins></w:rPr></w:pPr><w:ins w:id="22142" w:author="Unknown Author" w:date="2026-10-30T04:17:53Z"><w:r><w:rPr><w:kern w:val="0"/><w:szCs w:val="24"/><w:lang w:val="es-CO" w:eastAsia="en-US" w:bidi="ar-SA"/></w:rPr><w:t>Plan de sostenibilidad en el formato del Anexo 7 del Acuerdo 12 de 2024, atendido en las secciones 16 y 18, suscrito por el representante legal de cada entidad que opera un componente</w:t></w:r></w:ins></w:p></w:tc><w:tc><w:tcPr><w:tcW w:w="2879" w:type="dxa"/><w:tcBorders></w:tcBorders><w:shd w:color="auto" w:fill="F7F7F7" w:val="clear"/></w:tcPr><w:p><w:pPr><w:pStyle w:val="Tabla9"/><w:widowControl/><w:jc w:val="left"/><w:rPr><w:kern w:val="0"/><w:szCs w:val="24"/><w:lang w:val="es-CO" w:eastAsia="en-US" w:bidi="ar-SA"/><w:ins w:id="22145" w:author="Unknown Author" w:date="2026-10-30T04:17:53Z"></w:ins></w:rPr></w:pPr><w:ins w:id="22144" w:author="Unknown Author" w:date="2026-10-30T04:17:53Z"><w:r><w:rPr><w:kern w:val="0"/><w:szCs w:val="24"/><w:lang w:val="es-CO" w:eastAsia="en-US" w:bidi="ar-SA"/></w:rPr><w:t>Universidad y cada entidad operadora</w:t></w:r></w:ins></w:p></w:tc><w:tc><w:tcPr><w:tcW w:w="2057" w:type="dxa"/><w:tcBorders></w:tcBorders><w:shd w:color="auto" w:fill="F7F7F7" w:val="clear"/></w:tcPr><w:p><w:pPr><w:pStyle w:val="Tabla9"/><w:widowControl/><w:jc w:val="left"/><w:rPr><w:kern w:val="0"/><w:szCs w:val="24"/><w:lang w:val="es-CO" w:eastAsia="en-US" w:bidi="ar-SA"/><w:ins w:id="22147" w:author="Unknown Author" w:date="2026-10-30T04:17:53Z"></w:ins></w:rPr></w:pPr><w:ins w:id="22146" w:author="Unknown Author" w:date="2026-10-30T04:17:53Z"><w:r><w:rPr><w:kern w:val="0"/><w:szCs w:val="24"/><w:lang w:val="es-CO" w:eastAsia="en-US" w:bidi="ar-SA"/></w:rPr><w:t>Por adjuntar</w:t></w:r></w:ins></w:p></w:tc></w:tr><w:tr><w:trPr><w:ins w:id="22148" w:author="Unknown Author" w:date="2026-10-30T04:17:53Z"/><w:cantSplit w:val="true"/></w:trPr><w:tc><w:tcPr><w:tcW w:w="1727" w:type="dxa"/><w:tcBorders></w:tcBorders></w:tcPr><w:p><w:pPr><w:pStyle w:val="Tabla9"/><w:widowControl/><w:jc w:val="left"/><w:rPr><w:kern w:val="0"/><w:szCs w:val="24"/><w:lang w:val="es-CO" w:eastAsia="en-US" w:bidi="ar-SA"/><w:ins w:id="22150" w:author="Unknown Author" w:date="2026-10-30T04:17:53Z"></w:ins></w:rPr></w:pPr><w:ins w:id="22149" w:author="Unknown Author" w:date="2026-10-30T04:17:53Z"><w:r><w:rPr><w:kern w:val="0"/><w:szCs w:val="24"/><w:lang w:val="es-CO" w:eastAsia="en-US" w:bidi="ar-SA"/></w:rPr><w:t>Numeral 10.18</w:t></w:r></w:ins></w:p></w:tc><w:tc><w:tcPr><w:tcW w:w="3290" w:type="dxa"/><w:tcBorders></w:tcBorders></w:tcPr><w:p><w:pPr><w:pStyle w:val="Tabla9"/><w:widowControl/><w:jc w:val="left"/><w:rPr><w:kern w:val="0"/><w:szCs w:val="24"/><w:lang w:val="es-CO" w:eastAsia="en-US" w:bidi="ar-SA"/><w:ins w:id="22152" w:author="Unknown Author" w:date="2026-10-30T04:17:53Z"></w:ins></w:rPr></w:pPr><w:ins w:id="22151" w:author="Unknown Author" w:date="2026-10-30T04:17:53Z"><w:r><w:rPr><w:kern w:val="0"/><w:szCs w:val="24"/><w:lang w:val="es-CO" w:eastAsia="en-US" w:bidi="ar-SA"/></w:rPr><w:t>Certificado de participación firmado por el representante legal de cada integrante, con el nombre del proyecto, el compromiso con sus actividades y la justificación de su capacidad técnica</w:t></w:r></w:ins></w:p></w:tc><w:tc><w:tcPr><w:tcW w:w="2879" w:type="dxa"/><w:tcBorders></w:tcBorders></w:tcPr><w:p><w:pPr><w:pStyle w:val="Tabla9"/><w:widowControl/><w:jc w:val="left"/><w:rPr><w:kern w:val="0"/><w:szCs w:val="24"/><w:lang w:val="es-CO" w:eastAsia="en-US" w:bidi="ar-SA"/><w:ins w:id="22154" w:author="Unknown Author" w:date="2026-10-30T04:17:53Z"></w:ins></w:rPr></w:pPr><w:ins w:id="22153" w:author="Unknown Author" w:date="2026-10-30T04:17:53Z"><w:r><w:rPr><w:kern w:val="0"/><w:szCs w:val="24"/><w:lang w:val="es-CO" w:eastAsia="en-US" w:bidi="ar-SA"/></w:rPr><w:t>Cada integrante</w:t></w:r></w:ins></w:p></w:tc><w:tc><w:tcPr><w:tcW w:w="2057" w:type="dxa"/><w:tcBorders></w:tcBorders></w:tcPr><w:p><w:pPr><w:pStyle w:val="Tabla9"/><w:widowControl/><w:jc w:val="left"/><w:rPr><w:kern w:val="0"/><w:szCs w:val="24"/><w:lang w:val="es-CO" w:eastAsia="en-US" w:bidi="ar-SA"/><w:ins w:id="22156" w:author="Unknown Author" w:date="2026-10-30T04:17:53Z"></w:ins></w:rPr></w:pPr><w:ins w:id="22155" w:author="Unknown Author" w:date="2026-10-30T04:17:53Z"><w:r><w:rPr><w:kern w:val="0"/><w:szCs w:val="24"/><w:lang w:val="es-CO" w:eastAsia="en-US" w:bidi="ar-SA"/></w:rPr><w:t>Por adjuntar</w:t></w:r></w:ins></w:p></w:tc></w:tr><w:tr><w:trPr><w:ins w:id="22157" w:author="Unknown Author" w:date="2026-10-30T04:17:53Z"/><w:cantSplit w:val="true"/></w:trPr><w:tc><w:tcPr><w:tcW w:w="1727" w:type="dxa"/><w:tcBorders></w:tcBorders><w:shd w:color="auto" w:fill="F7F7F7" w:val="clear"/></w:tcPr><w:p><w:pPr><w:pStyle w:val="Tabla9"/><w:widowControl/><w:jc w:val="left"/><w:rPr><w:kern w:val="0"/><w:szCs w:val="24"/><w:lang w:val="es-CO" w:eastAsia="en-US" w:bidi="ar-SA"/><w:ins w:id="22159" w:author="Unknown Author" w:date="2026-10-30T04:17:53Z"></w:ins></w:rPr></w:pPr><w:ins w:id="22158" w:author="Unknown Author" w:date="2026-10-30T04:17:53Z"><w:r><w:rPr><w:kern w:val="0"/><w:szCs w:val="24"/><w:lang w:val="es-CO" w:eastAsia="en-US" w:bidi="ar-SA"/></w:rPr><w:t>Numeral 10.19</w:t></w:r></w:ins></w:p></w:tc><w:tc><w:tcPr><w:tcW w:w="3290" w:type="dxa"/><w:tcBorders></w:tcBorders><w:shd w:color="auto" w:fill="F7F7F7" w:val="clear"/></w:tcPr><w:p><w:pPr><w:pStyle w:val="Tabla9"/><w:widowControl/><w:jc w:val="left"/><w:rPr><w:kern w:val="0"/><w:szCs w:val="24"/><w:lang w:val="es-CO" w:eastAsia="en-US" w:bidi="ar-SA"/><w:ins w:id="22161" w:author="Unknown Author" w:date="2026-10-30T04:17:53Z"></w:ins></w:rPr></w:pPr><w:ins w:id="22160" w:author="Unknown Author" w:date="2026-10-30T04:17:53Z"><w:r><w:rPr><w:kern w:val="0"/><w:szCs w:val="24"/><w:lang w:val="es-CO" w:eastAsia="en-US" w:bidi="ar-SA"/></w:rPr><w:t>Certificado de titularidad, administración, custodia y cuidado de los bienes y resultados del proyecto</w:t></w:r></w:ins></w:p></w:tc><w:tc><w:tcPr><w:tcW w:w="2879" w:type="dxa"/><w:tcBorders></w:tcBorders><w:shd w:color="auto" w:fill="F7F7F7" w:val="clear"/></w:tcPr><w:p><w:pPr><w:pStyle w:val="Tabla9"/><w:widowControl/><w:jc w:val="left"/><w:rPr><w:kern w:val="0"/><w:szCs w:val="24"/><w:lang w:val="es-CO" w:eastAsia="en-US" w:bidi="ar-SA"/><w:ins w:id="22163" w:author="Unknown Author" w:date="2026-10-30T04:17:53Z"></w:ins></w:rPr></w:pPr><w:ins w:id="22162" w:author="Unknown Author" w:date="2026-10-30T04:17:53Z"><w:r><w:rPr><w:kern w:val="0"/><w:szCs w:val="24"/><w:lang w:val="es-CO" w:eastAsia="en-US" w:bidi="ar-SA"/></w:rPr><w:t>Universidad, concertado con la alianza</w:t></w:r></w:ins></w:p></w:tc><w:tc><w:tcPr><w:tcW w:w="2057" w:type="dxa"/><w:tcBorders></w:tcBorders><w:shd w:color="auto" w:fill="F7F7F7" w:val="clear"/></w:tcPr><w:p><w:pPr><w:pStyle w:val="Tabla9"/><w:widowControl/><w:jc w:val="left"/><w:rPr><w:kern w:val="0"/><w:szCs w:val="24"/><w:lang w:val="es-CO" w:eastAsia="en-US" w:bidi="ar-SA"/><w:ins w:id="22165" w:author="Unknown Author" w:date="2026-10-30T04:17:53Z"></w:ins></w:rPr></w:pPr><w:ins w:id="22164" w:author="Unknown Author" w:date="2026-10-30T04:17:53Z"><w:r><w:rPr><w:kern w:val="0"/><w:szCs w:val="24"/><w:lang w:val="es-CO" w:eastAsia="en-US" w:bidi="ar-SA"/></w:rPr><w:t>Por adjuntar</w:t></w:r></w:ins></w:p></w:tc></w:tr><w:tr><w:trPr><w:ins w:id="22166" w:author="Unknown Author" w:date="2026-10-30T04:17:53Z"/><w:cantSplit w:val="true"/></w:trPr><w:tc><w:tcPr><w:tcW w:w="1727" w:type="dxa"/><w:tcBorders></w:tcBorders></w:tcPr><w:p><w:pPr><w:pStyle w:val="Tabla9"/><w:widowControl/><w:jc w:val="left"/><w:rPr><w:kern w:val="0"/><w:szCs w:val="24"/><w:lang w:val="es-CO" w:eastAsia="en-US" w:bidi="ar-SA"/><w:ins w:id="22168" w:author="Unknown Author" w:date="2026-10-30T04:17:53Z"></w:ins></w:rPr></w:pPr><w:ins w:id="22167" w:author="Unknown Author" w:date="2026-10-30T04:17:53Z"><w:r><w:rPr><w:kern w:val="0"/><w:szCs w:val="24"/><w:lang w:val="es-CO" w:eastAsia="en-US" w:bidi="ar-SA"/></w:rPr><w:t>Numeral 10.20</w:t></w:r></w:ins></w:p></w:tc><w:tc><w:tcPr><w:tcW w:w="3290" w:type="dxa"/><w:tcBorders></w:tcBorders></w:tcPr><w:p><w:pPr><w:pStyle w:val="Tabla9"/><w:widowControl/><w:jc w:val="left"/><w:rPr><w:kern w:val="0"/><w:szCs w:val="24"/><w:lang w:val="es-CO" w:eastAsia="en-US" w:bidi="ar-SA"/><w:ins w:id="22170" w:author="Unknown Author" w:date="2026-10-30T04:17:53Z"></w:ins></w:rPr></w:pPr><w:ins w:id="22169" w:author="Unknown Author" w:date="2026-10-30T04:17:53Z"><w:r><w:rPr><w:kern w:val="0"/><w:szCs w:val="24"/><w:lang w:val="es-CO" w:eastAsia="en-US" w:bidi="ar-SA"/></w:rPr><w:t>Copia del acto de declaratoria de desastre o calamidad pública que comprenda Manizales y Calarcá: el Decreto 1171 de 2026 o un acto departamental o municipal</w:t></w:r></w:ins></w:p></w:tc><w:tc><w:tcPr><w:tcW w:w="2879" w:type="dxa"/><w:tcBorders></w:tcBorders></w:tcPr><w:p><w:pPr><w:pStyle w:val="Tabla9"/><w:widowControl/><w:jc w:val="left"/><w:rPr><w:kern w:val="0"/><w:szCs w:val="24"/><w:lang w:val="es-CO" w:eastAsia="en-US" w:bidi="ar-SA"/><w:ins w:id="22172" w:author="Unknown Author" w:date="2026-10-30T04:17:53Z"></w:ins></w:rPr></w:pPr><w:ins w:id="22171" w:author="Unknown Author" w:date="2026-10-30T04:17:53Z"><w:r><w:rPr><w:kern w:val="0"/><w:szCs w:val="24"/><w:lang w:val="es-CO" w:eastAsia="en-US" w:bidi="ar-SA"/></w:rPr><w:t>Universidad, con los municipios de Manizales y de Calarcá y las gobernaciones de Caldas y del Quindío</w:t></w:r></w:ins></w:p></w:tc><w:tc><w:tcPr><w:tcW w:w="2057" w:type="dxa"/><w:tcBorders></w:tcBorders></w:tcPr><w:p><w:pPr><w:pStyle w:val="Tabla9"/><w:widowControl/><w:jc w:val="left"/><w:rPr><w:kern w:val="0"/><w:szCs w:val="24"/><w:lang w:val="es-CO" w:eastAsia="en-US" w:bidi="ar-SA"/><w:ins w:id="22174" w:author="Unknown Author" w:date="2026-10-30T04:17:53Z"></w:ins></w:rPr></w:pPr><w:ins w:id="22173" w:author="Unknown Author" w:date="2026-10-30T04:17:53Z"><w:r><w:rPr><w:kern w:val="0"/><w:szCs w:val="24"/><w:lang w:val="es-CO" w:eastAsia="en-US" w:bidi="ar-SA"/></w:rPr><w:t>Por adjuntar; no subsanable</w:t></w:r></w:ins></w:p></w:tc></w:tr><w:tr><w:trPr><w:ins w:id="22175" w:author="Unknown Author" w:date="2026-10-30T04:17:53Z"/><w:cantSplit w:val="true"/></w:trPr><w:tc><w:tcPr><w:tcW w:w="1727" w:type="dxa"/><w:tcBorders></w:tcBorders><w:shd w:color="auto" w:fill="F7F7F7" w:val="clear"/></w:tcPr><w:p><w:pPr><w:pStyle w:val="Tabla9"/><w:widowControl/><w:jc w:val="left"/><w:rPr><w:kern w:val="0"/><w:szCs w:val="24"/><w:lang w:val="es-CO" w:eastAsia="en-US" w:bidi="ar-SA"/><w:ins w:id="22177" w:author="Unknown Author" w:date="2026-10-30T04:17:53Z"></w:ins></w:rPr></w:pPr><w:ins w:id="22176" w:author="Unknown Author" w:date="2026-10-30T04:17:53Z"><w:r><w:rPr><w:kern w:val="0"/><w:szCs w:val="24"/><w:lang w:val="es-CO" w:eastAsia="en-US" w:bidi="ar-SA"/></w:rPr><w:t>Numeral 10.21</w:t></w:r></w:ins></w:p></w:tc><w:tc><w:tcPr><w:tcW w:w="3290" w:type="dxa"/><w:tcBorders></w:tcBorders><w:shd w:color="auto" w:fill="F7F7F7" w:val="clear"/></w:tcPr><w:p><w:pPr><w:pStyle w:val="Tabla9"/><w:widowControl/><w:jc w:val="left"/><w:rPr><w:kern w:val="0"/><w:szCs w:val="24"/><w:lang w:val="es-CO" w:eastAsia="en-US" w:bidi="ar-SA"/><w:ins w:id="22179" w:author="Unknown Author" w:date="2026-10-30T04:17:53Z"></w:ins></w:rPr></w:pPr><w:ins w:id="22178" w:author="Unknown Author" w:date="2026-10-30T04:17:53Z"><w:r><w:rPr><w:kern w:val="0"/><w:szCs w:val="24"/><w:lang w:val="es-CO" w:eastAsia="en-US" w:bidi="ar-SA"/></w:rPr><w:t>Certificado del representante legal de quien suscribió el plan de acción específico, sobre la concordancia del proyecto y las acciones para no reactivar el riesgo preexistente; uno por lugar de ejecución o uno departamental que los incluya</w:t></w:r></w:ins></w:p></w:tc><w:tc><w:tcPr><w:tcW w:w="2879" w:type="dxa"/><w:tcBorders></w:tcBorders><w:shd w:color="auto" w:fill="F7F7F7" w:val="clear"/></w:tcPr><w:p><w:pPr><w:pStyle w:val="Tabla9"/><w:widowControl/><w:jc w:val="left"/><w:rPr><w:kern w:val="0"/><w:szCs w:val="24"/><w:lang w:val="es-CO" w:eastAsia="en-US" w:bidi="ar-SA"/><w:ins w:id="22181" w:author="Unknown Author" w:date="2026-10-30T04:17:53Z"></w:ins></w:rPr></w:pPr><w:ins w:id="22180" w:author="Unknown Author" w:date="2026-10-30T04:17:53Z"><w:r><w:rPr><w:kern w:val="0"/><w:szCs w:val="24"/><w:lang w:val="es-CO" w:eastAsia="en-US" w:bidi="ar-SA"/></w:rPr><w:t>Gobernación o alcaldía; la universidad lo gestiona y lo carga</w:t></w:r></w:ins></w:p></w:tc><w:tc><w:tcPr><w:tcW w:w="2057" w:type="dxa"/><w:tcBorders></w:tcBorders><w:shd w:color="auto" w:fill="F7F7F7" w:val="clear"/></w:tcPr><w:p><w:pPr><w:pStyle w:val="Tabla9"/><w:widowControl/><w:jc w:val="left"/><w:rPr><w:kern w:val="0"/><w:szCs w:val="24"/><w:lang w:val="es-CO" w:eastAsia="en-US" w:bidi="ar-SA"/><w:ins w:id="22183" w:author="Unknown Author" w:date="2026-10-30T04:17:53Z"></w:ins></w:rPr></w:pPr><w:ins w:id="22182" w:author="Unknown Author" w:date="2026-10-30T04:17:53Z"><w:r><w:rPr><w:kern w:val="0"/><w:szCs w:val="24"/><w:lang w:val="es-CO" w:eastAsia="en-US" w:bidi="ar-SA"/></w:rPr><w:t>Por adjuntar; no subsanable</w:t></w:r></w:ins></w:p></w:tc></w:tr><w:tr><w:trPr><w:ins w:id="22184" w:author="Unknown Author" w:date="2026-10-30T04:17:53Z"/><w:cantSplit w:val="true"/></w:trPr><w:tc><w:tcPr><w:tcW w:w="1727" w:type="dxa"/><w:tcBorders></w:tcBorders></w:tcPr><w:p><w:pPr><w:pStyle w:val="Tabla9"/><w:widowControl/><w:jc w:val="left"/><w:rPr><w:kern w:val="0"/><w:szCs w:val="24"/><w:lang w:val="es-CO" w:eastAsia="en-US" w:bidi="ar-SA"/><w:ins w:id="22186" w:author="Unknown Author" w:date="2026-10-30T04:17:53Z"></w:ins></w:rPr></w:pPr><w:ins w:id="22185" w:author="Unknown Author" w:date="2026-10-30T04:17:53Z"><w:r><w:rPr><w:kern w:val="0"/><w:szCs w:val="24"/><w:lang w:val="es-CO" w:eastAsia="en-US" w:bidi="ar-SA"/></w:rPr><w:t>Numeral 10.6 y Anexo 14</w:t></w:r></w:ins></w:p></w:tc><w:tc><w:tcPr><w:tcW w:w="3290" w:type="dxa"/><w:tcBorders></w:tcBorders></w:tcPr><w:p><w:pPr><w:pStyle w:val="Tabla9"/><w:widowControl/><w:jc w:val="left"/><w:rPr><w:kern w:val="0"/><w:szCs w:val="24"/><w:lang w:val="es-CO" w:eastAsia="en-US" w:bidi="ar-SA"/><w:ins w:id="22188" w:author="Unknown Author" w:date="2026-10-30T04:17:53Z"></w:ins></w:rPr></w:pPr><w:ins w:id="22187" w:author="Unknown Author" w:date="2026-10-30T04:17:53Z"><w:r><w:rPr><w:kern w:val="0"/><w:szCs w:val="24"/><w:lang w:val="es-CO" w:eastAsia="en-US" w:bidi="ar-SA"/></w:rPr><w:t>Compromisos de operación, validación, uso o adopción de los resultados, suscritos por las entidades responsables, sean o no integrantes de la alianza; se cargan con el Anexo 2</w:t></w:r></w:ins></w:p></w:tc><w:tc><w:tcPr><w:tcW w:w="2879" w:type="dxa"/><w:tcBorders></w:tcBorders></w:tcPr><w:p><w:pPr><w:pStyle w:val="Tabla9"/><w:widowControl/><w:jc w:val="left"/><w:rPr><w:kern w:val="0"/><w:szCs w:val="24"/><w:lang w:val="es-CO" w:eastAsia="en-US" w:bidi="ar-SA"/><w:ins w:id="22190" w:author="Unknown Author" w:date="2026-10-30T04:17:53Z"></w:ins></w:rPr></w:pPr><w:ins w:id="22189" w:author="Unknown Author" w:date="2026-10-30T04:17:53Z"><w:r><w:rPr><w:kern w:val="0"/><w:szCs w:val="24"/><w:lang w:val="es-CO" w:eastAsia="en-US" w:bidi="ar-SA"/></w:rPr><w:t>Alcaldías, gobernaciones y demás entidades responsables</w:t></w:r></w:ins></w:p></w:tc><w:tc><w:tcPr><w:tcW w:w="2057" w:type="dxa"/><w:tcBorders></w:tcBorders></w:tcPr><w:p><w:pPr><w:pStyle w:val="Tabla9"/><w:widowControl/><w:jc w:val="left"/><w:rPr><w:kern w:val="0"/><w:szCs w:val="24"/><w:lang w:val="es-CO" w:eastAsia="en-US" w:bidi="ar-SA"/><w:ins w:id="22192" w:author="Unknown Author" w:date="2026-10-30T04:17:53Z"></w:ins></w:rPr></w:pPr><w:ins w:id="22191" w:author="Unknown Author" w:date="2026-10-30T04:17:53Z"><w:r><w:rPr><w:kern w:val="0"/><w:szCs w:val="24"/><w:lang w:val="es-CO" w:eastAsia="en-US" w:bidi="ar-SA"/></w:rPr><w:t>Por adjuntar; no se incorporan después del cierre</w:t></w:r></w:ins></w:p></w:tc></w:tr><w:tr><w:trPr><w:ins w:id="22193" w:author="Unknown Author" w:date="2026-10-30T04:17:53Z"/><w:cantSplit w:val="true"/></w:trPr><w:tc><w:tcPr><w:tcW w:w="1727" w:type="dxa"/><w:tcBorders><w:bottom w:val="single" w:sz="12" w:space="0" w:color="2A3439"/></w:tcBorders><w:shd w:color="auto" w:fill="F7F7F7" w:val="clear"/></w:tcPr><w:p><w:pPr><w:pStyle w:val="Tabla9"/><w:keepNext w:val="true"/><w:widowControl/><w:jc w:val="left"/><w:rPr><w:kern w:val="0"/><w:szCs w:val="24"/><w:lang w:val="es-CO" w:eastAsia="en-US" w:bidi="ar-SA"/><w:ins w:id="22195" w:author="Unknown Author" w:date="2026-10-30T04:17:53Z"></w:ins></w:rPr></w:pPr><w:ins w:id="22194" w:author="Unknown Author" w:date="2026-10-30T04:17:53Z"><w:r><w:rPr><w:kern w:val="0"/><w:szCs w:val="24"/><w:lang w:val="es-CO" w:eastAsia="en-US" w:bidi="ar-SA"/></w:rPr><w:t>Numeral 10.10</w:t></w:r></w:ins></w:p></w:tc><w:tc><w:tcPr><w:tcW w:w="3290" w:type="dxa"/><w:tcBorders><w:bottom w:val="single" w:sz="12" w:space="0" w:color="2A3439"/></w:tcBorders><w:shd w:color="auto" w:fill="F7F7F7" w:val="clear"/></w:tcPr><w:p><w:pPr><w:pStyle w:val="Tabla9"/><w:keepNext w:val="true"/><w:widowControl/><w:jc w:val="left"/><w:rPr><w:kern w:val="0"/><w:szCs w:val="24"/><w:lang w:val="es-CO" w:eastAsia="en-US" w:bidi="ar-SA"/><w:ins w:id="22197" w:author="Unknown Author" w:date="2026-10-30T04:17:53Z"></w:ins></w:rPr></w:pPr><w:ins w:id="22196" w:author="Unknown Author" w:date="2026-10-30T04:17:53Z"><w:r><w:rPr><w:kern w:val="0"/><w:szCs w:val="24"/><w:lang w:val="es-CO" w:eastAsia="en-US" w:bidi="ar-SA"/></w:rPr><w:t>Aval del comité de ética y acto de conformación del comité, o determinación escrita del comité de que el proyecto no requiere aval, según la sección 25</w:t></w:r></w:ins></w:p></w:tc><w:tc><w:tcPr><w:tcW w:w="2879" w:type="dxa"/><w:tcBorders><w:bottom w:val="single" w:sz="12" w:space="0" w:color="2A3439"/></w:tcBorders><w:shd w:color="auto" w:fill="F7F7F7" w:val="clear"/></w:tcPr><w:p><w:pPr><w:pStyle w:val="Tabla9"/><w:keepNext w:val="true"/><w:widowControl/><w:jc w:val="left"/><w:rPr><w:kern w:val="0"/><w:szCs w:val="24"/><w:lang w:val="es-CO" w:eastAsia="en-US" w:bidi="ar-SA"/><w:ins w:id="22199" w:author="Unknown Author" w:date="2026-10-30T04:17:53Z"></w:ins></w:rPr></w:pPr><w:ins w:id="22198" w:author="Unknown Author" w:date="2026-10-30T04:17:53Z"><w:r><w:rPr><w:kern w:val="0"/><w:szCs w:val="24"/><w:lang w:val="es-CO" w:eastAsia="en-US" w:bidi="ar-SA"/></w:rPr><w:t>Universidad</w:t></w:r></w:ins></w:p></w:tc><w:tc><w:tcPr><w:tcW w:w="2057" w:type="dxa"/><w:tcBorders><w:bottom w:val="single" w:sz="12" w:space="0" w:color="2A3439"/></w:tcBorders><w:shd w:color="auto" w:fill="F7F7F7" w:val="clear"/></w:tcPr><w:p><w:pPr><w:pStyle w:val="Tabla9"/><w:keepNext w:val="true"/><w:widowControl/><w:jc w:val="left"/><w:rPr><w:kern w:val="0"/><w:szCs w:val="24"/><w:lang w:val="es-CO" w:eastAsia="en-US" w:bidi="ar-SA"/><w:ins w:id="22201" w:author="Unknown Author" w:date="2026-10-30T04:17:53Z"></w:ins></w:rPr></w:pPr><w:ins w:id="22200" w:author="Unknown Author" w:date="2026-10-30T04:17:53Z"><w:r><w:rPr><w:kern w:val="0"/><w:szCs w:val="24"/><w:lang w:val="es-CO" w:eastAsia="en-US" w:bidi="ar-SA"/></w:rPr><w:t>Por gestionar antes de radicar</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1741"/><w:gridCol w:w="3402"/><w:gridCol w:w="2653"/><w:gridCol w:w="2157"/></w:tblGrid><w:tr><w:trPr><w:tblHeader w:val="true"/><w:del w:id="22202" w:author="Unknown Author" w:date="2026-10-30T04:17:53Z"/><w:cantSplit w:val="true"/></w:trPr><w:tc><w:tcPr><w:tcW w:w="1741"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2204" w:author="Unknown Author" w:date="2026-10-30T04:17:53Z"></w:del></w:rPr></w:pPr><w:del w:id="22203" w:author="Unknown Author" w:date="2026-10-30T04:17:53Z"><w:r><w:rPr><w:b/><w:kern w:val="0"/><w:szCs w:val="24"/><w:lang w:val="es-CO" w:eastAsia="en-US" w:bidi="ar-SA"/></w:rPr><w:delText>Anexo o requisito</w:delText></w:r></w:del></w:p></w:tc><w:tc><w:tcPr><w:tcW w:w="340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2206" w:author="Unknown Author" w:date="2026-10-30T04:17:53Z"></w:del></w:rPr></w:pPr><w:del w:id="22205" w:author="Unknown Author" w:date="2026-10-30T04:17:53Z"><w:r><w:rPr><w:b/><w:kern w:val="0"/><w:szCs w:val="24"/><w:lang w:val="es-CO" w:eastAsia="en-US" w:bidi="ar-SA"/></w:rPr><w:delText>Documento</w:delText></w:r></w:del></w:p></w:tc><w:tc><w:tcPr><w:tcW w:w="265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2208" w:author="Unknown Author" w:date="2026-10-30T04:17:53Z"></w:del></w:rPr></w:pPr><w:del w:id="22207" w:author="Unknown Author" w:date="2026-10-30T04:17:53Z"><w:r><w:rPr><w:b/><w:kern w:val="0"/><w:szCs w:val="24"/><w:lang w:val="es-CO" w:eastAsia="en-US" w:bidi="ar-SA"/></w:rPr><w:delText>Responsable</w:delText></w:r></w:del></w:p></w:tc><w:tc><w:tcPr><w:tcW w:w="215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2210" w:author="Unknown Author" w:date="2026-10-30T04:17:53Z"></w:del></w:rPr></w:pPr><w:del w:id="22209" w:author="Unknown Author" w:date="2026-10-30T04:17:53Z"><w:r><w:rPr><w:b/><w:kern w:val="0"/><w:szCs w:val="24"/><w:lang w:val="es-CO" w:eastAsia="en-US" w:bidi="ar-SA"/></w:rPr><w:delText>Estado</w:delText></w:r></w:del></w:p></w:tc></w:tr><w:tr><w:trPr><w:del w:id="22211" w:author="Unknown Author" w:date="2026-10-30T04:17:53Z"/><w:cantSplit w:val="true"/></w:trPr><w:tc><w:tcPr><w:tcW w:w="1741" w:type="dxa"/><w:tcBorders></w:tcBorders></w:tcPr><w:p><w:pPr><w:pStyle w:val="Tabla9"/><w:widowControl/><w:jc w:val="left"/><w:rPr><w:kern w:val="0"/><w:szCs w:val="24"/><w:lang w:val="es-CO" w:eastAsia="en-US" w:bidi="ar-SA"/><w:del w:id="22213" w:author="Unknown Author" w:date="2026-10-30T04:17:53Z"></w:del></w:rPr></w:pPr><w:del w:id="22212" w:author="Unknown Author" w:date="2026-10-30T04:17:53Z"><w:r><w:rPr><w:kern w:val="0"/><w:szCs w:val="24"/><w:lang w:val="es-CO" w:eastAsia="en-US" w:bidi="ar-SA"/></w:rPr><w:delText>Anexo 1 y numeral 10.4</w:delText></w:r></w:del></w:p></w:tc><w:tc><w:tcPr><w:tcW w:w="3402" w:type="dxa"/><w:tcBorders></w:tcBorders></w:tcPr><w:p><w:pPr><w:pStyle w:val="Tabla9"/><w:widowControl/><w:jc w:val="left"/><w:rPr><w:kern w:val="0"/><w:szCs w:val="24"/><w:lang w:val="es-CO" w:eastAsia="en-US" w:bidi="ar-SA"/><w:del w:id="22215" w:author="Unknown Author" w:date="2026-10-30T04:17:53Z"></w:del></w:rPr></w:pPr><w:del w:id="22214" w:author="Unknown Author" w:date="2026-10-30T04:17:53Z"><w:r><w:rPr><w:kern w:val="0"/><w:szCs w:val="24"/><w:lang w:val="es-CO" w:eastAsia="en-US" w:bidi="ar-SA"/></w:rPr><w:delText>Carta unificada de aval, compromiso institucional, participación y modelo de gobernanza, con las firmas de los representantes legales en un único archivo PDF</w:delText></w:r></w:del></w:p></w:tc><w:tc><w:tcPr><w:tcW w:w="2653" w:type="dxa"/><w:tcBorders></w:tcBorders></w:tcPr><w:p><w:pPr><w:pStyle w:val="Tabla9"/><w:widowControl/><w:jc w:val="left"/><w:rPr><w:kern w:val="0"/><w:szCs w:val="24"/><w:lang w:val="es-CO" w:eastAsia="en-US" w:bidi="ar-SA"/><w:del w:id="22217" w:author="Unknown Author" w:date="2026-10-30T04:17:53Z"></w:del></w:rPr></w:pPr><w:del w:id="22216" w:author="Unknown Author" w:date="2026-10-30T04:17:53Z"><w:r><w:rPr><w:kern w:val="0"/><w:szCs w:val="24"/><w:lang w:val="es-CO" w:eastAsia="en-US" w:bidi="ar-SA"/></w:rPr><w:delText>Universidad, con los cuatro integrantes</w:delText></w:r></w:del></w:p></w:tc><w:tc><w:tcPr><w:tcW w:w="2157" w:type="dxa"/><w:tcBorders></w:tcBorders></w:tcPr><w:p><w:pPr><w:pStyle w:val="Tabla9"/><w:widowControl/><w:jc w:val="left"/><w:rPr><w:kern w:val="0"/><w:szCs w:val="24"/><w:lang w:val="es-CO" w:eastAsia="en-US" w:bidi="ar-SA"/><w:del w:id="22219" w:author="Unknown Author" w:date="2026-10-30T04:17:53Z"></w:del></w:rPr></w:pPr><w:del w:id="22218" w:author="Unknown Author" w:date="2026-10-30T04:17:53Z"><w:r><w:rPr><w:kern w:val="0"/><w:szCs w:val="24"/><w:lang w:val="es-CO" w:eastAsia="en-US" w:bidi="ar-SA"/></w:rPr><w:delText>Por adjuntar</w:delText></w:r></w:del></w:p></w:tc></w:tr><w:tr><w:trPr><w:del w:id="22220" w:author="Unknown Author" w:date="2026-10-30T04:17:53Z"/><w:cantSplit w:val="true"/></w:trPr><w:tc><w:tcPr><w:tcW w:w="1741" w:type="dxa"/><w:tcBorders></w:tcBorders><w:shd w:color="auto" w:fill="F7F7F7" w:val="clear"/></w:tcPr><w:p><w:pPr><w:pStyle w:val="Tabla9"/><w:widowControl/><w:jc w:val="left"/><w:rPr><w:kern w:val="0"/><w:szCs w:val="24"/><w:lang w:val="es-CO" w:eastAsia="en-US" w:bidi="ar-SA"/><w:del w:id="22222" w:author="Unknown Author" w:date="2026-10-30T04:17:53Z"></w:del></w:rPr></w:pPr><w:del w:id="22221" w:author="Unknown Author" w:date="2026-10-30T04:17:53Z"><w:r><w:rPr><w:kern w:val="0"/><w:szCs w:val="24"/><w:lang w:val="es-CO" w:eastAsia="en-US" w:bidi="ar-SA"/></w:rPr><w:delText>Anexo 2 y numeral 10.5</w:delText></w:r></w:del></w:p></w:tc><w:tc><w:tcPr><w:tcW w:w="3402" w:type="dxa"/><w:tcBorders></w:tcBorders><w:shd w:color="auto" w:fill="F7F7F7" w:val="clear"/></w:tcPr><w:p><w:pPr><w:pStyle w:val="Tabla9"/><w:widowControl/><w:jc w:val="left"/><w:rPr><w:kern w:val="0"/><w:szCs w:val="24"/><w:lang w:val="es-CO" w:eastAsia="en-US" w:bidi="ar-SA"/><w:del w:id="22224" w:author="Unknown Author" w:date="2026-10-30T04:17:53Z"></w:del></w:rPr></w:pPr><w:del w:id="22223" w:author="Unknown Author" w:date="2026-10-30T04:17:53Z"><w:r><w:rPr><w:kern w:val="0"/><w:szCs w:val="24"/><w:lang w:val="es-CO" w:eastAsia="en-US" w:bidi="ar-SA"/></w:rPr><w:delText>Documento técnico (este documento)</w:delText></w:r></w:del></w:p></w:tc><w:tc><w:tcPr><w:tcW w:w="2653" w:type="dxa"/><w:tcBorders></w:tcBorders><w:shd w:color="auto" w:fill="F7F7F7" w:val="clear"/></w:tcPr><w:p><w:pPr><w:pStyle w:val="Tabla9"/><w:widowControl/><w:jc w:val="left"/><w:rPr><w:kern w:val="0"/><w:szCs w:val="24"/><w:lang w:val="es-CO" w:eastAsia="en-US" w:bidi="ar-SA"/><w:del w:id="22226" w:author="Unknown Author" w:date="2026-10-30T04:17:53Z"></w:del></w:rPr></w:pPr><w:del w:id="22225" w:author="Unknown Author" w:date="2026-10-30T04:17:53Z"><w:r><w:rPr><w:kern w:val="0"/><w:szCs w:val="24"/><w:lang w:val="es-CO" w:eastAsia="en-US" w:bidi="ar-SA"/></w:rPr><w:delText>Universidad</w:delText></w:r></w:del></w:p></w:tc><w:tc><w:tcPr><w:tcW w:w="2157" w:type="dxa"/><w:tcBorders></w:tcBorders><w:shd w:color="auto" w:fill="F7F7F7" w:val="clear"/></w:tcPr><w:p><w:pPr><w:pStyle w:val="Tabla9"/><w:widowControl/><w:jc w:val="left"/><w:rPr><w:kern w:val="0"/><w:szCs w:val="24"/><w:lang w:val="es-CO" w:eastAsia="en-US" w:bidi="ar-SA"/><w:del w:id="22228" w:author="Unknown Author" w:date="2026-10-30T04:17:53Z"></w:del></w:rPr></w:pPr><w:del w:id="22227" w:author="Unknown Author" w:date="2026-10-30T04:17:53Z"><w:r><w:rPr><w:kern w:val="0"/><w:szCs w:val="24"/><w:lang w:val="es-CO" w:eastAsia="en-US" w:bidi="ar-SA"/></w:rPr><w:delText>Este documento</w:delText></w:r></w:del></w:p></w:tc></w:tr><w:tr><w:trPr><w:del w:id="22229" w:author="Unknown Author" w:date="2026-10-30T04:17:53Z"/><w:cantSplit w:val="true"/></w:trPr><w:tc><w:tcPr><w:tcW w:w="1741" w:type="dxa"/><w:tcBorders></w:tcBorders></w:tcPr><w:p><w:pPr><w:pStyle w:val="Tabla9"/><w:widowControl/><w:jc w:val="left"/><w:rPr><w:kern w:val="0"/><w:szCs w:val="24"/><w:lang w:val="es-CO" w:eastAsia="en-US" w:bidi="ar-SA"/><w:del w:id="22231" w:author="Unknown Author" w:date="2026-10-30T04:17:53Z"></w:del></w:rPr></w:pPr><w:del w:id="22230" w:author="Unknown Author" w:date="2026-10-30T04:17:53Z"><w:r><w:rPr><w:kern w:val="0"/><w:szCs w:val="24"/><w:lang w:val="es-CO" w:eastAsia="en-US" w:bidi="ar-SA"/></w:rPr><w:delText>Anexo A del Anexo 2</w:delText></w:r></w:del></w:p></w:tc><w:tc><w:tcPr><w:tcW w:w="3402" w:type="dxa"/><w:tcBorders></w:tcBorders></w:tcPr><w:p><w:pPr><w:pStyle w:val="Tabla9"/><w:widowControl/><w:jc w:val="left"/><w:rPr><w:kern w:val="0"/><w:szCs w:val="24"/><w:lang w:val="es-CO" w:eastAsia="en-US" w:bidi="ar-SA"/><w:del w:id="22233" w:author="Unknown Author" w:date="2026-10-30T04:17:53Z"></w:del></w:rPr></w:pPr><w:del w:id="22232" w:author="Unknown Author" w:date="2026-10-30T04:17:53Z"><w:r><w:rPr><w:kern w:val="0"/><w:szCs w:val="24"/><w:lang w:val="es-CO" w:eastAsia="en-US" w:bidi="ar-SA"/></w:rPr><w:delText>Análisis del problema público y de la estructura causal; se carga como otro adjunto del SIGP</w:delText></w:r></w:del></w:p></w:tc><w:tc><w:tcPr><w:tcW w:w="2653" w:type="dxa"/><w:tcBorders></w:tcBorders></w:tcPr><w:p><w:pPr><w:pStyle w:val="Tabla9"/><w:widowControl/><w:jc w:val="left"/><w:rPr><w:kern w:val="0"/><w:szCs w:val="24"/><w:lang w:val="es-CO" w:eastAsia="en-US" w:bidi="ar-SA"/><w:del w:id="22235" w:author="Unknown Author" w:date="2026-10-30T04:17:53Z"></w:del></w:rPr></w:pPr><w:del w:id="22234" w:author="Unknown Author" w:date="2026-10-30T04:17:53Z"><w:r><w:rPr><w:kern w:val="0"/><w:szCs w:val="24"/><w:lang w:val="es-CO" w:eastAsia="en-US" w:bidi="ar-SA"/></w:rPr><w:delText>Universidad</w:delText></w:r></w:del></w:p></w:tc><w:tc><w:tcPr><w:tcW w:w="2157" w:type="dxa"/><w:tcBorders></w:tcBorders></w:tcPr><w:p><w:pPr><w:pStyle w:val="Tabla9"/><w:widowControl/><w:jc w:val="left"/><w:rPr><w:kern w:val="0"/><w:szCs w:val="24"/><w:lang w:val="es-CO" w:eastAsia="en-US" w:bidi="ar-SA"/><w:del w:id="22237" w:author="Unknown Author" w:date="2026-10-30T04:17:53Z"></w:del></w:rPr></w:pPr><w:del w:id="22236" w:author="Unknown Author" w:date="2026-10-30T04:17:53Z"><w:r><w:rPr><w:kern w:val="0"/><w:szCs w:val="24"/><w:lang w:val="es-CO" w:eastAsia="en-US" w:bidi="ar-SA"/></w:rPr><w:delText>Adjunto a este documento</w:delText></w:r></w:del></w:p></w:tc></w:tr><w:tr><w:trPr><w:del w:id="22238" w:author="Unknown Author" w:date="2026-10-30T04:17:53Z"/><w:cantSplit w:val="true"/></w:trPr><w:tc><w:tcPr><w:tcW w:w="1741" w:type="dxa"/><w:tcBorders></w:tcBorders><w:shd w:color="auto" w:fill="F7F7F7" w:val="clear"/></w:tcPr><w:p><w:pPr><w:pStyle w:val="Tabla9"/><w:widowControl/><w:jc w:val="left"/><w:rPr><w:kern w:val="0"/><w:szCs w:val="24"/><w:lang w:val="es-CO" w:eastAsia="en-US" w:bidi="ar-SA"/><w:del w:id="22240" w:author="Unknown Author" w:date="2026-10-30T04:17:53Z"></w:del></w:rPr></w:pPr><w:del w:id="22239" w:author="Unknown Author" w:date="2026-10-30T04:17:53Z"><w:r><w:rPr><w:kern w:val="0"/><w:szCs w:val="24"/><w:lang w:val="es-CO" w:eastAsia="en-US" w:bidi="ar-SA"/></w:rPr><w:delText>Anexo 3 y numeral 10.8</w:delText></w:r></w:del></w:p></w:tc><w:tc><w:tcPr><w:tcW w:w="3402" w:type="dxa"/><w:tcBorders></w:tcBorders><w:shd w:color="auto" w:fill="F7F7F7" w:val="clear"/></w:tcPr><w:p><w:pPr><w:pStyle w:val="Tabla9"/><w:widowControl/><w:jc w:val="left"/><w:rPr><w:kern w:val="0"/><w:szCs w:val="24"/><w:lang w:val="es-CO" w:eastAsia="en-US" w:bidi="ar-SA"/><w:del w:id="22242" w:author="Unknown Author" w:date="2026-10-30T04:17:53Z"></w:del></w:rPr></w:pPr><w:del w:id="22241" w:author="Unknown Author" w:date="2026-10-30T04:17:53Z"><w:r><w:rPr><w:kern w:val="0"/><w:szCs w:val="24"/><w:lang w:val="es-CO" w:eastAsia="en-US" w:bidi="ar-SA"/></w:rPr><w:delText>Presupuesto en Excel firmado por el representante legal, con análisis de costos y al menos dos cotizaciones vigentes por rubro, en una carpeta por rubro; se cargan al radicar y no se subsanan</w:delText></w:r></w:del></w:p></w:tc><w:tc><w:tcPr><w:tcW w:w="2653" w:type="dxa"/><w:tcBorders></w:tcBorders><w:shd w:color="auto" w:fill="F7F7F7" w:val="clear"/></w:tcPr><w:p><w:pPr><w:pStyle w:val="Tabla9"/><w:widowControl/><w:jc w:val="left"/><w:rPr><w:kern w:val="0"/><w:szCs w:val="24"/><w:lang w:val="es-CO" w:eastAsia="en-US" w:bidi="ar-SA"/><w:del w:id="22244" w:author="Unknown Author" w:date="2026-10-30T04:17:53Z"></w:del></w:rPr></w:pPr><w:del w:id="22243" w:author="Unknown Author" w:date="2026-10-30T04:17:53Z"><w:r><w:rPr><w:kern w:val="0"/><w:szCs w:val="24"/><w:lang w:val="es-CO" w:eastAsia="en-US" w:bidi="ar-SA"/></w:rPr><w:delText>Universidad, con la empresa y el actor del SNCTI</w:delText></w:r></w:del></w:p></w:tc><w:tc><w:tcPr><w:tcW w:w="2157" w:type="dxa"/><w:tcBorders></w:tcBorders><w:shd w:color="auto" w:fill="F7F7F7" w:val="clear"/></w:tcPr><w:p><w:pPr><w:pStyle w:val="Tabla9"/><w:widowControl/><w:jc w:val="left"/><w:rPr><w:kern w:val="0"/><w:szCs w:val="24"/><w:lang w:val="es-CO" w:eastAsia="en-US" w:bidi="ar-SA"/><w:del w:id="22246" w:author="Unknown Author" w:date="2026-10-30T04:17:53Z"></w:del></w:rPr></w:pPr><w:del w:id="22245" w:author="Unknown Author" w:date="2026-10-30T04:17:53Z"><w:r><w:rPr><w:kern w:val="0"/><w:szCs w:val="24"/><w:lang w:val="es-CO" w:eastAsia="en-US" w:bidi="ar-SA"/></w:rPr><w:delText>Por adjuntar</w:delText></w:r></w:del></w:p></w:tc></w:tr><w:tr><w:trPr><w:del w:id="22247" w:author="Unknown Author" w:date="2026-10-30T04:17:53Z"/><w:cantSplit w:val="true"/></w:trPr><w:tc><w:tcPr><w:tcW w:w="1741" w:type="dxa"/><w:tcBorders></w:tcBorders></w:tcPr><w:p><w:pPr><w:pStyle w:val="Tabla9"/><w:widowControl/><w:jc w:val="left"/><w:rPr><w:kern w:val="0"/><w:szCs w:val="24"/><w:lang w:val="es-CO" w:eastAsia="en-US" w:bidi="ar-SA"/><w:del w:id="22249" w:author="Unknown Author" w:date="2026-10-30T04:17:53Z"></w:del></w:rPr></w:pPr><w:del w:id="22248" w:author="Unknown Author" w:date="2026-10-30T04:17:53Z"><w:r><w:rPr><w:kern w:val="0"/><w:szCs w:val="24"/><w:lang w:val="es-CO" w:eastAsia="en-US" w:bidi="ar-SA"/></w:rPr><w:delText>Anexo 4 y numeral 10.7</w:delText></w:r></w:del></w:p></w:tc><w:tc><w:tcPr><w:tcW w:w="3402" w:type="dxa"/><w:tcBorders></w:tcBorders></w:tcPr><w:p><w:pPr><w:pStyle w:val="Tabla9"/><w:widowControl/><w:jc w:val="left"/><w:rPr><w:kern w:val="0"/><w:szCs w:val="24"/><w:lang w:val="es-CO" w:eastAsia="en-US" w:bidi="ar-SA"/><w:del w:id="22251" w:author="Unknown Author" w:date="2026-10-30T04:17:53Z"></w:del></w:rPr></w:pPr><w:del w:id="22250" w:author="Unknown Author" w:date="2026-10-30T04:17:53Z"><w:r><w:rPr><w:kern w:val="0"/><w:szCs w:val="24"/><w:lang w:val="es-CO" w:eastAsia="en-US" w:bidi="ar-SA"/></w:rPr><w:delText>Demandas territoriales: código de la demanda atendida, o nueva demanda con reportes oficiales de afectación</w:delText></w:r></w:del></w:p></w:tc><w:tc><w:tcPr><w:tcW w:w="2653" w:type="dxa"/><w:tcBorders></w:tcBorders></w:tcPr><w:p><w:pPr><w:pStyle w:val="Tabla9"/><w:widowControl/><w:jc w:val="left"/><w:rPr><w:kern w:val="0"/><w:szCs w:val="24"/><w:lang w:val="es-CO" w:eastAsia="en-US" w:bidi="ar-SA"/><w:del w:id="22253" w:author="Unknown Author" w:date="2026-10-30T04:17:53Z"></w:del></w:rPr></w:pPr><w:del w:id="22252" w:author="Unknown Author" w:date="2026-10-30T04:17:53Z"><w:r><w:rPr><w:kern w:val="0"/><w:szCs w:val="24"/><w:lang w:val="es-CO" w:eastAsia="en-US" w:bidi="ar-SA"/></w:rPr><w:delText>Municipio aliado y universidad</w:delText></w:r></w:del></w:p></w:tc><w:tc><w:tcPr><w:tcW w:w="2157" w:type="dxa"/><w:tcBorders></w:tcBorders></w:tcPr><w:p><w:pPr><w:pStyle w:val="Tabla9"/><w:widowControl/><w:jc w:val="left"/><w:rPr><w:kern w:val="0"/><w:szCs w:val="24"/><w:lang w:val="es-CO" w:eastAsia="en-US" w:bidi="ar-SA"/><w:del w:id="22255" w:author="Unknown Author" w:date="2026-10-30T04:17:53Z"></w:del></w:rPr></w:pPr><w:del w:id="22254" w:author="Unknown Author" w:date="2026-10-30T04:17:53Z"><w:r><w:rPr><w:kern w:val="0"/><w:szCs w:val="24"/><w:lang w:val="es-CO" w:eastAsia="en-US" w:bidi="ar-SA"/></w:rPr><w:delText>Por adjuntar</w:delText></w:r></w:del></w:p></w:tc></w:tr><w:tr><w:trPr><w:del w:id="22256" w:author="Unknown Author" w:date="2026-10-30T04:17:53Z"/><w:cantSplit w:val="true"/></w:trPr><w:tc><w:tcPr><w:tcW w:w="1741" w:type="dxa"/><w:tcBorders></w:tcBorders><w:shd w:color="auto" w:fill="F7F7F7" w:val="clear"/></w:tcPr><w:p><w:pPr><w:pStyle w:val="Tabla9"/><w:widowControl/><w:jc w:val="left"/><w:rPr><w:kern w:val="0"/><w:szCs w:val="24"/><w:lang w:val="es-CO" w:eastAsia="en-US" w:bidi="ar-SA"/><w:del w:id="22258" w:author="Unknown Author" w:date="2026-10-30T04:17:53Z"></w:del></w:rPr></w:pPr><w:del w:id="22257" w:author="Unknown Author" w:date="2026-10-30T04:17:53Z"><w:r><w:rPr><w:kern w:val="0"/><w:szCs w:val="24"/><w:lang w:val="es-CO" w:eastAsia="en-US" w:bidi="ar-SA"/></w:rPr><w:delText>Anexo 5 y numeral 10.9</w:delText></w:r></w:del></w:p></w:tc><w:tc><w:tcPr><w:tcW w:w="3402" w:type="dxa"/><w:tcBorders></w:tcBorders><w:shd w:color="auto" w:fill="F7F7F7" w:val="clear"/></w:tcPr><w:p><w:pPr><w:pStyle w:val="Tabla9"/><w:widowControl/><w:jc w:val="left"/><w:rPr><w:kern w:val="0"/><w:szCs w:val="24"/><w:lang w:val="es-CO" w:eastAsia="en-US" w:bidi="ar-SA"/><w:del w:id="22260" w:author="Unknown Author" w:date="2026-10-30T04:17:53Z"></w:del></w:rPr></w:pPr><w:del w:id="22259" w:author="Unknown Author" w:date="2026-10-30T04:17:53Z"><w:r><w:rPr><w:kern w:val="0"/><w:szCs w:val="24"/><w:lang w:val="es-CO" w:eastAsia="en-US" w:bidi="ar-SA"/></w:rPr><w:delText>Proyectos de CTeI gestionados o ejecutados por el proponente y los integrantes, con al menos dos proyectos del proponente en los últimos cinco años</w:delText></w:r></w:del></w:p></w:tc><w:tc><w:tcPr><w:tcW w:w="2653" w:type="dxa"/><w:tcBorders></w:tcBorders><w:shd w:color="auto" w:fill="F7F7F7" w:val="clear"/></w:tcPr><w:p><w:pPr><w:pStyle w:val="Tabla9"/><w:widowControl/><w:jc w:val="left"/><w:rPr><w:kern w:val="0"/><w:szCs w:val="24"/><w:lang w:val="es-CO" w:eastAsia="en-US" w:bidi="ar-SA"/><w:del w:id="22262" w:author="Unknown Author" w:date="2026-10-30T04:17:53Z"></w:del></w:rPr></w:pPr><w:del w:id="22261" w:author="Unknown Author" w:date="2026-10-30T04:17:53Z"><w:r><w:rPr><w:kern w:val="0"/><w:szCs w:val="24"/><w:lang w:val="es-CO" w:eastAsia="en-US" w:bidi="ar-SA"/></w:rPr><w:delText>Universidad y demás integrantes</w:delText></w:r></w:del></w:p></w:tc><w:tc><w:tcPr><w:tcW w:w="2157" w:type="dxa"/><w:tcBorders></w:tcBorders><w:shd w:color="auto" w:fill="F7F7F7" w:val="clear"/></w:tcPr><w:p><w:pPr><w:pStyle w:val="Tabla9"/><w:widowControl/><w:jc w:val="left"/><w:rPr><w:kern w:val="0"/><w:szCs w:val="24"/><w:lang w:val="es-CO" w:eastAsia="en-US" w:bidi="ar-SA"/><w:del w:id="22264" w:author="Unknown Author" w:date="2026-10-30T04:17:53Z"></w:del></w:rPr></w:pPr><w:del w:id="22263" w:author="Unknown Author" w:date="2026-10-30T04:17:53Z"><w:r><w:rPr><w:kern w:val="0"/><w:szCs w:val="24"/><w:lang w:val="es-CO" w:eastAsia="en-US" w:bidi="ar-SA"/></w:rPr><w:delText>Por adjuntar</w:delText></w:r></w:del></w:p></w:tc></w:tr><w:tr><w:trPr><w:del w:id="22265" w:author="Unknown Author" w:date="2026-10-30T04:17:53Z"/><w:cantSplit w:val="true"/></w:trPr><w:tc><w:tcPr><w:tcW w:w="1741" w:type="dxa"/><w:tcBorders></w:tcBorders></w:tcPr><w:p><w:pPr><w:pStyle w:val="Tabla9"/><w:widowControl/><w:jc w:val="left"/><w:rPr><w:kern w:val="0"/><w:szCs w:val="24"/><w:lang w:val="es-CO" w:eastAsia="en-US" w:bidi="ar-SA"/><w:del w:id="22267" w:author="Unknown Author" w:date="2026-10-30T04:17:53Z"></w:del></w:rPr></w:pPr><w:del w:id="22266" w:author="Unknown Author" w:date="2026-10-30T04:17:53Z"><w:r><w:rPr><w:kern w:val="0"/><w:szCs w:val="24"/><w:lang w:val="es-CO" w:eastAsia="en-US" w:bidi="ar-SA"/></w:rPr><w:delText>Anexo 10</w:delText></w:r></w:del></w:p></w:tc><w:tc><w:tcPr><w:tcW w:w="3402" w:type="dxa"/><w:tcBorders></w:tcBorders></w:tcPr><w:p><w:pPr><w:pStyle w:val="Tabla9"/><w:widowControl/><w:jc w:val="left"/><w:rPr><w:kern w:val="0"/><w:szCs w:val="24"/><w:lang w:val="es-CO" w:eastAsia="en-US" w:bidi="ar-SA"/><w:del w:id="22269" w:author="Unknown Author" w:date="2026-10-30T04:17:53Z"></w:del></w:rPr></w:pPr><w:del w:id="22268" w:author="Unknown Author" w:date="2026-10-30T04:17:53Z"><w:r><w:rPr><w:kern w:val="0"/><w:szCs w:val="24"/><w:lang w:val="es-CO" w:eastAsia="en-US" w:bidi="ar-SA"/></w:rPr><w:delText>Lineamientos de apropiación social del conocimiento, atendidos en la sección 19</w:delText></w:r></w:del></w:p></w:tc><w:tc><w:tcPr><w:tcW w:w="2653" w:type="dxa"/><w:tcBorders></w:tcBorders></w:tcPr><w:p><w:pPr><w:pStyle w:val="Tabla9"/><w:widowControl/><w:jc w:val="left"/><w:rPr><w:kern w:val="0"/><w:szCs w:val="24"/><w:lang w:val="es-CO" w:eastAsia="en-US" w:bidi="ar-SA"/><w:del w:id="22271" w:author="Unknown Author" w:date="2026-10-30T04:17:53Z"></w:del></w:rPr></w:pPr><w:del w:id="22270" w:author="Unknown Author" w:date="2026-10-30T04:17:53Z"><w:r><w:rPr><w:kern w:val="0"/><w:szCs w:val="24"/><w:lang w:val="es-CO" w:eastAsia="en-US" w:bidi="ar-SA"/></w:rPr><w:delText>Universidad</w:delText></w:r></w:del></w:p></w:tc><w:tc><w:tcPr><w:tcW w:w="2157" w:type="dxa"/><w:tcBorders></w:tcBorders></w:tcPr><w:p><w:pPr><w:pStyle w:val="Tabla9"/><w:widowControl/><w:jc w:val="left"/><w:rPr><w:kern w:val="0"/><w:szCs w:val="24"/><w:lang w:val="es-CO" w:eastAsia="en-US" w:bidi="ar-SA"/><w:del w:id="22273" w:author="Unknown Author" w:date="2026-10-30T04:17:53Z"></w:del></w:rPr></w:pPr><w:del w:id="22272" w:author="Unknown Author" w:date="2026-10-30T04:17:53Z"><w:r><w:rPr><w:kern w:val="0"/><w:szCs w:val="24"/><w:lang w:val="es-CO" w:eastAsia="en-US" w:bidi="ar-SA"/></w:rPr><w:delText>Atendido en el texto</w:delText></w:r></w:del></w:p></w:tc></w:tr><w:tr><w:trPr><w:del w:id="22274" w:author="Unknown Author" w:date="2026-10-30T04:17:53Z"/><w:cantSplit w:val="true"/></w:trPr><w:tc><w:tcPr><w:tcW w:w="1741" w:type="dxa"/><w:tcBorders></w:tcBorders><w:shd w:color="auto" w:fill="F7F7F7" w:val="clear"/></w:tcPr><w:p><w:pPr><w:pStyle w:val="Tabla9"/><w:widowControl/><w:jc w:val="left"/><w:rPr><w:kern w:val="0"/><w:szCs w:val="24"/><w:lang w:val="es-CO" w:eastAsia="en-US" w:bidi="ar-SA"/><w:del w:id="22276" w:author="Unknown Author" w:date="2026-10-30T04:17:53Z"></w:del></w:rPr></w:pPr><w:del w:id="22275" w:author="Unknown Author" w:date="2026-10-30T04:17:53Z"><w:r><w:rPr><w:kern w:val="0"/><w:szCs w:val="24"/><w:lang w:val="es-CO" w:eastAsia="en-US" w:bidi="ar-SA"/></w:rPr><w:delText>Anexo 11</w:delText></w:r></w:del></w:p></w:tc><w:tc><w:tcPr><w:tcW w:w="3402" w:type="dxa"/><w:tcBorders></w:tcBorders><w:shd w:color="auto" w:fill="F7F7F7" w:val="clear"/></w:tcPr><w:p><w:pPr><w:pStyle w:val="Tabla9"/><w:widowControl/><w:jc w:val="left"/><w:rPr><w:kern w:val="0"/><w:szCs w:val="24"/><w:lang w:val="es-CO" w:eastAsia="en-US" w:bidi="ar-SA"/><w:del w:id="22278" w:author="Unknown Author" w:date="2026-10-30T04:17:53Z"></w:del></w:rPr></w:pPr><w:del w:id="22277" w:author="Unknown Author" w:date="2026-10-30T04:17:53Z"><w:r><w:rPr><w:kern w:val="0"/><w:szCs w:val="24"/><w:lang w:val="es-CO" w:eastAsia="en-US" w:bidi="ar-SA"/></w:rPr><w:delText>Niveles de madurez tecnológica, atendidos en la sección 13.2</w:delText></w:r></w:del></w:p></w:tc><w:tc><w:tcPr><w:tcW w:w="2653" w:type="dxa"/><w:tcBorders></w:tcBorders><w:shd w:color="auto" w:fill="F7F7F7" w:val="clear"/></w:tcPr><w:p><w:pPr><w:pStyle w:val="Tabla9"/><w:widowControl/><w:jc w:val="left"/><w:rPr><w:kern w:val="0"/><w:szCs w:val="24"/><w:lang w:val="es-CO" w:eastAsia="en-US" w:bidi="ar-SA"/><w:del w:id="22280" w:author="Unknown Author" w:date="2026-10-30T04:17:53Z"></w:del></w:rPr></w:pPr><w:del w:id="22279" w:author="Unknown Author" w:date="2026-10-30T04:17:53Z"><w:r><w:rPr><w:kern w:val="0"/><w:szCs w:val="24"/><w:lang w:val="es-CO" w:eastAsia="en-US" w:bidi="ar-SA"/></w:rPr><w:delText>Universidad y empresa</w:delText></w:r></w:del></w:p></w:tc><w:tc><w:tcPr><w:tcW w:w="2157" w:type="dxa"/><w:tcBorders></w:tcBorders><w:shd w:color="auto" w:fill="F7F7F7" w:val="clear"/></w:tcPr><w:p><w:pPr><w:pStyle w:val="Tabla9"/><w:widowControl/><w:jc w:val="left"/><w:rPr><w:kern w:val="0"/><w:szCs w:val="24"/><w:lang w:val="es-CO" w:eastAsia="en-US" w:bidi="ar-SA"/><w:del w:id="22282" w:author="Unknown Author" w:date="2026-10-30T04:17:53Z"></w:del></w:rPr></w:pPr><w:del w:id="22281" w:author="Unknown Author" w:date="2026-10-30T04:17:53Z"><w:r><w:rPr><w:kern w:val="0"/><w:szCs w:val="24"/><w:lang w:val="es-CO" w:eastAsia="en-US" w:bidi="ar-SA"/></w:rPr><w:delText>Atendido en el texto</w:delText></w:r></w:del></w:p></w:tc></w:tr><w:tr><w:trPr><w:del w:id="22283" w:author="Unknown Author" w:date="2026-10-30T04:17:53Z"/><w:cantSplit w:val="true"/></w:trPr><w:tc><w:tcPr><w:tcW w:w="1741" w:type="dxa"/><w:tcBorders></w:tcBorders></w:tcPr><w:p><w:pPr><w:pStyle w:val="Tabla9"/><w:widowControl/><w:jc w:val="left"/><w:rPr><w:kern w:val="0"/><w:szCs w:val="24"/><w:lang w:val="es-CO" w:eastAsia="en-US" w:bidi="ar-SA"/><w:del w:id="22285" w:author="Unknown Author" w:date="2026-10-30T04:17:53Z"></w:del></w:rPr></w:pPr><w:del w:id="22284" w:author="Unknown Author" w:date="2026-10-30T04:17:53Z"><w:r><w:rPr><w:kern w:val="0"/><w:szCs w:val="24"/><w:lang w:val="es-CO" w:eastAsia="en-US" w:bidi="ar-SA"/></w:rPr><w:delText>Anexo 12</w:delText></w:r></w:del></w:p></w:tc><w:tc><w:tcPr><w:tcW w:w="3402" w:type="dxa"/><w:tcBorders></w:tcBorders></w:tcPr><w:p><w:pPr><w:pStyle w:val="Tabla9"/><w:widowControl/><w:jc w:val="left"/><w:rPr><w:kern w:val="0"/><w:szCs w:val="24"/><w:lang w:val="es-CO" w:eastAsia="en-US" w:bidi="ar-SA"/><w:del w:id="22287" w:author="Unknown Author" w:date="2026-10-30T04:17:53Z"></w:del></w:rPr></w:pPr><w:del w:id="22286" w:author="Unknown Author" w:date="2026-10-30T04:17:53Z"><w:r><w:rPr><w:kern w:val="0"/><w:szCs w:val="24"/><w:lang w:val="es-CO" w:eastAsia="en-US" w:bidi="ar-SA"/></w:rPr><w:delText>Vinculación de talento humano de formación, atendida en las secciones 20 y 26</w:delText></w:r></w:del></w:p></w:tc><w:tc><w:tcPr><w:tcW w:w="2653" w:type="dxa"/><w:tcBorders></w:tcBorders></w:tcPr><w:p><w:pPr><w:pStyle w:val="Tabla9"/><w:widowControl/><w:jc w:val="left"/><w:rPr><w:kern w:val="0"/><w:szCs w:val="24"/><w:lang w:val="es-CO" w:eastAsia="en-US" w:bidi="ar-SA"/><w:del w:id="22289" w:author="Unknown Author" w:date="2026-10-30T04:17:53Z"></w:del></w:rPr></w:pPr><w:del w:id="22288" w:author="Unknown Author" w:date="2026-10-30T04:17:53Z"><w:r><w:rPr><w:kern w:val="0"/><w:szCs w:val="24"/><w:lang w:val="es-CO" w:eastAsia="en-US" w:bidi="ar-SA"/></w:rPr><w:delText>Universidad</w:delText></w:r></w:del></w:p></w:tc><w:tc><w:tcPr><w:tcW w:w="2157" w:type="dxa"/><w:tcBorders></w:tcBorders></w:tcPr><w:p><w:pPr><w:pStyle w:val="Tabla9"/><w:widowControl/><w:jc w:val="left"/><w:rPr><w:kern w:val="0"/><w:szCs w:val="24"/><w:lang w:val="es-CO" w:eastAsia="en-US" w:bidi="ar-SA"/><w:del w:id="22291" w:author="Unknown Author" w:date="2026-10-30T04:17:53Z"></w:del></w:rPr></w:pPr><w:del w:id="22290" w:author="Unknown Author" w:date="2026-10-30T04:17:53Z"><w:r><w:rPr><w:kern w:val="0"/><w:szCs w:val="24"/><w:lang w:val="es-CO" w:eastAsia="en-US" w:bidi="ar-SA"/></w:rPr><w:delText>Atendido en el texto</w:delText></w:r></w:del></w:p></w:tc></w:tr><w:tr><w:trPr><w:del w:id="22292" w:author="Unknown Author" w:date="2026-10-30T04:17:53Z"/><w:cantSplit w:val="true"/></w:trPr><w:tc><w:tcPr><w:tcW w:w="1741" w:type="dxa"/><w:tcBorders></w:tcBorders><w:shd w:color="auto" w:fill="F7F7F7" w:val="clear"/></w:tcPr><w:p><w:pPr><w:pStyle w:val="Tabla9"/><w:widowControl/><w:jc w:val="left"/><w:rPr><w:kern w:val="0"/><w:szCs w:val="24"/><w:lang w:val="es-CO" w:eastAsia="en-US" w:bidi="ar-SA"/><w:del w:id="22294" w:author="Unknown Author" w:date="2026-10-30T04:17:53Z"></w:del></w:rPr></w:pPr><w:del w:id="22293" w:author="Unknown Author" w:date="2026-10-30T04:17:53Z"><w:r><w:rPr><w:kern w:val="0"/><w:szCs w:val="24"/><w:lang w:val="es-CO" w:eastAsia="en-US" w:bidi="ar-SA"/></w:rPr><w:delText>Anexo 13</w:delText></w:r></w:del></w:p></w:tc><w:tc><w:tcPr><w:tcW w:w="3402" w:type="dxa"/><w:tcBorders></w:tcBorders><w:shd w:color="auto" w:fill="F7F7F7" w:val="clear"/></w:tcPr><w:p><w:pPr><w:pStyle w:val="Tabla9"/><w:widowControl/><w:jc w:val="left"/><w:rPr><w:kern w:val="0"/><w:szCs w:val="24"/><w:lang w:val="es-CO" w:eastAsia="en-US" w:bidi="ar-SA"/><w:del w:id="22296" w:author="Unknown Author" w:date="2026-10-30T04:17:53Z"></w:del></w:rPr></w:pPr><w:del w:id="22295" w:author="Unknown Author" w:date="2026-10-30T04:17:53Z"><w:r><w:rPr><w:kern w:val="0"/><w:szCs w:val="24"/><w:lang w:val="es-CO" w:eastAsia="en-US" w:bidi="ar-SA"/></w:rPr><w:delText>Productos de CTeI esperados, atendidos en la sección 20</w:delText></w:r></w:del></w:p></w:tc><w:tc><w:tcPr><w:tcW w:w="2653" w:type="dxa"/><w:tcBorders></w:tcBorders><w:shd w:color="auto" w:fill="F7F7F7" w:val="clear"/></w:tcPr><w:p><w:pPr><w:pStyle w:val="Tabla9"/><w:widowControl/><w:jc w:val="left"/><w:rPr><w:kern w:val="0"/><w:szCs w:val="24"/><w:lang w:val="es-CO" w:eastAsia="en-US" w:bidi="ar-SA"/><w:del w:id="22298" w:author="Unknown Author" w:date="2026-10-30T04:17:53Z"></w:del></w:rPr></w:pPr><w:del w:id="22297" w:author="Unknown Author" w:date="2026-10-30T04:17:53Z"><w:r><w:rPr><w:kern w:val="0"/><w:szCs w:val="24"/><w:lang w:val="es-CO" w:eastAsia="en-US" w:bidi="ar-SA"/></w:rPr><w:delText>Universidad</w:delText></w:r></w:del></w:p></w:tc><w:tc><w:tcPr><w:tcW w:w="2157" w:type="dxa"/><w:tcBorders></w:tcBorders><w:shd w:color="auto" w:fill="F7F7F7" w:val="clear"/></w:tcPr><w:p><w:pPr><w:pStyle w:val="Tabla9"/><w:widowControl/><w:jc w:val="left"/><w:rPr><w:kern w:val="0"/><w:szCs w:val="24"/><w:lang w:val="es-CO" w:eastAsia="en-US" w:bidi="ar-SA"/><w:del w:id="22300" w:author="Unknown Author" w:date="2026-10-30T04:17:53Z"></w:del></w:rPr></w:pPr><w:del w:id="22299" w:author="Unknown Author" w:date="2026-10-30T04:17:53Z"><w:r><w:rPr><w:kern w:val="0"/><w:szCs w:val="24"/><w:lang w:val="es-CO" w:eastAsia="en-US" w:bidi="ar-SA"/></w:rPr><w:delText>Atendido en el texto</w:delText></w:r></w:del></w:p></w:tc></w:tr><w:tr><w:trPr><w:del w:id="22301" w:author="Unknown Author" w:date="2026-10-30T04:17:53Z"/><w:cantSplit w:val="true"/></w:trPr><w:tc><w:tcPr><w:tcW w:w="1741" w:type="dxa"/><w:tcBorders></w:tcBorders></w:tcPr><w:p><w:pPr><w:pStyle w:val="Tabla9"/><w:widowControl/><w:jc w:val="left"/><w:rPr><w:kern w:val="0"/><w:szCs w:val="24"/><w:lang w:val="es-CO" w:eastAsia="en-US" w:bidi="ar-SA"/><w:del w:id="22303" w:author="Unknown Author" w:date="2026-10-30T04:17:53Z"></w:del></w:rPr></w:pPr><w:del w:id="22302" w:author="Unknown Author" w:date="2026-10-30T04:17:53Z"><w:r><w:rPr><w:kern w:val="0"/><w:szCs w:val="24"/><w:lang w:val="es-CO" w:eastAsia="en-US" w:bidi="ar-SA"/></w:rPr><w:delText>Numeral 10.12</w:delText></w:r></w:del></w:p></w:tc><w:tc><w:tcPr><w:tcW w:w="3402" w:type="dxa"/><w:tcBorders></w:tcBorders></w:tcPr><w:p><w:pPr><w:pStyle w:val="Tabla9"/><w:widowControl/><w:jc w:val="left"/><w:rPr><w:kern w:val="0"/><w:szCs w:val="24"/><w:lang w:val="es-CO" w:eastAsia="en-US" w:bidi="ar-SA"/><w:del w:id="22305" w:author="Unknown Author" w:date="2026-10-30T04:17:53Z"></w:del></w:rPr></w:pPr><w:del w:id="22304" w:author="Unknown Author" w:date="2026-10-30T04:17:53Z"><w:r><w:rPr><w:kern w:val="0"/><w:szCs w:val="24"/><w:lang w:val="es-CO" w:eastAsia="en-US" w:bidi="ar-SA"/></w:rPr><w:delText>Certificado de existencia y representación legal de la empresa, con antigüedad máxima de 90 días antes del cierre, y constitución verificable en el RUES con al menos un año antes de la apertura de la convocatoria (8 de octubre de 2026)</w:delText></w:r></w:del></w:p></w:tc><w:tc><w:tcPr><w:tcW w:w="2653" w:type="dxa"/><w:tcBorders></w:tcBorders></w:tcPr><w:p><w:pPr><w:pStyle w:val="Tabla9"/><w:widowControl/><w:jc w:val="left"/><w:rPr><w:kern w:val="0"/><w:szCs w:val="24"/><w:lang w:val="es-CO" w:eastAsia="en-US" w:bidi="ar-SA"/><w:del w:id="22307" w:author="Unknown Author" w:date="2026-10-30T04:17:53Z"></w:del></w:rPr></w:pPr><w:del w:id="22306" w:author="Unknown Author" w:date="2026-10-30T04:17:53Z"><w:r><w:rPr><w:kern w:val="0"/><w:szCs w:val="24"/><w:lang w:val="es-CO" w:eastAsia="en-US" w:bidi="ar-SA"/></w:rPr><w:delText>Empresa tecnológica</w:delText></w:r></w:del></w:p></w:tc><w:tc><w:tcPr><w:tcW w:w="2157" w:type="dxa"/><w:tcBorders></w:tcBorders></w:tcPr><w:p><w:pPr><w:pStyle w:val="Tabla9"/><w:widowControl/><w:jc w:val="left"/><w:rPr><w:kern w:val="0"/><w:szCs w:val="24"/><w:lang w:val="es-CO" w:eastAsia="en-US" w:bidi="ar-SA"/><w:del w:id="22309" w:author="Unknown Author" w:date="2026-10-30T04:17:53Z"></w:del></w:rPr></w:pPr><w:del w:id="22308" w:author="Unknown Author" w:date="2026-10-30T04:17:53Z"><w:r><w:rPr><w:kern w:val="0"/><w:szCs w:val="24"/><w:lang w:val="es-CO" w:eastAsia="en-US" w:bidi="ar-SA"/></w:rPr><w:delText>Por adjuntar</w:delText></w:r></w:del></w:p></w:tc></w:tr><w:tr><w:trPr><w:del w:id="22310" w:author="Unknown Author" w:date="2026-10-30T04:17:53Z"/><w:cantSplit w:val="true"/></w:trPr><w:tc><w:tcPr><w:tcW w:w="1741" w:type="dxa"/><w:tcBorders></w:tcBorders><w:shd w:color="auto" w:fill="F7F7F7" w:val="clear"/></w:tcPr><w:p><w:pPr><w:pStyle w:val="Tabla9"/><w:widowControl/><w:jc w:val="left"/><w:rPr><w:kern w:val="0"/><w:szCs w:val="24"/><w:lang w:val="es-CO" w:eastAsia="en-US" w:bidi="ar-SA"/><w:del w:id="22312" w:author="Unknown Author" w:date="2026-10-30T04:17:53Z"></w:del></w:rPr></w:pPr><w:del w:id="22311" w:author="Unknown Author" w:date="2026-10-30T04:17:53Z"><w:r><w:rPr><w:kern w:val="0"/><w:szCs w:val="24"/><w:lang w:val="es-CO" w:eastAsia="en-US" w:bidi="ar-SA"/></w:rPr><w:delText>Numeral 10.14</w:delText></w:r></w:del></w:p></w:tc><w:tc><w:tcPr><w:tcW w:w="3402" w:type="dxa"/><w:tcBorders></w:tcBorders><w:shd w:color="auto" w:fill="F7F7F7" w:val="clear"/></w:tcPr><w:p><w:pPr><w:pStyle w:val="Tabla9"/><w:widowControl/><w:jc w:val="left"/><w:rPr><w:kern w:val="0"/><w:szCs w:val="24"/><w:lang w:val="es-CO" w:eastAsia="en-US" w:bidi="ar-SA"/><w:del w:id="22314" w:author="Unknown Author" w:date="2026-10-30T04:17:53Z"></w:del></w:rPr></w:pPr><w:del w:id="22313" w:author="Unknown Author" w:date="2026-10-30T04:17:53Z"><w:r><w:rPr><w:kern w:val="0"/><w:szCs w:val="24"/><w:lang w:val="es-CO" w:eastAsia="en-US" w:bidi="ar-SA"/></w:rPr><w:delText>Resolución de reconocimiento del actor del SNCTI, expedida por MinCiencias y vigente al cierre</w:delText></w:r></w:del></w:p></w:tc><w:tc><w:tcPr><w:tcW w:w="2653" w:type="dxa"/><w:tcBorders></w:tcBorders><w:shd w:color="auto" w:fill="F7F7F7" w:val="clear"/></w:tcPr><w:p><w:pPr><w:pStyle w:val="Tabla9"/><w:widowControl/><w:jc w:val="left"/><w:rPr><w:kern w:val="0"/><w:szCs w:val="24"/><w:lang w:val="es-CO" w:eastAsia="en-US" w:bidi="ar-SA"/><w:del w:id="22316" w:author="Unknown Author" w:date="2026-10-30T04:17:53Z"></w:del></w:rPr></w:pPr><w:del w:id="22315" w:author="Unknown Author" w:date="2026-10-30T04:17:53Z"><w:r><w:rPr><w:kern w:val="0"/><w:szCs w:val="24"/><w:lang w:val="es-CO" w:eastAsia="en-US" w:bidi="ar-SA"/></w:rPr><w:delText>Actor del SNCTI</w:delText></w:r></w:del></w:p></w:tc><w:tc><w:tcPr><w:tcW w:w="2157" w:type="dxa"/><w:tcBorders></w:tcBorders><w:shd w:color="auto" w:fill="F7F7F7" w:val="clear"/></w:tcPr><w:p><w:pPr><w:pStyle w:val="Tabla9"/><w:widowControl/><w:jc w:val="left"/><w:rPr><w:kern w:val="0"/><w:szCs w:val="24"/><w:lang w:val="es-CO" w:eastAsia="en-US" w:bidi="ar-SA"/><w:del w:id="22318" w:author="Unknown Author" w:date="2026-10-30T04:17:53Z"></w:del></w:rPr></w:pPr><w:del w:id="22317" w:author="Unknown Author" w:date="2026-10-30T04:17:53Z"><w:r><w:rPr><w:kern w:val="0"/><w:szCs w:val="24"/><w:lang w:val="es-CO" w:eastAsia="en-US" w:bidi="ar-SA"/></w:rPr><w:delText>Por adjuntar</w:delText></w:r></w:del></w:p></w:tc></w:tr><w:tr><w:trPr><w:del w:id="22319" w:author="Unknown Author" w:date="2026-10-30T04:17:53Z"/><w:cantSplit w:val="true"/></w:trPr><w:tc><w:tcPr><w:tcW w:w="1741" w:type="dxa"/><w:tcBorders></w:tcBorders></w:tcPr><w:p><w:pPr><w:pStyle w:val="Tabla9"/><w:widowControl/><w:jc w:val="left"/><w:rPr><w:kern w:val="0"/><w:szCs w:val="24"/><w:lang w:val="es-CO" w:eastAsia="en-US" w:bidi="ar-SA"/><w:del w:id="22321" w:author="Unknown Author" w:date="2026-10-30T04:17:53Z"></w:del></w:rPr></w:pPr><w:del w:id="22320" w:author="Unknown Author" w:date="2026-10-30T04:17:53Z"><w:r><w:rPr><w:kern w:val="0"/><w:szCs w:val="24"/><w:lang w:val="es-CO" w:eastAsia="en-US" w:bidi="ar-SA"/></w:rPr><w:delText>Numeral 10.15</w:delText></w:r></w:del></w:p></w:tc><w:tc><w:tcPr><w:tcW w:w="3402" w:type="dxa"/><w:tcBorders></w:tcBorders></w:tcPr><w:p><w:pPr><w:pStyle w:val="Tabla9"/><w:widowControl/><w:jc w:val="left"/><w:rPr><w:kern w:val="0"/><w:szCs w:val="24"/><w:lang w:val="es-CO" w:eastAsia="en-US" w:bidi="ar-SA"/><w:del w:id="22323" w:author="Unknown Author" w:date="2026-10-30T04:17:53Z"></w:del></w:rPr></w:pPr><w:del w:id="22322" w:author="Unknown Author" w:date="2026-10-30T04:17:53Z"><w:r><w:rPr><w:kern w:val="0"/><w:szCs w:val="24"/><w:lang w:val="es-CO" w:eastAsia="en-US" w:bidi="ar-SA"/></w:rPr><w:delText>Proyecto de inversión formulado en MGA-WEB, tipología D, en la plataforma PIIP</w:delText></w:r></w:del></w:p></w:tc><w:tc><w:tcPr><w:tcW w:w="2653" w:type="dxa"/><w:tcBorders></w:tcBorders></w:tcPr><w:p><w:pPr><w:pStyle w:val="Tabla9"/><w:widowControl/><w:jc w:val="left"/><w:rPr><w:kern w:val="0"/><w:szCs w:val="24"/><w:lang w:val="es-CO" w:eastAsia="en-US" w:bidi="ar-SA"/><w:del w:id="22325" w:author="Unknown Author" w:date="2026-10-30T04:17:53Z"></w:del></w:rPr></w:pPr><w:del w:id="22324" w:author="Unknown Author" w:date="2026-10-30T04:17:53Z"><w:r><w:rPr><w:kern w:val="0"/><w:szCs w:val="24"/><w:lang w:val="es-CO" w:eastAsia="en-US" w:bidi="ar-SA"/></w:rPr><w:delText>Universidad</w:delText></w:r></w:del></w:p></w:tc><w:tc><w:tcPr><w:tcW w:w="2157" w:type="dxa"/><w:tcBorders></w:tcBorders></w:tcPr><w:p><w:pPr><w:pStyle w:val="Tabla9"/><w:widowControl/><w:jc w:val="left"/><w:rPr><w:kern w:val="0"/><w:szCs w:val="24"/><w:lang w:val="es-CO" w:eastAsia="en-US" w:bidi="ar-SA"/><w:del w:id="22327" w:author="Unknown Author" w:date="2026-10-30T04:17:53Z"></w:del></w:rPr></w:pPr><w:del w:id="22326" w:author="Unknown Author" w:date="2026-10-30T04:17:53Z"><w:r><w:rPr><w:kern w:val="0"/><w:szCs w:val="24"/><w:lang w:val="es-CO" w:eastAsia="en-US" w:bidi="ar-SA"/></w:rPr><w:delText>Por adjuntar</w:delText></w:r></w:del></w:p></w:tc></w:tr><w:tr><w:trPr><w:del w:id="22328" w:author="Unknown Author" w:date="2026-10-30T04:17:53Z"/><w:cantSplit w:val="true"/></w:trPr><w:tc><w:tcPr><w:tcW w:w="1741" w:type="dxa"/><w:tcBorders></w:tcBorders><w:shd w:color="auto" w:fill="F7F7F7" w:val="clear"/></w:tcPr><w:p><w:pPr><w:pStyle w:val="Tabla9"/><w:widowControl/><w:jc w:val="left"/><w:rPr><w:kern w:val="0"/><w:szCs w:val="24"/><w:lang w:val="es-CO" w:eastAsia="en-US" w:bidi="ar-SA"/><w:del w:id="22330" w:author="Unknown Author" w:date="2026-10-30T04:17:53Z"></w:del></w:rPr></w:pPr><w:del w:id="22329" w:author="Unknown Author" w:date="2026-10-30T04:17:53Z"><w:r><w:rPr><w:kern w:val="0"/><w:szCs w:val="24"/><w:lang w:val="es-CO" w:eastAsia="en-US" w:bidi="ar-SA"/></w:rPr><w:delText>Numeral 10.16</w:delText></w:r></w:del></w:p></w:tc><w:tc><w:tcPr><w:tcW w:w="3402" w:type="dxa"/><w:tcBorders></w:tcBorders><w:shd w:color="auto" w:fill="F7F7F7" w:val="clear"/></w:tcPr><w:p><w:pPr><w:pStyle w:val="Tabla9"/><w:widowControl/><w:jc w:val="left"/><w:rPr><w:kern w:val="0"/><w:szCs w:val="24"/><w:lang w:val="es-CO" w:eastAsia="en-US" w:bidi="ar-SA"/><w:del w:id="22332" w:author="Unknown Author" w:date="2026-10-30T04:17:53Z"></w:del></w:rPr></w:pPr><w:del w:id="22331" w:author="Unknown Author" w:date="2026-10-30T04:17:53Z"><w:r><w:rPr><w:kern w:val="0"/><w:szCs w:val="24"/><w:lang w:val="es-CO" w:eastAsia="en-US" w:bidi="ar-SA"/></w:rPr><w:delText>Plan de sostenibilidad en el formato del Anexo 7 del Acuerdo 12 de 2024, atendido en las secciones 16 y 18, suscrito por el representante legal de cada entidad que opera un componente</w:delText></w:r></w:del></w:p></w:tc><w:tc><w:tcPr><w:tcW w:w="2653" w:type="dxa"/><w:tcBorders></w:tcBorders><w:shd w:color="auto" w:fill="F7F7F7" w:val="clear"/></w:tcPr><w:p><w:pPr><w:pStyle w:val="Tabla9"/><w:widowControl/><w:jc w:val="left"/><w:rPr><w:kern w:val="0"/><w:szCs w:val="24"/><w:lang w:val="es-CO" w:eastAsia="en-US" w:bidi="ar-SA"/><w:del w:id="22334" w:author="Unknown Author" w:date="2026-10-30T04:17:53Z"></w:del></w:rPr></w:pPr><w:del w:id="22333" w:author="Unknown Author" w:date="2026-10-30T04:17:53Z"><w:r><w:rPr><w:kern w:val="0"/><w:szCs w:val="24"/><w:lang w:val="es-CO" w:eastAsia="en-US" w:bidi="ar-SA"/></w:rPr><w:delText>Universidad y cada entidad operadora</w:delText></w:r></w:del></w:p></w:tc><w:tc><w:tcPr><w:tcW w:w="2157" w:type="dxa"/><w:tcBorders></w:tcBorders><w:shd w:color="auto" w:fill="F7F7F7" w:val="clear"/></w:tcPr><w:p><w:pPr><w:pStyle w:val="Tabla9"/><w:widowControl/><w:jc w:val="left"/><w:rPr><w:kern w:val="0"/><w:szCs w:val="24"/><w:lang w:val="es-CO" w:eastAsia="en-US" w:bidi="ar-SA"/><w:del w:id="22336" w:author="Unknown Author" w:date="2026-10-30T04:17:53Z"></w:del></w:rPr></w:pPr><w:del w:id="22335" w:author="Unknown Author" w:date="2026-10-30T04:17:53Z"><w:r><w:rPr><w:kern w:val="0"/><w:szCs w:val="24"/><w:lang w:val="es-CO" w:eastAsia="en-US" w:bidi="ar-SA"/></w:rPr><w:delText>Por adjuntar</w:delText></w:r></w:del></w:p></w:tc></w:tr><w:tr><w:trPr><w:del w:id="22337" w:author="Unknown Author" w:date="2026-10-30T04:17:53Z"/><w:cantSplit w:val="true"/></w:trPr><w:tc><w:tcPr><w:tcW w:w="1741" w:type="dxa"/><w:tcBorders></w:tcBorders></w:tcPr><w:p><w:pPr><w:pStyle w:val="Tabla9"/><w:widowControl/><w:jc w:val="left"/><w:rPr><w:kern w:val="0"/><w:szCs w:val="24"/><w:lang w:val="es-CO" w:eastAsia="en-US" w:bidi="ar-SA"/><w:del w:id="22339" w:author="Unknown Author" w:date="2026-10-30T04:17:53Z"></w:del></w:rPr></w:pPr><w:del w:id="22338" w:author="Unknown Author" w:date="2026-10-30T04:17:53Z"><w:r><w:rPr><w:kern w:val="0"/><w:szCs w:val="24"/><w:lang w:val="es-CO" w:eastAsia="en-US" w:bidi="ar-SA"/></w:rPr><w:delText>Numeral 10.18</w:delText></w:r></w:del></w:p></w:tc><w:tc><w:tcPr><w:tcW w:w="3402" w:type="dxa"/><w:tcBorders></w:tcBorders></w:tcPr><w:p><w:pPr><w:pStyle w:val="Tabla9"/><w:widowControl/><w:jc w:val="left"/><w:rPr><w:kern w:val="0"/><w:szCs w:val="24"/><w:lang w:val="es-CO" w:eastAsia="en-US" w:bidi="ar-SA"/><w:del w:id="22341" w:author="Unknown Author" w:date="2026-10-30T04:17:53Z"></w:del></w:rPr></w:pPr><w:del w:id="22340" w:author="Unknown Author" w:date="2026-10-30T04:17:53Z"><w:r><w:rPr><w:kern w:val="0"/><w:szCs w:val="24"/><w:lang w:val="es-CO" w:eastAsia="en-US" w:bidi="ar-SA"/></w:rPr><w:delText>Certificado de participación firmado por el representante legal de cada integrante, con el nombre del proyecto, el compromiso con sus actividades y la justificación de su capacidad técnica</w:delText></w:r></w:del></w:p></w:tc><w:tc><w:tcPr><w:tcW w:w="2653" w:type="dxa"/><w:tcBorders></w:tcBorders></w:tcPr><w:p><w:pPr><w:pStyle w:val="Tabla9"/><w:widowControl/><w:jc w:val="left"/><w:rPr><w:kern w:val="0"/><w:szCs w:val="24"/><w:lang w:val="es-CO" w:eastAsia="en-US" w:bidi="ar-SA"/><w:del w:id="22343" w:author="Unknown Author" w:date="2026-10-30T04:17:53Z"></w:del></w:rPr></w:pPr><w:del w:id="22342" w:author="Unknown Author" w:date="2026-10-30T04:17:53Z"><w:r><w:rPr><w:kern w:val="0"/><w:szCs w:val="24"/><w:lang w:val="es-CO" w:eastAsia="en-US" w:bidi="ar-SA"/></w:rPr><w:delText>Cada integrante</w:delText></w:r></w:del></w:p></w:tc><w:tc><w:tcPr><w:tcW w:w="2157" w:type="dxa"/><w:tcBorders></w:tcBorders></w:tcPr><w:p><w:pPr><w:pStyle w:val="Tabla9"/><w:widowControl/><w:jc w:val="left"/><w:rPr><w:kern w:val="0"/><w:szCs w:val="24"/><w:lang w:val="es-CO" w:eastAsia="en-US" w:bidi="ar-SA"/><w:del w:id="22345" w:author="Unknown Author" w:date="2026-10-30T04:17:53Z"></w:del></w:rPr></w:pPr><w:del w:id="22344" w:author="Unknown Author" w:date="2026-10-30T04:17:53Z"><w:r><w:rPr><w:kern w:val="0"/><w:szCs w:val="24"/><w:lang w:val="es-CO" w:eastAsia="en-US" w:bidi="ar-SA"/></w:rPr><w:delText>Por adjuntar</w:delText></w:r></w:del></w:p></w:tc></w:tr><w:tr><w:trPr><w:del w:id="22346" w:author="Unknown Author" w:date="2026-10-30T04:17:53Z"/><w:cantSplit w:val="true"/></w:trPr><w:tc><w:tcPr><w:tcW w:w="1741" w:type="dxa"/><w:tcBorders></w:tcBorders><w:shd w:color="auto" w:fill="F7F7F7" w:val="clear"/></w:tcPr><w:p><w:pPr><w:pStyle w:val="Tabla9"/><w:widowControl/><w:jc w:val="left"/><w:rPr><w:kern w:val="0"/><w:szCs w:val="24"/><w:lang w:val="es-CO" w:eastAsia="en-US" w:bidi="ar-SA"/><w:del w:id="22348" w:author="Unknown Author" w:date="2026-10-30T04:17:53Z"></w:del></w:rPr></w:pPr><w:del w:id="22347" w:author="Unknown Author" w:date="2026-10-30T04:17:53Z"><w:r><w:rPr><w:kern w:val="0"/><w:szCs w:val="24"/><w:lang w:val="es-CO" w:eastAsia="en-US" w:bidi="ar-SA"/></w:rPr><w:delText>Numeral 10.19</w:delText></w:r></w:del></w:p></w:tc><w:tc><w:tcPr><w:tcW w:w="3402" w:type="dxa"/><w:tcBorders></w:tcBorders><w:shd w:color="auto" w:fill="F7F7F7" w:val="clear"/></w:tcPr><w:p><w:pPr><w:pStyle w:val="Tabla9"/><w:widowControl/><w:jc w:val="left"/><w:rPr><w:kern w:val="0"/><w:szCs w:val="24"/><w:lang w:val="es-CO" w:eastAsia="en-US" w:bidi="ar-SA"/><w:del w:id="22350" w:author="Unknown Author" w:date="2026-10-30T04:17:53Z"></w:del></w:rPr></w:pPr><w:del w:id="22349" w:author="Unknown Author" w:date="2026-10-30T04:17:53Z"><w:r><w:rPr><w:kern w:val="0"/><w:szCs w:val="24"/><w:lang w:val="es-CO" w:eastAsia="en-US" w:bidi="ar-SA"/></w:rPr><w:delText>Certificado de titularidad, administración, custodia y cuidado de los bienes y resultados del proyecto</w:delText></w:r></w:del></w:p></w:tc><w:tc><w:tcPr><w:tcW w:w="2653" w:type="dxa"/><w:tcBorders></w:tcBorders><w:shd w:color="auto" w:fill="F7F7F7" w:val="clear"/></w:tcPr><w:p><w:pPr><w:pStyle w:val="Tabla9"/><w:widowControl/><w:jc w:val="left"/><w:rPr><w:kern w:val="0"/><w:szCs w:val="24"/><w:lang w:val="es-CO" w:eastAsia="en-US" w:bidi="ar-SA"/><w:del w:id="22352" w:author="Unknown Author" w:date="2026-10-30T04:17:53Z"></w:del></w:rPr></w:pPr><w:del w:id="22351" w:author="Unknown Author" w:date="2026-10-30T04:17:53Z"><w:r><w:rPr><w:kern w:val="0"/><w:szCs w:val="24"/><w:lang w:val="es-CO" w:eastAsia="en-US" w:bidi="ar-SA"/></w:rPr><w:delText>Universidad, concertado con la alianza</w:delText></w:r></w:del></w:p></w:tc><w:tc><w:tcPr><w:tcW w:w="2157" w:type="dxa"/><w:tcBorders></w:tcBorders><w:shd w:color="auto" w:fill="F7F7F7" w:val="clear"/></w:tcPr><w:p><w:pPr><w:pStyle w:val="Tabla9"/><w:widowControl/><w:jc w:val="left"/><w:rPr><w:kern w:val="0"/><w:szCs w:val="24"/><w:lang w:val="es-CO" w:eastAsia="en-US" w:bidi="ar-SA"/><w:del w:id="22354" w:author="Unknown Author" w:date="2026-10-30T04:17:53Z"></w:del></w:rPr></w:pPr><w:del w:id="22353" w:author="Unknown Author" w:date="2026-10-30T04:17:53Z"><w:r><w:rPr><w:kern w:val="0"/><w:szCs w:val="24"/><w:lang w:val="es-CO" w:eastAsia="en-US" w:bidi="ar-SA"/></w:rPr><w:delText>Por adjuntar</w:delText></w:r></w:del></w:p></w:tc></w:tr><w:tr><w:trPr><w:del w:id="22355" w:author="Unknown Author" w:date="2026-10-30T04:17:53Z"/><w:cantSplit w:val="true"/></w:trPr><w:tc><w:tcPr><w:tcW w:w="1741" w:type="dxa"/><w:tcBorders></w:tcBorders></w:tcPr><w:p><w:pPr><w:pStyle w:val="Tabla9"/><w:widowControl/><w:jc w:val="left"/><w:rPr><w:kern w:val="0"/><w:szCs w:val="24"/><w:lang w:val="es-CO" w:eastAsia="en-US" w:bidi="ar-SA"/><w:del w:id="22357" w:author="Unknown Author" w:date="2026-10-30T04:17:53Z"></w:del></w:rPr></w:pPr><w:del w:id="22356" w:author="Unknown Author" w:date="2026-10-30T04:17:53Z"><w:r><w:rPr><w:kern w:val="0"/><w:szCs w:val="24"/><w:lang w:val="es-CO" w:eastAsia="en-US" w:bidi="ar-SA"/></w:rPr><w:delText>Numeral 10.20</w:delText></w:r></w:del></w:p></w:tc><w:tc><w:tcPr><w:tcW w:w="3402" w:type="dxa"/><w:tcBorders></w:tcBorders></w:tcPr><w:p><w:pPr><w:pStyle w:val="Tabla9"/><w:widowControl/><w:jc w:val="left"/><w:rPr><w:kern w:val="0"/><w:szCs w:val="24"/><w:lang w:val="es-CO" w:eastAsia="en-US" w:bidi="ar-SA"/><w:del w:id="22359" w:author="Unknown Author" w:date="2026-10-30T04:17:53Z"></w:del></w:rPr></w:pPr><w:del w:id="22358" w:author="Unknown Author" w:date="2026-10-30T04:17:53Z"><w:r><w:rPr><w:kern w:val="0"/><w:szCs w:val="24"/><w:lang w:val="es-CO" w:eastAsia="en-US" w:bidi="ar-SA"/></w:rPr><w:delText>Copia del acto de declaratoria de desastre o calamidad pública que comprenda cada lugar de ejecución: el Decreto 1171 de 2026 o un acto departamental o municipal</w:delText></w:r></w:del></w:p></w:tc><w:tc><w:tcPr><w:tcW w:w="2653" w:type="dxa"/><w:tcBorders></w:tcBorders></w:tcPr><w:p><w:pPr><w:pStyle w:val="Tabla9"/><w:widowControl/><w:jc w:val="left"/><w:rPr><w:kern w:val="0"/><w:szCs w:val="24"/><w:lang w:val="es-CO" w:eastAsia="en-US" w:bidi="ar-SA"/><w:del w:id="22361" w:author="Unknown Author" w:date="2026-10-30T04:17:53Z"></w:del></w:rPr></w:pPr><w:del w:id="22360" w:author="Unknown Author" w:date="2026-10-30T04:17:53Z"><w:r><w:rPr><w:kern w:val="0"/><w:szCs w:val="24"/><w:lang w:val="es-CO" w:eastAsia="en-US" w:bidi="ar-SA"/></w:rPr><w:delText>Universidad, con el municipio aliado y las gobernaciones</w:delText></w:r></w:del></w:p></w:tc><w:tc><w:tcPr><w:tcW w:w="2157" w:type="dxa"/><w:tcBorders></w:tcBorders></w:tcPr><w:p><w:pPr><w:pStyle w:val="Tabla9"/><w:widowControl/><w:jc w:val="left"/><w:rPr><w:kern w:val="0"/><w:szCs w:val="24"/><w:lang w:val="es-CO" w:eastAsia="en-US" w:bidi="ar-SA"/><w:del w:id="22363" w:author="Unknown Author" w:date="2026-10-30T04:17:53Z"></w:del></w:rPr></w:pPr><w:del w:id="22362" w:author="Unknown Author" w:date="2026-10-30T04:17:53Z"><w:r><w:rPr><w:kern w:val="0"/><w:szCs w:val="24"/><w:lang w:val="es-CO" w:eastAsia="en-US" w:bidi="ar-SA"/></w:rPr><w:delText>Por adjuntar; no subsanable</w:delText></w:r></w:del></w:p></w:tc></w:tr><w:tr><w:trPr><w:del w:id="22364" w:author="Unknown Author" w:date="2026-10-30T04:17:53Z"/><w:cantSplit w:val="true"/></w:trPr><w:tc><w:tcPr><w:tcW w:w="1741" w:type="dxa"/><w:tcBorders></w:tcBorders><w:shd w:color="auto" w:fill="F7F7F7" w:val="clear"/></w:tcPr><w:p><w:pPr><w:pStyle w:val="Tabla9"/><w:widowControl/><w:jc w:val="left"/><w:rPr><w:kern w:val="0"/><w:szCs w:val="24"/><w:lang w:val="es-CO" w:eastAsia="en-US" w:bidi="ar-SA"/><w:del w:id="22366" w:author="Unknown Author" w:date="2026-10-30T04:17:53Z"></w:del></w:rPr></w:pPr><w:del w:id="22365" w:author="Unknown Author" w:date="2026-10-30T04:17:53Z"><w:r><w:rPr><w:kern w:val="0"/><w:szCs w:val="24"/><w:lang w:val="es-CO" w:eastAsia="en-US" w:bidi="ar-SA"/></w:rPr><w:delText>Numeral 10.21</w:delText></w:r></w:del></w:p></w:tc><w:tc><w:tcPr><w:tcW w:w="3402" w:type="dxa"/><w:tcBorders></w:tcBorders><w:shd w:color="auto" w:fill="F7F7F7" w:val="clear"/></w:tcPr><w:p><w:pPr><w:pStyle w:val="Tabla9"/><w:widowControl/><w:jc w:val="left"/><w:rPr><w:kern w:val="0"/><w:szCs w:val="24"/><w:lang w:val="es-CO" w:eastAsia="en-US" w:bidi="ar-SA"/><w:del w:id="22368" w:author="Unknown Author" w:date="2026-10-30T04:17:53Z"></w:del></w:rPr></w:pPr><w:del w:id="22367" w:author="Unknown Author" w:date="2026-10-30T04:17:53Z"><w:r><w:rPr><w:kern w:val="0"/><w:szCs w:val="24"/><w:lang w:val="es-CO" w:eastAsia="en-US" w:bidi="ar-SA"/></w:rPr><w:delText>Certificado del representante legal de quien suscribió el plan de acción específico, sobre la concordancia del proyecto y las acciones para no reactivar el riesgo preexistente; uno por lugar de ejecución o uno departamental que los incluya</w:delText></w:r></w:del></w:p></w:tc><w:tc><w:tcPr><w:tcW w:w="2653" w:type="dxa"/><w:tcBorders></w:tcBorders><w:shd w:color="auto" w:fill="F7F7F7" w:val="clear"/></w:tcPr><w:p><w:pPr><w:pStyle w:val="Tabla9"/><w:widowControl/><w:jc w:val="left"/><w:rPr><w:kern w:val="0"/><w:szCs w:val="24"/><w:lang w:val="es-CO" w:eastAsia="en-US" w:bidi="ar-SA"/><w:del w:id="22370" w:author="Unknown Author" w:date="2026-10-30T04:17:53Z"></w:del></w:rPr></w:pPr><w:del w:id="22369" w:author="Unknown Author" w:date="2026-10-30T04:17:53Z"><w:r><w:rPr><w:kern w:val="0"/><w:szCs w:val="24"/><w:lang w:val="es-CO" w:eastAsia="en-US" w:bidi="ar-SA"/></w:rPr><w:delText>Gobernación o alcaldía; la universidad lo gestiona y lo carga</w:delText></w:r></w:del></w:p></w:tc><w:tc><w:tcPr><w:tcW w:w="2157" w:type="dxa"/><w:tcBorders></w:tcBorders><w:shd w:color="auto" w:fill="F7F7F7" w:val="clear"/></w:tcPr><w:p><w:pPr><w:pStyle w:val="Tabla9"/><w:widowControl/><w:jc w:val="left"/><w:rPr><w:kern w:val="0"/><w:szCs w:val="24"/><w:lang w:val="es-CO" w:eastAsia="en-US" w:bidi="ar-SA"/><w:del w:id="22372" w:author="Unknown Author" w:date="2026-10-30T04:17:53Z"></w:del></w:rPr></w:pPr><w:del w:id="22371" w:author="Unknown Author" w:date="2026-10-30T04:17:53Z"><w:r><w:rPr><w:kern w:val="0"/><w:szCs w:val="24"/><w:lang w:val="es-CO" w:eastAsia="en-US" w:bidi="ar-SA"/></w:rPr><w:delText>Por adjuntar; no subsanable</w:delText></w:r></w:del></w:p></w:tc></w:tr><w:tr><w:trPr><w:del w:id="22373" w:author="Unknown Author" w:date="2026-10-30T04:17:53Z"/><w:cantSplit w:val="true"/></w:trPr><w:tc><w:tcPr><w:tcW w:w="1741" w:type="dxa"/><w:tcBorders></w:tcBorders></w:tcPr><w:p><w:pPr><w:pStyle w:val="Tabla9"/><w:widowControl/><w:jc w:val="left"/><w:rPr><w:kern w:val="0"/><w:szCs w:val="24"/><w:lang w:val="es-CO" w:eastAsia="en-US" w:bidi="ar-SA"/><w:del w:id="22375" w:author="Unknown Author" w:date="2026-10-30T04:17:53Z"></w:del></w:rPr></w:pPr><w:del w:id="22374" w:author="Unknown Author" w:date="2026-10-30T04:17:53Z"><w:r><w:rPr><w:kern w:val="0"/><w:szCs w:val="24"/><w:lang w:val="es-CO" w:eastAsia="en-US" w:bidi="ar-SA"/></w:rPr><w:delText>Numeral 10.6 y Anexo 14</w:delText></w:r></w:del></w:p></w:tc><w:tc><w:tcPr><w:tcW w:w="3402" w:type="dxa"/><w:tcBorders></w:tcBorders></w:tcPr><w:p><w:pPr><w:pStyle w:val="Tabla9"/><w:widowControl/><w:jc w:val="left"/><w:rPr><w:kern w:val="0"/><w:szCs w:val="24"/><w:lang w:val="es-CO" w:eastAsia="en-US" w:bidi="ar-SA"/><w:del w:id="22377" w:author="Unknown Author" w:date="2026-10-30T04:17:53Z"></w:del></w:rPr></w:pPr><w:del w:id="22376" w:author="Unknown Author" w:date="2026-10-30T04:17:53Z"><w:r><w:rPr><w:kern w:val="0"/><w:szCs w:val="24"/><w:lang w:val="es-CO" w:eastAsia="en-US" w:bidi="ar-SA"/></w:rPr><w:delText>Compromisos de operación, validación, uso o adopción de los resultados, suscritos por las entidades responsables, sean o no integrantes de la alianza; se cargan con el Anexo 2</w:delText></w:r></w:del></w:p></w:tc><w:tc><w:tcPr><w:tcW w:w="2653" w:type="dxa"/><w:tcBorders></w:tcBorders></w:tcPr><w:p><w:pPr><w:pStyle w:val="Tabla9"/><w:widowControl/><w:jc w:val="left"/><w:rPr><w:kern w:val="0"/><w:szCs w:val="24"/><w:lang w:val="es-CO" w:eastAsia="en-US" w:bidi="ar-SA"/><w:del w:id="22379" w:author="Unknown Author" w:date="2026-10-30T04:17:53Z"></w:del></w:rPr></w:pPr><w:del w:id="22378" w:author="Unknown Author" w:date="2026-10-30T04:17:53Z"><w:r><w:rPr><w:kern w:val="0"/><w:szCs w:val="24"/><w:lang w:val="es-CO" w:eastAsia="en-US" w:bidi="ar-SA"/></w:rPr><w:delText>Alcaldías, gobernaciones y demás entidades responsables</w:delText></w:r></w:del></w:p></w:tc><w:tc><w:tcPr><w:tcW w:w="2157" w:type="dxa"/><w:tcBorders></w:tcBorders></w:tcPr><w:p><w:pPr><w:pStyle w:val="Tabla9"/><w:widowControl/><w:jc w:val="left"/><w:rPr><w:kern w:val="0"/><w:szCs w:val="24"/><w:lang w:val="es-CO" w:eastAsia="en-US" w:bidi="ar-SA"/><w:del w:id="22381" w:author="Unknown Author" w:date="2026-10-30T04:17:53Z"></w:del></w:rPr></w:pPr><w:del w:id="22380" w:author="Unknown Author" w:date="2026-10-30T04:17:53Z"><w:r><w:rPr><w:kern w:val="0"/><w:szCs w:val="24"/><w:lang w:val="es-CO" w:eastAsia="en-US" w:bidi="ar-SA"/></w:rPr><w:delText>Por adjuntar; no se incorporan después del cierre</w:delText></w:r></w:del></w:p></w:tc></w:tr><w:tr><w:trPr><w:del w:id="22382" w:author="Unknown Author" w:date="2026-10-30T04:17:53Z"/><w:cantSplit w:val="true"/></w:trPr><w:tc><w:tcPr><w:tcW w:w="1741" w:type="dxa"/><w:tcBorders><w:bottom w:val="single" w:sz="12" w:space="0" w:color="2A3439"/></w:tcBorders><w:shd w:color="auto" w:fill="F7F7F7" w:val="clear"/></w:tcPr><w:p><w:pPr><w:pStyle w:val="Tabla9"/><w:keepNext w:val="true"/><w:widowControl/><w:jc w:val="left"/><w:rPr><w:kern w:val="0"/><w:szCs w:val="24"/><w:lang w:val="es-CO" w:eastAsia="en-US" w:bidi="ar-SA"/><w:del w:id="22384" w:author="Unknown Author" w:date="2026-10-30T04:17:53Z"></w:del></w:rPr></w:pPr><w:del w:id="22383" w:author="Unknown Author" w:date="2026-10-30T04:17:53Z"><w:r><w:rPr><w:kern w:val="0"/><w:szCs w:val="24"/><w:lang w:val="es-CO" w:eastAsia="en-US" w:bidi="ar-SA"/></w:rPr><w:delText>Numeral 10.10</w:delText></w:r></w:del></w:p></w:tc><w:tc><w:tcPr><w:tcW w:w="3402" w:type="dxa"/><w:tcBorders><w:bottom w:val="single" w:sz="12" w:space="0" w:color="2A3439"/></w:tcBorders><w:shd w:color="auto" w:fill="F7F7F7" w:val="clear"/></w:tcPr><w:p><w:pPr><w:pStyle w:val="Tabla9"/><w:keepNext w:val="true"/><w:widowControl/><w:jc w:val="left"/><w:rPr><w:kern w:val="0"/><w:szCs w:val="24"/><w:lang w:val="es-CO" w:eastAsia="en-US" w:bidi="ar-SA"/><w:del w:id="22386" w:author="Unknown Author" w:date="2026-10-30T04:17:53Z"></w:del></w:rPr></w:pPr><w:del w:id="22385" w:author="Unknown Author" w:date="2026-10-30T04:17:53Z"><w:r><w:rPr><w:kern w:val="0"/><w:szCs w:val="24"/><w:lang w:val="es-CO" w:eastAsia="en-US" w:bidi="ar-SA"/></w:rPr><w:delText>Aval del comité de ética y acto de conformación del comité, o determinación escrita del comité de que el proyecto no requiere aval, según la sección 25</w:delText></w:r></w:del></w:p></w:tc><w:tc><w:tcPr><w:tcW w:w="2653" w:type="dxa"/><w:tcBorders><w:bottom w:val="single" w:sz="12" w:space="0" w:color="2A3439"/></w:tcBorders><w:shd w:color="auto" w:fill="F7F7F7" w:val="clear"/></w:tcPr><w:p><w:pPr><w:pStyle w:val="Tabla9"/><w:keepNext w:val="true"/><w:widowControl/><w:jc w:val="left"/><w:rPr><w:kern w:val="0"/><w:szCs w:val="24"/><w:lang w:val="es-CO" w:eastAsia="en-US" w:bidi="ar-SA"/><w:del w:id="22388" w:author="Unknown Author" w:date="2026-10-30T04:17:53Z"></w:del></w:rPr></w:pPr><w:del w:id="22387" w:author="Unknown Author" w:date="2026-10-30T04:17:53Z"><w:r><w:rPr><w:kern w:val="0"/><w:szCs w:val="24"/><w:lang w:val="es-CO" w:eastAsia="en-US" w:bidi="ar-SA"/></w:rPr><w:delText>Universidad</w:delText></w:r></w:del></w:p></w:tc><w:tc><w:tcPr><w:tcW w:w="2157" w:type="dxa"/><w:tcBorders><w:bottom w:val="single" w:sz="12" w:space="0" w:color="2A3439"/></w:tcBorders><w:shd w:color="auto" w:fill="F7F7F7" w:val="clear"/></w:tcPr><w:p><w:pPr><w:pStyle w:val="Tabla9"/><w:keepNext w:val="true"/><w:widowControl/><w:jc w:val="left"/><w:rPr><w:kern w:val="0"/><w:szCs w:val="24"/><w:lang w:val="es-CO" w:eastAsia="en-US" w:bidi="ar-SA"/><w:del w:id="22390" w:author="Unknown Author" w:date="2026-10-30T04:17:53Z"></w:del></w:rPr></w:pPr><w:del w:id="22389" w:author="Unknown Author" w:date="2026-10-30T04:17:53Z"><w:r><w:rPr><w:kern w:val="0"/><w:szCs w:val="24"/><w:lang w:val="es-CO" w:eastAsia="en-US" w:bidi="ar-SA"/></w:rPr><w:delText>Por gestionar antes de radicar</w:delText></w:r></w:del></w:p></w:tc></w:tr></w:tbl><w:p><w:pPr><w:pStyle w:val="TablaNota"/><w:rPr></w:rPr></w:pPr><w:r><w:rPr><w:i/><w:iCs/></w:rPr><w:t>Nota.</w:t></w:r><w:r><w:rPr></w:rPr><w:t xml:space="preserve"> Elaboración propia con el numeral 10 y el numeral 27 de los términos de referencia y con las respuestas de la Secretaría Técnica de la Convocatoria 56 (2026). Los anexos 6 a 9, 14 y 15 son instrumentos de consulta y de trámite que no requieren contenido propio del proyecto.</w:t></w:r><w:ins w:id="22391" w:author="Unknown Author" w:date="2026-10-30T04:17:53Z"><w:r><w:rPr></w:rPr><w:t xml:space="preserve"> SNCTI: Sistema Nacional de Ciencia, Tecnología e Innovación.</w:t></w:r></w:ins></w:p><w:p><w:pPr><w:pStyle w:val="BodyText"/><w:rPr></w:rPr></w:pPr><w:bookmarkStart w:id="327" w:name="X1d3a129c7c9631d44d7d21eb166a17b2a0a7e77"/><w:r><w:rPr></w:rPr><w:t>Los numerales 10.20 y 10.21 se verifican contra todos los lugares de ejecución que se registren en el SIGP. Si falta el soporte de uno, el requisito no se cumple y el proyecto no continúa (numerales 11.1 y 11.11 de los TdR). La subsección 4.1.5 fija la regla de registro.</w:t></w:r><w:bookmarkEnd w:id="327"/></w:p><w:p><w:pPr><w:pStyle w:val="Heading2"/><w:rPr></w:rPr></w:pPr><w:bookmarkStart w:id="328" w:name="Xa5ed3c7bfa1ad7a2d8dacefcc6c258f407bd9da"/><w:r><w:rPr></w:rPr><w:t>30.2. Matriz de respuesta a los criterios de evaluación</w:t></w:r></w:p><w:p><w:pPr><w:pStyle w:val="FirstParagraph"/><w:rPr></w:rPr></w:pPr><w:r><w:rPr></w:rPr><w:t>La Tabla 30.2 ubica la respuesta del documento a cada criterio del numeral 15 de los TdR. Permite al evaluador verificar cada criterio en la sección correspondiente. Los puntajes máximos suman 100.</w:t></w:r></w:p><w:p><w:pPr><w:pStyle w:val="TablaRotulo"/><w:rPr></w:rPr></w:pPr><w:bookmarkStart w:id="329" w:name="rot_Tabla_30_2"/><w:r><w:rPr><w:b/><w:bCs/></w:rPr><w:t>Tabla 30.2</w:t></w:r><w:bookmarkEnd w:id="329"/></w:p><w:p><w:pPr><w:pStyle w:val="TablaTitulo"/><w:rPr></w:rPr></w:pPr><w:r><w:rPr><w:i/><w:iCs/></w:rPr><w:t>Criterios de evaluación, puntaje máximo y secciones que los responden</w:t></w:r></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4977"/><w:gridCol w:w="1575"/><w:gridCol w:w="3402"/></w:tblGrid><w:tr><w:trPr><w:tblHeader w:val="true"/><w:ins w:id="22392" w:author="Unknown Author" w:date="2026-10-30T04:17:53Z"/><w:cantSplit w:val="true"/></w:trPr><w:tc><w:tcPr><w:tcW w:w="4977"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2394" w:author="Unknown Author" w:date="2026-10-30T04:17:53Z"></w:ins></w:rPr></w:pPr><w:ins w:id="22393" w:author="Unknown Author" w:date="2026-10-30T04:17:53Z"><w:r><w:rPr><w:b/><w:kern w:val="0"/><w:szCs w:val="24"/><w:lang w:val="es-CO" w:eastAsia="en-US" w:bidi="ar-SA"/></w:rPr><w:t>Criterio de evaluación</w:t></w:r></w:ins></w:p></w:tc><w:tc><w:tcPr><w:tcW w:w="1575"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2396" w:author="Unknown Author" w:date="2026-10-30T04:17:53Z"></w:ins></w:rPr></w:pPr><w:ins w:id="22395" w:author="Unknown Author" w:date="2026-10-30T04:17:53Z"><w:r><w:rPr><w:b/><w:kern w:val="0"/><w:szCs w:val="24"/><w:lang w:val="es-CO" w:eastAsia="en-US" w:bidi="ar-SA"/></w:rPr><w:t>Puntaje máximo</w:t></w:r></w:ins></w:p></w:tc><w:tc><w:tcPr><w:tcW w:w="340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ins w:id="22398" w:author="Unknown Author" w:date="2026-10-30T04:17:53Z"></w:ins></w:rPr></w:pPr><w:ins w:id="22397" w:author="Unknown Author" w:date="2026-10-30T04:17:53Z"><w:r><w:rPr><w:b/><w:kern w:val="0"/><w:szCs w:val="24"/><w:lang w:val="es-CO" w:eastAsia="en-US" w:bidi="ar-SA"/></w:rPr><w:t>Dónde se responde</w:t></w:r></w:ins></w:p></w:tc></w:tr><w:tr><w:trPr><w:ins w:id="22399" w:author="Unknown Author" w:date="2026-10-30T04:17:53Z"/><w:cantSplit w:val="true"/></w:trPr><w:tc><w:tcPr><w:tcW w:w="4977" w:type="dxa"/><w:tcBorders></w:tcBorders></w:tcPr><w:p><w:pPr><w:pStyle w:val="Tabla9"/><w:widowControl/><w:jc w:val="left"/><w:rPr><w:kern w:val="0"/><w:szCs w:val="24"/><w:lang w:val="es-CO" w:eastAsia="en-US" w:bidi="ar-SA"/><w:ins w:id="22401" w:author="Unknown Author" w:date="2026-10-30T04:17:53Z"></w:ins></w:rPr></w:pPr><w:ins w:id="22400" w:author="Unknown Author" w:date="2026-10-30T04:17:53Z"><w:r><w:rPr><w:kern w:val="0"/><w:szCs w:val="24"/><w:lang w:val="es-CO" w:eastAsia="en-US" w:bidi="ar-SA"/></w:rPr><w:t>1.1. Calidad técnico-científica y coherencia</w:t></w:r></w:ins></w:p></w:tc><w:tc><w:tcPr><w:tcW w:w="1575" w:type="dxa"/><w:tcBorders></w:tcBorders></w:tcPr><w:p><w:pPr><w:pStyle w:val="Tabla9"/><w:widowControl/><w:jc w:val="left"/><w:rPr><w:kern w:val="0"/><w:szCs w:val="24"/><w:lang w:val="es-CO" w:eastAsia="en-US" w:bidi="ar-SA"/><w:ins w:id="22403" w:author="Unknown Author" w:date="2026-10-30T04:17:53Z"></w:ins></w:rPr></w:pPr><w:ins w:id="22402" w:author="Unknown Author" w:date="2026-10-30T04:17:53Z"><w:r><w:rPr><w:kern w:val="0"/><w:szCs w:val="24"/><w:lang w:val="es-CO" w:eastAsia="en-US" w:bidi="ar-SA"/></w:rPr><w:t>20</w:t></w:r></w:ins></w:p></w:tc><w:tc><w:tcPr><w:tcW w:w="3402" w:type="dxa"/><w:tcBorders></w:tcBorders></w:tcPr><w:p><w:pPr><w:pStyle w:val="Tabla9"/><w:widowControl/><w:jc w:val="left"/><w:rPr><w:kern w:val="0"/><w:szCs w:val="24"/><w:lang w:val="es-CO" w:eastAsia="en-US" w:bidi="ar-SA"/><w:ins w:id="22405" w:author="Unknown Author" w:date="2026-10-30T04:17:53Z"></w:ins></w:rPr></w:pPr><w:ins w:id="22404" w:author="Unknown Author" w:date="2026-10-30T04:17:53Z"><w:r><w:rPr><w:kern w:val="0"/><w:szCs w:val="24"/><w:lang w:val="es-CO" w:eastAsia="en-US" w:bidi="ar-SA"/></w:rPr><w:t>Secciones 5, 12, 13, 14, 15, 20, 21 y 24, y Anexo A</w:t></w:r></w:ins></w:p></w:tc></w:tr><w:tr><w:trPr><w:ins w:id="22406" w:author="Unknown Author" w:date="2026-10-30T04:17:53Z"/><w:cantSplit w:val="true"/></w:trPr><w:tc><w:tcPr><w:tcW w:w="4977" w:type="dxa"/><w:tcBorders></w:tcBorders><w:shd w:color="auto" w:fill="F7F7F7" w:val="clear"/></w:tcPr><w:p><w:pPr><w:pStyle w:val="Tabla9"/><w:widowControl/><w:jc w:val="left"/><w:rPr><w:kern w:val="0"/><w:szCs w:val="24"/><w:lang w:val="es-CO" w:eastAsia="en-US" w:bidi="ar-SA"/><w:ins w:id="22408" w:author="Unknown Author" w:date="2026-10-30T04:17:53Z"></w:ins></w:rPr></w:pPr><w:ins w:id="22407" w:author="Unknown Author" w:date="2026-10-30T04:17:53Z"><w:r><w:rPr><w:kern w:val="0"/><w:szCs w:val="24"/><w:lang w:val="es-CO" w:eastAsia="en-US" w:bidi="ar-SA"/></w:rPr><w:t>1.2. Presupuesto: coherencia, justificación de los rubros, necesidad y eficiencia</w:t></w:r></w:ins></w:p></w:tc><w:tc><w:tcPr><w:tcW w:w="1575" w:type="dxa"/><w:tcBorders></w:tcBorders><w:shd w:color="auto" w:fill="F7F7F7" w:val="clear"/></w:tcPr><w:p><w:pPr><w:pStyle w:val="Tabla9"/><w:widowControl/><w:jc w:val="left"/><w:rPr><w:kern w:val="0"/><w:szCs w:val="24"/><w:lang w:val="es-CO" w:eastAsia="en-US" w:bidi="ar-SA"/><w:ins w:id="22410" w:author="Unknown Author" w:date="2026-10-30T04:17:53Z"></w:ins></w:rPr></w:pPr><w:ins w:id="22409" w:author="Unknown Author" w:date="2026-10-30T04:17:53Z"><w:r><w:rPr><w:kern w:val="0"/><w:szCs w:val="24"/><w:lang w:val="es-CO" w:eastAsia="en-US" w:bidi="ar-SA"/></w:rPr><w:t>10</w:t></w:r></w:ins></w:p></w:tc><w:tc><w:tcPr><w:tcW w:w="3402" w:type="dxa"/><w:tcBorders></w:tcBorders><w:shd w:color="auto" w:fill="F7F7F7" w:val="clear"/></w:tcPr><w:p><w:pPr><w:pStyle w:val="Tabla9"/><w:widowControl/><w:jc w:val="left"/><w:rPr><w:kern w:val="0"/><w:szCs w:val="24"/><w:lang w:val="es-CO" w:eastAsia="en-US" w:bidi="ar-SA"/><w:ins w:id="22412" w:author="Unknown Author" w:date="2026-10-30T04:17:53Z"></w:ins></w:rPr></w:pPr><w:ins w:id="22411" w:author="Unknown Author" w:date="2026-10-30T04:17:53Z"><w:r><w:rPr><w:kern w:val="0"/><w:szCs w:val="24"/><w:lang w:val="es-CO" w:eastAsia="en-US" w:bidi="ar-SA"/></w:rPr><w:t>Secciones 7.4, 28 y 30.3</w:t></w:r></w:ins></w:p></w:tc></w:tr><w:tr><w:trPr><w:ins w:id="22413" w:author="Unknown Author" w:date="2026-10-30T04:17:53Z"/><w:cantSplit w:val="true"/></w:trPr><w:tc><w:tcPr><w:tcW w:w="4977" w:type="dxa"/><w:tcBorders></w:tcBorders></w:tcPr><w:p><w:pPr><w:pStyle w:val="Tabla9"/><w:widowControl/><w:jc w:val="left"/><w:rPr><w:kern w:val="0"/><w:szCs w:val="24"/><w:lang w:val="es-CO" w:eastAsia="en-US" w:bidi="ar-SA"/><w:ins w:id="22415" w:author="Unknown Author" w:date="2026-10-30T04:17:53Z"></w:ins></w:rPr></w:pPr><w:ins w:id="22414" w:author="Unknown Author" w:date="2026-10-30T04:17:53Z"><w:r><w:rPr><w:kern w:val="0"/><w:szCs w:val="24"/><w:lang w:val="es-CO" w:eastAsia="en-US" w:bidi="ar-SA"/></w:rPr><w:t>2.1. Relación directa y específica con la emergencia y la demanda</w:t></w:r></w:ins></w:p></w:tc><w:tc><w:tcPr><w:tcW w:w="1575" w:type="dxa"/><w:tcBorders></w:tcBorders></w:tcPr><w:p><w:pPr><w:pStyle w:val="Tabla9"/><w:widowControl/><w:jc w:val="left"/><w:rPr><w:kern w:val="0"/><w:szCs w:val="24"/><w:lang w:val="es-CO" w:eastAsia="en-US" w:bidi="ar-SA"/><w:ins w:id="22417" w:author="Unknown Author" w:date="2026-10-30T04:17:53Z"></w:ins></w:rPr></w:pPr><w:ins w:id="22416" w:author="Unknown Author" w:date="2026-10-30T04:17:53Z"><w:r><w:rPr><w:kern w:val="0"/><w:szCs w:val="24"/><w:lang w:val="es-CO" w:eastAsia="en-US" w:bidi="ar-SA"/></w:rPr><w:t>17</w:t></w:r></w:ins></w:p></w:tc><w:tc><w:tcPr><w:tcW w:w="3402" w:type="dxa"/><w:tcBorders></w:tcBorders></w:tcPr><w:p><w:pPr><w:pStyle w:val="Tabla9"/><w:widowControl/><w:jc w:val="left"/><w:rPr><w:kern w:val="0"/><w:szCs w:val="24"/><w:lang w:val="es-CO" w:eastAsia="en-US" w:bidi="ar-SA"/><w:ins w:id="22419" w:author="Unknown Author" w:date="2026-10-30T04:17:53Z"></w:ins></w:rPr></w:pPr><w:ins w:id="22418" w:author="Unknown Author" w:date="2026-10-30T04:17:53Z"><w:r><w:rPr><w:kern w:val="0"/><w:szCs w:val="24"/><w:lang w:val="es-CO" w:eastAsia="en-US" w:bidi="ar-SA"/></w:rPr><w:t>Secciones 4.1, 5 y 8</w:t></w:r></w:ins></w:p></w:tc></w:tr><w:tr><w:trPr><w:ins w:id="22420" w:author="Unknown Author" w:date="2026-10-30T04:17:53Z"/><w:cantSplit w:val="true"/></w:trPr><w:tc><w:tcPr><w:tcW w:w="4977" w:type="dxa"/><w:tcBorders></w:tcBorders><w:shd w:color="auto" w:fill="F7F7F7" w:val="clear"/></w:tcPr><w:p><w:pPr><w:pStyle w:val="Tabla9"/><w:widowControl/><w:jc w:val="left"/><w:rPr><w:kern w:val="0"/><w:szCs w:val="24"/><w:lang w:val="es-CO" w:eastAsia="en-US" w:bidi="ar-SA"/><w:ins w:id="22422" w:author="Unknown Author" w:date="2026-10-30T04:17:53Z"></w:ins></w:rPr></w:pPr><w:ins w:id="22421" w:author="Unknown Author" w:date="2026-10-30T04:17:53Z"><w:r><w:rPr><w:kern w:val="0"/><w:szCs w:val="24"/><w:lang w:val="es-CO" w:eastAsia="en-US" w:bidi="ar-SA"/></w:rPr><w:t>2.2. Articulación territorial</w:t></w:r></w:ins></w:p></w:tc><w:tc><w:tcPr><w:tcW w:w="1575" w:type="dxa"/><w:tcBorders></w:tcBorders><w:shd w:color="auto" w:fill="F7F7F7" w:val="clear"/></w:tcPr><w:p><w:pPr><w:pStyle w:val="Tabla9"/><w:widowControl/><w:jc w:val="left"/><w:rPr><w:kern w:val="0"/><w:szCs w:val="24"/><w:lang w:val="es-CO" w:eastAsia="en-US" w:bidi="ar-SA"/><w:ins w:id="22424" w:author="Unknown Author" w:date="2026-10-30T04:17:53Z"></w:ins></w:rPr></w:pPr><w:ins w:id="22423" w:author="Unknown Author" w:date="2026-10-30T04:17:53Z"><w:r><w:rPr><w:kern w:val="0"/><w:szCs w:val="24"/><w:lang w:val="es-CO" w:eastAsia="en-US" w:bidi="ar-SA"/></w:rPr><w:t>3</w:t></w:r></w:ins></w:p></w:tc><w:tc><w:tcPr><w:tcW w:w="3402" w:type="dxa"/><w:tcBorders></w:tcBorders><w:shd w:color="auto" w:fill="F7F7F7" w:val="clear"/></w:tcPr><w:p><w:pPr><w:pStyle w:val="Tabla9"/><w:widowControl/><w:jc w:val="left"/><w:rPr><w:kern w:val="0"/><w:szCs w:val="24"/><w:lang w:val="es-CO" w:eastAsia="en-US" w:bidi="ar-SA"/><w:ins w:id="22426" w:author="Unknown Author" w:date="2026-10-30T04:17:53Z"></w:ins></w:rPr></w:pPr><w:ins w:id="22425" w:author="Unknown Author" w:date="2026-10-30T04:17:53Z"><w:r><w:rPr><w:kern w:val="0"/><w:szCs w:val="24"/><w:lang w:val="es-CO" w:eastAsia="en-US" w:bidi="ar-SA"/></w:rPr><w:t>Secciones 1, 8.4 y 28.2</w:t></w:r></w:ins></w:p></w:tc></w:tr><w:tr><w:trPr><w:ins w:id="22427" w:author="Unknown Author" w:date="2026-10-30T04:17:53Z"/><w:cantSplit w:val="true"/></w:trPr><w:tc><w:tcPr><w:tcW w:w="4977" w:type="dxa"/><w:tcBorders></w:tcBorders></w:tcPr><w:p><w:pPr><w:pStyle w:val="Tabla9"/><w:widowControl/><w:jc w:val="left"/><w:rPr><w:kern w:val="0"/><w:szCs w:val="24"/><w:lang w:val="es-CO" w:eastAsia="en-US" w:bidi="ar-SA"/><w:ins w:id="22429" w:author="Unknown Author" w:date="2026-10-30T04:17:53Z"></w:ins></w:rPr></w:pPr><w:ins w:id="22428" w:author="Unknown Author" w:date="2026-10-30T04:17:53Z"><w:r><w:rPr><w:kern w:val="0"/><w:szCs w:val="24"/><w:lang w:val="es-CO" w:eastAsia="en-US" w:bidi="ar-SA"/></w:rPr><w:t>3.1. Aplicabilidad, madurez tecnológica y ruta de transferencia</w:t></w:r></w:ins></w:p></w:tc><w:tc><w:tcPr><w:tcW w:w="1575" w:type="dxa"/><w:tcBorders></w:tcBorders></w:tcPr><w:p><w:pPr><w:pStyle w:val="Tabla9"/><w:widowControl/><w:jc w:val="left"/><w:rPr><w:kern w:val="0"/><w:szCs w:val="24"/><w:lang w:val="es-CO" w:eastAsia="en-US" w:bidi="ar-SA"/><w:ins w:id="22431" w:author="Unknown Author" w:date="2026-10-30T04:17:53Z"></w:ins></w:rPr></w:pPr><w:ins w:id="22430" w:author="Unknown Author" w:date="2026-10-30T04:17:53Z"><w:r><w:rPr><w:kern w:val="0"/><w:szCs w:val="24"/><w:lang w:val="es-CO" w:eastAsia="en-US" w:bidi="ar-SA"/></w:rPr><w:t>13</w:t></w:r></w:ins></w:p></w:tc><w:tc><w:tcPr><w:tcW w:w="3402" w:type="dxa"/><w:tcBorders></w:tcBorders></w:tcPr><w:p><w:pPr><w:pStyle w:val="Tabla9"/><w:widowControl/><w:jc w:val="left"/><w:rPr><w:kern w:val="0"/><w:szCs w:val="24"/><w:lang w:val="es-CO" w:eastAsia="en-US" w:bidi="ar-SA"/><w:ins w:id="22433" w:author="Unknown Author" w:date="2026-10-30T04:17:53Z"></w:ins></w:rPr></w:pPr><w:ins w:id="22432" w:author="Unknown Author" w:date="2026-10-30T04:17:53Z"><w:r><w:rPr><w:kern w:val="0"/><w:szCs w:val="24"/><w:lang w:val="es-CO" w:eastAsia="en-US" w:bidi="ar-SA"/></w:rPr><w:t>Secciones 13.2 y 18</w:t></w:r></w:ins></w:p></w:tc></w:tr><w:tr><w:trPr><w:ins w:id="22434" w:author="Unknown Author" w:date="2026-10-30T04:17:53Z"/><w:cantSplit w:val="true"/></w:trPr><w:tc><w:tcPr><w:tcW w:w="4977" w:type="dxa"/><w:tcBorders></w:tcBorders><w:shd w:color="auto" w:fill="F7F7F7" w:val="clear"/></w:tcPr><w:p><w:pPr><w:pStyle w:val="Tabla9"/><w:widowControl/><w:jc w:val="left"/><w:rPr><w:kern w:val="0"/><w:szCs w:val="24"/><w:lang w:val="es-CO" w:eastAsia="en-US" w:bidi="ar-SA"/><w:ins w:id="22436" w:author="Unknown Author" w:date="2026-10-30T04:17:53Z"></w:ins></w:rPr></w:pPr><w:ins w:id="22435" w:author="Unknown Author" w:date="2026-10-30T04:17:53Z"><w:r><w:rPr><w:kern w:val="0"/><w:szCs w:val="24"/><w:lang w:val="es-CO" w:eastAsia="en-US" w:bidi="ar-SA"/></w:rPr><w:t>3.2. Sostenibilidad y permanencia</w:t></w:r></w:ins></w:p></w:tc><w:tc><w:tcPr><w:tcW w:w="1575" w:type="dxa"/><w:tcBorders></w:tcBorders><w:shd w:color="auto" w:fill="F7F7F7" w:val="clear"/></w:tcPr><w:p><w:pPr><w:pStyle w:val="Tabla9"/><w:widowControl/><w:jc w:val="left"/><w:rPr><w:kern w:val="0"/><w:szCs w:val="24"/><w:lang w:val="es-CO" w:eastAsia="en-US" w:bidi="ar-SA"/><w:ins w:id="22438" w:author="Unknown Author" w:date="2026-10-30T04:17:53Z"></w:ins></w:rPr></w:pPr><w:ins w:id="22437" w:author="Unknown Author" w:date="2026-10-30T04:17:53Z"><w:r><w:rPr><w:kern w:val="0"/><w:szCs w:val="24"/><w:lang w:val="es-CO" w:eastAsia="en-US" w:bidi="ar-SA"/></w:rPr><w:t>10</w:t></w:r></w:ins></w:p></w:tc><w:tc><w:tcPr><w:tcW w:w="3402" w:type="dxa"/><w:tcBorders></w:tcBorders><w:shd w:color="auto" w:fill="F7F7F7" w:val="clear"/></w:tcPr><w:p><w:pPr><w:pStyle w:val="Tabla9"/><w:widowControl/><w:jc w:val="left"/><w:rPr><w:kern w:val="0"/><w:szCs w:val="24"/><w:lang w:val="es-CO" w:eastAsia="en-US" w:bidi="ar-SA"/><w:ins w:id="22440" w:author="Unknown Author" w:date="2026-10-30T04:17:53Z"></w:ins></w:rPr></w:pPr><w:ins w:id="22439" w:author="Unknown Author" w:date="2026-10-30T04:17:53Z"><w:r><w:rPr><w:kern w:val="0"/><w:szCs w:val="24"/><w:lang w:val="es-CO" w:eastAsia="en-US" w:bidi="ar-SA"/></w:rPr><w:t>Secciones 16 y 18.5</w:t></w:r></w:ins></w:p></w:tc></w:tr><w:tr><w:trPr><w:ins w:id="22441" w:author="Unknown Author" w:date="2026-10-30T04:17:53Z"/><w:cantSplit w:val="true"/></w:trPr><w:tc><w:tcPr><w:tcW w:w="4977" w:type="dxa"/><w:tcBorders></w:tcBorders></w:tcPr><w:p><w:pPr><w:pStyle w:val="Tabla9"/><w:widowControl/><w:jc w:val="left"/><w:rPr><w:kern w:val="0"/><w:szCs w:val="24"/><w:lang w:val="es-CO" w:eastAsia="en-US" w:bidi="ar-SA"/><w:ins w:id="22443" w:author="Unknown Author" w:date="2026-10-30T04:17:53Z"></w:ins></w:rPr></w:pPr><w:ins w:id="22442" w:author="Unknown Author" w:date="2026-10-30T04:17:53Z"><w:r><w:rPr><w:kern w:val="0"/><w:szCs w:val="24"/><w:lang w:val="es-CO" w:eastAsia="en-US" w:bidi="ar-SA"/></w:rPr><w:t>4. Capacidades y articulación de la alianza</w:t></w:r></w:ins></w:p></w:tc><w:tc><w:tcPr><w:tcW w:w="1575" w:type="dxa"/><w:tcBorders></w:tcBorders></w:tcPr><w:p><w:pPr><w:pStyle w:val="Tabla9"/><w:widowControl/><w:jc w:val="left"/><w:rPr><w:kern w:val="0"/><w:szCs w:val="24"/><w:lang w:val="es-CO" w:eastAsia="en-US" w:bidi="ar-SA"/><w:ins w:id="22445" w:author="Unknown Author" w:date="2026-10-30T04:17:53Z"></w:ins></w:rPr></w:pPr><w:ins w:id="22444" w:author="Unknown Author" w:date="2026-10-30T04:17:53Z"><w:r><w:rPr><w:kern w:val="0"/><w:szCs w:val="24"/><w:lang w:val="es-CO" w:eastAsia="en-US" w:bidi="ar-SA"/></w:rPr><w:t>10</w:t></w:r></w:ins></w:p></w:tc><w:tc><w:tcPr><w:tcW w:w="3402" w:type="dxa"/><w:tcBorders></w:tcBorders></w:tcPr><w:p><w:pPr><w:pStyle w:val="Tabla9"/><w:widowControl/><w:jc w:val="left"/><w:rPr><w:kern w:val="0"/><w:szCs w:val="24"/><w:lang w:val="es-CO" w:eastAsia="en-US" w:bidi="ar-SA"/><w:ins w:id="22447" w:author="Unknown Author" w:date="2026-10-30T04:17:53Z"></w:ins></w:rPr></w:pPr><w:ins w:id="22446" w:author="Unknown Author" w:date="2026-10-30T04:17:53Z"><w:r><w:rPr><w:kern w:val="0"/><w:szCs w:val="24"/><w:lang w:val="es-CO" w:eastAsia="en-US" w:bidi="ar-SA"/></w:rPr><w:t>Secciones 10, 14.1 y 26</w:t></w:r></w:ins></w:p></w:tc></w:tr><w:tr><w:trPr><w:ins w:id="22448" w:author="Unknown Author" w:date="2026-10-30T04:17:53Z"/><w:cantSplit w:val="true"/></w:trPr><w:tc><w:tcPr><w:tcW w:w="4977" w:type="dxa"/><w:tcBorders></w:tcBorders><w:shd w:color="auto" w:fill="F7F7F7" w:val="clear"/></w:tcPr><w:p><w:pPr><w:pStyle w:val="Tabla9"/><w:widowControl/><w:jc w:val="left"/><w:rPr><w:kern w:val="0"/><w:szCs w:val="24"/><w:lang w:val="es-CO" w:eastAsia="en-US" w:bidi="ar-SA"/><w:ins w:id="22450" w:author="Unknown Author" w:date="2026-10-30T04:17:53Z"></w:ins></w:rPr></w:pPr><w:ins w:id="22449" w:author="Unknown Author" w:date="2026-10-30T04:17:53Z"><w:r><w:rPr><w:kern w:val="0"/><w:szCs w:val="24"/><w:lang w:val="es-CO" w:eastAsia="en-US" w:bidi="ar-SA"/></w:rPr><w:t>5. Estrategia de apropiación social del conocimiento</w:t></w:r></w:ins></w:p></w:tc><w:tc><w:tcPr><w:tcW w:w="1575" w:type="dxa"/><w:tcBorders></w:tcBorders><w:shd w:color="auto" w:fill="F7F7F7" w:val="clear"/></w:tcPr><w:p><w:pPr><w:pStyle w:val="Tabla9"/><w:widowControl/><w:jc w:val="left"/><w:rPr><w:kern w:val="0"/><w:szCs w:val="24"/><w:lang w:val="es-CO" w:eastAsia="en-US" w:bidi="ar-SA"/><w:ins w:id="22452" w:author="Unknown Author" w:date="2026-10-30T04:17:53Z"></w:ins></w:rPr></w:pPr><w:ins w:id="22451" w:author="Unknown Author" w:date="2026-10-30T04:17:53Z"><w:r><w:rPr><w:kern w:val="0"/><w:szCs w:val="24"/><w:lang w:val="es-CO" w:eastAsia="en-US" w:bidi="ar-SA"/></w:rPr><w:t>5</w:t></w:r></w:ins></w:p></w:tc><w:tc><w:tcPr><w:tcW w:w="3402" w:type="dxa"/><w:tcBorders></w:tcBorders><w:shd w:color="auto" w:fill="F7F7F7" w:val="clear"/></w:tcPr><w:p><w:pPr><w:pStyle w:val="Tabla9"/><w:widowControl/><w:jc w:val="left"/><w:rPr><w:kern w:val="0"/><w:szCs w:val="24"/><w:lang w:val="es-CO" w:eastAsia="en-US" w:bidi="ar-SA"/><w:ins w:id="22454" w:author="Unknown Author" w:date="2026-10-30T04:17:53Z"></w:ins></w:rPr></w:pPr><w:ins w:id="22453" w:author="Unknown Author" w:date="2026-10-30T04:17:53Z"><w:r><w:rPr><w:kern w:val="0"/><w:szCs w:val="24"/><w:lang w:val="es-CO" w:eastAsia="en-US" w:bidi="ar-SA"/></w:rPr><w:t>Sección 19</w:t></w:r></w:ins></w:p></w:tc></w:tr><w:tr><w:trPr><w:ins w:id="22455" w:author="Unknown Author" w:date="2026-10-30T04:17:53Z"/><w:cantSplit w:val="true"/></w:trPr><w:tc><w:tcPr><w:tcW w:w="4977" w:type="dxa"/><w:tcBorders></w:tcBorders></w:tcPr><w:p><w:pPr><w:pStyle w:val="Tabla9"/><w:widowControl/><w:jc w:val="left"/><w:rPr><w:kern w:val="0"/><w:szCs w:val="24"/><w:lang w:val="es-CO" w:eastAsia="en-US" w:bidi="ar-SA"/><w:ins w:id="22457" w:author="Unknown Author" w:date="2026-10-30T04:17:53Z"></w:ins></w:rPr></w:pPr><w:ins w:id="22456" w:author="Unknown Author" w:date="2026-10-30T04:17:53Z"><w:r><w:rPr><w:kern w:val="0"/><w:szCs w:val="24"/><w:lang w:val="es-CO" w:eastAsia="en-US" w:bidi="ar-SA"/></w:rPr><w:t>6. Capacidad de respuesta y oportunidad de los resultados</w:t></w:r></w:ins></w:p></w:tc><w:tc><w:tcPr><w:tcW w:w="1575" w:type="dxa"/><w:tcBorders></w:tcBorders></w:tcPr><w:p><w:pPr><w:pStyle w:val="Tabla9"/><w:widowControl/><w:jc w:val="left"/><w:rPr><w:kern w:val="0"/><w:szCs w:val="24"/><w:lang w:val="es-CO" w:eastAsia="en-US" w:bidi="ar-SA"/><w:ins w:id="22459" w:author="Unknown Author" w:date="2026-10-30T04:17:53Z"></w:ins></w:rPr></w:pPr><w:ins w:id="22458" w:author="Unknown Author" w:date="2026-10-30T04:17:53Z"><w:r><w:rPr><w:kern w:val="0"/><w:szCs w:val="24"/><w:lang w:val="es-CO" w:eastAsia="en-US" w:bidi="ar-SA"/></w:rPr><w:t>10</w:t></w:r></w:ins></w:p></w:tc><w:tc><w:tcPr><w:tcW w:w="3402" w:type="dxa"/><w:tcBorders></w:tcBorders></w:tcPr><w:p><w:pPr><w:pStyle w:val="Tabla9"/><w:widowControl/><w:jc w:val="left"/><w:rPr><w:kern w:val="0"/><w:szCs w:val="24"/><w:lang w:val="es-CO" w:eastAsia="en-US" w:bidi="ar-SA"/><w:ins w:id="22461" w:author="Unknown Author" w:date="2026-10-30T04:17:53Z"></w:ins></w:rPr></w:pPr><w:ins w:id="22460" w:author="Unknown Author" w:date="2026-10-30T04:17:53Z"><w:r><w:rPr><w:kern w:val="0"/><w:szCs w:val="24"/><w:lang w:val="es-CO" w:eastAsia="en-US" w:bidi="ar-SA"/></w:rPr><w:t>Secciones 14, 21 y 22</w:t></w:r></w:ins></w:p></w:tc></w:tr><w:tr><w:trPr><w:ins w:id="22462" w:author="Unknown Author" w:date="2026-10-30T04:17:53Z"/><w:cantSplit w:val="true"/></w:trPr><w:tc><w:tcPr><w:tcW w:w="4977" w:type="dxa"/><w:tcBorders><w:bottom w:val="single" w:sz="12" w:space="0" w:color="2A3439"/></w:tcBorders><w:shd w:color="auto" w:fill="F7F7F7" w:val="clear"/></w:tcPr><w:p><w:pPr><w:pStyle w:val="Tabla9"/><w:keepNext w:val="true"/><w:widowControl/><w:jc w:val="left"/><w:rPr><w:kern w:val="0"/><w:szCs w:val="24"/><w:lang w:val="es-CO" w:eastAsia="en-US" w:bidi="ar-SA"/><w:ins w:id="22464" w:author="Unknown Author" w:date="2026-10-30T04:17:53Z"></w:ins></w:rPr></w:pPr><w:ins w:id="22463" w:author="Unknown Author" w:date="2026-10-30T04:17:53Z"><w:r><w:rPr><w:kern w:val="0"/><w:szCs w:val="24"/><w:lang w:val="es-CO" w:eastAsia="en-US" w:bidi="ar-SA"/></w:rPr><w:t>7. Contrapartida en efectivo</w:t></w:r></w:ins></w:p></w:tc><w:tc><w:tcPr><w:tcW w:w="1575" w:type="dxa"/><w:tcBorders><w:bottom w:val="single" w:sz="12" w:space="0" w:color="2A3439"/></w:tcBorders><w:shd w:color="auto" w:fill="F7F7F7" w:val="clear"/></w:tcPr><w:p><w:pPr><w:pStyle w:val="Tabla9"/><w:keepNext w:val="true"/><w:widowControl/><w:jc w:val="left"/><w:rPr><w:kern w:val="0"/><w:szCs w:val="24"/><w:lang w:val="es-CO" w:eastAsia="en-US" w:bidi="ar-SA"/><w:ins w:id="22466" w:author="Unknown Author" w:date="2026-10-30T04:17:53Z"></w:ins></w:rPr></w:pPr><w:ins w:id="22465" w:author="Unknown Author" w:date="2026-10-30T04:17:53Z"><w:r><w:rPr><w:kern w:val="0"/><w:szCs w:val="24"/><w:lang w:val="es-CO" w:eastAsia="en-US" w:bidi="ar-SA"/></w:rPr><w:t>2</w:t></w:r></w:ins></w:p></w:tc><w:tc><w:tcPr><w:tcW w:w="3402" w:type="dxa"/><w:tcBorders><w:bottom w:val="single" w:sz="12" w:space="0" w:color="2A3439"/></w:tcBorders><w:shd w:color="auto" w:fill="F7F7F7" w:val="clear"/></w:tcPr><w:p><w:pPr><w:pStyle w:val="Tabla9"/><w:keepNext w:val="true"/><w:widowControl/><w:jc w:val="left"/><w:rPr><w:kern w:val="0"/><w:szCs w:val="24"/><w:lang w:val="es-CO" w:eastAsia="en-US" w:bidi="ar-SA"/><w:ins w:id="22468" w:author="Unknown Author" w:date="2026-10-30T04:17:53Z"></w:ins></w:rPr></w:pPr><w:ins w:id="22467" w:author="Unknown Author" w:date="2026-10-30T04:17:53Z"><w:r><w:rPr><w:kern w:val="0"/><w:szCs w:val="24"/><w:lang w:val="es-CO" w:eastAsia="en-US" w:bidi="ar-SA"/></w:rPr><w:t>Sección 28.3; la versión actual no compromete efectivo</w:t></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5103"/><w:gridCol w:w="1589"/><w:gridCol w:w="3262"/></w:tblGrid><w:tr><w:trPr><w:tblHeader w:val="true"/><w:del w:id="22469" w:author="Unknown Author" w:date="2026-10-30T04:17:53Z"/><w:cantSplit w:val="true"/></w:trPr><w:tc><w:tcPr><w:tcW w:w="5103"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2471" w:author="Unknown Author" w:date="2026-10-30T04:17:53Z"></w:del></w:rPr></w:pPr><w:del w:id="22470" w:author="Unknown Author" w:date="2026-10-30T04:17:53Z"><w:r><w:rPr><w:b/><w:kern w:val="0"/><w:szCs w:val="24"/><w:lang w:val="es-CO" w:eastAsia="en-US" w:bidi="ar-SA"/></w:rPr><w:delText>Criterio de evaluación</w:delText></w:r></w:del></w:p></w:tc><w:tc><w:tcPr><w:tcW w:w="1589"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2473" w:author="Unknown Author" w:date="2026-10-30T04:17:53Z"></w:del></w:rPr></w:pPr><w:del w:id="22472" w:author="Unknown Author" w:date="2026-10-30T04:17:53Z"><w:r><w:rPr><w:b/><w:kern w:val="0"/><w:szCs w:val="24"/><w:lang w:val="es-CO" w:eastAsia="en-US" w:bidi="ar-SA"/></w:rPr><w:delText>Puntaje máximo</w:delText></w:r></w:del></w:p></w:tc><w:tc><w:tcPr><w:tcW w:w="3262" w:type="dxa"/><w:tcBorders><w:top w:val="single" w:sz="12" w:space="0" w:color="2A3439"/><w:bottom w:val="single" w:sz="12" w:space="0" w:color="6699CC"/></w:tcBorders><w:shd w:color="auto" w:fill="B9D9EB" w:val="clear"/><w:vAlign w:val="bottom"/></w:tcPr><w:p><w:pPr><w:pStyle w:val="Tabla9"/><w:keepNext w:val="true"/><w:widowControl/><w:jc w:val="left"/><w:rPr><w:kern w:val="0"/><w:szCs w:val="24"/><w:lang w:val="es-CO" w:eastAsia="en-US" w:bidi="ar-SA"/><w:del w:id="22475" w:author="Unknown Author" w:date="2026-10-30T04:17:53Z"></w:del></w:rPr></w:pPr><w:del w:id="22474" w:author="Unknown Author" w:date="2026-10-30T04:17:53Z"><w:r><w:rPr><w:b/><w:kern w:val="0"/><w:szCs w:val="24"/><w:lang w:val="es-CO" w:eastAsia="en-US" w:bidi="ar-SA"/></w:rPr><w:delText>Dónde se responde</w:delText></w:r></w:del></w:p></w:tc></w:tr><w:tr><w:trPr><w:del w:id="22476" w:author="Unknown Author" w:date="2026-10-30T04:17:53Z"/><w:cantSplit w:val="true"/></w:trPr><w:tc><w:tcPr><w:tcW w:w="5103" w:type="dxa"/><w:tcBorders></w:tcBorders></w:tcPr><w:p><w:pPr><w:pStyle w:val="Tabla9"/><w:widowControl/><w:jc w:val="left"/><w:rPr><w:kern w:val="0"/><w:szCs w:val="24"/><w:lang w:val="es-CO" w:eastAsia="en-US" w:bidi="ar-SA"/><w:del w:id="22478" w:author="Unknown Author" w:date="2026-10-30T04:17:53Z"></w:del></w:rPr></w:pPr><w:del w:id="22477" w:author="Unknown Author" w:date="2026-10-30T04:17:53Z"><w:r><w:rPr><w:kern w:val="0"/><w:szCs w:val="24"/><w:lang w:val="es-CO" w:eastAsia="en-US" w:bidi="ar-SA"/></w:rPr><w:delText>1.1. Calidad técnico-científica y coherencia</w:delText></w:r></w:del></w:p></w:tc><w:tc><w:tcPr><w:tcW w:w="1589" w:type="dxa"/><w:tcBorders></w:tcBorders></w:tcPr><w:p><w:pPr><w:pStyle w:val="Tabla9"/><w:widowControl/><w:jc w:val="left"/><w:rPr><w:kern w:val="0"/><w:szCs w:val="24"/><w:lang w:val="es-CO" w:eastAsia="en-US" w:bidi="ar-SA"/><w:del w:id="22480" w:author="Unknown Author" w:date="2026-10-30T04:17:53Z"></w:del></w:rPr></w:pPr><w:del w:id="22479" w:author="Unknown Author" w:date="2026-10-30T04:17:53Z"><w:r><w:rPr><w:kern w:val="0"/><w:szCs w:val="24"/><w:lang w:val="es-CO" w:eastAsia="en-US" w:bidi="ar-SA"/></w:rPr><w:delText>20</w:delText></w:r></w:del></w:p></w:tc><w:tc><w:tcPr><w:tcW w:w="3262" w:type="dxa"/><w:tcBorders></w:tcBorders></w:tcPr><w:p><w:pPr><w:pStyle w:val="Tabla9"/><w:widowControl/><w:jc w:val="left"/><w:rPr><w:kern w:val="0"/><w:szCs w:val="24"/><w:lang w:val="es-CO" w:eastAsia="en-US" w:bidi="ar-SA"/><w:del w:id="22482" w:author="Unknown Author" w:date="2026-10-30T04:17:53Z"></w:del></w:rPr></w:pPr><w:del w:id="22481" w:author="Unknown Author" w:date="2026-10-30T04:17:53Z"><w:r><w:rPr><w:kern w:val="0"/><w:szCs w:val="24"/><w:lang w:val="es-CO" w:eastAsia="en-US" w:bidi="ar-SA"/></w:rPr><w:delText>Secciones 5, 12, 13, 14, 15, 20, 21 y 24, y Anexo A</w:delText></w:r></w:del></w:p></w:tc></w:tr><w:tr><w:trPr><w:del w:id="22483" w:author="Unknown Author" w:date="2026-10-30T04:17:53Z"/><w:cantSplit w:val="true"/></w:trPr><w:tc><w:tcPr><w:tcW w:w="5103" w:type="dxa"/><w:tcBorders></w:tcBorders><w:shd w:color="auto" w:fill="F7F7F7" w:val="clear"/></w:tcPr><w:p><w:pPr><w:pStyle w:val="Tabla9"/><w:widowControl/><w:jc w:val="left"/><w:rPr><w:kern w:val="0"/><w:szCs w:val="24"/><w:lang w:val="es-CO" w:eastAsia="en-US" w:bidi="ar-SA"/><w:del w:id="22485" w:author="Unknown Author" w:date="2026-10-30T04:17:53Z"></w:del></w:rPr></w:pPr><w:del w:id="22484" w:author="Unknown Author" w:date="2026-10-30T04:17:53Z"><w:r><w:rPr><w:kern w:val="0"/><w:szCs w:val="24"/><w:lang w:val="es-CO" w:eastAsia="en-US" w:bidi="ar-SA"/></w:rPr><w:delText>1.2. Presupuesto: coherencia, justificación de los rubros, necesidad y eficiencia</w:delText></w:r></w:del></w:p></w:tc><w:tc><w:tcPr><w:tcW w:w="1589" w:type="dxa"/><w:tcBorders></w:tcBorders><w:shd w:color="auto" w:fill="F7F7F7" w:val="clear"/></w:tcPr><w:p><w:pPr><w:pStyle w:val="Tabla9"/><w:widowControl/><w:jc w:val="left"/><w:rPr><w:kern w:val="0"/><w:szCs w:val="24"/><w:lang w:val="es-CO" w:eastAsia="en-US" w:bidi="ar-SA"/><w:del w:id="22487" w:author="Unknown Author" w:date="2026-10-30T04:17:53Z"></w:del></w:rPr></w:pPr><w:del w:id="22486" w:author="Unknown Author" w:date="2026-10-30T04:17:53Z"><w:r><w:rPr><w:kern w:val="0"/><w:szCs w:val="24"/><w:lang w:val="es-CO" w:eastAsia="en-US" w:bidi="ar-SA"/></w:rPr><w:delText>10</w:delText></w:r></w:del></w:p></w:tc><w:tc><w:tcPr><w:tcW w:w="3262" w:type="dxa"/><w:tcBorders></w:tcBorders><w:shd w:color="auto" w:fill="F7F7F7" w:val="clear"/></w:tcPr><w:p><w:pPr><w:pStyle w:val="Tabla9"/><w:widowControl/><w:jc w:val="left"/><w:rPr><w:kern w:val="0"/><w:szCs w:val="24"/><w:lang w:val="es-CO" w:eastAsia="en-US" w:bidi="ar-SA"/><w:del w:id="22489" w:author="Unknown Author" w:date="2026-10-30T04:17:53Z"></w:del></w:rPr></w:pPr><w:del w:id="22488" w:author="Unknown Author" w:date="2026-10-30T04:17:53Z"><w:r><w:rPr><w:kern w:val="0"/><w:szCs w:val="24"/><w:lang w:val="es-CO" w:eastAsia="en-US" w:bidi="ar-SA"/></w:rPr><w:delText>Secciones 7.4, 28 y 30.3</w:delText></w:r></w:del></w:p></w:tc></w:tr><w:tr><w:trPr><w:del w:id="22490" w:author="Unknown Author" w:date="2026-10-30T04:17:53Z"/><w:cantSplit w:val="true"/></w:trPr><w:tc><w:tcPr><w:tcW w:w="5103" w:type="dxa"/><w:tcBorders></w:tcBorders></w:tcPr><w:p><w:pPr><w:pStyle w:val="Tabla9"/><w:widowControl/><w:jc w:val="left"/><w:rPr><w:kern w:val="0"/><w:szCs w:val="24"/><w:lang w:val="es-CO" w:eastAsia="en-US" w:bidi="ar-SA"/><w:del w:id="22492" w:author="Unknown Author" w:date="2026-10-30T04:17:53Z"></w:del></w:rPr></w:pPr><w:del w:id="22491" w:author="Unknown Author" w:date="2026-10-30T04:17:53Z"><w:r><w:rPr><w:kern w:val="0"/><w:szCs w:val="24"/><w:lang w:val="es-CO" w:eastAsia="en-US" w:bidi="ar-SA"/></w:rPr><w:delText>2.1. Relación directa y específica con la emergencia y la demanda</w:delText></w:r></w:del></w:p></w:tc><w:tc><w:tcPr><w:tcW w:w="1589" w:type="dxa"/><w:tcBorders></w:tcBorders></w:tcPr><w:p><w:pPr><w:pStyle w:val="Tabla9"/><w:widowControl/><w:jc w:val="left"/><w:rPr><w:kern w:val="0"/><w:szCs w:val="24"/><w:lang w:val="es-CO" w:eastAsia="en-US" w:bidi="ar-SA"/><w:del w:id="22494" w:author="Unknown Author" w:date="2026-10-30T04:17:53Z"></w:del></w:rPr></w:pPr><w:del w:id="22493" w:author="Unknown Author" w:date="2026-10-30T04:17:53Z"><w:r><w:rPr><w:kern w:val="0"/><w:szCs w:val="24"/><w:lang w:val="es-CO" w:eastAsia="en-US" w:bidi="ar-SA"/></w:rPr><w:delText>17</w:delText></w:r></w:del></w:p></w:tc><w:tc><w:tcPr><w:tcW w:w="3262" w:type="dxa"/><w:tcBorders></w:tcBorders></w:tcPr><w:p><w:pPr><w:pStyle w:val="Tabla9"/><w:widowControl/><w:jc w:val="left"/><w:rPr><w:kern w:val="0"/><w:szCs w:val="24"/><w:lang w:val="es-CO" w:eastAsia="en-US" w:bidi="ar-SA"/><w:del w:id="22496" w:author="Unknown Author" w:date="2026-10-30T04:17:53Z"></w:del></w:rPr></w:pPr><w:del w:id="22495" w:author="Unknown Author" w:date="2026-10-30T04:17:53Z"><w:r><w:rPr><w:kern w:val="0"/><w:szCs w:val="24"/><w:lang w:val="es-CO" w:eastAsia="en-US" w:bidi="ar-SA"/></w:rPr><w:delText>Secciones 4.1, 5 y 8</w:delText></w:r></w:del></w:p></w:tc></w:tr><w:tr><w:trPr><w:del w:id="22497" w:author="Unknown Author" w:date="2026-10-30T04:17:53Z"/><w:cantSplit w:val="true"/></w:trPr><w:tc><w:tcPr><w:tcW w:w="5103" w:type="dxa"/><w:tcBorders></w:tcBorders><w:shd w:color="auto" w:fill="F7F7F7" w:val="clear"/></w:tcPr><w:p><w:pPr><w:pStyle w:val="Tabla9"/><w:widowControl/><w:jc w:val="left"/><w:rPr><w:kern w:val="0"/><w:szCs w:val="24"/><w:lang w:val="es-CO" w:eastAsia="en-US" w:bidi="ar-SA"/><w:del w:id="22499" w:author="Unknown Author" w:date="2026-10-30T04:17:53Z"></w:del></w:rPr></w:pPr><w:del w:id="22498" w:author="Unknown Author" w:date="2026-10-30T04:17:53Z"><w:r><w:rPr><w:kern w:val="0"/><w:szCs w:val="24"/><w:lang w:val="es-CO" w:eastAsia="en-US" w:bidi="ar-SA"/></w:rPr><w:delText>2.2. Articulación territorial</w:delText></w:r></w:del></w:p></w:tc><w:tc><w:tcPr><w:tcW w:w="1589" w:type="dxa"/><w:tcBorders></w:tcBorders><w:shd w:color="auto" w:fill="F7F7F7" w:val="clear"/></w:tcPr><w:p><w:pPr><w:pStyle w:val="Tabla9"/><w:widowControl/><w:jc w:val="left"/><w:rPr><w:kern w:val="0"/><w:szCs w:val="24"/><w:lang w:val="es-CO" w:eastAsia="en-US" w:bidi="ar-SA"/><w:del w:id="22501" w:author="Unknown Author" w:date="2026-10-30T04:17:53Z"></w:del></w:rPr></w:pPr><w:del w:id="22500" w:author="Unknown Author" w:date="2026-10-30T04:17:53Z"><w:r><w:rPr><w:kern w:val="0"/><w:szCs w:val="24"/><w:lang w:val="es-CO" w:eastAsia="en-US" w:bidi="ar-SA"/></w:rPr><w:delText>3</w:delText></w:r></w:del></w:p></w:tc><w:tc><w:tcPr><w:tcW w:w="3262" w:type="dxa"/><w:tcBorders></w:tcBorders><w:shd w:color="auto" w:fill="F7F7F7" w:val="clear"/></w:tcPr><w:p><w:pPr><w:pStyle w:val="Tabla9"/><w:widowControl/><w:jc w:val="left"/><w:rPr><w:kern w:val="0"/><w:szCs w:val="24"/><w:lang w:val="es-CO" w:eastAsia="en-US" w:bidi="ar-SA"/><w:del w:id="22503" w:author="Unknown Author" w:date="2026-10-30T04:17:53Z"></w:del></w:rPr></w:pPr><w:del w:id="22502" w:author="Unknown Author" w:date="2026-10-30T04:17:53Z"><w:r><w:rPr><w:kern w:val="0"/><w:szCs w:val="24"/><w:lang w:val="es-CO" w:eastAsia="en-US" w:bidi="ar-SA"/></w:rPr><w:delText>Secciones 1, 8.4 y 28.2</w:delText></w:r></w:del></w:p></w:tc></w:tr><w:tr><w:trPr><w:del w:id="22504" w:author="Unknown Author" w:date="2026-10-30T04:17:53Z"/><w:cantSplit w:val="true"/></w:trPr><w:tc><w:tcPr><w:tcW w:w="5103" w:type="dxa"/><w:tcBorders></w:tcBorders></w:tcPr><w:p><w:pPr><w:pStyle w:val="Tabla9"/><w:widowControl/><w:jc w:val="left"/><w:rPr><w:kern w:val="0"/><w:szCs w:val="24"/><w:lang w:val="es-CO" w:eastAsia="en-US" w:bidi="ar-SA"/><w:del w:id="22506" w:author="Unknown Author" w:date="2026-10-30T04:17:53Z"></w:del></w:rPr></w:pPr><w:del w:id="22505" w:author="Unknown Author" w:date="2026-10-30T04:17:53Z"><w:r><w:rPr><w:kern w:val="0"/><w:szCs w:val="24"/><w:lang w:val="es-CO" w:eastAsia="en-US" w:bidi="ar-SA"/></w:rPr><w:delText>3.1. Aplicabilidad, madurez tecnológica y ruta de transferencia</w:delText></w:r></w:del></w:p></w:tc><w:tc><w:tcPr><w:tcW w:w="1589" w:type="dxa"/><w:tcBorders></w:tcBorders></w:tcPr><w:p><w:pPr><w:pStyle w:val="Tabla9"/><w:widowControl/><w:jc w:val="left"/><w:rPr><w:kern w:val="0"/><w:szCs w:val="24"/><w:lang w:val="es-CO" w:eastAsia="en-US" w:bidi="ar-SA"/><w:del w:id="22508" w:author="Unknown Author" w:date="2026-10-30T04:17:53Z"></w:del></w:rPr></w:pPr><w:del w:id="22507" w:author="Unknown Author" w:date="2026-10-30T04:17:53Z"><w:r><w:rPr><w:kern w:val="0"/><w:szCs w:val="24"/><w:lang w:val="es-CO" w:eastAsia="en-US" w:bidi="ar-SA"/></w:rPr><w:delText>13</w:delText></w:r></w:del></w:p></w:tc><w:tc><w:tcPr><w:tcW w:w="3262" w:type="dxa"/><w:tcBorders></w:tcBorders></w:tcPr><w:p><w:pPr><w:pStyle w:val="Tabla9"/><w:widowControl/><w:jc w:val="left"/><w:rPr><w:kern w:val="0"/><w:szCs w:val="24"/><w:lang w:val="es-CO" w:eastAsia="en-US" w:bidi="ar-SA"/><w:del w:id="22510" w:author="Unknown Author" w:date="2026-10-30T04:17:53Z"></w:del></w:rPr></w:pPr><w:del w:id="22509" w:author="Unknown Author" w:date="2026-10-30T04:17:53Z"><w:r><w:rPr><w:kern w:val="0"/><w:szCs w:val="24"/><w:lang w:val="es-CO" w:eastAsia="en-US" w:bidi="ar-SA"/></w:rPr><w:delText>Secciones 13.2 y 18</w:delText></w:r></w:del></w:p></w:tc></w:tr><w:tr><w:trPr><w:del w:id="22511" w:author="Unknown Author" w:date="2026-10-30T04:17:53Z"/><w:cantSplit w:val="true"/></w:trPr><w:tc><w:tcPr><w:tcW w:w="5103" w:type="dxa"/><w:tcBorders></w:tcBorders><w:shd w:color="auto" w:fill="F7F7F7" w:val="clear"/></w:tcPr><w:p><w:pPr><w:pStyle w:val="Tabla9"/><w:widowControl/><w:jc w:val="left"/><w:rPr><w:kern w:val="0"/><w:szCs w:val="24"/><w:lang w:val="es-CO" w:eastAsia="en-US" w:bidi="ar-SA"/><w:del w:id="22513" w:author="Unknown Author" w:date="2026-10-30T04:17:53Z"></w:del></w:rPr></w:pPr><w:del w:id="22512" w:author="Unknown Author" w:date="2026-10-30T04:17:53Z"><w:r><w:rPr><w:kern w:val="0"/><w:szCs w:val="24"/><w:lang w:val="es-CO" w:eastAsia="en-US" w:bidi="ar-SA"/></w:rPr><w:delText>3.2. Sostenibilidad y permanencia</w:delText></w:r></w:del></w:p></w:tc><w:tc><w:tcPr><w:tcW w:w="1589" w:type="dxa"/><w:tcBorders></w:tcBorders><w:shd w:color="auto" w:fill="F7F7F7" w:val="clear"/></w:tcPr><w:p><w:pPr><w:pStyle w:val="Tabla9"/><w:widowControl/><w:jc w:val="left"/><w:rPr><w:kern w:val="0"/><w:szCs w:val="24"/><w:lang w:val="es-CO" w:eastAsia="en-US" w:bidi="ar-SA"/><w:del w:id="22515" w:author="Unknown Author" w:date="2026-10-30T04:17:53Z"></w:del></w:rPr></w:pPr><w:del w:id="22514" w:author="Unknown Author" w:date="2026-10-30T04:17:53Z"><w:r><w:rPr><w:kern w:val="0"/><w:szCs w:val="24"/><w:lang w:val="es-CO" w:eastAsia="en-US" w:bidi="ar-SA"/></w:rPr><w:delText>10</w:delText></w:r></w:del></w:p></w:tc><w:tc><w:tcPr><w:tcW w:w="3262" w:type="dxa"/><w:tcBorders></w:tcBorders><w:shd w:color="auto" w:fill="F7F7F7" w:val="clear"/></w:tcPr><w:p><w:pPr><w:pStyle w:val="Tabla9"/><w:widowControl/><w:jc w:val="left"/><w:rPr><w:kern w:val="0"/><w:szCs w:val="24"/><w:lang w:val="es-CO" w:eastAsia="en-US" w:bidi="ar-SA"/><w:del w:id="22517" w:author="Unknown Author" w:date="2026-10-30T04:17:53Z"></w:del></w:rPr></w:pPr><w:del w:id="22516" w:author="Unknown Author" w:date="2026-10-30T04:17:53Z"><w:r><w:rPr><w:kern w:val="0"/><w:szCs w:val="24"/><w:lang w:val="es-CO" w:eastAsia="en-US" w:bidi="ar-SA"/></w:rPr><w:delText>Secciones 16 y 18.5</w:delText></w:r></w:del></w:p></w:tc></w:tr><w:tr><w:trPr><w:del w:id="22518" w:author="Unknown Author" w:date="2026-10-30T04:17:53Z"/><w:cantSplit w:val="true"/></w:trPr><w:tc><w:tcPr><w:tcW w:w="5103" w:type="dxa"/><w:tcBorders></w:tcBorders></w:tcPr><w:p><w:pPr><w:pStyle w:val="Tabla9"/><w:widowControl/><w:jc w:val="left"/><w:rPr><w:kern w:val="0"/><w:szCs w:val="24"/><w:lang w:val="es-CO" w:eastAsia="en-US" w:bidi="ar-SA"/><w:del w:id="22520" w:author="Unknown Author" w:date="2026-10-30T04:17:53Z"></w:del></w:rPr></w:pPr><w:del w:id="22519" w:author="Unknown Author" w:date="2026-10-30T04:17:53Z"><w:r><w:rPr><w:kern w:val="0"/><w:szCs w:val="24"/><w:lang w:val="es-CO" w:eastAsia="en-US" w:bidi="ar-SA"/></w:rPr><w:delText>4. Capacidades y articulación de la alianza</w:delText></w:r></w:del></w:p></w:tc><w:tc><w:tcPr><w:tcW w:w="1589" w:type="dxa"/><w:tcBorders></w:tcBorders></w:tcPr><w:p><w:pPr><w:pStyle w:val="Tabla9"/><w:widowControl/><w:jc w:val="left"/><w:rPr><w:kern w:val="0"/><w:szCs w:val="24"/><w:lang w:val="es-CO" w:eastAsia="en-US" w:bidi="ar-SA"/><w:del w:id="22522" w:author="Unknown Author" w:date="2026-10-30T04:17:53Z"></w:del></w:rPr></w:pPr><w:del w:id="22521" w:author="Unknown Author" w:date="2026-10-30T04:17:53Z"><w:r><w:rPr><w:kern w:val="0"/><w:szCs w:val="24"/><w:lang w:val="es-CO" w:eastAsia="en-US" w:bidi="ar-SA"/></w:rPr><w:delText>10</w:delText></w:r></w:del></w:p></w:tc><w:tc><w:tcPr><w:tcW w:w="3262" w:type="dxa"/><w:tcBorders></w:tcBorders></w:tcPr><w:p><w:pPr><w:pStyle w:val="Tabla9"/><w:widowControl/><w:jc w:val="left"/><w:rPr><w:kern w:val="0"/><w:szCs w:val="24"/><w:lang w:val="es-CO" w:eastAsia="en-US" w:bidi="ar-SA"/><w:del w:id="22524" w:author="Unknown Author" w:date="2026-10-30T04:17:53Z"></w:del></w:rPr></w:pPr><w:del w:id="22523" w:author="Unknown Author" w:date="2026-10-30T04:17:53Z"><w:r><w:rPr><w:kern w:val="0"/><w:szCs w:val="24"/><w:lang w:val="es-CO" w:eastAsia="en-US" w:bidi="ar-SA"/></w:rPr><w:delText>Secciones 10, 14.1 y 26</w:delText></w:r></w:del></w:p></w:tc></w:tr><w:tr><w:trPr><w:del w:id="22525" w:author="Unknown Author" w:date="2026-10-30T04:17:53Z"/><w:cantSplit w:val="true"/></w:trPr><w:tc><w:tcPr><w:tcW w:w="5103" w:type="dxa"/><w:tcBorders></w:tcBorders><w:shd w:color="auto" w:fill="F7F7F7" w:val="clear"/></w:tcPr><w:p><w:pPr><w:pStyle w:val="Tabla9"/><w:widowControl/><w:jc w:val="left"/><w:rPr><w:kern w:val="0"/><w:szCs w:val="24"/><w:lang w:val="es-CO" w:eastAsia="en-US" w:bidi="ar-SA"/><w:del w:id="22527" w:author="Unknown Author" w:date="2026-10-30T04:17:53Z"></w:del></w:rPr></w:pPr><w:del w:id="22526" w:author="Unknown Author" w:date="2026-10-30T04:17:53Z"><w:r><w:rPr><w:kern w:val="0"/><w:szCs w:val="24"/><w:lang w:val="es-CO" w:eastAsia="en-US" w:bidi="ar-SA"/></w:rPr><w:delText>5. Estrategia de apropiación social del conocimiento</w:delText></w:r></w:del></w:p></w:tc><w:tc><w:tcPr><w:tcW w:w="1589" w:type="dxa"/><w:tcBorders></w:tcBorders><w:shd w:color="auto" w:fill="F7F7F7" w:val="clear"/></w:tcPr><w:p><w:pPr><w:pStyle w:val="Tabla9"/><w:widowControl/><w:jc w:val="left"/><w:rPr><w:kern w:val="0"/><w:szCs w:val="24"/><w:lang w:val="es-CO" w:eastAsia="en-US" w:bidi="ar-SA"/><w:del w:id="22529" w:author="Unknown Author" w:date="2026-10-30T04:17:53Z"></w:del></w:rPr></w:pPr><w:del w:id="22528" w:author="Unknown Author" w:date="2026-10-30T04:17:53Z"><w:r><w:rPr><w:kern w:val="0"/><w:szCs w:val="24"/><w:lang w:val="es-CO" w:eastAsia="en-US" w:bidi="ar-SA"/></w:rPr><w:delText>5</w:delText></w:r></w:del></w:p></w:tc><w:tc><w:tcPr><w:tcW w:w="3262" w:type="dxa"/><w:tcBorders></w:tcBorders><w:shd w:color="auto" w:fill="F7F7F7" w:val="clear"/></w:tcPr><w:p><w:pPr><w:pStyle w:val="Tabla9"/><w:widowControl/><w:jc w:val="left"/><w:rPr><w:kern w:val="0"/><w:szCs w:val="24"/><w:lang w:val="es-CO" w:eastAsia="en-US" w:bidi="ar-SA"/><w:del w:id="22531" w:author="Unknown Author" w:date="2026-10-30T04:17:53Z"></w:del></w:rPr></w:pPr><w:del w:id="22530" w:author="Unknown Author" w:date="2026-10-30T04:17:53Z"><w:r><w:rPr><w:kern w:val="0"/><w:szCs w:val="24"/><w:lang w:val="es-CO" w:eastAsia="en-US" w:bidi="ar-SA"/></w:rPr><w:delText>Sección 19</w:delText></w:r></w:del></w:p></w:tc></w:tr><w:tr><w:trPr><w:del w:id="22532" w:author="Unknown Author" w:date="2026-10-30T04:17:53Z"/><w:cantSplit w:val="true"/></w:trPr><w:tc><w:tcPr><w:tcW w:w="5103" w:type="dxa"/><w:tcBorders></w:tcBorders></w:tcPr><w:p><w:pPr><w:pStyle w:val="Tabla9"/><w:widowControl/><w:jc w:val="left"/><w:rPr><w:kern w:val="0"/><w:szCs w:val="24"/><w:lang w:val="es-CO" w:eastAsia="en-US" w:bidi="ar-SA"/><w:del w:id="22534" w:author="Unknown Author" w:date="2026-10-30T04:17:53Z"></w:del></w:rPr></w:pPr><w:del w:id="22533" w:author="Unknown Author" w:date="2026-10-30T04:17:53Z"><w:r><w:rPr><w:kern w:val="0"/><w:szCs w:val="24"/><w:lang w:val="es-CO" w:eastAsia="en-US" w:bidi="ar-SA"/></w:rPr><w:delText>6. Capacidad de respuesta y oportunidad de los resultados</w:delText></w:r></w:del></w:p></w:tc><w:tc><w:tcPr><w:tcW w:w="1589" w:type="dxa"/><w:tcBorders></w:tcBorders></w:tcPr><w:p><w:pPr><w:pStyle w:val="Tabla9"/><w:widowControl/><w:jc w:val="left"/><w:rPr><w:kern w:val="0"/><w:szCs w:val="24"/><w:lang w:val="es-CO" w:eastAsia="en-US" w:bidi="ar-SA"/><w:del w:id="22536" w:author="Unknown Author" w:date="2026-10-30T04:17:53Z"></w:del></w:rPr></w:pPr><w:del w:id="22535" w:author="Unknown Author" w:date="2026-10-30T04:17:53Z"><w:r><w:rPr><w:kern w:val="0"/><w:szCs w:val="24"/><w:lang w:val="es-CO" w:eastAsia="en-US" w:bidi="ar-SA"/></w:rPr><w:delText>10</w:delText></w:r></w:del></w:p></w:tc><w:tc><w:tcPr><w:tcW w:w="3262" w:type="dxa"/><w:tcBorders></w:tcBorders></w:tcPr><w:p><w:pPr><w:pStyle w:val="Tabla9"/><w:widowControl/><w:jc w:val="left"/><w:rPr><w:kern w:val="0"/><w:szCs w:val="24"/><w:lang w:val="es-CO" w:eastAsia="en-US" w:bidi="ar-SA"/><w:del w:id="22538" w:author="Unknown Author" w:date="2026-10-30T04:17:53Z"></w:del></w:rPr></w:pPr><w:del w:id="22537" w:author="Unknown Author" w:date="2026-10-30T04:17:53Z"><w:r><w:rPr><w:kern w:val="0"/><w:szCs w:val="24"/><w:lang w:val="es-CO" w:eastAsia="en-US" w:bidi="ar-SA"/></w:rPr><w:delText>Secciones 14, 21 y 22</w:delText></w:r></w:del></w:p></w:tc></w:tr><w:tr><w:trPr><w:del w:id="22539" w:author="Unknown Author" w:date="2026-10-30T04:17:53Z"/><w:cantSplit w:val="true"/></w:trPr><w:tc><w:tcPr><w:tcW w:w="5103" w:type="dxa"/><w:tcBorders><w:bottom w:val="single" w:sz="12" w:space="0" w:color="2A3439"/></w:tcBorders><w:shd w:color="auto" w:fill="F7F7F7" w:val="clear"/></w:tcPr><w:p><w:pPr><w:pStyle w:val="Tabla9"/><w:keepNext w:val="true"/><w:widowControl/><w:jc w:val="left"/><w:rPr><w:kern w:val="0"/><w:szCs w:val="24"/><w:lang w:val="es-CO" w:eastAsia="en-US" w:bidi="ar-SA"/><w:del w:id="22541" w:author="Unknown Author" w:date="2026-10-30T04:17:53Z"></w:del></w:rPr></w:pPr><w:del w:id="22540" w:author="Unknown Author" w:date="2026-10-30T04:17:53Z"><w:r><w:rPr><w:kern w:val="0"/><w:szCs w:val="24"/><w:lang w:val="es-CO" w:eastAsia="en-US" w:bidi="ar-SA"/></w:rPr><w:delText>7. Contrapartida en efectivo</w:delText></w:r></w:del></w:p></w:tc><w:tc><w:tcPr><w:tcW w:w="1589" w:type="dxa"/><w:tcBorders><w:bottom w:val="single" w:sz="12" w:space="0" w:color="2A3439"/></w:tcBorders><w:shd w:color="auto" w:fill="F7F7F7" w:val="clear"/></w:tcPr><w:p><w:pPr><w:pStyle w:val="Tabla9"/><w:keepNext w:val="true"/><w:widowControl/><w:jc w:val="left"/><w:rPr><w:kern w:val="0"/><w:szCs w:val="24"/><w:lang w:val="es-CO" w:eastAsia="en-US" w:bidi="ar-SA"/><w:del w:id="22543" w:author="Unknown Author" w:date="2026-10-30T04:17:53Z"></w:del></w:rPr></w:pPr><w:del w:id="22542" w:author="Unknown Author" w:date="2026-10-30T04:17:53Z"><w:r><w:rPr><w:kern w:val="0"/><w:szCs w:val="24"/><w:lang w:val="es-CO" w:eastAsia="en-US" w:bidi="ar-SA"/></w:rPr><w:delText>2</w:delText></w:r></w:del></w:p></w:tc><w:tc><w:tcPr><w:tcW w:w="3262" w:type="dxa"/><w:tcBorders><w:bottom w:val="single" w:sz="12" w:space="0" w:color="2A3439"/></w:tcBorders><w:shd w:color="auto" w:fill="F7F7F7" w:val="clear"/></w:tcPr><w:p><w:pPr><w:pStyle w:val="Tabla9"/><w:keepNext w:val="true"/><w:widowControl/><w:jc w:val="left"/><w:rPr><w:kern w:val="0"/><w:szCs w:val="24"/><w:lang w:val="es-CO" w:eastAsia="en-US" w:bidi="ar-SA"/><w:del w:id="22545" w:author="Unknown Author" w:date="2026-10-30T04:17:53Z"></w:del></w:rPr></w:pPr><w:del w:id="22544" w:author="Unknown Author" w:date="2026-10-30T04:17:53Z"><w:r><w:rPr><w:kern w:val="0"/><w:szCs w:val="24"/><w:lang w:val="es-CO" w:eastAsia="en-US" w:bidi="ar-SA"/></w:rPr><w:delText>Sección 28.3</w:delText></w:r></w:del></w:p></w:tc></w:tr></w:tbl><w:p><w:pPr><w:pStyle w:val="TablaNota"/><w:rPr></w:rPr></w:pPr><w:r><w:rPr><w:i/><w:iCs/></w:rPr><w:t>Nota.</w:t></w:r><w:r><w:rPr></w:rPr><w:t xml:space="preserve"> Elaboración propia con el numeral 15 de los términos de referencia. Los puntajes son los máximos de cada criterio.</w:t></w:r><w:bookmarkEnd w:id="328"/></w:p><w:p><w:pPr><w:pStyle w:val="Heading2"/><w:rPr></w:rPr></w:pPr><w:bookmarkStart w:id="330" w:name="líneas-del-presupuesto-solicitado-al-sgr"/><w:r><w:rPr></w:rPr><w:t>30.3. Líneas del presupuesto solicitado al SGR</w:t></w:r></w:p><w:p><w:pPr><w:pStyle w:val="FirstParagraph"/><w:rPr></w:rPr></w:pPr><w:r><w:rPr></w:rPr><w:t xml:space="preserve">La Tabla 30.3 presenta las líneas del presupuesto con </w:t></w:r><w:ins w:id="22546" w:author="Unknown Author" w:date="2026-10-30T04:17:53Z"><w:r><w:rPr></w:rPr><w:t xml:space="preserve">código del Anexo 3, </w:t></w:r></w:ins><w:r><w:rPr></w:rPr><w:t xml:space="preserve">unidad, cantidad, costo unitario y </w:t></w:r><w:ins w:id="22547" w:author="Unknown Author" w:date="2026-10-30T04:17:53Z"><w:r><w:rPr></w:rPr><w:t>actividad principal</w:t></w:r></w:ins><w:del w:id="22548" w:author="Unknown Author" w:date="2026-10-30T04:17:53Z"><w:r><w:rPr></w:rPr><w:delText>actividades</w:delText></w:r></w:del><w:r><w:rPr></w:rPr><w:t xml:space="preserve">. La suma de las líneas coincide con el valor solicitado de $ </w:t></w:r><w:ins w:id="22549" w:author="Unknown Author" w:date="2026-10-30T04:17:53Z"><w:r><w:rPr></w:rPr><w:t>13.999.405.215</w:t></w:r></w:ins><w:del w:id="22550" w:author="Unknown Author" w:date="2026-10-30T04:17:53Z"><w:r><w:rPr></w:rPr><w:delText>10.022.840.000</w:delText></w:r></w:del><w:r><w:rPr></w:rPr><w:t xml:space="preserve">. Las líneas </w:t></w:r><w:ins w:id="22551" w:author="Unknown Author" w:date="2026-10-30T04:17:53Z"><w:r><w:rPr></w:rPr><w:t xml:space="preserve">reproducen el </w:t></w:r></w:ins><w:del w:id="22552" w:author="Unknown Author" w:date="2026-10-30T04:17:53Z"><w:r><w:rPr></w:rPr><w:delText xml:space="preserve">son la base del </w:delText></w:r></w:del><w:r><w:rPr></w:rPr><w:t xml:space="preserve">Anexo 3 y </w:t></w:r><w:ins w:id="22553" w:author="Unknown Author" w:date="2026-10-30T04:17:53Z"><w:r><w:rPr></w:rPr><w:t>se soportan con su estudio de mercado</w:t></w:r></w:ins><w:del w:id="22554" w:author="Unknown Author" w:date="2026-10-30T04:17:53Z"><w:r><w:rPr></w:rPr><w:delText>de las cotizaciones</w:delText></w:r></w:del><w:r><w:rPr></w:rPr><w:t xml:space="preserve">. Cada línea se asigna </w:t></w:r><w:ins w:id="22555" w:author="Unknown Author" w:date="2026-10-30T04:17:53Z"><w:r><w:rPr></w:rPr><w:t>completa a su actividad principal, como en el cronograma financiero del Anexo 3</w:t></w:r></w:ins><w:del w:id="22556" w:author="Unknown Author" w:date="2026-10-30T04:17:53Z"><w:r><w:rPr></w:rPr><w:delText>a una o más actividades de las secciones 14 y 21</w:delText></w:r></w:del><w:r><w:rPr></w:rPr><w:t>. Por eso el valor de las 22 actividades coincide con el del presupuesto.</w:t></w:r></w:p><w:p><w:pPr><w:pStyle w:val="TablaRotulo"/><w:rPr></w:rPr></w:pPr><w:bookmarkStart w:id="331" w:name="rot_Tabla_30_3"/><w:r><w:rPr><w:b/><w:bCs/></w:rPr><w:t>Tabla 30.3</w:t></w:r><w:bookmarkEnd w:id="331"/></w:p><w:p><w:pPr><w:pStyle w:val="TablaTitulo"/><w:rPr></w:rPr></w:pPr><w:r><w:rPr><w:i/><w:iCs/></w:rPr><w:t>Líneas del presupuesto solicitado al SGR con unidad, cantidad, costo unitario</w:t></w:r><w:ins w:id="22557" w:author="Unknown Author" w:date="2026-10-30T04:17:53Z"><w:r><w:rPr><w:i/><w:iCs/></w:rPr><w:t>, actividad principal y periodo</w:t></w:r></w:ins><w:del w:id="22558" w:author="Unknown Author" w:date="2026-10-30T04:17:53Z"><w:r><w:rPr><w:i/><w:iCs/></w:rPr><w:delText xml:space="preserve"> y actividades</w:delText></w:r></w:del></w:p><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663"/><w:gridCol w:w="1411"/><w:gridCol w:w="1576"/><w:gridCol w:w="1078"/><w:gridCol w:w="830"/><w:gridCol w:w="1243"/><w:gridCol w:w="1493"/><w:gridCol w:w="913"/><w:gridCol w:w="746"/></w:tblGrid><w:tr><w:trPr><w:tblHeader w:val="true"/><w:ins w:id="22559" w:author="Unknown Author" w:date="2026-10-30T04:17:53Z"/><w:cantSplit w:val="true"/></w:trPr><w:tc><w:tcPr><w:tcW w:w="663"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22561" w:author="Unknown Author" w:date="2026-10-30T04:17:53Z"></w:ins></w:rPr></w:pPr><w:ins w:id="22560" w:author="Unknown Author" w:date="2026-10-30T04:17:53Z"><w:r><w:rPr><w:b/><w:kern w:val="0"/><w:szCs w:val="24"/><w:lang w:val="es-CO" w:eastAsia="en-US" w:bidi="ar-SA"/></w:rPr><w:t>Código del Anexo 3</w:t></w:r></w:ins></w:p></w:tc><w:tc><w:tcPr><w:tcW w:w="1411"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22563" w:author="Unknown Author" w:date="2026-10-30T04:17:53Z"></w:ins></w:rPr></w:pPr><w:ins w:id="22562" w:author="Unknown Author" w:date="2026-10-30T04:17:53Z"><w:r><w:rPr><w:b/><w:kern w:val="0"/><w:szCs w:val="24"/><w:lang w:val="es-CO" w:eastAsia="en-US" w:bidi="ar-SA"/></w:rPr><w:t>Rubro</w:t></w:r></w:ins></w:p></w:tc><w:tc><w:tcPr><w:tcW w:w="1576"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22565" w:author="Unknown Author" w:date="2026-10-30T04:17:53Z"></w:ins></w:rPr></w:pPr><w:ins w:id="22564" w:author="Unknown Author" w:date="2026-10-30T04:17:53Z"><w:r><w:rPr><w:b/><w:kern w:val="0"/><w:szCs w:val="24"/><w:lang w:val="es-CO" w:eastAsia="en-US" w:bidi="ar-SA"/></w:rPr><w:t>Concepto</w:t></w:r></w:ins></w:p></w:tc><w:tc><w:tcPr><w:tcW w:w="1078"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22567" w:author="Unknown Author" w:date="2026-10-30T04:17:53Z"></w:ins></w:rPr></w:pPr><w:ins w:id="22566" w:author="Unknown Author" w:date="2026-10-30T04:17:53Z"><w:r><w:rPr><w:b/><w:kern w:val="0"/><w:szCs w:val="24"/><w:lang w:val="es-CO" w:eastAsia="en-US" w:bidi="ar-SA"/></w:rPr><w:t>Unidad</w:t></w:r></w:ins></w:p></w:tc><w:tc><w:tcPr><w:tcW w:w="830"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22569" w:author="Unknown Author" w:date="2026-10-30T04:17:53Z"></w:ins></w:rPr></w:pPr><w:ins w:id="22568" w:author="Unknown Author" w:date="2026-10-30T04:17:53Z"><w:r><w:rPr><w:b/><w:kern w:val="0"/><w:szCs w:val="24"/><w:lang w:val="es-CO" w:eastAsia="en-US" w:bidi="ar-SA"/></w:rPr><w:t>Cantidad</w:t></w:r></w:ins></w:p></w:tc><w:tc><w:tcPr><w:tcW w:w="1243"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22571" w:author="Unknown Author" w:date="2026-10-30T04:17:53Z"></w:ins></w:rPr></w:pPr><w:ins w:id="22570" w:author="Unknown Author" w:date="2026-10-30T04:17:53Z"><w:r><w:rPr><w:b/><w:kern w:val="0"/><w:szCs w:val="24"/><w:lang w:val="es-CO" w:eastAsia="en-US" w:bidi="ar-SA"/></w:rPr><w:t>Costo unitario (COP)</w:t></w:r></w:ins></w:p></w:tc><w:tc><w:tcPr><w:tcW w:w="1493"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22573" w:author="Unknown Author" w:date="2026-10-30T04:17:53Z"></w:ins></w:rPr></w:pPr><w:ins w:id="22572" w:author="Unknown Author" w:date="2026-10-30T04:17:53Z"><w:r><w:rPr><w:b/><w:kern w:val="0"/><w:szCs w:val="24"/><w:lang w:val="es-CO" w:eastAsia="en-US" w:bidi="ar-SA"/></w:rPr><w:t>Total (COP)</w:t></w:r></w:ins></w:p></w:tc><w:tc><w:tcPr><w:tcW w:w="913"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22575" w:author="Unknown Author" w:date="2026-10-30T04:17:53Z"></w:ins></w:rPr></w:pPr><w:ins w:id="22574" w:author="Unknown Author" w:date="2026-10-30T04:17:53Z"><w:r><w:rPr><w:b/><w:kern w:val="0"/><w:szCs w:val="24"/><w:lang w:val="es-CO" w:eastAsia="en-US" w:bidi="ar-SA"/></w:rPr><w:t>Actividad principal</w:t></w:r></w:ins></w:p></w:tc><w:tc><w:tcPr><w:tcW w:w="746"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ins w:id="22577" w:author="Unknown Author" w:date="2026-10-30T04:17:53Z"></w:ins></w:rPr></w:pPr><w:ins w:id="22576" w:author="Unknown Author" w:date="2026-10-30T04:17:53Z"><w:r><w:rPr><w:b/><w:kern w:val="0"/><w:szCs w:val="24"/><w:lang w:val="es-CO" w:eastAsia="en-US" w:bidi="ar-SA"/></w:rPr><w:t>Periodo</w:t></w:r></w:ins></w:p></w:tc></w:tr><w:tr><w:trPr><w:ins w:id="22578" w:author="Unknown Author" w:date="2026-10-30T04:17:53Z"/><w:cantSplit w:val="true"/></w:trPr><w:tc><w:tcPr><w:tcW w:w="663" w:type="dxa"/><w:tcBorders></w:tcBorders></w:tcPr><w:p><w:pPr><w:pStyle w:val="Tabla8"/><w:widowControl/><w:jc w:val="left"/><w:rPr><w:kern w:val="0"/><w:szCs w:val="24"/><w:lang w:val="es-CO" w:eastAsia="en-US" w:bidi="ar-SA"/><w:ins w:id="22580" w:author="Unknown Author" w:date="2026-10-30T04:17:53Z"></w:ins></w:rPr></w:pPr><w:ins w:id="22579" w:author="Unknown Author" w:date="2026-10-30T04:17:53Z"><w:r><w:rPr><w:kern w:val="0"/><w:szCs w:val="24"/><w:lang w:val="es-CO" w:eastAsia="en-US" w:bidi="ar-SA"/></w:rPr><w:t>TH-01</w:t></w:r></w:ins></w:p></w:tc><w:tc><w:tcPr><w:tcW w:w="1411" w:type="dxa"/><w:tcBorders></w:tcBorders></w:tcPr><w:p><w:pPr><w:pStyle w:val="Tabla8"/><w:widowControl/><w:jc w:val="left"/><w:rPr><w:kern w:val="0"/><w:szCs w:val="24"/><w:lang w:val="es-CO" w:eastAsia="en-US" w:bidi="ar-SA"/><w:ins w:id="22582" w:author="Unknown Author" w:date="2026-10-30T04:17:53Z"></w:ins></w:rPr></w:pPr><w:ins w:id="22581" w:author="Unknown Author" w:date="2026-10-30T04:17:53Z"><w:r><w:rPr><w:kern w:val="0"/><w:szCs w:val="24"/><w:lang w:val="es-CO" w:eastAsia="en-US" w:bidi="ar-SA"/></w:rPr><w:t>Talento Humano</w:t></w:r></w:ins></w:p></w:tc><w:tc><w:tcPr><w:tcW w:w="1576" w:type="dxa"/><w:tcBorders></w:tcBorders></w:tcPr><w:p><w:pPr><w:pStyle w:val="Tabla8"/><w:widowControl/><w:jc w:val="left"/><w:rPr><w:kern w:val="0"/><w:szCs w:val="24"/><w:lang w:val="es-CO" w:eastAsia="en-US" w:bidi="ar-SA"/><w:ins w:id="22584" w:author="Unknown Author" w:date="2026-10-30T04:17:53Z"></w:ins></w:rPr></w:pPr><w:ins w:id="22583" w:author="Unknown Author" w:date="2026-10-30T04:17:53Z"><w:r><w:rPr><w:kern w:val="0"/><w:szCs w:val="24"/><w:lang w:val="es-CO" w:eastAsia="en-US" w:bidi="ar-SA"/></w:rPr><w:t>Jóvenes investigadores e innovadores — cohorte 1 (estudiantes de pregrado)</w:t></w:r></w:ins></w:p></w:tc><w:tc><w:tcPr><w:tcW w:w="1078" w:type="dxa"/><w:tcBorders></w:tcBorders></w:tcPr><w:p><w:pPr><w:pStyle w:val="Tabla8"/><w:widowControl/><w:jc w:val="left"/><w:rPr><w:kern w:val="0"/><w:szCs w:val="24"/><w:lang w:val="es-CO" w:eastAsia="en-US" w:bidi="ar-SA"/><w:ins w:id="22586" w:author="Unknown Author" w:date="2026-10-30T04:17:53Z"></w:ins></w:rPr></w:pPr><w:ins w:id="22585" w:author="Unknown Author" w:date="2026-10-30T04:17:53Z"><w:r><w:rPr><w:kern w:val="0"/><w:szCs w:val="24"/><w:lang w:val="es-CO" w:eastAsia="en-US" w:bidi="ar-SA"/></w:rPr><w:t>persona-mes</w:t></w:r></w:ins></w:p></w:tc><w:tc><w:tcPr><w:tcW w:w="830" w:type="dxa"/><w:tcBorders></w:tcBorders></w:tcPr><w:p><w:pPr><w:pStyle w:val="Tabla8"/><w:widowControl/><w:jc w:val="left"/><w:rPr><w:kern w:val="0"/><w:szCs w:val="24"/><w:lang w:val="es-CO" w:eastAsia="en-US" w:bidi="ar-SA"/><w:ins w:id="22588" w:author="Unknown Author" w:date="2026-10-30T04:17:53Z"></w:ins></w:rPr></w:pPr><w:ins w:id="22587" w:author="Unknown Author" w:date="2026-10-30T04:17:53Z"><w:r><w:rPr><w:kern w:val="0"/><w:szCs w:val="24"/><w:lang w:val="es-CO" w:eastAsia="en-US" w:bidi="ar-SA"/></w:rPr><w:t>36</w:t></w:r></w:ins></w:p></w:tc><w:tc><w:tcPr><w:tcW w:w="1243" w:type="dxa"/><w:tcBorders></w:tcBorders></w:tcPr><w:p><w:pPr><w:pStyle w:val="Tabla8"/><w:widowControl/><w:jc w:val="left"/><w:rPr><w:kern w:val="0"/><w:szCs w:val="24"/><w:lang w:val="es-CO" w:eastAsia="en-US" w:bidi="ar-SA"/><w:ins w:id="22590" w:author="Unknown Author" w:date="2026-10-30T04:17:53Z"></w:ins></w:rPr></w:pPr><w:ins w:id="22589" w:author="Unknown Author" w:date="2026-10-30T04:17:53Z"><w:r><w:rPr><w:kern w:val="0"/><w:szCs w:val="24"/><w:lang w:val="es-CO" w:eastAsia="en-US" w:bidi="ar-SA"/></w:rPr><w:t>$ 2.000.000</w:t></w:r></w:ins></w:p></w:tc><w:tc><w:tcPr><w:tcW w:w="1493" w:type="dxa"/><w:tcBorders></w:tcBorders></w:tcPr><w:p><w:pPr><w:pStyle w:val="Tabla8"/><w:widowControl/><w:jc w:val="left"/><w:rPr><w:kern w:val="0"/><w:szCs w:val="24"/><w:lang w:val="es-CO" w:eastAsia="en-US" w:bidi="ar-SA"/><w:ins w:id="22592" w:author="Unknown Author" w:date="2026-10-30T04:17:53Z"></w:ins></w:rPr></w:pPr><w:ins w:id="22591" w:author="Unknown Author" w:date="2026-10-30T04:17:53Z"><w:r><w:rPr><w:kern w:val="0"/><w:szCs w:val="24"/><w:lang w:val="es-CO" w:eastAsia="en-US" w:bidi="ar-SA"/></w:rPr><w:t>$ 72.000.000</w:t></w:r></w:ins></w:p></w:tc><w:tc><w:tcPr><w:tcW w:w="913" w:type="dxa"/><w:tcBorders></w:tcBorders></w:tcPr><w:p><w:pPr><w:pStyle w:val="Tabla8"/><w:widowControl/><w:jc w:val="left"/><w:rPr><w:kern w:val="0"/><w:szCs w:val="24"/><w:lang w:val="es-CO" w:eastAsia="en-US" w:bidi="ar-SA"/><w:ins w:id="22594" w:author="Unknown Author" w:date="2026-10-30T04:17:53Z"></w:ins></w:rPr></w:pPr><w:ins w:id="22593" w:author="Unknown Author" w:date="2026-10-30T04:17:53Z"><w:r><w:rPr><w:kern w:val="0"/><w:szCs w:val="24"/><w:lang w:val="es-CO" w:eastAsia="en-US" w:bidi="ar-SA"/></w:rPr><w:t>1.1</w:t></w:r></w:ins></w:p></w:tc><w:tc><w:tcPr><w:tcW w:w="746" w:type="dxa"/><w:tcBorders></w:tcBorders></w:tcPr><w:p><w:pPr><w:pStyle w:val="Tabla8"/><w:widowControl/><w:jc w:val="left"/><w:rPr><w:kern w:val="0"/><w:szCs w:val="24"/><w:lang w:val="es-CO" w:eastAsia="en-US" w:bidi="ar-SA"/><w:ins w:id="22596" w:author="Unknown Author" w:date="2026-10-30T04:17:53Z"></w:ins></w:rPr></w:pPr><w:ins w:id="22595" w:author="Unknown Author" w:date="2026-10-30T04:17:53Z"><w:r><w:rPr><w:kern w:val="0"/><w:szCs w:val="24"/><w:lang w:val="es-CO" w:eastAsia="en-US" w:bidi="ar-SA"/></w:rPr><w:t>M1–M12</w:t></w:r></w:ins></w:p></w:tc></w:tr><w:tr><w:trPr><w:ins w:id="22597" w:author="Unknown Author" w:date="2026-10-30T04:17:53Z"/><w:cantSplit w:val="true"/></w:trPr><w:tc><w:tcPr><w:tcW w:w="663" w:type="dxa"/><w:tcBorders></w:tcBorders><w:shd w:color="auto" w:fill="F7F7F7" w:val="clear"/></w:tcPr><w:p><w:pPr><w:pStyle w:val="Tabla8"/><w:widowControl/><w:jc w:val="left"/><w:rPr><w:kern w:val="0"/><w:szCs w:val="24"/><w:lang w:val="es-CO" w:eastAsia="en-US" w:bidi="ar-SA"/><w:ins w:id="22599" w:author="Unknown Author" w:date="2026-10-30T04:17:53Z"></w:ins></w:rPr></w:pPr><w:ins w:id="22598" w:author="Unknown Author" w:date="2026-10-30T04:17:53Z"><w:r><w:rPr><w:kern w:val="0"/><w:szCs w:val="24"/><w:lang w:val="es-CO" w:eastAsia="en-US" w:bidi="ar-SA"/></w:rPr><w:t>TH-02</w:t></w:r></w:ins></w:p></w:tc><w:tc><w:tcPr><w:tcW w:w="1411" w:type="dxa"/><w:tcBorders></w:tcBorders><w:shd w:color="auto" w:fill="F7F7F7" w:val="clear"/></w:tcPr><w:p><w:pPr><w:pStyle w:val="Tabla8"/><w:widowControl/><w:jc w:val="left"/><w:rPr><w:kern w:val="0"/><w:szCs w:val="24"/><w:lang w:val="es-CO" w:eastAsia="en-US" w:bidi="ar-SA"/><w:ins w:id="22601" w:author="Unknown Author" w:date="2026-10-30T04:17:53Z"></w:ins></w:rPr></w:pPr><w:ins w:id="22600" w:author="Unknown Author" w:date="2026-10-30T04:17:53Z"><w:r><w:rPr><w:kern w:val="0"/><w:szCs w:val="24"/><w:lang w:val="es-CO" w:eastAsia="en-US" w:bidi="ar-SA"/></w:rPr><w:t>Talento Humano</w:t></w:r></w:ins></w:p></w:tc><w:tc><w:tcPr><w:tcW w:w="1576" w:type="dxa"/><w:tcBorders></w:tcBorders><w:shd w:color="auto" w:fill="F7F7F7" w:val="clear"/></w:tcPr><w:p><w:pPr><w:pStyle w:val="Tabla8"/><w:widowControl/><w:jc w:val="left"/><w:rPr><w:kern w:val="0"/><w:szCs w:val="24"/><w:lang w:val="es-CO" w:eastAsia="en-US" w:bidi="ar-SA"/><w:ins w:id="22603" w:author="Unknown Author" w:date="2026-10-30T04:17:53Z"></w:ins></w:rPr></w:pPr><w:ins w:id="22602" w:author="Unknown Author" w:date="2026-10-30T04:17:53Z"><w:r><w:rPr><w:kern w:val="0"/><w:szCs w:val="24"/><w:lang w:val="es-CO" w:eastAsia="en-US" w:bidi="ar-SA"/></w:rPr><w:t>Jóvenes investigadores e innovadores — cohorte 2 (estudiantes de pregrado)</w:t></w:r></w:ins></w:p></w:tc><w:tc><w:tcPr><w:tcW w:w="1078" w:type="dxa"/><w:tcBorders></w:tcBorders><w:shd w:color="auto" w:fill="F7F7F7" w:val="clear"/></w:tcPr><w:p><w:pPr><w:pStyle w:val="Tabla8"/><w:widowControl/><w:jc w:val="left"/><w:rPr><w:kern w:val="0"/><w:szCs w:val="24"/><w:lang w:val="es-CO" w:eastAsia="en-US" w:bidi="ar-SA"/><w:ins w:id="22605" w:author="Unknown Author" w:date="2026-10-30T04:17:53Z"></w:ins></w:rPr></w:pPr><w:ins w:id="22604" w:author="Unknown Author" w:date="2026-10-30T04:17:53Z"><w:r><w:rPr><w:kern w:val="0"/><w:szCs w:val="24"/><w:lang w:val="es-CO" w:eastAsia="en-US" w:bidi="ar-SA"/></w:rPr><w:t>persona-mes</w:t></w:r></w:ins></w:p></w:tc><w:tc><w:tcPr><w:tcW w:w="830" w:type="dxa"/><w:tcBorders></w:tcBorders><w:shd w:color="auto" w:fill="F7F7F7" w:val="clear"/></w:tcPr><w:p><w:pPr><w:pStyle w:val="Tabla8"/><w:widowControl/><w:jc w:val="left"/><w:rPr><w:kern w:val="0"/><w:szCs w:val="24"/><w:lang w:val="es-CO" w:eastAsia="en-US" w:bidi="ar-SA"/><w:ins w:id="22607" w:author="Unknown Author" w:date="2026-10-30T04:17:53Z"></w:ins></w:rPr></w:pPr><w:ins w:id="22606" w:author="Unknown Author" w:date="2026-10-30T04:17:53Z"><w:r><w:rPr><w:kern w:val="0"/><w:szCs w:val="24"/><w:lang w:val="es-CO" w:eastAsia="en-US" w:bidi="ar-SA"/></w:rPr><w:t>36</w:t></w:r></w:ins></w:p></w:tc><w:tc><w:tcPr><w:tcW w:w="1243" w:type="dxa"/><w:tcBorders></w:tcBorders><w:shd w:color="auto" w:fill="F7F7F7" w:val="clear"/></w:tcPr><w:p><w:pPr><w:pStyle w:val="Tabla8"/><w:widowControl/><w:jc w:val="left"/><w:rPr><w:kern w:val="0"/><w:szCs w:val="24"/><w:lang w:val="es-CO" w:eastAsia="en-US" w:bidi="ar-SA"/><w:ins w:id="22609" w:author="Unknown Author" w:date="2026-10-30T04:17:53Z"></w:ins></w:rPr></w:pPr><w:ins w:id="22608" w:author="Unknown Author" w:date="2026-10-30T04:17:53Z"><w:r><w:rPr><w:kern w:val="0"/><w:szCs w:val="24"/><w:lang w:val="es-CO" w:eastAsia="en-US" w:bidi="ar-SA"/></w:rPr><w:t>$ 2.000.000</w:t></w:r></w:ins></w:p></w:tc><w:tc><w:tcPr><w:tcW w:w="1493" w:type="dxa"/><w:tcBorders></w:tcBorders><w:shd w:color="auto" w:fill="F7F7F7" w:val="clear"/></w:tcPr><w:p><w:pPr><w:pStyle w:val="Tabla8"/><w:widowControl/><w:jc w:val="left"/><w:rPr><w:kern w:val="0"/><w:szCs w:val="24"/><w:lang w:val="es-CO" w:eastAsia="en-US" w:bidi="ar-SA"/><w:ins w:id="22611" w:author="Unknown Author" w:date="2026-10-30T04:17:53Z"></w:ins></w:rPr></w:pPr><w:ins w:id="22610" w:author="Unknown Author" w:date="2026-10-30T04:17:53Z"><w:r><w:rPr><w:kern w:val="0"/><w:szCs w:val="24"/><w:lang w:val="es-CO" w:eastAsia="en-US" w:bidi="ar-SA"/></w:rPr><w:t>$ 72.000.000</w:t></w:r></w:ins></w:p></w:tc><w:tc><w:tcPr><w:tcW w:w="913" w:type="dxa"/><w:tcBorders></w:tcBorders><w:shd w:color="auto" w:fill="F7F7F7" w:val="clear"/></w:tcPr><w:p><w:pPr><w:pStyle w:val="Tabla8"/><w:widowControl/><w:jc w:val="left"/><w:rPr><w:kern w:val="0"/><w:szCs w:val="24"/><w:lang w:val="es-CO" w:eastAsia="en-US" w:bidi="ar-SA"/><w:ins w:id="22613" w:author="Unknown Author" w:date="2026-10-30T04:17:53Z"></w:ins></w:rPr></w:pPr><w:ins w:id="22612" w:author="Unknown Author" w:date="2026-10-30T04:17:53Z"><w:r><w:rPr><w:kern w:val="0"/><w:szCs w:val="24"/><w:lang w:val="es-CO" w:eastAsia="en-US" w:bidi="ar-SA"/></w:rPr><w:t>1.1</w:t></w:r></w:ins></w:p></w:tc><w:tc><w:tcPr><w:tcW w:w="746" w:type="dxa"/><w:tcBorders></w:tcBorders><w:shd w:color="auto" w:fill="F7F7F7" w:val="clear"/></w:tcPr><w:p><w:pPr><w:pStyle w:val="Tabla8"/><w:widowControl/><w:jc w:val="left"/><w:rPr><w:kern w:val="0"/><w:szCs w:val="24"/><w:lang w:val="es-CO" w:eastAsia="en-US" w:bidi="ar-SA"/><w:ins w:id="22615" w:author="Unknown Author" w:date="2026-10-30T04:17:53Z"></w:ins></w:rPr></w:pPr><w:ins w:id="22614" w:author="Unknown Author" w:date="2026-10-30T04:17:53Z"><w:r><w:rPr><w:kern w:val="0"/><w:szCs w:val="24"/><w:lang w:val="es-CO" w:eastAsia="en-US" w:bidi="ar-SA"/></w:rPr><w:t>M13–M24</w:t></w:r></w:ins></w:p></w:tc></w:tr><w:tr><w:trPr><w:ins w:id="22616" w:author="Unknown Author" w:date="2026-10-30T04:17:53Z"/><w:cantSplit w:val="true"/></w:trPr><w:tc><w:tcPr><w:tcW w:w="663" w:type="dxa"/><w:tcBorders></w:tcBorders></w:tcPr><w:p><w:pPr><w:pStyle w:val="Tabla8"/><w:widowControl/><w:jc w:val="left"/><w:rPr><w:kern w:val="0"/><w:szCs w:val="24"/><w:lang w:val="es-CO" w:eastAsia="en-US" w:bidi="ar-SA"/><w:ins w:id="22618" w:author="Unknown Author" w:date="2026-10-30T04:17:53Z"></w:ins></w:rPr></w:pPr><w:ins w:id="22617" w:author="Unknown Author" w:date="2026-10-30T04:17:53Z"><w:r><w:rPr><w:kern w:val="0"/><w:szCs w:val="24"/><w:lang w:val="es-CO" w:eastAsia="en-US" w:bidi="ar-SA"/></w:rPr><w:t>TH-03</w:t></w:r></w:ins></w:p></w:tc><w:tc><w:tcPr><w:tcW w:w="1411" w:type="dxa"/><w:tcBorders></w:tcBorders></w:tcPr><w:p><w:pPr><w:pStyle w:val="Tabla8"/><w:widowControl/><w:jc w:val="left"/><w:rPr><w:kern w:val="0"/><w:szCs w:val="24"/><w:lang w:val="es-CO" w:eastAsia="en-US" w:bidi="ar-SA"/><w:ins w:id="22620" w:author="Unknown Author" w:date="2026-10-30T04:17:53Z"></w:ins></w:rPr></w:pPr><w:ins w:id="22619" w:author="Unknown Author" w:date="2026-10-30T04:17:53Z"><w:r><w:rPr><w:kern w:val="0"/><w:szCs w:val="24"/><w:lang w:val="es-CO" w:eastAsia="en-US" w:bidi="ar-SA"/></w:rPr><w:t>Talento Humano</w:t></w:r></w:ins></w:p></w:tc><w:tc><w:tcPr><w:tcW w:w="1576" w:type="dxa"/><w:tcBorders></w:tcBorders></w:tcPr><w:p><w:pPr><w:pStyle w:val="Tabla8"/><w:widowControl/><w:jc w:val="left"/><w:rPr><w:kern w:val="0"/><w:szCs w:val="24"/><w:lang w:val="es-CO" w:eastAsia="en-US" w:bidi="ar-SA"/><w:ins w:id="22622" w:author="Unknown Author" w:date="2026-10-30T04:17:53Z"></w:ins></w:rPr></w:pPr><w:ins w:id="22621" w:author="Unknown Author" w:date="2026-10-30T04:17:53Z"><w:r><w:rPr><w:kern w:val="0"/><w:szCs w:val="24"/><w:lang w:val="es-CO" w:eastAsia="en-US" w:bidi="ar-SA"/></w:rPr><w:t>Estudiantes de maestría en modalidad de investigación (sostenimiento)</w:t></w:r></w:ins></w:p></w:tc><w:tc><w:tcPr><w:tcW w:w="1078" w:type="dxa"/><w:tcBorders></w:tcBorders></w:tcPr><w:p><w:pPr><w:pStyle w:val="Tabla8"/><w:widowControl/><w:jc w:val="left"/><w:rPr><w:kern w:val="0"/><w:szCs w:val="24"/><w:lang w:val="es-CO" w:eastAsia="en-US" w:bidi="ar-SA"/><w:ins w:id="22624" w:author="Unknown Author" w:date="2026-10-30T04:17:53Z"></w:ins></w:rPr></w:pPr><w:ins w:id="22623" w:author="Unknown Author" w:date="2026-10-30T04:17:53Z"><w:r><w:rPr><w:kern w:val="0"/><w:szCs w:val="24"/><w:lang w:val="es-CO" w:eastAsia="en-US" w:bidi="ar-SA"/></w:rPr><w:t>persona-mes</w:t></w:r></w:ins></w:p></w:tc><w:tc><w:tcPr><w:tcW w:w="830" w:type="dxa"/><w:tcBorders></w:tcBorders></w:tcPr><w:p><w:pPr><w:pStyle w:val="Tabla8"/><w:widowControl/><w:jc w:val="left"/><w:rPr><w:kern w:val="0"/><w:szCs w:val="24"/><w:lang w:val="es-CO" w:eastAsia="en-US" w:bidi="ar-SA"/><w:ins w:id="22626" w:author="Unknown Author" w:date="2026-10-30T04:17:53Z"></w:ins></w:rPr></w:pPr><w:ins w:id="22625" w:author="Unknown Author" w:date="2026-10-30T04:17:53Z"><w:r><w:rPr><w:kern w:val="0"/><w:szCs w:val="24"/><w:lang w:val="es-CO" w:eastAsia="en-US" w:bidi="ar-SA"/></w:rPr><w:t>48</w:t></w:r></w:ins></w:p></w:tc><w:tc><w:tcPr><w:tcW w:w="1243" w:type="dxa"/><w:tcBorders></w:tcBorders></w:tcPr><w:p><w:pPr><w:pStyle w:val="Tabla8"/><w:widowControl/><w:jc w:val="left"/><w:rPr><w:kern w:val="0"/><w:szCs w:val="24"/><w:lang w:val="es-CO" w:eastAsia="en-US" w:bidi="ar-SA"/><w:ins w:id="22628" w:author="Unknown Author" w:date="2026-10-30T04:17:53Z"></w:ins></w:rPr></w:pPr><w:ins w:id="22627" w:author="Unknown Author" w:date="2026-10-30T04:17:53Z"><w:r><w:rPr><w:kern w:val="0"/><w:szCs w:val="24"/><w:lang w:val="es-CO" w:eastAsia="en-US" w:bidi="ar-SA"/></w:rPr><w:t>$ 4.350.000</w:t></w:r></w:ins></w:p></w:tc><w:tc><w:tcPr><w:tcW w:w="1493" w:type="dxa"/><w:tcBorders></w:tcBorders></w:tcPr><w:p><w:pPr><w:pStyle w:val="Tabla8"/><w:widowControl/><w:jc w:val="left"/><w:rPr><w:kern w:val="0"/><w:szCs w:val="24"/><w:lang w:val="es-CO" w:eastAsia="en-US" w:bidi="ar-SA"/><w:ins w:id="22630" w:author="Unknown Author" w:date="2026-10-30T04:17:53Z"></w:ins></w:rPr></w:pPr><w:ins w:id="22629" w:author="Unknown Author" w:date="2026-10-30T04:17:53Z"><w:r><w:rPr><w:kern w:val="0"/><w:szCs w:val="24"/><w:lang w:val="es-CO" w:eastAsia="en-US" w:bidi="ar-SA"/></w:rPr><w:t>$ 208.800.000</w:t></w:r></w:ins></w:p></w:tc><w:tc><w:tcPr><w:tcW w:w="913" w:type="dxa"/><w:tcBorders></w:tcBorders></w:tcPr><w:p><w:pPr><w:pStyle w:val="Tabla8"/><w:widowControl/><w:jc w:val="left"/><w:rPr><w:kern w:val="0"/><w:szCs w:val="24"/><w:lang w:val="es-CO" w:eastAsia="en-US" w:bidi="ar-SA"/><w:ins w:id="22632" w:author="Unknown Author" w:date="2026-10-30T04:17:53Z"></w:ins></w:rPr></w:pPr><w:ins w:id="22631" w:author="Unknown Author" w:date="2026-10-30T04:17:53Z"><w:r><w:rPr><w:kern w:val="0"/><w:szCs w:val="24"/><w:lang w:val="es-CO" w:eastAsia="en-US" w:bidi="ar-SA"/></w:rPr><w:t>1.1</w:t></w:r></w:ins></w:p></w:tc><w:tc><w:tcPr><w:tcW w:w="746" w:type="dxa"/><w:tcBorders></w:tcBorders></w:tcPr><w:p><w:pPr><w:pStyle w:val="Tabla8"/><w:widowControl/><w:jc w:val="left"/><w:rPr><w:kern w:val="0"/><w:szCs w:val="24"/><w:lang w:val="es-CO" w:eastAsia="en-US" w:bidi="ar-SA"/><w:ins w:id="22634" w:author="Unknown Author" w:date="2026-10-30T04:17:53Z"></w:ins></w:rPr></w:pPr><w:ins w:id="22633" w:author="Unknown Author" w:date="2026-10-30T04:17:53Z"><w:r><w:rPr><w:kern w:val="0"/><w:szCs w:val="24"/><w:lang w:val="es-CO" w:eastAsia="en-US" w:bidi="ar-SA"/></w:rPr><w:t>M1–M24</w:t></w:r></w:ins></w:p></w:tc></w:tr><w:tr><w:trPr><w:ins w:id="22635" w:author="Unknown Author" w:date="2026-10-30T04:17:53Z"/><w:cantSplit w:val="true"/></w:trPr><w:tc><w:tcPr><w:tcW w:w="663" w:type="dxa"/><w:tcBorders></w:tcBorders><w:shd w:color="auto" w:fill="F7F7F7" w:val="clear"/></w:tcPr><w:p><w:pPr><w:pStyle w:val="Tabla8"/><w:widowControl/><w:jc w:val="left"/><w:rPr><w:kern w:val="0"/><w:szCs w:val="24"/><w:lang w:val="es-CO" w:eastAsia="en-US" w:bidi="ar-SA"/><w:ins w:id="22637" w:author="Unknown Author" w:date="2026-10-30T04:17:53Z"></w:ins></w:rPr></w:pPr><w:ins w:id="22636" w:author="Unknown Author" w:date="2026-10-30T04:17:53Z"><w:r><w:rPr><w:kern w:val="0"/><w:szCs w:val="24"/><w:lang w:val="es-CO" w:eastAsia="en-US" w:bidi="ar-SA"/></w:rPr><w:t>TH-04</w:t></w:r></w:ins></w:p></w:tc><w:tc><w:tcPr><w:tcW w:w="1411" w:type="dxa"/><w:tcBorders></w:tcBorders><w:shd w:color="auto" w:fill="F7F7F7" w:val="clear"/></w:tcPr><w:p><w:pPr><w:pStyle w:val="Tabla8"/><w:widowControl/><w:jc w:val="left"/><w:rPr><w:kern w:val="0"/><w:szCs w:val="24"/><w:lang w:val="es-CO" w:eastAsia="en-US" w:bidi="ar-SA"/><w:ins w:id="22639" w:author="Unknown Author" w:date="2026-10-30T04:17:53Z"></w:ins></w:rPr></w:pPr><w:ins w:id="22638" w:author="Unknown Author" w:date="2026-10-30T04:17:53Z"><w:r><w:rPr><w:kern w:val="0"/><w:szCs w:val="24"/><w:lang w:val="es-CO" w:eastAsia="en-US" w:bidi="ar-SA"/></w:rPr><w:t>Talento Humano</w:t></w:r></w:ins></w:p></w:tc><w:tc><w:tcPr><w:tcW w:w="1576" w:type="dxa"/><w:tcBorders></w:tcBorders><w:shd w:color="auto" w:fill="F7F7F7" w:val="clear"/></w:tcPr><w:p><w:pPr><w:pStyle w:val="Tabla8"/><w:widowControl/><w:jc w:val="left"/><w:rPr><w:kern w:val="0"/><w:szCs w:val="24"/><w:lang w:val="es-CO" w:eastAsia="en-US" w:bidi="ar-SA"/><w:ins w:id="22641" w:author="Unknown Author" w:date="2026-10-30T04:17:53Z"></w:ins></w:rPr></w:pPr><w:ins w:id="22640" w:author="Unknown Author" w:date="2026-10-30T04:17:53Z"><w:r><w:rPr><w:kern w:val="0"/><w:szCs w:val="24"/><w:lang w:val="es-CO" w:eastAsia="en-US" w:bidi="ar-SA"/></w:rPr><w:t>Matrícula de maestría en modalidad de investigación</w:t></w:r></w:ins></w:p></w:tc><w:tc><w:tcPr><w:tcW w:w="1078" w:type="dxa"/><w:tcBorders></w:tcBorders><w:shd w:color="auto" w:fill="F7F7F7" w:val="clear"/></w:tcPr><w:p><w:pPr><w:pStyle w:val="Tabla8"/><w:widowControl/><w:jc w:val="left"/><w:rPr><w:kern w:val="0"/><w:szCs w:val="24"/><w:lang w:val="es-CO" w:eastAsia="en-US" w:bidi="ar-SA"/><w:ins w:id="22643" w:author="Unknown Author" w:date="2026-10-30T04:17:53Z"></w:ins></w:rPr></w:pPr><w:ins w:id="22642" w:author="Unknown Author" w:date="2026-10-30T04:17:53Z"><w:r><w:rPr><w:kern w:val="0"/><w:szCs w:val="24"/><w:lang w:val="es-CO" w:eastAsia="en-US" w:bidi="ar-SA"/></w:rPr><w:t>matrícula</w:t></w:r></w:ins></w:p></w:tc><w:tc><w:tcPr><w:tcW w:w="830" w:type="dxa"/><w:tcBorders></w:tcBorders><w:shd w:color="auto" w:fill="F7F7F7" w:val="clear"/></w:tcPr><w:p><w:pPr><w:pStyle w:val="Tabla8"/><w:widowControl/><w:jc w:val="left"/><w:rPr><w:kern w:val="0"/><w:szCs w:val="24"/><w:lang w:val="es-CO" w:eastAsia="en-US" w:bidi="ar-SA"/><w:ins w:id="22645" w:author="Unknown Author" w:date="2026-10-30T04:17:53Z"></w:ins></w:rPr></w:pPr><w:ins w:id="22644" w:author="Unknown Author" w:date="2026-10-30T04:17:53Z"><w:r><w:rPr><w:kern w:val="0"/><w:szCs w:val="24"/><w:lang w:val="es-CO" w:eastAsia="en-US" w:bidi="ar-SA"/></w:rPr><w:t>2</w:t></w:r></w:ins></w:p></w:tc><w:tc><w:tcPr><w:tcW w:w="1243" w:type="dxa"/><w:tcBorders></w:tcBorders><w:shd w:color="auto" w:fill="F7F7F7" w:val="clear"/></w:tcPr><w:p><w:pPr><w:pStyle w:val="Tabla8"/><w:widowControl/><w:jc w:val="left"/><w:rPr><w:kern w:val="0"/><w:szCs w:val="24"/><w:lang w:val="es-CO" w:eastAsia="en-US" w:bidi="ar-SA"/><w:ins w:id="22647" w:author="Unknown Author" w:date="2026-10-30T04:17:53Z"></w:ins></w:rPr></w:pPr><w:ins w:id="22646" w:author="Unknown Author" w:date="2026-10-30T04:17:53Z"><w:r><w:rPr><w:kern w:val="0"/><w:szCs w:val="24"/><w:lang w:val="es-CO" w:eastAsia="en-US" w:bidi="ar-SA"/></w:rPr><w:t>$ 48.000.000</w:t></w:r></w:ins></w:p></w:tc><w:tc><w:tcPr><w:tcW w:w="1493" w:type="dxa"/><w:tcBorders></w:tcBorders><w:shd w:color="auto" w:fill="F7F7F7" w:val="clear"/></w:tcPr><w:p><w:pPr><w:pStyle w:val="Tabla8"/><w:widowControl/><w:jc w:val="left"/><w:rPr><w:kern w:val="0"/><w:szCs w:val="24"/><w:lang w:val="es-CO" w:eastAsia="en-US" w:bidi="ar-SA"/><w:ins w:id="22649" w:author="Unknown Author" w:date="2026-10-30T04:17:53Z"></w:ins></w:rPr></w:pPr><w:ins w:id="22648" w:author="Unknown Author" w:date="2026-10-30T04:17:53Z"><w:r><w:rPr><w:kern w:val="0"/><w:szCs w:val="24"/><w:lang w:val="es-CO" w:eastAsia="en-US" w:bidi="ar-SA"/></w:rPr><w:t>$ 96.000.000</w:t></w:r></w:ins></w:p></w:tc><w:tc><w:tcPr><w:tcW w:w="913" w:type="dxa"/><w:tcBorders></w:tcBorders><w:shd w:color="auto" w:fill="F7F7F7" w:val="clear"/></w:tcPr><w:p><w:pPr><w:pStyle w:val="Tabla8"/><w:widowControl/><w:jc w:val="left"/><w:rPr><w:kern w:val="0"/><w:szCs w:val="24"/><w:lang w:val="es-CO" w:eastAsia="en-US" w:bidi="ar-SA"/><w:ins w:id="22651" w:author="Unknown Author" w:date="2026-10-30T04:17:53Z"></w:ins></w:rPr></w:pPr><w:ins w:id="22650" w:author="Unknown Author" w:date="2026-10-30T04:17:53Z"><w:r><w:rPr><w:kern w:val="0"/><w:szCs w:val="24"/><w:lang w:val="es-CO" w:eastAsia="en-US" w:bidi="ar-SA"/></w:rPr><w:t>1.1</w:t></w:r></w:ins></w:p></w:tc><w:tc><w:tcPr><w:tcW w:w="746" w:type="dxa"/><w:tcBorders></w:tcBorders><w:shd w:color="auto" w:fill="F7F7F7" w:val="clear"/></w:tcPr><w:p><w:pPr><w:pStyle w:val="Tabla8"/><w:widowControl/><w:jc w:val="left"/><w:rPr><w:kern w:val="0"/><w:szCs w:val="24"/><w:lang w:val="es-CO" w:eastAsia="en-US" w:bidi="ar-SA"/><w:ins w:id="22653" w:author="Unknown Author" w:date="2026-10-30T04:17:53Z"></w:ins></w:rPr></w:pPr><w:ins w:id="22652" w:author="Unknown Author" w:date="2026-10-30T04:17:53Z"><w:r><w:rPr><w:kern w:val="0"/><w:szCs w:val="24"/><w:lang w:val="es-CO" w:eastAsia="en-US" w:bidi="ar-SA"/></w:rPr><w:t>M1–M24</w:t></w:r></w:ins></w:p></w:tc></w:tr><w:tr><w:trPr><w:ins w:id="22654" w:author="Unknown Author" w:date="2026-10-30T04:17:53Z"/><w:cantSplit w:val="true"/></w:trPr><w:tc><w:tcPr><w:tcW w:w="663" w:type="dxa"/><w:tcBorders></w:tcBorders></w:tcPr><w:p><w:pPr><w:pStyle w:val="Tabla8"/><w:widowControl/><w:jc w:val="left"/><w:rPr><w:kern w:val="0"/><w:szCs w:val="24"/><w:lang w:val="es-CO" w:eastAsia="en-US" w:bidi="ar-SA"/><w:ins w:id="22656" w:author="Unknown Author" w:date="2026-10-30T04:17:53Z"></w:ins></w:rPr></w:pPr><w:ins w:id="22655" w:author="Unknown Author" w:date="2026-10-30T04:17:53Z"><w:r><w:rPr><w:kern w:val="0"/><w:szCs w:val="24"/><w:lang w:val="es-CO" w:eastAsia="en-US" w:bidi="ar-SA"/></w:rPr><w:t>TH-05</w:t></w:r></w:ins></w:p></w:tc><w:tc><w:tcPr><w:tcW w:w="1411" w:type="dxa"/><w:tcBorders></w:tcBorders></w:tcPr><w:p><w:pPr><w:pStyle w:val="Tabla8"/><w:widowControl/><w:jc w:val="left"/><w:rPr><w:kern w:val="0"/><w:szCs w:val="24"/><w:lang w:val="es-CO" w:eastAsia="en-US" w:bidi="ar-SA"/><w:ins w:id="22658" w:author="Unknown Author" w:date="2026-10-30T04:17:53Z"></w:ins></w:rPr></w:pPr><w:ins w:id="22657" w:author="Unknown Author" w:date="2026-10-30T04:17:53Z"><w:r><w:rPr><w:kern w:val="0"/><w:szCs w:val="24"/><w:lang w:val="es-CO" w:eastAsia="en-US" w:bidi="ar-SA"/></w:rPr><w:t>Talento Humano</w:t></w:r></w:ins></w:p></w:tc><w:tc><w:tcPr><w:tcW w:w="1576" w:type="dxa"/><w:tcBorders></w:tcBorders></w:tcPr><w:p><w:pPr><w:pStyle w:val="Tabla8"/><w:widowControl/><w:jc w:val="left"/><w:rPr><w:kern w:val="0"/><w:szCs w:val="24"/><w:lang w:val="es-CO" w:eastAsia="en-US" w:bidi="ar-SA"/><w:ins w:id="22660" w:author="Unknown Author" w:date="2026-10-30T04:17:53Z"></w:ins></w:rPr></w:pPr><w:ins w:id="22659" w:author="Unknown Author" w:date="2026-10-30T04:17:53Z"><w:r><w:rPr><w:kern w:val="0"/><w:szCs w:val="24"/><w:lang w:val="es-CO" w:eastAsia="en-US" w:bidi="ar-SA"/></w:rPr><w:t>Doctor en estancia posdoctoral</w:t></w:r></w:ins></w:p></w:tc><w:tc><w:tcPr><w:tcW w:w="1078" w:type="dxa"/><w:tcBorders></w:tcBorders></w:tcPr><w:p><w:pPr><w:pStyle w:val="Tabla8"/><w:widowControl/><w:jc w:val="left"/><w:rPr><w:kern w:val="0"/><w:szCs w:val="24"/><w:lang w:val="es-CO" w:eastAsia="en-US" w:bidi="ar-SA"/><w:ins w:id="22662" w:author="Unknown Author" w:date="2026-10-30T04:17:53Z"></w:ins></w:rPr></w:pPr><w:ins w:id="22661" w:author="Unknown Author" w:date="2026-10-30T04:17:53Z"><w:r><w:rPr><w:kern w:val="0"/><w:szCs w:val="24"/><w:lang w:val="es-CO" w:eastAsia="en-US" w:bidi="ar-SA"/></w:rPr><w:t>persona-mes</w:t></w:r></w:ins></w:p></w:tc><w:tc><w:tcPr><w:tcW w:w="830" w:type="dxa"/><w:tcBorders></w:tcBorders></w:tcPr><w:p><w:pPr><w:pStyle w:val="Tabla8"/><w:widowControl/><w:jc w:val="left"/><w:rPr><w:kern w:val="0"/><w:szCs w:val="24"/><w:lang w:val="es-CO" w:eastAsia="en-US" w:bidi="ar-SA"/><w:ins w:id="22664" w:author="Unknown Author" w:date="2026-10-30T04:17:53Z"></w:ins></w:rPr></w:pPr><w:ins w:id="22663" w:author="Unknown Author" w:date="2026-10-30T04:17:53Z"><w:r><w:rPr><w:kern w:val="0"/><w:szCs w:val="24"/><w:lang w:val="es-CO" w:eastAsia="en-US" w:bidi="ar-SA"/></w:rPr><w:t>24</w:t></w:r></w:ins></w:p></w:tc><w:tc><w:tcPr><w:tcW w:w="1243" w:type="dxa"/><w:tcBorders></w:tcBorders></w:tcPr><w:p><w:pPr><w:pStyle w:val="Tabla8"/><w:widowControl/><w:jc w:val="left"/><w:rPr><w:kern w:val="0"/><w:szCs w:val="24"/><w:lang w:val="es-CO" w:eastAsia="en-US" w:bidi="ar-SA"/><w:ins w:id="22666" w:author="Unknown Author" w:date="2026-10-30T04:17:53Z"></w:ins></w:rPr></w:pPr><w:ins w:id="22665" w:author="Unknown Author" w:date="2026-10-30T04:17:53Z"><w:r><w:rPr><w:kern w:val="0"/><w:szCs w:val="24"/><w:lang w:val="es-CO" w:eastAsia="en-US" w:bidi="ar-SA"/></w:rPr><w:t>$ 12.920.000</w:t></w:r></w:ins></w:p></w:tc><w:tc><w:tcPr><w:tcW w:w="1493" w:type="dxa"/><w:tcBorders></w:tcBorders></w:tcPr><w:p><w:pPr><w:pStyle w:val="Tabla8"/><w:widowControl/><w:jc w:val="left"/><w:rPr><w:kern w:val="0"/><w:szCs w:val="24"/><w:lang w:val="es-CO" w:eastAsia="en-US" w:bidi="ar-SA"/><w:ins w:id="22668" w:author="Unknown Author" w:date="2026-10-30T04:17:53Z"></w:ins></w:rPr></w:pPr><w:ins w:id="22667" w:author="Unknown Author" w:date="2026-10-30T04:17:53Z"><w:r><w:rPr><w:kern w:val="0"/><w:szCs w:val="24"/><w:lang w:val="es-CO" w:eastAsia="en-US" w:bidi="ar-SA"/></w:rPr><w:t>$ 310.080.000</w:t></w:r></w:ins></w:p></w:tc><w:tc><w:tcPr><w:tcW w:w="913" w:type="dxa"/><w:tcBorders></w:tcBorders></w:tcPr><w:p><w:pPr><w:pStyle w:val="Tabla8"/><w:widowControl/><w:jc w:val="left"/><w:rPr><w:kern w:val="0"/><w:szCs w:val="24"/><w:lang w:val="es-CO" w:eastAsia="en-US" w:bidi="ar-SA"/><w:ins w:id="22670" w:author="Unknown Author" w:date="2026-10-30T04:17:53Z"></w:ins></w:rPr></w:pPr><w:ins w:id="22669" w:author="Unknown Author" w:date="2026-10-30T04:17:53Z"><w:r><w:rPr><w:kern w:val="0"/><w:szCs w:val="24"/><w:lang w:val="es-CO" w:eastAsia="en-US" w:bidi="ar-SA"/></w:rPr><w:t>1.1</w:t></w:r></w:ins></w:p></w:tc><w:tc><w:tcPr><w:tcW w:w="746" w:type="dxa"/><w:tcBorders></w:tcBorders></w:tcPr><w:p><w:pPr><w:pStyle w:val="Tabla8"/><w:widowControl/><w:jc w:val="left"/><w:rPr><w:kern w:val="0"/><w:szCs w:val="24"/><w:lang w:val="es-CO" w:eastAsia="en-US" w:bidi="ar-SA"/><w:ins w:id="22672" w:author="Unknown Author" w:date="2026-10-30T04:17:53Z"></w:ins></w:rPr></w:pPr><w:ins w:id="22671" w:author="Unknown Author" w:date="2026-10-30T04:17:53Z"><w:r><w:rPr><w:kern w:val="0"/><w:szCs w:val="24"/><w:lang w:val="es-CO" w:eastAsia="en-US" w:bidi="ar-SA"/></w:rPr><w:t>M1–M24</w:t></w:r></w:ins></w:p></w:tc></w:tr><w:tr><w:trPr><w:ins w:id="22673" w:author="Unknown Author" w:date="2026-10-30T04:17:53Z"/><w:cantSplit w:val="true"/></w:trPr><w:tc><w:tcPr><w:tcW w:w="663" w:type="dxa"/><w:tcBorders></w:tcBorders><w:shd w:color="auto" w:fill="F7F7F7" w:val="clear"/></w:tcPr><w:p><w:pPr><w:pStyle w:val="Tabla8"/><w:widowControl/><w:jc w:val="left"/><w:rPr><w:kern w:val="0"/><w:szCs w:val="24"/><w:lang w:val="es-CO" w:eastAsia="en-US" w:bidi="ar-SA"/><w:ins w:id="22675" w:author="Unknown Author" w:date="2026-10-30T04:17:53Z"></w:ins></w:rPr></w:pPr><w:ins w:id="22674" w:author="Unknown Author" w:date="2026-10-30T04:17:53Z"><w:r><w:rPr><w:kern w:val="0"/><w:szCs w:val="24"/><w:lang w:val="es-CO" w:eastAsia="en-US" w:bidi="ar-SA"/></w:rPr><w:t>TH-06</w:t></w:r></w:ins></w:p></w:tc><w:tc><w:tcPr><w:tcW w:w="1411" w:type="dxa"/><w:tcBorders></w:tcBorders><w:shd w:color="auto" w:fill="F7F7F7" w:val="clear"/></w:tcPr><w:p><w:pPr><w:pStyle w:val="Tabla8"/><w:widowControl/><w:jc w:val="left"/><w:rPr><w:kern w:val="0"/><w:szCs w:val="24"/><w:lang w:val="es-CO" w:eastAsia="en-US" w:bidi="ar-SA"/><w:ins w:id="22677" w:author="Unknown Author" w:date="2026-10-30T04:17:53Z"></w:ins></w:rPr></w:pPr><w:ins w:id="22676" w:author="Unknown Author" w:date="2026-10-30T04:17:53Z"><w:r><w:rPr><w:kern w:val="0"/><w:szCs w:val="24"/><w:lang w:val="es-CO" w:eastAsia="en-US" w:bidi="ar-SA"/></w:rPr><w:t>Talento Humano</w:t></w:r></w:ins></w:p></w:tc><w:tc><w:tcPr><w:tcW w:w="1576" w:type="dxa"/><w:tcBorders></w:tcBorders><w:shd w:color="auto" w:fill="F7F7F7" w:val="clear"/></w:tcPr><w:p><w:pPr><w:pStyle w:val="Tabla8"/><w:widowControl/><w:jc w:val="left"/><w:rPr><w:kern w:val="0"/><w:szCs w:val="24"/><w:lang w:val="es-CO" w:eastAsia="en-US" w:bidi="ar-SA"/><w:ins w:id="22679" w:author="Unknown Author" w:date="2026-10-30T04:17:53Z"></w:ins></w:rPr></w:pPr><w:ins w:id="22678" w:author="Unknown Author" w:date="2026-10-30T04:17:53Z"><w:r><w:rPr><w:kern w:val="0"/><w:szCs w:val="24"/><w:lang w:val="es-CO" w:eastAsia="en-US" w:bidi="ar-SA"/></w:rPr><w:t>Ingenieros IoT y de campo</w:t></w:r></w:ins></w:p></w:tc><w:tc><w:tcPr><w:tcW w:w="1078" w:type="dxa"/><w:tcBorders></w:tcBorders><w:shd w:color="auto" w:fill="F7F7F7" w:val="clear"/></w:tcPr><w:p><w:pPr><w:pStyle w:val="Tabla8"/><w:widowControl/><w:jc w:val="left"/><w:rPr><w:kern w:val="0"/><w:szCs w:val="24"/><w:lang w:val="es-CO" w:eastAsia="en-US" w:bidi="ar-SA"/><w:ins w:id="22681" w:author="Unknown Author" w:date="2026-10-30T04:17:53Z"></w:ins></w:rPr></w:pPr><w:ins w:id="22680" w:author="Unknown Author" w:date="2026-10-30T04:17:53Z"><w:r><w:rPr><w:kern w:val="0"/><w:szCs w:val="24"/><w:lang w:val="es-CO" w:eastAsia="en-US" w:bidi="ar-SA"/></w:rPr><w:t>persona-mes</w:t></w:r></w:ins></w:p></w:tc><w:tc><w:tcPr><w:tcW w:w="830" w:type="dxa"/><w:tcBorders></w:tcBorders><w:shd w:color="auto" w:fill="F7F7F7" w:val="clear"/></w:tcPr><w:p><w:pPr><w:pStyle w:val="Tabla8"/><w:widowControl/><w:jc w:val="left"/><w:rPr><w:kern w:val="0"/><w:szCs w:val="24"/><w:lang w:val="es-CO" w:eastAsia="en-US" w:bidi="ar-SA"/><w:ins w:id="22683" w:author="Unknown Author" w:date="2026-10-30T04:17:53Z"></w:ins></w:rPr></w:pPr><w:ins w:id="22682" w:author="Unknown Author" w:date="2026-10-30T04:17:53Z"><w:r><w:rPr><w:kern w:val="0"/><w:szCs w:val="24"/><w:lang w:val="es-CO" w:eastAsia="en-US" w:bidi="ar-SA"/></w:rPr><w:t>72</w:t></w:r></w:ins></w:p></w:tc><w:tc><w:tcPr><w:tcW w:w="1243" w:type="dxa"/><w:tcBorders></w:tcBorders><w:shd w:color="auto" w:fill="F7F7F7" w:val="clear"/></w:tcPr><w:p><w:pPr><w:pStyle w:val="Tabla8"/><w:widowControl/><w:jc w:val="left"/><w:rPr><w:kern w:val="0"/><w:szCs w:val="24"/><w:lang w:val="es-CO" w:eastAsia="en-US" w:bidi="ar-SA"/><w:ins w:id="22685" w:author="Unknown Author" w:date="2026-10-30T04:17:53Z"></w:ins></w:rPr></w:pPr><w:ins w:id="22684" w:author="Unknown Author" w:date="2026-10-30T04:17:53Z"><w:r><w:rPr><w:kern w:val="0"/><w:szCs w:val="24"/><w:lang w:val="es-CO" w:eastAsia="en-US" w:bidi="ar-SA"/></w:rPr><w:t>$ 10.324.430</w:t></w:r></w:ins></w:p></w:tc><w:tc><w:tcPr><w:tcW w:w="1493" w:type="dxa"/><w:tcBorders></w:tcBorders><w:shd w:color="auto" w:fill="F7F7F7" w:val="clear"/></w:tcPr><w:p><w:pPr><w:pStyle w:val="Tabla8"/><w:widowControl/><w:jc w:val="left"/><w:rPr><w:kern w:val="0"/><w:szCs w:val="24"/><w:lang w:val="es-CO" w:eastAsia="en-US" w:bidi="ar-SA"/><w:ins w:id="22687" w:author="Unknown Author" w:date="2026-10-30T04:17:53Z"></w:ins></w:rPr></w:pPr><w:ins w:id="22686" w:author="Unknown Author" w:date="2026-10-30T04:17:53Z"><w:r><w:rPr><w:kern w:val="0"/><w:szCs w:val="24"/><w:lang w:val="es-CO" w:eastAsia="en-US" w:bidi="ar-SA"/></w:rPr><w:t>$ 743.358.993</w:t></w:r></w:ins></w:p></w:tc><w:tc><w:tcPr><w:tcW w:w="913" w:type="dxa"/><w:tcBorders></w:tcBorders><w:shd w:color="auto" w:fill="F7F7F7" w:val="clear"/></w:tcPr><w:p><w:pPr><w:pStyle w:val="Tabla8"/><w:widowControl/><w:jc w:val="left"/><w:rPr><w:kern w:val="0"/><w:szCs w:val="24"/><w:lang w:val="es-CO" w:eastAsia="en-US" w:bidi="ar-SA"/><w:ins w:id="22689" w:author="Unknown Author" w:date="2026-10-30T04:17:53Z"></w:ins></w:rPr></w:pPr><w:ins w:id="22688" w:author="Unknown Author" w:date="2026-10-30T04:17:53Z"><w:r><w:rPr><w:kern w:val="0"/><w:szCs w:val="24"/><w:lang w:val="es-CO" w:eastAsia="en-US" w:bidi="ar-SA"/></w:rPr><w:t>2.1</w:t></w:r></w:ins></w:p></w:tc><w:tc><w:tcPr><w:tcW w:w="746" w:type="dxa"/><w:tcBorders></w:tcBorders><w:shd w:color="auto" w:fill="F7F7F7" w:val="clear"/></w:tcPr><w:p><w:pPr><w:pStyle w:val="Tabla8"/><w:widowControl/><w:jc w:val="left"/><w:rPr><w:kern w:val="0"/><w:szCs w:val="24"/><w:lang w:val="es-CO" w:eastAsia="en-US" w:bidi="ar-SA"/><w:ins w:id="22691" w:author="Unknown Author" w:date="2026-10-30T04:17:53Z"></w:ins></w:rPr></w:pPr><w:ins w:id="22690" w:author="Unknown Author" w:date="2026-10-30T04:17:53Z"><w:r><w:rPr><w:kern w:val="0"/><w:szCs w:val="24"/><w:lang w:val="es-CO" w:eastAsia="en-US" w:bidi="ar-SA"/></w:rPr><w:t>M1–M24</w:t></w:r></w:ins></w:p></w:tc></w:tr><w:tr><w:trPr><w:ins w:id="22692" w:author="Unknown Author" w:date="2026-10-30T04:17:53Z"/><w:cantSplit w:val="true"/></w:trPr><w:tc><w:tcPr><w:tcW w:w="663" w:type="dxa"/><w:tcBorders></w:tcBorders></w:tcPr><w:p><w:pPr><w:pStyle w:val="Tabla8"/><w:widowControl/><w:jc w:val="left"/><w:rPr><w:kern w:val="0"/><w:szCs w:val="24"/><w:lang w:val="es-CO" w:eastAsia="en-US" w:bidi="ar-SA"/><w:ins w:id="22694" w:author="Unknown Author" w:date="2026-10-30T04:17:53Z"></w:ins></w:rPr></w:pPr><w:ins w:id="22693" w:author="Unknown Author" w:date="2026-10-30T04:17:53Z"><w:r><w:rPr><w:kern w:val="0"/><w:szCs w:val="24"/><w:lang w:val="es-CO" w:eastAsia="en-US" w:bidi="ar-SA"/></w:rPr><w:t>TH-07</w:t></w:r></w:ins></w:p></w:tc><w:tc><w:tcPr><w:tcW w:w="1411" w:type="dxa"/><w:tcBorders></w:tcBorders></w:tcPr><w:p><w:pPr><w:pStyle w:val="Tabla8"/><w:widowControl/><w:jc w:val="left"/><w:rPr><w:kern w:val="0"/><w:szCs w:val="24"/><w:lang w:val="es-CO" w:eastAsia="en-US" w:bidi="ar-SA"/><w:ins w:id="22696" w:author="Unknown Author" w:date="2026-10-30T04:17:53Z"></w:ins></w:rPr></w:pPr><w:ins w:id="22695" w:author="Unknown Author" w:date="2026-10-30T04:17:53Z"><w:r><w:rPr><w:kern w:val="0"/><w:szCs w:val="24"/><w:lang w:val="es-CO" w:eastAsia="en-US" w:bidi="ar-SA"/></w:rPr><w:t>Talento Humano</w:t></w:r></w:ins></w:p></w:tc><w:tc><w:tcPr><w:tcW w:w="1576" w:type="dxa"/><w:tcBorders></w:tcBorders></w:tcPr><w:p><w:pPr><w:pStyle w:val="Tabla8"/><w:widowControl/><w:jc w:val="left"/><w:rPr><w:kern w:val="0"/><w:szCs w:val="24"/><w:lang w:val="es-CO" w:eastAsia="en-US" w:bidi="ar-SA"/><w:ins w:id="22698" w:author="Unknown Author" w:date="2026-10-30T04:17:53Z"></w:ins></w:rPr></w:pPr><w:ins w:id="22697" w:author="Unknown Author" w:date="2026-10-30T04:17:53Z"><w:r><w:rPr><w:kern w:val="0"/><w:szCs w:val="24"/><w:lang w:val="es-CO" w:eastAsia="en-US" w:bidi="ar-SA"/></w:rPr><w:t>Coordinación de apropiación social</w:t></w:r></w:ins></w:p></w:tc><w:tc><w:tcPr><w:tcW w:w="1078" w:type="dxa"/><w:tcBorders></w:tcBorders></w:tcPr><w:p><w:pPr><w:pStyle w:val="Tabla8"/><w:widowControl/><w:jc w:val="left"/><w:rPr><w:kern w:val="0"/><w:szCs w:val="24"/><w:lang w:val="es-CO" w:eastAsia="en-US" w:bidi="ar-SA"/><w:ins w:id="22700" w:author="Unknown Author" w:date="2026-10-30T04:17:53Z"></w:ins></w:rPr></w:pPr><w:ins w:id="22699" w:author="Unknown Author" w:date="2026-10-30T04:17:53Z"><w:r><w:rPr><w:kern w:val="0"/><w:szCs w:val="24"/><w:lang w:val="es-CO" w:eastAsia="en-US" w:bidi="ar-SA"/></w:rPr><w:t>persona-mes</w:t></w:r></w:ins></w:p></w:tc><w:tc><w:tcPr><w:tcW w:w="830" w:type="dxa"/><w:tcBorders></w:tcBorders></w:tcPr><w:p><w:pPr><w:pStyle w:val="Tabla8"/><w:widowControl/><w:jc w:val="left"/><w:rPr><w:kern w:val="0"/><w:szCs w:val="24"/><w:lang w:val="es-CO" w:eastAsia="en-US" w:bidi="ar-SA"/><w:ins w:id="22702" w:author="Unknown Author" w:date="2026-10-30T04:17:53Z"></w:ins></w:rPr></w:pPr><w:ins w:id="22701" w:author="Unknown Author" w:date="2026-10-30T04:17:53Z"><w:r><w:rPr><w:kern w:val="0"/><w:szCs w:val="24"/><w:lang w:val="es-CO" w:eastAsia="en-US" w:bidi="ar-SA"/></w:rPr><w:t>24</w:t></w:r></w:ins></w:p></w:tc><w:tc><w:tcPr><w:tcW w:w="1243" w:type="dxa"/><w:tcBorders></w:tcBorders></w:tcPr><w:p><w:pPr><w:pStyle w:val="Tabla8"/><w:widowControl/><w:jc w:val="left"/><w:rPr><w:kern w:val="0"/><w:szCs w:val="24"/><w:lang w:val="es-CO" w:eastAsia="en-US" w:bidi="ar-SA"/><w:ins w:id="22704" w:author="Unknown Author" w:date="2026-10-30T04:17:53Z"></w:ins></w:rPr></w:pPr><w:ins w:id="22703" w:author="Unknown Author" w:date="2026-10-30T04:17:53Z"><w:r><w:rPr><w:kern w:val="0"/><w:szCs w:val="24"/><w:lang w:val="es-CO" w:eastAsia="en-US" w:bidi="ar-SA"/></w:rPr><w:t>$ 7.182.212</w:t></w:r></w:ins></w:p></w:tc><w:tc><w:tcPr><w:tcW w:w="1493" w:type="dxa"/><w:tcBorders></w:tcBorders></w:tcPr><w:p><w:pPr><w:pStyle w:val="Tabla8"/><w:widowControl/><w:jc w:val="left"/><w:rPr><w:kern w:val="0"/><w:szCs w:val="24"/><w:lang w:val="es-CO" w:eastAsia="en-US" w:bidi="ar-SA"/><w:ins w:id="22706" w:author="Unknown Author" w:date="2026-10-30T04:17:53Z"></w:ins></w:rPr></w:pPr><w:ins w:id="22705" w:author="Unknown Author" w:date="2026-10-30T04:17:53Z"><w:r><w:rPr><w:kern w:val="0"/><w:szCs w:val="24"/><w:lang w:val="es-CO" w:eastAsia="en-US" w:bidi="ar-SA"/></w:rPr><w:t>$ 172.373.095</w:t></w:r></w:ins></w:p></w:tc><w:tc><w:tcPr><w:tcW w:w="913" w:type="dxa"/><w:tcBorders></w:tcBorders></w:tcPr><w:p><w:pPr><w:pStyle w:val="Tabla8"/><w:widowControl/><w:jc w:val="left"/><w:rPr><w:kern w:val="0"/><w:szCs w:val="24"/><w:lang w:val="es-CO" w:eastAsia="en-US" w:bidi="ar-SA"/><w:ins w:id="22708" w:author="Unknown Author" w:date="2026-10-30T04:17:53Z"></w:ins></w:rPr></w:pPr><w:ins w:id="22707" w:author="Unknown Author" w:date="2026-10-30T04:17:53Z"><w:r><w:rPr><w:kern w:val="0"/><w:szCs w:val="24"/><w:lang w:val="es-CO" w:eastAsia="en-US" w:bidi="ar-SA"/></w:rPr><w:t>3.1</w:t></w:r></w:ins></w:p></w:tc><w:tc><w:tcPr><w:tcW w:w="746" w:type="dxa"/><w:tcBorders></w:tcBorders></w:tcPr><w:p><w:pPr><w:pStyle w:val="Tabla8"/><w:widowControl/><w:jc w:val="left"/><w:rPr><w:kern w:val="0"/><w:szCs w:val="24"/><w:lang w:val="es-CO" w:eastAsia="en-US" w:bidi="ar-SA"/><w:ins w:id="22710" w:author="Unknown Author" w:date="2026-10-30T04:17:53Z"></w:ins></w:rPr></w:pPr><w:ins w:id="22709" w:author="Unknown Author" w:date="2026-10-30T04:17:53Z"><w:r><w:rPr><w:kern w:val="0"/><w:szCs w:val="24"/><w:lang w:val="es-CO" w:eastAsia="en-US" w:bidi="ar-SA"/></w:rPr><w:t>M1–M24</w:t></w:r></w:ins></w:p></w:tc></w:tr><w:tr><w:trPr><w:ins w:id="22711" w:author="Unknown Author" w:date="2026-10-30T04:17:53Z"/><w:cantSplit w:val="true"/></w:trPr><w:tc><w:tcPr><w:tcW w:w="663" w:type="dxa"/><w:tcBorders></w:tcBorders><w:shd w:color="auto" w:fill="F7F7F7" w:val="clear"/></w:tcPr><w:p><w:pPr><w:pStyle w:val="Tabla8"/><w:widowControl/><w:jc w:val="left"/><w:rPr><w:kern w:val="0"/><w:szCs w:val="24"/><w:lang w:val="es-CO" w:eastAsia="en-US" w:bidi="ar-SA"/><w:ins w:id="22713" w:author="Unknown Author" w:date="2026-10-30T04:17:53Z"></w:ins></w:rPr></w:pPr><w:ins w:id="22712" w:author="Unknown Author" w:date="2026-10-30T04:17:53Z"><w:r><w:rPr><w:kern w:val="0"/><w:szCs w:val="24"/><w:lang w:val="es-CO" w:eastAsia="en-US" w:bidi="ar-SA"/></w:rPr><w:t>TH-08</w:t></w:r></w:ins></w:p></w:tc><w:tc><w:tcPr><w:tcW w:w="1411" w:type="dxa"/><w:tcBorders></w:tcBorders><w:shd w:color="auto" w:fill="F7F7F7" w:val="clear"/></w:tcPr><w:p><w:pPr><w:pStyle w:val="Tabla8"/><w:widowControl/><w:jc w:val="left"/><w:rPr><w:kern w:val="0"/><w:szCs w:val="24"/><w:lang w:val="es-CO" w:eastAsia="en-US" w:bidi="ar-SA"/><w:ins w:id="22715" w:author="Unknown Author" w:date="2026-10-30T04:17:53Z"></w:ins></w:rPr></w:pPr><w:ins w:id="22714" w:author="Unknown Author" w:date="2026-10-30T04:17:53Z"><w:r><w:rPr><w:kern w:val="0"/><w:szCs w:val="24"/><w:lang w:val="es-CO" w:eastAsia="en-US" w:bidi="ar-SA"/></w:rPr><w:t>Talento Humano</w:t></w:r></w:ins></w:p></w:tc><w:tc><w:tcPr><w:tcW w:w="1576" w:type="dxa"/><w:tcBorders></w:tcBorders><w:shd w:color="auto" w:fill="F7F7F7" w:val="clear"/></w:tcPr><w:p><w:pPr><w:pStyle w:val="Tabla8"/><w:widowControl/><w:jc w:val="left"/><w:rPr><w:kern w:val="0"/><w:szCs w:val="24"/><w:lang w:val="es-CO" w:eastAsia="en-US" w:bidi="ar-SA"/><w:ins w:id="22717" w:author="Unknown Author" w:date="2026-10-30T04:17:53Z"></w:ins></w:rPr></w:pPr><w:ins w:id="22716" w:author="Unknown Author" w:date="2026-10-30T04:17:53Z"><w:r><w:rPr><w:kern w:val="0"/><w:szCs w:val="24"/><w:lang w:val="es-CO" w:eastAsia="en-US" w:bidi="ar-SA"/></w:rPr><w:t>Gerencia de proyecto</w:t></w:r></w:ins></w:p></w:tc><w:tc><w:tcPr><w:tcW w:w="1078" w:type="dxa"/><w:tcBorders></w:tcBorders><w:shd w:color="auto" w:fill="F7F7F7" w:val="clear"/></w:tcPr><w:p><w:pPr><w:pStyle w:val="Tabla8"/><w:widowControl/><w:jc w:val="left"/><w:rPr><w:kern w:val="0"/><w:szCs w:val="24"/><w:lang w:val="es-CO" w:eastAsia="en-US" w:bidi="ar-SA"/><w:ins w:id="22719" w:author="Unknown Author" w:date="2026-10-30T04:17:53Z"></w:ins></w:rPr></w:pPr><w:ins w:id="22718" w:author="Unknown Author" w:date="2026-10-30T04:17:53Z"><w:r><w:rPr><w:kern w:val="0"/><w:szCs w:val="24"/><w:lang w:val="es-CO" w:eastAsia="en-US" w:bidi="ar-SA"/></w:rPr><w:t>persona-mes</w:t></w:r></w:ins></w:p></w:tc><w:tc><w:tcPr><w:tcW w:w="830" w:type="dxa"/><w:tcBorders></w:tcBorders><w:shd w:color="auto" w:fill="F7F7F7" w:val="clear"/></w:tcPr><w:p><w:pPr><w:pStyle w:val="Tabla8"/><w:widowControl/><w:jc w:val="left"/><w:rPr><w:kern w:val="0"/><w:szCs w:val="24"/><w:lang w:val="es-CO" w:eastAsia="en-US" w:bidi="ar-SA"/><w:ins w:id="22721" w:author="Unknown Author" w:date="2026-10-30T04:17:53Z"></w:ins></w:rPr></w:pPr><w:ins w:id="22720" w:author="Unknown Author" w:date="2026-10-30T04:17:53Z"><w:r><w:rPr><w:kern w:val="0"/><w:szCs w:val="24"/><w:lang w:val="es-CO" w:eastAsia="en-US" w:bidi="ar-SA"/></w:rPr><w:t>24</w:t></w:r></w:ins></w:p></w:tc><w:tc><w:tcPr><w:tcW w:w="1243" w:type="dxa"/><w:tcBorders></w:tcBorders><w:shd w:color="auto" w:fill="F7F7F7" w:val="clear"/></w:tcPr><w:p><w:pPr><w:pStyle w:val="Tabla8"/><w:widowControl/><w:jc w:val="left"/><w:rPr><w:kern w:val="0"/><w:szCs w:val="24"/><w:lang w:val="es-CO" w:eastAsia="en-US" w:bidi="ar-SA"/><w:ins w:id="22723" w:author="Unknown Author" w:date="2026-10-30T04:17:53Z"></w:ins></w:rPr></w:pPr><w:ins w:id="22722" w:author="Unknown Author" w:date="2026-10-30T04:17:53Z"><w:r><w:rPr><w:kern w:val="0"/><w:szCs w:val="24"/><w:lang w:val="es-CO" w:eastAsia="en-US" w:bidi="ar-SA"/></w:rPr><w:t>$ 10.324.430</w:t></w:r></w:ins></w:p></w:tc><w:tc><w:tcPr><w:tcW w:w="1493" w:type="dxa"/><w:tcBorders></w:tcBorders><w:shd w:color="auto" w:fill="F7F7F7" w:val="clear"/></w:tcPr><w:p><w:pPr><w:pStyle w:val="Tabla8"/><w:widowControl/><w:jc w:val="left"/><w:rPr><w:kern w:val="0"/><w:szCs w:val="24"/><w:lang w:val="es-CO" w:eastAsia="en-US" w:bidi="ar-SA"/><w:ins w:id="22725" w:author="Unknown Author" w:date="2026-10-30T04:17:53Z"></w:ins></w:rPr></w:pPr><w:ins w:id="22724" w:author="Unknown Author" w:date="2026-10-30T04:17:53Z"><w:r><w:rPr><w:kern w:val="0"/><w:szCs w:val="24"/><w:lang w:val="es-CO" w:eastAsia="en-US" w:bidi="ar-SA"/></w:rPr><w:t>$ 247.786.331</w:t></w:r></w:ins></w:p></w:tc><w:tc><w:tcPr><w:tcW w:w="913" w:type="dxa"/><w:tcBorders></w:tcBorders><w:shd w:color="auto" w:fill="F7F7F7" w:val="clear"/></w:tcPr><w:p><w:pPr><w:pStyle w:val="Tabla8"/><w:widowControl/><w:jc w:val="left"/><w:rPr><w:kern w:val="0"/><w:szCs w:val="24"/><w:lang w:val="es-CO" w:eastAsia="en-US" w:bidi="ar-SA"/><w:ins w:id="22727" w:author="Unknown Author" w:date="2026-10-30T04:17:53Z"></w:ins></w:rPr></w:pPr><w:ins w:id="22726" w:author="Unknown Author" w:date="2026-10-30T04:17:53Z"><w:r><w:rPr><w:kern w:val="0"/><w:szCs w:val="24"/><w:lang w:val="es-CO" w:eastAsia="en-US" w:bidi="ar-SA"/></w:rPr><w:t>1.8</w:t></w:r></w:ins></w:p></w:tc><w:tc><w:tcPr><w:tcW w:w="746" w:type="dxa"/><w:tcBorders></w:tcBorders><w:shd w:color="auto" w:fill="F7F7F7" w:val="clear"/></w:tcPr><w:p><w:pPr><w:pStyle w:val="Tabla8"/><w:widowControl/><w:jc w:val="left"/><w:rPr><w:kern w:val="0"/><w:szCs w:val="24"/><w:lang w:val="es-CO" w:eastAsia="en-US" w:bidi="ar-SA"/><w:ins w:id="22729" w:author="Unknown Author" w:date="2026-10-30T04:17:53Z"></w:ins></w:rPr></w:pPr><w:ins w:id="22728" w:author="Unknown Author" w:date="2026-10-30T04:17:53Z"><w:r><w:rPr><w:kern w:val="0"/><w:szCs w:val="24"/><w:lang w:val="es-CO" w:eastAsia="en-US" w:bidi="ar-SA"/></w:rPr><w:t>M1–M24</w:t></w:r></w:ins></w:p></w:tc></w:tr><w:tr><w:trPr><w:ins w:id="22730" w:author="Unknown Author" w:date="2026-10-30T04:17:53Z"/><w:cantSplit w:val="true"/></w:trPr><w:tc><w:tcPr><w:tcW w:w="663" w:type="dxa"/><w:tcBorders></w:tcBorders></w:tcPr><w:p><w:pPr><w:pStyle w:val="Tabla8"/><w:widowControl/><w:jc w:val="left"/><w:rPr><w:kern w:val="0"/><w:szCs w:val="24"/><w:lang w:val="es-CO" w:eastAsia="en-US" w:bidi="ar-SA"/><w:ins w:id="22732" w:author="Unknown Author" w:date="2026-10-30T04:17:53Z"></w:ins></w:rPr></w:pPr><w:ins w:id="22731" w:author="Unknown Author" w:date="2026-10-30T04:17:53Z"><w:r><w:rPr><w:kern w:val="0"/><w:szCs w:val="24"/><w:lang w:val="es-CO" w:eastAsia="en-US" w:bidi="ar-SA"/></w:rPr><w:t>TH-09</w:t></w:r></w:ins></w:p></w:tc><w:tc><w:tcPr><w:tcW w:w="1411" w:type="dxa"/><w:tcBorders></w:tcBorders></w:tcPr><w:p><w:pPr><w:pStyle w:val="Tabla8"/><w:widowControl/><w:jc w:val="left"/><w:rPr><w:kern w:val="0"/><w:szCs w:val="24"/><w:lang w:val="es-CO" w:eastAsia="en-US" w:bidi="ar-SA"/><w:ins w:id="22734" w:author="Unknown Author" w:date="2026-10-30T04:17:53Z"></w:ins></w:rPr></w:pPr><w:ins w:id="22733" w:author="Unknown Author" w:date="2026-10-30T04:17:53Z"><w:r><w:rPr><w:kern w:val="0"/><w:szCs w:val="24"/><w:lang w:val="es-CO" w:eastAsia="en-US" w:bidi="ar-SA"/></w:rPr><w:t>Talento Humano</w:t></w:r></w:ins></w:p></w:tc><w:tc><w:tcPr><w:tcW w:w="1576" w:type="dxa"/><w:tcBorders></w:tcBorders></w:tcPr><w:p><w:pPr><w:pStyle w:val="Tabla8"/><w:widowControl/><w:jc w:val="left"/><w:rPr><w:kern w:val="0"/><w:szCs w:val="24"/><w:lang w:val="es-CO" w:eastAsia="en-US" w:bidi="ar-SA"/><w:ins w:id="22736" w:author="Unknown Author" w:date="2026-10-30T04:17:53Z"></w:ins></w:rPr></w:pPr><w:ins w:id="22735" w:author="Unknown Author" w:date="2026-10-30T04:17:53Z"><w:r><w:rPr><w:kern w:val="0"/><w:szCs w:val="24"/><w:lang w:val="es-CO" w:eastAsia="en-US" w:bidi="ar-SA"/></w:rPr><w:t>Especialista en metrología y calibración</w:t></w:r></w:ins></w:p></w:tc><w:tc><w:tcPr><w:tcW w:w="1078" w:type="dxa"/><w:tcBorders></w:tcBorders></w:tcPr><w:p><w:pPr><w:pStyle w:val="Tabla8"/><w:widowControl/><w:jc w:val="left"/><w:rPr><w:kern w:val="0"/><w:szCs w:val="24"/><w:lang w:val="es-CO" w:eastAsia="en-US" w:bidi="ar-SA"/><w:ins w:id="22738" w:author="Unknown Author" w:date="2026-10-30T04:17:53Z"></w:ins></w:rPr></w:pPr><w:ins w:id="22737" w:author="Unknown Author" w:date="2026-10-30T04:17:53Z"><w:r><w:rPr><w:kern w:val="0"/><w:szCs w:val="24"/><w:lang w:val="es-CO" w:eastAsia="en-US" w:bidi="ar-SA"/></w:rPr><w:t>persona-mes</w:t></w:r></w:ins></w:p></w:tc><w:tc><w:tcPr><w:tcW w:w="830" w:type="dxa"/><w:tcBorders></w:tcBorders></w:tcPr><w:p><w:pPr><w:pStyle w:val="Tabla8"/><w:widowControl/><w:jc w:val="left"/><w:rPr><w:kern w:val="0"/><w:szCs w:val="24"/><w:lang w:val="es-CO" w:eastAsia="en-US" w:bidi="ar-SA"/><w:ins w:id="22740" w:author="Unknown Author" w:date="2026-10-30T04:17:53Z"></w:ins></w:rPr></w:pPr><w:ins w:id="22739" w:author="Unknown Author" w:date="2026-10-30T04:17:53Z"><w:r><w:rPr><w:kern w:val="0"/><w:szCs w:val="24"/><w:lang w:val="es-CO" w:eastAsia="en-US" w:bidi="ar-SA"/></w:rPr><w:t>24</w:t></w:r></w:ins></w:p></w:tc><w:tc><w:tcPr><w:tcW w:w="1243" w:type="dxa"/><w:tcBorders></w:tcBorders></w:tcPr><w:p><w:pPr><w:pStyle w:val="Tabla8"/><w:widowControl/><w:jc w:val="left"/><w:rPr><w:kern w:val="0"/><w:szCs w:val="24"/><w:lang w:val="es-CO" w:eastAsia="en-US" w:bidi="ar-SA"/><w:ins w:id="22742" w:author="Unknown Author" w:date="2026-10-30T04:17:53Z"></w:ins></w:rPr></w:pPr><w:ins w:id="22741" w:author="Unknown Author" w:date="2026-10-30T04:17:53Z"><w:r><w:rPr><w:kern w:val="0"/><w:szCs w:val="24"/><w:lang w:val="es-CO" w:eastAsia="en-US" w:bidi="ar-SA"/></w:rPr><w:t>$ 11.671.096</w:t></w:r></w:ins></w:p></w:tc><w:tc><w:tcPr><w:tcW w:w="1493" w:type="dxa"/><w:tcBorders></w:tcBorders></w:tcPr><w:p><w:pPr><w:pStyle w:val="Tabla8"/><w:widowControl/><w:jc w:val="left"/><w:rPr><w:kern w:val="0"/><w:szCs w:val="24"/><w:lang w:val="es-CO" w:eastAsia="en-US" w:bidi="ar-SA"/><w:ins w:id="22744" w:author="Unknown Author" w:date="2026-10-30T04:17:53Z"></w:ins></w:rPr></w:pPr><w:ins w:id="22743" w:author="Unknown Author" w:date="2026-10-30T04:17:53Z"><w:r><w:rPr><w:kern w:val="0"/><w:szCs w:val="24"/><w:lang w:val="es-CO" w:eastAsia="en-US" w:bidi="ar-SA"/></w:rPr><w:t>$ 280.106.292</w:t></w:r></w:ins></w:p></w:tc><w:tc><w:tcPr><w:tcW w:w="913" w:type="dxa"/><w:tcBorders></w:tcBorders></w:tcPr><w:p><w:pPr><w:pStyle w:val="Tabla8"/><w:widowControl/><w:jc w:val="left"/><w:rPr><w:kern w:val="0"/><w:szCs w:val="24"/><w:lang w:val="es-CO" w:eastAsia="en-US" w:bidi="ar-SA"/><w:ins w:id="22746" w:author="Unknown Author" w:date="2026-10-30T04:17:53Z"></w:ins></w:rPr></w:pPr><w:ins w:id="22745" w:author="Unknown Author" w:date="2026-10-30T04:17:53Z"><w:r><w:rPr><w:kern w:val="0"/><w:szCs w:val="24"/><w:lang w:val="es-CO" w:eastAsia="en-US" w:bidi="ar-SA"/></w:rPr><w:t>1.1</w:t></w:r></w:ins></w:p></w:tc><w:tc><w:tcPr><w:tcW w:w="746" w:type="dxa"/><w:tcBorders></w:tcBorders></w:tcPr><w:p><w:pPr><w:pStyle w:val="Tabla8"/><w:widowControl/><w:jc w:val="left"/><w:rPr><w:kern w:val="0"/><w:szCs w:val="24"/><w:lang w:val="es-CO" w:eastAsia="en-US" w:bidi="ar-SA"/><w:ins w:id="22748" w:author="Unknown Author" w:date="2026-10-30T04:17:53Z"></w:ins></w:rPr></w:pPr><w:ins w:id="22747" w:author="Unknown Author" w:date="2026-10-30T04:17:53Z"><w:r><w:rPr><w:kern w:val="0"/><w:szCs w:val="24"/><w:lang w:val="es-CO" w:eastAsia="en-US" w:bidi="ar-SA"/></w:rPr><w:t>M1–M24</w:t></w:r></w:ins></w:p></w:tc></w:tr><w:tr><w:trPr><w:ins w:id="22749" w:author="Unknown Author" w:date="2026-10-30T04:17:53Z"/><w:cantSplit w:val="true"/></w:trPr><w:tc><w:tcPr><w:tcW w:w="663" w:type="dxa"/><w:tcBorders></w:tcBorders><w:shd w:color="auto" w:fill="F7F7F7" w:val="clear"/></w:tcPr><w:p><w:pPr><w:pStyle w:val="Tabla8"/><w:widowControl/><w:jc w:val="left"/><w:rPr><w:kern w:val="0"/><w:szCs w:val="24"/><w:lang w:val="es-CO" w:eastAsia="en-US" w:bidi="ar-SA"/><w:ins w:id="22751" w:author="Unknown Author" w:date="2026-10-30T04:17:53Z"></w:ins></w:rPr></w:pPr><w:ins w:id="22750" w:author="Unknown Author" w:date="2026-10-30T04:17:53Z"><w:r><w:rPr><w:kern w:val="0"/><w:szCs w:val="24"/><w:lang w:val="es-CO" w:eastAsia="en-US" w:bidi="ar-SA"/></w:rPr><w:t>TH-10</w:t></w:r></w:ins></w:p></w:tc><w:tc><w:tcPr><w:tcW w:w="1411" w:type="dxa"/><w:tcBorders></w:tcBorders><w:shd w:color="auto" w:fill="F7F7F7" w:val="clear"/></w:tcPr><w:p><w:pPr><w:pStyle w:val="Tabla8"/><w:widowControl/><w:jc w:val="left"/><w:rPr><w:kern w:val="0"/><w:szCs w:val="24"/><w:lang w:val="es-CO" w:eastAsia="en-US" w:bidi="ar-SA"/><w:ins w:id="22753" w:author="Unknown Author" w:date="2026-10-30T04:17:53Z"></w:ins></w:rPr></w:pPr><w:ins w:id="22752" w:author="Unknown Author" w:date="2026-10-30T04:17:53Z"><w:r><w:rPr><w:kern w:val="0"/><w:szCs w:val="24"/><w:lang w:val="es-CO" w:eastAsia="en-US" w:bidi="ar-SA"/></w:rPr><w:t>Talento Humano</w:t></w:r></w:ins></w:p></w:tc><w:tc><w:tcPr><w:tcW w:w="1576" w:type="dxa"/><w:tcBorders></w:tcBorders><w:shd w:color="auto" w:fill="F7F7F7" w:val="clear"/></w:tcPr><w:p><w:pPr><w:pStyle w:val="Tabla8"/><w:widowControl/><w:jc w:val="left"/><w:rPr><w:kern w:val="0"/><w:szCs w:val="24"/><w:lang w:val="es-CO" w:eastAsia="en-US" w:bidi="ar-SA"/><w:ins w:id="22755" w:author="Unknown Author" w:date="2026-10-30T04:17:53Z"></w:ins></w:rPr></w:pPr><w:ins w:id="22754" w:author="Unknown Author" w:date="2026-10-30T04:17:53Z"><w:r><w:rPr><w:kern w:val="0"/><w:szCs w:val="24"/><w:lang w:val="es-CO" w:eastAsia="en-US" w:bidi="ar-SA"/></w:rPr><w:t>Ingenieros de software y nube</w:t></w:r></w:ins></w:p></w:tc><w:tc><w:tcPr><w:tcW w:w="1078" w:type="dxa"/><w:tcBorders></w:tcBorders><w:shd w:color="auto" w:fill="F7F7F7" w:val="clear"/></w:tcPr><w:p><w:pPr><w:pStyle w:val="Tabla8"/><w:widowControl/><w:jc w:val="left"/><w:rPr><w:kern w:val="0"/><w:szCs w:val="24"/><w:lang w:val="es-CO" w:eastAsia="en-US" w:bidi="ar-SA"/><w:ins w:id="22757" w:author="Unknown Author" w:date="2026-10-30T04:17:53Z"></w:ins></w:rPr></w:pPr><w:ins w:id="22756" w:author="Unknown Author" w:date="2026-10-30T04:17:53Z"><w:r><w:rPr><w:kern w:val="0"/><w:szCs w:val="24"/><w:lang w:val="es-CO" w:eastAsia="en-US" w:bidi="ar-SA"/></w:rPr><w:t>persona-mes</w:t></w:r></w:ins></w:p></w:tc><w:tc><w:tcPr><w:tcW w:w="830" w:type="dxa"/><w:tcBorders></w:tcBorders><w:shd w:color="auto" w:fill="F7F7F7" w:val="clear"/></w:tcPr><w:p><w:pPr><w:pStyle w:val="Tabla8"/><w:widowControl/><w:jc w:val="left"/><w:rPr><w:kern w:val="0"/><w:szCs w:val="24"/><w:lang w:val="es-CO" w:eastAsia="en-US" w:bidi="ar-SA"/><w:ins w:id="22759" w:author="Unknown Author" w:date="2026-10-30T04:17:53Z"></w:ins></w:rPr></w:pPr><w:ins w:id="22758" w:author="Unknown Author" w:date="2026-10-30T04:17:53Z"><w:r><w:rPr><w:kern w:val="0"/><w:szCs w:val="24"/><w:lang w:val="es-CO" w:eastAsia="en-US" w:bidi="ar-SA"/></w:rPr><w:t>48</w:t></w:r></w:ins></w:p></w:tc><w:tc><w:tcPr><w:tcW w:w="1243" w:type="dxa"/><w:tcBorders></w:tcBorders><w:shd w:color="auto" w:fill="F7F7F7" w:val="clear"/></w:tcPr><w:p><w:pPr><w:pStyle w:val="Tabla8"/><w:widowControl/><w:jc w:val="left"/><w:rPr><w:kern w:val="0"/><w:szCs w:val="24"/><w:lang w:val="es-CO" w:eastAsia="en-US" w:bidi="ar-SA"/><w:ins w:id="22761" w:author="Unknown Author" w:date="2026-10-30T04:17:53Z"></w:ins></w:rPr></w:pPr><w:ins w:id="22760" w:author="Unknown Author" w:date="2026-10-30T04:17:53Z"><w:r><w:rPr><w:kern w:val="0"/><w:szCs w:val="24"/><w:lang w:val="es-CO" w:eastAsia="en-US" w:bidi="ar-SA"/></w:rPr><w:t>$ 10.324.430</w:t></w:r></w:ins></w:p></w:tc><w:tc><w:tcPr><w:tcW w:w="1493" w:type="dxa"/><w:tcBorders></w:tcBorders><w:shd w:color="auto" w:fill="F7F7F7" w:val="clear"/></w:tcPr><w:p><w:pPr><w:pStyle w:val="Tabla8"/><w:widowControl/><w:jc w:val="left"/><w:rPr><w:kern w:val="0"/><w:szCs w:val="24"/><w:lang w:val="es-CO" w:eastAsia="en-US" w:bidi="ar-SA"/><w:ins w:id="22763" w:author="Unknown Author" w:date="2026-10-30T04:17:53Z"></w:ins></w:rPr></w:pPr><w:ins w:id="22762" w:author="Unknown Author" w:date="2026-10-30T04:17:53Z"><w:r><w:rPr><w:kern w:val="0"/><w:szCs w:val="24"/><w:lang w:val="es-CO" w:eastAsia="en-US" w:bidi="ar-SA"/></w:rPr><w:t>$ 495.572.662</w:t></w:r></w:ins></w:p></w:tc><w:tc><w:tcPr><w:tcW w:w="913" w:type="dxa"/><w:tcBorders></w:tcBorders><w:shd w:color="auto" w:fill="F7F7F7" w:val="clear"/></w:tcPr><w:p><w:pPr><w:pStyle w:val="Tabla8"/><w:widowControl/><w:jc w:val="left"/><w:rPr><w:kern w:val="0"/><w:szCs w:val="24"/><w:lang w:val="es-CO" w:eastAsia="en-US" w:bidi="ar-SA"/><w:ins w:id="22765" w:author="Unknown Author" w:date="2026-10-30T04:17:53Z"></w:ins></w:rPr></w:pPr><w:ins w:id="22764" w:author="Unknown Author" w:date="2026-10-30T04:17:53Z"><w:r><w:rPr><w:kern w:val="0"/><w:szCs w:val="24"/><w:lang w:val="es-CO" w:eastAsia="en-US" w:bidi="ar-SA"/></w:rPr><w:t>2.1</w:t></w:r></w:ins></w:p></w:tc><w:tc><w:tcPr><w:tcW w:w="746" w:type="dxa"/><w:tcBorders></w:tcBorders><w:shd w:color="auto" w:fill="F7F7F7" w:val="clear"/></w:tcPr><w:p><w:pPr><w:pStyle w:val="Tabla8"/><w:widowControl/><w:jc w:val="left"/><w:rPr><w:kern w:val="0"/><w:szCs w:val="24"/><w:lang w:val="es-CO" w:eastAsia="en-US" w:bidi="ar-SA"/><w:ins w:id="22767" w:author="Unknown Author" w:date="2026-10-30T04:17:53Z"></w:ins></w:rPr></w:pPr><w:ins w:id="22766" w:author="Unknown Author" w:date="2026-10-30T04:17:53Z"><w:r><w:rPr><w:kern w:val="0"/><w:szCs w:val="24"/><w:lang w:val="es-CO" w:eastAsia="en-US" w:bidi="ar-SA"/></w:rPr><w:t>M1–M24</w:t></w:r></w:ins></w:p></w:tc></w:tr><w:tr><w:trPr><w:ins w:id="22768" w:author="Unknown Author" w:date="2026-10-30T04:17:53Z"/><w:cantSplit w:val="true"/></w:trPr><w:tc><w:tcPr><w:tcW w:w="663" w:type="dxa"/><w:tcBorders></w:tcBorders></w:tcPr><w:p><w:pPr><w:pStyle w:val="Tabla8"/><w:widowControl/><w:jc w:val="left"/><w:rPr><w:kern w:val="0"/><w:szCs w:val="24"/><w:lang w:val="es-CO" w:eastAsia="en-US" w:bidi="ar-SA"/><w:ins w:id="22770" w:author="Unknown Author" w:date="2026-10-30T04:17:53Z"></w:ins></w:rPr></w:pPr><w:ins w:id="22769" w:author="Unknown Author" w:date="2026-10-30T04:17:53Z"><w:r><w:rPr><w:kern w:val="0"/><w:szCs w:val="24"/><w:lang w:val="es-CO" w:eastAsia="en-US" w:bidi="ar-SA"/></w:rPr><w:t>TH-11</w:t></w:r></w:ins></w:p></w:tc><w:tc><w:tcPr><w:tcW w:w="1411" w:type="dxa"/><w:tcBorders></w:tcBorders></w:tcPr><w:p><w:pPr><w:pStyle w:val="Tabla8"/><w:widowControl/><w:jc w:val="left"/><w:rPr><w:kern w:val="0"/><w:szCs w:val="24"/><w:lang w:val="es-CO" w:eastAsia="en-US" w:bidi="ar-SA"/><w:ins w:id="22772" w:author="Unknown Author" w:date="2026-10-30T04:17:53Z"></w:ins></w:rPr></w:pPr><w:ins w:id="22771" w:author="Unknown Author" w:date="2026-10-30T04:17:53Z"><w:r><w:rPr><w:kern w:val="0"/><w:szCs w:val="24"/><w:lang w:val="es-CO" w:eastAsia="en-US" w:bidi="ar-SA"/></w:rPr><w:t>Talento Humano</w:t></w:r></w:ins></w:p></w:tc><w:tc><w:tcPr><w:tcW w:w="1576" w:type="dxa"/><w:tcBorders></w:tcBorders></w:tcPr><w:p><w:pPr><w:pStyle w:val="Tabla8"/><w:widowControl/><w:jc w:val="left"/><w:rPr><w:kern w:val="0"/><w:szCs w:val="24"/><w:lang w:val="es-CO" w:eastAsia="en-US" w:bidi="ar-SA"/><w:ins w:id="22774" w:author="Unknown Author" w:date="2026-10-30T04:17:53Z"></w:ins></w:rPr></w:pPr><w:ins w:id="22773" w:author="Unknown Author" w:date="2026-10-30T04:17:53Z"><w:r><w:rPr><w:kern w:val="0"/><w:szCs w:val="24"/><w:lang w:val="es-CO" w:eastAsia="en-US" w:bidi="ar-SA"/></w:rPr><w:t>Ingeniero de firmware y energía</w:t></w:r></w:ins></w:p></w:tc><w:tc><w:tcPr><w:tcW w:w="1078" w:type="dxa"/><w:tcBorders></w:tcBorders></w:tcPr><w:p><w:pPr><w:pStyle w:val="Tabla8"/><w:widowControl/><w:jc w:val="left"/><w:rPr><w:kern w:val="0"/><w:szCs w:val="24"/><w:lang w:val="es-CO" w:eastAsia="en-US" w:bidi="ar-SA"/><w:ins w:id="22776" w:author="Unknown Author" w:date="2026-10-30T04:17:53Z"></w:ins></w:rPr></w:pPr><w:ins w:id="22775" w:author="Unknown Author" w:date="2026-10-30T04:17:53Z"><w:r><w:rPr><w:kern w:val="0"/><w:szCs w:val="24"/><w:lang w:val="es-CO" w:eastAsia="en-US" w:bidi="ar-SA"/></w:rPr><w:t>persona-mes</w:t></w:r></w:ins></w:p></w:tc><w:tc><w:tcPr><w:tcW w:w="830" w:type="dxa"/><w:tcBorders></w:tcBorders></w:tcPr><w:p><w:pPr><w:pStyle w:val="Tabla8"/><w:widowControl/><w:jc w:val="left"/><w:rPr><w:kern w:val="0"/><w:szCs w:val="24"/><w:lang w:val="es-CO" w:eastAsia="en-US" w:bidi="ar-SA"/><w:ins w:id="22778" w:author="Unknown Author" w:date="2026-10-30T04:17:53Z"></w:ins></w:rPr></w:pPr><w:ins w:id="22777" w:author="Unknown Author" w:date="2026-10-30T04:17:53Z"><w:r><w:rPr><w:kern w:val="0"/><w:szCs w:val="24"/><w:lang w:val="es-CO" w:eastAsia="en-US" w:bidi="ar-SA"/></w:rPr><w:t>24</w:t></w:r></w:ins></w:p></w:tc><w:tc><w:tcPr><w:tcW w:w="1243" w:type="dxa"/><w:tcBorders></w:tcBorders></w:tcPr><w:p><w:pPr><w:pStyle w:val="Tabla8"/><w:widowControl/><w:jc w:val="left"/><w:rPr><w:kern w:val="0"/><w:szCs w:val="24"/><w:lang w:val="es-CO" w:eastAsia="en-US" w:bidi="ar-SA"/><w:ins w:id="22780" w:author="Unknown Author" w:date="2026-10-30T04:17:53Z"></w:ins></w:rPr></w:pPr><w:ins w:id="22779" w:author="Unknown Author" w:date="2026-10-30T04:17:53Z"><w:r><w:rPr><w:kern w:val="0"/><w:szCs w:val="24"/><w:lang w:val="es-CO" w:eastAsia="en-US" w:bidi="ar-SA"/></w:rPr><w:t>$ 10.324.430</w:t></w:r></w:ins></w:p></w:tc><w:tc><w:tcPr><w:tcW w:w="1493" w:type="dxa"/><w:tcBorders></w:tcBorders></w:tcPr><w:p><w:pPr><w:pStyle w:val="Tabla8"/><w:widowControl/><w:jc w:val="left"/><w:rPr><w:kern w:val="0"/><w:szCs w:val="24"/><w:lang w:val="es-CO" w:eastAsia="en-US" w:bidi="ar-SA"/><w:ins w:id="22782" w:author="Unknown Author" w:date="2026-10-30T04:17:53Z"></w:ins></w:rPr></w:pPr><w:ins w:id="22781" w:author="Unknown Author" w:date="2026-10-30T04:17:53Z"><w:r><w:rPr><w:kern w:val="0"/><w:szCs w:val="24"/><w:lang w:val="es-CO" w:eastAsia="en-US" w:bidi="ar-SA"/></w:rPr><w:t>$ 247.786.331</w:t></w:r></w:ins></w:p></w:tc><w:tc><w:tcPr><w:tcW w:w="913" w:type="dxa"/><w:tcBorders></w:tcBorders></w:tcPr><w:p><w:pPr><w:pStyle w:val="Tabla8"/><w:widowControl/><w:jc w:val="left"/><w:rPr><w:kern w:val="0"/><w:szCs w:val="24"/><w:lang w:val="es-CO" w:eastAsia="en-US" w:bidi="ar-SA"/><w:ins w:id="22784" w:author="Unknown Author" w:date="2026-10-30T04:17:53Z"></w:ins></w:rPr></w:pPr><w:ins w:id="22783" w:author="Unknown Author" w:date="2026-10-30T04:17:53Z"><w:r><w:rPr><w:kern w:val="0"/><w:szCs w:val="24"/><w:lang w:val="es-CO" w:eastAsia="en-US" w:bidi="ar-SA"/></w:rPr><w:t>2.1</w:t></w:r></w:ins></w:p></w:tc><w:tc><w:tcPr><w:tcW w:w="746" w:type="dxa"/><w:tcBorders></w:tcBorders></w:tcPr><w:p><w:pPr><w:pStyle w:val="Tabla8"/><w:widowControl/><w:jc w:val="left"/><w:rPr><w:kern w:val="0"/><w:szCs w:val="24"/><w:lang w:val="es-CO" w:eastAsia="en-US" w:bidi="ar-SA"/><w:ins w:id="22786" w:author="Unknown Author" w:date="2026-10-30T04:17:53Z"></w:ins></w:rPr></w:pPr><w:ins w:id="22785" w:author="Unknown Author" w:date="2026-10-30T04:17:53Z"><w:r><w:rPr><w:kern w:val="0"/><w:szCs w:val="24"/><w:lang w:val="es-CO" w:eastAsia="en-US" w:bidi="ar-SA"/></w:rPr><w:t>M1–M24</w:t></w:r></w:ins></w:p></w:tc></w:tr><w:tr><w:trPr><w:ins w:id="22787" w:author="Unknown Author" w:date="2026-10-30T04:17:53Z"/><w:cantSplit w:val="true"/></w:trPr><w:tc><w:tcPr><w:tcW w:w="663" w:type="dxa"/><w:tcBorders></w:tcBorders><w:shd w:color="auto" w:fill="F7F7F7" w:val="clear"/></w:tcPr><w:p><w:pPr><w:pStyle w:val="Tabla8"/><w:widowControl/><w:jc w:val="left"/><w:rPr><w:kern w:val="0"/><w:szCs w:val="24"/><w:lang w:val="es-CO" w:eastAsia="en-US" w:bidi="ar-SA"/><w:ins w:id="22789" w:author="Unknown Author" w:date="2026-10-30T04:17:53Z"></w:ins></w:rPr></w:pPr><w:ins w:id="22788" w:author="Unknown Author" w:date="2026-10-30T04:17:53Z"><w:r><w:rPr><w:kern w:val="0"/><w:szCs w:val="24"/><w:lang w:val="es-CO" w:eastAsia="en-US" w:bidi="ar-SA"/></w:rPr><w:t>TH-12</w:t></w:r></w:ins></w:p></w:tc><w:tc><w:tcPr><w:tcW w:w="1411" w:type="dxa"/><w:tcBorders></w:tcBorders><w:shd w:color="auto" w:fill="F7F7F7" w:val="clear"/></w:tcPr><w:p><w:pPr><w:pStyle w:val="Tabla8"/><w:widowControl/><w:jc w:val="left"/><w:rPr><w:kern w:val="0"/><w:szCs w:val="24"/><w:lang w:val="es-CO" w:eastAsia="en-US" w:bidi="ar-SA"/><w:ins w:id="22791" w:author="Unknown Author" w:date="2026-10-30T04:17:53Z"></w:ins></w:rPr></w:pPr><w:ins w:id="22790" w:author="Unknown Author" w:date="2026-10-30T04:17:53Z"><w:r><w:rPr><w:kern w:val="0"/><w:szCs w:val="24"/><w:lang w:val="es-CO" w:eastAsia="en-US" w:bidi="ar-SA"/></w:rPr><w:t>Talento Humano</w:t></w:r></w:ins></w:p></w:tc><w:tc><w:tcPr><w:tcW w:w="1576" w:type="dxa"/><w:tcBorders></w:tcBorders><w:shd w:color="auto" w:fill="F7F7F7" w:val="clear"/></w:tcPr><w:p><w:pPr><w:pStyle w:val="Tabla8"/><w:widowControl/><w:jc w:val="left"/><w:rPr><w:kern w:val="0"/><w:szCs w:val="24"/><w:lang w:val="es-CO" w:eastAsia="en-US" w:bidi="ar-SA"/><w:ins w:id="22793" w:author="Unknown Author" w:date="2026-10-30T04:17:53Z"></w:ins></w:rPr></w:pPr><w:ins w:id="22792" w:author="Unknown Author" w:date="2026-10-30T04:17:53Z"><w:r><w:rPr><w:kern w:val="0"/><w:szCs w:val="24"/><w:lang w:val="es-CO" w:eastAsia="en-US" w:bidi="ar-SA"/></w:rPr><w:t>Técnicos de campo departamentales</w:t></w:r></w:ins></w:p></w:tc><w:tc><w:tcPr><w:tcW w:w="1078" w:type="dxa"/><w:tcBorders></w:tcBorders><w:shd w:color="auto" w:fill="F7F7F7" w:val="clear"/></w:tcPr><w:p><w:pPr><w:pStyle w:val="Tabla8"/><w:widowControl/><w:jc w:val="left"/><w:rPr><w:kern w:val="0"/><w:szCs w:val="24"/><w:lang w:val="es-CO" w:eastAsia="en-US" w:bidi="ar-SA"/><w:ins w:id="22795" w:author="Unknown Author" w:date="2026-10-30T04:17:53Z"></w:ins></w:rPr></w:pPr><w:ins w:id="22794" w:author="Unknown Author" w:date="2026-10-30T04:17:53Z"><w:r><w:rPr><w:kern w:val="0"/><w:szCs w:val="24"/><w:lang w:val="es-CO" w:eastAsia="en-US" w:bidi="ar-SA"/></w:rPr><w:t>persona-mes</w:t></w:r></w:ins></w:p></w:tc><w:tc><w:tcPr><w:tcW w:w="830" w:type="dxa"/><w:tcBorders></w:tcBorders><w:shd w:color="auto" w:fill="F7F7F7" w:val="clear"/></w:tcPr><w:p><w:pPr><w:pStyle w:val="Tabla8"/><w:widowControl/><w:jc w:val="left"/><w:rPr><w:kern w:val="0"/><w:szCs w:val="24"/><w:lang w:val="es-CO" w:eastAsia="en-US" w:bidi="ar-SA"/><w:ins w:id="22797" w:author="Unknown Author" w:date="2026-10-30T04:17:53Z"></w:ins></w:rPr></w:pPr><w:ins w:id="22796" w:author="Unknown Author" w:date="2026-10-30T04:17:53Z"><w:r><w:rPr><w:kern w:val="0"/><w:szCs w:val="24"/><w:lang w:val="es-CO" w:eastAsia="en-US" w:bidi="ar-SA"/></w:rPr><w:t>144</w:t></w:r></w:ins></w:p></w:tc><w:tc><w:tcPr><w:tcW w:w="1243" w:type="dxa"/><w:tcBorders></w:tcBorders><w:shd w:color="auto" w:fill="F7F7F7" w:val="clear"/></w:tcPr><w:p><w:pPr><w:pStyle w:val="Tabla8"/><w:widowControl/><w:jc w:val="left"/><w:rPr><w:kern w:val="0"/><w:szCs w:val="24"/><w:lang w:val="es-CO" w:eastAsia="en-US" w:bidi="ar-SA"/><w:ins w:id="22799" w:author="Unknown Author" w:date="2026-10-30T04:17:53Z"></w:ins></w:rPr></w:pPr><w:ins w:id="22798" w:author="Unknown Author" w:date="2026-10-30T04:17:53Z"><w:r><w:rPr><w:kern w:val="0"/><w:szCs w:val="24"/><w:lang w:val="es-CO" w:eastAsia="en-US" w:bidi="ar-SA"/></w:rPr><w:t>$ 4.488.883</w:t></w:r></w:ins></w:p></w:tc><w:tc><w:tcPr><w:tcW w:w="1493" w:type="dxa"/><w:tcBorders></w:tcBorders><w:shd w:color="auto" w:fill="F7F7F7" w:val="clear"/></w:tcPr><w:p><w:pPr><w:pStyle w:val="Tabla8"/><w:widowControl/><w:jc w:val="left"/><w:rPr><w:kern w:val="0"/><w:szCs w:val="24"/><w:lang w:val="es-CO" w:eastAsia="en-US" w:bidi="ar-SA"/><w:ins w:id="22801" w:author="Unknown Author" w:date="2026-10-30T04:17:53Z"></w:ins></w:rPr></w:pPr><w:ins w:id="22800" w:author="Unknown Author" w:date="2026-10-30T04:17:53Z"><w:r><w:rPr><w:kern w:val="0"/><w:szCs w:val="24"/><w:lang w:val="es-CO" w:eastAsia="en-US" w:bidi="ar-SA"/></w:rPr><w:t>$ 646.399.182</w:t></w:r></w:ins></w:p></w:tc><w:tc><w:tcPr><w:tcW w:w="913" w:type="dxa"/><w:tcBorders></w:tcBorders><w:shd w:color="auto" w:fill="F7F7F7" w:val="clear"/></w:tcPr><w:p><w:pPr><w:pStyle w:val="Tabla8"/><w:widowControl/><w:jc w:val="left"/><w:rPr><w:kern w:val="0"/><w:szCs w:val="24"/><w:lang w:val="es-CO" w:eastAsia="en-US" w:bidi="ar-SA"/><w:ins w:id="22803" w:author="Unknown Author" w:date="2026-10-30T04:17:53Z"></w:ins></w:rPr></w:pPr><w:ins w:id="22802" w:author="Unknown Author" w:date="2026-10-30T04:17:53Z"><w:r><w:rPr><w:kern w:val="0"/><w:szCs w:val="24"/><w:lang w:val="es-CO" w:eastAsia="en-US" w:bidi="ar-SA"/></w:rPr><w:t>2.1</w:t></w:r></w:ins></w:p></w:tc><w:tc><w:tcPr><w:tcW w:w="746" w:type="dxa"/><w:tcBorders></w:tcBorders><w:shd w:color="auto" w:fill="F7F7F7" w:val="clear"/></w:tcPr><w:p><w:pPr><w:pStyle w:val="Tabla8"/><w:widowControl/><w:jc w:val="left"/><w:rPr><w:kern w:val="0"/><w:szCs w:val="24"/><w:lang w:val="es-CO" w:eastAsia="en-US" w:bidi="ar-SA"/><w:ins w:id="22805" w:author="Unknown Author" w:date="2026-10-30T04:17:53Z"></w:ins></w:rPr></w:pPr><w:ins w:id="22804" w:author="Unknown Author" w:date="2026-10-30T04:17:53Z"><w:r><w:rPr><w:kern w:val="0"/><w:szCs w:val="24"/><w:lang w:val="es-CO" w:eastAsia="en-US" w:bidi="ar-SA"/></w:rPr><w:t>M1–M24</w:t></w:r></w:ins></w:p></w:tc></w:tr><w:tr><w:trPr><w:ins w:id="22806" w:author="Unknown Author" w:date="2026-10-30T04:17:53Z"/><w:cantSplit w:val="true"/></w:trPr><w:tc><w:tcPr><w:tcW w:w="663" w:type="dxa"/><w:tcBorders></w:tcBorders></w:tcPr><w:p><w:pPr><w:pStyle w:val="Tabla8"/><w:widowControl/><w:jc w:val="left"/><w:rPr><w:kern w:val="0"/><w:szCs w:val="24"/><w:lang w:val="es-CO" w:eastAsia="en-US" w:bidi="ar-SA"/><w:ins w:id="22808" w:author="Unknown Author" w:date="2026-10-30T04:17:53Z"></w:ins></w:rPr></w:pPr><w:ins w:id="22807" w:author="Unknown Author" w:date="2026-10-30T04:17:53Z"><w:r><w:rPr><w:kern w:val="0"/><w:szCs w:val="24"/><w:lang w:val="es-CO" w:eastAsia="en-US" w:bidi="ar-SA"/></w:rPr><w:t>TH-13</w:t></w:r></w:ins></w:p></w:tc><w:tc><w:tcPr><w:tcW w:w="1411" w:type="dxa"/><w:tcBorders></w:tcBorders></w:tcPr><w:p><w:pPr><w:pStyle w:val="Tabla8"/><w:widowControl/><w:jc w:val="left"/><w:rPr><w:kern w:val="0"/><w:szCs w:val="24"/><w:lang w:val="es-CO" w:eastAsia="en-US" w:bidi="ar-SA"/><w:ins w:id="22810" w:author="Unknown Author" w:date="2026-10-30T04:17:53Z"></w:ins></w:rPr></w:pPr><w:ins w:id="22809" w:author="Unknown Author" w:date="2026-10-30T04:17:53Z"><w:r><w:rPr><w:kern w:val="0"/><w:szCs w:val="24"/><w:lang w:val="es-CO" w:eastAsia="en-US" w:bidi="ar-SA"/></w:rPr><w:t>Talento Humano</w:t></w:r></w:ins></w:p></w:tc><w:tc><w:tcPr><w:tcW w:w="1576" w:type="dxa"/><w:tcBorders></w:tcBorders></w:tcPr><w:p><w:pPr><w:pStyle w:val="Tabla8"/><w:widowControl/><w:jc w:val="left"/><w:rPr><w:kern w:val="0"/><w:szCs w:val="24"/><w:lang w:val="es-CO" w:eastAsia="en-US" w:bidi="ar-SA"/><w:ins w:id="22812" w:author="Unknown Author" w:date="2026-10-30T04:17:53Z"></w:ins></w:rPr></w:pPr><w:ins w:id="22811" w:author="Unknown Author" w:date="2026-10-30T04:17:53Z"><w:r><w:rPr><w:kern w:val="0"/><w:szCs w:val="24"/><w:lang w:val="es-CO" w:eastAsia="en-US" w:bidi="ar-SA"/></w:rPr><w:t>Profesionales de apropiación social</w:t></w:r></w:ins></w:p></w:tc><w:tc><w:tcPr><w:tcW w:w="1078" w:type="dxa"/><w:tcBorders></w:tcBorders></w:tcPr><w:p><w:pPr><w:pStyle w:val="Tabla8"/><w:widowControl/><w:jc w:val="left"/><w:rPr><w:kern w:val="0"/><w:szCs w:val="24"/><w:lang w:val="es-CO" w:eastAsia="en-US" w:bidi="ar-SA"/><w:ins w:id="22814" w:author="Unknown Author" w:date="2026-10-30T04:17:53Z"></w:ins></w:rPr></w:pPr><w:ins w:id="22813" w:author="Unknown Author" w:date="2026-10-30T04:17:53Z"><w:r><w:rPr><w:kern w:val="0"/><w:szCs w:val="24"/><w:lang w:val="es-CO" w:eastAsia="en-US" w:bidi="ar-SA"/></w:rPr><w:t>persona-mes</w:t></w:r></w:ins></w:p></w:tc><w:tc><w:tcPr><w:tcW w:w="830" w:type="dxa"/><w:tcBorders></w:tcBorders></w:tcPr><w:p><w:pPr><w:pStyle w:val="Tabla8"/><w:widowControl/><w:jc w:val="left"/><w:rPr><w:kern w:val="0"/><w:szCs w:val="24"/><w:lang w:val="es-CO" w:eastAsia="en-US" w:bidi="ar-SA"/><w:ins w:id="22816" w:author="Unknown Author" w:date="2026-10-30T04:17:53Z"></w:ins></w:rPr></w:pPr><w:ins w:id="22815" w:author="Unknown Author" w:date="2026-10-30T04:17:53Z"><w:r><w:rPr><w:kern w:val="0"/><w:szCs w:val="24"/><w:lang w:val="es-CO" w:eastAsia="en-US" w:bidi="ar-SA"/></w:rPr><w:t>48</w:t></w:r></w:ins></w:p></w:tc><w:tc><w:tcPr><w:tcW w:w="1243" w:type="dxa"/><w:tcBorders></w:tcBorders></w:tcPr><w:p><w:pPr><w:pStyle w:val="Tabla8"/><w:widowControl/><w:jc w:val="left"/><w:rPr><w:kern w:val="0"/><w:szCs w:val="24"/><w:lang w:val="es-CO" w:eastAsia="en-US" w:bidi="ar-SA"/><w:ins w:id="22818" w:author="Unknown Author" w:date="2026-10-30T04:17:53Z"></w:ins></w:rPr></w:pPr><w:ins w:id="22817" w:author="Unknown Author" w:date="2026-10-30T04:17:53Z"><w:r><w:rPr><w:kern w:val="0"/><w:szCs w:val="24"/><w:lang w:val="es-CO" w:eastAsia="en-US" w:bidi="ar-SA"/></w:rPr><w:t>$ 7.182.212</w:t></w:r></w:ins></w:p></w:tc><w:tc><w:tcPr><w:tcW w:w="1493" w:type="dxa"/><w:tcBorders></w:tcBorders></w:tcPr><w:p><w:pPr><w:pStyle w:val="Tabla8"/><w:widowControl/><w:jc w:val="left"/><w:rPr><w:kern w:val="0"/><w:szCs w:val="24"/><w:lang w:val="es-CO" w:eastAsia="en-US" w:bidi="ar-SA"/><w:ins w:id="22820" w:author="Unknown Author" w:date="2026-10-30T04:17:53Z"></w:ins></w:rPr></w:pPr><w:ins w:id="22819" w:author="Unknown Author" w:date="2026-10-30T04:17:53Z"><w:r><w:rPr><w:kern w:val="0"/><w:szCs w:val="24"/><w:lang w:val="es-CO" w:eastAsia="en-US" w:bidi="ar-SA"/></w:rPr><w:t>$ 344.746.191</w:t></w:r></w:ins></w:p></w:tc><w:tc><w:tcPr><w:tcW w:w="913" w:type="dxa"/><w:tcBorders></w:tcBorders></w:tcPr><w:p><w:pPr><w:pStyle w:val="Tabla8"/><w:widowControl/><w:jc w:val="left"/><w:rPr><w:kern w:val="0"/><w:szCs w:val="24"/><w:lang w:val="es-CO" w:eastAsia="en-US" w:bidi="ar-SA"/><w:ins w:id="22822" w:author="Unknown Author" w:date="2026-10-30T04:17:53Z"></w:ins></w:rPr></w:pPr><w:ins w:id="22821" w:author="Unknown Author" w:date="2026-10-30T04:17:53Z"><w:r><w:rPr><w:kern w:val="0"/><w:szCs w:val="24"/><w:lang w:val="es-CO" w:eastAsia="en-US" w:bidi="ar-SA"/></w:rPr><w:t>3.1</w:t></w:r></w:ins></w:p></w:tc><w:tc><w:tcPr><w:tcW w:w="746" w:type="dxa"/><w:tcBorders></w:tcBorders></w:tcPr><w:p><w:pPr><w:pStyle w:val="Tabla8"/><w:widowControl/><w:jc w:val="left"/><w:rPr><w:kern w:val="0"/><w:szCs w:val="24"/><w:lang w:val="es-CO" w:eastAsia="en-US" w:bidi="ar-SA"/><w:ins w:id="22824" w:author="Unknown Author" w:date="2026-10-30T04:17:53Z"></w:ins></w:rPr></w:pPr><w:ins w:id="22823" w:author="Unknown Author" w:date="2026-10-30T04:17:53Z"><w:r><w:rPr><w:kern w:val="0"/><w:szCs w:val="24"/><w:lang w:val="es-CO" w:eastAsia="en-US" w:bidi="ar-SA"/></w:rPr><w:t>M1–M24</w:t></w:r></w:ins></w:p></w:tc></w:tr><w:tr><w:trPr><w:ins w:id="22825" w:author="Unknown Author" w:date="2026-10-30T04:17:53Z"/><w:cantSplit w:val="true"/></w:trPr><w:tc><w:tcPr><w:tcW w:w="663" w:type="dxa"/><w:tcBorders></w:tcBorders><w:shd w:color="auto" w:fill="F7F7F7" w:val="clear"/></w:tcPr><w:p><w:pPr><w:pStyle w:val="Tabla8"/><w:widowControl/><w:jc w:val="left"/><w:rPr><w:kern w:val="0"/><w:szCs w:val="24"/><w:lang w:val="es-CO" w:eastAsia="en-US" w:bidi="ar-SA"/><w:ins w:id="22827" w:author="Unknown Author" w:date="2026-10-30T04:17:53Z"></w:ins></w:rPr></w:pPr><w:ins w:id="22826" w:author="Unknown Author" w:date="2026-10-30T04:17:53Z"><w:r><w:rPr><w:kern w:val="0"/><w:szCs w:val="24"/><w:lang w:val="es-CO" w:eastAsia="en-US" w:bidi="ar-SA"/></w:rPr><w:t>TH-14</w:t></w:r></w:ins></w:p></w:tc><w:tc><w:tcPr><w:tcW w:w="1411" w:type="dxa"/><w:tcBorders></w:tcBorders><w:shd w:color="auto" w:fill="F7F7F7" w:val="clear"/></w:tcPr><w:p><w:pPr><w:pStyle w:val="Tabla8"/><w:widowControl/><w:jc w:val="left"/><w:rPr><w:kern w:val="0"/><w:szCs w:val="24"/><w:lang w:val="es-CO" w:eastAsia="en-US" w:bidi="ar-SA"/><w:ins w:id="22829" w:author="Unknown Author" w:date="2026-10-30T04:17:53Z"></w:ins></w:rPr></w:pPr><w:ins w:id="22828" w:author="Unknown Author" w:date="2026-10-30T04:17:53Z"><w:r><w:rPr><w:kern w:val="0"/><w:szCs w:val="24"/><w:lang w:val="es-CO" w:eastAsia="en-US" w:bidi="ar-SA"/></w:rPr><w:t>Talento Humano</w:t></w:r></w:ins></w:p></w:tc><w:tc><w:tcPr><w:tcW w:w="1576" w:type="dxa"/><w:tcBorders></w:tcBorders><w:shd w:color="auto" w:fill="F7F7F7" w:val="clear"/></w:tcPr><w:p><w:pPr><w:pStyle w:val="Tabla8"/><w:widowControl/><w:jc w:val="left"/><w:rPr><w:kern w:val="0"/><w:szCs w:val="24"/><w:lang w:val="es-CO" w:eastAsia="en-US" w:bidi="ar-SA"/><w:ins w:id="22831" w:author="Unknown Author" w:date="2026-10-30T04:17:53Z"></w:ins></w:rPr></w:pPr><w:ins w:id="22830" w:author="Unknown Author" w:date="2026-10-30T04:17:53Z"><w:r><w:rPr><w:kern w:val="0"/><w:szCs w:val="24"/><w:lang w:val="es-CO" w:eastAsia="en-US" w:bidi="ar-SA"/></w:rPr><w:t>Analista de datos espaciales y gemelo digital</w:t></w:r></w:ins></w:p></w:tc><w:tc><w:tcPr><w:tcW w:w="1078" w:type="dxa"/><w:tcBorders></w:tcBorders><w:shd w:color="auto" w:fill="F7F7F7" w:val="clear"/></w:tcPr><w:p><w:pPr><w:pStyle w:val="Tabla8"/><w:widowControl/><w:jc w:val="left"/><w:rPr><w:kern w:val="0"/><w:szCs w:val="24"/><w:lang w:val="es-CO" w:eastAsia="en-US" w:bidi="ar-SA"/><w:ins w:id="22833" w:author="Unknown Author" w:date="2026-10-30T04:17:53Z"></w:ins></w:rPr></w:pPr><w:ins w:id="22832" w:author="Unknown Author" w:date="2026-10-30T04:17:53Z"><w:r><w:rPr><w:kern w:val="0"/><w:szCs w:val="24"/><w:lang w:val="es-CO" w:eastAsia="en-US" w:bidi="ar-SA"/></w:rPr><w:t>persona-mes</w:t></w:r></w:ins></w:p></w:tc><w:tc><w:tcPr><w:tcW w:w="830" w:type="dxa"/><w:tcBorders></w:tcBorders><w:shd w:color="auto" w:fill="F7F7F7" w:val="clear"/></w:tcPr><w:p><w:pPr><w:pStyle w:val="Tabla8"/><w:widowControl/><w:jc w:val="left"/><w:rPr><w:kern w:val="0"/><w:szCs w:val="24"/><w:lang w:val="es-CO" w:eastAsia="en-US" w:bidi="ar-SA"/><w:ins w:id="22835" w:author="Unknown Author" w:date="2026-10-30T04:17:53Z"></w:ins></w:rPr></w:pPr><w:ins w:id="22834" w:author="Unknown Author" w:date="2026-10-30T04:17:53Z"><w:r><w:rPr><w:kern w:val="0"/><w:szCs w:val="24"/><w:lang w:val="es-CO" w:eastAsia="en-US" w:bidi="ar-SA"/></w:rPr><w:t>24</w:t></w:r></w:ins></w:p></w:tc><w:tc><w:tcPr><w:tcW w:w="1243" w:type="dxa"/><w:tcBorders></w:tcBorders><w:shd w:color="auto" w:fill="F7F7F7" w:val="clear"/></w:tcPr><w:p><w:pPr><w:pStyle w:val="Tabla8"/><w:widowControl/><w:jc w:val="left"/><w:rPr><w:kern w:val="0"/><w:szCs w:val="24"/><w:lang w:val="es-CO" w:eastAsia="en-US" w:bidi="ar-SA"/><w:ins w:id="22837" w:author="Unknown Author" w:date="2026-10-30T04:17:53Z"></w:ins></w:rPr></w:pPr><w:ins w:id="22836" w:author="Unknown Author" w:date="2026-10-30T04:17:53Z"><w:r><w:rPr><w:kern w:val="0"/><w:szCs w:val="24"/><w:lang w:val="es-CO" w:eastAsia="en-US" w:bidi="ar-SA"/></w:rPr><w:t>$ 10.324.430</w:t></w:r></w:ins></w:p></w:tc><w:tc><w:tcPr><w:tcW w:w="1493" w:type="dxa"/><w:tcBorders></w:tcBorders><w:shd w:color="auto" w:fill="F7F7F7" w:val="clear"/></w:tcPr><w:p><w:pPr><w:pStyle w:val="Tabla8"/><w:widowControl/><w:jc w:val="left"/><w:rPr><w:kern w:val="0"/><w:szCs w:val="24"/><w:lang w:val="es-CO" w:eastAsia="en-US" w:bidi="ar-SA"/><w:ins w:id="22839" w:author="Unknown Author" w:date="2026-10-30T04:17:53Z"></w:ins></w:rPr></w:pPr><w:ins w:id="22838" w:author="Unknown Author" w:date="2026-10-30T04:17:53Z"><w:r><w:rPr><w:kern w:val="0"/><w:szCs w:val="24"/><w:lang w:val="es-CO" w:eastAsia="en-US" w:bidi="ar-SA"/></w:rPr><w:t>$ 247.786.331</w:t></w:r></w:ins></w:p></w:tc><w:tc><w:tcPr><w:tcW w:w="913" w:type="dxa"/><w:tcBorders></w:tcBorders><w:shd w:color="auto" w:fill="F7F7F7" w:val="clear"/></w:tcPr><w:p><w:pPr><w:pStyle w:val="Tabla8"/><w:widowControl/><w:jc w:val="left"/><w:rPr><w:kern w:val="0"/><w:szCs w:val="24"/><w:lang w:val="es-CO" w:eastAsia="en-US" w:bidi="ar-SA"/><w:ins w:id="22841" w:author="Unknown Author" w:date="2026-10-30T04:17:53Z"></w:ins></w:rPr></w:pPr><w:ins w:id="22840" w:author="Unknown Author" w:date="2026-10-30T04:17:53Z"><w:r><w:rPr><w:kern w:val="0"/><w:szCs w:val="24"/><w:lang w:val="es-CO" w:eastAsia="en-US" w:bidi="ar-SA"/></w:rPr><w:t>2.1</w:t></w:r></w:ins></w:p></w:tc><w:tc><w:tcPr><w:tcW w:w="746" w:type="dxa"/><w:tcBorders></w:tcBorders><w:shd w:color="auto" w:fill="F7F7F7" w:val="clear"/></w:tcPr><w:p><w:pPr><w:pStyle w:val="Tabla8"/><w:widowControl/><w:jc w:val="left"/><w:rPr><w:kern w:val="0"/><w:szCs w:val="24"/><w:lang w:val="es-CO" w:eastAsia="en-US" w:bidi="ar-SA"/><w:ins w:id="22843" w:author="Unknown Author" w:date="2026-10-30T04:17:53Z"></w:ins></w:rPr></w:pPr><w:ins w:id="22842" w:author="Unknown Author" w:date="2026-10-30T04:17:53Z"><w:r><w:rPr><w:kern w:val="0"/><w:szCs w:val="24"/><w:lang w:val="es-CO" w:eastAsia="en-US" w:bidi="ar-SA"/></w:rPr><w:t>M1–M24</w:t></w:r></w:ins></w:p></w:tc></w:tr><w:tr><w:trPr><w:ins w:id="22844" w:author="Unknown Author" w:date="2026-10-30T04:17:53Z"/><w:cantSplit w:val="true"/></w:trPr><w:tc><w:tcPr><w:tcW w:w="663" w:type="dxa"/><w:tcBorders></w:tcBorders></w:tcPr><w:p><w:pPr><w:pStyle w:val="Tabla8"/><w:widowControl/><w:jc w:val="left"/><w:rPr><w:kern w:val="0"/><w:szCs w:val="24"/><w:lang w:val="es-CO" w:eastAsia="en-US" w:bidi="ar-SA"/><w:ins w:id="22846" w:author="Unknown Author" w:date="2026-10-30T04:17:53Z"></w:ins></w:rPr></w:pPr><w:ins w:id="22845" w:author="Unknown Author" w:date="2026-10-30T04:17:53Z"><w:r><w:rPr><w:kern w:val="0"/><w:szCs w:val="24"/><w:lang w:val="es-CO" w:eastAsia="en-US" w:bidi="ar-SA"/></w:rPr><w:t>TH-15</w:t></w:r></w:ins></w:p></w:tc><w:tc><w:tcPr><w:tcW w:w="1411" w:type="dxa"/><w:tcBorders></w:tcBorders></w:tcPr><w:p><w:pPr><w:pStyle w:val="Tabla8"/><w:widowControl/><w:jc w:val="left"/><w:rPr><w:kern w:val="0"/><w:szCs w:val="24"/><w:lang w:val="es-CO" w:eastAsia="en-US" w:bidi="ar-SA"/><w:ins w:id="22848" w:author="Unknown Author" w:date="2026-10-30T04:17:53Z"></w:ins></w:rPr></w:pPr><w:ins w:id="22847" w:author="Unknown Author" w:date="2026-10-30T04:17:53Z"><w:r><w:rPr><w:kern w:val="0"/><w:szCs w:val="24"/><w:lang w:val="es-CO" w:eastAsia="en-US" w:bidi="ar-SA"/></w:rPr><w:t>Talento Humano</w:t></w:r></w:ins></w:p></w:tc><w:tc><w:tcPr><w:tcW w:w="1576" w:type="dxa"/><w:tcBorders></w:tcBorders></w:tcPr><w:p><w:pPr><w:pStyle w:val="Tabla8"/><w:widowControl/><w:jc w:val="left"/><w:rPr><w:kern w:val="0"/><w:szCs w:val="24"/><w:lang w:val="es-CO" w:eastAsia="en-US" w:bidi="ar-SA"/><w:ins w:id="22850" w:author="Unknown Author" w:date="2026-10-30T04:17:53Z"></w:ins></w:rPr></w:pPr><w:ins w:id="22849" w:author="Unknown Author" w:date="2026-10-30T04:17:53Z"><w:r><w:rPr><w:kern w:val="0"/><w:szCs w:val="24"/><w:lang w:val="es-CO" w:eastAsia="en-US" w:bidi="ar-SA"/></w:rPr><w:t>Profesional en calidad del aire y salud ambiental</w:t></w:r></w:ins></w:p></w:tc><w:tc><w:tcPr><w:tcW w:w="1078" w:type="dxa"/><w:tcBorders></w:tcBorders></w:tcPr><w:p><w:pPr><w:pStyle w:val="Tabla8"/><w:widowControl/><w:jc w:val="left"/><w:rPr><w:kern w:val="0"/><w:szCs w:val="24"/><w:lang w:val="es-CO" w:eastAsia="en-US" w:bidi="ar-SA"/><w:ins w:id="22852" w:author="Unknown Author" w:date="2026-10-30T04:17:53Z"></w:ins></w:rPr></w:pPr><w:ins w:id="22851" w:author="Unknown Author" w:date="2026-10-30T04:17:53Z"><w:r><w:rPr><w:kern w:val="0"/><w:szCs w:val="24"/><w:lang w:val="es-CO" w:eastAsia="en-US" w:bidi="ar-SA"/></w:rPr><w:t>persona-mes</w:t></w:r></w:ins></w:p></w:tc><w:tc><w:tcPr><w:tcW w:w="830" w:type="dxa"/><w:tcBorders></w:tcBorders></w:tcPr><w:p><w:pPr><w:pStyle w:val="Tabla8"/><w:widowControl/><w:jc w:val="left"/><w:rPr><w:kern w:val="0"/><w:szCs w:val="24"/><w:lang w:val="es-CO" w:eastAsia="en-US" w:bidi="ar-SA"/><w:ins w:id="22854" w:author="Unknown Author" w:date="2026-10-30T04:17:53Z"></w:ins></w:rPr></w:pPr><w:ins w:id="22853" w:author="Unknown Author" w:date="2026-10-30T04:17:53Z"><w:r><w:rPr><w:kern w:val="0"/><w:szCs w:val="24"/><w:lang w:val="es-CO" w:eastAsia="en-US" w:bidi="ar-SA"/></w:rPr><w:t>24</w:t></w:r></w:ins></w:p></w:tc><w:tc><w:tcPr><w:tcW w:w="1243" w:type="dxa"/><w:tcBorders></w:tcBorders></w:tcPr><w:p><w:pPr><w:pStyle w:val="Tabla8"/><w:widowControl/><w:jc w:val="left"/><w:rPr><w:kern w:val="0"/><w:szCs w:val="24"/><w:lang w:val="es-CO" w:eastAsia="en-US" w:bidi="ar-SA"/><w:ins w:id="22856" w:author="Unknown Author" w:date="2026-10-30T04:17:53Z"></w:ins></w:rPr></w:pPr><w:ins w:id="22855" w:author="Unknown Author" w:date="2026-10-30T04:17:53Z"><w:r><w:rPr><w:kern w:val="0"/><w:szCs w:val="24"/><w:lang w:val="es-CO" w:eastAsia="en-US" w:bidi="ar-SA"/></w:rPr><w:t>$ 10.324.430</w:t></w:r></w:ins></w:p></w:tc><w:tc><w:tcPr><w:tcW w:w="1493" w:type="dxa"/><w:tcBorders></w:tcBorders></w:tcPr><w:p><w:pPr><w:pStyle w:val="Tabla8"/><w:widowControl/><w:jc w:val="left"/><w:rPr><w:kern w:val="0"/><w:szCs w:val="24"/><w:lang w:val="es-CO" w:eastAsia="en-US" w:bidi="ar-SA"/><w:ins w:id="22858" w:author="Unknown Author" w:date="2026-10-30T04:17:53Z"></w:ins></w:rPr></w:pPr><w:ins w:id="22857" w:author="Unknown Author" w:date="2026-10-30T04:17:53Z"><w:r><w:rPr><w:kern w:val="0"/><w:szCs w:val="24"/><w:lang w:val="es-CO" w:eastAsia="en-US" w:bidi="ar-SA"/></w:rPr><w:t>$ 247.786.331</w:t></w:r></w:ins></w:p></w:tc><w:tc><w:tcPr><w:tcW w:w="913" w:type="dxa"/><w:tcBorders></w:tcBorders></w:tcPr><w:p><w:pPr><w:pStyle w:val="Tabla8"/><w:widowControl/><w:jc w:val="left"/><w:rPr><w:kern w:val="0"/><w:szCs w:val="24"/><w:lang w:val="es-CO" w:eastAsia="en-US" w:bidi="ar-SA"/><w:ins w:id="22860" w:author="Unknown Author" w:date="2026-10-30T04:17:53Z"></w:ins></w:rPr></w:pPr><w:ins w:id="22859" w:author="Unknown Author" w:date="2026-10-30T04:17:53Z"><w:r><w:rPr><w:kern w:val="0"/><w:szCs w:val="24"/><w:lang w:val="es-CO" w:eastAsia="en-US" w:bidi="ar-SA"/></w:rPr><w:t>3.1</w:t></w:r></w:ins></w:p></w:tc><w:tc><w:tcPr><w:tcW w:w="746" w:type="dxa"/><w:tcBorders></w:tcBorders></w:tcPr><w:p><w:pPr><w:pStyle w:val="Tabla8"/><w:widowControl/><w:jc w:val="left"/><w:rPr><w:kern w:val="0"/><w:szCs w:val="24"/><w:lang w:val="es-CO" w:eastAsia="en-US" w:bidi="ar-SA"/><w:ins w:id="22862" w:author="Unknown Author" w:date="2026-10-30T04:17:53Z"></w:ins></w:rPr></w:pPr><w:ins w:id="22861" w:author="Unknown Author" w:date="2026-10-30T04:17:53Z"><w:r><w:rPr><w:kern w:val="0"/><w:szCs w:val="24"/><w:lang w:val="es-CO" w:eastAsia="en-US" w:bidi="ar-SA"/></w:rPr><w:t>M1–M24</w:t></w:r></w:ins></w:p></w:tc></w:tr><w:tr><w:trPr><w:ins w:id="22863" w:author="Unknown Author" w:date="2026-10-30T04:17:53Z"/><w:cantSplit w:val="true"/></w:trPr><w:tc><w:tcPr><w:tcW w:w="663" w:type="dxa"/><w:tcBorders></w:tcBorders><w:shd w:color="auto" w:fill="F7F7F7" w:val="clear"/></w:tcPr><w:p><w:pPr><w:pStyle w:val="Tabla8"/><w:widowControl/><w:jc w:val="left"/><w:rPr><w:kern w:val="0"/><w:szCs w:val="24"/><w:lang w:val="es-CO" w:eastAsia="en-US" w:bidi="ar-SA"/><w:ins w:id="22865" w:author="Unknown Author" w:date="2026-10-30T04:17:53Z"></w:ins></w:rPr></w:pPr><w:ins w:id="22864" w:author="Unknown Author" w:date="2026-10-30T04:17:53Z"><w:r><w:rPr><w:kern w:val="0"/><w:szCs w:val="24"/><w:lang w:val="es-CO" w:eastAsia="en-US" w:bidi="ar-SA"/></w:rPr><w:t>TH-16</w:t></w:r></w:ins></w:p></w:tc><w:tc><w:tcPr><w:tcW w:w="1411" w:type="dxa"/><w:tcBorders></w:tcBorders><w:shd w:color="auto" w:fill="F7F7F7" w:val="clear"/></w:tcPr><w:p><w:pPr><w:pStyle w:val="Tabla8"/><w:widowControl/><w:jc w:val="left"/><w:rPr><w:kern w:val="0"/><w:szCs w:val="24"/><w:lang w:val="es-CO" w:eastAsia="en-US" w:bidi="ar-SA"/><w:ins w:id="22867" w:author="Unknown Author" w:date="2026-10-30T04:17:53Z"></w:ins></w:rPr></w:pPr><w:ins w:id="22866" w:author="Unknown Author" w:date="2026-10-30T04:17:53Z"><w:r><w:rPr><w:kern w:val="0"/><w:szCs w:val="24"/><w:lang w:val="es-CO" w:eastAsia="en-US" w:bidi="ar-SA"/></w:rPr><w:t>Talento Humano</w:t></w:r></w:ins></w:p></w:tc><w:tc><w:tcPr><w:tcW w:w="1576" w:type="dxa"/><w:tcBorders></w:tcBorders><w:shd w:color="auto" w:fill="F7F7F7" w:val="clear"/></w:tcPr><w:p><w:pPr><w:pStyle w:val="Tabla8"/><w:widowControl/><w:jc w:val="left"/><w:rPr><w:kern w:val="0"/><w:szCs w:val="24"/><w:lang w:val="es-CO" w:eastAsia="en-US" w:bidi="ar-SA"/><w:ins w:id="22869" w:author="Unknown Author" w:date="2026-10-30T04:17:53Z"></w:ins></w:rPr></w:pPr><w:ins w:id="22868" w:author="Unknown Author" w:date="2026-10-30T04:17:53Z"><w:r><w:rPr><w:kern w:val="0"/><w:szCs w:val="24"/><w:lang w:val="es-CO" w:eastAsia="en-US" w:bidi="ar-SA"/></w:rPr><w:t>Profesional de convenios y custodia</w:t></w:r></w:ins></w:p></w:tc><w:tc><w:tcPr><w:tcW w:w="1078" w:type="dxa"/><w:tcBorders></w:tcBorders><w:shd w:color="auto" w:fill="F7F7F7" w:val="clear"/></w:tcPr><w:p><w:pPr><w:pStyle w:val="Tabla8"/><w:widowControl/><w:jc w:val="left"/><w:rPr><w:kern w:val="0"/><w:szCs w:val="24"/><w:lang w:val="es-CO" w:eastAsia="en-US" w:bidi="ar-SA"/><w:ins w:id="22871" w:author="Unknown Author" w:date="2026-10-30T04:17:53Z"></w:ins></w:rPr></w:pPr><w:ins w:id="22870" w:author="Unknown Author" w:date="2026-10-30T04:17:53Z"><w:r><w:rPr><w:kern w:val="0"/><w:szCs w:val="24"/><w:lang w:val="es-CO" w:eastAsia="en-US" w:bidi="ar-SA"/></w:rPr><w:t>persona-mes</w:t></w:r></w:ins></w:p></w:tc><w:tc><w:tcPr><w:tcW w:w="830" w:type="dxa"/><w:tcBorders></w:tcBorders><w:shd w:color="auto" w:fill="F7F7F7" w:val="clear"/></w:tcPr><w:p><w:pPr><w:pStyle w:val="Tabla8"/><w:widowControl/><w:jc w:val="left"/><w:rPr><w:kern w:val="0"/><w:szCs w:val="24"/><w:lang w:val="es-CO" w:eastAsia="en-US" w:bidi="ar-SA"/><w:ins w:id="22873" w:author="Unknown Author" w:date="2026-10-30T04:17:53Z"></w:ins></w:rPr></w:pPr><w:ins w:id="22872" w:author="Unknown Author" w:date="2026-10-30T04:17:53Z"><w:r><w:rPr><w:kern w:val="0"/><w:szCs w:val="24"/><w:lang w:val="es-CO" w:eastAsia="en-US" w:bidi="ar-SA"/></w:rPr><w:t>24</w:t></w:r></w:ins></w:p></w:tc><w:tc><w:tcPr><w:tcW w:w="1243" w:type="dxa"/><w:tcBorders></w:tcBorders><w:shd w:color="auto" w:fill="F7F7F7" w:val="clear"/></w:tcPr><w:p><w:pPr><w:pStyle w:val="Tabla8"/><w:widowControl/><w:jc w:val="left"/><w:rPr><w:kern w:val="0"/><w:szCs w:val="24"/><w:lang w:val="es-CO" w:eastAsia="en-US" w:bidi="ar-SA"/><w:ins w:id="22875" w:author="Unknown Author" w:date="2026-10-30T04:17:53Z"></w:ins></w:rPr></w:pPr><w:ins w:id="22874" w:author="Unknown Author" w:date="2026-10-30T04:17:53Z"><w:r><w:rPr><w:kern w:val="0"/><w:szCs w:val="24"/><w:lang w:val="es-CO" w:eastAsia="en-US" w:bidi="ar-SA"/></w:rPr><w:t>$ 7.182.212</w:t></w:r></w:ins></w:p></w:tc><w:tc><w:tcPr><w:tcW w:w="1493" w:type="dxa"/><w:tcBorders></w:tcBorders><w:shd w:color="auto" w:fill="F7F7F7" w:val="clear"/></w:tcPr><w:p><w:pPr><w:pStyle w:val="Tabla8"/><w:widowControl/><w:jc w:val="left"/><w:rPr><w:kern w:val="0"/><w:szCs w:val="24"/><w:lang w:val="es-CO" w:eastAsia="en-US" w:bidi="ar-SA"/><w:ins w:id="22877" w:author="Unknown Author" w:date="2026-10-30T04:17:53Z"></w:ins></w:rPr></w:pPr><w:ins w:id="22876" w:author="Unknown Author" w:date="2026-10-30T04:17:53Z"><w:r><w:rPr><w:kern w:val="0"/><w:szCs w:val="24"/><w:lang w:val="es-CO" w:eastAsia="en-US" w:bidi="ar-SA"/></w:rPr><w:t>$ 172.373.095</w:t></w:r></w:ins></w:p></w:tc><w:tc><w:tcPr><w:tcW w:w="913" w:type="dxa"/><w:tcBorders></w:tcBorders><w:shd w:color="auto" w:fill="F7F7F7" w:val="clear"/></w:tcPr><w:p><w:pPr><w:pStyle w:val="Tabla8"/><w:widowControl/><w:jc w:val="left"/><w:rPr><w:kern w:val="0"/><w:szCs w:val="24"/><w:lang w:val="es-CO" w:eastAsia="en-US" w:bidi="ar-SA"/><w:ins w:id="22879" w:author="Unknown Author" w:date="2026-10-30T04:17:53Z"></w:ins></w:rPr></w:pPr><w:ins w:id="22878" w:author="Unknown Author" w:date="2026-10-30T04:17:53Z"><w:r><w:rPr><w:kern w:val="0"/><w:szCs w:val="24"/><w:lang w:val="es-CO" w:eastAsia="en-US" w:bidi="ar-SA"/></w:rPr><w:t>3.1</w:t></w:r></w:ins></w:p></w:tc><w:tc><w:tcPr><w:tcW w:w="746" w:type="dxa"/><w:tcBorders></w:tcBorders><w:shd w:color="auto" w:fill="F7F7F7" w:val="clear"/></w:tcPr><w:p><w:pPr><w:pStyle w:val="Tabla8"/><w:widowControl/><w:jc w:val="left"/><w:rPr><w:kern w:val="0"/><w:szCs w:val="24"/><w:lang w:val="es-CO" w:eastAsia="en-US" w:bidi="ar-SA"/><w:ins w:id="22881" w:author="Unknown Author" w:date="2026-10-30T04:17:53Z"></w:ins></w:rPr></w:pPr><w:ins w:id="22880" w:author="Unknown Author" w:date="2026-10-30T04:17:53Z"><w:r><w:rPr><w:kern w:val="0"/><w:szCs w:val="24"/><w:lang w:val="es-CO" w:eastAsia="en-US" w:bidi="ar-SA"/></w:rPr><w:t>M1–M24</w:t></w:r></w:ins></w:p></w:tc></w:tr><w:tr><w:trPr><w:ins w:id="22882" w:author="Unknown Author" w:date="2026-10-30T04:17:53Z"/><w:cantSplit w:val="true"/></w:trPr><w:tc><w:tcPr><w:tcW w:w="663" w:type="dxa"/><w:tcBorders></w:tcBorders></w:tcPr><w:p><w:pPr><w:pStyle w:val="Tabla8"/><w:widowControl/><w:jc w:val="left"/><w:rPr><w:kern w:val="0"/><w:szCs w:val="24"/><w:lang w:val="es-CO" w:eastAsia="en-US" w:bidi="ar-SA"/><w:ins w:id="22884" w:author="Unknown Author" w:date="2026-10-30T04:17:53Z"></w:ins></w:rPr></w:pPr><w:ins w:id="22883" w:author="Unknown Author" w:date="2026-10-30T04:17:53Z"><w:r><w:rPr><w:kern w:val="0"/><w:szCs w:val="24"/><w:lang w:val="es-CO" w:eastAsia="en-US" w:bidi="ar-SA"/></w:rPr><w:t>TH-23</w:t></w:r></w:ins></w:p></w:tc><w:tc><w:tcPr><w:tcW w:w="1411" w:type="dxa"/><w:tcBorders></w:tcBorders></w:tcPr><w:p><w:pPr><w:pStyle w:val="Tabla8"/><w:widowControl/><w:jc w:val="left"/><w:rPr><w:kern w:val="0"/><w:szCs w:val="24"/><w:lang w:val="es-CO" w:eastAsia="en-US" w:bidi="ar-SA"/><w:ins w:id="22886" w:author="Unknown Author" w:date="2026-10-30T04:17:53Z"></w:ins></w:rPr></w:pPr><w:ins w:id="22885" w:author="Unknown Author" w:date="2026-10-30T04:17:53Z"><w:r><w:rPr><w:kern w:val="0"/><w:szCs w:val="24"/><w:lang w:val="es-CO" w:eastAsia="en-US" w:bidi="ar-SA"/></w:rPr><w:t>Talento Humano</w:t></w:r></w:ins></w:p></w:tc><w:tc><w:tcPr><w:tcW w:w="1576" w:type="dxa"/><w:tcBorders></w:tcBorders></w:tcPr><w:p><w:pPr><w:pStyle w:val="Tabla8"/><w:widowControl/><w:jc w:val="left"/><w:rPr><w:kern w:val="0"/><w:szCs w:val="24"/><w:lang w:val="es-CO" w:eastAsia="en-US" w:bidi="ar-SA"/><w:ins w:id="22888" w:author="Unknown Author" w:date="2026-10-30T04:17:53Z"></w:ins></w:rPr></w:pPr><w:ins w:id="22887" w:author="Unknown Author" w:date="2026-10-30T04:17:53Z"><w:r><w:rPr><w:kern w:val="0"/><w:szCs w:val="24"/><w:lang w:val="es-CO" w:eastAsia="en-US" w:bidi="ar-SA"/></w:rPr><w:t>Investigador líder en modelación atmosférica y dispersión de contaminantes</w:t></w:r></w:ins></w:p></w:tc><w:tc><w:tcPr><w:tcW w:w="1078" w:type="dxa"/><w:tcBorders></w:tcBorders></w:tcPr><w:p><w:pPr><w:pStyle w:val="Tabla8"/><w:widowControl/><w:jc w:val="left"/><w:rPr><w:kern w:val="0"/><w:szCs w:val="24"/><w:lang w:val="es-CO" w:eastAsia="en-US" w:bidi="ar-SA"/><w:ins w:id="22890" w:author="Unknown Author" w:date="2026-10-30T04:17:53Z"></w:ins></w:rPr></w:pPr><w:ins w:id="22889" w:author="Unknown Author" w:date="2026-10-30T04:17:53Z"><w:r><w:rPr><w:kern w:val="0"/><w:szCs w:val="24"/><w:lang w:val="es-CO" w:eastAsia="en-US" w:bidi="ar-SA"/></w:rPr><w:t>persona-mes</w:t></w:r></w:ins></w:p></w:tc><w:tc><w:tcPr><w:tcW w:w="830" w:type="dxa"/><w:tcBorders></w:tcBorders></w:tcPr><w:p><w:pPr><w:pStyle w:val="Tabla8"/><w:widowControl/><w:jc w:val="left"/><w:rPr><w:kern w:val="0"/><w:szCs w:val="24"/><w:lang w:val="es-CO" w:eastAsia="en-US" w:bidi="ar-SA"/><w:ins w:id="22892" w:author="Unknown Author" w:date="2026-10-30T04:17:53Z"></w:ins></w:rPr></w:pPr><w:ins w:id="22891" w:author="Unknown Author" w:date="2026-10-30T04:17:53Z"><w:r><w:rPr><w:kern w:val="0"/><w:szCs w:val="24"/><w:lang w:val="es-CO" w:eastAsia="en-US" w:bidi="ar-SA"/></w:rPr><w:t>22</w:t></w:r></w:ins></w:p></w:tc><w:tc><w:tcPr><w:tcW w:w="1243" w:type="dxa"/><w:tcBorders></w:tcBorders></w:tcPr><w:p><w:pPr><w:pStyle w:val="Tabla8"/><w:widowControl/><w:jc w:val="left"/><w:rPr><w:kern w:val="0"/><w:szCs w:val="24"/><w:lang w:val="es-CO" w:eastAsia="en-US" w:bidi="ar-SA"/><w:ins w:id="22894" w:author="Unknown Author" w:date="2026-10-30T04:17:53Z"></w:ins></w:rPr></w:pPr><w:ins w:id="22893" w:author="Unknown Author" w:date="2026-10-30T04:17:53Z"><w:r><w:rPr><w:kern w:val="0"/><w:szCs w:val="24"/><w:lang w:val="es-CO" w:eastAsia="en-US" w:bidi="ar-SA"/></w:rPr><w:t>$ 13.497.090</w:t></w:r></w:ins></w:p></w:tc><w:tc><w:tcPr><w:tcW w:w="1493" w:type="dxa"/><w:tcBorders></w:tcBorders></w:tcPr><w:p><w:pPr><w:pStyle w:val="Tabla8"/><w:widowControl/><w:jc w:val="left"/><w:rPr><w:kern w:val="0"/><w:szCs w:val="24"/><w:lang w:val="es-CO" w:eastAsia="en-US" w:bidi="ar-SA"/><w:ins w:id="22896" w:author="Unknown Author" w:date="2026-10-30T04:17:53Z"></w:ins></w:rPr></w:pPr><w:ins w:id="22895" w:author="Unknown Author" w:date="2026-10-30T04:17:53Z"><w:r><w:rPr><w:kern w:val="0"/><w:szCs w:val="24"/><w:lang w:val="es-CO" w:eastAsia="en-US" w:bidi="ar-SA"/></w:rPr><w:t>$ 296.935.990</w:t></w:r></w:ins></w:p></w:tc><w:tc><w:tcPr><w:tcW w:w="913" w:type="dxa"/><w:tcBorders></w:tcBorders></w:tcPr><w:p><w:pPr><w:pStyle w:val="Tabla8"/><w:widowControl/><w:jc w:val="left"/><w:rPr><w:kern w:val="0"/><w:szCs w:val="24"/><w:lang w:val="es-CO" w:eastAsia="en-US" w:bidi="ar-SA"/><w:ins w:id="22898" w:author="Unknown Author" w:date="2026-10-30T04:17:53Z"></w:ins></w:rPr></w:pPr><w:ins w:id="22897" w:author="Unknown Author" w:date="2026-10-30T04:17:53Z"><w:r><w:rPr><w:kern w:val="0"/><w:szCs w:val="24"/><w:lang w:val="es-CO" w:eastAsia="en-US" w:bidi="ar-SA"/></w:rPr><w:t>2.5</w:t></w:r></w:ins></w:p></w:tc><w:tc><w:tcPr><w:tcW w:w="746" w:type="dxa"/><w:tcBorders></w:tcBorders></w:tcPr><w:p><w:pPr><w:pStyle w:val="Tabla8"/><w:widowControl/><w:jc w:val="left"/><w:rPr><w:kern w:val="0"/><w:szCs w:val="24"/><w:lang w:val="es-CO" w:eastAsia="en-US" w:bidi="ar-SA"/><w:ins w:id="22900" w:author="Unknown Author" w:date="2026-10-30T04:17:53Z"></w:ins></w:rPr></w:pPr><w:ins w:id="22899" w:author="Unknown Author" w:date="2026-10-30T04:17:53Z"><w:r><w:rPr><w:kern w:val="0"/><w:szCs w:val="24"/><w:lang w:val="es-CO" w:eastAsia="en-US" w:bidi="ar-SA"/></w:rPr><w:t>M3–M24</w:t></w:r></w:ins></w:p></w:tc></w:tr><w:tr><w:trPr><w:ins w:id="22901" w:author="Unknown Author" w:date="2026-10-30T04:17:53Z"/><w:cantSplit w:val="true"/></w:trPr><w:tc><w:tcPr><w:tcW w:w="663" w:type="dxa"/><w:tcBorders></w:tcBorders><w:shd w:color="auto" w:fill="F7F7F7" w:val="clear"/></w:tcPr><w:p><w:pPr><w:pStyle w:val="Tabla8"/><w:widowControl/><w:jc w:val="left"/><w:rPr><w:kern w:val="0"/><w:szCs w:val="24"/><w:lang w:val="es-CO" w:eastAsia="en-US" w:bidi="ar-SA"/><w:ins w:id="22903" w:author="Unknown Author" w:date="2026-10-30T04:17:53Z"></w:ins></w:rPr></w:pPr><w:ins w:id="22902" w:author="Unknown Author" w:date="2026-10-30T04:17:53Z"><w:r><w:rPr><w:kern w:val="0"/><w:szCs w:val="24"/><w:lang w:val="es-CO" w:eastAsia="en-US" w:bidi="ar-SA"/></w:rPr><w:t>TH-24</w:t></w:r></w:ins></w:p></w:tc><w:tc><w:tcPr><w:tcW w:w="1411" w:type="dxa"/><w:tcBorders></w:tcBorders><w:shd w:color="auto" w:fill="F7F7F7" w:val="clear"/></w:tcPr><w:p><w:pPr><w:pStyle w:val="Tabla8"/><w:widowControl/><w:jc w:val="left"/><w:rPr><w:kern w:val="0"/><w:szCs w:val="24"/><w:lang w:val="es-CO" w:eastAsia="en-US" w:bidi="ar-SA"/><w:ins w:id="22905" w:author="Unknown Author" w:date="2026-10-30T04:17:53Z"></w:ins></w:rPr></w:pPr><w:ins w:id="22904" w:author="Unknown Author" w:date="2026-10-30T04:17:53Z"><w:r><w:rPr><w:kern w:val="0"/><w:szCs w:val="24"/><w:lang w:val="es-CO" w:eastAsia="en-US" w:bidi="ar-SA"/></w:rPr><w:t>Talento Humano</w:t></w:r></w:ins></w:p></w:tc><w:tc><w:tcPr><w:tcW w:w="1576" w:type="dxa"/><w:tcBorders></w:tcBorders><w:shd w:color="auto" w:fill="F7F7F7" w:val="clear"/></w:tcPr><w:p><w:pPr><w:pStyle w:val="Tabla8"/><w:widowControl/><w:jc w:val="left"/><w:rPr><w:kern w:val="0"/><w:szCs w:val="24"/><w:lang w:val="es-CO" w:eastAsia="en-US" w:bidi="ar-SA"/><w:ins w:id="22907" w:author="Unknown Author" w:date="2026-10-30T04:17:53Z"></w:ins></w:rPr></w:pPr><w:ins w:id="22906" w:author="Unknown Author" w:date="2026-10-30T04:17:53Z"><w:r><w:rPr><w:kern w:val="0"/><w:szCs w:val="24"/><w:lang w:val="es-CO" w:eastAsia="en-US" w:bidi="ar-SA"/></w:rPr><w:t>Ingeniero en dinámica de fluidos computacional y cómputo de alto rendimiento</w:t></w:r></w:ins></w:p></w:tc><w:tc><w:tcPr><w:tcW w:w="1078" w:type="dxa"/><w:tcBorders></w:tcBorders><w:shd w:color="auto" w:fill="F7F7F7" w:val="clear"/></w:tcPr><w:p><w:pPr><w:pStyle w:val="Tabla8"/><w:widowControl/><w:jc w:val="left"/><w:rPr><w:kern w:val="0"/><w:szCs w:val="24"/><w:lang w:val="es-CO" w:eastAsia="en-US" w:bidi="ar-SA"/><w:ins w:id="22909" w:author="Unknown Author" w:date="2026-10-30T04:17:53Z"></w:ins></w:rPr></w:pPr><w:ins w:id="22908" w:author="Unknown Author" w:date="2026-10-30T04:17:53Z"><w:r><w:rPr><w:kern w:val="0"/><w:szCs w:val="24"/><w:lang w:val="es-CO" w:eastAsia="en-US" w:bidi="ar-SA"/></w:rPr><w:t>persona-mes</w:t></w:r></w:ins></w:p></w:tc><w:tc><w:tcPr><w:tcW w:w="830" w:type="dxa"/><w:tcBorders></w:tcBorders><w:shd w:color="auto" w:fill="F7F7F7" w:val="clear"/></w:tcPr><w:p><w:pPr><w:pStyle w:val="Tabla8"/><w:widowControl/><w:jc w:val="left"/><w:rPr><w:kern w:val="0"/><w:szCs w:val="24"/><w:lang w:val="es-CO" w:eastAsia="en-US" w:bidi="ar-SA"/><w:ins w:id="22911" w:author="Unknown Author" w:date="2026-10-30T04:17:53Z"></w:ins></w:rPr></w:pPr><w:ins w:id="22910" w:author="Unknown Author" w:date="2026-10-30T04:17:53Z"><w:r><w:rPr><w:kern w:val="0"/><w:szCs w:val="24"/><w:lang w:val="es-CO" w:eastAsia="en-US" w:bidi="ar-SA"/></w:rPr><w:t>20</w:t></w:r></w:ins></w:p></w:tc><w:tc><w:tcPr><w:tcW w:w="1243" w:type="dxa"/><w:tcBorders></w:tcBorders><w:shd w:color="auto" w:fill="F7F7F7" w:val="clear"/></w:tcPr><w:p><w:pPr><w:pStyle w:val="Tabla8"/><w:widowControl/><w:jc w:val="left"/><w:rPr><w:kern w:val="0"/><w:szCs w:val="24"/><w:lang w:val="es-CO" w:eastAsia="en-US" w:bidi="ar-SA"/><w:ins w:id="22913" w:author="Unknown Author" w:date="2026-10-30T04:17:53Z"></w:ins></w:rPr></w:pPr><w:ins w:id="22912" w:author="Unknown Author" w:date="2026-10-30T04:17:53Z"><w:r><w:rPr><w:kern w:val="0"/><w:szCs w:val="24"/><w:lang w:val="es-CO" w:eastAsia="en-US" w:bidi="ar-SA"/></w:rPr><w:t>$ 10.375.776</w:t></w:r></w:ins></w:p></w:tc><w:tc><w:tcPr><w:tcW w:w="1493" w:type="dxa"/><w:tcBorders></w:tcBorders><w:shd w:color="auto" w:fill="F7F7F7" w:val="clear"/></w:tcPr><w:p><w:pPr><w:pStyle w:val="Tabla8"/><w:widowControl/><w:jc w:val="left"/><w:rPr><w:kern w:val="0"/><w:szCs w:val="24"/><w:lang w:val="es-CO" w:eastAsia="en-US" w:bidi="ar-SA"/><w:ins w:id="22915" w:author="Unknown Author" w:date="2026-10-30T04:17:53Z"></w:ins></w:rPr></w:pPr><w:ins w:id="22914" w:author="Unknown Author" w:date="2026-10-30T04:17:53Z"><w:r><w:rPr><w:kern w:val="0"/><w:szCs w:val="24"/><w:lang w:val="es-CO" w:eastAsia="en-US" w:bidi="ar-SA"/></w:rPr><w:t>$ 207.515.515</w:t></w:r></w:ins></w:p></w:tc><w:tc><w:tcPr><w:tcW w:w="913" w:type="dxa"/><w:tcBorders></w:tcBorders><w:shd w:color="auto" w:fill="F7F7F7" w:val="clear"/></w:tcPr><w:p><w:pPr><w:pStyle w:val="Tabla8"/><w:widowControl/><w:jc w:val="left"/><w:rPr><w:kern w:val="0"/><w:szCs w:val="24"/><w:lang w:val="es-CO" w:eastAsia="en-US" w:bidi="ar-SA"/><w:ins w:id="22917" w:author="Unknown Author" w:date="2026-10-30T04:17:53Z"></w:ins></w:rPr></w:pPr><w:ins w:id="22916" w:author="Unknown Author" w:date="2026-10-30T04:17:53Z"><w:r><w:rPr><w:kern w:val="0"/><w:szCs w:val="24"/><w:lang w:val="es-CO" w:eastAsia="en-US" w:bidi="ar-SA"/></w:rPr><w:t>2.6</w:t></w:r></w:ins></w:p></w:tc><w:tc><w:tcPr><w:tcW w:w="746" w:type="dxa"/><w:tcBorders></w:tcBorders><w:shd w:color="auto" w:fill="F7F7F7" w:val="clear"/></w:tcPr><w:p><w:pPr><w:pStyle w:val="Tabla8"/><w:widowControl/><w:jc w:val="left"/><w:rPr><w:kern w:val="0"/><w:szCs w:val="24"/><w:lang w:val="es-CO" w:eastAsia="en-US" w:bidi="ar-SA"/><w:ins w:id="22919" w:author="Unknown Author" w:date="2026-10-30T04:17:53Z"></w:ins></w:rPr></w:pPr><w:ins w:id="22918" w:author="Unknown Author" w:date="2026-10-30T04:17:53Z"><w:r><w:rPr><w:kern w:val="0"/><w:szCs w:val="24"/><w:lang w:val="es-CO" w:eastAsia="en-US" w:bidi="ar-SA"/></w:rPr><w:t>M5–M24</w:t></w:r></w:ins></w:p></w:tc></w:tr><w:tr><w:trPr><w:ins w:id="22920" w:author="Unknown Author" w:date="2026-10-30T04:17:53Z"/><w:cantSplit w:val="true"/></w:trPr><w:tc><w:tcPr><w:tcW w:w="663" w:type="dxa"/><w:tcBorders></w:tcBorders></w:tcPr><w:p><w:pPr><w:pStyle w:val="Tabla8"/><w:widowControl/><w:jc w:val="left"/><w:rPr><w:kern w:val="0"/><w:szCs w:val="24"/><w:lang w:val="es-CO" w:eastAsia="en-US" w:bidi="ar-SA"/><w:ins w:id="22922" w:author="Unknown Author" w:date="2026-10-30T04:17:53Z"></w:ins></w:rPr></w:pPr><w:ins w:id="22921" w:author="Unknown Author" w:date="2026-10-30T04:17:53Z"><w:r><w:rPr><w:kern w:val="0"/><w:szCs w:val="24"/><w:lang w:val="es-CO" w:eastAsia="en-US" w:bidi="ar-SA"/></w:rPr><w:t>TH-25</w:t></w:r></w:ins></w:p></w:tc><w:tc><w:tcPr><w:tcW w:w="1411" w:type="dxa"/><w:tcBorders></w:tcBorders></w:tcPr><w:p><w:pPr><w:pStyle w:val="Tabla8"/><w:widowControl/><w:jc w:val="left"/><w:rPr><w:kern w:val="0"/><w:szCs w:val="24"/><w:lang w:val="es-CO" w:eastAsia="en-US" w:bidi="ar-SA"/><w:ins w:id="22924" w:author="Unknown Author" w:date="2026-10-30T04:17:53Z"></w:ins></w:rPr></w:pPr><w:ins w:id="22923" w:author="Unknown Author" w:date="2026-10-30T04:17:53Z"><w:r><w:rPr><w:kern w:val="0"/><w:szCs w:val="24"/><w:lang w:val="es-CO" w:eastAsia="en-US" w:bidi="ar-SA"/></w:rPr><w:t>Talento Humano</w:t></w:r></w:ins></w:p></w:tc><w:tc><w:tcPr><w:tcW w:w="1576" w:type="dxa"/><w:tcBorders></w:tcBorders></w:tcPr><w:p><w:pPr><w:pStyle w:val="Tabla8"/><w:widowControl/><w:jc w:val="left"/><w:rPr><w:kern w:val="0"/><w:szCs w:val="24"/><w:lang w:val="es-CO" w:eastAsia="en-US" w:bidi="ar-SA"/><w:ins w:id="22926" w:author="Unknown Author" w:date="2026-10-30T04:17:53Z"></w:ins></w:rPr></w:pPr><w:ins w:id="22925" w:author="Unknown Author" w:date="2026-10-30T04:17:53Z"><w:r><w:rPr><w:kern w:val="0"/><w:szCs w:val="24"/><w:lang w:val="es-CO" w:eastAsia="en-US" w:bidi="ar-SA"/></w:rPr><w:t>Ingeniero en demolición y control de polvo en obra</w:t></w:r></w:ins></w:p></w:tc><w:tc><w:tcPr><w:tcW w:w="1078" w:type="dxa"/><w:tcBorders></w:tcBorders></w:tcPr><w:p><w:pPr><w:pStyle w:val="Tabla8"/><w:widowControl/><w:jc w:val="left"/><w:rPr><w:kern w:val="0"/><w:szCs w:val="24"/><w:lang w:val="es-CO" w:eastAsia="en-US" w:bidi="ar-SA"/><w:ins w:id="22928" w:author="Unknown Author" w:date="2026-10-30T04:17:53Z"></w:ins></w:rPr></w:pPr><w:ins w:id="22927" w:author="Unknown Author" w:date="2026-10-30T04:17:53Z"><w:r><w:rPr><w:kern w:val="0"/><w:szCs w:val="24"/><w:lang w:val="es-CO" w:eastAsia="en-US" w:bidi="ar-SA"/></w:rPr><w:t>persona-mes</w:t></w:r></w:ins></w:p></w:tc><w:tc><w:tcPr><w:tcW w:w="830" w:type="dxa"/><w:tcBorders></w:tcBorders></w:tcPr><w:p><w:pPr><w:pStyle w:val="Tabla8"/><w:widowControl/><w:jc w:val="left"/><w:rPr><w:kern w:val="0"/><w:szCs w:val="24"/><w:lang w:val="es-CO" w:eastAsia="en-US" w:bidi="ar-SA"/><w:ins w:id="22930" w:author="Unknown Author" w:date="2026-10-30T04:17:53Z"></w:ins></w:rPr></w:pPr><w:ins w:id="22929" w:author="Unknown Author" w:date="2026-10-30T04:17:53Z"><w:r><w:rPr><w:kern w:val="0"/><w:szCs w:val="24"/><w:lang w:val="es-CO" w:eastAsia="en-US" w:bidi="ar-SA"/></w:rPr><w:t>14</w:t></w:r></w:ins></w:p></w:tc><w:tc><w:tcPr><w:tcW w:w="1243" w:type="dxa"/><w:tcBorders></w:tcBorders></w:tcPr><w:p><w:pPr><w:pStyle w:val="Tabla8"/><w:widowControl/><w:jc w:val="left"/><w:rPr><w:kern w:val="0"/><w:szCs w:val="24"/><w:lang w:val="es-CO" w:eastAsia="en-US" w:bidi="ar-SA"/><w:ins w:id="22932" w:author="Unknown Author" w:date="2026-10-30T04:17:53Z"></w:ins></w:rPr></w:pPr><w:ins w:id="22931" w:author="Unknown Author" w:date="2026-10-30T04:17:53Z"><w:r><w:rPr><w:kern w:val="0"/><w:szCs w:val="24"/><w:lang w:val="es-CO" w:eastAsia="en-US" w:bidi="ar-SA"/></w:rPr><w:t>$ 10.507.806</w:t></w:r></w:ins></w:p></w:tc><w:tc><w:tcPr><w:tcW w:w="1493" w:type="dxa"/><w:tcBorders></w:tcBorders></w:tcPr><w:p><w:pPr><w:pStyle w:val="Tabla8"/><w:widowControl/><w:jc w:val="left"/><w:rPr><w:kern w:val="0"/><w:szCs w:val="24"/><w:lang w:val="es-CO" w:eastAsia="en-US" w:bidi="ar-SA"/><w:ins w:id="22934" w:author="Unknown Author" w:date="2026-10-30T04:17:53Z"></w:ins></w:rPr></w:pPr><w:ins w:id="22933" w:author="Unknown Author" w:date="2026-10-30T04:17:53Z"><w:r><w:rPr><w:kern w:val="0"/><w:szCs w:val="24"/><w:lang w:val="es-CO" w:eastAsia="en-US" w:bidi="ar-SA"/></w:rPr><w:t>$ 147.109.291</w:t></w:r></w:ins></w:p></w:tc><w:tc><w:tcPr><w:tcW w:w="913" w:type="dxa"/><w:tcBorders></w:tcBorders></w:tcPr><w:p><w:pPr><w:pStyle w:val="Tabla8"/><w:widowControl/><w:jc w:val="left"/><w:rPr><w:kern w:val="0"/><w:szCs w:val="24"/><w:lang w:val="es-CO" w:eastAsia="en-US" w:bidi="ar-SA"/><w:ins w:id="22936" w:author="Unknown Author" w:date="2026-10-30T04:17:53Z"></w:ins></w:rPr></w:pPr><w:ins w:id="22935" w:author="Unknown Author" w:date="2026-10-30T04:17:53Z"><w:r><w:rPr><w:kern w:val="0"/><w:szCs w:val="24"/><w:lang w:val="es-CO" w:eastAsia="en-US" w:bidi="ar-SA"/></w:rPr><w:t>2.5</w:t></w:r></w:ins></w:p></w:tc><w:tc><w:tcPr><w:tcW w:w="746" w:type="dxa"/><w:tcBorders></w:tcBorders></w:tcPr><w:p><w:pPr><w:pStyle w:val="Tabla8"/><w:widowControl/><w:jc w:val="left"/><w:rPr><w:kern w:val="0"/><w:szCs w:val="24"/><w:lang w:val="es-CO" w:eastAsia="en-US" w:bidi="ar-SA"/><w:ins w:id="22938" w:author="Unknown Author" w:date="2026-10-30T04:17:53Z"></w:ins></w:rPr></w:pPr><w:ins w:id="22937" w:author="Unknown Author" w:date="2026-10-30T04:17:53Z"><w:r><w:rPr><w:kern w:val="0"/><w:szCs w:val="24"/><w:lang w:val="es-CO" w:eastAsia="en-US" w:bidi="ar-SA"/></w:rPr><w:t>M11–M24</w:t></w:r></w:ins></w:p></w:tc></w:tr><w:tr><w:trPr><w:ins w:id="22939" w:author="Unknown Author" w:date="2026-10-30T04:17:53Z"/><w:cantSplit w:val="true"/></w:trPr><w:tc><w:tcPr><w:tcW w:w="663" w:type="dxa"/><w:tcBorders></w:tcBorders><w:shd w:color="auto" w:fill="F7F7F7" w:val="clear"/></w:tcPr><w:p><w:pPr><w:pStyle w:val="Tabla8"/><w:widowControl/><w:jc w:val="left"/><w:rPr><w:kern w:val="0"/><w:szCs w:val="24"/><w:lang w:val="es-CO" w:eastAsia="en-US" w:bidi="ar-SA"/><w:ins w:id="22941" w:author="Unknown Author" w:date="2026-10-30T04:17:53Z"></w:ins></w:rPr></w:pPr><w:ins w:id="22940" w:author="Unknown Author" w:date="2026-10-30T04:17:53Z"><w:r><w:rPr><w:kern w:val="0"/><w:szCs w:val="24"/><w:lang w:val="es-CO" w:eastAsia="en-US" w:bidi="ar-SA"/></w:rPr><w:t>EQ-01</w:t></w:r></w:ins></w:p></w:tc><w:tc><w:tcPr><w:tcW w:w="1411" w:type="dxa"/><w:tcBorders></w:tcBorders><w:shd w:color="auto" w:fill="F7F7F7" w:val="clear"/></w:tcPr><w:p><w:pPr><w:pStyle w:val="Tabla8"/><w:widowControl/><w:jc w:val="left"/><w:rPr><w:kern w:val="0"/><w:szCs w:val="24"/><w:lang w:val="es-CO" w:eastAsia="en-US" w:bidi="ar-SA"/><w:ins w:id="22943" w:author="Unknown Author" w:date="2026-10-30T04:17:53Z"></w:ins></w:rPr></w:pPr><w:ins w:id="22942" w:author="Unknown Author" w:date="2026-10-30T04:17:53Z"><w:r><w:rPr><w:kern w:val="0"/><w:szCs w:val="24"/><w:lang w:val="es-CO" w:eastAsia="en-US" w:bidi="ar-SA"/></w:rPr><w:t>Equipos y software</w:t></w:r></w:ins></w:p></w:tc><w:tc><w:tcPr><w:tcW w:w="1576" w:type="dxa"/><w:tcBorders></w:tcBorders><w:shd w:color="auto" w:fill="F7F7F7" w:val="clear"/></w:tcPr><w:p><w:pPr><w:pStyle w:val="Tabla8"/><w:widowControl/><w:jc w:val="left"/><w:rPr><w:kern w:val="0"/><w:szCs w:val="24"/><w:lang w:val="es-CO" w:eastAsia="en-US" w:bidi="ar-SA"/><w:ins w:id="22945" w:author="Unknown Author" w:date="2026-10-30T04:17:53Z"></w:ins></w:rPr></w:pPr><w:ins w:id="22944" w:author="Unknown Author" w:date="2026-10-30T04:17:53Z"><w:r><w:rPr><w:kern w:val="0"/><w:szCs w:val="24"/><w:lang w:val="es-CO" w:eastAsia="en-US" w:bidi="ar-SA"/></w:rPr><w:t>Nodo IoT de medición de PM2,5 y PM10 con comunicación de baja potencia</w:t></w:r></w:ins></w:p></w:tc><w:tc><w:tcPr><w:tcW w:w="1078" w:type="dxa"/><w:tcBorders></w:tcBorders><w:shd w:color="auto" w:fill="F7F7F7" w:val="clear"/></w:tcPr><w:p><w:pPr><w:pStyle w:val="Tabla8"/><w:widowControl/><w:jc w:val="left"/><w:rPr><w:kern w:val="0"/><w:szCs w:val="24"/><w:lang w:val="es-CO" w:eastAsia="en-US" w:bidi="ar-SA"/><w:ins w:id="22947" w:author="Unknown Author" w:date="2026-10-30T04:17:53Z"></w:ins></w:rPr></w:pPr><w:ins w:id="22946" w:author="Unknown Author" w:date="2026-10-30T04:17:53Z"><w:r><w:rPr><w:kern w:val="0"/><w:szCs w:val="24"/><w:lang w:val="es-CO" w:eastAsia="en-US" w:bidi="ar-SA"/></w:rPr><w:t>unidad</w:t></w:r></w:ins></w:p></w:tc><w:tc><w:tcPr><w:tcW w:w="830" w:type="dxa"/><w:tcBorders></w:tcBorders><w:shd w:color="auto" w:fill="F7F7F7" w:val="clear"/></w:tcPr><w:p><w:pPr><w:pStyle w:val="Tabla8"/><w:widowControl/><w:jc w:val="left"/><w:rPr><w:kern w:val="0"/><w:szCs w:val="24"/><w:lang w:val="es-CO" w:eastAsia="en-US" w:bidi="ar-SA"/><w:ins w:id="22949" w:author="Unknown Author" w:date="2026-10-30T04:17:53Z"></w:ins></w:rPr></w:pPr><w:ins w:id="22948" w:author="Unknown Author" w:date="2026-10-30T04:17:53Z"><w:r><w:rPr><w:kern w:val="0"/><w:szCs w:val="24"/><w:lang w:val="es-CO" w:eastAsia="en-US" w:bidi="ar-SA"/></w:rPr><w:t>120</w:t></w:r></w:ins></w:p></w:tc><w:tc><w:tcPr><w:tcW w:w="1243" w:type="dxa"/><w:tcBorders></w:tcBorders><w:shd w:color="auto" w:fill="F7F7F7" w:val="clear"/></w:tcPr><w:p><w:pPr><w:pStyle w:val="Tabla8"/><w:widowControl/><w:jc w:val="left"/><w:rPr><w:kern w:val="0"/><w:szCs w:val="24"/><w:lang w:val="es-CO" w:eastAsia="en-US" w:bidi="ar-SA"/><w:ins w:id="22951" w:author="Unknown Author" w:date="2026-10-30T04:17:53Z"></w:ins></w:rPr></w:pPr><w:ins w:id="22950" w:author="Unknown Author" w:date="2026-10-30T04:17:53Z"><w:r><w:rPr><w:kern w:val="0"/><w:szCs w:val="24"/><w:lang w:val="es-CO" w:eastAsia="en-US" w:bidi="ar-SA"/></w:rPr><w:t>$ 16.082.850</w:t></w:r></w:ins></w:p></w:tc><w:tc><w:tcPr><w:tcW w:w="1493" w:type="dxa"/><w:tcBorders></w:tcBorders><w:shd w:color="auto" w:fill="F7F7F7" w:val="clear"/></w:tcPr><w:p><w:pPr><w:pStyle w:val="Tabla8"/><w:widowControl/><w:jc w:val="left"/><w:rPr><w:kern w:val="0"/><w:szCs w:val="24"/><w:lang w:val="es-CO" w:eastAsia="en-US" w:bidi="ar-SA"/><w:ins w:id="22953" w:author="Unknown Author" w:date="2026-10-30T04:17:53Z"></w:ins></w:rPr></w:pPr><w:ins w:id="22952" w:author="Unknown Author" w:date="2026-10-30T04:17:53Z"><w:r><w:rPr><w:kern w:val="0"/><w:szCs w:val="24"/><w:lang w:val="es-CO" w:eastAsia="en-US" w:bidi="ar-SA"/></w:rPr><w:t>$ 1.929.942.000</w:t></w:r></w:ins></w:p></w:tc><w:tc><w:tcPr><w:tcW w:w="913" w:type="dxa"/><w:tcBorders></w:tcBorders><w:shd w:color="auto" w:fill="F7F7F7" w:val="clear"/></w:tcPr><w:p><w:pPr><w:pStyle w:val="Tabla8"/><w:widowControl/><w:jc w:val="left"/><w:rPr><w:kern w:val="0"/><w:szCs w:val="24"/><w:lang w:val="es-CO" w:eastAsia="en-US" w:bidi="ar-SA"/><w:ins w:id="22955" w:author="Unknown Author" w:date="2026-10-30T04:17:53Z"></w:ins></w:rPr></w:pPr><w:ins w:id="22954" w:author="Unknown Author" w:date="2026-10-30T04:17:53Z"><w:r><w:rPr><w:kern w:val="0"/><w:szCs w:val="24"/><w:lang w:val="es-CO" w:eastAsia="en-US" w:bidi="ar-SA"/></w:rPr><w:t>1.2</w:t></w:r></w:ins></w:p></w:tc><w:tc><w:tcPr><w:tcW w:w="746" w:type="dxa"/><w:tcBorders></w:tcBorders><w:shd w:color="auto" w:fill="F7F7F7" w:val="clear"/></w:tcPr><w:p><w:pPr><w:pStyle w:val="Tabla8"/><w:widowControl/><w:jc w:val="left"/><w:rPr><w:kern w:val="0"/><w:szCs w:val="24"/><w:lang w:val="es-CO" w:eastAsia="en-US" w:bidi="ar-SA"/><w:ins w:id="22957" w:author="Unknown Author" w:date="2026-10-30T04:17:53Z"></w:ins></w:rPr></w:pPr><w:ins w:id="22956" w:author="Unknown Author" w:date="2026-10-30T04:17:53Z"><w:r><w:rPr><w:kern w:val="0"/><w:szCs w:val="24"/><w:lang w:val="es-CO" w:eastAsia="en-US" w:bidi="ar-SA"/></w:rPr><w:t>M4–M19</w:t></w:r></w:ins></w:p></w:tc></w:tr><w:tr><w:trPr><w:ins w:id="22958" w:author="Unknown Author" w:date="2026-10-30T04:17:53Z"/><w:cantSplit w:val="true"/></w:trPr><w:tc><w:tcPr><w:tcW w:w="663" w:type="dxa"/><w:tcBorders></w:tcBorders></w:tcPr><w:p><w:pPr><w:pStyle w:val="Tabla8"/><w:widowControl/><w:jc w:val="left"/><w:rPr><w:kern w:val="0"/><w:szCs w:val="24"/><w:lang w:val="es-CO" w:eastAsia="en-US" w:bidi="ar-SA"/><w:ins w:id="22960" w:author="Unknown Author" w:date="2026-10-30T04:17:53Z"></w:ins></w:rPr></w:pPr><w:ins w:id="22959" w:author="Unknown Author" w:date="2026-10-30T04:17:53Z"><w:r><w:rPr><w:kern w:val="0"/><w:szCs w:val="24"/><w:lang w:val="es-CO" w:eastAsia="en-US" w:bidi="ar-SA"/></w:rPr><w:t>EQ-02</w:t></w:r></w:ins></w:p></w:tc><w:tc><w:tcPr><w:tcW w:w="1411" w:type="dxa"/><w:tcBorders></w:tcBorders></w:tcPr><w:p><w:pPr><w:pStyle w:val="Tabla8"/><w:widowControl/><w:jc w:val="left"/><w:rPr><w:kern w:val="0"/><w:szCs w:val="24"/><w:lang w:val="es-CO" w:eastAsia="en-US" w:bidi="ar-SA"/><w:ins w:id="22962" w:author="Unknown Author" w:date="2026-10-30T04:17:53Z"></w:ins></w:rPr></w:pPr><w:ins w:id="22961" w:author="Unknown Author" w:date="2026-10-30T04:17:53Z"><w:r><w:rPr><w:kern w:val="0"/><w:szCs w:val="24"/><w:lang w:val="es-CO" w:eastAsia="en-US" w:bidi="ar-SA"/></w:rPr><w:t>Equipos y software</w:t></w:r></w:ins></w:p></w:tc><w:tc><w:tcPr><w:tcW w:w="1576" w:type="dxa"/><w:tcBorders></w:tcBorders></w:tcPr><w:p><w:pPr><w:pStyle w:val="Tabla8"/><w:widowControl/><w:jc w:val="left"/><w:rPr><w:kern w:val="0"/><w:szCs w:val="24"/><w:lang w:val="es-CO" w:eastAsia="en-US" w:bidi="ar-SA"/><w:ins w:id="22964" w:author="Unknown Author" w:date="2026-10-30T04:17:53Z"></w:ins></w:rPr></w:pPr><w:ins w:id="22963" w:author="Unknown Author" w:date="2026-10-30T04:17:53Z"><w:r><w:rPr><w:kern w:val="0"/><w:szCs w:val="24"/><w:lang w:val="es-CO" w:eastAsia="en-US" w:bidi="ar-SA"/></w:rPr><w:t>Cabezal óptico de partículas (repuesto y reposición)</w:t></w:r></w:ins></w:p></w:tc><w:tc><w:tcPr><w:tcW w:w="1078" w:type="dxa"/><w:tcBorders></w:tcBorders></w:tcPr><w:p><w:pPr><w:pStyle w:val="Tabla8"/><w:widowControl/><w:jc w:val="left"/><w:rPr><w:kern w:val="0"/><w:szCs w:val="24"/><w:lang w:val="es-CO" w:eastAsia="en-US" w:bidi="ar-SA"/><w:ins w:id="22966" w:author="Unknown Author" w:date="2026-10-30T04:17:53Z"></w:ins></w:rPr></w:pPr><w:ins w:id="22965" w:author="Unknown Author" w:date="2026-10-30T04:17:53Z"><w:r><w:rPr><w:kern w:val="0"/><w:szCs w:val="24"/><w:lang w:val="es-CO" w:eastAsia="en-US" w:bidi="ar-SA"/></w:rPr><w:t>unidad</w:t></w:r></w:ins></w:p></w:tc><w:tc><w:tcPr><w:tcW w:w="830" w:type="dxa"/><w:tcBorders></w:tcBorders></w:tcPr><w:p><w:pPr><w:pStyle w:val="Tabla8"/><w:widowControl/><w:jc w:val="left"/><w:rPr><w:kern w:val="0"/><w:szCs w:val="24"/><w:lang w:val="es-CO" w:eastAsia="en-US" w:bidi="ar-SA"/><w:ins w:id="22968" w:author="Unknown Author" w:date="2026-10-30T04:17:53Z"></w:ins></w:rPr></w:pPr><w:ins w:id="22967" w:author="Unknown Author" w:date="2026-10-30T04:17:53Z"><w:r><w:rPr><w:kern w:val="0"/><w:szCs w:val="24"/><w:lang w:val="es-CO" w:eastAsia="en-US" w:bidi="ar-SA"/></w:rPr><w:t>150</w:t></w:r></w:ins></w:p></w:tc><w:tc><w:tcPr><w:tcW w:w="1243" w:type="dxa"/><w:tcBorders></w:tcBorders></w:tcPr><w:p><w:pPr><w:pStyle w:val="Tabla8"/><w:widowControl/><w:jc w:val="left"/><w:rPr><w:kern w:val="0"/><w:szCs w:val="24"/><w:lang w:val="es-CO" w:eastAsia="en-US" w:bidi="ar-SA"/><w:ins w:id="22970" w:author="Unknown Author" w:date="2026-10-30T04:17:53Z"></w:ins></w:rPr></w:pPr><w:ins w:id="22969" w:author="Unknown Author" w:date="2026-10-30T04:17:53Z"><w:r><w:rPr><w:kern w:val="0"/><w:szCs w:val="24"/><w:lang w:val="es-CO" w:eastAsia="en-US" w:bidi="ar-SA"/></w:rPr><w:t>$ 1.200.000</w:t></w:r></w:ins></w:p></w:tc><w:tc><w:tcPr><w:tcW w:w="1493" w:type="dxa"/><w:tcBorders></w:tcBorders></w:tcPr><w:p><w:pPr><w:pStyle w:val="Tabla8"/><w:widowControl/><w:jc w:val="left"/><w:rPr><w:kern w:val="0"/><w:szCs w:val="24"/><w:lang w:val="es-CO" w:eastAsia="en-US" w:bidi="ar-SA"/><w:ins w:id="22972" w:author="Unknown Author" w:date="2026-10-30T04:17:53Z"></w:ins></w:rPr></w:pPr><w:ins w:id="22971" w:author="Unknown Author" w:date="2026-10-30T04:17:53Z"><w:r><w:rPr><w:kern w:val="0"/><w:szCs w:val="24"/><w:lang w:val="es-CO" w:eastAsia="en-US" w:bidi="ar-SA"/></w:rPr><w:t>$ 180.000.000</w:t></w:r></w:ins></w:p></w:tc><w:tc><w:tcPr><w:tcW w:w="913" w:type="dxa"/><w:tcBorders></w:tcBorders></w:tcPr><w:p><w:pPr><w:pStyle w:val="Tabla8"/><w:widowControl/><w:jc w:val="left"/><w:rPr><w:kern w:val="0"/><w:szCs w:val="24"/><w:lang w:val="es-CO" w:eastAsia="en-US" w:bidi="ar-SA"/><w:ins w:id="22974" w:author="Unknown Author" w:date="2026-10-30T04:17:53Z"></w:ins></w:rPr></w:pPr><w:ins w:id="22973" w:author="Unknown Author" w:date="2026-10-30T04:17:53Z"><w:r><w:rPr><w:kern w:val="0"/><w:szCs w:val="24"/><w:lang w:val="es-CO" w:eastAsia="en-US" w:bidi="ar-SA"/></w:rPr><w:t>1.2</w:t></w:r></w:ins></w:p></w:tc><w:tc><w:tcPr><w:tcW w:w="746" w:type="dxa"/><w:tcBorders></w:tcBorders></w:tcPr><w:p><w:pPr><w:pStyle w:val="Tabla8"/><w:widowControl/><w:jc w:val="left"/><w:rPr><w:kern w:val="0"/><w:szCs w:val="24"/><w:lang w:val="es-CO" w:eastAsia="en-US" w:bidi="ar-SA"/><w:ins w:id="22976" w:author="Unknown Author" w:date="2026-10-30T04:17:53Z"></w:ins></w:rPr></w:pPr><w:ins w:id="22975" w:author="Unknown Author" w:date="2026-10-30T04:17:53Z"><w:r><w:rPr><w:kern w:val="0"/><w:szCs w:val="24"/><w:lang w:val="es-CO" w:eastAsia="en-US" w:bidi="ar-SA"/></w:rPr><w:t>M4–M19</w:t></w:r></w:ins></w:p></w:tc></w:tr><w:tr><w:trPr><w:ins w:id="22977" w:author="Unknown Author" w:date="2026-10-30T04:17:53Z"/><w:cantSplit w:val="true"/></w:trPr><w:tc><w:tcPr><w:tcW w:w="663" w:type="dxa"/><w:tcBorders></w:tcBorders><w:shd w:color="auto" w:fill="F7F7F7" w:val="clear"/></w:tcPr><w:p><w:pPr><w:pStyle w:val="Tabla8"/><w:widowControl/><w:jc w:val="left"/><w:rPr><w:kern w:val="0"/><w:szCs w:val="24"/><w:lang w:val="es-CO" w:eastAsia="en-US" w:bidi="ar-SA"/><w:ins w:id="22979" w:author="Unknown Author" w:date="2026-10-30T04:17:53Z"></w:ins></w:rPr></w:pPr><w:ins w:id="22978" w:author="Unknown Author" w:date="2026-10-30T04:17:53Z"><w:r><w:rPr><w:kern w:val="0"/><w:szCs w:val="24"/><w:lang w:val="es-CO" w:eastAsia="en-US" w:bidi="ar-SA"/></w:rPr><w:t>EQ-03</w:t></w:r></w:ins></w:p></w:tc><w:tc><w:tcPr><w:tcW w:w="1411" w:type="dxa"/><w:tcBorders></w:tcBorders><w:shd w:color="auto" w:fill="F7F7F7" w:val="clear"/></w:tcPr><w:p><w:pPr><w:pStyle w:val="Tabla8"/><w:widowControl/><w:jc w:val="left"/><w:rPr><w:kern w:val="0"/><w:szCs w:val="24"/><w:lang w:val="es-CO" w:eastAsia="en-US" w:bidi="ar-SA"/><w:ins w:id="22981" w:author="Unknown Author" w:date="2026-10-30T04:17:53Z"></w:ins></w:rPr></w:pPr><w:ins w:id="22980" w:author="Unknown Author" w:date="2026-10-30T04:17:53Z"><w:r><w:rPr><w:kern w:val="0"/><w:szCs w:val="24"/><w:lang w:val="es-CO" w:eastAsia="en-US" w:bidi="ar-SA"/></w:rPr><w:t>Equipos y software</w:t></w:r></w:ins></w:p></w:tc><w:tc><w:tcPr><w:tcW w:w="1576" w:type="dxa"/><w:tcBorders></w:tcBorders><w:shd w:color="auto" w:fill="F7F7F7" w:val="clear"/></w:tcPr><w:p><w:pPr><w:pStyle w:val="Tabla8"/><w:widowControl/><w:jc w:val="left"/><w:rPr><w:kern w:val="0"/><w:szCs w:val="24"/><w:lang w:val="es-CO" w:eastAsia="en-US" w:bidi="ar-SA"/><w:ins w:id="22983" w:author="Unknown Author" w:date="2026-10-30T04:17:53Z"></w:ins></w:rPr></w:pPr><w:ins w:id="22982" w:author="Unknown Author" w:date="2026-10-30T04:17:53Z"><w:r><w:rPr><w:kern w:val="0"/><w:szCs w:val="24"/><w:lang w:val="es-CO" w:eastAsia="en-US" w:bidi="ar-SA"/></w:rPr><w:t>Conjunto de monitores de referencia de PM2,5 y PM10 (gravimétrico, beta y óptico)</w:t></w:r></w:ins></w:p></w:tc><w:tc><w:tcPr><w:tcW w:w="1078" w:type="dxa"/><w:tcBorders></w:tcBorders><w:shd w:color="auto" w:fill="F7F7F7" w:val="clear"/></w:tcPr><w:p><w:pPr><w:pStyle w:val="Tabla8"/><w:widowControl/><w:jc w:val="left"/><w:rPr><w:kern w:val="0"/><w:szCs w:val="24"/><w:lang w:val="es-CO" w:eastAsia="en-US" w:bidi="ar-SA"/><w:ins w:id="22985" w:author="Unknown Author" w:date="2026-10-30T04:17:53Z"></w:ins></w:rPr></w:pPr><w:ins w:id="22984" w:author="Unknown Author" w:date="2026-10-30T04:17:53Z"><w:r><w:rPr><w:kern w:val="0"/><w:szCs w:val="24"/><w:lang w:val="es-CO" w:eastAsia="en-US" w:bidi="ar-SA"/></w:rPr><w:t>conjunto</w:t></w:r></w:ins></w:p></w:tc><w:tc><w:tcPr><w:tcW w:w="830" w:type="dxa"/><w:tcBorders></w:tcBorders><w:shd w:color="auto" w:fill="F7F7F7" w:val="clear"/></w:tcPr><w:p><w:pPr><w:pStyle w:val="Tabla8"/><w:widowControl/><w:jc w:val="left"/><w:rPr><w:kern w:val="0"/><w:szCs w:val="24"/><w:lang w:val="es-CO" w:eastAsia="en-US" w:bidi="ar-SA"/><w:ins w:id="22987" w:author="Unknown Author" w:date="2026-10-30T04:17:53Z"></w:ins></w:rPr></w:pPr><w:ins w:id="22986" w:author="Unknown Author" w:date="2026-10-30T04:17:53Z"><w:r><w:rPr><w:kern w:val="0"/><w:szCs w:val="24"/><w:lang w:val="es-CO" w:eastAsia="en-US" w:bidi="ar-SA"/></w:rPr><w:t>1</w:t></w:r></w:ins></w:p></w:tc><w:tc><w:tcPr><w:tcW w:w="1243" w:type="dxa"/><w:tcBorders></w:tcBorders><w:shd w:color="auto" w:fill="F7F7F7" w:val="clear"/></w:tcPr><w:p><w:pPr><w:pStyle w:val="Tabla8"/><w:widowControl/><w:jc w:val="left"/><w:rPr><w:kern w:val="0"/><w:szCs w:val="24"/><w:lang w:val="es-CO" w:eastAsia="en-US" w:bidi="ar-SA"/><w:ins w:id="22989" w:author="Unknown Author" w:date="2026-10-30T04:17:53Z"></w:ins></w:rPr></w:pPr><w:ins w:id="22988" w:author="Unknown Author" w:date="2026-10-30T04:17:53Z"><w:r><w:rPr><w:kern w:val="0"/><w:szCs w:val="24"/><w:lang w:val="es-CO" w:eastAsia="en-US" w:bidi="ar-SA"/></w:rPr><w:t>$ 772.909.266</w:t></w:r></w:ins></w:p></w:tc><w:tc><w:tcPr><w:tcW w:w="1493" w:type="dxa"/><w:tcBorders></w:tcBorders><w:shd w:color="auto" w:fill="F7F7F7" w:val="clear"/></w:tcPr><w:p><w:pPr><w:pStyle w:val="Tabla8"/><w:widowControl/><w:jc w:val="left"/><w:rPr><w:kern w:val="0"/><w:szCs w:val="24"/><w:lang w:val="es-CO" w:eastAsia="en-US" w:bidi="ar-SA"/><w:ins w:id="22991" w:author="Unknown Author" w:date="2026-10-30T04:17:53Z"></w:ins></w:rPr></w:pPr><w:ins w:id="22990" w:author="Unknown Author" w:date="2026-10-30T04:17:53Z"><w:r><w:rPr><w:kern w:val="0"/><w:szCs w:val="24"/><w:lang w:val="es-CO" w:eastAsia="en-US" w:bidi="ar-SA"/></w:rPr><w:t>$ 772.909.266</w:t></w:r></w:ins></w:p></w:tc><w:tc><w:tcPr><w:tcW w:w="913" w:type="dxa"/><w:tcBorders></w:tcBorders><w:shd w:color="auto" w:fill="F7F7F7" w:val="clear"/></w:tcPr><w:p><w:pPr><w:pStyle w:val="Tabla8"/><w:widowControl/><w:jc w:val="left"/><w:rPr><w:kern w:val="0"/><w:szCs w:val="24"/><w:lang w:val="es-CO" w:eastAsia="en-US" w:bidi="ar-SA"/><w:ins w:id="22993" w:author="Unknown Author" w:date="2026-10-30T04:17:53Z"></w:ins></w:rPr></w:pPr><w:ins w:id="22992" w:author="Unknown Author" w:date="2026-10-30T04:17:53Z"><w:r><w:rPr><w:kern w:val="0"/><w:szCs w:val="24"/><w:lang w:val="es-CO" w:eastAsia="en-US" w:bidi="ar-SA"/></w:rPr><w:t>1.2</w:t></w:r></w:ins></w:p></w:tc><w:tc><w:tcPr><w:tcW w:w="746" w:type="dxa"/><w:tcBorders></w:tcBorders><w:shd w:color="auto" w:fill="F7F7F7" w:val="clear"/></w:tcPr><w:p><w:pPr><w:pStyle w:val="Tabla8"/><w:widowControl/><w:jc w:val="left"/><w:rPr><w:kern w:val="0"/><w:szCs w:val="24"/><w:lang w:val="es-CO" w:eastAsia="en-US" w:bidi="ar-SA"/><w:ins w:id="22995" w:author="Unknown Author" w:date="2026-10-30T04:17:53Z"></w:ins></w:rPr></w:pPr><w:ins w:id="22994" w:author="Unknown Author" w:date="2026-10-30T04:17:53Z"><w:r><w:rPr><w:kern w:val="0"/><w:szCs w:val="24"/><w:lang w:val="es-CO" w:eastAsia="en-US" w:bidi="ar-SA"/></w:rPr><w:t>M4–M6</w:t></w:r></w:ins></w:p></w:tc></w:tr><w:tr><w:trPr><w:ins w:id="22996" w:author="Unknown Author" w:date="2026-10-30T04:17:53Z"/><w:cantSplit w:val="true"/></w:trPr><w:tc><w:tcPr><w:tcW w:w="663" w:type="dxa"/><w:tcBorders></w:tcBorders></w:tcPr><w:p><w:pPr><w:pStyle w:val="Tabla8"/><w:widowControl/><w:jc w:val="left"/><w:rPr><w:kern w:val="0"/><w:szCs w:val="24"/><w:lang w:val="es-CO" w:eastAsia="en-US" w:bidi="ar-SA"/><w:ins w:id="22998" w:author="Unknown Author" w:date="2026-10-30T04:17:53Z"></w:ins></w:rPr></w:pPr><w:ins w:id="22997" w:author="Unknown Author" w:date="2026-10-30T04:17:53Z"><w:r><w:rPr><w:kern w:val="0"/><w:szCs w:val="24"/><w:lang w:val="es-CO" w:eastAsia="en-US" w:bidi="ar-SA"/></w:rPr><w:t>EQ-04</w:t></w:r></w:ins></w:p></w:tc><w:tc><w:tcPr><w:tcW w:w="1411" w:type="dxa"/><w:tcBorders></w:tcBorders></w:tcPr><w:p><w:pPr><w:pStyle w:val="Tabla8"/><w:widowControl/><w:jc w:val="left"/><w:rPr><w:kern w:val="0"/><w:szCs w:val="24"/><w:lang w:val="es-CO" w:eastAsia="en-US" w:bidi="ar-SA"/><w:ins w:id="23000" w:author="Unknown Author" w:date="2026-10-30T04:17:53Z"></w:ins></w:rPr></w:pPr><w:ins w:id="22999" w:author="Unknown Author" w:date="2026-10-30T04:17:53Z"><w:r><w:rPr><w:kern w:val="0"/><w:szCs w:val="24"/><w:lang w:val="es-CO" w:eastAsia="en-US" w:bidi="ar-SA"/></w:rPr><w:t>Equipos y software</w:t></w:r></w:ins></w:p></w:tc><w:tc><w:tcPr><w:tcW w:w="1576" w:type="dxa"/><w:tcBorders></w:tcBorders></w:tcPr><w:p><w:pPr><w:pStyle w:val="Tabla8"/><w:widowControl/><w:jc w:val="left"/><w:rPr><w:kern w:val="0"/><w:szCs w:val="24"/><w:lang w:val="es-CO" w:eastAsia="en-US" w:bidi="ar-SA"/><w:ins w:id="23002" w:author="Unknown Author" w:date="2026-10-30T04:17:53Z"></w:ins></w:rPr></w:pPr><w:ins w:id="23001" w:author="Unknown Author" w:date="2026-10-30T04:17:53Z"><w:r><w:rPr><w:kern w:val="0"/><w:szCs w:val="24"/><w:lang w:val="es-CO" w:eastAsia="en-US" w:bidi="ar-SA"/></w:rPr><w:t>Gateway LoRaWAN con energía solar y respaldo</w:t></w:r></w:ins></w:p></w:tc><w:tc><w:tcPr><w:tcW w:w="1078" w:type="dxa"/><w:tcBorders></w:tcBorders></w:tcPr><w:p><w:pPr><w:pStyle w:val="Tabla8"/><w:widowControl/><w:jc w:val="left"/><w:rPr><w:kern w:val="0"/><w:szCs w:val="24"/><w:lang w:val="es-CO" w:eastAsia="en-US" w:bidi="ar-SA"/><w:ins w:id="23004" w:author="Unknown Author" w:date="2026-10-30T04:17:53Z"></w:ins></w:rPr></w:pPr><w:ins w:id="23003" w:author="Unknown Author" w:date="2026-10-30T04:17:53Z"><w:r><w:rPr><w:kern w:val="0"/><w:szCs w:val="24"/><w:lang w:val="es-CO" w:eastAsia="en-US" w:bidi="ar-SA"/></w:rPr><w:t>unidad</w:t></w:r></w:ins></w:p></w:tc><w:tc><w:tcPr><w:tcW w:w="830" w:type="dxa"/><w:tcBorders></w:tcBorders></w:tcPr><w:p><w:pPr><w:pStyle w:val="Tabla8"/><w:widowControl/><w:jc w:val="left"/><w:rPr><w:kern w:val="0"/><w:szCs w:val="24"/><w:lang w:val="es-CO" w:eastAsia="en-US" w:bidi="ar-SA"/><w:ins w:id="23006" w:author="Unknown Author" w:date="2026-10-30T04:17:53Z"></w:ins></w:rPr></w:pPr><w:ins w:id="23005" w:author="Unknown Author" w:date="2026-10-30T04:17:53Z"><w:r><w:rPr><w:kern w:val="0"/><w:szCs w:val="24"/><w:lang w:val="es-CO" w:eastAsia="en-US" w:bidi="ar-SA"/></w:rPr><w:t>11</w:t></w:r></w:ins></w:p></w:tc><w:tc><w:tcPr><w:tcW w:w="1243" w:type="dxa"/><w:tcBorders></w:tcBorders></w:tcPr><w:p><w:pPr><w:pStyle w:val="Tabla8"/><w:widowControl/><w:jc w:val="left"/><w:rPr><w:kern w:val="0"/><w:szCs w:val="24"/><w:lang w:val="es-CO" w:eastAsia="en-US" w:bidi="ar-SA"/><w:ins w:id="23008" w:author="Unknown Author" w:date="2026-10-30T04:17:53Z"></w:ins></w:rPr></w:pPr><w:ins w:id="23007" w:author="Unknown Author" w:date="2026-10-30T04:17:53Z"><w:r><w:rPr><w:kern w:val="0"/><w:szCs w:val="24"/><w:lang w:val="es-CO" w:eastAsia="en-US" w:bidi="ar-SA"/></w:rPr><w:t>$ 4.952.304</w:t></w:r></w:ins></w:p></w:tc><w:tc><w:tcPr><w:tcW w:w="1493" w:type="dxa"/><w:tcBorders></w:tcBorders></w:tcPr><w:p><w:pPr><w:pStyle w:val="Tabla8"/><w:widowControl/><w:jc w:val="left"/><w:rPr><w:kern w:val="0"/><w:szCs w:val="24"/><w:lang w:val="es-CO" w:eastAsia="en-US" w:bidi="ar-SA"/><w:ins w:id="23010" w:author="Unknown Author" w:date="2026-10-30T04:17:53Z"></w:ins></w:rPr></w:pPr><w:ins w:id="23009" w:author="Unknown Author" w:date="2026-10-30T04:17:53Z"><w:r><w:rPr><w:kern w:val="0"/><w:szCs w:val="24"/><w:lang w:val="es-CO" w:eastAsia="en-US" w:bidi="ar-SA"/></w:rPr><w:t>$ 54.475.344</w:t></w:r></w:ins></w:p></w:tc><w:tc><w:tcPr><w:tcW w:w="913" w:type="dxa"/><w:tcBorders></w:tcBorders></w:tcPr><w:p><w:pPr><w:pStyle w:val="Tabla8"/><w:widowControl/><w:jc w:val="left"/><w:rPr><w:kern w:val="0"/><w:szCs w:val="24"/><w:lang w:val="es-CO" w:eastAsia="en-US" w:bidi="ar-SA"/><w:ins w:id="23012" w:author="Unknown Author" w:date="2026-10-30T04:17:53Z"></w:ins></w:rPr></w:pPr><w:ins w:id="23011" w:author="Unknown Author" w:date="2026-10-30T04:17:53Z"><w:r><w:rPr><w:kern w:val="0"/><w:szCs w:val="24"/><w:lang w:val="es-CO" w:eastAsia="en-US" w:bidi="ar-SA"/></w:rPr><w:t>1.2</w:t></w:r></w:ins></w:p></w:tc><w:tc><w:tcPr><w:tcW w:w="746" w:type="dxa"/><w:tcBorders></w:tcBorders></w:tcPr><w:p><w:pPr><w:pStyle w:val="Tabla8"/><w:widowControl/><w:jc w:val="left"/><w:rPr><w:kern w:val="0"/><w:szCs w:val="24"/><w:lang w:val="es-CO" w:eastAsia="en-US" w:bidi="ar-SA"/><w:ins w:id="23014" w:author="Unknown Author" w:date="2026-10-30T04:17:53Z"></w:ins></w:rPr></w:pPr><w:ins w:id="23013" w:author="Unknown Author" w:date="2026-10-30T04:17:53Z"><w:r><w:rPr><w:kern w:val="0"/><w:szCs w:val="24"/><w:lang w:val="es-CO" w:eastAsia="en-US" w:bidi="ar-SA"/></w:rPr><w:t>M4–M19</w:t></w:r></w:ins></w:p></w:tc></w:tr><w:tr><w:trPr><w:ins w:id="23015" w:author="Unknown Author" w:date="2026-10-30T04:17:53Z"/><w:cantSplit w:val="true"/></w:trPr><w:tc><w:tcPr><w:tcW w:w="663" w:type="dxa"/><w:tcBorders></w:tcBorders><w:shd w:color="auto" w:fill="F7F7F7" w:val="clear"/></w:tcPr><w:p><w:pPr><w:pStyle w:val="Tabla8"/><w:widowControl/><w:jc w:val="left"/><w:rPr><w:kern w:val="0"/><w:szCs w:val="24"/><w:lang w:val="es-CO" w:eastAsia="en-US" w:bidi="ar-SA"/><w:ins w:id="23017" w:author="Unknown Author" w:date="2026-10-30T04:17:53Z"></w:ins></w:rPr></w:pPr><w:ins w:id="23016" w:author="Unknown Author" w:date="2026-10-30T04:17:53Z"><w:r><w:rPr><w:kern w:val="0"/><w:szCs w:val="24"/><w:lang w:val="es-CO" w:eastAsia="en-US" w:bidi="ar-SA"/></w:rPr><w:t>EQ-05</w:t></w:r></w:ins></w:p></w:tc><w:tc><w:tcPr><w:tcW w:w="1411" w:type="dxa"/><w:tcBorders></w:tcBorders><w:shd w:color="auto" w:fill="F7F7F7" w:val="clear"/></w:tcPr><w:p><w:pPr><w:pStyle w:val="Tabla8"/><w:widowControl/><w:jc w:val="left"/><w:rPr><w:kern w:val="0"/><w:szCs w:val="24"/><w:lang w:val="es-CO" w:eastAsia="en-US" w:bidi="ar-SA"/><w:ins w:id="23019" w:author="Unknown Author" w:date="2026-10-30T04:17:53Z"></w:ins></w:rPr></w:pPr><w:ins w:id="23018" w:author="Unknown Author" w:date="2026-10-30T04:17:53Z"><w:r><w:rPr><w:kern w:val="0"/><w:szCs w:val="24"/><w:lang w:val="es-CO" w:eastAsia="en-US" w:bidi="ar-SA"/></w:rPr><w:t>Equipos y software</w:t></w:r></w:ins></w:p></w:tc><w:tc><w:tcPr><w:tcW w:w="1576" w:type="dxa"/><w:tcBorders></w:tcBorders><w:shd w:color="auto" w:fill="F7F7F7" w:val="clear"/></w:tcPr><w:p><w:pPr><w:pStyle w:val="Tabla8"/><w:widowControl/><w:jc w:val="left"/><w:rPr><w:kern w:val="0"/><w:szCs w:val="24"/><w:lang w:val="es-CO" w:eastAsia="en-US" w:bidi="ar-SA"/><w:ins w:id="23021" w:author="Unknown Author" w:date="2026-10-30T04:17:53Z"></w:ins></w:rPr></w:pPr><w:ins w:id="23020" w:author="Unknown Author" w:date="2026-10-30T04:17:53Z"><w:r><w:rPr><w:kern w:val="0"/><w:szCs w:val="24"/><w:lang w:val="es-CO" w:eastAsia="en-US" w:bidi="ar-SA"/></w:rPr><w:t>Kit de energía solar y batería para nodos</w:t></w:r></w:ins></w:p></w:tc><w:tc><w:tcPr><w:tcW w:w="1078" w:type="dxa"/><w:tcBorders></w:tcBorders><w:shd w:color="auto" w:fill="F7F7F7" w:val="clear"/></w:tcPr><w:p><w:pPr><w:pStyle w:val="Tabla8"/><w:widowControl/><w:jc w:val="left"/><w:rPr><w:kern w:val="0"/><w:szCs w:val="24"/><w:lang w:val="es-CO" w:eastAsia="en-US" w:bidi="ar-SA"/><w:ins w:id="23023" w:author="Unknown Author" w:date="2026-10-30T04:17:53Z"></w:ins></w:rPr></w:pPr><w:ins w:id="23022" w:author="Unknown Author" w:date="2026-10-30T04:17:53Z"><w:r><w:rPr><w:kern w:val="0"/><w:szCs w:val="24"/><w:lang w:val="es-CO" w:eastAsia="en-US" w:bidi="ar-SA"/></w:rPr><w:t>unidad</w:t></w:r></w:ins></w:p></w:tc><w:tc><w:tcPr><w:tcW w:w="830" w:type="dxa"/><w:tcBorders></w:tcBorders><w:shd w:color="auto" w:fill="F7F7F7" w:val="clear"/></w:tcPr><w:p><w:pPr><w:pStyle w:val="Tabla8"/><w:widowControl/><w:jc w:val="left"/><w:rPr><w:kern w:val="0"/><w:szCs w:val="24"/><w:lang w:val="es-CO" w:eastAsia="en-US" w:bidi="ar-SA"/><w:ins w:id="23025" w:author="Unknown Author" w:date="2026-10-30T04:17:53Z"></w:ins></w:rPr></w:pPr><w:ins w:id="23024" w:author="Unknown Author" w:date="2026-10-30T04:17:53Z"><w:r><w:rPr><w:kern w:val="0"/><w:szCs w:val="24"/><w:lang w:val="es-CO" w:eastAsia="en-US" w:bidi="ar-SA"/></w:rPr><w:t>120</w:t></w:r></w:ins></w:p></w:tc><w:tc><w:tcPr><w:tcW w:w="1243" w:type="dxa"/><w:tcBorders></w:tcBorders><w:shd w:color="auto" w:fill="F7F7F7" w:val="clear"/></w:tcPr><w:p><w:pPr><w:pStyle w:val="Tabla8"/><w:widowControl/><w:jc w:val="left"/><w:rPr><w:kern w:val="0"/><w:szCs w:val="24"/><w:lang w:val="es-CO" w:eastAsia="en-US" w:bidi="ar-SA"/><w:ins w:id="23027" w:author="Unknown Author" w:date="2026-10-30T04:17:53Z"></w:ins></w:rPr></w:pPr><w:ins w:id="23026" w:author="Unknown Author" w:date="2026-10-30T04:17:53Z"><w:r><w:rPr><w:kern w:val="0"/><w:szCs w:val="24"/><w:lang w:val="es-CO" w:eastAsia="en-US" w:bidi="ar-SA"/></w:rPr><w:t>$ 650.000</w:t></w:r></w:ins></w:p></w:tc><w:tc><w:tcPr><w:tcW w:w="1493" w:type="dxa"/><w:tcBorders></w:tcBorders><w:shd w:color="auto" w:fill="F7F7F7" w:val="clear"/></w:tcPr><w:p><w:pPr><w:pStyle w:val="Tabla8"/><w:widowControl/><w:jc w:val="left"/><w:rPr><w:kern w:val="0"/><w:szCs w:val="24"/><w:lang w:val="es-CO" w:eastAsia="en-US" w:bidi="ar-SA"/><w:ins w:id="23029" w:author="Unknown Author" w:date="2026-10-30T04:17:53Z"></w:ins></w:rPr></w:pPr><w:ins w:id="23028" w:author="Unknown Author" w:date="2026-10-30T04:17:53Z"><w:r><w:rPr><w:kern w:val="0"/><w:szCs w:val="24"/><w:lang w:val="es-CO" w:eastAsia="en-US" w:bidi="ar-SA"/></w:rPr><w:t>$ 78.000.000</w:t></w:r></w:ins></w:p></w:tc><w:tc><w:tcPr><w:tcW w:w="913" w:type="dxa"/><w:tcBorders></w:tcBorders><w:shd w:color="auto" w:fill="F7F7F7" w:val="clear"/></w:tcPr><w:p><w:pPr><w:pStyle w:val="Tabla8"/><w:widowControl/><w:jc w:val="left"/><w:rPr><w:kern w:val="0"/><w:szCs w:val="24"/><w:lang w:val="es-CO" w:eastAsia="en-US" w:bidi="ar-SA"/><w:ins w:id="23031" w:author="Unknown Author" w:date="2026-10-30T04:17:53Z"></w:ins></w:rPr></w:pPr><w:ins w:id="23030" w:author="Unknown Author" w:date="2026-10-30T04:17:53Z"><w:r><w:rPr><w:kern w:val="0"/><w:szCs w:val="24"/><w:lang w:val="es-CO" w:eastAsia="en-US" w:bidi="ar-SA"/></w:rPr><w:t>1.2</w:t></w:r></w:ins></w:p></w:tc><w:tc><w:tcPr><w:tcW w:w="746" w:type="dxa"/><w:tcBorders></w:tcBorders><w:shd w:color="auto" w:fill="F7F7F7" w:val="clear"/></w:tcPr><w:p><w:pPr><w:pStyle w:val="Tabla8"/><w:widowControl/><w:jc w:val="left"/><w:rPr><w:kern w:val="0"/><w:szCs w:val="24"/><w:lang w:val="es-CO" w:eastAsia="en-US" w:bidi="ar-SA"/><w:ins w:id="23033" w:author="Unknown Author" w:date="2026-10-30T04:17:53Z"></w:ins></w:rPr></w:pPr><w:ins w:id="23032" w:author="Unknown Author" w:date="2026-10-30T04:17:53Z"><w:r><w:rPr><w:kern w:val="0"/><w:szCs w:val="24"/><w:lang w:val="es-CO" w:eastAsia="en-US" w:bidi="ar-SA"/></w:rPr><w:t>M4–M19</w:t></w:r></w:ins></w:p></w:tc></w:tr><w:tr><w:trPr><w:ins w:id="23034" w:author="Unknown Author" w:date="2026-10-30T04:17:53Z"/><w:cantSplit w:val="true"/></w:trPr><w:tc><w:tcPr><w:tcW w:w="663" w:type="dxa"/><w:tcBorders></w:tcBorders></w:tcPr><w:p><w:pPr><w:pStyle w:val="Tabla8"/><w:widowControl/><w:jc w:val="left"/><w:rPr><w:kern w:val="0"/><w:szCs w:val="24"/><w:lang w:val="es-CO" w:eastAsia="en-US" w:bidi="ar-SA"/><w:ins w:id="23036" w:author="Unknown Author" w:date="2026-10-30T04:17:53Z"></w:ins></w:rPr></w:pPr><w:ins w:id="23035" w:author="Unknown Author" w:date="2026-10-30T04:17:53Z"><w:r><w:rPr><w:kern w:val="0"/><w:szCs w:val="24"/><w:lang w:val="es-CO" w:eastAsia="en-US" w:bidi="ar-SA"/></w:rPr><w:t>EQ-06</w:t></w:r></w:ins></w:p></w:tc><w:tc><w:tcPr><w:tcW w:w="1411" w:type="dxa"/><w:tcBorders></w:tcBorders></w:tcPr><w:p><w:pPr><w:pStyle w:val="Tabla8"/><w:widowControl/><w:jc w:val="left"/><w:rPr><w:kern w:val="0"/><w:szCs w:val="24"/><w:lang w:val="es-CO" w:eastAsia="en-US" w:bidi="ar-SA"/><w:ins w:id="23038" w:author="Unknown Author" w:date="2026-10-30T04:17:53Z"></w:ins></w:rPr></w:pPr><w:ins w:id="23037" w:author="Unknown Author" w:date="2026-10-30T04:17:53Z"><w:r><w:rPr><w:kern w:val="0"/><w:szCs w:val="24"/><w:lang w:val="es-CO" w:eastAsia="en-US" w:bidi="ar-SA"/></w:rPr><w:t>Equipos y software</w:t></w:r></w:ins></w:p></w:tc><w:tc><w:tcPr><w:tcW w:w="1576" w:type="dxa"/><w:tcBorders></w:tcBorders></w:tcPr><w:p><w:pPr><w:pStyle w:val="Tabla8"/><w:widowControl/><w:jc w:val="left"/><w:rPr><w:kern w:val="0"/><w:szCs w:val="24"/><w:lang w:val="es-CO" w:eastAsia="en-US" w:bidi="ar-SA"/><w:ins w:id="23040" w:author="Unknown Author" w:date="2026-10-30T04:17:53Z"></w:ins></w:rPr></w:pPr><w:ins w:id="23039" w:author="Unknown Author" w:date="2026-10-30T04:17:53Z"><w:r><w:rPr><w:kern w:val="0"/><w:szCs w:val="24"/><w:lang w:val="es-CO" w:eastAsia="en-US" w:bidi="ar-SA"/></w:rPr><w:t>Terminal de internet satelital de respaldo</w:t></w:r></w:ins></w:p></w:tc><w:tc><w:tcPr><w:tcW w:w="1078" w:type="dxa"/><w:tcBorders></w:tcBorders></w:tcPr><w:p><w:pPr><w:pStyle w:val="Tabla8"/><w:widowControl/><w:jc w:val="left"/><w:rPr><w:kern w:val="0"/><w:szCs w:val="24"/><w:lang w:val="es-CO" w:eastAsia="en-US" w:bidi="ar-SA"/><w:ins w:id="23042" w:author="Unknown Author" w:date="2026-10-30T04:17:53Z"></w:ins></w:rPr></w:pPr><w:ins w:id="23041" w:author="Unknown Author" w:date="2026-10-30T04:17:53Z"><w:r><w:rPr><w:kern w:val="0"/><w:szCs w:val="24"/><w:lang w:val="es-CO" w:eastAsia="en-US" w:bidi="ar-SA"/></w:rPr><w:t>unidad</w:t></w:r></w:ins></w:p></w:tc><w:tc><w:tcPr><w:tcW w:w="830" w:type="dxa"/><w:tcBorders></w:tcBorders></w:tcPr><w:p><w:pPr><w:pStyle w:val="Tabla8"/><w:widowControl/><w:jc w:val="left"/><w:rPr><w:kern w:val="0"/><w:szCs w:val="24"/><w:lang w:val="es-CO" w:eastAsia="en-US" w:bidi="ar-SA"/><w:ins w:id="23044" w:author="Unknown Author" w:date="2026-10-30T04:17:53Z"></w:ins></w:rPr></w:pPr><w:ins w:id="23043" w:author="Unknown Author" w:date="2026-10-30T04:17:53Z"><w:r><w:rPr><w:kern w:val="0"/><w:szCs w:val="24"/><w:lang w:val="es-CO" w:eastAsia="en-US" w:bidi="ar-SA"/></w:rPr><w:t>10</w:t></w:r></w:ins></w:p></w:tc><w:tc><w:tcPr><w:tcW w:w="1243" w:type="dxa"/><w:tcBorders></w:tcBorders></w:tcPr><w:p><w:pPr><w:pStyle w:val="Tabla8"/><w:widowControl/><w:jc w:val="left"/><w:rPr><w:kern w:val="0"/><w:szCs w:val="24"/><w:lang w:val="es-CO" w:eastAsia="en-US" w:bidi="ar-SA"/><w:ins w:id="23046" w:author="Unknown Author" w:date="2026-10-30T04:17:53Z"></w:ins></w:rPr></w:pPr><w:ins w:id="23045" w:author="Unknown Author" w:date="2026-10-30T04:17:53Z"><w:r><w:rPr><w:kern w:val="0"/><w:szCs w:val="24"/><w:lang w:val="es-CO" w:eastAsia="en-US" w:bidi="ar-SA"/></w:rPr><w:t>$ 3.500.000</w:t></w:r></w:ins></w:p></w:tc><w:tc><w:tcPr><w:tcW w:w="1493" w:type="dxa"/><w:tcBorders></w:tcBorders></w:tcPr><w:p><w:pPr><w:pStyle w:val="Tabla8"/><w:widowControl/><w:jc w:val="left"/><w:rPr><w:kern w:val="0"/><w:szCs w:val="24"/><w:lang w:val="es-CO" w:eastAsia="en-US" w:bidi="ar-SA"/><w:ins w:id="23048" w:author="Unknown Author" w:date="2026-10-30T04:17:53Z"></w:ins></w:rPr></w:pPr><w:ins w:id="23047" w:author="Unknown Author" w:date="2026-10-30T04:17:53Z"><w:r><w:rPr><w:kern w:val="0"/><w:szCs w:val="24"/><w:lang w:val="es-CO" w:eastAsia="en-US" w:bidi="ar-SA"/></w:rPr><w:t>$ 35.000.000</w:t></w:r></w:ins></w:p></w:tc><w:tc><w:tcPr><w:tcW w:w="913" w:type="dxa"/><w:tcBorders></w:tcBorders></w:tcPr><w:p><w:pPr><w:pStyle w:val="Tabla8"/><w:widowControl/><w:jc w:val="left"/><w:rPr><w:kern w:val="0"/><w:szCs w:val="24"/><w:lang w:val="es-CO" w:eastAsia="en-US" w:bidi="ar-SA"/><w:ins w:id="23050" w:author="Unknown Author" w:date="2026-10-30T04:17:53Z"></w:ins></w:rPr></w:pPr><w:ins w:id="23049" w:author="Unknown Author" w:date="2026-10-30T04:17:53Z"><w:r><w:rPr><w:kern w:val="0"/><w:szCs w:val="24"/><w:lang w:val="es-CO" w:eastAsia="en-US" w:bidi="ar-SA"/></w:rPr><w:t>1.3</w:t></w:r></w:ins></w:p></w:tc><w:tc><w:tcPr><w:tcW w:w="746" w:type="dxa"/><w:tcBorders></w:tcBorders></w:tcPr><w:p><w:pPr><w:pStyle w:val="Tabla8"/><w:widowControl/><w:jc w:val="left"/><w:rPr><w:kern w:val="0"/><w:szCs w:val="24"/><w:lang w:val="es-CO" w:eastAsia="en-US" w:bidi="ar-SA"/><w:ins w:id="23052" w:author="Unknown Author" w:date="2026-10-30T04:17:53Z"></w:ins></w:rPr></w:pPr><w:ins w:id="23051" w:author="Unknown Author" w:date="2026-10-30T04:17:53Z"><w:r><w:rPr><w:kern w:val="0"/><w:szCs w:val="24"/><w:lang w:val="es-CO" w:eastAsia="en-US" w:bidi="ar-SA"/></w:rPr><w:t>M6–M19</w:t></w:r></w:ins></w:p></w:tc></w:tr><w:tr><w:trPr><w:ins w:id="23053" w:author="Unknown Author" w:date="2026-10-30T04:17:53Z"/><w:cantSplit w:val="true"/></w:trPr><w:tc><w:tcPr><w:tcW w:w="663" w:type="dxa"/><w:tcBorders></w:tcBorders><w:shd w:color="auto" w:fill="F7F7F7" w:val="clear"/></w:tcPr><w:p><w:pPr><w:pStyle w:val="Tabla8"/><w:widowControl/><w:jc w:val="left"/><w:rPr><w:kern w:val="0"/><w:szCs w:val="24"/><w:lang w:val="es-CO" w:eastAsia="en-US" w:bidi="ar-SA"/><w:ins w:id="23055" w:author="Unknown Author" w:date="2026-10-30T04:17:53Z"></w:ins></w:rPr></w:pPr><w:ins w:id="23054" w:author="Unknown Author" w:date="2026-10-30T04:17:53Z"><w:r><w:rPr><w:kern w:val="0"/><w:szCs w:val="24"/><w:lang w:val="es-CO" w:eastAsia="en-US" w:bidi="ar-SA"/></w:rPr><w:t>EQ-07</w:t></w:r></w:ins></w:p></w:tc><w:tc><w:tcPr><w:tcW w:w="1411" w:type="dxa"/><w:tcBorders></w:tcBorders><w:shd w:color="auto" w:fill="F7F7F7" w:val="clear"/></w:tcPr><w:p><w:pPr><w:pStyle w:val="Tabla8"/><w:widowControl/><w:jc w:val="left"/><w:rPr><w:kern w:val="0"/><w:szCs w:val="24"/><w:lang w:val="es-CO" w:eastAsia="en-US" w:bidi="ar-SA"/><w:ins w:id="23057" w:author="Unknown Author" w:date="2026-10-30T04:17:53Z"></w:ins></w:rPr></w:pPr><w:ins w:id="23056" w:author="Unknown Author" w:date="2026-10-30T04:17:53Z"><w:r><w:rPr><w:kern w:val="0"/><w:szCs w:val="24"/><w:lang w:val="es-CO" w:eastAsia="en-US" w:bidi="ar-SA"/></w:rPr><w:t>Equipos y software</w:t></w:r></w:ins></w:p></w:tc><w:tc><w:tcPr><w:tcW w:w="1576" w:type="dxa"/><w:tcBorders></w:tcBorders><w:shd w:color="auto" w:fill="F7F7F7" w:val="clear"/></w:tcPr><w:p><w:pPr><w:pStyle w:val="Tabla8"/><w:widowControl/><w:jc w:val="left"/><w:rPr><w:kern w:val="0"/><w:szCs w:val="24"/><w:lang w:val="es-CO" w:eastAsia="en-US" w:bidi="ar-SA"/><w:ins w:id="23059" w:author="Unknown Author" w:date="2026-10-30T04:17:53Z"></w:ins></w:rPr></w:pPr><w:ins w:id="23058" w:author="Unknown Author" w:date="2026-10-30T04:17:53Z"><w:r><w:rPr><w:kern w:val="0"/><w:szCs w:val="24"/><w:lang w:val="es-CO" w:eastAsia="en-US" w:bidi="ar-SA"/></w:rPr><w:t>Banco de calibración de partículas: impactador eléctrico y generadores de aerosol</w:t></w:r></w:ins></w:p></w:tc><w:tc><w:tcPr><w:tcW w:w="1078" w:type="dxa"/><w:tcBorders></w:tcBorders><w:shd w:color="auto" w:fill="F7F7F7" w:val="clear"/></w:tcPr><w:p><w:pPr><w:pStyle w:val="Tabla8"/><w:widowControl/><w:jc w:val="left"/><w:rPr><w:kern w:val="0"/><w:szCs w:val="24"/><w:lang w:val="es-CO" w:eastAsia="en-US" w:bidi="ar-SA"/><w:ins w:id="23061" w:author="Unknown Author" w:date="2026-10-30T04:17:53Z"></w:ins></w:rPr></w:pPr><w:ins w:id="23060" w:author="Unknown Author" w:date="2026-10-30T04:17:53Z"><w:r><w:rPr><w:kern w:val="0"/><w:szCs w:val="24"/><w:lang w:val="es-CO" w:eastAsia="en-US" w:bidi="ar-SA"/></w:rPr><w:t>unidad</w:t></w:r></w:ins></w:p></w:tc><w:tc><w:tcPr><w:tcW w:w="830" w:type="dxa"/><w:tcBorders></w:tcBorders><w:shd w:color="auto" w:fill="F7F7F7" w:val="clear"/></w:tcPr><w:p><w:pPr><w:pStyle w:val="Tabla8"/><w:widowControl/><w:jc w:val="left"/><w:rPr><w:kern w:val="0"/><w:szCs w:val="24"/><w:lang w:val="es-CO" w:eastAsia="en-US" w:bidi="ar-SA"/><w:ins w:id="23063" w:author="Unknown Author" w:date="2026-10-30T04:17:53Z"></w:ins></w:rPr></w:pPr><w:ins w:id="23062" w:author="Unknown Author" w:date="2026-10-30T04:17:53Z"><w:r><w:rPr><w:kern w:val="0"/><w:szCs w:val="24"/><w:lang w:val="es-CO" w:eastAsia="en-US" w:bidi="ar-SA"/></w:rPr><w:t>1</w:t></w:r></w:ins></w:p></w:tc><w:tc><w:tcPr><w:tcW w:w="1243" w:type="dxa"/><w:tcBorders></w:tcBorders><w:shd w:color="auto" w:fill="F7F7F7" w:val="clear"/></w:tcPr><w:p><w:pPr><w:pStyle w:val="Tabla8"/><w:widowControl/><w:jc w:val="left"/><w:rPr><w:kern w:val="0"/><w:szCs w:val="24"/><w:lang w:val="es-CO" w:eastAsia="en-US" w:bidi="ar-SA"/><w:ins w:id="23065" w:author="Unknown Author" w:date="2026-10-30T04:17:53Z"></w:ins></w:rPr></w:pPr><w:ins w:id="23064" w:author="Unknown Author" w:date="2026-10-30T04:17:53Z"><w:r><w:rPr><w:kern w:val="0"/><w:szCs w:val="24"/><w:lang w:val="es-CO" w:eastAsia="en-US" w:bidi="ar-SA"/></w:rPr><w:t>$ 1.219.650.407</w:t></w:r></w:ins></w:p></w:tc><w:tc><w:tcPr><w:tcW w:w="1493" w:type="dxa"/><w:tcBorders></w:tcBorders><w:shd w:color="auto" w:fill="F7F7F7" w:val="clear"/></w:tcPr><w:p><w:pPr><w:pStyle w:val="Tabla8"/><w:widowControl/><w:jc w:val="left"/><w:rPr><w:kern w:val="0"/><w:szCs w:val="24"/><w:lang w:val="es-CO" w:eastAsia="en-US" w:bidi="ar-SA"/><w:ins w:id="23067" w:author="Unknown Author" w:date="2026-10-30T04:17:53Z"></w:ins></w:rPr></w:pPr><w:ins w:id="23066" w:author="Unknown Author" w:date="2026-10-30T04:17:53Z"><w:r><w:rPr><w:kern w:val="0"/><w:szCs w:val="24"/><w:lang w:val="es-CO" w:eastAsia="en-US" w:bidi="ar-SA"/></w:rPr><w:t>$ 1.219.650.407</w:t></w:r></w:ins></w:p></w:tc><w:tc><w:tcPr><w:tcW w:w="913" w:type="dxa"/><w:tcBorders></w:tcBorders><w:shd w:color="auto" w:fill="F7F7F7" w:val="clear"/></w:tcPr><w:p><w:pPr><w:pStyle w:val="Tabla8"/><w:widowControl/><w:jc w:val="left"/><w:rPr><w:kern w:val="0"/><w:szCs w:val="24"/><w:lang w:val="es-CO" w:eastAsia="en-US" w:bidi="ar-SA"/><w:ins w:id="23069" w:author="Unknown Author" w:date="2026-10-30T04:17:53Z"></w:ins></w:rPr></w:pPr><w:ins w:id="23068" w:author="Unknown Author" w:date="2026-10-30T04:17:53Z"><w:r><w:rPr><w:kern w:val="0"/><w:szCs w:val="24"/><w:lang w:val="es-CO" w:eastAsia="en-US" w:bidi="ar-SA"/></w:rPr><w:t>1.2</w:t></w:r></w:ins></w:p></w:tc><w:tc><w:tcPr><w:tcW w:w="746" w:type="dxa"/><w:tcBorders></w:tcBorders><w:shd w:color="auto" w:fill="F7F7F7" w:val="clear"/></w:tcPr><w:p><w:pPr><w:pStyle w:val="Tabla8"/><w:widowControl/><w:jc w:val="left"/><w:rPr><w:kern w:val="0"/><w:szCs w:val="24"/><w:lang w:val="es-CO" w:eastAsia="en-US" w:bidi="ar-SA"/><w:ins w:id="23071" w:author="Unknown Author" w:date="2026-10-30T04:17:53Z"></w:ins></w:rPr></w:pPr><w:ins w:id="23070" w:author="Unknown Author" w:date="2026-10-30T04:17:53Z"><w:r><w:rPr><w:kern w:val="0"/><w:szCs w:val="24"/><w:lang w:val="es-CO" w:eastAsia="en-US" w:bidi="ar-SA"/></w:rPr><w:t>M4–M6</w:t></w:r></w:ins></w:p></w:tc></w:tr><w:tr><w:trPr><w:ins w:id="23072" w:author="Unknown Author" w:date="2026-10-30T04:17:53Z"/><w:cantSplit w:val="true"/></w:trPr><w:tc><w:tcPr><w:tcW w:w="663" w:type="dxa"/><w:tcBorders></w:tcBorders></w:tcPr><w:p><w:pPr><w:pStyle w:val="Tabla8"/><w:widowControl/><w:jc w:val="left"/><w:rPr><w:kern w:val="0"/><w:szCs w:val="24"/><w:lang w:val="es-CO" w:eastAsia="en-US" w:bidi="ar-SA"/><w:ins w:id="23074" w:author="Unknown Author" w:date="2026-10-30T04:17:53Z"></w:ins></w:rPr></w:pPr><w:ins w:id="23073" w:author="Unknown Author" w:date="2026-10-30T04:17:53Z"><w:r><w:rPr><w:kern w:val="0"/><w:szCs w:val="24"/><w:lang w:val="es-CO" w:eastAsia="en-US" w:bidi="ar-SA"/></w:rPr><w:t>EQ-08</w:t></w:r></w:ins></w:p></w:tc><w:tc><w:tcPr><w:tcW w:w="1411" w:type="dxa"/><w:tcBorders></w:tcBorders></w:tcPr><w:p><w:pPr><w:pStyle w:val="Tabla8"/><w:widowControl/><w:jc w:val="left"/><w:rPr><w:kern w:val="0"/><w:szCs w:val="24"/><w:lang w:val="es-CO" w:eastAsia="en-US" w:bidi="ar-SA"/><w:ins w:id="23076" w:author="Unknown Author" w:date="2026-10-30T04:17:53Z"></w:ins></w:rPr></w:pPr><w:ins w:id="23075" w:author="Unknown Author" w:date="2026-10-30T04:17:53Z"><w:r><w:rPr><w:kern w:val="0"/><w:szCs w:val="24"/><w:lang w:val="es-CO" w:eastAsia="en-US" w:bidi="ar-SA"/></w:rPr><w:t>Equipos y software</w:t></w:r></w:ins></w:p></w:tc><w:tc><w:tcPr><w:tcW w:w="1576" w:type="dxa"/><w:tcBorders></w:tcBorders></w:tcPr><w:p><w:pPr><w:pStyle w:val="Tabla8"/><w:widowControl/><w:jc w:val="left"/><w:rPr><w:kern w:val="0"/><w:szCs w:val="24"/><w:lang w:val="es-CO" w:eastAsia="en-US" w:bidi="ar-SA"/><w:ins w:id="23078" w:author="Unknown Author" w:date="2026-10-30T04:17:53Z"></w:ins></w:rPr></w:pPr><w:ins w:id="23077" w:author="Unknown Author" w:date="2026-10-30T04:17:53Z"><w:r><w:rPr><w:kern w:val="0"/><w:szCs w:val="24"/><w:lang w:val="es-CO" w:eastAsia="en-US" w:bidi="ar-SA"/></w:rPr><w:t>Estación de trabajo para entrenamiento de modelos</w:t></w:r></w:ins></w:p></w:tc><w:tc><w:tcPr><w:tcW w:w="1078" w:type="dxa"/><w:tcBorders></w:tcBorders></w:tcPr><w:p><w:pPr><w:pStyle w:val="Tabla8"/><w:widowControl/><w:jc w:val="left"/><w:rPr><w:kern w:val="0"/><w:szCs w:val="24"/><w:lang w:val="es-CO" w:eastAsia="en-US" w:bidi="ar-SA"/><w:ins w:id="23080" w:author="Unknown Author" w:date="2026-10-30T04:17:53Z"></w:ins></w:rPr></w:pPr><w:ins w:id="23079" w:author="Unknown Author" w:date="2026-10-30T04:17:53Z"><w:r><w:rPr><w:kern w:val="0"/><w:szCs w:val="24"/><w:lang w:val="es-CO" w:eastAsia="en-US" w:bidi="ar-SA"/></w:rPr><w:t>unidad</w:t></w:r></w:ins></w:p></w:tc><w:tc><w:tcPr><w:tcW w:w="830" w:type="dxa"/><w:tcBorders></w:tcBorders></w:tcPr><w:p><w:pPr><w:pStyle w:val="Tabla8"/><w:widowControl/><w:jc w:val="left"/><w:rPr><w:kern w:val="0"/><w:szCs w:val="24"/><w:lang w:val="es-CO" w:eastAsia="en-US" w:bidi="ar-SA"/><w:ins w:id="23082" w:author="Unknown Author" w:date="2026-10-30T04:17:53Z"></w:ins></w:rPr></w:pPr><w:ins w:id="23081" w:author="Unknown Author" w:date="2026-10-30T04:17:53Z"><w:r><w:rPr><w:kern w:val="0"/><w:szCs w:val="24"/><w:lang w:val="es-CO" w:eastAsia="en-US" w:bidi="ar-SA"/></w:rPr><w:t>2</w:t></w:r></w:ins></w:p></w:tc><w:tc><w:tcPr><w:tcW w:w="1243" w:type="dxa"/><w:tcBorders></w:tcBorders></w:tcPr><w:p><w:pPr><w:pStyle w:val="Tabla8"/><w:widowControl/><w:jc w:val="left"/><w:rPr><w:kern w:val="0"/><w:szCs w:val="24"/><w:lang w:val="es-CO" w:eastAsia="en-US" w:bidi="ar-SA"/><w:ins w:id="23084" w:author="Unknown Author" w:date="2026-10-30T04:17:53Z"></w:ins></w:rPr></w:pPr><w:ins w:id="23083" w:author="Unknown Author" w:date="2026-10-30T04:17:53Z"><w:r><w:rPr><w:kern w:val="0"/><w:szCs w:val="24"/><w:lang w:val="es-CO" w:eastAsia="en-US" w:bidi="ar-SA"/></w:rPr><w:t>$ 25.000.000</w:t></w:r></w:ins></w:p></w:tc><w:tc><w:tcPr><w:tcW w:w="1493" w:type="dxa"/><w:tcBorders></w:tcBorders></w:tcPr><w:p><w:pPr><w:pStyle w:val="Tabla8"/><w:widowControl/><w:jc w:val="left"/><w:rPr><w:kern w:val="0"/><w:szCs w:val="24"/><w:lang w:val="es-CO" w:eastAsia="en-US" w:bidi="ar-SA"/><w:ins w:id="23086" w:author="Unknown Author" w:date="2026-10-30T04:17:53Z"></w:ins></w:rPr></w:pPr><w:ins w:id="23085" w:author="Unknown Author" w:date="2026-10-30T04:17:53Z"><w:r><w:rPr><w:kern w:val="0"/><w:szCs w:val="24"/><w:lang w:val="es-CO" w:eastAsia="en-US" w:bidi="ar-SA"/></w:rPr><w:t>$ 50.000.000</w:t></w:r></w:ins></w:p></w:tc><w:tc><w:tcPr><w:tcW w:w="913" w:type="dxa"/><w:tcBorders></w:tcBorders></w:tcPr><w:p><w:pPr><w:pStyle w:val="Tabla8"/><w:widowControl/><w:jc w:val="left"/><w:rPr><w:kern w:val="0"/><w:szCs w:val="24"/><w:lang w:val="es-CO" w:eastAsia="en-US" w:bidi="ar-SA"/><w:ins w:id="23088" w:author="Unknown Author" w:date="2026-10-30T04:17:53Z"></w:ins></w:rPr></w:pPr><w:ins w:id="23087" w:author="Unknown Author" w:date="2026-10-30T04:17:53Z"><w:r><w:rPr><w:kern w:val="0"/><w:szCs w:val="24"/><w:lang w:val="es-CO" w:eastAsia="en-US" w:bidi="ar-SA"/></w:rPr><w:t>1.4</w:t></w:r></w:ins></w:p></w:tc><w:tc><w:tcPr><w:tcW w:w="746" w:type="dxa"/><w:tcBorders></w:tcBorders></w:tcPr><w:p><w:pPr><w:pStyle w:val="Tabla8"/><w:widowControl/><w:jc w:val="left"/><w:rPr><w:kern w:val="0"/><w:szCs w:val="24"/><w:lang w:val="es-CO" w:eastAsia="en-US" w:bidi="ar-SA"/><w:ins w:id="23090" w:author="Unknown Author" w:date="2026-10-30T04:17:53Z"></w:ins></w:rPr></w:pPr><w:ins w:id="23089" w:author="Unknown Author" w:date="2026-10-30T04:17:53Z"><w:r><w:rPr><w:kern w:val="0"/><w:szCs w:val="24"/><w:lang w:val="es-CO" w:eastAsia="en-US" w:bidi="ar-SA"/></w:rPr><w:t>M10–M12</w:t></w:r></w:ins></w:p></w:tc></w:tr><w:tr><w:trPr><w:ins w:id="23091" w:author="Unknown Author" w:date="2026-10-30T04:17:53Z"/><w:cantSplit w:val="true"/></w:trPr><w:tc><w:tcPr><w:tcW w:w="663" w:type="dxa"/><w:tcBorders></w:tcBorders><w:shd w:color="auto" w:fill="F7F7F7" w:val="clear"/></w:tcPr><w:p><w:pPr><w:pStyle w:val="Tabla8"/><w:widowControl/><w:jc w:val="left"/><w:rPr><w:kern w:val="0"/><w:szCs w:val="24"/><w:lang w:val="es-CO" w:eastAsia="en-US" w:bidi="ar-SA"/><w:ins w:id="23093" w:author="Unknown Author" w:date="2026-10-30T04:17:53Z"></w:ins></w:rPr></w:pPr><w:ins w:id="23092" w:author="Unknown Author" w:date="2026-10-30T04:17:53Z"><w:r><w:rPr><w:kern w:val="0"/><w:szCs w:val="24"/><w:lang w:val="es-CO" w:eastAsia="en-US" w:bidi="ar-SA"/></w:rPr><w:t>EQ-09</w:t></w:r></w:ins></w:p></w:tc><w:tc><w:tcPr><w:tcW w:w="1411" w:type="dxa"/><w:tcBorders></w:tcBorders><w:shd w:color="auto" w:fill="F7F7F7" w:val="clear"/></w:tcPr><w:p><w:pPr><w:pStyle w:val="Tabla8"/><w:widowControl/><w:jc w:val="left"/><w:rPr><w:kern w:val="0"/><w:szCs w:val="24"/><w:lang w:val="es-CO" w:eastAsia="en-US" w:bidi="ar-SA"/><w:ins w:id="23095" w:author="Unknown Author" w:date="2026-10-30T04:17:53Z"></w:ins></w:rPr></w:pPr><w:ins w:id="23094" w:author="Unknown Author" w:date="2026-10-30T04:17:53Z"><w:r><w:rPr><w:kern w:val="0"/><w:szCs w:val="24"/><w:lang w:val="es-CO" w:eastAsia="en-US" w:bidi="ar-SA"/></w:rPr><w:t>Equipos y software</w:t></w:r></w:ins></w:p></w:tc><w:tc><w:tcPr><w:tcW w:w="1576" w:type="dxa"/><w:tcBorders></w:tcBorders><w:shd w:color="auto" w:fill="F7F7F7" w:val="clear"/></w:tcPr><w:p><w:pPr><w:pStyle w:val="Tabla8"/><w:widowControl/><w:jc w:val="left"/><w:rPr><w:kern w:val="0"/><w:szCs w:val="24"/><w:lang w:val="es-CO" w:eastAsia="en-US" w:bidi="ar-SA"/><w:ins w:id="23097" w:author="Unknown Author" w:date="2026-10-30T04:17:53Z"></w:ins></w:rPr></w:pPr><w:ins w:id="23096" w:author="Unknown Author" w:date="2026-10-30T04:17:53Z"><w:r><w:rPr><w:kern w:val="0"/><w:szCs w:val="24"/><w:lang w:val="es-CO" w:eastAsia="en-US" w:bidi="ar-SA"/></w:rPr><w:t>Equipos de campo e instrumentación (lote)</w:t></w:r></w:ins></w:p></w:tc><w:tc><w:tcPr><w:tcW w:w="1078" w:type="dxa"/><w:tcBorders></w:tcBorders><w:shd w:color="auto" w:fill="F7F7F7" w:val="clear"/></w:tcPr><w:p><w:pPr><w:pStyle w:val="Tabla8"/><w:widowControl/><w:jc w:val="left"/><w:rPr><w:kern w:val="0"/><w:szCs w:val="24"/><w:lang w:val="es-CO" w:eastAsia="en-US" w:bidi="ar-SA"/><w:ins w:id="23099" w:author="Unknown Author" w:date="2026-10-30T04:17:53Z"></w:ins></w:rPr></w:pPr><w:ins w:id="23098" w:author="Unknown Author" w:date="2026-10-30T04:17:53Z"><w:r><w:rPr><w:kern w:val="0"/><w:szCs w:val="24"/><w:lang w:val="es-CO" w:eastAsia="en-US" w:bidi="ar-SA"/></w:rPr><w:t>lote</w:t></w:r></w:ins></w:p></w:tc><w:tc><w:tcPr><w:tcW w:w="830" w:type="dxa"/><w:tcBorders></w:tcBorders><w:shd w:color="auto" w:fill="F7F7F7" w:val="clear"/></w:tcPr><w:p><w:pPr><w:pStyle w:val="Tabla8"/><w:widowControl/><w:jc w:val="left"/><w:rPr><w:kern w:val="0"/><w:szCs w:val="24"/><w:lang w:val="es-CO" w:eastAsia="en-US" w:bidi="ar-SA"/><w:ins w:id="23101" w:author="Unknown Author" w:date="2026-10-30T04:17:53Z"></w:ins></w:rPr></w:pPr><w:ins w:id="23100" w:author="Unknown Author" w:date="2026-10-30T04:17:53Z"><w:r><w:rPr><w:kern w:val="0"/><w:szCs w:val="24"/><w:lang w:val="es-CO" w:eastAsia="en-US" w:bidi="ar-SA"/></w:rPr><w:t>1</w:t></w:r></w:ins></w:p></w:tc><w:tc><w:tcPr><w:tcW w:w="1243" w:type="dxa"/><w:tcBorders></w:tcBorders><w:shd w:color="auto" w:fill="F7F7F7" w:val="clear"/></w:tcPr><w:p><w:pPr><w:pStyle w:val="Tabla8"/><w:widowControl/><w:jc w:val="left"/><w:rPr><w:kern w:val="0"/><w:szCs w:val="24"/><w:lang w:val="es-CO" w:eastAsia="en-US" w:bidi="ar-SA"/><w:ins w:id="23103" w:author="Unknown Author" w:date="2026-10-30T04:17:53Z"></w:ins></w:rPr></w:pPr><w:ins w:id="23102" w:author="Unknown Author" w:date="2026-10-30T04:17:53Z"><w:r><w:rPr><w:kern w:val="0"/><w:szCs w:val="24"/><w:lang w:val="es-CO" w:eastAsia="en-US" w:bidi="ar-SA"/></w:rPr><w:t>$ 30.000.000</w:t></w:r></w:ins></w:p></w:tc><w:tc><w:tcPr><w:tcW w:w="1493" w:type="dxa"/><w:tcBorders></w:tcBorders><w:shd w:color="auto" w:fill="F7F7F7" w:val="clear"/></w:tcPr><w:p><w:pPr><w:pStyle w:val="Tabla8"/><w:widowControl/><w:jc w:val="left"/><w:rPr><w:kern w:val="0"/><w:szCs w:val="24"/><w:lang w:val="es-CO" w:eastAsia="en-US" w:bidi="ar-SA"/><w:ins w:id="23105" w:author="Unknown Author" w:date="2026-10-30T04:17:53Z"></w:ins></w:rPr></w:pPr><w:ins w:id="23104" w:author="Unknown Author" w:date="2026-10-30T04:17:53Z"><w:r><w:rPr><w:kern w:val="0"/><w:szCs w:val="24"/><w:lang w:val="es-CO" w:eastAsia="en-US" w:bidi="ar-SA"/></w:rPr><w:t>$ 30.000.000</w:t></w:r></w:ins></w:p></w:tc><w:tc><w:tcPr><w:tcW w:w="913" w:type="dxa"/><w:tcBorders></w:tcBorders><w:shd w:color="auto" w:fill="F7F7F7" w:val="clear"/></w:tcPr><w:p><w:pPr><w:pStyle w:val="Tabla8"/><w:widowControl/><w:jc w:val="left"/><w:rPr><w:kern w:val="0"/><w:szCs w:val="24"/><w:lang w:val="es-CO" w:eastAsia="en-US" w:bidi="ar-SA"/><w:ins w:id="23107" w:author="Unknown Author" w:date="2026-10-30T04:17:53Z"></w:ins></w:rPr></w:pPr><w:ins w:id="23106" w:author="Unknown Author" w:date="2026-10-30T04:17:53Z"><w:r><w:rPr><w:kern w:val="0"/><w:szCs w:val="24"/><w:lang w:val="es-CO" w:eastAsia="en-US" w:bidi="ar-SA"/></w:rPr><w:t>1.3</w:t></w:r></w:ins></w:p></w:tc><w:tc><w:tcPr><w:tcW w:w="746" w:type="dxa"/><w:tcBorders></w:tcBorders><w:shd w:color="auto" w:fill="F7F7F7" w:val="clear"/></w:tcPr><w:p><w:pPr><w:pStyle w:val="Tabla8"/><w:widowControl/><w:jc w:val="left"/><w:rPr><w:kern w:val="0"/><w:szCs w:val="24"/><w:lang w:val="es-CO" w:eastAsia="en-US" w:bidi="ar-SA"/><w:ins w:id="23109" w:author="Unknown Author" w:date="2026-10-30T04:17:53Z"></w:ins></w:rPr></w:pPr><w:ins w:id="23108" w:author="Unknown Author" w:date="2026-10-30T04:17:53Z"><w:r><w:rPr><w:kern w:val="0"/><w:szCs w:val="24"/><w:lang w:val="es-CO" w:eastAsia="en-US" w:bidi="ar-SA"/></w:rPr><w:t>M6–M10</w:t></w:r></w:ins></w:p></w:tc></w:tr><w:tr><w:trPr><w:ins w:id="23110" w:author="Unknown Author" w:date="2026-10-30T04:17:53Z"/><w:cantSplit w:val="true"/></w:trPr><w:tc><w:tcPr><w:tcW w:w="663" w:type="dxa"/><w:tcBorders></w:tcBorders></w:tcPr><w:p><w:pPr><w:pStyle w:val="Tabla8"/><w:widowControl/><w:jc w:val="left"/><w:rPr><w:kern w:val="0"/><w:szCs w:val="24"/><w:lang w:val="es-CO" w:eastAsia="en-US" w:bidi="ar-SA"/><w:ins w:id="23112" w:author="Unknown Author" w:date="2026-10-30T04:17:53Z"></w:ins></w:rPr></w:pPr><w:ins w:id="23111" w:author="Unknown Author" w:date="2026-10-30T04:17:53Z"><w:r><w:rPr><w:kern w:val="0"/><w:szCs w:val="24"/><w:lang w:val="es-CO" w:eastAsia="en-US" w:bidi="ar-SA"/></w:rPr><w:t>EQ-10</w:t></w:r></w:ins></w:p></w:tc><w:tc><w:tcPr><w:tcW w:w="1411" w:type="dxa"/><w:tcBorders></w:tcBorders></w:tcPr><w:p><w:pPr><w:pStyle w:val="Tabla8"/><w:widowControl/><w:jc w:val="left"/><w:rPr><w:kern w:val="0"/><w:szCs w:val="24"/><w:lang w:val="es-CO" w:eastAsia="en-US" w:bidi="ar-SA"/><w:ins w:id="23114" w:author="Unknown Author" w:date="2026-10-30T04:17:53Z"></w:ins></w:rPr></w:pPr><w:ins w:id="23113" w:author="Unknown Author" w:date="2026-10-30T04:17:53Z"><w:r><w:rPr><w:kern w:val="0"/><w:szCs w:val="24"/><w:lang w:val="es-CO" w:eastAsia="en-US" w:bidi="ar-SA"/></w:rPr><w:t>Equipos y software</w:t></w:r></w:ins></w:p></w:tc><w:tc><w:tcPr><w:tcW w:w="1576" w:type="dxa"/><w:tcBorders></w:tcBorders></w:tcPr><w:p><w:pPr><w:pStyle w:val="Tabla8"/><w:widowControl/><w:jc w:val="left"/><w:rPr><w:kern w:val="0"/><w:szCs w:val="24"/><w:lang w:val="es-CO" w:eastAsia="en-US" w:bidi="ar-SA"/><w:ins w:id="23116" w:author="Unknown Author" w:date="2026-10-30T04:17:53Z"></w:ins></w:rPr></w:pPr><w:ins w:id="23115" w:author="Unknown Author" w:date="2026-10-30T04:17:53Z"><w:r><w:rPr><w:kern w:val="0"/><w:szCs w:val="24"/><w:lang w:val="es-CO" w:eastAsia="en-US" w:bidi="ar-SA"/></w:rPr><w:t>Instancias en la nube reservadas (24 meses)</w:t></w:r></w:ins></w:p></w:tc><w:tc><w:tcPr><w:tcW w:w="1078" w:type="dxa"/><w:tcBorders></w:tcBorders></w:tcPr><w:p><w:pPr><w:pStyle w:val="Tabla8"/><w:widowControl/><w:jc w:val="left"/><w:rPr><w:kern w:val="0"/><w:szCs w:val="24"/><w:lang w:val="es-CO" w:eastAsia="en-US" w:bidi="ar-SA"/><w:ins w:id="23118" w:author="Unknown Author" w:date="2026-10-30T04:17:53Z"></w:ins></w:rPr></w:pPr><w:ins w:id="23117" w:author="Unknown Author" w:date="2026-10-30T04:17:53Z"><w:r><w:rPr><w:kern w:val="0"/><w:szCs w:val="24"/><w:lang w:val="es-CO" w:eastAsia="en-US" w:bidi="ar-SA"/></w:rPr><w:t>clúster</w:t></w:r></w:ins></w:p></w:tc><w:tc><w:tcPr><w:tcW w:w="830" w:type="dxa"/><w:tcBorders></w:tcBorders></w:tcPr><w:p><w:pPr><w:pStyle w:val="Tabla8"/><w:widowControl/><w:jc w:val="left"/><w:rPr><w:kern w:val="0"/><w:szCs w:val="24"/><w:lang w:val="es-CO" w:eastAsia="en-US" w:bidi="ar-SA"/><w:ins w:id="23120" w:author="Unknown Author" w:date="2026-10-30T04:17:53Z"></w:ins></w:rPr></w:pPr><w:ins w:id="23119" w:author="Unknown Author" w:date="2026-10-30T04:17:53Z"><w:r><w:rPr><w:kern w:val="0"/><w:szCs w:val="24"/><w:lang w:val="es-CO" w:eastAsia="en-US" w:bidi="ar-SA"/></w:rPr><w:t>1</w:t></w:r></w:ins></w:p></w:tc><w:tc><w:tcPr><w:tcW w:w="1243" w:type="dxa"/><w:tcBorders></w:tcBorders></w:tcPr><w:p><w:pPr><w:pStyle w:val="Tabla8"/><w:widowControl/><w:jc w:val="left"/><w:rPr><w:kern w:val="0"/><w:szCs w:val="24"/><w:lang w:val="es-CO" w:eastAsia="en-US" w:bidi="ar-SA"/><w:ins w:id="23122" w:author="Unknown Author" w:date="2026-10-30T04:17:53Z"></w:ins></w:rPr></w:pPr><w:ins w:id="23121" w:author="Unknown Author" w:date="2026-10-30T04:17:53Z"><w:r><w:rPr><w:kern w:val="0"/><w:szCs w:val="24"/><w:lang w:val="es-CO" w:eastAsia="en-US" w:bidi="ar-SA"/></w:rPr><w:t>$ 180.000.000</w:t></w:r></w:ins></w:p></w:tc><w:tc><w:tcPr><w:tcW w:w="1493" w:type="dxa"/><w:tcBorders></w:tcBorders></w:tcPr><w:p><w:pPr><w:pStyle w:val="Tabla8"/><w:widowControl/><w:jc w:val="left"/><w:rPr><w:kern w:val="0"/><w:szCs w:val="24"/><w:lang w:val="es-CO" w:eastAsia="en-US" w:bidi="ar-SA"/><w:ins w:id="23124" w:author="Unknown Author" w:date="2026-10-30T04:17:53Z"></w:ins></w:rPr></w:pPr><w:ins w:id="23123" w:author="Unknown Author" w:date="2026-10-30T04:17:53Z"><w:r><w:rPr><w:kern w:val="0"/><w:szCs w:val="24"/><w:lang w:val="es-CO" w:eastAsia="en-US" w:bidi="ar-SA"/></w:rPr><w:t>$ 180.000.000</w:t></w:r></w:ins></w:p></w:tc><w:tc><w:tcPr><w:tcW w:w="913" w:type="dxa"/><w:tcBorders></w:tcBorders></w:tcPr><w:p><w:pPr><w:pStyle w:val="Tabla8"/><w:widowControl/><w:jc w:val="left"/><w:rPr><w:kern w:val="0"/><w:szCs w:val="24"/><w:lang w:val="es-CO" w:eastAsia="en-US" w:bidi="ar-SA"/><w:ins w:id="23126" w:author="Unknown Author" w:date="2026-10-30T04:17:53Z"></w:ins></w:rPr></w:pPr><w:ins w:id="23125" w:author="Unknown Author" w:date="2026-10-30T04:17:53Z"><w:r><w:rPr><w:kern w:val="0"/><w:szCs w:val="24"/><w:lang w:val="es-CO" w:eastAsia="en-US" w:bidi="ar-SA"/></w:rPr><w:t>2.2</w:t></w:r></w:ins></w:p></w:tc><w:tc><w:tcPr><w:tcW w:w="746" w:type="dxa"/><w:tcBorders></w:tcBorders></w:tcPr><w:p><w:pPr><w:pStyle w:val="Tabla8"/><w:widowControl/><w:jc w:val="left"/><w:rPr><w:kern w:val="0"/><w:szCs w:val="24"/><w:lang w:val="es-CO" w:eastAsia="en-US" w:bidi="ar-SA"/><w:ins w:id="23128" w:author="Unknown Author" w:date="2026-10-30T04:17:53Z"></w:ins></w:rPr></w:pPr><w:ins w:id="23127" w:author="Unknown Author" w:date="2026-10-30T04:17:53Z"><w:r><w:rPr><w:kern w:val="0"/><w:szCs w:val="24"/><w:lang w:val="es-CO" w:eastAsia="en-US" w:bidi="ar-SA"/></w:rPr><w:t>M4–M6</w:t></w:r></w:ins></w:p></w:tc></w:tr><w:tr><w:trPr><w:ins w:id="23129" w:author="Unknown Author" w:date="2026-10-30T04:17:53Z"/><w:cantSplit w:val="true"/></w:trPr><w:tc><w:tcPr><w:tcW w:w="663" w:type="dxa"/><w:tcBorders></w:tcBorders><w:shd w:color="auto" w:fill="F7F7F7" w:val="clear"/></w:tcPr><w:p><w:pPr><w:pStyle w:val="Tabla8"/><w:widowControl/><w:jc w:val="left"/><w:rPr><w:kern w:val="0"/><w:szCs w:val="24"/><w:lang w:val="es-CO" w:eastAsia="en-US" w:bidi="ar-SA"/><w:ins w:id="23131" w:author="Unknown Author" w:date="2026-10-30T04:17:53Z"></w:ins></w:rPr></w:pPr><w:ins w:id="23130" w:author="Unknown Author" w:date="2026-10-30T04:17:53Z"><w:r><w:rPr><w:kern w:val="0"/><w:szCs w:val="24"/><w:lang w:val="es-CO" w:eastAsia="en-US" w:bidi="ar-SA"/></w:rPr><w:t>EQ-11</w:t></w:r></w:ins></w:p></w:tc><w:tc><w:tcPr><w:tcW w:w="1411" w:type="dxa"/><w:tcBorders></w:tcBorders><w:shd w:color="auto" w:fill="F7F7F7" w:val="clear"/></w:tcPr><w:p><w:pPr><w:pStyle w:val="Tabla8"/><w:widowControl/><w:jc w:val="left"/><w:rPr><w:kern w:val="0"/><w:szCs w:val="24"/><w:lang w:val="es-CO" w:eastAsia="en-US" w:bidi="ar-SA"/><w:ins w:id="23133" w:author="Unknown Author" w:date="2026-10-30T04:17:53Z"></w:ins></w:rPr></w:pPr><w:ins w:id="23132" w:author="Unknown Author" w:date="2026-10-30T04:17:53Z"><w:r><w:rPr><w:kern w:val="0"/><w:szCs w:val="24"/><w:lang w:val="es-CO" w:eastAsia="en-US" w:bidi="ar-SA"/></w:rPr><w:t>Equipos y software</w:t></w:r></w:ins></w:p></w:tc><w:tc><w:tcPr><w:tcW w:w="1576" w:type="dxa"/><w:tcBorders></w:tcBorders><w:shd w:color="auto" w:fill="F7F7F7" w:val="clear"/></w:tcPr><w:p><w:pPr><w:pStyle w:val="Tabla8"/><w:widowControl/><w:jc w:val="left"/><w:rPr><w:kern w:val="0"/><w:szCs w:val="24"/><w:lang w:val="es-CO" w:eastAsia="en-US" w:bidi="ar-SA"/><w:ins w:id="23135" w:author="Unknown Author" w:date="2026-10-30T04:17:53Z"></w:ins></w:rPr></w:pPr><w:ins w:id="23134" w:author="Unknown Author" w:date="2026-10-30T04:17:53Z"><w:r><w:rPr><w:kern w:val="0"/><w:szCs w:val="24"/><w:lang w:val="es-CO" w:eastAsia="en-US" w:bidi="ar-SA"/></w:rPr><w:t>Software de analítica y repositorios</w:t></w:r></w:ins></w:p></w:tc><w:tc><w:tcPr><w:tcW w:w="1078" w:type="dxa"/><w:tcBorders></w:tcBorders><w:shd w:color="auto" w:fill="F7F7F7" w:val="clear"/></w:tcPr><w:p><w:pPr><w:pStyle w:val="Tabla8"/><w:widowControl/><w:jc w:val="left"/><w:rPr><w:kern w:val="0"/><w:szCs w:val="24"/><w:lang w:val="es-CO" w:eastAsia="en-US" w:bidi="ar-SA"/><w:ins w:id="23137" w:author="Unknown Author" w:date="2026-10-30T04:17:53Z"></w:ins></w:rPr></w:pPr><w:ins w:id="23136" w:author="Unknown Author" w:date="2026-10-30T04:17:53Z"><w:r><w:rPr><w:kern w:val="0"/><w:szCs w:val="24"/><w:lang w:val="es-CO" w:eastAsia="en-US" w:bidi="ar-SA"/></w:rPr><w:t>paquete</w:t></w:r></w:ins></w:p></w:tc><w:tc><w:tcPr><w:tcW w:w="830" w:type="dxa"/><w:tcBorders></w:tcBorders><w:shd w:color="auto" w:fill="F7F7F7" w:val="clear"/></w:tcPr><w:p><w:pPr><w:pStyle w:val="Tabla8"/><w:widowControl/><w:jc w:val="left"/><w:rPr><w:kern w:val="0"/><w:szCs w:val="24"/><w:lang w:val="es-CO" w:eastAsia="en-US" w:bidi="ar-SA"/><w:ins w:id="23139" w:author="Unknown Author" w:date="2026-10-30T04:17:53Z"></w:ins></w:rPr></w:pPr><w:ins w:id="23138" w:author="Unknown Author" w:date="2026-10-30T04:17:53Z"><w:r><w:rPr><w:kern w:val="0"/><w:szCs w:val="24"/><w:lang w:val="es-CO" w:eastAsia="en-US" w:bidi="ar-SA"/></w:rPr><w:t>1</w:t></w:r></w:ins></w:p></w:tc><w:tc><w:tcPr><w:tcW w:w="1243" w:type="dxa"/><w:tcBorders></w:tcBorders><w:shd w:color="auto" w:fill="F7F7F7" w:val="clear"/></w:tcPr><w:p><w:pPr><w:pStyle w:val="Tabla8"/><w:widowControl/><w:jc w:val="left"/><w:rPr><w:kern w:val="0"/><w:szCs w:val="24"/><w:lang w:val="es-CO" w:eastAsia="en-US" w:bidi="ar-SA"/><w:ins w:id="23141" w:author="Unknown Author" w:date="2026-10-30T04:17:53Z"></w:ins></w:rPr></w:pPr><w:ins w:id="23140" w:author="Unknown Author" w:date="2026-10-30T04:17:53Z"><w:r><w:rPr><w:kern w:val="0"/><w:szCs w:val="24"/><w:lang w:val="es-CO" w:eastAsia="en-US" w:bidi="ar-SA"/></w:rPr><w:t>$ 45.000.000</w:t></w:r></w:ins></w:p></w:tc><w:tc><w:tcPr><w:tcW w:w="1493" w:type="dxa"/><w:tcBorders></w:tcBorders><w:shd w:color="auto" w:fill="F7F7F7" w:val="clear"/></w:tcPr><w:p><w:pPr><w:pStyle w:val="Tabla8"/><w:widowControl/><w:jc w:val="left"/><w:rPr><w:kern w:val="0"/><w:szCs w:val="24"/><w:lang w:val="es-CO" w:eastAsia="en-US" w:bidi="ar-SA"/><w:ins w:id="23143" w:author="Unknown Author" w:date="2026-10-30T04:17:53Z"></w:ins></w:rPr></w:pPr><w:ins w:id="23142" w:author="Unknown Author" w:date="2026-10-30T04:17:53Z"><w:r><w:rPr><w:kern w:val="0"/><w:szCs w:val="24"/><w:lang w:val="es-CO" w:eastAsia="en-US" w:bidi="ar-SA"/></w:rPr><w:t>$ 45.000.000</w:t></w:r></w:ins></w:p></w:tc><w:tc><w:tcPr><w:tcW w:w="913" w:type="dxa"/><w:tcBorders></w:tcBorders><w:shd w:color="auto" w:fill="F7F7F7" w:val="clear"/></w:tcPr><w:p><w:pPr><w:pStyle w:val="Tabla8"/><w:widowControl/><w:jc w:val="left"/><w:rPr><w:kern w:val="0"/><w:szCs w:val="24"/><w:lang w:val="es-CO" w:eastAsia="en-US" w:bidi="ar-SA"/><w:ins w:id="23145" w:author="Unknown Author" w:date="2026-10-30T04:17:53Z"></w:ins></w:rPr></w:pPr><w:ins w:id="23144" w:author="Unknown Author" w:date="2026-10-30T04:17:53Z"><w:r><w:rPr><w:kern w:val="0"/><w:szCs w:val="24"/><w:lang w:val="es-CO" w:eastAsia="en-US" w:bidi="ar-SA"/></w:rPr><w:t>2.2</w:t></w:r></w:ins></w:p></w:tc><w:tc><w:tcPr><w:tcW w:w="746" w:type="dxa"/><w:tcBorders></w:tcBorders><w:shd w:color="auto" w:fill="F7F7F7" w:val="clear"/></w:tcPr><w:p><w:pPr><w:pStyle w:val="Tabla8"/><w:widowControl/><w:jc w:val="left"/><w:rPr><w:kern w:val="0"/><w:szCs w:val="24"/><w:lang w:val="es-CO" w:eastAsia="en-US" w:bidi="ar-SA"/><w:ins w:id="23147" w:author="Unknown Author" w:date="2026-10-30T04:17:53Z"></w:ins></w:rPr></w:pPr><w:ins w:id="23146" w:author="Unknown Author" w:date="2026-10-30T04:17:53Z"><w:r><w:rPr><w:kern w:val="0"/><w:szCs w:val="24"/><w:lang w:val="es-CO" w:eastAsia="en-US" w:bidi="ar-SA"/></w:rPr><w:t>M4–M6</w:t></w:r></w:ins></w:p></w:tc></w:tr><w:tr><w:trPr><w:ins w:id="23148" w:author="Unknown Author" w:date="2026-10-30T04:17:53Z"/><w:cantSplit w:val="true"/></w:trPr><w:tc><w:tcPr><w:tcW w:w="663" w:type="dxa"/><w:tcBorders></w:tcBorders></w:tcPr><w:p><w:pPr><w:pStyle w:val="Tabla8"/><w:widowControl/><w:jc w:val="left"/><w:rPr><w:kern w:val="0"/><w:szCs w:val="24"/><w:lang w:val="es-CO" w:eastAsia="en-US" w:bidi="ar-SA"/><w:ins w:id="23150" w:author="Unknown Author" w:date="2026-10-30T04:17:53Z"></w:ins></w:rPr></w:pPr><w:ins w:id="23149" w:author="Unknown Author" w:date="2026-10-30T04:17:53Z"><w:r><w:rPr><w:kern w:val="0"/><w:szCs w:val="24"/><w:lang w:val="es-CO" w:eastAsia="en-US" w:bidi="ar-SA"/></w:rPr><w:t>EQ-17</w:t></w:r></w:ins></w:p></w:tc><w:tc><w:tcPr><w:tcW w:w="1411" w:type="dxa"/><w:tcBorders></w:tcBorders></w:tcPr><w:p><w:pPr><w:pStyle w:val="Tabla8"/><w:widowControl/><w:jc w:val="left"/><w:rPr><w:kern w:val="0"/><w:szCs w:val="24"/><w:lang w:val="es-CO" w:eastAsia="en-US" w:bidi="ar-SA"/><w:ins w:id="23152" w:author="Unknown Author" w:date="2026-10-30T04:17:53Z"></w:ins></w:rPr></w:pPr><w:ins w:id="23151" w:author="Unknown Author" w:date="2026-10-30T04:17:53Z"><w:r><w:rPr><w:kern w:val="0"/><w:szCs w:val="24"/><w:lang w:val="es-CO" w:eastAsia="en-US" w:bidi="ar-SA"/></w:rPr><w:t>Equipos y software</w:t></w:r></w:ins></w:p></w:tc><w:tc><w:tcPr><w:tcW w:w="1576" w:type="dxa"/><w:tcBorders></w:tcBorders></w:tcPr><w:p><w:pPr><w:pStyle w:val="Tabla8"/><w:widowControl/><w:jc w:val="left"/><w:rPr><w:kern w:val="0"/><w:szCs w:val="24"/><w:lang w:val="es-CO" w:eastAsia="en-US" w:bidi="ar-SA"/><w:ins w:id="23154" w:author="Unknown Author" w:date="2026-10-30T04:17:53Z"></w:ins></w:rPr></w:pPr><w:ins w:id="23153" w:author="Unknown Author" w:date="2026-10-30T04:17:53Z"><w:r><w:rPr><w:kern w:val="0"/><w:szCs w:val="24"/><w:lang w:val="es-CO" w:eastAsia="en-US" w:bidi="ar-SA"/></w:rPr><w:t>Servidor de cálculo de alto rendimiento y almacenamiento del laboratorio de modelación</w:t></w:r></w:ins></w:p></w:tc><w:tc><w:tcPr><w:tcW w:w="1078" w:type="dxa"/><w:tcBorders></w:tcBorders></w:tcPr><w:p><w:pPr><w:pStyle w:val="Tabla8"/><w:widowControl/><w:jc w:val="left"/><w:rPr><w:kern w:val="0"/><w:szCs w:val="24"/><w:lang w:val="es-CO" w:eastAsia="en-US" w:bidi="ar-SA"/><w:ins w:id="23156" w:author="Unknown Author" w:date="2026-10-30T04:17:53Z"></w:ins></w:rPr></w:pPr><w:ins w:id="23155" w:author="Unknown Author" w:date="2026-10-30T04:17:53Z"><w:r><w:rPr><w:kern w:val="0"/><w:szCs w:val="24"/><w:lang w:val="es-CO" w:eastAsia="en-US" w:bidi="ar-SA"/></w:rPr><w:t>unidad</w:t></w:r></w:ins></w:p></w:tc><w:tc><w:tcPr><w:tcW w:w="830" w:type="dxa"/><w:tcBorders></w:tcBorders></w:tcPr><w:p><w:pPr><w:pStyle w:val="Tabla8"/><w:widowControl/><w:jc w:val="left"/><w:rPr><w:kern w:val="0"/><w:szCs w:val="24"/><w:lang w:val="es-CO" w:eastAsia="en-US" w:bidi="ar-SA"/><w:ins w:id="23158" w:author="Unknown Author" w:date="2026-10-30T04:17:53Z"></w:ins></w:rPr></w:pPr><w:ins w:id="23157" w:author="Unknown Author" w:date="2026-10-30T04:17:53Z"><w:r><w:rPr><w:kern w:val="0"/><w:szCs w:val="24"/><w:lang w:val="es-CO" w:eastAsia="en-US" w:bidi="ar-SA"/></w:rPr><w:t>1</w:t></w:r></w:ins></w:p></w:tc><w:tc><w:tcPr><w:tcW w:w="1243" w:type="dxa"/><w:tcBorders></w:tcBorders></w:tcPr><w:p><w:pPr><w:pStyle w:val="Tabla8"/><w:widowControl/><w:jc w:val="left"/><w:rPr><w:kern w:val="0"/><w:szCs w:val="24"/><w:lang w:val="es-CO" w:eastAsia="en-US" w:bidi="ar-SA"/><w:ins w:id="23160" w:author="Unknown Author" w:date="2026-10-30T04:17:53Z"></w:ins></w:rPr></w:pPr><w:ins w:id="23159" w:author="Unknown Author" w:date="2026-10-30T04:17:53Z"><w:r><w:rPr><w:kern w:val="0"/><w:szCs w:val="24"/><w:lang w:val="es-CO" w:eastAsia="en-US" w:bidi="ar-SA"/></w:rPr><w:t>$ 160.000.000</w:t></w:r></w:ins></w:p></w:tc><w:tc><w:tcPr><w:tcW w:w="1493" w:type="dxa"/><w:tcBorders></w:tcBorders></w:tcPr><w:p><w:pPr><w:pStyle w:val="Tabla8"/><w:widowControl/><w:jc w:val="left"/><w:rPr><w:kern w:val="0"/><w:szCs w:val="24"/><w:lang w:val="es-CO" w:eastAsia="en-US" w:bidi="ar-SA"/><w:ins w:id="23162" w:author="Unknown Author" w:date="2026-10-30T04:17:53Z"></w:ins></w:rPr></w:pPr><w:ins w:id="23161" w:author="Unknown Author" w:date="2026-10-30T04:17:53Z"><w:r><w:rPr><w:kern w:val="0"/><w:szCs w:val="24"/><w:lang w:val="es-CO" w:eastAsia="en-US" w:bidi="ar-SA"/></w:rPr><w:t>$ 160.000.000</w:t></w:r></w:ins></w:p></w:tc><w:tc><w:tcPr><w:tcW w:w="913" w:type="dxa"/><w:tcBorders></w:tcBorders></w:tcPr><w:p><w:pPr><w:pStyle w:val="Tabla8"/><w:widowControl/><w:jc w:val="left"/><w:rPr><w:kern w:val="0"/><w:szCs w:val="24"/><w:lang w:val="es-CO" w:eastAsia="en-US" w:bidi="ar-SA"/><w:ins w:id="23164" w:author="Unknown Author" w:date="2026-10-30T04:17:53Z"></w:ins></w:rPr></w:pPr><w:ins w:id="23163" w:author="Unknown Author" w:date="2026-10-30T04:17:53Z"><w:r><w:rPr><w:kern w:val="0"/><w:szCs w:val="24"/><w:lang w:val="es-CO" w:eastAsia="en-US" w:bidi="ar-SA"/></w:rPr><w:t>2.6</w:t></w:r></w:ins></w:p></w:tc><w:tc><w:tcPr><w:tcW w:w="746" w:type="dxa"/><w:tcBorders></w:tcBorders></w:tcPr><w:p><w:pPr><w:pStyle w:val="Tabla8"/><w:widowControl/><w:jc w:val="left"/><w:rPr><w:kern w:val="0"/><w:szCs w:val="24"/><w:lang w:val="es-CO" w:eastAsia="en-US" w:bidi="ar-SA"/><w:ins w:id="23166" w:author="Unknown Author" w:date="2026-10-30T04:17:53Z"></w:ins></w:rPr></w:pPr><w:ins w:id="23165" w:author="Unknown Author" w:date="2026-10-30T04:17:53Z"><w:r><w:rPr><w:kern w:val="0"/><w:szCs w:val="24"/><w:lang w:val="es-CO" w:eastAsia="en-US" w:bidi="ar-SA"/></w:rPr><w:t>M7–M11</w:t></w:r></w:ins></w:p></w:tc></w:tr><w:tr><w:trPr><w:ins w:id="23167" w:author="Unknown Author" w:date="2026-10-30T04:17:53Z"/><w:cantSplit w:val="true"/></w:trPr><w:tc><w:tcPr><w:tcW w:w="663" w:type="dxa"/><w:tcBorders></w:tcBorders><w:shd w:color="auto" w:fill="F7F7F7" w:val="clear"/></w:tcPr><w:p><w:pPr><w:pStyle w:val="Tabla8"/><w:widowControl/><w:jc w:val="left"/><w:rPr><w:kern w:val="0"/><w:szCs w:val="24"/><w:lang w:val="es-CO" w:eastAsia="en-US" w:bidi="ar-SA"/><w:ins w:id="23169" w:author="Unknown Author" w:date="2026-10-30T04:17:53Z"></w:ins></w:rPr></w:pPr><w:ins w:id="23168" w:author="Unknown Author" w:date="2026-10-30T04:17:53Z"><w:r><w:rPr><w:kern w:val="0"/><w:szCs w:val="24"/><w:lang w:val="es-CO" w:eastAsia="en-US" w:bidi="ar-SA"/></w:rPr><w:t>EQ-18</w:t></w:r></w:ins></w:p></w:tc><w:tc><w:tcPr><w:tcW w:w="1411" w:type="dxa"/><w:tcBorders></w:tcBorders><w:shd w:color="auto" w:fill="F7F7F7" w:val="clear"/></w:tcPr><w:p><w:pPr><w:pStyle w:val="Tabla8"/><w:widowControl/><w:jc w:val="left"/><w:rPr><w:kern w:val="0"/><w:szCs w:val="24"/><w:lang w:val="es-CO" w:eastAsia="en-US" w:bidi="ar-SA"/><w:ins w:id="23171" w:author="Unknown Author" w:date="2026-10-30T04:17:53Z"></w:ins></w:rPr></w:pPr><w:ins w:id="23170" w:author="Unknown Author" w:date="2026-10-30T04:17:53Z"><w:r><w:rPr><w:kern w:val="0"/><w:szCs w:val="24"/><w:lang w:val="es-CO" w:eastAsia="en-US" w:bidi="ar-SA"/></w:rPr><w:t>Equipos y software</w:t></w:r></w:ins></w:p></w:tc><w:tc><w:tcPr><w:tcW w:w="1576" w:type="dxa"/><w:tcBorders></w:tcBorders><w:shd w:color="auto" w:fill="F7F7F7" w:val="clear"/></w:tcPr><w:p><w:pPr><w:pStyle w:val="Tabla8"/><w:widowControl/><w:jc w:val="left"/><w:rPr><w:kern w:val="0"/><w:szCs w:val="24"/><w:lang w:val="es-CO" w:eastAsia="en-US" w:bidi="ar-SA"/><w:ins w:id="23173" w:author="Unknown Author" w:date="2026-10-30T04:17:53Z"></w:ins></w:rPr></w:pPr><w:ins w:id="23172" w:author="Unknown Author" w:date="2026-10-30T04:17:53Z"><w:r><w:rPr><w:kern w:val="0"/><w:szCs w:val="24"/><w:lang w:val="es-CO" w:eastAsia="en-US" w:bidi="ar-SA"/></w:rPr><w:t>Estaciones meteorológicas automáticas con anemómetro sónico, pluviómetro y radiómetro</w:t></w:r></w:ins></w:p></w:tc><w:tc><w:tcPr><w:tcW w:w="1078" w:type="dxa"/><w:tcBorders></w:tcBorders><w:shd w:color="auto" w:fill="F7F7F7" w:val="clear"/></w:tcPr><w:p><w:pPr><w:pStyle w:val="Tabla8"/><w:widowControl/><w:jc w:val="left"/><w:rPr><w:kern w:val="0"/><w:szCs w:val="24"/><w:lang w:val="es-CO" w:eastAsia="en-US" w:bidi="ar-SA"/><w:ins w:id="23175" w:author="Unknown Author" w:date="2026-10-30T04:17:53Z"></w:ins></w:rPr></w:pPr><w:ins w:id="23174" w:author="Unknown Author" w:date="2026-10-30T04:17:53Z"><w:r><w:rPr><w:kern w:val="0"/><w:szCs w:val="24"/><w:lang w:val="es-CO" w:eastAsia="en-US" w:bidi="ar-SA"/></w:rPr><w:t>unidad</w:t></w:r></w:ins></w:p></w:tc><w:tc><w:tcPr><w:tcW w:w="830" w:type="dxa"/><w:tcBorders></w:tcBorders><w:shd w:color="auto" w:fill="F7F7F7" w:val="clear"/></w:tcPr><w:p><w:pPr><w:pStyle w:val="Tabla8"/><w:widowControl/><w:jc w:val="left"/><w:rPr><w:kern w:val="0"/><w:szCs w:val="24"/><w:lang w:val="es-CO" w:eastAsia="en-US" w:bidi="ar-SA"/><w:ins w:id="23177" w:author="Unknown Author" w:date="2026-10-30T04:17:53Z"></w:ins></w:rPr></w:pPr><w:ins w:id="23176" w:author="Unknown Author" w:date="2026-10-30T04:17:53Z"><w:r><w:rPr><w:kern w:val="0"/><w:szCs w:val="24"/><w:lang w:val="es-CO" w:eastAsia="en-US" w:bidi="ar-SA"/></w:rPr><w:t>4</w:t></w:r></w:ins></w:p></w:tc><w:tc><w:tcPr><w:tcW w:w="1243" w:type="dxa"/><w:tcBorders></w:tcBorders><w:shd w:color="auto" w:fill="F7F7F7" w:val="clear"/></w:tcPr><w:p><w:pPr><w:pStyle w:val="Tabla8"/><w:widowControl/><w:jc w:val="left"/><w:rPr><w:kern w:val="0"/><w:szCs w:val="24"/><w:lang w:val="es-CO" w:eastAsia="en-US" w:bidi="ar-SA"/><w:ins w:id="23179" w:author="Unknown Author" w:date="2026-10-30T04:17:53Z"></w:ins></w:rPr></w:pPr><w:ins w:id="23178" w:author="Unknown Author" w:date="2026-10-30T04:17:53Z"><w:r><w:rPr><w:kern w:val="0"/><w:szCs w:val="24"/><w:lang w:val="es-CO" w:eastAsia="en-US" w:bidi="ar-SA"/></w:rPr><w:t>$ 32.000.000</w:t></w:r></w:ins></w:p></w:tc><w:tc><w:tcPr><w:tcW w:w="1493" w:type="dxa"/><w:tcBorders></w:tcBorders><w:shd w:color="auto" w:fill="F7F7F7" w:val="clear"/></w:tcPr><w:p><w:pPr><w:pStyle w:val="Tabla8"/><w:widowControl/><w:jc w:val="left"/><w:rPr><w:kern w:val="0"/><w:szCs w:val="24"/><w:lang w:val="es-CO" w:eastAsia="en-US" w:bidi="ar-SA"/><w:ins w:id="23181" w:author="Unknown Author" w:date="2026-10-30T04:17:53Z"></w:ins></w:rPr></w:pPr><w:ins w:id="23180" w:author="Unknown Author" w:date="2026-10-30T04:17:53Z"><w:r><w:rPr><w:kern w:val="0"/><w:szCs w:val="24"/><w:lang w:val="es-CO" w:eastAsia="en-US" w:bidi="ar-SA"/></w:rPr><w:t>$ 128.000.000</w:t></w:r></w:ins></w:p></w:tc><w:tc><w:tcPr><w:tcW w:w="913" w:type="dxa"/><w:tcBorders></w:tcBorders><w:shd w:color="auto" w:fill="F7F7F7" w:val="clear"/></w:tcPr><w:p><w:pPr><w:pStyle w:val="Tabla8"/><w:widowControl/><w:jc w:val="left"/><w:rPr><w:kern w:val="0"/><w:szCs w:val="24"/><w:lang w:val="es-CO" w:eastAsia="en-US" w:bidi="ar-SA"/><w:ins w:id="23183" w:author="Unknown Author" w:date="2026-10-30T04:17:53Z"></w:ins></w:rPr></w:pPr><w:ins w:id="23182" w:author="Unknown Author" w:date="2026-10-30T04:17:53Z"><w:r><w:rPr><w:kern w:val="0"/><w:szCs w:val="24"/><w:lang w:val="es-CO" w:eastAsia="en-US" w:bidi="ar-SA"/></w:rPr><w:t>2.6</w:t></w:r></w:ins></w:p></w:tc><w:tc><w:tcPr><w:tcW w:w="746" w:type="dxa"/><w:tcBorders></w:tcBorders><w:shd w:color="auto" w:fill="F7F7F7" w:val="clear"/></w:tcPr><w:p><w:pPr><w:pStyle w:val="Tabla8"/><w:widowControl/><w:jc w:val="left"/><w:rPr><w:kern w:val="0"/><w:szCs w:val="24"/><w:lang w:val="es-CO" w:eastAsia="en-US" w:bidi="ar-SA"/><w:ins w:id="23185" w:author="Unknown Author" w:date="2026-10-30T04:17:53Z"></w:ins></w:rPr></w:pPr><w:ins w:id="23184" w:author="Unknown Author" w:date="2026-10-30T04:17:53Z"><w:r><w:rPr><w:kern w:val="0"/><w:szCs w:val="24"/><w:lang w:val="es-CO" w:eastAsia="en-US" w:bidi="ar-SA"/></w:rPr><w:t>M7–M11</w:t></w:r></w:ins></w:p></w:tc></w:tr><w:tr><w:trPr><w:ins w:id="23186" w:author="Unknown Author" w:date="2026-10-30T04:17:53Z"/><w:cantSplit w:val="true"/></w:trPr><w:tc><w:tcPr><w:tcW w:w="663" w:type="dxa"/><w:tcBorders></w:tcBorders></w:tcPr><w:p><w:pPr><w:pStyle w:val="Tabla8"/><w:widowControl/><w:jc w:val="left"/><w:rPr><w:kern w:val="0"/><w:szCs w:val="24"/><w:lang w:val="es-CO" w:eastAsia="en-US" w:bidi="ar-SA"/><w:ins w:id="23188" w:author="Unknown Author" w:date="2026-10-30T04:17:53Z"></w:ins></w:rPr></w:pPr><w:ins w:id="23187" w:author="Unknown Author" w:date="2026-10-30T04:17:53Z"><w:r><w:rPr><w:kern w:val="0"/><w:szCs w:val="24"/><w:lang w:val="es-CO" w:eastAsia="en-US" w:bidi="ar-SA"/></w:rPr><w:t>EQ-19</w:t></w:r></w:ins></w:p></w:tc><w:tc><w:tcPr><w:tcW w:w="1411" w:type="dxa"/><w:tcBorders></w:tcBorders></w:tcPr><w:p><w:pPr><w:pStyle w:val="Tabla8"/><w:widowControl/><w:jc w:val="left"/><w:rPr><w:kern w:val="0"/><w:szCs w:val="24"/><w:lang w:val="es-CO" w:eastAsia="en-US" w:bidi="ar-SA"/><w:ins w:id="23190" w:author="Unknown Author" w:date="2026-10-30T04:17:53Z"></w:ins></w:rPr></w:pPr><w:ins w:id="23189" w:author="Unknown Author" w:date="2026-10-30T04:17:53Z"><w:r><w:rPr><w:kern w:val="0"/><w:szCs w:val="24"/><w:lang w:val="es-CO" w:eastAsia="en-US" w:bidi="ar-SA"/></w:rPr><w:t>Equipos y software</w:t></w:r></w:ins></w:p></w:tc><w:tc><w:tcPr><w:tcW w:w="1576" w:type="dxa"/><w:tcBorders></w:tcBorders></w:tcPr><w:p><w:pPr><w:pStyle w:val="Tabla8"/><w:widowControl/><w:jc w:val="left"/><w:rPr><w:kern w:val="0"/><w:szCs w:val="24"/><w:lang w:val="es-CO" w:eastAsia="en-US" w:bidi="ar-SA"/><w:ins w:id="23192" w:author="Unknown Author" w:date="2026-10-30T04:17:53Z"></w:ins></w:rPr></w:pPr><w:ins w:id="23191" w:author="Unknown Author" w:date="2026-10-30T04:17:53Z"><w:r><w:rPr><w:kern w:val="0"/><w:szCs w:val="24"/><w:lang w:val="es-CO" w:eastAsia="en-US" w:bidi="ar-SA"/></w:rPr><w:t>Dron con sensor LiDAR, cámara fotogramétrica y receptor GNSS RTK</w:t></w:r></w:ins></w:p></w:tc><w:tc><w:tcPr><w:tcW w:w="1078" w:type="dxa"/><w:tcBorders></w:tcBorders></w:tcPr><w:p><w:pPr><w:pStyle w:val="Tabla8"/><w:widowControl/><w:jc w:val="left"/><w:rPr><w:kern w:val="0"/><w:szCs w:val="24"/><w:lang w:val="es-CO" w:eastAsia="en-US" w:bidi="ar-SA"/><w:ins w:id="23194" w:author="Unknown Author" w:date="2026-10-30T04:17:53Z"></w:ins></w:rPr></w:pPr><w:ins w:id="23193" w:author="Unknown Author" w:date="2026-10-30T04:17:53Z"><w:r><w:rPr><w:kern w:val="0"/><w:szCs w:val="24"/><w:lang w:val="es-CO" w:eastAsia="en-US" w:bidi="ar-SA"/></w:rPr><w:t>unidad</w:t></w:r></w:ins></w:p></w:tc><w:tc><w:tcPr><w:tcW w:w="830" w:type="dxa"/><w:tcBorders></w:tcBorders></w:tcPr><w:p><w:pPr><w:pStyle w:val="Tabla8"/><w:widowControl/><w:jc w:val="left"/><w:rPr><w:kern w:val="0"/><w:szCs w:val="24"/><w:lang w:val="es-CO" w:eastAsia="en-US" w:bidi="ar-SA"/><w:ins w:id="23196" w:author="Unknown Author" w:date="2026-10-30T04:17:53Z"></w:ins></w:rPr></w:pPr><w:ins w:id="23195" w:author="Unknown Author" w:date="2026-10-30T04:17:53Z"><w:r><w:rPr><w:kern w:val="0"/><w:szCs w:val="24"/><w:lang w:val="es-CO" w:eastAsia="en-US" w:bidi="ar-SA"/></w:rPr><w:t>1</w:t></w:r></w:ins></w:p></w:tc><w:tc><w:tcPr><w:tcW w:w="1243" w:type="dxa"/><w:tcBorders></w:tcBorders></w:tcPr><w:p><w:pPr><w:pStyle w:val="Tabla8"/><w:widowControl/><w:jc w:val="left"/><w:rPr><w:kern w:val="0"/><w:szCs w:val="24"/><w:lang w:val="es-CO" w:eastAsia="en-US" w:bidi="ar-SA"/><w:ins w:id="23198" w:author="Unknown Author" w:date="2026-10-30T04:17:53Z"></w:ins></w:rPr></w:pPr><w:ins w:id="23197" w:author="Unknown Author" w:date="2026-10-30T04:17:53Z"><w:r><w:rPr><w:kern w:val="0"/><w:szCs w:val="24"/><w:lang w:val="es-CO" w:eastAsia="en-US" w:bidi="ar-SA"/></w:rPr><w:t>$ 105.000.000</w:t></w:r></w:ins></w:p></w:tc><w:tc><w:tcPr><w:tcW w:w="1493" w:type="dxa"/><w:tcBorders></w:tcBorders></w:tcPr><w:p><w:pPr><w:pStyle w:val="Tabla8"/><w:widowControl/><w:jc w:val="left"/><w:rPr><w:kern w:val="0"/><w:szCs w:val="24"/><w:lang w:val="es-CO" w:eastAsia="en-US" w:bidi="ar-SA"/><w:ins w:id="23200" w:author="Unknown Author" w:date="2026-10-30T04:17:53Z"></w:ins></w:rPr></w:pPr><w:ins w:id="23199" w:author="Unknown Author" w:date="2026-10-30T04:17:53Z"><w:r><w:rPr><w:kern w:val="0"/><w:szCs w:val="24"/><w:lang w:val="es-CO" w:eastAsia="en-US" w:bidi="ar-SA"/></w:rPr><w:t>$ 105.000.000</w:t></w:r></w:ins></w:p></w:tc><w:tc><w:tcPr><w:tcW w:w="913" w:type="dxa"/><w:tcBorders></w:tcBorders></w:tcPr><w:p><w:pPr><w:pStyle w:val="Tabla8"/><w:widowControl/><w:jc w:val="left"/><w:rPr><w:kern w:val="0"/><w:szCs w:val="24"/><w:lang w:val="es-CO" w:eastAsia="en-US" w:bidi="ar-SA"/><w:ins w:id="23202" w:author="Unknown Author" w:date="2026-10-30T04:17:53Z"></w:ins></w:rPr></w:pPr><w:ins w:id="23201" w:author="Unknown Author" w:date="2026-10-30T04:17:53Z"><w:r><w:rPr><w:kern w:val="0"/><w:szCs w:val="24"/><w:lang w:val="es-CO" w:eastAsia="en-US" w:bidi="ar-SA"/></w:rPr><w:t>2.6</w:t></w:r></w:ins></w:p></w:tc><w:tc><w:tcPr><w:tcW w:w="746" w:type="dxa"/><w:tcBorders></w:tcBorders></w:tcPr><w:p><w:pPr><w:pStyle w:val="Tabla8"/><w:widowControl/><w:jc w:val="left"/><w:rPr><w:kern w:val="0"/><w:szCs w:val="24"/><w:lang w:val="es-CO" w:eastAsia="en-US" w:bidi="ar-SA"/><w:ins w:id="23204" w:author="Unknown Author" w:date="2026-10-30T04:17:53Z"></w:ins></w:rPr></w:pPr><w:ins w:id="23203" w:author="Unknown Author" w:date="2026-10-30T04:17:53Z"><w:r><w:rPr><w:kern w:val="0"/><w:szCs w:val="24"/><w:lang w:val="es-CO" w:eastAsia="en-US" w:bidi="ar-SA"/></w:rPr><w:t>M7–M11</w:t></w:r></w:ins></w:p></w:tc></w:tr><w:tr><w:trPr><w:ins w:id="23205" w:author="Unknown Author" w:date="2026-10-30T04:17:53Z"/><w:cantSplit w:val="true"/></w:trPr><w:tc><w:tcPr><w:tcW w:w="663" w:type="dxa"/><w:tcBorders></w:tcBorders><w:shd w:color="auto" w:fill="F7F7F7" w:val="clear"/></w:tcPr><w:p><w:pPr><w:pStyle w:val="Tabla8"/><w:widowControl/><w:jc w:val="left"/><w:rPr><w:kern w:val="0"/><w:szCs w:val="24"/><w:lang w:val="es-CO" w:eastAsia="en-US" w:bidi="ar-SA"/><w:ins w:id="23207" w:author="Unknown Author" w:date="2026-10-30T04:17:53Z"></w:ins></w:rPr></w:pPr><w:ins w:id="23206" w:author="Unknown Author" w:date="2026-10-30T04:17:53Z"><w:r><w:rPr><w:kern w:val="0"/><w:szCs w:val="24"/><w:lang w:val="es-CO" w:eastAsia="en-US" w:bidi="ar-SA"/></w:rPr><w:t>EQ-20</w:t></w:r></w:ins></w:p></w:tc><w:tc><w:tcPr><w:tcW w:w="1411" w:type="dxa"/><w:tcBorders></w:tcBorders><w:shd w:color="auto" w:fill="F7F7F7" w:val="clear"/></w:tcPr><w:p><w:pPr><w:pStyle w:val="Tabla8"/><w:widowControl/><w:jc w:val="left"/><w:rPr><w:kern w:val="0"/><w:szCs w:val="24"/><w:lang w:val="es-CO" w:eastAsia="en-US" w:bidi="ar-SA"/><w:ins w:id="23209" w:author="Unknown Author" w:date="2026-10-30T04:17:53Z"></w:ins></w:rPr></w:pPr><w:ins w:id="23208" w:author="Unknown Author" w:date="2026-10-30T04:17:53Z"><w:r><w:rPr><w:kern w:val="0"/><w:szCs w:val="24"/><w:lang w:val="es-CO" w:eastAsia="en-US" w:bidi="ar-SA"/></w:rPr><w:t>Equipos y software</w:t></w:r></w:ins></w:p></w:tc><w:tc><w:tcPr><w:tcW w:w="1576" w:type="dxa"/><w:tcBorders></w:tcBorders><w:shd w:color="auto" w:fill="F7F7F7" w:val="clear"/></w:tcPr><w:p><w:pPr><w:pStyle w:val="Tabla8"/><w:widowControl/><w:jc w:val="left"/><w:rPr><w:kern w:val="0"/><w:szCs w:val="24"/><w:lang w:val="es-CO" w:eastAsia="en-US" w:bidi="ar-SA"/><w:ins w:id="23211" w:author="Unknown Author" w:date="2026-10-30T04:17:53Z"></w:ins></w:rPr></w:pPr><w:ins w:id="23210" w:author="Unknown Author" w:date="2026-10-30T04:17:53Z"><w:r><w:rPr><w:kern w:val="0"/><w:szCs w:val="24"/><w:lang w:val="es-CO" w:eastAsia="en-US" w:bidi="ar-SA"/></w:rPr><w:t>Monitores portátiles de material particulado de referencia equivalente para campañas de demolición</w:t></w:r></w:ins></w:p></w:tc><w:tc><w:tcPr><w:tcW w:w="1078" w:type="dxa"/><w:tcBorders></w:tcBorders><w:shd w:color="auto" w:fill="F7F7F7" w:val="clear"/></w:tcPr><w:p><w:pPr><w:pStyle w:val="Tabla8"/><w:widowControl/><w:jc w:val="left"/><w:rPr><w:kern w:val="0"/><w:szCs w:val="24"/><w:lang w:val="es-CO" w:eastAsia="en-US" w:bidi="ar-SA"/><w:ins w:id="23213" w:author="Unknown Author" w:date="2026-10-30T04:17:53Z"></w:ins></w:rPr></w:pPr><w:ins w:id="23212" w:author="Unknown Author" w:date="2026-10-30T04:17:53Z"><w:r><w:rPr><w:kern w:val="0"/><w:szCs w:val="24"/><w:lang w:val="es-CO" w:eastAsia="en-US" w:bidi="ar-SA"/></w:rPr><w:t>unidad</w:t></w:r></w:ins></w:p></w:tc><w:tc><w:tcPr><w:tcW w:w="830" w:type="dxa"/><w:tcBorders></w:tcBorders><w:shd w:color="auto" w:fill="F7F7F7" w:val="clear"/></w:tcPr><w:p><w:pPr><w:pStyle w:val="Tabla8"/><w:widowControl/><w:jc w:val="left"/><w:rPr><w:kern w:val="0"/><w:szCs w:val="24"/><w:lang w:val="es-CO" w:eastAsia="en-US" w:bidi="ar-SA"/><w:ins w:id="23215" w:author="Unknown Author" w:date="2026-10-30T04:17:53Z"></w:ins></w:rPr></w:pPr><w:ins w:id="23214" w:author="Unknown Author" w:date="2026-10-30T04:17:53Z"><w:r><w:rPr><w:kern w:val="0"/><w:szCs w:val="24"/><w:lang w:val="es-CO" w:eastAsia="en-US" w:bidi="ar-SA"/></w:rPr><w:t>2</w:t></w:r></w:ins></w:p></w:tc><w:tc><w:tcPr><w:tcW w:w="1243" w:type="dxa"/><w:tcBorders></w:tcBorders><w:shd w:color="auto" w:fill="F7F7F7" w:val="clear"/></w:tcPr><w:p><w:pPr><w:pStyle w:val="Tabla8"/><w:widowControl/><w:jc w:val="left"/><w:rPr><w:kern w:val="0"/><w:szCs w:val="24"/><w:lang w:val="es-CO" w:eastAsia="en-US" w:bidi="ar-SA"/><w:ins w:id="23217" w:author="Unknown Author" w:date="2026-10-30T04:17:53Z"></w:ins></w:rPr></w:pPr><w:ins w:id="23216" w:author="Unknown Author" w:date="2026-10-30T04:17:53Z"><w:r><w:rPr><w:kern w:val="0"/><w:szCs w:val="24"/><w:lang w:val="es-CO" w:eastAsia="en-US" w:bidi="ar-SA"/></w:rPr><w:t>$ 72.000.000</w:t></w:r></w:ins></w:p></w:tc><w:tc><w:tcPr><w:tcW w:w="1493" w:type="dxa"/><w:tcBorders></w:tcBorders><w:shd w:color="auto" w:fill="F7F7F7" w:val="clear"/></w:tcPr><w:p><w:pPr><w:pStyle w:val="Tabla8"/><w:widowControl/><w:jc w:val="left"/><w:rPr><w:kern w:val="0"/><w:szCs w:val="24"/><w:lang w:val="es-CO" w:eastAsia="en-US" w:bidi="ar-SA"/><w:ins w:id="23219" w:author="Unknown Author" w:date="2026-10-30T04:17:53Z"></w:ins></w:rPr></w:pPr><w:ins w:id="23218" w:author="Unknown Author" w:date="2026-10-30T04:17:53Z"><w:r><w:rPr><w:kern w:val="0"/><w:szCs w:val="24"/><w:lang w:val="es-CO" w:eastAsia="en-US" w:bidi="ar-SA"/></w:rPr><w:t>$ 144.000.000</w:t></w:r></w:ins></w:p></w:tc><w:tc><w:tcPr><w:tcW w:w="913" w:type="dxa"/><w:tcBorders></w:tcBorders><w:shd w:color="auto" w:fill="F7F7F7" w:val="clear"/></w:tcPr><w:p><w:pPr><w:pStyle w:val="Tabla8"/><w:widowControl/><w:jc w:val="left"/><w:rPr><w:kern w:val="0"/><w:szCs w:val="24"/><w:lang w:val="es-CO" w:eastAsia="en-US" w:bidi="ar-SA"/><w:ins w:id="23221" w:author="Unknown Author" w:date="2026-10-30T04:17:53Z"></w:ins></w:rPr></w:pPr><w:ins w:id="23220" w:author="Unknown Author" w:date="2026-10-30T04:17:53Z"><w:r><w:rPr><w:kern w:val="0"/><w:szCs w:val="24"/><w:lang w:val="es-CO" w:eastAsia="en-US" w:bidi="ar-SA"/></w:rPr><w:t>2.6</w:t></w:r></w:ins></w:p></w:tc><w:tc><w:tcPr><w:tcW w:w="746" w:type="dxa"/><w:tcBorders></w:tcBorders><w:shd w:color="auto" w:fill="F7F7F7" w:val="clear"/></w:tcPr><w:p><w:pPr><w:pStyle w:val="Tabla8"/><w:widowControl/><w:jc w:val="left"/><w:rPr><w:kern w:val="0"/><w:szCs w:val="24"/><w:lang w:val="es-CO" w:eastAsia="en-US" w:bidi="ar-SA"/><w:ins w:id="23223" w:author="Unknown Author" w:date="2026-10-30T04:17:53Z"></w:ins></w:rPr></w:pPr><w:ins w:id="23222" w:author="Unknown Author" w:date="2026-10-30T04:17:53Z"><w:r><w:rPr><w:kern w:val="0"/><w:szCs w:val="24"/><w:lang w:val="es-CO" w:eastAsia="en-US" w:bidi="ar-SA"/></w:rPr><w:t>M7–M11</w:t></w:r></w:ins></w:p></w:tc></w:tr><w:tr><w:trPr><w:ins w:id="23224" w:author="Unknown Author" w:date="2026-10-30T04:17:53Z"/><w:cantSplit w:val="true"/></w:trPr><w:tc><w:tcPr><w:tcW w:w="663" w:type="dxa"/><w:tcBorders></w:tcBorders></w:tcPr><w:p><w:pPr><w:pStyle w:val="Tabla8"/><w:widowControl/><w:jc w:val="left"/><w:rPr><w:kern w:val="0"/><w:szCs w:val="24"/><w:lang w:val="es-CO" w:eastAsia="en-US" w:bidi="ar-SA"/><w:ins w:id="23226" w:author="Unknown Author" w:date="2026-10-30T04:17:53Z"></w:ins></w:rPr></w:pPr><w:ins w:id="23225" w:author="Unknown Author" w:date="2026-10-30T04:17:53Z"><w:r><w:rPr><w:kern w:val="0"/><w:szCs w:val="24"/><w:lang w:val="es-CO" w:eastAsia="en-US" w:bidi="ar-SA"/></w:rPr><w:t>EQ-21</w:t></w:r></w:ins></w:p></w:tc><w:tc><w:tcPr><w:tcW w:w="1411" w:type="dxa"/><w:tcBorders></w:tcBorders></w:tcPr><w:p><w:pPr><w:pStyle w:val="Tabla8"/><w:widowControl/><w:jc w:val="left"/><w:rPr><w:kern w:val="0"/><w:szCs w:val="24"/><w:lang w:val="es-CO" w:eastAsia="en-US" w:bidi="ar-SA"/><w:ins w:id="23228" w:author="Unknown Author" w:date="2026-10-30T04:17:53Z"></w:ins></w:rPr></w:pPr><w:ins w:id="23227" w:author="Unknown Author" w:date="2026-10-30T04:17:53Z"><w:r><w:rPr><w:kern w:val="0"/><w:szCs w:val="24"/><w:lang w:val="es-CO" w:eastAsia="en-US" w:bidi="ar-SA"/></w:rPr><w:t>Equipos y software</w:t></w:r></w:ins></w:p></w:tc><w:tc><w:tcPr><w:tcW w:w="1576" w:type="dxa"/><w:tcBorders></w:tcBorders></w:tcPr><w:p><w:pPr><w:pStyle w:val="Tabla8"/><w:widowControl/><w:jc w:val="left"/><w:rPr><w:kern w:val="0"/><w:szCs w:val="24"/><w:lang w:val="es-CO" w:eastAsia="en-US" w:bidi="ar-SA"/><w:ins w:id="23230" w:author="Unknown Author" w:date="2026-10-30T04:17:53Z"></w:ins></w:rPr></w:pPr><w:ins w:id="23229" w:author="Unknown Author" w:date="2026-10-30T04:17:53Z"><w:r><w:rPr><w:kern w:val="0"/><w:szCs w:val="24"/><w:lang w:val="es-CO" w:eastAsia="en-US" w:bidi="ar-SA"/></w:rPr><w:t>Licencias de software de modelación urbana, de dispersión y SIG</w:t></w:r></w:ins></w:p></w:tc><w:tc><w:tcPr><w:tcW w:w="1078" w:type="dxa"/><w:tcBorders></w:tcBorders></w:tcPr><w:p><w:pPr><w:pStyle w:val="Tabla8"/><w:widowControl/><w:jc w:val="left"/><w:rPr><w:kern w:val="0"/><w:szCs w:val="24"/><w:lang w:val="es-CO" w:eastAsia="en-US" w:bidi="ar-SA"/><w:ins w:id="23232" w:author="Unknown Author" w:date="2026-10-30T04:17:53Z"></w:ins></w:rPr></w:pPr><w:ins w:id="23231" w:author="Unknown Author" w:date="2026-10-30T04:17:53Z"><w:r><w:rPr><w:kern w:val="0"/><w:szCs w:val="24"/><w:lang w:val="es-CO" w:eastAsia="en-US" w:bidi="ar-SA"/></w:rPr><w:t>paquete</w:t></w:r></w:ins></w:p></w:tc><w:tc><w:tcPr><w:tcW w:w="830" w:type="dxa"/><w:tcBorders></w:tcBorders></w:tcPr><w:p><w:pPr><w:pStyle w:val="Tabla8"/><w:widowControl/><w:jc w:val="left"/><w:rPr><w:kern w:val="0"/><w:szCs w:val="24"/><w:lang w:val="es-CO" w:eastAsia="en-US" w:bidi="ar-SA"/><w:ins w:id="23234" w:author="Unknown Author" w:date="2026-10-30T04:17:53Z"></w:ins></w:rPr></w:pPr><w:ins w:id="23233" w:author="Unknown Author" w:date="2026-10-30T04:17:53Z"><w:r><w:rPr><w:kern w:val="0"/><w:szCs w:val="24"/><w:lang w:val="es-CO" w:eastAsia="en-US" w:bidi="ar-SA"/></w:rPr><w:t>1</w:t></w:r></w:ins></w:p></w:tc><w:tc><w:tcPr><w:tcW w:w="1243" w:type="dxa"/><w:tcBorders></w:tcBorders></w:tcPr><w:p><w:pPr><w:pStyle w:val="Tabla8"/><w:widowControl/><w:jc w:val="left"/><w:rPr><w:kern w:val="0"/><w:szCs w:val="24"/><w:lang w:val="es-CO" w:eastAsia="en-US" w:bidi="ar-SA"/><w:ins w:id="23236" w:author="Unknown Author" w:date="2026-10-30T04:17:53Z"></w:ins></w:rPr></w:pPr><w:ins w:id="23235" w:author="Unknown Author" w:date="2026-10-30T04:17:53Z"><w:r><w:rPr><w:kern w:val="0"/><w:szCs w:val="24"/><w:lang w:val="es-CO" w:eastAsia="en-US" w:bidi="ar-SA"/></w:rPr><w:t>$ 55.000.000</w:t></w:r></w:ins></w:p></w:tc><w:tc><w:tcPr><w:tcW w:w="1493" w:type="dxa"/><w:tcBorders></w:tcBorders></w:tcPr><w:p><w:pPr><w:pStyle w:val="Tabla8"/><w:widowControl/><w:jc w:val="left"/><w:rPr><w:kern w:val="0"/><w:szCs w:val="24"/><w:lang w:val="es-CO" w:eastAsia="en-US" w:bidi="ar-SA"/><w:ins w:id="23238" w:author="Unknown Author" w:date="2026-10-30T04:17:53Z"></w:ins></w:rPr></w:pPr><w:ins w:id="23237" w:author="Unknown Author" w:date="2026-10-30T04:17:53Z"><w:r><w:rPr><w:kern w:val="0"/><w:szCs w:val="24"/><w:lang w:val="es-CO" w:eastAsia="en-US" w:bidi="ar-SA"/></w:rPr><w:t>$ 55.000.000</w:t></w:r></w:ins></w:p></w:tc><w:tc><w:tcPr><w:tcW w:w="913" w:type="dxa"/><w:tcBorders></w:tcBorders></w:tcPr><w:p><w:pPr><w:pStyle w:val="Tabla8"/><w:widowControl/><w:jc w:val="left"/><w:rPr><w:kern w:val="0"/><w:szCs w:val="24"/><w:lang w:val="es-CO" w:eastAsia="en-US" w:bidi="ar-SA"/><w:ins w:id="23240" w:author="Unknown Author" w:date="2026-10-30T04:17:53Z"></w:ins></w:rPr></w:pPr><w:ins w:id="23239" w:author="Unknown Author" w:date="2026-10-30T04:17:53Z"><w:r><w:rPr><w:kern w:val="0"/><w:szCs w:val="24"/><w:lang w:val="es-CO" w:eastAsia="en-US" w:bidi="ar-SA"/></w:rPr><w:t>2.6</w:t></w:r></w:ins></w:p></w:tc><w:tc><w:tcPr><w:tcW w:w="746" w:type="dxa"/><w:tcBorders></w:tcBorders></w:tcPr><w:p><w:pPr><w:pStyle w:val="Tabla8"/><w:widowControl/><w:jc w:val="left"/><w:rPr><w:kern w:val="0"/><w:szCs w:val="24"/><w:lang w:val="es-CO" w:eastAsia="en-US" w:bidi="ar-SA"/><w:ins w:id="23242" w:author="Unknown Author" w:date="2026-10-30T04:17:53Z"></w:ins></w:rPr></w:pPr><w:ins w:id="23241" w:author="Unknown Author" w:date="2026-10-30T04:17:53Z"><w:r><w:rPr><w:kern w:val="0"/><w:szCs w:val="24"/><w:lang w:val="es-CO" w:eastAsia="en-US" w:bidi="ar-SA"/></w:rPr><w:t>M7–M17</w:t></w:r></w:ins></w:p></w:tc></w:tr><w:tr><w:trPr><w:ins w:id="23243" w:author="Unknown Author" w:date="2026-10-30T04:17:53Z"/><w:cantSplit w:val="true"/></w:trPr><w:tc><w:tcPr><w:tcW w:w="663" w:type="dxa"/><w:tcBorders></w:tcBorders><w:shd w:color="auto" w:fill="F7F7F7" w:val="clear"/></w:tcPr><w:p><w:pPr><w:pStyle w:val="Tabla8"/><w:widowControl/><w:jc w:val="left"/><w:rPr><w:kern w:val="0"/><w:szCs w:val="24"/><w:lang w:val="es-CO" w:eastAsia="en-US" w:bidi="ar-SA"/><w:ins w:id="23245" w:author="Unknown Author" w:date="2026-10-30T04:17:53Z"></w:ins></w:rPr></w:pPr><w:ins w:id="23244" w:author="Unknown Author" w:date="2026-10-30T04:17:53Z"><w:r><w:rPr><w:kern w:val="0"/><w:szCs w:val="24"/><w:lang w:val="es-CO" w:eastAsia="en-US" w:bidi="ar-SA"/></w:rPr><w:t>EQ-14</w:t></w:r></w:ins></w:p></w:tc><w:tc><w:tcPr><w:tcW w:w="1411" w:type="dxa"/><w:tcBorders></w:tcBorders><w:shd w:color="auto" w:fill="F7F7F7" w:val="clear"/></w:tcPr><w:p><w:pPr><w:pStyle w:val="Tabla8"/><w:widowControl/><w:jc w:val="left"/><w:rPr><w:kern w:val="0"/><w:szCs w:val="24"/><w:lang w:val="es-CO" w:eastAsia="en-US" w:bidi="ar-SA"/><w:ins w:id="23247" w:author="Unknown Author" w:date="2026-10-30T04:17:53Z"></w:ins></w:rPr></w:pPr><w:ins w:id="23246" w:author="Unknown Author" w:date="2026-10-30T04:17:53Z"><w:r><w:rPr><w:kern w:val="0"/><w:szCs w:val="24"/><w:lang w:val="es-CO" w:eastAsia="en-US" w:bidi="ar-SA"/></w:rPr><w:t>Equipos y software</w:t></w:r></w:ins></w:p></w:tc><w:tc><w:tcPr><w:tcW w:w="1576" w:type="dxa"/><w:tcBorders></w:tcBorders><w:shd w:color="auto" w:fill="F7F7F7" w:val="clear"/></w:tcPr><w:p><w:pPr><w:pStyle w:val="Tabla8"/><w:widowControl/><w:jc w:val="left"/><w:rPr><w:kern w:val="0"/><w:szCs w:val="24"/><w:lang w:val="es-CO" w:eastAsia="en-US" w:bidi="ar-SA"/><w:ins w:id="23249" w:author="Unknown Author" w:date="2026-10-30T04:17:53Z"></w:ins></w:rPr></w:pPr><w:ins w:id="23248" w:author="Unknown Author" w:date="2026-10-30T04:17:53Z"><w:r><w:rPr><w:kern w:val="0"/><w:szCs w:val="24"/><w:lang w:val="es-CO" w:eastAsia="en-US" w:bidi="ar-SA"/></w:rPr><w:t>Sistema de geociencias para el mapeo diagnóstico: suscripciones plataforma SIG de nivel profesional</w:t></w:r></w:ins></w:p></w:tc><w:tc><w:tcPr><w:tcW w:w="1078" w:type="dxa"/><w:tcBorders></w:tcBorders><w:shd w:color="auto" w:fill="F7F7F7" w:val="clear"/></w:tcPr><w:p><w:pPr><w:pStyle w:val="Tabla8"/><w:widowControl/><w:jc w:val="left"/><w:rPr><w:kern w:val="0"/><w:szCs w:val="24"/><w:lang w:val="es-CO" w:eastAsia="en-US" w:bidi="ar-SA"/><w:ins w:id="23251" w:author="Unknown Author" w:date="2026-10-30T04:17:53Z"></w:ins></w:rPr></w:pPr><w:ins w:id="23250" w:author="Unknown Author" w:date="2026-10-30T04:17:53Z"><w:r><w:rPr><w:kern w:val="0"/><w:szCs w:val="24"/><w:lang w:val="es-CO" w:eastAsia="en-US" w:bidi="ar-SA"/></w:rPr><w:t>usuario-mes</w:t></w:r></w:ins></w:p></w:tc><w:tc><w:tcPr><w:tcW w:w="830" w:type="dxa"/><w:tcBorders></w:tcBorders><w:shd w:color="auto" w:fill="F7F7F7" w:val="clear"/></w:tcPr><w:p><w:pPr><w:pStyle w:val="Tabla8"/><w:widowControl/><w:jc w:val="left"/><w:rPr><w:kern w:val="0"/><w:szCs w:val="24"/><w:lang w:val="es-CO" w:eastAsia="en-US" w:bidi="ar-SA"/><w:ins w:id="23253" w:author="Unknown Author" w:date="2026-10-30T04:17:53Z"></w:ins></w:rPr></w:pPr><w:ins w:id="23252" w:author="Unknown Author" w:date="2026-10-30T04:17:53Z"><w:r><w:rPr><w:kern w:val="0"/><w:szCs w:val="24"/><w:lang w:val="es-CO" w:eastAsia="en-US" w:bidi="ar-SA"/></w:rPr><w:t>92</w:t></w:r></w:ins></w:p></w:tc><w:tc><w:tcPr><w:tcW w:w="1243" w:type="dxa"/><w:tcBorders></w:tcBorders><w:shd w:color="auto" w:fill="F7F7F7" w:val="clear"/></w:tcPr><w:p><w:pPr><w:pStyle w:val="Tabla8"/><w:widowControl/><w:jc w:val="left"/><w:rPr><w:kern w:val="0"/><w:szCs w:val="24"/><w:lang w:val="es-CO" w:eastAsia="en-US" w:bidi="ar-SA"/><w:ins w:id="23255" w:author="Unknown Author" w:date="2026-10-30T04:17:53Z"></w:ins></w:rPr></w:pPr><w:ins w:id="23254" w:author="Unknown Author" w:date="2026-10-30T04:17:53Z"><w:r><w:rPr><w:kern w:val="0"/><w:szCs w:val="24"/><w:lang w:val="es-CO" w:eastAsia="en-US" w:bidi="ar-SA"/></w:rPr><w:t>$ 995.103</w:t></w:r></w:ins></w:p></w:tc><w:tc><w:tcPr><w:tcW w:w="1493" w:type="dxa"/><w:tcBorders></w:tcBorders><w:shd w:color="auto" w:fill="F7F7F7" w:val="clear"/></w:tcPr><w:p><w:pPr><w:pStyle w:val="Tabla8"/><w:widowControl/><w:jc w:val="left"/><w:rPr><w:kern w:val="0"/><w:szCs w:val="24"/><w:lang w:val="es-CO" w:eastAsia="en-US" w:bidi="ar-SA"/><w:ins w:id="23257" w:author="Unknown Author" w:date="2026-10-30T04:17:53Z"></w:ins></w:rPr></w:pPr><w:ins w:id="23256" w:author="Unknown Author" w:date="2026-10-30T04:17:53Z"><w:r><w:rPr><w:kern w:val="0"/><w:szCs w:val="24"/><w:lang w:val="es-CO" w:eastAsia="en-US" w:bidi="ar-SA"/></w:rPr><w:t>$ 91.549.476</w:t></w:r></w:ins></w:p></w:tc><w:tc><w:tcPr><w:tcW w:w="913" w:type="dxa"/><w:tcBorders></w:tcBorders><w:shd w:color="auto" w:fill="F7F7F7" w:val="clear"/></w:tcPr><w:p><w:pPr><w:pStyle w:val="Tabla8"/><w:widowControl/><w:jc w:val="left"/><w:rPr><w:kern w:val="0"/><w:szCs w:val="24"/><w:lang w:val="es-CO" w:eastAsia="en-US" w:bidi="ar-SA"/><w:ins w:id="23259" w:author="Unknown Author" w:date="2026-10-30T04:17:53Z"></w:ins></w:rPr></w:pPr><w:ins w:id="23258" w:author="Unknown Author" w:date="2026-10-30T04:17:53Z"><w:r><w:rPr><w:kern w:val="0"/><w:szCs w:val="24"/><w:lang w:val="es-CO" w:eastAsia="en-US" w:bidi="ar-SA"/></w:rPr><w:t>1.1</w:t></w:r></w:ins></w:p></w:tc><w:tc><w:tcPr><w:tcW w:w="746" w:type="dxa"/><w:tcBorders></w:tcBorders><w:shd w:color="auto" w:fill="F7F7F7" w:val="clear"/></w:tcPr><w:p><w:pPr><w:pStyle w:val="Tabla8"/><w:widowControl/><w:jc w:val="left"/><w:rPr><w:kern w:val="0"/><w:szCs w:val="24"/><w:lang w:val="es-CO" w:eastAsia="en-US" w:bidi="ar-SA"/><w:ins w:id="23261" w:author="Unknown Author" w:date="2026-10-30T04:17:53Z"></w:ins></w:rPr></w:pPr><w:ins w:id="23260" w:author="Unknown Author" w:date="2026-10-30T04:17:53Z"><w:r><w:rPr><w:kern w:val="0"/><w:szCs w:val="24"/><w:lang w:val="es-CO" w:eastAsia="en-US" w:bidi="ar-SA"/></w:rPr><w:t>M2–M24</w:t></w:r></w:ins></w:p></w:tc></w:tr><w:tr><w:trPr><w:ins w:id="23262" w:author="Unknown Author" w:date="2026-10-30T04:17:53Z"/><w:cantSplit w:val="true"/></w:trPr><w:tc><w:tcPr><w:tcW w:w="663" w:type="dxa"/><w:tcBorders></w:tcBorders></w:tcPr><w:p><w:pPr><w:pStyle w:val="Tabla8"/><w:widowControl/><w:jc w:val="left"/><w:rPr><w:kern w:val="0"/><w:szCs w:val="24"/><w:lang w:val="es-CO" w:eastAsia="en-US" w:bidi="ar-SA"/><w:ins w:id="23264" w:author="Unknown Author" w:date="2026-10-30T04:17:53Z"></w:ins></w:rPr></w:pPr><w:ins w:id="23263" w:author="Unknown Author" w:date="2026-10-30T04:17:53Z"><w:r><w:rPr><w:kern w:val="0"/><w:szCs w:val="24"/><w:lang w:val="es-CO" w:eastAsia="en-US" w:bidi="ar-SA"/></w:rPr><w:t>EQ-15</w:t></w:r></w:ins></w:p></w:tc><w:tc><w:tcPr><w:tcW w:w="1411" w:type="dxa"/><w:tcBorders></w:tcBorders></w:tcPr><w:p><w:pPr><w:pStyle w:val="Tabla8"/><w:widowControl/><w:jc w:val="left"/><w:rPr><w:kern w:val="0"/><w:szCs w:val="24"/><w:lang w:val="es-CO" w:eastAsia="en-US" w:bidi="ar-SA"/><w:ins w:id="23266" w:author="Unknown Author" w:date="2026-10-30T04:17:53Z"></w:ins></w:rPr></w:pPr><w:ins w:id="23265" w:author="Unknown Author" w:date="2026-10-30T04:17:53Z"><w:r><w:rPr><w:kern w:val="0"/><w:szCs w:val="24"/><w:lang w:val="es-CO" w:eastAsia="en-US" w:bidi="ar-SA"/></w:rPr><w:t>Equipos y software</w:t></w:r></w:ins></w:p></w:tc><w:tc><w:tcPr><w:tcW w:w="1576" w:type="dxa"/><w:tcBorders></w:tcBorders></w:tcPr><w:p><w:pPr><w:pStyle w:val="Tabla8"/><w:widowControl/><w:jc w:val="left"/><w:rPr><w:kern w:val="0"/><w:szCs w:val="24"/><w:lang w:val="es-CO" w:eastAsia="en-US" w:bidi="ar-SA"/><w:ins w:id="23268" w:author="Unknown Author" w:date="2026-10-30T04:17:53Z"></w:ins></w:rPr></w:pPr><w:ins w:id="23267" w:author="Unknown Author" w:date="2026-10-30T04:17:53Z"><w:r><w:rPr><w:kern w:val="0"/><w:szCs w:val="24"/><w:lang w:val="es-CO" w:eastAsia="en-US" w:bidi="ar-SA"/></w:rPr><w:t>Sistema de geociencias para el mapeo diagnóstico: suscripción plataforma SIG de nivel profesional avanzado</w:t></w:r></w:ins></w:p></w:tc><w:tc><w:tcPr><w:tcW w:w="1078" w:type="dxa"/><w:tcBorders></w:tcBorders></w:tcPr><w:p><w:pPr><w:pStyle w:val="Tabla8"/><w:widowControl/><w:jc w:val="left"/><w:rPr><w:kern w:val="0"/><w:szCs w:val="24"/><w:lang w:val="es-CO" w:eastAsia="en-US" w:bidi="ar-SA"/><w:ins w:id="23270" w:author="Unknown Author" w:date="2026-10-30T04:17:53Z"></w:ins></w:rPr></w:pPr><w:ins w:id="23269" w:author="Unknown Author" w:date="2026-10-30T04:17:53Z"><w:r><w:rPr><w:kern w:val="0"/><w:szCs w:val="24"/><w:lang w:val="es-CO" w:eastAsia="en-US" w:bidi="ar-SA"/></w:rPr><w:t>usuario-mes</w:t></w:r></w:ins></w:p></w:tc><w:tc><w:tcPr><w:tcW w:w="830" w:type="dxa"/><w:tcBorders></w:tcBorders></w:tcPr><w:p><w:pPr><w:pStyle w:val="Tabla8"/><w:widowControl/><w:jc w:val="left"/><w:rPr><w:kern w:val="0"/><w:szCs w:val="24"/><w:lang w:val="es-CO" w:eastAsia="en-US" w:bidi="ar-SA"/><w:ins w:id="23272" w:author="Unknown Author" w:date="2026-10-30T04:17:53Z"></w:ins></w:rPr></w:pPr><w:ins w:id="23271" w:author="Unknown Author" w:date="2026-10-30T04:17:53Z"><w:r><w:rPr><w:kern w:val="0"/><w:szCs w:val="24"/><w:lang w:val="es-CO" w:eastAsia="en-US" w:bidi="ar-SA"/></w:rPr><w:t>23</w:t></w:r></w:ins></w:p></w:tc><w:tc><w:tcPr><w:tcW w:w="1243" w:type="dxa"/><w:tcBorders></w:tcBorders></w:tcPr><w:p><w:pPr><w:pStyle w:val="Tabla8"/><w:widowControl/><w:jc w:val="left"/><w:rPr><w:kern w:val="0"/><w:szCs w:val="24"/><w:lang w:val="es-CO" w:eastAsia="en-US" w:bidi="ar-SA"/><w:ins w:id="23274" w:author="Unknown Author" w:date="2026-10-30T04:17:53Z"></w:ins></w:rPr></w:pPr><w:ins w:id="23273" w:author="Unknown Author" w:date="2026-10-30T04:17:53Z"><w:r><w:rPr><w:kern w:val="0"/><w:szCs w:val="24"/><w:lang w:val="es-CO" w:eastAsia="en-US" w:bidi="ar-SA"/></w:rPr><w:t>$ 1.983.712</w:t></w:r></w:ins></w:p></w:tc><w:tc><w:tcPr><w:tcW w:w="1493" w:type="dxa"/><w:tcBorders></w:tcBorders></w:tcPr><w:p><w:pPr><w:pStyle w:val="Tabla8"/><w:widowControl/><w:jc w:val="left"/><w:rPr><w:kern w:val="0"/><w:szCs w:val="24"/><w:lang w:val="es-CO" w:eastAsia="en-US" w:bidi="ar-SA"/><w:ins w:id="23276" w:author="Unknown Author" w:date="2026-10-30T04:17:53Z"></w:ins></w:rPr></w:pPr><w:ins w:id="23275" w:author="Unknown Author" w:date="2026-10-30T04:17:53Z"><w:r><w:rPr><w:kern w:val="0"/><w:szCs w:val="24"/><w:lang w:val="es-CO" w:eastAsia="en-US" w:bidi="ar-SA"/></w:rPr><w:t>$ 45.625.376</w:t></w:r></w:ins></w:p></w:tc><w:tc><w:tcPr><w:tcW w:w="913" w:type="dxa"/><w:tcBorders></w:tcBorders></w:tcPr><w:p><w:pPr><w:pStyle w:val="Tabla8"/><w:widowControl/><w:jc w:val="left"/><w:rPr><w:kern w:val="0"/><w:szCs w:val="24"/><w:lang w:val="es-CO" w:eastAsia="en-US" w:bidi="ar-SA"/><w:ins w:id="23278" w:author="Unknown Author" w:date="2026-10-30T04:17:53Z"></w:ins></w:rPr></w:pPr><w:ins w:id="23277" w:author="Unknown Author" w:date="2026-10-30T04:17:53Z"><w:r><w:rPr><w:kern w:val="0"/><w:szCs w:val="24"/><w:lang w:val="es-CO" w:eastAsia="en-US" w:bidi="ar-SA"/></w:rPr><w:t>1.1</w:t></w:r></w:ins></w:p></w:tc><w:tc><w:tcPr><w:tcW w:w="746" w:type="dxa"/><w:tcBorders></w:tcBorders></w:tcPr><w:p><w:pPr><w:pStyle w:val="Tabla8"/><w:widowControl/><w:jc w:val="left"/><w:rPr><w:kern w:val="0"/><w:szCs w:val="24"/><w:lang w:val="es-CO" w:eastAsia="en-US" w:bidi="ar-SA"/><w:ins w:id="23280" w:author="Unknown Author" w:date="2026-10-30T04:17:53Z"></w:ins></w:rPr></w:pPr><w:ins w:id="23279" w:author="Unknown Author" w:date="2026-10-30T04:17:53Z"><w:r><w:rPr><w:kern w:val="0"/><w:szCs w:val="24"/><w:lang w:val="es-CO" w:eastAsia="en-US" w:bidi="ar-SA"/></w:rPr><w:t>M2–M24</w:t></w:r></w:ins></w:p></w:tc></w:tr><w:tr><w:trPr><w:ins w:id="23281" w:author="Unknown Author" w:date="2026-10-30T04:17:53Z"/><w:cantSplit w:val="true"/></w:trPr><w:tc><w:tcPr><w:tcW w:w="663" w:type="dxa"/><w:tcBorders></w:tcBorders><w:shd w:color="auto" w:fill="F7F7F7" w:val="clear"/></w:tcPr><w:p><w:pPr><w:pStyle w:val="Tabla8"/><w:widowControl/><w:jc w:val="left"/><w:rPr><w:kern w:val="0"/><w:szCs w:val="24"/><w:lang w:val="es-CO" w:eastAsia="en-US" w:bidi="ar-SA"/><w:ins w:id="23283" w:author="Unknown Author" w:date="2026-10-30T04:17:53Z"></w:ins></w:rPr></w:pPr><w:ins w:id="23282" w:author="Unknown Author" w:date="2026-10-30T04:17:53Z"><w:r><w:rPr><w:kern w:val="0"/><w:szCs w:val="24"/><w:lang w:val="es-CO" w:eastAsia="en-US" w:bidi="ar-SA"/></w:rPr><w:t>EQ-16</w:t></w:r></w:ins></w:p></w:tc><w:tc><w:tcPr><w:tcW w:w="1411" w:type="dxa"/><w:tcBorders></w:tcBorders><w:shd w:color="auto" w:fill="F7F7F7" w:val="clear"/></w:tcPr><w:p><w:pPr><w:pStyle w:val="Tabla8"/><w:widowControl/><w:jc w:val="left"/><w:rPr><w:kern w:val="0"/><w:szCs w:val="24"/><w:lang w:val="es-CO" w:eastAsia="en-US" w:bidi="ar-SA"/><w:ins w:id="23285" w:author="Unknown Author" w:date="2026-10-30T04:17:53Z"></w:ins></w:rPr></w:pPr><w:ins w:id="23284" w:author="Unknown Author" w:date="2026-10-30T04:17:53Z"><w:r><w:rPr><w:kern w:val="0"/><w:szCs w:val="24"/><w:lang w:val="es-CO" w:eastAsia="en-US" w:bidi="ar-SA"/></w:rPr><w:t>Equipos y software</w:t></w:r></w:ins></w:p></w:tc><w:tc><w:tcPr><w:tcW w:w="1576" w:type="dxa"/><w:tcBorders></w:tcBorders><w:shd w:color="auto" w:fill="F7F7F7" w:val="clear"/></w:tcPr><w:p><w:pPr><w:pStyle w:val="Tabla8"/><w:widowControl/><w:jc w:val="left"/><w:rPr><w:kern w:val="0"/><w:szCs w:val="24"/><w:lang w:val="es-CO" w:eastAsia="en-US" w:bidi="ar-SA"/><w:ins w:id="23287" w:author="Unknown Author" w:date="2026-10-30T04:17:53Z"></w:ins></w:rPr></w:pPr><w:ins w:id="23286" w:author="Unknown Author" w:date="2026-10-30T04:17:53Z"><w:r><w:rPr><w:kern w:val="0"/><w:szCs w:val="24"/><w:lang w:val="es-CO" w:eastAsia="en-US" w:bidi="ar-SA"/></w:rPr><w:t>Sistema de geociencias para el mapeo diagnóstico: complemento de geoestadística</w:t></w:r></w:ins></w:p></w:tc><w:tc><w:tcPr><w:tcW w:w="1078" w:type="dxa"/><w:tcBorders></w:tcBorders><w:shd w:color="auto" w:fill="F7F7F7" w:val="clear"/></w:tcPr><w:p><w:pPr><w:pStyle w:val="Tabla8"/><w:widowControl/><w:jc w:val="left"/><w:rPr><w:kern w:val="0"/><w:szCs w:val="24"/><w:lang w:val="es-CO" w:eastAsia="en-US" w:bidi="ar-SA"/><w:ins w:id="23289" w:author="Unknown Author" w:date="2026-10-30T04:17:53Z"></w:ins></w:rPr></w:pPr><w:ins w:id="23288" w:author="Unknown Author" w:date="2026-10-30T04:17:53Z"><w:r><w:rPr><w:kern w:val="0"/><w:szCs w:val="24"/><w:lang w:val="es-CO" w:eastAsia="en-US" w:bidi="ar-SA"/></w:rPr><w:t>usuario-año</w:t></w:r></w:ins></w:p></w:tc><w:tc><w:tcPr><w:tcW w:w="830" w:type="dxa"/><w:tcBorders></w:tcBorders><w:shd w:color="auto" w:fill="F7F7F7" w:val="clear"/></w:tcPr><w:p><w:pPr><w:pStyle w:val="Tabla8"/><w:widowControl/><w:jc w:val="left"/><w:rPr><w:kern w:val="0"/><w:szCs w:val="24"/><w:lang w:val="es-CO" w:eastAsia="en-US" w:bidi="ar-SA"/><w:ins w:id="23291" w:author="Unknown Author" w:date="2026-10-30T04:17:53Z"></w:ins></w:rPr></w:pPr><w:ins w:id="23290" w:author="Unknown Author" w:date="2026-10-30T04:17:53Z"><w:r><w:rPr><w:kern w:val="0"/><w:szCs w:val="24"/><w:lang w:val="es-CO" w:eastAsia="en-US" w:bidi="ar-SA"/></w:rPr><w:t>2</w:t></w:r></w:ins></w:p></w:tc><w:tc><w:tcPr><w:tcW w:w="1243" w:type="dxa"/><w:tcBorders></w:tcBorders><w:shd w:color="auto" w:fill="F7F7F7" w:val="clear"/></w:tcPr><w:p><w:pPr><w:pStyle w:val="Tabla8"/><w:widowControl/><w:jc w:val="left"/><w:rPr><w:kern w:val="0"/><w:szCs w:val="24"/><w:lang w:val="es-CO" w:eastAsia="en-US" w:bidi="ar-SA"/><w:ins w:id="23293" w:author="Unknown Author" w:date="2026-10-30T04:17:53Z"></w:ins></w:rPr></w:pPr><w:ins w:id="23292" w:author="Unknown Author" w:date="2026-10-30T04:17:53Z"><w:r><w:rPr><w:kern w:val="0"/><w:szCs w:val="24"/><w:lang w:val="es-CO" w:eastAsia="en-US" w:bidi="ar-SA"/></w:rPr><w:t>$ 5.366.920</w:t></w:r></w:ins></w:p></w:tc><w:tc><w:tcPr><w:tcW w:w="1493" w:type="dxa"/><w:tcBorders></w:tcBorders><w:shd w:color="auto" w:fill="F7F7F7" w:val="clear"/></w:tcPr><w:p><w:pPr><w:pStyle w:val="Tabla8"/><w:widowControl/><w:jc w:val="left"/><w:rPr><w:kern w:val="0"/><w:szCs w:val="24"/><w:lang w:val="es-CO" w:eastAsia="en-US" w:bidi="ar-SA"/><w:ins w:id="23295" w:author="Unknown Author" w:date="2026-10-30T04:17:53Z"></w:ins></w:rPr></w:pPr><w:ins w:id="23294" w:author="Unknown Author" w:date="2026-10-30T04:17:53Z"><w:r><w:rPr><w:kern w:val="0"/><w:szCs w:val="24"/><w:lang w:val="es-CO" w:eastAsia="en-US" w:bidi="ar-SA"/></w:rPr><w:t>$ 10.733.840</w:t></w:r></w:ins></w:p></w:tc><w:tc><w:tcPr><w:tcW w:w="913" w:type="dxa"/><w:tcBorders></w:tcBorders><w:shd w:color="auto" w:fill="F7F7F7" w:val="clear"/></w:tcPr><w:p><w:pPr><w:pStyle w:val="Tabla8"/><w:widowControl/><w:jc w:val="left"/><w:rPr><w:kern w:val="0"/><w:szCs w:val="24"/><w:lang w:val="es-CO" w:eastAsia="en-US" w:bidi="ar-SA"/><w:ins w:id="23297" w:author="Unknown Author" w:date="2026-10-30T04:17:53Z"></w:ins></w:rPr></w:pPr><w:ins w:id="23296" w:author="Unknown Author" w:date="2026-10-30T04:17:53Z"><w:r><w:rPr><w:kern w:val="0"/><w:szCs w:val="24"/><w:lang w:val="es-CO" w:eastAsia="en-US" w:bidi="ar-SA"/></w:rPr><w:t>1.1</w:t></w:r></w:ins></w:p></w:tc><w:tc><w:tcPr><w:tcW w:w="746" w:type="dxa"/><w:tcBorders></w:tcBorders><w:shd w:color="auto" w:fill="F7F7F7" w:val="clear"/></w:tcPr><w:p><w:pPr><w:pStyle w:val="Tabla8"/><w:widowControl/><w:jc w:val="left"/><w:rPr><w:kern w:val="0"/><w:szCs w:val="24"/><w:lang w:val="es-CO" w:eastAsia="en-US" w:bidi="ar-SA"/><w:ins w:id="23299" w:author="Unknown Author" w:date="2026-10-30T04:17:53Z"></w:ins></w:rPr></w:pPr><w:ins w:id="23298" w:author="Unknown Author" w:date="2026-10-30T04:17:53Z"><w:r><w:rPr><w:kern w:val="0"/><w:szCs w:val="24"/><w:lang w:val="es-CO" w:eastAsia="en-US" w:bidi="ar-SA"/></w:rPr><w:t>M2–M24</w:t></w:r></w:ins></w:p></w:tc></w:tr><w:tr><w:trPr><w:ins w:id="23300" w:author="Unknown Author" w:date="2026-10-30T04:17:53Z"/><w:cantSplit w:val="true"/></w:trPr><w:tc><w:tcPr><w:tcW w:w="663" w:type="dxa"/><w:tcBorders></w:tcBorders></w:tcPr><w:p><w:pPr><w:pStyle w:val="Tabla8"/><w:widowControl/><w:jc w:val="left"/><w:rPr><w:kern w:val="0"/><w:szCs w:val="24"/><w:lang w:val="es-CO" w:eastAsia="en-US" w:bidi="ar-SA"/><w:ins w:id="23302" w:author="Unknown Author" w:date="2026-10-30T04:17:53Z"></w:ins></w:rPr></w:pPr><w:ins w:id="23301" w:author="Unknown Author" w:date="2026-10-30T04:17:53Z"><w:r><w:rPr><w:kern w:val="0"/><w:szCs w:val="24"/><w:lang w:val="es-CO" w:eastAsia="en-US" w:bidi="ar-SA"/></w:rPr><w:t>EQ-23</w:t></w:r></w:ins></w:p></w:tc><w:tc><w:tcPr><w:tcW w:w="1411" w:type="dxa"/><w:tcBorders></w:tcBorders></w:tcPr><w:p><w:pPr><w:pStyle w:val="Tabla8"/><w:widowControl/><w:jc w:val="left"/><w:rPr><w:kern w:val="0"/><w:szCs w:val="24"/><w:lang w:val="es-CO" w:eastAsia="en-US" w:bidi="ar-SA"/><w:ins w:id="23304" w:author="Unknown Author" w:date="2026-10-30T04:17:53Z"></w:ins></w:rPr></w:pPr><w:ins w:id="23303" w:author="Unknown Author" w:date="2026-10-30T04:17:53Z"><w:r><w:rPr><w:kern w:val="0"/><w:szCs w:val="24"/><w:lang w:val="es-CO" w:eastAsia="en-US" w:bidi="ar-SA"/></w:rPr><w:t>Equipos y software</w:t></w:r></w:ins></w:p></w:tc><w:tc><w:tcPr><w:tcW w:w="1576" w:type="dxa"/><w:tcBorders></w:tcBorders></w:tcPr><w:p><w:pPr><w:pStyle w:val="Tabla8"/><w:widowControl/><w:jc w:val="left"/><w:rPr><w:kern w:val="0"/><w:szCs w:val="24"/><w:lang w:val="es-CO" w:eastAsia="en-US" w:bidi="ar-SA"/><w:ins w:id="23306" w:author="Unknown Author" w:date="2026-10-30T04:17:53Z"></w:ins></w:rPr></w:pPr><w:ins w:id="23305" w:author="Unknown Author" w:date="2026-10-30T04:17:53Z"><w:r><w:rPr><w:kern w:val="0"/><w:szCs w:val="24"/><w:lang w:val="es-CO" w:eastAsia="en-US" w:bidi="ar-SA"/></w:rPr><w:t>Cámara climática de humedad y temperatura e integración metrológica del banco</w:t></w:r></w:ins></w:p></w:tc><w:tc><w:tcPr><w:tcW w:w="1078" w:type="dxa"/><w:tcBorders></w:tcBorders></w:tcPr><w:p><w:pPr><w:pStyle w:val="Tabla8"/><w:widowControl/><w:jc w:val="left"/><w:rPr><w:kern w:val="0"/><w:szCs w:val="24"/><w:lang w:val="es-CO" w:eastAsia="en-US" w:bidi="ar-SA"/><w:ins w:id="23308" w:author="Unknown Author" w:date="2026-10-30T04:17:53Z"></w:ins></w:rPr></w:pPr><w:ins w:id="23307" w:author="Unknown Author" w:date="2026-10-30T04:17:53Z"><w:r><w:rPr><w:kern w:val="0"/><w:szCs w:val="24"/><w:lang w:val="es-CO" w:eastAsia="en-US" w:bidi="ar-SA"/></w:rPr><w:t>unidad</w:t></w:r></w:ins></w:p></w:tc><w:tc><w:tcPr><w:tcW w:w="830" w:type="dxa"/><w:tcBorders></w:tcBorders></w:tcPr><w:p><w:pPr><w:pStyle w:val="Tabla8"/><w:widowControl/><w:jc w:val="left"/><w:rPr><w:kern w:val="0"/><w:szCs w:val="24"/><w:lang w:val="es-CO" w:eastAsia="en-US" w:bidi="ar-SA"/><w:ins w:id="23310" w:author="Unknown Author" w:date="2026-10-30T04:17:53Z"></w:ins></w:rPr></w:pPr><w:ins w:id="23309" w:author="Unknown Author" w:date="2026-10-30T04:17:53Z"><w:r><w:rPr><w:kern w:val="0"/><w:szCs w:val="24"/><w:lang w:val="es-CO" w:eastAsia="en-US" w:bidi="ar-SA"/></w:rPr><w:t>1</w:t></w:r></w:ins></w:p></w:tc><w:tc><w:tcPr><w:tcW w:w="1243" w:type="dxa"/><w:tcBorders></w:tcBorders></w:tcPr><w:p><w:pPr><w:pStyle w:val="Tabla8"/><w:widowControl/><w:jc w:val="left"/><w:rPr><w:kern w:val="0"/><w:szCs w:val="24"/><w:lang w:val="es-CO" w:eastAsia="en-US" w:bidi="ar-SA"/><w:ins w:id="23312" w:author="Unknown Author" w:date="2026-10-30T04:17:53Z"></w:ins></w:rPr></w:pPr><w:ins w:id="23311" w:author="Unknown Author" w:date="2026-10-30T04:17:53Z"><w:r><w:rPr><w:kern w:val="0"/><w:szCs w:val="24"/><w:lang w:val="es-CO" w:eastAsia="en-US" w:bidi="ar-SA"/></w:rPr><w:t>$ 150.000.000</w:t></w:r></w:ins></w:p></w:tc><w:tc><w:tcPr><w:tcW w:w="1493" w:type="dxa"/><w:tcBorders></w:tcBorders></w:tcPr><w:p><w:pPr><w:pStyle w:val="Tabla8"/><w:widowControl/><w:jc w:val="left"/><w:rPr><w:kern w:val="0"/><w:szCs w:val="24"/><w:lang w:val="es-CO" w:eastAsia="en-US" w:bidi="ar-SA"/><w:ins w:id="23314" w:author="Unknown Author" w:date="2026-10-30T04:17:53Z"></w:ins></w:rPr></w:pPr><w:ins w:id="23313" w:author="Unknown Author" w:date="2026-10-30T04:17:53Z"><w:r><w:rPr><w:kern w:val="0"/><w:szCs w:val="24"/><w:lang w:val="es-CO" w:eastAsia="en-US" w:bidi="ar-SA"/></w:rPr><w:t>$ 150.000.000</w:t></w:r></w:ins></w:p></w:tc><w:tc><w:tcPr><w:tcW w:w="913" w:type="dxa"/><w:tcBorders></w:tcBorders></w:tcPr><w:p><w:pPr><w:pStyle w:val="Tabla8"/><w:widowControl/><w:jc w:val="left"/><w:rPr><w:kern w:val="0"/><w:szCs w:val="24"/><w:lang w:val="es-CO" w:eastAsia="en-US" w:bidi="ar-SA"/><w:ins w:id="23316" w:author="Unknown Author" w:date="2026-10-30T04:17:53Z"></w:ins></w:rPr></w:pPr><w:ins w:id="23315" w:author="Unknown Author" w:date="2026-10-30T04:17:53Z"><w:r><w:rPr><w:kern w:val="0"/><w:szCs w:val="24"/><w:lang w:val="es-CO" w:eastAsia="en-US" w:bidi="ar-SA"/></w:rPr><w:t>1.2</w:t></w:r></w:ins></w:p></w:tc><w:tc><w:tcPr><w:tcW w:w="746" w:type="dxa"/><w:tcBorders></w:tcBorders></w:tcPr><w:p><w:pPr><w:pStyle w:val="Tabla8"/><w:widowControl/><w:jc w:val="left"/><w:rPr><w:kern w:val="0"/><w:szCs w:val="24"/><w:lang w:val="es-CO" w:eastAsia="en-US" w:bidi="ar-SA"/><w:ins w:id="23318" w:author="Unknown Author" w:date="2026-10-30T04:17:53Z"></w:ins></w:rPr></w:pPr><w:ins w:id="23317" w:author="Unknown Author" w:date="2026-10-30T04:17:53Z"><w:r><w:rPr><w:kern w:val="0"/><w:szCs w:val="24"/><w:lang w:val="es-CO" w:eastAsia="en-US" w:bidi="ar-SA"/></w:rPr><w:t>M4–M6</w:t></w:r></w:ins></w:p></w:tc></w:tr><w:tr><w:trPr><w:ins w:id="23319" w:author="Unknown Author" w:date="2026-10-30T04:17:53Z"/><w:cantSplit w:val="true"/></w:trPr><w:tc><w:tcPr><w:tcW w:w="663" w:type="dxa"/><w:tcBorders></w:tcBorders><w:shd w:color="auto" w:fill="F7F7F7" w:val="clear"/></w:tcPr><w:p><w:pPr><w:pStyle w:val="Tabla8"/><w:widowControl/><w:jc w:val="left"/><w:rPr><w:kern w:val="0"/><w:szCs w:val="24"/><w:lang w:val="es-CO" w:eastAsia="en-US" w:bidi="ar-SA"/><w:ins w:id="23321" w:author="Unknown Author" w:date="2026-10-30T04:17:53Z"></w:ins></w:rPr></w:pPr><w:ins w:id="23320" w:author="Unknown Author" w:date="2026-10-30T04:17:53Z"><w:r><w:rPr><w:kern w:val="0"/><w:szCs w:val="24"/><w:lang w:val="es-CO" w:eastAsia="en-US" w:bidi="ar-SA"/></w:rPr><w:t>CA-01</w:t></w:r></w:ins></w:p></w:tc><w:tc><w:tcPr><w:tcW w:w="1411" w:type="dxa"/><w:tcBorders></w:tcBorders><w:shd w:color="auto" w:fill="F7F7F7" w:val="clear"/></w:tcPr><w:p><w:pPr><w:pStyle w:val="Tabla8"/><w:widowControl/><w:jc w:val="left"/><w:rPr><w:kern w:val="0"/><w:szCs w:val="24"/><w:lang w:val="es-CO" w:eastAsia="en-US" w:bidi="ar-SA"/><w:ins w:id="23323" w:author="Unknown Author" w:date="2026-10-30T04:17:53Z"></w:ins></w:rPr></w:pPr><w:ins w:id="23322" w:author="Unknown Author" w:date="2026-10-30T04:17:53Z"><w:r><w:rPr><w:kern w:val="0"/><w:szCs w:val="24"/><w:lang w:val="es-CO" w:eastAsia="en-US" w:bidi="ar-SA"/></w:rPr><w:t>Capacitación y eventos</w:t></w:r></w:ins></w:p></w:tc><w:tc><w:tcPr><w:tcW w:w="1576" w:type="dxa"/><w:tcBorders></w:tcBorders><w:shd w:color="auto" w:fill="F7F7F7" w:val="clear"/></w:tcPr><w:p><w:pPr><w:pStyle w:val="Tabla8"/><w:widowControl/><w:jc w:val="left"/><w:rPr><w:kern w:val="0"/><w:szCs w:val="24"/><w:lang w:val="es-CO" w:eastAsia="en-US" w:bidi="ar-SA"/><w:ins w:id="23325" w:author="Unknown Author" w:date="2026-10-30T04:17:53Z"></w:ins></w:rPr></w:pPr><w:ins w:id="23324" w:author="Unknown Author" w:date="2026-10-30T04:17:53Z"><w:r><w:rPr><w:kern w:val="0"/><w:szCs w:val="24"/><w:lang w:val="es-CO" w:eastAsia="en-US" w:bidi="ar-SA"/></w:rPr><w:t>Formación y soporte a custodios por tramo</w:t></w:r></w:ins></w:p></w:tc><w:tc><w:tcPr><w:tcW w:w="1078" w:type="dxa"/><w:tcBorders></w:tcBorders><w:shd w:color="auto" w:fill="F7F7F7" w:val="clear"/></w:tcPr><w:p><w:pPr><w:pStyle w:val="Tabla8"/><w:widowControl/><w:jc w:val="left"/><w:rPr><w:kern w:val="0"/><w:szCs w:val="24"/><w:lang w:val="es-CO" w:eastAsia="en-US" w:bidi="ar-SA"/><w:ins w:id="23327" w:author="Unknown Author" w:date="2026-10-30T04:17:53Z"></w:ins></w:rPr></w:pPr><w:ins w:id="23326" w:author="Unknown Author" w:date="2026-10-30T04:17:53Z"><w:r><w:rPr><w:kern w:val="0"/><w:szCs w:val="24"/><w:lang w:val="es-CO" w:eastAsia="en-US" w:bidi="ar-SA"/></w:rPr><w:t>tramo</w:t></w:r></w:ins></w:p></w:tc><w:tc><w:tcPr><w:tcW w:w="830" w:type="dxa"/><w:tcBorders></w:tcBorders><w:shd w:color="auto" w:fill="F7F7F7" w:val="clear"/></w:tcPr><w:p><w:pPr><w:pStyle w:val="Tabla8"/><w:widowControl/><w:jc w:val="left"/><w:rPr><w:kern w:val="0"/><w:szCs w:val="24"/><w:lang w:val="es-CO" w:eastAsia="en-US" w:bidi="ar-SA"/><w:ins w:id="23329" w:author="Unknown Author" w:date="2026-10-30T04:17:53Z"></w:ins></w:rPr></w:pPr><w:ins w:id="23328" w:author="Unknown Author" w:date="2026-10-30T04:17:53Z"><w:r><w:rPr><w:kern w:val="0"/><w:szCs w:val="24"/><w:lang w:val="es-CO" w:eastAsia="en-US" w:bidi="ar-SA"/></w:rPr><w:t>3</w:t></w:r></w:ins></w:p></w:tc><w:tc><w:tcPr><w:tcW w:w="1243" w:type="dxa"/><w:tcBorders></w:tcBorders><w:shd w:color="auto" w:fill="F7F7F7" w:val="clear"/></w:tcPr><w:p><w:pPr><w:pStyle w:val="Tabla8"/><w:widowControl/><w:jc w:val="left"/><w:rPr><w:kern w:val="0"/><w:szCs w:val="24"/><w:lang w:val="es-CO" w:eastAsia="en-US" w:bidi="ar-SA"/><w:ins w:id="23331" w:author="Unknown Author" w:date="2026-10-30T04:17:53Z"></w:ins></w:rPr></w:pPr><w:ins w:id="23330" w:author="Unknown Author" w:date="2026-10-30T04:17:53Z"><w:r><w:rPr><w:kern w:val="0"/><w:szCs w:val="24"/><w:lang w:val="es-CO" w:eastAsia="en-US" w:bidi="ar-SA"/></w:rPr><w:t>$ 50.000.000</w:t></w:r></w:ins></w:p></w:tc><w:tc><w:tcPr><w:tcW w:w="1493" w:type="dxa"/><w:tcBorders></w:tcBorders><w:shd w:color="auto" w:fill="F7F7F7" w:val="clear"/></w:tcPr><w:p><w:pPr><w:pStyle w:val="Tabla8"/><w:widowControl/><w:jc w:val="left"/><w:rPr><w:kern w:val="0"/><w:szCs w:val="24"/><w:lang w:val="es-CO" w:eastAsia="en-US" w:bidi="ar-SA"/><w:ins w:id="23333" w:author="Unknown Author" w:date="2026-10-30T04:17:53Z"></w:ins></w:rPr></w:pPr><w:ins w:id="23332" w:author="Unknown Author" w:date="2026-10-30T04:17:53Z"><w:r><w:rPr><w:kern w:val="0"/><w:szCs w:val="24"/><w:lang w:val="es-CO" w:eastAsia="en-US" w:bidi="ar-SA"/></w:rPr><w:t>$ 150.000.000</w:t></w:r></w:ins></w:p></w:tc><w:tc><w:tcPr><w:tcW w:w="913" w:type="dxa"/><w:tcBorders></w:tcBorders><w:shd w:color="auto" w:fill="F7F7F7" w:val="clear"/></w:tcPr><w:p><w:pPr><w:pStyle w:val="Tabla8"/><w:widowControl/><w:jc w:val="left"/><w:rPr><w:kern w:val="0"/><w:szCs w:val="24"/><w:lang w:val="es-CO" w:eastAsia="en-US" w:bidi="ar-SA"/><w:ins w:id="23335" w:author="Unknown Author" w:date="2026-10-30T04:17:53Z"></w:ins></w:rPr></w:pPr><w:ins w:id="23334" w:author="Unknown Author" w:date="2026-10-30T04:17:53Z"><w:r><w:rPr><w:kern w:val="0"/><w:szCs w:val="24"/><w:lang w:val="es-CO" w:eastAsia="en-US" w:bidi="ar-SA"/></w:rPr><w:t>3.3</w:t></w:r></w:ins></w:p></w:tc><w:tc><w:tcPr><w:tcW w:w="746" w:type="dxa"/><w:tcBorders></w:tcBorders><w:shd w:color="auto" w:fill="F7F7F7" w:val="clear"/></w:tcPr><w:p><w:pPr><w:pStyle w:val="Tabla8"/><w:widowControl/><w:jc w:val="left"/><w:rPr><w:kern w:val="0"/><w:szCs w:val="24"/><w:lang w:val="es-CO" w:eastAsia="en-US" w:bidi="ar-SA"/><w:ins w:id="23337" w:author="Unknown Author" w:date="2026-10-30T04:17:53Z"></w:ins></w:rPr></w:pPr><w:ins w:id="23336" w:author="Unknown Author" w:date="2026-10-30T04:17:53Z"><w:r><w:rPr><w:kern w:val="0"/><w:szCs w:val="24"/><w:lang w:val="es-CO" w:eastAsia="en-US" w:bidi="ar-SA"/></w:rPr><w:t>M17–M20</w:t></w:r></w:ins></w:p></w:tc></w:tr><w:tr><w:trPr><w:ins w:id="23338" w:author="Unknown Author" w:date="2026-10-30T04:17:53Z"/><w:cantSplit w:val="true"/></w:trPr><w:tc><w:tcPr><w:tcW w:w="663" w:type="dxa"/><w:tcBorders></w:tcBorders></w:tcPr><w:p><w:pPr><w:pStyle w:val="Tabla8"/><w:widowControl/><w:jc w:val="left"/><w:rPr><w:kern w:val="0"/><w:szCs w:val="24"/><w:lang w:val="es-CO" w:eastAsia="en-US" w:bidi="ar-SA"/><w:ins w:id="23340" w:author="Unknown Author" w:date="2026-10-30T04:17:53Z"></w:ins></w:rPr></w:pPr><w:ins w:id="23339" w:author="Unknown Author" w:date="2026-10-30T04:17:53Z"><w:r><w:rPr><w:kern w:val="0"/><w:szCs w:val="24"/><w:lang w:val="es-CO" w:eastAsia="en-US" w:bidi="ar-SA"/></w:rPr><w:t>CA-02</w:t></w:r></w:ins></w:p></w:tc><w:tc><w:tcPr><w:tcW w:w="1411" w:type="dxa"/><w:tcBorders></w:tcBorders></w:tcPr><w:p><w:pPr><w:pStyle w:val="Tabla8"/><w:widowControl/><w:jc w:val="left"/><w:rPr><w:kern w:val="0"/><w:szCs w:val="24"/><w:lang w:val="es-CO" w:eastAsia="en-US" w:bidi="ar-SA"/><w:ins w:id="23342" w:author="Unknown Author" w:date="2026-10-30T04:17:53Z"></w:ins></w:rPr></w:pPr><w:ins w:id="23341" w:author="Unknown Author" w:date="2026-10-30T04:17:53Z"><w:r><w:rPr><w:kern w:val="0"/><w:szCs w:val="24"/><w:lang w:val="es-CO" w:eastAsia="en-US" w:bidi="ar-SA"/></w:rPr><w:t>Capacitación y eventos</w:t></w:r></w:ins></w:p></w:tc><w:tc><w:tcPr><w:tcW w:w="1576" w:type="dxa"/><w:tcBorders></w:tcBorders></w:tcPr><w:p><w:pPr><w:pStyle w:val="Tabla8"/><w:widowControl/><w:jc w:val="left"/><w:rPr><w:kern w:val="0"/><w:szCs w:val="24"/><w:lang w:val="es-CO" w:eastAsia="en-US" w:bidi="ar-SA"/><w:ins w:id="23344" w:author="Unknown Author" w:date="2026-10-30T04:17:53Z"></w:ins></w:rPr></w:pPr><w:ins w:id="23343" w:author="Unknown Author" w:date="2026-10-30T04:17:53Z"><w:r><w:rPr><w:kern w:val="0"/><w:szCs w:val="24"/><w:lang w:val="es-CO" w:eastAsia="en-US" w:bidi="ar-SA"/></w:rPr><w:t>Alimentación de laboratorios ciudadanos</w:t></w:r></w:ins></w:p></w:tc><w:tc><w:tcPr><w:tcW w:w="1078" w:type="dxa"/><w:tcBorders></w:tcBorders></w:tcPr><w:p><w:pPr><w:pStyle w:val="Tabla8"/><w:widowControl/><w:jc w:val="left"/><w:rPr><w:kern w:val="0"/><w:szCs w:val="24"/><w:lang w:val="es-CO" w:eastAsia="en-US" w:bidi="ar-SA"/><w:ins w:id="23346" w:author="Unknown Author" w:date="2026-10-30T04:17:53Z"></w:ins></w:rPr></w:pPr><w:ins w:id="23345" w:author="Unknown Author" w:date="2026-10-30T04:17:53Z"><w:r><w:rPr><w:kern w:val="0"/><w:szCs w:val="24"/><w:lang w:val="es-CO" w:eastAsia="en-US" w:bidi="ar-SA"/></w:rPr><w:t>evento</w:t></w:r></w:ins></w:p></w:tc><w:tc><w:tcPr><w:tcW w:w="830" w:type="dxa"/><w:tcBorders></w:tcBorders></w:tcPr><w:p><w:pPr><w:pStyle w:val="Tabla8"/><w:widowControl/><w:jc w:val="left"/><w:rPr><w:kern w:val="0"/><w:szCs w:val="24"/><w:lang w:val="es-CO" w:eastAsia="en-US" w:bidi="ar-SA"/><w:ins w:id="23348" w:author="Unknown Author" w:date="2026-10-30T04:17:53Z"></w:ins></w:rPr></w:pPr><w:ins w:id="23347" w:author="Unknown Author" w:date="2026-10-30T04:17:53Z"><w:r><w:rPr><w:kern w:val="0"/><w:szCs w:val="24"/><w:lang w:val="es-CO" w:eastAsia="en-US" w:bidi="ar-SA"/></w:rPr><w:t>20</w:t></w:r></w:ins></w:p></w:tc><w:tc><w:tcPr><w:tcW w:w="1243" w:type="dxa"/><w:tcBorders></w:tcBorders></w:tcPr><w:p><w:pPr><w:pStyle w:val="Tabla8"/><w:widowControl/><w:jc w:val="left"/><w:rPr><w:kern w:val="0"/><w:szCs w:val="24"/><w:lang w:val="es-CO" w:eastAsia="en-US" w:bidi="ar-SA"/><w:ins w:id="23350" w:author="Unknown Author" w:date="2026-10-30T04:17:53Z"></w:ins></w:rPr></w:pPr><w:ins w:id="23349" w:author="Unknown Author" w:date="2026-10-30T04:17:53Z"><w:r><w:rPr><w:kern w:val="0"/><w:szCs w:val="24"/><w:lang w:val="es-CO" w:eastAsia="en-US" w:bidi="ar-SA"/></w:rPr><w:t>$ 1.500.000</w:t></w:r></w:ins></w:p></w:tc><w:tc><w:tcPr><w:tcW w:w="1493" w:type="dxa"/><w:tcBorders></w:tcBorders></w:tcPr><w:p><w:pPr><w:pStyle w:val="Tabla8"/><w:widowControl/><w:jc w:val="left"/><w:rPr><w:kern w:val="0"/><w:szCs w:val="24"/><w:lang w:val="es-CO" w:eastAsia="en-US" w:bidi="ar-SA"/><w:ins w:id="23352" w:author="Unknown Author" w:date="2026-10-30T04:17:53Z"></w:ins></w:rPr></w:pPr><w:ins w:id="23351" w:author="Unknown Author" w:date="2026-10-30T04:17:53Z"><w:r><w:rPr><w:kern w:val="0"/><w:szCs w:val="24"/><w:lang w:val="es-CO" w:eastAsia="en-US" w:bidi="ar-SA"/></w:rPr><w:t>$ 30.000.000</w:t></w:r></w:ins></w:p></w:tc><w:tc><w:tcPr><w:tcW w:w="913" w:type="dxa"/><w:tcBorders></w:tcBorders></w:tcPr><w:p><w:pPr><w:pStyle w:val="Tabla8"/><w:widowControl/><w:jc w:val="left"/><w:rPr><w:kern w:val="0"/><w:szCs w:val="24"/><w:lang w:val="es-CO" w:eastAsia="en-US" w:bidi="ar-SA"/><w:ins w:id="23354" w:author="Unknown Author" w:date="2026-10-30T04:17:53Z"></w:ins></w:rPr></w:pPr><w:ins w:id="23353" w:author="Unknown Author" w:date="2026-10-30T04:17:53Z"><w:r><w:rPr><w:kern w:val="0"/><w:szCs w:val="24"/><w:lang w:val="es-CO" w:eastAsia="en-US" w:bidi="ar-SA"/></w:rPr><w:t>3.1</w:t></w:r></w:ins></w:p></w:tc><w:tc><w:tcPr><w:tcW w:w="746" w:type="dxa"/><w:tcBorders></w:tcBorders></w:tcPr><w:p><w:pPr><w:pStyle w:val="Tabla8"/><w:widowControl/><w:jc w:val="left"/><w:rPr><w:kern w:val="0"/><w:szCs w:val="24"/><w:lang w:val="es-CO" w:eastAsia="en-US" w:bidi="ar-SA"/><w:ins w:id="23356" w:author="Unknown Author" w:date="2026-10-30T04:17:53Z"></w:ins></w:rPr></w:pPr><w:ins w:id="23355" w:author="Unknown Author" w:date="2026-10-30T04:17:53Z"><w:r><w:rPr><w:kern w:val="0"/><w:szCs w:val="24"/><w:lang w:val="es-CO" w:eastAsia="en-US" w:bidi="ar-SA"/></w:rPr><w:t>M3–M9</w:t></w:r></w:ins></w:p></w:tc></w:tr><w:tr><w:trPr><w:ins w:id="23357" w:author="Unknown Author" w:date="2026-10-30T04:17:53Z"/><w:cantSplit w:val="true"/></w:trPr><w:tc><w:tcPr><w:tcW w:w="663" w:type="dxa"/><w:tcBorders></w:tcBorders><w:shd w:color="auto" w:fill="F7F7F7" w:val="clear"/></w:tcPr><w:p><w:pPr><w:pStyle w:val="Tabla8"/><w:widowControl/><w:jc w:val="left"/><w:rPr><w:kern w:val="0"/><w:szCs w:val="24"/><w:lang w:val="es-CO" w:eastAsia="en-US" w:bidi="ar-SA"/><w:ins w:id="23359" w:author="Unknown Author" w:date="2026-10-30T04:17:53Z"></w:ins></w:rPr></w:pPr><w:ins w:id="23358" w:author="Unknown Author" w:date="2026-10-30T04:17:53Z"><w:r><w:rPr><w:kern w:val="0"/><w:szCs w:val="24"/><w:lang w:val="es-CO" w:eastAsia="en-US" w:bidi="ar-SA"/></w:rPr><w:t>CA-03</w:t></w:r></w:ins></w:p></w:tc><w:tc><w:tcPr><w:tcW w:w="1411" w:type="dxa"/><w:tcBorders></w:tcBorders><w:shd w:color="auto" w:fill="F7F7F7" w:val="clear"/></w:tcPr><w:p><w:pPr><w:pStyle w:val="Tabla8"/><w:widowControl/><w:jc w:val="left"/><w:rPr><w:kern w:val="0"/><w:szCs w:val="24"/><w:lang w:val="es-CO" w:eastAsia="en-US" w:bidi="ar-SA"/><w:ins w:id="23361" w:author="Unknown Author" w:date="2026-10-30T04:17:53Z"></w:ins></w:rPr></w:pPr><w:ins w:id="23360" w:author="Unknown Author" w:date="2026-10-30T04:17:53Z"><w:r><w:rPr><w:kern w:val="0"/><w:szCs w:val="24"/><w:lang w:val="es-CO" w:eastAsia="en-US" w:bidi="ar-SA"/></w:rPr><w:t>Capacitación y eventos</w:t></w:r></w:ins></w:p></w:tc><w:tc><w:tcPr><w:tcW w:w="1576" w:type="dxa"/><w:tcBorders></w:tcBorders><w:shd w:color="auto" w:fill="F7F7F7" w:val="clear"/></w:tcPr><w:p><w:pPr><w:pStyle w:val="Tabla8"/><w:widowControl/><w:jc w:val="left"/><w:rPr><w:kern w:val="0"/><w:szCs w:val="24"/><w:lang w:val="es-CO" w:eastAsia="en-US" w:bidi="ar-SA"/><w:ins w:id="23363" w:author="Unknown Author" w:date="2026-10-30T04:17:53Z"></w:ins></w:rPr></w:pPr><w:ins w:id="23362" w:author="Unknown Author" w:date="2026-10-30T04:17:53Z"><w:r><w:rPr><w:kern w:val="0"/><w:szCs w:val="24"/><w:lang w:val="es-CO" w:eastAsia="en-US" w:bidi="ar-SA"/></w:rPr><w:t>Logística de ferias y laboratorios de apropiación</w:t></w:r></w:ins></w:p></w:tc><w:tc><w:tcPr><w:tcW w:w="1078" w:type="dxa"/><w:tcBorders></w:tcBorders><w:shd w:color="auto" w:fill="F7F7F7" w:val="clear"/></w:tcPr><w:p><w:pPr><w:pStyle w:val="Tabla8"/><w:widowControl/><w:jc w:val="left"/><w:rPr><w:kern w:val="0"/><w:szCs w:val="24"/><w:lang w:val="es-CO" w:eastAsia="en-US" w:bidi="ar-SA"/><w:ins w:id="23365" w:author="Unknown Author" w:date="2026-10-30T04:17:53Z"></w:ins></w:rPr></w:pPr><w:ins w:id="23364" w:author="Unknown Author" w:date="2026-10-30T04:17:53Z"><w:r><w:rPr><w:kern w:val="0"/><w:szCs w:val="24"/><w:lang w:val="es-CO" w:eastAsia="en-US" w:bidi="ar-SA"/></w:rPr><w:t>evento</w:t></w:r></w:ins></w:p></w:tc><w:tc><w:tcPr><w:tcW w:w="830" w:type="dxa"/><w:tcBorders></w:tcBorders><w:shd w:color="auto" w:fill="F7F7F7" w:val="clear"/></w:tcPr><w:p><w:pPr><w:pStyle w:val="Tabla8"/><w:widowControl/><w:jc w:val="left"/><w:rPr><w:kern w:val="0"/><w:szCs w:val="24"/><w:lang w:val="es-CO" w:eastAsia="en-US" w:bidi="ar-SA"/><w:ins w:id="23367" w:author="Unknown Author" w:date="2026-10-30T04:17:53Z"></w:ins></w:rPr></w:pPr><w:ins w:id="23366" w:author="Unknown Author" w:date="2026-10-30T04:17:53Z"><w:r><w:rPr><w:kern w:val="0"/><w:szCs w:val="24"/><w:lang w:val="es-CO" w:eastAsia="en-US" w:bidi="ar-SA"/></w:rPr><w:t>9</w:t></w:r></w:ins></w:p></w:tc><w:tc><w:tcPr><w:tcW w:w="1243" w:type="dxa"/><w:tcBorders></w:tcBorders><w:shd w:color="auto" w:fill="F7F7F7" w:val="clear"/></w:tcPr><w:p><w:pPr><w:pStyle w:val="Tabla8"/><w:widowControl/><w:jc w:val="left"/><w:rPr><w:kern w:val="0"/><w:szCs w:val="24"/><w:lang w:val="es-CO" w:eastAsia="en-US" w:bidi="ar-SA"/><w:ins w:id="23369" w:author="Unknown Author" w:date="2026-10-30T04:17:53Z"></w:ins></w:rPr></w:pPr><w:ins w:id="23368" w:author="Unknown Author" w:date="2026-10-30T04:17:53Z"><w:r><w:rPr><w:kern w:val="0"/><w:szCs w:val="24"/><w:lang w:val="es-CO" w:eastAsia="en-US" w:bidi="ar-SA"/></w:rPr><w:t>$ 8.000.000</w:t></w:r></w:ins></w:p></w:tc><w:tc><w:tcPr><w:tcW w:w="1493" w:type="dxa"/><w:tcBorders></w:tcBorders><w:shd w:color="auto" w:fill="F7F7F7" w:val="clear"/></w:tcPr><w:p><w:pPr><w:pStyle w:val="Tabla8"/><w:widowControl/><w:jc w:val="left"/><w:rPr><w:kern w:val="0"/><w:szCs w:val="24"/><w:lang w:val="es-CO" w:eastAsia="en-US" w:bidi="ar-SA"/><w:ins w:id="23371" w:author="Unknown Author" w:date="2026-10-30T04:17:53Z"></w:ins></w:rPr></w:pPr><w:ins w:id="23370" w:author="Unknown Author" w:date="2026-10-30T04:17:53Z"><w:r><w:rPr><w:kern w:val="0"/><w:szCs w:val="24"/><w:lang w:val="es-CO" w:eastAsia="en-US" w:bidi="ar-SA"/></w:rPr><w:t>$ 72.000.000</w:t></w:r></w:ins></w:p></w:tc><w:tc><w:tcPr><w:tcW w:w="913" w:type="dxa"/><w:tcBorders></w:tcBorders><w:shd w:color="auto" w:fill="F7F7F7" w:val="clear"/></w:tcPr><w:p><w:pPr><w:pStyle w:val="Tabla8"/><w:widowControl/><w:jc w:val="left"/><w:rPr><w:kern w:val="0"/><w:szCs w:val="24"/><w:lang w:val="es-CO" w:eastAsia="en-US" w:bidi="ar-SA"/><w:ins w:id="23373" w:author="Unknown Author" w:date="2026-10-30T04:17:53Z"></w:ins></w:rPr></w:pPr><w:ins w:id="23372" w:author="Unknown Author" w:date="2026-10-30T04:17:53Z"><w:r><w:rPr><w:kern w:val="0"/><w:szCs w:val="24"/><w:lang w:val="es-CO" w:eastAsia="en-US" w:bidi="ar-SA"/></w:rPr><w:t>3.2</w:t></w:r></w:ins></w:p></w:tc><w:tc><w:tcPr><w:tcW w:w="746" w:type="dxa"/><w:tcBorders></w:tcBorders><w:shd w:color="auto" w:fill="F7F7F7" w:val="clear"/></w:tcPr><w:p><w:pPr><w:pStyle w:val="Tabla8"/><w:widowControl/><w:jc w:val="left"/><w:rPr><w:kern w:val="0"/><w:szCs w:val="24"/><w:lang w:val="es-CO" w:eastAsia="en-US" w:bidi="ar-SA"/><w:ins w:id="23375" w:author="Unknown Author" w:date="2026-10-30T04:17:53Z"></w:ins></w:rPr></w:pPr><w:ins w:id="23374" w:author="Unknown Author" w:date="2026-10-30T04:17:53Z"><w:r><w:rPr><w:kern w:val="0"/><w:szCs w:val="24"/><w:lang w:val="es-CO" w:eastAsia="en-US" w:bidi="ar-SA"/></w:rPr><w:t>M12–M24</w:t></w:r></w:ins></w:p></w:tc></w:tr><w:tr><w:trPr><w:ins w:id="23376" w:author="Unknown Author" w:date="2026-10-30T04:17:53Z"/><w:cantSplit w:val="true"/></w:trPr><w:tc><w:tcPr><w:tcW w:w="663" w:type="dxa"/><w:tcBorders></w:tcBorders></w:tcPr><w:p><w:pPr><w:pStyle w:val="Tabla8"/><w:widowControl/><w:jc w:val="left"/><w:rPr><w:kern w:val="0"/><w:szCs w:val="24"/><w:lang w:val="es-CO" w:eastAsia="en-US" w:bidi="ar-SA"/><w:ins w:id="23378" w:author="Unknown Author" w:date="2026-10-30T04:17:53Z"></w:ins></w:rPr></w:pPr><w:ins w:id="23377" w:author="Unknown Author" w:date="2026-10-30T04:17:53Z"><w:r><w:rPr><w:kern w:val="0"/><w:szCs w:val="24"/><w:lang w:val="es-CO" w:eastAsia="en-US" w:bidi="ar-SA"/></w:rPr><w:t>CA-04</w:t></w:r></w:ins></w:p></w:tc><w:tc><w:tcPr><w:tcW w:w="1411" w:type="dxa"/><w:tcBorders></w:tcBorders></w:tcPr><w:p><w:pPr><w:pStyle w:val="Tabla8"/><w:widowControl/><w:jc w:val="left"/><w:rPr><w:kern w:val="0"/><w:szCs w:val="24"/><w:lang w:val="es-CO" w:eastAsia="en-US" w:bidi="ar-SA"/><w:ins w:id="23380" w:author="Unknown Author" w:date="2026-10-30T04:17:53Z"></w:ins></w:rPr></w:pPr><w:ins w:id="23379" w:author="Unknown Author" w:date="2026-10-30T04:17:53Z"><w:r><w:rPr><w:kern w:val="0"/><w:szCs w:val="24"/><w:lang w:val="es-CO" w:eastAsia="en-US" w:bidi="ar-SA"/></w:rPr><w:t>Capacitación y eventos</w:t></w:r></w:ins></w:p></w:tc><w:tc><w:tcPr><w:tcW w:w="1576" w:type="dxa"/><w:tcBorders></w:tcBorders></w:tcPr><w:p><w:pPr><w:pStyle w:val="Tabla8"/><w:widowControl/><w:jc w:val="left"/><w:rPr><w:kern w:val="0"/><w:szCs w:val="24"/><w:lang w:val="es-CO" w:eastAsia="en-US" w:bidi="ar-SA"/><w:ins w:id="23382" w:author="Unknown Author" w:date="2026-10-30T04:17:53Z"></w:ins></w:rPr></w:pPr><w:ins w:id="23381" w:author="Unknown Author" w:date="2026-10-30T04:17:53Z"><w:r><w:rPr><w:kern w:val="0"/><w:szCs w:val="24"/><w:lang w:val="es-CO" w:eastAsia="en-US" w:bidi="ar-SA"/></w:rPr><w:t>Talleres de evaluación previa de demolición con comités y responsables de obra</w:t></w:r></w:ins></w:p></w:tc><w:tc><w:tcPr><w:tcW w:w="1078" w:type="dxa"/><w:tcBorders></w:tcBorders></w:tcPr><w:p><w:pPr><w:pStyle w:val="Tabla8"/><w:widowControl/><w:jc w:val="left"/><w:rPr><w:kern w:val="0"/><w:szCs w:val="24"/><w:lang w:val="es-CO" w:eastAsia="en-US" w:bidi="ar-SA"/><w:ins w:id="23384" w:author="Unknown Author" w:date="2026-10-30T04:17:53Z"></w:ins></w:rPr></w:pPr><w:ins w:id="23383" w:author="Unknown Author" w:date="2026-10-30T04:17:53Z"><w:r><w:rPr><w:kern w:val="0"/><w:szCs w:val="24"/><w:lang w:val="es-CO" w:eastAsia="en-US" w:bidi="ar-SA"/></w:rPr><w:t>taller</w:t></w:r></w:ins></w:p></w:tc><w:tc><w:tcPr><w:tcW w:w="830" w:type="dxa"/><w:tcBorders></w:tcBorders></w:tcPr><w:p><w:pPr><w:pStyle w:val="Tabla8"/><w:widowControl/><w:jc w:val="left"/><w:rPr><w:kern w:val="0"/><w:szCs w:val="24"/><w:lang w:val="es-CO" w:eastAsia="en-US" w:bidi="ar-SA"/><w:ins w:id="23386" w:author="Unknown Author" w:date="2026-10-30T04:17:53Z"></w:ins></w:rPr></w:pPr><w:ins w:id="23385" w:author="Unknown Author" w:date="2026-10-30T04:17:53Z"><w:r><w:rPr><w:kern w:val="0"/><w:szCs w:val="24"/><w:lang w:val="es-CO" w:eastAsia="en-US" w:bidi="ar-SA"/></w:rPr><w:t>6</w:t></w:r></w:ins></w:p></w:tc><w:tc><w:tcPr><w:tcW w:w="1243" w:type="dxa"/><w:tcBorders></w:tcBorders></w:tcPr><w:p><w:pPr><w:pStyle w:val="Tabla8"/><w:widowControl/><w:jc w:val="left"/><w:rPr><w:kern w:val="0"/><w:szCs w:val="24"/><w:lang w:val="es-CO" w:eastAsia="en-US" w:bidi="ar-SA"/><w:ins w:id="23388" w:author="Unknown Author" w:date="2026-10-30T04:17:53Z"></w:ins></w:rPr></w:pPr><w:ins w:id="23387" w:author="Unknown Author" w:date="2026-10-30T04:17:53Z"><w:r><w:rPr><w:kern w:val="0"/><w:szCs w:val="24"/><w:lang w:val="es-CO" w:eastAsia="en-US" w:bidi="ar-SA"/></w:rPr><w:t>$ 8.000.000</w:t></w:r></w:ins></w:p></w:tc><w:tc><w:tcPr><w:tcW w:w="1493" w:type="dxa"/><w:tcBorders></w:tcBorders></w:tcPr><w:p><w:pPr><w:pStyle w:val="Tabla8"/><w:widowControl/><w:jc w:val="left"/><w:rPr><w:kern w:val="0"/><w:szCs w:val="24"/><w:lang w:val="es-CO" w:eastAsia="en-US" w:bidi="ar-SA"/><w:ins w:id="23390" w:author="Unknown Author" w:date="2026-10-30T04:17:53Z"></w:ins></w:rPr></w:pPr><w:ins w:id="23389" w:author="Unknown Author" w:date="2026-10-30T04:17:53Z"><w:r><w:rPr><w:kern w:val="0"/><w:szCs w:val="24"/><w:lang w:val="es-CO" w:eastAsia="en-US" w:bidi="ar-SA"/></w:rPr><w:t>$ 48.000.000</w:t></w:r></w:ins></w:p></w:tc><w:tc><w:tcPr><w:tcW w:w="913" w:type="dxa"/><w:tcBorders></w:tcBorders></w:tcPr><w:p><w:pPr><w:pStyle w:val="Tabla8"/><w:widowControl/><w:jc w:val="left"/><w:rPr><w:kern w:val="0"/><w:szCs w:val="24"/><w:lang w:val="es-CO" w:eastAsia="en-US" w:bidi="ar-SA"/><w:ins w:id="23392" w:author="Unknown Author" w:date="2026-10-30T04:17:53Z"></w:ins></w:rPr></w:pPr><w:ins w:id="23391" w:author="Unknown Author" w:date="2026-10-30T04:17:53Z"><w:r><w:rPr><w:kern w:val="0"/><w:szCs w:val="24"/><w:lang w:val="es-CO" w:eastAsia="en-US" w:bidi="ar-SA"/></w:rPr><w:t>3.5</w:t></w:r></w:ins></w:p></w:tc><w:tc><w:tcPr><w:tcW w:w="746" w:type="dxa"/><w:tcBorders></w:tcBorders></w:tcPr><w:p><w:pPr><w:pStyle w:val="Tabla8"/><w:widowControl/><w:jc w:val="left"/><w:rPr><w:kern w:val="0"/><w:szCs w:val="24"/><w:lang w:val="es-CO" w:eastAsia="en-US" w:bidi="ar-SA"/><w:ins w:id="23394" w:author="Unknown Author" w:date="2026-10-30T04:17:53Z"></w:ins></w:rPr></w:pPr><w:ins w:id="23393" w:author="Unknown Author" w:date="2026-10-30T04:17:53Z"><w:r><w:rPr><w:kern w:val="0"/><w:szCs w:val="24"/><w:lang w:val="es-CO" w:eastAsia="en-US" w:bidi="ar-SA"/></w:rPr><w:t>M21–M24</w:t></w:r></w:ins></w:p></w:tc></w:tr><w:tr><w:trPr><w:ins w:id="23395" w:author="Unknown Author" w:date="2026-10-30T04:17:53Z"/><w:cantSplit w:val="true"/></w:trPr><w:tc><w:tcPr><w:tcW w:w="663" w:type="dxa"/><w:tcBorders></w:tcBorders><w:shd w:color="auto" w:fill="F7F7F7" w:val="clear"/></w:tcPr><w:p><w:pPr><w:pStyle w:val="Tabla8"/><w:widowControl/><w:jc w:val="left"/><w:rPr><w:kern w:val="0"/><w:szCs w:val="24"/><w:lang w:val="es-CO" w:eastAsia="en-US" w:bidi="ar-SA"/><w:ins w:id="23397" w:author="Unknown Author" w:date="2026-10-30T04:17:53Z"></w:ins></w:rPr></w:pPr><w:ins w:id="23396" w:author="Unknown Author" w:date="2026-10-30T04:17:53Z"><w:r><w:rPr><w:kern w:val="0"/><w:szCs w:val="24"/><w:lang w:val="es-CO" w:eastAsia="en-US" w:bidi="ar-SA"/></w:rPr><w:t>ST-01</w:t></w:r></w:ins></w:p></w:tc><w:tc><w:tcPr><w:tcW w:w="1411" w:type="dxa"/><w:tcBorders></w:tcBorders><w:shd w:color="auto" w:fill="F7F7F7" w:val="clear"/></w:tcPr><w:p><w:pPr><w:pStyle w:val="Tabla8"/><w:widowControl/><w:jc w:val="left"/><w:rPr><w:kern w:val="0"/><w:szCs w:val="24"/><w:lang w:val="es-CO" w:eastAsia="en-US" w:bidi="ar-SA"/><w:ins w:id="23399" w:author="Unknown Author" w:date="2026-10-30T04:17:53Z"></w:ins></w:rPr></w:pPr><w:ins w:id="23398" w:author="Unknown Author" w:date="2026-10-30T04:17:53Z"><w:r><w:rPr><w:kern w:val="0"/><w:szCs w:val="24"/><w:lang w:val="es-CO" w:eastAsia="en-US" w:bidi="ar-SA"/></w:rPr><w:t>Servicios tecnológicos y pruebas</w:t></w:r></w:ins></w:p></w:tc><w:tc><w:tcPr><w:tcW w:w="1576" w:type="dxa"/><w:tcBorders></w:tcBorders><w:shd w:color="auto" w:fill="F7F7F7" w:val="clear"/></w:tcPr><w:p><w:pPr><w:pStyle w:val="Tabla8"/><w:widowControl/><w:jc w:val="left"/><w:rPr><w:kern w:val="0"/><w:szCs w:val="24"/><w:lang w:val="es-CO" w:eastAsia="en-US" w:bidi="ar-SA"/><w:ins w:id="23401" w:author="Unknown Author" w:date="2026-10-30T04:17:53Z"></w:ins></w:rPr></w:pPr><w:ins w:id="23400" w:author="Unknown Author" w:date="2026-10-30T04:17:53Z"><w:r><w:rPr><w:kern w:val="0"/><w:szCs w:val="24"/><w:lang w:val="es-CO" w:eastAsia="en-US" w:bidi="ar-SA"/></w:rPr><w:t>Planes de datos celulares M2M para gateways</w:t></w:r></w:ins></w:p></w:tc><w:tc><w:tcPr><w:tcW w:w="1078" w:type="dxa"/><w:tcBorders></w:tcBorders><w:shd w:color="auto" w:fill="F7F7F7" w:val="clear"/></w:tcPr><w:p><w:pPr><w:pStyle w:val="Tabla8"/><w:widowControl/><w:jc w:val="left"/><w:rPr><w:kern w:val="0"/><w:szCs w:val="24"/><w:lang w:val="es-CO" w:eastAsia="en-US" w:bidi="ar-SA"/><w:ins w:id="23403" w:author="Unknown Author" w:date="2026-10-30T04:17:53Z"></w:ins></w:rPr></w:pPr><w:ins w:id="23402" w:author="Unknown Author" w:date="2026-10-30T04:17:53Z"><w:r><w:rPr><w:kern w:val="0"/><w:szCs w:val="24"/><w:lang w:val="es-CO" w:eastAsia="en-US" w:bidi="ar-SA"/></w:rPr><w:t>SIM-mes</w:t></w:r></w:ins></w:p></w:tc><w:tc><w:tcPr><w:tcW w:w="830" w:type="dxa"/><w:tcBorders></w:tcBorders><w:shd w:color="auto" w:fill="F7F7F7" w:val="clear"/></w:tcPr><w:p><w:pPr><w:pStyle w:val="Tabla8"/><w:widowControl/><w:jc w:val="left"/><w:rPr><w:kern w:val="0"/><w:szCs w:val="24"/><w:lang w:val="es-CO" w:eastAsia="en-US" w:bidi="ar-SA"/><w:ins w:id="23405" w:author="Unknown Author" w:date="2026-10-30T04:17:53Z"></w:ins></w:rPr></w:pPr><w:ins w:id="23404" w:author="Unknown Author" w:date="2026-10-30T04:17:53Z"><w:r><w:rPr><w:kern w:val="0"/><w:szCs w:val="24"/><w:lang w:val="es-CO" w:eastAsia="en-US" w:bidi="ar-SA"/></w:rPr><w:t>288</w:t></w:r></w:ins></w:p></w:tc><w:tc><w:tcPr><w:tcW w:w="1243" w:type="dxa"/><w:tcBorders></w:tcBorders><w:shd w:color="auto" w:fill="F7F7F7" w:val="clear"/></w:tcPr><w:p><w:pPr><w:pStyle w:val="Tabla8"/><w:widowControl/><w:jc w:val="left"/><w:rPr><w:kern w:val="0"/><w:szCs w:val="24"/><w:lang w:val="es-CO" w:eastAsia="en-US" w:bidi="ar-SA"/><w:ins w:id="23407" w:author="Unknown Author" w:date="2026-10-30T04:17:53Z"></w:ins></w:rPr></w:pPr><w:ins w:id="23406" w:author="Unknown Author" w:date="2026-10-30T04:17:53Z"><w:r><w:rPr><w:kern w:val="0"/><w:szCs w:val="24"/><w:lang w:val="es-CO" w:eastAsia="en-US" w:bidi="ar-SA"/></w:rPr><w:t>$ 120.000</w:t></w:r></w:ins></w:p></w:tc><w:tc><w:tcPr><w:tcW w:w="1493" w:type="dxa"/><w:tcBorders></w:tcBorders><w:shd w:color="auto" w:fill="F7F7F7" w:val="clear"/></w:tcPr><w:p><w:pPr><w:pStyle w:val="Tabla8"/><w:widowControl/><w:jc w:val="left"/><w:rPr><w:kern w:val="0"/><w:szCs w:val="24"/><w:lang w:val="es-CO" w:eastAsia="en-US" w:bidi="ar-SA"/><w:ins w:id="23409" w:author="Unknown Author" w:date="2026-10-30T04:17:53Z"></w:ins></w:rPr></w:pPr><w:ins w:id="23408" w:author="Unknown Author" w:date="2026-10-30T04:17:53Z"><w:r><w:rPr><w:kern w:val="0"/><w:szCs w:val="24"/><w:lang w:val="es-CO" w:eastAsia="en-US" w:bidi="ar-SA"/></w:rPr><w:t>$ 34.560.000</w:t></w:r></w:ins></w:p></w:tc><w:tc><w:tcPr><w:tcW w:w="913" w:type="dxa"/><w:tcBorders></w:tcBorders><w:shd w:color="auto" w:fill="F7F7F7" w:val="clear"/></w:tcPr><w:p><w:pPr><w:pStyle w:val="Tabla8"/><w:widowControl/><w:jc w:val="left"/><w:rPr><w:kern w:val="0"/><w:szCs w:val="24"/><w:lang w:val="es-CO" w:eastAsia="en-US" w:bidi="ar-SA"/><w:ins w:id="23411" w:author="Unknown Author" w:date="2026-10-30T04:17:53Z"></w:ins></w:rPr></w:pPr><w:ins w:id="23410" w:author="Unknown Author" w:date="2026-10-30T04:17:53Z"><w:r><w:rPr><w:kern w:val="0"/><w:szCs w:val="24"/><w:lang w:val="es-CO" w:eastAsia="en-US" w:bidi="ar-SA"/></w:rPr><w:t>1.3</w:t></w:r></w:ins></w:p></w:tc><w:tc><w:tcPr><w:tcW w:w="746" w:type="dxa"/><w:tcBorders></w:tcBorders><w:shd w:color="auto" w:fill="F7F7F7" w:val="clear"/></w:tcPr><w:p><w:pPr><w:pStyle w:val="Tabla8"/><w:widowControl/><w:jc w:val="left"/><w:rPr><w:kern w:val="0"/><w:szCs w:val="24"/><w:lang w:val="es-CO" w:eastAsia="en-US" w:bidi="ar-SA"/><w:ins w:id="23413" w:author="Unknown Author" w:date="2026-10-30T04:17:53Z"></w:ins></w:rPr></w:pPr><w:ins w:id="23412" w:author="Unknown Author" w:date="2026-10-30T04:17:53Z"><w:r><w:rPr><w:kern w:val="0"/><w:szCs w:val="24"/><w:lang w:val="es-CO" w:eastAsia="en-US" w:bidi="ar-SA"/></w:rPr><w:t>M1–M24</w:t></w:r></w:ins></w:p></w:tc></w:tr><w:tr><w:trPr><w:ins w:id="23414" w:author="Unknown Author" w:date="2026-10-30T04:17:53Z"/><w:cantSplit w:val="true"/></w:trPr><w:tc><w:tcPr><w:tcW w:w="663" w:type="dxa"/><w:tcBorders></w:tcBorders></w:tcPr><w:p><w:pPr><w:pStyle w:val="Tabla8"/><w:widowControl/><w:jc w:val="left"/><w:rPr><w:kern w:val="0"/><w:szCs w:val="24"/><w:lang w:val="es-CO" w:eastAsia="en-US" w:bidi="ar-SA"/><w:ins w:id="23416" w:author="Unknown Author" w:date="2026-10-30T04:17:53Z"></w:ins></w:rPr></w:pPr><w:ins w:id="23415" w:author="Unknown Author" w:date="2026-10-30T04:17:53Z"><w:r><w:rPr><w:kern w:val="0"/><w:szCs w:val="24"/><w:lang w:val="es-CO" w:eastAsia="en-US" w:bidi="ar-SA"/></w:rPr><w:t>ST-02</w:t></w:r></w:ins></w:p></w:tc><w:tc><w:tcPr><w:tcW w:w="1411" w:type="dxa"/><w:tcBorders></w:tcBorders></w:tcPr><w:p><w:pPr><w:pStyle w:val="Tabla8"/><w:widowControl/><w:jc w:val="left"/><w:rPr><w:kern w:val="0"/><w:szCs w:val="24"/><w:lang w:val="es-CO" w:eastAsia="en-US" w:bidi="ar-SA"/><w:ins w:id="23418" w:author="Unknown Author" w:date="2026-10-30T04:17:53Z"></w:ins></w:rPr></w:pPr><w:ins w:id="23417" w:author="Unknown Author" w:date="2026-10-30T04:17:53Z"><w:r><w:rPr><w:kern w:val="0"/><w:szCs w:val="24"/><w:lang w:val="es-CO" w:eastAsia="en-US" w:bidi="ar-SA"/></w:rPr><w:t>Servicios tecnológicos y pruebas</w:t></w:r></w:ins></w:p></w:tc><w:tc><w:tcPr><w:tcW w:w="1576" w:type="dxa"/><w:tcBorders></w:tcBorders></w:tcPr><w:p><w:pPr><w:pStyle w:val="Tabla8"/><w:widowControl/><w:jc w:val="left"/><w:rPr><w:kern w:val="0"/><w:szCs w:val="24"/><w:lang w:val="es-CO" w:eastAsia="en-US" w:bidi="ar-SA"/><w:ins w:id="23420" w:author="Unknown Author" w:date="2026-10-30T04:17:53Z"></w:ins></w:rPr></w:pPr><w:ins w:id="23419" w:author="Unknown Author" w:date="2026-10-30T04:17:53Z"><w:r><w:rPr><w:kern w:val="0"/><w:szCs w:val="24"/><w:lang w:val="es-CO" w:eastAsia="en-US" w:bidi="ar-SA"/></w:rPr><w:t>Análisis gravimétrico en laboratorio acreditado</w:t></w:r></w:ins></w:p></w:tc><w:tc><w:tcPr><w:tcW w:w="1078" w:type="dxa"/><w:tcBorders></w:tcBorders></w:tcPr><w:p><w:pPr><w:pStyle w:val="Tabla8"/><w:widowControl/><w:jc w:val="left"/><w:rPr><w:kern w:val="0"/><w:szCs w:val="24"/><w:lang w:val="es-CO" w:eastAsia="en-US" w:bidi="ar-SA"/><w:ins w:id="23422" w:author="Unknown Author" w:date="2026-10-30T04:17:53Z"></w:ins></w:rPr></w:pPr><w:ins w:id="23421" w:author="Unknown Author" w:date="2026-10-30T04:17:53Z"><w:r><w:rPr><w:kern w:val="0"/><w:szCs w:val="24"/><w:lang w:val="es-CO" w:eastAsia="en-US" w:bidi="ar-SA"/></w:rPr><w:t>muestra</w:t></w:r></w:ins></w:p></w:tc><w:tc><w:tcPr><w:tcW w:w="830" w:type="dxa"/><w:tcBorders></w:tcBorders></w:tcPr><w:p><w:pPr><w:pStyle w:val="Tabla8"/><w:widowControl/><w:jc w:val="left"/><w:rPr><w:kern w:val="0"/><w:szCs w:val="24"/><w:lang w:val="es-CO" w:eastAsia="en-US" w:bidi="ar-SA"/><w:ins w:id="23424" w:author="Unknown Author" w:date="2026-10-30T04:17:53Z"></w:ins></w:rPr></w:pPr><w:ins w:id="23423" w:author="Unknown Author" w:date="2026-10-30T04:17:53Z"><w:r><w:rPr><w:kern w:val="0"/><w:szCs w:val="24"/><w:lang w:val="es-CO" w:eastAsia="en-US" w:bidi="ar-SA"/></w:rPr><w:t>240</w:t></w:r></w:ins></w:p></w:tc><w:tc><w:tcPr><w:tcW w:w="1243" w:type="dxa"/><w:tcBorders></w:tcBorders></w:tcPr><w:p><w:pPr><w:pStyle w:val="Tabla8"/><w:widowControl/><w:jc w:val="left"/><w:rPr><w:kern w:val="0"/><w:szCs w:val="24"/><w:lang w:val="es-CO" w:eastAsia="en-US" w:bidi="ar-SA"/><w:ins w:id="23426" w:author="Unknown Author" w:date="2026-10-30T04:17:53Z"></w:ins></w:rPr></w:pPr><w:ins w:id="23425" w:author="Unknown Author" w:date="2026-10-30T04:17:53Z"><w:r><w:rPr><w:kern w:val="0"/><w:szCs w:val="24"/><w:lang w:val="es-CO" w:eastAsia="en-US" w:bidi="ar-SA"/></w:rPr><w:t>$ 350.000</w:t></w:r></w:ins></w:p></w:tc><w:tc><w:tcPr><w:tcW w:w="1493" w:type="dxa"/><w:tcBorders></w:tcBorders></w:tcPr><w:p><w:pPr><w:pStyle w:val="Tabla8"/><w:widowControl/><w:jc w:val="left"/><w:rPr><w:kern w:val="0"/><w:szCs w:val="24"/><w:lang w:val="es-CO" w:eastAsia="en-US" w:bidi="ar-SA"/><w:ins w:id="23428" w:author="Unknown Author" w:date="2026-10-30T04:17:53Z"></w:ins></w:rPr></w:pPr><w:ins w:id="23427" w:author="Unknown Author" w:date="2026-10-30T04:17:53Z"><w:r><w:rPr><w:kern w:val="0"/><w:szCs w:val="24"/><w:lang w:val="es-CO" w:eastAsia="en-US" w:bidi="ar-SA"/></w:rPr><w:t>$ 84.000.000</w:t></w:r></w:ins></w:p></w:tc><w:tc><w:tcPr><w:tcW w:w="913" w:type="dxa"/><w:tcBorders></w:tcBorders></w:tcPr><w:p><w:pPr><w:pStyle w:val="Tabla8"/><w:widowControl/><w:jc w:val="left"/><w:rPr><w:kern w:val="0"/><w:szCs w:val="24"/><w:lang w:val="es-CO" w:eastAsia="en-US" w:bidi="ar-SA"/><w:ins w:id="23430" w:author="Unknown Author" w:date="2026-10-30T04:17:53Z"></w:ins></w:rPr></w:pPr><w:ins w:id="23429" w:author="Unknown Author" w:date="2026-10-30T04:17:53Z"><w:r><w:rPr><w:kern w:val="0"/><w:szCs w:val="24"/><w:lang w:val="es-CO" w:eastAsia="en-US" w:bidi="ar-SA"/></w:rPr><w:t>1.3</w:t></w:r></w:ins></w:p></w:tc><w:tc><w:tcPr><w:tcW w:w="746" w:type="dxa"/><w:tcBorders></w:tcBorders></w:tcPr><w:p><w:pPr><w:pStyle w:val="Tabla8"/><w:widowControl/><w:jc w:val="left"/><w:rPr><w:kern w:val="0"/><w:szCs w:val="24"/><w:lang w:val="es-CO" w:eastAsia="en-US" w:bidi="ar-SA"/><w:ins w:id="23432" w:author="Unknown Author" w:date="2026-10-30T04:17:53Z"></w:ins></w:rPr></w:pPr><w:ins w:id="23431" w:author="Unknown Author" w:date="2026-10-30T04:17:53Z"><w:r><w:rPr><w:kern w:val="0"/><w:szCs w:val="24"/><w:lang w:val="es-CO" w:eastAsia="en-US" w:bidi="ar-SA"/></w:rPr><w:t>M6–M23</w:t></w:r></w:ins></w:p></w:tc></w:tr><w:tr><w:trPr><w:ins w:id="23433" w:author="Unknown Author" w:date="2026-10-30T04:17:53Z"/><w:cantSplit w:val="true"/></w:trPr><w:tc><w:tcPr><w:tcW w:w="663" w:type="dxa"/><w:tcBorders></w:tcBorders><w:shd w:color="auto" w:fill="F7F7F7" w:val="clear"/></w:tcPr><w:p><w:pPr><w:pStyle w:val="Tabla8"/><w:widowControl/><w:jc w:val="left"/><w:rPr><w:kern w:val="0"/><w:szCs w:val="24"/><w:lang w:val="es-CO" w:eastAsia="en-US" w:bidi="ar-SA"/><w:ins w:id="23435" w:author="Unknown Author" w:date="2026-10-30T04:17:53Z"></w:ins></w:rPr></w:pPr><w:ins w:id="23434" w:author="Unknown Author" w:date="2026-10-30T04:17:53Z"><w:r><w:rPr><w:kern w:val="0"/><w:szCs w:val="24"/><w:lang w:val="es-CO" w:eastAsia="en-US" w:bidi="ar-SA"/></w:rPr><w:t>ST-03</w:t></w:r></w:ins></w:p></w:tc><w:tc><w:tcPr><w:tcW w:w="1411" w:type="dxa"/><w:tcBorders></w:tcBorders><w:shd w:color="auto" w:fill="F7F7F7" w:val="clear"/></w:tcPr><w:p><w:pPr><w:pStyle w:val="Tabla8"/><w:widowControl/><w:jc w:val="left"/><w:rPr><w:kern w:val="0"/><w:szCs w:val="24"/><w:lang w:val="es-CO" w:eastAsia="en-US" w:bidi="ar-SA"/><w:ins w:id="23437" w:author="Unknown Author" w:date="2026-10-30T04:17:53Z"></w:ins></w:rPr></w:pPr><w:ins w:id="23436" w:author="Unknown Author" w:date="2026-10-30T04:17:53Z"><w:r><w:rPr><w:kern w:val="0"/><w:szCs w:val="24"/><w:lang w:val="es-CO" w:eastAsia="en-US" w:bidi="ar-SA"/></w:rPr><w:t>Servicios tecnológicos y pruebas</w:t></w:r></w:ins></w:p></w:tc><w:tc><w:tcPr><w:tcW w:w="1576" w:type="dxa"/><w:tcBorders></w:tcBorders><w:shd w:color="auto" w:fill="F7F7F7" w:val="clear"/></w:tcPr><w:p><w:pPr><w:pStyle w:val="Tabla8"/><w:widowControl/><w:jc w:val="left"/><w:rPr><w:kern w:val="0"/><w:szCs w:val="24"/><w:lang w:val="es-CO" w:eastAsia="en-US" w:bidi="ar-SA"/><w:ins w:id="23439" w:author="Unknown Author" w:date="2026-10-30T04:17:53Z"></w:ins></w:rPr></w:pPr><w:ins w:id="23438" w:author="Unknown Author" w:date="2026-10-30T04:17:53Z"><w:r><w:rPr><w:kern w:val="0"/><w:szCs w:val="24"/><w:lang w:val="es-CO" w:eastAsia="en-US" w:bidi="ar-SA"/></w:rPr><w:t>Auditoría externa de ciberseguridad</w:t></w:r></w:ins></w:p></w:tc><w:tc><w:tcPr><w:tcW w:w="1078" w:type="dxa"/><w:tcBorders></w:tcBorders><w:shd w:color="auto" w:fill="F7F7F7" w:val="clear"/></w:tcPr><w:p><w:pPr><w:pStyle w:val="Tabla8"/><w:widowControl/><w:jc w:val="left"/><w:rPr><w:kern w:val="0"/><w:szCs w:val="24"/><w:lang w:val="es-CO" w:eastAsia="en-US" w:bidi="ar-SA"/><w:ins w:id="23441" w:author="Unknown Author" w:date="2026-10-30T04:17:53Z"></w:ins></w:rPr></w:pPr><w:ins w:id="23440" w:author="Unknown Author" w:date="2026-10-30T04:17:53Z"><w:r><w:rPr><w:kern w:val="0"/><w:szCs w:val="24"/><w:lang w:val="es-CO" w:eastAsia="en-US" w:bidi="ar-SA"/></w:rPr><w:t>servicio</w:t></w:r></w:ins></w:p></w:tc><w:tc><w:tcPr><w:tcW w:w="830" w:type="dxa"/><w:tcBorders></w:tcBorders><w:shd w:color="auto" w:fill="F7F7F7" w:val="clear"/></w:tcPr><w:p><w:pPr><w:pStyle w:val="Tabla8"/><w:widowControl/><w:jc w:val="left"/><w:rPr><w:kern w:val="0"/><w:szCs w:val="24"/><w:lang w:val="es-CO" w:eastAsia="en-US" w:bidi="ar-SA"/><w:ins w:id="23443" w:author="Unknown Author" w:date="2026-10-30T04:17:53Z"></w:ins></w:rPr></w:pPr><w:ins w:id="23442" w:author="Unknown Author" w:date="2026-10-30T04:17:53Z"><w:r><w:rPr><w:kern w:val="0"/><w:szCs w:val="24"/><w:lang w:val="es-CO" w:eastAsia="en-US" w:bidi="ar-SA"/></w:rPr><w:t>2</w:t></w:r></w:ins></w:p></w:tc><w:tc><w:tcPr><w:tcW w:w="1243" w:type="dxa"/><w:tcBorders></w:tcBorders><w:shd w:color="auto" w:fill="F7F7F7" w:val="clear"/></w:tcPr><w:p><w:pPr><w:pStyle w:val="Tabla8"/><w:widowControl/><w:jc w:val="left"/><w:rPr><w:kern w:val="0"/><w:szCs w:val="24"/><w:lang w:val="es-CO" w:eastAsia="en-US" w:bidi="ar-SA"/><w:ins w:id="23445" w:author="Unknown Author" w:date="2026-10-30T04:17:53Z"></w:ins></w:rPr></w:pPr><w:ins w:id="23444" w:author="Unknown Author" w:date="2026-10-30T04:17:53Z"><w:r><w:rPr><w:kern w:val="0"/><w:szCs w:val="24"/><w:lang w:val="es-CO" w:eastAsia="en-US" w:bidi="ar-SA"/></w:rPr><w:t>$ 15.000.000</w:t></w:r></w:ins></w:p></w:tc><w:tc><w:tcPr><w:tcW w:w="1493" w:type="dxa"/><w:tcBorders></w:tcBorders><w:shd w:color="auto" w:fill="F7F7F7" w:val="clear"/></w:tcPr><w:p><w:pPr><w:pStyle w:val="Tabla8"/><w:widowControl/><w:jc w:val="left"/><w:rPr><w:kern w:val="0"/><w:szCs w:val="24"/><w:lang w:val="es-CO" w:eastAsia="en-US" w:bidi="ar-SA"/><w:ins w:id="23447" w:author="Unknown Author" w:date="2026-10-30T04:17:53Z"></w:ins></w:rPr></w:pPr><w:ins w:id="23446" w:author="Unknown Author" w:date="2026-10-30T04:17:53Z"><w:r><w:rPr><w:kern w:val="0"/><w:szCs w:val="24"/><w:lang w:val="es-CO" w:eastAsia="en-US" w:bidi="ar-SA"/></w:rPr><w:t>$ 30.000.000</w:t></w:r></w:ins></w:p></w:tc><w:tc><w:tcPr><w:tcW w:w="913" w:type="dxa"/><w:tcBorders></w:tcBorders><w:shd w:color="auto" w:fill="F7F7F7" w:val="clear"/></w:tcPr><w:p><w:pPr><w:pStyle w:val="Tabla8"/><w:widowControl/><w:jc w:val="left"/><w:rPr><w:kern w:val="0"/><w:szCs w:val="24"/><w:lang w:val="es-CO" w:eastAsia="en-US" w:bidi="ar-SA"/><w:ins w:id="23449" w:author="Unknown Author" w:date="2026-10-30T04:17:53Z"></w:ins></w:rPr></w:pPr><w:ins w:id="23448" w:author="Unknown Author" w:date="2026-10-30T04:17:53Z"><w:r><w:rPr><w:kern w:val="0"/><w:szCs w:val="24"/><w:lang w:val="es-CO" w:eastAsia="en-US" w:bidi="ar-SA"/></w:rPr><w:t>2.2</w:t></w:r></w:ins></w:p></w:tc><w:tc><w:tcPr><w:tcW w:w="746" w:type="dxa"/><w:tcBorders></w:tcBorders><w:shd w:color="auto" w:fill="F7F7F7" w:val="clear"/></w:tcPr><w:p><w:pPr><w:pStyle w:val="Tabla8"/><w:widowControl/><w:jc w:val="left"/><w:rPr><w:kern w:val="0"/><w:szCs w:val="24"/><w:lang w:val="es-CO" w:eastAsia="en-US" w:bidi="ar-SA"/><w:ins w:id="23451" w:author="Unknown Author" w:date="2026-10-30T04:17:53Z"></w:ins></w:rPr></w:pPr><w:ins w:id="23450" w:author="Unknown Author" w:date="2026-10-30T04:17:53Z"><w:r><w:rPr><w:kern w:val="0"/><w:szCs w:val="24"/><w:lang w:val="es-CO" w:eastAsia="en-US" w:bidi="ar-SA"/></w:rPr><w:t>M6–M19</w:t></w:r></w:ins></w:p></w:tc></w:tr><w:tr><w:trPr><w:ins w:id="23452" w:author="Unknown Author" w:date="2026-10-30T04:17:53Z"/><w:cantSplit w:val="true"/></w:trPr><w:tc><w:tcPr><w:tcW w:w="663" w:type="dxa"/><w:tcBorders></w:tcBorders></w:tcPr><w:p><w:pPr><w:pStyle w:val="Tabla8"/><w:widowControl/><w:jc w:val="left"/><w:rPr><w:kern w:val="0"/><w:szCs w:val="24"/><w:lang w:val="es-CO" w:eastAsia="en-US" w:bidi="ar-SA"/><w:ins w:id="23454" w:author="Unknown Author" w:date="2026-10-30T04:17:53Z"></w:ins></w:rPr></w:pPr><w:ins w:id="23453" w:author="Unknown Author" w:date="2026-10-30T04:17:53Z"><w:r><w:rPr><w:kern w:val="0"/><w:szCs w:val="24"/><w:lang w:val="es-CO" w:eastAsia="en-US" w:bidi="ar-SA"/></w:rPr><w:t>ST-04</w:t></w:r></w:ins></w:p></w:tc><w:tc><w:tcPr><w:tcW w:w="1411" w:type="dxa"/><w:tcBorders></w:tcBorders></w:tcPr><w:p><w:pPr><w:pStyle w:val="Tabla8"/><w:widowControl/><w:jc w:val="left"/><w:rPr><w:kern w:val="0"/><w:szCs w:val="24"/><w:lang w:val="es-CO" w:eastAsia="en-US" w:bidi="ar-SA"/><w:ins w:id="23456" w:author="Unknown Author" w:date="2026-10-30T04:17:53Z"></w:ins></w:rPr></w:pPr><w:ins w:id="23455" w:author="Unknown Author" w:date="2026-10-30T04:17:53Z"><w:r><w:rPr><w:kern w:val="0"/><w:szCs w:val="24"/><w:lang w:val="es-CO" w:eastAsia="en-US" w:bidi="ar-SA"/></w:rPr><w:t>Servicios tecnológicos y pruebas</w:t></w:r></w:ins></w:p></w:tc><w:tc><w:tcPr><w:tcW w:w="1576" w:type="dxa"/><w:tcBorders></w:tcBorders></w:tcPr><w:p><w:pPr><w:pStyle w:val="Tabla8"/><w:widowControl/><w:jc w:val="left"/><w:rPr><w:kern w:val="0"/><w:szCs w:val="24"/><w:lang w:val="es-CO" w:eastAsia="en-US" w:bidi="ar-SA"/><w:ins w:id="23458" w:author="Unknown Author" w:date="2026-10-30T04:17:53Z"></w:ins></w:rPr></w:pPr><w:ins w:id="23457" w:author="Unknown Author" w:date="2026-10-30T04:17:53Z"><w:r><w:rPr><w:kern w:val="0"/><w:szCs w:val="24"/><w:lang w:val="es-CO" w:eastAsia="en-US" w:bidi="ar-SA"/></w:rPr><w:t>Estudio de cobertura y de enlace en los dos municipios</w:t></w:r></w:ins></w:p></w:tc><w:tc><w:tcPr><w:tcW w:w="1078" w:type="dxa"/><w:tcBorders></w:tcBorders></w:tcPr><w:p><w:pPr><w:pStyle w:val="Tabla8"/><w:widowControl/><w:jc w:val="left"/><w:rPr><w:kern w:val="0"/><w:szCs w:val="24"/><w:lang w:val="es-CO" w:eastAsia="en-US" w:bidi="ar-SA"/><w:ins w:id="23460" w:author="Unknown Author" w:date="2026-10-30T04:17:53Z"></w:ins></w:rPr></w:pPr><w:ins w:id="23459" w:author="Unknown Author" w:date="2026-10-30T04:17:53Z"><w:r><w:rPr><w:kern w:val="0"/><w:szCs w:val="24"/><w:lang w:val="es-CO" w:eastAsia="en-US" w:bidi="ar-SA"/></w:rPr><w:t>estudio</w:t></w:r></w:ins></w:p></w:tc><w:tc><w:tcPr><w:tcW w:w="830" w:type="dxa"/><w:tcBorders></w:tcBorders></w:tcPr><w:p><w:pPr><w:pStyle w:val="Tabla8"/><w:widowControl/><w:jc w:val="left"/><w:rPr><w:kern w:val="0"/><w:szCs w:val="24"/><w:lang w:val="es-CO" w:eastAsia="en-US" w:bidi="ar-SA"/><w:ins w:id="23462" w:author="Unknown Author" w:date="2026-10-30T04:17:53Z"></w:ins></w:rPr></w:pPr><w:ins w:id="23461" w:author="Unknown Author" w:date="2026-10-30T04:17:53Z"><w:r><w:rPr><w:kern w:val="0"/><w:szCs w:val="24"/><w:lang w:val="es-CO" w:eastAsia="en-US" w:bidi="ar-SA"/></w:rPr><w:t>2</w:t></w:r></w:ins></w:p></w:tc><w:tc><w:tcPr><w:tcW w:w="1243" w:type="dxa"/><w:tcBorders></w:tcBorders></w:tcPr><w:p><w:pPr><w:pStyle w:val="Tabla8"/><w:widowControl/><w:jc w:val="left"/><w:rPr><w:kern w:val="0"/><w:szCs w:val="24"/><w:lang w:val="es-CO" w:eastAsia="en-US" w:bidi="ar-SA"/><w:ins w:id="23464" w:author="Unknown Author" w:date="2026-10-30T04:17:53Z"></w:ins></w:rPr></w:pPr><w:ins w:id="23463" w:author="Unknown Author" w:date="2026-10-30T04:17:53Z"><w:r><w:rPr><w:kern w:val="0"/><w:szCs w:val="24"/><w:lang w:val="es-CO" w:eastAsia="en-US" w:bidi="ar-SA"/></w:rPr><w:t>$ 20.000.000</w:t></w:r></w:ins></w:p></w:tc><w:tc><w:tcPr><w:tcW w:w="1493" w:type="dxa"/><w:tcBorders></w:tcBorders></w:tcPr><w:p><w:pPr><w:pStyle w:val="Tabla8"/><w:widowControl/><w:jc w:val="left"/><w:rPr><w:kern w:val="0"/><w:szCs w:val="24"/><w:lang w:val="es-CO" w:eastAsia="en-US" w:bidi="ar-SA"/><w:ins w:id="23466" w:author="Unknown Author" w:date="2026-10-30T04:17:53Z"></w:ins></w:rPr></w:pPr><w:ins w:id="23465" w:author="Unknown Author" w:date="2026-10-30T04:17:53Z"><w:r><w:rPr><w:kern w:val="0"/><w:szCs w:val="24"/><w:lang w:val="es-CO" w:eastAsia="en-US" w:bidi="ar-SA"/></w:rPr><w:t>$ 40.000.000</w:t></w:r></w:ins></w:p></w:tc><w:tc><w:tcPr><w:tcW w:w="913" w:type="dxa"/><w:tcBorders></w:tcBorders></w:tcPr><w:p><w:pPr><w:pStyle w:val="Tabla8"/><w:widowControl/><w:jc w:val="left"/><w:rPr><w:kern w:val="0"/><w:szCs w:val="24"/><w:lang w:val="es-CO" w:eastAsia="en-US" w:bidi="ar-SA"/><w:ins w:id="23468" w:author="Unknown Author" w:date="2026-10-30T04:17:53Z"></w:ins></w:rPr></w:pPr><w:ins w:id="23467" w:author="Unknown Author" w:date="2026-10-30T04:17:53Z"><w:r><w:rPr><w:kern w:val="0"/><w:szCs w:val="24"/><w:lang w:val="es-CO" w:eastAsia="en-US" w:bidi="ar-SA"/></w:rPr><w:t>2.1</w:t></w:r></w:ins></w:p></w:tc><w:tc><w:tcPr><w:tcW w:w="746" w:type="dxa"/><w:tcBorders></w:tcBorders></w:tcPr><w:p><w:pPr><w:pStyle w:val="Tabla8"/><w:widowControl/><w:jc w:val="left"/><w:rPr><w:kern w:val="0"/><w:szCs w:val="24"/><w:lang w:val="es-CO" w:eastAsia="en-US" w:bidi="ar-SA"/><w:ins w:id="23470" w:author="Unknown Author" w:date="2026-10-30T04:17:53Z"></w:ins></w:rPr></w:pPr><w:ins w:id="23469" w:author="Unknown Author" w:date="2026-10-30T04:17:53Z"><w:r><w:rPr><w:kern w:val="0"/><w:szCs w:val="24"/><w:lang w:val="es-CO" w:eastAsia="en-US" w:bidi="ar-SA"/></w:rPr><w:t>M2–M4</w:t></w:r></w:ins></w:p></w:tc></w:tr><w:tr><w:trPr><w:ins w:id="23471" w:author="Unknown Author" w:date="2026-10-30T04:17:53Z"/><w:cantSplit w:val="true"/></w:trPr><w:tc><w:tcPr><w:tcW w:w="663" w:type="dxa"/><w:tcBorders></w:tcBorders><w:shd w:color="auto" w:fill="F7F7F7" w:val="clear"/></w:tcPr><w:p><w:pPr><w:pStyle w:val="Tabla8"/><w:widowControl/><w:jc w:val="left"/><w:rPr><w:kern w:val="0"/><w:szCs w:val="24"/><w:lang w:val="es-CO" w:eastAsia="en-US" w:bidi="ar-SA"/><w:ins w:id="23473" w:author="Unknown Author" w:date="2026-10-30T04:17:53Z"></w:ins></w:rPr></w:pPr><w:ins w:id="23472" w:author="Unknown Author" w:date="2026-10-30T04:17:53Z"><w:r><w:rPr><w:kern w:val="0"/><w:szCs w:val="24"/><w:lang w:val="es-CO" w:eastAsia="en-US" w:bidi="ar-SA"/></w:rPr><w:t>ST-05</w:t></w:r></w:ins></w:p></w:tc><w:tc><w:tcPr><w:tcW w:w="1411" w:type="dxa"/><w:tcBorders></w:tcBorders><w:shd w:color="auto" w:fill="F7F7F7" w:val="clear"/></w:tcPr><w:p><w:pPr><w:pStyle w:val="Tabla8"/><w:widowControl/><w:jc w:val="left"/><w:rPr><w:kern w:val="0"/><w:szCs w:val="24"/><w:lang w:val="es-CO" w:eastAsia="en-US" w:bidi="ar-SA"/><w:ins w:id="23475" w:author="Unknown Author" w:date="2026-10-30T04:17:53Z"></w:ins></w:rPr></w:pPr><w:ins w:id="23474" w:author="Unknown Author" w:date="2026-10-30T04:17:53Z"><w:r><w:rPr><w:kern w:val="0"/><w:szCs w:val="24"/><w:lang w:val="es-CO" w:eastAsia="en-US" w:bidi="ar-SA"/></w:rPr><w:t>Servicios tecnológicos y pruebas</w:t></w:r></w:ins></w:p></w:tc><w:tc><w:tcPr><w:tcW w:w="1576" w:type="dxa"/><w:tcBorders></w:tcBorders><w:shd w:color="auto" w:fill="F7F7F7" w:val="clear"/></w:tcPr><w:p><w:pPr><w:pStyle w:val="Tabla8"/><w:widowControl/><w:jc w:val="left"/><w:rPr><w:kern w:val="0"/><w:szCs w:val="24"/><w:lang w:val="es-CO" w:eastAsia="en-US" w:bidi="ar-SA"/><w:ins w:id="23477" w:author="Unknown Author" w:date="2026-10-30T04:17:53Z"></w:ins></w:rPr></w:pPr><w:ins w:id="23476" w:author="Unknown Author" w:date="2026-10-30T04:17:53Z"><w:r><w:rPr><w:kern w:val="0"/><w:szCs w:val="24"/><w:lang w:val="es-CO" w:eastAsia="en-US" w:bidi="ar-SA"/></w:rPr><w:t>Evaluación externa independiente (meses 12 y 24)</w:t></w:r></w:ins></w:p></w:tc><w:tc><w:tcPr><w:tcW w:w="1078" w:type="dxa"/><w:tcBorders></w:tcBorders><w:shd w:color="auto" w:fill="F7F7F7" w:val="clear"/></w:tcPr><w:p><w:pPr><w:pStyle w:val="Tabla8"/><w:widowControl/><w:jc w:val="left"/><w:rPr><w:kern w:val="0"/><w:szCs w:val="24"/><w:lang w:val="es-CO" w:eastAsia="en-US" w:bidi="ar-SA"/><w:ins w:id="23479" w:author="Unknown Author" w:date="2026-10-30T04:17:53Z"></w:ins></w:rPr></w:pPr><w:ins w:id="23478" w:author="Unknown Author" w:date="2026-10-30T04:17:53Z"><w:r><w:rPr><w:kern w:val="0"/><w:szCs w:val="24"/><w:lang w:val="es-CO" w:eastAsia="en-US" w:bidi="ar-SA"/></w:rPr><w:t>evaluación</w:t></w:r></w:ins></w:p></w:tc><w:tc><w:tcPr><w:tcW w:w="830" w:type="dxa"/><w:tcBorders></w:tcBorders><w:shd w:color="auto" w:fill="F7F7F7" w:val="clear"/></w:tcPr><w:p><w:pPr><w:pStyle w:val="Tabla8"/><w:widowControl/><w:jc w:val="left"/><w:rPr><w:kern w:val="0"/><w:szCs w:val="24"/><w:lang w:val="es-CO" w:eastAsia="en-US" w:bidi="ar-SA"/><w:ins w:id="23481" w:author="Unknown Author" w:date="2026-10-30T04:17:53Z"></w:ins></w:rPr></w:pPr><w:ins w:id="23480" w:author="Unknown Author" w:date="2026-10-30T04:17:53Z"><w:r><w:rPr><w:kern w:val="0"/><w:szCs w:val="24"/><w:lang w:val="es-CO" w:eastAsia="en-US" w:bidi="ar-SA"/></w:rPr><w:t>2</w:t></w:r></w:ins></w:p></w:tc><w:tc><w:tcPr><w:tcW w:w="1243" w:type="dxa"/><w:tcBorders></w:tcBorders><w:shd w:color="auto" w:fill="F7F7F7" w:val="clear"/></w:tcPr><w:p><w:pPr><w:pStyle w:val="Tabla8"/><w:widowControl/><w:jc w:val="left"/><w:rPr><w:kern w:val="0"/><w:szCs w:val="24"/><w:lang w:val="es-CO" w:eastAsia="en-US" w:bidi="ar-SA"/><w:ins w:id="23483" w:author="Unknown Author" w:date="2026-10-30T04:17:53Z"></w:ins></w:rPr></w:pPr><w:ins w:id="23482" w:author="Unknown Author" w:date="2026-10-30T04:17:53Z"><w:r><w:rPr><w:kern w:val="0"/><w:szCs w:val="24"/><w:lang w:val="es-CO" w:eastAsia="en-US" w:bidi="ar-SA"/></w:rPr><w:t>$ 60.000.000</w:t></w:r></w:ins></w:p></w:tc><w:tc><w:tcPr><w:tcW w:w="1493" w:type="dxa"/><w:tcBorders></w:tcBorders><w:shd w:color="auto" w:fill="F7F7F7" w:val="clear"/></w:tcPr><w:p><w:pPr><w:pStyle w:val="Tabla8"/><w:widowControl/><w:jc w:val="left"/><w:rPr><w:kern w:val="0"/><w:szCs w:val="24"/><w:lang w:val="es-CO" w:eastAsia="en-US" w:bidi="ar-SA"/><w:ins w:id="23485" w:author="Unknown Author" w:date="2026-10-30T04:17:53Z"></w:ins></w:rPr></w:pPr><w:ins w:id="23484" w:author="Unknown Author" w:date="2026-10-30T04:17:53Z"><w:r><w:rPr><w:kern w:val="0"/><w:szCs w:val="24"/><w:lang w:val="es-CO" w:eastAsia="en-US" w:bidi="ar-SA"/></w:rPr><w:t>$ 120.000.000</w:t></w:r></w:ins></w:p></w:tc><w:tc><w:tcPr><w:tcW w:w="913" w:type="dxa"/><w:tcBorders></w:tcBorders><w:shd w:color="auto" w:fill="F7F7F7" w:val="clear"/></w:tcPr><w:p><w:pPr><w:pStyle w:val="Tabla8"/><w:widowControl/><w:jc w:val="left"/><w:rPr><w:kern w:val="0"/><w:szCs w:val="24"/><w:lang w:val="es-CO" w:eastAsia="en-US" w:bidi="ar-SA"/><w:ins w:id="23487" w:author="Unknown Author" w:date="2026-10-30T04:17:53Z"></w:ins></w:rPr></w:pPr><w:ins w:id="23486" w:author="Unknown Author" w:date="2026-10-30T04:17:53Z"><w:r><w:rPr><w:kern w:val="0"/><w:szCs w:val="24"/><w:lang w:val="es-CO" w:eastAsia="en-US" w:bidi="ar-SA"/></w:rPr><w:t>1.4</w:t></w:r></w:ins></w:p></w:tc><w:tc><w:tcPr><w:tcW w:w="746" w:type="dxa"/><w:tcBorders></w:tcBorders><w:shd w:color="auto" w:fill="F7F7F7" w:val="clear"/></w:tcPr><w:p><w:pPr><w:pStyle w:val="Tabla8"/><w:widowControl/><w:jc w:val="left"/><w:rPr><w:kern w:val="0"/><w:szCs w:val="24"/><w:lang w:val="es-CO" w:eastAsia="en-US" w:bidi="ar-SA"/><w:ins w:id="23489" w:author="Unknown Author" w:date="2026-10-30T04:17:53Z"></w:ins></w:rPr></w:pPr><w:ins w:id="23488" w:author="Unknown Author" w:date="2026-10-30T04:17:53Z"><w:r><w:rPr><w:kern w:val="0"/><w:szCs w:val="24"/><w:lang w:val="es-CO" w:eastAsia="en-US" w:bidi="ar-SA"/></w:rPr><w:t>M10–M24</w:t></w:r></w:ins></w:p></w:tc></w:tr><w:tr><w:trPr><w:ins w:id="23490" w:author="Unknown Author" w:date="2026-10-30T04:17:53Z"/><w:cantSplit w:val="true"/></w:trPr><w:tc><w:tcPr><w:tcW w:w="663" w:type="dxa"/><w:tcBorders></w:tcBorders></w:tcPr><w:p><w:pPr><w:pStyle w:val="Tabla8"/><w:widowControl/><w:jc w:val="left"/><w:rPr><w:kern w:val="0"/><w:szCs w:val="24"/><w:lang w:val="es-CO" w:eastAsia="en-US" w:bidi="ar-SA"/><w:ins w:id="23492" w:author="Unknown Author" w:date="2026-10-30T04:17:53Z"></w:ins></w:rPr></w:pPr><w:ins w:id="23491" w:author="Unknown Author" w:date="2026-10-30T04:17:53Z"><w:r><w:rPr><w:kern w:val="0"/><w:szCs w:val="24"/><w:lang w:val="es-CO" w:eastAsia="en-US" w:bidi="ar-SA"/></w:rPr><w:t>ST-06</w:t></w:r></w:ins></w:p></w:tc><w:tc><w:tcPr><w:tcW w:w="1411" w:type="dxa"/><w:tcBorders></w:tcBorders></w:tcPr><w:p><w:pPr><w:pStyle w:val="Tabla8"/><w:widowControl/><w:jc w:val="left"/><w:rPr><w:kern w:val="0"/><w:szCs w:val="24"/><w:lang w:val="es-CO" w:eastAsia="en-US" w:bidi="ar-SA"/><w:ins w:id="23494" w:author="Unknown Author" w:date="2026-10-30T04:17:53Z"></w:ins></w:rPr></w:pPr><w:ins w:id="23493" w:author="Unknown Author" w:date="2026-10-30T04:17:53Z"><w:r><w:rPr><w:kern w:val="0"/><w:szCs w:val="24"/><w:lang w:val="es-CO" w:eastAsia="en-US" w:bidi="ar-SA"/></w:rPr><w:t>Servicios tecnológicos y pruebas</w:t></w:r></w:ins></w:p></w:tc><w:tc><w:tcPr><w:tcW w:w="1576" w:type="dxa"/><w:tcBorders></w:tcBorders></w:tcPr><w:p><w:pPr><w:pStyle w:val="Tabla8"/><w:widowControl/><w:jc w:val="left"/><w:rPr><w:kern w:val="0"/><w:szCs w:val="24"/><w:lang w:val="es-CO" w:eastAsia="en-US" w:bidi="ar-SA"/><w:ins w:id="23496" w:author="Unknown Author" w:date="2026-10-30T04:17:53Z"></w:ins></w:rPr></w:pPr><w:ins w:id="23495" w:author="Unknown Author" w:date="2026-10-30T04:17:53Z"><w:r><w:rPr><w:kern w:val="0"/><w:szCs w:val="24"/><w:lang w:val="es-CO" w:eastAsia="en-US" w:bidi="ar-SA"/></w:rPr><w:t>Ensayo de desempeño con laboratorio externo</w:t></w:r></w:ins></w:p></w:tc><w:tc><w:tcPr><w:tcW w:w="1078" w:type="dxa"/><w:tcBorders></w:tcBorders></w:tcPr><w:p><w:pPr><w:pStyle w:val="Tabla8"/><w:widowControl/><w:jc w:val="left"/><w:rPr><w:kern w:val="0"/><w:szCs w:val="24"/><w:lang w:val="es-CO" w:eastAsia="en-US" w:bidi="ar-SA"/><w:ins w:id="23498" w:author="Unknown Author" w:date="2026-10-30T04:17:53Z"></w:ins></w:rPr></w:pPr><w:ins w:id="23497" w:author="Unknown Author" w:date="2026-10-30T04:17:53Z"><w:r><w:rPr><w:kern w:val="0"/><w:szCs w:val="24"/><w:lang w:val="es-CO" w:eastAsia="en-US" w:bidi="ar-SA"/></w:rPr><w:t>campaña</w:t></w:r></w:ins></w:p></w:tc><w:tc><w:tcPr><w:tcW w:w="830" w:type="dxa"/><w:tcBorders></w:tcBorders></w:tcPr><w:p><w:pPr><w:pStyle w:val="Tabla8"/><w:widowControl/><w:jc w:val="left"/><w:rPr><w:kern w:val="0"/><w:szCs w:val="24"/><w:lang w:val="es-CO" w:eastAsia="en-US" w:bidi="ar-SA"/><w:ins w:id="23500" w:author="Unknown Author" w:date="2026-10-30T04:17:53Z"></w:ins></w:rPr></w:pPr><w:ins w:id="23499" w:author="Unknown Author" w:date="2026-10-30T04:17:53Z"><w:r><w:rPr><w:kern w:val="0"/><w:szCs w:val="24"/><w:lang w:val="es-CO" w:eastAsia="en-US" w:bidi="ar-SA"/></w:rPr><w:t>1</w:t></w:r></w:ins></w:p></w:tc><w:tc><w:tcPr><w:tcW w:w="1243" w:type="dxa"/><w:tcBorders></w:tcBorders></w:tcPr><w:p><w:pPr><w:pStyle w:val="Tabla8"/><w:widowControl/><w:jc w:val="left"/><w:rPr><w:kern w:val="0"/><w:szCs w:val="24"/><w:lang w:val="es-CO" w:eastAsia="en-US" w:bidi="ar-SA"/><w:ins w:id="23502" w:author="Unknown Author" w:date="2026-10-30T04:17:53Z"></w:ins></w:rPr></w:pPr><w:ins w:id="23501" w:author="Unknown Author" w:date="2026-10-30T04:17:53Z"><w:r><w:rPr><w:kern w:val="0"/><w:szCs w:val="24"/><w:lang w:val="es-CO" w:eastAsia="en-US" w:bidi="ar-SA"/></w:rPr><w:t>$ 90.000.000</w:t></w:r></w:ins></w:p></w:tc><w:tc><w:tcPr><w:tcW w:w="1493" w:type="dxa"/><w:tcBorders></w:tcBorders></w:tcPr><w:p><w:pPr><w:pStyle w:val="Tabla8"/><w:widowControl/><w:jc w:val="left"/><w:rPr><w:kern w:val="0"/><w:szCs w:val="24"/><w:lang w:val="es-CO" w:eastAsia="en-US" w:bidi="ar-SA"/><w:ins w:id="23504" w:author="Unknown Author" w:date="2026-10-30T04:17:53Z"></w:ins></w:rPr></w:pPr><w:ins w:id="23503" w:author="Unknown Author" w:date="2026-10-30T04:17:53Z"><w:r><w:rPr><w:kern w:val="0"/><w:szCs w:val="24"/><w:lang w:val="es-CO" w:eastAsia="en-US" w:bidi="ar-SA"/></w:rPr><w:t>$ 90.000.000</w:t></w:r></w:ins></w:p></w:tc><w:tc><w:tcPr><w:tcW w:w="913" w:type="dxa"/><w:tcBorders></w:tcBorders></w:tcPr><w:p><w:pPr><w:pStyle w:val="Tabla8"/><w:widowControl/><w:jc w:val="left"/><w:rPr><w:kern w:val="0"/><w:szCs w:val="24"/><w:lang w:val="es-CO" w:eastAsia="en-US" w:bidi="ar-SA"/><w:ins w:id="23506" w:author="Unknown Author" w:date="2026-10-30T04:17:53Z"></w:ins></w:rPr></w:pPr><w:ins w:id="23505" w:author="Unknown Author" w:date="2026-10-30T04:17:53Z"><w:r><w:rPr><w:kern w:val="0"/><w:szCs w:val="24"/><w:lang w:val="es-CO" w:eastAsia="en-US" w:bidi="ar-SA"/></w:rPr><w:t>1.6</w:t></w:r></w:ins></w:p></w:tc><w:tc><w:tcPr><w:tcW w:w="746" w:type="dxa"/><w:tcBorders></w:tcBorders></w:tcPr><w:p><w:pPr><w:pStyle w:val="Tabla8"/><w:widowControl/><w:jc w:val="left"/><w:rPr><w:kern w:val="0"/><w:szCs w:val="24"/><w:lang w:val="es-CO" w:eastAsia="en-US" w:bidi="ar-SA"/><w:ins w:id="23508" w:author="Unknown Author" w:date="2026-10-30T04:17:53Z"></w:ins></w:rPr></w:pPr><w:ins w:id="23507" w:author="Unknown Author" w:date="2026-10-30T04:17:53Z"><w:r><w:rPr><w:kern w:val="0"/><w:szCs w:val="24"/><w:lang w:val="es-CO" w:eastAsia="en-US" w:bidi="ar-SA"/></w:rPr><w:t>M19–M23</w:t></w:r></w:ins></w:p></w:tc></w:tr><w:tr><w:trPr><w:ins w:id="23509" w:author="Unknown Author" w:date="2026-10-30T04:17:53Z"/><w:cantSplit w:val="true"/></w:trPr><w:tc><w:tcPr><w:tcW w:w="663" w:type="dxa"/><w:tcBorders></w:tcBorders><w:shd w:color="auto" w:fill="F7F7F7" w:val="clear"/></w:tcPr><w:p><w:pPr><w:pStyle w:val="Tabla8"/><w:widowControl/><w:jc w:val="left"/><w:rPr><w:kern w:val="0"/><w:szCs w:val="24"/><w:lang w:val="es-CO" w:eastAsia="en-US" w:bidi="ar-SA"/><w:ins w:id="23511" w:author="Unknown Author" w:date="2026-10-30T04:17:53Z"></w:ins></w:rPr></w:pPr><w:ins w:id="23510" w:author="Unknown Author" w:date="2026-10-30T04:17:53Z"><w:r><w:rPr><w:kern w:val="0"/><w:szCs w:val="24"/><w:lang w:val="es-CO" w:eastAsia="en-US" w:bidi="ar-SA"/></w:rPr><w:t>ST-07</w:t></w:r></w:ins></w:p></w:tc><w:tc><w:tcPr><w:tcW w:w="1411" w:type="dxa"/><w:tcBorders></w:tcBorders><w:shd w:color="auto" w:fill="F7F7F7" w:val="clear"/></w:tcPr><w:p><w:pPr><w:pStyle w:val="Tabla8"/><w:widowControl/><w:jc w:val="left"/><w:rPr><w:kern w:val="0"/><w:szCs w:val="24"/><w:lang w:val="es-CO" w:eastAsia="en-US" w:bidi="ar-SA"/><w:ins w:id="23513" w:author="Unknown Author" w:date="2026-10-30T04:17:53Z"></w:ins></w:rPr></w:pPr><w:ins w:id="23512" w:author="Unknown Author" w:date="2026-10-30T04:17:53Z"><w:r><w:rPr><w:kern w:val="0"/><w:szCs w:val="24"/><w:lang w:val="es-CO" w:eastAsia="en-US" w:bidi="ar-SA"/></w:rPr><w:t>Servicios tecnológicos y pruebas</w:t></w:r></w:ins></w:p></w:tc><w:tc><w:tcPr><w:tcW w:w="1576" w:type="dxa"/><w:tcBorders></w:tcBorders><w:shd w:color="auto" w:fill="F7F7F7" w:val="clear"/></w:tcPr><w:p><w:pPr><w:pStyle w:val="Tabla8"/><w:widowControl/><w:jc w:val="left"/><w:rPr><w:kern w:val="0"/><w:szCs w:val="24"/><w:lang w:val="es-CO" w:eastAsia="en-US" w:bidi="ar-SA"/><w:ins w:id="23515" w:author="Unknown Author" w:date="2026-10-30T04:17:53Z"></w:ins></w:rPr></w:pPr><w:ins w:id="23514" w:author="Unknown Author" w:date="2026-10-30T04:17:53Z"><w:r><w:rPr><w:kern w:val="0"/><w:szCs w:val="24"/><w:lang w:val="es-CO" w:eastAsia="en-US" w:bidi="ar-SA"/></w:rPr><w:t>Planes de enlace satelital de respaldo</w:t></w:r></w:ins></w:p></w:tc><w:tc><w:tcPr><w:tcW w:w="1078" w:type="dxa"/><w:tcBorders></w:tcBorders><w:shd w:color="auto" w:fill="F7F7F7" w:val="clear"/></w:tcPr><w:p><w:pPr><w:pStyle w:val="Tabla8"/><w:widowControl/><w:jc w:val="left"/><w:rPr><w:kern w:val="0"/><w:szCs w:val="24"/><w:lang w:val="es-CO" w:eastAsia="en-US" w:bidi="ar-SA"/><w:ins w:id="23517" w:author="Unknown Author" w:date="2026-10-30T04:17:53Z"></w:ins></w:rPr></w:pPr><w:ins w:id="23516" w:author="Unknown Author" w:date="2026-10-30T04:17:53Z"><w:r><w:rPr><w:kern w:val="0"/><w:szCs w:val="24"/><w:lang w:val="es-CO" w:eastAsia="en-US" w:bidi="ar-SA"/></w:rPr><w:t>módulo-mes</w:t></w:r></w:ins></w:p></w:tc><w:tc><w:tcPr><w:tcW w:w="830" w:type="dxa"/><w:tcBorders></w:tcBorders><w:shd w:color="auto" w:fill="F7F7F7" w:val="clear"/></w:tcPr><w:p><w:pPr><w:pStyle w:val="Tabla8"/><w:widowControl/><w:jc w:val="left"/><w:rPr><w:kern w:val="0"/><w:szCs w:val="24"/><w:lang w:val="es-CO" w:eastAsia="en-US" w:bidi="ar-SA"/><w:ins w:id="23519" w:author="Unknown Author" w:date="2026-10-30T04:17:53Z"></w:ins></w:rPr></w:pPr><w:ins w:id="23518" w:author="Unknown Author" w:date="2026-10-30T04:17:53Z"><w:r><w:rPr><w:kern w:val="0"/><w:szCs w:val="24"/><w:lang w:val="es-CO" w:eastAsia="en-US" w:bidi="ar-SA"/></w:rPr><w:t>220</w:t></w:r></w:ins></w:p></w:tc><w:tc><w:tcPr><w:tcW w:w="1243" w:type="dxa"/><w:tcBorders></w:tcBorders><w:shd w:color="auto" w:fill="F7F7F7" w:val="clear"/></w:tcPr><w:p><w:pPr><w:pStyle w:val="Tabla8"/><w:widowControl/><w:jc w:val="left"/><w:rPr><w:kern w:val="0"/><w:szCs w:val="24"/><w:lang w:val="es-CO" w:eastAsia="en-US" w:bidi="ar-SA"/><w:ins w:id="23521" w:author="Unknown Author" w:date="2026-10-30T04:17:53Z"></w:ins></w:rPr></w:pPr><w:ins w:id="23520" w:author="Unknown Author" w:date="2026-10-30T04:17:53Z"><w:r><w:rPr><w:kern w:val="0"/><w:szCs w:val="24"/><w:lang w:val="es-CO" w:eastAsia="en-US" w:bidi="ar-SA"/></w:rPr><w:t>$ 200.000</w:t></w:r></w:ins></w:p></w:tc><w:tc><w:tcPr><w:tcW w:w="1493" w:type="dxa"/><w:tcBorders></w:tcBorders><w:shd w:color="auto" w:fill="F7F7F7" w:val="clear"/></w:tcPr><w:p><w:pPr><w:pStyle w:val="Tabla8"/><w:widowControl/><w:jc w:val="left"/><w:rPr><w:kern w:val="0"/><w:szCs w:val="24"/><w:lang w:val="es-CO" w:eastAsia="en-US" w:bidi="ar-SA"/><w:ins w:id="23523" w:author="Unknown Author" w:date="2026-10-30T04:17:53Z"></w:ins></w:rPr></w:pPr><w:ins w:id="23522" w:author="Unknown Author" w:date="2026-10-30T04:17:53Z"><w:r><w:rPr><w:kern w:val="0"/><w:szCs w:val="24"/><w:lang w:val="es-CO" w:eastAsia="en-US" w:bidi="ar-SA"/></w:rPr><w:t>$ 44.000.000</w:t></w:r></w:ins></w:p></w:tc><w:tc><w:tcPr><w:tcW w:w="913" w:type="dxa"/><w:tcBorders></w:tcBorders><w:shd w:color="auto" w:fill="F7F7F7" w:val="clear"/></w:tcPr><w:p><w:pPr><w:pStyle w:val="Tabla8"/><w:widowControl/><w:jc w:val="left"/><w:rPr><w:kern w:val="0"/><w:szCs w:val="24"/><w:lang w:val="es-CO" w:eastAsia="en-US" w:bidi="ar-SA"/><w:ins w:id="23525" w:author="Unknown Author" w:date="2026-10-30T04:17:53Z"></w:ins></w:rPr></w:pPr><w:ins w:id="23524" w:author="Unknown Author" w:date="2026-10-30T04:17:53Z"><w:r><w:rPr><w:kern w:val="0"/><w:szCs w:val="24"/><w:lang w:val="es-CO" w:eastAsia="en-US" w:bidi="ar-SA"/></w:rPr><w:t>1.3</w:t></w:r></w:ins></w:p></w:tc><w:tc><w:tcPr><w:tcW w:w="746" w:type="dxa"/><w:tcBorders></w:tcBorders><w:shd w:color="auto" w:fill="F7F7F7" w:val="clear"/></w:tcPr><w:p><w:pPr><w:pStyle w:val="Tabla8"/><w:widowControl/><w:jc w:val="left"/><w:rPr><w:kern w:val="0"/><w:szCs w:val="24"/><w:lang w:val="es-CO" w:eastAsia="en-US" w:bidi="ar-SA"/><w:ins w:id="23527" w:author="Unknown Author" w:date="2026-10-30T04:17:53Z"></w:ins></w:rPr></w:pPr><w:ins w:id="23526" w:author="Unknown Author" w:date="2026-10-30T04:17:53Z"><w:r><w:rPr><w:kern w:val="0"/><w:szCs w:val="24"/><w:lang w:val="es-CO" w:eastAsia="en-US" w:bidi="ar-SA"/></w:rPr><w:t>M3–M24</w:t></w:r></w:ins></w:p></w:tc></w:tr><w:tr><w:trPr><w:ins w:id="23528" w:author="Unknown Author" w:date="2026-10-30T04:17:53Z"/><w:cantSplit w:val="true"/></w:trPr><w:tc><w:tcPr><w:tcW w:w="663" w:type="dxa"/><w:tcBorders></w:tcBorders></w:tcPr><w:p><w:pPr><w:pStyle w:val="Tabla8"/><w:widowControl/><w:jc w:val="left"/><w:rPr><w:kern w:val="0"/><w:szCs w:val="24"/><w:lang w:val="es-CO" w:eastAsia="en-US" w:bidi="ar-SA"/><w:ins w:id="23530" w:author="Unknown Author" w:date="2026-10-30T04:17:53Z"></w:ins></w:rPr></w:pPr><w:ins w:id="23529" w:author="Unknown Author" w:date="2026-10-30T04:17:53Z"><w:r><w:rPr><w:kern w:val="0"/><w:szCs w:val="24"/><w:lang w:val="es-CO" w:eastAsia="en-US" w:bidi="ar-SA"/></w:rPr><w:t>ST-08</w:t></w:r></w:ins></w:p></w:tc><w:tc><w:tcPr><w:tcW w:w="1411" w:type="dxa"/><w:tcBorders></w:tcBorders></w:tcPr><w:p><w:pPr><w:pStyle w:val="Tabla8"/><w:widowControl/><w:jc w:val="left"/><w:rPr><w:kern w:val="0"/><w:szCs w:val="24"/><w:lang w:val="es-CO" w:eastAsia="en-US" w:bidi="ar-SA"/><w:ins w:id="23532" w:author="Unknown Author" w:date="2026-10-30T04:17:53Z"></w:ins></w:rPr></w:pPr><w:ins w:id="23531" w:author="Unknown Author" w:date="2026-10-30T04:17:53Z"><w:r><w:rPr><w:kern w:val="0"/><w:szCs w:val="24"/><w:lang w:val="es-CO" w:eastAsia="en-US" w:bidi="ar-SA"/></w:rPr><w:t>Servicios tecnológicos y pruebas</w:t></w:r></w:ins></w:p></w:tc><w:tc><w:tcPr><w:tcW w:w="1576" w:type="dxa"/><w:tcBorders></w:tcBorders></w:tcPr><w:p><w:pPr><w:pStyle w:val="Tabla8"/><w:widowControl/><w:jc w:val="left"/><w:rPr><w:kern w:val="0"/><w:szCs w:val="24"/><w:lang w:val="es-CO" w:eastAsia="en-US" w:bidi="ar-SA"/><w:ins w:id="23534" w:author="Unknown Author" w:date="2026-10-30T04:17:53Z"></w:ins></w:rPr></w:pPr><w:ins w:id="23533" w:author="Unknown Author" w:date="2026-10-30T04:17:53Z"><w:r><w:rPr><w:kern w:val="0"/><w:szCs w:val="24"/><w:lang w:val="es-CO" w:eastAsia="en-US" w:bidi="ar-SA"/></w:rPr><w:t>Campañas de medición en demoliciones y remociones reales (logística, seguridad industrial y acceso)</w:t></w:r></w:ins></w:p></w:tc><w:tc><w:tcPr><w:tcW w:w="1078" w:type="dxa"/><w:tcBorders></w:tcBorders></w:tcPr><w:p><w:pPr><w:pStyle w:val="Tabla8"/><w:widowControl/><w:jc w:val="left"/><w:rPr><w:kern w:val="0"/><w:szCs w:val="24"/><w:lang w:val="es-CO" w:eastAsia="en-US" w:bidi="ar-SA"/><w:ins w:id="23536" w:author="Unknown Author" w:date="2026-10-30T04:17:53Z"></w:ins></w:rPr></w:pPr><w:ins w:id="23535" w:author="Unknown Author" w:date="2026-10-30T04:17:53Z"><w:r><w:rPr><w:kern w:val="0"/><w:szCs w:val="24"/><w:lang w:val="es-CO" w:eastAsia="en-US" w:bidi="ar-SA"/></w:rPr><w:t>campaña</w:t></w:r></w:ins></w:p></w:tc><w:tc><w:tcPr><w:tcW w:w="830" w:type="dxa"/><w:tcBorders></w:tcBorders></w:tcPr><w:p><w:pPr><w:pStyle w:val="Tabla8"/><w:widowControl/><w:jc w:val="left"/><w:rPr><w:kern w:val="0"/><w:szCs w:val="24"/><w:lang w:val="es-CO" w:eastAsia="en-US" w:bidi="ar-SA"/><w:ins w:id="23538" w:author="Unknown Author" w:date="2026-10-30T04:17:53Z"></w:ins></w:rPr></w:pPr><w:ins w:id="23537" w:author="Unknown Author" w:date="2026-10-30T04:17:53Z"><w:r><w:rPr><w:kern w:val="0"/><w:szCs w:val="24"/><w:lang w:val="es-CO" w:eastAsia="en-US" w:bidi="ar-SA"/></w:rPr><w:t>9</w:t></w:r></w:ins></w:p></w:tc><w:tc><w:tcPr><w:tcW w:w="1243" w:type="dxa"/><w:tcBorders></w:tcBorders></w:tcPr><w:p><w:pPr><w:pStyle w:val="Tabla8"/><w:widowControl/><w:jc w:val="left"/><w:rPr><w:kern w:val="0"/><w:szCs w:val="24"/><w:lang w:val="es-CO" w:eastAsia="en-US" w:bidi="ar-SA"/><w:ins w:id="23540" w:author="Unknown Author" w:date="2026-10-30T04:17:53Z"></w:ins></w:rPr></w:pPr><w:ins w:id="23539" w:author="Unknown Author" w:date="2026-10-30T04:17:53Z"><w:r><w:rPr><w:kern w:val="0"/><w:szCs w:val="24"/><w:lang w:val="es-CO" w:eastAsia="en-US" w:bidi="ar-SA"/></w:rPr><w:t>$ 16.000.000</w:t></w:r></w:ins></w:p></w:tc><w:tc><w:tcPr><w:tcW w:w="1493" w:type="dxa"/><w:tcBorders></w:tcBorders></w:tcPr><w:p><w:pPr><w:pStyle w:val="Tabla8"/><w:widowControl/><w:jc w:val="left"/><w:rPr><w:kern w:val="0"/><w:szCs w:val="24"/><w:lang w:val="es-CO" w:eastAsia="en-US" w:bidi="ar-SA"/><w:ins w:id="23542" w:author="Unknown Author" w:date="2026-10-30T04:17:53Z"></w:ins></w:rPr></w:pPr><w:ins w:id="23541" w:author="Unknown Author" w:date="2026-10-30T04:17:53Z"><w:r><w:rPr><w:kern w:val="0"/><w:szCs w:val="24"/><w:lang w:val="es-CO" w:eastAsia="en-US" w:bidi="ar-SA"/></w:rPr><w:t>$ 144.000.000</w:t></w:r></w:ins></w:p></w:tc><w:tc><w:tcPr><w:tcW w:w="913" w:type="dxa"/><w:tcBorders></w:tcBorders></w:tcPr><w:p><w:pPr><w:pStyle w:val="Tabla8"/><w:widowControl/><w:jc w:val="left"/><w:rPr><w:kern w:val="0"/><w:szCs w:val="24"/><w:lang w:val="es-CO" w:eastAsia="en-US" w:bidi="ar-SA"/><w:ins w:id="23544" w:author="Unknown Author" w:date="2026-10-30T04:17:53Z"></w:ins></w:rPr></w:pPr><w:ins w:id="23543" w:author="Unknown Author" w:date="2026-10-30T04:17:53Z"><w:r><w:rPr><w:kern w:val="0"/><w:szCs w:val="24"/><w:lang w:val="es-CO" w:eastAsia="en-US" w:bidi="ar-SA"/></w:rPr><w:t>1.7</w:t></w:r></w:ins></w:p></w:tc><w:tc><w:tcPr><w:tcW w:w="746" w:type="dxa"/><w:tcBorders></w:tcBorders></w:tcPr><w:p><w:pPr><w:pStyle w:val="Tabla8"/><w:widowControl/><w:jc w:val="left"/><w:rPr><w:kern w:val="0"/><w:szCs w:val="24"/><w:lang w:val="es-CO" w:eastAsia="en-US" w:bidi="ar-SA"/><w:ins w:id="23546" w:author="Unknown Author" w:date="2026-10-30T04:17:53Z"></w:ins></w:rPr></w:pPr><w:ins w:id="23545" w:author="Unknown Author" w:date="2026-10-30T04:17:53Z"><w:r><w:rPr><w:kern w:val="0"/><w:szCs w:val="24"/><w:lang w:val="es-CO" w:eastAsia="en-US" w:bidi="ar-SA"/></w:rPr><w:t>M14–M23</w:t></w:r></w:ins></w:p></w:tc></w:tr><w:tr><w:trPr><w:ins w:id="23547" w:author="Unknown Author" w:date="2026-10-30T04:17:53Z"/><w:cantSplit w:val="true"/></w:trPr><w:tc><w:tcPr><w:tcW w:w="663" w:type="dxa"/><w:tcBorders></w:tcBorders><w:shd w:color="auto" w:fill="F7F7F7" w:val="clear"/></w:tcPr><w:p><w:pPr><w:pStyle w:val="Tabla8"/><w:widowControl/><w:jc w:val="left"/><w:rPr><w:kern w:val="0"/><w:szCs w:val="24"/><w:lang w:val="es-CO" w:eastAsia="en-US" w:bidi="ar-SA"/><w:ins w:id="23549" w:author="Unknown Author" w:date="2026-10-30T04:17:53Z"></w:ins></w:rPr></w:pPr><w:ins w:id="23548" w:author="Unknown Author" w:date="2026-10-30T04:17:53Z"><w:r><w:rPr><w:kern w:val="0"/><w:szCs w:val="24"/><w:lang w:val="es-CO" w:eastAsia="en-US" w:bidi="ar-SA"/></w:rPr><w:t>ST-09</w:t></w:r></w:ins></w:p></w:tc><w:tc><w:tcPr><w:tcW w:w="1411" w:type="dxa"/><w:tcBorders></w:tcBorders><w:shd w:color="auto" w:fill="F7F7F7" w:val="clear"/></w:tcPr><w:p><w:pPr><w:pStyle w:val="Tabla8"/><w:widowControl/><w:jc w:val="left"/><w:rPr><w:kern w:val="0"/><w:szCs w:val="24"/><w:lang w:val="es-CO" w:eastAsia="en-US" w:bidi="ar-SA"/><w:ins w:id="23551" w:author="Unknown Author" w:date="2026-10-30T04:17:53Z"></w:ins></w:rPr></w:pPr><w:ins w:id="23550" w:author="Unknown Author" w:date="2026-10-30T04:17:53Z"><w:r><w:rPr><w:kern w:val="0"/><w:szCs w:val="24"/><w:lang w:val="es-CO" w:eastAsia="en-US" w:bidi="ar-SA"/></w:rPr><w:t>Servicios tecnológicos y pruebas</w:t></w:r></w:ins></w:p></w:tc><w:tc><w:tcPr><w:tcW w:w="1576" w:type="dxa"/><w:tcBorders></w:tcBorders><w:shd w:color="auto" w:fill="F7F7F7" w:val="clear"/></w:tcPr><w:p><w:pPr><w:pStyle w:val="Tabla8"/><w:widowControl/><w:jc w:val="left"/><w:rPr><w:kern w:val="0"/><w:szCs w:val="24"/><w:lang w:val="es-CO" w:eastAsia="en-US" w:bidi="ar-SA"/><w:ins w:id="23553" w:author="Unknown Author" w:date="2026-10-30T04:17:53Z"></w:ins></w:rPr></w:pPr><w:ins w:id="23552" w:author="Unknown Author" w:date="2026-10-30T04:17:53Z"><w:r><w:rPr><w:kern w:val="0"/><w:szCs w:val="24"/><w:lang w:val="es-CO" w:eastAsia="en-US" w:bidi="ar-SA"/></w:rPr><w:t>Caracterización granulométrica y química del polvo de escombros en laboratorio acreditado</w:t></w:r></w:ins></w:p></w:tc><w:tc><w:tcPr><w:tcW w:w="1078" w:type="dxa"/><w:tcBorders></w:tcBorders><w:shd w:color="auto" w:fill="F7F7F7" w:val="clear"/></w:tcPr><w:p><w:pPr><w:pStyle w:val="Tabla8"/><w:widowControl/><w:jc w:val="left"/><w:rPr><w:kern w:val="0"/><w:szCs w:val="24"/><w:lang w:val="es-CO" w:eastAsia="en-US" w:bidi="ar-SA"/><w:ins w:id="23555" w:author="Unknown Author" w:date="2026-10-30T04:17:53Z"></w:ins></w:rPr></w:pPr><w:ins w:id="23554" w:author="Unknown Author" w:date="2026-10-30T04:17:53Z"><w:r><w:rPr><w:kern w:val="0"/><w:szCs w:val="24"/><w:lang w:val="es-CO" w:eastAsia="en-US" w:bidi="ar-SA"/></w:rPr><w:t>muestra</w:t></w:r></w:ins></w:p></w:tc><w:tc><w:tcPr><w:tcW w:w="830" w:type="dxa"/><w:tcBorders></w:tcBorders><w:shd w:color="auto" w:fill="F7F7F7" w:val="clear"/></w:tcPr><w:p><w:pPr><w:pStyle w:val="Tabla8"/><w:widowControl/><w:jc w:val="left"/><w:rPr><w:kern w:val="0"/><w:szCs w:val="24"/><w:lang w:val="es-CO" w:eastAsia="en-US" w:bidi="ar-SA"/><w:ins w:id="23557" w:author="Unknown Author" w:date="2026-10-30T04:17:53Z"></w:ins></w:rPr></w:pPr><w:ins w:id="23556" w:author="Unknown Author" w:date="2026-10-30T04:17:53Z"><w:r><w:rPr><w:kern w:val="0"/><w:szCs w:val="24"/><w:lang w:val="es-CO" w:eastAsia="en-US" w:bidi="ar-SA"/></w:rPr><w:t>30</w:t></w:r></w:ins></w:p></w:tc><w:tc><w:tcPr><w:tcW w:w="1243" w:type="dxa"/><w:tcBorders></w:tcBorders><w:shd w:color="auto" w:fill="F7F7F7" w:val="clear"/></w:tcPr><w:p><w:pPr><w:pStyle w:val="Tabla8"/><w:widowControl/><w:jc w:val="left"/><w:rPr><w:kern w:val="0"/><w:szCs w:val="24"/><w:lang w:val="es-CO" w:eastAsia="en-US" w:bidi="ar-SA"/><w:ins w:id="23559" w:author="Unknown Author" w:date="2026-10-30T04:17:53Z"></w:ins></w:rPr></w:pPr><w:ins w:id="23558" w:author="Unknown Author" w:date="2026-10-30T04:17:53Z"><w:r><w:rPr><w:kern w:val="0"/><w:szCs w:val="24"/><w:lang w:val="es-CO" w:eastAsia="en-US" w:bidi="ar-SA"/></w:rPr><w:t>$ 1.100.000</w:t></w:r></w:ins></w:p></w:tc><w:tc><w:tcPr><w:tcW w:w="1493" w:type="dxa"/><w:tcBorders></w:tcBorders><w:shd w:color="auto" w:fill="F7F7F7" w:val="clear"/></w:tcPr><w:p><w:pPr><w:pStyle w:val="Tabla8"/><w:widowControl/><w:jc w:val="left"/><w:rPr><w:kern w:val="0"/><w:szCs w:val="24"/><w:lang w:val="es-CO" w:eastAsia="en-US" w:bidi="ar-SA"/><w:ins w:id="23561" w:author="Unknown Author" w:date="2026-10-30T04:17:53Z"></w:ins></w:rPr></w:pPr><w:ins w:id="23560" w:author="Unknown Author" w:date="2026-10-30T04:17:53Z"><w:r><w:rPr><w:kern w:val="0"/><w:szCs w:val="24"/><w:lang w:val="es-CO" w:eastAsia="en-US" w:bidi="ar-SA"/></w:rPr><w:t>$ 33.000.000</w:t></w:r></w:ins></w:p></w:tc><w:tc><w:tcPr><w:tcW w:w="913" w:type="dxa"/><w:tcBorders></w:tcBorders><w:shd w:color="auto" w:fill="F7F7F7" w:val="clear"/></w:tcPr><w:p><w:pPr><w:pStyle w:val="Tabla8"/><w:widowControl/><w:jc w:val="left"/><w:rPr><w:kern w:val="0"/><w:szCs w:val="24"/><w:lang w:val="es-CO" w:eastAsia="en-US" w:bidi="ar-SA"/><w:ins w:id="23563" w:author="Unknown Author" w:date="2026-10-30T04:17:53Z"></w:ins></w:rPr></w:pPr><w:ins w:id="23562" w:author="Unknown Author" w:date="2026-10-30T04:17:53Z"><w:r><w:rPr><w:kern w:val="0"/><w:szCs w:val="24"/><w:lang w:val="es-CO" w:eastAsia="en-US" w:bidi="ar-SA"/></w:rPr><w:t>2.5</w:t></w:r></w:ins></w:p></w:tc><w:tc><w:tcPr><w:tcW w:w="746" w:type="dxa"/><w:tcBorders></w:tcBorders><w:shd w:color="auto" w:fill="F7F7F7" w:val="clear"/></w:tcPr><w:p><w:pPr><w:pStyle w:val="Tabla8"/><w:widowControl/><w:jc w:val="left"/><w:rPr><w:kern w:val="0"/><w:szCs w:val="24"/><w:lang w:val="es-CO" w:eastAsia="en-US" w:bidi="ar-SA"/><w:ins w:id="23565" w:author="Unknown Author" w:date="2026-10-30T04:17:53Z"></w:ins></w:rPr></w:pPr><w:ins w:id="23564" w:author="Unknown Author" w:date="2026-10-30T04:17:53Z"><w:r><w:rPr><w:kern w:val="0"/><w:szCs w:val="24"/><w:lang w:val="es-CO" w:eastAsia="en-US" w:bidi="ar-SA"/></w:rPr><w:t>M2–M17</w:t></w:r></w:ins></w:p></w:tc></w:tr><w:tr><w:trPr><w:ins w:id="23566" w:author="Unknown Author" w:date="2026-10-30T04:17:53Z"/><w:cantSplit w:val="true"/></w:trPr><w:tc><w:tcPr><w:tcW w:w="663" w:type="dxa"/><w:tcBorders></w:tcBorders></w:tcPr><w:p><w:pPr><w:pStyle w:val="Tabla8"/><w:widowControl/><w:jc w:val="left"/><w:rPr><w:kern w:val="0"/><w:szCs w:val="24"/><w:lang w:val="es-CO" w:eastAsia="en-US" w:bidi="ar-SA"/><w:ins w:id="23568" w:author="Unknown Author" w:date="2026-10-30T04:17:53Z"></w:ins></w:rPr></w:pPr><w:ins w:id="23567" w:author="Unknown Author" w:date="2026-10-30T04:17:53Z"><w:r><w:rPr><w:kern w:val="0"/><w:szCs w:val="24"/><w:lang w:val="es-CO" w:eastAsia="en-US" w:bidi="ar-SA"/></w:rPr><w:t>ST-10</w:t></w:r></w:ins></w:p></w:tc><w:tc><w:tcPr><w:tcW w:w="1411" w:type="dxa"/><w:tcBorders></w:tcBorders></w:tcPr><w:p><w:pPr><w:pStyle w:val="Tabla8"/><w:widowControl/><w:jc w:val="left"/><w:rPr><w:kern w:val="0"/><w:szCs w:val="24"/><w:lang w:val="es-CO" w:eastAsia="en-US" w:bidi="ar-SA"/><w:ins w:id="23570" w:author="Unknown Author" w:date="2026-10-30T04:17:53Z"></w:ins></w:rPr></w:pPr><w:ins w:id="23569" w:author="Unknown Author" w:date="2026-10-30T04:17:53Z"><w:r><w:rPr><w:kern w:val="0"/><w:szCs w:val="24"/><w:lang w:val="es-CO" w:eastAsia="en-US" w:bidi="ar-SA"/></w:rPr><w:t>Servicios tecnológicos y pruebas</w:t></w:r></w:ins></w:p></w:tc><w:tc><w:tcPr><w:tcW w:w="1576" w:type="dxa"/><w:tcBorders></w:tcBorders></w:tcPr><w:p><w:pPr><w:pStyle w:val="Tabla8"/><w:widowControl/><w:jc w:val="left"/><w:rPr><w:kern w:val="0"/><w:szCs w:val="24"/><w:lang w:val="es-CO" w:eastAsia="en-US" w:bidi="ar-SA"/><w:ins w:id="23572" w:author="Unknown Author" w:date="2026-10-30T04:17:53Z"></w:ins></w:rPr></w:pPr><w:ins w:id="23571" w:author="Unknown Author" w:date="2026-10-30T04:17:53Z"><w:r><w:rPr><w:kern w:val="0"/><w:szCs w:val="24"/><w:lang w:val="es-CO" w:eastAsia="en-US" w:bidi="ar-SA"/></w:rPr><w:t>Verificación y validación independiente del modelo predictivo</w:t></w:r></w:ins></w:p></w:tc><w:tc><w:tcPr><w:tcW w:w="1078" w:type="dxa"/><w:tcBorders></w:tcBorders></w:tcPr><w:p><w:pPr><w:pStyle w:val="Tabla8"/><w:widowControl/><w:jc w:val="left"/><w:rPr><w:kern w:val="0"/><w:szCs w:val="24"/><w:lang w:val="es-CO" w:eastAsia="en-US" w:bidi="ar-SA"/><w:ins w:id="23574" w:author="Unknown Author" w:date="2026-10-30T04:17:53Z"></w:ins></w:rPr></w:pPr><w:ins w:id="23573" w:author="Unknown Author" w:date="2026-10-30T04:17:53Z"><w:r><w:rPr><w:kern w:val="0"/><w:szCs w:val="24"/><w:lang w:val="es-CO" w:eastAsia="en-US" w:bidi="ar-SA"/></w:rPr><w:t>servicio</w:t></w:r></w:ins></w:p></w:tc><w:tc><w:tcPr><w:tcW w:w="830" w:type="dxa"/><w:tcBorders></w:tcBorders></w:tcPr><w:p><w:pPr><w:pStyle w:val="Tabla8"/><w:widowControl/><w:jc w:val="left"/><w:rPr><w:kern w:val="0"/><w:szCs w:val="24"/><w:lang w:val="es-CO" w:eastAsia="en-US" w:bidi="ar-SA"/><w:ins w:id="23576" w:author="Unknown Author" w:date="2026-10-30T04:17:53Z"></w:ins></w:rPr></w:pPr><w:ins w:id="23575" w:author="Unknown Author" w:date="2026-10-30T04:17:53Z"><w:r><w:rPr><w:kern w:val="0"/><w:szCs w:val="24"/><w:lang w:val="es-CO" w:eastAsia="en-US" w:bidi="ar-SA"/></w:rPr><w:t>1</w:t></w:r></w:ins></w:p></w:tc><w:tc><w:tcPr><w:tcW w:w="1243" w:type="dxa"/><w:tcBorders></w:tcBorders></w:tcPr><w:p><w:pPr><w:pStyle w:val="Tabla8"/><w:widowControl/><w:jc w:val="left"/><w:rPr><w:kern w:val="0"/><w:szCs w:val="24"/><w:lang w:val="es-CO" w:eastAsia="en-US" w:bidi="ar-SA"/><w:ins w:id="23578" w:author="Unknown Author" w:date="2026-10-30T04:17:53Z"></w:ins></w:rPr></w:pPr><w:ins w:id="23577" w:author="Unknown Author" w:date="2026-10-30T04:17:53Z"><w:r><w:rPr><w:kern w:val="0"/><w:szCs w:val="24"/><w:lang w:val="es-CO" w:eastAsia="en-US" w:bidi="ar-SA"/></w:rPr><w:t>$ 48.000.000</w:t></w:r></w:ins></w:p></w:tc><w:tc><w:tcPr><w:tcW w:w="1493" w:type="dxa"/><w:tcBorders></w:tcBorders></w:tcPr><w:p><w:pPr><w:pStyle w:val="Tabla8"/><w:widowControl/><w:jc w:val="left"/><w:rPr><w:kern w:val="0"/><w:szCs w:val="24"/><w:lang w:val="es-CO" w:eastAsia="en-US" w:bidi="ar-SA"/><w:ins w:id="23580" w:author="Unknown Author" w:date="2026-10-30T04:17:53Z"></w:ins></w:rPr></w:pPr><w:ins w:id="23579" w:author="Unknown Author" w:date="2026-10-30T04:17:53Z"><w:r><w:rPr><w:kern w:val="0"/><w:szCs w:val="24"/><w:lang w:val="es-CO" w:eastAsia="en-US" w:bidi="ar-SA"/></w:rPr><w:t>$ 48.000.000</w:t></w:r></w:ins></w:p></w:tc><w:tc><w:tcPr><w:tcW w:w="913" w:type="dxa"/><w:tcBorders></w:tcBorders></w:tcPr><w:p><w:pPr><w:pStyle w:val="Tabla8"/><w:widowControl/><w:jc w:val="left"/><w:rPr><w:kern w:val="0"/><w:szCs w:val="24"/><w:lang w:val="es-CO" w:eastAsia="en-US" w:bidi="ar-SA"/><w:ins w:id="23582" w:author="Unknown Author" w:date="2026-10-30T04:17:53Z"></w:ins></w:rPr></w:pPr><w:ins w:id="23581" w:author="Unknown Author" w:date="2026-10-30T04:17:53Z"><w:r><w:rPr><w:kern w:val="0"/><w:szCs w:val="24"/><w:lang w:val="es-CO" w:eastAsia="en-US" w:bidi="ar-SA"/></w:rPr><w:t>1.7</w:t></w:r></w:ins></w:p></w:tc><w:tc><w:tcPr><w:tcW w:w="746" w:type="dxa"/><w:tcBorders></w:tcBorders></w:tcPr><w:p><w:pPr><w:pStyle w:val="Tabla8"/><w:widowControl/><w:jc w:val="left"/><w:rPr><w:kern w:val="0"/><w:szCs w:val="24"/><w:lang w:val="es-CO" w:eastAsia="en-US" w:bidi="ar-SA"/><w:ins w:id="23584" w:author="Unknown Author" w:date="2026-10-30T04:17:53Z"></w:ins></w:rPr></w:pPr><w:ins w:id="23583" w:author="Unknown Author" w:date="2026-10-30T04:17:53Z"><w:r><w:rPr><w:kern w:val="0"/><w:szCs w:val="24"/><w:lang w:val="es-CO" w:eastAsia="en-US" w:bidi="ar-SA"/></w:rPr><w:t>M14–M24</w:t></w:r></w:ins></w:p></w:tc></w:tr><w:tr><w:trPr><w:ins w:id="23585" w:author="Unknown Author" w:date="2026-10-30T04:17:53Z"/><w:cantSplit w:val="true"/></w:trPr><w:tc><w:tcPr><w:tcW w:w="663" w:type="dxa"/><w:tcBorders></w:tcBorders><w:shd w:color="auto" w:fill="F7F7F7" w:val="clear"/></w:tcPr><w:p><w:pPr><w:pStyle w:val="Tabla8"/><w:widowControl/><w:jc w:val="left"/><w:rPr><w:kern w:val="0"/><w:szCs w:val="24"/><w:lang w:val="es-CO" w:eastAsia="en-US" w:bidi="ar-SA"/><w:ins w:id="23587" w:author="Unknown Author" w:date="2026-10-30T04:17:53Z"></w:ins></w:rPr></w:pPr><w:ins w:id="23586" w:author="Unknown Author" w:date="2026-10-30T04:17:53Z"><w:r><w:rPr><w:kern w:val="0"/><w:szCs w:val="24"/><w:lang w:val="es-CO" w:eastAsia="en-US" w:bidi="ar-SA"/></w:rPr><w:t>ST-11</w:t></w:r></w:ins></w:p></w:tc><w:tc><w:tcPr><w:tcW w:w="1411" w:type="dxa"/><w:tcBorders></w:tcBorders><w:shd w:color="auto" w:fill="F7F7F7" w:val="clear"/></w:tcPr><w:p><w:pPr><w:pStyle w:val="Tabla8"/><w:widowControl/><w:jc w:val="left"/><w:rPr><w:kern w:val="0"/><w:szCs w:val="24"/><w:lang w:val="es-CO" w:eastAsia="en-US" w:bidi="ar-SA"/><w:ins w:id="23589" w:author="Unknown Author" w:date="2026-10-30T04:17:53Z"></w:ins></w:rPr></w:pPr><w:ins w:id="23588" w:author="Unknown Author" w:date="2026-10-30T04:17:53Z"><w:r><w:rPr><w:kern w:val="0"/><w:szCs w:val="24"/><w:lang w:val="es-CO" w:eastAsia="en-US" w:bidi="ar-SA"/></w:rPr><w:t>Servicios tecnológicos y pruebas</w:t></w:r></w:ins></w:p></w:tc><w:tc><w:tcPr><w:tcW w:w="1576" w:type="dxa"/><w:tcBorders></w:tcBorders><w:shd w:color="auto" w:fill="F7F7F7" w:val="clear"/></w:tcPr><w:p><w:pPr><w:pStyle w:val="Tabla8"/><w:widowControl/><w:jc w:val="left"/><w:rPr><w:kern w:val="0"/><w:szCs w:val="24"/><w:lang w:val="es-CO" w:eastAsia="en-US" w:bidi="ar-SA"/><w:ins w:id="23591" w:author="Unknown Author" w:date="2026-10-30T04:17:53Z"></w:ins></w:rPr></w:pPr><w:ins w:id="23590" w:author="Unknown Author" w:date="2026-10-30T04:17:53Z"><w:r><w:rPr><w:kern w:val="0"/><w:szCs w:val="24"/><w:lang w:val="es-CO" w:eastAsia="en-US" w:bidi="ar-SA"/></w:rPr><w:t>Cartografía de alta resolución y modelos digitales de terreno de los sitios</w:t></w:r></w:ins></w:p></w:tc><w:tc><w:tcPr><w:tcW w:w="1078" w:type="dxa"/><w:tcBorders></w:tcBorders><w:shd w:color="auto" w:fill="F7F7F7" w:val="clear"/></w:tcPr><w:p><w:pPr><w:pStyle w:val="Tabla8"/><w:widowControl/><w:jc w:val="left"/><w:rPr><w:kern w:val="0"/><w:szCs w:val="24"/><w:lang w:val="es-CO" w:eastAsia="en-US" w:bidi="ar-SA"/><w:ins w:id="23593" w:author="Unknown Author" w:date="2026-10-30T04:17:53Z"></w:ins></w:rPr></w:pPr><w:ins w:id="23592" w:author="Unknown Author" w:date="2026-10-30T04:17:53Z"><w:r><w:rPr><w:kern w:val="0"/><w:szCs w:val="24"/><w:lang w:val="es-CO" w:eastAsia="en-US" w:bidi="ar-SA"/></w:rPr><w:t>paquete</w:t></w:r></w:ins></w:p></w:tc><w:tc><w:tcPr><w:tcW w:w="830" w:type="dxa"/><w:tcBorders></w:tcBorders><w:shd w:color="auto" w:fill="F7F7F7" w:val="clear"/></w:tcPr><w:p><w:pPr><w:pStyle w:val="Tabla8"/><w:widowControl/><w:jc w:val="left"/><w:rPr><w:kern w:val="0"/><w:szCs w:val="24"/><w:lang w:val="es-CO" w:eastAsia="en-US" w:bidi="ar-SA"/><w:ins w:id="23595" w:author="Unknown Author" w:date="2026-10-30T04:17:53Z"></w:ins></w:rPr></w:pPr><w:ins w:id="23594" w:author="Unknown Author" w:date="2026-10-30T04:17:53Z"><w:r><w:rPr><w:kern w:val="0"/><w:szCs w:val="24"/><w:lang w:val="es-CO" w:eastAsia="en-US" w:bidi="ar-SA"/></w:rPr><w:t>1</w:t></w:r></w:ins></w:p></w:tc><w:tc><w:tcPr><w:tcW w:w="1243" w:type="dxa"/><w:tcBorders></w:tcBorders><w:shd w:color="auto" w:fill="F7F7F7" w:val="clear"/></w:tcPr><w:p><w:pPr><w:pStyle w:val="Tabla8"/><w:widowControl/><w:jc w:val="left"/><w:rPr><w:kern w:val="0"/><w:szCs w:val="24"/><w:lang w:val="es-CO" w:eastAsia="en-US" w:bidi="ar-SA"/><w:ins w:id="23597" w:author="Unknown Author" w:date="2026-10-30T04:17:53Z"></w:ins></w:rPr></w:pPr><w:ins w:id="23596" w:author="Unknown Author" w:date="2026-10-30T04:17:53Z"><w:r><w:rPr><w:kern w:val="0"/><w:szCs w:val="24"/><w:lang w:val="es-CO" w:eastAsia="en-US" w:bidi="ar-SA"/></w:rPr><w:t>$ 20.000.000</w:t></w:r></w:ins></w:p></w:tc><w:tc><w:tcPr><w:tcW w:w="1493" w:type="dxa"/><w:tcBorders></w:tcBorders><w:shd w:color="auto" w:fill="F7F7F7" w:val="clear"/></w:tcPr><w:p><w:pPr><w:pStyle w:val="Tabla8"/><w:widowControl/><w:jc w:val="left"/><w:rPr><w:kern w:val="0"/><w:szCs w:val="24"/><w:lang w:val="es-CO" w:eastAsia="en-US" w:bidi="ar-SA"/><w:ins w:id="23599" w:author="Unknown Author" w:date="2026-10-30T04:17:53Z"></w:ins></w:rPr></w:pPr><w:ins w:id="23598" w:author="Unknown Author" w:date="2026-10-30T04:17:53Z"><w:r><w:rPr><w:kern w:val="0"/><w:szCs w:val="24"/><w:lang w:val="es-CO" w:eastAsia="en-US" w:bidi="ar-SA"/></w:rPr><w:t>$ 20.000.000</w:t></w:r></w:ins></w:p></w:tc><w:tc><w:tcPr><w:tcW w:w="913" w:type="dxa"/><w:tcBorders></w:tcBorders><w:shd w:color="auto" w:fill="F7F7F7" w:val="clear"/></w:tcPr><w:p><w:pPr><w:pStyle w:val="Tabla8"/><w:widowControl/><w:jc w:val="left"/><w:rPr><w:kern w:val="0"/><w:szCs w:val="24"/><w:lang w:val="es-CO" w:eastAsia="en-US" w:bidi="ar-SA"/><w:ins w:id="23601" w:author="Unknown Author" w:date="2026-10-30T04:17:53Z"></w:ins></w:rPr></w:pPr><w:ins w:id="23600" w:author="Unknown Author" w:date="2026-10-30T04:17:53Z"><w:r><w:rPr><w:kern w:val="0"/><w:szCs w:val="24"/><w:lang w:val="es-CO" w:eastAsia="en-US" w:bidi="ar-SA"/></w:rPr><w:t>2.5</w:t></w:r></w:ins></w:p></w:tc><w:tc><w:tcPr><w:tcW w:w="746" w:type="dxa"/><w:tcBorders></w:tcBorders><w:shd w:color="auto" w:fill="F7F7F7" w:val="clear"/></w:tcPr><w:p><w:pPr><w:pStyle w:val="Tabla8"/><w:widowControl/><w:jc w:val="left"/><w:rPr><w:kern w:val="0"/><w:szCs w:val="24"/><w:lang w:val="es-CO" w:eastAsia="en-US" w:bidi="ar-SA"/><w:ins w:id="23603" w:author="Unknown Author" w:date="2026-10-30T04:17:53Z"></w:ins></w:rPr></w:pPr><w:ins w:id="23602" w:author="Unknown Author" w:date="2026-10-30T04:17:53Z"><w:r><w:rPr><w:kern w:val="0"/><w:szCs w:val="24"/><w:lang w:val="es-CO" w:eastAsia="en-US" w:bidi="ar-SA"/></w:rPr><w:t>M2–M6</w:t></w:r></w:ins></w:p></w:tc></w:tr><w:tr><w:trPr><w:ins w:id="23604" w:author="Unknown Author" w:date="2026-10-30T04:17:53Z"/><w:cantSplit w:val="true"/></w:trPr><w:tc><w:tcPr><w:tcW w:w="663" w:type="dxa"/><w:tcBorders></w:tcBorders></w:tcPr><w:p><w:pPr><w:pStyle w:val="Tabla8"/><w:widowControl/><w:jc w:val="left"/><w:rPr><w:kern w:val="0"/><w:szCs w:val="24"/><w:lang w:val="es-CO" w:eastAsia="en-US" w:bidi="ar-SA"/><w:ins w:id="23606" w:author="Unknown Author" w:date="2026-10-30T04:17:53Z"></w:ins></w:rPr></w:pPr><w:ins w:id="23605" w:author="Unknown Author" w:date="2026-10-30T04:17:53Z"><w:r><w:rPr><w:kern w:val="0"/><w:szCs w:val="24"/><w:lang w:val="es-CO" w:eastAsia="en-US" w:bidi="ar-SA"/></w:rPr><w:t>ST-12</w:t></w:r></w:ins></w:p></w:tc><w:tc><w:tcPr><w:tcW w:w="1411" w:type="dxa"/><w:tcBorders></w:tcBorders></w:tcPr><w:p><w:pPr><w:pStyle w:val="Tabla8"/><w:widowControl/><w:jc w:val="left"/><w:rPr><w:kern w:val="0"/><w:szCs w:val="24"/><w:lang w:val="es-CO" w:eastAsia="en-US" w:bidi="ar-SA"/><w:ins w:id="23608" w:author="Unknown Author" w:date="2026-10-30T04:17:53Z"></w:ins></w:rPr></w:pPr><w:ins w:id="23607" w:author="Unknown Author" w:date="2026-10-30T04:17:53Z"><w:r><w:rPr><w:kern w:val="0"/><w:szCs w:val="24"/><w:lang w:val="es-CO" w:eastAsia="en-US" w:bidi="ar-SA"/></w:rPr><w:t>Servicios tecnológicos y pruebas</w:t></w:r></w:ins></w:p></w:tc><w:tc><w:tcPr><w:tcW w:w="1576" w:type="dxa"/><w:tcBorders></w:tcBorders></w:tcPr><w:p><w:pPr><w:pStyle w:val="Tabla8"/><w:widowControl/><w:jc w:val="left"/><w:rPr><w:kern w:val="0"/><w:szCs w:val="24"/><w:lang w:val="es-CO" w:eastAsia="en-US" w:bidi="ar-SA"/><w:ins w:id="23610" w:author="Unknown Author" w:date="2026-10-30T04:17:53Z"></w:ins></w:rPr></w:pPr><w:ins w:id="23609" w:author="Unknown Author" w:date="2026-10-30T04:17:53Z"><w:r><w:rPr><w:kern w:val="0"/><w:szCs w:val="24"/><w:lang w:val="es-CO" w:eastAsia="en-US" w:bidi="ar-SA"/></w:rPr><w:t>Plataforma geoespacial del índice de polvo (servicio contratado) · Director técnico del proyecto GIS</w:t></w:r></w:ins></w:p></w:tc><w:tc><w:tcPr><w:tcW w:w="1078" w:type="dxa"/><w:tcBorders></w:tcBorders></w:tcPr><w:p><w:pPr><w:pStyle w:val="Tabla8"/><w:widowControl/><w:jc w:val="left"/><w:rPr><w:kern w:val="0"/><w:szCs w:val="24"/><w:lang w:val="es-CO" w:eastAsia="en-US" w:bidi="ar-SA"/><w:ins w:id="23612" w:author="Unknown Author" w:date="2026-10-30T04:17:53Z"></w:ins></w:rPr></w:pPr><w:ins w:id="23611" w:author="Unknown Author" w:date="2026-10-30T04:17:53Z"><w:r><w:rPr><w:kern w:val="0"/><w:szCs w:val="24"/><w:lang w:val="es-CO" w:eastAsia="en-US" w:bidi="ar-SA"/></w:rPr><w:t>persona-mes</w:t></w:r></w:ins></w:p></w:tc><w:tc><w:tcPr><w:tcW w:w="830" w:type="dxa"/><w:tcBorders></w:tcBorders></w:tcPr><w:p><w:pPr><w:pStyle w:val="Tabla8"/><w:widowControl/><w:jc w:val="left"/><w:rPr><w:kern w:val="0"/><w:szCs w:val="24"/><w:lang w:val="es-CO" w:eastAsia="en-US" w:bidi="ar-SA"/><w:ins w:id="23614" w:author="Unknown Author" w:date="2026-10-30T04:17:53Z"></w:ins></w:rPr></w:pPr><w:ins w:id="23613" w:author="Unknown Author" w:date="2026-10-30T04:17:53Z"><w:r><w:rPr><w:kern w:val="0"/><w:szCs w:val="24"/><w:lang w:val="es-CO" w:eastAsia="en-US" w:bidi="ar-SA"/></w:rPr><w:t>5,1</w:t></w:r></w:ins></w:p></w:tc><w:tc><w:tcPr><w:tcW w:w="1243" w:type="dxa"/><w:tcBorders></w:tcBorders></w:tcPr><w:p><w:pPr><w:pStyle w:val="Tabla8"/><w:widowControl/><w:jc w:val="left"/><w:rPr><w:kern w:val="0"/><w:szCs w:val="24"/><w:lang w:val="es-CO" w:eastAsia="en-US" w:bidi="ar-SA"/><w:ins w:id="23616" w:author="Unknown Author" w:date="2026-10-30T04:17:53Z"></w:ins></w:rPr></w:pPr><w:ins w:id="23615" w:author="Unknown Author" w:date="2026-10-30T04:17:53Z"><w:r><w:rPr><w:kern w:val="0"/><w:szCs w:val="24"/><w:lang w:val="es-CO" w:eastAsia="en-US" w:bidi="ar-SA"/></w:rPr><w:t>$ 20.825.000</w:t></w:r></w:ins></w:p></w:tc><w:tc><w:tcPr><w:tcW w:w="1493" w:type="dxa"/><w:tcBorders></w:tcBorders></w:tcPr><w:p><w:pPr><w:pStyle w:val="Tabla8"/><w:widowControl/><w:jc w:val="left"/><w:rPr><w:kern w:val="0"/><w:szCs w:val="24"/><w:lang w:val="es-CO" w:eastAsia="en-US" w:bidi="ar-SA"/><w:ins w:id="23618" w:author="Unknown Author" w:date="2026-10-30T04:17:53Z"></w:ins></w:rPr></w:pPr><w:ins w:id="23617" w:author="Unknown Author" w:date="2026-10-30T04:17:53Z"><w:r><w:rPr><w:kern w:val="0"/><w:szCs w:val="24"/><w:lang w:val="es-CO" w:eastAsia="en-US" w:bidi="ar-SA"/></w:rPr><w:t>$ 106.207.500</w:t></w:r></w:ins></w:p></w:tc><w:tc><w:tcPr><w:tcW w:w="913" w:type="dxa"/><w:tcBorders></w:tcBorders></w:tcPr><w:p><w:pPr><w:pStyle w:val="Tabla8"/><w:widowControl/><w:jc w:val="left"/><w:rPr><w:kern w:val="0"/><w:szCs w:val="24"/><w:lang w:val="es-CO" w:eastAsia="en-US" w:bidi="ar-SA"/><w:ins w:id="23620" w:author="Unknown Author" w:date="2026-10-30T04:17:53Z"></w:ins></w:rPr></w:pPr><w:ins w:id="23619" w:author="Unknown Author" w:date="2026-10-30T04:17:53Z"><w:r><w:rPr><w:kern w:val="0"/><w:szCs w:val="24"/><w:lang w:val="es-CO" w:eastAsia="en-US" w:bidi="ar-SA"/></w:rPr><w:t>2.2</w:t></w:r></w:ins></w:p></w:tc><w:tc><w:tcPr><w:tcW w:w="746" w:type="dxa"/><w:tcBorders></w:tcBorders></w:tcPr><w:p><w:pPr><w:pStyle w:val="Tabla8"/><w:widowControl/><w:jc w:val="left"/><w:rPr><w:kern w:val="0"/><w:szCs w:val="24"/><w:lang w:val="es-CO" w:eastAsia="en-US" w:bidi="ar-SA"/><w:ins w:id="23622" w:author="Unknown Author" w:date="2026-10-30T04:17:53Z"></w:ins></w:rPr></w:pPr><w:ins w:id="23621" w:author="Unknown Author" w:date="2026-10-30T04:17:53Z"><w:r><w:rPr><w:kern w:val="0"/><w:szCs w:val="24"/><w:lang w:val="es-CO" w:eastAsia="en-US" w:bidi="ar-SA"/></w:rPr><w:t>M4–M22</w:t></w:r></w:ins></w:p></w:tc></w:tr><w:tr><w:trPr><w:ins w:id="23623" w:author="Unknown Author" w:date="2026-10-30T04:17:53Z"/><w:cantSplit w:val="true"/></w:trPr><w:tc><w:tcPr><w:tcW w:w="663" w:type="dxa"/><w:tcBorders></w:tcBorders><w:shd w:color="auto" w:fill="F7F7F7" w:val="clear"/></w:tcPr><w:p><w:pPr><w:pStyle w:val="Tabla8"/><w:widowControl/><w:jc w:val="left"/><w:rPr><w:kern w:val="0"/><w:szCs w:val="24"/><w:lang w:val="es-CO" w:eastAsia="en-US" w:bidi="ar-SA"/><w:ins w:id="23625" w:author="Unknown Author" w:date="2026-10-30T04:17:53Z"></w:ins></w:rPr></w:pPr><w:ins w:id="23624" w:author="Unknown Author" w:date="2026-10-30T04:17:53Z"><w:r><w:rPr><w:kern w:val="0"/><w:szCs w:val="24"/><w:lang w:val="es-CO" w:eastAsia="en-US" w:bidi="ar-SA"/></w:rPr><w:t>ST-13</w:t></w:r></w:ins></w:p></w:tc><w:tc><w:tcPr><w:tcW w:w="1411" w:type="dxa"/><w:tcBorders></w:tcBorders><w:shd w:color="auto" w:fill="F7F7F7" w:val="clear"/></w:tcPr><w:p><w:pPr><w:pStyle w:val="Tabla8"/><w:widowControl/><w:jc w:val="left"/><w:rPr><w:kern w:val="0"/><w:szCs w:val="24"/><w:lang w:val="es-CO" w:eastAsia="en-US" w:bidi="ar-SA"/><w:ins w:id="23627" w:author="Unknown Author" w:date="2026-10-30T04:17:53Z"></w:ins></w:rPr></w:pPr><w:ins w:id="23626" w:author="Unknown Author" w:date="2026-10-30T04:17:53Z"><w:r><w:rPr><w:kern w:val="0"/><w:szCs w:val="24"/><w:lang w:val="es-CO" w:eastAsia="en-US" w:bidi="ar-SA"/></w:rPr><w:t>Servicios tecnológicos y pruebas</w:t></w:r></w:ins></w:p></w:tc><w:tc><w:tcPr><w:tcW w:w="1576" w:type="dxa"/><w:tcBorders></w:tcBorders><w:shd w:color="auto" w:fill="F7F7F7" w:val="clear"/></w:tcPr><w:p><w:pPr><w:pStyle w:val="Tabla8"/><w:widowControl/><w:jc w:val="left"/><w:rPr><w:kern w:val="0"/><w:szCs w:val="24"/><w:lang w:val="es-CO" w:eastAsia="en-US" w:bidi="ar-SA"/><w:ins w:id="23629" w:author="Unknown Author" w:date="2026-10-30T04:17:53Z"></w:ins></w:rPr></w:pPr><w:ins w:id="23628" w:author="Unknown Author" w:date="2026-10-30T04:17:53Z"><w:r><w:rPr><w:kern w:val="0"/><w:szCs w:val="24"/><w:lang w:val="es-CO" w:eastAsia="en-US" w:bidi="ar-SA"/></w:rPr><w:t>Plataforma geoespacial del índice de polvo (servicio contratado) · Arquitecto de soluciones GIS</w:t></w:r></w:ins></w:p></w:tc><w:tc><w:tcPr><w:tcW w:w="1078" w:type="dxa"/><w:tcBorders></w:tcBorders><w:shd w:color="auto" w:fill="F7F7F7" w:val="clear"/></w:tcPr><w:p><w:pPr><w:pStyle w:val="Tabla8"/><w:widowControl/><w:jc w:val="left"/><w:rPr><w:kern w:val="0"/><w:szCs w:val="24"/><w:lang w:val="es-CO" w:eastAsia="en-US" w:bidi="ar-SA"/><w:ins w:id="23631" w:author="Unknown Author" w:date="2026-10-30T04:17:53Z"></w:ins></w:rPr></w:pPr><w:ins w:id="23630" w:author="Unknown Author" w:date="2026-10-30T04:17:53Z"><w:r><w:rPr><w:kern w:val="0"/><w:szCs w:val="24"/><w:lang w:val="es-CO" w:eastAsia="en-US" w:bidi="ar-SA"/></w:rPr><w:t>persona-mes</w:t></w:r></w:ins></w:p></w:tc><w:tc><w:tcPr><w:tcW w:w="830" w:type="dxa"/><w:tcBorders></w:tcBorders><w:shd w:color="auto" w:fill="F7F7F7" w:val="clear"/></w:tcPr><w:p><w:pPr><w:pStyle w:val="Tabla8"/><w:widowControl/><w:jc w:val="left"/><w:rPr><w:kern w:val="0"/><w:szCs w:val="24"/><w:lang w:val="es-CO" w:eastAsia="en-US" w:bidi="ar-SA"/><w:ins w:id="23633" w:author="Unknown Author" w:date="2026-10-30T04:17:53Z"></w:ins></w:rPr></w:pPr><w:ins w:id="23632" w:author="Unknown Author" w:date="2026-10-30T04:17:53Z"><w:r><w:rPr><w:kern w:val="0"/><w:szCs w:val="24"/><w:lang w:val="es-CO" w:eastAsia="en-US" w:bidi="ar-SA"/></w:rPr><w:t>3,4</w:t></w:r></w:ins></w:p></w:tc><w:tc><w:tcPr><w:tcW w:w="1243" w:type="dxa"/><w:tcBorders></w:tcBorders><w:shd w:color="auto" w:fill="F7F7F7" w:val="clear"/></w:tcPr><w:p><w:pPr><w:pStyle w:val="Tabla8"/><w:widowControl/><w:jc w:val="left"/><w:rPr><w:kern w:val="0"/><w:szCs w:val="24"/><w:lang w:val="es-CO" w:eastAsia="en-US" w:bidi="ar-SA"/><w:ins w:id="23635" w:author="Unknown Author" w:date="2026-10-30T04:17:53Z"></w:ins></w:rPr></w:pPr><w:ins w:id="23634" w:author="Unknown Author" w:date="2026-10-30T04:17:53Z"><w:r><w:rPr><w:kern w:val="0"/><w:szCs w:val="24"/><w:lang w:val="es-CO" w:eastAsia="en-US" w:bidi="ar-SA"/></w:rPr><w:t>$ 16.660.000</w:t></w:r></w:ins></w:p></w:tc><w:tc><w:tcPr><w:tcW w:w="1493" w:type="dxa"/><w:tcBorders></w:tcBorders><w:shd w:color="auto" w:fill="F7F7F7" w:val="clear"/></w:tcPr><w:p><w:pPr><w:pStyle w:val="Tabla8"/><w:widowControl/><w:jc w:val="left"/><w:rPr><w:kern w:val="0"/><w:szCs w:val="24"/><w:lang w:val="es-CO" w:eastAsia="en-US" w:bidi="ar-SA"/><w:ins w:id="23637" w:author="Unknown Author" w:date="2026-10-30T04:17:53Z"></w:ins></w:rPr></w:pPr><w:ins w:id="23636" w:author="Unknown Author" w:date="2026-10-30T04:17:53Z"><w:r><w:rPr><w:kern w:val="0"/><w:szCs w:val="24"/><w:lang w:val="es-CO" w:eastAsia="en-US" w:bidi="ar-SA"/></w:rPr><w:t>$ 56.644.000</w:t></w:r></w:ins></w:p></w:tc><w:tc><w:tcPr><w:tcW w:w="913" w:type="dxa"/><w:tcBorders></w:tcBorders><w:shd w:color="auto" w:fill="F7F7F7" w:val="clear"/></w:tcPr><w:p><w:pPr><w:pStyle w:val="Tabla8"/><w:widowControl/><w:jc w:val="left"/><w:rPr><w:kern w:val="0"/><w:szCs w:val="24"/><w:lang w:val="es-CO" w:eastAsia="en-US" w:bidi="ar-SA"/><w:ins w:id="23639" w:author="Unknown Author" w:date="2026-10-30T04:17:53Z"></w:ins></w:rPr></w:pPr><w:ins w:id="23638" w:author="Unknown Author" w:date="2026-10-30T04:17:53Z"><w:r><w:rPr><w:kern w:val="0"/><w:szCs w:val="24"/><w:lang w:val="es-CO" w:eastAsia="en-US" w:bidi="ar-SA"/></w:rPr><w:t>2.1</w:t></w:r></w:ins></w:p></w:tc><w:tc><w:tcPr><w:tcW w:w="746" w:type="dxa"/><w:tcBorders></w:tcBorders><w:shd w:color="auto" w:fill="F7F7F7" w:val="clear"/></w:tcPr><w:p><w:pPr><w:pStyle w:val="Tabla8"/><w:widowControl/><w:jc w:val="left"/><w:rPr><w:kern w:val="0"/><w:szCs w:val="24"/><w:lang w:val="es-CO" w:eastAsia="en-US" w:bidi="ar-SA"/><w:ins w:id="23641" w:author="Unknown Author" w:date="2026-10-30T04:17:53Z"></w:ins></w:rPr></w:pPr><w:ins w:id="23640" w:author="Unknown Author" w:date="2026-10-30T04:17:53Z"><w:r><w:rPr><w:kern w:val="0"/><w:szCs w:val="24"/><w:lang w:val="es-CO" w:eastAsia="en-US" w:bidi="ar-SA"/></w:rPr><w:t>M4–M22</w:t></w:r></w:ins></w:p></w:tc></w:tr><w:tr><w:trPr><w:ins w:id="23642" w:author="Unknown Author" w:date="2026-10-30T04:17:53Z"/><w:cantSplit w:val="true"/></w:trPr><w:tc><w:tcPr><w:tcW w:w="663" w:type="dxa"/><w:tcBorders></w:tcBorders></w:tcPr><w:p><w:pPr><w:pStyle w:val="Tabla8"/><w:widowControl/><w:jc w:val="left"/><w:rPr><w:kern w:val="0"/><w:szCs w:val="24"/><w:lang w:val="es-CO" w:eastAsia="en-US" w:bidi="ar-SA"/><w:ins w:id="23644" w:author="Unknown Author" w:date="2026-10-30T04:17:53Z"></w:ins></w:rPr></w:pPr><w:ins w:id="23643" w:author="Unknown Author" w:date="2026-10-30T04:17:53Z"><w:r><w:rPr><w:kern w:val="0"/><w:szCs w:val="24"/><w:lang w:val="es-CO" w:eastAsia="en-US" w:bidi="ar-SA"/></w:rPr><w:t>ST-14</w:t></w:r></w:ins></w:p></w:tc><w:tc><w:tcPr><w:tcW w:w="1411" w:type="dxa"/><w:tcBorders></w:tcBorders></w:tcPr><w:p><w:pPr><w:pStyle w:val="Tabla8"/><w:widowControl/><w:jc w:val="left"/><w:rPr><w:kern w:val="0"/><w:szCs w:val="24"/><w:lang w:val="es-CO" w:eastAsia="en-US" w:bidi="ar-SA"/><w:ins w:id="23646" w:author="Unknown Author" w:date="2026-10-30T04:17:53Z"></w:ins></w:rPr></w:pPr><w:ins w:id="23645" w:author="Unknown Author" w:date="2026-10-30T04:17:53Z"><w:r><w:rPr><w:kern w:val="0"/><w:szCs w:val="24"/><w:lang w:val="es-CO" w:eastAsia="en-US" w:bidi="ar-SA"/></w:rPr><w:t>Servicios tecnológicos y pruebas</w:t></w:r></w:ins></w:p></w:tc><w:tc><w:tcPr><w:tcW w:w="1576" w:type="dxa"/><w:tcBorders></w:tcBorders></w:tcPr><w:p><w:pPr><w:pStyle w:val="Tabla8"/><w:widowControl/><w:jc w:val="left"/><w:rPr><w:kern w:val="0"/><w:szCs w:val="24"/><w:lang w:val="es-CO" w:eastAsia="en-US" w:bidi="ar-SA"/><w:ins w:id="23648" w:author="Unknown Author" w:date="2026-10-30T04:17:53Z"></w:ins></w:rPr></w:pPr><w:ins w:id="23647" w:author="Unknown Author" w:date="2026-10-30T04:17:53Z"><w:r><w:rPr><w:kern w:val="0"/><w:szCs w:val="24"/><w:lang w:val="es-CO" w:eastAsia="en-US" w:bidi="ar-SA"/></w:rPr><w:t>Plataforma geoespacial del índice de polvo (servicio contratado) · Ingeniero de datos geoespaciales e interoperabilidad con la red IoT</w:t></w:r></w:ins></w:p></w:tc><w:tc><w:tcPr><w:tcW w:w="1078" w:type="dxa"/><w:tcBorders></w:tcBorders></w:tcPr><w:p><w:pPr><w:pStyle w:val="Tabla8"/><w:widowControl/><w:jc w:val="left"/><w:rPr><w:kern w:val="0"/><w:szCs w:val="24"/><w:lang w:val="es-CO" w:eastAsia="en-US" w:bidi="ar-SA"/><w:ins w:id="23650" w:author="Unknown Author" w:date="2026-10-30T04:17:53Z"></w:ins></w:rPr></w:pPr><w:ins w:id="23649" w:author="Unknown Author" w:date="2026-10-30T04:17:53Z"><w:r><w:rPr><w:kern w:val="0"/><w:szCs w:val="24"/><w:lang w:val="es-CO" w:eastAsia="en-US" w:bidi="ar-SA"/></w:rPr><w:t>persona-mes</w:t></w:r></w:ins></w:p></w:tc><w:tc><w:tcPr><w:tcW w:w="830" w:type="dxa"/><w:tcBorders></w:tcBorders></w:tcPr><w:p><w:pPr><w:pStyle w:val="Tabla8"/><w:widowControl/><w:jc w:val="left"/><w:rPr><w:kern w:val="0"/><w:szCs w:val="24"/><w:lang w:val="es-CO" w:eastAsia="en-US" w:bidi="ar-SA"/><w:ins w:id="23652" w:author="Unknown Author" w:date="2026-10-30T04:17:53Z"></w:ins></w:rPr></w:pPr><w:ins w:id="23651" w:author="Unknown Author" w:date="2026-10-30T04:17:53Z"><w:r><w:rPr><w:kern w:val="0"/><w:szCs w:val="24"/><w:lang w:val="es-CO" w:eastAsia="en-US" w:bidi="ar-SA"/></w:rPr><w:t>6</w:t></w:r></w:ins></w:p></w:tc><w:tc><w:tcPr><w:tcW w:w="1243" w:type="dxa"/><w:tcBorders></w:tcBorders></w:tcPr><w:p><w:pPr><w:pStyle w:val="Tabla8"/><w:widowControl/><w:jc w:val="left"/><w:rPr><w:kern w:val="0"/><w:szCs w:val="24"/><w:lang w:val="es-CO" w:eastAsia="en-US" w:bidi="ar-SA"/><w:ins w:id="23654" w:author="Unknown Author" w:date="2026-10-30T04:17:53Z"></w:ins></w:rPr></w:pPr><w:ins w:id="23653" w:author="Unknown Author" w:date="2026-10-30T04:17:53Z"><w:r><w:rPr><w:kern w:val="0"/><w:szCs w:val="24"/><w:lang w:val="es-CO" w:eastAsia="en-US" w:bidi="ar-SA"/></w:rPr><w:t>$ 16.660.000</w:t></w:r></w:ins></w:p></w:tc><w:tc><w:tcPr><w:tcW w:w="1493" w:type="dxa"/><w:tcBorders></w:tcBorders></w:tcPr><w:p><w:pPr><w:pStyle w:val="Tabla8"/><w:widowControl/><w:jc w:val="left"/><w:rPr><w:kern w:val="0"/><w:szCs w:val="24"/><w:lang w:val="es-CO" w:eastAsia="en-US" w:bidi="ar-SA"/><w:ins w:id="23656" w:author="Unknown Author" w:date="2026-10-30T04:17:53Z"></w:ins></w:rPr></w:pPr><w:ins w:id="23655" w:author="Unknown Author" w:date="2026-10-30T04:17:53Z"><w:r><w:rPr><w:kern w:val="0"/><w:szCs w:val="24"/><w:lang w:val="es-CO" w:eastAsia="en-US" w:bidi="ar-SA"/></w:rPr><w:t>$ 99.960.000</w:t></w:r></w:ins></w:p></w:tc><w:tc><w:tcPr><w:tcW w:w="913" w:type="dxa"/><w:tcBorders></w:tcBorders></w:tcPr><w:p><w:pPr><w:pStyle w:val="Tabla8"/><w:widowControl/><w:jc w:val="left"/><w:rPr><w:kern w:val="0"/><w:szCs w:val="24"/><w:lang w:val="es-CO" w:eastAsia="en-US" w:bidi="ar-SA"/><w:ins w:id="23658" w:author="Unknown Author" w:date="2026-10-30T04:17:53Z"></w:ins></w:rPr></w:pPr><w:ins w:id="23657" w:author="Unknown Author" w:date="2026-10-30T04:17:53Z"><w:r><w:rPr><w:kern w:val="0"/><w:szCs w:val="24"/><w:lang w:val="es-CO" w:eastAsia="en-US" w:bidi="ar-SA"/></w:rPr><w:t>2.2</w:t></w:r></w:ins></w:p></w:tc><w:tc><w:tcPr><w:tcW w:w="746" w:type="dxa"/><w:tcBorders></w:tcBorders></w:tcPr><w:p><w:pPr><w:pStyle w:val="Tabla8"/><w:widowControl/><w:jc w:val="left"/><w:rPr><w:kern w:val="0"/><w:szCs w:val="24"/><w:lang w:val="es-CO" w:eastAsia="en-US" w:bidi="ar-SA"/><w:ins w:id="23660" w:author="Unknown Author" w:date="2026-10-30T04:17:53Z"></w:ins></w:rPr></w:pPr><w:ins w:id="23659" w:author="Unknown Author" w:date="2026-10-30T04:17:53Z"><w:r><w:rPr><w:kern w:val="0"/><w:szCs w:val="24"/><w:lang w:val="es-CO" w:eastAsia="en-US" w:bidi="ar-SA"/></w:rPr><w:t>M4–M22</w:t></w:r></w:ins></w:p></w:tc></w:tr><w:tr><w:trPr><w:ins w:id="23661" w:author="Unknown Author" w:date="2026-10-30T04:17:53Z"/><w:cantSplit w:val="true"/></w:trPr><w:tc><w:tcPr><w:tcW w:w="663" w:type="dxa"/><w:tcBorders></w:tcBorders><w:shd w:color="auto" w:fill="F7F7F7" w:val="clear"/></w:tcPr><w:p><w:pPr><w:pStyle w:val="Tabla8"/><w:widowControl/><w:jc w:val="left"/><w:rPr><w:kern w:val="0"/><w:szCs w:val="24"/><w:lang w:val="es-CO" w:eastAsia="en-US" w:bidi="ar-SA"/><w:ins w:id="23663" w:author="Unknown Author" w:date="2026-10-30T04:17:53Z"></w:ins></w:rPr></w:pPr><w:ins w:id="23662" w:author="Unknown Author" w:date="2026-10-30T04:17:53Z"><w:r><w:rPr><w:kern w:val="0"/><w:szCs w:val="24"/><w:lang w:val="es-CO" w:eastAsia="en-US" w:bidi="ar-SA"/></w:rPr><w:t>ST-15</w:t></w:r></w:ins></w:p></w:tc><w:tc><w:tcPr><w:tcW w:w="1411" w:type="dxa"/><w:tcBorders></w:tcBorders><w:shd w:color="auto" w:fill="F7F7F7" w:val="clear"/></w:tcPr><w:p><w:pPr><w:pStyle w:val="Tabla8"/><w:widowControl/><w:jc w:val="left"/><w:rPr><w:kern w:val="0"/><w:szCs w:val="24"/><w:lang w:val="es-CO" w:eastAsia="en-US" w:bidi="ar-SA"/><w:ins w:id="23665" w:author="Unknown Author" w:date="2026-10-30T04:17:53Z"></w:ins></w:rPr></w:pPr><w:ins w:id="23664" w:author="Unknown Author" w:date="2026-10-30T04:17:53Z"><w:r><w:rPr><w:kern w:val="0"/><w:szCs w:val="24"/><w:lang w:val="es-CO" w:eastAsia="en-US" w:bidi="ar-SA"/></w:rPr><w:t>Servicios tecnológicos y pruebas</w:t></w:r></w:ins></w:p></w:tc><w:tc><w:tcPr><w:tcW w:w="1576" w:type="dxa"/><w:tcBorders></w:tcBorders><w:shd w:color="auto" w:fill="F7F7F7" w:val="clear"/></w:tcPr><w:p><w:pPr><w:pStyle w:val="Tabla8"/><w:widowControl/><w:jc w:val="left"/><w:rPr><w:kern w:val="0"/><w:szCs w:val="24"/><w:lang w:val="es-CO" w:eastAsia="en-US" w:bidi="ar-SA"/><w:ins w:id="23667" w:author="Unknown Author" w:date="2026-10-30T04:17:53Z"></w:ins></w:rPr></w:pPr><w:ins w:id="23666" w:author="Unknown Author" w:date="2026-10-30T04:17:53Z"><w:r><w:rPr><w:kern w:val="0"/><w:szCs w:val="24"/><w:lang w:val="es-CO" w:eastAsia="en-US" w:bidi="ar-SA"/></w:rPr><w:t>Plataforma geoespacial del índice de polvo (servicio contratado) · Desarrollador GIS backend</w:t></w:r></w:ins></w:p></w:tc><w:tc><w:tcPr><w:tcW w:w="1078" w:type="dxa"/><w:tcBorders></w:tcBorders><w:shd w:color="auto" w:fill="F7F7F7" w:val="clear"/></w:tcPr><w:p><w:pPr><w:pStyle w:val="Tabla8"/><w:widowControl/><w:jc w:val="left"/><w:rPr><w:kern w:val="0"/><w:szCs w:val="24"/><w:lang w:val="es-CO" w:eastAsia="en-US" w:bidi="ar-SA"/><w:ins w:id="23669" w:author="Unknown Author" w:date="2026-10-30T04:17:53Z"></w:ins></w:rPr></w:pPr><w:ins w:id="23668" w:author="Unknown Author" w:date="2026-10-30T04:17:53Z"><w:r><w:rPr><w:kern w:val="0"/><w:szCs w:val="24"/><w:lang w:val="es-CO" w:eastAsia="en-US" w:bidi="ar-SA"/></w:rPr><w:t>persona-mes</w:t></w:r></w:ins></w:p></w:tc><w:tc><w:tcPr><w:tcW w:w="830" w:type="dxa"/><w:tcBorders></w:tcBorders><w:shd w:color="auto" w:fill="F7F7F7" w:val="clear"/></w:tcPr><w:p><w:pPr><w:pStyle w:val="Tabla8"/><w:widowControl/><w:jc w:val="left"/><w:rPr><w:kern w:val="0"/><w:szCs w:val="24"/><w:lang w:val="es-CO" w:eastAsia="en-US" w:bidi="ar-SA"/><w:ins w:id="23671" w:author="Unknown Author" w:date="2026-10-30T04:17:53Z"></w:ins></w:rPr></w:pPr><w:ins w:id="23670" w:author="Unknown Author" w:date="2026-10-30T04:17:53Z"><w:r><w:rPr><w:kern w:val="0"/><w:szCs w:val="24"/><w:lang w:val="es-CO" w:eastAsia="en-US" w:bidi="ar-SA"/></w:rPr><w:t>6</w:t></w:r></w:ins></w:p></w:tc><w:tc><w:tcPr><w:tcW w:w="1243" w:type="dxa"/><w:tcBorders></w:tcBorders><w:shd w:color="auto" w:fill="F7F7F7" w:val="clear"/></w:tcPr><w:p><w:pPr><w:pStyle w:val="Tabla8"/><w:widowControl/><w:jc w:val="left"/><w:rPr><w:kern w:val="0"/><w:szCs w:val="24"/><w:lang w:val="es-CO" w:eastAsia="en-US" w:bidi="ar-SA"/><w:ins w:id="23673" w:author="Unknown Author" w:date="2026-10-30T04:17:53Z"></w:ins></w:rPr></w:pPr><w:ins w:id="23672" w:author="Unknown Author" w:date="2026-10-30T04:17:53Z"><w:r><w:rPr><w:kern w:val="0"/><w:szCs w:val="24"/><w:lang w:val="es-CO" w:eastAsia="en-US" w:bidi="ar-SA"/></w:rPr><w:t>$ 20.825.000</w:t></w:r></w:ins></w:p></w:tc><w:tc><w:tcPr><w:tcW w:w="1493" w:type="dxa"/><w:tcBorders></w:tcBorders><w:shd w:color="auto" w:fill="F7F7F7" w:val="clear"/></w:tcPr><w:p><w:pPr><w:pStyle w:val="Tabla8"/><w:widowControl/><w:jc w:val="left"/><w:rPr><w:kern w:val="0"/><w:szCs w:val="24"/><w:lang w:val="es-CO" w:eastAsia="en-US" w:bidi="ar-SA"/><w:ins w:id="23675" w:author="Unknown Author" w:date="2026-10-30T04:17:53Z"></w:ins></w:rPr></w:pPr><w:ins w:id="23674" w:author="Unknown Author" w:date="2026-10-30T04:17:53Z"><w:r><w:rPr><w:kern w:val="0"/><w:szCs w:val="24"/><w:lang w:val="es-CO" w:eastAsia="en-US" w:bidi="ar-SA"/></w:rPr><w:t>$ 124.950.000</w:t></w:r></w:ins></w:p></w:tc><w:tc><w:tcPr><w:tcW w:w="913" w:type="dxa"/><w:tcBorders></w:tcBorders><w:shd w:color="auto" w:fill="F7F7F7" w:val="clear"/></w:tcPr><w:p><w:pPr><w:pStyle w:val="Tabla8"/><w:widowControl/><w:jc w:val="left"/><w:rPr><w:kern w:val="0"/><w:szCs w:val="24"/><w:lang w:val="es-CO" w:eastAsia="en-US" w:bidi="ar-SA"/><w:ins w:id="23677" w:author="Unknown Author" w:date="2026-10-30T04:17:53Z"></w:ins></w:rPr></w:pPr><w:ins w:id="23676" w:author="Unknown Author" w:date="2026-10-30T04:17:53Z"><w:r><w:rPr><w:kern w:val="0"/><w:szCs w:val="24"/><w:lang w:val="es-CO" w:eastAsia="en-US" w:bidi="ar-SA"/></w:rPr><w:t>2.2</w:t></w:r></w:ins></w:p></w:tc><w:tc><w:tcPr><w:tcW w:w="746" w:type="dxa"/><w:tcBorders></w:tcBorders><w:shd w:color="auto" w:fill="F7F7F7" w:val="clear"/></w:tcPr><w:p><w:pPr><w:pStyle w:val="Tabla8"/><w:widowControl/><w:jc w:val="left"/><w:rPr><w:kern w:val="0"/><w:szCs w:val="24"/><w:lang w:val="es-CO" w:eastAsia="en-US" w:bidi="ar-SA"/><w:ins w:id="23679" w:author="Unknown Author" w:date="2026-10-30T04:17:53Z"></w:ins></w:rPr></w:pPr><w:ins w:id="23678" w:author="Unknown Author" w:date="2026-10-30T04:17:53Z"><w:r><w:rPr><w:kern w:val="0"/><w:szCs w:val="24"/><w:lang w:val="es-CO" w:eastAsia="en-US" w:bidi="ar-SA"/></w:rPr><w:t>M4–M22</w:t></w:r></w:ins></w:p></w:tc></w:tr><w:tr><w:trPr><w:ins w:id="23680" w:author="Unknown Author" w:date="2026-10-30T04:17:53Z"/><w:cantSplit w:val="true"/></w:trPr><w:tc><w:tcPr><w:tcW w:w="663" w:type="dxa"/><w:tcBorders></w:tcBorders></w:tcPr><w:p><w:pPr><w:pStyle w:val="Tabla8"/><w:widowControl/><w:jc w:val="left"/><w:rPr><w:kern w:val="0"/><w:szCs w:val="24"/><w:lang w:val="es-CO" w:eastAsia="en-US" w:bidi="ar-SA"/><w:ins w:id="23682" w:author="Unknown Author" w:date="2026-10-30T04:17:53Z"></w:ins></w:rPr></w:pPr><w:ins w:id="23681" w:author="Unknown Author" w:date="2026-10-30T04:17:53Z"><w:r><w:rPr><w:kern w:val="0"/><w:szCs w:val="24"/><w:lang w:val="es-CO" w:eastAsia="en-US" w:bidi="ar-SA"/></w:rPr><w:t>ST-16</w:t></w:r></w:ins></w:p></w:tc><w:tc><w:tcPr><w:tcW w:w="1411" w:type="dxa"/><w:tcBorders></w:tcBorders></w:tcPr><w:p><w:pPr><w:pStyle w:val="Tabla8"/><w:widowControl/><w:jc w:val="left"/><w:rPr><w:kern w:val="0"/><w:szCs w:val="24"/><w:lang w:val="es-CO" w:eastAsia="en-US" w:bidi="ar-SA"/><w:ins w:id="23684" w:author="Unknown Author" w:date="2026-10-30T04:17:53Z"></w:ins></w:rPr></w:pPr><w:ins w:id="23683" w:author="Unknown Author" w:date="2026-10-30T04:17:53Z"><w:r><w:rPr><w:kern w:val="0"/><w:szCs w:val="24"/><w:lang w:val="es-CO" w:eastAsia="en-US" w:bidi="ar-SA"/></w:rPr><w:t>Servicios tecnológicos y pruebas</w:t></w:r></w:ins></w:p></w:tc><w:tc><w:tcPr><w:tcW w:w="1576" w:type="dxa"/><w:tcBorders></w:tcBorders></w:tcPr><w:p><w:pPr><w:pStyle w:val="Tabla8"/><w:widowControl/><w:jc w:val="left"/><w:rPr><w:kern w:val="0"/><w:szCs w:val="24"/><w:lang w:val="es-CO" w:eastAsia="en-US" w:bidi="ar-SA"/><w:ins w:id="23686" w:author="Unknown Author" w:date="2026-10-30T04:17:53Z"></w:ins></w:rPr></w:pPr><w:ins w:id="23685" w:author="Unknown Author" w:date="2026-10-30T04:17:53Z"><w:r><w:rPr><w:kern w:val="0"/><w:szCs w:val="24"/><w:lang w:val="es-CO" w:eastAsia="en-US" w:bidi="ar-SA"/></w:rPr><w:t>Plataforma geoespacial del índice de polvo (servicio contratado) · Desarrollador GIS frontend del visor y del tablero de los comités</w:t></w:r></w:ins></w:p></w:tc><w:tc><w:tcPr><w:tcW w:w="1078" w:type="dxa"/><w:tcBorders></w:tcBorders></w:tcPr><w:p><w:pPr><w:pStyle w:val="Tabla8"/><w:widowControl/><w:jc w:val="left"/><w:rPr><w:kern w:val="0"/><w:szCs w:val="24"/><w:lang w:val="es-CO" w:eastAsia="en-US" w:bidi="ar-SA"/><w:ins w:id="23688" w:author="Unknown Author" w:date="2026-10-30T04:17:53Z"></w:ins></w:rPr></w:pPr><w:ins w:id="23687" w:author="Unknown Author" w:date="2026-10-30T04:17:53Z"><w:r><w:rPr><w:kern w:val="0"/><w:szCs w:val="24"/><w:lang w:val="es-CO" w:eastAsia="en-US" w:bidi="ar-SA"/></w:rPr><w:t>persona-mes</w:t></w:r></w:ins></w:p></w:tc><w:tc><w:tcPr><w:tcW w:w="830" w:type="dxa"/><w:tcBorders></w:tcBorders></w:tcPr><w:p><w:pPr><w:pStyle w:val="Tabla8"/><w:widowControl/><w:jc w:val="left"/><w:rPr><w:kern w:val="0"/><w:szCs w:val="24"/><w:lang w:val="es-CO" w:eastAsia="en-US" w:bidi="ar-SA"/><w:ins w:id="23690" w:author="Unknown Author" w:date="2026-10-30T04:17:53Z"></w:ins></w:rPr></w:pPr><w:ins w:id="23689" w:author="Unknown Author" w:date="2026-10-30T04:17:53Z"><w:r><w:rPr><w:kern w:val="0"/><w:szCs w:val="24"/><w:lang w:val="es-CO" w:eastAsia="en-US" w:bidi="ar-SA"/></w:rPr><w:t>5,1</w:t></w:r></w:ins></w:p></w:tc><w:tc><w:tcPr><w:tcW w:w="1243" w:type="dxa"/><w:tcBorders></w:tcBorders></w:tcPr><w:p><w:pPr><w:pStyle w:val="Tabla8"/><w:widowControl/><w:jc w:val="left"/><w:rPr><w:kern w:val="0"/><w:szCs w:val="24"/><w:lang w:val="es-CO" w:eastAsia="en-US" w:bidi="ar-SA"/><w:ins w:id="23692" w:author="Unknown Author" w:date="2026-10-30T04:17:53Z"></w:ins></w:rPr></w:pPr><w:ins w:id="23691" w:author="Unknown Author" w:date="2026-10-30T04:17:53Z"><w:r><w:rPr><w:kern w:val="0"/><w:szCs w:val="24"/><w:lang w:val="es-CO" w:eastAsia="en-US" w:bidi="ar-SA"/></w:rPr><w:t>$ 20.825.000</w:t></w:r></w:ins></w:p></w:tc><w:tc><w:tcPr><w:tcW w:w="1493" w:type="dxa"/><w:tcBorders></w:tcBorders></w:tcPr><w:p><w:pPr><w:pStyle w:val="Tabla8"/><w:widowControl/><w:jc w:val="left"/><w:rPr><w:kern w:val="0"/><w:szCs w:val="24"/><w:lang w:val="es-CO" w:eastAsia="en-US" w:bidi="ar-SA"/><w:ins w:id="23694" w:author="Unknown Author" w:date="2026-10-30T04:17:53Z"></w:ins></w:rPr></w:pPr><w:ins w:id="23693" w:author="Unknown Author" w:date="2026-10-30T04:17:53Z"><w:r><w:rPr><w:kern w:val="0"/><w:szCs w:val="24"/><w:lang w:val="es-CO" w:eastAsia="en-US" w:bidi="ar-SA"/></w:rPr><w:t>$ 106.207.500</w:t></w:r></w:ins></w:p></w:tc><w:tc><w:tcPr><w:tcW w:w="913" w:type="dxa"/><w:tcBorders></w:tcBorders></w:tcPr><w:p><w:pPr><w:pStyle w:val="Tabla8"/><w:widowControl/><w:jc w:val="left"/><w:rPr><w:kern w:val="0"/><w:szCs w:val="24"/><w:lang w:val="es-CO" w:eastAsia="en-US" w:bidi="ar-SA"/><w:ins w:id="23696" w:author="Unknown Author" w:date="2026-10-30T04:17:53Z"></w:ins></w:rPr></w:pPr><w:ins w:id="23695" w:author="Unknown Author" w:date="2026-10-30T04:17:53Z"><w:r><w:rPr><w:kern w:val="0"/><w:szCs w:val="24"/><w:lang w:val="es-CO" w:eastAsia="en-US" w:bidi="ar-SA"/></w:rPr><w:t>2.2</w:t></w:r></w:ins></w:p></w:tc><w:tc><w:tcPr><w:tcW w:w="746" w:type="dxa"/><w:tcBorders></w:tcBorders></w:tcPr><w:p><w:pPr><w:pStyle w:val="Tabla8"/><w:widowControl/><w:jc w:val="left"/><w:rPr><w:kern w:val="0"/><w:szCs w:val="24"/><w:lang w:val="es-CO" w:eastAsia="en-US" w:bidi="ar-SA"/><w:ins w:id="23698" w:author="Unknown Author" w:date="2026-10-30T04:17:53Z"></w:ins></w:rPr></w:pPr><w:ins w:id="23697" w:author="Unknown Author" w:date="2026-10-30T04:17:53Z"><w:r><w:rPr><w:kern w:val="0"/><w:szCs w:val="24"/><w:lang w:val="es-CO" w:eastAsia="en-US" w:bidi="ar-SA"/></w:rPr><w:t>M4–M22</w:t></w:r></w:ins></w:p></w:tc></w:tr><w:tr><w:trPr><w:ins w:id="23699" w:author="Unknown Author" w:date="2026-10-30T04:17:53Z"/><w:cantSplit w:val="true"/></w:trPr><w:tc><w:tcPr><w:tcW w:w="663" w:type="dxa"/><w:tcBorders></w:tcBorders><w:shd w:color="auto" w:fill="F7F7F7" w:val="clear"/></w:tcPr><w:p><w:pPr><w:pStyle w:val="Tabla8"/><w:widowControl/><w:jc w:val="left"/><w:rPr><w:kern w:val="0"/><w:szCs w:val="24"/><w:lang w:val="es-CO" w:eastAsia="en-US" w:bidi="ar-SA"/><w:ins w:id="23701" w:author="Unknown Author" w:date="2026-10-30T04:17:53Z"></w:ins></w:rPr></w:pPr><w:ins w:id="23700" w:author="Unknown Author" w:date="2026-10-30T04:17:53Z"><w:r><w:rPr><w:kern w:val="0"/><w:szCs w:val="24"/><w:lang w:val="es-CO" w:eastAsia="en-US" w:bidi="ar-SA"/></w:rPr><w:t>ST-17</w:t></w:r></w:ins></w:p></w:tc><w:tc><w:tcPr><w:tcW w:w="1411" w:type="dxa"/><w:tcBorders></w:tcBorders><w:shd w:color="auto" w:fill="F7F7F7" w:val="clear"/></w:tcPr><w:p><w:pPr><w:pStyle w:val="Tabla8"/><w:widowControl/><w:jc w:val="left"/><w:rPr><w:kern w:val="0"/><w:szCs w:val="24"/><w:lang w:val="es-CO" w:eastAsia="en-US" w:bidi="ar-SA"/><w:ins w:id="23703" w:author="Unknown Author" w:date="2026-10-30T04:17:53Z"></w:ins></w:rPr></w:pPr><w:ins w:id="23702" w:author="Unknown Author" w:date="2026-10-30T04:17:53Z"><w:r><w:rPr><w:kern w:val="0"/><w:szCs w:val="24"/><w:lang w:val="es-CO" w:eastAsia="en-US" w:bidi="ar-SA"/></w:rPr><w:t>Servicios tecnológicos y pruebas</w:t></w:r></w:ins></w:p></w:tc><w:tc><w:tcPr><w:tcW w:w="1576" w:type="dxa"/><w:tcBorders></w:tcBorders><w:shd w:color="auto" w:fill="F7F7F7" w:val="clear"/></w:tcPr><w:p><w:pPr><w:pStyle w:val="Tabla8"/><w:widowControl/><w:jc w:val="left"/><w:rPr><w:kern w:val="0"/><w:szCs w:val="24"/><w:lang w:val="es-CO" w:eastAsia="en-US" w:bidi="ar-SA"/><w:ins w:id="23705" w:author="Unknown Author" w:date="2026-10-30T04:17:53Z"></w:ins></w:rPr></w:pPr><w:ins w:id="23704" w:author="Unknown Author" w:date="2026-10-30T04:17:53Z"><w:r><w:rPr><w:kern w:val="0"/><w:szCs w:val="24"/><w:lang w:val="es-CO" w:eastAsia="en-US" w:bidi="ar-SA"/></w:rPr><w:t>Plataforma geoespacial del índice de polvo (servicio contratado) · Especialista GIS y análisis territorial de exposición al polvo</w:t></w:r></w:ins></w:p></w:tc><w:tc><w:tcPr><w:tcW w:w="1078" w:type="dxa"/><w:tcBorders></w:tcBorders><w:shd w:color="auto" w:fill="F7F7F7" w:val="clear"/></w:tcPr><w:p><w:pPr><w:pStyle w:val="Tabla8"/><w:widowControl/><w:jc w:val="left"/><w:rPr><w:kern w:val="0"/><w:szCs w:val="24"/><w:lang w:val="es-CO" w:eastAsia="en-US" w:bidi="ar-SA"/><w:ins w:id="23707" w:author="Unknown Author" w:date="2026-10-30T04:17:53Z"></w:ins></w:rPr></w:pPr><w:ins w:id="23706" w:author="Unknown Author" w:date="2026-10-30T04:17:53Z"><w:r><w:rPr><w:kern w:val="0"/><w:szCs w:val="24"/><w:lang w:val="es-CO" w:eastAsia="en-US" w:bidi="ar-SA"/></w:rPr><w:t>persona-mes</w:t></w:r></w:ins></w:p></w:tc><w:tc><w:tcPr><w:tcW w:w="830" w:type="dxa"/><w:tcBorders></w:tcBorders><w:shd w:color="auto" w:fill="F7F7F7" w:val="clear"/></w:tcPr><w:p><w:pPr><w:pStyle w:val="Tabla8"/><w:widowControl/><w:jc w:val="left"/><w:rPr><w:kern w:val="0"/><w:szCs w:val="24"/><w:lang w:val="es-CO" w:eastAsia="en-US" w:bidi="ar-SA"/><w:ins w:id="23709" w:author="Unknown Author" w:date="2026-10-30T04:17:53Z"></w:ins></w:rPr></w:pPr><w:ins w:id="23708" w:author="Unknown Author" w:date="2026-10-30T04:17:53Z"><w:r><w:rPr><w:kern w:val="0"/><w:szCs w:val="24"/><w:lang w:val="es-CO" w:eastAsia="en-US" w:bidi="ar-SA"/></w:rPr><w:t>5,1</w:t></w:r></w:ins></w:p></w:tc><w:tc><w:tcPr><w:tcW w:w="1243" w:type="dxa"/><w:tcBorders></w:tcBorders><w:shd w:color="auto" w:fill="F7F7F7" w:val="clear"/></w:tcPr><w:p><w:pPr><w:pStyle w:val="Tabla8"/><w:widowControl/><w:jc w:val="left"/><w:rPr><w:kern w:val="0"/><w:szCs w:val="24"/><w:lang w:val="es-CO" w:eastAsia="en-US" w:bidi="ar-SA"/><w:ins w:id="23711" w:author="Unknown Author" w:date="2026-10-30T04:17:53Z"></w:ins></w:rPr></w:pPr><w:ins w:id="23710" w:author="Unknown Author" w:date="2026-10-30T04:17:53Z"><w:r><w:rPr><w:kern w:val="0"/><w:szCs w:val="24"/><w:lang w:val="es-CO" w:eastAsia="en-US" w:bidi="ar-SA"/></w:rPr><w:t>$ 16.660.000</w:t></w:r></w:ins></w:p></w:tc><w:tc><w:tcPr><w:tcW w:w="1493" w:type="dxa"/><w:tcBorders></w:tcBorders><w:shd w:color="auto" w:fill="F7F7F7" w:val="clear"/></w:tcPr><w:p><w:pPr><w:pStyle w:val="Tabla8"/><w:widowControl/><w:jc w:val="left"/><w:rPr><w:kern w:val="0"/><w:szCs w:val="24"/><w:lang w:val="es-CO" w:eastAsia="en-US" w:bidi="ar-SA"/><w:ins w:id="23713" w:author="Unknown Author" w:date="2026-10-30T04:17:53Z"></w:ins></w:rPr></w:pPr><w:ins w:id="23712" w:author="Unknown Author" w:date="2026-10-30T04:17:53Z"><w:r><w:rPr><w:kern w:val="0"/><w:szCs w:val="24"/><w:lang w:val="es-CO" w:eastAsia="en-US" w:bidi="ar-SA"/></w:rPr><w:t>$ 84.966.000</w:t></w:r></w:ins></w:p></w:tc><w:tc><w:tcPr><w:tcW w:w="913" w:type="dxa"/><w:tcBorders></w:tcBorders><w:shd w:color="auto" w:fill="F7F7F7" w:val="clear"/></w:tcPr><w:p><w:pPr><w:pStyle w:val="Tabla8"/><w:widowControl/><w:jc w:val="left"/><w:rPr><w:kern w:val="0"/><w:szCs w:val="24"/><w:lang w:val="es-CO" w:eastAsia="en-US" w:bidi="ar-SA"/><w:ins w:id="23715" w:author="Unknown Author" w:date="2026-10-30T04:17:53Z"></w:ins></w:rPr></w:pPr><w:ins w:id="23714" w:author="Unknown Author" w:date="2026-10-30T04:17:53Z"><w:r><w:rPr><w:kern w:val="0"/><w:szCs w:val="24"/><w:lang w:val="es-CO" w:eastAsia="en-US" w:bidi="ar-SA"/></w:rPr><w:t>1.7</w:t></w:r></w:ins></w:p></w:tc><w:tc><w:tcPr><w:tcW w:w="746" w:type="dxa"/><w:tcBorders></w:tcBorders><w:shd w:color="auto" w:fill="F7F7F7" w:val="clear"/></w:tcPr><w:p><w:pPr><w:pStyle w:val="Tabla8"/><w:widowControl/><w:jc w:val="left"/><w:rPr><w:kern w:val="0"/><w:szCs w:val="24"/><w:lang w:val="es-CO" w:eastAsia="en-US" w:bidi="ar-SA"/><w:ins w:id="23717" w:author="Unknown Author" w:date="2026-10-30T04:17:53Z"></w:ins></w:rPr></w:pPr><w:ins w:id="23716" w:author="Unknown Author" w:date="2026-10-30T04:17:53Z"><w:r><w:rPr><w:kern w:val="0"/><w:szCs w:val="24"/><w:lang w:val="es-CO" w:eastAsia="en-US" w:bidi="ar-SA"/></w:rPr><w:t>M4–M22</w:t></w:r></w:ins></w:p></w:tc></w:tr><w:tr><w:trPr><w:ins w:id="23718" w:author="Unknown Author" w:date="2026-10-30T04:17:53Z"/><w:cantSplit w:val="true"/></w:trPr><w:tc><w:tcPr><w:tcW w:w="663" w:type="dxa"/><w:tcBorders></w:tcBorders></w:tcPr><w:p><w:pPr><w:pStyle w:val="Tabla8"/><w:widowControl/><w:jc w:val="left"/><w:rPr><w:kern w:val="0"/><w:szCs w:val="24"/><w:lang w:val="es-CO" w:eastAsia="en-US" w:bidi="ar-SA"/><w:ins w:id="23720" w:author="Unknown Author" w:date="2026-10-30T04:17:53Z"></w:ins></w:rPr></w:pPr><w:ins w:id="23719" w:author="Unknown Author" w:date="2026-10-30T04:17:53Z"><w:r><w:rPr><w:kern w:val="0"/><w:szCs w:val="24"/><w:lang w:val="es-CO" w:eastAsia="en-US" w:bidi="ar-SA"/></w:rPr><w:t>ST-18</w:t></w:r></w:ins></w:p></w:tc><w:tc><w:tcPr><w:tcW w:w="1411" w:type="dxa"/><w:tcBorders></w:tcBorders></w:tcPr><w:p><w:pPr><w:pStyle w:val="Tabla8"/><w:widowControl/><w:jc w:val="left"/><w:rPr><w:kern w:val="0"/><w:szCs w:val="24"/><w:lang w:val="es-CO" w:eastAsia="en-US" w:bidi="ar-SA"/><w:ins w:id="23722" w:author="Unknown Author" w:date="2026-10-30T04:17:53Z"></w:ins></w:rPr></w:pPr><w:ins w:id="23721" w:author="Unknown Author" w:date="2026-10-30T04:17:53Z"><w:r><w:rPr><w:kern w:val="0"/><w:szCs w:val="24"/><w:lang w:val="es-CO" w:eastAsia="en-US" w:bidi="ar-SA"/></w:rPr><w:t>Servicios tecnológicos y pruebas</w:t></w:r></w:ins></w:p></w:tc><w:tc><w:tcPr><w:tcW w:w="1576" w:type="dxa"/><w:tcBorders></w:tcBorders></w:tcPr><w:p><w:pPr><w:pStyle w:val="Tabla8"/><w:widowControl/><w:jc w:val="left"/><w:rPr><w:kern w:val="0"/><w:szCs w:val="24"/><w:lang w:val="es-CO" w:eastAsia="en-US" w:bidi="ar-SA"/><w:ins w:id="23724" w:author="Unknown Author" w:date="2026-10-30T04:17:53Z"></w:ins></w:rPr></w:pPr><w:ins w:id="23723" w:author="Unknown Author" w:date="2026-10-30T04:17:53Z"><w:r><w:rPr><w:kern w:val="0"/><w:szCs w:val="24"/><w:lang w:val="es-CO" w:eastAsia="en-US" w:bidi="ar-SA"/></w:rPr><w:t>Plataforma geoespacial del índice de polvo (servicio contratado) · Diseñador UX/UI del tablero para comités y ciudadanía</w:t></w:r></w:ins></w:p></w:tc><w:tc><w:tcPr><w:tcW w:w="1078" w:type="dxa"/><w:tcBorders></w:tcBorders></w:tcPr><w:p><w:pPr><w:pStyle w:val="Tabla8"/><w:widowControl/><w:jc w:val="left"/><w:rPr><w:kern w:val="0"/><w:szCs w:val="24"/><w:lang w:val="es-CO" w:eastAsia="en-US" w:bidi="ar-SA"/><w:ins w:id="23726" w:author="Unknown Author" w:date="2026-10-30T04:17:53Z"></w:ins></w:rPr></w:pPr><w:ins w:id="23725" w:author="Unknown Author" w:date="2026-10-30T04:17:53Z"><w:r><w:rPr><w:kern w:val="0"/><w:szCs w:val="24"/><w:lang w:val="es-CO" w:eastAsia="en-US" w:bidi="ar-SA"/></w:rPr><w:t>persona-mes</w:t></w:r></w:ins></w:p></w:tc><w:tc><w:tcPr><w:tcW w:w="830" w:type="dxa"/><w:tcBorders></w:tcBorders></w:tcPr><w:p><w:pPr><w:pStyle w:val="Tabla8"/><w:widowControl/><w:jc w:val="left"/><w:rPr><w:kern w:val="0"/><w:szCs w:val="24"/><w:lang w:val="es-CO" w:eastAsia="en-US" w:bidi="ar-SA"/><w:ins w:id="23728" w:author="Unknown Author" w:date="2026-10-30T04:17:53Z"></w:ins></w:rPr></w:pPr><w:ins w:id="23727" w:author="Unknown Author" w:date="2026-10-30T04:17:53Z"><w:r><w:rPr><w:kern w:val="0"/><w:szCs w:val="24"/><w:lang w:val="es-CO" w:eastAsia="en-US" w:bidi="ar-SA"/></w:rPr><w:t>2,5</w:t></w:r></w:ins></w:p></w:tc><w:tc><w:tcPr><w:tcW w:w="1243" w:type="dxa"/><w:tcBorders></w:tcBorders></w:tcPr><w:p><w:pPr><w:pStyle w:val="Tabla8"/><w:widowControl/><w:jc w:val="left"/><w:rPr><w:kern w:val="0"/><w:szCs w:val="24"/><w:lang w:val="es-CO" w:eastAsia="en-US" w:bidi="ar-SA"/><w:ins w:id="23730" w:author="Unknown Author" w:date="2026-10-30T04:17:53Z"></w:ins></w:rPr></w:pPr><w:ins w:id="23729" w:author="Unknown Author" w:date="2026-10-30T04:17:53Z"><w:r><w:rPr><w:kern w:val="0"/><w:szCs w:val="24"/><w:lang w:val="es-CO" w:eastAsia="en-US" w:bidi="ar-SA"/></w:rPr><w:t>$ 14.577.500</w:t></w:r></w:ins></w:p></w:tc><w:tc><w:tcPr><w:tcW w:w="1493" w:type="dxa"/><w:tcBorders></w:tcBorders></w:tcPr><w:p><w:pPr><w:pStyle w:val="Tabla8"/><w:widowControl/><w:jc w:val="left"/><w:rPr><w:kern w:val="0"/><w:szCs w:val="24"/><w:lang w:val="es-CO" w:eastAsia="en-US" w:bidi="ar-SA"/><w:ins w:id="23732" w:author="Unknown Author" w:date="2026-10-30T04:17:53Z"></w:ins></w:rPr></w:pPr><w:ins w:id="23731" w:author="Unknown Author" w:date="2026-10-30T04:17:53Z"><w:r><w:rPr><w:kern w:val="0"/><w:szCs w:val="24"/><w:lang w:val="es-CO" w:eastAsia="en-US" w:bidi="ar-SA"/></w:rPr><w:t>$ 36.443.750</w:t></w:r></w:ins></w:p></w:tc><w:tc><w:tcPr><w:tcW w:w="913" w:type="dxa"/><w:tcBorders></w:tcBorders></w:tcPr><w:p><w:pPr><w:pStyle w:val="Tabla8"/><w:widowControl/><w:jc w:val="left"/><w:rPr><w:kern w:val="0"/><w:szCs w:val="24"/><w:lang w:val="es-CO" w:eastAsia="en-US" w:bidi="ar-SA"/><w:ins w:id="23734" w:author="Unknown Author" w:date="2026-10-30T04:17:53Z"></w:ins></w:rPr></w:pPr><w:ins w:id="23733" w:author="Unknown Author" w:date="2026-10-30T04:17:53Z"><w:r><w:rPr><w:kern w:val="0"/><w:szCs w:val="24"/><w:lang w:val="es-CO" w:eastAsia="en-US" w:bidi="ar-SA"/></w:rPr><w:t>3.1</w:t></w:r></w:ins></w:p></w:tc><w:tc><w:tcPr><w:tcW w:w="746" w:type="dxa"/><w:tcBorders></w:tcBorders></w:tcPr><w:p><w:pPr><w:pStyle w:val="Tabla8"/><w:widowControl/><w:jc w:val="left"/><w:rPr><w:kern w:val="0"/><w:szCs w:val="24"/><w:lang w:val="es-CO" w:eastAsia="en-US" w:bidi="ar-SA"/><w:ins w:id="23736" w:author="Unknown Author" w:date="2026-10-30T04:17:53Z"></w:ins></w:rPr></w:pPr><w:ins w:id="23735" w:author="Unknown Author" w:date="2026-10-30T04:17:53Z"><w:r><w:rPr><w:kern w:val="0"/><w:szCs w:val="24"/><w:lang w:val="es-CO" w:eastAsia="en-US" w:bidi="ar-SA"/></w:rPr><w:t>M4–M22</w:t></w:r></w:ins></w:p></w:tc></w:tr><w:tr><w:trPr><w:ins w:id="23737" w:author="Unknown Author" w:date="2026-10-30T04:17:53Z"/><w:cantSplit w:val="true"/></w:trPr><w:tc><w:tcPr><w:tcW w:w="663" w:type="dxa"/><w:tcBorders></w:tcBorders><w:shd w:color="auto" w:fill="F7F7F7" w:val="clear"/></w:tcPr><w:p><w:pPr><w:pStyle w:val="Tabla8"/><w:widowControl/><w:jc w:val="left"/><w:rPr><w:kern w:val="0"/><w:szCs w:val="24"/><w:lang w:val="es-CO" w:eastAsia="en-US" w:bidi="ar-SA"/><w:ins w:id="23739" w:author="Unknown Author" w:date="2026-10-30T04:17:53Z"></w:ins></w:rPr></w:pPr><w:ins w:id="23738" w:author="Unknown Author" w:date="2026-10-30T04:17:53Z"><w:r><w:rPr><w:kern w:val="0"/><w:szCs w:val="24"/><w:lang w:val="es-CO" w:eastAsia="en-US" w:bidi="ar-SA"/></w:rPr><w:t>ST-19</w:t></w:r></w:ins></w:p></w:tc><w:tc><w:tcPr><w:tcW w:w="1411" w:type="dxa"/><w:tcBorders></w:tcBorders><w:shd w:color="auto" w:fill="F7F7F7" w:val="clear"/></w:tcPr><w:p><w:pPr><w:pStyle w:val="Tabla8"/><w:widowControl/><w:jc w:val="left"/><w:rPr><w:kern w:val="0"/><w:szCs w:val="24"/><w:lang w:val="es-CO" w:eastAsia="en-US" w:bidi="ar-SA"/><w:ins w:id="23741" w:author="Unknown Author" w:date="2026-10-30T04:17:53Z"></w:ins></w:rPr></w:pPr><w:ins w:id="23740" w:author="Unknown Author" w:date="2026-10-30T04:17:53Z"><w:r><w:rPr><w:kern w:val="0"/><w:szCs w:val="24"/><w:lang w:val="es-CO" w:eastAsia="en-US" w:bidi="ar-SA"/></w:rPr><w:t>Servicios tecnológicos y pruebas</w:t></w:r></w:ins></w:p></w:tc><w:tc><w:tcPr><w:tcW w:w="1576" w:type="dxa"/><w:tcBorders></w:tcBorders><w:shd w:color="auto" w:fill="F7F7F7" w:val="clear"/></w:tcPr><w:p><w:pPr><w:pStyle w:val="Tabla8"/><w:widowControl/><w:jc w:val="left"/><w:rPr><w:kern w:val="0"/><w:szCs w:val="24"/><w:lang w:val="es-CO" w:eastAsia="en-US" w:bidi="ar-SA"/><w:ins w:id="23743" w:author="Unknown Author" w:date="2026-10-30T04:17:53Z"></w:ins></w:rPr></w:pPr><w:ins w:id="23742" w:author="Unknown Author" w:date="2026-10-30T04:17:53Z"><w:r><w:rPr><w:kern w:val="0"/><w:szCs w:val="24"/><w:lang w:val="es-CO" w:eastAsia="en-US" w:bidi="ar-SA"/></w:rPr><w:t>Plataforma geoespacial del índice de polvo (servicio contratado) · Especialista en infraestructura, despliegue y seguridad</w:t></w:r></w:ins></w:p></w:tc><w:tc><w:tcPr><w:tcW w:w="1078" w:type="dxa"/><w:tcBorders></w:tcBorders><w:shd w:color="auto" w:fill="F7F7F7" w:val="clear"/></w:tcPr><w:p><w:pPr><w:pStyle w:val="Tabla8"/><w:widowControl/><w:jc w:val="left"/><w:rPr><w:kern w:val="0"/><w:szCs w:val="24"/><w:lang w:val="es-CO" w:eastAsia="en-US" w:bidi="ar-SA"/><w:ins w:id="23745" w:author="Unknown Author" w:date="2026-10-30T04:17:53Z"></w:ins></w:rPr></w:pPr><w:ins w:id="23744" w:author="Unknown Author" w:date="2026-10-30T04:17:53Z"><w:r><w:rPr><w:kern w:val="0"/><w:szCs w:val="24"/><w:lang w:val="es-CO" w:eastAsia="en-US" w:bidi="ar-SA"/></w:rPr><w:t>persona-mes</w:t></w:r></w:ins></w:p></w:tc><w:tc><w:tcPr><w:tcW w:w="830" w:type="dxa"/><w:tcBorders></w:tcBorders><w:shd w:color="auto" w:fill="F7F7F7" w:val="clear"/></w:tcPr><w:p><w:pPr><w:pStyle w:val="Tabla8"/><w:widowControl/><w:jc w:val="left"/><w:rPr><w:kern w:val="0"/><w:szCs w:val="24"/><w:lang w:val="es-CO" w:eastAsia="en-US" w:bidi="ar-SA"/><w:ins w:id="23747" w:author="Unknown Author" w:date="2026-10-30T04:17:53Z"></w:ins></w:rPr></w:pPr><w:ins w:id="23746" w:author="Unknown Author" w:date="2026-10-30T04:17:53Z"><w:r><w:rPr><w:kern w:val="0"/><w:szCs w:val="24"/><w:lang w:val="es-CO" w:eastAsia="en-US" w:bidi="ar-SA"/></w:rPr><w:t>2,5</w:t></w:r></w:ins></w:p></w:tc><w:tc><w:tcPr><w:tcW w:w="1243" w:type="dxa"/><w:tcBorders></w:tcBorders><w:shd w:color="auto" w:fill="F7F7F7" w:val="clear"/></w:tcPr><w:p><w:pPr><w:pStyle w:val="Tabla8"/><w:widowControl/><w:jc w:val="left"/><w:rPr><w:kern w:val="0"/><w:szCs w:val="24"/><w:lang w:val="es-CO" w:eastAsia="en-US" w:bidi="ar-SA"/><w:ins w:id="23749" w:author="Unknown Author" w:date="2026-10-30T04:17:53Z"></w:ins></w:rPr></w:pPr><w:ins w:id="23748" w:author="Unknown Author" w:date="2026-10-30T04:17:53Z"><w:r><w:rPr><w:kern w:val="0"/><w:szCs w:val="24"/><w:lang w:val="es-CO" w:eastAsia="en-US" w:bidi="ar-SA"/></w:rPr><w:t>$ 20.825.000</w:t></w:r></w:ins></w:p></w:tc><w:tc><w:tcPr><w:tcW w:w="1493" w:type="dxa"/><w:tcBorders></w:tcBorders><w:shd w:color="auto" w:fill="F7F7F7" w:val="clear"/></w:tcPr><w:p><w:pPr><w:pStyle w:val="Tabla8"/><w:widowControl/><w:jc w:val="left"/><w:rPr><w:kern w:val="0"/><w:szCs w:val="24"/><w:lang w:val="es-CO" w:eastAsia="en-US" w:bidi="ar-SA"/><w:ins w:id="23751" w:author="Unknown Author" w:date="2026-10-30T04:17:53Z"></w:ins></w:rPr></w:pPr><w:ins w:id="23750" w:author="Unknown Author" w:date="2026-10-30T04:17:53Z"><w:r><w:rPr><w:kern w:val="0"/><w:szCs w:val="24"/><w:lang w:val="es-CO" w:eastAsia="en-US" w:bidi="ar-SA"/></w:rPr><w:t>$ 52.062.500</w:t></w:r></w:ins></w:p></w:tc><w:tc><w:tcPr><w:tcW w:w="913" w:type="dxa"/><w:tcBorders></w:tcBorders><w:shd w:color="auto" w:fill="F7F7F7" w:val="clear"/></w:tcPr><w:p><w:pPr><w:pStyle w:val="Tabla8"/><w:widowControl/><w:jc w:val="left"/><w:rPr><w:kern w:val="0"/><w:szCs w:val="24"/><w:lang w:val="es-CO" w:eastAsia="en-US" w:bidi="ar-SA"/><w:ins w:id="23753" w:author="Unknown Author" w:date="2026-10-30T04:17:53Z"></w:ins></w:rPr></w:pPr><w:ins w:id="23752" w:author="Unknown Author" w:date="2026-10-30T04:17:53Z"><w:r><w:rPr><w:kern w:val="0"/><w:szCs w:val="24"/><w:lang w:val="es-CO" w:eastAsia="en-US" w:bidi="ar-SA"/></w:rPr><w:t>2.2</w:t></w:r></w:ins></w:p></w:tc><w:tc><w:tcPr><w:tcW w:w="746" w:type="dxa"/><w:tcBorders></w:tcBorders><w:shd w:color="auto" w:fill="F7F7F7" w:val="clear"/></w:tcPr><w:p><w:pPr><w:pStyle w:val="Tabla8"/><w:widowControl/><w:jc w:val="left"/><w:rPr><w:kern w:val="0"/><w:szCs w:val="24"/><w:lang w:val="es-CO" w:eastAsia="en-US" w:bidi="ar-SA"/><w:ins w:id="23755" w:author="Unknown Author" w:date="2026-10-30T04:17:53Z"></w:ins></w:rPr></w:pPr><w:ins w:id="23754" w:author="Unknown Author" w:date="2026-10-30T04:17:53Z"><w:r><w:rPr><w:kern w:val="0"/><w:szCs w:val="24"/><w:lang w:val="es-CO" w:eastAsia="en-US" w:bidi="ar-SA"/></w:rPr><w:t>M4–M22</w:t></w:r></w:ins></w:p></w:tc></w:tr><w:tr><w:trPr><w:ins w:id="23756" w:author="Unknown Author" w:date="2026-10-30T04:17:53Z"/><w:cantSplit w:val="true"/></w:trPr><w:tc><w:tcPr><w:tcW w:w="663" w:type="dxa"/><w:tcBorders></w:tcBorders></w:tcPr><w:p><w:pPr><w:pStyle w:val="Tabla8"/><w:widowControl/><w:jc w:val="left"/><w:rPr><w:kern w:val="0"/><w:szCs w:val="24"/><w:lang w:val="es-CO" w:eastAsia="en-US" w:bidi="ar-SA"/><w:ins w:id="23758" w:author="Unknown Author" w:date="2026-10-30T04:17:53Z"></w:ins></w:rPr></w:pPr><w:ins w:id="23757" w:author="Unknown Author" w:date="2026-10-30T04:17:53Z"><w:r><w:rPr><w:kern w:val="0"/><w:szCs w:val="24"/><w:lang w:val="es-CO" w:eastAsia="en-US" w:bidi="ar-SA"/></w:rPr><w:t>ST-20</w:t></w:r></w:ins></w:p></w:tc><w:tc><w:tcPr><w:tcW w:w="1411" w:type="dxa"/><w:tcBorders></w:tcBorders></w:tcPr><w:p><w:pPr><w:pStyle w:val="Tabla8"/><w:widowControl/><w:jc w:val="left"/><w:rPr><w:kern w:val="0"/><w:szCs w:val="24"/><w:lang w:val="es-CO" w:eastAsia="en-US" w:bidi="ar-SA"/><w:ins w:id="23760" w:author="Unknown Author" w:date="2026-10-30T04:17:53Z"></w:ins></w:rPr></w:pPr><w:ins w:id="23759" w:author="Unknown Author" w:date="2026-10-30T04:17:53Z"><w:r><w:rPr><w:kern w:val="0"/><w:szCs w:val="24"/><w:lang w:val="es-CO" w:eastAsia="en-US" w:bidi="ar-SA"/></w:rPr><w:t>Servicios tecnológicos y pruebas</w:t></w:r></w:ins></w:p></w:tc><w:tc><w:tcPr><w:tcW w:w="1576" w:type="dxa"/><w:tcBorders></w:tcBorders></w:tcPr><w:p><w:pPr><w:pStyle w:val="Tabla8"/><w:widowControl/><w:jc w:val="left"/><w:rPr><w:kern w:val="0"/><w:szCs w:val="24"/><w:lang w:val="es-CO" w:eastAsia="en-US" w:bidi="ar-SA"/><w:ins w:id="23762" w:author="Unknown Author" w:date="2026-10-30T04:17:53Z"></w:ins></w:rPr></w:pPr><w:ins w:id="23761" w:author="Unknown Author" w:date="2026-10-30T04:17:53Z"><w:r><w:rPr><w:kern w:val="0"/><w:szCs w:val="24"/><w:lang w:val="es-CO" w:eastAsia="en-US" w:bidi="ar-SA"/></w:rPr><w:t>Plataforma geoespacial del índice de polvo (servicio contratado) · Profesional de aseguramiento de calidad (QA)</w:t></w:r></w:ins></w:p></w:tc><w:tc><w:tcPr><w:tcW w:w="1078" w:type="dxa"/><w:tcBorders></w:tcBorders></w:tcPr><w:p><w:pPr><w:pStyle w:val="Tabla8"/><w:widowControl/><w:jc w:val="left"/><w:rPr><w:kern w:val="0"/><w:szCs w:val="24"/><w:lang w:val="es-CO" w:eastAsia="en-US" w:bidi="ar-SA"/><w:ins w:id="23764" w:author="Unknown Author" w:date="2026-10-30T04:17:53Z"></w:ins></w:rPr></w:pPr><w:ins w:id="23763" w:author="Unknown Author" w:date="2026-10-30T04:17:53Z"><w:r><w:rPr><w:kern w:val="0"/><w:szCs w:val="24"/><w:lang w:val="es-CO" w:eastAsia="en-US" w:bidi="ar-SA"/></w:rPr><w:t>persona-mes</w:t></w:r></w:ins></w:p></w:tc><w:tc><w:tcPr><w:tcW w:w="830" w:type="dxa"/><w:tcBorders></w:tcBorders></w:tcPr><w:p><w:pPr><w:pStyle w:val="Tabla8"/><w:widowControl/><w:jc w:val="left"/><w:rPr><w:kern w:val="0"/><w:szCs w:val="24"/><w:lang w:val="es-CO" w:eastAsia="en-US" w:bidi="ar-SA"/><w:ins w:id="23766" w:author="Unknown Author" w:date="2026-10-30T04:17:53Z"></w:ins></w:rPr></w:pPr><w:ins w:id="23765" w:author="Unknown Author" w:date="2026-10-30T04:17:53Z"><w:r><w:rPr><w:kern w:val="0"/><w:szCs w:val="24"/><w:lang w:val="es-CO" w:eastAsia="en-US" w:bidi="ar-SA"/></w:rPr><w:t>2,5</w:t></w:r></w:ins></w:p></w:tc><w:tc><w:tcPr><w:tcW w:w="1243" w:type="dxa"/><w:tcBorders></w:tcBorders></w:tcPr><w:p><w:pPr><w:pStyle w:val="Tabla8"/><w:widowControl/><w:jc w:val="left"/><w:rPr><w:kern w:val="0"/><w:szCs w:val="24"/><w:lang w:val="es-CO" w:eastAsia="en-US" w:bidi="ar-SA"/><w:ins w:id="23768" w:author="Unknown Author" w:date="2026-10-30T04:17:53Z"></w:ins></w:rPr></w:pPr><w:ins w:id="23767" w:author="Unknown Author" w:date="2026-10-30T04:17:53Z"><w:r><w:rPr><w:kern w:val="0"/><w:szCs w:val="24"/><w:lang w:val="es-CO" w:eastAsia="en-US" w:bidi="ar-SA"/></w:rPr><w:t>$ 16.660.000</w:t></w:r></w:ins></w:p></w:tc><w:tc><w:tcPr><w:tcW w:w="1493" w:type="dxa"/><w:tcBorders></w:tcBorders></w:tcPr><w:p><w:pPr><w:pStyle w:val="Tabla8"/><w:widowControl/><w:jc w:val="left"/><w:rPr><w:kern w:val="0"/><w:szCs w:val="24"/><w:lang w:val="es-CO" w:eastAsia="en-US" w:bidi="ar-SA"/><w:ins w:id="23770" w:author="Unknown Author" w:date="2026-10-30T04:17:53Z"></w:ins></w:rPr></w:pPr><w:ins w:id="23769" w:author="Unknown Author" w:date="2026-10-30T04:17:53Z"><w:r><w:rPr><w:kern w:val="0"/><w:szCs w:val="24"/><w:lang w:val="es-CO" w:eastAsia="en-US" w:bidi="ar-SA"/></w:rPr><w:t>$ 41.650.000</w:t></w:r></w:ins></w:p></w:tc><w:tc><w:tcPr><w:tcW w:w="913" w:type="dxa"/><w:tcBorders></w:tcBorders></w:tcPr><w:p><w:pPr><w:pStyle w:val="Tabla8"/><w:widowControl/><w:jc w:val="left"/><w:rPr><w:kern w:val="0"/><w:szCs w:val="24"/><w:lang w:val="es-CO" w:eastAsia="en-US" w:bidi="ar-SA"/><w:ins w:id="23772" w:author="Unknown Author" w:date="2026-10-30T04:17:53Z"></w:ins></w:rPr></w:pPr><w:ins w:id="23771" w:author="Unknown Author" w:date="2026-10-30T04:17:53Z"><w:r><w:rPr><w:kern w:val="0"/><w:szCs w:val="24"/><w:lang w:val="es-CO" w:eastAsia="en-US" w:bidi="ar-SA"/></w:rPr><w:t>2.2</w:t></w:r></w:ins></w:p></w:tc><w:tc><w:tcPr><w:tcW w:w="746" w:type="dxa"/><w:tcBorders></w:tcBorders></w:tcPr><w:p><w:pPr><w:pStyle w:val="Tabla8"/><w:widowControl/><w:jc w:val="left"/><w:rPr><w:kern w:val="0"/><w:szCs w:val="24"/><w:lang w:val="es-CO" w:eastAsia="en-US" w:bidi="ar-SA"/><w:ins w:id="23774" w:author="Unknown Author" w:date="2026-10-30T04:17:53Z"></w:ins></w:rPr></w:pPr><w:ins w:id="23773" w:author="Unknown Author" w:date="2026-10-30T04:17:53Z"><w:r><w:rPr><w:kern w:val="0"/><w:szCs w:val="24"/><w:lang w:val="es-CO" w:eastAsia="en-US" w:bidi="ar-SA"/></w:rPr><w:t>M4–M22</w:t></w:r></w:ins></w:p></w:tc></w:tr><w:tr><w:trPr><w:ins w:id="23775" w:author="Unknown Author" w:date="2026-10-30T04:17:53Z"/><w:cantSplit w:val="true"/></w:trPr><w:tc><w:tcPr><w:tcW w:w="663" w:type="dxa"/><w:tcBorders></w:tcBorders><w:shd w:color="auto" w:fill="F7F7F7" w:val="clear"/></w:tcPr><w:p><w:pPr><w:pStyle w:val="Tabla8"/><w:widowControl/><w:jc w:val="left"/><w:rPr><w:kern w:val="0"/><w:szCs w:val="24"/><w:lang w:val="es-CO" w:eastAsia="en-US" w:bidi="ar-SA"/><w:ins w:id="23777" w:author="Unknown Author" w:date="2026-10-30T04:17:53Z"></w:ins></w:rPr></w:pPr><w:ins w:id="23776" w:author="Unknown Author" w:date="2026-10-30T04:17:53Z"><w:r><w:rPr><w:kern w:val="0"/><w:szCs w:val="24"/><w:lang w:val="es-CO" w:eastAsia="en-US" w:bidi="ar-SA"/></w:rPr><w:t>MA-01</w:t></w:r></w:ins></w:p></w:tc><w:tc><w:tcPr><w:tcW w:w="1411" w:type="dxa"/><w:tcBorders></w:tcBorders><w:shd w:color="auto" w:fill="F7F7F7" w:val="clear"/></w:tcPr><w:p><w:pPr><w:pStyle w:val="Tabla8"/><w:widowControl/><w:jc w:val="left"/><w:rPr><w:kern w:val="0"/><w:szCs w:val="24"/><w:lang w:val="es-CO" w:eastAsia="en-US" w:bidi="ar-SA"/><w:ins w:id="23779" w:author="Unknown Author" w:date="2026-10-30T04:17:53Z"></w:ins></w:rPr></w:pPr><w:ins w:id="23778" w:author="Unknown Author" w:date="2026-10-30T04:17:53Z"><w:r><w:rPr><w:kern w:val="0"/><w:szCs w:val="24"/><w:lang w:val="es-CO" w:eastAsia="en-US" w:bidi="ar-SA"/></w:rPr><w:t>Materiales, insumos y documentación</w:t></w:r></w:ins></w:p></w:tc><w:tc><w:tcPr><w:tcW w:w="1576" w:type="dxa"/><w:tcBorders></w:tcBorders><w:shd w:color="auto" w:fill="F7F7F7" w:val="clear"/></w:tcPr><w:p><w:pPr><w:pStyle w:val="Tabla8"/><w:widowControl/><w:jc w:val="left"/><w:rPr><w:kern w:val="0"/><w:szCs w:val="24"/><w:lang w:val="es-CO" w:eastAsia="en-US" w:bidi="ar-SA"/><w:ins w:id="23781" w:author="Unknown Author" w:date="2026-10-30T04:17:53Z"></w:ins></w:rPr></w:pPr><w:ins w:id="23780" w:author="Unknown Author" w:date="2026-10-30T04:17:53Z"><w:r><w:rPr><w:kern w:val="0"/><w:szCs w:val="24"/><w:lang w:val="es-CO" w:eastAsia="en-US" w:bidi="ar-SA"/></w:rPr><w:t>Filtros de membrana PTFE para gravimetría</w:t></w:r></w:ins></w:p></w:tc><w:tc><w:tcPr><w:tcW w:w="1078" w:type="dxa"/><w:tcBorders></w:tcBorders><w:shd w:color="auto" w:fill="F7F7F7" w:val="clear"/></w:tcPr><w:p><w:pPr><w:pStyle w:val="Tabla8"/><w:widowControl/><w:jc w:val="left"/><w:rPr><w:kern w:val="0"/><w:szCs w:val="24"/><w:lang w:val="es-CO" w:eastAsia="en-US" w:bidi="ar-SA"/><w:ins w:id="23783" w:author="Unknown Author" w:date="2026-10-30T04:17:53Z"></w:ins></w:rPr></w:pPr><w:ins w:id="23782" w:author="Unknown Author" w:date="2026-10-30T04:17:53Z"><w:r><w:rPr><w:kern w:val="0"/><w:szCs w:val="24"/><w:lang w:val="es-CO" w:eastAsia="en-US" w:bidi="ar-SA"/></w:rPr><w:t>unidad</w:t></w:r></w:ins></w:p></w:tc><w:tc><w:tcPr><w:tcW w:w="830" w:type="dxa"/><w:tcBorders></w:tcBorders><w:shd w:color="auto" w:fill="F7F7F7" w:val="clear"/></w:tcPr><w:p><w:pPr><w:pStyle w:val="Tabla8"/><w:widowControl/><w:jc w:val="left"/><w:rPr><w:kern w:val="0"/><w:szCs w:val="24"/><w:lang w:val="es-CO" w:eastAsia="en-US" w:bidi="ar-SA"/><w:ins w:id="23785" w:author="Unknown Author" w:date="2026-10-30T04:17:53Z"></w:ins></w:rPr></w:pPr><w:ins w:id="23784" w:author="Unknown Author" w:date="2026-10-30T04:17:53Z"><w:r><w:rPr><w:kern w:val="0"/><w:szCs w:val="24"/><w:lang w:val="es-CO" w:eastAsia="en-US" w:bidi="ar-SA"/></w:rPr><w:t>1.200</w:t></w:r></w:ins></w:p></w:tc><w:tc><w:tcPr><w:tcW w:w="1243" w:type="dxa"/><w:tcBorders></w:tcBorders><w:shd w:color="auto" w:fill="F7F7F7" w:val="clear"/></w:tcPr><w:p><w:pPr><w:pStyle w:val="Tabla8"/><w:widowControl/><w:jc w:val="left"/><w:rPr><w:kern w:val="0"/><w:szCs w:val="24"/><w:lang w:val="es-CO" w:eastAsia="en-US" w:bidi="ar-SA"/><w:ins w:id="23787" w:author="Unknown Author" w:date="2026-10-30T04:17:53Z"></w:ins></w:rPr></w:pPr><w:ins w:id="23786" w:author="Unknown Author" w:date="2026-10-30T04:17:53Z"><w:r><w:rPr><w:kern w:val="0"/><w:szCs w:val="24"/><w:lang w:val="es-CO" w:eastAsia="en-US" w:bidi="ar-SA"/></w:rPr><w:t>$ 12.000</w:t></w:r></w:ins></w:p></w:tc><w:tc><w:tcPr><w:tcW w:w="1493" w:type="dxa"/><w:tcBorders></w:tcBorders><w:shd w:color="auto" w:fill="F7F7F7" w:val="clear"/></w:tcPr><w:p><w:pPr><w:pStyle w:val="Tabla8"/><w:widowControl/><w:jc w:val="left"/><w:rPr><w:kern w:val="0"/><w:szCs w:val="24"/><w:lang w:val="es-CO" w:eastAsia="en-US" w:bidi="ar-SA"/><w:ins w:id="23789" w:author="Unknown Author" w:date="2026-10-30T04:17:53Z"></w:ins></w:rPr></w:pPr><w:ins w:id="23788" w:author="Unknown Author" w:date="2026-10-30T04:17:53Z"><w:r><w:rPr><w:kern w:val="0"/><w:szCs w:val="24"/><w:lang w:val="es-CO" w:eastAsia="en-US" w:bidi="ar-SA"/></w:rPr><w:t>$ 14.400.000</w:t></w:r></w:ins></w:p></w:tc><w:tc><w:tcPr><w:tcW w:w="913" w:type="dxa"/><w:tcBorders></w:tcBorders><w:shd w:color="auto" w:fill="F7F7F7" w:val="clear"/></w:tcPr><w:p><w:pPr><w:pStyle w:val="Tabla8"/><w:widowControl/><w:jc w:val="left"/><w:rPr><w:kern w:val="0"/><w:szCs w:val="24"/><w:lang w:val="es-CO" w:eastAsia="en-US" w:bidi="ar-SA"/><w:ins w:id="23791" w:author="Unknown Author" w:date="2026-10-30T04:17:53Z"></w:ins></w:rPr></w:pPr><w:ins w:id="23790" w:author="Unknown Author" w:date="2026-10-30T04:17:53Z"><w:r><w:rPr><w:kern w:val="0"/><w:szCs w:val="24"/><w:lang w:val="es-CO" w:eastAsia="en-US" w:bidi="ar-SA"/></w:rPr><w:t>1.3</w:t></w:r></w:ins></w:p></w:tc><w:tc><w:tcPr><w:tcW w:w="746" w:type="dxa"/><w:tcBorders></w:tcBorders><w:shd w:color="auto" w:fill="F7F7F7" w:val="clear"/></w:tcPr><w:p><w:pPr><w:pStyle w:val="Tabla8"/><w:widowControl/><w:jc w:val="left"/><w:rPr><w:kern w:val="0"/><w:szCs w:val="24"/><w:lang w:val="es-CO" w:eastAsia="en-US" w:bidi="ar-SA"/><w:ins w:id="23793" w:author="Unknown Author" w:date="2026-10-30T04:17:53Z"></w:ins></w:rPr></w:pPr><w:ins w:id="23792" w:author="Unknown Author" w:date="2026-10-30T04:17:53Z"><w:r><w:rPr><w:kern w:val="0"/><w:szCs w:val="24"/><w:lang w:val="es-CO" w:eastAsia="en-US" w:bidi="ar-SA"/></w:rPr><w:t>M6–M23</w:t></w:r></w:ins></w:p></w:tc></w:tr><w:tr><w:trPr><w:ins w:id="23794" w:author="Unknown Author" w:date="2026-10-30T04:17:53Z"/><w:cantSplit w:val="true"/></w:trPr><w:tc><w:tcPr><w:tcW w:w="663" w:type="dxa"/><w:tcBorders></w:tcBorders></w:tcPr><w:p><w:pPr><w:pStyle w:val="Tabla8"/><w:widowControl/><w:jc w:val="left"/><w:rPr><w:kern w:val="0"/><w:szCs w:val="24"/><w:lang w:val="es-CO" w:eastAsia="en-US" w:bidi="ar-SA"/><w:ins w:id="23796" w:author="Unknown Author" w:date="2026-10-30T04:17:53Z"></w:ins></w:rPr></w:pPr><w:ins w:id="23795" w:author="Unknown Author" w:date="2026-10-30T04:17:53Z"><w:r><w:rPr><w:kern w:val="0"/><w:szCs w:val="24"/><w:lang w:val="es-CO" w:eastAsia="en-US" w:bidi="ar-SA"/></w:rPr><w:t>MA-02</w:t></w:r></w:ins></w:p></w:tc><w:tc><w:tcPr><w:tcW w:w="1411" w:type="dxa"/><w:tcBorders></w:tcBorders></w:tcPr><w:p><w:pPr><w:pStyle w:val="Tabla8"/><w:widowControl/><w:jc w:val="left"/><w:rPr><w:kern w:val="0"/><w:szCs w:val="24"/><w:lang w:val="es-CO" w:eastAsia="en-US" w:bidi="ar-SA"/><w:ins w:id="23798" w:author="Unknown Author" w:date="2026-10-30T04:17:53Z"></w:ins></w:rPr></w:pPr><w:ins w:id="23797" w:author="Unknown Author" w:date="2026-10-30T04:17:53Z"><w:r><w:rPr><w:kern w:val="0"/><w:szCs w:val="24"/><w:lang w:val="es-CO" w:eastAsia="en-US" w:bidi="ar-SA"/></w:rPr><w:t>Materiales, insumos y documentación</w:t></w:r></w:ins></w:p></w:tc><w:tc><w:tcPr><w:tcW w:w="1576" w:type="dxa"/><w:tcBorders></w:tcBorders></w:tcPr><w:p><w:pPr><w:pStyle w:val="Tabla8"/><w:widowControl/><w:jc w:val="left"/><w:rPr><w:kern w:val="0"/><w:szCs w:val="24"/><w:lang w:val="es-CO" w:eastAsia="en-US" w:bidi="ar-SA"/><w:ins w:id="23800" w:author="Unknown Author" w:date="2026-10-30T04:17:53Z"></w:ins></w:rPr></w:pPr><w:ins w:id="23799" w:author="Unknown Author" w:date="2026-10-30T04:17:53Z"><w:r><w:rPr><w:kern w:val="0"/><w:szCs w:val="24"/><w:lang w:val="es-CO" w:eastAsia="en-US" w:bidi="ar-SA"/></w:rPr><w:t>Polvo de ensayo normalizado y consumibles del banco de calibración</w:t></w:r></w:ins></w:p></w:tc><w:tc><w:tcPr><w:tcW w:w="1078" w:type="dxa"/><w:tcBorders></w:tcBorders></w:tcPr><w:p><w:pPr><w:pStyle w:val="Tabla8"/><w:widowControl/><w:jc w:val="left"/><w:rPr><w:kern w:val="0"/><w:szCs w:val="24"/><w:lang w:val="es-CO" w:eastAsia="en-US" w:bidi="ar-SA"/><w:ins w:id="23802" w:author="Unknown Author" w:date="2026-10-30T04:17:53Z"></w:ins></w:rPr></w:pPr><w:ins w:id="23801" w:author="Unknown Author" w:date="2026-10-30T04:17:53Z"><w:r><w:rPr><w:kern w:val="0"/><w:szCs w:val="24"/><w:lang w:val="es-CO" w:eastAsia="en-US" w:bidi="ar-SA"/></w:rPr><w:t>lote</w:t></w:r></w:ins></w:p></w:tc><w:tc><w:tcPr><w:tcW w:w="830" w:type="dxa"/><w:tcBorders></w:tcBorders></w:tcPr><w:p><w:pPr><w:pStyle w:val="Tabla8"/><w:widowControl/><w:jc w:val="left"/><w:rPr><w:kern w:val="0"/><w:szCs w:val="24"/><w:lang w:val="es-CO" w:eastAsia="en-US" w:bidi="ar-SA"/><w:ins w:id="23804" w:author="Unknown Author" w:date="2026-10-30T04:17:53Z"></w:ins></w:rPr></w:pPr><w:ins w:id="23803" w:author="Unknown Author" w:date="2026-10-30T04:17:53Z"><w:r><w:rPr><w:kern w:val="0"/><w:szCs w:val="24"/><w:lang w:val="es-CO" w:eastAsia="en-US" w:bidi="ar-SA"/></w:rPr><w:t>15</w:t></w:r></w:ins></w:p></w:tc><w:tc><w:tcPr><w:tcW w:w="1243" w:type="dxa"/><w:tcBorders></w:tcBorders></w:tcPr><w:p><w:pPr><w:pStyle w:val="Tabla8"/><w:widowControl/><w:jc w:val="left"/><w:rPr><w:kern w:val="0"/><w:szCs w:val="24"/><w:lang w:val="es-CO" w:eastAsia="en-US" w:bidi="ar-SA"/><w:ins w:id="23806" w:author="Unknown Author" w:date="2026-10-30T04:17:53Z"></w:ins></w:rPr></w:pPr><w:ins w:id="23805" w:author="Unknown Author" w:date="2026-10-30T04:17:53Z"><w:r><w:rPr><w:kern w:val="0"/><w:szCs w:val="24"/><w:lang w:val="es-CO" w:eastAsia="en-US" w:bidi="ar-SA"/></w:rPr><w:t>$ 2.800.000</w:t></w:r></w:ins></w:p></w:tc><w:tc><w:tcPr><w:tcW w:w="1493" w:type="dxa"/><w:tcBorders></w:tcBorders></w:tcPr><w:p><w:pPr><w:pStyle w:val="Tabla8"/><w:widowControl/><w:jc w:val="left"/><w:rPr><w:kern w:val="0"/><w:szCs w:val="24"/><w:lang w:val="es-CO" w:eastAsia="en-US" w:bidi="ar-SA"/><w:ins w:id="23808" w:author="Unknown Author" w:date="2026-10-30T04:17:53Z"></w:ins></w:rPr></w:pPr><w:ins w:id="23807" w:author="Unknown Author" w:date="2026-10-30T04:17:53Z"><w:r><w:rPr><w:kern w:val="0"/><w:szCs w:val="24"/><w:lang w:val="es-CO" w:eastAsia="en-US" w:bidi="ar-SA"/></w:rPr><w:t>$ 42.000.000</w:t></w:r></w:ins></w:p></w:tc><w:tc><w:tcPr><w:tcW w:w="913" w:type="dxa"/><w:tcBorders></w:tcBorders></w:tcPr><w:p><w:pPr><w:pStyle w:val="Tabla8"/><w:widowControl/><w:jc w:val="left"/><w:rPr><w:kern w:val="0"/><w:szCs w:val="24"/><w:lang w:val="es-CO" w:eastAsia="en-US" w:bidi="ar-SA"/><w:ins w:id="23810" w:author="Unknown Author" w:date="2026-10-30T04:17:53Z"></w:ins></w:rPr></w:pPr><w:ins w:id="23809" w:author="Unknown Author" w:date="2026-10-30T04:17:53Z"><w:r><w:rPr><w:kern w:val="0"/><w:szCs w:val="24"/><w:lang w:val="es-CO" w:eastAsia="en-US" w:bidi="ar-SA"/></w:rPr><w:t>1.2</w:t></w:r></w:ins></w:p></w:tc><w:tc><w:tcPr><w:tcW w:w="746" w:type="dxa"/><w:tcBorders></w:tcBorders></w:tcPr><w:p><w:pPr><w:pStyle w:val="Tabla8"/><w:widowControl/><w:jc w:val="left"/><w:rPr><w:kern w:val="0"/><w:szCs w:val="24"/><w:lang w:val="es-CO" w:eastAsia="en-US" w:bidi="ar-SA"/><w:ins w:id="23812" w:author="Unknown Author" w:date="2026-10-30T04:17:53Z"></w:ins></w:rPr></w:pPr><w:ins w:id="23811" w:author="Unknown Author" w:date="2026-10-30T04:17:53Z"><w:r><w:rPr><w:kern w:val="0"/><w:szCs w:val="24"/><w:lang w:val="es-CO" w:eastAsia="en-US" w:bidi="ar-SA"/></w:rPr><w:t>M4–M10</w:t></w:r></w:ins></w:p></w:tc></w:tr><w:tr><w:trPr><w:ins w:id="23813" w:author="Unknown Author" w:date="2026-10-30T04:17:53Z"/><w:cantSplit w:val="true"/></w:trPr><w:tc><w:tcPr><w:tcW w:w="663" w:type="dxa"/><w:tcBorders></w:tcBorders><w:shd w:color="auto" w:fill="F7F7F7" w:val="clear"/></w:tcPr><w:p><w:pPr><w:pStyle w:val="Tabla8"/><w:widowControl/><w:jc w:val="left"/><w:rPr><w:kern w:val="0"/><w:szCs w:val="24"/><w:lang w:val="es-CO" w:eastAsia="en-US" w:bidi="ar-SA"/><w:ins w:id="23815" w:author="Unknown Author" w:date="2026-10-30T04:17:53Z"></w:ins></w:rPr></w:pPr><w:ins w:id="23814" w:author="Unknown Author" w:date="2026-10-30T04:17:53Z"><w:r><w:rPr><w:kern w:val="0"/><w:szCs w:val="24"/><w:lang w:val="es-CO" w:eastAsia="en-US" w:bidi="ar-SA"/></w:rPr><w:t>MA-03</w:t></w:r></w:ins></w:p></w:tc><w:tc><w:tcPr><w:tcW w:w="1411" w:type="dxa"/><w:tcBorders></w:tcBorders><w:shd w:color="auto" w:fill="F7F7F7" w:val="clear"/></w:tcPr><w:p><w:pPr><w:pStyle w:val="Tabla8"/><w:widowControl/><w:jc w:val="left"/><w:rPr><w:kern w:val="0"/><w:szCs w:val="24"/><w:lang w:val="es-CO" w:eastAsia="en-US" w:bidi="ar-SA"/><w:ins w:id="23817" w:author="Unknown Author" w:date="2026-10-30T04:17:53Z"></w:ins></w:rPr></w:pPr><w:ins w:id="23816" w:author="Unknown Author" w:date="2026-10-30T04:17:53Z"><w:r><w:rPr><w:kern w:val="0"/><w:szCs w:val="24"/><w:lang w:val="es-CO" w:eastAsia="en-US" w:bidi="ar-SA"/></w:rPr><w:t>Materiales, insumos y documentación</w:t></w:r></w:ins></w:p></w:tc><w:tc><w:tcPr><w:tcW w:w="1576" w:type="dxa"/><w:tcBorders></w:tcBorders><w:shd w:color="auto" w:fill="F7F7F7" w:val="clear"/></w:tcPr><w:p><w:pPr><w:pStyle w:val="Tabla8"/><w:widowControl/><w:jc w:val="left"/><w:rPr><w:kern w:val="0"/><w:szCs w:val="24"/><w:lang w:val="es-CO" w:eastAsia="en-US" w:bidi="ar-SA"/><w:ins w:id="23819" w:author="Unknown Author" w:date="2026-10-30T04:17:53Z"></w:ins></w:rPr></w:pPr><w:ins w:id="23818" w:author="Unknown Author" w:date="2026-10-30T04:17:53Z"><w:r><w:rPr><w:kern w:val="0"/><w:szCs w:val="24"/><w:lang w:val="es-CO" w:eastAsia="en-US" w:bidi="ar-SA"/></w:rPr><w:t>Cerramiento NEMA 4X para nodos (sin mástil)</w:t></w:r></w:ins></w:p></w:tc><w:tc><w:tcPr><w:tcW w:w="1078" w:type="dxa"/><w:tcBorders></w:tcBorders><w:shd w:color="auto" w:fill="F7F7F7" w:val="clear"/></w:tcPr><w:p><w:pPr><w:pStyle w:val="Tabla8"/><w:widowControl/><w:jc w:val="left"/><w:rPr><w:kern w:val="0"/><w:szCs w:val="24"/><w:lang w:val="es-CO" w:eastAsia="en-US" w:bidi="ar-SA"/><w:ins w:id="23821" w:author="Unknown Author" w:date="2026-10-30T04:17:53Z"></w:ins></w:rPr></w:pPr><w:ins w:id="23820" w:author="Unknown Author" w:date="2026-10-30T04:17:53Z"><w:r><w:rPr><w:kern w:val="0"/><w:szCs w:val="24"/><w:lang w:val="es-CO" w:eastAsia="en-US" w:bidi="ar-SA"/></w:rPr><w:t>unidad</w:t></w:r></w:ins></w:p></w:tc><w:tc><w:tcPr><w:tcW w:w="830" w:type="dxa"/><w:tcBorders></w:tcBorders><w:shd w:color="auto" w:fill="F7F7F7" w:val="clear"/></w:tcPr><w:p><w:pPr><w:pStyle w:val="Tabla8"/><w:widowControl/><w:jc w:val="left"/><w:rPr><w:kern w:val="0"/><w:szCs w:val="24"/><w:lang w:val="es-CO" w:eastAsia="en-US" w:bidi="ar-SA"/><w:ins w:id="23823" w:author="Unknown Author" w:date="2026-10-30T04:17:53Z"></w:ins></w:rPr></w:pPr><w:ins w:id="23822" w:author="Unknown Author" w:date="2026-10-30T04:17:53Z"><w:r><w:rPr><w:kern w:val="0"/><w:szCs w:val="24"/><w:lang w:val="es-CO" w:eastAsia="en-US" w:bidi="ar-SA"/></w:rPr><w:t>120</w:t></w:r></w:ins></w:p></w:tc><w:tc><w:tcPr><w:tcW w:w="1243" w:type="dxa"/><w:tcBorders></w:tcBorders><w:shd w:color="auto" w:fill="F7F7F7" w:val="clear"/></w:tcPr><w:p><w:pPr><w:pStyle w:val="Tabla8"/><w:widowControl/><w:jc w:val="left"/><w:rPr><w:kern w:val="0"/><w:szCs w:val="24"/><w:lang w:val="es-CO" w:eastAsia="en-US" w:bidi="ar-SA"/><w:ins w:id="23825" w:author="Unknown Author" w:date="2026-10-30T04:17:53Z"></w:ins></w:rPr></w:pPr><w:ins w:id="23824" w:author="Unknown Author" w:date="2026-10-30T04:17:53Z"><w:r><w:rPr><w:kern w:val="0"/><w:szCs w:val="24"/><w:lang w:val="es-CO" w:eastAsia="en-US" w:bidi="ar-SA"/></w:rPr><w:t>$ 624.179</w:t></w:r></w:ins></w:p></w:tc><w:tc><w:tcPr><w:tcW w:w="1493" w:type="dxa"/><w:tcBorders></w:tcBorders><w:shd w:color="auto" w:fill="F7F7F7" w:val="clear"/></w:tcPr><w:p><w:pPr><w:pStyle w:val="Tabla8"/><w:widowControl/><w:jc w:val="left"/><w:rPr><w:kern w:val="0"/><w:szCs w:val="24"/><w:lang w:val="es-CO" w:eastAsia="en-US" w:bidi="ar-SA"/><w:ins w:id="23827" w:author="Unknown Author" w:date="2026-10-30T04:17:53Z"></w:ins></w:rPr></w:pPr><w:ins w:id="23826" w:author="Unknown Author" w:date="2026-10-30T04:17:53Z"><w:r><w:rPr><w:kern w:val="0"/><w:szCs w:val="24"/><w:lang w:val="es-CO" w:eastAsia="en-US" w:bidi="ar-SA"/></w:rPr><w:t>$ 74.901.480</w:t></w:r></w:ins></w:p></w:tc><w:tc><w:tcPr><w:tcW w:w="913" w:type="dxa"/><w:tcBorders></w:tcBorders><w:shd w:color="auto" w:fill="F7F7F7" w:val="clear"/></w:tcPr><w:p><w:pPr><w:pStyle w:val="Tabla8"/><w:widowControl/><w:jc w:val="left"/><w:rPr><w:kern w:val="0"/><w:szCs w:val="24"/><w:lang w:val="es-CO" w:eastAsia="en-US" w:bidi="ar-SA"/><w:ins w:id="23829" w:author="Unknown Author" w:date="2026-10-30T04:17:53Z"></w:ins></w:rPr></w:pPr><w:ins w:id="23828" w:author="Unknown Author" w:date="2026-10-30T04:17:53Z"><w:r><w:rPr><w:kern w:val="0"/><w:szCs w:val="24"/><w:lang w:val="es-CO" w:eastAsia="en-US" w:bidi="ar-SA"/></w:rPr><w:t>1.2</w:t></w:r></w:ins></w:p></w:tc><w:tc><w:tcPr><w:tcW w:w="746" w:type="dxa"/><w:tcBorders></w:tcBorders><w:shd w:color="auto" w:fill="F7F7F7" w:val="clear"/></w:tcPr><w:p><w:pPr><w:pStyle w:val="Tabla8"/><w:widowControl/><w:jc w:val="left"/><w:rPr><w:kern w:val="0"/><w:szCs w:val="24"/><w:lang w:val="es-CO" w:eastAsia="en-US" w:bidi="ar-SA"/><w:ins w:id="23831" w:author="Unknown Author" w:date="2026-10-30T04:17:53Z"></w:ins></w:rPr></w:pPr><w:ins w:id="23830" w:author="Unknown Author" w:date="2026-10-30T04:17:53Z"><w:r><w:rPr><w:kern w:val="0"/><w:szCs w:val="24"/><w:lang w:val="es-CO" w:eastAsia="en-US" w:bidi="ar-SA"/></w:rPr><w:t>M4–M19</w:t></w:r></w:ins></w:p></w:tc></w:tr><w:tr><w:trPr><w:ins w:id="23832" w:author="Unknown Author" w:date="2026-10-30T04:17:53Z"/><w:cantSplit w:val="true"/></w:trPr><w:tc><w:tcPr><w:tcW w:w="663" w:type="dxa"/><w:tcBorders></w:tcBorders></w:tcPr><w:p><w:pPr><w:pStyle w:val="Tabla8"/><w:widowControl/><w:jc w:val="left"/><w:rPr><w:kern w:val="0"/><w:szCs w:val="24"/><w:lang w:val="es-CO" w:eastAsia="en-US" w:bidi="ar-SA"/><w:ins w:id="23834" w:author="Unknown Author" w:date="2026-10-30T04:17:53Z"></w:ins></w:rPr></w:pPr><w:ins w:id="23833" w:author="Unknown Author" w:date="2026-10-30T04:17:53Z"><w:r><w:rPr><w:kern w:val="0"/><w:szCs w:val="24"/><w:lang w:val="es-CO" w:eastAsia="en-US" w:bidi="ar-SA"/></w:rPr><w:t>MA-04</w:t></w:r></w:ins></w:p></w:tc><w:tc><w:tcPr><w:tcW w:w="1411" w:type="dxa"/><w:tcBorders></w:tcBorders></w:tcPr><w:p><w:pPr><w:pStyle w:val="Tabla8"/><w:widowControl/><w:jc w:val="left"/><w:rPr><w:kern w:val="0"/><w:szCs w:val="24"/><w:lang w:val="es-CO" w:eastAsia="en-US" w:bidi="ar-SA"/><w:ins w:id="23836" w:author="Unknown Author" w:date="2026-10-30T04:17:53Z"></w:ins></w:rPr></w:pPr><w:ins w:id="23835" w:author="Unknown Author" w:date="2026-10-30T04:17:53Z"><w:r><w:rPr><w:kern w:val="0"/><w:szCs w:val="24"/><w:lang w:val="es-CO" w:eastAsia="en-US" w:bidi="ar-SA"/></w:rPr><w:t>Materiales, insumos y documentación</w:t></w:r></w:ins></w:p></w:tc><w:tc><w:tcPr><w:tcW w:w="1576" w:type="dxa"/><w:tcBorders></w:tcBorders></w:tcPr><w:p><w:pPr><w:pStyle w:val="Tabla8"/><w:widowControl/><w:jc w:val="left"/><w:rPr><w:kern w:val="0"/><w:szCs w:val="24"/><w:lang w:val="es-CO" w:eastAsia="en-US" w:bidi="ar-SA"/><w:ins w:id="23838" w:author="Unknown Author" w:date="2026-10-30T04:17:53Z"></w:ins></w:rPr></w:pPr><w:ins w:id="23837" w:author="Unknown Author" w:date="2026-10-30T04:17:53Z"><w:r><w:rPr><w:kern w:val="0"/><w:szCs w:val="24"/><w:lang w:val="es-CO" w:eastAsia="en-US" w:bidi="ar-SA"/></w:rPr><w:t>Kits de papelería para talleres de co-diseño</w:t></w:r></w:ins></w:p></w:tc><w:tc><w:tcPr><w:tcW w:w="1078" w:type="dxa"/><w:tcBorders></w:tcBorders></w:tcPr><w:p><w:pPr><w:pStyle w:val="Tabla8"/><w:widowControl/><w:jc w:val="left"/><w:rPr><w:kern w:val="0"/><w:szCs w:val="24"/><w:lang w:val="es-CO" w:eastAsia="en-US" w:bidi="ar-SA"/><w:ins w:id="23840" w:author="Unknown Author" w:date="2026-10-30T04:17:53Z"></w:ins></w:rPr></w:pPr><w:ins w:id="23839" w:author="Unknown Author" w:date="2026-10-30T04:17:53Z"><w:r><w:rPr><w:kern w:val="0"/><w:szCs w:val="24"/><w:lang w:val="es-CO" w:eastAsia="en-US" w:bidi="ar-SA"/></w:rPr><w:t>kit</w:t></w:r></w:ins></w:p></w:tc><w:tc><w:tcPr><w:tcW w:w="830" w:type="dxa"/><w:tcBorders></w:tcBorders></w:tcPr><w:p><w:pPr><w:pStyle w:val="Tabla8"/><w:widowControl/><w:jc w:val="left"/><w:rPr><w:kern w:val="0"/><w:szCs w:val="24"/><w:lang w:val="es-CO" w:eastAsia="en-US" w:bidi="ar-SA"/><w:ins w:id="23842" w:author="Unknown Author" w:date="2026-10-30T04:17:53Z"></w:ins></w:rPr></w:pPr><w:ins w:id="23841" w:author="Unknown Author" w:date="2026-10-30T04:17:53Z"><w:r><w:rPr><w:kern w:val="0"/><w:szCs w:val="24"/><w:lang w:val="es-CO" w:eastAsia="en-US" w:bidi="ar-SA"/></w:rPr><w:t>20</w:t></w:r></w:ins></w:p></w:tc><w:tc><w:tcPr><w:tcW w:w="1243" w:type="dxa"/><w:tcBorders></w:tcBorders></w:tcPr><w:p><w:pPr><w:pStyle w:val="Tabla8"/><w:widowControl/><w:jc w:val="left"/><w:rPr><w:kern w:val="0"/><w:szCs w:val="24"/><w:lang w:val="es-CO" w:eastAsia="en-US" w:bidi="ar-SA"/><w:ins w:id="23844" w:author="Unknown Author" w:date="2026-10-30T04:17:53Z"></w:ins></w:rPr></w:pPr><w:ins w:id="23843" w:author="Unknown Author" w:date="2026-10-30T04:17:53Z"><w:r><w:rPr><w:kern w:val="0"/><w:szCs w:val="24"/><w:lang w:val="es-CO" w:eastAsia="en-US" w:bidi="ar-SA"/></w:rPr><w:t>$ 1.500.000</w:t></w:r></w:ins></w:p></w:tc><w:tc><w:tcPr><w:tcW w:w="1493" w:type="dxa"/><w:tcBorders></w:tcBorders></w:tcPr><w:p><w:pPr><w:pStyle w:val="Tabla8"/><w:widowControl/><w:jc w:val="left"/><w:rPr><w:kern w:val="0"/><w:szCs w:val="24"/><w:lang w:val="es-CO" w:eastAsia="en-US" w:bidi="ar-SA"/><w:ins w:id="23846" w:author="Unknown Author" w:date="2026-10-30T04:17:53Z"></w:ins></w:rPr></w:pPr><w:ins w:id="23845" w:author="Unknown Author" w:date="2026-10-30T04:17:53Z"><w:r><w:rPr><w:kern w:val="0"/><w:szCs w:val="24"/><w:lang w:val="es-CO" w:eastAsia="en-US" w:bidi="ar-SA"/></w:rPr><w:t>$ 30.000.000</w:t></w:r></w:ins></w:p></w:tc><w:tc><w:tcPr><w:tcW w:w="913" w:type="dxa"/><w:tcBorders></w:tcBorders></w:tcPr><w:p><w:pPr><w:pStyle w:val="Tabla8"/><w:widowControl/><w:jc w:val="left"/><w:rPr><w:kern w:val="0"/><w:szCs w:val="24"/><w:lang w:val="es-CO" w:eastAsia="en-US" w:bidi="ar-SA"/><w:ins w:id="23848" w:author="Unknown Author" w:date="2026-10-30T04:17:53Z"></w:ins></w:rPr></w:pPr><w:ins w:id="23847" w:author="Unknown Author" w:date="2026-10-30T04:17:53Z"><w:r><w:rPr><w:kern w:val="0"/><w:szCs w:val="24"/><w:lang w:val="es-CO" w:eastAsia="en-US" w:bidi="ar-SA"/></w:rPr><w:t>3.1</w:t></w:r></w:ins></w:p></w:tc><w:tc><w:tcPr><w:tcW w:w="746" w:type="dxa"/><w:tcBorders></w:tcBorders></w:tcPr><w:p><w:pPr><w:pStyle w:val="Tabla8"/><w:widowControl/><w:jc w:val="left"/><w:rPr><w:kern w:val="0"/><w:szCs w:val="24"/><w:lang w:val="es-CO" w:eastAsia="en-US" w:bidi="ar-SA"/><w:ins w:id="23850" w:author="Unknown Author" w:date="2026-10-30T04:17:53Z"></w:ins></w:rPr></w:pPr><w:ins w:id="23849" w:author="Unknown Author" w:date="2026-10-30T04:17:53Z"><w:r><w:rPr><w:kern w:val="0"/><w:szCs w:val="24"/><w:lang w:val="es-CO" w:eastAsia="en-US" w:bidi="ar-SA"/></w:rPr><w:t>M3–M9</w:t></w:r></w:ins></w:p></w:tc></w:tr><w:tr><w:trPr><w:ins w:id="23851" w:author="Unknown Author" w:date="2026-10-30T04:17:53Z"/><w:cantSplit w:val="true"/></w:trPr><w:tc><w:tcPr><w:tcW w:w="663" w:type="dxa"/><w:tcBorders></w:tcBorders><w:shd w:color="auto" w:fill="F7F7F7" w:val="clear"/></w:tcPr><w:p><w:pPr><w:pStyle w:val="Tabla8"/><w:widowControl/><w:jc w:val="left"/><w:rPr><w:kern w:val="0"/><w:szCs w:val="24"/><w:lang w:val="es-CO" w:eastAsia="en-US" w:bidi="ar-SA"/><w:ins w:id="23853" w:author="Unknown Author" w:date="2026-10-30T04:17:53Z"></w:ins></w:rPr></w:pPr><w:ins w:id="23852" w:author="Unknown Author" w:date="2026-10-30T04:17:53Z"><w:r><w:rPr><w:kern w:val="0"/><w:szCs w:val="24"/><w:lang w:val="es-CO" w:eastAsia="en-US" w:bidi="ar-SA"/></w:rPr><w:t>MA-05</w:t></w:r></w:ins></w:p></w:tc><w:tc><w:tcPr><w:tcW w:w="1411" w:type="dxa"/><w:tcBorders></w:tcBorders><w:shd w:color="auto" w:fill="F7F7F7" w:val="clear"/></w:tcPr><w:p><w:pPr><w:pStyle w:val="Tabla8"/><w:widowControl/><w:jc w:val="left"/><w:rPr><w:kern w:val="0"/><w:szCs w:val="24"/><w:lang w:val="es-CO" w:eastAsia="en-US" w:bidi="ar-SA"/><w:ins w:id="23855" w:author="Unknown Author" w:date="2026-10-30T04:17:53Z"></w:ins></w:rPr></w:pPr><w:ins w:id="23854" w:author="Unknown Author" w:date="2026-10-30T04:17:53Z"><w:r><w:rPr><w:kern w:val="0"/><w:szCs w:val="24"/><w:lang w:val="es-CO" w:eastAsia="en-US" w:bidi="ar-SA"/></w:rPr><w:t>Materiales, insumos y documentación</w:t></w:r></w:ins></w:p></w:tc><w:tc><w:tcPr><w:tcW w:w="1576" w:type="dxa"/><w:tcBorders></w:tcBorders><w:shd w:color="auto" w:fill="F7F7F7" w:val="clear"/></w:tcPr><w:p><w:pPr><w:pStyle w:val="Tabla8"/><w:widowControl/><w:jc w:val="left"/><w:rPr><w:kern w:val="0"/><w:szCs w:val="24"/><w:lang w:val="es-CO" w:eastAsia="en-US" w:bidi="ar-SA"/><w:ins w:id="23857" w:author="Unknown Author" w:date="2026-10-30T04:17:53Z"></w:ins></w:rPr></w:pPr><w:ins w:id="23856" w:author="Unknown Author" w:date="2026-10-30T04:17:53Z"><w:r><w:rPr><w:kern w:val="0"/><w:szCs w:val="24"/><w:lang w:val="es-CO" w:eastAsia="en-US" w:bidi="ar-SA"/></w:rPr><w:t>Elementos de protección personal (mascarillas N95)</w:t></w:r></w:ins></w:p></w:tc><w:tc><w:tcPr><w:tcW w:w="1078" w:type="dxa"/><w:tcBorders></w:tcBorders><w:shd w:color="auto" w:fill="F7F7F7" w:val="clear"/></w:tcPr><w:p><w:pPr><w:pStyle w:val="Tabla8"/><w:widowControl/><w:jc w:val="left"/><w:rPr><w:kern w:val="0"/><w:szCs w:val="24"/><w:lang w:val="es-CO" w:eastAsia="en-US" w:bidi="ar-SA"/><w:ins w:id="23859" w:author="Unknown Author" w:date="2026-10-30T04:17:53Z"></w:ins></w:rPr></w:pPr><w:ins w:id="23858" w:author="Unknown Author" w:date="2026-10-30T04:17:53Z"><w:r><w:rPr><w:kern w:val="0"/><w:szCs w:val="24"/><w:lang w:val="es-CO" w:eastAsia="en-US" w:bidi="ar-SA"/></w:rPr><w:t>unidad</w:t></w:r></w:ins></w:p></w:tc><w:tc><w:tcPr><w:tcW w:w="830" w:type="dxa"/><w:tcBorders></w:tcBorders><w:shd w:color="auto" w:fill="F7F7F7" w:val="clear"/></w:tcPr><w:p><w:pPr><w:pStyle w:val="Tabla8"/><w:widowControl/><w:jc w:val="left"/><w:rPr><w:kern w:val="0"/><w:szCs w:val="24"/><w:lang w:val="es-CO" w:eastAsia="en-US" w:bidi="ar-SA"/><w:ins w:id="23861" w:author="Unknown Author" w:date="2026-10-30T04:17:53Z"></w:ins></w:rPr></w:pPr><w:ins w:id="23860" w:author="Unknown Author" w:date="2026-10-30T04:17:53Z"><w:r><w:rPr><w:kern w:val="0"/><w:szCs w:val="24"/><w:lang w:val="es-CO" w:eastAsia="en-US" w:bidi="ar-SA"/></w:rPr><w:t>3.000</w:t></w:r></w:ins></w:p></w:tc><w:tc><w:tcPr><w:tcW w:w="1243" w:type="dxa"/><w:tcBorders></w:tcBorders><w:shd w:color="auto" w:fill="F7F7F7" w:val="clear"/></w:tcPr><w:p><w:pPr><w:pStyle w:val="Tabla8"/><w:widowControl/><w:jc w:val="left"/><w:rPr><w:kern w:val="0"/><w:szCs w:val="24"/><w:lang w:val="es-CO" w:eastAsia="en-US" w:bidi="ar-SA"/><w:ins w:id="23863" w:author="Unknown Author" w:date="2026-10-30T04:17:53Z"></w:ins></w:rPr></w:pPr><w:ins w:id="23862" w:author="Unknown Author" w:date="2026-10-30T04:17:53Z"><w:r><w:rPr><w:kern w:val="0"/><w:szCs w:val="24"/><w:lang w:val="es-CO" w:eastAsia="en-US" w:bidi="ar-SA"/></w:rPr><w:t>$ 1.951</w:t></w:r></w:ins></w:p></w:tc><w:tc><w:tcPr><w:tcW w:w="1493" w:type="dxa"/><w:tcBorders></w:tcBorders><w:shd w:color="auto" w:fill="F7F7F7" w:val="clear"/></w:tcPr><w:p><w:pPr><w:pStyle w:val="Tabla8"/><w:widowControl/><w:jc w:val="left"/><w:rPr><w:kern w:val="0"/><w:szCs w:val="24"/><w:lang w:val="es-CO" w:eastAsia="en-US" w:bidi="ar-SA"/><w:ins w:id="23865" w:author="Unknown Author" w:date="2026-10-30T04:17:53Z"></w:ins></w:rPr></w:pPr><w:ins w:id="23864" w:author="Unknown Author" w:date="2026-10-30T04:17:53Z"><w:r><w:rPr><w:kern w:val="0"/><w:szCs w:val="24"/><w:lang w:val="es-CO" w:eastAsia="en-US" w:bidi="ar-SA"/></w:rPr><w:t>$ 5.853.000</w:t></w:r></w:ins></w:p></w:tc><w:tc><w:tcPr><w:tcW w:w="913" w:type="dxa"/><w:tcBorders></w:tcBorders><w:shd w:color="auto" w:fill="F7F7F7" w:val="clear"/></w:tcPr><w:p><w:pPr><w:pStyle w:val="Tabla8"/><w:widowControl/><w:jc w:val="left"/><w:rPr><w:kern w:val="0"/><w:szCs w:val="24"/><w:lang w:val="es-CO" w:eastAsia="en-US" w:bidi="ar-SA"/><w:ins w:id="23867" w:author="Unknown Author" w:date="2026-10-30T04:17:53Z"></w:ins></w:rPr></w:pPr><w:ins w:id="23866" w:author="Unknown Author" w:date="2026-10-30T04:17:53Z"><w:r><w:rPr><w:kern w:val="0"/><w:szCs w:val="24"/><w:lang w:val="es-CO" w:eastAsia="en-US" w:bidi="ar-SA"/></w:rPr><w:t>1.3</w:t></w:r></w:ins></w:p></w:tc><w:tc><w:tcPr><w:tcW w:w="746" w:type="dxa"/><w:tcBorders></w:tcBorders><w:shd w:color="auto" w:fill="F7F7F7" w:val="clear"/></w:tcPr><w:p><w:pPr><w:pStyle w:val="Tabla8"/><w:widowControl/><w:jc w:val="left"/><w:rPr><w:kern w:val="0"/><w:szCs w:val="24"/><w:lang w:val="es-CO" w:eastAsia="en-US" w:bidi="ar-SA"/><w:ins w:id="23869" w:author="Unknown Author" w:date="2026-10-30T04:17:53Z"></w:ins></w:rPr></w:pPr><w:ins w:id="23868" w:author="Unknown Author" w:date="2026-10-30T04:17:53Z"><w:r><w:rPr><w:kern w:val="0"/><w:szCs w:val="24"/><w:lang w:val="es-CO" w:eastAsia="en-US" w:bidi="ar-SA"/></w:rPr><w:t>M6–M19</w:t></w:r></w:ins></w:p></w:tc></w:tr><w:tr><w:trPr><w:ins w:id="23870" w:author="Unknown Author" w:date="2026-10-30T04:17:53Z"/><w:cantSplit w:val="true"/></w:trPr><w:tc><w:tcPr><w:tcW w:w="663" w:type="dxa"/><w:tcBorders></w:tcBorders></w:tcPr><w:p><w:pPr><w:pStyle w:val="Tabla8"/><w:widowControl/><w:jc w:val="left"/><w:rPr><w:kern w:val="0"/><w:szCs w:val="24"/><w:lang w:val="es-CO" w:eastAsia="en-US" w:bidi="ar-SA"/><w:ins w:id="23872" w:author="Unknown Author" w:date="2026-10-30T04:17:53Z"></w:ins></w:rPr></w:pPr><w:ins w:id="23871" w:author="Unknown Author" w:date="2026-10-30T04:17:53Z"><w:r><w:rPr><w:kern w:val="0"/><w:szCs w:val="24"/><w:lang w:val="es-CO" w:eastAsia="en-US" w:bidi="ar-SA"/></w:rPr><w:t>MA-06</w:t></w:r></w:ins></w:p></w:tc><w:tc><w:tcPr><w:tcW w:w="1411" w:type="dxa"/><w:tcBorders></w:tcBorders></w:tcPr><w:p><w:pPr><w:pStyle w:val="Tabla8"/><w:widowControl/><w:jc w:val="left"/><w:rPr><w:kern w:val="0"/><w:szCs w:val="24"/><w:lang w:val="es-CO" w:eastAsia="en-US" w:bidi="ar-SA"/><w:ins w:id="23874" w:author="Unknown Author" w:date="2026-10-30T04:17:53Z"></w:ins></w:rPr></w:pPr><w:ins w:id="23873" w:author="Unknown Author" w:date="2026-10-30T04:17:53Z"><w:r><w:rPr><w:kern w:val="0"/><w:szCs w:val="24"/><w:lang w:val="es-CO" w:eastAsia="en-US" w:bidi="ar-SA"/></w:rPr><w:t>Materiales, insumos y documentación</w:t></w:r></w:ins></w:p></w:tc><w:tc><w:tcPr><w:tcW w:w="1576" w:type="dxa"/><w:tcBorders></w:tcBorders></w:tcPr><w:p><w:pPr><w:pStyle w:val="Tabla8"/><w:widowControl/><w:jc w:val="left"/><w:rPr><w:kern w:val="0"/><w:szCs w:val="24"/><w:lang w:val="es-CO" w:eastAsia="en-US" w:bidi="ar-SA"/><w:ins w:id="23876" w:author="Unknown Author" w:date="2026-10-30T04:17:53Z"></w:ins></w:rPr></w:pPr><w:ins w:id="23875" w:author="Unknown Author" w:date="2026-10-30T04:17:53Z"><w:r><w:rPr><w:kern w:val="0"/><w:szCs w:val="24"/><w:lang w:val="es-CO" w:eastAsia="en-US" w:bidi="ar-SA"/></w:rPr><w:t>Repuestos y consumibles de mantenimiento (baterías, cables, conectores)</w:t></w:r></w:ins></w:p></w:tc><w:tc><w:tcPr><w:tcW w:w="1078" w:type="dxa"/><w:tcBorders></w:tcBorders></w:tcPr><w:p><w:pPr><w:pStyle w:val="Tabla8"/><w:widowControl/><w:jc w:val="left"/><w:rPr><w:kern w:val="0"/><w:szCs w:val="24"/><w:lang w:val="es-CO" w:eastAsia="en-US" w:bidi="ar-SA"/><w:ins w:id="23878" w:author="Unknown Author" w:date="2026-10-30T04:17:53Z"></w:ins></w:rPr></w:pPr><w:ins w:id="23877" w:author="Unknown Author" w:date="2026-10-30T04:17:53Z"><w:r><w:rPr><w:kern w:val="0"/><w:szCs w:val="24"/><w:lang w:val="es-CO" w:eastAsia="en-US" w:bidi="ar-SA"/></w:rPr><w:t>lote</w:t></w:r></w:ins></w:p></w:tc><w:tc><w:tcPr><w:tcW w:w="830" w:type="dxa"/><w:tcBorders></w:tcBorders></w:tcPr><w:p><w:pPr><w:pStyle w:val="Tabla8"/><w:widowControl/><w:jc w:val="left"/><w:rPr><w:kern w:val="0"/><w:szCs w:val="24"/><w:lang w:val="es-CO" w:eastAsia="en-US" w:bidi="ar-SA"/><w:ins w:id="23880" w:author="Unknown Author" w:date="2026-10-30T04:17:53Z"></w:ins></w:rPr></w:pPr><w:ins w:id="23879" w:author="Unknown Author" w:date="2026-10-30T04:17:53Z"><w:r><w:rPr><w:kern w:val="0"/><w:szCs w:val="24"/><w:lang w:val="es-CO" w:eastAsia="en-US" w:bidi="ar-SA"/></w:rPr><w:t>1</w:t></w:r></w:ins></w:p></w:tc><w:tc><w:tcPr><w:tcW w:w="1243" w:type="dxa"/><w:tcBorders></w:tcBorders></w:tcPr><w:p><w:pPr><w:pStyle w:val="Tabla8"/><w:widowControl/><w:jc w:val="left"/><w:rPr><w:kern w:val="0"/><w:szCs w:val="24"/><w:lang w:val="es-CO" w:eastAsia="en-US" w:bidi="ar-SA"/><w:ins w:id="23882" w:author="Unknown Author" w:date="2026-10-30T04:17:53Z"></w:ins></w:rPr></w:pPr><w:ins w:id="23881" w:author="Unknown Author" w:date="2026-10-30T04:17:53Z"><w:r><w:rPr><w:kern w:val="0"/><w:szCs w:val="24"/><w:lang w:val="es-CO" w:eastAsia="en-US" w:bidi="ar-SA"/></w:rPr><w:t>$ 60.000.000</w:t></w:r></w:ins></w:p></w:tc><w:tc><w:tcPr><w:tcW w:w="1493" w:type="dxa"/><w:tcBorders></w:tcBorders></w:tcPr><w:p><w:pPr><w:pStyle w:val="Tabla8"/><w:widowControl/><w:jc w:val="left"/><w:rPr><w:kern w:val="0"/><w:szCs w:val="24"/><w:lang w:val="es-CO" w:eastAsia="en-US" w:bidi="ar-SA"/><w:ins w:id="23884" w:author="Unknown Author" w:date="2026-10-30T04:17:53Z"></w:ins></w:rPr></w:pPr><w:ins w:id="23883" w:author="Unknown Author" w:date="2026-10-30T04:17:53Z"><w:r><w:rPr><w:kern w:val="0"/><w:szCs w:val="24"/><w:lang w:val="es-CO" w:eastAsia="en-US" w:bidi="ar-SA"/></w:rPr><w:t>$ 60.000.000</w:t></w:r></w:ins></w:p></w:tc><w:tc><w:tcPr><w:tcW w:w="913" w:type="dxa"/><w:tcBorders></w:tcBorders></w:tcPr><w:p><w:pPr><w:pStyle w:val="Tabla8"/><w:widowControl/><w:jc w:val="left"/><w:rPr><w:kern w:val="0"/><w:szCs w:val="24"/><w:lang w:val="es-CO" w:eastAsia="en-US" w:bidi="ar-SA"/><w:ins w:id="23886" w:author="Unknown Author" w:date="2026-10-30T04:17:53Z"></w:ins></w:rPr></w:pPr><w:ins w:id="23885" w:author="Unknown Author" w:date="2026-10-30T04:17:53Z"><w:r><w:rPr><w:kern w:val="0"/><w:szCs w:val="24"/><w:lang w:val="es-CO" w:eastAsia="en-US" w:bidi="ar-SA"/></w:rPr><w:t>2.3</w:t></w:r></w:ins></w:p></w:tc><w:tc><w:tcPr><w:tcW w:w="746" w:type="dxa"/><w:tcBorders></w:tcBorders></w:tcPr><w:p><w:pPr><w:pStyle w:val="Tabla8"/><w:widowControl/><w:jc w:val="left"/><w:rPr><w:kern w:val="0"/><w:szCs w:val="24"/><w:lang w:val="es-CO" w:eastAsia="en-US" w:bidi="ar-SA"/><w:ins w:id="23888" w:author="Unknown Author" w:date="2026-10-30T04:17:53Z"></w:ins></w:rPr></w:pPr><w:ins w:id="23887" w:author="Unknown Author" w:date="2026-10-30T04:17:53Z"><w:r><w:rPr><w:kern w:val="0"/><w:szCs w:val="24"/><w:lang w:val="es-CO" w:eastAsia="en-US" w:bidi="ar-SA"/></w:rPr><w:t>M12–M19</w:t></w:r></w:ins></w:p></w:tc></w:tr><w:tr><w:trPr><w:ins w:id="23889" w:author="Unknown Author" w:date="2026-10-30T04:17:53Z"/><w:cantSplit w:val="true"/></w:trPr><w:tc><w:tcPr><w:tcW w:w="663" w:type="dxa"/><w:tcBorders></w:tcBorders><w:shd w:color="auto" w:fill="F7F7F7" w:val="clear"/></w:tcPr><w:p><w:pPr><w:pStyle w:val="Tabla8"/><w:widowControl/><w:jc w:val="left"/><w:rPr><w:kern w:val="0"/><w:szCs w:val="24"/><w:lang w:val="es-CO" w:eastAsia="en-US" w:bidi="ar-SA"/><w:ins w:id="23891" w:author="Unknown Author" w:date="2026-10-30T04:17:53Z"></w:ins></w:rPr></w:pPr><w:ins w:id="23890" w:author="Unknown Author" w:date="2026-10-30T04:17:53Z"><w:r><w:rPr><w:kern w:val="0"/><w:szCs w:val="24"/><w:lang w:val="es-CO" w:eastAsia="en-US" w:bidi="ar-SA"/></w:rPr><w:t>MA-07</w:t></w:r></w:ins></w:p></w:tc><w:tc><w:tcPr><w:tcW w:w="1411" w:type="dxa"/><w:tcBorders></w:tcBorders><w:shd w:color="auto" w:fill="F7F7F7" w:val="clear"/></w:tcPr><w:p><w:pPr><w:pStyle w:val="Tabla8"/><w:widowControl/><w:jc w:val="left"/><w:rPr><w:kern w:val="0"/><w:szCs w:val="24"/><w:lang w:val="es-CO" w:eastAsia="en-US" w:bidi="ar-SA"/><w:ins w:id="23893" w:author="Unknown Author" w:date="2026-10-30T04:17:53Z"></w:ins></w:rPr></w:pPr><w:ins w:id="23892" w:author="Unknown Author" w:date="2026-10-30T04:17:53Z"><w:r><w:rPr><w:kern w:val="0"/><w:szCs w:val="24"/><w:lang w:val="es-CO" w:eastAsia="en-US" w:bidi="ar-SA"/></w:rPr><w:t>Materiales, insumos y documentación</w:t></w:r></w:ins></w:p></w:tc><w:tc><w:tcPr><w:tcW w:w="1576" w:type="dxa"/><w:tcBorders></w:tcBorders><w:shd w:color="auto" w:fill="F7F7F7" w:val="clear"/></w:tcPr><w:p><w:pPr><w:pStyle w:val="Tabla8"/><w:widowControl/><w:jc w:val="left"/><w:rPr><w:kern w:val="0"/><w:szCs w:val="24"/><w:lang w:val="es-CO" w:eastAsia="en-US" w:bidi="ar-SA"/><w:ins w:id="23895" w:author="Unknown Author" w:date="2026-10-30T04:17:53Z"></w:ins></w:rPr></w:pPr><w:ins w:id="23894" w:author="Unknown Author" w:date="2026-10-30T04:17:53Z"><w:r><w:rPr><w:kern w:val="0"/><w:szCs w:val="24"/><w:lang w:val="es-CO" w:eastAsia="en-US" w:bidi="ar-SA"/></w:rPr><w:t>Consumibles y repuestos de las campañas de medición (filtros, baterías y verificaciones de campo)</w:t></w:r></w:ins></w:p></w:tc><w:tc><w:tcPr><w:tcW w:w="1078" w:type="dxa"/><w:tcBorders></w:tcBorders><w:shd w:color="auto" w:fill="F7F7F7" w:val="clear"/></w:tcPr><w:p><w:pPr><w:pStyle w:val="Tabla8"/><w:widowControl/><w:jc w:val="left"/><w:rPr><w:kern w:val="0"/><w:szCs w:val="24"/><w:lang w:val="es-CO" w:eastAsia="en-US" w:bidi="ar-SA"/><w:ins w:id="23897" w:author="Unknown Author" w:date="2026-10-30T04:17:53Z"></w:ins></w:rPr></w:pPr><w:ins w:id="23896" w:author="Unknown Author" w:date="2026-10-30T04:17:53Z"><w:r><w:rPr><w:kern w:val="0"/><w:szCs w:val="24"/><w:lang w:val="es-CO" w:eastAsia="en-US" w:bidi="ar-SA"/></w:rPr><w:t>lote</w:t></w:r></w:ins></w:p></w:tc><w:tc><w:tcPr><w:tcW w:w="830" w:type="dxa"/><w:tcBorders></w:tcBorders><w:shd w:color="auto" w:fill="F7F7F7" w:val="clear"/></w:tcPr><w:p><w:pPr><w:pStyle w:val="Tabla8"/><w:widowControl/><w:jc w:val="left"/><w:rPr><w:kern w:val="0"/><w:szCs w:val="24"/><w:lang w:val="es-CO" w:eastAsia="en-US" w:bidi="ar-SA"/><w:ins w:id="23899" w:author="Unknown Author" w:date="2026-10-30T04:17:53Z"></w:ins></w:rPr></w:pPr><w:ins w:id="23898" w:author="Unknown Author" w:date="2026-10-30T04:17:53Z"><w:r><w:rPr><w:kern w:val="0"/><w:szCs w:val="24"/><w:lang w:val="es-CO" w:eastAsia="en-US" w:bidi="ar-SA"/></w:rPr><w:t>1</w:t></w:r></w:ins></w:p></w:tc><w:tc><w:tcPr><w:tcW w:w="1243" w:type="dxa"/><w:tcBorders></w:tcBorders><w:shd w:color="auto" w:fill="F7F7F7" w:val="clear"/></w:tcPr><w:p><w:pPr><w:pStyle w:val="Tabla8"/><w:widowControl/><w:jc w:val="left"/><w:rPr><w:kern w:val="0"/><w:szCs w:val="24"/><w:lang w:val="es-CO" w:eastAsia="en-US" w:bidi="ar-SA"/><w:ins w:id="23901" w:author="Unknown Author" w:date="2026-10-30T04:17:53Z"></w:ins></w:rPr></w:pPr><w:ins w:id="23900" w:author="Unknown Author" w:date="2026-10-30T04:17:53Z"><w:r><w:rPr><w:kern w:val="0"/><w:szCs w:val="24"/><w:lang w:val="es-CO" w:eastAsia="en-US" w:bidi="ar-SA"/></w:rPr><w:t>$ 28.000.000</w:t></w:r></w:ins></w:p></w:tc><w:tc><w:tcPr><w:tcW w:w="1493" w:type="dxa"/><w:tcBorders></w:tcBorders><w:shd w:color="auto" w:fill="F7F7F7" w:val="clear"/></w:tcPr><w:p><w:pPr><w:pStyle w:val="Tabla8"/><w:widowControl/><w:jc w:val="left"/><w:rPr><w:kern w:val="0"/><w:szCs w:val="24"/><w:lang w:val="es-CO" w:eastAsia="en-US" w:bidi="ar-SA"/><w:ins w:id="23903" w:author="Unknown Author" w:date="2026-10-30T04:17:53Z"></w:ins></w:rPr></w:pPr><w:ins w:id="23902" w:author="Unknown Author" w:date="2026-10-30T04:17:53Z"><w:r><w:rPr><w:kern w:val="0"/><w:szCs w:val="24"/><w:lang w:val="es-CO" w:eastAsia="en-US" w:bidi="ar-SA"/></w:rPr><w:t>$ 28.000.000</w:t></w:r></w:ins></w:p></w:tc><w:tc><w:tcPr><w:tcW w:w="913" w:type="dxa"/><w:tcBorders></w:tcBorders><w:shd w:color="auto" w:fill="F7F7F7" w:val="clear"/></w:tcPr><w:p><w:pPr><w:pStyle w:val="Tabla8"/><w:widowControl/><w:jc w:val="left"/><w:rPr><w:kern w:val="0"/><w:szCs w:val="24"/><w:lang w:val="es-CO" w:eastAsia="en-US" w:bidi="ar-SA"/><w:ins w:id="23905" w:author="Unknown Author" w:date="2026-10-30T04:17:53Z"></w:ins></w:rPr></w:pPr><w:ins w:id="23904" w:author="Unknown Author" w:date="2026-10-30T04:17:53Z"><w:r><w:rPr><w:kern w:val="0"/><w:szCs w:val="24"/><w:lang w:val="es-CO" w:eastAsia="en-US" w:bidi="ar-SA"/></w:rPr><w:t>1.7</w:t></w:r></w:ins></w:p></w:tc><w:tc><w:tcPr><w:tcW w:w="746" w:type="dxa"/><w:tcBorders></w:tcBorders><w:shd w:color="auto" w:fill="F7F7F7" w:val="clear"/></w:tcPr><w:p><w:pPr><w:pStyle w:val="Tabla8"/><w:widowControl/><w:jc w:val="left"/><w:rPr><w:kern w:val="0"/><w:szCs w:val="24"/><w:lang w:val="es-CO" w:eastAsia="en-US" w:bidi="ar-SA"/><w:ins w:id="23907" w:author="Unknown Author" w:date="2026-10-30T04:17:53Z"></w:ins></w:rPr></w:pPr><w:ins w:id="23906" w:author="Unknown Author" w:date="2026-10-30T04:17:53Z"><w:r><w:rPr><w:kern w:val="0"/><w:szCs w:val="24"/><w:lang w:val="es-CO" w:eastAsia="en-US" w:bidi="ar-SA"/></w:rPr><w:t>M14–M23</w:t></w:r></w:ins></w:p></w:tc></w:tr><w:tr><w:trPr><w:ins w:id="23908" w:author="Unknown Author" w:date="2026-10-30T04:17:53Z"/><w:cantSplit w:val="true"/></w:trPr><w:tc><w:tcPr><w:tcW w:w="663" w:type="dxa"/><w:tcBorders></w:tcBorders></w:tcPr><w:p><w:pPr><w:pStyle w:val="Tabla8"/><w:widowControl/><w:jc w:val="left"/><w:rPr><w:kern w:val="0"/><w:szCs w:val="24"/><w:lang w:val="es-CO" w:eastAsia="en-US" w:bidi="ar-SA"/><w:ins w:id="23910" w:author="Unknown Author" w:date="2026-10-30T04:17:53Z"></w:ins></w:rPr></w:pPr><w:ins w:id="23909" w:author="Unknown Author" w:date="2026-10-30T04:17:53Z"><w:r><w:rPr><w:kern w:val="0"/><w:szCs w:val="24"/><w:lang w:val="es-CO" w:eastAsia="en-US" w:bidi="ar-SA"/></w:rPr><w:t>PD-01</w:t></w:r></w:ins></w:p></w:tc><w:tc><w:tcPr><w:tcW w:w="1411" w:type="dxa"/><w:tcBorders></w:tcBorders></w:tcPr><w:p><w:pPr><w:pStyle w:val="Tabla8"/><w:widowControl/><w:jc w:val="left"/><w:rPr><w:kern w:val="0"/><w:szCs w:val="24"/><w:lang w:val="es-CO" w:eastAsia="en-US" w:bidi="ar-SA"/><w:ins w:id="23912" w:author="Unknown Author" w:date="2026-10-30T04:17:53Z"></w:ins></w:rPr></w:pPr><w:ins w:id="23911" w:author="Unknown Author" w:date="2026-10-30T04:17:53Z"><w:r><w:rPr><w:kern w:val="0"/><w:szCs w:val="24"/><w:lang w:val="es-CO" w:eastAsia="en-US" w:bidi="ar-SA"/></w:rPr><w:t>Protección del conocimiento y divulgación</w:t></w:r></w:ins></w:p></w:tc><w:tc><w:tcPr><w:tcW w:w="1576" w:type="dxa"/><w:tcBorders></w:tcBorders></w:tcPr><w:p><w:pPr><w:pStyle w:val="Tabla8"/><w:widowControl/><w:jc w:val="left"/><w:rPr><w:kern w:val="0"/><w:szCs w:val="24"/><w:lang w:val="es-CO" w:eastAsia="en-US" w:bidi="ar-SA"/><w:ins w:id="23914" w:author="Unknown Author" w:date="2026-10-30T04:17:53Z"></w:ins></w:rPr></w:pPr><w:ins w:id="23913" w:author="Unknown Author" w:date="2026-10-30T04:17:53Z"><w:r><w:rPr><w:kern w:val="0"/><w:szCs w:val="24"/><w:lang w:val="es-CO" w:eastAsia="en-US" w:bidi="ar-SA"/></w:rPr><w:t>Cartillas impresas del índice y del protocolo de alerta</w:t></w:r></w:ins></w:p></w:tc><w:tc><w:tcPr><w:tcW w:w="1078" w:type="dxa"/><w:tcBorders></w:tcBorders></w:tcPr><w:p><w:pPr><w:pStyle w:val="Tabla8"/><w:widowControl/><w:jc w:val="left"/><w:rPr><w:kern w:val="0"/><w:szCs w:val="24"/><w:lang w:val="es-CO" w:eastAsia="en-US" w:bidi="ar-SA"/><w:ins w:id="23916" w:author="Unknown Author" w:date="2026-10-30T04:17:53Z"></w:ins></w:rPr></w:pPr><w:ins w:id="23915" w:author="Unknown Author" w:date="2026-10-30T04:17:53Z"><w:r><w:rPr><w:kern w:val="0"/><w:szCs w:val="24"/><w:lang w:val="es-CO" w:eastAsia="en-US" w:bidi="ar-SA"/></w:rPr><w:t>unidad</w:t></w:r></w:ins></w:p></w:tc><w:tc><w:tcPr><w:tcW w:w="830" w:type="dxa"/><w:tcBorders></w:tcBorders></w:tcPr><w:p><w:pPr><w:pStyle w:val="Tabla8"/><w:widowControl/><w:jc w:val="left"/><w:rPr><w:kern w:val="0"/><w:szCs w:val="24"/><w:lang w:val="es-CO" w:eastAsia="en-US" w:bidi="ar-SA"/><w:ins w:id="23918" w:author="Unknown Author" w:date="2026-10-30T04:17:53Z"></w:ins></w:rPr></w:pPr><w:ins w:id="23917" w:author="Unknown Author" w:date="2026-10-30T04:17:53Z"><w:r><w:rPr><w:kern w:val="0"/><w:szCs w:val="24"/><w:lang w:val="es-CO" w:eastAsia="en-US" w:bidi="ar-SA"/></w:rPr><w:t>5.000</w:t></w:r></w:ins></w:p></w:tc><w:tc><w:tcPr><w:tcW w:w="1243" w:type="dxa"/><w:tcBorders></w:tcBorders></w:tcPr><w:p><w:pPr><w:pStyle w:val="Tabla8"/><w:widowControl/><w:jc w:val="left"/><w:rPr><w:kern w:val="0"/><w:szCs w:val="24"/><w:lang w:val="es-CO" w:eastAsia="en-US" w:bidi="ar-SA"/><w:ins w:id="23920" w:author="Unknown Author" w:date="2026-10-30T04:17:53Z"></w:ins></w:rPr></w:pPr><w:ins w:id="23919" w:author="Unknown Author" w:date="2026-10-30T04:17:53Z"><w:r><w:rPr><w:kern w:val="0"/><w:szCs w:val="24"/><w:lang w:val="es-CO" w:eastAsia="en-US" w:bidi="ar-SA"/></w:rPr><w:t>$ 8.500</w:t></w:r></w:ins></w:p></w:tc><w:tc><w:tcPr><w:tcW w:w="1493" w:type="dxa"/><w:tcBorders></w:tcBorders></w:tcPr><w:p><w:pPr><w:pStyle w:val="Tabla8"/><w:widowControl/><w:jc w:val="left"/><w:rPr><w:kern w:val="0"/><w:szCs w:val="24"/><w:lang w:val="es-CO" w:eastAsia="en-US" w:bidi="ar-SA"/><w:ins w:id="23922" w:author="Unknown Author" w:date="2026-10-30T04:17:53Z"></w:ins></w:rPr></w:pPr><w:ins w:id="23921" w:author="Unknown Author" w:date="2026-10-30T04:17:53Z"><w:r><w:rPr><w:kern w:val="0"/><w:szCs w:val="24"/><w:lang w:val="es-CO" w:eastAsia="en-US" w:bidi="ar-SA"/></w:rPr><w:t>$ 42.500.000</w:t></w:r></w:ins></w:p></w:tc><w:tc><w:tcPr><w:tcW w:w="913" w:type="dxa"/><w:tcBorders></w:tcBorders></w:tcPr><w:p><w:pPr><w:pStyle w:val="Tabla8"/><w:widowControl/><w:jc w:val="left"/><w:rPr><w:kern w:val="0"/><w:szCs w:val="24"/><w:lang w:val="es-CO" w:eastAsia="en-US" w:bidi="ar-SA"/><w:ins w:id="23924" w:author="Unknown Author" w:date="2026-10-30T04:17:53Z"></w:ins></w:rPr></w:pPr><w:ins w:id="23923" w:author="Unknown Author" w:date="2026-10-30T04:17:53Z"><w:r><w:rPr><w:kern w:val="0"/><w:szCs w:val="24"/><w:lang w:val="es-CO" w:eastAsia="en-US" w:bidi="ar-SA"/></w:rPr><w:t>3.2</w:t></w:r></w:ins></w:p></w:tc><w:tc><w:tcPr><w:tcW w:w="746" w:type="dxa"/><w:tcBorders></w:tcBorders></w:tcPr><w:p><w:pPr><w:pStyle w:val="Tabla8"/><w:widowControl/><w:jc w:val="left"/><w:rPr><w:kern w:val="0"/><w:szCs w:val="24"/><w:lang w:val="es-CO" w:eastAsia="en-US" w:bidi="ar-SA"/><w:ins w:id="23926" w:author="Unknown Author" w:date="2026-10-30T04:17:53Z"></w:ins></w:rPr></w:pPr><w:ins w:id="23925" w:author="Unknown Author" w:date="2026-10-30T04:17:53Z"><w:r><w:rPr><w:kern w:val="0"/><w:szCs w:val="24"/><w:lang w:val="es-CO" w:eastAsia="en-US" w:bidi="ar-SA"/></w:rPr><w:t>M12–M20</w:t></w:r></w:ins></w:p></w:tc></w:tr><w:tr><w:trPr><w:ins w:id="23927" w:author="Unknown Author" w:date="2026-10-30T04:17:53Z"/><w:cantSplit w:val="true"/></w:trPr><w:tc><w:tcPr><w:tcW w:w="663" w:type="dxa"/><w:tcBorders></w:tcBorders><w:shd w:color="auto" w:fill="F7F7F7" w:val="clear"/></w:tcPr><w:p><w:pPr><w:pStyle w:val="Tabla8"/><w:widowControl/><w:jc w:val="left"/><w:rPr><w:kern w:val="0"/><w:szCs w:val="24"/><w:lang w:val="es-CO" w:eastAsia="en-US" w:bidi="ar-SA"/><w:ins w:id="23929" w:author="Unknown Author" w:date="2026-10-30T04:17:53Z"></w:ins></w:rPr></w:pPr><w:ins w:id="23928" w:author="Unknown Author" w:date="2026-10-30T04:17:53Z"><w:r><w:rPr><w:kern w:val="0"/><w:szCs w:val="24"/><w:lang w:val="es-CO" w:eastAsia="en-US" w:bidi="ar-SA"/></w:rPr><w:t>PD-02</w:t></w:r></w:ins></w:p></w:tc><w:tc><w:tcPr><w:tcW w:w="1411" w:type="dxa"/><w:tcBorders></w:tcBorders><w:shd w:color="auto" w:fill="F7F7F7" w:val="clear"/></w:tcPr><w:p><w:pPr><w:pStyle w:val="Tabla8"/><w:widowControl/><w:jc w:val="left"/><w:rPr><w:kern w:val="0"/><w:szCs w:val="24"/><w:lang w:val="es-CO" w:eastAsia="en-US" w:bidi="ar-SA"/><w:ins w:id="23931" w:author="Unknown Author" w:date="2026-10-30T04:17:53Z"></w:ins></w:rPr></w:pPr><w:ins w:id="23930" w:author="Unknown Author" w:date="2026-10-30T04:17:53Z"><w:r><w:rPr><w:kern w:val="0"/><w:szCs w:val="24"/><w:lang w:val="es-CO" w:eastAsia="en-US" w:bidi="ar-SA"/></w:rPr><w:t>Protección del conocimiento y divulgación</w:t></w:r></w:ins></w:p></w:tc><w:tc><w:tcPr><w:tcW w:w="1576" w:type="dxa"/><w:tcBorders></w:tcBorders><w:shd w:color="auto" w:fill="F7F7F7" w:val="clear"/></w:tcPr><w:p><w:pPr><w:pStyle w:val="Tabla8"/><w:widowControl/><w:jc w:val="left"/><w:rPr><w:kern w:val="0"/><w:szCs w:val="24"/><w:lang w:val="es-CO" w:eastAsia="en-US" w:bidi="ar-SA"/><w:ins w:id="23933" w:author="Unknown Author" w:date="2026-10-30T04:17:53Z"></w:ins></w:rPr></w:pPr><w:ins w:id="23932" w:author="Unknown Author" w:date="2026-10-30T04:17:53Z"><w:r><w:rPr><w:kern w:val="0"/><w:szCs w:val="24"/><w:lang w:val="es-CO" w:eastAsia="en-US" w:bidi="ar-SA"/></w:rPr><w:t>Asesoría jurídica en propiedad intelectual y libertad de operación</w:t></w:r></w:ins></w:p></w:tc><w:tc><w:tcPr><w:tcW w:w="1078" w:type="dxa"/><w:tcBorders></w:tcBorders><w:shd w:color="auto" w:fill="F7F7F7" w:val="clear"/></w:tcPr><w:p><w:pPr><w:pStyle w:val="Tabla8"/><w:widowControl/><w:jc w:val="left"/><w:rPr><w:kern w:val="0"/><w:szCs w:val="24"/><w:lang w:val="es-CO" w:eastAsia="en-US" w:bidi="ar-SA"/><w:ins w:id="23935" w:author="Unknown Author" w:date="2026-10-30T04:17:53Z"></w:ins></w:rPr></w:pPr><w:ins w:id="23934" w:author="Unknown Author" w:date="2026-10-30T04:17:53Z"><w:r><w:rPr><w:kern w:val="0"/><w:szCs w:val="24"/><w:lang w:val="es-CO" w:eastAsia="en-US" w:bidi="ar-SA"/></w:rPr><w:t>hora</w:t></w:r></w:ins></w:p></w:tc><w:tc><w:tcPr><w:tcW w:w="830" w:type="dxa"/><w:tcBorders></w:tcBorders><w:shd w:color="auto" w:fill="F7F7F7" w:val="clear"/></w:tcPr><w:p><w:pPr><w:pStyle w:val="Tabla8"/><w:widowControl/><w:jc w:val="left"/><w:rPr><w:kern w:val="0"/><w:szCs w:val="24"/><w:lang w:val="es-CO" w:eastAsia="en-US" w:bidi="ar-SA"/><w:ins w:id="23937" w:author="Unknown Author" w:date="2026-10-30T04:17:53Z"></w:ins></w:rPr></w:pPr><w:ins w:id="23936" w:author="Unknown Author" w:date="2026-10-30T04:17:53Z"><w:r><w:rPr><w:kern w:val="0"/><w:szCs w:val="24"/><w:lang w:val="es-CO" w:eastAsia="en-US" w:bidi="ar-SA"/></w:rPr><w:t>150</w:t></w:r></w:ins></w:p></w:tc><w:tc><w:tcPr><w:tcW w:w="1243" w:type="dxa"/><w:tcBorders></w:tcBorders><w:shd w:color="auto" w:fill="F7F7F7" w:val="clear"/></w:tcPr><w:p><w:pPr><w:pStyle w:val="Tabla8"/><w:widowControl/><w:jc w:val="left"/><w:rPr><w:kern w:val="0"/><w:szCs w:val="24"/><w:lang w:val="es-CO" w:eastAsia="en-US" w:bidi="ar-SA"/><w:ins w:id="23939" w:author="Unknown Author" w:date="2026-10-30T04:17:53Z"></w:ins></w:rPr></w:pPr><w:ins w:id="23938" w:author="Unknown Author" w:date="2026-10-30T04:17:53Z"><w:r><w:rPr><w:kern w:val="0"/><w:szCs w:val="24"/><w:lang w:val="es-CO" w:eastAsia="en-US" w:bidi="ar-SA"/></w:rPr><w:t>$ 714.000</w:t></w:r></w:ins></w:p></w:tc><w:tc><w:tcPr><w:tcW w:w="1493" w:type="dxa"/><w:tcBorders></w:tcBorders><w:shd w:color="auto" w:fill="F7F7F7" w:val="clear"/></w:tcPr><w:p><w:pPr><w:pStyle w:val="Tabla8"/><w:widowControl/><w:jc w:val="left"/><w:rPr><w:kern w:val="0"/><w:szCs w:val="24"/><w:lang w:val="es-CO" w:eastAsia="en-US" w:bidi="ar-SA"/><w:ins w:id="23941" w:author="Unknown Author" w:date="2026-10-30T04:17:53Z"></w:ins></w:rPr></w:pPr><w:ins w:id="23940" w:author="Unknown Author" w:date="2026-10-30T04:17:53Z"><w:r><w:rPr><w:kern w:val="0"/><w:szCs w:val="24"/><w:lang w:val="es-CO" w:eastAsia="en-US" w:bidi="ar-SA"/></w:rPr><w:t>$ 107.100.000</w:t></w:r></w:ins></w:p></w:tc><w:tc><w:tcPr><w:tcW w:w="913" w:type="dxa"/><w:tcBorders></w:tcBorders><w:shd w:color="auto" w:fill="F7F7F7" w:val="clear"/></w:tcPr><w:p><w:pPr><w:pStyle w:val="Tabla8"/><w:widowControl/><w:jc w:val="left"/><w:rPr><w:kern w:val="0"/><w:szCs w:val="24"/><w:lang w:val="es-CO" w:eastAsia="en-US" w:bidi="ar-SA"/><w:ins w:id="23943" w:author="Unknown Author" w:date="2026-10-30T04:17:53Z"></w:ins></w:rPr></w:pPr><w:ins w:id="23942" w:author="Unknown Author" w:date="2026-10-30T04:17:53Z"><w:r><w:rPr><w:kern w:val="0"/><w:szCs w:val="24"/><w:lang w:val="es-CO" w:eastAsia="en-US" w:bidi="ar-SA"/></w:rPr><w:t>3.4</w:t></w:r></w:ins></w:p></w:tc><w:tc><w:tcPr><w:tcW w:w="746" w:type="dxa"/><w:tcBorders></w:tcBorders><w:shd w:color="auto" w:fill="F7F7F7" w:val="clear"/></w:tcPr><w:p><w:pPr><w:pStyle w:val="Tabla8"/><w:widowControl/><w:jc w:val="left"/><w:rPr><w:kern w:val="0"/><w:szCs w:val="24"/><w:lang w:val="es-CO" w:eastAsia="en-US" w:bidi="ar-SA"/><w:ins w:id="23945" w:author="Unknown Author" w:date="2026-10-30T04:17:53Z"></w:ins></w:rPr></w:pPr><w:ins w:id="23944" w:author="Unknown Author" w:date="2026-10-30T04:17:53Z"><w:r><w:rPr><w:kern w:val="0"/><w:szCs w:val="24"/><w:lang w:val="es-CO" w:eastAsia="en-US" w:bidi="ar-SA"/></w:rPr><w:t>M23–M24</w:t></w:r></w:ins></w:p></w:tc></w:tr><w:tr><w:trPr><w:ins w:id="23946" w:author="Unknown Author" w:date="2026-10-30T04:17:53Z"/><w:cantSplit w:val="true"/></w:trPr><w:tc><w:tcPr><w:tcW w:w="663" w:type="dxa"/><w:tcBorders></w:tcBorders></w:tcPr><w:p><w:pPr><w:pStyle w:val="Tabla8"/><w:widowControl/><w:jc w:val="left"/><w:rPr><w:kern w:val="0"/><w:szCs w:val="24"/><w:lang w:val="es-CO" w:eastAsia="en-US" w:bidi="ar-SA"/><w:ins w:id="23948" w:author="Unknown Author" w:date="2026-10-30T04:17:53Z"></w:ins></w:rPr></w:pPr><w:ins w:id="23947" w:author="Unknown Author" w:date="2026-10-30T04:17:53Z"><w:r><w:rPr><w:kern w:val="0"/><w:szCs w:val="24"/><w:lang w:val="es-CO" w:eastAsia="en-US" w:bidi="ar-SA"/></w:rPr><w:t>PD-03</w:t></w:r></w:ins></w:p></w:tc><w:tc><w:tcPr><w:tcW w:w="1411" w:type="dxa"/><w:tcBorders></w:tcBorders></w:tcPr><w:p><w:pPr><w:pStyle w:val="Tabla8"/><w:widowControl/><w:jc w:val="left"/><w:rPr><w:kern w:val="0"/><w:szCs w:val="24"/><w:lang w:val="es-CO" w:eastAsia="en-US" w:bidi="ar-SA"/><w:ins w:id="23950" w:author="Unknown Author" w:date="2026-10-30T04:17:53Z"></w:ins></w:rPr></w:pPr><w:ins w:id="23949" w:author="Unknown Author" w:date="2026-10-30T04:17:53Z"><w:r><w:rPr><w:kern w:val="0"/><w:szCs w:val="24"/><w:lang w:val="es-CO" w:eastAsia="en-US" w:bidi="ar-SA"/></w:rPr><w:t>Protección del conocimiento y divulgación</w:t></w:r></w:ins></w:p></w:tc><w:tc><w:tcPr><w:tcW w:w="1576" w:type="dxa"/><w:tcBorders></w:tcBorders></w:tcPr><w:p><w:pPr><w:pStyle w:val="Tabla8"/><w:widowControl/><w:jc w:val="left"/><w:rPr><w:kern w:val="0"/><w:szCs w:val="24"/><w:lang w:val="es-CO" w:eastAsia="en-US" w:bidi="ar-SA"/><w:ins w:id="23952" w:author="Unknown Author" w:date="2026-10-30T04:17:53Z"></w:ins></w:rPr></w:pPr><w:ins w:id="23951" w:author="Unknown Author" w:date="2026-10-30T04:17:53Z"><w:r><w:rPr><w:kern w:val="0"/><w:szCs w:val="24"/><w:lang w:val="es-CO" w:eastAsia="en-US" w:bidi="ar-SA"/></w:rPr><w:t>Cargos de procesamiento de artículos de acceso abierto</w:t></w:r></w:ins></w:p></w:tc><w:tc><w:tcPr><w:tcW w:w="1078" w:type="dxa"/><w:tcBorders></w:tcBorders></w:tcPr><w:p><w:pPr><w:pStyle w:val="Tabla8"/><w:widowControl/><w:jc w:val="left"/><w:rPr><w:kern w:val="0"/><w:szCs w:val="24"/><w:lang w:val="es-CO" w:eastAsia="en-US" w:bidi="ar-SA"/><w:ins w:id="23954" w:author="Unknown Author" w:date="2026-10-30T04:17:53Z"></w:ins></w:rPr></w:pPr><w:ins w:id="23953" w:author="Unknown Author" w:date="2026-10-30T04:17:53Z"><w:r><w:rPr><w:kern w:val="0"/><w:szCs w:val="24"/><w:lang w:val="es-CO" w:eastAsia="en-US" w:bidi="ar-SA"/></w:rPr><w:t>artículo</w:t></w:r></w:ins></w:p></w:tc><w:tc><w:tcPr><w:tcW w:w="830" w:type="dxa"/><w:tcBorders></w:tcBorders></w:tcPr><w:p><w:pPr><w:pStyle w:val="Tabla8"/><w:widowControl/><w:jc w:val="left"/><w:rPr><w:kern w:val="0"/><w:szCs w:val="24"/><w:lang w:val="es-CO" w:eastAsia="en-US" w:bidi="ar-SA"/><w:ins w:id="23956" w:author="Unknown Author" w:date="2026-10-30T04:17:53Z"></w:ins></w:rPr></w:pPr><w:ins w:id="23955" w:author="Unknown Author" w:date="2026-10-30T04:17:53Z"><w:r><w:rPr><w:kern w:val="0"/><w:szCs w:val="24"/><w:lang w:val="es-CO" w:eastAsia="en-US" w:bidi="ar-SA"/></w:rPr><w:t>2</w:t></w:r></w:ins></w:p></w:tc><w:tc><w:tcPr><w:tcW w:w="1243" w:type="dxa"/><w:tcBorders></w:tcBorders></w:tcPr><w:p><w:pPr><w:pStyle w:val="Tabla8"/><w:widowControl/><w:jc w:val="left"/><w:rPr><w:kern w:val="0"/><w:szCs w:val="24"/><w:lang w:val="es-CO" w:eastAsia="en-US" w:bidi="ar-SA"/><w:ins w:id="23958" w:author="Unknown Author" w:date="2026-10-30T04:17:53Z"></w:ins></w:rPr></w:pPr><w:ins w:id="23957" w:author="Unknown Author" w:date="2026-10-30T04:17:53Z"><w:r><w:rPr><w:kern w:val="0"/><w:szCs w:val="24"/><w:lang w:val="es-CO" w:eastAsia="en-US" w:bidi="ar-SA"/></w:rPr><w:t>$ 12.676.743</w:t></w:r></w:ins></w:p></w:tc><w:tc><w:tcPr><w:tcW w:w="1493" w:type="dxa"/><w:tcBorders></w:tcBorders></w:tcPr><w:p><w:pPr><w:pStyle w:val="Tabla8"/><w:widowControl/><w:jc w:val="left"/><w:rPr><w:kern w:val="0"/><w:szCs w:val="24"/><w:lang w:val="es-CO" w:eastAsia="en-US" w:bidi="ar-SA"/><w:ins w:id="23960" w:author="Unknown Author" w:date="2026-10-30T04:17:53Z"></w:ins></w:rPr></w:pPr><w:ins w:id="23959" w:author="Unknown Author" w:date="2026-10-30T04:17:53Z"><w:r><w:rPr><w:kern w:val="0"/><w:szCs w:val="24"/><w:lang w:val="es-CO" w:eastAsia="en-US" w:bidi="ar-SA"/></w:rPr><w:t>$ 25.353.486</w:t></w:r></w:ins></w:p></w:tc><w:tc><w:tcPr><w:tcW w:w="913" w:type="dxa"/><w:tcBorders></w:tcBorders></w:tcPr><w:p><w:pPr><w:pStyle w:val="Tabla8"/><w:widowControl/><w:jc w:val="left"/><w:rPr><w:kern w:val="0"/><w:szCs w:val="24"/><w:lang w:val="es-CO" w:eastAsia="en-US" w:bidi="ar-SA"/><w:ins w:id="23962" w:author="Unknown Author" w:date="2026-10-30T04:17:53Z"></w:ins></w:rPr></w:pPr><w:ins w:id="23961" w:author="Unknown Author" w:date="2026-10-30T04:17:53Z"><w:r><w:rPr><w:kern w:val="0"/><w:szCs w:val="24"/><w:lang w:val="es-CO" w:eastAsia="en-US" w:bidi="ar-SA"/></w:rPr><w:t>1.6</w:t></w:r></w:ins></w:p></w:tc><w:tc><w:tcPr><w:tcW w:w="746" w:type="dxa"/><w:tcBorders></w:tcBorders></w:tcPr><w:p><w:pPr><w:pStyle w:val="Tabla8"/><w:widowControl/><w:jc w:val="left"/><w:rPr><w:kern w:val="0"/><w:szCs w:val="24"/><w:lang w:val="es-CO" w:eastAsia="en-US" w:bidi="ar-SA"/><w:ins w:id="23964" w:author="Unknown Author" w:date="2026-10-30T04:17:53Z"></w:ins></w:rPr></w:pPr><w:ins w:id="23963" w:author="Unknown Author" w:date="2026-10-30T04:17:53Z"><w:r><w:rPr><w:kern w:val="0"/><w:szCs w:val="24"/><w:lang w:val="es-CO" w:eastAsia="en-US" w:bidi="ar-SA"/></w:rPr><w:t>M19–M23</w:t></w:r></w:ins></w:p></w:tc></w:tr><w:tr><w:trPr><w:ins w:id="23965" w:author="Unknown Author" w:date="2026-10-30T04:17:53Z"/><w:cantSplit w:val="true"/></w:trPr><w:tc><w:tcPr><w:tcW w:w="663" w:type="dxa"/><w:tcBorders></w:tcBorders><w:shd w:color="auto" w:fill="F7F7F7" w:val="clear"/></w:tcPr><w:p><w:pPr><w:pStyle w:val="Tabla8"/><w:widowControl/><w:jc w:val="left"/><w:rPr><w:kern w:val="0"/><w:szCs w:val="24"/><w:lang w:val="es-CO" w:eastAsia="en-US" w:bidi="ar-SA"/><w:ins w:id="23967" w:author="Unknown Author" w:date="2026-10-30T04:17:53Z"></w:ins></w:rPr></w:pPr><w:ins w:id="23966" w:author="Unknown Author" w:date="2026-10-30T04:17:53Z"><w:r><w:rPr><w:kern w:val="0"/><w:szCs w:val="24"/><w:lang w:val="es-CO" w:eastAsia="en-US" w:bidi="ar-SA"/></w:rPr><w:t>PD-04</w:t></w:r></w:ins></w:p></w:tc><w:tc><w:tcPr><w:tcW w:w="1411" w:type="dxa"/><w:tcBorders></w:tcBorders><w:shd w:color="auto" w:fill="F7F7F7" w:val="clear"/></w:tcPr><w:p><w:pPr><w:pStyle w:val="Tabla8"/><w:widowControl/><w:jc w:val="left"/><w:rPr><w:kern w:val="0"/><w:szCs w:val="24"/><w:lang w:val="es-CO" w:eastAsia="en-US" w:bidi="ar-SA"/><w:ins w:id="23969" w:author="Unknown Author" w:date="2026-10-30T04:17:53Z"></w:ins></w:rPr></w:pPr><w:ins w:id="23968" w:author="Unknown Author" w:date="2026-10-30T04:17:53Z"><w:r><w:rPr><w:kern w:val="0"/><w:szCs w:val="24"/><w:lang w:val="es-CO" w:eastAsia="en-US" w:bidi="ar-SA"/></w:rPr><w:t>Protección del conocimiento y divulgación</w:t></w:r></w:ins></w:p></w:tc><w:tc><w:tcPr><w:tcW w:w="1576" w:type="dxa"/><w:tcBorders></w:tcBorders><w:shd w:color="auto" w:fill="F7F7F7" w:val="clear"/></w:tcPr><w:p><w:pPr><w:pStyle w:val="Tabla8"/><w:widowControl/><w:jc w:val="left"/><w:rPr><w:kern w:val="0"/><w:szCs w:val="24"/><w:lang w:val="es-CO" w:eastAsia="en-US" w:bidi="ar-SA"/><w:ins w:id="23971" w:author="Unknown Author" w:date="2026-10-30T04:17:53Z"></w:ins></w:rPr></w:pPr><w:ins w:id="23970" w:author="Unknown Author" w:date="2026-10-30T04:17:53Z"><w:r><w:rPr><w:kern w:val="0"/><w:szCs w:val="24"/><w:lang w:val="es-CO" w:eastAsia="en-US" w:bidi="ar-SA"/></w:rPr><w:t>Registro ante la DNDA y asesoría de propiedad intelectual</w:t></w:r></w:ins></w:p></w:tc><w:tc><w:tcPr><w:tcW w:w="1078" w:type="dxa"/><w:tcBorders></w:tcBorders><w:shd w:color="auto" w:fill="F7F7F7" w:val="clear"/></w:tcPr><w:p><w:pPr><w:pStyle w:val="Tabla8"/><w:widowControl/><w:jc w:val="left"/><w:rPr><w:kern w:val="0"/><w:szCs w:val="24"/><w:lang w:val="es-CO" w:eastAsia="en-US" w:bidi="ar-SA"/><w:ins w:id="23973" w:author="Unknown Author" w:date="2026-10-30T04:17:53Z"></w:ins></w:rPr></w:pPr><w:ins w:id="23972" w:author="Unknown Author" w:date="2026-10-30T04:17:53Z"><w:r><w:rPr><w:kern w:val="0"/><w:szCs w:val="24"/><w:lang w:val="es-CO" w:eastAsia="en-US" w:bidi="ar-SA"/></w:rPr><w:t>paquete</w:t></w:r></w:ins></w:p></w:tc><w:tc><w:tcPr><w:tcW w:w="830" w:type="dxa"/><w:tcBorders></w:tcBorders><w:shd w:color="auto" w:fill="F7F7F7" w:val="clear"/></w:tcPr><w:p><w:pPr><w:pStyle w:val="Tabla8"/><w:widowControl/><w:jc w:val="left"/><w:rPr><w:kern w:val="0"/><w:szCs w:val="24"/><w:lang w:val="es-CO" w:eastAsia="en-US" w:bidi="ar-SA"/><w:ins w:id="23975" w:author="Unknown Author" w:date="2026-10-30T04:17:53Z"></w:ins></w:rPr></w:pPr><w:ins w:id="23974" w:author="Unknown Author" w:date="2026-10-30T04:17:53Z"><w:r><w:rPr><w:kern w:val="0"/><w:szCs w:val="24"/><w:lang w:val="es-CO" w:eastAsia="en-US" w:bidi="ar-SA"/></w:rPr><w:t>1</w:t></w:r></w:ins></w:p></w:tc><w:tc><w:tcPr><w:tcW w:w="1243" w:type="dxa"/><w:tcBorders></w:tcBorders><w:shd w:color="auto" w:fill="F7F7F7" w:val="clear"/></w:tcPr><w:p><w:pPr><w:pStyle w:val="Tabla8"/><w:widowControl/><w:jc w:val="left"/><w:rPr><w:kern w:val="0"/><w:szCs w:val="24"/><w:lang w:val="es-CO" w:eastAsia="en-US" w:bidi="ar-SA"/><w:ins w:id="23977" w:author="Unknown Author" w:date="2026-10-30T04:17:53Z"></w:ins></w:rPr></w:pPr><w:ins w:id="23976" w:author="Unknown Author" w:date="2026-10-30T04:17:53Z"><w:r><w:rPr><w:kern w:val="0"/><w:szCs w:val="24"/><w:lang w:val="es-CO" w:eastAsia="en-US" w:bidi="ar-SA"/></w:rPr><w:t>$ 15.000.000</w:t></w:r></w:ins></w:p></w:tc><w:tc><w:tcPr><w:tcW w:w="1493" w:type="dxa"/><w:tcBorders></w:tcBorders><w:shd w:color="auto" w:fill="F7F7F7" w:val="clear"/></w:tcPr><w:p><w:pPr><w:pStyle w:val="Tabla8"/><w:widowControl/><w:jc w:val="left"/><w:rPr><w:kern w:val="0"/><w:szCs w:val="24"/><w:lang w:val="es-CO" w:eastAsia="en-US" w:bidi="ar-SA"/><w:ins w:id="23979" w:author="Unknown Author" w:date="2026-10-30T04:17:53Z"></w:ins></w:rPr></w:pPr><w:ins w:id="23978" w:author="Unknown Author" w:date="2026-10-30T04:17:53Z"><w:r><w:rPr><w:kern w:val="0"/><w:szCs w:val="24"/><w:lang w:val="es-CO" w:eastAsia="en-US" w:bidi="ar-SA"/></w:rPr><w:t>$ 15.000.000</w:t></w:r></w:ins></w:p></w:tc><w:tc><w:tcPr><w:tcW w:w="913" w:type="dxa"/><w:tcBorders></w:tcBorders><w:shd w:color="auto" w:fill="F7F7F7" w:val="clear"/></w:tcPr><w:p><w:pPr><w:pStyle w:val="Tabla8"/><w:widowControl/><w:jc w:val="left"/><w:rPr><w:kern w:val="0"/><w:szCs w:val="24"/><w:lang w:val="es-CO" w:eastAsia="en-US" w:bidi="ar-SA"/><w:ins w:id="23981" w:author="Unknown Author" w:date="2026-10-30T04:17:53Z"></w:ins></w:rPr></w:pPr><w:ins w:id="23980" w:author="Unknown Author" w:date="2026-10-30T04:17:53Z"><w:r><w:rPr><w:kern w:val="0"/><w:szCs w:val="24"/><w:lang w:val="es-CO" w:eastAsia="en-US" w:bidi="ar-SA"/></w:rPr><w:t>3.4</w:t></w:r></w:ins></w:p></w:tc><w:tc><w:tcPr><w:tcW w:w="746" w:type="dxa"/><w:tcBorders></w:tcBorders><w:shd w:color="auto" w:fill="F7F7F7" w:val="clear"/></w:tcPr><w:p><w:pPr><w:pStyle w:val="Tabla8"/><w:widowControl/><w:jc w:val="left"/><w:rPr><w:kern w:val="0"/><w:szCs w:val="24"/><w:lang w:val="es-CO" w:eastAsia="en-US" w:bidi="ar-SA"/><w:ins w:id="23983" w:author="Unknown Author" w:date="2026-10-30T04:17:53Z"></w:ins></w:rPr></w:pPr><w:ins w:id="23982" w:author="Unknown Author" w:date="2026-10-30T04:17:53Z"><w:r><w:rPr><w:kern w:val="0"/><w:szCs w:val="24"/><w:lang w:val="es-CO" w:eastAsia="en-US" w:bidi="ar-SA"/></w:rPr><w:t>M23–M24</w:t></w:r></w:ins></w:p></w:tc></w:tr><w:tr><w:trPr><w:ins w:id="23984" w:author="Unknown Author" w:date="2026-10-30T04:17:53Z"/><w:cantSplit w:val="true"/></w:trPr><w:tc><w:tcPr><w:tcW w:w="663" w:type="dxa"/><w:tcBorders></w:tcBorders></w:tcPr><w:p><w:pPr><w:pStyle w:val="Tabla8"/><w:widowControl/><w:jc w:val="left"/><w:rPr><w:kern w:val="0"/><w:szCs w:val="24"/><w:lang w:val="es-CO" w:eastAsia="en-US" w:bidi="ar-SA"/><w:ins w:id="23986" w:author="Unknown Author" w:date="2026-10-30T04:17:53Z"></w:ins></w:rPr></w:pPr><w:ins w:id="23985" w:author="Unknown Author" w:date="2026-10-30T04:17:53Z"><w:r><w:rPr><w:kern w:val="0"/><w:szCs w:val="24"/><w:lang w:val="es-CO" w:eastAsia="en-US" w:bidi="ar-SA"/></w:rPr><w:t>PD-05</w:t></w:r></w:ins></w:p></w:tc><w:tc><w:tcPr><w:tcW w:w="1411" w:type="dxa"/><w:tcBorders></w:tcBorders></w:tcPr><w:p><w:pPr><w:pStyle w:val="Tabla8"/><w:widowControl/><w:jc w:val="left"/><w:rPr><w:kern w:val="0"/><w:szCs w:val="24"/><w:lang w:val="es-CO" w:eastAsia="en-US" w:bidi="ar-SA"/><w:ins w:id="23988" w:author="Unknown Author" w:date="2026-10-30T04:17:53Z"></w:ins></w:rPr></w:pPr><w:ins w:id="23987" w:author="Unknown Author" w:date="2026-10-30T04:17:53Z"><w:r><w:rPr><w:kern w:val="0"/><w:szCs w:val="24"/><w:lang w:val="es-CO" w:eastAsia="en-US" w:bidi="ar-SA"/></w:rPr><w:t>Protección del conocimiento y divulgación</w:t></w:r></w:ins></w:p></w:tc><w:tc><w:tcPr><w:tcW w:w="1576" w:type="dxa"/><w:tcBorders></w:tcBorders></w:tcPr><w:p><w:pPr><w:pStyle w:val="Tabla8"/><w:widowControl/><w:jc w:val="left"/><w:rPr><w:kern w:val="0"/><w:szCs w:val="24"/><w:lang w:val="es-CO" w:eastAsia="en-US" w:bidi="ar-SA"/><w:ins w:id="23990" w:author="Unknown Author" w:date="2026-10-30T04:17:53Z"></w:ins></w:rPr></w:pPr><w:ins w:id="23989" w:author="Unknown Author" w:date="2026-10-30T04:17:53Z"><w:r><w:rPr><w:kern w:val="0"/><w:szCs w:val="24"/><w:lang w:val="es-CO" w:eastAsia="en-US" w:bidi="ar-SA"/></w:rPr><w:t>Publicaciones de divulgación y eventos de socialización</w:t></w:r></w:ins></w:p></w:tc><w:tc><w:tcPr><w:tcW w:w="1078" w:type="dxa"/><w:tcBorders></w:tcBorders></w:tcPr><w:p><w:pPr><w:pStyle w:val="Tabla8"/><w:widowControl/><w:jc w:val="left"/><w:rPr><w:kern w:val="0"/><w:szCs w:val="24"/><w:lang w:val="es-CO" w:eastAsia="en-US" w:bidi="ar-SA"/><w:ins w:id="23992" w:author="Unknown Author" w:date="2026-10-30T04:17:53Z"></w:ins></w:rPr></w:pPr><w:ins w:id="23991" w:author="Unknown Author" w:date="2026-10-30T04:17:53Z"><w:r><w:rPr><w:kern w:val="0"/><w:szCs w:val="24"/><w:lang w:val="es-CO" w:eastAsia="en-US" w:bidi="ar-SA"/></w:rPr><w:t>paquete</w:t></w:r></w:ins></w:p></w:tc><w:tc><w:tcPr><w:tcW w:w="830" w:type="dxa"/><w:tcBorders></w:tcBorders></w:tcPr><w:p><w:pPr><w:pStyle w:val="Tabla8"/><w:widowControl/><w:jc w:val="left"/><w:rPr><w:kern w:val="0"/><w:szCs w:val="24"/><w:lang w:val="es-CO" w:eastAsia="en-US" w:bidi="ar-SA"/><w:ins w:id="23994" w:author="Unknown Author" w:date="2026-10-30T04:17:53Z"></w:ins></w:rPr></w:pPr><w:ins w:id="23993" w:author="Unknown Author" w:date="2026-10-30T04:17:53Z"><w:r><w:rPr><w:kern w:val="0"/><w:szCs w:val="24"/><w:lang w:val="es-CO" w:eastAsia="en-US" w:bidi="ar-SA"/></w:rPr><w:t>1</w:t></w:r></w:ins></w:p></w:tc><w:tc><w:tcPr><w:tcW w:w="1243" w:type="dxa"/><w:tcBorders></w:tcBorders></w:tcPr><w:p><w:pPr><w:pStyle w:val="Tabla8"/><w:widowControl/><w:jc w:val="left"/><w:rPr><w:kern w:val="0"/><w:szCs w:val="24"/><w:lang w:val="es-CO" w:eastAsia="en-US" w:bidi="ar-SA"/><w:ins w:id="23996" w:author="Unknown Author" w:date="2026-10-30T04:17:53Z"></w:ins></w:rPr></w:pPr><w:ins w:id="23995" w:author="Unknown Author" w:date="2026-10-30T04:17:53Z"><w:r><w:rPr><w:kern w:val="0"/><w:szCs w:val="24"/><w:lang w:val="es-CO" w:eastAsia="en-US" w:bidi="ar-SA"/></w:rPr><w:t>$ 60.000.000</w:t></w:r></w:ins></w:p></w:tc><w:tc><w:tcPr><w:tcW w:w="1493" w:type="dxa"/><w:tcBorders></w:tcBorders></w:tcPr><w:p><w:pPr><w:pStyle w:val="Tabla8"/><w:widowControl/><w:jc w:val="left"/><w:rPr><w:kern w:val="0"/><w:szCs w:val="24"/><w:lang w:val="es-CO" w:eastAsia="en-US" w:bidi="ar-SA"/><w:ins w:id="23998" w:author="Unknown Author" w:date="2026-10-30T04:17:53Z"></w:ins></w:rPr></w:pPr><w:ins w:id="23997" w:author="Unknown Author" w:date="2026-10-30T04:17:53Z"><w:r><w:rPr><w:kern w:val="0"/><w:szCs w:val="24"/><w:lang w:val="es-CO" w:eastAsia="en-US" w:bidi="ar-SA"/></w:rPr><w:t>$ 60.000.000</w:t></w:r></w:ins></w:p></w:tc><w:tc><w:tcPr><w:tcW w:w="913" w:type="dxa"/><w:tcBorders></w:tcBorders></w:tcPr><w:p><w:pPr><w:pStyle w:val="Tabla8"/><w:widowControl/><w:jc w:val="left"/><w:rPr><w:kern w:val="0"/><w:szCs w:val="24"/><w:lang w:val="es-CO" w:eastAsia="en-US" w:bidi="ar-SA"/><w:ins w:id="24000" w:author="Unknown Author" w:date="2026-10-30T04:17:53Z"></w:ins></w:rPr></w:pPr><w:ins w:id="23999" w:author="Unknown Author" w:date="2026-10-30T04:17:53Z"><w:r><w:rPr><w:kern w:val="0"/><w:szCs w:val="24"/><w:lang w:val="es-CO" w:eastAsia="en-US" w:bidi="ar-SA"/></w:rPr><w:t>3.2</w:t></w:r></w:ins></w:p></w:tc><w:tc><w:tcPr><w:tcW w:w="746" w:type="dxa"/><w:tcBorders></w:tcBorders></w:tcPr><w:p><w:pPr><w:pStyle w:val="Tabla8"/><w:widowControl/><w:jc w:val="left"/><w:rPr><w:kern w:val="0"/><w:szCs w:val="24"/><w:lang w:val="es-CO" w:eastAsia="en-US" w:bidi="ar-SA"/><w:ins w:id="24002" w:author="Unknown Author" w:date="2026-10-30T04:17:53Z"></w:ins></w:rPr></w:pPr><w:ins w:id="24001" w:author="Unknown Author" w:date="2026-10-30T04:17:53Z"><w:r><w:rPr><w:kern w:val="0"/><w:szCs w:val="24"/><w:lang w:val="es-CO" w:eastAsia="en-US" w:bidi="ar-SA"/></w:rPr><w:t>M12–M24</w:t></w:r></w:ins></w:p></w:tc></w:tr><w:tr><w:trPr><w:ins w:id="24003" w:author="Unknown Author" w:date="2026-10-30T04:17:53Z"/><w:cantSplit w:val="true"/></w:trPr><w:tc><w:tcPr><w:tcW w:w="663" w:type="dxa"/><w:tcBorders></w:tcBorders><w:shd w:color="auto" w:fill="F7F7F7" w:val="clear"/></w:tcPr><w:p><w:pPr><w:pStyle w:val="Tabla8"/><w:widowControl/><w:jc w:val="left"/><w:rPr><w:kern w:val="0"/><w:szCs w:val="24"/><w:lang w:val="es-CO" w:eastAsia="en-US" w:bidi="ar-SA"/><w:ins w:id="24005" w:author="Unknown Author" w:date="2026-10-30T04:17:53Z"></w:ins></w:rPr></w:pPr><w:ins w:id="24004" w:author="Unknown Author" w:date="2026-10-30T04:17:53Z"><w:r><w:rPr><w:kern w:val="0"/><w:szCs w:val="24"/><w:lang w:val="es-CO" w:eastAsia="en-US" w:bidi="ar-SA"/></w:rPr><w:t>PD-06</w:t></w:r></w:ins></w:p></w:tc><w:tc><w:tcPr><w:tcW w:w="1411" w:type="dxa"/><w:tcBorders></w:tcBorders><w:shd w:color="auto" w:fill="F7F7F7" w:val="clear"/></w:tcPr><w:p><w:pPr><w:pStyle w:val="Tabla8"/><w:widowControl/><w:jc w:val="left"/><w:rPr><w:kern w:val="0"/><w:szCs w:val="24"/><w:lang w:val="es-CO" w:eastAsia="en-US" w:bidi="ar-SA"/><w:ins w:id="24007" w:author="Unknown Author" w:date="2026-10-30T04:17:53Z"></w:ins></w:rPr></w:pPr><w:ins w:id="24006" w:author="Unknown Author" w:date="2026-10-30T04:17:53Z"><w:r><w:rPr><w:kern w:val="0"/><w:szCs w:val="24"/><w:lang w:val="es-CO" w:eastAsia="en-US" w:bidi="ar-SA"/></w:rPr><w:t>Protección del conocimiento y divulgación</w:t></w:r></w:ins></w:p></w:tc><w:tc><w:tcPr><w:tcW w:w="1576" w:type="dxa"/><w:tcBorders></w:tcBorders><w:shd w:color="auto" w:fill="F7F7F7" w:val="clear"/></w:tcPr><w:p><w:pPr><w:pStyle w:val="Tabla8"/><w:widowControl/><w:jc w:val="left"/><w:rPr><w:kern w:val="0"/><w:szCs w:val="24"/><w:lang w:val="es-CO" w:eastAsia="en-US" w:bidi="ar-SA"/><w:ins w:id="24009" w:author="Unknown Author" w:date="2026-10-30T04:17:53Z"></w:ins></w:rPr></w:pPr><w:ins w:id="24008" w:author="Unknown Author" w:date="2026-10-30T04:17:53Z"><w:r><w:rPr><w:kern w:val="0"/><w:szCs w:val="24"/><w:lang w:val="es-CO" w:eastAsia="en-US" w:bidi="ar-SA"/></w:rPr><w:t>Registro del software y de los datos del modelo predictivo ante la DNDA</w:t></w:r></w:ins></w:p></w:tc><w:tc><w:tcPr><w:tcW w:w="1078" w:type="dxa"/><w:tcBorders></w:tcBorders><w:shd w:color="auto" w:fill="F7F7F7" w:val="clear"/></w:tcPr><w:p><w:pPr><w:pStyle w:val="Tabla8"/><w:widowControl/><w:jc w:val="left"/><w:rPr><w:kern w:val="0"/><w:szCs w:val="24"/><w:lang w:val="es-CO" w:eastAsia="en-US" w:bidi="ar-SA"/><w:ins w:id="24011" w:author="Unknown Author" w:date="2026-10-30T04:17:53Z"></w:ins></w:rPr></w:pPr><w:ins w:id="24010" w:author="Unknown Author" w:date="2026-10-30T04:17:53Z"><w:r><w:rPr><w:kern w:val="0"/><w:szCs w:val="24"/><w:lang w:val="es-CO" w:eastAsia="en-US" w:bidi="ar-SA"/></w:rPr><w:t>paquete</w:t></w:r></w:ins></w:p></w:tc><w:tc><w:tcPr><w:tcW w:w="830" w:type="dxa"/><w:tcBorders></w:tcBorders><w:shd w:color="auto" w:fill="F7F7F7" w:val="clear"/></w:tcPr><w:p><w:pPr><w:pStyle w:val="Tabla8"/><w:widowControl/><w:jc w:val="left"/><w:rPr><w:kern w:val="0"/><w:szCs w:val="24"/><w:lang w:val="es-CO" w:eastAsia="en-US" w:bidi="ar-SA"/><w:ins w:id="24013" w:author="Unknown Author" w:date="2026-10-30T04:17:53Z"></w:ins></w:rPr></w:pPr><w:ins w:id="24012" w:author="Unknown Author" w:date="2026-10-30T04:17:53Z"><w:r><w:rPr><w:kern w:val="0"/><w:szCs w:val="24"/><w:lang w:val="es-CO" w:eastAsia="en-US" w:bidi="ar-SA"/></w:rPr><w:t>1</w:t></w:r></w:ins></w:p></w:tc><w:tc><w:tcPr><w:tcW w:w="1243" w:type="dxa"/><w:tcBorders></w:tcBorders><w:shd w:color="auto" w:fill="F7F7F7" w:val="clear"/></w:tcPr><w:p><w:pPr><w:pStyle w:val="Tabla8"/><w:widowControl/><w:jc w:val="left"/><w:rPr><w:kern w:val="0"/><w:szCs w:val="24"/><w:lang w:val="es-CO" w:eastAsia="en-US" w:bidi="ar-SA"/><w:ins w:id="24015" w:author="Unknown Author" w:date="2026-10-30T04:17:53Z"></w:ins></w:rPr></w:pPr><w:ins w:id="24014" w:author="Unknown Author" w:date="2026-10-30T04:17:53Z"><w:r><w:rPr><w:kern w:val="0"/><w:szCs w:val="24"/><w:lang w:val="es-CO" w:eastAsia="en-US" w:bidi="ar-SA"/></w:rPr><w:t>$ 10.000.000</w:t></w:r></w:ins></w:p></w:tc><w:tc><w:tcPr><w:tcW w:w="1493" w:type="dxa"/><w:tcBorders></w:tcBorders><w:shd w:color="auto" w:fill="F7F7F7" w:val="clear"/></w:tcPr><w:p><w:pPr><w:pStyle w:val="Tabla8"/><w:widowControl/><w:jc w:val="left"/><w:rPr><w:kern w:val="0"/><w:szCs w:val="24"/><w:lang w:val="es-CO" w:eastAsia="en-US" w:bidi="ar-SA"/><w:ins w:id="24017" w:author="Unknown Author" w:date="2026-10-30T04:17:53Z"></w:ins></w:rPr></w:pPr><w:ins w:id="24016" w:author="Unknown Author" w:date="2026-10-30T04:17:53Z"><w:r><w:rPr><w:kern w:val="0"/><w:szCs w:val="24"/><w:lang w:val="es-CO" w:eastAsia="en-US" w:bidi="ar-SA"/></w:rPr><w:t>$ 10.000.000</w:t></w:r></w:ins></w:p></w:tc><w:tc><w:tcPr><w:tcW w:w="913" w:type="dxa"/><w:tcBorders></w:tcBorders><w:shd w:color="auto" w:fill="F7F7F7" w:val="clear"/></w:tcPr><w:p><w:pPr><w:pStyle w:val="Tabla8"/><w:widowControl/><w:jc w:val="left"/><w:rPr><w:kern w:val="0"/><w:szCs w:val="24"/><w:lang w:val="es-CO" w:eastAsia="en-US" w:bidi="ar-SA"/><w:ins w:id="24019" w:author="Unknown Author" w:date="2026-10-30T04:17:53Z"></w:ins></w:rPr></w:pPr><w:ins w:id="24018" w:author="Unknown Author" w:date="2026-10-30T04:17:53Z"><w:r><w:rPr><w:kern w:val="0"/><w:szCs w:val="24"/><w:lang w:val="es-CO" w:eastAsia="en-US" w:bidi="ar-SA"/></w:rPr><w:t>3.5</w:t></w:r></w:ins></w:p></w:tc><w:tc><w:tcPr><w:tcW w:w="746" w:type="dxa"/><w:tcBorders></w:tcBorders><w:shd w:color="auto" w:fill="F7F7F7" w:val="clear"/></w:tcPr><w:p><w:pPr><w:pStyle w:val="Tabla8"/><w:widowControl/><w:jc w:val="left"/><w:rPr><w:kern w:val="0"/><w:szCs w:val="24"/><w:lang w:val="es-CO" w:eastAsia="en-US" w:bidi="ar-SA"/><w:ins w:id="24021" w:author="Unknown Author" w:date="2026-10-30T04:17:53Z"></w:ins></w:rPr></w:pPr><w:ins w:id="24020" w:author="Unknown Author" w:date="2026-10-30T04:17:53Z"><w:r><w:rPr><w:kern w:val="0"/><w:szCs w:val="24"/><w:lang w:val="es-CO" w:eastAsia="en-US" w:bidi="ar-SA"/></w:rPr><w:t>M21–M24</w:t></w:r></w:ins></w:p></w:tc></w:tr><w:tr><w:trPr><w:ins w:id="24022" w:author="Unknown Author" w:date="2026-10-30T04:17:53Z"/><w:cantSplit w:val="true"/></w:trPr><w:tc><w:tcPr><w:tcW w:w="663" w:type="dxa"/><w:tcBorders></w:tcBorders></w:tcPr><w:p><w:pPr><w:pStyle w:val="Tabla8"/><w:widowControl/><w:jc w:val="left"/><w:rPr><w:kern w:val="0"/><w:szCs w:val="24"/><w:lang w:val="es-CO" w:eastAsia="en-US" w:bidi="ar-SA"/><w:ins w:id="24024" w:author="Unknown Author" w:date="2026-10-30T04:17:53Z"></w:ins></w:rPr></w:pPr><w:ins w:id="24023" w:author="Unknown Author" w:date="2026-10-30T04:17:53Z"><w:r><w:rPr><w:kern w:val="0"/><w:szCs w:val="24"/><w:lang w:val="es-CO" w:eastAsia="en-US" w:bidi="ar-SA"/></w:rPr><w:t>IN-01</w:t></w:r></w:ins></w:p></w:tc><w:tc><w:tcPr><w:tcW w:w="1411" w:type="dxa"/><w:tcBorders></w:tcBorders></w:tcPr><w:p><w:pPr><w:pStyle w:val="Tabla8"/><w:widowControl/><w:jc w:val="left"/><w:rPr><w:kern w:val="0"/><w:szCs w:val="24"/><w:lang w:val="es-CO" w:eastAsia="en-US" w:bidi="ar-SA"/><w:ins w:id="24026" w:author="Unknown Author" w:date="2026-10-30T04:17:53Z"></w:ins></w:rPr></w:pPr><w:ins w:id="24025" w:author="Unknown Author" w:date="2026-10-30T04:17:53Z"><w:r><w:rPr><w:kern w:val="0"/><w:szCs w:val="24"/><w:lang w:val="es-CO" w:eastAsia="en-US" w:bidi="ar-SA"/></w:rPr><w:t>Infraestructura</w:t></w:r></w:ins></w:p></w:tc><w:tc><w:tcPr><w:tcW w:w="1576" w:type="dxa"/><w:tcBorders></w:tcBorders></w:tcPr><w:p><w:pPr><w:pStyle w:val="Tabla8"/><w:widowControl/><w:jc w:val="left"/><w:rPr><w:kern w:val="0"/><w:szCs w:val="24"/><w:lang w:val="es-CO" w:eastAsia="en-US" w:bidi="ar-SA"/><w:ins w:id="24028" w:author="Unknown Author" w:date="2026-10-30T04:17:53Z"></w:ins></w:rPr></w:pPr><w:ins w:id="24027" w:author="Unknown Author" w:date="2026-10-30T04:17:53Z"><w:r><w:rPr><w:kern w:val="0"/><w:szCs w:val="24"/><w:lang w:val="es-CO" w:eastAsia="en-US" w:bidi="ar-SA"/></w:rPr><w:t>Instalación en sitio, mástiles y obra menor (100 nodos y 10 gateways)</w:t></w:r></w:ins></w:p></w:tc><w:tc><w:tcPr><w:tcW w:w="1078" w:type="dxa"/><w:tcBorders></w:tcBorders></w:tcPr><w:p><w:pPr><w:pStyle w:val="Tabla8"/><w:widowControl/><w:jc w:val="left"/><w:rPr><w:kern w:val="0"/><w:szCs w:val="24"/><w:lang w:val="es-CO" w:eastAsia="en-US" w:bidi="ar-SA"/><w:ins w:id="24030" w:author="Unknown Author" w:date="2026-10-30T04:17:53Z"></w:ins></w:rPr></w:pPr><w:ins w:id="24029" w:author="Unknown Author" w:date="2026-10-30T04:17:53Z"><w:r><w:rPr><w:kern w:val="0"/><w:szCs w:val="24"/><w:lang w:val="es-CO" w:eastAsia="en-US" w:bidi="ar-SA"/></w:rPr><w:t>sitio</w:t></w:r></w:ins></w:p></w:tc><w:tc><w:tcPr><w:tcW w:w="830" w:type="dxa"/><w:tcBorders></w:tcBorders></w:tcPr><w:p><w:pPr><w:pStyle w:val="Tabla8"/><w:widowControl/><w:jc w:val="left"/><w:rPr><w:kern w:val="0"/><w:szCs w:val="24"/><w:lang w:val="es-CO" w:eastAsia="en-US" w:bidi="ar-SA"/><w:ins w:id="24032" w:author="Unknown Author" w:date="2026-10-30T04:17:53Z"></w:ins></w:rPr></w:pPr><w:ins w:id="24031" w:author="Unknown Author" w:date="2026-10-30T04:17:53Z"><w:r><w:rPr><w:kern w:val="0"/><w:szCs w:val="24"/><w:lang w:val="es-CO" w:eastAsia="en-US" w:bidi="ar-SA"/></w:rPr><w:t>110</w:t></w:r></w:ins></w:p></w:tc><w:tc><w:tcPr><w:tcW w:w="1243" w:type="dxa"/><w:tcBorders></w:tcBorders></w:tcPr><w:p><w:pPr><w:pStyle w:val="Tabla8"/><w:widowControl/><w:jc w:val="left"/><w:rPr><w:kern w:val="0"/><w:szCs w:val="24"/><w:lang w:val="es-CO" w:eastAsia="en-US" w:bidi="ar-SA"/><w:ins w:id="24034" w:author="Unknown Author" w:date="2026-10-30T04:17:53Z"></w:ins></w:rPr></w:pPr><w:ins w:id="24033" w:author="Unknown Author" w:date="2026-10-30T04:17:53Z"><w:r><w:rPr><w:kern w:val="0"/><w:szCs w:val="24"/><w:lang w:val="es-CO" w:eastAsia="en-US" w:bidi="ar-SA"/></w:rPr><w:t>$ 1.200.000</w:t></w:r></w:ins></w:p></w:tc><w:tc><w:tcPr><w:tcW w:w="1493" w:type="dxa"/><w:tcBorders></w:tcBorders></w:tcPr><w:p><w:pPr><w:pStyle w:val="Tabla8"/><w:widowControl/><w:jc w:val="left"/><w:rPr><w:kern w:val="0"/><w:szCs w:val="24"/><w:lang w:val="es-CO" w:eastAsia="en-US" w:bidi="ar-SA"/><w:ins w:id="24036" w:author="Unknown Author" w:date="2026-10-30T04:17:53Z"></w:ins></w:rPr></w:pPr><w:ins w:id="24035" w:author="Unknown Author" w:date="2026-10-30T04:17:53Z"><w:r><w:rPr><w:kern w:val="0"/><w:szCs w:val="24"/><w:lang w:val="es-CO" w:eastAsia="en-US" w:bidi="ar-SA"/></w:rPr><w:t>$ 132.000.000</w:t></w:r></w:ins></w:p></w:tc><w:tc><w:tcPr><w:tcW w:w="913" w:type="dxa"/><w:tcBorders></w:tcBorders></w:tcPr><w:p><w:pPr><w:pStyle w:val="Tabla8"/><w:widowControl/><w:jc w:val="left"/><w:rPr><w:kern w:val="0"/><w:szCs w:val="24"/><w:lang w:val="es-CO" w:eastAsia="en-US" w:bidi="ar-SA"/><w:ins w:id="24038" w:author="Unknown Author" w:date="2026-10-30T04:17:53Z"></w:ins></w:rPr></w:pPr><w:ins w:id="24037" w:author="Unknown Author" w:date="2026-10-30T04:17:53Z"><w:r><w:rPr><w:kern w:val="0"/><w:szCs w:val="24"/><w:lang w:val="es-CO" w:eastAsia="en-US" w:bidi="ar-SA"/></w:rPr><w:t>1.3</w:t></w:r></w:ins></w:p></w:tc><w:tc><w:tcPr><w:tcW w:w="746" w:type="dxa"/><w:tcBorders></w:tcBorders></w:tcPr><w:p><w:pPr><w:pStyle w:val="Tabla8"/><w:widowControl/><w:jc w:val="left"/><w:rPr><w:kern w:val="0"/><w:szCs w:val="24"/><w:lang w:val="es-CO" w:eastAsia="en-US" w:bidi="ar-SA"/><w:ins w:id="24040" w:author="Unknown Author" w:date="2026-10-30T04:17:53Z"></w:ins></w:rPr></w:pPr><w:ins w:id="24039" w:author="Unknown Author" w:date="2026-10-30T04:17:53Z"><w:r><w:rPr><w:kern w:val="0"/><w:szCs w:val="24"/><w:lang w:val="es-CO" w:eastAsia="en-US" w:bidi="ar-SA"/></w:rPr><w:t>M6–M19</w:t></w:r></w:ins></w:p></w:tc></w:tr><w:tr><w:trPr><w:ins w:id="24041" w:author="Unknown Author" w:date="2026-10-30T04:17:53Z"/><w:cantSplit w:val="true"/></w:trPr><w:tc><w:tcPr><w:tcW w:w="663" w:type="dxa"/><w:tcBorders></w:tcBorders><w:shd w:color="auto" w:fill="F7F7F7" w:val="clear"/></w:tcPr><w:p><w:pPr><w:pStyle w:val="Tabla8"/><w:widowControl/><w:jc w:val="left"/><w:rPr><w:kern w:val="0"/><w:szCs w:val="24"/><w:lang w:val="es-CO" w:eastAsia="en-US" w:bidi="ar-SA"/><w:ins w:id="24043" w:author="Unknown Author" w:date="2026-10-30T04:17:53Z"></w:ins></w:rPr></w:pPr><w:ins w:id="24042" w:author="Unknown Author" w:date="2026-10-30T04:17:53Z"><w:r><w:rPr><w:kern w:val="0"/><w:szCs w:val="24"/><w:lang w:val="es-CO" w:eastAsia="en-US" w:bidi="ar-SA"/></w:rPr><w:t>VI-01</w:t></w:r></w:ins></w:p></w:tc><w:tc><w:tcPr><w:tcW w:w="1411" w:type="dxa"/><w:tcBorders></w:tcBorders><w:shd w:color="auto" w:fill="F7F7F7" w:val="clear"/></w:tcPr><w:p><w:pPr><w:pStyle w:val="Tabla8"/><w:widowControl/><w:jc w:val="left"/><w:rPr><w:kern w:val="0"/><w:szCs w:val="24"/><w:lang w:val="es-CO" w:eastAsia="en-US" w:bidi="ar-SA"/><w:ins w:id="24045" w:author="Unknown Author" w:date="2026-10-30T04:17:53Z"></w:ins></w:rPr></w:pPr><w:ins w:id="24044" w:author="Unknown Author" w:date="2026-10-30T04:17:53Z"><w:r><w:rPr><w:kern w:val="0"/><w:szCs w:val="24"/><w:lang w:val="es-CO" w:eastAsia="en-US" w:bidi="ar-SA"/></w:rPr><w:t>Gastos de viaje</w:t></w:r></w:ins></w:p></w:tc><w:tc><w:tcPr><w:tcW w:w="1576" w:type="dxa"/><w:tcBorders></w:tcBorders><w:shd w:color="auto" w:fill="F7F7F7" w:val="clear"/></w:tcPr><w:p><w:pPr><w:pStyle w:val="Tabla8"/><w:widowControl/><w:jc w:val="left"/><w:rPr><w:kern w:val="0"/><w:szCs w:val="24"/><w:lang w:val="es-CO" w:eastAsia="en-US" w:bidi="ar-SA"/><w:ins w:id="24047" w:author="Unknown Author" w:date="2026-10-30T04:17:53Z"></w:ins></w:rPr></w:pPr><w:ins w:id="24046" w:author="Unknown Author" w:date="2026-10-30T04:17:53Z"><w:r><w:rPr><w:kern w:val="0"/><w:szCs w:val="24"/><w:lang w:val="es-CO" w:eastAsia="en-US" w:bidi="ar-SA"/></w:rPr><w:t>Tiquetes aéreos nacionales (equipo de la universidad → Manizales y Calarcá)</w:t></w:r></w:ins></w:p></w:tc><w:tc><w:tcPr><w:tcW w:w="1078" w:type="dxa"/><w:tcBorders></w:tcBorders><w:shd w:color="auto" w:fill="F7F7F7" w:val="clear"/></w:tcPr><w:p><w:pPr><w:pStyle w:val="Tabla8"/><w:widowControl/><w:jc w:val="left"/><w:rPr><w:kern w:val="0"/><w:szCs w:val="24"/><w:lang w:val="es-CO" w:eastAsia="en-US" w:bidi="ar-SA"/><w:ins w:id="24049" w:author="Unknown Author" w:date="2026-10-30T04:17:53Z"></w:ins></w:rPr></w:pPr><w:ins w:id="24048" w:author="Unknown Author" w:date="2026-10-30T04:17:53Z"><w:r><w:rPr><w:kern w:val="0"/><w:szCs w:val="24"/><w:lang w:val="es-CO" w:eastAsia="en-US" w:bidi="ar-SA"/></w:rPr><w:t>trayecto</w:t></w:r></w:ins></w:p></w:tc><w:tc><w:tcPr><w:tcW w:w="830" w:type="dxa"/><w:tcBorders></w:tcBorders><w:shd w:color="auto" w:fill="F7F7F7" w:val="clear"/></w:tcPr><w:p><w:pPr><w:pStyle w:val="Tabla8"/><w:widowControl/><w:jc w:val="left"/><w:rPr><w:kern w:val="0"/><w:szCs w:val="24"/><w:lang w:val="es-CO" w:eastAsia="en-US" w:bidi="ar-SA"/><w:ins w:id="24051" w:author="Unknown Author" w:date="2026-10-30T04:17:53Z"></w:ins></w:rPr></w:pPr><w:ins w:id="24050" w:author="Unknown Author" w:date="2026-10-30T04:17:53Z"><w:r><w:rPr><w:kern w:val="0"/><w:szCs w:val="24"/><w:lang w:val="es-CO" w:eastAsia="en-US" w:bidi="ar-SA"/></w:rPr><w:t>150</w:t></w:r></w:ins></w:p></w:tc><w:tc><w:tcPr><w:tcW w:w="1243" w:type="dxa"/><w:tcBorders></w:tcBorders><w:shd w:color="auto" w:fill="F7F7F7" w:val="clear"/></w:tcPr><w:p><w:pPr><w:pStyle w:val="Tabla8"/><w:widowControl/><w:jc w:val="left"/><w:rPr><w:kern w:val="0"/><w:szCs w:val="24"/><w:lang w:val="es-CO" w:eastAsia="en-US" w:bidi="ar-SA"/><w:ins w:id="24053" w:author="Unknown Author" w:date="2026-10-30T04:17:53Z"></w:ins></w:rPr></w:pPr><w:ins w:id="24052" w:author="Unknown Author" w:date="2026-10-30T04:17:53Z"><w:r><w:rPr><w:kern w:val="0"/><w:szCs w:val="24"/><w:lang w:val="es-CO" w:eastAsia="en-US" w:bidi="ar-SA"/></w:rPr><w:t>$ 422.350</w:t></w:r></w:ins></w:p></w:tc><w:tc><w:tcPr><w:tcW w:w="1493" w:type="dxa"/><w:tcBorders></w:tcBorders><w:shd w:color="auto" w:fill="F7F7F7" w:val="clear"/></w:tcPr><w:p><w:pPr><w:pStyle w:val="Tabla8"/><w:widowControl/><w:jc w:val="left"/><w:rPr><w:kern w:val="0"/><w:szCs w:val="24"/><w:lang w:val="es-CO" w:eastAsia="en-US" w:bidi="ar-SA"/><w:ins w:id="24055" w:author="Unknown Author" w:date="2026-10-30T04:17:53Z"></w:ins></w:rPr></w:pPr><w:ins w:id="24054" w:author="Unknown Author" w:date="2026-10-30T04:17:53Z"><w:r><w:rPr><w:kern w:val="0"/><w:szCs w:val="24"/><w:lang w:val="es-CO" w:eastAsia="en-US" w:bidi="ar-SA"/></w:rPr><w:t>$ 63.352.500</w:t></w:r></w:ins></w:p></w:tc><w:tc><w:tcPr><w:tcW w:w="913" w:type="dxa"/><w:tcBorders></w:tcBorders><w:shd w:color="auto" w:fill="F7F7F7" w:val="clear"/></w:tcPr><w:p><w:pPr><w:pStyle w:val="Tabla8"/><w:widowControl/><w:jc w:val="left"/><w:rPr><w:kern w:val="0"/><w:szCs w:val="24"/><w:lang w:val="es-CO" w:eastAsia="en-US" w:bidi="ar-SA"/><w:ins w:id="24057" w:author="Unknown Author" w:date="2026-10-30T04:17:53Z"></w:ins></w:rPr></w:pPr><w:ins w:id="24056" w:author="Unknown Author" w:date="2026-10-30T04:17:53Z"><w:r><w:rPr><w:kern w:val="0"/><w:szCs w:val="24"/><w:lang w:val="es-CO" w:eastAsia="en-US" w:bidi="ar-SA"/></w:rPr><w:t>1.3</w:t></w:r></w:ins></w:p></w:tc><w:tc><w:tcPr><w:tcW w:w="746" w:type="dxa"/><w:tcBorders></w:tcBorders><w:shd w:color="auto" w:fill="F7F7F7" w:val="clear"/></w:tcPr><w:p><w:pPr><w:pStyle w:val="Tabla8"/><w:widowControl/><w:jc w:val="left"/><w:rPr><w:kern w:val="0"/><w:szCs w:val="24"/><w:lang w:val="es-CO" w:eastAsia="en-US" w:bidi="ar-SA"/><w:ins w:id="24059" w:author="Unknown Author" w:date="2026-10-30T04:17:53Z"></w:ins></w:rPr></w:pPr><w:ins w:id="24058" w:author="Unknown Author" w:date="2026-10-30T04:17:53Z"><w:r><w:rPr><w:kern w:val="0"/><w:szCs w:val="24"/><w:lang w:val="es-CO" w:eastAsia="en-US" w:bidi="ar-SA"/></w:rPr><w:t>M3–M20</w:t></w:r></w:ins></w:p></w:tc></w:tr><w:tr><w:trPr><w:ins w:id="24060" w:author="Unknown Author" w:date="2026-10-30T04:17:53Z"/><w:cantSplit w:val="true"/></w:trPr><w:tc><w:tcPr><w:tcW w:w="663" w:type="dxa"/><w:tcBorders></w:tcBorders></w:tcPr><w:p><w:pPr><w:pStyle w:val="Tabla8"/><w:widowControl/><w:jc w:val="left"/><w:rPr><w:kern w:val="0"/><w:szCs w:val="24"/><w:lang w:val="es-CO" w:eastAsia="en-US" w:bidi="ar-SA"/><w:ins w:id="24062" w:author="Unknown Author" w:date="2026-10-30T04:17:53Z"></w:ins></w:rPr></w:pPr><w:ins w:id="24061" w:author="Unknown Author" w:date="2026-10-30T04:17:53Z"><w:r><w:rPr><w:kern w:val="0"/><w:szCs w:val="24"/><w:lang w:val="es-CO" w:eastAsia="en-US" w:bidi="ar-SA"/></w:rPr><w:t>VI-02</w:t></w:r></w:ins></w:p></w:tc><w:tc><w:tcPr><w:tcW w:w="1411" w:type="dxa"/><w:tcBorders></w:tcBorders></w:tcPr><w:p><w:pPr><w:pStyle w:val="Tabla8"/><w:widowControl/><w:jc w:val="left"/><w:rPr><w:kern w:val="0"/><w:szCs w:val="24"/><w:lang w:val="es-CO" w:eastAsia="en-US" w:bidi="ar-SA"/><w:ins w:id="24064" w:author="Unknown Author" w:date="2026-10-30T04:17:53Z"></w:ins></w:rPr></w:pPr><w:ins w:id="24063" w:author="Unknown Author" w:date="2026-10-30T04:17:53Z"><w:r><w:rPr><w:kern w:val="0"/><w:szCs w:val="24"/><w:lang w:val="es-CO" w:eastAsia="en-US" w:bidi="ar-SA"/></w:rPr><w:t>Gastos de viaje</w:t></w:r></w:ins></w:p></w:tc><w:tc><w:tcPr><w:tcW w:w="1576" w:type="dxa"/><w:tcBorders></w:tcBorders></w:tcPr><w:p><w:pPr><w:pStyle w:val="Tabla8"/><w:widowControl/><w:jc w:val="left"/><w:rPr><w:kern w:val="0"/><w:szCs w:val="24"/><w:lang w:val="es-CO" w:eastAsia="en-US" w:bidi="ar-SA"/><w:ins w:id="24066" w:author="Unknown Author" w:date="2026-10-30T04:17:53Z"></w:ins></w:rPr></w:pPr><w:ins w:id="24065" w:author="Unknown Author" w:date="2026-10-30T04:17:53Z"><w:r><w:rPr><w:kern w:val="0"/><w:szCs w:val="24"/><w:lang w:val="es-CO" w:eastAsia="en-US" w:bidi="ar-SA"/></w:rPr><w:t>Viáticos de alojamiento y manutención</w:t></w:r></w:ins></w:p></w:tc><w:tc><w:tcPr><w:tcW w:w="1078" w:type="dxa"/><w:tcBorders></w:tcBorders></w:tcPr><w:p><w:pPr><w:pStyle w:val="Tabla8"/><w:widowControl/><w:jc w:val="left"/><w:rPr><w:kern w:val="0"/><w:szCs w:val="24"/><w:lang w:val="es-CO" w:eastAsia="en-US" w:bidi="ar-SA"/><w:ins w:id="24068" w:author="Unknown Author" w:date="2026-10-30T04:17:53Z"></w:ins></w:rPr></w:pPr><w:ins w:id="24067" w:author="Unknown Author" w:date="2026-10-30T04:17:53Z"><w:r><w:rPr><w:kern w:val="0"/><w:szCs w:val="24"/><w:lang w:val="es-CO" w:eastAsia="en-US" w:bidi="ar-SA"/></w:rPr><w:t>día-persona</w:t></w:r></w:ins></w:p></w:tc><w:tc><w:tcPr><w:tcW w:w="830" w:type="dxa"/><w:tcBorders></w:tcBorders></w:tcPr><w:p><w:pPr><w:pStyle w:val="Tabla8"/><w:widowControl/><w:jc w:val="left"/><w:rPr><w:kern w:val="0"/><w:szCs w:val="24"/><w:lang w:val="es-CO" w:eastAsia="en-US" w:bidi="ar-SA"/><w:ins w:id="24070" w:author="Unknown Author" w:date="2026-10-30T04:17:53Z"></w:ins></w:rPr></w:pPr><w:ins w:id="24069" w:author="Unknown Author" w:date="2026-10-30T04:17:53Z"><w:r><w:rPr><w:kern w:val="0"/><w:szCs w:val="24"/><w:lang w:val="es-CO" w:eastAsia="en-US" w:bidi="ar-SA"/></w:rPr><w:t>600</w:t></w:r></w:ins></w:p></w:tc><w:tc><w:tcPr><w:tcW w:w="1243" w:type="dxa"/><w:tcBorders></w:tcBorders></w:tcPr><w:p><w:pPr><w:pStyle w:val="Tabla8"/><w:widowControl/><w:jc w:val="left"/><w:rPr><w:kern w:val="0"/><w:szCs w:val="24"/><w:lang w:val="es-CO" w:eastAsia="en-US" w:bidi="ar-SA"/><w:ins w:id="24072" w:author="Unknown Author" w:date="2026-10-30T04:17:53Z"></w:ins></w:rPr></w:pPr><w:ins w:id="24071" w:author="Unknown Author" w:date="2026-10-30T04:17:53Z"><w:r><w:rPr><w:kern w:val="0"/><w:szCs w:val="24"/><w:lang w:val="es-CO" w:eastAsia="en-US" w:bidi="ar-SA"/></w:rPr><w:t>$ 434.866</w:t></w:r></w:ins></w:p></w:tc><w:tc><w:tcPr><w:tcW w:w="1493" w:type="dxa"/><w:tcBorders></w:tcBorders></w:tcPr><w:p><w:pPr><w:pStyle w:val="Tabla8"/><w:widowControl/><w:jc w:val="left"/><w:rPr><w:kern w:val="0"/><w:szCs w:val="24"/><w:lang w:val="es-CO" w:eastAsia="en-US" w:bidi="ar-SA"/><w:ins w:id="24074" w:author="Unknown Author" w:date="2026-10-30T04:17:53Z"></w:ins></w:rPr></w:pPr><w:ins w:id="24073" w:author="Unknown Author" w:date="2026-10-30T04:17:53Z"><w:r><w:rPr><w:kern w:val="0"/><w:szCs w:val="24"/><w:lang w:val="es-CO" w:eastAsia="en-US" w:bidi="ar-SA"/></w:rPr><w:t>$ 260.919.600</w:t></w:r></w:ins></w:p></w:tc><w:tc><w:tcPr><w:tcW w:w="913" w:type="dxa"/><w:tcBorders></w:tcBorders></w:tcPr><w:p><w:pPr><w:pStyle w:val="Tabla8"/><w:widowControl/><w:jc w:val="left"/><w:rPr><w:kern w:val="0"/><w:szCs w:val="24"/><w:lang w:val="es-CO" w:eastAsia="en-US" w:bidi="ar-SA"/><w:ins w:id="24076" w:author="Unknown Author" w:date="2026-10-30T04:17:53Z"></w:ins></w:rPr></w:pPr><w:ins w:id="24075" w:author="Unknown Author" w:date="2026-10-30T04:17:53Z"><w:r><w:rPr><w:kern w:val="0"/><w:szCs w:val="24"/><w:lang w:val="es-CO" w:eastAsia="en-US" w:bidi="ar-SA"/></w:rPr><w:t>1.3</w:t></w:r></w:ins></w:p></w:tc><w:tc><w:tcPr><w:tcW w:w="746" w:type="dxa"/><w:tcBorders></w:tcBorders></w:tcPr><w:p><w:pPr><w:pStyle w:val="Tabla8"/><w:widowControl/><w:jc w:val="left"/><w:rPr><w:kern w:val="0"/><w:szCs w:val="24"/><w:lang w:val="es-CO" w:eastAsia="en-US" w:bidi="ar-SA"/><w:ins w:id="24078" w:author="Unknown Author" w:date="2026-10-30T04:17:53Z"></w:ins></w:rPr></w:pPr><w:ins w:id="24077" w:author="Unknown Author" w:date="2026-10-30T04:17:53Z"><w:r><w:rPr><w:kern w:val="0"/><w:szCs w:val="24"/><w:lang w:val="es-CO" w:eastAsia="en-US" w:bidi="ar-SA"/></w:rPr><w:t>M3–M20</w:t></w:r></w:ins></w:p></w:tc></w:tr><w:tr><w:trPr><w:ins w:id="24079" w:author="Unknown Author" w:date="2026-10-30T04:17:53Z"/><w:cantSplit w:val="true"/></w:trPr><w:tc><w:tcPr><w:tcW w:w="663" w:type="dxa"/><w:tcBorders></w:tcBorders><w:shd w:color="auto" w:fill="F7F7F7" w:val="clear"/></w:tcPr><w:p><w:pPr><w:pStyle w:val="Tabla8"/><w:widowControl/><w:jc w:val="left"/><w:rPr><w:kern w:val="0"/><w:szCs w:val="24"/><w:lang w:val="es-CO" w:eastAsia="en-US" w:bidi="ar-SA"/><w:ins w:id="24081" w:author="Unknown Author" w:date="2026-10-30T04:17:53Z"></w:ins></w:rPr></w:pPr><w:ins w:id="24080" w:author="Unknown Author" w:date="2026-10-30T04:17:53Z"><w:r><w:rPr><w:kern w:val="0"/><w:szCs w:val="24"/><w:lang w:val="es-CO" w:eastAsia="en-US" w:bidi="ar-SA"/></w:rPr><w:t>VI-03</w:t></w:r></w:ins></w:p></w:tc><w:tc><w:tcPr><w:tcW w:w="1411" w:type="dxa"/><w:tcBorders></w:tcBorders><w:shd w:color="auto" w:fill="F7F7F7" w:val="clear"/></w:tcPr><w:p><w:pPr><w:pStyle w:val="Tabla8"/><w:widowControl/><w:jc w:val="left"/><w:rPr><w:kern w:val="0"/><w:szCs w:val="24"/><w:lang w:val="es-CO" w:eastAsia="en-US" w:bidi="ar-SA"/><w:ins w:id="24083" w:author="Unknown Author" w:date="2026-10-30T04:17:53Z"></w:ins></w:rPr></w:pPr><w:ins w:id="24082" w:author="Unknown Author" w:date="2026-10-30T04:17:53Z"><w:r><w:rPr><w:kern w:val="0"/><w:szCs w:val="24"/><w:lang w:val="es-CO" w:eastAsia="en-US" w:bidi="ar-SA"/></w:rPr><w:t>Gastos de viaje</w:t></w:r></w:ins></w:p></w:tc><w:tc><w:tcPr><w:tcW w:w="1576" w:type="dxa"/><w:tcBorders></w:tcBorders><w:shd w:color="auto" w:fill="F7F7F7" w:val="clear"/></w:tcPr><w:p><w:pPr><w:pStyle w:val="Tabla8"/><w:widowControl/><w:jc w:val="left"/><w:rPr><w:kern w:val="0"/><w:szCs w:val="24"/><w:lang w:val="es-CO" w:eastAsia="en-US" w:bidi="ar-SA"/><w:ins w:id="24085" w:author="Unknown Author" w:date="2026-10-30T04:17:53Z"></w:ins></w:rPr></w:pPr><w:ins w:id="24084" w:author="Unknown Author" w:date="2026-10-30T04:17:53Z"><w:r><w:rPr><w:kern w:val="0"/><w:szCs w:val="24"/><w:lang w:val="es-CO" w:eastAsia="en-US" w:bidi="ar-SA"/></w:rPr><w:t>Arrendamiento de vehículos 4x4 (servicio; no es adquisición)</w:t></w:r></w:ins></w:p></w:tc><w:tc><w:tcPr><w:tcW w:w="1078" w:type="dxa"/><w:tcBorders></w:tcBorders><w:shd w:color="auto" w:fill="F7F7F7" w:val="clear"/></w:tcPr><w:p><w:pPr><w:pStyle w:val="Tabla8"/><w:widowControl/><w:jc w:val="left"/><w:rPr><w:kern w:val="0"/><w:szCs w:val="24"/><w:lang w:val="es-CO" w:eastAsia="en-US" w:bidi="ar-SA"/><w:ins w:id="24087" w:author="Unknown Author" w:date="2026-10-30T04:17:53Z"></w:ins></w:rPr></w:pPr><w:ins w:id="24086" w:author="Unknown Author" w:date="2026-10-30T04:17:53Z"><w:r><w:rPr><w:kern w:val="0"/><w:szCs w:val="24"/><w:lang w:val="es-CO" w:eastAsia="en-US" w:bidi="ar-SA"/></w:rPr><w:t>día</w:t></w:r></w:ins></w:p></w:tc><w:tc><w:tcPr><w:tcW w:w="830" w:type="dxa"/><w:tcBorders></w:tcBorders><w:shd w:color="auto" w:fill="F7F7F7" w:val="clear"/></w:tcPr><w:p><w:pPr><w:pStyle w:val="Tabla8"/><w:widowControl/><w:jc w:val="left"/><w:rPr><w:kern w:val="0"/><w:szCs w:val="24"/><w:lang w:val="es-CO" w:eastAsia="en-US" w:bidi="ar-SA"/><w:ins w:id="24089" w:author="Unknown Author" w:date="2026-10-30T04:17:53Z"></w:ins></w:rPr></w:pPr><w:ins w:id="24088" w:author="Unknown Author" w:date="2026-10-30T04:17:53Z"><w:r><w:rPr><w:kern w:val="0"/><w:szCs w:val="24"/><w:lang w:val="es-CO" w:eastAsia="en-US" w:bidi="ar-SA"/></w:rPr><w:t>240</w:t></w:r></w:ins></w:p></w:tc><w:tc><w:tcPr><w:tcW w:w="1243" w:type="dxa"/><w:tcBorders></w:tcBorders><w:shd w:color="auto" w:fill="F7F7F7" w:val="clear"/></w:tcPr><w:p><w:pPr><w:pStyle w:val="Tabla8"/><w:widowControl/><w:jc w:val="left"/><w:rPr><w:kern w:val="0"/><w:szCs w:val="24"/><w:lang w:val="es-CO" w:eastAsia="en-US" w:bidi="ar-SA"/><w:ins w:id="24091" w:author="Unknown Author" w:date="2026-10-30T04:17:53Z"></w:ins></w:rPr></w:pPr><w:ins w:id="24090" w:author="Unknown Author" w:date="2026-10-30T04:17:53Z"><w:r><w:rPr><w:kern w:val="0"/><w:szCs w:val="24"/><w:lang w:val="es-CO" w:eastAsia="en-US" w:bidi="ar-SA"/></w:rPr><w:t>$ 450.000</w:t></w:r></w:ins></w:p></w:tc><w:tc><w:tcPr><w:tcW w:w="1493" w:type="dxa"/><w:tcBorders></w:tcBorders><w:shd w:color="auto" w:fill="F7F7F7" w:val="clear"/></w:tcPr><w:p><w:pPr><w:pStyle w:val="Tabla8"/><w:widowControl/><w:jc w:val="left"/><w:rPr><w:kern w:val="0"/><w:szCs w:val="24"/><w:lang w:val="es-CO" w:eastAsia="en-US" w:bidi="ar-SA"/><w:ins w:id="24093" w:author="Unknown Author" w:date="2026-10-30T04:17:53Z"></w:ins></w:rPr></w:pPr><w:ins w:id="24092" w:author="Unknown Author" w:date="2026-10-30T04:17:53Z"><w:r><w:rPr><w:kern w:val="0"/><w:szCs w:val="24"/><w:lang w:val="es-CO" w:eastAsia="en-US" w:bidi="ar-SA"/></w:rPr><w:t>$ 108.000.000</w:t></w:r></w:ins></w:p></w:tc><w:tc><w:tcPr><w:tcW w:w="913" w:type="dxa"/><w:tcBorders></w:tcBorders><w:shd w:color="auto" w:fill="F7F7F7" w:val="clear"/></w:tcPr><w:p><w:pPr><w:pStyle w:val="Tabla8"/><w:widowControl/><w:jc w:val="left"/><w:rPr><w:kern w:val="0"/><w:szCs w:val="24"/><w:lang w:val="es-CO" w:eastAsia="en-US" w:bidi="ar-SA"/><w:ins w:id="24095" w:author="Unknown Author" w:date="2026-10-30T04:17:53Z"></w:ins></w:rPr></w:pPr><w:ins w:id="24094" w:author="Unknown Author" w:date="2026-10-30T04:17:53Z"><w:r><w:rPr><w:kern w:val="0"/><w:szCs w:val="24"/><w:lang w:val="es-CO" w:eastAsia="en-US" w:bidi="ar-SA"/></w:rPr><w:t>1.3</w:t></w:r></w:ins></w:p></w:tc><w:tc><w:tcPr><w:tcW w:w="746" w:type="dxa"/><w:tcBorders></w:tcBorders><w:shd w:color="auto" w:fill="F7F7F7" w:val="clear"/></w:tcPr><w:p><w:pPr><w:pStyle w:val="Tabla8"/><w:widowControl/><w:jc w:val="left"/><w:rPr><w:kern w:val="0"/><w:szCs w:val="24"/><w:lang w:val="es-CO" w:eastAsia="en-US" w:bidi="ar-SA"/><w:ins w:id="24097" w:author="Unknown Author" w:date="2026-10-30T04:17:53Z"></w:ins></w:rPr></w:pPr><w:ins w:id="24096" w:author="Unknown Author" w:date="2026-10-30T04:17:53Z"><w:r><w:rPr><w:kern w:val="0"/><w:szCs w:val="24"/><w:lang w:val="es-CO" w:eastAsia="en-US" w:bidi="ar-SA"/></w:rPr><w:t>M3–M20</w:t></w:r></w:ins></w:p></w:tc></w:tr><w:tr><w:trPr><w:ins w:id="24098" w:author="Unknown Author" w:date="2026-10-30T04:17:53Z"/><w:cantSplit w:val="true"/></w:trPr><w:tc><w:tcPr><w:tcW w:w="663" w:type="dxa"/><w:tcBorders></w:tcBorders></w:tcPr><w:p><w:pPr><w:pStyle w:val="Tabla8"/><w:widowControl/><w:jc w:val="left"/><w:rPr><w:kern w:val="0"/><w:szCs w:val="24"/><w:lang w:val="es-CO" w:eastAsia="en-US" w:bidi="ar-SA"/><w:ins w:id="24100" w:author="Unknown Author" w:date="2026-10-30T04:17:53Z"></w:ins></w:rPr></w:pPr><w:ins w:id="24099" w:author="Unknown Author" w:date="2026-10-30T04:17:53Z"><w:r><w:rPr><w:kern w:val="0"/><w:szCs w:val="24"/><w:lang w:val="es-CO" w:eastAsia="en-US" w:bidi="ar-SA"/></w:rPr><w:t>VI-04</w:t></w:r></w:ins></w:p></w:tc><w:tc><w:tcPr><w:tcW w:w="1411" w:type="dxa"/><w:tcBorders></w:tcBorders></w:tcPr><w:p><w:pPr><w:pStyle w:val="Tabla8"/><w:widowControl/><w:jc w:val="left"/><w:rPr><w:kern w:val="0"/><w:szCs w:val="24"/><w:lang w:val="es-CO" w:eastAsia="en-US" w:bidi="ar-SA"/><w:ins w:id="24102" w:author="Unknown Author" w:date="2026-10-30T04:17:53Z"></w:ins></w:rPr></w:pPr><w:ins w:id="24101" w:author="Unknown Author" w:date="2026-10-30T04:17:53Z"><w:r><w:rPr><w:kern w:val="0"/><w:szCs w:val="24"/><w:lang w:val="es-CO" w:eastAsia="en-US" w:bidi="ar-SA"/></w:rPr><w:t>Gastos de viaje</w:t></w:r></w:ins></w:p></w:tc><w:tc><w:tcPr><w:tcW w:w="1576" w:type="dxa"/><w:tcBorders></w:tcBorders></w:tcPr><w:p><w:pPr><w:pStyle w:val="Tabla8"/><w:widowControl/><w:jc w:val="left"/><w:rPr><w:kern w:val="0"/><w:szCs w:val="24"/><w:lang w:val="es-CO" w:eastAsia="en-US" w:bidi="ar-SA"/><w:ins w:id="24104" w:author="Unknown Author" w:date="2026-10-30T04:17:53Z"></w:ins></w:rPr></w:pPr><w:ins w:id="24103" w:author="Unknown Author" w:date="2026-10-30T04:17:53Z"><w:r><w:rPr><w:kern w:val="0"/><w:szCs w:val="24"/><w:lang w:val="es-CO" w:eastAsia="en-US" w:bidi="ar-SA"/></w:rPr><w:t>Viaje internacional para divulgación científica</w:t></w:r></w:ins></w:p></w:tc><w:tc><w:tcPr><w:tcW w:w="1078" w:type="dxa"/><w:tcBorders></w:tcBorders></w:tcPr><w:p><w:pPr><w:pStyle w:val="Tabla8"/><w:widowControl/><w:jc w:val="left"/><w:rPr><w:kern w:val="0"/><w:szCs w:val="24"/><w:lang w:val="es-CO" w:eastAsia="en-US" w:bidi="ar-SA"/><w:ins w:id="24106" w:author="Unknown Author" w:date="2026-10-30T04:17:53Z"></w:ins></w:rPr></w:pPr><w:ins w:id="24105" w:author="Unknown Author" w:date="2026-10-30T04:17:53Z"><w:r><w:rPr><w:kern w:val="0"/><w:szCs w:val="24"/><w:lang w:val="es-CO" w:eastAsia="en-US" w:bidi="ar-SA"/></w:rPr><w:t>viaje</w:t></w:r></w:ins></w:p></w:tc><w:tc><w:tcPr><w:tcW w:w="830" w:type="dxa"/><w:tcBorders></w:tcBorders></w:tcPr><w:p><w:pPr><w:pStyle w:val="Tabla8"/><w:widowControl/><w:jc w:val="left"/><w:rPr><w:kern w:val="0"/><w:szCs w:val="24"/><w:lang w:val="es-CO" w:eastAsia="en-US" w:bidi="ar-SA"/><w:ins w:id="24108" w:author="Unknown Author" w:date="2026-10-30T04:17:53Z"></w:ins></w:rPr></w:pPr><w:ins w:id="24107" w:author="Unknown Author" w:date="2026-10-30T04:17:53Z"><w:r><w:rPr><w:kern w:val="0"/><w:szCs w:val="24"/><w:lang w:val="es-CO" w:eastAsia="en-US" w:bidi="ar-SA"/></w:rPr><w:t>2</w:t></w:r></w:ins></w:p></w:tc><w:tc><w:tcPr><w:tcW w:w="1243" w:type="dxa"/><w:tcBorders></w:tcBorders></w:tcPr><w:p><w:pPr><w:pStyle w:val="Tabla8"/><w:widowControl/><w:jc w:val="left"/><w:rPr><w:kern w:val="0"/><w:szCs w:val="24"/><w:lang w:val="es-CO" w:eastAsia="en-US" w:bidi="ar-SA"/><w:ins w:id="24110" w:author="Unknown Author" w:date="2026-10-30T04:17:53Z"></w:ins></w:rPr></w:pPr><w:ins w:id="24109" w:author="Unknown Author" w:date="2026-10-30T04:17:53Z"><w:r><w:rPr><w:kern w:val="0"/><w:szCs w:val="24"/><w:lang w:val="es-CO" w:eastAsia="en-US" w:bidi="ar-SA"/></w:rPr><w:t>$ 12.000.000</w:t></w:r></w:ins></w:p></w:tc><w:tc><w:tcPr><w:tcW w:w="1493" w:type="dxa"/><w:tcBorders></w:tcBorders></w:tcPr><w:p><w:pPr><w:pStyle w:val="Tabla8"/><w:widowControl/><w:jc w:val="left"/><w:rPr><w:kern w:val="0"/><w:szCs w:val="24"/><w:lang w:val="es-CO" w:eastAsia="en-US" w:bidi="ar-SA"/><w:ins w:id="24112" w:author="Unknown Author" w:date="2026-10-30T04:17:53Z"></w:ins></w:rPr></w:pPr><w:ins w:id="24111" w:author="Unknown Author" w:date="2026-10-30T04:17:53Z"><w:r><w:rPr><w:kern w:val="0"/><w:szCs w:val="24"/><w:lang w:val="es-CO" w:eastAsia="en-US" w:bidi="ar-SA"/></w:rPr><w:t>$ 24.000.000</w:t></w:r></w:ins></w:p></w:tc><w:tc><w:tcPr><w:tcW w:w="913" w:type="dxa"/><w:tcBorders></w:tcBorders></w:tcPr><w:p><w:pPr><w:pStyle w:val="Tabla8"/><w:widowControl/><w:jc w:val="left"/><w:rPr><w:kern w:val="0"/><w:szCs w:val="24"/><w:lang w:val="es-CO" w:eastAsia="en-US" w:bidi="ar-SA"/><w:ins w:id="24114" w:author="Unknown Author" w:date="2026-10-30T04:17:53Z"></w:ins></w:rPr></w:pPr><w:ins w:id="24113" w:author="Unknown Author" w:date="2026-10-30T04:17:53Z"><w:r><w:rPr><w:kern w:val="0"/><w:szCs w:val="24"/><w:lang w:val="es-CO" w:eastAsia="en-US" w:bidi="ar-SA"/></w:rPr><w:t>3.4</w:t></w:r></w:ins></w:p></w:tc><w:tc><w:tcPr><w:tcW w:w="746" w:type="dxa"/><w:tcBorders></w:tcBorders></w:tcPr><w:p><w:pPr><w:pStyle w:val="Tabla8"/><w:widowControl/><w:jc w:val="left"/><w:rPr><w:kern w:val="0"/><w:szCs w:val="24"/><w:lang w:val="es-CO" w:eastAsia="en-US" w:bidi="ar-SA"/><w:ins w:id="24116" w:author="Unknown Author" w:date="2026-10-30T04:17:53Z"></w:ins></w:rPr></w:pPr><w:ins w:id="24115" w:author="Unknown Author" w:date="2026-10-30T04:17:53Z"><w:r><w:rPr><w:kern w:val="0"/><w:szCs w:val="24"/><w:lang w:val="es-CO" w:eastAsia="en-US" w:bidi="ar-SA"/></w:rPr><w:t>M23–M24</w:t></w:r></w:ins></w:p></w:tc></w:tr><w:tr><w:trPr><w:ins w:id="24117" w:author="Unknown Author" w:date="2026-10-30T04:17:53Z"/><w:cantSplit w:val="true"/></w:trPr><w:tc><w:tcPr><w:tcW w:w="663" w:type="dxa"/><w:tcBorders></w:tcBorders><w:shd w:color="auto" w:fill="F7F7F7" w:val="clear"/></w:tcPr><w:p><w:pPr><w:pStyle w:val="Tabla8"/><w:widowControl/><w:jc w:val="left"/><w:rPr><w:kern w:val="0"/><w:szCs w:val="24"/><w:lang w:val="es-CO" w:eastAsia="en-US" w:bidi="ar-SA"/><w:ins w:id="24119" w:author="Unknown Author" w:date="2026-10-30T04:17:53Z"></w:ins></w:rPr></w:pPr><w:ins w:id="24118" w:author="Unknown Author" w:date="2026-10-30T04:17:53Z"><w:r><w:rPr><w:kern w:val="0"/><w:szCs w:val="24"/><w:lang w:val="es-CO" w:eastAsia="en-US" w:bidi="ar-SA"/></w:rPr><w:t>VI-06</w:t></w:r></w:ins></w:p></w:tc><w:tc><w:tcPr><w:tcW w:w="1411" w:type="dxa"/><w:tcBorders></w:tcBorders><w:shd w:color="auto" w:fill="F7F7F7" w:val="clear"/></w:tcPr><w:p><w:pPr><w:pStyle w:val="Tabla8"/><w:widowControl/><w:jc w:val="left"/><w:rPr><w:kern w:val="0"/><w:szCs w:val="24"/><w:lang w:val="es-CO" w:eastAsia="en-US" w:bidi="ar-SA"/><w:ins w:id="24121" w:author="Unknown Author" w:date="2026-10-30T04:17:53Z"></w:ins></w:rPr></w:pPr><w:ins w:id="24120" w:author="Unknown Author" w:date="2026-10-30T04:17:53Z"><w:r><w:rPr><w:kern w:val="0"/><w:szCs w:val="24"/><w:lang w:val="es-CO" w:eastAsia="en-US" w:bidi="ar-SA"/></w:rPr><w:t>Gastos de viaje</w:t></w:r></w:ins></w:p></w:tc><w:tc><w:tcPr><w:tcW w:w="1576" w:type="dxa"/><w:tcBorders></w:tcBorders><w:shd w:color="auto" w:fill="F7F7F7" w:val="clear"/></w:tcPr><w:p><w:pPr><w:pStyle w:val="Tabla8"/><w:widowControl/><w:jc w:val="left"/><w:rPr><w:kern w:val="0"/><w:szCs w:val="24"/><w:lang w:val="es-CO" w:eastAsia="en-US" w:bidi="ar-SA"/><w:ins w:id="24123" w:author="Unknown Author" w:date="2026-10-30T04:17:53Z"></w:ins></w:rPr></w:pPr><w:ins w:id="24122" w:author="Unknown Author" w:date="2026-10-30T04:17:53Z"><w:r><w:rPr><w:kern w:val="0"/><w:szCs w:val="24"/><w:lang w:val="es-CO" w:eastAsia="en-US" w:bidi="ar-SA"/></w:rPr><w:t>Tiquetes aéreos nacionales de las campañas de demolición</w:t></w:r></w:ins></w:p></w:tc><w:tc><w:tcPr><w:tcW w:w="1078" w:type="dxa"/><w:tcBorders></w:tcBorders><w:shd w:color="auto" w:fill="F7F7F7" w:val="clear"/></w:tcPr><w:p><w:pPr><w:pStyle w:val="Tabla8"/><w:widowControl/><w:jc w:val="left"/><w:rPr><w:kern w:val="0"/><w:szCs w:val="24"/><w:lang w:val="es-CO" w:eastAsia="en-US" w:bidi="ar-SA"/><w:ins w:id="24125" w:author="Unknown Author" w:date="2026-10-30T04:17:53Z"></w:ins></w:rPr></w:pPr><w:ins w:id="24124" w:author="Unknown Author" w:date="2026-10-30T04:17:53Z"><w:r><w:rPr><w:kern w:val="0"/><w:szCs w:val="24"/><w:lang w:val="es-CO" w:eastAsia="en-US" w:bidi="ar-SA"/></w:rPr><w:t>trayecto</w:t></w:r></w:ins></w:p></w:tc><w:tc><w:tcPr><w:tcW w:w="830" w:type="dxa"/><w:tcBorders></w:tcBorders><w:shd w:color="auto" w:fill="F7F7F7" w:val="clear"/></w:tcPr><w:p><w:pPr><w:pStyle w:val="Tabla8"/><w:widowControl/><w:jc w:val="left"/><w:rPr><w:kern w:val="0"/><w:szCs w:val="24"/><w:lang w:val="es-CO" w:eastAsia="en-US" w:bidi="ar-SA"/><w:ins w:id="24127" w:author="Unknown Author" w:date="2026-10-30T04:17:53Z"></w:ins></w:rPr></w:pPr><w:ins w:id="24126" w:author="Unknown Author" w:date="2026-10-30T04:17:53Z"><w:r><w:rPr><w:kern w:val="0"/><w:szCs w:val="24"/><w:lang w:val="es-CO" w:eastAsia="en-US" w:bidi="ar-SA"/></w:rPr><w:t>40</w:t></w:r></w:ins></w:p></w:tc><w:tc><w:tcPr><w:tcW w:w="1243" w:type="dxa"/><w:tcBorders></w:tcBorders><w:shd w:color="auto" w:fill="F7F7F7" w:val="clear"/></w:tcPr><w:p><w:pPr><w:pStyle w:val="Tabla8"/><w:widowControl/><w:jc w:val="left"/><w:rPr><w:kern w:val="0"/><w:szCs w:val="24"/><w:lang w:val="es-CO" w:eastAsia="en-US" w:bidi="ar-SA"/><w:ins w:id="24129" w:author="Unknown Author" w:date="2026-10-30T04:17:53Z"></w:ins></w:rPr></w:pPr><w:ins w:id="24128" w:author="Unknown Author" w:date="2026-10-30T04:17:53Z"><w:r><w:rPr><w:kern w:val="0"/><w:szCs w:val="24"/><w:lang w:val="es-CO" w:eastAsia="en-US" w:bidi="ar-SA"/></w:rPr><w:t>$ 422.350</w:t></w:r></w:ins></w:p></w:tc><w:tc><w:tcPr><w:tcW w:w="1493" w:type="dxa"/><w:tcBorders></w:tcBorders><w:shd w:color="auto" w:fill="F7F7F7" w:val="clear"/></w:tcPr><w:p><w:pPr><w:pStyle w:val="Tabla8"/><w:widowControl/><w:jc w:val="left"/><w:rPr><w:kern w:val="0"/><w:szCs w:val="24"/><w:lang w:val="es-CO" w:eastAsia="en-US" w:bidi="ar-SA"/><w:ins w:id="24131" w:author="Unknown Author" w:date="2026-10-30T04:17:53Z"></w:ins></w:rPr></w:pPr><w:ins w:id="24130" w:author="Unknown Author" w:date="2026-10-30T04:17:53Z"><w:r><w:rPr><w:kern w:val="0"/><w:szCs w:val="24"/><w:lang w:val="es-CO" w:eastAsia="en-US" w:bidi="ar-SA"/></w:rPr><w:t>$ 16.894.000</w:t></w:r></w:ins></w:p></w:tc><w:tc><w:tcPr><w:tcW w:w="913" w:type="dxa"/><w:tcBorders></w:tcBorders><w:shd w:color="auto" w:fill="F7F7F7" w:val="clear"/></w:tcPr><w:p><w:pPr><w:pStyle w:val="Tabla8"/><w:widowControl/><w:jc w:val="left"/><w:rPr><w:kern w:val="0"/><w:szCs w:val="24"/><w:lang w:val="es-CO" w:eastAsia="en-US" w:bidi="ar-SA"/><w:ins w:id="24133" w:author="Unknown Author" w:date="2026-10-30T04:17:53Z"></w:ins></w:rPr></w:pPr><w:ins w:id="24132" w:author="Unknown Author" w:date="2026-10-30T04:17:53Z"><w:r><w:rPr><w:kern w:val="0"/><w:szCs w:val="24"/><w:lang w:val="es-CO" w:eastAsia="en-US" w:bidi="ar-SA"/></w:rPr><w:t>1.7</w:t></w:r></w:ins></w:p></w:tc><w:tc><w:tcPr><w:tcW w:w="746" w:type="dxa"/><w:tcBorders></w:tcBorders><w:shd w:color="auto" w:fill="F7F7F7" w:val="clear"/></w:tcPr><w:p><w:pPr><w:pStyle w:val="Tabla8"/><w:widowControl/><w:jc w:val="left"/><w:rPr><w:kern w:val="0"/><w:szCs w:val="24"/><w:lang w:val="es-CO" w:eastAsia="en-US" w:bidi="ar-SA"/><w:ins w:id="24135" w:author="Unknown Author" w:date="2026-10-30T04:17:53Z"></w:ins></w:rPr></w:pPr><w:ins w:id="24134" w:author="Unknown Author" w:date="2026-10-30T04:17:53Z"><w:r><w:rPr><w:kern w:val="0"/><w:szCs w:val="24"/><w:lang w:val="es-CO" w:eastAsia="en-US" w:bidi="ar-SA"/></w:rPr><w:t>M14–M24</w:t></w:r></w:ins></w:p></w:tc></w:tr><w:tr><w:trPr><w:ins w:id="24136" w:author="Unknown Author" w:date="2026-10-30T04:17:53Z"/><w:cantSplit w:val="true"/></w:trPr><w:tc><w:tcPr><w:tcW w:w="663" w:type="dxa"/><w:tcBorders></w:tcBorders></w:tcPr><w:p><w:pPr><w:pStyle w:val="Tabla8"/><w:widowControl/><w:jc w:val="left"/><w:rPr><w:kern w:val="0"/><w:szCs w:val="24"/><w:lang w:val="es-CO" w:eastAsia="en-US" w:bidi="ar-SA"/><w:ins w:id="24138" w:author="Unknown Author" w:date="2026-10-30T04:17:53Z"></w:ins></w:rPr></w:pPr><w:ins w:id="24137" w:author="Unknown Author" w:date="2026-10-30T04:17:53Z"><w:r><w:rPr><w:kern w:val="0"/><w:szCs w:val="24"/><w:lang w:val="es-CO" w:eastAsia="en-US" w:bidi="ar-SA"/></w:rPr><w:t>VI-07</w:t></w:r></w:ins></w:p></w:tc><w:tc><w:tcPr><w:tcW w:w="1411" w:type="dxa"/><w:tcBorders></w:tcBorders></w:tcPr><w:p><w:pPr><w:pStyle w:val="Tabla8"/><w:widowControl/><w:jc w:val="left"/><w:rPr><w:kern w:val="0"/><w:szCs w:val="24"/><w:lang w:val="es-CO" w:eastAsia="en-US" w:bidi="ar-SA"/><w:ins w:id="24140" w:author="Unknown Author" w:date="2026-10-30T04:17:53Z"></w:ins></w:rPr></w:pPr><w:ins w:id="24139" w:author="Unknown Author" w:date="2026-10-30T04:17:53Z"><w:r><w:rPr><w:kern w:val="0"/><w:szCs w:val="24"/><w:lang w:val="es-CO" w:eastAsia="en-US" w:bidi="ar-SA"/></w:rPr><w:t>Gastos de viaje</w:t></w:r></w:ins></w:p></w:tc><w:tc><w:tcPr><w:tcW w:w="1576" w:type="dxa"/><w:tcBorders></w:tcBorders></w:tcPr><w:p><w:pPr><w:pStyle w:val="Tabla8"/><w:widowControl/><w:jc w:val="left"/><w:rPr><w:kern w:val="0"/><w:szCs w:val="24"/><w:lang w:val="es-CO" w:eastAsia="en-US" w:bidi="ar-SA"/><w:ins w:id="24142" w:author="Unknown Author" w:date="2026-10-30T04:17:53Z"></w:ins></w:rPr></w:pPr><w:ins w:id="24141" w:author="Unknown Author" w:date="2026-10-30T04:17:53Z"><w:r><w:rPr><w:kern w:val="0"/><w:szCs w:val="24"/><w:lang w:val="es-CO" w:eastAsia="en-US" w:bidi="ar-SA"/></w:rPr><w:t>Viáticos de alojamiento y manutención de las campañas de demolición</w:t></w:r></w:ins></w:p></w:tc><w:tc><w:tcPr><w:tcW w:w="1078" w:type="dxa"/><w:tcBorders></w:tcBorders></w:tcPr><w:p><w:pPr><w:pStyle w:val="Tabla8"/><w:widowControl/><w:jc w:val="left"/><w:rPr><w:kern w:val="0"/><w:szCs w:val="24"/><w:lang w:val="es-CO" w:eastAsia="en-US" w:bidi="ar-SA"/><w:ins w:id="24144" w:author="Unknown Author" w:date="2026-10-30T04:17:53Z"></w:ins></w:rPr></w:pPr><w:ins w:id="24143" w:author="Unknown Author" w:date="2026-10-30T04:17:53Z"><w:r><w:rPr><w:kern w:val="0"/><w:szCs w:val="24"/><w:lang w:val="es-CO" w:eastAsia="en-US" w:bidi="ar-SA"/></w:rPr><w:t>día-persona</w:t></w:r></w:ins></w:p></w:tc><w:tc><w:tcPr><w:tcW w:w="830" w:type="dxa"/><w:tcBorders></w:tcBorders></w:tcPr><w:p><w:pPr><w:pStyle w:val="Tabla8"/><w:widowControl/><w:jc w:val="left"/><w:rPr><w:kern w:val="0"/><w:szCs w:val="24"/><w:lang w:val="es-CO" w:eastAsia="en-US" w:bidi="ar-SA"/><w:ins w:id="24146" w:author="Unknown Author" w:date="2026-10-30T04:17:53Z"></w:ins></w:rPr></w:pPr><w:ins w:id="24145" w:author="Unknown Author" w:date="2026-10-30T04:17:53Z"><w:r><w:rPr><w:kern w:val="0"/><w:szCs w:val="24"/><w:lang w:val="es-CO" w:eastAsia="en-US" w:bidi="ar-SA"/></w:rPr><w:t>160</w:t></w:r></w:ins></w:p></w:tc><w:tc><w:tcPr><w:tcW w:w="1243" w:type="dxa"/><w:tcBorders></w:tcBorders></w:tcPr><w:p><w:pPr><w:pStyle w:val="Tabla8"/><w:widowControl/><w:jc w:val="left"/><w:rPr><w:kern w:val="0"/><w:szCs w:val="24"/><w:lang w:val="es-CO" w:eastAsia="en-US" w:bidi="ar-SA"/><w:ins w:id="24148" w:author="Unknown Author" w:date="2026-10-30T04:17:53Z"></w:ins></w:rPr></w:pPr><w:ins w:id="24147" w:author="Unknown Author" w:date="2026-10-30T04:17:53Z"><w:r><w:rPr><w:kern w:val="0"/><w:szCs w:val="24"/><w:lang w:val="es-CO" w:eastAsia="en-US" w:bidi="ar-SA"/></w:rPr><w:t>$ 434.866</w:t></w:r></w:ins></w:p></w:tc><w:tc><w:tcPr><w:tcW w:w="1493" w:type="dxa"/><w:tcBorders></w:tcBorders></w:tcPr><w:p><w:pPr><w:pStyle w:val="Tabla8"/><w:widowControl/><w:jc w:val="left"/><w:rPr><w:kern w:val="0"/><w:szCs w:val="24"/><w:lang w:val="es-CO" w:eastAsia="en-US" w:bidi="ar-SA"/><w:ins w:id="24150" w:author="Unknown Author" w:date="2026-10-30T04:17:53Z"></w:ins></w:rPr></w:pPr><w:ins w:id="24149" w:author="Unknown Author" w:date="2026-10-30T04:17:53Z"><w:r><w:rPr><w:kern w:val="0"/><w:szCs w:val="24"/><w:lang w:val="es-CO" w:eastAsia="en-US" w:bidi="ar-SA"/></w:rPr><w:t>$ 69.578.560</w:t></w:r></w:ins></w:p></w:tc><w:tc><w:tcPr><w:tcW w:w="913" w:type="dxa"/><w:tcBorders></w:tcBorders></w:tcPr><w:p><w:pPr><w:pStyle w:val="Tabla8"/><w:widowControl/><w:jc w:val="left"/><w:rPr><w:kern w:val="0"/><w:szCs w:val="24"/><w:lang w:val="es-CO" w:eastAsia="en-US" w:bidi="ar-SA"/><w:ins w:id="24152" w:author="Unknown Author" w:date="2026-10-30T04:17:53Z"></w:ins></w:rPr></w:pPr><w:ins w:id="24151" w:author="Unknown Author" w:date="2026-10-30T04:17:53Z"><w:r><w:rPr><w:kern w:val="0"/><w:szCs w:val="24"/><w:lang w:val="es-CO" w:eastAsia="en-US" w:bidi="ar-SA"/></w:rPr><w:t>1.7</w:t></w:r></w:ins></w:p></w:tc><w:tc><w:tcPr><w:tcW w:w="746" w:type="dxa"/><w:tcBorders></w:tcBorders></w:tcPr><w:p><w:pPr><w:pStyle w:val="Tabla8"/><w:widowControl/><w:jc w:val="left"/><w:rPr><w:kern w:val="0"/><w:szCs w:val="24"/><w:lang w:val="es-CO" w:eastAsia="en-US" w:bidi="ar-SA"/><w:ins w:id="24154" w:author="Unknown Author" w:date="2026-10-30T04:17:53Z"></w:ins></w:rPr></w:pPr><w:ins w:id="24153" w:author="Unknown Author" w:date="2026-10-30T04:17:53Z"><w:r><w:rPr><w:kern w:val="0"/><w:szCs w:val="24"/><w:lang w:val="es-CO" w:eastAsia="en-US" w:bidi="ar-SA"/></w:rPr><w:t>M14–M24</w:t></w:r></w:ins></w:p></w:tc></w:tr><w:tr><w:trPr><w:ins w:id="24155" w:author="Unknown Author" w:date="2026-10-30T04:17:53Z"/><w:cantSplit w:val="true"/></w:trPr><w:tc><w:tcPr><w:tcW w:w="663" w:type="dxa"/><w:tcBorders></w:tcBorders><w:shd w:color="auto" w:fill="F7F7F7" w:val="clear"/></w:tcPr><w:p><w:pPr><w:pStyle w:val="Tabla8"/><w:widowControl/><w:jc w:val="left"/><w:rPr><w:kern w:val="0"/><w:szCs w:val="24"/><w:lang w:val="es-CO" w:eastAsia="en-US" w:bidi="ar-SA"/><w:ins w:id="24157" w:author="Unknown Author" w:date="2026-10-30T04:17:53Z"></w:ins></w:rPr></w:pPr><w:ins w:id="24156" w:author="Unknown Author" w:date="2026-10-30T04:17:53Z"><w:r><w:rPr><w:kern w:val="0"/><w:szCs w:val="24"/><w:lang w:val="es-CO" w:eastAsia="en-US" w:bidi="ar-SA"/></w:rPr><w:t>VI-08</w:t></w:r></w:ins></w:p></w:tc><w:tc><w:tcPr><w:tcW w:w="1411" w:type="dxa"/><w:tcBorders></w:tcBorders><w:shd w:color="auto" w:fill="F7F7F7" w:val="clear"/></w:tcPr><w:p><w:pPr><w:pStyle w:val="Tabla8"/><w:widowControl/><w:jc w:val="left"/><w:rPr><w:kern w:val="0"/><w:szCs w:val="24"/><w:lang w:val="es-CO" w:eastAsia="en-US" w:bidi="ar-SA"/><w:ins w:id="24159" w:author="Unknown Author" w:date="2026-10-30T04:17:53Z"></w:ins></w:rPr></w:pPr><w:ins w:id="24158" w:author="Unknown Author" w:date="2026-10-30T04:17:53Z"><w:r><w:rPr><w:kern w:val="0"/><w:szCs w:val="24"/><w:lang w:val="es-CO" w:eastAsia="en-US" w:bidi="ar-SA"/></w:rPr><w:t>Gastos de viaje</w:t></w:r></w:ins></w:p></w:tc><w:tc><w:tcPr><w:tcW w:w="1576" w:type="dxa"/><w:tcBorders></w:tcBorders><w:shd w:color="auto" w:fill="F7F7F7" w:val="clear"/></w:tcPr><w:p><w:pPr><w:pStyle w:val="Tabla8"/><w:widowControl/><w:jc w:val="left"/><w:rPr><w:kern w:val="0"/><w:szCs w:val="24"/><w:lang w:val="es-CO" w:eastAsia="en-US" w:bidi="ar-SA"/><w:ins w:id="24161" w:author="Unknown Author" w:date="2026-10-30T04:17:53Z"></w:ins></w:rPr></w:pPr><w:ins w:id="24160" w:author="Unknown Author" w:date="2026-10-30T04:17:53Z"><w:r><w:rPr><w:kern w:val="0"/><w:szCs w:val="24"/><w:lang w:val="es-CO" w:eastAsia="en-US" w:bidi="ar-SA"/></w:rPr><w:t>Arrendamiento de vehículos 4x4 de las campañas de demolición (servicio; no es adquisición)</w:t></w:r></w:ins></w:p></w:tc><w:tc><w:tcPr><w:tcW w:w="1078" w:type="dxa"/><w:tcBorders></w:tcBorders><w:shd w:color="auto" w:fill="F7F7F7" w:val="clear"/></w:tcPr><w:p><w:pPr><w:pStyle w:val="Tabla8"/><w:widowControl/><w:jc w:val="left"/><w:rPr><w:kern w:val="0"/><w:szCs w:val="24"/><w:lang w:val="es-CO" w:eastAsia="en-US" w:bidi="ar-SA"/><w:ins w:id="24163" w:author="Unknown Author" w:date="2026-10-30T04:17:53Z"></w:ins></w:rPr></w:pPr><w:ins w:id="24162" w:author="Unknown Author" w:date="2026-10-30T04:17:53Z"><w:r><w:rPr><w:kern w:val="0"/><w:szCs w:val="24"/><w:lang w:val="es-CO" w:eastAsia="en-US" w:bidi="ar-SA"/></w:rPr><w:t>día</w:t></w:r></w:ins></w:p></w:tc><w:tc><w:tcPr><w:tcW w:w="830" w:type="dxa"/><w:tcBorders></w:tcBorders><w:shd w:color="auto" w:fill="F7F7F7" w:val="clear"/></w:tcPr><w:p><w:pPr><w:pStyle w:val="Tabla8"/><w:widowControl/><w:jc w:val="left"/><w:rPr><w:kern w:val="0"/><w:szCs w:val="24"/><w:lang w:val="es-CO" w:eastAsia="en-US" w:bidi="ar-SA"/><w:ins w:id="24165" w:author="Unknown Author" w:date="2026-10-30T04:17:53Z"></w:ins></w:rPr></w:pPr><w:ins w:id="24164" w:author="Unknown Author" w:date="2026-10-30T04:17:53Z"><w:r><w:rPr><w:kern w:val="0"/><w:szCs w:val="24"/><w:lang w:val="es-CO" w:eastAsia="en-US" w:bidi="ar-SA"/></w:rPr><w:t>70</w:t></w:r></w:ins></w:p></w:tc><w:tc><w:tcPr><w:tcW w:w="1243" w:type="dxa"/><w:tcBorders></w:tcBorders><w:shd w:color="auto" w:fill="F7F7F7" w:val="clear"/></w:tcPr><w:p><w:pPr><w:pStyle w:val="Tabla8"/><w:widowControl/><w:jc w:val="left"/><w:rPr><w:kern w:val="0"/><w:szCs w:val="24"/><w:lang w:val="es-CO" w:eastAsia="en-US" w:bidi="ar-SA"/><w:ins w:id="24167" w:author="Unknown Author" w:date="2026-10-30T04:17:53Z"></w:ins></w:rPr></w:pPr><w:ins w:id="24166" w:author="Unknown Author" w:date="2026-10-30T04:17:53Z"><w:r><w:rPr><w:kern w:val="0"/><w:szCs w:val="24"/><w:lang w:val="es-CO" w:eastAsia="en-US" w:bidi="ar-SA"/></w:rPr><w:t>$ 450.000</w:t></w:r></w:ins></w:p></w:tc><w:tc><w:tcPr><w:tcW w:w="1493" w:type="dxa"/><w:tcBorders></w:tcBorders><w:shd w:color="auto" w:fill="F7F7F7" w:val="clear"/></w:tcPr><w:p><w:pPr><w:pStyle w:val="Tabla8"/><w:widowControl/><w:jc w:val="left"/><w:rPr><w:kern w:val="0"/><w:szCs w:val="24"/><w:lang w:val="es-CO" w:eastAsia="en-US" w:bidi="ar-SA"/><w:ins w:id="24169" w:author="Unknown Author" w:date="2026-10-30T04:17:53Z"></w:ins></w:rPr></w:pPr><w:ins w:id="24168" w:author="Unknown Author" w:date="2026-10-30T04:17:53Z"><w:r><w:rPr><w:kern w:val="0"/><w:szCs w:val="24"/><w:lang w:val="es-CO" w:eastAsia="en-US" w:bidi="ar-SA"/></w:rPr><w:t>$ 31.500.000</w:t></w:r></w:ins></w:p></w:tc><w:tc><w:tcPr><w:tcW w:w="913" w:type="dxa"/><w:tcBorders></w:tcBorders><w:shd w:color="auto" w:fill="F7F7F7" w:val="clear"/></w:tcPr><w:p><w:pPr><w:pStyle w:val="Tabla8"/><w:widowControl/><w:jc w:val="left"/><w:rPr><w:kern w:val="0"/><w:szCs w:val="24"/><w:lang w:val="es-CO" w:eastAsia="en-US" w:bidi="ar-SA"/><w:ins w:id="24171" w:author="Unknown Author" w:date="2026-10-30T04:17:53Z"></w:ins></w:rPr></w:pPr><w:ins w:id="24170" w:author="Unknown Author" w:date="2026-10-30T04:17:53Z"><w:r><w:rPr><w:kern w:val="0"/><w:szCs w:val="24"/><w:lang w:val="es-CO" w:eastAsia="en-US" w:bidi="ar-SA"/></w:rPr><w:t>1.7</w:t></w:r></w:ins></w:p></w:tc><w:tc><w:tcPr><w:tcW w:w="746" w:type="dxa"/><w:tcBorders></w:tcBorders><w:shd w:color="auto" w:fill="F7F7F7" w:val="clear"/></w:tcPr><w:p><w:pPr><w:pStyle w:val="Tabla8"/><w:widowControl/><w:jc w:val="left"/><w:rPr><w:kern w:val="0"/><w:szCs w:val="24"/><w:lang w:val="es-CO" w:eastAsia="en-US" w:bidi="ar-SA"/><w:ins w:id="24173" w:author="Unknown Author" w:date="2026-10-30T04:17:53Z"></w:ins></w:rPr></w:pPr><w:ins w:id="24172" w:author="Unknown Author" w:date="2026-10-30T04:17:53Z"><w:r><w:rPr><w:kern w:val="0"/><w:szCs w:val="24"/><w:lang w:val="es-CO" w:eastAsia="en-US" w:bidi="ar-SA"/></w:rPr><w:t>M14–M24</w:t></w:r></w:ins></w:p></w:tc></w:tr><w:tr><w:trPr><w:ins w:id="24174" w:author="Unknown Author" w:date="2026-10-30T04:17:53Z"/><w:cantSplit w:val="true"/></w:trPr><w:tc><w:tcPr><w:tcW w:w="663" w:type="dxa"/><w:tcBorders></w:tcBorders></w:tcPr><w:p><w:pPr><w:pStyle w:val="Tabla8"/><w:widowControl/><w:jc w:val="left"/><w:rPr><w:kern w:val="0"/><w:szCs w:val="24"/><w:lang w:val="es-CO" w:eastAsia="en-US" w:bidi="ar-SA"/><w:ins w:id="24176" w:author="Unknown Author" w:date="2026-10-30T04:17:53Z"></w:ins></w:rPr></w:pPr><w:ins w:id="24175" w:author="Unknown Author" w:date="2026-10-30T04:17:53Z"><w:r><w:rPr><w:kern w:val="0"/><w:szCs w:val="24"/><w:lang w:val="es-CO" w:eastAsia="en-US" w:bidi="ar-SA"/></w:rPr><w:t>AD-01</w:t></w:r></w:ins></w:p></w:tc><w:tc><w:tcPr><w:tcW w:w="1411" w:type="dxa"/><w:tcBorders></w:tcBorders></w:tcPr><w:p><w:pPr><w:pStyle w:val="Tabla8"/><w:widowControl/><w:jc w:val="left"/><w:rPr><w:kern w:val="0"/><w:szCs w:val="24"/><w:lang w:val="es-CO" w:eastAsia="en-US" w:bidi="ar-SA"/><w:ins w:id="24178" w:author="Unknown Author" w:date="2026-10-30T04:17:53Z"></w:ins></w:rPr></w:pPr><w:ins w:id="24177" w:author="Unknown Author" w:date="2026-10-30T04:17:53Z"><w:r><w:rPr><w:kern w:val="0"/><w:szCs w:val="24"/><w:lang w:val="es-CO" w:eastAsia="en-US" w:bidi="ar-SA"/></w:rPr><w:t>Administrativos</w:t></w:r></w:ins></w:p></w:tc><w:tc><w:tcPr><w:tcW w:w="1576" w:type="dxa"/><w:tcBorders></w:tcBorders></w:tcPr><w:p><w:pPr><w:pStyle w:val="Tabla8"/><w:widowControl/><w:jc w:val="left"/><w:rPr><w:kern w:val="0"/><w:szCs w:val="24"/><w:lang w:val="es-CO" w:eastAsia="en-US" w:bidi="ar-SA"/><w:ins w:id="24180" w:author="Unknown Author" w:date="2026-10-30T04:17:53Z"></w:ins></w:rPr></w:pPr><w:ins w:id="24179" w:author="Unknown Author" w:date="2026-10-30T04:17:53Z"><w:r><w:rPr><w:kern w:val="0"/><w:szCs w:val="24"/><w:lang w:val="es-CO" w:eastAsia="en-US" w:bidi="ar-SA"/></w:rPr><w:t>Administración del proyecto (gastos administrativos y revisoría)</w:t></w:r></w:ins></w:p></w:tc><w:tc><w:tcPr><w:tcW w:w="1078" w:type="dxa"/><w:tcBorders></w:tcBorders></w:tcPr><w:p><w:pPr><w:pStyle w:val="Tabla8"/><w:widowControl/><w:jc w:val="left"/><w:rPr><w:kern w:val="0"/><w:szCs w:val="24"/><w:lang w:val="es-CO" w:eastAsia="en-US" w:bidi="ar-SA"/><w:ins w:id="24182" w:author="Unknown Author" w:date="2026-10-30T04:17:53Z"></w:ins></w:rPr></w:pPr><w:ins w:id="24181" w:author="Unknown Author" w:date="2026-10-30T04:17:53Z"><w:r><w:rPr><w:kern w:val="0"/><w:szCs w:val="24"/><w:lang w:val="es-CO" w:eastAsia="en-US" w:bidi="ar-SA"/></w:rPr><w:t>mes</w:t></w:r></w:ins></w:p></w:tc><w:tc><w:tcPr><w:tcW w:w="830" w:type="dxa"/><w:tcBorders></w:tcBorders></w:tcPr><w:p><w:pPr><w:pStyle w:val="Tabla8"/><w:widowControl/><w:jc w:val="left"/><w:rPr><w:kern w:val="0"/><w:szCs w:val="24"/><w:lang w:val="es-CO" w:eastAsia="en-US" w:bidi="ar-SA"/><w:ins w:id="24184" w:author="Unknown Author" w:date="2026-10-30T04:17:53Z"></w:ins></w:rPr></w:pPr><w:ins w:id="24183" w:author="Unknown Author" w:date="2026-10-30T04:17:53Z"><w:r><w:rPr><w:kern w:val="0"/><w:szCs w:val="24"/><w:lang w:val="es-CO" w:eastAsia="en-US" w:bidi="ar-SA"/></w:rPr><w:t>24</w:t></w:r></w:ins></w:p></w:tc><w:tc><w:tcPr><w:tcW w:w="1243" w:type="dxa"/><w:tcBorders></w:tcBorders></w:tcPr><w:p><w:pPr><w:pStyle w:val="Tabla8"/><w:widowControl/><w:jc w:val="left"/><w:rPr><w:kern w:val="0"/><w:szCs w:val="24"/><w:lang w:val="es-CO" w:eastAsia="en-US" w:bidi="ar-SA"/><w:ins w:id="24186" w:author="Unknown Author" w:date="2026-10-30T04:17:53Z"></w:ins></w:rPr></w:pPr><w:ins w:id="24185" w:author="Unknown Author" w:date="2026-10-30T04:17:53Z"><w:r><w:rPr><w:kern w:val="0"/><w:szCs w:val="24"/><w:lang w:val="es-CO" w:eastAsia="en-US" w:bidi="ar-SA"/></w:rPr><w:t>$ 7.000.000</w:t></w:r></w:ins></w:p></w:tc><w:tc><w:tcPr><w:tcW w:w="1493" w:type="dxa"/><w:tcBorders></w:tcBorders></w:tcPr><w:p><w:pPr><w:pStyle w:val="Tabla8"/><w:widowControl/><w:jc w:val="left"/><w:rPr><w:kern w:val="0"/><w:szCs w:val="24"/><w:lang w:val="es-CO" w:eastAsia="en-US" w:bidi="ar-SA"/><w:ins w:id="24188" w:author="Unknown Author" w:date="2026-10-30T04:17:53Z"></w:ins></w:rPr></w:pPr><w:ins w:id="24187" w:author="Unknown Author" w:date="2026-10-30T04:17:53Z"><w:r><w:rPr><w:kern w:val="0"/><w:szCs w:val="24"/><w:lang w:val="es-CO" w:eastAsia="en-US" w:bidi="ar-SA"/></w:rPr><w:t>$ 168.000.000</w:t></w:r></w:ins></w:p></w:tc><w:tc><w:tcPr><w:tcW w:w="913" w:type="dxa"/><w:tcBorders></w:tcBorders></w:tcPr><w:p><w:pPr><w:pStyle w:val="Tabla8"/><w:widowControl/><w:jc w:val="left"/><w:rPr><w:kern w:val="0"/><w:szCs w:val="24"/><w:lang w:val="es-CO" w:eastAsia="en-US" w:bidi="ar-SA"/><w:ins w:id="24190" w:author="Unknown Author" w:date="2026-10-30T04:17:53Z"></w:ins></w:rPr></w:pPr><w:ins w:id="24189" w:author="Unknown Author" w:date="2026-10-30T04:17:53Z"><w:r><w:rPr><w:kern w:val="0"/><w:szCs w:val="24"/><w:lang w:val="es-CO" w:eastAsia="en-US" w:bidi="ar-SA"/></w:rPr><w:t>1.8</w:t></w:r></w:ins></w:p></w:tc><w:tc><w:tcPr><w:tcW w:w="746" w:type="dxa"/><w:tcBorders></w:tcBorders></w:tcPr><w:p><w:pPr><w:pStyle w:val="Tabla8"/><w:widowControl/><w:jc w:val="left"/><w:rPr><w:kern w:val="0"/><w:szCs w:val="24"/><w:lang w:val="es-CO" w:eastAsia="en-US" w:bidi="ar-SA"/><w:ins w:id="24192" w:author="Unknown Author" w:date="2026-10-30T04:17:53Z"></w:ins></w:rPr></w:pPr><w:ins w:id="24191" w:author="Unknown Author" w:date="2026-10-30T04:17:53Z"><w:r><w:rPr><w:kern w:val="0"/><w:szCs w:val="24"/><w:lang w:val="es-CO" w:eastAsia="en-US" w:bidi="ar-SA"/></w:rPr><w:t>M1–M24</w:t></w:r></w:ins></w:p></w:tc></w:tr><w:tr><w:trPr><w:ins w:id="24193" w:author="Unknown Author" w:date="2026-10-30T04:17:53Z"/><w:cantSplit w:val="true"/></w:trPr><w:tc><w:tcPr><w:tcW w:w="663" w:type="dxa"/><w:tcBorders></w:tcBorders><w:shd w:color="auto" w:fill="F7F7F7" w:val="clear"/></w:tcPr><w:p><w:pPr><w:pStyle w:val="Tabla8"/><w:widowControl/><w:jc w:val="left"/><w:rPr><w:kern w:val="0"/><w:szCs w:val="24"/><w:lang w:val="es-CO" w:eastAsia="en-US" w:bidi="ar-SA"/><w:ins w:id="24195" w:author="Unknown Author" w:date="2026-10-30T04:17:53Z"></w:ins></w:rPr></w:pPr><w:ins w:id="24194" w:author="Unknown Author" w:date="2026-10-30T04:17:53Z"><w:r><w:rPr><w:kern w:val="0"/><w:szCs w:val="24"/><w:lang w:val="es-CO" w:eastAsia="en-US" w:bidi="ar-SA"/></w:rPr><w:t>SE-01</w:t></w:r></w:ins></w:p></w:tc><w:tc><w:tcPr><w:tcW w:w="1411" w:type="dxa"/><w:tcBorders></w:tcBorders><w:shd w:color="auto" w:fill="F7F7F7" w:val="clear"/></w:tcPr><w:p><w:pPr><w:pStyle w:val="Tabla8"/><w:widowControl/><w:jc w:val="left"/><w:rPr><w:kern w:val="0"/><w:szCs w:val="24"/><w:lang w:val="es-CO" w:eastAsia="en-US" w:bidi="ar-SA"/><w:ins w:id="24197" w:author="Unknown Author" w:date="2026-10-30T04:17:53Z"></w:ins></w:rPr></w:pPr><w:ins w:id="24196" w:author="Unknown Author" w:date="2026-10-30T04:17:53Z"><w:r><w:rPr><w:kern w:val="0"/><w:szCs w:val="24"/><w:lang w:val="es-CO" w:eastAsia="en-US" w:bidi="ar-SA"/></w:rPr><w:t>Seguimiento</w:t></w:r></w:ins></w:p></w:tc><w:tc><w:tcPr><w:tcW w:w="1576" w:type="dxa"/><w:tcBorders></w:tcBorders><w:shd w:color="auto" w:fill="F7F7F7" w:val="clear"/></w:tcPr><w:p><w:pPr><w:pStyle w:val="Tabla8"/><w:widowControl/><w:jc w:val="left"/><w:rPr><w:kern w:val="0"/><w:szCs w:val="24"/><w:lang w:val="es-CO" w:eastAsia="en-US" w:bidi="ar-SA"/><w:ins w:id="24199" w:author="Unknown Author" w:date="2026-10-30T04:17:53Z"></w:ins></w:rPr></w:pPr><w:ins w:id="24198" w:author="Unknown Author" w:date="2026-10-30T04:17:53Z"><w:r><w:rPr><w:kern w:val="0"/><w:szCs w:val="24"/><w:lang w:val="es-CO" w:eastAsia="en-US" w:bidi="ar-SA"/></w:rPr><w:t>Apoyo a la supervisión y plataforma de seguimiento</w:t></w:r></w:ins></w:p></w:tc><w:tc><w:tcPr><w:tcW w:w="1078" w:type="dxa"/><w:tcBorders></w:tcBorders><w:shd w:color="auto" w:fill="F7F7F7" w:val="clear"/></w:tcPr><w:p><w:pPr><w:pStyle w:val="Tabla8"/><w:widowControl/><w:jc w:val="left"/><w:rPr><w:kern w:val="0"/><w:szCs w:val="24"/><w:lang w:val="es-CO" w:eastAsia="en-US" w:bidi="ar-SA"/><w:ins w:id="24201" w:author="Unknown Author" w:date="2026-10-30T04:17:53Z"></w:ins></w:rPr></w:pPr><w:ins w:id="24200" w:author="Unknown Author" w:date="2026-10-30T04:17:53Z"><w:r><w:rPr><w:kern w:val="0"/><w:szCs w:val="24"/><w:lang w:val="es-CO" w:eastAsia="en-US" w:bidi="ar-SA"/></w:rPr><w:t>mes</w:t></w:r></w:ins></w:p></w:tc><w:tc><w:tcPr><w:tcW w:w="830" w:type="dxa"/><w:tcBorders></w:tcBorders><w:shd w:color="auto" w:fill="F7F7F7" w:val="clear"/></w:tcPr><w:p><w:pPr><w:pStyle w:val="Tabla8"/><w:widowControl/><w:jc w:val="left"/><w:rPr><w:kern w:val="0"/><w:szCs w:val="24"/><w:lang w:val="es-CO" w:eastAsia="en-US" w:bidi="ar-SA"/><w:ins w:id="24203" w:author="Unknown Author" w:date="2026-10-30T04:17:53Z"></w:ins></w:rPr></w:pPr><w:ins w:id="24202" w:author="Unknown Author" w:date="2026-10-30T04:17:53Z"><w:r><w:rPr><w:kern w:val="0"/><w:szCs w:val="24"/><w:lang w:val="es-CO" w:eastAsia="en-US" w:bidi="ar-SA"/></w:rPr><w:t>24</w:t></w:r></w:ins></w:p></w:tc><w:tc><w:tcPr><w:tcW w:w="1243" w:type="dxa"/><w:tcBorders></w:tcBorders><w:shd w:color="auto" w:fill="F7F7F7" w:val="clear"/></w:tcPr><w:p><w:pPr><w:pStyle w:val="Tabla8"/><w:widowControl/><w:jc w:val="left"/><w:rPr><w:kern w:val="0"/><w:szCs w:val="24"/><w:lang w:val="es-CO" w:eastAsia="en-US" w:bidi="ar-SA"/><w:ins w:id="24205" w:author="Unknown Author" w:date="2026-10-30T04:17:53Z"></w:ins></w:rPr></w:pPr><w:ins w:id="24204" w:author="Unknown Author" w:date="2026-10-30T04:17:53Z"><w:r><w:rPr><w:kern w:val="0"/><w:szCs w:val="24"/><w:lang w:val="es-CO" w:eastAsia="en-US" w:bidi="ar-SA"/></w:rPr><w:t>$ 8.000.000</w:t></w:r></w:ins></w:p></w:tc><w:tc><w:tcPr><w:tcW w:w="1493" w:type="dxa"/><w:tcBorders></w:tcBorders><w:shd w:color="auto" w:fill="F7F7F7" w:val="clear"/></w:tcPr><w:p><w:pPr><w:pStyle w:val="Tabla8"/><w:widowControl/><w:jc w:val="left"/><w:rPr><w:kern w:val="0"/><w:szCs w:val="24"/><w:lang w:val="es-CO" w:eastAsia="en-US" w:bidi="ar-SA"/><w:ins w:id="24207" w:author="Unknown Author" w:date="2026-10-30T04:17:53Z"></w:ins></w:rPr></w:pPr><w:ins w:id="24206" w:author="Unknown Author" w:date="2026-10-30T04:17:53Z"><w:r><w:rPr><w:kern w:val="0"/><w:szCs w:val="24"/><w:lang w:val="es-CO" w:eastAsia="en-US" w:bidi="ar-SA"/></w:rPr><w:t>$ 192.000.000</w:t></w:r></w:ins></w:p></w:tc><w:tc><w:tcPr><w:tcW w:w="913" w:type="dxa"/><w:tcBorders></w:tcBorders><w:shd w:color="auto" w:fill="F7F7F7" w:val="clear"/></w:tcPr><w:p><w:pPr><w:pStyle w:val="Tabla8"/><w:widowControl/><w:jc w:val="left"/><w:rPr><w:kern w:val="0"/><w:szCs w:val="24"/><w:lang w:val="es-CO" w:eastAsia="en-US" w:bidi="ar-SA"/><w:ins w:id="24209" w:author="Unknown Author" w:date="2026-10-30T04:17:53Z"></w:ins></w:rPr></w:pPr><w:ins w:id="24208" w:author="Unknown Author" w:date="2026-10-30T04:17:53Z"><w:r><w:rPr><w:kern w:val="0"/><w:szCs w:val="24"/><w:lang w:val="es-CO" w:eastAsia="en-US" w:bidi="ar-SA"/></w:rPr><w:t>1.8</w:t></w:r></w:ins></w:p></w:tc><w:tc><w:tcPr><w:tcW w:w="746" w:type="dxa"/><w:tcBorders></w:tcBorders><w:shd w:color="auto" w:fill="F7F7F7" w:val="clear"/></w:tcPr><w:p><w:pPr><w:pStyle w:val="Tabla8"/><w:widowControl/><w:jc w:val="left"/><w:rPr><w:kern w:val="0"/><w:szCs w:val="24"/><w:lang w:val="es-CO" w:eastAsia="en-US" w:bidi="ar-SA"/><w:ins w:id="24211" w:author="Unknown Author" w:date="2026-10-30T04:17:53Z"></w:ins></w:rPr></w:pPr><w:ins w:id="24210" w:author="Unknown Author" w:date="2026-10-30T04:17:53Z"><w:r><w:rPr><w:kern w:val="0"/><w:szCs w:val="24"/><w:lang w:val="es-CO" w:eastAsia="en-US" w:bidi="ar-SA"/></w:rPr><w:t>M1–M24</w:t></w:r></w:ins></w:p></w:tc></w:tr><w:tr><w:trPr><w:ins w:id="24212" w:author="Unknown Author" w:date="2026-10-30T04:17:53Z"/><w:cantSplit w:val="true"/></w:trPr><w:tc><w:tcPr><w:tcW w:w="663" w:type="dxa"/><w:tcBorders><w:bottom w:val="single" w:sz="12" w:space="0" w:color="2A3439"/></w:tcBorders></w:tcPr><w:p><w:pPr><w:pStyle w:val="Tabla8"/><w:keepNext w:val="true"/><w:widowControl/><w:rPr><w:kern w:val="0"/><w:szCs w:val="24"/><w:lang w:val="es-CO" w:eastAsia="en-US" w:bidi="ar-SA"/><w:ins w:id="24214" w:author="Unknown Author" w:date="2026-10-30T04:17:53Z"></w:ins></w:rPr></w:pPr><w:ins w:id="24213" w:author="Unknown Author" w:date="2026-10-30T04:17:53Z"><w:r><w:rPr><w:kern w:val="0"/><w:szCs w:val="24"/><w:lang w:val="es-CO" w:eastAsia="en-US" w:bidi="ar-SA"/></w:rPr></w:r></w:ins></w:p></w:tc><w:tc><w:tcPr><w:tcW w:w="1411" w:type="dxa"/><w:tcBorders><w:bottom w:val="single" w:sz="12" w:space="0" w:color="2A3439"/></w:tcBorders></w:tcPr><w:p><w:pPr><w:pStyle w:val="Tabla8"/><w:keepNext w:val="true"/><w:widowControl/><w:jc w:val="left"/><w:rPr><w:kern w:val="0"/><w:szCs w:val="24"/><w:lang w:val="es-CO" w:eastAsia="en-US" w:bidi="ar-SA"/><w:ins w:id="24216" w:author="Unknown Author" w:date="2026-10-30T04:17:53Z"></w:ins></w:rPr></w:pPr><w:ins w:id="24215" w:author="Unknown Author" w:date="2026-10-30T04:17:53Z"><w:r><w:rPr><w:b/><w:bCs/><w:kern w:val="0"/><w:szCs w:val="24"/><w:lang w:val="es-CO" w:eastAsia="en-US" w:bidi="ar-SA"/></w:rPr><w:t>Total</w:t></w:r></w:ins></w:p></w:tc><w:tc><w:tcPr><w:tcW w:w="1576" w:type="dxa"/><w:tcBorders><w:bottom w:val="single" w:sz="12" w:space="0" w:color="2A3439"/></w:tcBorders></w:tcPr><w:p><w:pPr><w:pStyle w:val="Tabla8"/><w:keepNext w:val="true"/><w:widowControl/><w:rPr><w:kern w:val="0"/><w:szCs w:val="24"/><w:lang w:val="es-CO" w:eastAsia="en-US" w:bidi="ar-SA"/><w:ins w:id="24218" w:author="Unknown Author" w:date="2026-10-30T04:17:53Z"></w:ins></w:rPr></w:pPr><w:ins w:id="24217" w:author="Unknown Author" w:date="2026-10-30T04:17:53Z"><w:r><w:rPr><w:kern w:val="0"/><w:szCs w:val="24"/><w:lang w:val="es-CO" w:eastAsia="en-US" w:bidi="ar-SA"/></w:rPr></w:r></w:ins></w:p></w:tc><w:tc><w:tcPr><w:tcW w:w="1078" w:type="dxa"/><w:tcBorders><w:bottom w:val="single" w:sz="12" w:space="0" w:color="2A3439"/></w:tcBorders></w:tcPr><w:p><w:pPr><w:pStyle w:val="Tabla8"/><w:keepNext w:val="true"/><w:widowControl/><w:rPr><w:kern w:val="0"/><w:szCs w:val="24"/><w:lang w:val="es-CO" w:eastAsia="en-US" w:bidi="ar-SA"/><w:ins w:id="24220" w:author="Unknown Author" w:date="2026-10-30T04:17:53Z"></w:ins></w:rPr></w:pPr><w:ins w:id="24219" w:author="Unknown Author" w:date="2026-10-30T04:17:53Z"><w:r><w:rPr><w:kern w:val="0"/><w:szCs w:val="24"/><w:lang w:val="es-CO" w:eastAsia="en-US" w:bidi="ar-SA"/></w:rPr></w:r></w:ins></w:p></w:tc><w:tc><w:tcPr><w:tcW w:w="830" w:type="dxa"/><w:tcBorders><w:bottom w:val="single" w:sz="12" w:space="0" w:color="2A3439"/></w:tcBorders></w:tcPr><w:p><w:pPr><w:pStyle w:val="Tabla8"/><w:keepNext w:val="true"/><w:widowControl/><w:rPr><w:kern w:val="0"/><w:szCs w:val="24"/><w:lang w:val="es-CO" w:eastAsia="en-US" w:bidi="ar-SA"/><w:ins w:id="24222" w:author="Unknown Author" w:date="2026-10-30T04:17:53Z"></w:ins></w:rPr></w:pPr><w:ins w:id="24221" w:author="Unknown Author" w:date="2026-10-30T04:17:53Z"><w:r><w:rPr><w:kern w:val="0"/><w:szCs w:val="24"/><w:lang w:val="es-CO" w:eastAsia="en-US" w:bidi="ar-SA"/></w:rPr></w:r></w:ins></w:p></w:tc><w:tc><w:tcPr><w:tcW w:w="1243" w:type="dxa"/><w:tcBorders><w:bottom w:val="single" w:sz="12" w:space="0" w:color="2A3439"/></w:tcBorders></w:tcPr><w:p><w:pPr><w:pStyle w:val="Tabla8"/><w:keepNext w:val="true"/><w:widowControl/><w:rPr><w:kern w:val="0"/><w:szCs w:val="24"/><w:lang w:val="es-CO" w:eastAsia="en-US" w:bidi="ar-SA"/><w:ins w:id="24224" w:author="Unknown Author" w:date="2026-10-30T04:17:53Z"></w:ins></w:rPr></w:pPr><w:ins w:id="24223" w:author="Unknown Author" w:date="2026-10-30T04:17:53Z"><w:r><w:rPr><w:kern w:val="0"/><w:szCs w:val="24"/><w:lang w:val="es-CO" w:eastAsia="en-US" w:bidi="ar-SA"/></w:rPr></w:r></w:ins></w:p></w:tc><w:tc><w:tcPr><w:tcW w:w="1493" w:type="dxa"/><w:tcBorders><w:bottom w:val="single" w:sz="12" w:space="0" w:color="2A3439"/></w:tcBorders></w:tcPr><w:p><w:pPr><w:pStyle w:val="Tabla8"/><w:keepNext w:val="true"/><w:widowControl/><w:jc w:val="left"/><w:rPr><w:kern w:val="0"/><w:szCs w:val="24"/><w:lang w:val="es-CO" w:eastAsia="en-US" w:bidi="ar-SA"/><w:ins w:id="24226" w:author="Unknown Author" w:date="2026-10-30T04:17:53Z"></w:ins></w:rPr></w:pPr><w:ins w:id="24225" w:author="Unknown Author" w:date="2026-10-30T04:17:53Z"><w:r><w:rPr><w:b/><w:bCs/><w:kern w:val="0"/><w:szCs w:val="24"/><w:lang w:val="es-CO" w:eastAsia="en-US" w:bidi="ar-SA"/></w:rPr><w:t>$ 13.999.405.215</w:t></w:r></w:ins></w:p></w:tc><w:tc><w:tcPr><w:tcW w:w="913" w:type="dxa"/><w:tcBorders><w:bottom w:val="single" w:sz="12" w:space="0" w:color="2A3439"/></w:tcBorders></w:tcPr><w:p><w:pPr><w:pStyle w:val="Tabla8"/><w:keepNext w:val="true"/><w:widowControl/><w:rPr><w:kern w:val="0"/><w:szCs w:val="24"/><w:lang w:val="es-CO" w:eastAsia="en-US" w:bidi="ar-SA"/><w:ins w:id="24228" w:author="Unknown Author" w:date="2026-10-30T04:17:53Z"></w:ins></w:rPr></w:pPr><w:ins w:id="24227" w:author="Unknown Author" w:date="2026-10-30T04:17:53Z"><w:r><w:rPr><w:kern w:val="0"/><w:szCs w:val="24"/><w:lang w:val="es-CO" w:eastAsia="en-US" w:bidi="ar-SA"/></w:rPr></w:r></w:ins></w:p></w:tc><w:tc><w:tcPr><w:tcW w:w="746" w:type="dxa"/><w:tcBorders><w:bottom w:val="single" w:sz="12" w:space="0" w:color="2A3439"/></w:tcBorders></w:tcPr><w:p><w:pPr><w:pStyle w:val="Tabla8"/><w:keepNext w:val="true"/><w:widowControl/><w:rPr><w:kern w:val="0"/><w:szCs w:val="24"/><w:lang w:val="es-CO" w:eastAsia="en-US" w:bidi="ar-SA"/><w:ins w:id="24230" w:author="Unknown Author" w:date="2026-10-30T04:17:53Z"></w:ins></w:rPr></w:pPr><w:ins w:id="24229" w:author="Unknown Author" w:date="2026-10-30T04:17:53Z"><w:r><w:rPr><w:kern w:val="0"/><w:szCs w:val="24"/><w:lang w:val="es-CO" w:eastAsia="en-US" w:bidi="ar-SA"/></w:rPr></w:r></w:ins></w:p></w:tc></w:tr></w:tbl><w:tbl><w:tblPr><w:tblStyle w:val="Table"/><w:tblW w:w="9954" w:type="dxa"/><w:jc w:val="left"/><w:tblInd w:w="70" w:type="dxa"/><w:tblLayout w:type="fixed"/><w:tblCellMar><w:top w:w="30" w:type="dxa"/><w:left w:w="70" w:type="dxa"/><w:bottom w:w="30" w:type="dxa"/><w:right w:w="70" w:type="dxa"/></w:tblCellMar><w:tblLook w:val="0020" w:noHBand="0" w:noVBand="0" w:firstColumn="0" w:lastRow="0" w:lastColumn="0" w:firstRow="1"/></w:tblPr><w:tblGrid><w:gridCol w:w="663"/><w:gridCol w:w="1576"/><w:gridCol w:w="1577"/><w:gridCol w:w="1161"/><w:gridCol w:w="911"/><w:gridCol w:w="1162"/><w:gridCol w:w="1659"/><w:gridCol w:w="1243"/></w:tblGrid><w:tr><w:trPr><w:tblHeader w:val="true"/><w:del w:id="24231" w:author="Unknown Author" w:date="2026-10-30T04:17:53Z"/><w:cantSplit w:val="true"/></w:trPr><w:tc><w:tcPr><w:tcW w:w="663"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24233" w:author="Unknown Author" w:date="2026-10-30T04:17:53Z"></w:del></w:rPr></w:pPr><w:del w:id="24232" w:author="Unknown Author" w:date="2026-10-30T04:17:53Z"><w:r><w:rPr><w:b/><w:kern w:val="0"/><w:szCs w:val="24"/><w:lang w:val="es-CO" w:eastAsia="en-US" w:bidi="ar-SA"/></w:rPr><w:delText>N.º de línea</w:delText></w:r></w:del></w:p></w:tc><w:tc><w:tcPr><w:tcW w:w="1576"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24235" w:author="Unknown Author" w:date="2026-10-30T04:17:53Z"></w:del></w:rPr></w:pPr><w:del w:id="24234" w:author="Unknown Author" w:date="2026-10-30T04:17:53Z"><w:r><w:rPr><w:b/><w:kern w:val="0"/><w:szCs w:val="24"/><w:lang w:val="es-CO" w:eastAsia="en-US" w:bidi="ar-SA"/></w:rPr><w:delText>Rubro</w:delText></w:r></w:del></w:p></w:tc><w:tc><w:tcPr><w:tcW w:w="1577"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24237" w:author="Unknown Author" w:date="2026-10-30T04:17:53Z"></w:del></w:rPr></w:pPr><w:del w:id="24236" w:author="Unknown Author" w:date="2026-10-30T04:17:53Z"><w:r><w:rPr><w:b/><w:kern w:val="0"/><w:szCs w:val="24"/><w:lang w:val="es-CO" w:eastAsia="en-US" w:bidi="ar-SA"/></w:rPr><w:delText>Concepto</w:delText></w:r></w:del></w:p></w:tc><w:tc><w:tcPr><w:tcW w:w="1161"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24239" w:author="Unknown Author" w:date="2026-10-30T04:17:53Z"></w:del></w:rPr></w:pPr><w:del w:id="24238" w:author="Unknown Author" w:date="2026-10-30T04:17:53Z"><w:r><w:rPr><w:b/><w:kern w:val="0"/><w:szCs w:val="24"/><w:lang w:val="es-CO" w:eastAsia="en-US" w:bidi="ar-SA"/></w:rPr><w:delText>Unidad</w:delText></w:r></w:del></w:p></w:tc><w:tc><w:tcPr><w:tcW w:w="911"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24241" w:author="Unknown Author" w:date="2026-10-30T04:17:53Z"></w:del></w:rPr></w:pPr><w:del w:id="24240" w:author="Unknown Author" w:date="2026-10-30T04:17:53Z"><w:r><w:rPr><w:b/><w:kern w:val="0"/><w:szCs w:val="24"/><w:lang w:val="es-CO" w:eastAsia="en-US" w:bidi="ar-SA"/></w:rPr><w:delText>Cantidad</w:delText></w:r></w:del></w:p></w:tc><w:tc><w:tcPr><w:tcW w:w="1162"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24243" w:author="Unknown Author" w:date="2026-10-30T04:17:53Z"></w:del></w:rPr></w:pPr><w:del w:id="24242" w:author="Unknown Author" w:date="2026-10-30T04:17:53Z"><w:r><w:rPr><w:b/><w:kern w:val="0"/><w:szCs w:val="24"/><w:lang w:val="es-CO" w:eastAsia="en-US" w:bidi="ar-SA"/></w:rPr><w:delText>Costo unitario (COP)</w:delText></w:r></w:del></w:p></w:tc><w:tc><w:tcPr><w:tcW w:w="1659"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24245" w:author="Unknown Author" w:date="2026-10-30T04:17:53Z"></w:del></w:rPr></w:pPr><w:del w:id="24244" w:author="Unknown Author" w:date="2026-10-30T04:17:53Z"><w:r><w:rPr><w:b/><w:kern w:val="0"/><w:szCs w:val="24"/><w:lang w:val="es-CO" w:eastAsia="en-US" w:bidi="ar-SA"/></w:rPr><w:delText>Total (COP)</w:delText></w:r></w:del></w:p></w:tc><w:tc><w:tcPr><w:tcW w:w="1243" w:type="dxa"/><w:tcBorders><w:top w:val="single" w:sz="12" w:space="0" w:color="2A3439"/><w:bottom w:val="single" w:sz="12" w:space="0" w:color="6699CC"/></w:tcBorders><w:shd w:color="auto" w:fill="B9D9EB" w:val="clear"/><w:vAlign w:val="bottom"/></w:tcPr><w:p><w:pPr><w:pStyle w:val="Tabla8"/><w:keepNext w:val="true"/><w:widowControl/><w:jc w:val="left"/><w:rPr><w:kern w:val="0"/><w:szCs w:val="24"/><w:lang w:val="es-CO" w:eastAsia="en-US" w:bidi="ar-SA"/><w:del w:id="24247" w:author="Unknown Author" w:date="2026-10-30T04:17:53Z"></w:del></w:rPr></w:pPr><w:del w:id="24246" w:author="Unknown Author" w:date="2026-10-30T04:17:53Z"><w:r><w:rPr><w:b/><w:kern w:val="0"/><w:szCs w:val="24"/><w:lang w:val="es-CO" w:eastAsia="en-US" w:bidi="ar-SA"/></w:rPr><w:delText>Actividades</w:delText></w:r></w:del></w:p></w:tc></w:tr><w:tr><w:trPr><w:del w:id="24248" w:author="Unknown Author" w:date="2026-10-30T04:17:53Z"/><w:cantSplit w:val="true"/></w:trPr><w:tc><w:tcPr><w:tcW w:w="663" w:type="dxa"/><w:tcBorders></w:tcBorders></w:tcPr><w:p><w:pPr><w:pStyle w:val="Tabla8"/><w:widowControl/><w:jc w:val="left"/><w:rPr><w:kern w:val="0"/><w:szCs w:val="24"/><w:lang w:val="es-CO" w:eastAsia="en-US" w:bidi="ar-SA"/><w:del w:id="24250" w:author="Unknown Author" w:date="2026-10-30T04:17:53Z"></w:del></w:rPr></w:pPr><w:del w:id="24249" w:author="Unknown Author" w:date="2026-10-30T04:17:53Z"><w:r><w:rPr><w:kern w:val="0"/><w:szCs w:val="24"/><w:lang w:val="es-CO" w:eastAsia="en-US" w:bidi="ar-SA"/></w:rPr><w:delText>P01</w:delText></w:r></w:del></w:p></w:tc><w:tc><w:tcPr><w:tcW w:w="1576" w:type="dxa"/><w:tcBorders></w:tcBorders></w:tcPr><w:p><w:pPr><w:pStyle w:val="Tabla8"/><w:widowControl/><w:jc w:val="left"/><w:rPr><w:kern w:val="0"/><w:szCs w:val="24"/><w:lang w:val="es-CO" w:eastAsia="en-US" w:bidi="ar-SA"/><w:del w:id="24252" w:author="Unknown Author" w:date="2026-10-30T04:17:53Z"></w:del></w:rPr></w:pPr><w:del w:id="24251" w:author="Unknown Author" w:date="2026-10-30T04:17:53Z"><w:r><w:rPr><w:kern w:val="0"/><w:szCs w:val="24"/><w:lang w:val="es-CO" w:eastAsia="en-US" w:bidi="ar-SA"/></w:rPr><w:delText>Talento Humano</w:delText></w:r></w:del></w:p></w:tc><w:tc><w:tcPr><w:tcW w:w="1577" w:type="dxa"/><w:tcBorders></w:tcBorders></w:tcPr><w:p><w:pPr><w:pStyle w:val="Tabla8"/><w:widowControl/><w:jc w:val="left"/><w:rPr><w:kern w:val="0"/><w:szCs w:val="24"/><w:lang w:val="es-CO" w:eastAsia="en-US" w:bidi="ar-SA"/><w:del w:id="24254" w:author="Unknown Author" w:date="2026-10-30T04:17:53Z"></w:del></w:rPr></w:pPr><w:del w:id="24253" w:author="Unknown Author" w:date="2026-10-30T04:17:53Z"><w:r><w:rPr><w:kern w:val="0"/><w:szCs w:val="24"/><w:lang w:val="es-CO" w:eastAsia="en-US" w:bidi="ar-SA"/></w:rPr><w:delText>Jóvenes investigadores (6)</w:delText></w:r></w:del></w:p></w:tc><w:tc><w:tcPr><w:tcW w:w="1161" w:type="dxa"/><w:tcBorders></w:tcBorders></w:tcPr><w:p><w:pPr><w:pStyle w:val="Tabla8"/><w:widowControl/><w:jc w:val="left"/><w:rPr><w:kern w:val="0"/><w:szCs w:val="24"/><w:lang w:val="es-CO" w:eastAsia="en-US" w:bidi="ar-SA"/><w:del w:id="24256" w:author="Unknown Author" w:date="2026-10-30T04:17:53Z"></w:del></w:rPr></w:pPr><w:del w:id="24255" w:author="Unknown Author" w:date="2026-10-30T04:17:53Z"><w:r><w:rPr><w:kern w:val="0"/><w:szCs w:val="24"/><w:lang w:val="es-CO" w:eastAsia="en-US" w:bidi="ar-SA"/></w:rPr><w:delText>persona-mes</w:delText></w:r></w:del></w:p></w:tc><w:tc><w:tcPr><w:tcW w:w="911" w:type="dxa"/><w:tcBorders></w:tcBorders></w:tcPr><w:p><w:pPr><w:pStyle w:val="Tabla8"/><w:widowControl/><w:jc w:val="left"/><w:rPr><w:kern w:val="0"/><w:szCs w:val="24"/><w:lang w:val="es-CO" w:eastAsia="en-US" w:bidi="ar-SA"/><w:del w:id="24258" w:author="Unknown Author" w:date="2026-10-30T04:17:53Z"></w:del></w:rPr></w:pPr><w:del w:id="24257" w:author="Unknown Author" w:date="2026-10-30T04:17:53Z"><w:r><w:rPr><w:kern w:val="0"/><w:szCs w:val="24"/><w:lang w:val="es-CO" w:eastAsia="en-US" w:bidi="ar-SA"/></w:rPr><w:delText>72</w:delText></w:r></w:del></w:p></w:tc><w:tc><w:tcPr><w:tcW w:w="1162" w:type="dxa"/><w:tcBorders></w:tcBorders></w:tcPr><w:p><w:pPr><w:pStyle w:val="Tabla8"/><w:widowControl/><w:jc w:val="left"/><w:rPr><w:kern w:val="0"/><w:szCs w:val="24"/><w:lang w:val="es-CO" w:eastAsia="en-US" w:bidi="ar-SA"/><w:del w:id="24260" w:author="Unknown Author" w:date="2026-10-30T04:17:53Z"></w:del></w:rPr></w:pPr><w:del w:id="24259" w:author="Unknown Author" w:date="2026-10-30T04:17:53Z"><w:r><w:rPr><w:kern w:val="0"/><w:szCs w:val="24"/><w:lang w:val="es-CO" w:eastAsia="en-US" w:bidi="ar-SA"/></w:rPr><w:delText>$ 2.000.000</w:delText></w:r></w:del></w:p></w:tc><w:tc><w:tcPr><w:tcW w:w="1659" w:type="dxa"/><w:tcBorders></w:tcBorders></w:tcPr><w:p><w:pPr><w:pStyle w:val="Tabla8"/><w:widowControl/><w:jc w:val="left"/><w:rPr><w:kern w:val="0"/><w:szCs w:val="24"/><w:lang w:val="es-CO" w:eastAsia="en-US" w:bidi="ar-SA"/><w:del w:id="24262" w:author="Unknown Author" w:date="2026-10-30T04:17:53Z"></w:del></w:rPr></w:pPr><w:del w:id="24261" w:author="Unknown Author" w:date="2026-10-30T04:17:53Z"><w:r><w:rPr><w:kern w:val="0"/><w:szCs w:val="24"/><w:lang w:val="es-CO" w:eastAsia="en-US" w:bidi="ar-SA"/></w:rPr><w:delText>$ 144.000.000</w:delText></w:r></w:del></w:p></w:tc><w:tc><w:tcPr><w:tcW w:w="1243" w:type="dxa"/><w:tcBorders></w:tcBorders></w:tcPr><w:p><w:pPr><w:pStyle w:val="Tabla8"/><w:widowControl/><w:jc w:val="left"/><w:rPr><w:kern w:val="0"/><w:szCs w:val="24"/><w:lang w:val="es-CO" w:eastAsia="en-US" w:bidi="ar-SA"/><w:del w:id="24264" w:author="Unknown Author" w:date="2026-10-30T04:17:53Z"></w:del></w:rPr></w:pPr><w:del w:id="24263" w:author="Unknown Author" w:date="2026-10-30T04:17:53Z"><w:r><w:rPr><w:kern w:val="0"/><w:szCs w:val="24"/><w:lang w:val="es-CO" w:eastAsia="en-US" w:bidi="ar-SA"/></w:rPr><w:delText>1.1, 1.2, 1.3, 1.4, 1.5, 1.6</w:delText></w:r></w:del></w:p></w:tc></w:tr><w:tr><w:trPr><w:del w:id="24265" w:author="Unknown Author" w:date="2026-10-30T04:17:53Z"/><w:cantSplit w:val="true"/></w:trPr><w:tc><w:tcPr><w:tcW w:w="663" w:type="dxa"/><w:tcBorders></w:tcBorders><w:shd w:color="auto" w:fill="F7F7F7" w:val="clear"/></w:tcPr><w:p><w:pPr><w:pStyle w:val="Tabla8"/><w:widowControl/><w:jc w:val="left"/><w:rPr><w:kern w:val="0"/><w:szCs w:val="24"/><w:lang w:val="es-CO" w:eastAsia="en-US" w:bidi="ar-SA"/><w:del w:id="24267" w:author="Unknown Author" w:date="2026-10-30T04:17:53Z"></w:del></w:rPr></w:pPr><w:del w:id="24266" w:author="Unknown Author" w:date="2026-10-30T04:17:53Z"><w:r><w:rPr><w:kern w:val="0"/><w:szCs w:val="24"/><w:lang w:val="es-CO" w:eastAsia="en-US" w:bidi="ar-SA"/></w:rPr><w:delText>P02a</w:delText></w:r></w:del></w:p></w:tc><w:tc><w:tcPr><w:tcW w:w="1576" w:type="dxa"/><w:tcBorders></w:tcBorders><w:shd w:color="auto" w:fill="F7F7F7" w:val="clear"/></w:tcPr><w:p><w:pPr><w:pStyle w:val="Tabla8"/><w:widowControl/><w:jc w:val="left"/><w:rPr><w:kern w:val="0"/><w:szCs w:val="24"/><w:lang w:val="es-CO" w:eastAsia="en-US" w:bidi="ar-SA"/><w:del w:id="24269" w:author="Unknown Author" w:date="2026-10-30T04:17:53Z"></w:del></w:rPr></w:pPr><w:del w:id="24268" w:author="Unknown Author" w:date="2026-10-30T04:17:53Z"><w:r><w:rPr><w:kern w:val="0"/><w:szCs w:val="24"/><w:lang w:val="es-CO" w:eastAsia="en-US" w:bidi="ar-SA"/></w:rPr><w:delText>Talento Humano</w:delText></w:r></w:del></w:p></w:tc><w:tc><w:tcPr><w:tcW w:w="1577" w:type="dxa"/><w:tcBorders></w:tcBorders><w:shd w:color="auto" w:fill="F7F7F7" w:val="clear"/></w:tcPr><w:p><w:pPr><w:pStyle w:val="Tabla8"/><w:widowControl/><w:jc w:val="left"/><w:rPr><w:kern w:val="0"/><w:szCs w:val="24"/><w:lang w:val="es-CO" w:eastAsia="en-US" w:bidi="ar-SA"/><w:del w:id="24271" w:author="Unknown Author" w:date="2026-10-30T04:17:53Z"></w:del></w:rPr></w:pPr><w:del w:id="24270" w:author="Unknown Author" w:date="2026-10-30T04:17:53Z"><w:r><w:rPr><w:kern w:val="0"/><w:szCs w:val="24"/><w:lang w:val="es-CO" w:eastAsia="en-US" w:bidi="ar-SA"/></w:rPr><w:delText>Sostenimiento de estudiantes de maestría (2)</w:delText></w:r></w:del></w:p></w:tc><w:tc><w:tcPr><w:tcW w:w="1161" w:type="dxa"/><w:tcBorders></w:tcBorders><w:shd w:color="auto" w:fill="F7F7F7" w:val="clear"/></w:tcPr><w:p><w:pPr><w:pStyle w:val="Tabla8"/><w:widowControl/><w:jc w:val="left"/><w:rPr><w:kern w:val="0"/><w:szCs w:val="24"/><w:lang w:val="es-CO" w:eastAsia="en-US" w:bidi="ar-SA"/><w:del w:id="24273" w:author="Unknown Author" w:date="2026-10-30T04:17:53Z"></w:del></w:rPr></w:pPr><w:del w:id="24272" w:author="Unknown Author" w:date="2026-10-30T04:17:53Z"><w:r><w:rPr><w:kern w:val="0"/><w:szCs w:val="24"/><w:lang w:val="es-CO" w:eastAsia="en-US" w:bidi="ar-SA"/></w:rPr><w:delText>persona-mes</w:delText></w:r></w:del></w:p></w:tc><w:tc><w:tcPr><w:tcW w:w="911" w:type="dxa"/><w:tcBorders></w:tcBorders><w:shd w:color="auto" w:fill="F7F7F7" w:val="clear"/></w:tcPr><w:p><w:pPr><w:pStyle w:val="Tabla8"/><w:widowControl/><w:jc w:val="left"/><w:rPr><w:kern w:val="0"/><w:szCs w:val="24"/><w:lang w:val="es-CO" w:eastAsia="en-US" w:bidi="ar-SA"/><w:del w:id="24275" w:author="Unknown Author" w:date="2026-10-30T04:17:53Z"></w:del></w:rPr></w:pPr><w:del w:id="24274" w:author="Unknown Author" w:date="2026-10-30T04:17:53Z"><w:r><w:rPr><w:kern w:val="0"/><w:szCs w:val="24"/><w:lang w:val="es-CO" w:eastAsia="en-US" w:bidi="ar-SA"/></w:rPr><w:delText>48</w:delText></w:r></w:del></w:p></w:tc><w:tc><w:tcPr><w:tcW w:w="1162" w:type="dxa"/><w:tcBorders></w:tcBorders><w:shd w:color="auto" w:fill="F7F7F7" w:val="clear"/></w:tcPr><w:p><w:pPr><w:pStyle w:val="Tabla8"/><w:widowControl/><w:jc w:val="left"/><w:rPr><w:kern w:val="0"/><w:szCs w:val="24"/><w:lang w:val="es-CO" w:eastAsia="en-US" w:bidi="ar-SA"/><w:del w:id="24277" w:author="Unknown Author" w:date="2026-10-30T04:17:53Z"></w:del></w:rPr></w:pPr><w:del w:id="24276" w:author="Unknown Author" w:date="2026-10-30T04:17:53Z"><w:r><w:rPr><w:kern w:val="0"/><w:szCs w:val="24"/><w:lang w:val="es-CO" w:eastAsia="en-US" w:bidi="ar-SA"/></w:rPr><w:delText>$ 4.350.000</w:delText></w:r></w:del></w:p></w:tc><w:tc><w:tcPr><w:tcW w:w="1659" w:type="dxa"/><w:tcBorders></w:tcBorders><w:shd w:color="auto" w:fill="F7F7F7" w:val="clear"/></w:tcPr><w:p><w:pPr><w:pStyle w:val="Tabla8"/><w:widowControl/><w:jc w:val="left"/><w:rPr><w:kern w:val="0"/><w:szCs w:val="24"/><w:lang w:val="es-CO" w:eastAsia="en-US" w:bidi="ar-SA"/><w:del w:id="24279" w:author="Unknown Author" w:date="2026-10-30T04:17:53Z"></w:del></w:rPr></w:pPr><w:del w:id="24278" w:author="Unknown Author" w:date="2026-10-30T04:17:53Z"><w:r><w:rPr><w:kern w:val="0"/><w:szCs w:val="24"/><w:lang w:val="es-CO" w:eastAsia="en-US" w:bidi="ar-SA"/></w:rPr><w:delText>$ 208.800.000</w:delText></w:r></w:del></w:p></w:tc><w:tc><w:tcPr><w:tcW w:w="1243" w:type="dxa"/><w:tcBorders></w:tcBorders><w:shd w:color="auto" w:fill="F7F7F7" w:val="clear"/></w:tcPr><w:p><w:pPr><w:pStyle w:val="Tabla8"/><w:widowControl/><w:jc w:val="left"/><w:rPr><w:kern w:val="0"/><w:szCs w:val="24"/><w:lang w:val="es-CO" w:eastAsia="en-US" w:bidi="ar-SA"/><w:del w:id="24281" w:author="Unknown Author" w:date="2026-10-30T04:17:53Z"></w:del></w:rPr></w:pPr><w:del w:id="24280" w:author="Unknown Author" w:date="2026-10-30T04:17:53Z"><w:r><w:rPr><w:kern w:val="0"/><w:szCs w:val="24"/><w:lang w:val="es-CO" w:eastAsia="en-US" w:bidi="ar-SA"/></w:rPr><w:delText>1.1, 1.2, 1.3, 1.4, 1.5, 1.6</w:delText></w:r></w:del></w:p></w:tc></w:tr><w:tr><w:trPr><w:del w:id="24282" w:author="Unknown Author" w:date="2026-10-30T04:17:53Z"/><w:cantSplit w:val="true"/></w:trPr><w:tc><w:tcPr><w:tcW w:w="663" w:type="dxa"/><w:tcBorders></w:tcBorders></w:tcPr><w:p><w:pPr><w:pStyle w:val="Tabla8"/><w:widowControl/><w:jc w:val="left"/><w:rPr><w:kern w:val="0"/><w:szCs w:val="24"/><w:lang w:val="es-CO" w:eastAsia="en-US" w:bidi="ar-SA"/><w:del w:id="24284" w:author="Unknown Author" w:date="2026-10-30T04:17:53Z"></w:del></w:rPr></w:pPr><w:del w:id="24283" w:author="Unknown Author" w:date="2026-10-30T04:17:53Z"><w:r><w:rPr><w:kern w:val="0"/><w:szCs w:val="24"/><w:lang w:val="es-CO" w:eastAsia="en-US" w:bidi="ar-SA"/></w:rPr><w:delText>P02b</w:delText></w:r></w:del></w:p></w:tc><w:tc><w:tcPr><w:tcW w:w="1576" w:type="dxa"/><w:tcBorders></w:tcBorders></w:tcPr><w:p><w:pPr><w:pStyle w:val="Tabla8"/><w:widowControl/><w:jc w:val="left"/><w:rPr><w:kern w:val="0"/><w:szCs w:val="24"/><w:lang w:val="es-CO" w:eastAsia="en-US" w:bidi="ar-SA"/><w:del w:id="24286" w:author="Unknown Author" w:date="2026-10-30T04:17:53Z"></w:del></w:rPr></w:pPr><w:del w:id="24285" w:author="Unknown Author" w:date="2026-10-30T04:17:53Z"><w:r><w:rPr><w:kern w:val="0"/><w:szCs w:val="24"/><w:lang w:val="es-CO" w:eastAsia="en-US" w:bidi="ar-SA"/></w:rPr><w:delText>Talento Humano</w:delText></w:r></w:del></w:p></w:tc><w:tc><w:tcPr><w:tcW w:w="1577" w:type="dxa"/><w:tcBorders></w:tcBorders></w:tcPr><w:p><w:pPr><w:pStyle w:val="Tabla8"/><w:widowControl/><w:jc w:val="left"/><w:rPr><w:kern w:val="0"/><w:szCs w:val="24"/><w:lang w:val="es-CO" w:eastAsia="en-US" w:bidi="ar-SA"/><w:del w:id="24288" w:author="Unknown Author" w:date="2026-10-30T04:17:53Z"></w:del></w:rPr></w:pPr><w:del w:id="24287" w:author="Unknown Author" w:date="2026-10-30T04:17:53Z"><w:r><w:rPr><w:kern w:val="0"/><w:szCs w:val="24"/><w:lang w:val="es-CO" w:eastAsia="en-US" w:bidi="ar-SA"/></w:rPr><w:delText>Matrícula de maestría en modalidad de investigación (2)</w:delText></w:r></w:del></w:p></w:tc><w:tc><w:tcPr><w:tcW w:w="1161" w:type="dxa"/><w:tcBorders></w:tcBorders></w:tcPr><w:p><w:pPr><w:pStyle w:val="Tabla8"/><w:widowControl/><w:jc w:val="left"/><w:rPr><w:kern w:val="0"/><w:szCs w:val="24"/><w:lang w:val="es-CO" w:eastAsia="en-US" w:bidi="ar-SA"/><w:del w:id="24290" w:author="Unknown Author" w:date="2026-10-30T04:17:53Z"></w:del></w:rPr></w:pPr><w:del w:id="24289" w:author="Unknown Author" w:date="2026-10-30T04:17:53Z"><w:r><w:rPr><w:kern w:val="0"/><w:szCs w:val="24"/><w:lang w:val="es-CO" w:eastAsia="en-US" w:bidi="ar-SA"/></w:rPr><w:delText>matrícula</w:delText></w:r></w:del></w:p></w:tc><w:tc><w:tcPr><w:tcW w:w="911" w:type="dxa"/><w:tcBorders></w:tcBorders></w:tcPr><w:p><w:pPr><w:pStyle w:val="Tabla8"/><w:widowControl/><w:jc w:val="left"/><w:rPr><w:kern w:val="0"/><w:szCs w:val="24"/><w:lang w:val="es-CO" w:eastAsia="en-US" w:bidi="ar-SA"/><w:del w:id="24292" w:author="Unknown Author" w:date="2026-10-30T04:17:53Z"></w:del></w:rPr></w:pPr><w:del w:id="24291" w:author="Unknown Author" w:date="2026-10-30T04:17:53Z"><w:r><w:rPr><w:kern w:val="0"/><w:szCs w:val="24"/><w:lang w:val="es-CO" w:eastAsia="en-US" w:bidi="ar-SA"/></w:rPr><w:delText>2</w:delText></w:r></w:del></w:p></w:tc><w:tc><w:tcPr><w:tcW w:w="1162" w:type="dxa"/><w:tcBorders></w:tcBorders></w:tcPr><w:p><w:pPr><w:pStyle w:val="Tabla8"/><w:widowControl/><w:jc w:val="left"/><w:rPr><w:kern w:val="0"/><w:szCs w:val="24"/><w:lang w:val="es-CO" w:eastAsia="en-US" w:bidi="ar-SA"/><w:del w:id="24294" w:author="Unknown Author" w:date="2026-10-30T04:17:53Z"></w:del></w:rPr></w:pPr><w:del w:id="24293" w:author="Unknown Author" w:date="2026-10-30T04:17:53Z"><w:r><w:rPr><w:kern w:val="0"/><w:szCs w:val="24"/><w:lang w:val="es-CO" w:eastAsia="en-US" w:bidi="ar-SA"/></w:rPr><w:delText>$ 48.000.000</w:delText></w:r></w:del></w:p></w:tc><w:tc><w:tcPr><w:tcW w:w="1659" w:type="dxa"/><w:tcBorders></w:tcBorders></w:tcPr><w:p><w:pPr><w:pStyle w:val="Tabla8"/><w:widowControl/><w:jc w:val="left"/><w:rPr><w:kern w:val="0"/><w:szCs w:val="24"/><w:lang w:val="es-CO" w:eastAsia="en-US" w:bidi="ar-SA"/><w:del w:id="24296" w:author="Unknown Author" w:date="2026-10-30T04:17:53Z"></w:del></w:rPr></w:pPr><w:del w:id="24295" w:author="Unknown Author" w:date="2026-10-30T04:17:53Z"><w:r><w:rPr><w:kern w:val="0"/><w:szCs w:val="24"/><w:lang w:val="es-CO" w:eastAsia="en-US" w:bidi="ar-SA"/></w:rPr><w:delText>$ 96.000.000</w:delText></w:r></w:del></w:p></w:tc><w:tc><w:tcPr><w:tcW w:w="1243" w:type="dxa"/><w:tcBorders></w:tcBorders></w:tcPr><w:p><w:pPr><w:pStyle w:val="Tabla8"/><w:widowControl/><w:jc w:val="left"/><w:rPr><w:kern w:val="0"/><w:szCs w:val="24"/><w:lang w:val="es-CO" w:eastAsia="en-US" w:bidi="ar-SA"/><w:del w:id="24298" w:author="Unknown Author" w:date="2026-10-30T04:17:53Z"></w:del></w:rPr></w:pPr><w:del w:id="24297" w:author="Unknown Author" w:date="2026-10-30T04:17:53Z"><w:r><w:rPr><w:kern w:val="0"/><w:szCs w:val="24"/><w:lang w:val="es-CO" w:eastAsia="en-US" w:bidi="ar-SA"/></w:rPr><w:delText>1.1, 1.2, 1.3, 1.4, 1.5, 1.6</w:delText></w:r></w:del></w:p></w:tc></w:tr><w:tr><w:trPr><w:del w:id="24299" w:author="Unknown Author" w:date="2026-10-30T04:17:53Z"/><w:cantSplit w:val="true"/></w:trPr><w:tc><w:tcPr><w:tcW w:w="663" w:type="dxa"/><w:tcBorders></w:tcBorders><w:shd w:color="auto" w:fill="F7F7F7" w:val="clear"/></w:tcPr><w:p><w:pPr><w:pStyle w:val="Tabla8"/><w:widowControl/><w:jc w:val="left"/><w:rPr><w:kern w:val="0"/><w:szCs w:val="24"/><w:lang w:val="es-CO" w:eastAsia="en-US" w:bidi="ar-SA"/><w:del w:id="24301" w:author="Unknown Author" w:date="2026-10-30T04:17:53Z"></w:del></w:rPr></w:pPr><w:del w:id="24300" w:author="Unknown Author" w:date="2026-10-30T04:17:53Z"><w:r><w:rPr><w:kern w:val="0"/><w:szCs w:val="24"/><w:lang w:val="es-CO" w:eastAsia="en-US" w:bidi="ar-SA"/></w:rPr><w:delText>P03</w:delText></w:r></w:del></w:p></w:tc><w:tc><w:tcPr><w:tcW w:w="1576" w:type="dxa"/><w:tcBorders></w:tcBorders><w:shd w:color="auto" w:fill="F7F7F7" w:val="clear"/></w:tcPr><w:p><w:pPr><w:pStyle w:val="Tabla8"/><w:widowControl/><w:jc w:val="left"/><w:rPr><w:kern w:val="0"/><w:szCs w:val="24"/><w:lang w:val="es-CO" w:eastAsia="en-US" w:bidi="ar-SA"/><w:del w:id="24303" w:author="Unknown Author" w:date="2026-10-30T04:17:53Z"></w:del></w:rPr></w:pPr><w:del w:id="24302" w:author="Unknown Author" w:date="2026-10-30T04:17:53Z"><w:r><w:rPr><w:kern w:val="0"/><w:szCs w:val="24"/><w:lang w:val="es-CO" w:eastAsia="en-US" w:bidi="ar-SA"/></w:rPr><w:delText>Talento Humano</w:delText></w:r></w:del></w:p></w:tc><w:tc><w:tcPr><w:tcW w:w="1577" w:type="dxa"/><w:tcBorders></w:tcBorders><w:shd w:color="auto" w:fill="F7F7F7" w:val="clear"/></w:tcPr><w:p><w:pPr><w:pStyle w:val="Tabla8"/><w:widowControl/><w:jc w:val="left"/><w:rPr><w:kern w:val="0"/><w:szCs w:val="24"/><w:lang w:val="es-CO" w:eastAsia="en-US" w:bidi="ar-SA"/><w:del w:id="24305" w:author="Unknown Author" w:date="2026-10-30T04:17:53Z"></w:del></w:rPr></w:pPr><w:del w:id="24304" w:author="Unknown Author" w:date="2026-10-30T04:17:53Z"><w:r><w:rPr><w:kern w:val="0"/><w:szCs w:val="24"/><w:lang w:val="es-CO" w:eastAsia="en-US" w:bidi="ar-SA"/></w:rPr><w:delText>Doctor en estancia posdoctoral (1)</w:delText></w:r></w:del></w:p></w:tc><w:tc><w:tcPr><w:tcW w:w="1161" w:type="dxa"/><w:tcBorders></w:tcBorders><w:shd w:color="auto" w:fill="F7F7F7" w:val="clear"/></w:tcPr><w:p><w:pPr><w:pStyle w:val="Tabla8"/><w:widowControl/><w:jc w:val="left"/><w:rPr><w:kern w:val="0"/><w:szCs w:val="24"/><w:lang w:val="es-CO" w:eastAsia="en-US" w:bidi="ar-SA"/><w:del w:id="24307" w:author="Unknown Author" w:date="2026-10-30T04:17:53Z"></w:del></w:rPr></w:pPr><w:del w:id="24306" w:author="Unknown Author" w:date="2026-10-30T04:17:53Z"><w:r><w:rPr><w:kern w:val="0"/><w:szCs w:val="24"/><w:lang w:val="es-CO" w:eastAsia="en-US" w:bidi="ar-SA"/></w:rPr><w:delText>persona-mes</w:delText></w:r></w:del></w:p></w:tc><w:tc><w:tcPr><w:tcW w:w="911" w:type="dxa"/><w:tcBorders></w:tcBorders><w:shd w:color="auto" w:fill="F7F7F7" w:val="clear"/></w:tcPr><w:p><w:pPr><w:pStyle w:val="Tabla8"/><w:widowControl/><w:jc w:val="left"/><w:rPr><w:kern w:val="0"/><w:szCs w:val="24"/><w:lang w:val="es-CO" w:eastAsia="en-US" w:bidi="ar-SA"/><w:del w:id="24309" w:author="Unknown Author" w:date="2026-10-30T04:17:53Z"></w:del></w:rPr></w:pPr><w:del w:id="24308" w:author="Unknown Author" w:date="2026-10-30T04:17:53Z"><w:r><w:rPr><w:kern w:val="0"/><w:szCs w:val="24"/><w:lang w:val="es-CO" w:eastAsia="en-US" w:bidi="ar-SA"/></w:rPr><w:delText>24</w:delText></w:r></w:del></w:p></w:tc><w:tc><w:tcPr><w:tcW w:w="1162" w:type="dxa"/><w:tcBorders></w:tcBorders><w:shd w:color="auto" w:fill="F7F7F7" w:val="clear"/></w:tcPr><w:p><w:pPr><w:pStyle w:val="Tabla8"/><w:widowControl/><w:jc w:val="left"/><w:rPr><w:kern w:val="0"/><w:szCs w:val="24"/><w:lang w:val="es-CO" w:eastAsia="en-US" w:bidi="ar-SA"/><w:del w:id="24311" w:author="Unknown Author" w:date="2026-10-30T04:17:53Z"></w:del></w:rPr></w:pPr><w:del w:id="24310" w:author="Unknown Author" w:date="2026-10-30T04:17:53Z"><w:r><w:rPr><w:kern w:val="0"/><w:szCs w:val="24"/><w:lang w:val="es-CO" w:eastAsia="en-US" w:bidi="ar-SA"/></w:rPr><w:delText>$ 12.920.000</w:delText></w:r></w:del></w:p></w:tc><w:tc><w:tcPr><w:tcW w:w="1659" w:type="dxa"/><w:tcBorders></w:tcBorders><w:shd w:color="auto" w:fill="F7F7F7" w:val="clear"/></w:tcPr><w:p><w:pPr><w:pStyle w:val="Tabla8"/><w:widowControl/><w:jc w:val="left"/><w:rPr><w:kern w:val="0"/><w:szCs w:val="24"/><w:lang w:val="es-CO" w:eastAsia="en-US" w:bidi="ar-SA"/><w:del w:id="24313" w:author="Unknown Author" w:date="2026-10-30T04:17:53Z"></w:del></w:rPr></w:pPr><w:del w:id="24312" w:author="Unknown Author" w:date="2026-10-30T04:17:53Z"><w:r><w:rPr><w:kern w:val="0"/><w:szCs w:val="24"/><w:lang w:val="es-CO" w:eastAsia="en-US" w:bidi="ar-SA"/></w:rPr><w:delText>$ 310.080.000</w:delText></w:r></w:del></w:p></w:tc><w:tc><w:tcPr><w:tcW w:w="1243" w:type="dxa"/><w:tcBorders></w:tcBorders><w:shd w:color="auto" w:fill="F7F7F7" w:val="clear"/></w:tcPr><w:p><w:pPr><w:pStyle w:val="Tabla8"/><w:widowControl/><w:jc w:val="left"/><w:rPr><w:kern w:val="0"/><w:szCs w:val="24"/><w:lang w:val="es-CO" w:eastAsia="en-US" w:bidi="ar-SA"/><w:del w:id="24315" w:author="Unknown Author" w:date="2026-10-30T04:17:53Z"></w:del></w:rPr></w:pPr><w:del w:id="24314" w:author="Unknown Author" w:date="2026-10-30T04:17:53Z"><w:r><w:rPr><w:kern w:val="0"/><w:szCs w:val="24"/><w:lang w:val="es-CO" w:eastAsia="en-US" w:bidi="ar-SA"/></w:rPr><w:delText>1.1, 1.2, 1.3, 1.4, 1.5, 1.6</w:delText></w:r></w:del></w:p></w:tc></w:tr><w:tr><w:trPr><w:del w:id="24316" w:author="Unknown Author" w:date="2026-10-30T04:17:53Z"/><w:cantSplit w:val="true"/></w:trPr><w:tc><w:tcPr><w:tcW w:w="663" w:type="dxa"/><w:tcBorders></w:tcBorders></w:tcPr><w:p><w:pPr><w:pStyle w:val="Tabla8"/><w:widowControl/><w:jc w:val="left"/><w:rPr><w:kern w:val="0"/><w:szCs w:val="24"/><w:lang w:val="es-CO" w:eastAsia="en-US" w:bidi="ar-SA"/><w:del w:id="24318" w:author="Unknown Author" w:date="2026-10-30T04:17:53Z"></w:del></w:rPr></w:pPr><w:del w:id="24317" w:author="Unknown Author" w:date="2026-10-30T04:17:53Z"><w:r><w:rPr><w:kern w:val="0"/><w:szCs w:val="24"/><w:lang w:val="es-CO" w:eastAsia="en-US" w:bidi="ar-SA"/></w:rPr><w:delText>P04</w:delText></w:r></w:del></w:p></w:tc><w:tc><w:tcPr><w:tcW w:w="1576" w:type="dxa"/><w:tcBorders></w:tcBorders></w:tcPr><w:p><w:pPr><w:pStyle w:val="Tabla8"/><w:widowControl/><w:jc w:val="left"/><w:rPr><w:kern w:val="0"/><w:szCs w:val="24"/><w:lang w:val="es-CO" w:eastAsia="en-US" w:bidi="ar-SA"/><w:del w:id="24320" w:author="Unknown Author" w:date="2026-10-30T04:17:53Z"></w:del></w:rPr></w:pPr><w:del w:id="24319" w:author="Unknown Author" w:date="2026-10-30T04:17:53Z"><w:r><w:rPr><w:kern w:val="0"/><w:szCs w:val="24"/><w:lang w:val="es-CO" w:eastAsia="en-US" w:bidi="ar-SA"/></w:rPr><w:delText>Talento Humano</w:delText></w:r></w:del></w:p></w:tc><w:tc><w:tcPr><w:tcW w:w="1577" w:type="dxa"/><w:tcBorders></w:tcBorders></w:tcPr><w:p><w:pPr><w:pStyle w:val="Tabla8"/><w:widowControl/><w:jc w:val="left"/><w:rPr><w:kern w:val="0"/><w:szCs w:val="24"/><w:lang w:val="es-CO" w:eastAsia="en-US" w:bidi="ar-SA"/><w:del w:id="24322" w:author="Unknown Author" w:date="2026-10-30T04:17:53Z"></w:del></w:rPr></w:pPr><w:del w:id="24321" w:author="Unknown Author" w:date="2026-10-30T04:17:53Z"><w:r><w:rPr><w:kern w:val="0"/><w:szCs w:val="24"/><w:lang w:val="es-CO" w:eastAsia="en-US" w:bidi="ar-SA"/></w:rPr><w:delText>Ingenieros IoT y de campo (3)</w:delText></w:r></w:del></w:p></w:tc><w:tc><w:tcPr><w:tcW w:w="1161" w:type="dxa"/><w:tcBorders></w:tcBorders></w:tcPr><w:p><w:pPr><w:pStyle w:val="Tabla8"/><w:widowControl/><w:jc w:val="left"/><w:rPr><w:kern w:val="0"/><w:szCs w:val="24"/><w:lang w:val="es-CO" w:eastAsia="en-US" w:bidi="ar-SA"/><w:del w:id="24324" w:author="Unknown Author" w:date="2026-10-30T04:17:53Z"></w:del></w:rPr></w:pPr><w:del w:id="24323" w:author="Unknown Author" w:date="2026-10-30T04:17:53Z"><w:r><w:rPr><w:kern w:val="0"/><w:szCs w:val="24"/><w:lang w:val="es-CO" w:eastAsia="en-US" w:bidi="ar-SA"/></w:rPr><w:delText>persona-mes</w:delText></w:r></w:del></w:p></w:tc><w:tc><w:tcPr><w:tcW w:w="911" w:type="dxa"/><w:tcBorders></w:tcBorders></w:tcPr><w:p><w:pPr><w:pStyle w:val="Tabla8"/><w:widowControl/><w:jc w:val="left"/><w:rPr><w:kern w:val="0"/><w:szCs w:val="24"/><w:lang w:val="es-CO" w:eastAsia="en-US" w:bidi="ar-SA"/><w:del w:id="24326" w:author="Unknown Author" w:date="2026-10-30T04:17:53Z"></w:del></w:rPr></w:pPr><w:del w:id="24325" w:author="Unknown Author" w:date="2026-10-30T04:17:53Z"><w:r><w:rPr><w:kern w:val="0"/><w:szCs w:val="24"/><w:lang w:val="es-CO" w:eastAsia="en-US" w:bidi="ar-SA"/></w:rPr><w:delText>72</w:delText></w:r></w:del></w:p></w:tc><w:tc><w:tcPr><w:tcW w:w="1162" w:type="dxa"/><w:tcBorders></w:tcBorders></w:tcPr><w:p><w:pPr><w:pStyle w:val="Tabla8"/><w:widowControl/><w:jc w:val="left"/><w:rPr><w:kern w:val="0"/><w:szCs w:val="24"/><w:lang w:val="es-CO" w:eastAsia="en-US" w:bidi="ar-SA"/><w:del w:id="24328" w:author="Unknown Author" w:date="2026-10-30T04:17:53Z"></w:del></w:rPr></w:pPr><w:del w:id="24327" w:author="Unknown Author" w:date="2026-10-30T04:17:53Z"><w:r><w:rPr><w:kern w:val="0"/><w:szCs w:val="24"/><w:lang w:val="es-CO" w:eastAsia="en-US" w:bidi="ar-SA"/></w:rPr><w:delText>$ 9.000.000</w:delText></w:r></w:del></w:p></w:tc><w:tc><w:tcPr><w:tcW w:w="1659" w:type="dxa"/><w:tcBorders></w:tcBorders></w:tcPr><w:p><w:pPr><w:pStyle w:val="Tabla8"/><w:widowControl/><w:jc w:val="left"/><w:rPr><w:kern w:val="0"/><w:szCs w:val="24"/><w:lang w:val="es-CO" w:eastAsia="en-US" w:bidi="ar-SA"/><w:del w:id="24330" w:author="Unknown Author" w:date="2026-10-30T04:17:53Z"></w:del></w:rPr></w:pPr><w:del w:id="24329" w:author="Unknown Author" w:date="2026-10-30T04:17:53Z"><w:r><w:rPr><w:kern w:val="0"/><w:szCs w:val="24"/><w:lang w:val="es-CO" w:eastAsia="en-US" w:bidi="ar-SA"/></w:rPr><w:delText>$ 648.000.000</w:delText></w:r></w:del></w:p></w:tc><w:tc><w:tcPr><w:tcW w:w="1243" w:type="dxa"/><w:tcBorders></w:tcBorders></w:tcPr><w:p><w:pPr><w:pStyle w:val="Tabla8"/><w:widowControl/><w:jc w:val="left"/><w:rPr><w:kern w:val="0"/><w:szCs w:val="24"/><w:lang w:val="es-CO" w:eastAsia="en-US" w:bidi="ar-SA"/><w:del w:id="24332" w:author="Unknown Author" w:date="2026-10-30T04:17:53Z"></w:del></w:rPr></w:pPr><w:del w:id="24331" w:author="Unknown Author" w:date="2026-10-30T04:17:53Z"><w:r><w:rPr><w:kern w:val="0"/><w:szCs w:val="24"/><w:lang w:val="es-CO" w:eastAsia="en-US" w:bidi="ar-SA"/></w:rPr><w:delText>2.1, 2.2, 2.3, 2.4</w:delText></w:r></w:del></w:p></w:tc></w:tr><w:tr><w:trPr><w:del w:id="24333" w:author="Unknown Author" w:date="2026-10-30T04:17:53Z"/><w:cantSplit w:val="true"/></w:trPr><w:tc><w:tcPr><w:tcW w:w="663" w:type="dxa"/><w:tcBorders></w:tcBorders><w:shd w:color="auto" w:fill="F7F7F7" w:val="clear"/></w:tcPr><w:p><w:pPr><w:pStyle w:val="Tabla8"/><w:widowControl/><w:jc w:val="left"/><w:rPr><w:kern w:val="0"/><w:szCs w:val="24"/><w:lang w:val="es-CO" w:eastAsia="en-US" w:bidi="ar-SA"/><w:del w:id="24335" w:author="Unknown Author" w:date="2026-10-30T04:17:53Z"></w:del></w:rPr></w:pPr><w:del w:id="24334" w:author="Unknown Author" w:date="2026-10-30T04:17:53Z"><w:r><w:rPr><w:kern w:val="0"/><w:szCs w:val="24"/><w:lang w:val="es-CO" w:eastAsia="en-US" w:bidi="ar-SA"/></w:rPr><w:delText>P05</w:delText></w:r></w:del></w:p></w:tc><w:tc><w:tcPr><w:tcW w:w="1576" w:type="dxa"/><w:tcBorders></w:tcBorders><w:shd w:color="auto" w:fill="F7F7F7" w:val="clear"/></w:tcPr><w:p><w:pPr><w:pStyle w:val="Tabla8"/><w:widowControl/><w:jc w:val="left"/><w:rPr><w:kern w:val="0"/><w:szCs w:val="24"/><w:lang w:val="es-CO" w:eastAsia="en-US" w:bidi="ar-SA"/><w:del w:id="24337" w:author="Unknown Author" w:date="2026-10-30T04:17:53Z"></w:del></w:rPr></w:pPr><w:del w:id="24336" w:author="Unknown Author" w:date="2026-10-30T04:17:53Z"><w:r><w:rPr><w:kern w:val="0"/><w:szCs w:val="24"/><w:lang w:val="es-CO" w:eastAsia="en-US" w:bidi="ar-SA"/></w:rPr><w:delText>Talento Humano</w:delText></w:r></w:del></w:p></w:tc><w:tc><w:tcPr><w:tcW w:w="1577" w:type="dxa"/><w:tcBorders></w:tcBorders><w:shd w:color="auto" w:fill="F7F7F7" w:val="clear"/></w:tcPr><w:p><w:pPr><w:pStyle w:val="Tabla8"/><w:widowControl/><w:jc w:val="left"/><w:rPr><w:kern w:val="0"/><w:szCs w:val="24"/><w:lang w:val="es-CO" w:eastAsia="en-US" w:bidi="ar-SA"/><w:del w:id="24339" w:author="Unknown Author" w:date="2026-10-30T04:17:53Z"></w:del></w:rPr></w:pPr><w:del w:id="24338" w:author="Unknown Author" w:date="2026-10-30T04:17:53Z"><w:r><w:rPr><w:kern w:val="0"/><w:szCs w:val="24"/><w:lang w:val="es-CO" w:eastAsia="en-US" w:bidi="ar-SA"/></w:rPr><w:delText>Coordinación de apropiación social (1)</w:delText></w:r></w:del></w:p></w:tc><w:tc><w:tcPr><w:tcW w:w="1161" w:type="dxa"/><w:tcBorders></w:tcBorders><w:shd w:color="auto" w:fill="F7F7F7" w:val="clear"/></w:tcPr><w:p><w:pPr><w:pStyle w:val="Tabla8"/><w:widowControl/><w:jc w:val="left"/><w:rPr><w:kern w:val="0"/><w:szCs w:val="24"/><w:lang w:val="es-CO" w:eastAsia="en-US" w:bidi="ar-SA"/><w:del w:id="24341" w:author="Unknown Author" w:date="2026-10-30T04:17:53Z"></w:del></w:rPr></w:pPr><w:del w:id="24340" w:author="Unknown Author" w:date="2026-10-30T04:17:53Z"><w:r><w:rPr><w:kern w:val="0"/><w:szCs w:val="24"/><w:lang w:val="es-CO" w:eastAsia="en-US" w:bidi="ar-SA"/></w:rPr><w:delText>persona-mes</w:delText></w:r></w:del></w:p></w:tc><w:tc><w:tcPr><w:tcW w:w="911" w:type="dxa"/><w:tcBorders></w:tcBorders><w:shd w:color="auto" w:fill="F7F7F7" w:val="clear"/></w:tcPr><w:p><w:pPr><w:pStyle w:val="Tabla8"/><w:widowControl/><w:jc w:val="left"/><w:rPr><w:kern w:val="0"/><w:szCs w:val="24"/><w:lang w:val="es-CO" w:eastAsia="en-US" w:bidi="ar-SA"/><w:del w:id="24343" w:author="Unknown Author" w:date="2026-10-30T04:17:53Z"></w:del></w:rPr></w:pPr><w:del w:id="24342" w:author="Unknown Author" w:date="2026-10-30T04:17:53Z"><w:r><w:rPr><w:kern w:val="0"/><w:szCs w:val="24"/><w:lang w:val="es-CO" w:eastAsia="en-US" w:bidi="ar-SA"/></w:rPr><w:delText>24</w:delText></w:r></w:del></w:p></w:tc><w:tc><w:tcPr><w:tcW w:w="1162" w:type="dxa"/><w:tcBorders></w:tcBorders><w:shd w:color="auto" w:fill="F7F7F7" w:val="clear"/></w:tcPr><w:p><w:pPr><w:pStyle w:val="Tabla8"/><w:widowControl/><w:jc w:val="left"/><w:rPr><w:kern w:val="0"/><w:szCs w:val="24"/><w:lang w:val="es-CO" w:eastAsia="en-US" w:bidi="ar-SA"/><w:del w:id="24345" w:author="Unknown Author" w:date="2026-10-30T04:17:53Z"></w:del></w:rPr></w:pPr><w:del w:id="24344" w:author="Unknown Author" w:date="2026-10-30T04:17:53Z"><w:r><w:rPr><w:kern w:val="0"/><w:szCs w:val="24"/><w:lang w:val="es-CO" w:eastAsia="en-US" w:bidi="ar-SA"/></w:rPr><w:delText>$ 8.000.000</w:delText></w:r></w:del></w:p></w:tc><w:tc><w:tcPr><w:tcW w:w="1659" w:type="dxa"/><w:tcBorders></w:tcBorders><w:shd w:color="auto" w:fill="F7F7F7" w:val="clear"/></w:tcPr><w:p><w:pPr><w:pStyle w:val="Tabla8"/><w:widowControl/><w:jc w:val="left"/><w:rPr><w:kern w:val="0"/><w:szCs w:val="24"/><w:lang w:val="es-CO" w:eastAsia="en-US" w:bidi="ar-SA"/><w:del w:id="24347" w:author="Unknown Author" w:date="2026-10-30T04:17:53Z"></w:del></w:rPr></w:pPr><w:del w:id="24346" w:author="Unknown Author" w:date="2026-10-30T04:17:53Z"><w:r><w:rPr><w:kern w:val="0"/><w:szCs w:val="24"/><w:lang w:val="es-CO" w:eastAsia="en-US" w:bidi="ar-SA"/></w:rPr><w:delText>$ 192.000.000</w:delText></w:r></w:del></w:p></w:tc><w:tc><w:tcPr><w:tcW w:w="1243" w:type="dxa"/><w:tcBorders></w:tcBorders><w:shd w:color="auto" w:fill="F7F7F7" w:val="clear"/></w:tcPr><w:p><w:pPr><w:pStyle w:val="Tabla8"/><w:widowControl/><w:jc w:val="left"/><w:rPr><w:kern w:val="0"/><w:szCs w:val="24"/><w:lang w:val="es-CO" w:eastAsia="en-US" w:bidi="ar-SA"/><w:del w:id="24349" w:author="Unknown Author" w:date="2026-10-30T04:17:53Z"></w:del></w:rPr></w:pPr><w:del w:id="24348" w:author="Unknown Author" w:date="2026-10-30T04:17:53Z"><w:r><w:rPr><w:kern w:val="0"/><w:szCs w:val="24"/><w:lang w:val="es-CO" w:eastAsia="en-US" w:bidi="ar-SA"/></w:rPr><w:delText>3.1, 3.2, 3.3, 3.4</w:delText></w:r></w:del></w:p></w:tc></w:tr><w:tr><w:trPr><w:del w:id="24350" w:author="Unknown Author" w:date="2026-10-30T04:17:53Z"/><w:cantSplit w:val="true"/></w:trPr><w:tc><w:tcPr><w:tcW w:w="663" w:type="dxa"/><w:tcBorders></w:tcBorders></w:tcPr><w:p><w:pPr><w:pStyle w:val="Tabla8"/><w:widowControl/><w:jc w:val="left"/><w:rPr><w:kern w:val="0"/><w:szCs w:val="24"/><w:lang w:val="es-CO" w:eastAsia="en-US" w:bidi="ar-SA"/><w:del w:id="24352" w:author="Unknown Author" w:date="2026-10-30T04:17:53Z"></w:del></w:rPr></w:pPr><w:del w:id="24351" w:author="Unknown Author" w:date="2026-10-30T04:17:53Z"><w:r><w:rPr><w:kern w:val="0"/><w:szCs w:val="24"/><w:lang w:val="es-CO" w:eastAsia="en-US" w:bidi="ar-SA"/></w:rPr><w:delText>P06</w:delText></w:r></w:del></w:p></w:tc><w:tc><w:tcPr><w:tcW w:w="1576" w:type="dxa"/><w:tcBorders></w:tcBorders></w:tcPr><w:p><w:pPr><w:pStyle w:val="Tabla8"/><w:widowControl/><w:jc w:val="left"/><w:rPr><w:kern w:val="0"/><w:szCs w:val="24"/><w:lang w:val="es-CO" w:eastAsia="en-US" w:bidi="ar-SA"/><w:del w:id="24354" w:author="Unknown Author" w:date="2026-10-30T04:17:53Z"></w:del></w:rPr></w:pPr><w:del w:id="24353" w:author="Unknown Author" w:date="2026-10-30T04:17:53Z"><w:r><w:rPr><w:kern w:val="0"/><w:szCs w:val="24"/><w:lang w:val="es-CO" w:eastAsia="en-US" w:bidi="ar-SA"/></w:rPr><w:delText>Talento Humano</w:delText></w:r></w:del></w:p></w:tc><w:tc><w:tcPr><w:tcW w:w="1577" w:type="dxa"/><w:tcBorders></w:tcBorders></w:tcPr><w:p><w:pPr><w:pStyle w:val="Tabla8"/><w:widowControl/><w:jc w:val="left"/><w:rPr><w:kern w:val="0"/><w:szCs w:val="24"/><w:lang w:val="es-CO" w:eastAsia="en-US" w:bidi="ar-SA"/><w:del w:id="24356" w:author="Unknown Author" w:date="2026-10-30T04:17:53Z"></w:del></w:rPr></w:pPr><w:del w:id="24355" w:author="Unknown Author" w:date="2026-10-30T04:17:53Z"><w:r><w:rPr><w:kern w:val="0"/><w:szCs w:val="24"/><w:lang w:val="es-CO" w:eastAsia="en-US" w:bidi="ar-SA"/></w:rPr><w:delText>Gerencia de proyecto (1)</w:delText></w:r></w:del></w:p></w:tc><w:tc><w:tcPr><w:tcW w:w="1161" w:type="dxa"/><w:tcBorders></w:tcBorders></w:tcPr><w:p><w:pPr><w:pStyle w:val="Tabla8"/><w:widowControl/><w:jc w:val="left"/><w:rPr><w:kern w:val="0"/><w:szCs w:val="24"/><w:lang w:val="es-CO" w:eastAsia="en-US" w:bidi="ar-SA"/><w:del w:id="24358" w:author="Unknown Author" w:date="2026-10-30T04:17:53Z"></w:del></w:rPr></w:pPr><w:del w:id="24357" w:author="Unknown Author" w:date="2026-10-30T04:17:53Z"><w:r><w:rPr><w:kern w:val="0"/><w:szCs w:val="24"/><w:lang w:val="es-CO" w:eastAsia="en-US" w:bidi="ar-SA"/></w:rPr><w:delText>persona-mes</w:delText></w:r></w:del></w:p></w:tc><w:tc><w:tcPr><w:tcW w:w="911" w:type="dxa"/><w:tcBorders></w:tcBorders></w:tcPr><w:p><w:pPr><w:pStyle w:val="Tabla8"/><w:widowControl/><w:jc w:val="left"/><w:rPr><w:kern w:val="0"/><w:szCs w:val="24"/><w:lang w:val="es-CO" w:eastAsia="en-US" w:bidi="ar-SA"/><w:del w:id="24360" w:author="Unknown Author" w:date="2026-10-30T04:17:53Z"></w:del></w:rPr></w:pPr><w:del w:id="24359" w:author="Unknown Author" w:date="2026-10-30T04:17:53Z"><w:r><w:rPr><w:kern w:val="0"/><w:szCs w:val="24"/><w:lang w:val="es-CO" w:eastAsia="en-US" w:bidi="ar-SA"/></w:rPr><w:delText>24</w:delText></w:r></w:del></w:p></w:tc><w:tc><w:tcPr><w:tcW w:w="1162" w:type="dxa"/><w:tcBorders></w:tcBorders></w:tcPr><w:p><w:pPr><w:pStyle w:val="Tabla8"/><w:widowControl/><w:jc w:val="left"/><w:rPr><w:kern w:val="0"/><w:szCs w:val="24"/><w:lang w:val="es-CO" w:eastAsia="en-US" w:bidi="ar-SA"/><w:del w:id="24362" w:author="Unknown Author" w:date="2026-10-30T04:17:53Z"></w:del></w:rPr></w:pPr><w:del w:id="24361" w:author="Unknown Author" w:date="2026-10-30T04:17:53Z"><w:r><w:rPr><w:kern w:val="0"/><w:szCs w:val="24"/><w:lang w:val="es-CO" w:eastAsia="en-US" w:bidi="ar-SA"/></w:rPr><w:delText>$ 10.000.000</w:delText></w:r></w:del></w:p></w:tc><w:tc><w:tcPr><w:tcW w:w="1659" w:type="dxa"/><w:tcBorders></w:tcBorders></w:tcPr><w:p><w:pPr><w:pStyle w:val="Tabla8"/><w:widowControl/><w:jc w:val="left"/><w:rPr><w:kern w:val="0"/><w:szCs w:val="24"/><w:lang w:val="es-CO" w:eastAsia="en-US" w:bidi="ar-SA"/><w:del w:id="24364" w:author="Unknown Author" w:date="2026-10-30T04:17:53Z"></w:del></w:rPr></w:pPr><w:del w:id="24363" w:author="Unknown Author" w:date="2026-10-30T04:17:53Z"><w:r><w:rPr><w:kern w:val="0"/><w:szCs w:val="24"/><w:lang w:val="es-CO" w:eastAsia="en-US" w:bidi="ar-SA"/></w:rPr><w:delText>$ 240.000.000</w:delText></w:r></w:del></w:p></w:tc><w:tc><w:tcPr><w:tcW w:w="1243" w:type="dxa"/><w:tcBorders></w:tcBorders></w:tcPr><w:p><w:pPr><w:pStyle w:val="Tabla8"/><w:widowControl/><w:jc w:val="left"/><w:rPr><w:kern w:val="0"/><w:szCs w:val="24"/><w:lang w:val="es-CO" w:eastAsia="en-US" w:bidi="ar-SA"/><w:del w:id="24366" w:author="Unknown Author" w:date="2026-10-30T04:17:53Z"></w:del></w:rPr></w:pPr><w:del w:id="24365" w:author="Unknown Author" w:date="2026-10-30T04:17:53Z"><w:r><w:rPr><w:kern w:val="0"/><w:szCs w:val="24"/><w:lang w:val="es-CO" w:eastAsia="en-US" w:bidi="ar-SA"/></w:rPr><w:delText>1.8, 2.8, 3.6</w:delText></w:r></w:del></w:p></w:tc></w:tr><w:tr><w:trPr><w:del w:id="24367" w:author="Unknown Author" w:date="2026-10-30T04:17:53Z"/><w:cantSplit w:val="true"/></w:trPr><w:tc><w:tcPr><w:tcW w:w="663" w:type="dxa"/><w:tcBorders></w:tcBorders><w:shd w:color="auto" w:fill="F7F7F7" w:val="clear"/></w:tcPr><w:p><w:pPr><w:pStyle w:val="Tabla8"/><w:widowControl/><w:jc w:val="left"/><w:rPr><w:kern w:val="0"/><w:szCs w:val="24"/><w:lang w:val="es-CO" w:eastAsia="en-US" w:bidi="ar-SA"/><w:del w:id="24369" w:author="Unknown Author" w:date="2026-10-30T04:17:53Z"></w:del></w:rPr></w:pPr><w:del w:id="24368" w:author="Unknown Author" w:date="2026-10-30T04:17:53Z"><w:r><w:rPr><w:kern w:val="0"/><w:szCs w:val="24"/><w:lang w:val="es-CO" w:eastAsia="en-US" w:bidi="ar-SA"/></w:rPr><w:delText>P07</w:delText></w:r></w:del></w:p></w:tc><w:tc><w:tcPr><w:tcW w:w="1576" w:type="dxa"/><w:tcBorders></w:tcBorders><w:shd w:color="auto" w:fill="F7F7F7" w:val="clear"/></w:tcPr><w:p><w:pPr><w:pStyle w:val="Tabla8"/><w:widowControl/><w:jc w:val="left"/><w:rPr><w:kern w:val="0"/><w:szCs w:val="24"/><w:lang w:val="es-CO" w:eastAsia="en-US" w:bidi="ar-SA"/><w:del w:id="24371" w:author="Unknown Author" w:date="2026-10-30T04:17:53Z"></w:del></w:rPr></w:pPr><w:del w:id="24370" w:author="Unknown Author" w:date="2026-10-30T04:17:53Z"><w:r><w:rPr><w:kern w:val="0"/><w:szCs w:val="24"/><w:lang w:val="es-CO" w:eastAsia="en-US" w:bidi="ar-SA"/></w:rPr><w:delText>Talento Humano</w:delText></w:r></w:del></w:p></w:tc><w:tc><w:tcPr><w:tcW w:w="1577" w:type="dxa"/><w:tcBorders></w:tcBorders><w:shd w:color="auto" w:fill="F7F7F7" w:val="clear"/></w:tcPr><w:p><w:pPr><w:pStyle w:val="Tabla8"/><w:widowControl/><w:jc w:val="left"/><w:rPr><w:kern w:val="0"/><w:szCs w:val="24"/><w:lang w:val="es-CO" w:eastAsia="en-US" w:bidi="ar-SA"/><w:del w:id="24373" w:author="Unknown Author" w:date="2026-10-30T04:17:53Z"></w:del></w:rPr></w:pPr><w:del w:id="24372" w:author="Unknown Author" w:date="2026-10-30T04:17:53Z"><w:r><w:rPr><w:kern w:val="0"/><w:szCs w:val="24"/><w:lang w:val="es-CO" w:eastAsia="en-US" w:bidi="ar-SA"/></w:rPr><w:delText>Especialista en metrología y calibración (1)</w:delText></w:r></w:del></w:p></w:tc><w:tc><w:tcPr><w:tcW w:w="1161" w:type="dxa"/><w:tcBorders></w:tcBorders><w:shd w:color="auto" w:fill="F7F7F7" w:val="clear"/></w:tcPr><w:p><w:pPr><w:pStyle w:val="Tabla8"/><w:widowControl/><w:jc w:val="left"/><w:rPr><w:kern w:val="0"/><w:szCs w:val="24"/><w:lang w:val="es-CO" w:eastAsia="en-US" w:bidi="ar-SA"/><w:del w:id="24375" w:author="Unknown Author" w:date="2026-10-30T04:17:53Z"></w:del></w:rPr></w:pPr><w:del w:id="24374" w:author="Unknown Author" w:date="2026-10-30T04:17:53Z"><w:r><w:rPr><w:kern w:val="0"/><w:szCs w:val="24"/><w:lang w:val="es-CO" w:eastAsia="en-US" w:bidi="ar-SA"/></w:rPr><w:delText>persona-mes</w:delText></w:r></w:del></w:p></w:tc><w:tc><w:tcPr><w:tcW w:w="911" w:type="dxa"/><w:tcBorders></w:tcBorders><w:shd w:color="auto" w:fill="F7F7F7" w:val="clear"/></w:tcPr><w:p><w:pPr><w:pStyle w:val="Tabla8"/><w:widowControl/><w:jc w:val="left"/><w:rPr><w:kern w:val="0"/><w:szCs w:val="24"/><w:lang w:val="es-CO" w:eastAsia="en-US" w:bidi="ar-SA"/><w:del w:id="24377" w:author="Unknown Author" w:date="2026-10-30T04:17:53Z"></w:del></w:rPr></w:pPr><w:del w:id="24376" w:author="Unknown Author" w:date="2026-10-30T04:17:53Z"><w:r><w:rPr><w:kern w:val="0"/><w:szCs w:val="24"/><w:lang w:val="es-CO" w:eastAsia="en-US" w:bidi="ar-SA"/></w:rPr><w:delText>24</w:delText></w:r></w:del></w:p></w:tc><w:tc><w:tcPr><w:tcW w:w="1162" w:type="dxa"/><w:tcBorders></w:tcBorders><w:shd w:color="auto" w:fill="F7F7F7" w:val="clear"/></w:tcPr><w:p><w:pPr><w:pStyle w:val="Tabla8"/><w:widowControl/><w:jc w:val="left"/><w:rPr><w:kern w:val="0"/><w:szCs w:val="24"/><w:lang w:val="es-CO" w:eastAsia="en-US" w:bidi="ar-SA"/><w:del w:id="24379" w:author="Unknown Author" w:date="2026-10-30T04:17:53Z"></w:del></w:rPr></w:pPr><w:del w:id="24378" w:author="Unknown Author" w:date="2026-10-30T04:17:53Z"><w:r><w:rPr><w:kern w:val="0"/><w:szCs w:val="24"/><w:lang w:val="es-CO" w:eastAsia="en-US" w:bidi="ar-SA"/></w:rPr><w:delText>$ 12.000.000</w:delText></w:r></w:del></w:p></w:tc><w:tc><w:tcPr><w:tcW w:w="1659" w:type="dxa"/><w:tcBorders></w:tcBorders><w:shd w:color="auto" w:fill="F7F7F7" w:val="clear"/></w:tcPr><w:p><w:pPr><w:pStyle w:val="Tabla8"/><w:widowControl/><w:jc w:val="left"/><w:rPr><w:kern w:val="0"/><w:szCs w:val="24"/><w:lang w:val="es-CO" w:eastAsia="en-US" w:bidi="ar-SA"/><w:del w:id="24381" w:author="Unknown Author" w:date="2026-10-30T04:17:53Z"></w:del></w:rPr></w:pPr><w:del w:id="24380" w:author="Unknown Author" w:date="2026-10-30T04:17:53Z"><w:r><w:rPr><w:kern w:val="0"/><w:szCs w:val="24"/><w:lang w:val="es-CO" w:eastAsia="en-US" w:bidi="ar-SA"/></w:rPr><w:delText>$ 288.000.000</w:delText></w:r></w:del></w:p></w:tc><w:tc><w:tcPr><w:tcW w:w="1243" w:type="dxa"/><w:tcBorders></w:tcBorders><w:shd w:color="auto" w:fill="F7F7F7" w:val="clear"/></w:tcPr><w:p><w:pPr><w:pStyle w:val="Tabla8"/><w:widowControl/><w:jc w:val="left"/><w:rPr><w:kern w:val="0"/><w:szCs w:val="24"/><w:lang w:val="es-CO" w:eastAsia="en-US" w:bidi="ar-SA"/><w:del w:id="24383" w:author="Unknown Author" w:date="2026-10-30T04:17:53Z"></w:del></w:rPr></w:pPr><w:del w:id="24382" w:author="Unknown Author" w:date="2026-10-30T04:17:53Z"><w:r><w:rPr><w:kern w:val="0"/><w:szCs w:val="24"/><w:lang w:val="es-CO" w:eastAsia="en-US" w:bidi="ar-SA"/></w:rPr><w:delText>1.1, 1.2, 1.3, 1.4, 1.5, 1.6</w:delText></w:r></w:del></w:p></w:tc></w:tr><w:tr><w:trPr><w:del w:id="24384" w:author="Unknown Author" w:date="2026-10-30T04:17:53Z"/><w:cantSplit w:val="true"/></w:trPr><w:tc><w:tcPr><w:tcW w:w="663" w:type="dxa"/><w:tcBorders></w:tcBorders></w:tcPr><w:p><w:pPr><w:pStyle w:val="Tabla8"/><w:widowControl/><w:jc w:val="left"/><w:rPr><w:kern w:val="0"/><w:szCs w:val="24"/><w:lang w:val="es-CO" w:eastAsia="en-US" w:bidi="ar-SA"/><w:del w:id="24386" w:author="Unknown Author" w:date="2026-10-30T04:17:53Z"></w:del></w:rPr></w:pPr><w:del w:id="24385" w:author="Unknown Author" w:date="2026-10-30T04:17:53Z"><w:r><w:rPr><w:kern w:val="0"/><w:szCs w:val="24"/><w:lang w:val="es-CO" w:eastAsia="en-US" w:bidi="ar-SA"/></w:rPr><w:delText>P08</w:delText></w:r></w:del></w:p></w:tc><w:tc><w:tcPr><w:tcW w:w="1576" w:type="dxa"/><w:tcBorders></w:tcBorders></w:tcPr><w:p><w:pPr><w:pStyle w:val="Tabla8"/><w:widowControl/><w:jc w:val="left"/><w:rPr><w:kern w:val="0"/><w:szCs w:val="24"/><w:lang w:val="es-CO" w:eastAsia="en-US" w:bidi="ar-SA"/><w:del w:id="24388" w:author="Unknown Author" w:date="2026-10-30T04:17:53Z"></w:del></w:rPr></w:pPr><w:del w:id="24387" w:author="Unknown Author" w:date="2026-10-30T04:17:53Z"><w:r><w:rPr><w:kern w:val="0"/><w:szCs w:val="24"/><w:lang w:val="es-CO" w:eastAsia="en-US" w:bidi="ar-SA"/></w:rPr><w:delText>Talento Humano</w:delText></w:r></w:del></w:p></w:tc><w:tc><w:tcPr><w:tcW w:w="1577" w:type="dxa"/><w:tcBorders></w:tcBorders></w:tcPr><w:p><w:pPr><w:pStyle w:val="Tabla8"/><w:widowControl/><w:jc w:val="left"/><w:rPr><w:kern w:val="0"/><w:szCs w:val="24"/><w:lang w:val="es-CO" w:eastAsia="en-US" w:bidi="ar-SA"/><w:del w:id="24390" w:author="Unknown Author" w:date="2026-10-30T04:17:53Z"></w:del></w:rPr></w:pPr><w:del w:id="24389" w:author="Unknown Author" w:date="2026-10-30T04:17:53Z"><w:r><w:rPr><w:kern w:val="0"/><w:szCs w:val="24"/><w:lang w:val="es-CO" w:eastAsia="en-US" w:bidi="ar-SA"/></w:rPr><w:delText>Ingenieros de software y nube (2)</w:delText></w:r></w:del></w:p></w:tc><w:tc><w:tcPr><w:tcW w:w="1161" w:type="dxa"/><w:tcBorders></w:tcBorders></w:tcPr><w:p><w:pPr><w:pStyle w:val="Tabla8"/><w:widowControl/><w:jc w:val="left"/><w:rPr><w:kern w:val="0"/><w:szCs w:val="24"/><w:lang w:val="es-CO" w:eastAsia="en-US" w:bidi="ar-SA"/><w:del w:id="24392" w:author="Unknown Author" w:date="2026-10-30T04:17:53Z"></w:del></w:rPr></w:pPr><w:del w:id="24391" w:author="Unknown Author" w:date="2026-10-30T04:17:53Z"><w:r><w:rPr><w:kern w:val="0"/><w:szCs w:val="24"/><w:lang w:val="es-CO" w:eastAsia="en-US" w:bidi="ar-SA"/></w:rPr><w:delText>persona-mes</w:delText></w:r></w:del></w:p></w:tc><w:tc><w:tcPr><w:tcW w:w="911" w:type="dxa"/><w:tcBorders></w:tcBorders></w:tcPr><w:p><w:pPr><w:pStyle w:val="Tabla8"/><w:widowControl/><w:jc w:val="left"/><w:rPr><w:kern w:val="0"/><w:szCs w:val="24"/><w:lang w:val="es-CO" w:eastAsia="en-US" w:bidi="ar-SA"/><w:del w:id="24394" w:author="Unknown Author" w:date="2026-10-30T04:17:53Z"></w:del></w:rPr></w:pPr><w:del w:id="24393" w:author="Unknown Author" w:date="2026-10-30T04:17:53Z"><w:r><w:rPr><w:kern w:val="0"/><w:szCs w:val="24"/><w:lang w:val="es-CO" w:eastAsia="en-US" w:bidi="ar-SA"/></w:rPr><w:delText>48</w:delText></w:r></w:del></w:p></w:tc><w:tc><w:tcPr><w:tcW w:w="1162" w:type="dxa"/><w:tcBorders></w:tcBorders></w:tcPr><w:p><w:pPr><w:pStyle w:val="Tabla8"/><w:widowControl/><w:jc w:val="left"/><w:rPr><w:kern w:val="0"/><w:szCs w:val="24"/><w:lang w:val="es-CO" w:eastAsia="en-US" w:bidi="ar-SA"/><w:del w:id="24396" w:author="Unknown Author" w:date="2026-10-30T04:17:53Z"></w:del></w:rPr></w:pPr><w:del w:id="24395" w:author="Unknown Author" w:date="2026-10-30T04:17:53Z"><w:r><w:rPr><w:kern w:val="0"/><w:szCs w:val="24"/><w:lang w:val="es-CO" w:eastAsia="en-US" w:bidi="ar-SA"/></w:rPr><w:delText>$ 9.500.000</w:delText></w:r></w:del></w:p></w:tc><w:tc><w:tcPr><w:tcW w:w="1659" w:type="dxa"/><w:tcBorders></w:tcBorders></w:tcPr><w:p><w:pPr><w:pStyle w:val="Tabla8"/><w:widowControl/><w:jc w:val="left"/><w:rPr><w:kern w:val="0"/><w:szCs w:val="24"/><w:lang w:val="es-CO" w:eastAsia="en-US" w:bidi="ar-SA"/><w:del w:id="24398" w:author="Unknown Author" w:date="2026-10-30T04:17:53Z"></w:del></w:rPr></w:pPr><w:del w:id="24397" w:author="Unknown Author" w:date="2026-10-30T04:17:53Z"><w:r><w:rPr><w:kern w:val="0"/><w:szCs w:val="24"/><w:lang w:val="es-CO" w:eastAsia="en-US" w:bidi="ar-SA"/></w:rPr><w:delText>$ 456.000.000</w:delText></w:r></w:del></w:p></w:tc><w:tc><w:tcPr><w:tcW w:w="1243" w:type="dxa"/><w:tcBorders></w:tcBorders></w:tcPr><w:p><w:pPr><w:pStyle w:val="Tabla8"/><w:widowControl/><w:jc w:val="left"/><w:rPr><w:kern w:val="0"/><w:szCs w:val="24"/><w:lang w:val="es-CO" w:eastAsia="en-US" w:bidi="ar-SA"/><w:del w:id="24400" w:author="Unknown Author" w:date="2026-10-30T04:17:53Z"></w:del></w:rPr></w:pPr><w:del w:id="24399" w:author="Unknown Author" w:date="2026-10-30T04:17:53Z"><w:r><w:rPr><w:kern w:val="0"/><w:szCs w:val="24"/><w:lang w:val="es-CO" w:eastAsia="en-US" w:bidi="ar-SA"/></w:rPr><w:delText>2.1, 2.2, 2.3, 2.4</w:delText></w:r></w:del></w:p></w:tc></w:tr><w:tr><w:trPr><w:del w:id="24401" w:author="Unknown Author" w:date="2026-10-30T04:17:53Z"/><w:cantSplit w:val="true"/></w:trPr><w:tc><w:tcPr><w:tcW w:w="663" w:type="dxa"/><w:tcBorders></w:tcBorders><w:shd w:color="auto" w:fill="F7F7F7" w:val="clear"/></w:tcPr><w:p><w:pPr><w:pStyle w:val="Tabla8"/><w:widowControl/><w:jc w:val="left"/><w:rPr><w:kern w:val="0"/><w:szCs w:val="24"/><w:lang w:val="es-CO" w:eastAsia="en-US" w:bidi="ar-SA"/><w:del w:id="24403" w:author="Unknown Author" w:date="2026-10-30T04:17:53Z"></w:del></w:rPr></w:pPr><w:del w:id="24402" w:author="Unknown Author" w:date="2026-10-30T04:17:53Z"><w:r><w:rPr><w:kern w:val="0"/><w:szCs w:val="24"/><w:lang w:val="es-CO" w:eastAsia="en-US" w:bidi="ar-SA"/></w:rPr><w:delText>P09</w:delText></w:r></w:del></w:p></w:tc><w:tc><w:tcPr><w:tcW w:w="1576" w:type="dxa"/><w:tcBorders></w:tcBorders><w:shd w:color="auto" w:fill="F7F7F7" w:val="clear"/></w:tcPr><w:p><w:pPr><w:pStyle w:val="Tabla8"/><w:widowControl/><w:jc w:val="left"/><w:rPr><w:kern w:val="0"/><w:szCs w:val="24"/><w:lang w:val="es-CO" w:eastAsia="en-US" w:bidi="ar-SA"/><w:del w:id="24405" w:author="Unknown Author" w:date="2026-10-30T04:17:53Z"></w:del></w:rPr></w:pPr><w:del w:id="24404" w:author="Unknown Author" w:date="2026-10-30T04:17:53Z"><w:r><w:rPr><w:kern w:val="0"/><w:szCs w:val="24"/><w:lang w:val="es-CO" w:eastAsia="en-US" w:bidi="ar-SA"/></w:rPr><w:delText>Talento Humano</w:delText></w:r></w:del></w:p></w:tc><w:tc><w:tcPr><w:tcW w:w="1577" w:type="dxa"/><w:tcBorders></w:tcBorders><w:shd w:color="auto" w:fill="F7F7F7" w:val="clear"/></w:tcPr><w:p><w:pPr><w:pStyle w:val="Tabla8"/><w:widowControl/><w:jc w:val="left"/><w:rPr><w:kern w:val="0"/><w:szCs w:val="24"/><w:lang w:val="es-CO" w:eastAsia="en-US" w:bidi="ar-SA"/><w:del w:id="24407" w:author="Unknown Author" w:date="2026-10-30T04:17:53Z"></w:del></w:rPr></w:pPr><w:del w:id="24406" w:author="Unknown Author" w:date="2026-10-30T04:17:53Z"><w:r><w:rPr><w:kern w:val="0"/><w:szCs w:val="24"/><w:lang w:val="es-CO" w:eastAsia="en-US" w:bidi="ar-SA"/></w:rPr><w:delText>Ingeniero de firmware y energía (1)</w:delText></w:r></w:del></w:p></w:tc><w:tc><w:tcPr><w:tcW w:w="1161" w:type="dxa"/><w:tcBorders></w:tcBorders><w:shd w:color="auto" w:fill="F7F7F7" w:val="clear"/></w:tcPr><w:p><w:pPr><w:pStyle w:val="Tabla8"/><w:widowControl/><w:jc w:val="left"/><w:rPr><w:kern w:val="0"/><w:szCs w:val="24"/><w:lang w:val="es-CO" w:eastAsia="en-US" w:bidi="ar-SA"/><w:del w:id="24409" w:author="Unknown Author" w:date="2026-10-30T04:17:53Z"></w:del></w:rPr></w:pPr><w:del w:id="24408" w:author="Unknown Author" w:date="2026-10-30T04:17:53Z"><w:r><w:rPr><w:kern w:val="0"/><w:szCs w:val="24"/><w:lang w:val="es-CO" w:eastAsia="en-US" w:bidi="ar-SA"/></w:rPr><w:delText>persona-mes</w:delText></w:r></w:del></w:p></w:tc><w:tc><w:tcPr><w:tcW w:w="911" w:type="dxa"/><w:tcBorders></w:tcBorders><w:shd w:color="auto" w:fill="F7F7F7" w:val="clear"/></w:tcPr><w:p><w:pPr><w:pStyle w:val="Tabla8"/><w:widowControl/><w:jc w:val="left"/><w:rPr><w:kern w:val="0"/><w:szCs w:val="24"/><w:lang w:val="es-CO" w:eastAsia="en-US" w:bidi="ar-SA"/><w:del w:id="24411" w:author="Unknown Author" w:date="2026-10-30T04:17:53Z"></w:del></w:rPr></w:pPr><w:del w:id="24410" w:author="Unknown Author" w:date="2026-10-30T04:17:53Z"><w:r><w:rPr><w:kern w:val="0"/><w:szCs w:val="24"/><w:lang w:val="es-CO" w:eastAsia="en-US" w:bidi="ar-SA"/></w:rPr><w:delText>24</w:delText></w:r></w:del></w:p></w:tc><w:tc><w:tcPr><w:tcW w:w="1162" w:type="dxa"/><w:tcBorders></w:tcBorders><w:shd w:color="auto" w:fill="F7F7F7" w:val="clear"/></w:tcPr><w:p><w:pPr><w:pStyle w:val="Tabla8"/><w:widowControl/><w:jc w:val="left"/><w:rPr><w:kern w:val="0"/><w:szCs w:val="24"/><w:lang w:val="es-CO" w:eastAsia="en-US" w:bidi="ar-SA"/><w:del w:id="24413" w:author="Unknown Author" w:date="2026-10-30T04:17:53Z"></w:del></w:rPr></w:pPr><w:del w:id="24412" w:author="Unknown Author" w:date="2026-10-30T04:17:53Z"><w:r><w:rPr><w:kern w:val="0"/><w:szCs w:val="24"/><w:lang w:val="es-CO" w:eastAsia="en-US" w:bidi="ar-SA"/></w:rPr><w:delText>$ 9.000.000</w:delText></w:r></w:del></w:p></w:tc><w:tc><w:tcPr><w:tcW w:w="1659" w:type="dxa"/><w:tcBorders></w:tcBorders><w:shd w:color="auto" w:fill="F7F7F7" w:val="clear"/></w:tcPr><w:p><w:pPr><w:pStyle w:val="Tabla8"/><w:widowControl/><w:jc w:val="left"/><w:rPr><w:kern w:val="0"/><w:szCs w:val="24"/><w:lang w:val="es-CO" w:eastAsia="en-US" w:bidi="ar-SA"/><w:del w:id="24415" w:author="Unknown Author" w:date="2026-10-30T04:17:53Z"></w:del></w:rPr></w:pPr><w:del w:id="24414" w:author="Unknown Author" w:date="2026-10-30T04:17:53Z"><w:r><w:rPr><w:kern w:val="0"/><w:szCs w:val="24"/><w:lang w:val="es-CO" w:eastAsia="en-US" w:bidi="ar-SA"/></w:rPr><w:delText>$ 216.000.000</w:delText></w:r></w:del></w:p></w:tc><w:tc><w:tcPr><w:tcW w:w="1243" w:type="dxa"/><w:tcBorders></w:tcBorders><w:shd w:color="auto" w:fill="F7F7F7" w:val="clear"/></w:tcPr><w:p><w:pPr><w:pStyle w:val="Tabla8"/><w:widowControl/><w:jc w:val="left"/><w:rPr><w:kern w:val="0"/><w:szCs w:val="24"/><w:lang w:val="es-CO" w:eastAsia="en-US" w:bidi="ar-SA"/><w:del w:id="24417" w:author="Unknown Author" w:date="2026-10-30T04:17:53Z"></w:del></w:rPr></w:pPr><w:del w:id="24416" w:author="Unknown Author" w:date="2026-10-30T04:17:53Z"><w:r><w:rPr><w:kern w:val="0"/><w:szCs w:val="24"/><w:lang w:val="es-CO" w:eastAsia="en-US" w:bidi="ar-SA"/></w:rPr><w:delText>2.1, 2.2, 2.3, 2.4</w:delText></w:r></w:del></w:p></w:tc></w:tr><w:tr><w:trPr><w:del w:id="24418" w:author="Unknown Author" w:date="2026-10-30T04:17:53Z"/><w:cantSplit w:val="true"/></w:trPr><w:tc><w:tcPr><w:tcW w:w="663" w:type="dxa"/><w:tcBorders></w:tcBorders></w:tcPr><w:p><w:pPr><w:pStyle w:val="Tabla8"/><w:widowControl/><w:jc w:val="left"/><w:rPr><w:kern w:val="0"/><w:szCs w:val="24"/><w:lang w:val="es-CO" w:eastAsia="en-US" w:bidi="ar-SA"/><w:del w:id="24420" w:author="Unknown Author" w:date="2026-10-30T04:17:53Z"></w:del></w:rPr></w:pPr><w:del w:id="24419" w:author="Unknown Author" w:date="2026-10-30T04:17:53Z"><w:r><w:rPr><w:kern w:val="0"/><w:szCs w:val="24"/><w:lang w:val="es-CO" w:eastAsia="en-US" w:bidi="ar-SA"/></w:rPr><w:delText>P10</w:delText></w:r></w:del></w:p></w:tc><w:tc><w:tcPr><w:tcW w:w="1576" w:type="dxa"/><w:tcBorders></w:tcBorders></w:tcPr><w:p><w:pPr><w:pStyle w:val="Tabla8"/><w:widowControl/><w:jc w:val="left"/><w:rPr><w:kern w:val="0"/><w:szCs w:val="24"/><w:lang w:val="es-CO" w:eastAsia="en-US" w:bidi="ar-SA"/><w:del w:id="24422" w:author="Unknown Author" w:date="2026-10-30T04:17:53Z"></w:del></w:rPr></w:pPr><w:del w:id="24421" w:author="Unknown Author" w:date="2026-10-30T04:17:53Z"><w:r><w:rPr><w:kern w:val="0"/><w:szCs w:val="24"/><w:lang w:val="es-CO" w:eastAsia="en-US" w:bidi="ar-SA"/></w:rPr><w:delText>Talento Humano</w:delText></w:r></w:del></w:p></w:tc><w:tc><w:tcPr><w:tcW w:w="1577" w:type="dxa"/><w:tcBorders></w:tcBorders></w:tcPr><w:p><w:pPr><w:pStyle w:val="Tabla8"/><w:widowControl/><w:jc w:val="left"/><w:rPr><w:kern w:val="0"/><w:szCs w:val="24"/><w:lang w:val="es-CO" w:eastAsia="en-US" w:bidi="ar-SA"/><w:del w:id="24424" w:author="Unknown Author" w:date="2026-10-30T04:17:53Z"></w:del></w:rPr></w:pPr><w:del w:id="24423" w:author="Unknown Author" w:date="2026-10-30T04:17:53Z"><w:r><w:rPr><w:kern w:val="0"/><w:szCs w:val="24"/><w:lang w:val="es-CO" w:eastAsia="en-US" w:bidi="ar-SA"/></w:rPr><w:delText>Técnicos de campo departamentales (6)</w:delText></w:r></w:del></w:p></w:tc><w:tc><w:tcPr><w:tcW w:w="1161" w:type="dxa"/><w:tcBorders></w:tcBorders></w:tcPr><w:p><w:pPr><w:pStyle w:val="Tabla8"/><w:widowControl/><w:jc w:val="left"/><w:rPr><w:kern w:val="0"/><w:szCs w:val="24"/><w:lang w:val="es-CO" w:eastAsia="en-US" w:bidi="ar-SA"/><w:del w:id="24426" w:author="Unknown Author" w:date="2026-10-30T04:17:53Z"></w:del></w:rPr></w:pPr><w:del w:id="24425" w:author="Unknown Author" w:date="2026-10-30T04:17:53Z"><w:r><w:rPr><w:kern w:val="0"/><w:szCs w:val="24"/><w:lang w:val="es-CO" w:eastAsia="en-US" w:bidi="ar-SA"/></w:rPr><w:delText>persona-mes</w:delText></w:r></w:del></w:p></w:tc><w:tc><w:tcPr><w:tcW w:w="911" w:type="dxa"/><w:tcBorders></w:tcBorders></w:tcPr><w:p><w:pPr><w:pStyle w:val="Tabla8"/><w:widowControl/><w:jc w:val="left"/><w:rPr><w:kern w:val="0"/><w:szCs w:val="24"/><w:lang w:val="es-CO" w:eastAsia="en-US" w:bidi="ar-SA"/><w:del w:id="24428" w:author="Unknown Author" w:date="2026-10-30T04:17:53Z"></w:del></w:rPr></w:pPr><w:del w:id="24427" w:author="Unknown Author" w:date="2026-10-30T04:17:53Z"><w:r><w:rPr><w:kern w:val="0"/><w:szCs w:val="24"/><w:lang w:val="es-CO" w:eastAsia="en-US" w:bidi="ar-SA"/></w:rPr><w:delText>144</w:delText></w:r></w:del></w:p></w:tc><w:tc><w:tcPr><w:tcW w:w="1162" w:type="dxa"/><w:tcBorders></w:tcBorders></w:tcPr><w:p><w:pPr><w:pStyle w:val="Tabla8"/><w:widowControl/><w:jc w:val="left"/><w:rPr><w:kern w:val="0"/><w:szCs w:val="24"/><w:lang w:val="es-CO" w:eastAsia="en-US" w:bidi="ar-SA"/><w:del w:id="24430" w:author="Unknown Author" w:date="2026-10-30T04:17:53Z"></w:del></w:rPr></w:pPr><w:del w:id="24429" w:author="Unknown Author" w:date="2026-10-30T04:17:53Z"><w:r><w:rPr><w:kern w:val="0"/><w:szCs w:val="24"/><w:lang w:val="es-CO" w:eastAsia="en-US" w:bidi="ar-SA"/></w:rPr><w:delText>$ 4.500.000</w:delText></w:r></w:del></w:p></w:tc><w:tc><w:tcPr><w:tcW w:w="1659" w:type="dxa"/><w:tcBorders></w:tcBorders></w:tcPr><w:p><w:pPr><w:pStyle w:val="Tabla8"/><w:widowControl/><w:jc w:val="left"/><w:rPr><w:kern w:val="0"/><w:szCs w:val="24"/><w:lang w:val="es-CO" w:eastAsia="en-US" w:bidi="ar-SA"/><w:del w:id="24432" w:author="Unknown Author" w:date="2026-10-30T04:17:53Z"></w:del></w:rPr></w:pPr><w:del w:id="24431" w:author="Unknown Author" w:date="2026-10-30T04:17:53Z"><w:r><w:rPr><w:kern w:val="0"/><w:szCs w:val="24"/><w:lang w:val="es-CO" w:eastAsia="en-US" w:bidi="ar-SA"/></w:rPr><w:delText>$ 648.000.000</w:delText></w:r></w:del></w:p></w:tc><w:tc><w:tcPr><w:tcW w:w="1243" w:type="dxa"/><w:tcBorders></w:tcBorders></w:tcPr><w:p><w:pPr><w:pStyle w:val="Tabla8"/><w:widowControl/><w:jc w:val="left"/><w:rPr><w:kern w:val="0"/><w:szCs w:val="24"/><w:lang w:val="es-CO" w:eastAsia="en-US" w:bidi="ar-SA"/><w:del w:id="24434" w:author="Unknown Author" w:date="2026-10-30T04:17:53Z"></w:del></w:rPr></w:pPr><w:del w:id="24433" w:author="Unknown Author" w:date="2026-10-30T04:17:53Z"><w:r><w:rPr><w:kern w:val="0"/><w:szCs w:val="24"/><w:lang w:val="es-CO" w:eastAsia="en-US" w:bidi="ar-SA"/></w:rPr><w:delText>2.1, 2.2, 2.3, 2.4</w:delText></w:r></w:del></w:p></w:tc></w:tr><w:tr><w:trPr><w:del w:id="24435" w:author="Unknown Author" w:date="2026-10-30T04:17:53Z"/><w:cantSplit w:val="true"/></w:trPr><w:tc><w:tcPr><w:tcW w:w="663" w:type="dxa"/><w:tcBorders></w:tcBorders><w:shd w:color="auto" w:fill="F7F7F7" w:val="clear"/></w:tcPr><w:p><w:pPr><w:pStyle w:val="Tabla8"/><w:widowControl/><w:jc w:val="left"/><w:rPr><w:kern w:val="0"/><w:szCs w:val="24"/><w:lang w:val="es-CO" w:eastAsia="en-US" w:bidi="ar-SA"/><w:del w:id="24437" w:author="Unknown Author" w:date="2026-10-30T04:17:53Z"></w:del></w:rPr></w:pPr><w:del w:id="24436" w:author="Unknown Author" w:date="2026-10-30T04:17:53Z"><w:r><w:rPr><w:kern w:val="0"/><w:szCs w:val="24"/><w:lang w:val="es-CO" w:eastAsia="en-US" w:bidi="ar-SA"/></w:rPr><w:delText>P11</w:delText></w:r></w:del></w:p></w:tc><w:tc><w:tcPr><w:tcW w:w="1576" w:type="dxa"/><w:tcBorders></w:tcBorders><w:shd w:color="auto" w:fill="F7F7F7" w:val="clear"/></w:tcPr><w:p><w:pPr><w:pStyle w:val="Tabla8"/><w:widowControl/><w:jc w:val="left"/><w:rPr><w:kern w:val="0"/><w:szCs w:val="24"/><w:lang w:val="es-CO" w:eastAsia="en-US" w:bidi="ar-SA"/><w:del w:id="24439" w:author="Unknown Author" w:date="2026-10-30T04:17:53Z"></w:del></w:rPr></w:pPr><w:del w:id="24438" w:author="Unknown Author" w:date="2026-10-30T04:17:53Z"><w:r><w:rPr><w:kern w:val="0"/><w:szCs w:val="24"/><w:lang w:val="es-CO" w:eastAsia="en-US" w:bidi="ar-SA"/></w:rPr><w:delText>Talento Humano</w:delText></w:r></w:del></w:p></w:tc><w:tc><w:tcPr><w:tcW w:w="1577" w:type="dxa"/><w:tcBorders></w:tcBorders><w:shd w:color="auto" w:fill="F7F7F7" w:val="clear"/></w:tcPr><w:p><w:pPr><w:pStyle w:val="Tabla8"/><w:widowControl/><w:jc w:val="left"/><w:rPr><w:kern w:val="0"/><w:szCs w:val="24"/><w:lang w:val="es-CO" w:eastAsia="en-US" w:bidi="ar-SA"/><w:del w:id="24441" w:author="Unknown Author" w:date="2026-10-30T04:17:53Z"></w:del></w:rPr></w:pPr><w:del w:id="24440" w:author="Unknown Author" w:date="2026-10-30T04:17:53Z"><w:r><w:rPr><w:kern w:val="0"/><w:szCs w:val="24"/><w:lang w:val="es-CO" w:eastAsia="en-US" w:bidi="ar-SA"/></w:rPr><w:delText>Profesionales de apropiación social (2)</w:delText></w:r></w:del></w:p></w:tc><w:tc><w:tcPr><w:tcW w:w="1161" w:type="dxa"/><w:tcBorders></w:tcBorders><w:shd w:color="auto" w:fill="F7F7F7" w:val="clear"/></w:tcPr><w:p><w:pPr><w:pStyle w:val="Tabla8"/><w:widowControl/><w:jc w:val="left"/><w:rPr><w:kern w:val="0"/><w:szCs w:val="24"/><w:lang w:val="es-CO" w:eastAsia="en-US" w:bidi="ar-SA"/><w:del w:id="24443" w:author="Unknown Author" w:date="2026-10-30T04:17:53Z"></w:del></w:rPr></w:pPr><w:del w:id="24442" w:author="Unknown Author" w:date="2026-10-30T04:17:53Z"><w:r><w:rPr><w:kern w:val="0"/><w:szCs w:val="24"/><w:lang w:val="es-CO" w:eastAsia="en-US" w:bidi="ar-SA"/></w:rPr><w:delText>persona-mes</w:delText></w:r></w:del></w:p></w:tc><w:tc><w:tcPr><w:tcW w:w="911" w:type="dxa"/><w:tcBorders></w:tcBorders><w:shd w:color="auto" w:fill="F7F7F7" w:val="clear"/></w:tcPr><w:p><w:pPr><w:pStyle w:val="Tabla8"/><w:widowControl/><w:jc w:val="left"/><w:rPr><w:kern w:val="0"/><w:szCs w:val="24"/><w:lang w:val="es-CO" w:eastAsia="en-US" w:bidi="ar-SA"/><w:del w:id="24445" w:author="Unknown Author" w:date="2026-10-30T04:17:53Z"></w:del></w:rPr></w:pPr><w:del w:id="24444" w:author="Unknown Author" w:date="2026-10-30T04:17:53Z"><w:r><w:rPr><w:kern w:val="0"/><w:szCs w:val="24"/><w:lang w:val="es-CO" w:eastAsia="en-US" w:bidi="ar-SA"/></w:rPr><w:delText>48</w:delText></w:r></w:del></w:p></w:tc><w:tc><w:tcPr><w:tcW w:w="1162" w:type="dxa"/><w:tcBorders></w:tcBorders><w:shd w:color="auto" w:fill="F7F7F7" w:val="clear"/></w:tcPr><w:p><w:pPr><w:pStyle w:val="Tabla8"/><w:widowControl/><w:jc w:val="left"/><w:rPr><w:kern w:val="0"/><w:szCs w:val="24"/><w:lang w:val="es-CO" w:eastAsia="en-US" w:bidi="ar-SA"/><w:del w:id="24447" w:author="Unknown Author" w:date="2026-10-30T04:17:53Z"></w:del></w:rPr></w:pPr><w:del w:id="24446" w:author="Unknown Author" w:date="2026-10-30T04:17:53Z"><w:r><w:rPr><w:kern w:val="0"/><w:szCs w:val="24"/><w:lang w:val="es-CO" w:eastAsia="en-US" w:bidi="ar-SA"/></w:rPr><w:delText>$ 6.000.000</w:delText></w:r></w:del></w:p></w:tc><w:tc><w:tcPr><w:tcW w:w="1659" w:type="dxa"/><w:tcBorders></w:tcBorders><w:shd w:color="auto" w:fill="F7F7F7" w:val="clear"/></w:tcPr><w:p><w:pPr><w:pStyle w:val="Tabla8"/><w:widowControl/><w:jc w:val="left"/><w:rPr><w:kern w:val="0"/><w:szCs w:val="24"/><w:lang w:val="es-CO" w:eastAsia="en-US" w:bidi="ar-SA"/><w:del w:id="24449" w:author="Unknown Author" w:date="2026-10-30T04:17:53Z"></w:del></w:rPr></w:pPr><w:del w:id="24448" w:author="Unknown Author" w:date="2026-10-30T04:17:53Z"><w:r><w:rPr><w:kern w:val="0"/><w:szCs w:val="24"/><w:lang w:val="es-CO" w:eastAsia="en-US" w:bidi="ar-SA"/></w:rPr><w:delText>$ 288.000.000</w:delText></w:r></w:del></w:p></w:tc><w:tc><w:tcPr><w:tcW w:w="1243" w:type="dxa"/><w:tcBorders></w:tcBorders><w:shd w:color="auto" w:fill="F7F7F7" w:val="clear"/></w:tcPr><w:p><w:pPr><w:pStyle w:val="Tabla8"/><w:widowControl/><w:jc w:val="left"/><w:rPr><w:kern w:val="0"/><w:szCs w:val="24"/><w:lang w:val="es-CO" w:eastAsia="en-US" w:bidi="ar-SA"/><w:del w:id="24451" w:author="Unknown Author" w:date="2026-10-30T04:17:53Z"></w:del></w:rPr></w:pPr><w:del w:id="24450" w:author="Unknown Author" w:date="2026-10-30T04:17:53Z"><w:r><w:rPr><w:kern w:val="0"/><w:szCs w:val="24"/><w:lang w:val="es-CO" w:eastAsia="en-US" w:bidi="ar-SA"/></w:rPr><w:delText>3.1, 3.2, 3.3, 3.4</w:delText></w:r></w:del></w:p></w:tc></w:tr><w:tr><w:trPr><w:del w:id="24452" w:author="Unknown Author" w:date="2026-10-30T04:17:53Z"/><w:cantSplit w:val="true"/></w:trPr><w:tc><w:tcPr><w:tcW w:w="663" w:type="dxa"/><w:tcBorders></w:tcBorders></w:tcPr><w:p><w:pPr><w:pStyle w:val="Tabla8"/><w:widowControl/><w:jc w:val="left"/><w:rPr><w:kern w:val="0"/><w:szCs w:val="24"/><w:lang w:val="es-CO" w:eastAsia="en-US" w:bidi="ar-SA"/><w:del w:id="24454" w:author="Unknown Author" w:date="2026-10-30T04:17:53Z"></w:del></w:rPr></w:pPr><w:del w:id="24453" w:author="Unknown Author" w:date="2026-10-30T04:17:53Z"><w:r><w:rPr><w:kern w:val="0"/><w:szCs w:val="24"/><w:lang w:val="es-CO" w:eastAsia="en-US" w:bidi="ar-SA"/></w:rPr><w:delText>P12</w:delText></w:r></w:del></w:p></w:tc><w:tc><w:tcPr><w:tcW w:w="1576" w:type="dxa"/><w:tcBorders></w:tcBorders></w:tcPr><w:p><w:pPr><w:pStyle w:val="Tabla8"/><w:widowControl/><w:jc w:val="left"/><w:rPr><w:kern w:val="0"/><w:szCs w:val="24"/><w:lang w:val="es-CO" w:eastAsia="en-US" w:bidi="ar-SA"/><w:del w:id="24456" w:author="Unknown Author" w:date="2026-10-30T04:17:53Z"></w:del></w:rPr></w:pPr><w:del w:id="24455" w:author="Unknown Author" w:date="2026-10-30T04:17:53Z"><w:r><w:rPr><w:kern w:val="0"/><w:szCs w:val="24"/><w:lang w:val="es-CO" w:eastAsia="en-US" w:bidi="ar-SA"/></w:rPr><w:delText>Talento Humano</w:delText></w:r></w:del></w:p></w:tc><w:tc><w:tcPr><w:tcW w:w="1577" w:type="dxa"/><w:tcBorders></w:tcBorders></w:tcPr><w:p><w:pPr><w:pStyle w:val="Tabla8"/><w:widowControl/><w:jc w:val="left"/><w:rPr><w:kern w:val="0"/><w:szCs w:val="24"/><w:lang w:val="es-CO" w:eastAsia="en-US" w:bidi="ar-SA"/><w:del w:id="24458" w:author="Unknown Author" w:date="2026-10-30T04:17:53Z"></w:del></w:rPr></w:pPr><w:del w:id="24457" w:author="Unknown Author" w:date="2026-10-30T04:17:53Z"><w:r><w:rPr><w:kern w:val="0"/><w:szCs w:val="24"/><w:lang w:val="es-CO" w:eastAsia="en-US" w:bidi="ar-SA"/></w:rPr><w:delText>Analista de datos espaciales y gemelo digital (1)</w:delText></w:r></w:del></w:p></w:tc><w:tc><w:tcPr><w:tcW w:w="1161" w:type="dxa"/><w:tcBorders></w:tcBorders></w:tcPr><w:p><w:pPr><w:pStyle w:val="Tabla8"/><w:widowControl/><w:jc w:val="left"/><w:rPr><w:kern w:val="0"/><w:szCs w:val="24"/><w:lang w:val="es-CO" w:eastAsia="en-US" w:bidi="ar-SA"/><w:del w:id="24460" w:author="Unknown Author" w:date="2026-10-30T04:17:53Z"></w:del></w:rPr></w:pPr><w:del w:id="24459" w:author="Unknown Author" w:date="2026-10-30T04:17:53Z"><w:r><w:rPr><w:kern w:val="0"/><w:szCs w:val="24"/><w:lang w:val="es-CO" w:eastAsia="en-US" w:bidi="ar-SA"/></w:rPr><w:delText>persona-mes</w:delText></w:r></w:del></w:p></w:tc><w:tc><w:tcPr><w:tcW w:w="911" w:type="dxa"/><w:tcBorders></w:tcBorders></w:tcPr><w:p><w:pPr><w:pStyle w:val="Tabla8"/><w:widowControl/><w:jc w:val="left"/><w:rPr><w:kern w:val="0"/><w:szCs w:val="24"/><w:lang w:val="es-CO" w:eastAsia="en-US" w:bidi="ar-SA"/><w:del w:id="24462" w:author="Unknown Author" w:date="2026-10-30T04:17:53Z"></w:del></w:rPr></w:pPr><w:del w:id="24461" w:author="Unknown Author" w:date="2026-10-30T04:17:53Z"><w:r><w:rPr><w:kern w:val="0"/><w:szCs w:val="24"/><w:lang w:val="es-CO" w:eastAsia="en-US" w:bidi="ar-SA"/></w:rPr><w:delText>24</w:delText></w:r></w:del></w:p></w:tc><w:tc><w:tcPr><w:tcW w:w="1162" w:type="dxa"/><w:tcBorders></w:tcBorders></w:tcPr><w:p><w:pPr><w:pStyle w:val="Tabla8"/><w:widowControl/><w:jc w:val="left"/><w:rPr><w:kern w:val="0"/><w:szCs w:val="24"/><w:lang w:val="es-CO" w:eastAsia="en-US" w:bidi="ar-SA"/><w:del w:id="24464" w:author="Unknown Author" w:date="2026-10-30T04:17:53Z"></w:del></w:rPr></w:pPr><w:del w:id="24463" w:author="Unknown Author" w:date="2026-10-30T04:17:53Z"><w:r><w:rPr><w:kern w:val="0"/><w:szCs w:val="24"/><w:lang w:val="es-CO" w:eastAsia="en-US" w:bidi="ar-SA"/></w:rPr><w:delText>$ 10.000.000</w:delText></w:r></w:del></w:p></w:tc><w:tc><w:tcPr><w:tcW w:w="1659" w:type="dxa"/><w:tcBorders></w:tcBorders></w:tcPr><w:p><w:pPr><w:pStyle w:val="Tabla8"/><w:widowControl/><w:jc w:val="left"/><w:rPr><w:kern w:val="0"/><w:szCs w:val="24"/><w:lang w:val="es-CO" w:eastAsia="en-US" w:bidi="ar-SA"/><w:del w:id="24466" w:author="Unknown Author" w:date="2026-10-30T04:17:53Z"></w:del></w:rPr></w:pPr><w:del w:id="24465" w:author="Unknown Author" w:date="2026-10-30T04:17:53Z"><w:r><w:rPr><w:kern w:val="0"/><w:szCs w:val="24"/><w:lang w:val="es-CO" w:eastAsia="en-US" w:bidi="ar-SA"/></w:rPr><w:delText>$ 240.000.000</w:delText></w:r></w:del></w:p></w:tc><w:tc><w:tcPr><w:tcW w:w="1243" w:type="dxa"/><w:tcBorders></w:tcBorders></w:tcPr><w:p><w:pPr><w:pStyle w:val="Tabla8"/><w:widowControl/><w:jc w:val="left"/><w:rPr><w:kern w:val="0"/><w:szCs w:val="24"/><w:lang w:val="es-CO" w:eastAsia="en-US" w:bidi="ar-SA"/><w:del w:id="24468" w:author="Unknown Author" w:date="2026-10-30T04:17:53Z"></w:del></w:rPr></w:pPr><w:del w:id="24467" w:author="Unknown Author" w:date="2026-10-30T04:17:53Z"><w:r><w:rPr><w:kern w:val="0"/><w:szCs w:val="24"/><w:lang w:val="es-CO" w:eastAsia="en-US" w:bidi="ar-SA"/></w:rPr><w:delText>2.1, 2.2, 2.3, 2.4</w:delText></w:r></w:del></w:p></w:tc></w:tr><w:tr><w:trPr><w:del w:id="24469" w:author="Unknown Author" w:date="2026-10-30T04:17:53Z"/><w:cantSplit w:val="true"/></w:trPr><w:tc><w:tcPr><w:tcW w:w="663" w:type="dxa"/><w:tcBorders></w:tcBorders><w:shd w:color="auto" w:fill="F7F7F7" w:val="clear"/></w:tcPr><w:p><w:pPr><w:pStyle w:val="Tabla8"/><w:widowControl/><w:jc w:val="left"/><w:rPr><w:kern w:val="0"/><w:szCs w:val="24"/><w:lang w:val="es-CO" w:eastAsia="en-US" w:bidi="ar-SA"/><w:del w:id="24471" w:author="Unknown Author" w:date="2026-10-30T04:17:53Z"></w:del></w:rPr></w:pPr><w:del w:id="24470" w:author="Unknown Author" w:date="2026-10-30T04:17:53Z"><w:r><w:rPr><w:kern w:val="0"/><w:szCs w:val="24"/><w:lang w:val="es-CO" w:eastAsia="en-US" w:bidi="ar-SA"/></w:rPr><w:delText>P13</w:delText></w:r></w:del></w:p></w:tc><w:tc><w:tcPr><w:tcW w:w="1576" w:type="dxa"/><w:tcBorders></w:tcBorders><w:shd w:color="auto" w:fill="F7F7F7" w:val="clear"/></w:tcPr><w:p><w:pPr><w:pStyle w:val="Tabla8"/><w:widowControl/><w:jc w:val="left"/><w:rPr><w:kern w:val="0"/><w:szCs w:val="24"/><w:lang w:val="es-CO" w:eastAsia="en-US" w:bidi="ar-SA"/><w:del w:id="24473" w:author="Unknown Author" w:date="2026-10-30T04:17:53Z"></w:del></w:rPr></w:pPr><w:del w:id="24472" w:author="Unknown Author" w:date="2026-10-30T04:17:53Z"><w:r><w:rPr><w:kern w:val="0"/><w:szCs w:val="24"/><w:lang w:val="es-CO" w:eastAsia="en-US" w:bidi="ar-SA"/></w:rPr><w:delText>Talento Humano</w:delText></w:r></w:del></w:p></w:tc><w:tc><w:tcPr><w:tcW w:w="1577" w:type="dxa"/><w:tcBorders></w:tcBorders><w:shd w:color="auto" w:fill="F7F7F7" w:val="clear"/></w:tcPr><w:p><w:pPr><w:pStyle w:val="Tabla8"/><w:widowControl/><w:jc w:val="left"/><w:rPr><w:kern w:val="0"/><w:szCs w:val="24"/><w:lang w:val="es-CO" w:eastAsia="en-US" w:bidi="ar-SA"/><w:del w:id="24475" w:author="Unknown Author" w:date="2026-10-30T04:17:53Z"></w:del></w:rPr></w:pPr><w:del w:id="24474" w:author="Unknown Author" w:date="2026-10-30T04:17:53Z"><w:r><w:rPr><w:kern w:val="0"/><w:szCs w:val="24"/><w:lang w:val="es-CO" w:eastAsia="en-US" w:bidi="ar-SA"/></w:rPr><w:delText>Profesional en calidad del aire y salud ambiental (1)</w:delText></w:r></w:del></w:p></w:tc><w:tc><w:tcPr><w:tcW w:w="1161" w:type="dxa"/><w:tcBorders></w:tcBorders><w:shd w:color="auto" w:fill="F7F7F7" w:val="clear"/></w:tcPr><w:p><w:pPr><w:pStyle w:val="Tabla8"/><w:widowControl/><w:jc w:val="left"/><w:rPr><w:kern w:val="0"/><w:szCs w:val="24"/><w:lang w:val="es-CO" w:eastAsia="en-US" w:bidi="ar-SA"/><w:del w:id="24477" w:author="Unknown Author" w:date="2026-10-30T04:17:53Z"></w:del></w:rPr></w:pPr><w:del w:id="24476" w:author="Unknown Author" w:date="2026-10-30T04:17:53Z"><w:r><w:rPr><w:kern w:val="0"/><w:szCs w:val="24"/><w:lang w:val="es-CO" w:eastAsia="en-US" w:bidi="ar-SA"/></w:rPr><w:delText>persona-mes</w:delText></w:r></w:del></w:p></w:tc><w:tc><w:tcPr><w:tcW w:w="911" w:type="dxa"/><w:tcBorders></w:tcBorders><w:shd w:color="auto" w:fill="F7F7F7" w:val="clear"/></w:tcPr><w:p><w:pPr><w:pStyle w:val="Tabla8"/><w:widowControl/><w:jc w:val="left"/><w:rPr><w:kern w:val="0"/><w:szCs w:val="24"/><w:lang w:val="es-CO" w:eastAsia="en-US" w:bidi="ar-SA"/><w:del w:id="24479" w:author="Unknown Author" w:date="2026-10-30T04:17:53Z"></w:del></w:rPr></w:pPr><w:del w:id="24478" w:author="Unknown Author" w:date="2026-10-30T04:17:53Z"><w:r><w:rPr><w:kern w:val="0"/><w:szCs w:val="24"/><w:lang w:val="es-CO" w:eastAsia="en-US" w:bidi="ar-SA"/></w:rPr><w:delText>24</w:delText></w:r></w:del></w:p></w:tc><w:tc><w:tcPr><w:tcW w:w="1162" w:type="dxa"/><w:tcBorders></w:tcBorders><w:shd w:color="auto" w:fill="F7F7F7" w:val="clear"/></w:tcPr><w:p><w:pPr><w:pStyle w:val="Tabla8"/><w:widowControl/><w:jc w:val="left"/><w:rPr><w:kern w:val="0"/><w:szCs w:val="24"/><w:lang w:val="es-CO" w:eastAsia="en-US" w:bidi="ar-SA"/><w:del w:id="24481" w:author="Unknown Author" w:date="2026-10-30T04:17:53Z"></w:del></w:rPr></w:pPr><w:del w:id="24480" w:author="Unknown Author" w:date="2026-10-30T04:17:53Z"><w:r><w:rPr><w:kern w:val="0"/><w:szCs w:val="24"/><w:lang w:val="es-CO" w:eastAsia="en-US" w:bidi="ar-SA"/></w:rPr><w:delText>$ 10.000.000</w:delText></w:r></w:del></w:p></w:tc><w:tc><w:tcPr><w:tcW w:w="1659" w:type="dxa"/><w:tcBorders></w:tcBorders><w:shd w:color="auto" w:fill="F7F7F7" w:val="clear"/></w:tcPr><w:p><w:pPr><w:pStyle w:val="Tabla8"/><w:widowControl/><w:jc w:val="left"/><w:rPr><w:kern w:val="0"/><w:szCs w:val="24"/><w:lang w:val="es-CO" w:eastAsia="en-US" w:bidi="ar-SA"/><w:del w:id="24483" w:author="Unknown Author" w:date="2026-10-30T04:17:53Z"></w:del></w:rPr></w:pPr><w:del w:id="24482" w:author="Unknown Author" w:date="2026-10-30T04:17:53Z"><w:r><w:rPr><w:kern w:val="0"/><w:szCs w:val="24"/><w:lang w:val="es-CO" w:eastAsia="en-US" w:bidi="ar-SA"/></w:rPr><w:delText>$ 240.000.000</w:delText></w:r></w:del></w:p></w:tc><w:tc><w:tcPr><w:tcW w:w="1243" w:type="dxa"/><w:tcBorders></w:tcBorders><w:shd w:color="auto" w:fill="F7F7F7" w:val="clear"/></w:tcPr><w:p><w:pPr><w:pStyle w:val="Tabla8"/><w:widowControl/><w:jc w:val="left"/><w:rPr><w:kern w:val="0"/><w:szCs w:val="24"/><w:lang w:val="es-CO" w:eastAsia="en-US" w:bidi="ar-SA"/><w:del w:id="24485" w:author="Unknown Author" w:date="2026-10-30T04:17:53Z"></w:del></w:rPr></w:pPr><w:del w:id="24484" w:author="Unknown Author" w:date="2026-10-30T04:17:53Z"><w:r><w:rPr><w:kern w:val="0"/><w:szCs w:val="24"/><w:lang w:val="es-CO" w:eastAsia="en-US" w:bidi="ar-SA"/></w:rPr><w:delText>3.1, 3.2, 3.3, 3.4</w:delText></w:r></w:del></w:p></w:tc></w:tr><w:tr><w:trPr><w:del w:id="24486" w:author="Unknown Author" w:date="2026-10-30T04:17:53Z"/><w:cantSplit w:val="true"/></w:trPr><w:tc><w:tcPr><w:tcW w:w="663" w:type="dxa"/><w:tcBorders></w:tcBorders></w:tcPr><w:p><w:pPr><w:pStyle w:val="Tabla8"/><w:widowControl/><w:jc w:val="left"/><w:rPr><w:kern w:val="0"/><w:szCs w:val="24"/><w:lang w:val="es-CO" w:eastAsia="en-US" w:bidi="ar-SA"/><w:del w:id="24488" w:author="Unknown Author" w:date="2026-10-30T04:17:53Z"></w:del></w:rPr></w:pPr><w:del w:id="24487" w:author="Unknown Author" w:date="2026-10-30T04:17:53Z"><w:r><w:rPr><w:kern w:val="0"/><w:szCs w:val="24"/><w:lang w:val="es-CO" w:eastAsia="en-US" w:bidi="ar-SA"/></w:rPr><w:delText>P14</w:delText></w:r></w:del></w:p></w:tc><w:tc><w:tcPr><w:tcW w:w="1576" w:type="dxa"/><w:tcBorders></w:tcBorders></w:tcPr><w:p><w:pPr><w:pStyle w:val="Tabla8"/><w:widowControl/><w:jc w:val="left"/><w:rPr><w:kern w:val="0"/><w:szCs w:val="24"/><w:lang w:val="es-CO" w:eastAsia="en-US" w:bidi="ar-SA"/><w:del w:id="24490" w:author="Unknown Author" w:date="2026-10-30T04:17:53Z"></w:del></w:rPr></w:pPr><w:del w:id="24489" w:author="Unknown Author" w:date="2026-10-30T04:17:53Z"><w:r><w:rPr><w:kern w:val="0"/><w:szCs w:val="24"/><w:lang w:val="es-CO" w:eastAsia="en-US" w:bidi="ar-SA"/></w:rPr><w:delText>Talento Humano</w:delText></w:r></w:del></w:p></w:tc><w:tc><w:tcPr><w:tcW w:w="1577" w:type="dxa"/><w:tcBorders></w:tcBorders></w:tcPr><w:p><w:pPr><w:pStyle w:val="Tabla8"/><w:widowControl/><w:jc w:val="left"/><w:rPr><w:kern w:val="0"/><w:szCs w:val="24"/><w:lang w:val="es-CO" w:eastAsia="en-US" w:bidi="ar-SA"/><w:del w:id="24492" w:author="Unknown Author" w:date="2026-10-30T04:17:53Z"></w:del></w:rPr></w:pPr><w:del w:id="24491" w:author="Unknown Author" w:date="2026-10-30T04:17:53Z"><w:r><w:rPr><w:kern w:val="0"/><w:szCs w:val="24"/><w:lang w:val="es-CO" w:eastAsia="en-US" w:bidi="ar-SA"/></w:rPr><w:delText>Profesional de convenios y custodia (1)</w:delText></w:r></w:del></w:p></w:tc><w:tc><w:tcPr><w:tcW w:w="1161" w:type="dxa"/><w:tcBorders></w:tcBorders></w:tcPr><w:p><w:pPr><w:pStyle w:val="Tabla8"/><w:widowControl/><w:jc w:val="left"/><w:rPr><w:kern w:val="0"/><w:szCs w:val="24"/><w:lang w:val="es-CO" w:eastAsia="en-US" w:bidi="ar-SA"/><w:del w:id="24494" w:author="Unknown Author" w:date="2026-10-30T04:17:53Z"></w:del></w:rPr></w:pPr><w:del w:id="24493" w:author="Unknown Author" w:date="2026-10-30T04:17:53Z"><w:r><w:rPr><w:kern w:val="0"/><w:szCs w:val="24"/><w:lang w:val="es-CO" w:eastAsia="en-US" w:bidi="ar-SA"/></w:rPr><w:delText>persona-mes</w:delText></w:r></w:del></w:p></w:tc><w:tc><w:tcPr><w:tcW w:w="911" w:type="dxa"/><w:tcBorders></w:tcBorders></w:tcPr><w:p><w:pPr><w:pStyle w:val="Tabla8"/><w:widowControl/><w:jc w:val="left"/><w:rPr><w:kern w:val="0"/><w:szCs w:val="24"/><w:lang w:val="es-CO" w:eastAsia="en-US" w:bidi="ar-SA"/><w:del w:id="24496" w:author="Unknown Author" w:date="2026-10-30T04:17:53Z"></w:del></w:rPr></w:pPr><w:del w:id="24495" w:author="Unknown Author" w:date="2026-10-30T04:17:53Z"><w:r><w:rPr><w:kern w:val="0"/><w:szCs w:val="24"/><w:lang w:val="es-CO" w:eastAsia="en-US" w:bidi="ar-SA"/></w:rPr><w:delText>24</w:delText></w:r></w:del></w:p></w:tc><w:tc><w:tcPr><w:tcW w:w="1162" w:type="dxa"/><w:tcBorders></w:tcBorders></w:tcPr><w:p><w:pPr><w:pStyle w:val="Tabla8"/><w:widowControl/><w:jc w:val="left"/><w:rPr><w:kern w:val="0"/><w:szCs w:val="24"/><w:lang w:val="es-CO" w:eastAsia="en-US" w:bidi="ar-SA"/><w:del w:id="24498" w:author="Unknown Author" w:date="2026-10-30T04:17:53Z"></w:del></w:rPr></w:pPr><w:del w:id="24497" w:author="Unknown Author" w:date="2026-10-30T04:17:53Z"><w:r><w:rPr><w:kern w:val="0"/><w:szCs w:val="24"/><w:lang w:val="es-CO" w:eastAsia="en-US" w:bidi="ar-SA"/></w:rPr><w:delText>$ 7.000.000</w:delText></w:r></w:del></w:p></w:tc><w:tc><w:tcPr><w:tcW w:w="1659" w:type="dxa"/><w:tcBorders></w:tcBorders></w:tcPr><w:p><w:pPr><w:pStyle w:val="Tabla8"/><w:widowControl/><w:jc w:val="left"/><w:rPr><w:kern w:val="0"/><w:szCs w:val="24"/><w:lang w:val="es-CO" w:eastAsia="en-US" w:bidi="ar-SA"/><w:del w:id="24500" w:author="Unknown Author" w:date="2026-10-30T04:17:53Z"></w:del></w:rPr></w:pPr><w:del w:id="24499" w:author="Unknown Author" w:date="2026-10-30T04:17:53Z"><w:r><w:rPr><w:kern w:val="0"/><w:szCs w:val="24"/><w:lang w:val="es-CO" w:eastAsia="en-US" w:bidi="ar-SA"/></w:rPr><w:delText>$ 168.000.000</w:delText></w:r></w:del></w:p></w:tc><w:tc><w:tcPr><w:tcW w:w="1243" w:type="dxa"/><w:tcBorders></w:tcBorders></w:tcPr><w:p><w:pPr><w:pStyle w:val="Tabla8"/><w:widowControl/><w:jc w:val="left"/><w:rPr><w:kern w:val="0"/><w:szCs w:val="24"/><w:lang w:val="es-CO" w:eastAsia="en-US" w:bidi="ar-SA"/><w:del w:id="24502" w:author="Unknown Author" w:date="2026-10-30T04:17:53Z"></w:del></w:rPr></w:pPr><w:del w:id="24501" w:author="Unknown Author" w:date="2026-10-30T04:17:53Z"><w:r><w:rPr><w:kern w:val="0"/><w:szCs w:val="24"/><w:lang w:val="es-CO" w:eastAsia="en-US" w:bidi="ar-SA"/></w:rPr><w:delText>3.1, 3.2, 3.3, 3.4</w:delText></w:r></w:del></w:p></w:tc></w:tr><w:tr><w:trPr><w:del w:id="24503" w:author="Unknown Author" w:date="2026-10-30T04:17:53Z"/><w:cantSplit w:val="true"/></w:trPr><w:tc><w:tcPr><w:tcW w:w="663" w:type="dxa"/><w:tcBorders></w:tcBorders><w:shd w:color="auto" w:fill="F7F7F7" w:val="clear"/></w:tcPr><w:p><w:pPr><w:pStyle w:val="Tabla8"/><w:widowControl/><w:jc w:val="left"/><w:rPr><w:kern w:val="0"/><w:szCs w:val="24"/><w:lang w:val="es-CO" w:eastAsia="en-US" w:bidi="ar-SA"/><w:del w:id="24505" w:author="Unknown Author" w:date="2026-10-30T04:17:53Z"></w:del></w:rPr></w:pPr><w:del w:id="24504" w:author="Unknown Author" w:date="2026-10-30T04:17:53Z"><w:r><w:rPr><w:kern w:val="0"/><w:szCs w:val="24"/><w:lang w:val="es-CO" w:eastAsia="en-US" w:bidi="ar-SA"/></w:rPr><w:delText>E01</w:delText></w:r></w:del></w:p></w:tc><w:tc><w:tcPr><w:tcW w:w="1576" w:type="dxa"/><w:tcBorders></w:tcBorders><w:shd w:color="auto" w:fill="F7F7F7" w:val="clear"/></w:tcPr><w:p><w:pPr><w:pStyle w:val="Tabla8"/><w:widowControl/><w:jc w:val="left"/><w:rPr><w:kern w:val="0"/><w:szCs w:val="24"/><w:lang w:val="es-CO" w:eastAsia="en-US" w:bidi="ar-SA"/><w:del w:id="24507" w:author="Unknown Author" w:date="2026-10-30T04:17:53Z"></w:del></w:rPr></w:pPr><w:del w:id="24506" w:author="Unknown Author" w:date="2026-10-30T04:17:53Z"><w:r><w:rPr><w:kern w:val="0"/><w:szCs w:val="24"/><w:lang w:val="es-CO" w:eastAsia="en-US" w:bidi="ar-SA"/></w:rPr><w:delText>Equipos y software</w:delText></w:r></w:del></w:p></w:tc><w:tc><w:tcPr><w:tcW w:w="1577" w:type="dxa"/><w:tcBorders></w:tcBorders><w:shd w:color="auto" w:fill="F7F7F7" w:val="clear"/></w:tcPr><w:p><w:pPr><w:pStyle w:val="Tabla8"/><w:widowControl/><w:jc w:val="left"/><w:rPr><w:kern w:val="0"/><w:szCs w:val="24"/><w:lang w:val="es-CO" w:eastAsia="en-US" w:bidi="ar-SA"/><w:del w:id="24509" w:author="Unknown Author" w:date="2026-10-30T04:17:53Z"></w:del></w:rPr></w:pPr><w:del w:id="24508" w:author="Unknown Author" w:date="2026-10-30T04:17:53Z"><w:r><w:rPr><w:kern w:val="0"/><w:szCs w:val="24"/><w:lang w:val="es-CO" w:eastAsia="en-US" w:bidi="ar-SA"/></w:rPr><w:delText>Nodos IoT de medición (100 + 20 de reserva)</w:delText></w:r></w:del></w:p></w:tc><w:tc><w:tcPr><w:tcW w:w="1161" w:type="dxa"/><w:tcBorders></w:tcBorders><w:shd w:color="auto" w:fill="F7F7F7" w:val="clear"/></w:tcPr><w:p><w:pPr><w:pStyle w:val="Tabla8"/><w:widowControl/><w:jc w:val="left"/><w:rPr><w:kern w:val="0"/><w:szCs w:val="24"/><w:lang w:val="es-CO" w:eastAsia="en-US" w:bidi="ar-SA"/><w:del w:id="24511" w:author="Unknown Author" w:date="2026-10-30T04:17:53Z"></w:del></w:rPr></w:pPr><w:del w:id="24510" w:author="Unknown Author" w:date="2026-10-30T04:17:53Z"><w:r><w:rPr><w:kern w:val="0"/><w:szCs w:val="24"/><w:lang w:val="es-CO" w:eastAsia="en-US" w:bidi="ar-SA"/></w:rPr><w:delText>unidad</w:delText></w:r></w:del></w:p></w:tc><w:tc><w:tcPr><w:tcW w:w="911" w:type="dxa"/><w:tcBorders></w:tcBorders><w:shd w:color="auto" w:fill="F7F7F7" w:val="clear"/></w:tcPr><w:p><w:pPr><w:pStyle w:val="Tabla8"/><w:widowControl/><w:jc w:val="left"/><w:rPr><w:kern w:val="0"/><w:szCs w:val="24"/><w:lang w:val="es-CO" w:eastAsia="en-US" w:bidi="ar-SA"/><w:del w:id="24513" w:author="Unknown Author" w:date="2026-10-30T04:17:53Z"></w:del></w:rPr></w:pPr><w:del w:id="24512" w:author="Unknown Author" w:date="2026-10-30T04:17:53Z"><w:r><w:rPr><w:kern w:val="0"/><w:szCs w:val="24"/><w:lang w:val="es-CO" w:eastAsia="en-US" w:bidi="ar-SA"/></w:rPr><w:delText>120</w:delText></w:r></w:del></w:p></w:tc><w:tc><w:tcPr><w:tcW w:w="1162" w:type="dxa"/><w:tcBorders></w:tcBorders><w:shd w:color="auto" w:fill="F7F7F7" w:val="clear"/></w:tcPr><w:p><w:pPr><w:pStyle w:val="Tabla8"/><w:widowControl/><w:jc w:val="left"/><w:rPr><w:kern w:val="0"/><w:szCs w:val="24"/><w:lang w:val="es-CO" w:eastAsia="en-US" w:bidi="ar-SA"/><w:del w:id="24515" w:author="Unknown Author" w:date="2026-10-30T04:17:53Z"></w:del></w:rPr></w:pPr><w:del w:id="24514" w:author="Unknown Author" w:date="2026-10-30T04:17:53Z"><w:r><w:rPr><w:kern w:val="0"/><w:szCs w:val="24"/><w:lang w:val="es-CO" w:eastAsia="en-US" w:bidi="ar-SA"/></w:rPr><w:delText>$ 4.500.000</w:delText></w:r></w:del></w:p></w:tc><w:tc><w:tcPr><w:tcW w:w="1659" w:type="dxa"/><w:tcBorders></w:tcBorders><w:shd w:color="auto" w:fill="F7F7F7" w:val="clear"/></w:tcPr><w:p><w:pPr><w:pStyle w:val="Tabla8"/><w:widowControl/><w:jc w:val="left"/><w:rPr><w:kern w:val="0"/><w:szCs w:val="24"/><w:lang w:val="es-CO" w:eastAsia="en-US" w:bidi="ar-SA"/><w:del w:id="24517" w:author="Unknown Author" w:date="2026-10-30T04:17:53Z"></w:del></w:rPr></w:pPr><w:del w:id="24516" w:author="Unknown Author" w:date="2026-10-30T04:17:53Z"><w:r><w:rPr><w:kern w:val="0"/><w:szCs w:val="24"/><w:lang w:val="es-CO" w:eastAsia="en-US" w:bidi="ar-SA"/></w:rPr><w:delText>$ 540.000.000</w:delText></w:r></w:del></w:p></w:tc><w:tc><w:tcPr><w:tcW w:w="1243" w:type="dxa"/><w:tcBorders></w:tcBorders><w:shd w:color="auto" w:fill="F7F7F7" w:val="clear"/></w:tcPr><w:p><w:pPr><w:pStyle w:val="Tabla8"/><w:widowControl/><w:jc w:val="left"/><w:rPr><w:kern w:val="0"/><w:szCs w:val="24"/><w:lang w:val="es-CO" w:eastAsia="en-US" w:bidi="ar-SA"/><w:del w:id="24519" w:author="Unknown Author" w:date="2026-10-30T04:17:53Z"></w:del></w:rPr></w:pPr><w:del w:id="24518" w:author="Unknown Author" w:date="2026-10-30T04:17:53Z"><w:r><w:rPr><w:kern w:val="0"/><w:szCs w:val="24"/><w:lang w:val="es-CO" w:eastAsia="en-US" w:bidi="ar-SA"/></w:rPr><w:delText>1.2, 2.3, 2.4</w:delText></w:r></w:del></w:p></w:tc></w:tr><w:tr><w:trPr><w:del w:id="24520" w:author="Unknown Author" w:date="2026-10-30T04:17:53Z"/><w:cantSplit w:val="true"/></w:trPr><w:tc><w:tcPr><w:tcW w:w="663" w:type="dxa"/><w:tcBorders></w:tcBorders></w:tcPr><w:p><w:pPr><w:pStyle w:val="Tabla8"/><w:widowControl/><w:jc w:val="left"/><w:rPr><w:kern w:val="0"/><w:szCs w:val="24"/><w:lang w:val="es-CO" w:eastAsia="en-US" w:bidi="ar-SA"/><w:del w:id="24522" w:author="Unknown Author" w:date="2026-10-30T04:17:53Z"></w:del></w:rPr></w:pPr><w:del w:id="24521" w:author="Unknown Author" w:date="2026-10-30T04:17:53Z"><w:r><w:rPr><w:kern w:val="0"/><w:szCs w:val="24"/><w:lang w:val="es-CO" w:eastAsia="en-US" w:bidi="ar-SA"/></w:rPr><w:delText>E02</w:delText></w:r></w:del></w:p></w:tc><w:tc><w:tcPr><w:tcW w:w="1576" w:type="dxa"/><w:tcBorders></w:tcBorders></w:tcPr><w:p><w:pPr><w:pStyle w:val="Tabla8"/><w:widowControl/><w:jc w:val="left"/><w:rPr><w:kern w:val="0"/><w:szCs w:val="24"/><w:lang w:val="es-CO" w:eastAsia="en-US" w:bidi="ar-SA"/><w:del w:id="24524" w:author="Unknown Author" w:date="2026-10-30T04:17:53Z"></w:del></w:rPr></w:pPr><w:del w:id="24523" w:author="Unknown Author" w:date="2026-10-30T04:17:53Z"><w:r><w:rPr><w:kern w:val="0"/><w:szCs w:val="24"/><w:lang w:val="es-CO" w:eastAsia="en-US" w:bidi="ar-SA"/></w:rPr><w:delText>Equipos y software</w:delText></w:r></w:del></w:p></w:tc><w:tc><w:tcPr><w:tcW w:w="1577" w:type="dxa"/><w:tcBorders></w:tcBorders></w:tcPr><w:p><w:pPr><w:pStyle w:val="Tabla8"/><w:widowControl/><w:jc w:val="left"/><w:rPr><w:kern w:val="0"/><w:szCs w:val="24"/><w:lang w:val="es-CO" w:eastAsia="en-US" w:bidi="ar-SA"/><w:del w:id="24526" w:author="Unknown Author" w:date="2026-10-30T04:17:53Z"></w:del></w:rPr></w:pPr><w:del w:id="24525" w:author="Unknown Author" w:date="2026-10-30T04:17:53Z"><w:r><w:rPr><w:kern w:val="0"/><w:szCs w:val="24"/><w:lang w:val="es-CO" w:eastAsia="en-US" w:bidi="ar-SA"/></w:rPr><w:delText>Cabezales ópticos de partículas</w:delText></w:r></w:del></w:p></w:tc><w:tc><w:tcPr><w:tcW w:w="1161" w:type="dxa"/><w:tcBorders></w:tcBorders></w:tcPr><w:p><w:pPr><w:pStyle w:val="Tabla8"/><w:widowControl/><w:jc w:val="left"/><w:rPr><w:kern w:val="0"/><w:szCs w:val="24"/><w:lang w:val="es-CO" w:eastAsia="en-US" w:bidi="ar-SA"/><w:del w:id="24528" w:author="Unknown Author" w:date="2026-10-30T04:17:53Z"></w:del></w:rPr></w:pPr><w:del w:id="24527" w:author="Unknown Author" w:date="2026-10-30T04:17:53Z"><w:r><w:rPr><w:kern w:val="0"/><w:szCs w:val="24"/><w:lang w:val="es-CO" w:eastAsia="en-US" w:bidi="ar-SA"/></w:rPr><w:delText>unidad</w:delText></w:r></w:del></w:p></w:tc><w:tc><w:tcPr><w:tcW w:w="911" w:type="dxa"/><w:tcBorders></w:tcBorders></w:tcPr><w:p><w:pPr><w:pStyle w:val="Tabla8"/><w:widowControl/><w:jc w:val="left"/><w:rPr><w:kern w:val="0"/><w:szCs w:val="24"/><w:lang w:val="es-CO" w:eastAsia="en-US" w:bidi="ar-SA"/><w:del w:id="24530" w:author="Unknown Author" w:date="2026-10-30T04:17:53Z"></w:del></w:rPr></w:pPr><w:del w:id="24529" w:author="Unknown Author" w:date="2026-10-30T04:17:53Z"><w:r><w:rPr><w:kern w:val="0"/><w:szCs w:val="24"/><w:lang w:val="es-CO" w:eastAsia="en-US" w:bidi="ar-SA"/></w:rPr><w:delText>150</w:delText></w:r></w:del></w:p></w:tc><w:tc><w:tcPr><w:tcW w:w="1162" w:type="dxa"/><w:tcBorders></w:tcBorders></w:tcPr><w:p><w:pPr><w:pStyle w:val="Tabla8"/><w:widowControl/><w:jc w:val="left"/><w:rPr><w:kern w:val="0"/><w:szCs w:val="24"/><w:lang w:val="es-CO" w:eastAsia="en-US" w:bidi="ar-SA"/><w:del w:id="24532" w:author="Unknown Author" w:date="2026-10-30T04:17:53Z"></w:del></w:rPr></w:pPr><w:del w:id="24531" w:author="Unknown Author" w:date="2026-10-30T04:17:53Z"><w:r><w:rPr><w:kern w:val="0"/><w:szCs w:val="24"/><w:lang w:val="es-CO" w:eastAsia="en-US" w:bidi="ar-SA"/></w:rPr><w:delText>$ 1.200.000</w:delText></w:r></w:del></w:p></w:tc><w:tc><w:tcPr><w:tcW w:w="1659" w:type="dxa"/><w:tcBorders></w:tcBorders></w:tcPr><w:p><w:pPr><w:pStyle w:val="Tabla8"/><w:widowControl/><w:jc w:val="left"/><w:rPr><w:kern w:val="0"/><w:szCs w:val="24"/><w:lang w:val="es-CO" w:eastAsia="en-US" w:bidi="ar-SA"/><w:del w:id="24534" w:author="Unknown Author" w:date="2026-10-30T04:17:53Z"></w:del></w:rPr></w:pPr><w:del w:id="24533" w:author="Unknown Author" w:date="2026-10-30T04:17:53Z"><w:r><w:rPr><w:kern w:val="0"/><w:szCs w:val="24"/><w:lang w:val="es-CO" w:eastAsia="en-US" w:bidi="ar-SA"/></w:rPr><w:delText>$ 180.000.000</w:delText></w:r></w:del></w:p></w:tc><w:tc><w:tcPr><w:tcW w:w="1243" w:type="dxa"/><w:tcBorders></w:tcBorders></w:tcPr><w:p><w:pPr><w:pStyle w:val="Tabla8"/><w:widowControl/><w:jc w:val="left"/><w:rPr><w:kern w:val="0"/><w:szCs w:val="24"/><w:lang w:val="es-CO" w:eastAsia="en-US" w:bidi="ar-SA"/><w:del w:id="24536" w:author="Unknown Author" w:date="2026-10-30T04:17:53Z"></w:del></w:rPr></w:pPr><w:del w:id="24535" w:author="Unknown Author" w:date="2026-10-30T04:17:53Z"><w:r><w:rPr><w:kern w:val="0"/><w:szCs w:val="24"/><w:lang w:val="es-CO" w:eastAsia="en-US" w:bidi="ar-SA"/></w:rPr><w:delText>1.2, 2.3, 2.4</w:delText></w:r></w:del></w:p></w:tc></w:tr><w:tr><w:trPr><w:del w:id="24537" w:author="Unknown Author" w:date="2026-10-30T04:17:53Z"/><w:cantSplit w:val="true"/></w:trPr><w:tc><w:tcPr><w:tcW w:w="663" w:type="dxa"/><w:tcBorders></w:tcBorders><w:shd w:color="auto" w:fill="F7F7F7" w:val="clear"/></w:tcPr><w:p><w:pPr><w:pStyle w:val="Tabla8"/><w:widowControl/><w:jc w:val="left"/><w:rPr><w:kern w:val="0"/><w:szCs w:val="24"/><w:lang w:val="es-CO" w:eastAsia="en-US" w:bidi="ar-SA"/><w:del w:id="24539" w:author="Unknown Author" w:date="2026-10-30T04:17:53Z"></w:del></w:rPr></w:pPr><w:del w:id="24538" w:author="Unknown Author" w:date="2026-10-30T04:17:53Z"><w:r><w:rPr><w:kern w:val="0"/><w:szCs w:val="24"/><w:lang w:val="es-CO" w:eastAsia="en-US" w:bidi="ar-SA"/></w:rPr><w:delText>E03</w:delText></w:r></w:del></w:p></w:tc><w:tc><w:tcPr><w:tcW w:w="1576" w:type="dxa"/><w:tcBorders></w:tcBorders><w:shd w:color="auto" w:fill="F7F7F7" w:val="clear"/></w:tcPr><w:p><w:pPr><w:pStyle w:val="Tabla8"/><w:widowControl/><w:jc w:val="left"/><w:rPr><w:kern w:val="0"/><w:szCs w:val="24"/><w:lang w:val="es-CO" w:eastAsia="en-US" w:bidi="ar-SA"/><w:del w:id="24541" w:author="Unknown Author" w:date="2026-10-30T04:17:53Z"></w:del></w:rPr></w:pPr><w:del w:id="24540" w:author="Unknown Author" w:date="2026-10-30T04:17:53Z"><w:r><w:rPr><w:kern w:val="0"/><w:szCs w:val="24"/><w:lang w:val="es-CO" w:eastAsia="en-US" w:bidi="ar-SA"/></w:rPr><w:delText>Equipos y software</w:delText></w:r></w:del></w:p></w:tc><w:tc><w:tcPr><w:tcW w:w="1577" w:type="dxa"/><w:tcBorders></w:tcBorders><w:shd w:color="auto" w:fill="F7F7F7" w:val="clear"/></w:tcPr><w:p><w:pPr><w:pStyle w:val="Tabla8"/><w:widowControl/><w:jc w:val="left"/><w:rPr><w:kern w:val="0"/><w:szCs w:val="24"/><w:lang w:val="es-CO" w:eastAsia="en-US" w:bidi="ar-SA"/><w:del w:id="24543" w:author="Unknown Author" w:date="2026-10-30T04:17:53Z"></w:del></w:rPr></w:pPr><w:del w:id="24542" w:author="Unknown Author" w:date="2026-10-30T04:17:53Z"><w:r><w:rPr><w:kern w:val="0"/><w:szCs w:val="24"/><w:lang w:val="es-CO" w:eastAsia="en-US" w:bidi="ar-SA"/></w:rPr><w:delText>Monitores gravimétricos de referencia</w:delText></w:r></w:del></w:p></w:tc><w:tc><w:tcPr><w:tcW w:w="1161" w:type="dxa"/><w:tcBorders></w:tcBorders><w:shd w:color="auto" w:fill="F7F7F7" w:val="clear"/></w:tcPr><w:p><w:pPr><w:pStyle w:val="Tabla8"/><w:widowControl/><w:jc w:val="left"/><w:rPr><w:kern w:val="0"/><w:szCs w:val="24"/><w:lang w:val="es-CO" w:eastAsia="en-US" w:bidi="ar-SA"/><w:del w:id="24545" w:author="Unknown Author" w:date="2026-10-30T04:17:53Z"></w:del></w:rPr></w:pPr><w:del w:id="24544" w:author="Unknown Author" w:date="2026-10-30T04:17:53Z"><w:r><w:rPr><w:kern w:val="0"/><w:szCs w:val="24"/><w:lang w:val="es-CO" w:eastAsia="en-US" w:bidi="ar-SA"/></w:rPr><w:delText>unidad</w:delText></w:r></w:del></w:p></w:tc><w:tc><w:tcPr><w:tcW w:w="911" w:type="dxa"/><w:tcBorders></w:tcBorders><w:shd w:color="auto" w:fill="F7F7F7" w:val="clear"/></w:tcPr><w:p><w:pPr><w:pStyle w:val="Tabla8"/><w:widowControl/><w:jc w:val="left"/><w:rPr><w:kern w:val="0"/><w:szCs w:val="24"/><w:lang w:val="es-CO" w:eastAsia="en-US" w:bidi="ar-SA"/><w:del w:id="24547" w:author="Unknown Author" w:date="2026-10-30T04:17:53Z"></w:del></w:rPr></w:pPr><w:del w:id="24546" w:author="Unknown Author" w:date="2026-10-30T04:17:53Z"><w:r><w:rPr><w:kern w:val="0"/><w:szCs w:val="24"/><w:lang w:val="es-CO" w:eastAsia="en-US" w:bidi="ar-SA"/></w:rPr><w:delText>3</w:delText></w:r></w:del></w:p></w:tc><w:tc><w:tcPr><w:tcW w:w="1162" w:type="dxa"/><w:tcBorders></w:tcBorders><w:shd w:color="auto" w:fill="F7F7F7" w:val="clear"/></w:tcPr><w:p><w:pPr><w:pStyle w:val="Tabla8"/><w:widowControl/><w:jc w:val="left"/><w:rPr><w:kern w:val="0"/><w:szCs w:val="24"/><w:lang w:val="es-CO" w:eastAsia="en-US" w:bidi="ar-SA"/><w:del w:id="24549" w:author="Unknown Author" w:date="2026-10-30T04:17:53Z"></w:del></w:rPr></w:pPr><w:del w:id="24548" w:author="Unknown Author" w:date="2026-10-30T04:17:53Z"><w:r><w:rPr><w:kern w:val="0"/><w:szCs w:val="24"/><w:lang w:val="es-CO" w:eastAsia="en-US" w:bidi="ar-SA"/></w:rPr><w:delText>$ 85.000.000</w:delText></w:r></w:del></w:p></w:tc><w:tc><w:tcPr><w:tcW w:w="1659" w:type="dxa"/><w:tcBorders></w:tcBorders><w:shd w:color="auto" w:fill="F7F7F7" w:val="clear"/></w:tcPr><w:p><w:pPr><w:pStyle w:val="Tabla8"/><w:widowControl/><w:jc w:val="left"/><w:rPr><w:kern w:val="0"/><w:szCs w:val="24"/><w:lang w:val="es-CO" w:eastAsia="en-US" w:bidi="ar-SA"/><w:del w:id="24551" w:author="Unknown Author" w:date="2026-10-30T04:17:53Z"></w:del></w:rPr></w:pPr><w:del w:id="24550" w:author="Unknown Author" w:date="2026-10-30T04:17:53Z"><w:r><w:rPr><w:kern w:val="0"/><w:szCs w:val="24"/><w:lang w:val="es-CO" w:eastAsia="en-US" w:bidi="ar-SA"/></w:rPr><w:delText>$ 255.000.000</w:delText></w:r></w:del></w:p></w:tc><w:tc><w:tcPr><w:tcW w:w="1243" w:type="dxa"/><w:tcBorders></w:tcBorders><w:shd w:color="auto" w:fill="F7F7F7" w:val="clear"/></w:tcPr><w:p><w:pPr><w:pStyle w:val="Tabla8"/><w:widowControl/><w:jc w:val="left"/><w:rPr><w:kern w:val="0"/><w:szCs w:val="24"/><w:lang w:val="es-CO" w:eastAsia="en-US" w:bidi="ar-SA"/><w:del w:id="24553" w:author="Unknown Author" w:date="2026-10-30T04:17:53Z"></w:del></w:rPr></w:pPr><w:del w:id="24552" w:author="Unknown Author" w:date="2026-10-30T04:17:53Z"><w:r><w:rPr><w:kern w:val="0"/><w:szCs w:val="24"/><w:lang w:val="es-CO" w:eastAsia="en-US" w:bidi="ar-SA"/></w:rPr><w:delText>1.2</w:delText></w:r></w:del></w:p></w:tc></w:tr><w:tr><w:trPr><w:del w:id="24554" w:author="Unknown Author" w:date="2026-10-30T04:17:53Z"/><w:cantSplit w:val="true"/></w:trPr><w:tc><w:tcPr><w:tcW w:w="663" w:type="dxa"/><w:tcBorders></w:tcBorders></w:tcPr><w:p><w:pPr><w:pStyle w:val="Tabla8"/><w:widowControl/><w:jc w:val="left"/><w:rPr><w:kern w:val="0"/><w:szCs w:val="24"/><w:lang w:val="es-CO" w:eastAsia="en-US" w:bidi="ar-SA"/><w:del w:id="24556" w:author="Unknown Author" w:date="2026-10-30T04:17:53Z"></w:del></w:rPr></w:pPr><w:del w:id="24555" w:author="Unknown Author" w:date="2026-10-30T04:17:53Z"><w:r><w:rPr><w:kern w:val="0"/><w:szCs w:val="24"/><w:lang w:val="es-CO" w:eastAsia="en-US" w:bidi="ar-SA"/></w:rPr><w:delText>E04</w:delText></w:r></w:del></w:p></w:tc><w:tc><w:tcPr><w:tcW w:w="1576" w:type="dxa"/><w:tcBorders></w:tcBorders></w:tcPr><w:p><w:pPr><w:pStyle w:val="Tabla8"/><w:widowControl/><w:jc w:val="left"/><w:rPr><w:kern w:val="0"/><w:szCs w:val="24"/><w:lang w:val="es-CO" w:eastAsia="en-US" w:bidi="ar-SA"/><w:del w:id="24558" w:author="Unknown Author" w:date="2026-10-30T04:17:53Z"></w:del></w:rPr></w:pPr><w:del w:id="24557" w:author="Unknown Author" w:date="2026-10-30T04:17:53Z"><w:r><w:rPr><w:kern w:val="0"/><w:szCs w:val="24"/><w:lang w:val="es-CO" w:eastAsia="en-US" w:bidi="ar-SA"/></w:rPr><w:delText>Equipos y software</w:delText></w:r></w:del></w:p></w:tc><w:tc><w:tcPr><w:tcW w:w="1577" w:type="dxa"/><w:tcBorders></w:tcBorders></w:tcPr><w:p><w:pPr><w:pStyle w:val="Tabla8"/><w:widowControl/><w:jc w:val="left"/><w:rPr><w:kern w:val="0"/><w:szCs w:val="24"/><w:lang w:val="es-CO" w:eastAsia="en-US" w:bidi="ar-SA"/><w:del w:id="24560" w:author="Unknown Author" w:date="2026-10-30T04:17:53Z"></w:del></w:rPr></w:pPr><w:del w:id="24559" w:author="Unknown Author" w:date="2026-10-30T04:17:53Z"><w:r><w:rPr><w:kern w:val="0"/><w:szCs w:val="24"/><w:lang w:val="es-CO" w:eastAsia="en-US" w:bidi="ar-SA"/></w:rPr><w:delText>Gateways con energía solar y respaldo (10 + 1 de reserva)</w:delText></w:r></w:del></w:p></w:tc><w:tc><w:tcPr><w:tcW w:w="1161" w:type="dxa"/><w:tcBorders></w:tcBorders></w:tcPr><w:p><w:pPr><w:pStyle w:val="Tabla8"/><w:widowControl/><w:jc w:val="left"/><w:rPr><w:kern w:val="0"/><w:szCs w:val="24"/><w:lang w:val="es-CO" w:eastAsia="en-US" w:bidi="ar-SA"/><w:del w:id="24562" w:author="Unknown Author" w:date="2026-10-30T04:17:53Z"></w:del></w:rPr></w:pPr><w:del w:id="24561" w:author="Unknown Author" w:date="2026-10-30T04:17:53Z"><w:r><w:rPr><w:kern w:val="0"/><w:szCs w:val="24"/><w:lang w:val="es-CO" w:eastAsia="en-US" w:bidi="ar-SA"/></w:rPr><w:delText>unidad</w:delText></w:r></w:del></w:p></w:tc><w:tc><w:tcPr><w:tcW w:w="911" w:type="dxa"/><w:tcBorders></w:tcBorders></w:tcPr><w:p><w:pPr><w:pStyle w:val="Tabla8"/><w:widowControl/><w:jc w:val="left"/><w:rPr><w:kern w:val="0"/><w:szCs w:val="24"/><w:lang w:val="es-CO" w:eastAsia="en-US" w:bidi="ar-SA"/><w:del w:id="24564" w:author="Unknown Author" w:date="2026-10-30T04:17:53Z"></w:del></w:rPr></w:pPr><w:del w:id="24563" w:author="Unknown Author" w:date="2026-10-30T04:17:53Z"><w:r><w:rPr><w:kern w:val="0"/><w:szCs w:val="24"/><w:lang w:val="es-CO" w:eastAsia="en-US" w:bidi="ar-SA"/></w:rPr><w:delText>11</w:delText></w:r></w:del></w:p></w:tc><w:tc><w:tcPr><w:tcW w:w="1162" w:type="dxa"/><w:tcBorders></w:tcBorders></w:tcPr><w:p><w:pPr><w:pStyle w:val="Tabla8"/><w:widowControl/><w:jc w:val="left"/><w:rPr><w:kern w:val="0"/><w:szCs w:val="24"/><w:lang w:val="es-CO" w:eastAsia="en-US" w:bidi="ar-SA"/><w:del w:id="24566" w:author="Unknown Author" w:date="2026-10-30T04:17:53Z"></w:del></w:rPr></w:pPr><w:del w:id="24565" w:author="Unknown Author" w:date="2026-10-30T04:17:53Z"><w:r><w:rPr><w:kern w:val="0"/><w:szCs w:val="24"/><w:lang w:val="es-CO" w:eastAsia="en-US" w:bidi="ar-SA"/></w:rPr><w:delText>$ 28.000.000</w:delText></w:r></w:del></w:p></w:tc><w:tc><w:tcPr><w:tcW w:w="1659" w:type="dxa"/><w:tcBorders></w:tcBorders></w:tcPr><w:p><w:pPr><w:pStyle w:val="Tabla8"/><w:widowControl/><w:jc w:val="left"/><w:rPr><w:kern w:val="0"/><w:szCs w:val="24"/><w:lang w:val="es-CO" w:eastAsia="en-US" w:bidi="ar-SA"/><w:del w:id="24568" w:author="Unknown Author" w:date="2026-10-30T04:17:53Z"></w:del></w:rPr></w:pPr><w:del w:id="24567" w:author="Unknown Author" w:date="2026-10-30T04:17:53Z"><w:r><w:rPr><w:kern w:val="0"/><w:szCs w:val="24"/><w:lang w:val="es-CO" w:eastAsia="en-US" w:bidi="ar-SA"/></w:rPr><w:delText>$ 308.000.000</w:delText></w:r></w:del></w:p></w:tc><w:tc><w:tcPr><w:tcW w:w="1243" w:type="dxa"/><w:tcBorders></w:tcBorders></w:tcPr><w:p><w:pPr><w:pStyle w:val="Tabla8"/><w:widowControl/><w:jc w:val="left"/><w:rPr><w:kern w:val="0"/><w:szCs w:val="24"/><w:lang w:val="es-CO" w:eastAsia="en-US" w:bidi="ar-SA"/><w:del w:id="24570" w:author="Unknown Author" w:date="2026-10-30T04:17:53Z"></w:del></w:rPr></w:pPr><w:del w:id="24569" w:author="Unknown Author" w:date="2026-10-30T04:17:53Z"><w:r><w:rPr><w:kern w:val="0"/><w:szCs w:val="24"/><w:lang w:val="es-CO" w:eastAsia="en-US" w:bidi="ar-SA"/></w:rPr><w:delText>1.2, 2.3, 2.4</w:delText></w:r></w:del></w:p></w:tc></w:tr><w:tr><w:trPr><w:del w:id="24571" w:author="Unknown Author" w:date="2026-10-30T04:17:53Z"/><w:cantSplit w:val="true"/></w:trPr><w:tc><w:tcPr><w:tcW w:w="663" w:type="dxa"/><w:tcBorders></w:tcBorders><w:shd w:color="auto" w:fill="F7F7F7" w:val="clear"/></w:tcPr><w:p><w:pPr><w:pStyle w:val="Tabla8"/><w:widowControl/><w:jc w:val="left"/><w:rPr><w:kern w:val="0"/><w:szCs w:val="24"/><w:lang w:val="es-CO" w:eastAsia="en-US" w:bidi="ar-SA"/><w:del w:id="24573" w:author="Unknown Author" w:date="2026-10-30T04:17:53Z"></w:del></w:rPr></w:pPr><w:del w:id="24572" w:author="Unknown Author" w:date="2026-10-30T04:17:53Z"><w:r><w:rPr><w:kern w:val="0"/><w:szCs w:val="24"/><w:lang w:val="es-CO" w:eastAsia="en-US" w:bidi="ar-SA"/></w:rPr><w:delText>E05</w:delText></w:r></w:del></w:p></w:tc><w:tc><w:tcPr><w:tcW w:w="1576" w:type="dxa"/><w:tcBorders></w:tcBorders><w:shd w:color="auto" w:fill="F7F7F7" w:val="clear"/></w:tcPr><w:p><w:pPr><w:pStyle w:val="Tabla8"/><w:widowControl/><w:jc w:val="left"/><w:rPr><w:kern w:val="0"/><w:szCs w:val="24"/><w:lang w:val="es-CO" w:eastAsia="en-US" w:bidi="ar-SA"/><w:del w:id="24575" w:author="Unknown Author" w:date="2026-10-30T04:17:53Z"></w:del></w:rPr></w:pPr><w:del w:id="24574" w:author="Unknown Author" w:date="2026-10-30T04:17:53Z"><w:r><w:rPr><w:kern w:val="0"/><w:szCs w:val="24"/><w:lang w:val="es-CO" w:eastAsia="en-US" w:bidi="ar-SA"/></w:rPr><w:delText>Equipos y software</w:delText></w:r></w:del></w:p></w:tc><w:tc><w:tcPr><w:tcW w:w="1577" w:type="dxa"/><w:tcBorders></w:tcBorders><w:shd w:color="auto" w:fill="F7F7F7" w:val="clear"/></w:tcPr><w:p><w:pPr><w:pStyle w:val="Tabla8"/><w:widowControl/><w:jc w:val="left"/><w:rPr><w:kern w:val="0"/><w:szCs w:val="24"/><w:lang w:val="es-CO" w:eastAsia="en-US" w:bidi="ar-SA"/><w:del w:id="24577" w:author="Unknown Author" w:date="2026-10-30T04:17:53Z"></w:del></w:rPr></w:pPr><w:del w:id="24576" w:author="Unknown Author" w:date="2026-10-30T04:17:53Z"><w:r><w:rPr><w:kern w:val="0"/><w:szCs w:val="24"/><w:lang w:val="es-CO" w:eastAsia="en-US" w:bidi="ar-SA"/></w:rPr><w:delText>Kits de energía solar y batería para nodos</w:delText></w:r></w:del></w:p></w:tc><w:tc><w:tcPr><w:tcW w:w="1161" w:type="dxa"/><w:tcBorders></w:tcBorders><w:shd w:color="auto" w:fill="F7F7F7" w:val="clear"/></w:tcPr><w:p><w:pPr><w:pStyle w:val="Tabla8"/><w:widowControl/><w:jc w:val="left"/><w:rPr><w:kern w:val="0"/><w:szCs w:val="24"/><w:lang w:val="es-CO" w:eastAsia="en-US" w:bidi="ar-SA"/><w:del w:id="24579" w:author="Unknown Author" w:date="2026-10-30T04:17:53Z"></w:del></w:rPr></w:pPr><w:del w:id="24578" w:author="Unknown Author" w:date="2026-10-30T04:17:53Z"><w:r><w:rPr><w:kern w:val="0"/><w:szCs w:val="24"/><w:lang w:val="es-CO" w:eastAsia="en-US" w:bidi="ar-SA"/></w:rPr><w:delText>unidad</w:delText></w:r></w:del></w:p></w:tc><w:tc><w:tcPr><w:tcW w:w="911" w:type="dxa"/><w:tcBorders></w:tcBorders><w:shd w:color="auto" w:fill="F7F7F7" w:val="clear"/></w:tcPr><w:p><w:pPr><w:pStyle w:val="Tabla8"/><w:widowControl/><w:jc w:val="left"/><w:rPr><w:kern w:val="0"/><w:szCs w:val="24"/><w:lang w:val="es-CO" w:eastAsia="en-US" w:bidi="ar-SA"/><w:del w:id="24581" w:author="Unknown Author" w:date="2026-10-30T04:17:53Z"></w:del></w:rPr></w:pPr><w:del w:id="24580" w:author="Unknown Author" w:date="2026-10-30T04:17:53Z"><w:r><w:rPr><w:kern w:val="0"/><w:szCs w:val="24"/><w:lang w:val="es-CO" w:eastAsia="en-US" w:bidi="ar-SA"/></w:rPr><w:delText>120</w:delText></w:r></w:del></w:p></w:tc><w:tc><w:tcPr><w:tcW w:w="1162" w:type="dxa"/><w:tcBorders></w:tcBorders><w:shd w:color="auto" w:fill="F7F7F7" w:val="clear"/></w:tcPr><w:p><w:pPr><w:pStyle w:val="Tabla8"/><w:widowControl/><w:jc w:val="left"/><w:rPr><w:kern w:val="0"/><w:szCs w:val="24"/><w:lang w:val="es-CO" w:eastAsia="en-US" w:bidi="ar-SA"/><w:del w:id="24583" w:author="Unknown Author" w:date="2026-10-30T04:17:53Z"></w:del></w:rPr></w:pPr><w:del w:id="24582" w:author="Unknown Author" w:date="2026-10-30T04:17:53Z"><w:r><w:rPr><w:kern w:val="0"/><w:szCs w:val="24"/><w:lang w:val="es-CO" w:eastAsia="en-US" w:bidi="ar-SA"/></w:rPr><w:delText>$ 650.000</w:delText></w:r></w:del></w:p></w:tc><w:tc><w:tcPr><w:tcW w:w="1659" w:type="dxa"/><w:tcBorders></w:tcBorders><w:shd w:color="auto" w:fill="F7F7F7" w:val="clear"/></w:tcPr><w:p><w:pPr><w:pStyle w:val="Tabla8"/><w:widowControl/><w:jc w:val="left"/><w:rPr><w:kern w:val="0"/><w:szCs w:val="24"/><w:lang w:val="es-CO" w:eastAsia="en-US" w:bidi="ar-SA"/><w:del w:id="24585" w:author="Unknown Author" w:date="2026-10-30T04:17:53Z"></w:del></w:rPr></w:pPr><w:del w:id="24584" w:author="Unknown Author" w:date="2026-10-30T04:17:53Z"><w:r><w:rPr><w:kern w:val="0"/><w:szCs w:val="24"/><w:lang w:val="es-CO" w:eastAsia="en-US" w:bidi="ar-SA"/></w:rPr><w:delText>$ 78.000.000</w:delText></w:r></w:del></w:p></w:tc><w:tc><w:tcPr><w:tcW w:w="1243" w:type="dxa"/><w:tcBorders></w:tcBorders><w:shd w:color="auto" w:fill="F7F7F7" w:val="clear"/></w:tcPr><w:p><w:pPr><w:pStyle w:val="Tabla8"/><w:widowControl/><w:jc w:val="left"/><w:rPr><w:kern w:val="0"/><w:szCs w:val="24"/><w:lang w:val="es-CO" w:eastAsia="en-US" w:bidi="ar-SA"/><w:del w:id="24587" w:author="Unknown Author" w:date="2026-10-30T04:17:53Z"></w:del></w:rPr></w:pPr><w:del w:id="24586" w:author="Unknown Author" w:date="2026-10-30T04:17:53Z"><w:r><w:rPr><w:kern w:val="0"/><w:szCs w:val="24"/><w:lang w:val="es-CO" w:eastAsia="en-US" w:bidi="ar-SA"/></w:rPr><w:delText>1.2, 2.3, 2.4</w:delText></w:r></w:del></w:p></w:tc></w:tr><w:tr><w:trPr><w:del w:id="24588" w:author="Unknown Author" w:date="2026-10-30T04:17:53Z"/><w:cantSplit w:val="true"/></w:trPr><w:tc><w:tcPr><w:tcW w:w="663" w:type="dxa"/><w:tcBorders></w:tcBorders></w:tcPr><w:p><w:pPr><w:pStyle w:val="Tabla8"/><w:widowControl/><w:jc w:val="left"/><w:rPr><w:kern w:val="0"/><w:szCs w:val="24"/><w:lang w:val="es-CO" w:eastAsia="en-US" w:bidi="ar-SA"/><w:del w:id="24590" w:author="Unknown Author" w:date="2026-10-30T04:17:53Z"></w:del></w:rPr></w:pPr><w:del w:id="24589" w:author="Unknown Author" w:date="2026-10-30T04:17:53Z"><w:r><w:rPr><w:kern w:val="0"/><w:szCs w:val="24"/><w:lang w:val="es-CO" w:eastAsia="en-US" w:bidi="ar-SA"/></w:rPr><w:delText>E06</w:delText></w:r></w:del></w:p></w:tc><w:tc><w:tcPr><w:tcW w:w="1576" w:type="dxa"/><w:tcBorders></w:tcBorders></w:tcPr><w:p><w:pPr><w:pStyle w:val="Tabla8"/><w:widowControl/><w:jc w:val="left"/><w:rPr><w:kern w:val="0"/><w:szCs w:val="24"/><w:lang w:val="es-CO" w:eastAsia="en-US" w:bidi="ar-SA"/><w:del w:id="24592" w:author="Unknown Author" w:date="2026-10-30T04:17:53Z"></w:del></w:rPr></w:pPr><w:del w:id="24591" w:author="Unknown Author" w:date="2026-10-30T04:17:53Z"><w:r><w:rPr><w:kern w:val="0"/><w:szCs w:val="24"/><w:lang w:val="es-CO" w:eastAsia="en-US" w:bidi="ar-SA"/></w:rPr><w:delText>Equipos y software</w:delText></w:r></w:del></w:p></w:tc><w:tc><w:tcPr><w:tcW w:w="1577" w:type="dxa"/><w:tcBorders></w:tcBorders></w:tcPr><w:p><w:pPr><w:pStyle w:val="Tabla8"/><w:widowControl/><w:jc w:val="left"/><w:rPr><w:kern w:val="0"/><w:szCs w:val="24"/><w:lang w:val="es-CO" w:eastAsia="en-US" w:bidi="ar-SA"/><w:del w:id="24594" w:author="Unknown Author" w:date="2026-10-30T04:17:53Z"></w:del></w:rPr></w:pPr><w:del w:id="24593" w:author="Unknown Author" w:date="2026-10-30T04:17:53Z"><w:r><w:rPr><w:kern w:val="0"/><w:szCs w:val="24"/><w:lang w:val="es-CO" w:eastAsia="en-US" w:bidi="ar-SA"/></w:rPr><w:delText>Módulos de enlace satelital de respaldo</w:delText></w:r></w:del></w:p></w:tc><w:tc><w:tcPr><w:tcW w:w="1161" w:type="dxa"/><w:tcBorders></w:tcBorders></w:tcPr><w:p><w:pPr><w:pStyle w:val="Tabla8"/><w:widowControl/><w:jc w:val="left"/><w:rPr><w:kern w:val="0"/><w:szCs w:val="24"/><w:lang w:val="es-CO" w:eastAsia="en-US" w:bidi="ar-SA"/><w:del w:id="24596" w:author="Unknown Author" w:date="2026-10-30T04:17:53Z"></w:del></w:rPr></w:pPr><w:del w:id="24595" w:author="Unknown Author" w:date="2026-10-30T04:17:53Z"><w:r><w:rPr><w:kern w:val="0"/><w:szCs w:val="24"/><w:lang w:val="es-CO" w:eastAsia="en-US" w:bidi="ar-SA"/></w:rPr><w:delText>unidad</w:delText></w:r></w:del></w:p></w:tc><w:tc><w:tcPr><w:tcW w:w="911" w:type="dxa"/><w:tcBorders></w:tcBorders></w:tcPr><w:p><w:pPr><w:pStyle w:val="Tabla8"/><w:widowControl/><w:jc w:val="left"/><w:rPr><w:kern w:val="0"/><w:szCs w:val="24"/><w:lang w:val="es-CO" w:eastAsia="en-US" w:bidi="ar-SA"/><w:del w:id="24598" w:author="Unknown Author" w:date="2026-10-30T04:17:53Z"></w:del></w:rPr></w:pPr><w:del w:id="24597" w:author="Unknown Author" w:date="2026-10-30T04:17:53Z"><w:r><w:rPr><w:kern w:val="0"/><w:szCs w:val="24"/><w:lang w:val="es-CO" w:eastAsia="en-US" w:bidi="ar-SA"/></w:rPr><w:delText>10</w:delText></w:r></w:del></w:p></w:tc><w:tc><w:tcPr><w:tcW w:w="1162" w:type="dxa"/><w:tcBorders></w:tcBorders></w:tcPr><w:p><w:pPr><w:pStyle w:val="Tabla8"/><w:widowControl/><w:jc w:val="left"/><w:rPr><w:kern w:val="0"/><w:szCs w:val="24"/><w:lang w:val="es-CO" w:eastAsia="en-US" w:bidi="ar-SA"/><w:del w:id="24600" w:author="Unknown Author" w:date="2026-10-30T04:17:53Z"></w:del></w:rPr></w:pPr><w:del w:id="24599" w:author="Unknown Author" w:date="2026-10-30T04:17:53Z"><w:r><w:rPr><w:kern w:val="0"/><w:szCs w:val="24"/><w:lang w:val="es-CO" w:eastAsia="en-US" w:bidi="ar-SA"/></w:rPr><w:delText>$ 3.500.000</w:delText></w:r></w:del></w:p></w:tc><w:tc><w:tcPr><w:tcW w:w="1659" w:type="dxa"/><w:tcBorders></w:tcBorders></w:tcPr><w:p><w:pPr><w:pStyle w:val="Tabla8"/><w:widowControl/><w:jc w:val="left"/><w:rPr><w:kern w:val="0"/><w:szCs w:val="24"/><w:lang w:val="es-CO" w:eastAsia="en-US" w:bidi="ar-SA"/><w:del w:id="24602" w:author="Unknown Author" w:date="2026-10-30T04:17:53Z"></w:del></w:rPr></w:pPr><w:del w:id="24601" w:author="Unknown Author" w:date="2026-10-30T04:17:53Z"><w:r><w:rPr><w:kern w:val="0"/><w:szCs w:val="24"/><w:lang w:val="es-CO" w:eastAsia="en-US" w:bidi="ar-SA"/></w:rPr><w:delText>$ 35.000.000</w:delText></w:r></w:del></w:p></w:tc><w:tc><w:tcPr><w:tcW w:w="1243" w:type="dxa"/><w:tcBorders></w:tcBorders></w:tcPr><w:p><w:pPr><w:pStyle w:val="Tabla8"/><w:widowControl/><w:jc w:val="left"/><w:rPr><w:kern w:val="0"/><w:szCs w:val="24"/><w:lang w:val="es-CO" w:eastAsia="en-US" w:bidi="ar-SA"/><w:del w:id="24604" w:author="Unknown Author" w:date="2026-10-30T04:17:53Z"></w:del></w:rPr></w:pPr><w:del w:id="24603" w:author="Unknown Author" w:date="2026-10-30T04:17:53Z"><w:r><w:rPr><w:kern w:val="0"/><w:szCs w:val="24"/><w:lang w:val="es-CO" w:eastAsia="en-US" w:bidi="ar-SA"/></w:rPr><w:delText>1.3, 2.3, 2.4</w:delText></w:r></w:del></w:p></w:tc></w:tr><w:tr><w:trPr><w:del w:id="24605" w:author="Unknown Author" w:date="2026-10-30T04:17:53Z"/><w:cantSplit w:val="true"/></w:trPr><w:tc><w:tcPr><w:tcW w:w="663" w:type="dxa"/><w:tcBorders></w:tcBorders><w:shd w:color="auto" w:fill="F7F7F7" w:val="clear"/></w:tcPr><w:p><w:pPr><w:pStyle w:val="Tabla8"/><w:widowControl/><w:jc w:val="left"/><w:rPr><w:kern w:val="0"/><w:szCs w:val="24"/><w:lang w:val="es-CO" w:eastAsia="en-US" w:bidi="ar-SA"/><w:del w:id="24607" w:author="Unknown Author" w:date="2026-10-30T04:17:53Z"></w:del></w:rPr></w:pPr><w:del w:id="24606" w:author="Unknown Author" w:date="2026-10-30T04:17:53Z"><w:r><w:rPr><w:kern w:val="0"/><w:szCs w:val="24"/><w:lang w:val="es-CO" w:eastAsia="en-US" w:bidi="ar-SA"/></w:rPr><w:delText>E07</w:delText></w:r></w:del></w:p></w:tc><w:tc><w:tcPr><w:tcW w:w="1576" w:type="dxa"/><w:tcBorders></w:tcBorders><w:shd w:color="auto" w:fill="F7F7F7" w:val="clear"/></w:tcPr><w:p><w:pPr><w:pStyle w:val="Tabla8"/><w:widowControl/><w:jc w:val="left"/><w:rPr><w:kern w:val="0"/><w:szCs w:val="24"/><w:lang w:val="es-CO" w:eastAsia="en-US" w:bidi="ar-SA"/><w:del w:id="24609" w:author="Unknown Author" w:date="2026-10-30T04:17:53Z"></w:del></w:rPr></w:pPr><w:del w:id="24608" w:author="Unknown Author" w:date="2026-10-30T04:17:53Z"><w:r><w:rPr><w:kern w:val="0"/><w:szCs w:val="24"/><w:lang w:val="es-CO" w:eastAsia="en-US" w:bidi="ar-SA"/></w:rPr><w:delText>Equipos y software</w:delText></w:r></w:del></w:p></w:tc><w:tc><w:tcPr><w:tcW w:w="1577" w:type="dxa"/><w:tcBorders></w:tcBorders><w:shd w:color="auto" w:fill="F7F7F7" w:val="clear"/></w:tcPr><w:p><w:pPr><w:pStyle w:val="Tabla8"/><w:widowControl/><w:jc w:val="left"/><w:rPr><w:kern w:val="0"/><w:szCs w:val="24"/><w:lang w:val="es-CO" w:eastAsia="en-US" w:bidi="ar-SA"/><w:del w:id="24611" w:author="Unknown Author" w:date="2026-10-30T04:17:53Z"></w:del></w:rPr></w:pPr><w:del w:id="24610" w:author="Unknown Author" w:date="2026-10-30T04:17:53Z"><w:r><w:rPr><w:kern w:val="0"/><w:szCs w:val="24"/><w:lang w:val="es-CO" w:eastAsia="en-US" w:bidi="ar-SA"/></w:rPr><w:delText>Banco de calibración de laboratorio (cámara de humedad y generador de aerosol)</w:delText></w:r></w:del></w:p></w:tc><w:tc><w:tcPr><w:tcW w:w="1161" w:type="dxa"/><w:tcBorders></w:tcBorders><w:shd w:color="auto" w:fill="F7F7F7" w:val="clear"/></w:tcPr><w:p><w:pPr><w:pStyle w:val="Tabla8"/><w:widowControl/><w:jc w:val="left"/><w:rPr><w:kern w:val="0"/><w:szCs w:val="24"/><w:lang w:val="es-CO" w:eastAsia="en-US" w:bidi="ar-SA"/><w:del w:id="24613" w:author="Unknown Author" w:date="2026-10-30T04:17:53Z"></w:del></w:rPr></w:pPr><w:del w:id="24612" w:author="Unknown Author" w:date="2026-10-30T04:17:53Z"><w:r><w:rPr><w:kern w:val="0"/><w:szCs w:val="24"/><w:lang w:val="es-CO" w:eastAsia="en-US" w:bidi="ar-SA"/></w:rPr><w:delText>unidad</w:delText></w:r></w:del></w:p></w:tc><w:tc><w:tcPr><w:tcW w:w="911" w:type="dxa"/><w:tcBorders></w:tcBorders><w:shd w:color="auto" w:fill="F7F7F7" w:val="clear"/></w:tcPr><w:p><w:pPr><w:pStyle w:val="Tabla8"/><w:widowControl/><w:jc w:val="left"/><w:rPr><w:kern w:val="0"/><w:szCs w:val="24"/><w:lang w:val="es-CO" w:eastAsia="en-US" w:bidi="ar-SA"/><w:del w:id="24615" w:author="Unknown Author" w:date="2026-10-30T04:17:53Z"></w:del></w:rPr></w:pPr><w:del w:id="24614" w:author="Unknown Author" w:date="2026-10-30T04:17:53Z"><w:r><w:rPr><w:kern w:val="0"/><w:szCs w:val="24"/><w:lang w:val="es-CO" w:eastAsia="en-US" w:bidi="ar-SA"/></w:rPr><w:delText>1</w:delText></w:r></w:del></w:p></w:tc><w:tc><w:tcPr><w:tcW w:w="1162" w:type="dxa"/><w:tcBorders></w:tcBorders><w:shd w:color="auto" w:fill="F7F7F7" w:val="clear"/></w:tcPr><w:p><w:pPr><w:pStyle w:val="Tabla8"/><w:widowControl/><w:jc w:val="left"/><w:rPr><w:kern w:val="0"/><w:szCs w:val="24"/><w:lang w:val="es-CO" w:eastAsia="en-US" w:bidi="ar-SA"/><w:del w:id="24617" w:author="Unknown Author" w:date="2026-10-30T04:17:53Z"></w:del></w:rPr></w:pPr><w:del w:id="24616" w:author="Unknown Author" w:date="2026-10-30T04:17:53Z"><w:r><w:rPr><w:kern w:val="0"/><w:szCs w:val="24"/><w:lang w:val="es-CO" w:eastAsia="en-US" w:bidi="ar-SA"/></w:rPr><w:delText>$ 150.000.000</w:delText></w:r></w:del></w:p></w:tc><w:tc><w:tcPr><w:tcW w:w="1659" w:type="dxa"/><w:tcBorders></w:tcBorders><w:shd w:color="auto" w:fill="F7F7F7" w:val="clear"/></w:tcPr><w:p><w:pPr><w:pStyle w:val="Tabla8"/><w:widowControl/><w:jc w:val="left"/><w:rPr><w:kern w:val="0"/><w:szCs w:val="24"/><w:lang w:val="es-CO" w:eastAsia="en-US" w:bidi="ar-SA"/><w:del w:id="24619" w:author="Unknown Author" w:date="2026-10-30T04:17:53Z"></w:del></w:rPr></w:pPr><w:del w:id="24618" w:author="Unknown Author" w:date="2026-10-30T04:17:53Z"><w:r><w:rPr><w:kern w:val="0"/><w:szCs w:val="24"/><w:lang w:val="es-CO" w:eastAsia="en-US" w:bidi="ar-SA"/></w:rPr><w:delText>$ 150.000.000</w:delText></w:r></w:del></w:p></w:tc><w:tc><w:tcPr><w:tcW w:w="1243" w:type="dxa"/><w:tcBorders></w:tcBorders><w:shd w:color="auto" w:fill="F7F7F7" w:val="clear"/></w:tcPr><w:p><w:pPr><w:pStyle w:val="Tabla8"/><w:widowControl/><w:jc w:val="left"/><w:rPr><w:kern w:val="0"/><w:szCs w:val="24"/><w:lang w:val="es-CO" w:eastAsia="en-US" w:bidi="ar-SA"/><w:del w:id="24621" w:author="Unknown Author" w:date="2026-10-30T04:17:53Z"></w:del></w:rPr></w:pPr><w:del w:id="24620" w:author="Unknown Author" w:date="2026-10-30T04:17:53Z"><w:r><w:rPr><w:kern w:val="0"/><w:szCs w:val="24"/><w:lang w:val="es-CO" w:eastAsia="en-US" w:bidi="ar-SA"/></w:rPr><w:delText>1.2</w:delText></w:r></w:del></w:p></w:tc></w:tr><w:tr><w:trPr><w:del w:id="24622" w:author="Unknown Author" w:date="2026-10-30T04:17:53Z"/><w:cantSplit w:val="true"/></w:trPr><w:tc><w:tcPr><w:tcW w:w="663" w:type="dxa"/><w:tcBorders></w:tcBorders></w:tcPr><w:p><w:pPr><w:pStyle w:val="Tabla8"/><w:widowControl/><w:jc w:val="left"/><w:rPr><w:kern w:val="0"/><w:szCs w:val="24"/><w:lang w:val="es-CO" w:eastAsia="en-US" w:bidi="ar-SA"/><w:del w:id="24624" w:author="Unknown Author" w:date="2026-10-30T04:17:53Z"></w:del></w:rPr></w:pPr><w:del w:id="24623" w:author="Unknown Author" w:date="2026-10-30T04:17:53Z"><w:r><w:rPr><w:kern w:val="0"/><w:szCs w:val="24"/><w:lang w:val="es-CO" w:eastAsia="en-US" w:bidi="ar-SA"/></w:rPr><w:delText>E08</w:delText></w:r></w:del></w:p></w:tc><w:tc><w:tcPr><w:tcW w:w="1576" w:type="dxa"/><w:tcBorders></w:tcBorders></w:tcPr><w:p><w:pPr><w:pStyle w:val="Tabla8"/><w:widowControl/><w:jc w:val="left"/><w:rPr><w:kern w:val="0"/><w:szCs w:val="24"/><w:lang w:val="es-CO" w:eastAsia="en-US" w:bidi="ar-SA"/><w:del w:id="24626" w:author="Unknown Author" w:date="2026-10-30T04:17:53Z"></w:del></w:rPr></w:pPr><w:del w:id="24625" w:author="Unknown Author" w:date="2026-10-30T04:17:53Z"><w:r><w:rPr><w:kern w:val="0"/><w:szCs w:val="24"/><w:lang w:val="es-CO" w:eastAsia="en-US" w:bidi="ar-SA"/></w:rPr><w:delText>Equipos y software</w:delText></w:r></w:del></w:p></w:tc><w:tc><w:tcPr><w:tcW w:w="1577" w:type="dxa"/><w:tcBorders></w:tcBorders></w:tcPr><w:p><w:pPr><w:pStyle w:val="Tabla8"/><w:widowControl/><w:jc w:val="left"/><w:rPr><w:kern w:val="0"/><w:szCs w:val="24"/><w:lang w:val="es-CO" w:eastAsia="en-US" w:bidi="ar-SA"/><w:del w:id="24628" w:author="Unknown Author" w:date="2026-10-30T04:17:53Z"></w:del></w:rPr></w:pPr><w:del w:id="24627" w:author="Unknown Author" w:date="2026-10-30T04:17:53Z"><w:r><w:rPr><w:kern w:val="0"/><w:szCs w:val="24"/><w:lang w:val="es-CO" w:eastAsia="en-US" w:bidi="ar-SA"/></w:rPr><w:delText>Estaciones de trabajo para entrenamiento de modelos</w:delText></w:r></w:del></w:p></w:tc><w:tc><w:tcPr><w:tcW w:w="1161" w:type="dxa"/><w:tcBorders></w:tcBorders></w:tcPr><w:p><w:pPr><w:pStyle w:val="Tabla8"/><w:widowControl/><w:jc w:val="left"/><w:rPr><w:kern w:val="0"/><w:szCs w:val="24"/><w:lang w:val="es-CO" w:eastAsia="en-US" w:bidi="ar-SA"/><w:del w:id="24630" w:author="Unknown Author" w:date="2026-10-30T04:17:53Z"></w:del></w:rPr></w:pPr><w:del w:id="24629" w:author="Unknown Author" w:date="2026-10-30T04:17:53Z"><w:r><w:rPr><w:kern w:val="0"/><w:szCs w:val="24"/><w:lang w:val="es-CO" w:eastAsia="en-US" w:bidi="ar-SA"/></w:rPr><w:delText>unidad</w:delText></w:r></w:del></w:p></w:tc><w:tc><w:tcPr><w:tcW w:w="911" w:type="dxa"/><w:tcBorders></w:tcBorders></w:tcPr><w:p><w:pPr><w:pStyle w:val="Tabla8"/><w:widowControl/><w:jc w:val="left"/><w:rPr><w:kern w:val="0"/><w:szCs w:val="24"/><w:lang w:val="es-CO" w:eastAsia="en-US" w:bidi="ar-SA"/><w:del w:id="24632" w:author="Unknown Author" w:date="2026-10-30T04:17:53Z"></w:del></w:rPr></w:pPr><w:del w:id="24631" w:author="Unknown Author" w:date="2026-10-30T04:17:53Z"><w:r><w:rPr><w:kern w:val="0"/><w:szCs w:val="24"/><w:lang w:val="es-CO" w:eastAsia="en-US" w:bidi="ar-SA"/></w:rPr><w:delText>2</w:delText></w:r></w:del></w:p></w:tc><w:tc><w:tcPr><w:tcW w:w="1162" w:type="dxa"/><w:tcBorders></w:tcBorders></w:tcPr><w:p><w:pPr><w:pStyle w:val="Tabla8"/><w:widowControl/><w:jc w:val="left"/><w:rPr><w:kern w:val="0"/><w:szCs w:val="24"/><w:lang w:val="es-CO" w:eastAsia="en-US" w:bidi="ar-SA"/><w:del w:id="24634" w:author="Unknown Author" w:date="2026-10-30T04:17:53Z"></w:del></w:rPr></w:pPr><w:del w:id="24633" w:author="Unknown Author" w:date="2026-10-30T04:17:53Z"><w:r><w:rPr><w:kern w:val="0"/><w:szCs w:val="24"/><w:lang w:val="es-CO" w:eastAsia="en-US" w:bidi="ar-SA"/></w:rPr><w:delText>$ 25.000.000</w:delText></w:r></w:del></w:p></w:tc><w:tc><w:tcPr><w:tcW w:w="1659" w:type="dxa"/><w:tcBorders></w:tcBorders></w:tcPr><w:p><w:pPr><w:pStyle w:val="Tabla8"/><w:widowControl/><w:jc w:val="left"/><w:rPr><w:kern w:val="0"/><w:szCs w:val="24"/><w:lang w:val="es-CO" w:eastAsia="en-US" w:bidi="ar-SA"/><w:del w:id="24636" w:author="Unknown Author" w:date="2026-10-30T04:17:53Z"></w:del></w:rPr></w:pPr><w:del w:id="24635" w:author="Unknown Author" w:date="2026-10-30T04:17:53Z"><w:r><w:rPr><w:kern w:val="0"/><w:szCs w:val="24"/><w:lang w:val="es-CO" w:eastAsia="en-US" w:bidi="ar-SA"/></w:rPr><w:delText>$ 50.000.000</w:delText></w:r></w:del></w:p></w:tc><w:tc><w:tcPr><w:tcW w:w="1243" w:type="dxa"/><w:tcBorders></w:tcBorders></w:tcPr><w:p><w:pPr><w:pStyle w:val="Tabla8"/><w:widowControl/><w:jc w:val="left"/><w:rPr><w:kern w:val="0"/><w:szCs w:val="24"/><w:lang w:val="es-CO" w:eastAsia="en-US" w:bidi="ar-SA"/><w:del w:id="24638" w:author="Unknown Author" w:date="2026-10-30T04:17:53Z"></w:del></w:rPr></w:pPr><w:del w:id="24637" w:author="Unknown Author" w:date="2026-10-30T04:17:53Z"><w:r><w:rPr><w:kern w:val="0"/><w:szCs w:val="24"/><w:lang w:val="es-CO" w:eastAsia="en-US" w:bidi="ar-SA"/></w:rPr><w:delText>1.4</w:delText></w:r></w:del></w:p></w:tc></w:tr><w:tr><w:trPr><w:del w:id="24639" w:author="Unknown Author" w:date="2026-10-30T04:17:53Z"/><w:cantSplit w:val="true"/></w:trPr><w:tc><w:tcPr><w:tcW w:w="663" w:type="dxa"/><w:tcBorders></w:tcBorders><w:shd w:color="auto" w:fill="F7F7F7" w:val="clear"/></w:tcPr><w:p><w:pPr><w:pStyle w:val="Tabla8"/><w:widowControl/><w:jc w:val="left"/><w:rPr><w:kern w:val="0"/><w:szCs w:val="24"/><w:lang w:val="es-CO" w:eastAsia="en-US" w:bidi="ar-SA"/><w:del w:id="24641" w:author="Unknown Author" w:date="2026-10-30T04:17:53Z"></w:del></w:rPr></w:pPr><w:del w:id="24640" w:author="Unknown Author" w:date="2026-10-30T04:17:53Z"><w:r><w:rPr><w:kern w:val="0"/><w:szCs w:val="24"/><w:lang w:val="es-CO" w:eastAsia="en-US" w:bidi="ar-SA"/></w:rPr><w:delText>E09</w:delText></w:r></w:del></w:p></w:tc><w:tc><w:tcPr><w:tcW w:w="1576" w:type="dxa"/><w:tcBorders></w:tcBorders><w:shd w:color="auto" w:fill="F7F7F7" w:val="clear"/></w:tcPr><w:p><w:pPr><w:pStyle w:val="Tabla8"/><w:widowControl/><w:jc w:val="left"/><w:rPr><w:kern w:val="0"/><w:szCs w:val="24"/><w:lang w:val="es-CO" w:eastAsia="en-US" w:bidi="ar-SA"/><w:del w:id="24643" w:author="Unknown Author" w:date="2026-10-30T04:17:53Z"></w:del></w:rPr></w:pPr><w:del w:id="24642" w:author="Unknown Author" w:date="2026-10-30T04:17:53Z"><w:r><w:rPr><w:kern w:val="0"/><w:szCs w:val="24"/><w:lang w:val="es-CO" w:eastAsia="en-US" w:bidi="ar-SA"/></w:rPr><w:delText>Equipos y software</w:delText></w:r></w:del></w:p></w:tc><w:tc><w:tcPr><w:tcW w:w="1577" w:type="dxa"/><w:tcBorders></w:tcBorders><w:shd w:color="auto" w:fill="F7F7F7" w:val="clear"/></w:tcPr><w:p><w:pPr><w:pStyle w:val="Tabla8"/><w:widowControl/><w:jc w:val="left"/><w:rPr><w:kern w:val="0"/><w:szCs w:val="24"/><w:lang w:val="es-CO" w:eastAsia="en-US" w:bidi="ar-SA"/><w:del w:id="24645" w:author="Unknown Author" w:date="2026-10-30T04:17:53Z"></w:del></w:rPr></w:pPr><w:del w:id="24644" w:author="Unknown Author" w:date="2026-10-30T04:17:53Z"><w:r><w:rPr><w:kern w:val="0"/><w:szCs w:val="24"/><w:lang w:val="es-CO" w:eastAsia="en-US" w:bidi="ar-SA"/></w:rPr><w:delText>Equipos de campo e instrumentación (lote)</w:delText></w:r></w:del></w:p></w:tc><w:tc><w:tcPr><w:tcW w:w="1161" w:type="dxa"/><w:tcBorders></w:tcBorders><w:shd w:color="auto" w:fill="F7F7F7" w:val="clear"/></w:tcPr><w:p><w:pPr><w:pStyle w:val="Tabla8"/><w:widowControl/><w:jc w:val="left"/><w:rPr><w:kern w:val="0"/><w:szCs w:val="24"/><w:lang w:val="es-CO" w:eastAsia="en-US" w:bidi="ar-SA"/><w:del w:id="24647" w:author="Unknown Author" w:date="2026-10-30T04:17:53Z"></w:del></w:rPr></w:pPr><w:del w:id="24646" w:author="Unknown Author" w:date="2026-10-30T04:17:53Z"><w:r><w:rPr><w:kern w:val="0"/><w:szCs w:val="24"/><w:lang w:val="es-CO" w:eastAsia="en-US" w:bidi="ar-SA"/></w:rPr><w:delText>lote</w:delText></w:r></w:del></w:p></w:tc><w:tc><w:tcPr><w:tcW w:w="911" w:type="dxa"/><w:tcBorders></w:tcBorders><w:shd w:color="auto" w:fill="F7F7F7" w:val="clear"/></w:tcPr><w:p><w:pPr><w:pStyle w:val="Tabla8"/><w:widowControl/><w:jc w:val="left"/><w:rPr><w:kern w:val="0"/><w:szCs w:val="24"/><w:lang w:val="es-CO" w:eastAsia="en-US" w:bidi="ar-SA"/><w:del w:id="24649" w:author="Unknown Author" w:date="2026-10-30T04:17:53Z"></w:del></w:rPr></w:pPr><w:del w:id="24648" w:author="Unknown Author" w:date="2026-10-30T04:17:53Z"><w:r><w:rPr><w:kern w:val="0"/><w:szCs w:val="24"/><w:lang w:val="es-CO" w:eastAsia="en-US" w:bidi="ar-SA"/></w:rPr><w:delText>1</w:delText></w:r></w:del></w:p></w:tc><w:tc><w:tcPr><w:tcW w:w="1162" w:type="dxa"/><w:tcBorders></w:tcBorders><w:shd w:color="auto" w:fill="F7F7F7" w:val="clear"/></w:tcPr><w:p><w:pPr><w:pStyle w:val="Tabla8"/><w:widowControl/><w:jc w:val="left"/><w:rPr><w:kern w:val="0"/><w:szCs w:val="24"/><w:lang w:val="es-CO" w:eastAsia="en-US" w:bidi="ar-SA"/><w:del w:id="24651" w:author="Unknown Author" w:date="2026-10-30T04:17:53Z"></w:del></w:rPr></w:pPr><w:del w:id="24650" w:author="Unknown Author" w:date="2026-10-30T04:17:53Z"><w:r><w:rPr><w:kern w:val="0"/><w:szCs w:val="24"/><w:lang w:val="es-CO" w:eastAsia="en-US" w:bidi="ar-SA"/></w:rPr><w:delText>$ 30.000.000</w:delText></w:r></w:del></w:p></w:tc><w:tc><w:tcPr><w:tcW w:w="1659" w:type="dxa"/><w:tcBorders></w:tcBorders><w:shd w:color="auto" w:fill="F7F7F7" w:val="clear"/></w:tcPr><w:p><w:pPr><w:pStyle w:val="Tabla8"/><w:widowControl/><w:jc w:val="left"/><w:rPr><w:kern w:val="0"/><w:szCs w:val="24"/><w:lang w:val="es-CO" w:eastAsia="en-US" w:bidi="ar-SA"/><w:del w:id="24653" w:author="Unknown Author" w:date="2026-10-30T04:17:53Z"></w:del></w:rPr></w:pPr><w:del w:id="24652" w:author="Unknown Author" w:date="2026-10-30T04:17:53Z"><w:r><w:rPr><w:kern w:val="0"/><w:szCs w:val="24"/><w:lang w:val="es-CO" w:eastAsia="en-US" w:bidi="ar-SA"/></w:rPr><w:delText>$ 30.000.000</w:delText></w:r></w:del></w:p></w:tc><w:tc><w:tcPr><w:tcW w:w="1243" w:type="dxa"/><w:tcBorders></w:tcBorders><w:shd w:color="auto" w:fill="F7F7F7" w:val="clear"/></w:tcPr><w:p><w:pPr><w:pStyle w:val="Tabla8"/><w:widowControl/><w:jc w:val="left"/><w:rPr><w:kern w:val="0"/><w:szCs w:val="24"/><w:lang w:val="es-CO" w:eastAsia="en-US" w:bidi="ar-SA"/><w:del w:id="24655" w:author="Unknown Author" w:date="2026-10-30T04:17:53Z"></w:del></w:rPr></w:pPr><w:del w:id="24654" w:author="Unknown Author" w:date="2026-10-30T04:17:53Z"><w:r><w:rPr><w:kern w:val="0"/><w:szCs w:val="24"/><w:lang w:val="es-CO" w:eastAsia="en-US" w:bidi="ar-SA"/></w:rPr><w:delText>1.3</w:delText></w:r></w:del></w:p></w:tc></w:tr><w:tr><w:trPr><w:del w:id="24656" w:author="Unknown Author" w:date="2026-10-30T04:17:53Z"/><w:cantSplit w:val="true"/></w:trPr><w:tc><w:tcPr><w:tcW w:w="663" w:type="dxa"/><w:tcBorders></w:tcBorders></w:tcPr><w:p><w:pPr><w:pStyle w:val="Tabla8"/><w:widowControl/><w:jc w:val="left"/><w:rPr><w:kern w:val="0"/><w:szCs w:val="24"/><w:lang w:val="es-CO" w:eastAsia="en-US" w:bidi="ar-SA"/><w:del w:id="24658" w:author="Unknown Author" w:date="2026-10-30T04:17:53Z"></w:del></w:rPr></w:pPr><w:del w:id="24657" w:author="Unknown Author" w:date="2026-10-30T04:17:53Z"><w:r><w:rPr><w:kern w:val="0"/><w:szCs w:val="24"/><w:lang w:val="es-CO" w:eastAsia="en-US" w:bidi="ar-SA"/></w:rPr><w:delText>E10</w:delText></w:r></w:del></w:p></w:tc><w:tc><w:tcPr><w:tcW w:w="1576" w:type="dxa"/><w:tcBorders></w:tcBorders></w:tcPr><w:p><w:pPr><w:pStyle w:val="Tabla8"/><w:widowControl/><w:jc w:val="left"/><w:rPr><w:kern w:val="0"/><w:szCs w:val="24"/><w:lang w:val="es-CO" w:eastAsia="en-US" w:bidi="ar-SA"/><w:del w:id="24660" w:author="Unknown Author" w:date="2026-10-30T04:17:53Z"></w:del></w:rPr></w:pPr><w:del w:id="24659" w:author="Unknown Author" w:date="2026-10-30T04:17:53Z"><w:r><w:rPr><w:kern w:val="0"/><w:szCs w:val="24"/><w:lang w:val="es-CO" w:eastAsia="en-US" w:bidi="ar-SA"/></w:rPr><w:delText>Equipos y software</w:delText></w:r></w:del></w:p></w:tc><w:tc><w:tcPr><w:tcW w:w="1577" w:type="dxa"/><w:tcBorders></w:tcBorders></w:tcPr><w:p><w:pPr><w:pStyle w:val="Tabla8"/><w:widowControl/><w:jc w:val="left"/><w:rPr><w:kern w:val="0"/><w:szCs w:val="24"/><w:lang w:val="es-CO" w:eastAsia="en-US" w:bidi="ar-SA"/><w:del w:id="24662" w:author="Unknown Author" w:date="2026-10-30T04:17:53Z"></w:del></w:rPr></w:pPr><w:del w:id="24661" w:author="Unknown Author" w:date="2026-10-30T04:17:53Z"><w:r><w:rPr><w:kern w:val="0"/><w:szCs w:val="24"/><w:lang w:val="es-CO" w:eastAsia="en-US" w:bidi="ar-SA"/></w:rPr><w:delText>Instancias en la nube reservadas (24 meses)</w:delText></w:r></w:del></w:p></w:tc><w:tc><w:tcPr><w:tcW w:w="1161" w:type="dxa"/><w:tcBorders></w:tcBorders></w:tcPr><w:p><w:pPr><w:pStyle w:val="Tabla8"/><w:widowControl/><w:jc w:val="left"/><w:rPr><w:kern w:val="0"/><w:szCs w:val="24"/><w:lang w:val="es-CO" w:eastAsia="en-US" w:bidi="ar-SA"/><w:del w:id="24664" w:author="Unknown Author" w:date="2026-10-30T04:17:53Z"></w:del></w:rPr></w:pPr><w:del w:id="24663" w:author="Unknown Author" w:date="2026-10-30T04:17:53Z"><w:r><w:rPr><w:kern w:val="0"/><w:szCs w:val="24"/><w:lang w:val="es-CO" w:eastAsia="en-US" w:bidi="ar-SA"/></w:rPr><w:delText>clúster</w:delText></w:r></w:del></w:p></w:tc><w:tc><w:tcPr><w:tcW w:w="911" w:type="dxa"/><w:tcBorders></w:tcBorders></w:tcPr><w:p><w:pPr><w:pStyle w:val="Tabla8"/><w:widowControl/><w:jc w:val="left"/><w:rPr><w:kern w:val="0"/><w:szCs w:val="24"/><w:lang w:val="es-CO" w:eastAsia="en-US" w:bidi="ar-SA"/><w:del w:id="24666" w:author="Unknown Author" w:date="2026-10-30T04:17:53Z"></w:del></w:rPr></w:pPr><w:del w:id="24665" w:author="Unknown Author" w:date="2026-10-30T04:17:53Z"><w:r><w:rPr><w:kern w:val="0"/><w:szCs w:val="24"/><w:lang w:val="es-CO" w:eastAsia="en-US" w:bidi="ar-SA"/></w:rPr><w:delText>1</w:delText></w:r></w:del></w:p></w:tc><w:tc><w:tcPr><w:tcW w:w="1162" w:type="dxa"/><w:tcBorders></w:tcBorders></w:tcPr><w:p><w:pPr><w:pStyle w:val="Tabla8"/><w:widowControl/><w:jc w:val="left"/><w:rPr><w:kern w:val="0"/><w:szCs w:val="24"/><w:lang w:val="es-CO" w:eastAsia="en-US" w:bidi="ar-SA"/><w:del w:id="24668" w:author="Unknown Author" w:date="2026-10-30T04:17:53Z"></w:del></w:rPr></w:pPr><w:del w:id="24667" w:author="Unknown Author" w:date="2026-10-30T04:17:53Z"><w:r><w:rPr><w:kern w:val="0"/><w:szCs w:val="24"/><w:lang w:val="es-CO" w:eastAsia="en-US" w:bidi="ar-SA"/></w:rPr><w:delText>$ 180.000.000</w:delText></w:r></w:del></w:p></w:tc><w:tc><w:tcPr><w:tcW w:w="1659" w:type="dxa"/><w:tcBorders></w:tcBorders></w:tcPr><w:p><w:pPr><w:pStyle w:val="Tabla8"/><w:widowControl/><w:jc w:val="left"/><w:rPr><w:kern w:val="0"/><w:szCs w:val="24"/><w:lang w:val="es-CO" w:eastAsia="en-US" w:bidi="ar-SA"/><w:del w:id="24670" w:author="Unknown Author" w:date="2026-10-30T04:17:53Z"></w:del></w:rPr></w:pPr><w:del w:id="24669" w:author="Unknown Author" w:date="2026-10-30T04:17:53Z"><w:r><w:rPr><w:kern w:val="0"/><w:szCs w:val="24"/><w:lang w:val="es-CO" w:eastAsia="en-US" w:bidi="ar-SA"/></w:rPr><w:delText>$ 180.000.000</w:delText></w:r></w:del></w:p></w:tc><w:tc><w:tcPr><w:tcW w:w="1243" w:type="dxa"/><w:tcBorders></w:tcBorders></w:tcPr><w:p><w:pPr><w:pStyle w:val="Tabla8"/><w:widowControl/><w:jc w:val="left"/><w:rPr><w:kern w:val="0"/><w:szCs w:val="24"/><w:lang w:val="es-CO" w:eastAsia="en-US" w:bidi="ar-SA"/><w:del w:id="24672" w:author="Unknown Author" w:date="2026-10-30T04:17:53Z"></w:del></w:rPr></w:pPr><w:del w:id="24671" w:author="Unknown Author" w:date="2026-10-30T04:17:53Z"><w:r><w:rPr><w:kern w:val="0"/><w:szCs w:val="24"/><w:lang w:val="es-CO" w:eastAsia="en-US" w:bidi="ar-SA"/></w:rPr><w:delText>2.2</w:delText></w:r></w:del></w:p></w:tc></w:tr><w:tr><w:trPr><w:del w:id="24673" w:author="Unknown Author" w:date="2026-10-30T04:17:53Z"/><w:cantSplit w:val="true"/></w:trPr><w:tc><w:tcPr><w:tcW w:w="663" w:type="dxa"/><w:tcBorders></w:tcBorders><w:shd w:color="auto" w:fill="F7F7F7" w:val="clear"/></w:tcPr><w:p><w:pPr><w:pStyle w:val="Tabla8"/><w:widowControl/><w:jc w:val="left"/><w:rPr><w:kern w:val="0"/><w:szCs w:val="24"/><w:lang w:val="es-CO" w:eastAsia="en-US" w:bidi="ar-SA"/><w:del w:id="24675" w:author="Unknown Author" w:date="2026-10-30T04:17:53Z"></w:del></w:rPr></w:pPr><w:del w:id="24674" w:author="Unknown Author" w:date="2026-10-30T04:17:53Z"><w:r><w:rPr><w:kern w:val="0"/><w:szCs w:val="24"/><w:lang w:val="es-CO" w:eastAsia="en-US" w:bidi="ar-SA"/></w:rPr><w:delText>E11</w:delText></w:r></w:del></w:p></w:tc><w:tc><w:tcPr><w:tcW w:w="1576" w:type="dxa"/><w:tcBorders></w:tcBorders><w:shd w:color="auto" w:fill="F7F7F7" w:val="clear"/></w:tcPr><w:p><w:pPr><w:pStyle w:val="Tabla8"/><w:widowControl/><w:jc w:val="left"/><w:rPr><w:kern w:val="0"/><w:szCs w:val="24"/><w:lang w:val="es-CO" w:eastAsia="en-US" w:bidi="ar-SA"/><w:del w:id="24677" w:author="Unknown Author" w:date="2026-10-30T04:17:53Z"></w:del></w:rPr></w:pPr><w:del w:id="24676" w:author="Unknown Author" w:date="2026-10-30T04:17:53Z"><w:r><w:rPr><w:kern w:val="0"/><w:szCs w:val="24"/><w:lang w:val="es-CO" w:eastAsia="en-US" w:bidi="ar-SA"/></w:rPr><w:delText>Equipos y software</w:delText></w:r></w:del></w:p></w:tc><w:tc><w:tcPr><w:tcW w:w="1577" w:type="dxa"/><w:tcBorders></w:tcBorders><w:shd w:color="auto" w:fill="F7F7F7" w:val="clear"/></w:tcPr><w:p><w:pPr><w:pStyle w:val="Tabla8"/><w:widowControl/><w:jc w:val="left"/><w:rPr><w:kern w:val="0"/><w:szCs w:val="24"/><w:lang w:val="es-CO" w:eastAsia="en-US" w:bidi="ar-SA"/><w:del w:id="24679" w:author="Unknown Author" w:date="2026-10-30T04:17:53Z"></w:del></w:rPr></w:pPr><w:del w:id="24678" w:author="Unknown Author" w:date="2026-10-30T04:17:53Z"><w:r><w:rPr><w:kern w:val="0"/><w:szCs w:val="24"/><w:lang w:val="es-CO" w:eastAsia="en-US" w:bidi="ar-SA"/></w:rPr><w:delText>Software de analítica y repositorios</w:delText></w:r></w:del></w:p></w:tc><w:tc><w:tcPr><w:tcW w:w="1161" w:type="dxa"/><w:tcBorders></w:tcBorders><w:shd w:color="auto" w:fill="F7F7F7" w:val="clear"/></w:tcPr><w:p><w:pPr><w:pStyle w:val="Tabla8"/><w:widowControl/><w:jc w:val="left"/><w:rPr><w:kern w:val="0"/><w:szCs w:val="24"/><w:lang w:val="es-CO" w:eastAsia="en-US" w:bidi="ar-SA"/><w:del w:id="24681" w:author="Unknown Author" w:date="2026-10-30T04:17:53Z"></w:del></w:rPr></w:pPr><w:del w:id="24680" w:author="Unknown Author" w:date="2026-10-30T04:17:53Z"><w:r><w:rPr><w:kern w:val="0"/><w:szCs w:val="24"/><w:lang w:val="es-CO" w:eastAsia="en-US" w:bidi="ar-SA"/></w:rPr><w:delText>paquete</w:delText></w:r></w:del></w:p></w:tc><w:tc><w:tcPr><w:tcW w:w="911" w:type="dxa"/><w:tcBorders></w:tcBorders><w:shd w:color="auto" w:fill="F7F7F7" w:val="clear"/></w:tcPr><w:p><w:pPr><w:pStyle w:val="Tabla8"/><w:widowControl/><w:jc w:val="left"/><w:rPr><w:kern w:val="0"/><w:szCs w:val="24"/><w:lang w:val="es-CO" w:eastAsia="en-US" w:bidi="ar-SA"/><w:del w:id="24683" w:author="Unknown Author" w:date="2026-10-30T04:17:53Z"></w:del></w:rPr></w:pPr><w:del w:id="24682" w:author="Unknown Author" w:date="2026-10-30T04:17:53Z"><w:r><w:rPr><w:kern w:val="0"/><w:szCs w:val="24"/><w:lang w:val="es-CO" w:eastAsia="en-US" w:bidi="ar-SA"/></w:rPr><w:delText>1</w:delText></w:r></w:del></w:p></w:tc><w:tc><w:tcPr><w:tcW w:w="1162" w:type="dxa"/><w:tcBorders></w:tcBorders><w:shd w:color="auto" w:fill="F7F7F7" w:val="clear"/></w:tcPr><w:p><w:pPr><w:pStyle w:val="Tabla8"/><w:widowControl/><w:jc w:val="left"/><w:rPr><w:kern w:val="0"/><w:szCs w:val="24"/><w:lang w:val="es-CO" w:eastAsia="en-US" w:bidi="ar-SA"/><w:del w:id="24685" w:author="Unknown Author" w:date="2026-10-30T04:17:53Z"></w:del></w:rPr></w:pPr><w:del w:id="24684" w:author="Unknown Author" w:date="2026-10-30T04:17:53Z"><w:r><w:rPr><w:kern w:val="0"/><w:szCs w:val="24"/><w:lang w:val="es-CO" w:eastAsia="en-US" w:bidi="ar-SA"/></w:rPr><w:delText>$ 45.000.000</w:delText></w:r></w:del></w:p></w:tc><w:tc><w:tcPr><w:tcW w:w="1659" w:type="dxa"/><w:tcBorders></w:tcBorders><w:shd w:color="auto" w:fill="F7F7F7" w:val="clear"/></w:tcPr><w:p><w:pPr><w:pStyle w:val="Tabla8"/><w:widowControl/><w:jc w:val="left"/><w:rPr><w:kern w:val="0"/><w:szCs w:val="24"/><w:lang w:val="es-CO" w:eastAsia="en-US" w:bidi="ar-SA"/><w:del w:id="24687" w:author="Unknown Author" w:date="2026-10-30T04:17:53Z"></w:del></w:rPr></w:pPr><w:del w:id="24686" w:author="Unknown Author" w:date="2026-10-30T04:17:53Z"><w:r><w:rPr><w:kern w:val="0"/><w:szCs w:val="24"/><w:lang w:val="es-CO" w:eastAsia="en-US" w:bidi="ar-SA"/></w:rPr><w:delText>$ 45.000.000</w:delText></w:r></w:del></w:p></w:tc><w:tc><w:tcPr><w:tcW w:w="1243" w:type="dxa"/><w:tcBorders></w:tcBorders><w:shd w:color="auto" w:fill="F7F7F7" w:val="clear"/></w:tcPr><w:p><w:pPr><w:pStyle w:val="Tabla8"/><w:widowControl/><w:jc w:val="left"/><w:rPr><w:kern w:val="0"/><w:szCs w:val="24"/><w:lang w:val="es-CO" w:eastAsia="en-US" w:bidi="ar-SA"/><w:del w:id="24689" w:author="Unknown Author" w:date="2026-10-30T04:17:53Z"></w:del></w:rPr></w:pPr><w:del w:id="24688" w:author="Unknown Author" w:date="2026-10-30T04:17:53Z"><w:r><w:rPr><w:kern w:val="0"/><w:szCs w:val="24"/><w:lang w:val="es-CO" w:eastAsia="en-US" w:bidi="ar-SA"/></w:rPr><w:delText>2.2</w:delText></w:r></w:del></w:p></w:tc></w:tr><w:tr><w:trPr><w:del w:id="24690" w:author="Unknown Author" w:date="2026-10-30T04:17:53Z"/><w:cantSplit w:val="true"/></w:trPr><w:tc><w:tcPr><w:tcW w:w="663" w:type="dxa"/><w:tcBorders></w:tcBorders></w:tcPr><w:p><w:pPr><w:pStyle w:val="Tabla8"/><w:widowControl/><w:jc w:val="left"/><w:rPr><w:kern w:val="0"/><w:szCs w:val="24"/><w:lang w:val="es-CO" w:eastAsia="en-US" w:bidi="ar-SA"/><w:del w:id="24692" w:author="Unknown Author" w:date="2026-10-30T04:17:53Z"></w:del></w:rPr></w:pPr><w:del w:id="24691" w:author="Unknown Author" w:date="2026-10-30T04:17:53Z"><w:r><w:rPr><w:kern w:val="0"/><w:szCs w:val="24"/><w:lang w:val="es-CO" w:eastAsia="en-US" w:bidi="ar-SA"/></w:rPr><w:delText>E12</w:delText></w:r></w:del></w:p></w:tc><w:tc><w:tcPr><w:tcW w:w="1576" w:type="dxa"/><w:tcBorders></w:tcBorders></w:tcPr><w:p><w:pPr><w:pStyle w:val="Tabla8"/><w:widowControl/><w:jc w:val="left"/><w:rPr><w:kern w:val="0"/><w:szCs w:val="24"/><w:lang w:val="es-CO" w:eastAsia="en-US" w:bidi="ar-SA"/><w:del w:id="24694" w:author="Unknown Author" w:date="2026-10-30T04:17:53Z"></w:del></w:rPr></w:pPr><w:del w:id="24693" w:author="Unknown Author" w:date="2026-10-30T04:17:53Z"><w:r><w:rPr><w:kern w:val="0"/><w:szCs w:val="24"/><w:lang w:val="es-CO" w:eastAsia="en-US" w:bidi="ar-SA"/></w:rPr><w:delText>Servicios tecnológicos y pruebas</w:delText></w:r></w:del></w:p></w:tc><w:tc><w:tcPr><w:tcW w:w="1577" w:type="dxa"/><w:tcBorders></w:tcBorders></w:tcPr><w:p><w:pPr><w:pStyle w:val="Tabla8"/><w:widowControl/><w:jc w:val="left"/><w:rPr><w:kern w:val="0"/><w:szCs w:val="24"/><w:lang w:val="es-CO" w:eastAsia="en-US" w:bidi="ar-SA"/><w:del w:id="24696" w:author="Unknown Author" w:date="2026-10-30T04:17:53Z"></w:del></w:rPr></w:pPr><w:del w:id="24695" w:author="Unknown Author" w:date="2026-10-30T04:17:53Z"><w:r><w:rPr><w:kern w:val="0"/><w:szCs w:val="24"/><w:lang w:val="es-CO" w:eastAsia="en-US" w:bidi="ar-SA"/></w:rPr><w:delText>Planes de datos celulares M2M para gateways (12 SIM, 24 meses)</w:delText></w:r></w:del></w:p></w:tc><w:tc><w:tcPr><w:tcW w:w="1161" w:type="dxa"/><w:tcBorders></w:tcBorders></w:tcPr><w:p><w:pPr><w:pStyle w:val="Tabla8"/><w:widowControl/><w:jc w:val="left"/><w:rPr><w:kern w:val="0"/><w:szCs w:val="24"/><w:lang w:val="es-CO" w:eastAsia="en-US" w:bidi="ar-SA"/><w:del w:id="24698" w:author="Unknown Author" w:date="2026-10-30T04:17:53Z"></w:del></w:rPr></w:pPr><w:del w:id="24697" w:author="Unknown Author" w:date="2026-10-30T04:17:53Z"><w:r><w:rPr><w:kern w:val="0"/><w:szCs w:val="24"/><w:lang w:val="es-CO" w:eastAsia="en-US" w:bidi="ar-SA"/></w:rPr><w:delText>SIM-mes</w:delText></w:r></w:del></w:p></w:tc><w:tc><w:tcPr><w:tcW w:w="911" w:type="dxa"/><w:tcBorders></w:tcBorders></w:tcPr><w:p><w:pPr><w:pStyle w:val="Tabla8"/><w:widowControl/><w:jc w:val="left"/><w:rPr><w:kern w:val="0"/><w:szCs w:val="24"/><w:lang w:val="es-CO" w:eastAsia="en-US" w:bidi="ar-SA"/><w:del w:id="24700" w:author="Unknown Author" w:date="2026-10-30T04:17:53Z"></w:del></w:rPr></w:pPr><w:del w:id="24699" w:author="Unknown Author" w:date="2026-10-30T04:17:53Z"><w:r><w:rPr><w:kern w:val="0"/><w:szCs w:val="24"/><w:lang w:val="es-CO" w:eastAsia="en-US" w:bidi="ar-SA"/></w:rPr><w:delText>288</w:delText></w:r></w:del></w:p></w:tc><w:tc><w:tcPr><w:tcW w:w="1162" w:type="dxa"/><w:tcBorders></w:tcBorders></w:tcPr><w:p><w:pPr><w:pStyle w:val="Tabla8"/><w:widowControl/><w:jc w:val="left"/><w:rPr><w:kern w:val="0"/><w:szCs w:val="24"/><w:lang w:val="es-CO" w:eastAsia="en-US" w:bidi="ar-SA"/><w:del w:id="24702" w:author="Unknown Author" w:date="2026-10-30T04:17:53Z"></w:del></w:rPr></w:pPr><w:del w:id="24701" w:author="Unknown Author" w:date="2026-10-30T04:17:53Z"><w:r><w:rPr><w:kern w:val="0"/><w:szCs w:val="24"/><w:lang w:val="es-CO" w:eastAsia="en-US" w:bidi="ar-SA"/></w:rPr><w:delText>$ 120.000</w:delText></w:r></w:del></w:p></w:tc><w:tc><w:tcPr><w:tcW w:w="1659" w:type="dxa"/><w:tcBorders></w:tcBorders></w:tcPr><w:p><w:pPr><w:pStyle w:val="Tabla8"/><w:widowControl/><w:jc w:val="left"/><w:rPr><w:kern w:val="0"/><w:szCs w:val="24"/><w:lang w:val="es-CO" w:eastAsia="en-US" w:bidi="ar-SA"/><w:del w:id="24704" w:author="Unknown Author" w:date="2026-10-30T04:17:53Z"></w:del></w:rPr></w:pPr><w:del w:id="24703" w:author="Unknown Author" w:date="2026-10-30T04:17:53Z"><w:r><w:rPr><w:kern w:val="0"/><w:szCs w:val="24"/><w:lang w:val="es-CO" w:eastAsia="en-US" w:bidi="ar-SA"/></w:rPr><w:delText>$ 34.560.000</w:delText></w:r></w:del></w:p></w:tc><w:tc><w:tcPr><w:tcW w:w="1243" w:type="dxa"/><w:tcBorders></w:tcBorders></w:tcPr><w:p><w:pPr><w:pStyle w:val="Tabla8"/><w:widowControl/><w:jc w:val="left"/><w:rPr><w:kern w:val="0"/><w:szCs w:val="24"/><w:lang w:val="es-CO" w:eastAsia="en-US" w:bidi="ar-SA"/><w:del w:id="24706" w:author="Unknown Author" w:date="2026-10-30T04:17:53Z"></w:del></w:rPr></w:pPr><w:del w:id="24705" w:author="Unknown Author" w:date="2026-10-30T04:17:53Z"><w:r><w:rPr><w:kern w:val="0"/><w:szCs w:val="24"/><w:lang w:val="es-CO" w:eastAsia="en-US" w:bidi="ar-SA"/></w:rPr><w:delText>1.3, 2.3, 2.4</w:delText></w:r></w:del></w:p></w:tc></w:tr><w:tr><w:trPr><w:del w:id="24707" w:author="Unknown Author" w:date="2026-10-30T04:17:53Z"/><w:cantSplit w:val="true"/></w:trPr><w:tc><w:tcPr><w:tcW w:w="663" w:type="dxa"/><w:tcBorders></w:tcBorders><w:shd w:color="auto" w:fill="F7F7F7" w:val="clear"/></w:tcPr><w:p><w:pPr><w:pStyle w:val="Tabla8"/><w:widowControl/><w:jc w:val="left"/><w:rPr><w:kern w:val="0"/><w:szCs w:val="24"/><w:lang w:val="es-CO" w:eastAsia="en-US" w:bidi="ar-SA"/><w:del w:id="24709" w:author="Unknown Author" w:date="2026-10-30T04:17:53Z"></w:del></w:rPr></w:pPr><w:del w:id="24708" w:author="Unknown Author" w:date="2026-10-30T04:17:53Z"><w:r><w:rPr><w:kern w:val="0"/><w:szCs w:val="24"/><w:lang w:val="es-CO" w:eastAsia="en-US" w:bidi="ar-SA"/></w:rPr><w:delText>M01</w:delText></w:r></w:del></w:p></w:tc><w:tc><w:tcPr><w:tcW w:w="1576" w:type="dxa"/><w:tcBorders></w:tcBorders><w:shd w:color="auto" w:fill="F7F7F7" w:val="clear"/></w:tcPr><w:p><w:pPr><w:pStyle w:val="Tabla8"/><w:widowControl/><w:jc w:val="left"/><w:rPr><w:kern w:val="0"/><w:szCs w:val="24"/><w:lang w:val="es-CO" w:eastAsia="en-US" w:bidi="ar-SA"/><w:del w:id="24711" w:author="Unknown Author" w:date="2026-10-30T04:17:53Z"></w:del></w:rPr></w:pPr><w:del w:id="24710" w:author="Unknown Author" w:date="2026-10-30T04:17:53Z"><w:r><w:rPr><w:kern w:val="0"/><w:szCs w:val="24"/><w:lang w:val="es-CO" w:eastAsia="en-US" w:bidi="ar-SA"/></w:rPr><w:delText>Materiales, insumos y documentación</w:delText></w:r></w:del></w:p></w:tc><w:tc><w:tcPr><w:tcW w:w="1577" w:type="dxa"/><w:tcBorders></w:tcBorders><w:shd w:color="auto" w:fill="F7F7F7" w:val="clear"/></w:tcPr><w:p><w:pPr><w:pStyle w:val="Tabla8"/><w:widowControl/><w:jc w:val="left"/><w:rPr><w:kern w:val="0"/><w:szCs w:val="24"/><w:lang w:val="es-CO" w:eastAsia="en-US" w:bidi="ar-SA"/><w:del w:id="24713" w:author="Unknown Author" w:date="2026-10-30T04:17:53Z"></w:del></w:rPr></w:pPr><w:del w:id="24712" w:author="Unknown Author" w:date="2026-10-30T04:17:53Z"><w:r><w:rPr><w:kern w:val="0"/><w:szCs w:val="24"/><w:lang w:val="es-CO" w:eastAsia="en-US" w:bidi="ar-SA"/></w:rPr><w:delText>Filtros de membrana PTFE para gravimetría</w:delText></w:r></w:del></w:p></w:tc><w:tc><w:tcPr><w:tcW w:w="1161" w:type="dxa"/><w:tcBorders></w:tcBorders><w:shd w:color="auto" w:fill="F7F7F7" w:val="clear"/></w:tcPr><w:p><w:pPr><w:pStyle w:val="Tabla8"/><w:widowControl/><w:jc w:val="left"/><w:rPr><w:kern w:val="0"/><w:szCs w:val="24"/><w:lang w:val="es-CO" w:eastAsia="en-US" w:bidi="ar-SA"/><w:del w:id="24715" w:author="Unknown Author" w:date="2026-10-30T04:17:53Z"></w:del></w:rPr></w:pPr><w:del w:id="24714" w:author="Unknown Author" w:date="2026-10-30T04:17:53Z"><w:r><w:rPr><w:kern w:val="0"/><w:szCs w:val="24"/><w:lang w:val="es-CO" w:eastAsia="en-US" w:bidi="ar-SA"/></w:rPr><w:delText>unidad</w:delText></w:r></w:del></w:p></w:tc><w:tc><w:tcPr><w:tcW w:w="911" w:type="dxa"/><w:tcBorders></w:tcBorders><w:shd w:color="auto" w:fill="F7F7F7" w:val="clear"/></w:tcPr><w:p><w:pPr><w:pStyle w:val="Tabla8"/><w:widowControl/><w:jc w:val="left"/><w:rPr><w:kern w:val="0"/><w:szCs w:val="24"/><w:lang w:val="es-CO" w:eastAsia="en-US" w:bidi="ar-SA"/><w:del w:id="24717" w:author="Unknown Author" w:date="2026-10-30T04:17:53Z"></w:del></w:rPr></w:pPr><w:del w:id="24716" w:author="Unknown Author" w:date="2026-10-30T04:17:53Z"><w:r><w:rPr><w:kern w:val="0"/><w:szCs w:val="24"/><w:lang w:val="es-CO" w:eastAsia="en-US" w:bidi="ar-SA"/></w:rPr><w:delText>1.200</w:delText></w:r></w:del></w:p></w:tc><w:tc><w:tcPr><w:tcW w:w="1162" w:type="dxa"/><w:tcBorders></w:tcBorders><w:shd w:color="auto" w:fill="F7F7F7" w:val="clear"/></w:tcPr><w:p><w:pPr><w:pStyle w:val="Tabla8"/><w:widowControl/><w:jc w:val="left"/><w:rPr><w:kern w:val="0"/><w:szCs w:val="24"/><w:lang w:val="es-CO" w:eastAsia="en-US" w:bidi="ar-SA"/><w:del w:id="24719" w:author="Unknown Author" w:date="2026-10-30T04:17:53Z"></w:del></w:rPr></w:pPr><w:del w:id="24718" w:author="Unknown Author" w:date="2026-10-30T04:17:53Z"><w:r><w:rPr><w:kern w:val="0"/><w:szCs w:val="24"/><w:lang w:val="es-CO" w:eastAsia="en-US" w:bidi="ar-SA"/></w:rPr><w:delText>$ 12.000</w:delText></w:r></w:del></w:p></w:tc><w:tc><w:tcPr><w:tcW w:w="1659" w:type="dxa"/><w:tcBorders></w:tcBorders><w:shd w:color="auto" w:fill="F7F7F7" w:val="clear"/></w:tcPr><w:p><w:pPr><w:pStyle w:val="Tabla8"/><w:widowControl/><w:jc w:val="left"/><w:rPr><w:kern w:val="0"/><w:szCs w:val="24"/><w:lang w:val="es-CO" w:eastAsia="en-US" w:bidi="ar-SA"/><w:del w:id="24721" w:author="Unknown Author" w:date="2026-10-30T04:17:53Z"></w:del></w:rPr></w:pPr><w:del w:id="24720" w:author="Unknown Author" w:date="2026-10-30T04:17:53Z"><w:r><w:rPr><w:kern w:val="0"/><w:szCs w:val="24"/><w:lang w:val="es-CO" w:eastAsia="en-US" w:bidi="ar-SA"/></w:rPr><w:delText>$ 14.400.000</w:delText></w:r></w:del></w:p></w:tc><w:tc><w:tcPr><w:tcW w:w="1243" w:type="dxa"/><w:tcBorders></w:tcBorders><w:shd w:color="auto" w:fill="F7F7F7" w:val="clear"/></w:tcPr><w:p><w:pPr><w:pStyle w:val="Tabla8"/><w:widowControl/><w:jc w:val="left"/><w:rPr><w:kern w:val="0"/><w:szCs w:val="24"/><w:lang w:val="es-CO" w:eastAsia="en-US" w:bidi="ar-SA"/><w:del w:id="24723" w:author="Unknown Author" w:date="2026-10-30T04:17:53Z"></w:del></w:rPr></w:pPr><w:del w:id="24722" w:author="Unknown Author" w:date="2026-10-30T04:17:53Z"><w:r><w:rPr><w:kern w:val="0"/><w:szCs w:val="24"/><w:lang w:val="es-CO" w:eastAsia="en-US" w:bidi="ar-SA"/></w:rPr><w:delText>1.3, 1.6</w:delText></w:r></w:del></w:p></w:tc></w:tr><w:tr><w:trPr><w:del w:id="24724" w:author="Unknown Author" w:date="2026-10-30T04:17:53Z"/><w:cantSplit w:val="true"/></w:trPr><w:tc><w:tcPr><w:tcW w:w="663" w:type="dxa"/><w:tcBorders></w:tcBorders></w:tcPr><w:p><w:pPr><w:pStyle w:val="Tabla8"/><w:widowControl/><w:jc w:val="left"/><w:rPr><w:kern w:val="0"/><w:szCs w:val="24"/><w:lang w:val="es-CO" w:eastAsia="en-US" w:bidi="ar-SA"/><w:del w:id="24726" w:author="Unknown Author" w:date="2026-10-30T04:17:53Z"></w:del></w:rPr></w:pPr><w:del w:id="24725" w:author="Unknown Author" w:date="2026-10-30T04:17:53Z"><w:r><w:rPr><w:kern w:val="0"/><w:szCs w:val="24"/><w:lang w:val="es-CO" w:eastAsia="en-US" w:bidi="ar-SA"/></w:rPr><w:delText>M02</w:delText></w:r></w:del></w:p></w:tc><w:tc><w:tcPr><w:tcW w:w="1576" w:type="dxa"/><w:tcBorders></w:tcBorders></w:tcPr><w:p><w:pPr><w:pStyle w:val="Tabla8"/><w:widowControl/><w:jc w:val="left"/><w:rPr><w:kern w:val="0"/><w:szCs w:val="24"/><w:lang w:val="es-CO" w:eastAsia="en-US" w:bidi="ar-SA"/><w:del w:id="24728" w:author="Unknown Author" w:date="2026-10-30T04:17:53Z"></w:del></w:rPr></w:pPr><w:del w:id="24727" w:author="Unknown Author" w:date="2026-10-30T04:17:53Z"><w:r><w:rPr><w:kern w:val="0"/><w:szCs w:val="24"/><w:lang w:val="es-CO" w:eastAsia="en-US" w:bidi="ar-SA"/></w:rPr><w:delText>Materiales, insumos y documentación</w:delText></w:r></w:del></w:p></w:tc><w:tc><w:tcPr><w:tcW w:w="1577" w:type="dxa"/><w:tcBorders></w:tcBorders></w:tcPr><w:p><w:pPr><w:pStyle w:val="Tabla8"/><w:widowControl/><w:jc w:val="left"/><w:rPr><w:kern w:val="0"/><w:szCs w:val="24"/><w:lang w:val="es-CO" w:eastAsia="en-US" w:bidi="ar-SA"/><w:del w:id="24730" w:author="Unknown Author" w:date="2026-10-30T04:17:53Z"></w:del></w:rPr></w:pPr><w:del w:id="24729" w:author="Unknown Author" w:date="2026-10-30T04:17:53Z"><w:r><w:rPr><w:kern w:val="0"/><w:szCs w:val="24"/><w:lang w:val="es-CO" w:eastAsia="en-US" w:bidi="ar-SA"/></w:rPr><w:delText>Polvo de ensayo normalizado y consumibles del banco de calibración</w:delText></w:r></w:del></w:p></w:tc><w:tc><w:tcPr><w:tcW w:w="1161" w:type="dxa"/><w:tcBorders></w:tcBorders></w:tcPr><w:p><w:pPr><w:pStyle w:val="Tabla8"/><w:widowControl/><w:jc w:val="left"/><w:rPr><w:kern w:val="0"/><w:szCs w:val="24"/><w:lang w:val="es-CO" w:eastAsia="en-US" w:bidi="ar-SA"/><w:del w:id="24732" w:author="Unknown Author" w:date="2026-10-30T04:17:53Z"></w:del></w:rPr></w:pPr><w:del w:id="24731" w:author="Unknown Author" w:date="2026-10-30T04:17:53Z"><w:r><w:rPr><w:kern w:val="0"/><w:szCs w:val="24"/><w:lang w:val="es-CO" w:eastAsia="en-US" w:bidi="ar-SA"/></w:rPr><w:delText>lote</w:delText></w:r></w:del></w:p></w:tc><w:tc><w:tcPr><w:tcW w:w="911" w:type="dxa"/><w:tcBorders></w:tcBorders></w:tcPr><w:p><w:pPr><w:pStyle w:val="Tabla8"/><w:widowControl/><w:jc w:val="left"/><w:rPr><w:kern w:val="0"/><w:szCs w:val="24"/><w:lang w:val="es-CO" w:eastAsia="en-US" w:bidi="ar-SA"/><w:del w:id="24734" w:author="Unknown Author" w:date="2026-10-30T04:17:53Z"></w:del></w:rPr></w:pPr><w:del w:id="24733" w:author="Unknown Author" w:date="2026-10-30T04:17:53Z"><w:r><w:rPr><w:kern w:val="0"/><w:szCs w:val="24"/><w:lang w:val="es-CO" w:eastAsia="en-US" w:bidi="ar-SA"/></w:rPr><w:delText>15</w:delText></w:r></w:del></w:p></w:tc><w:tc><w:tcPr><w:tcW w:w="1162" w:type="dxa"/><w:tcBorders></w:tcBorders></w:tcPr><w:p><w:pPr><w:pStyle w:val="Tabla8"/><w:widowControl/><w:jc w:val="left"/><w:rPr><w:kern w:val="0"/><w:szCs w:val="24"/><w:lang w:val="es-CO" w:eastAsia="en-US" w:bidi="ar-SA"/><w:del w:id="24736" w:author="Unknown Author" w:date="2026-10-30T04:17:53Z"></w:del></w:rPr></w:pPr><w:del w:id="24735" w:author="Unknown Author" w:date="2026-10-30T04:17:53Z"><w:r><w:rPr><w:kern w:val="0"/><w:szCs w:val="24"/><w:lang w:val="es-CO" w:eastAsia="en-US" w:bidi="ar-SA"/></w:rPr><w:delText>$ 2.800.000</w:delText></w:r></w:del></w:p></w:tc><w:tc><w:tcPr><w:tcW w:w="1659" w:type="dxa"/><w:tcBorders></w:tcBorders></w:tcPr><w:p><w:pPr><w:pStyle w:val="Tabla8"/><w:widowControl/><w:jc w:val="left"/><w:rPr><w:kern w:val="0"/><w:szCs w:val="24"/><w:lang w:val="es-CO" w:eastAsia="en-US" w:bidi="ar-SA"/><w:del w:id="24738" w:author="Unknown Author" w:date="2026-10-30T04:17:53Z"></w:del></w:rPr></w:pPr><w:del w:id="24737" w:author="Unknown Author" w:date="2026-10-30T04:17:53Z"><w:r><w:rPr><w:kern w:val="0"/><w:szCs w:val="24"/><w:lang w:val="es-CO" w:eastAsia="en-US" w:bidi="ar-SA"/></w:rPr><w:delText>$ 42.000.000</w:delText></w:r></w:del></w:p></w:tc><w:tc><w:tcPr><w:tcW w:w="1243" w:type="dxa"/><w:tcBorders></w:tcBorders></w:tcPr><w:p><w:pPr><w:pStyle w:val="Tabla8"/><w:widowControl/><w:jc w:val="left"/><w:rPr><w:kern w:val="0"/><w:szCs w:val="24"/><w:lang w:val="es-CO" w:eastAsia="en-US" w:bidi="ar-SA"/><w:del w:id="24740" w:author="Unknown Author" w:date="2026-10-30T04:17:53Z"></w:del></w:rPr></w:pPr><w:del w:id="24739" w:author="Unknown Author" w:date="2026-10-30T04:17:53Z"><w:r><w:rPr><w:kern w:val="0"/><w:szCs w:val="24"/><w:lang w:val="es-CO" w:eastAsia="en-US" w:bidi="ar-SA"/></w:rPr><w:delText>1.2, 1.3</w:delText></w:r></w:del></w:p></w:tc></w:tr><w:tr><w:trPr><w:del w:id="24741" w:author="Unknown Author" w:date="2026-10-30T04:17:53Z"/><w:cantSplit w:val="true"/></w:trPr><w:tc><w:tcPr><w:tcW w:w="663" w:type="dxa"/><w:tcBorders></w:tcBorders><w:shd w:color="auto" w:fill="F7F7F7" w:val="clear"/></w:tcPr><w:p><w:pPr><w:pStyle w:val="Tabla8"/><w:widowControl/><w:jc w:val="left"/><w:rPr><w:kern w:val="0"/><w:szCs w:val="24"/><w:lang w:val="es-CO" w:eastAsia="en-US" w:bidi="ar-SA"/><w:del w:id="24743" w:author="Unknown Author" w:date="2026-10-30T04:17:53Z"></w:del></w:rPr></w:pPr><w:del w:id="24742" w:author="Unknown Author" w:date="2026-10-30T04:17:53Z"><w:r><w:rPr><w:kern w:val="0"/><w:szCs w:val="24"/><w:lang w:val="es-CO" w:eastAsia="en-US" w:bidi="ar-SA"/></w:rPr><w:delText>M03</w:delText></w:r></w:del></w:p></w:tc><w:tc><w:tcPr><w:tcW w:w="1576" w:type="dxa"/><w:tcBorders></w:tcBorders><w:shd w:color="auto" w:fill="F7F7F7" w:val="clear"/></w:tcPr><w:p><w:pPr><w:pStyle w:val="Tabla8"/><w:widowControl/><w:jc w:val="left"/><w:rPr><w:kern w:val="0"/><w:szCs w:val="24"/><w:lang w:val="es-CO" w:eastAsia="en-US" w:bidi="ar-SA"/><w:del w:id="24745" w:author="Unknown Author" w:date="2026-10-30T04:17:53Z"></w:del></w:rPr></w:pPr><w:del w:id="24744" w:author="Unknown Author" w:date="2026-10-30T04:17:53Z"><w:r><w:rPr><w:kern w:val="0"/><w:szCs w:val="24"/><w:lang w:val="es-CO" w:eastAsia="en-US" w:bidi="ar-SA"/></w:rPr><w:delText>Materiales, insumos y documentación</w:delText></w:r></w:del></w:p></w:tc><w:tc><w:tcPr><w:tcW w:w="1577" w:type="dxa"/><w:tcBorders></w:tcBorders><w:shd w:color="auto" w:fill="F7F7F7" w:val="clear"/></w:tcPr><w:p><w:pPr><w:pStyle w:val="Tabla8"/><w:widowControl/><w:jc w:val="left"/><w:rPr><w:kern w:val="0"/><w:szCs w:val="24"/><w:lang w:val="es-CO" w:eastAsia="en-US" w:bidi="ar-SA"/><w:del w:id="24747" w:author="Unknown Author" w:date="2026-10-30T04:17:53Z"></w:del></w:rPr></w:pPr><w:del w:id="24746" w:author="Unknown Author" w:date="2026-10-30T04:17:53Z"><w:r><w:rPr><w:kern w:val="0"/><w:szCs w:val="24"/><w:lang w:val="es-CO" w:eastAsia="en-US" w:bidi="ar-SA"/></w:rPr><w:delText>Cerramientos NEMA 4X y mástiles para nodos</w:delText></w:r></w:del></w:p></w:tc><w:tc><w:tcPr><w:tcW w:w="1161" w:type="dxa"/><w:tcBorders></w:tcBorders><w:shd w:color="auto" w:fill="F7F7F7" w:val="clear"/></w:tcPr><w:p><w:pPr><w:pStyle w:val="Tabla8"/><w:widowControl/><w:jc w:val="left"/><w:rPr><w:kern w:val="0"/><w:szCs w:val="24"/><w:lang w:val="es-CO" w:eastAsia="en-US" w:bidi="ar-SA"/><w:del w:id="24749" w:author="Unknown Author" w:date="2026-10-30T04:17:53Z"></w:del></w:rPr></w:pPr><w:del w:id="24748" w:author="Unknown Author" w:date="2026-10-30T04:17:53Z"><w:r><w:rPr><w:kern w:val="0"/><w:szCs w:val="24"/><w:lang w:val="es-CO" w:eastAsia="en-US" w:bidi="ar-SA"/></w:rPr><w:delText>unidad</w:delText></w:r></w:del></w:p></w:tc><w:tc><w:tcPr><w:tcW w:w="911" w:type="dxa"/><w:tcBorders></w:tcBorders><w:shd w:color="auto" w:fill="F7F7F7" w:val="clear"/></w:tcPr><w:p><w:pPr><w:pStyle w:val="Tabla8"/><w:widowControl/><w:jc w:val="left"/><w:rPr><w:kern w:val="0"/><w:szCs w:val="24"/><w:lang w:val="es-CO" w:eastAsia="en-US" w:bidi="ar-SA"/><w:del w:id="24751" w:author="Unknown Author" w:date="2026-10-30T04:17:53Z"></w:del></w:rPr></w:pPr><w:del w:id="24750" w:author="Unknown Author" w:date="2026-10-30T04:17:53Z"><w:r><w:rPr><w:kern w:val="0"/><w:szCs w:val="24"/><w:lang w:val="es-CO" w:eastAsia="en-US" w:bidi="ar-SA"/></w:rPr><w:delText>120</w:delText></w:r></w:del></w:p></w:tc><w:tc><w:tcPr><w:tcW w:w="1162" w:type="dxa"/><w:tcBorders></w:tcBorders><w:shd w:color="auto" w:fill="F7F7F7" w:val="clear"/></w:tcPr><w:p><w:pPr><w:pStyle w:val="Tabla8"/><w:widowControl/><w:jc w:val="left"/><w:rPr><w:kern w:val="0"/><w:szCs w:val="24"/><w:lang w:val="es-CO" w:eastAsia="en-US" w:bidi="ar-SA"/><w:del w:id="24753" w:author="Unknown Author" w:date="2026-10-30T04:17:53Z"></w:del></w:rPr></w:pPr><w:del w:id="24752" w:author="Unknown Author" w:date="2026-10-30T04:17:53Z"><w:r><w:rPr><w:kern w:val="0"/><w:szCs w:val="24"/><w:lang w:val="es-CO" w:eastAsia="en-US" w:bidi="ar-SA"/></w:rPr><w:delText>$ 350.000</w:delText></w:r></w:del></w:p></w:tc><w:tc><w:tcPr><w:tcW w:w="1659" w:type="dxa"/><w:tcBorders></w:tcBorders><w:shd w:color="auto" w:fill="F7F7F7" w:val="clear"/></w:tcPr><w:p><w:pPr><w:pStyle w:val="Tabla8"/><w:widowControl/><w:jc w:val="left"/><w:rPr><w:kern w:val="0"/><w:szCs w:val="24"/><w:lang w:val="es-CO" w:eastAsia="en-US" w:bidi="ar-SA"/><w:del w:id="24755" w:author="Unknown Author" w:date="2026-10-30T04:17:53Z"></w:del></w:rPr></w:pPr><w:del w:id="24754" w:author="Unknown Author" w:date="2026-10-30T04:17:53Z"><w:r><w:rPr><w:kern w:val="0"/><w:szCs w:val="24"/><w:lang w:val="es-CO" w:eastAsia="en-US" w:bidi="ar-SA"/></w:rPr><w:delText>$ 42.000.000</w:delText></w:r></w:del></w:p></w:tc><w:tc><w:tcPr><w:tcW w:w="1243" w:type="dxa"/><w:tcBorders></w:tcBorders><w:shd w:color="auto" w:fill="F7F7F7" w:val="clear"/></w:tcPr><w:p><w:pPr><w:pStyle w:val="Tabla8"/><w:widowControl/><w:jc w:val="left"/><w:rPr><w:kern w:val="0"/><w:szCs w:val="24"/><w:lang w:val="es-CO" w:eastAsia="en-US" w:bidi="ar-SA"/><w:del w:id="24757" w:author="Unknown Author" w:date="2026-10-30T04:17:53Z"></w:del></w:rPr></w:pPr><w:del w:id="24756" w:author="Unknown Author" w:date="2026-10-30T04:17:53Z"><w:r><w:rPr><w:kern w:val="0"/><w:szCs w:val="24"/><w:lang w:val="es-CO" w:eastAsia="en-US" w:bidi="ar-SA"/></w:rPr><w:delText>1.2, 2.3, 2.4</w:delText></w:r></w:del></w:p></w:tc></w:tr><w:tr><w:trPr><w:del w:id="24758" w:author="Unknown Author" w:date="2026-10-30T04:17:53Z"/><w:cantSplit w:val="true"/></w:trPr><w:tc><w:tcPr><w:tcW w:w="663" w:type="dxa"/><w:tcBorders></w:tcBorders></w:tcPr><w:p><w:pPr><w:pStyle w:val="Tabla8"/><w:widowControl/><w:jc w:val="left"/><w:rPr><w:kern w:val="0"/><w:szCs w:val="24"/><w:lang w:val="es-CO" w:eastAsia="en-US" w:bidi="ar-SA"/><w:del w:id="24760" w:author="Unknown Author" w:date="2026-10-30T04:17:53Z"></w:del></w:rPr></w:pPr><w:del w:id="24759" w:author="Unknown Author" w:date="2026-10-30T04:17:53Z"><w:r><w:rPr><w:kern w:val="0"/><w:szCs w:val="24"/><w:lang w:val="es-CO" w:eastAsia="en-US" w:bidi="ar-SA"/></w:rPr><w:delText>M04</w:delText></w:r></w:del></w:p></w:tc><w:tc><w:tcPr><w:tcW w:w="1576" w:type="dxa"/><w:tcBorders></w:tcBorders></w:tcPr><w:p><w:pPr><w:pStyle w:val="Tabla8"/><w:widowControl/><w:jc w:val="left"/><w:rPr><w:kern w:val="0"/><w:szCs w:val="24"/><w:lang w:val="es-CO" w:eastAsia="en-US" w:bidi="ar-SA"/><w:del w:id="24762" w:author="Unknown Author" w:date="2026-10-30T04:17:53Z"></w:del></w:rPr></w:pPr><w:del w:id="24761" w:author="Unknown Author" w:date="2026-10-30T04:17:53Z"><w:r><w:rPr><w:kern w:val="0"/><w:szCs w:val="24"/><w:lang w:val="es-CO" w:eastAsia="en-US" w:bidi="ar-SA"/></w:rPr><w:delText>Protección del conocimiento y divulgación</w:delText></w:r></w:del></w:p></w:tc><w:tc><w:tcPr><w:tcW w:w="1577" w:type="dxa"/><w:tcBorders></w:tcBorders></w:tcPr><w:p><w:pPr><w:pStyle w:val="Tabla8"/><w:widowControl/><w:jc w:val="left"/><w:rPr><w:kern w:val="0"/><w:szCs w:val="24"/><w:lang w:val="es-CO" w:eastAsia="en-US" w:bidi="ar-SA"/><w:del w:id="24764" w:author="Unknown Author" w:date="2026-10-30T04:17:53Z"></w:del></w:rPr></w:pPr><w:del w:id="24763" w:author="Unknown Author" w:date="2026-10-30T04:17:53Z"><w:r><w:rPr><w:kern w:val="0"/><w:szCs w:val="24"/><w:lang w:val="es-CO" w:eastAsia="en-US" w:bidi="ar-SA"/></w:rPr><w:delText>Cartillas impresas del índice y del protocolo de alerta</w:delText></w:r></w:del></w:p></w:tc><w:tc><w:tcPr><w:tcW w:w="1161" w:type="dxa"/><w:tcBorders></w:tcBorders></w:tcPr><w:p><w:pPr><w:pStyle w:val="Tabla8"/><w:widowControl/><w:jc w:val="left"/><w:rPr><w:kern w:val="0"/><w:szCs w:val="24"/><w:lang w:val="es-CO" w:eastAsia="en-US" w:bidi="ar-SA"/><w:del w:id="24766" w:author="Unknown Author" w:date="2026-10-30T04:17:53Z"></w:del></w:rPr></w:pPr><w:del w:id="24765" w:author="Unknown Author" w:date="2026-10-30T04:17:53Z"><w:r><w:rPr><w:kern w:val="0"/><w:szCs w:val="24"/><w:lang w:val="es-CO" w:eastAsia="en-US" w:bidi="ar-SA"/></w:rPr><w:delText>unidad</w:delText></w:r></w:del></w:p></w:tc><w:tc><w:tcPr><w:tcW w:w="911" w:type="dxa"/><w:tcBorders></w:tcBorders></w:tcPr><w:p><w:pPr><w:pStyle w:val="Tabla8"/><w:widowControl/><w:jc w:val="left"/><w:rPr><w:kern w:val="0"/><w:szCs w:val="24"/><w:lang w:val="es-CO" w:eastAsia="en-US" w:bidi="ar-SA"/><w:del w:id="24768" w:author="Unknown Author" w:date="2026-10-30T04:17:53Z"></w:del></w:rPr></w:pPr><w:del w:id="24767" w:author="Unknown Author" w:date="2026-10-30T04:17:53Z"><w:r><w:rPr><w:kern w:val="0"/><w:szCs w:val="24"/><w:lang w:val="es-CO" w:eastAsia="en-US" w:bidi="ar-SA"/></w:rPr><w:delText>5.000</w:delText></w:r></w:del></w:p></w:tc><w:tc><w:tcPr><w:tcW w:w="1162" w:type="dxa"/><w:tcBorders></w:tcBorders></w:tcPr><w:p><w:pPr><w:pStyle w:val="Tabla8"/><w:widowControl/><w:jc w:val="left"/><w:rPr><w:kern w:val="0"/><w:szCs w:val="24"/><w:lang w:val="es-CO" w:eastAsia="en-US" w:bidi="ar-SA"/><w:del w:id="24770" w:author="Unknown Author" w:date="2026-10-30T04:17:53Z"></w:del></w:rPr></w:pPr><w:del w:id="24769" w:author="Unknown Author" w:date="2026-10-30T04:17:53Z"><w:r><w:rPr><w:kern w:val="0"/><w:szCs w:val="24"/><w:lang w:val="es-CO" w:eastAsia="en-US" w:bidi="ar-SA"/></w:rPr><w:delText>$ 8.500</w:delText></w:r></w:del></w:p></w:tc><w:tc><w:tcPr><w:tcW w:w="1659" w:type="dxa"/><w:tcBorders></w:tcBorders></w:tcPr><w:p><w:pPr><w:pStyle w:val="Tabla8"/><w:widowControl/><w:jc w:val="left"/><w:rPr><w:kern w:val="0"/><w:szCs w:val="24"/><w:lang w:val="es-CO" w:eastAsia="en-US" w:bidi="ar-SA"/><w:del w:id="24772" w:author="Unknown Author" w:date="2026-10-30T04:17:53Z"></w:del></w:rPr></w:pPr><w:del w:id="24771" w:author="Unknown Author" w:date="2026-10-30T04:17:53Z"><w:r><w:rPr><w:kern w:val="0"/><w:szCs w:val="24"/><w:lang w:val="es-CO" w:eastAsia="en-US" w:bidi="ar-SA"/></w:rPr><w:delText>$ 42.500.000</w:delText></w:r></w:del></w:p></w:tc><w:tc><w:tcPr><w:tcW w:w="1243" w:type="dxa"/><w:tcBorders></w:tcBorders></w:tcPr><w:p><w:pPr><w:pStyle w:val="Tabla8"/><w:widowControl/><w:jc w:val="left"/><w:rPr><w:kern w:val="0"/><w:szCs w:val="24"/><w:lang w:val="es-CO" w:eastAsia="en-US" w:bidi="ar-SA"/><w:del w:id="24774" w:author="Unknown Author" w:date="2026-10-30T04:17:53Z"></w:del></w:rPr></w:pPr><w:del w:id="24773" w:author="Unknown Author" w:date="2026-10-30T04:17:53Z"><w:r><w:rPr><w:kern w:val="0"/><w:szCs w:val="24"/><w:lang w:val="es-CO" w:eastAsia="en-US" w:bidi="ar-SA"/></w:rPr><w:delText>3.2, 3.3</w:delText></w:r></w:del></w:p></w:tc></w:tr><w:tr><w:trPr><w:del w:id="24775" w:author="Unknown Author" w:date="2026-10-30T04:17:53Z"/><w:cantSplit w:val="true"/></w:trPr><w:tc><w:tcPr><w:tcW w:w="663" w:type="dxa"/><w:tcBorders></w:tcBorders><w:shd w:color="auto" w:fill="F7F7F7" w:val="clear"/></w:tcPr><w:p><w:pPr><w:pStyle w:val="Tabla8"/><w:widowControl/><w:jc w:val="left"/><w:rPr><w:kern w:val="0"/><w:szCs w:val="24"/><w:lang w:val="es-CO" w:eastAsia="en-US" w:bidi="ar-SA"/><w:del w:id="24777" w:author="Unknown Author" w:date="2026-10-30T04:17:53Z"></w:del></w:rPr></w:pPr><w:del w:id="24776" w:author="Unknown Author" w:date="2026-10-30T04:17:53Z"><w:r><w:rPr><w:kern w:val="0"/><w:szCs w:val="24"/><w:lang w:val="es-CO" w:eastAsia="en-US" w:bidi="ar-SA"/></w:rPr><w:delText>M05</w:delText></w:r></w:del></w:p></w:tc><w:tc><w:tcPr><w:tcW w:w="1576" w:type="dxa"/><w:tcBorders></w:tcBorders><w:shd w:color="auto" w:fill="F7F7F7" w:val="clear"/></w:tcPr><w:p><w:pPr><w:pStyle w:val="Tabla8"/><w:widowControl/><w:jc w:val="left"/><w:rPr><w:kern w:val="0"/><w:szCs w:val="24"/><w:lang w:val="es-CO" w:eastAsia="en-US" w:bidi="ar-SA"/><w:del w:id="24779" w:author="Unknown Author" w:date="2026-10-30T04:17:53Z"></w:del></w:rPr></w:pPr><w:del w:id="24778" w:author="Unknown Author" w:date="2026-10-30T04:17:53Z"><w:r><w:rPr><w:kern w:val="0"/><w:szCs w:val="24"/><w:lang w:val="es-CO" w:eastAsia="en-US" w:bidi="ar-SA"/></w:rPr><w:delText>Materiales, insumos y documentación</w:delText></w:r></w:del></w:p></w:tc><w:tc><w:tcPr><w:tcW w:w="1577" w:type="dxa"/><w:tcBorders></w:tcBorders><w:shd w:color="auto" w:fill="F7F7F7" w:val="clear"/></w:tcPr><w:p><w:pPr><w:pStyle w:val="Tabla8"/><w:widowControl/><w:jc w:val="left"/><w:rPr><w:kern w:val="0"/><w:szCs w:val="24"/><w:lang w:val="es-CO" w:eastAsia="en-US" w:bidi="ar-SA"/><w:del w:id="24781" w:author="Unknown Author" w:date="2026-10-30T04:17:53Z"></w:del></w:rPr></w:pPr><w:del w:id="24780" w:author="Unknown Author" w:date="2026-10-30T04:17:53Z"><w:r><w:rPr><w:kern w:val="0"/><w:szCs w:val="24"/><w:lang w:val="es-CO" w:eastAsia="en-US" w:bidi="ar-SA"/></w:rPr><w:delText>Kits de papelería para talleres de co-diseño</w:delText></w:r></w:del></w:p></w:tc><w:tc><w:tcPr><w:tcW w:w="1161" w:type="dxa"/><w:tcBorders></w:tcBorders><w:shd w:color="auto" w:fill="F7F7F7" w:val="clear"/></w:tcPr><w:p><w:pPr><w:pStyle w:val="Tabla8"/><w:widowControl/><w:jc w:val="left"/><w:rPr><w:kern w:val="0"/><w:szCs w:val="24"/><w:lang w:val="es-CO" w:eastAsia="en-US" w:bidi="ar-SA"/><w:del w:id="24783" w:author="Unknown Author" w:date="2026-10-30T04:17:53Z"></w:del></w:rPr></w:pPr><w:del w:id="24782" w:author="Unknown Author" w:date="2026-10-30T04:17:53Z"><w:r><w:rPr><w:kern w:val="0"/><w:szCs w:val="24"/><w:lang w:val="es-CO" w:eastAsia="en-US" w:bidi="ar-SA"/></w:rPr><w:delText>kit</w:delText></w:r></w:del></w:p></w:tc><w:tc><w:tcPr><w:tcW w:w="911" w:type="dxa"/><w:tcBorders></w:tcBorders><w:shd w:color="auto" w:fill="F7F7F7" w:val="clear"/></w:tcPr><w:p><w:pPr><w:pStyle w:val="Tabla8"/><w:widowControl/><w:jc w:val="left"/><w:rPr><w:kern w:val="0"/><w:szCs w:val="24"/><w:lang w:val="es-CO" w:eastAsia="en-US" w:bidi="ar-SA"/><w:del w:id="24785" w:author="Unknown Author" w:date="2026-10-30T04:17:53Z"></w:del></w:rPr></w:pPr><w:del w:id="24784" w:author="Unknown Author" w:date="2026-10-30T04:17:53Z"><w:r><w:rPr><w:kern w:val="0"/><w:szCs w:val="24"/><w:lang w:val="es-CO" w:eastAsia="en-US" w:bidi="ar-SA"/></w:rPr><w:delText>20</w:delText></w:r></w:del></w:p></w:tc><w:tc><w:tcPr><w:tcW w:w="1162" w:type="dxa"/><w:tcBorders></w:tcBorders><w:shd w:color="auto" w:fill="F7F7F7" w:val="clear"/></w:tcPr><w:p><w:pPr><w:pStyle w:val="Tabla8"/><w:widowControl/><w:jc w:val="left"/><w:rPr><w:kern w:val="0"/><w:szCs w:val="24"/><w:lang w:val="es-CO" w:eastAsia="en-US" w:bidi="ar-SA"/><w:del w:id="24787" w:author="Unknown Author" w:date="2026-10-30T04:17:53Z"></w:del></w:rPr></w:pPr><w:del w:id="24786" w:author="Unknown Author" w:date="2026-10-30T04:17:53Z"><w:r><w:rPr><w:kern w:val="0"/><w:szCs w:val="24"/><w:lang w:val="es-CO" w:eastAsia="en-US" w:bidi="ar-SA"/></w:rPr><w:delText>$ 1.500.000</w:delText></w:r></w:del></w:p></w:tc><w:tc><w:tcPr><w:tcW w:w="1659" w:type="dxa"/><w:tcBorders></w:tcBorders><w:shd w:color="auto" w:fill="F7F7F7" w:val="clear"/></w:tcPr><w:p><w:pPr><w:pStyle w:val="Tabla8"/><w:widowControl/><w:jc w:val="left"/><w:rPr><w:kern w:val="0"/><w:szCs w:val="24"/><w:lang w:val="es-CO" w:eastAsia="en-US" w:bidi="ar-SA"/><w:del w:id="24789" w:author="Unknown Author" w:date="2026-10-30T04:17:53Z"></w:del></w:rPr></w:pPr><w:del w:id="24788" w:author="Unknown Author" w:date="2026-10-30T04:17:53Z"><w:r><w:rPr><w:kern w:val="0"/><w:szCs w:val="24"/><w:lang w:val="es-CO" w:eastAsia="en-US" w:bidi="ar-SA"/></w:rPr><w:delText>$ 30.000.000</w:delText></w:r></w:del></w:p></w:tc><w:tc><w:tcPr><w:tcW w:w="1243" w:type="dxa"/><w:tcBorders></w:tcBorders><w:shd w:color="auto" w:fill="F7F7F7" w:val="clear"/></w:tcPr><w:p><w:pPr><w:pStyle w:val="Tabla8"/><w:widowControl/><w:jc w:val="left"/><w:rPr><w:kern w:val="0"/><w:szCs w:val="24"/><w:lang w:val="es-CO" w:eastAsia="en-US" w:bidi="ar-SA"/><w:del w:id="24791" w:author="Unknown Author" w:date="2026-10-30T04:17:53Z"></w:del></w:rPr></w:pPr><w:del w:id="24790" w:author="Unknown Author" w:date="2026-10-30T04:17:53Z"><w:r><w:rPr><w:kern w:val="0"/><w:szCs w:val="24"/><w:lang w:val="es-CO" w:eastAsia="en-US" w:bidi="ar-SA"/></w:rPr><w:delText>3.1</w:delText></w:r></w:del></w:p></w:tc></w:tr><w:tr><w:trPr><w:del w:id="24792" w:author="Unknown Author" w:date="2026-10-30T04:17:53Z"/><w:cantSplit w:val="true"/></w:trPr><w:tc><w:tcPr><w:tcW w:w="663" w:type="dxa"/><w:tcBorders></w:tcBorders></w:tcPr><w:p><w:pPr><w:pStyle w:val="Tabla8"/><w:widowControl/><w:jc w:val="left"/><w:rPr><w:kern w:val="0"/><w:szCs w:val="24"/><w:lang w:val="es-CO" w:eastAsia="en-US" w:bidi="ar-SA"/><w:del w:id="24794" w:author="Unknown Author" w:date="2026-10-30T04:17:53Z"></w:del></w:rPr></w:pPr><w:del w:id="24793" w:author="Unknown Author" w:date="2026-10-30T04:17:53Z"><w:r><w:rPr><w:kern w:val="0"/><w:szCs w:val="24"/><w:lang w:val="es-CO" w:eastAsia="en-US" w:bidi="ar-SA"/></w:rPr><w:delText>M06</w:delText></w:r></w:del></w:p></w:tc><w:tc><w:tcPr><w:tcW w:w="1576" w:type="dxa"/><w:tcBorders></w:tcBorders></w:tcPr><w:p><w:pPr><w:pStyle w:val="Tabla8"/><w:widowControl/><w:jc w:val="left"/><w:rPr><w:kern w:val="0"/><w:szCs w:val="24"/><w:lang w:val="es-CO" w:eastAsia="en-US" w:bidi="ar-SA"/><w:del w:id="24796" w:author="Unknown Author" w:date="2026-10-30T04:17:53Z"></w:del></w:rPr></w:pPr><w:del w:id="24795" w:author="Unknown Author" w:date="2026-10-30T04:17:53Z"><w:r><w:rPr><w:kern w:val="0"/><w:szCs w:val="24"/><w:lang w:val="es-CO" w:eastAsia="en-US" w:bidi="ar-SA"/></w:rPr><w:delText>Materiales, insumos y documentación</w:delText></w:r></w:del></w:p></w:tc><w:tc><w:tcPr><w:tcW w:w="1577" w:type="dxa"/><w:tcBorders></w:tcBorders></w:tcPr><w:p><w:pPr><w:pStyle w:val="Tabla8"/><w:widowControl/><w:jc w:val="left"/><w:rPr><w:kern w:val="0"/><w:szCs w:val="24"/><w:lang w:val="es-CO" w:eastAsia="en-US" w:bidi="ar-SA"/><w:del w:id="24798" w:author="Unknown Author" w:date="2026-10-30T04:17:53Z"></w:del></w:rPr></w:pPr><w:del w:id="24797" w:author="Unknown Author" w:date="2026-10-30T04:17:53Z"><w:r><w:rPr><w:kern w:val="0"/><w:szCs w:val="24"/><w:lang w:val="es-CO" w:eastAsia="en-US" w:bidi="ar-SA"/></w:rPr><w:delText>Elementos de protección personal (mascarillas N95)</w:delText></w:r></w:del></w:p></w:tc><w:tc><w:tcPr><w:tcW w:w="1161" w:type="dxa"/><w:tcBorders></w:tcBorders></w:tcPr><w:p><w:pPr><w:pStyle w:val="Tabla8"/><w:widowControl/><w:jc w:val="left"/><w:rPr><w:kern w:val="0"/><w:szCs w:val="24"/><w:lang w:val="es-CO" w:eastAsia="en-US" w:bidi="ar-SA"/><w:del w:id="24800" w:author="Unknown Author" w:date="2026-10-30T04:17:53Z"></w:del></w:rPr></w:pPr><w:del w:id="24799" w:author="Unknown Author" w:date="2026-10-30T04:17:53Z"><w:r><w:rPr><w:kern w:val="0"/><w:szCs w:val="24"/><w:lang w:val="es-CO" w:eastAsia="en-US" w:bidi="ar-SA"/></w:rPr><w:delText>unidad</w:delText></w:r></w:del></w:p></w:tc><w:tc><w:tcPr><w:tcW w:w="911" w:type="dxa"/><w:tcBorders></w:tcBorders></w:tcPr><w:p><w:pPr><w:pStyle w:val="Tabla8"/><w:widowControl/><w:jc w:val="left"/><w:rPr><w:kern w:val="0"/><w:szCs w:val="24"/><w:lang w:val="es-CO" w:eastAsia="en-US" w:bidi="ar-SA"/><w:del w:id="24802" w:author="Unknown Author" w:date="2026-10-30T04:17:53Z"></w:del></w:rPr></w:pPr><w:del w:id="24801" w:author="Unknown Author" w:date="2026-10-30T04:17:53Z"><w:r><w:rPr><w:kern w:val="0"/><w:szCs w:val="24"/><w:lang w:val="es-CO" w:eastAsia="en-US" w:bidi="ar-SA"/></w:rPr><w:delText>3.000</w:delText></w:r></w:del></w:p></w:tc><w:tc><w:tcPr><w:tcW w:w="1162" w:type="dxa"/><w:tcBorders></w:tcBorders></w:tcPr><w:p><w:pPr><w:pStyle w:val="Tabla8"/><w:widowControl/><w:jc w:val="left"/><w:rPr><w:kern w:val="0"/><w:szCs w:val="24"/><w:lang w:val="es-CO" w:eastAsia="en-US" w:bidi="ar-SA"/><w:del w:id="24804" w:author="Unknown Author" w:date="2026-10-30T04:17:53Z"></w:del></w:rPr></w:pPr><w:del w:id="24803" w:author="Unknown Author" w:date="2026-10-30T04:17:53Z"><w:r><w:rPr><w:kern w:val="0"/><w:szCs w:val="24"/><w:lang w:val="es-CO" w:eastAsia="en-US" w:bidi="ar-SA"/></w:rPr><w:delText>$ 4.000</w:delText></w:r></w:del></w:p></w:tc><w:tc><w:tcPr><w:tcW w:w="1659" w:type="dxa"/><w:tcBorders></w:tcBorders></w:tcPr><w:p><w:pPr><w:pStyle w:val="Tabla8"/><w:widowControl/><w:jc w:val="left"/><w:rPr><w:kern w:val="0"/><w:szCs w:val="24"/><w:lang w:val="es-CO" w:eastAsia="en-US" w:bidi="ar-SA"/><w:del w:id="24806" w:author="Unknown Author" w:date="2026-10-30T04:17:53Z"></w:del></w:rPr></w:pPr><w:del w:id="24805" w:author="Unknown Author" w:date="2026-10-30T04:17:53Z"><w:r><w:rPr><w:kern w:val="0"/><w:szCs w:val="24"/><w:lang w:val="es-CO" w:eastAsia="en-US" w:bidi="ar-SA"/></w:rPr><w:delText>$ 12.000.000</w:delText></w:r></w:del></w:p></w:tc><w:tc><w:tcPr><w:tcW w:w="1243" w:type="dxa"/><w:tcBorders></w:tcBorders></w:tcPr><w:p><w:pPr><w:pStyle w:val="Tabla8"/><w:widowControl/><w:jc w:val="left"/><w:rPr><w:kern w:val="0"/><w:szCs w:val="24"/><w:lang w:val="es-CO" w:eastAsia="en-US" w:bidi="ar-SA"/><w:del w:id="24808" w:author="Unknown Author" w:date="2026-10-30T04:17:53Z"></w:del></w:rPr></w:pPr><w:del w:id="24807" w:author="Unknown Author" w:date="2026-10-30T04:17:53Z"><w:r><w:rPr><w:kern w:val="0"/><w:szCs w:val="24"/><w:lang w:val="es-CO" w:eastAsia="en-US" w:bidi="ar-SA"/></w:rPr><w:delText>1.3, 2.3, 2.4</w:delText></w:r></w:del></w:p></w:tc></w:tr><w:tr><w:trPr><w:del w:id="24809" w:author="Unknown Author" w:date="2026-10-30T04:17:53Z"/><w:cantSplit w:val="true"/></w:trPr><w:tc><w:tcPr><w:tcW w:w="663" w:type="dxa"/><w:tcBorders></w:tcBorders><w:shd w:color="auto" w:fill="F7F7F7" w:val="clear"/></w:tcPr><w:p><w:pPr><w:pStyle w:val="Tabla8"/><w:widowControl/><w:jc w:val="left"/><w:rPr><w:kern w:val="0"/><w:szCs w:val="24"/><w:lang w:val="es-CO" w:eastAsia="en-US" w:bidi="ar-SA"/><w:del w:id="24811" w:author="Unknown Author" w:date="2026-10-30T04:17:53Z"></w:del></w:rPr></w:pPr><w:del w:id="24810" w:author="Unknown Author" w:date="2026-10-30T04:17:53Z"><w:r><w:rPr><w:kern w:val="0"/><w:szCs w:val="24"/><w:lang w:val="es-CO" w:eastAsia="en-US" w:bidi="ar-SA"/></w:rPr><w:delText>M07</w:delText></w:r></w:del></w:p></w:tc><w:tc><w:tcPr><w:tcW w:w="1576" w:type="dxa"/><w:tcBorders></w:tcBorders><w:shd w:color="auto" w:fill="F7F7F7" w:val="clear"/></w:tcPr><w:p><w:pPr><w:pStyle w:val="Tabla8"/><w:widowControl/><w:jc w:val="left"/><w:rPr><w:kern w:val="0"/><w:szCs w:val="24"/><w:lang w:val="es-CO" w:eastAsia="en-US" w:bidi="ar-SA"/><w:del w:id="24813" w:author="Unknown Author" w:date="2026-10-30T04:17:53Z"></w:del></w:rPr></w:pPr><w:del w:id="24812" w:author="Unknown Author" w:date="2026-10-30T04:17:53Z"><w:r><w:rPr><w:kern w:val="0"/><w:szCs w:val="24"/><w:lang w:val="es-CO" w:eastAsia="en-US" w:bidi="ar-SA"/></w:rPr><w:delText>Materiales, insumos y documentación</w:delText></w:r></w:del></w:p></w:tc><w:tc><w:tcPr><w:tcW w:w="1577" w:type="dxa"/><w:tcBorders></w:tcBorders><w:shd w:color="auto" w:fill="F7F7F7" w:val="clear"/></w:tcPr><w:p><w:pPr><w:pStyle w:val="Tabla8"/><w:widowControl/><w:jc w:val="left"/><w:rPr><w:kern w:val="0"/><w:szCs w:val="24"/><w:lang w:val="es-CO" w:eastAsia="en-US" w:bidi="ar-SA"/><w:del w:id="24815" w:author="Unknown Author" w:date="2026-10-30T04:17:53Z"></w:del></w:rPr></w:pPr><w:del w:id="24814" w:author="Unknown Author" w:date="2026-10-30T04:17:53Z"><w:r><w:rPr><w:kern w:val="0"/><w:szCs w:val="24"/><w:lang w:val="es-CO" w:eastAsia="en-US" w:bidi="ar-SA"/></w:rPr><w:delText>Repuestos y consumibles de mantenimiento (baterías, cables, conectores)</w:delText></w:r></w:del></w:p></w:tc><w:tc><w:tcPr><w:tcW w:w="1161" w:type="dxa"/><w:tcBorders></w:tcBorders><w:shd w:color="auto" w:fill="F7F7F7" w:val="clear"/></w:tcPr><w:p><w:pPr><w:pStyle w:val="Tabla8"/><w:widowControl/><w:jc w:val="left"/><w:rPr><w:kern w:val="0"/><w:szCs w:val="24"/><w:lang w:val="es-CO" w:eastAsia="en-US" w:bidi="ar-SA"/><w:del w:id="24817" w:author="Unknown Author" w:date="2026-10-30T04:17:53Z"></w:del></w:rPr></w:pPr><w:del w:id="24816" w:author="Unknown Author" w:date="2026-10-30T04:17:53Z"><w:r><w:rPr><w:kern w:val="0"/><w:szCs w:val="24"/><w:lang w:val="es-CO" w:eastAsia="en-US" w:bidi="ar-SA"/></w:rPr><w:delText>lote</w:delText></w:r></w:del></w:p></w:tc><w:tc><w:tcPr><w:tcW w:w="911" w:type="dxa"/><w:tcBorders></w:tcBorders><w:shd w:color="auto" w:fill="F7F7F7" w:val="clear"/></w:tcPr><w:p><w:pPr><w:pStyle w:val="Tabla8"/><w:widowControl/><w:jc w:val="left"/><w:rPr><w:kern w:val="0"/><w:szCs w:val="24"/><w:lang w:val="es-CO" w:eastAsia="en-US" w:bidi="ar-SA"/><w:del w:id="24819" w:author="Unknown Author" w:date="2026-10-30T04:17:53Z"></w:del></w:rPr></w:pPr><w:del w:id="24818" w:author="Unknown Author" w:date="2026-10-30T04:17:53Z"><w:r><w:rPr><w:kern w:val="0"/><w:szCs w:val="24"/><w:lang w:val="es-CO" w:eastAsia="en-US" w:bidi="ar-SA"/></w:rPr><w:delText>1</w:delText></w:r></w:del></w:p></w:tc><w:tc><w:tcPr><w:tcW w:w="1162" w:type="dxa"/><w:tcBorders></w:tcBorders><w:shd w:color="auto" w:fill="F7F7F7" w:val="clear"/></w:tcPr><w:p><w:pPr><w:pStyle w:val="Tabla8"/><w:widowControl/><w:jc w:val="left"/><w:rPr><w:kern w:val="0"/><w:szCs w:val="24"/><w:lang w:val="es-CO" w:eastAsia="en-US" w:bidi="ar-SA"/><w:del w:id="24821" w:author="Unknown Author" w:date="2026-10-30T04:17:53Z"></w:del></w:rPr></w:pPr><w:del w:id="24820" w:author="Unknown Author" w:date="2026-10-30T04:17:53Z"><w:r><w:rPr><w:kern w:val="0"/><w:szCs w:val="24"/><w:lang w:val="es-CO" w:eastAsia="en-US" w:bidi="ar-SA"/></w:rPr><w:delText>$ 60.000.000</w:delText></w:r></w:del></w:p></w:tc><w:tc><w:tcPr><w:tcW w:w="1659" w:type="dxa"/><w:tcBorders></w:tcBorders><w:shd w:color="auto" w:fill="F7F7F7" w:val="clear"/></w:tcPr><w:p><w:pPr><w:pStyle w:val="Tabla8"/><w:widowControl/><w:jc w:val="left"/><w:rPr><w:kern w:val="0"/><w:szCs w:val="24"/><w:lang w:val="es-CO" w:eastAsia="en-US" w:bidi="ar-SA"/><w:del w:id="24823" w:author="Unknown Author" w:date="2026-10-30T04:17:53Z"></w:del></w:rPr></w:pPr><w:del w:id="24822" w:author="Unknown Author" w:date="2026-10-30T04:17:53Z"><w:r><w:rPr><w:kern w:val="0"/><w:szCs w:val="24"/><w:lang w:val="es-CO" w:eastAsia="en-US" w:bidi="ar-SA"/></w:rPr><w:delText>$ 60.000.000</w:delText></w:r></w:del></w:p></w:tc><w:tc><w:tcPr><w:tcW w:w="1243" w:type="dxa"/><w:tcBorders></w:tcBorders><w:shd w:color="auto" w:fill="F7F7F7" w:val="clear"/></w:tcPr><w:p><w:pPr><w:pStyle w:val="Tabla8"/><w:widowControl/><w:jc w:val="left"/><w:rPr><w:kern w:val="0"/><w:szCs w:val="24"/><w:lang w:val="es-CO" w:eastAsia="en-US" w:bidi="ar-SA"/><w:del w:id="24825" w:author="Unknown Author" w:date="2026-10-30T04:17:53Z"></w:del></w:rPr></w:pPr><w:del w:id="24824" w:author="Unknown Author" w:date="2026-10-30T04:17:53Z"><w:r><w:rPr><w:kern w:val="0"/><w:szCs w:val="24"/><w:lang w:val="es-CO" w:eastAsia="en-US" w:bidi="ar-SA"/></w:rPr><w:delText>2.3, 2.4</w:delText></w:r></w:del></w:p></w:tc></w:tr><w:tr><w:trPr><w:del w:id="24826" w:author="Unknown Author" w:date="2026-10-30T04:17:53Z"/><w:cantSplit w:val="true"/></w:trPr><w:tc><w:tcPr><w:tcW w:w="663" w:type="dxa"/><w:tcBorders></w:tcBorders></w:tcPr><w:p><w:pPr><w:pStyle w:val="Tabla8"/><w:widowControl/><w:jc w:val="left"/><w:rPr><w:kern w:val="0"/><w:szCs w:val="24"/><w:lang w:val="es-CO" w:eastAsia="en-US" w:bidi="ar-SA"/><w:del w:id="24828" w:author="Unknown Author" w:date="2026-10-30T04:17:53Z"></w:del></w:rPr></w:pPr><w:del w:id="24827" w:author="Unknown Author" w:date="2026-10-30T04:17:53Z"><w:r><w:rPr><w:kern w:val="0"/><w:szCs w:val="24"/><w:lang w:val="es-CO" w:eastAsia="en-US" w:bidi="ar-SA"/></w:rPr><w:delText>S01</w:delText></w:r></w:del></w:p></w:tc><w:tc><w:tcPr><w:tcW w:w="1576" w:type="dxa"/><w:tcBorders></w:tcBorders></w:tcPr><w:p><w:pPr><w:pStyle w:val="Tabla8"/><w:widowControl/><w:jc w:val="left"/><w:rPr><w:kern w:val="0"/><w:szCs w:val="24"/><w:lang w:val="es-CO" w:eastAsia="en-US" w:bidi="ar-SA"/><w:del w:id="24830" w:author="Unknown Author" w:date="2026-10-30T04:17:53Z"></w:del></w:rPr></w:pPr><w:del w:id="24829" w:author="Unknown Author" w:date="2026-10-30T04:17:53Z"><w:r><w:rPr><w:kern w:val="0"/><w:szCs w:val="24"/><w:lang w:val="es-CO" w:eastAsia="en-US" w:bidi="ar-SA"/></w:rPr><w:delText>Servicios tecnológicos y pruebas</w:delText></w:r></w:del></w:p></w:tc><w:tc><w:tcPr><w:tcW w:w="1577" w:type="dxa"/><w:tcBorders></w:tcBorders></w:tcPr><w:p><w:pPr><w:pStyle w:val="Tabla8"/><w:widowControl/><w:jc w:val="left"/><w:rPr><w:kern w:val="0"/><w:szCs w:val="24"/><w:lang w:val="es-CO" w:eastAsia="en-US" w:bidi="ar-SA"/><w:del w:id="24832" w:author="Unknown Author" w:date="2026-10-30T04:17:53Z"></w:del></w:rPr></w:pPr><w:del w:id="24831" w:author="Unknown Author" w:date="2026-10-30T04:17:53Z"><w:r><w:rPr><w:kern w:val="0"/><w:szCs w:val="24"/><w:lang w:val="es-CO" w:eastAsia="en-US" w:bidi="ar-SA"/></w:rPr><w:delText>Análisis gravimétrico en laboratorio acreditado</w:delText></w:r></w:del></w:p></w:tc><w:tc><w:tcPr><w:tcW w:w="1161" w:type="dxa"/><w:tcBorders></w:tcBorders></w:tcPr><w:p><w:pPr><w:pStyle w:val="Tabla8"/><w:widowControl/><w:jc w:val="left"/><w:rPr><w:kern w:val="0"/><w:szCs w:val="24"/><w:lang w:val="es-CO" w:eastAsia="en-US" w:bidi="ar-SA"/><w:del w:id="24834" w:author="Unknown Author" w:date="2026-10-30T04:17:53Z"></w:del></w:rPr></w:pPr><w:del w:id="24833" w:author="Unknown Author" w:date="2026-10-30T04:17:53Z"><w:r><w:rPr><w:kern w:val="0"/><w:szCs w:val="24"/><w:lang w:val="es-CO" w:eastAsia="en-US" w:bidi="ar-SA"/></w:rPr><w:delText>muestra</w:delText></w:r></w:del></w:p></w:tc><w:tc><w:tcPr><w:tcW w:w="911" w:type="dxa"/><w:tcBorders></w:tcBorders></w:tcPr><w:p><w:pPr><w:pStyle w:val="Tabla8"/><w:widowControl/><w:jc w:val="left"/><w:rPr><w:kern w:val="0"/><w:szCs w:val="24"/><w:lang w:val="es-CO" w:eastAsia="en-US" w:bidi="ar-SA"/><w:del w:id="24836" w:author="Unknown Author" w:date="2026-10-30T04:17:53Z"></w:del></w:rPr></w:pPr><w:del w:id="24835" w:author="Unknown Author" w:date="2026-10-30T04:17:53Z"><w:r><w:rPr><w:kern w:val="0"/><w:szCs w:val="24"/><w:lang w:val="es-CO" w:eastAsia="en-US" w:bidi="ar-SA"/></w:rPr><w:delText>240</w:delText></w:r></w:del></w:p></w:tc><w:tc><w:tcPr><w:tcW w:w="1162" w:type="dxa"/><w:tcBorders></w:tcBorders></w:tcPr><w:p><w:pPr><w:pStyle w:val="Tabla8"/><w:widowControl/><w:jc w:val="left"/><w:rPr><w:kern w:val="0"/><w:szCs w:val="24"/><w:lang w:val="es-CO" w:eastAsia="en-US" w:bidi="ar-SA"/><w:del w:id="24838" w:author="Unknown Author" w:date="2026-10-30T04:17:53Z"></w:del></w:rPr></w:pPr><w:del w:id="24837" w:author="Unknown Author" w:date="2026-10-30T04:17:53Z"><w:r><w:rPr><w:kern w:val="0"/><w:szCs w:val="24"/><w:lang w:val="es-CO" w:eastAsia="en-US" w:bidi="ar-SA"/></w:rPr><w:delText>$ 350.000</w:delText></w:r></w:del></w:p></w:tc><w:tc><w:tcPr><w:tcW w:w="1659" w:type="dxa"/><w:tcBorders></w:tcBorders></w:tcPr><w:p><w:pPr><w:pStyle w:val="Tabla8"/><w:widowControl/><w:jc w:val="left"/><w:rPr><w:kern w:val="0"/><w:szCs w:val="24"/><w:lang w:val="es-CO" w:eastAsia="en-US" w:bidi="ar-SA"/><w:del w:id="24840" w:author="Unknown Author" w:date="2026-10-30T04:17:53Z"></w:del></w:rPr></w:pPr><w:del w:id="24839" w:author="Unknown Author" w:date="2026-10-30T04:17:53Z"><w:r><w:rPr><w:kern w:val="0"/><w:szCs w:val="24"/><w:lang w:val="es-CO" w:eastAsia="en-US" w:bidi="ar-SA"/></w:rPr><w:delText>$ 84.000.000</w:delText></w:r></w:del></w:p></w:tc><w:tc><w:tcPr><w:tcW w:w="1243" w:type="dxa"/><w:tcBorders></w:tcBorders></w:tcPr><w:p><w:pPr><w:pStyle w:val="Tabla8"/><w:widowControl/><w:jc w:val="left"/><w:rPr><w:kern w:val="0"/><w:szCs w:val="24"/><w:lang w:val="es-CO" w:eastAsia="en-US" w:bidi="ar-SA"/><w:del w:id="24842" w:author="Unknown Author" w:date="2026-10-30T04:17:53Z"></w:del></w:rPr></w:pPr><w:del w:id="24841" w:author="Unknown Author" w:date="2026-10-30T04:17:53Z"><w:r><w:rPr><w:kern w:val="0"/><w:szCs w:val="24"/><w:lang w:val="es-CO" w:eastAsia="en-US" w:bidi="ar-SA"/></w:rPr><w:delText>1.3, 1.5, 1.6</w:delText></w:r></w:del></w:p></w:tc></w:tr><w:tr><w:trPr><w:del w:id="24843" w:author="Unknown Author" w:date="2026-10-30T04:17:53Z"/><w:cantSplit w:val="true"/></w:trPr><w:tc><w:tcPr><w:tcW w:w="663" w:type="dxa"/><w:tcBorders></w:tcBorders><w:shd w:color="auto" w:fill="F7F7F7" w:val="clear"/></w:tcPr><w:p><w:pPr><w:pStyle w:val="Tabla8"/><w:widowControl/><w:jc w:val="left"/><w:rPr><w:kern w:val="0"/><w:szCs w:val="24"/><w:lang w:val="es-CO" w:eastAsia="en-US" w:bidi="ar-SA"/><w:del w:id="24845" w:author="Unknown Author" w:date="2026-10-30T04:17:53Z"></w:del></w:rPr></w:pPr><w:del w:id="24844" w:author="Unknown Author" w:date="2026-10-30T04:17:53Z"><w:r><w:rPr><w:kern w:val="0"/><w:szCs w:val="24"/><w:lang w:val="es-CO" w:eastAsia="en-US" w:bidi="ar-SA"/></w:rPr><w:delText>S02</w:delText></w:r></w:del></w:p></w:tc><w:tc><w:tcPr><w:tcW w:w="1576" w:type="dxa"/><w:tcBorders></w:tcBorders><w:shd w:color="auto" w:fill="F7F7F7" w:val="clear"/></w:tcPr><w:p><w:pPr><w:pStyle w:val="Tabla8"/><w:widowControl/><w:jc w:val="left"/><w:rPr><w:kern w:val="0"/><w:szCs w:val="24"/><w:lang w:val="es-CO" w:eastAsia="en-US" w:bidi="ar-SA"/><w:del w:id="24847" w:author="Unknown Author" w:date="2026-10-30T04:17:53Z"></w:del></w:rPr></w:pPr><w:del w:id="24846" w:author="Unknown Author" w:date="2026-10-30T04:17:53Z"><w:r><w:rPr><w:kern w:val="0"/><w:szCs w:val="24"/><w:lang w:val="es-CO" w:eastAsia="en-US" w:bidi="ar-SA"/></w:rPr><w:delText>Protección del conocimiento y divulgación</w:delText></w:r></w:del></w:p></w:tc><w:tc><w:tcPr><w:tcW w:w="1577" w:type="dxa"/><w:tcBorders></w:tcBorders><w:shd w:color="auto" w:fill="F7F7F7" w:val="clear"/></w:tcPr><w:p><w:pPr><w:pStyle w:val="Tabla8"/><w:widowControl/><w:jc w:val="left"/><w:rPr><w:kern w:val="0"/><w:szCs w:val="24"/><w:lang w:val="es-CO" w:eastAsia="en-US" w:bidi="ar-SA"/><w:del w:id="24849" w:author="Unknown Author" w:date="2026-10-30T04:17:53Z"></w:del></w:rPr></w:pPr><w:del w:id="24848" w:author="Unknown Author" w:date="2026-10-30T04:17:53Z"><w:r><w:rPr><w:kern w:val="0"/><w:szCs w:val="24"/><w:lang w:val="es-CO" w:eastAsia="en-US" w:bidi="ar-SA"/></w:rPr><w:delText>Consultoría jurídica en propiedad intelectual y libertad de operación</w:delText></w:r></w:del></w:p></w:tc><w:tc><w:tcPr><w:tcW w:w="1161" w:type="dxa"/><w:tcBorders></w:tcBorders><w:shd w:color="auto" w:fill="F7F7F7" w:val="clear"/></w:tcPr><w:p><w:pPr><w:pStyle w:val="Tabla8"/><w:widowControl/><w:jc w:val="left"/><w:rPr><w:kern w:val="0"/><w:szCs w:val="24"/><w:lang w:val="es-CO" w:eastAsia="en-US" w:bidi="ar-SA"/><w:del w:id="24851" w:author="Unknown Author" w:date="2026-10-30T04:17:53Z"></w:del></w:rPr></w:pPr><w:del w:id="24850" w:author="Unknown Author" w:date="2026-10-30T04:17:53Z"><w:r><w:rPr><w:kern w:val="0"/><w:szCs w:val="24"/><w:lang w:val="es-CO" w:eastAsia="en-US" w:bidi="ar-SA"/></w:rPr><w:delText>hora</w:delText></w:r></w:del></w:p></w:tc><w:tc><w:tcPr><w:tcW w:w="911" w:type="dxa"/><w:tcBorders></w:tcBorders><w:shd w:color="auto" w:fill="F7F7F7" w:val="clear"/></w:tcPr><w:p><w:pPr><w:pStyle w:val="Tabla8"/><w:widowControl/><w:jc w:val="left"/><w:rPr><w:kern w:val="0"/><w:szCs w:val="24"/><w:lang w:val="es-CO" w:eastAsia="en-US" w:bidi="ar-SA"/><w:del w:id="24853" w:author="Unknown Author" w:date="2026-10-30T04:17:53Z"></w:del></w:rPr></w:pPr><w:del w:id="24852" w:author="Unknown Author" w:date="2026-10-30T04:17:53Z"><w:r><w:rPr><w:kern w:val="0"/><w:szCs w:val="24"/><w:lang w:val="es-CO" w:eastAsia="en-US" w:bidi="ar-SA"/></w:rPr><w:delText>150</w:delText></w:r></w:del></w:p></w:tc><w:tc><w:tcPr><w:tcW w:w="1162" w:type="dxa"/><w:tcBorders></w:tcBorders><w:shd w:color="auto" w:fill="F7F7F7" w:val="clear"/></w:tcPr><w:p><w:pPr><w:pStyle w:val="Tabla8"/><w:widowControl/><w:jc w:val="left"/><w:rPr><w:kern w:val="0"/><w:szCs w:val="24"/><w:lang w:val="es-CO" w:eastAsia="en-US" w:bidi="ar-SA"/><w:del w:id="24855" w:author="Unknown Author" w:date="2026-10-30T04:17:53Z"></w:del></w:rPr></w:pPr><w:del w:id="24854" w:author="Unknown Author" w:date="2026-10-30T04:17:53Z"><w:r><w:rPr><w:kern w:val="0"/><w:szCs w:val="24"/><w:lang w:val="es-CO" w:eastAsia="en-US" w:bidi="ar-SA"/></w:rPr><w:delText>$ 300.000</w:delText></w:r></w:del></w:p></w:tc><w:tc><w:tcPr><w:tcW w:w="1659" w:type="dxa"/><w:tcBorders></w:tcBorders><w:shd w:color="auto" w:fill="F7F7F7" w:val="clear"/></w:tcPr><w:p><w:pPr><w:pStyle w:val="Tabla8"/><w:widowControl/><w:jc w:val="left"/><w:rPr><w:kern w:val="0"/><w:szCs w:val="24"/><w:lang w:val="es-CO" w:eastAsia="en-US" w:bidi="ar-SA"/><w:del w:id="24857" w:author="Unknown Author" w:date="2026-10-30T04:17:53Z"></w:del></w:rPr></w:pPr><w:del w:id="24856" w:author="Unknown Author" w:date="2026-10-30T04:17:53Z"><w:r><w:rPr><w:kern w:val="0"/><w:szCs w:val="24"/><w:lang w:val="es-CO" w:eastAsia="en-US" w:bidi="ar-SA"/></w:rPr><w:delText>$ 45.000.000</w:delText></w:r></w:del></w:p></w:tc><w:tc><w:tcPr><w:tcW w:w="1243" w:type="dxa"/><w:tcBorders></w:tcBorders><w:shd w:color="auto" w:fill="F7F7F7" w:val="clear"/></w:tcPr><w:p><w:pPr><w:pStyle w:val="Tabla8"/><w:widowControl/><w:jc w:val="left"/><w:rPr><w:kern w:val="0"/><w:szCs w:val="24"/><w:lang w:val="es-CO" w:eastAsia="en-US" w:bidi="ar-SA"/><w:del w:id="24859" w:author="Unknown Author" w:date="2026-10-30T04:17:53Z"></w:del></w:rPr></w:pPr><w:del w:id="24858" w:author="Unknown Author" w:date="2026-10-30T04:17:53Z"><w:r><w:rPr><w:kern w:val="0"/><w:szCs w:val="24"/><w:lang w:val="es-CO" w:eastAsia="en-US" w:bidi="ar-SA"/></w:rPr><w:delText>3.4</w:delText></w:r></w:del></w:p></w:tc></w:tr><w:tr><w:trPr><w:del w:id="24860" w:author="Unknown Author" w:date="2026-10-30T04:17:53Z"/><w:cantSplit w:val="true"/></w:trPr><w:tc><w:tcPr><w:tcW w:w="663" w:type="dxa"/><w:tcBorders></w:tcBorders></w:tcPr><w:p><w:pPr><w:pStyle w:val="Tabla8"/><w:widowControl/><w:jc w:val="left"/><w:rPr><w:kern w:val="0"/><w:szCs w:val="24"/><w:lang w:val="es-CO" w:eastAsia="en-US" w:bidi="ar-SA"/><w:del w:id="24862" w:author="Unknown Author" w:date="2026-10-30T04:17:53Z"></w:del></w:rPr></w:pPr><w:del w:id="24861" w:author="Unknown Author" w:date="2026-10-30T04:17:53Z"><w:r><w:rPr><w:kern w:val="0"/><w:szCs w:val="24"/><w:lang w:val="es-CO" w:eastAsia="en-US" w:bidi="ar-SA"/></w:rPr><w:delText>S03</w:delText></w:r></w:del></w:p></w:tc><w:tc><w:tcPr><w:tcW w:w="1576" w:type="dxa"/><w:tcBorders></w:tcBorders></w:tcPr><w:p><w:pPr><w:pStyle w:val="Tabla8"/><w:widowControl/><w:jc w:val="left"/><w:rPr><w:kern w:val="0"/><w:szCs w:val="24"/><w:lang w:val="es-CO" w:eastAsia="en-US" w:bidi="ar-SA"/><w:del w:id="24864" w:author="Unknown Author" w:date="2026-10-30T04:17:53Z"></w:del></w:rPr></w:pPr><w:del w:id="24863" w:author="Unknown Author" w:date="2026-10-30T04:17:53Z"><w:r><w:rPr><w:kern w:val="0"/><w:szCs w:val="24"/><w:lang w:val="es-CO" w:eastAsia="en-US" w:bidi="ar-SA"/></w:rPr><w:delText>Servicios tecnológicos y pruebas</w:delText></w:r></w:del></w:p></w:tc><w:tc><w:tcPr><w:tcW w:w="1577" w:type="dxa"/><w:tcBorders></w:tcBorders></w:tcPr><w:p><w:pPr><w:pStyle w:val="Tabla8"/><w:widowControl/><w:jc w:val="left"/><w:rPr><w:kern w:val="0"/><w:szCs w:val="24"/><w:lang w:val="es-CO" w:eastAsia="en-US" w:bidi="ar-SA"/><w:del w:id="24866" w:author="Unknown Author" w:date="2026-10-30T04:17:53Z"></w:del></w:rPr></w:pPr><w:del w:id="24865" w:author="Unknown Author" w:date="2026-10-30T04:17:53Z"><w:r><w:rPr><w:kern w:val="0"/><w:szCs w:val="24"/><w:lang w:val="es-CO" w:eastAsia="en-US" w:bidi="ar-SA"/></w:rPr><w:delText>Auditoría externa de ciberseguridad</w:delText></w:r></w:del></w:p></w:tc><w:tc><w:tcPr><w:tcW w:w="1161" w:type="dxa"/><w:tcBorders></w:tcBorders></w:tcPr><w:p><w:pPr><w:pStyle w:val="Tabla8"/><w:widowControl/><w:jc w:val="left"/><w:rPr><w:kern w:val="0"/><w:szCs w:val="24"/><w:lang w:val="es-CO" w:eastAsia="en-US" w:bidi="ar-SA"/><w:del w:id="24868" w:author="Unknown Author" w:date="2026-10-30T04:17:53Z"></w:del></w:rPr></w:pPr><w:del w:id="24867" w:author="Unknown Author" w:date="2026-10-30T04:17:53Z"><w:r><w:rPr><w:kern w:val="0"/><w:szCs w:val="24"/><w:lang w:val="es-CO" w:eastAsia="en-US" w:bidi="ar-SA"/></w:rPr><w:delText>servicio</w:delText></w:r></w:del></w:p></w:tc><w:tc><w:tcPr><w:tcW w:w="911" w:type="dxa"/><w:tcBorders></w:tcBorders></w:tcPr><w:p><w:pPr><w:pStyle w:val="Tabla8"/><w:widowControl/><w:jc w:val="left"/><w:rPr><w:kern w:val="0"/><w:szCs w:val="24"/><w:lang w:val="es-CO" w:eastAsia="en-US" w:bidi="ar-SA"/><w:del w:id="24870" w:author="Unknown Author" w:date="2026-10-30T04:17:53Z"></w:del></w:rPr></w:pPr><w:del w:id="24869" w:author="Unknown Author" w:date="2026-10-30T04:17:53Z"><w:r><w:rPr><w:kern w:val="0"/><w:szCs w:val="24"/><w:lang w:val="es-CO" w:eastAsia="en-US" w:bidi="ar-SA"/></w:rPr><w:delText>2</w:delText></w:r></w:del></w:p></w:tc><w:tc><w:tcPr><w:tcW w:w="1162" w:type="dxa"/><w:tcBorders></w:tcBorders></w:tcPr><w:p><w:pPr><w:pStyle w:val="Tabla8"/><w:widowControl/><w:jc w:val="left"/><w:rPr><w:kern w:val="0"/><w:szCs w:val="24"/><w:lang w:val="es-CO" w:eastAsia="en-US" w:bidi="ar-SA"/><w:del w:id="24872" w:author="Unknown Author" w:date="2026-10-30T04:17:53Z"></w:del></w:rPr></w:pPr><w:del w:id="24871" w:author="Unknown Author" w:date="2026-10-30T04:17:53Z"><w:r><w:rPr><w:kern w:val="0"/><w:szCs w:val="24"/><w:lang w:val="es-CO" w:eastAsia="en-US" w:bidi="ar-SA"/></w:rPr><w:delText>$ 15.000.000</w:delText></w:r></w:del></w:p></w:tc><w:tc><w:tcPr><w:tcW w:w="1659" w:type="dxa"/><w:tcBorders></w:tcBorders></w:tcPr><w:p><w:pPr><w:pStyle w:val="Tabla8"/><w:widowControl/><w:jc w:val="left"/><w:rPr><w:kern w:val="0"/><w:szCs w:val="24"/><w:lang w:val="es-CO" w:eastAsia="en-US" w:bidi="ar-SA"/><w:del w:id="24874" w:author="Unknown Author" w:date="2026-10-30T04:17:53Z"></w:del></w:rPr></w:pPr><w:del w:id="24873" w:author="Unknown Author" w:date="2026-10-30T04:17:53Z"><w:r><w:rPr><w:kern w:val="0"/><w:szCs w:val="24"/><w:lang w:val="es-CO" w:eastAsia="en-US" w:bidi="ar-SA"/></w:rPr><w:delText>$ 30.000.000</w:delText></w:r></w:del></w:p></w:tc><w:tc><w:tcPr><w:tcW w:w="1243" w:type="dxa"/><w:tcBorders></w:tcBorders></w:tcPr><w:p><w:pPr><w:pStyle w:val="Tabla8"/><w:widowControl/><w:jc w:val="left"/><w:rPr><w:kern w:val="0"/><w:szCs w:val="24"/><w:lang w:val="es-CO" w:eastAsia="en-US" w:bidi="ar-SA"/><w:del w:id="24876" w:author="Unknown Author" w:date="2026-10-30T04:17:53Z"></w:del></w:rPr></w:pPr><w:del w:id="24875" w:author="Unknown Author" w:date="2026-10-30T04:17:53Z"><w:r><w:rPr><w:kern w:val="0"/><w:szCs w:val="24"/><w:lang w:val="es-CO" w:eastAsia="en-US" w:bidi="ar-SA"/></w:rPr><w:delText>2.2, 2.4</w:delText></w:r></w:del></w:p></w:tc></w:tr><w:tr><w:trPr><w:del w:id="24877" w:author="Unknown Author" w:date="2026-10-30T04:17:53Z"/><w:cantSplit w:val="true"/></w:trPr><w:tc><w:tcPr><w:tcW w:w="663" w:type="dxa"/><w:tcBorders></w:tcBorders><w:shd w:color="auto" w:fill="F7F7F7" w:val="clear"/></w:tcPr><w:p><w:pPr><w:pStyle w:val="Tabla8"/><w:widowControl/><w:jc w:val="left"/><w:rPr><w:kern w:val="0"/><w:szCs w:val="24"/><w:lang w:val="es-CO" w:eastAsia="en-US" w:bidi="ar-SA"/><w:del w:id="24879" w:author="Unknown Author" w:date="2026-10-30T04:17:53Z"></w:del></w:rPr></w:pPr><w:del w:id="24878" w:author="Unknown Author" w:date="2026-10-30T04:17:53Z"><w:r><w:rPr><w:kern w:val="0"/><w:szCs w:val="24"/><w:lang w:val="es-CO" w:eastAsia="en-US" w:bidi="ar-SA"/></w:rPr><w:delText>S05</w:delText></w:r></w:del></w:p></w:tc><w:tc><w:tcPr><w:tcW w:w="1576" w:type="dxa"/><w:tcBorders></w:tcBorders><w:shd w:color="auto" w:fill="F7F7F7" w:val="clear"/></w:tcPr><w:p><w:pPr><w:pStyle w:val="Tabla8"/><w:widowControl/><w:jc w:val="left"/><w:rPr><w:kern w:val="0"/><w:szCs w:val="24"/><w:lang w:val="es-CO" w:eastAsia="en-US" w:bidi="ar-SA"/><w:del w:id="24881" w:author="Unknown Author" w:date="2026-10-30T04:17:53Z"></w:del></w:rPr></w:pPr><w:del w:id="24880" w:author="Unknown Author" w:date="2026-10-30T04:17:53Z"><w:r><w:rPr><w:kern w:val="0"/><w:szCs w:val="24"/><w:lang w:val="es-CO" w:eastAsia="en-US" w:bidi="ar-SA"/></w:rPr><w:delText>Infraestructura</w:delText></w:r></w:del></w:p></w:tc><w:tc><w:tcPr><w:tcW w:w="1577" w:type="dxa"/><w:tcBorders></w:tcBorders><w:shd w:color="auto" w:fill="F7F7F7" w:val="clear"/></w:tcPr><w:p><w:pPr><w:pStyle w:val="Tabla8"/><w:widowControl/><w:jc w:val="left"/><w:rPr><w:kern w:val="0"/><w:szCs w:val="24"/><w:lang w:val="es-CO" w:eastAsia="en-US" w:bidi="ar-SA"/><w:del w:id="24883" w:author="Unknown Author" w:date="2026-10-30T04:17:53Z"></w:del></w:rPr></w:pPr><w:del w:id="24882" w:author="Unknown Author" w:date="2026-10-30T04:17:53Z"><w:r><w:rPr><w:kern w:val="0"/><w:szCs w:val="24"/><w:lang w:val="es-CO" w:eastAsia="en-US" w:bidi="ar-SA"/></w:rPr><w:delText>Instalación en sitio, mástiles y obra menor (100 nodos y 10 gateways)</w:delText></w:r></w:del></w:p></w:tc><w:tc><w:tcPr><w:tcW w:w="1161" w:type="dxa"/><w:tcBorders></w:tcBorders><w:shd w:color="auto" w:fill="F7F7F7" w:val="clear"/></w:tcPr><w:p><w:pPr><w:pStyle w:val="Tabla8"/><w:widowControl/><w:jc w:val="left"/><w:rPr><w:kern w:val="0"/><w:szCs w:val="24"/><w:lang w:val="es-CO" w:eastAsia="en-US" w:bidi="ar-SA"/><w:del w:id="24885" w:author="Unknown Author" w:date="2026-10-30T04:17:53Z"></w:del></w:rPr></w:pPr><w:del w:id="24884" w:author="Unknown Author" w:date="2026-10-30T04:17:53Z"><w:r><w:rPr><w:kern w:val="0"/><w:szCs w:val="24"/><w:lang w:val="es-CO" w:eastAsia="en-US" w:bidi="ar-SA"/></w:rPr><w:delText>sitio</w:delText></w:r></w:del></w:p></w:tc><w:tc><w:tcPr><w:tcW w:w="911" w:type="dxa"/><w:tcBorders></w:tcBorders><w:shd w:color="auto" w:fill="F7F7F7" w:val="clear"/></w:tcPr><w:p><w:pPr><w:pStyle w:val="Tabla8"/><w:widowControl/><w:jc w:val="left"/><w:rPr><w:kern w:val="0"/><w:szCs w:val="24"/><w:lang w:val="es-CO" w:eastAsia="en-US" w:bidi="ar-SA"/><w:del w:id="24887" w:author="Unknown Author" w:date="2026-10-30T04:17:53Z"></w:del></w:rPr></w:pPr><w:del w:id="24886" w:author="Unknown Author" w:date="2026-10-30T04:17:53Z"><w:r><w:rPr><w:kern w:val="0"/><w:szCs w:val="24"/><w:lang w:val="es-CO" w:eastAsia="en-US" w:bidi="ar-SA"/></w:rPr><w:delText>110</w:delText></w:r></w:del></w:p></w:tc><w:tc><w:tcPr><w:tcW w:w="1162" w:type="dxa"/><w:tcBorders></w:tcBorders><w:shd w:color="auto" w:fill="F7F7F7" w:val="clear"/></w:tcPr><w:p><w:pPr><w:pStyle w:val="Tabla8"/><w:widowControl/><w:jc w:val="left"/><w:rPr><w:kern w:val="0"/><w:szCs w:val="24"/><w:lang w:val="es-CO" w:eastAsia="en-US" w:bidi="ar-SA"/><w:del w:id="24889" w:author="Unknown Author" w:date="2026-10-30T04:17:53Z"></w:del></w:rPr></w:pPr><w:del w:id="24888" w:author="Unknown Author" w:date="2026-10-30T04:17:53Z"><w:r><w:rPr><w:kern w:val="0"/><w:szCs w:val="24"/><w:lang w:val="es-CO" w:eastAsia="en-US" w:bidi="ar-SA"/></w:rPr><w:delText>$ 1.200.000</w:delText></w:r></w:del></w:p></w:tc><w:tc><w:tcPr><w:tcW w:w="1659" w:type="dxa"/><w:tcBorders></w:tcBorders><w:shd w:color="auto" w:fill="F7F7F7" w:val="clear"/></w:tcPr><w:p><w:pPr><w:pStyle w:val="Tabla8"/><w:widowControl/><w:jc w:val="left"/><w:rPr><w:kern w:val="0"/><w:szCs w:val="24"/><w:lang w:val="es-CO" w:eastAsia="en-US" w:bidi="ar-SA"/><w:del w:id="24891" w:author="Unknown Author" w:date="2026-10-30T04:17:53Z"></w:del></w:rPr></w:pPr><w:del w:id="24890" w:author="Unknown Author" w:date="2026-10-30T04:17:53Z"><w:r><w:rPr><w:kern w:val="0"/><w:szCs w:val="24"/><w:lang w:val="es-CO" w:eastAsia="en-US" w:bidi="ar-SA"/></w:rPr><w:delText>$ 132.000.000</w:delText></w:r></w:del></w:p></w:tc><w:tc><w:tcPr><w:tcW w:w="1243" w:type="dxa"/><w:tcBorders></w:tcBorders><w:shd w:color="auto" w:fill="F7F7F7" w:val="clear"/></w:tcPr><w:p><w:pPr><w:pStyle w:val="Tabla8"/><w:widowControl/><w:jc w:val="left"/><w:rPr><w:kern w:val="0"/><w:szCs w:val="24"/><w:lang w:val="es-CO" w:eastAsia="en-US" w:bidi="ar-SA"/><w:del w:id="24893" w:author="Unknown Author" w:date="2026-10-30T04:17:53Z"></w:del></w:rPr></w:pPr><w:del w:id="24892" w:author="Unknown Author" w:date="2026-10-30T04:17:53Z"><w:r><w:rPr><w:kern w:val="0"/><w:szCs w:val="24"/><w:lang w:val="es-CO" w:eastAsia="en-US" w:bidi="ar-SA"/></w:rPr><w:delText>1.3, 2.3, 2.4</w:delText></w:r></w:del></w:p></w:tc></w:tr><w:tr><w:trPr><w:del w:id="24894" w:author="Unknown Author" w:date="2026-10-30T04:17:53Z"/><w:cantSplit w:val="true"/></w:trPr><w:tc><w:tcPr><w:tcW w:w="663" w:type="dxa"/><w:tcBorders></w:tcBorders></w:tcPr><w:p><w:pPr><w:pStyle w:val="Tabla8"/><w:widowControl/><w:jc w:val="left"/><w:rPr><w:kern w:val="0"/><w:szCs w:val="24"/><w:lang w:val="es-CO" w:eastAsia="en-US" w:bidi="ar-SA"/><w:del w:id="24896" w:author="Unknown Author" w:date="2026-10-30T04:17:53Z"></w:del></w:rPr></w:pPr><w:del w:id="24895" w:author="Unknown Author" w:date="2026-10-30T04:17:53Z"><w:r><w:rPr><w:kern w:val="0"/><w:szCs w:val="24"/><w:lang w:val="es-CO" w:eastAsia="en-US" w:bidi="ar-SA"/></w:rPr><w:delText>S06</w:delText></w:r></w:del></w:p></w:tc><w:tc><w:tcPr><w:tcW w:w="1576" w:type="dxa"/><w:tcBorders></w:tcBorders></w:tcPr><w:p><w:pPr><w:pStyle w:val="Tabla8"/><w:widowControl/><w:jc w:val="left"/><w:rPr><w:kern w:val="0"/><w:szCs w:val="24"/><w:lang w:val="es-CO" w:eastAsia="en-US" w:bidi="ar-SA"/><w:del w:id="24898" w:author="Unknown Author" w:date="2026-10-30T04:17:53Z"></w:del></w:rPr></w:pPr><w:del w:id="24897" w:author="Unknown Author" w:date="2026-10-30T04:17:53Z"><w:r><w:rPr><w:kern w:val="0"/><w:szCs w:val="24"/><w:lang w:val="es-CO" w:eastAsia="en-US" w:bidi="ar-SA"/></w:rPr><w:delText>Servicios tecnológicos y pruebas</w:delText></w:r></w:del></w:p></w:tc><w:tc><w:tcPr><w:tcW w:w="1577" w:type="dxa"/><w:tcBorders></w:tcBorders></w:tcPr><w:p><w:pPr><w:pStyle w:val="Tabla8"/><w:widowControl/><w:jc w:val="left"/><w:rPr><w:kern w:val="0"/><w:szCs w:val="24"/><w:lang w:val="es-CO" w:eastAsia="en-US" w:bidi="ar-SA"/><w:del w:id="24900" w:author="Unknown Author" w:date="2026-10-30T04:17:53Z"></w:del></w:rPr></w:pPr><w:del w:id="24899" w:author="Unknown Author" w:date="2026-10-30T04:17:53Z"><w:r><w:rPr><w:kern w:val="0"/><w:szCs w:val="24"/><w:lang w:val="es-CO" w:eastAsia="en-US" w:bidi="ar-SA"/></w:rPr><w:delText>Estudio de cobertura y de enlace en tres departamentos</w:delText></w:r></w:del></w:p></w:tc><w:tc><w:tcPr><w:tcW w:w="1161" w:type="dxa"/><w:tcBorders></w:tcBorders></w:tcPr><w:p><w:pPr><w:pStyle w:val="Tabla8"/><w:widowControl/><w:jc w:val="left"/><w:rPr><w:kern w:val="0"/><w:szCs w:val="24"/><w:lang w:val="es-CO" w:eastAsia="en-US" w:bidi="ar-SA"/><w:del w:id="24902" w:author="Unknown Author" w:date="2026-10-30T04:17:53Z"></w:del></w:rPr></w:pPr><w:del w:id="24901" w:author="Unknown Author" w:date="2026-10-30T04:17:53Z"><w:r><w:rPr><w:kern w:val="0"/><w:szCs w:val="24"/><w:lang w:val="es-CO" w:eastAsia="en-US" w:bidi="ar-SA"/></w:rPr><w:delText>estudio</w:delText></w:r></w:del></w:p></w:tc><w:tc><w:tcPr><w:tcW w:w="911" w:type="dxa"/><w:tcBorders></w:tcBorders></w:tcPr><w:p><w:pPr><w:pStyle w:val="Tabla8"/><w:widowControl/><w:jc w:val="left"/><w:rPr><w:kern w:val="0"/><w:szCs w:val="24"/><w:lang w:val="es-CO" w:eastAsia="en-US" w:bidi="ar-SA"/><w:del w:id="24904" w:author="Unknown Author" w:date="2026-10-30T04:17:53Z"></w:del></w:rPr></w:pPr><w:del w:id="24903" w:author="Unknown Author" w:date="2026-10-30T04:17:53Z"><w:r><w:rPr><w:kern w:val="0"/><w:szCs w:val="24"/><w:lang w:val="es-CO" w:eastAsia="en-US" w:bidi="ar-SA"/></w:rPr><w:delText>3</w:delText></w:r></w:del></w:p></w:tc><w:tc><w:tcPr><w:tcW w:w="1162" w:type="dxa"/><w:tcBorders></w:tcBorders></w:tcPr><w:p><w:pPr><w:pStyle w:val="Tabla8"/><w:widowControl/><w:jc w:val="left"/><w:rPr><w:kern w:val="0"/><w:szCs w:val="24"/><w:lang w:val="es-CO" w:eastAsia="en-US" w:bidi="ar-SA"/><w:del w:id="24906" w:author="Unknown Author" w:date="2026-10-30T04:17:53Z"></w:del></w:rPr></w:pPr><w:del w:id="24905" w:author="Unknown Author" w:date="2026-10-30T04:17:53Z"><w:r><w:rPr><w:kern w:val="0"/><w:szCs w:val="24"/><w:lang w:val="es-CO" w:eastAsia="en-US" w:bidi="ar-SA"/></w:rPr><w:delText>$ 20.000.000</w:delText></w:r></w:del></w:p></w:tc><w:tc><w:tcPr><w:tcW w:w="1659" w:type="dxa"/><w:tcBorders></w:tcBorders></w:tcPr><w:p><w:pPr><w:pStyle w:val="Tabla8"/><w:widowControl/><w:jc w:val="left"/><w:rPr><w:kern w:val="0"/><w:szCs w:val="24"/><w:lang w:val="es-CO" w:eastAsia="en-US" w:bidi="ar-SA"/><w:del w:id="24908" w:author="Unknown Author" w:date="2026-10-30T04:17:53Z"></w:del></w:rPr></w:pPr><w:del w:id="24907" w:author="Unknown Author" w:date="2026-10-30T04:17:53Z"><w:r><w:rPr><w:kern w:val="0"/><w:szCs w:val="24"/><w:lang w:val="es-CO" w:eastAsia="en-US" w:bidi="ar-SA"/></w:rPr><w:delText>$ 60.000.000</w:delText></w:r></w:del></w:p></w:tc><w:tc><w:tcPr><w:tcW w:w="1243" w:type="dxa"/><w:tcBorders></w:tcBorders></w:tcPr><w:p><w:pPr><w:pStyle w:val="Tabla8"/><w:widowControl/><w:jc w:val="left"/><w:rPr><w:kern w:val="0"/><w:szCs w:val="24"/><w:lang w:val="es-CO" w:eastAsia="en-US" w:bidi="ar-SA"/><w:del w:id="24910" w:author="Unknown Author" w:date="2026-10-30T04:17:53Z"></w:del></w:rPr></w:pPr><w:del w:id="24909" w:author="Unknown Author" w:date="2026-10-30T04:17:53Z"><w:r><w:rPr><w:kern w:val="0"/><w:szCs w:val="24"/><w:lang w:val="es-CO" w:eastAsia="en-US" w:bidi="ar-SA"/></w:rPr><w:delText>2.1</w:delText></w:r></w:del></w:p></w:tc></w:tr><w:tr><w:trPr><w:del w:id="24911" w:author="Unknown Author" w:date="2026-10-30T04:17:53Z"/><w:cantSplit w:val="true"/></w:trPr><w:tc><w:tcPr><w:tcW w:w="663" w:type="dxa"/><w:tcBorders></w:tcBorders><w:shd w:color="auto" w:fill="F7F7F7" w:val="clear"/></w:tcPr><w:p><w:pPr><w:pStyle w:val="Tabla8"/><w:widowControl/><w:jc w:val="left"/><w:rPr><w:kern w:val="0"/><w:szCs w:val="24"/><w:lang w:val="es-CO" w:eastAsia="en-US" w:bidi="ar-SA"/><w:del w:id="24913" w:author="Unknown Author" w:date="2026-10-30T04:17:53Z"></w:del></w:rPr></w:pPr><w:del w:id="24912" w:author="Unknown Author" w:date="2026-10-30T04:17:53Z"><w:r><w:rPr><w:kern w:val="0"/><w:szCs w:val="24"/><w:lang w:val="es-CO" w:eastAsia="en-US" w:bidi="ar-SA"/></w:rPr><w:delText>S07</w:delText></w:r></w:del></w:p></w:tc><w:tc><w:tcPr><w:tcW w:w="1576" w:type="dxa"/><w:tcBorders></w:tcBorders><w:shd w:color="auto" w:fill="F7F7F7" w:val="clear"/></w:tcPr><w:p><w:pPr><w:pStyle w:val="Tabla8"/><w:widowControl/><w:jc w:val="left"/><w:rPr><w:kern w:val="0"/><w:szCs w:val="24"/><w:lang w:val="es-CO" w:eastAsia="en-US" w:bidi="ar-SA"/><w:del w:id="24915" w:author="Unknown Author" w:date="2026-10-30T04:17:53Z"></w:del></w:rPr></w:pPr><w:del w:id="24914" w:author="Unknown Author" w:date="2026-10-30T04:17:53Z"><w:r><w:rPr><w:kern w:val="0"/><w:szCs w:val="24"/><w:lang w:val="es-CO" w:eastAsia="en-US" w:bidi="ar-SA"/></w:rPr><w:delText>Servicios tecnológicos y pruebas</w:delText></w:r></w:del></w:p></w:tc><w:tc><w:tcPr><w:tcW w:w="1577" w:type="dxa"/><w:tcBorders></w:tcBorders><w:shd w:color="auto" w:fill="F7F7F7" w:val="clear"/></w:tcPr><w:p><w:pPr><w:pStyle w:val="Tabla8"/><w:widowControl/><w:jc w:val="left"/><w:rPr><w:kern w:val="0"/><w:szCs w:val="24"/><w:lang w:val="es-CO" w:eastAsia="en-US" w:bidi="ar-SA"/><w:del w:id="24917" w:author="Unknown Author" w:date="2026-10-30T04:17:53Z"></w:del></w:rPr></w:pPr><w:del w:id="24916" w:author="Unknown Author" w:date="2026-10-30T04:17:53Z"><w:r><w:rPr><w:kern w:val="0"/><w:szCs w:val="24"/><w:lang w:val="es-CO" w:eastAsia="en-US" w:bidi="ar-SA"/></w:rPr><w:delText>Evaluación externa independiente (meses 12 y 24)</w:delText></w:r></w:del></w:p></w:tc><w:tc><w:tcPr><w:tcW w:w="1161" w:type="dxa"/><w:tcBorders></w:tcBorders><w:shd w:color="auto" w:fill="F7F7F7" w:val="clear"/></w:tcPr><w:p><w:pPr><w:pStyle w:val="Tabla8"/><w:widowControl/><w:jc w:val="left"/><w:rPr><w:kern w:val="0"/><w:szCs w:val="24"/><w:lang w:val="es-CO" w:eastAsia="en-US" w:bidi="ar-SA"/><w:del w:id="24919" w:author="Unknown Author" w:date="2026-10-30T04:17:53Z"></w:del></w:rPr></w:pPr><w:del w:id="24918" w:author="Unknown Author" w:date="2026-10-30T04:17:53Z"><w:r><w:rPr><w:kern w:val="0"/><w:szCs w:val="24"/><w:lang w:val="es-CO" w:eastAsia="en-US" w:bidi="ar-SA"/></w:rPr><w:delText>evaluación</w:delText></w:r></w:del></w:p></w:tc><w:tc><w:tcPr><w:tcW w:w="911" w:type="dxa"/><w:tcBorders></w:tcBorders><w:shd w:color="auto" w:fill="F7F7F7" w:val="clear"/></w:tcPr><w:p><w:pPr><w:pStyle w:val="Tabla8"/><w:widowControl/><w:jc w:val="left"/><w:rPr><w:kern w:val="0"/><w:szCs w:val="24"/><w:lang w:val="es-CO" w:eastAsia="en-US" w:bidi="ar-SA"/><w:del w:id="24921" w:author="Unknown Author" w:date="2026-10-30T04:17:53Z"></w:del></w:rPr></w:pPr><w:del w:id="24920" w:author="Unknown Author" w:date="2026-10-30T04:17:53Z"><w:r><w:rPr><w:kern w:val="0"/><w:szCs w:val="24"/><w:lang w:val="es-CO" w:eastAsia="en-US" w:bidi="ar-SA"/></w:rPr><w:delText>2</w:delText></w:r></w:del></w:p></w:tc><w:tc><w:tcPr><w:tcW w:w="1162" w:type="dxa"/><w:tcBorders></w:tcBorders><w:shd w:color="auto" w:fill="F7F7F7" w:val="clear"/></w:tcPr><w:p><w:pPr><w:pStyle w:val="Tabla8"/><w:widowControl/><w:jc w:val="left"/><w:rPr><w:kern w:val="0"/><w:szCs w:val="24"/><w:lang w:val="es-CO" w:eastAsia="en-US" w:bidi="ar-SA"/><w:del w:id="24923" w:author="Unknown Author" w:date="2026-10-30T04:17:53Z"></w:del></w:rPr></w:pPr><w:del w:id="24922" w:author="Unknown Author" w:date="2026-10-30T04:17:53Z"><w:r><w:rPr><w:kern w:val="0"/><w:szCs w:val="24"/><w:lang w:val="es-CO" w:eastAsia="en-US" w:bidi="ar-SA"/></w:rPr><w:delText>$ 60.000.000</w:delText></w:r></w:del></w:p></w:tc><w:tc><w:tcPr><w:tcW w:w="1659" w:type="dxa"/><w:tcBorders></w:tcBorders><w:shd w:color="auto" w:fill="F7F7F7" w:val="clear"/></w:tcPr><w:p><w:pPr><w:pStyle w:val="Tabla8"/><w:widowControl/><w:jc w:val="left"/><w:rPr><w:kern w:val="0"/><w:szCs w:val="24"/><w:lang w:val="es-CO" w:eastAsia="en-US" w:bidi="ar-SA"/><w:del w:id="24925" w:author="Unknown Author" w:date="2026-10-30T04:17:53Z"></w:del></w:rPr></w:pPr><w:del w:id="24924" w:author="Unknown Author" w:date="2026-10-30T04:17:53Z"><w:r><w:rPr><w:kern w:val="0"/><w:szCs w:val="24"/><w:lang w:val="es-CO" w:eastAsia="en-US" w:bidi="ar-SA"/></w:rPr><w:delText>$ 120.000.000</w:delText></w:r></w:del></w:p></w:tc><w:tc><w:tcPr><w:tcW w:w="1243" w:type="dxa"/><w:tcBorders></w:tcBorders><w:shd w:color="auto" w:fill="F7F7F7" w:val="clear"/></w:tcPr><w:p><w:pPr><w:pStyle w:val="Tabla8"/><w:widowControl/><w:jc w:val="left"/><w:rPr><w:kern w:val="0"/><w:szCs w:val="24"/><w:lang w:val="es-CO" w:eastAsia="en-US" w:bidi="ar-SA"/><w:del w:id="24927" w:author="Unknown Author" w:date="2026-10-30T04:17:53Z"></w:del></w:rPr></w:pPr><w:del w:id="24926" w:author="Unknown Author" w:date="2026-10-30T04:17:53Z"><w:r><w:rPr><w:kern w:val="0"/><w:szCs w:val="24"/><w:lang w:val="es-CO" w:eastAsia="en-US" w:bidi="ar-SA"/></w:rPr><w:delText>1.4, 3.4</w:delText></w:r></w:del></w:p></w:tc></w:tr><w:tr><w:trPr><w:del w:id="24928" w:author="Unknown Author" w:date="2026-10-30T04:17:53Z"/><w:cantSplit w:val="true"/></w:trPr><w:tc><w:tcPr><w:tcW w:w="663" w:type="dxa"/><w:tcBorders></w:tcBorders></w:tcPr><w:p><w:pPr><w:pStyle w:val="Tabla8"/><w:widowControl/><w:jc w:val="left"/><w:rPr><w:kern w:val="0"/><w:szCs w:val="24"/><w:lang w:val="es-CO" w:eastAsia="en-US" w:bidi="ar-SA"/><w:del w:id="24930" w:author="Unknown Author" w:date="2026-10-30T04:17:53Z"></w:del></w:rPr></w:pPr><w:del w:id="24929" w:author="Unknown Author" w:date="2026-10-30T04:17:53Z"><w:r><w:rPr><w:kern w:val="0"/><w:szCs w:val="24"/><w:lang w:val="es-CO" w:eastAsia="en-US" w:bidi="ar-SA"/></w:rPr><w:delText>S08</w:delText></w:r></w:del></w:p></w:tc><w:tc><w:tcPr><w:tcW w:w="1576" w:type="dxa"/><w:tcBorders></w:tcBorders></w:tcPr><w:p><w:pPr><w:pStyle w:val="Tabla8"/><w:widowControl/><w:jc w:val="left"/><w:rPr><w:kern w:val="0"/><w:szCs w:val="24"/><w:lang w:val="es-CO" w:eastAsia="en-US" w:bidi="ar-SA"/><w:del w:id="24932" w:author="Unknown Author" w:date="2026-10-30T04:17:53Z"></w:del></w:rPr></w:pPr><w:del w:id="24931" w:author="Unknown Author" w:date="2026-10-30T04:17:53Z"><w:r><w:rPr><w:kern w:val="0"/><w:szCs w:val="24"/><w:lang w:val="es-CO" w:eastAsia="en-US" w:bidi="ar-SA"/></w:rPr><w:delText>Servicios tecnológicos y pruebas</w:delText></w:r></w:del></w:p></w:tc><w:tc><w:tcPr><w:tcW w:w="1577" w:type="dxa"/><w:tcBorders></w:tcBorders></w:tcPr><w:p><w:pPr><w:pStyle w:val="Tabla8"/><w:widowControl/><w:jc w:val="left"/><w:rPr><w:kern w:val="0"/><w:szCs w:val="24"/><w:lang w:val="es-CO" w:eastAsia="en-US" w:bidi="ar-SA"/><w:del w:id="24934" w:author="Unknown Author" w:date="2026-10-30T04:17:53Z"></w:del></w:rPr></w:pPr><w:del w:id="24933" w:author="Unknown Author" w:date="2026-10-30T04:17:53Z"><w:r><w:rPr><w:kern w:val="0"/><w:szCs w:val="24"/><w:lang w:val="es-CO" w:eastAsia="en-US" w:bidi="ar-SA"/></w:rPr><w:delText>Ensayo de desempeño con laboratorio externo</w:delText></w:r></w:del></w:p></w:tc><w:tc><w:tcPr><w:tcW w:w="1161" w:type="dxa"/><w:tcBorders></w:tcBorders></w:tcPr><w:p><w:pPr><w:pStyle w:val="Tabla8"/><w:widowControl/><w:jc w:val="left"/><w:rPr><w:kern w:val="0"/><w:szCs w:val="24"/><w:lang w:val="es-CO" w:eastAsia="en-US" w:bidi="ar-SA"/><w:del w:id="24936" w:author="Unknown Author" w:date="2026-10-30T04:17:53Z"></w:del></w:rPr></w:pPr><w:del w:id="24935" w:author="Unknown Author" w:date="2026-10-30T04:17:53Z"><w:r><w:rPr><w:kern w:val="0"/><w:szCs w:val="24"/><w:lang w:val="es-CO" w:eastAsia="en-US" w:bidi="ar-SA"/></w:rPr><w:delText>campaña</w:delText></w:r></w:del></w:p></w:tc><w:tc><w:tcPr><w:tcW w:w="911" w:type="dxa"/><w:tcBorders></w:tcBorders></w:tcPr><w:p><w:pPr><w:pStyle w:val="Tabla8"/><w:widowControl/><w:jc w:val="left"/><w:rPr><w:kern w:val="0"/><w:szCs w:val="24"/><w:lang w:val="es-CO" w:eastAsia="en-US" w:bidi="ar-SA"/><w:del w:id="24938" w:author="Unknown Author" w:date="2026-10-30T04:17:53Z"></w:del></w:rPr></w:pPr><w:del w:id="24937" w:author="Unknown Author" w:date="2026-10-30T04:17:53Z"><w:r><w:rPr><w:kern w:val="0"/><w:szCs w:val="24"/><w:lang w:val="es-CO" w:eastAsia="en-US" w:bidi="ar-SA"/></w:rPr><w:delText>1</w:delText></w:r></w:del></w:p></w:tc><w:tc><w:tcPr><w:tcW w:w="1162" w:type="dxa"/><w:tcBorders></w:tcBorders></w:tcPr><w:p><w:pPr><w:pStyle w:val="Tabla8"/><w:widowControl/><w:jc w:val="left"/><w:rPr><w:kern w:val="0"/><w:szCs w:val="24"/><w:lang w:val="es-CO" w:eastAsia="en-US" w:bidi="ar-SA"/><w:del w:id="24940" w:author="Unknown Author" w:date="2026-10-30T04:17:53Z"></w:del></w:rPr></w:pPr><w:del w:id="24939" w:author="Unknown Author" w:date="2026-10-30T04:17:53Z"><w:r><w:rPr><w:kern w:val="0"/><w:szCs w:val="24"/><w:lang w:val="es-CO" w:eastAsia="en-US" w:bidi="ar-SA"/></w:rPr><w:delText>$ 90.000.000</w:delText></w:r></w:del></w:p></w:tc><w:tc><w:tcPr><w:tcW w:w="1659" w:type="dxa"/><w:tcBorders></w:tcBorders></w:tcPr><w:p><w:pPr><w:pStyle w:val="Tabla8"/><w:widowControl/><w:jc w:val="left"/><w:rPr><w:kern w:val="0"/><w:szCs w:val="24"/><w:lang w:val="es-CO" w:eastAsia="en-US" w:bidi="ar-SA"/><w:del w:id="24942" w:author="Unknown Author" w:date="2026-10-30T04:17:53Z"></w:del></w:rPr></w:pPr><w:del w:id="24941" w:author="Unknown Author" w:date="2026-10-30T04:17:53Z"><w:r><w:rPr><w:kern w:val="0"/><w:szCs w:val="24"/><w:lang w:val="es-CO" w:eastAsia="en-US" w:bidi="ar-SA"/></w:rPr><w:delText>$ 90.000.000</w:delText></w:r></w:del></w:p></w:tc><w:tc><w:tcPr><w:tcW w:w="1243" w:type="dxa"/><w:tcBorders></w:tcBorders></w:tcPr><w:p><w:pPr><w:pStyle w:val="Tabla8"/><w:widowControl/><w:jc w:val="left"/><w:rPr><w:kern w:val="0"/><w:szCs w:val="24"/><w:lang w:val="es-CO" w:eastAsia="en-US" w:bidi="ar-SA"/><w:del w:id="24944" w:author="Unknown Author" w:date="2026-10-30T04:17:53Z"></w:del></w:rPr></w:pPr><w:del w:id="24943" w:author="Unknown Author" w:date="2026-10-30T04:17:53Z"><w:r><w:rPr><w:kern w:val="0"/><w:szCs w:val="24"/><w:lang w:val="es-CO" w:eastAsia="en-US" w:bidi="ar-SA"/></w:rPr><w:delText>1.6</w:delText></w:r></w:del></w:p></w:tc></w:tr><w:tr><w:trPr><w:del w:id="24945" w:author="Unknown Author" w:date="2026-10-30T04:17:53Z"/><w:cantSplit w:val="true"/></w:trPr><w:tc><w:tcPr><w:tcW w:w="663" w:type="dxa"/><w:tcBorders></w:tcBorders><w:shd w:color="auto" w:fill="F7F7F7" w:val="clear"/></w:tcPr><w:p><w:pPr><w:pStyle w:val="Tabla8"/><w:widowControl/><w:jc w:val="left"/><w:rPr><w:kern w:val="0"/><w:szCs w:val="24"/><w:lang w:val="es-CO" w:eastAsia="en-US" w:bidi="ar-SA"/><w:del w:id="24947" w:author="Unknown Author" w:date="2026-10-30T04:17:53Z"></w:del></w:rPr></w:pPr><w:del w:id="24946" w:author="Unknown Author" w:date="2026-10-30T04:17:53Z"><w:r><w:rPr><w:kern w:val="0"/><w:szCs w:val="24"/><w:lang w:val="es-CO" w:eastAsia="en-US" w:bidi="ar-SA"/></w:rPr><w:delText>S09</w:delText></w:r></w:del></w:p></w:tc><w:tc><w:tcPr><w:tcW w:w="1576" w:type="dxa"/><w:tcBorders></w:tcBorders><w:shd w:color="auto" w:fill="F7F7F7" w:val="clear"/></w:tcPr><w:p><w:pPr><w:pStyle w:val="Tabla8"/><w:widowControl/><w:jc w:val="left"/><w:rPr><w:kern w:val="0"/><w:szCs w:val="24"/><w:lang w:val="es-CO" w:eastAsia="en-US" w:bidi="ar-SA"/><w:del w:id="24949" w:author="Unknown Author" w:date="2026-10-30T04:17:53Z"></w:del></w:rPr></w:pPr><w:del w:id="24948" w:author="Unknown Author" w:date="2026-10-30T04:17:53Z"><w:r><w:rPr><w:kern w:val="0"/><w:szCs w:val="24"/><w:lang w:val="es-CO" w:eastAsia="en-US" w:bidi="ar-SA"/></w:rPr><w:delText>Capacitación y eventos</w:delText></w:r></w:del></w:p></w:tc><w:tc><w:tcPr><w:tcW w:w="1577" w:type="dxa"/><w:tcBorders></w:tcBorders><w:shd w:color="auto" w:fill="F7F7F7" w:val="clear"/></w:tcPr><w:p><w:pPr><w:pStyle w:val="Tabla8"/><w:widowControl/><w:jc w:val="left"/><w:rPr><w:kern w:val="0"/><w:szCs w:val="24"/><w:lang w:val="es-CO" w:eastAsia="en-US" w:bidi="ar-SA"/><w:del w:id="24951" w:author="Unknown Author" w:date="2026-10-30T04:17:53Z"></w:del></w:rPr></w:pPr><w:del w:id="24950" w:author="Unknown Author" w:date="2026-10-30T04:17:53Z"><w:r><w:rPr><w:kern w:val="0"/><w:szCs w:val="24"/><w:lang w:val="es-CO" w:eastAsia="en-US" w:bidi="ar-SA"/></w:rPr><w:delText>Formación y soporte a custodios por tramo</w:delText></w:r></w:del></w:p></w:tc><w:tc><w:tcPr><w:tcW w:w="1161" w:type="dxa"/><w:tcBorders></w:tcBorders><w:shd w:color="auto" w:fill="F7F7F7" w:val="clear"/></w:tcPr><w:p><w:pPr><w:pStyle w:val="Tabla8"/><w:widowControl/><w:jc w:val="left"/><w:rPr><w:kern w:val="0"/><w:szCs w:val="24"/><w:lang w:val="es-CO" w:eastAsia="en-US" w:bidi="ar-SA"/><w:del w:id="24953" w:author="Unknown Author" w:date="2026-10-30T04:17:53Z"></w:del></w:rPr></w:pPr><w:del w:id="24952" w:author="Unknown Author" w:date="2026-10-30T04:17:53Z"><w:r><w:rPr><w:kern w:val="0"/><w:szCs w:val="24"/><w:lang w:val="es-CO" w:eastAsia="en-US" w:bidi="ar-SA"/></w:rPr><w:delText>tramo</w:delText></w:r></w:del></w:p></w:tc><w:tc><w:tcPr><w:tcW w:w="911" w:type="dxa"/><w:tcBorders></w:tcBorders><w:shd w:color="auto" w:fill="F7F7F7" w:val="clear"/></w:tcPr><w:p><w:pPr><w:pStyle w:val="Tabla8"/><w:widowControl/><w:jc w:val="left"/><w:rPr><w:kern w:val="0"/><w:szCs w:val="24"/><w:lang w:val="es-CO" w:eastAsia="en-US" w:bidi="ar-SA"/><w:del w:id="24955" w:author="Unknown Author" w:date="2026-10-30T04:17:53Z"></w:del></w:rPr></w:pPr><w:del w:id="24954" w:author="Unknown Author" w:date="2026-10-30T04:17:53Z"><w:r><w:rPr><w:kern w:val="0"/><w:szCs w:val="24"/><w:lang w:val="es-CO" w:eastAsia="en-US" w:bidi="ar-SA"/></w:rPr><w:delText>3</w:delText></w:r></w:del></w:p></w:tc><w:tc><w:tcPr><w:tcW w:w="1162" w:type="dxa"/><w:tcBorders></w:tcBorders><w:shd w:color="auto" w:fill="F7F7F7" w:val="clear"/></w:tcPr><w:p><w:pPr><w:pStyle w:val="Tabla8"/><w:widowControl/><w:jc w:val="left"/><w:rPr><w:kern w:val="0"/><w:szCs w:val="24"/><w:lang w:val="es-CO" w:eastAsia="en-US" w:bidi="ar-SA"/><w:del w:id="24957" w:author="Unknown Author" w:date="2026-10-30T04:17:53Z"></w:del></w:rPr></w:pPr><w:del w:id="24956" w:author="Unknown Author" w:date="2026-10-30T04:17:53Z"><w:r><w:rPr><w:kern w:val="0"/><w:szCs w:val="24"/><w:lang w:val="es-CO" w:eastAsia="en-US" w:bidi="ar-SA"/></w:rPr><w:delText>$ 50.000.000</w:delText></w:r></w:del></w:p></w:tc><w:tc><w:tcPr><w:tcW w:w="1659" w:type="dxa"/><w:tcBorders></w:tcBorders><w:shd w:color="auto" w:fill="F7F7F7" w:val="clear"/></w:tcPr><w:p><w:pPr><w:pStyle w:val="Tabla8"/><w:widowControl/><w:jc w:val="left"/><w:rPr><w:kern w:val="0"/><w:szCs w:val="24"/><w:lang w:val="es-CO" w:eastAsia="en-US" w:bidi="ar-SA"/><w:del w:id="24959" w:author="Unknown Author" w:date="2026-10-30T04:17:53Z"></w:del></w:rPr></w:pPr><w:del w:id="24958" w:author="Unknown Author" w:date="2026-10-30T04:17:53Z"><w:r><w:rPr><w:kern w:val="0"/><w:szCs w:val="24"/><w:lang w:val="es-CO" w:eastAsia="en-US" w:bidi="ar-SA"/></w:rPr><w:delText>$ 150.000.000</w:delText></w:r></w:del></w:p></w:tc><w:tc><w:tcPr><w:tcW w:w="1243" w:type="dxa"/><w:tcBorders></w:tcBorders><w:shd w:color="auto" w:fill="F7F7F7" w:val="clear"/></w:tcPr><w:p><w:pPr><w:pStyle w:val="Tabla8"/><w:widowControl/><w:jc w:val="left"/><w:rPr><w:kern w:val="0"/><w:szCs w:val="24"/><w:lang w:val="es-CO" w:eastAsia="en-US" w:bidi="ar-SA"/><w:del w:id="24961" w:author="Unknown Author" w:date="2026-10-30T04:17:53Z"></w:del></w:rPr></w:pPr><w:del w:id="24960" w:author="Unknown Author" w:date="2026-10-30T04:17:53Z"><w:r><w:rPr><w:kern w:val="0"/><w:szCs w:val="24"/><w:lang w:val="es-CO" w:eastAsia="en-US" w:bidi="ar-SA"/></w:rPr><w:delText>3.3</w:delText></w:r></w:del></w:p></w:tc></w:tr><w:tr><w:trPr><w:del w:id="24962" w:author="Unknown Author" w:date="2026-10-30T04:17:53Z"/><w:cantSplit w:val="true"/></w:trPr><w:tc><w:tcPr><w:tcW w:w="663" w:type="dxa"/><w:tcBorders></w:tcBorders></w:tcPr><w:p><w:pPr><w:pStyle w:val="Tabla8"/><w:widowControl/><w:jc w:val="left"/><w:rPr><w:kern w:val="0"/><w:szCs w:val="24"/><w:lang w:val="es-CO" w:eastAsia="en-US" w:bidi="ar-SA"/><w:del w:id="24964" w:author="Unknown Author" w:date="2026-10-30T04:17:53Z"></w:del></w:rPr></w:pPr><w:del w:id="24963" w:author="Unknown Author" w:date="2026-10-30T04:17:53Z"><w:r><w:rPr><w:kern w:val="0"/><w:szCs w:val="24"/><w:lang w:val="es-CO" w:eastAsia="en-US" w:bidi="ar-SA"/></w:rPr><w:delText>S10</w:delText></w:r></w:del></w:p></w:tc><w:tc><w:tcPr><w:tcW w:w="1576" w:type="dxa"/><w:tcBorders></w:tcBorders></w:tcPr><w:p><w:pPr><w:pStyle w:val="Tabla8"/><w:widowControl/><w:jc w:val="left"/><w:rPr><w:kern w:val="0"/><w:szCs w:val="24"/><w:lang w:val="es-CO" w:eastAsia="en-US" w:bidi="ar-SA"/><w:del w:id="24966" w:author="Unknown Author" w:date="2026-10-30T04:17:53Z"></w:del></w:rPr></w:pPr><w:del w:id="24965" w:author="Unknown Author" w:date="2026-10-30T04:17:53Z"><w:r><w:rPr><w:kern w:val="0"/><w:szCs w:val="24"/><w:lang w:val="es-CO" w:eastAsia="en-US" w:bidi="ar-SA"/></w:rPr><w:delText>Servicios tecnológicos y pruebas</w:delText></w:r></w:del></w:p></w:tc><w:tc><w:tcPr><w:tcW w:w="1577" w:type="dxa"/><w:tcBorders></w:tcBorders></w:tcPr><w:p><w:pPr><w:pStyle w:val="Tabla8"/><w:widowControl/><w:jc w:val="left"/><w:rPr><w:kern w:val="0"/><w:szCs w:val="24"/><w:lang w:val="es-CO" w:eastAsia="en-US" w:bidi="ar-SA"/><w:del w:id="24968" w:author="Unknown Author" w:date="2026-10-30T04:17:53Z"></w:del></w:rPr></w:pPr><w:del w:id="24967" w:author="Unknown Author" w:date="2026-10-30T04:17:53Z"><w:r><w:rPr><w:kern w:val="0"/><w:szCs w:val="24"/><w:lang w:val="es-CO" w:eastAsia="en-US" w:bidi="ar-SA"/></w:rPr><w:delText>Planes de enlace satelital de respaldo (10 módulos, 22 meses)</w:delText></w:r></w:del></w:p></w:tc><w:tc><w:tcPr><w:tcW w:w="1161" w:type="dxa"/><w:tcBorders></w:tcBorders></w:tcPr><w:p><w:pPr><w:pStyle w:val="Tabla8"/><w:widowControl/><w:jc w:val="left"/><w:rPr><w:kern w:val="0"/><w:szCs w:val="24"/><w:lang w:val="es-CO" w:eastAsia="en-US" w:bidi="ar-SA"/><w:del w:id="24970" w:author="Unknown Author" w:date="2026-10-30T04:17:53Z"></w:del></w:rPr></w:pPr><w:del w:id="24969" w:author="Unknown Author" w:date="2026-10-30T04:17:53Z"><w:r><w:rPr><w:kern w:val="0"/><w:szCs w:val="24"/><w:lang w:val="es-CO" w:eastAsia="en-US" w:bidi="ar-SA"/></w:rPr><w:delText>módulo-mes</w:delText></w:r></w:del></w:p></w:tc><w:tc><w:tcPr><w:tcW w:w="911" w:type="dxa"/><w:tcBorders></w:tcBorders></w:tcPr><w:p><w:pPr><w:pStyle w:val="Tabla8"/><w:widowControl/><w:jc w:val="left"/><w:rPr><w:kern w:val="0"/><w:szCs w:val="24"/><w:lang w:val="es-CO" w:eastAsia="en-US" w:bidi="ar-SA"/><w:del w:id="24972" w:author="Unknown Author" w:date="2026-10-30T04:17:53Z"></w:del></w:rPr></w:pPr><w:del w:id="24971" w:author="Unknown Author" w:date="2026-10-30T04:17:53Z"><w:r><w:rPr><w:kern w:val="0"/><w:szCs w:val="24"/><w:lang w:val="es-CO" w:eastAsia="en-US" w:bidi="ar-SA"/></w:rPr><w:delText>220</w:delText></w:r></w:del></w:p></w:tc><w:tc><w:tcPr><w:tcW w:w="1162" w:type="dxa"/><w:tcBorders></w:tcBorders></w:tcPr><w:p><w:pPr><w:pStyle w:val="Tabla8"/><w:widowControl/><w:jc w:val="left"/><w:rPr><w:kern w:val="0"/><w:szCs w:val="24"/><w:lang w:val="es-CO" w:eastAsia="en-US" w:bidi="ar-SA"/><w:del w:id="24974" w:author="Unknown Author" w:date="2026-10-30T04:17:53Z"></w:del></w:rPr></w:pPr><w:del w:id="24973" w:author="Unknown Author" w:date="2026-10-30T04:17:53Z"><w:r><w:rPr><w:kern w:val="0"/><w:szCs w:val="24"/><w:lang w:val="es-CO" w:eastAsia="en-US" w:bidi="ar-SA"/></w:rPr><w:delText>$ 250.000</w:delText></w:r></w:del></w:p></w:tc><w:tc><w:tcPr><w:tcW w:w="1659" w:type="dxa"/><w:tcBorders></w:tcBorders></w:tcPr><w:p><w:pPr><w:pStyle w:val="Tabla8"/><w:widowControl/><w:jc w:val="left"/><w:rPr><w:kern w:val="0"/><w:szCs w:val="24"/><w:lang w:val="es-CO" w:eastAsia="en-US" w:bidi="ar-SA"/><w:del w:id="24976" w:author="Unknown Author" w:date="2026-10-30T04:17:53Z"></w:del></w:rPr></w:pPr><w:del w:id="24975" w:author="Unknown Author" w:date="2026-10-30T04:17:53Z"><w:r><w:rPr><w:kern w:val="0"/><w:szCs w:val="24"/><w:lang w:val="es-CO" w:eastAsia="en-US" w:bidi="ar-SA"/></w:rPr><w:delText>$ 55.000.000</w:delText></w:r></w:del></w:p></w:tc><w:tc><w:tcPr><w:tcW w:w="1243" w:type="dxa"/><w:tcBorders></w:tcBorders></w:tcPr><w:p><w:pPr><w:pStyle w:val="Tabla8"/><w:widowControl/><w:jc w:val="left"/><w:rPr><w:kern w:val="0"/><w:szCs w:val="24"/><w:lang w:val="es-CO" w:eastAsia="en-US" w:bidi="ar-SA"/><w:del w:id="24978" w:author="Unknown Author" w:date="2026-10-30T04:17:53Z"></w:del></w:rPr></w:pPr><w:del w:id="24977" w:author="Unknown Author" w:date="2026-10-30T04:17:53Z"><w:r><w:rPr><w:kern w:val="0"/><w:szCs w:val="24"/><w:lang w:val="es-CO" w:eastAsia="en-US" w:bidi="ar-SA"/></w:rPr><w:delText>1.3, 2.3, 2.4</w:delText></w:r></w:del></w:p></w:tc></w:tr><w:tr><w:trPr><w:del w:id="24979" w:author="Unknown Author" w:date="2026-10-30T04:17:53Z"/><w:cantSplit w:val="true"/></w:trPr><w:tc><w:tcPr><w:tcW w:w="663" w:type="dxa"/><w:tcBorders></w:tcBorders><w:shd w:color="auto" w:fill="F7F7F7" w:val="clear"/></w:tcPr><w:p><w:pPr><w:pStyle w:val="Tabla8"/><w:widowControl/><w:jc w:val="left"/><w:rPr><w:kern w:val="0"/><w:szCs w:val="24"/><w:lang w:val="es-CO" w:eastAsia="en-US" w:bidi="ar-SA"/><w:del w:id="24981" w:author="Unknown Author" w:date="2026-10-30T04:17:53Z"></w:del></w:rPr></w:pPr><w:del w:id="24980" w:author="Unknown Author" w:date="2026-10-30T04:17:53Z"><w:r><w:rPr><w:kern w:val="0"/><w:szCs w:val="24"/><w:lang w:val="es-CO" w:eastAsia="en-US" w:bidi="ar-SA"/></w:rPr><w:delText>S11</w:delText></w:r></w:del></w:p></w:tc><w:tc><w:tcPr><w:tcW w:w="1576" w:type="dxa"/><w:tcBorders></w:tcBorders><w:shd w:color="auto" w:fill="F7F7F7" w:val="clear"/></w:tcPr><w:p><w:pPr><w:pStyle w:val="Tabla8"/><w:widowControl/><w:jc w:val="left"/><w:rPr><w:kern w:val="0"/><w:szCs w:val="24"/><w:lang w:val="es-CO" w:eastAsia="en-US" w:bidi="ar-SA"/><w:del w:id="24983" w:author="Unknown Author" w:date="2026-10-30T04:17:53Z"></w:del></w:rPr></w:pPr><w:del w:id="24982" w:author="Unknown Author" w:date="2026-10-30T04:17:53Z"><w:r><w:rPr><w:kern w:val="0"/><w:szCs w:val="24"/><w:lang w:val="es-CO" w:eastAsia="en-US" w:bidi="ar-SA"/></w:rPr><w:delText>Administrativos</w:delText></w:r></w:del></w:p></w:tc><w:tc><w:tcPr><w:tcW w:w="1577" w:type="dxa"/><w:tcBorders></w:tcBorders><w:shd w:color="auto" w:fill="F7F7F7" w:val="clear"/></w:tcPr><w:p><w:pPr><w:pStyle w:val="Tabla8"/><w:widowControl/><w:jc w:val="left"/><w:rPr><w:kern w:val="0"/><w:szCs w:val="24"/><w:lang w:val="es-CO" w:eastAsia="en-US" w:bidi="ar-SA"/><w:del w:id="24985" w:author="Unknown Author" w:date="2026-10-30T04:17:53Z"></w:del></w:rPr></w:pPr><w:del w:id="24984" w:author="Unknown Author" w:date="2026-10-30T04:17:53Z"><w:r><w:rPr><w:kern w:val="0"/><w:szCs w:val="24"/><w:lang w:val="es-CO" w:eastAsia="en-US" w:bidi="ar-SA"/></w:rPr><w:delText>Importación y nacionalización de equipos</w:delText></w:r></w:del></w:p></w:tc><w:tc><w:tcPr><w:tcW w:w="1161" w:type="dxa"/><w:tcBorders></w:tcBorders><w:shd w:color="auto" w:fill="F7F7F7" w:val="clear"/></w:tcPr><w:p><w:pPr><w:pStyle w:val="Tabla8"/><w:widowControl/><w:jc w:val="left"/><w:rPr><w:kern w:val="0"/><w:szCs w:val="24"/><w:lang w:val="es-CO" w:eastAsia="en-US" w:bidi="ar-SA"/><w:del w:id="24987" w:author="Unknown Author" w:date="2026-10-30T04:17:53Z"></w:del></w:rPr></w:pPr><w:del w:id="24986" w:author="Unknown Author" w:date="2026-10-30T04:17:53Z"><w:r><w:rPr><w:kern w:val="0"/><w:szCs w:val="24"/><w:lang w:val="es-CO" w:eastAsia="en-US" w:bidi="ar-SA"/></w:rPr><w:delText>servicio</w:delText></w:r></w:del></w:p></w:tc><w:tc><w:tcPr><w:tcW w:w="911" w:type="dxa"/><w:tcBorders></w:tcBorders><w:shd w:color="auto" w:fill="F7F7F7" w:val="clear"/></w:tcPr><w:p><w:pPr><w:pStyle w:val="Tabla8"/><w:widowControl/><w:jc w:val="left"/><w:rPr><w:kern w:val="0"/><w:szCs w:val="24"/><w:lang w:val="es-CO" w:eastAsia="en-US" w:bidi="ar-SA"/><w:del w:id="24989" w:author="Unknown Author" w:date="2026-10-30T04:17:53Z"></w:del></w:rPr></w:pPr><w:del w:id="24988" w:author="Unknown Author" w:date="2026-10-30T04:17:53Z"><w:r><w:rPr><w:kern w:val="0"/><w:szCs w:val="24"/><w:lang w:val="es-CO" w:eastAsia="en-US" w:bidi="ar-SA"/></w:rPr><w:delText>1</w:delText></w:r></w:del></w:p></w:tc><w:tc><w:tcPr><w:tcW w:w="1162" w:type="dxa"/><w:tcBorders></w:tcBorders><w:shd w:color="auto" w:fill="F7F7F7" w:val="clear"/></w:tcPr><w:p><w:pPr><w:pStyle w:val="Tabla8"/><w:widowControl/><w:jc w:val="left"/><w:rPr><w:kern w:val="0"/><w:szCs w:val="24"/><w:lang w:val="es-CO" w:eastAsia="en-US" w:bidi="ar-SA"/><w:del w:id="24991" w:author="Unknown Author" w:date="2026-10-30T04:17:53Z"></w:del></w:rPr></w:pPr><w:del w:id="24990" w:author="Unknown Author" w:date="2026-10-30T04:17:53Z"><w:r><w:rPr><w:kern w:val="0"/><w:szCs w:val="24"/><w:lang w:val="es-CO" w:eastAsia="en-US" w:bidi="ar-SA"/></w:rPr><w:delText>$ 80.000.000</w:delText></w:r></w:del></w:p></w:tc><w:tc><w:tcPr><w:tcW w:w="1659" w:type="dxa"/><w:tcBorders></w:tcBorders><w:shd w:color="auto" w:fill="F7F7F7" w:val="clear"/></w:tcPr><w:p><w:pPr><w:pStyle w:val="Tabla8"/><w:widowControl/><w:jc w:val="left"/><w:rPr><w:kern w:val="0"/><w:szCs w:val="24"/><w:lang w:val="es-CO" w:eastAsia="en-US" w:bidi="ar-SA"/><w:del w:id="24993" w:author="Unknown Author" w:date="2026-10-30T04:17:53Z"></w:del></w:rPr></w:pPr><w:del w:id="24992" w:author="Unknown Author" w:date="2026-10-30T04:17:53Z"><w:r><w:rPr><w:kern w:val="0"/><w:szCs w:val="24"/><w:lang w:val="es-CO" w:eastAsia="en-US" w:bidi="ar-SA"/></w:rPr><w:delText>$ 80.000.000</w:delText></w:r></w:del></w:p></w:tc><w:tc><w:tcPr><w:tcW w:w="1243" w:type="dxa"/><w:tcBorders></w:tcBorders><w:shd w:color="auto" w:fill="F7F7F7" w:val="clear"/></w:tcPr><w:p><w:pPr><w:pStyle w:val="Tabla8"/><w:widowControl/><w:jc w:val="left"/><w:rPr><w:kern w:val="0"/><w:szCs w:val="24"/><w:lang w:val="es-CO" w:eastAsia="en-US" w:bidi="ar-SA"/><w:del w:id="24995" w:author="Unknown Author" w:date="2026-10-30T04:17:53Z"></w:del></w:rPr></w:pPr><w:del w:id="24994" w:author="Unknown Author" w:date="2026-10-30T04:17:53Z"><w:r><w:rPr><w:kern w:val="0"/><w:szCs w:val="24"/><w:lang w:val="es-CO" w:eastAsia="en-US" w:bidi="ar-SA"/></w:rPr><w:delText>1.2, 2.3, 2.4</w:delText></w:r></w:del></w:p></w:tc></w:tr><w:tr><w:trPr><w:del w:id="24996" w:author="Unknown Author" w:date="2026-10-30T04:17:53Z"/><w:cantSplit w:val="true"/></w:trPr><w:tc><w:tcPr><w:tcW w:w="663" w:type="dxa"/><w:tcBorders></w:tcBorders></w:tcPr><w:p><w:pPr><w:pStyle w:val="Tabla8"/><w:widowControl/><w:jc w:val="left"/><w:rPr><w:kern w:val="0"/><w:szCs w:val="24"/><w:lang w:val="es-CO" w:eastAsia="en-US" w:bidi="ar-SA"/><w:del w:id="24998" w:author="Unknown Author" w:date="2026-10-30T04:17:53Z"></w:del></w:rPr></w:pPr><w:del w:id="24997" w:author="Unknown Author" w:date="2026-10-30T04:17:53Z"><w:r><w:rPr><w:kern w:val="0"/><w:szCs w:val="24"/><w:lang w:val="es-CO" w:eastAsia="en-US" w:bidi="ar-SA"/></w:rPr><w:delText>V01</w:delText></w:r></w:del></w:p></w:tc><w:tc><w:tcPr><w:tcW w:w="1576" w:type="dxa"/><w:tcBorders></w:tcBorders></w:tcPr><w:p><w:pPr><w:pStyle w:val="Tabla8"/><w:widowControl/><w:jc w:val="left"/><w:rPr><w:kern w:val="0"/><w:szCs w:val="24"/><w:lang w:val="es-CO" w:eastAsia="en-US" w:bidi="ar-SA"/><w:del w:id="25000" w:author="Unknown Author" w:date="2026-10-30T04:17:53Z"></w:del></w:rPr></w:pPr><w:del w:id="24999" w:author="Unknown Author" w:date="2026-10-30T04:17:53Z"><w:r><w:rPr><w:kern w:val="0"/><w:szCs w:val="24"/><w:lang w:val="es-CO" w:eastAsia="en-US" w:bidi="ar-SA"/></w:rPr><w:delText>Gastos de viaje</w:delText></w:r></w:del></w:p></w:tc><w:tc><w:tcPr><w:tcW w:w="1577" w:type="dxa"/><w:tcBorders></w:tcBorders></w:tcPr><w:p><w:pPr><w:pStyle w:val="Tabla8"/><w:widowControl/><w:jc w:val="left"/><w:rPr><w:kern w:val="0"/><w:szCs w:val="24"/><w:lang w:val="es-CO" w:eastAsia="en-US" w:bidi="ar-SA"/><w:del w:id="25002" w:author="Unknown Author" w:date="2026-10-30T04:17:53Z"></w:del></w:rPr></w:pPr><w:del w:id="25001" w:author="Unknown Author" w:date="2026-10-30T04:17:53Z"><w:r><w:rPr><w:kern w:val="0"/><w:szCs w:val="24"/><w:lang w:val="es-CO" w:eastAsia="en-US" w:bidi="ar-SA"/></w:rPr><w:delText>Tiquetes aéreos nacionales</w:delText></w:r></w:del></w:p></w:tc><w:tc><w:tcPr><w:tcW w:w="1161" w:type="dxa"/><w:tcBorders></w:tcBorders></w:tcPr><w:p><w:pPr><w:pStyle w:val="Tabla8"/><w:widowControl/><w:jc w:val="left"/><w:rPr><w:kern w:val="0"/><w:szCs w:val="24"/><w:lang w:val="es-CO" w:eastAsia="en-US" w:bidi="ar-SA"/><w:del w:id="25004" w:author="Unknown Author" w:date="2026-10-30T04:17:53Z"></w:del></w:rPr></w:pPr><w:del w:id="25003" w:author="Unknown Author" w:date="2026-10-30T04:17:53Z"><w:r><w:rPr><w:kern w:val="0"/><w:szCs w:val="24"/><w:lang w:val="es-CO" w:eastAsia="en-US" w:bidi="ar-SA"/></w:rPr><w:delText>trayecto</w:delText></w:r></w:del></w:p></w:tc><w:tc><w:tcPr><w:tcW w:w="911" w:type="dxa"/><w:tcBorders></w:tcBorders></w:tcPr><w:p><w:pPr><w:pStyle w:val="Tabla8"/><w:widowControl/><w:jc w:val="left"/><w:rPr><w:kern w:val="0"/><w:szCs w:val="24"/><w:lang w:val="es-CO" w:eastAsia="en-US" w:bidi="ar-SA"/><w:del w:id="25006" w:author="Unknown Author" w:date="2026-10-30T04:17:53Z"></w:del></w:rPr></w:pPr><w:del w:id="25005" w:author="Unknown Author" w:date="2026-10-30T04:17:53Z"><w:r><w:rPr><w:kern w:val="0"/><w:szCs w:val="24"/><w:lang w:val="es-CO" w:eastAsia="en-US" w:bidi="ar-SA"/></w:rPr><w:delText>150</w:delText></w:r></w:del></w:p></w:tc><w:tc><w:tcPr><w:tcW w:w="1162" w:type="dxa"/><w:tcBorders></w:tcBorders></w:tcPr><w:p><w:pPr><w:pStyle w:val="Tabla8"/><w:widowControl/><w:jc w:val="left"/><w:rPr><w:kern w:val="0"/><w:szCs w:val="24"/><w:lang w:val="es-CO" w:eastAsia="en-US" w:bidi="ar-SA"/><w:del w:id="25008" w:author="Unknown Author" w:date="2026-10-30T04:17:53Z"></w:del></w:rPr></w:pPr><w:del w:id="25007" w:author="Unknown Author" w:date="2026-10-30T04:17:53Z"><w:r><w:rPr><w:kern w:val="0"/><w:szCs w:val="24"/><w:lang w:val="es-CO" w:eastAsia="en-US" w:bidi="ar-SA"/></w:rPr><w:delText>$ 600.000</w:delText></w:r></w:del></w:p></w:tc><w:tc><w:tcPr><w:tcW w:w="1659" w:type="dxa"/><w:tcBorders></w:tcBorders></w:tcPr><w:p><w:pPr><w:pStyle w:val="Tabla8"/><w:widowControl/><w:jc w:val="left"/><w:rPr><w:kern w:val="0"/><w:szCs w:val="24"/><w:lang w:val="es-CO" w:eastAsia="en-US" w:bidi="ar-SA"/><w:del w:id="25010" w:author="Unknown Author" w:date="2026-10-30T04:17:53Z"></w:del></w:rPr></w:pPr><w:del w:id="25009" w:author="Unknown Author" w:date="2026-10-30T04:17:53Z"><w:r><w:rPr><w:kern w:val="0"/><w:szCs w:val="24"/><w:lang w:val="es-CO" w:eastAsia="en-US" w:bidi="ar-SA"/></w:rPr><w:delText>$ 90.000.000</w:delText></w:r></w:del></w:p></w:tc><w:tc><w:tcPr><w:tcW w:w="1243" w:type="dxa"/><w:tcBorders></w:tcBorders></w:tcPr><w:p><w:pPr><w:pStyle w:val="Tabla8"/><w:widowControl/><w:jc w:val="left"/><w:rPr><w:kern w:val="0"/><w:szCs w:val="24"/><w:lang w:val="es-CO" w:eastAsia="en-US" w:bidi="ar-SA"/><w:del w:id="25012" w:author="Unknown Author" w:date="2026-10-30T04:17:53Z"></w:del></w:rPr></w:pPr><w:del w:id="25011" w:author="Unknown Author" w:date="2026-10-30T04:17:53Z"><w:r><w:rPr><w:kern w:val="0"/><w:szCs w:val="24"/><w:lang w:val="es-CO" w:eastAsia="en-US" w:bidi="ar-SA"/></w:rPr><w:delText>1.3, 2.3, 2.4, 3.1, 3.2, 3.3</w:delText></w:r></w:del></w:p></w:tc></w:tr><w:tr><w:trPr><w:del w:id="25013" w:author="Unknown Author" w:date="2026-10-30T04:17:53Z"/><w:cantSplit w:val="true"/></w:trPr><w:tc><w:tcPr><w:tcW w:w="663" w:type="dxa"/><w:tcBorders></w:tcBorders><w:shd w:color="auto" w:fill="F7F7F7" w:val="clear"/></w:tcPr><w:p><w:pPr><w:pStyle w:val="Tabla8"/><w:widowControl/><w:jc w:val="left"/><w:rPr><w:kern w:val="0"/><w:szCs w:val="24"/><w:lang w:val="es-CO" w:eastAsia="en-US" w:bidi="ar-SA"/><w:del w:id="25015" w:author="Unknown Author" w:date="2026-10-30T04:17:53Z"></w:del></w:rPr></w:pPr><w:del w:id="25014" w:author="Unknown Author" w:date="2026-10-30T04:17:53Z"><w:r><w:rPr><w:kern w:val="0"/><w:szCs w:val="24"/><w:lang w:val="es-CO" w:eastAsia="en-US" w:bidi="ar-SA"/></w:rPr><w:delText>V02</w:delText></w:r></w:del></w:p></w:tc><w:tc><w:tcPr><w:tcW w:w="1576" w:type="dxa"/><w:tcBorders></w:tcBorders><w:shd w:color="auto" w:fill="F7F7F7" w:val="clear"/></w:tcPr><w:p><w:pPr><w:pStyle w:val="Tabla8"/><w:widowControl/><w:jc w:val="left"/><w:rPr><w:kern w:val="0"/><w:szCs w:val="24"/><w:lang w:val="es-CO" w:eastAsia="en-US" w:bidi="ar-SA"/><w:del w:id="25017" w:author="Unknown Author" w:date="2026-10-30T04:17:53Z"></w:del></w:rPr></w:pPr><w:del w:id="25016" w:author="Unknown Author" w:date="2026-10-30T04:17:53Z"><w:r><w:rPr><w:kern w:val="0"/><w:szCs w:val="24"/><w:lang w:val="es-CO" w:eastAsia="en-US" w:bidi="ar-SA"/></w:rPr><w:delText>Gastos de viaje</w:delText></w:r></w:del></w:p></w:tc><w:tc><w:tcPr><w:tcW w:w="1577" w:type="dxa"/><w:tcBorders></w:tcBorders><w:shd w:color="auto" w:fill="F7F7F7" w:val="clear"/></w:tcPr><w:p><w:pPr><w:pStyle w:val="Tabla8"/><w:widowControl/><w:jc w:val="left"/><w:rPr><w:kern w:val="0"/><w:szCs w:val="24"/><w:lang w:val="es-CO" w:eastAsia="en-US" w:bidi="ar-SA"/><w:del w:id="25019" w:author="Unknown Author" w:date="2026-10-30T04:17:53Z"></w:del></w:rPr></w:pPr><w:del w:id="25018" w:author="Unknown Author" w:date="2026-10-30T04:17:53Z"><w:r><w:rPr><w:kern w:val="0"/><w:szCs w:val="24"/><w:lang w:val="es-CO" w:eastAsia="en-US" w:bidi="ar-SA"/></w:rPr><w:delText>Viáticos de alojamiento y manutención</w:delText></w:r></w:del></w:p></w:tc><w:tc><w:tcPr><w:tcW w:w="1161" w:type="dxa"/><w:tcBorders></w:tcBorders><w:shd w:color="auto" w:fill="F7F7F7" w:val="clear"/></w:tcPr><w:p><w:pPr><w:pStyle w:val="Tabla8"/><w:widowControl/><w:jc w:val="left"/><w:rPr><w:kern w:val="0"/><w:szCs w:val="24"/><w:lang w:val="es-CO" w:eastAsia="en-US" w:bidi="ar-SA"/><w:del w:id="25021" w:author="Unknown Author" w:date="2026-10-30T04:17:53Z"></w:del></w:rPr></w:pPr><w:del w:id="25020" w:author="Unknown Author" w:date="2026-10-30T04:17:53Z"><w:r><w:rPr><w:kern w:val="0"/><w:szCs w:val="24"/><w:lang w:val="es-CO" w:eastAsia="en-US" w:bidi="ar-SA"/></w:rPr><w:delText>día-persona</w:delText></w:r></w:del></w:p></w:tc><w:tc><w:tcPr><w:tcW w:w="911" w:type="dxa"/><w:tcBorders></w:tcBorders><w:shd w:color="auto" w:fill="F7F7F7" w:val="clear"/></w:tcPr><w:p><w:pPr><w:pStyle w:val="Tabla8"/><w:widowControl/><w:jc w:val="left"/><w:rPr><w:kern w:val="0"/><w:szCs w:val="24"/><w:lang w:val="es-CO" w:eastAsia="en-US" w:bidi="ar-SA"/><w:del w:id="25023" w:author="Unknown Author" w:date="2026-10-30T04:17:53Z"></w:del></w:rPr></w:pPr><w:del w:id="25022" w:author="Unknown Author" w:date="2026-10-30T04:17:53Z"><w:r><w:rPr><w:kern w:val="0"/><w:szCs w:val="24"/><w:lang w:val="es-CO" w:eastAsia="en-US" w:bidi="ar-SA"/></w:rPr><w:delText>600</w:delText></w:r></w:del></w:p></w:tc><w:tc><w:tcPr><w:tcW w:w="1162" w:type="dxa"/><w:tcBorders></w:tcBorders><w:shd w:color="auto" w:fill="F7F7F7" w:val="clear"/></w:tcPr><w:p><w:pPr><w:pStyle w:val="Tabla8"/><w:widowControl/><w:jc w:val="left"/><w:rPr><w:kern w:val="0"/><w:szCs w:val="24"/><w:lang w:val="es-CO" w:eastAsia="en-US" w:bidi="ar-SA"/><w:del w:id="25025" w:author="Unknown Author" w:date="2026-10-30T04:17:53Z"></w:del></w:rPr></w:pPr><w:del w:id="25024" w:author="Unknown Author" w:date="2026-10-30T04:17:53Z"><w:r><w:rPr><w:kern w:val="0"/><w:szCs w:val="24"/><w:lang w:val="es-CO" w:eastAsia="en-US" w:bidi="ar-SA"/></w:rPr><w:delText>$ 350.000</w:delText></w:r></w:del></w:p></w:tc><w:tc><w:tcPr><w:tcW w:w="1659" w:type="dxa"/><w:tcBorders></w:tcBorders><w:shd w:color="auto" w:fill="F7F7F7" w:val="clear"/></w:tcPr><w:p><w:pPr><w:pStyle w:val="Tabla8"/><w:widowControl/><w:jc w:val="left"/><w:rPr><w:kern w:val="0"/><w:szCs w:val="24"/><w:lang w:val="es-CO" w:eastAsia="en-US" w:bidi="ar-SA"/><w:del w:id="25027" w:author="Unknown Author" w:date="2026-10-30T04:17:53Z"></w:del></w:rPr></w:pPr><w:del w:id="25026" w:author="Unknown Author" w:date="2026-10-30T04:17:53Z"><w:r><w:rPr><w:kern w:val="0"/><w:szCs w:val="24"/><w:lang w:val="es-CO" w:eastAsia="en-US" w:bidi="ar-SA"/></w:rPr><w:delText>$ 210.000.000</w:delText></w:r></w:del></w:p></w:tc><w:tc><w:tcPr><w:tcW w:w="1243" w:type="dxa"/><w:tcBorders></w:tcBorders><w:shd w:color="auto" w:fill="F7F7F7" w:val="clear"/></w:tcPr><w:p><w:pPr><w:pStyle w:val="Tabla8"/><w:widowControl/><w:jc w:val="left"/><w:rPr><w:kern w:val="0"/><w:szCs w:val="24"/><w:lang w:val="es-CO" w:eastAsia="en-US" w:bidi="ar-SA"/><w:del w:id="25029" w:author="Unknown Author" w:date="2026-10-30T04:17:53Z"></w:del></w:rPr></w:pPr><w:del w:id="25028" w:author="Unknown Author" w:date="2026-10-30T04:17:53Z"><w:r><w:rPr><w:kern w:val="0"/><w:szCs w:val="24"/><w:lang w:val="es-CO" w:eastAsia="en-US" w:bidi="ar-SA"/></w:rPr><w:delText>1.3, 2.3, 2.4, 3.1, 3.2, 3.3</w:delText></w:r></w:del></w:p></w:tc></w:tr><w:tr><w:trPr><w:del w:id="25030" w:author="Unknown Author" w:date="2026-10-30T04:17:53Z"/><w:cantSplit w:val="true"/></w:trPr><w:tc><w:tcPr><w:tcW w:w="663" w:type="dxa"/><w:tcBorders></w:tcBorders></w:tcPr><w:p><w:pPr><w:pStyle w:val="Tabla8"/><w:widowControl/><w:jc w:val="left"/><w:rPr><w:kern w:val="0"/><w:szCs w:val="24"/><w:lang w:val="es-CO" w:eastAsia="en-US" w:bidi="ar-SA"/><w:del w:id="25032" w:author="Unknown Author" w:date="2026-10-30T04:17:53Z"></w:del></w:rPr></w:pPr><w:del w:id="25031" w:author="Unknown Author" w:date="2026-10-30T04:17:53Z"><w:r><w:rPr><w:kern w:val="0"/><w:szCs w:val="24"/><w:lang w:val="es-CO" w:eastAsia="en-US" w:bidi="ar-SA"/></w:rPr><w:delText>V03</w:delText></w:r></w:del></w:p></w:tc><w:tc><w:tcPr><w:tcW w:w="1576" w:type="dxa"/><w:tcBorders></w:tcBorders></w:tcPr><w:p><w:pPr><w:pStyle w:val="Tabla8"/><w:widowControl/><w:jc w:val="left"/><w:rPr><w:kern w:val="0"/><w:szCs w:val="24"/><w:lang w:val="es-CO" w:eastAsia="en-US" w:bidi="ar-SA"/><w:del w:id="25034" w:author="Unknown Author" w:date="2026-10-30T04:17:53Z"></w:del></w:rPr></w:pPr><w:del w:id="25033" w:author="Unknown Author" w:date="2026-10-30T04:17:53Z"><w:r><w:rPr><w:kern w:val="0"/><w:szCs w:val="24"/><w:lang w:val="es-CO" w:eastAsia="en-US" w:bidi="ar-SA"/></w:rPr><w:delText>Gastos de viaje</w:delText></w:r></w:del></w:p></w:tc><w:tc><w:tcPr><w:tcW w:w="1577" w:type="dxa"/><w:tcBorders></w:tcBorders></w:tcPr><w:p><w:pPr><w:pStyle w:val="Tabla8"/><w:widowControl/><w:jc w:val="left"/><w:rPr><w:kern w:val="0"/><w:szCs w:val="24"/><w:lang w:val="es-CO" w:eastAsia="en-US" w:bidi="ar-SA"/><w:del w:id="25036" w:author="Unknown Author" w:date="2026-10-30T04:17:53Z"></w:del></w:rPr></w:pPr><w:del w:id="25035" w:author="Unknown Author" w:date="2026-10-30T04:17:53Z"><w:r><w:rPr><w:kern w:val="0"/><w:szCs w:val="24"/><w:lang w:val="es-CO" w:eastAsia="en-US" w:bidi="ar-SA"/></w:rPr><w:delText>Arrendamiento de vehículos 4x4</w:delText></w:r></w:del></w:p></w:tc><w:tc><w:tcPr><w:tcW w:w="1161" w:type="dxa"/><w:tcBorders></w:tcBorders></w:tcPr><w:p><w:pPr><w:pStyle w:val="Tabla8"/><w:widowControl/><w:jc w:val="left"/><w:rPr><w:kern w:val="0"/><w:szCs w:val="24"/><w:lang w:val="es-CO" w:eastAsia="en-US" w:bidi="ar-SA"/><w:del w:id="25038" w:author="Unknown Author" w:date="2026-10-30T04:17:53Z"></w:del></w:rPr></w:pPr><w:del w:id="25037" w:author="Unknown Author" w:date="2026-10-30T04:17:53Z"><w:r><w:rPr><w:kern w:val="0"/><w:szCs w:val="24"/><w:lang w:val="es-CO" w:eastAsia="en-US" w:bidi="ar-SA"/></w:rPr><w:delText>día</w:delText></w:r></w:del></w:p></w:tc><w:tc><w:tcPr><w:tcW w:w="911" w:type="dxa"/><w:tcBorders></w:tcBorders></w:tcPr><w:p><w:pPr><w:pStyle w:val="Tabla8"/><w:widowControl/><w:jc w:val="left"/><w:rPr><w:kern w:val="0"/><w:szCs w:val="24"/><w:lang w:val="es-CO" w:eastAsia="en-US" w:bidi="ar-SA"/><w:del w:id="25040" w:author="Unknown Author" w:date="2026-10-30T04:17:53Z"></w:del></w:rPr></w:pPr><w:del w:id="25039" w:author="Unknown Author" w:date="2026-10-30T04:17:53Z"><w:r><w:rPr><w:kern w:val="0"/><w:szCs w:val="24"/><w:lang w:val="es-CO" w:eastAsia="en-US" w:bidi="ar-SA"/></w:rPr><w:delText>240</w:delText></w:r></w:del></w:p></w:tc><w:tc><w:tcPr><w:tcW w:w="1162" w:type="dxa"/><w:tcBorders></w:tcBorders></w:tcPr><w:p><w:pPr><w:pStyle w:val="Tabla8"/><w:widowControl/><w:jc w:val="left"/><w:rPr><w:kern w:val="0"/><w:szCs w:val="24"/><w:lang w:val="es-CO" w:eastAsia="en-US" w:bidi="ar-SA"/><w:del w:id="25042" w:author="Unknown Author" w:date="2026-10-30T04:17:53Z"></w:del></w:rPr></w:pPr><w:del w:id="25041" w:author="Unknown Author" w:date="2026-10-30T04:17:53Z"><w:r><w:rPr><w:kern w:val="0"/><w:szCs w:val="24"/><w:lang w:val="es-CO" w:eastAsia="en-US" w:bidi="ar-SA"/></w:rPr><w:delText>$ 450.000</w:delText></w:r></w:del></w:p></w:tc><w:tc><w:tcPr><w:tcW w:w="1659" w:type="dxa"/><w:tcBorders></w:tcBorders></w:tcPr><w:p><w:pPr><w:pStyle w:val="Tabla8"/><w:widowControl/><w:jc w:val="left"/><w:rPr><w:kern w:val="0"/><w:szCs w:val="24"/><w:lang w:val="es-CO" w:eastAsia="en-US" w:bidi="ar-SA"/><w:del w:id="25044" w:author="Unknown Author" w:date="2026-10-30T04:17:53Z"></w:del></w:rPr></w:pPr><w:del w:id="25043" w:author="Unknown Author" w:date="2026-10-30T04:17:53Z"><w:r><w:rPr><w:kern w:val="0"/><w:szCs w:val="24"/><w:lang w:val="es-CO" w:eastAsia="en-US" w:bidi="ar-SA"/></w:rPr><w:delText>$ 108.000.000</w:delText></w:r></w:del></w:p></w:tc><w:tc><w:tcPr><w:tcW w:w="1243" w:type="dxa"/><w:tcBorders></w:tcBorders></w:tcPr><w:p><w:pPr><w:pStyle w:val="Tabla8"/><w:widowControl/><w:jc w:val="left"/><w:rPr><w:kern w:val="0"/><w:szCs w:val="24"/><w:lang w:val="es-CO" w:eastAsia="en-US" w:bidi="ar-SA"/><w:del w:id="25046" w:author="Unknown Author" w:date="2026-10-30T04:17:53Z"></w:del></w:rPr></w:pPr><w:del w:id="25045" w:author="Unknown Author" w:date="2026-10-30T04:17:53Z"><w:r><w:rPr><w:kern w:val="0"/><w:szCs w:val="24"/><w:lang w:val="es-CO" w:eastAsia="en-US" w:bidi="ar-SA"/></w:rPr><w:delText>1.3, 2.3, 2.4, 3.1, 3.2, 3.3</w:delText></w:r></w:del></w:p></w:tc></w:tr><w:tr><w:trPr><w:del w:id="25047" w:author="Unknown Author" w:date="2026-10-30T04:17:53Z"/><w:cantSplit w:val="true"/></w:trPr><w:tc><w:tcPr><w:tcW w:w="663" w:type="dxa"/><w:tcBorders></w:tcBorders><w:shd w:color="auto" w:fill="F7F7F7" w:val="clear"/></w:tcPr><w:p><w:pPr><w:pStyle w:val="Tabla8"/><w:widowControl/><w:jc w:val="left"/><w:rPr><w:kern w:val="0"/><w:szCs w:val="24"/><w:lang w:val="es-CO" w:eastAsia="en-US" w:bidi="ar-SA"/><w:del w:id="25049" w:author="Unknown Author" w:date="2026-10-30T04:17:53Z"></w:del></w:rPr></w:pPr><w:del w:id="25048" w:author="Unknown Author" w:date="2026-10-30T04:17:53Z"><w:r><w:rPr><w:kern w:val="0"/><w:szCs w:val="24"/><w:lang w:val="es-CO" w:eastAsia="en-US" w:bidi="ar-SA"/></w:rPr><w:delText>V04</w:delText></w:r></w:del></w:p></w:tc><w:tc><w:tcPr><w:tcW w:w="1576" w:type="dxa"/><w:tcBorders></w:tcBorders><w:shd w:color="auto" w:fill="F7F7F7" w:val="clear"/></w:tcPr><w:p><w:pPr><w:pStyle w:val="Tabla8"/><w:widowControl/><w:jc w:val="left"/><w:rPr><w:kern w:val="0"/><w:szCs w:val="24"/><w:lang w:val="es-CO" w:eastAsia="en-US" w:bidi="ar-SA"/><w:del w:id="25051" w:author="Unknown Author" w:date="2026-10-30T04:17:53Z"></w:del></w:rPr></w:pPr><w:del w:id="25050" w:author="Unknown Author" w:date="2026-10-30T04:17:53Z"><w:r><w:rPr><w:kern w:val="0"/><w:szCs w:val="24"/><w:lang w:val="es-CO" w:eastAsia="en-US" w:bidi="ar-SA"/></w:rPr><w:delText>Gastos de viaje</w:delText></w:r></w:del></w:p></w:tc><w:tc><w:tcPr><w:tcW w:w="1577" w:type="dxa"/><w:tcBorders></w:tcBorders><w:shd w:color="auto" w:fill="F7F7F7" w:val="clear"/></w:tcPr><w:p><w:pPr><w:pStyle w:val="Tabla8"/><w:widowControl/><w:jc w:val="left"/><w:rPr><w:kern w:val="0"/><w:szCs w:val="24"/><w:lang w:val="es-CO" w:eastAsia="en-US" w:bidi="ar-SA"/><w:del w:id="25053" w:author="Unknown Author" w:date="2026-10-30T04:17:53Z"></w:del></w:rPr></w:pPr><w:del w:id="25052" w:author="Unknown Author" w:date="2026-10-30T04:17:53Z"><w:r><w:rPr><w:kern w:val="0"/><w:szCs w:val="24"/><w:lang w:val="es-CO" w:eastAsia="en-US" w:bidi="ar-SA"/></w:rPr><w:delText>Viaje internacional para divulgación científica</w:delText></w:r></w:del></w:p></w:tc><w:tc><w:tcPr><w:tcW w:w="1161" w:type="dxa"/><w:tcBorders></w:tcBorders><w:shd w:color="auto" w:fill="F7F7F7" w:val="clear"/></w:tcPr><w:p><w:pPr><w:pStyle w:val="Tabla8"/><w:widowControl/><w:jc w:val="left"/><w:rPr><w:kern w:val="0"/><w:szCs w:val="24"/><w:lang w:val="es-CO" w:eastAsia="en-US" w:bidi="ar-SA"/><w:del w:id="25055" w:author="Unknown Author" w:date="2026-10-30T04:17:53Z"></w:del></w:rPr></w:pPr><w:del w:id="25054" w:author="Unknown Author" w:date="2026-10-30T04:17:53Z"><w:r><w:rPr><w:kern w:val="0"/><w:szCs w:val="24"/><w:lang w:val="es-CO" w:eastAsia="en-US" w:bidi="ar-SA"/></w:rPr><w:delText>viaje</w:delText></w:r></w:del></w:p></w:tc><w:tc><w:tcPr><w:tcW w:w="911" w:type="dxa"/><w:tcBorders></w:tcBorders><w:shd w:color="auto" w:fill="F7F7F7" w:val="clear"/></w:tcPr><w:p><w:pPr><w:pStyle w:val="Tabla8"/><w:widowControl/><w:jc w:val="left"/><w:rPr><w:kern w:val="0"/><w:szCs w:val="24"/><w:lang w:val="es-CO" w:eastAsia="en-US" w:bidi="ar-SA"/><w:del w:id="25057" w:author="Unknown Author" w:date="2026-10-30T04:17:53Z"></w:del></w:rPr></w:pPr><w:del w:id="25056" w:author="Unknown Author" w:date="2026-10-30T04:17:53Z"><w:r><w:rPr><w:kern w:val="0"/><w:szCs w:val="24"/><w:lang w:val="es-CO" w:eastAsia="en-US" w:bidi="ar-SA"/></w:rPr><w:delText>2</w:delText></w:r></w:del></w:p></w:tc><w:tc><w:tcPr><w:tcW w:w="1162" w:type="dxa"/><w:tcBorders></w:tcBorders><w:shd w:color="auto" w:fill="F7F7F7" w:val="clear"/></w:tcPr><w:p><w:pPr><w:pStyle w:val="Tabla8"/><w:widowControl/><w:jc w:val="left"/><w:rPr><w:kern w:val="0"/><w:szCs w:val="24"/><w:lang w:val="es-CO" w:eastAsia="en-US" w:bidi="ar-SA"/><w:del w:id="25059" w:author="Unknown Author" w:date="2026-10-30T04:17:53Z"></w:del></w:rPr></w:pPr><w:del w:id="25058" w:author="Unknown Author" w:date="2026-10-30T04:17:53Z"><w:r><w:rPr><w:kern w:val="0"/><w:szCs w:val="24"/><w:lang w:val="es-CO" w:eastAsia="en-US" w:bidi="ar-SA"/></w:rPr><w:delText>$ 12.000.000</w:delText></w:r></w:del></w:p></w:tc><w:tc><w:tcPr><w:tcW w:w="1659" w:type="dxa"/><w:tcBorders></w:tcBorders><w:shd w:color="auto" w:fill="F7F7F7" w:val="clear"/></w:tcPr><w:p><w:pPr><w:pStyle w:val="Tabla8"/><w:widowControl/><w:jc w:val="left"/><w:rPr><w:kern w:val="0"/><w:szCs w:val="24"/><w:lang w:val="es-CO" w:eastAsia="en-US" w:bidi="ar-SA"/><w:del w:id="25061" w:author="Unknown Author" w:date="2026-10-30T04:17:53Z"></w:del></w:rPr></w:pPr><w:del w:id="25060" w:author="Unknown Author" w:date="2026-10-30T04:17:53Z"><w:r><w:rPr><w:kern w:val="0"/><w:szCs w:val="24"/><w:lang w:val="es-CO" w:eastAsia="en-US" w:bidi="ar-SA"/></w:rPr><w:delText>$ 24.000.000</w:delText></w:r></w:del></w:p></w:tc><w:tc><w:tcPr><w:tcW w:w="1243" w:type="dxa"/><w:tcBorders></w:tcBorders><w:shd w:color="auto" w:fill="F7F7F7" w:val="clear"/></w:tcPr><w:p><w:pPr><w:pStyle w:val="Tabla8"/><w:widowControl/><w:jc w:val="left"/><w:rPr><w:kern w:val="0"/><w:szCs w:val="24"/><w:lang w:val="es-CO" w:eastAsia="en-US" w:bidi="ar-SA"/><w:del w:id="25063" w:author="Unknown Author" w:date="2026-10-30T04:17:53Z"></w:del></w:rPr></w:pPr><w:del w:id="25062" w:author="Unknown Author" w:date="2026-10-30T04:17:53Z"><w:r><w:rPr><w:kern w:val="0"/><w:szCs w:val="24"/><w:lang w:val="es-CO" w:eastAsia="en-US" w:bidi="ar-SA"/></w:rPr><w:delText>3.4</w:delText></w:r></w:del></w:p></w:tc></w:tr><w:tr><w:trPr><w:del w:id="25064" w:author="Unknown Author" w:date="2026-10-30T04:17:53Z"/><w:cantSplit w:val="true"/></w:trPr><w:tc><w:tcPr><w:tcW w:w="663" w:type="dxa"/><w:tcBorders></w:tcBorders></w:tcPr><w:p><w:pPr><w:pStyle w:val="Tabla8"/><w:widowControl/><w:jc w:val="left"/><w:rPr><w:kern w:val="0"/><w:szCs w:val="24"/><w:lang w:val="es-CO" w:eastAsia="en-US" w:bidi="ar-SA"/><w:del w:id="25066" w:author="Unknown Author" w:date="2026-10-30T04:17:53Z"></w:del></w:rPr></w:pPr><w:del w:id="25065" w:author="Unknown Author" w:date="2026-10-30T04:17:53Z"><w:r><w:rPr><w:kern w:val="0"/><w:szCs w:val="24"/><w:lang w:val="es-CO" w:eastAsia="en-US" w:bidi="ar-SA"/></w:rPr><w:delText>V05</w:delText></w:r></w:del></w:p></w:tc><w:tc><w:tcPr><w:tcW w:w="1576" w:type="dxa"/><w:tcBorders></w:tcBorders></w:tcPr><w:p><w:pPr><w:pStyle w:val="Tabla8"/><w:widowControl/><w:jc w:val="left"/><w:rPr><w:kern w:val="0"/><w:szCs w:val="24"/><w:lang w:val="es-CO" w:eastAsia="en-US" w:bidi="ar-SA"/><w:del w:id="25068" w:author="Unknown Author" w:date="2026-10-30T04:17:53Z"></w:del></w:rPr></w:pPr><w:del w:id="25067" w:author="Unknown Author" w:date="2026-10-30T04:17:53Z"><w:r><w:rPr><w:kern w:val="0"/><w:szCs w:val="24"/><w:lang w:val="es-CO" w:eastAsia="en-US" w:bidi="ar-SA"/></w:rPr><w:delText>Capacitación y eventos</w:delText></w:r></w:del></w:p></w:tc><w:tc><w:tcPr><w:tcW w:w="1577" w:type="dxa"/><w:tcBorders></w:tcBorders></w:tcPr><w:p><w:pPr><w:pStyle w:val="Tabla8"/><w:widowControl/><w:jc w:val="left"/><w:rPr><w:kern w:val="0"/><w:szCs w:val="24"/><w:lang w:val="es-CO" w:eastAsia="en-US" w:bidi="ar-SA"/><w:del w:id="25070" w:author="Unknown Author" w:date="2026-10-30T04:17:53Z"></w:del></w:rPr></w:pPr><w:del w:id="25069" w:author="Unknown Author" w:date="2026-10-30T04:17:53Z"><w:r><w:rPr><w:kern w:val="0"/><w:szCs w:val="24"/><w:lang w:val="es-CO" w:eastAsia="en-US" w:bidi="ar-SA"/></w:rPr><w:delText>Alimentación de laboratorios ciudadanos</w:delText></w:r></w:del></w:p></w:tc><w:tc><w:tcPr><w:tcW w:w="1161" w:type="dxa"/><w:tcBorders></w:tcBorders></w:tcPr><w:p><w:pPr><w:pStyle w:val="Tabla8"/><w:widowControl/><w:jc w:val="left"/><w:rPr><w:kern w:val="0"/><w:szCs w:val="24"/><w:lang w:val="es-CO" w:eastAsia="en-US" w:bidi="ar-SA"/><w:del w:id="25072" w:author="Unknown Author" w:date="2026-10-30T04:17:53Z"></w:del></w:rPr></w:pPr><w:del w:id="25071" w:author="Unknown Author" w:date="2026-10-30T04:17:53Z"><w:r><w:rPr><w:kern w:val="0"/><w:szCs w:val="24"/><w:lang w:val="es-CO" w:eastAsia="en-US" w:bidi="ar-SA"/></w:rPr><w:delText>evento</w:delText></w:r></w:del></w:p></w:tc><w:tc><w:tcPr><w:tcW w:w="911" w:type="dxa"/><w:tcBorders></w:tcBorders></w:tcPr><w:p><w:pPr><w:pStyle w:val="Tabla8"/><w:widowControl/><w:jc w:val="left"/><w:rPr><w:kern w:val="0"/><w:szCs w:val="24"/><w:lang w:val="es-CO" w:eastAsia="en-US" w:bidi="ar-SA"/><w:del w:id="25074" w:author="Unknown Author" w:date="2026-10-30T04:17:53Z"></w:del></w:rPr></w:pPr><w:del w:id="25073" w:author="Unknown Author" w:date="2026-10-30T04:17:53Z"><w:r><w:rPr><w:kern w:val="0"/><w:szCs w:val="24"/><w:lang w:val="es-CO" w:eastAsia="en-US" w:bidi="ar-SA"/></w:rPr><w:delText>20</w:delText></w:r></w:del></w:p></w:tc><w:tc><w:tcPr><w:tcW w:w="1162" w:type="dxa"/><w:tcBorders></w:tcBorders></w:tcPr><w:p><w:pPr><w:pStyle w:val="Tabla8"/><w:widowControl/><w:jc w:val="left"/><w:rPr><w:kern w:val="0"/><w:szCs w:val="24"/><w:lang w:val="es-CO" w:eastAsia="en-US" w:bidi="ar-SA"/><w:del w:id="25076" w:author="Unknown Author" w:date="2026-10-30T04:17:53Z"></w:del></w:rPr></w:pPr><w:del w:id="25075" w:author="Unknown Author" w:date="2026-10-30T04:17:53Z"><w:r><w:rPr><w:kern w:val="0"/><w:szCs w:val="24"/><w:lang w:val="es-CO" w:eastAsia="en-US" w:bidi="ar-SA"/></w:rPr><w:delText>$ 1.500.000</w:delText></w:r></w:del></w:p></w:tc><w:tc><w:tcPr><w:tcW w:w="1659" w:type="dxa"/><w:tcBorders></w:tcBorders></w:tcPr><w:p><w:pPr><w:pStyle w:val="Tabla8"/><w:widowControl/><w:jc w:val="left"/><w:rPr><w:kern w:val="0"/><w:szCs w:val="24"/><w:lang w:val="es-CO" w:eastAsia="en-US" w:bidi="ar-SA"/><w:del w:id="25078" w:author="Unknown Author" w:date="2026-10-30T04:17:53Z"></w:del></w:rPr></w:pPr><w:del w:id="25077" w:author="Unknown Author" w:date="2026-10-30T04:17:53Z"><w:r><w:rPr><w:kern w:val="0"/><w:szCs w:val="24"/><w:lang w:val="es-CO" w:eastAsia="en-US" w:bidi="ar-SA"/></w:rPr><w:delText>$ 30.000.000</w:delText></w:r></w:del></w:p></w:tc><w:tc><w:tcPr><w:tcW w:w="1243" w:type="dxa"/><w:tcBorders></w:tcBorders></w:tcPr><w:p><w:pPr><w:pStyle w:val="Tabla8"/><w:widowControl/><w:jc w:val="left"/><w:rPr><w:kern w:val="0"/><w:szCs w:val="24"/><w:lang w:val="es-CO" w:eastAsia="en-US" w:bidi="ar-SA"/><w:del w:id="25080" w:author="Unknown Author" w:date="2026-10-30T04:17:53Z"></w:del></w:rPr></w:pPr><w:del w:id="25079" w:author="Unknown Author" w:date="2026-10-30T04:17:53Z"><w:r><w:rPr><w:kern w:val="0"/><w:szCs w:val="24"/><w:lang w:val="es-CO" w:eastAsia="en-US" w:bidi="ar-SA"/></w:rPr><w:delText>3.1</w:delText></w:r></w:del></w:p></w:tc></w:tr><w:tr><w:trPr><w:del w:id="25081" w:author="Unknown Author" w:date="2026-10-30T04:17:53Z"/><w:cantSplit w:val="true"/></w:trPr><w:tc><w:tcPr><w:tcW w:w="663" w:type="dxa"/><w:tcBorders></w:tcBorders><w:shd w:color="auto" w:fill="F7F7F7" w:val="clear"/></w:tcPr><w:p><w:pPr><w:pStyle w:val="Tabla8"/><w:widowControl/><w:jc w:val="left"/><w:rPr><w:kern w:val="0"/><w:szCs w:val="24"/><w:lang w:val="es-CO" w:eastAsia="en-US" w:bidi="ar-SA"/><w:del w:id="25083" w:author="Unknown Author" w:date="2026-10-30T04:17:53Z"></w:del></w:rPr></w:pPr><w:del w:id="25082" w:author="Unknown Author" w:date="2026-10-30T04:17:53Z"><w:r><w:rPr><w:kern w:val="0"/><w:szCs w:val="24"/><w:lang w:val="es-CO" w:eastAsia="en-US" w:bidi="ar-SA"/></w:rPr><w:delText>O01</w:delText></w:r></w:del></w:p></w:tc><w:tc><w:tcPr><w:tcW w:w="1576" w:type="dxa"/><w:tcBorders></w:tcBorders><w:shd w:color="auto" w:fill="F7F7F7" w:val="clear"/></w:tcPr><w:p><w:pPr><w:pStyle w:val="Tabla8"/><w:widowControl/><w:jc w:val="left"/><w:rPr><w:kern w:val="0"/><w:szCs w:val="24"/><w:lang w:val="es-CO" w:eastAsia="en-US" w:bidi="ar-SA"/><w:del w:id="25085" w:author="Unknown Author" w:date="2026-10-30T04:17:53Z"></w:del></w:rPr></w:pPr><w:del w:id="25084" w:author="Unknown Author" w:date="2026-10-30T04:17:53Z"><w:r><w:rPr><w:kern w:val="0"/><w:szCs w:val="24"/><w:lang w:val="es-CO" w:eastAsia="en-US" w:bidi="ar-SA"/></w:rPr><w:delText>Protección del conocimiento y divulgación</w:delText></w:r></w:del></w:p></w:tc><w:tc><w:tcPr><w:tcW w:w="1577" w:type="dxa"/><w:tcBorders></w:tcBorders><w:shd w:color="auto" w:fill="F7F7F7" w:val="clear"/></w:tcPr><w:p><w:pPr><w:pStyle w:val="Tabla8"/><w:widowControl/><w:jc w:val="left"/><w:rPr><w:kern w:val="0"/><w:szCs w:val="24"/><w:lang w:val="es-CO" w:eastAsia="en-US" w:bidi="ar-SA"/><w:del w:id="25087" w:author="Unknown Author" w:date="2026-10-30T04:17:53Z"></w:del></w:rPr></w:pPr><w:del w:id="25086" w:author="Unknown Author" w:date="2026-10-30T04:17:53Z"><w:r><w:rPr><w:kern w:val="0"/><w:szCs w:val="24"/><w:lang w:val="es-CO" w:eastAsia="en-US" w:bidi="ar-SA"/></w:rPr><w:delText>Cargos de procesamiento de artículos de acceso abierto</w:delText></w:r></w:del></w:p></w:tc><w:tc><w:tcPr><w:tcW w:w="1161" w:type="dxa"/><w:tcBorders></w:tcBorders><w:shd w:color="auto" w:fill="F7F7F7" w:val="clear"/></w:tcPr><w:p><w:pPr><w:pStyle w:val="Tabla8"/><w:widowControl/><w:jc w:val="left"/><w:rPr><w:kern w:val="0"/><w:szCs w:val="24"/><w:lang w:val="es-CO" w:eastAsia="en-US" w:bidi="ar-SA"/><w:del w:id="25089" w:author="Unknown Author" w:date="2026-10-30T04:17:53Z"></w:del></w:rPr></w:pPr><w:del w:id="25088" w:author="Unknown Author" w:date="2026-10-30T04:17:53Z"><w:r><w:rPr><w:kern w:val="0"/><w:szCs w:val="24"/><w:lang w:val="es-CO" w:eastAsia="en-US" w:bidi="ar-SA"/></w:rPr><w:delText>artículo</w:delText></w:r></w:del></w:p></w:tc><w:tc><w:tcPr><w:tcW w:w="911" w:type="dxa"/><w:tcBorders></w:tcBorders><w:shd w:color="auto" w:fill="F7F7F7" w:val="clear"/></w:tcPr><w:p><w:pPr><w:pStyle w:val="Tabla8"/><w:widowControl/><w:jc w:val="left"/><w:rPr><w:kern w:val="0"/><w:szCs w:val="24"/><w:lang w:val="es-CO" w:eastAsia="en-US" w:bidi="ar-SA"/><w:del w:id="25091" w:author="Unknown Author" w:date="2026-10-30T04:17:53Z"></w:del></w:rPr></w:pPr><w:del w:id="25090" w:author="Unknown Author" w:date="2026-10-30T04:17:53Z"><w:r><w:rPr><w:kern w:val="0"/><w:szCs w:val="24"/><w:lang w:val="es-CO" w:eastAsia="en-US" w:bidi="ar-SA"/></w:rPr><w:delText>2</w:delText></w:r></w:del></w:p></w:tc><w:tc><w:tcPr><w:tcW w:w="1162" w:type="dxa"/><w:tcBorders></w:tcBorders><w:shd w:color="auto" w:fill="F7F7F7" w:val="clear"/></w:tcPr><w:p><w:pPr><w:pStyle w:val="Tabla8"/><w:widowControl/><w:jc w:val="left"/><w:rPr><w:kern w:val="0"/><w:szCs w:val="24"/><w:lang w:val="es-CO" w:eastAsia="en-US" w:bidi="ar-SA"/><w:del w:id="25093" w:author="Unknown Author" w:date="2026-10-30T04:17:53Z"></w:del></w:rPr></w:pPr><w:del w:id="25092" w:author="Unknown Author" w:date="2026-10-30T04:17:53Z"><w:r><w:rPr><w:kern w:val="0"/><w:szCs w:val="24"/><w:lang w:val="es-CO" w:eastAsia="en-US" w:bidi="ar-SA"/></w:rPr><w:delText>$ 12.500.000</w:delText></w:r></w:del></w:p></w:tc><w:tc><w:tcPr><w:tcW w:w="1659" w:type="dxa"/><w:tcBorders></w:tcBorders><w:shd w:color="auto" w:fill="F7F7F7" w:val="clear"/></w:tcPr><w:p><w:pPr><w:pStyle w:val="Tabla8"/><w:widowControl/><w:jc w:val="left"/><w:rPr><w:kern w:val="0"/><w:szCs w:val="24"/><w:lang w:val="es-CO" w:eastAsia="en-US" w:bidi="ar-SA"/><w:del w:id="25095" w:author="Unknown Author" w:date="2026-10-30T04:17:53Z"></w:del></w:rPr></w:pPr><w:del w:id="25094" w:author="Unknown Author" w:date="2026-10-30T04:17:53Z"><w:r><w:rPr><w:kern w:val="0"/><w:szCs w:val="24"/><w:lang w:val="es-CO" w:eastAsia="en-US" w:bidi="ar-SA"/></w:rPr><w:delText>$ 25.000.000</w:delText></w:r></w:del></w:p></w:tc><w:tc><w:tcPr><w:tcW w:w="1243" w:type="dxa"/><w:tcBorders></w:tcBorders><w:shd w:color="auto" w:fill="F7F7F7" w:val="clear"/></w:tcPr><w:p><w:pPr><w:pStyle w:val="Tabla8"/><w:widowControl/><w:jc w:val="left"/><w:rPr><w:kern w:val="0"/><w:szCs w:val="24"/><w:lang w:val="es-CO" w:eastAsia="en-US" w:bidi="ar-SA"/><w:del w:id="25097" w:author="Unknown Author" w:date="2026-10-30T04:17:53Z"></w:del></w:rPr></w:pPr><w:del w:id="25096" w:author="Unknown Author" w:date="2026-10-30T04:17:53Z"><w:r><w:rPr><w:kern w:val="0"/><w:szCs w:val="24"/><w:lang w:val="es-CO" w:eastAsia="en-US" w:bidi="ar-SA"/></w:rPr><w:delText>1.6</w:delText></w:r></w:del></w:p></w:tc></w:tr><w:tr><w:trPr><w:del w:id="25098" w:author="Unknown Author" w:date="2026-10-30T04:17:53Z"/><w:cantSplit w:val="true"/></w:trPr><w:tc><w:tcPr><w:tcW w:w="663" w:type="dxa"/><w:tcBorders></w:tcBorders></w:tcPr><w:p><w:pPr><w:pStyle w:val="Tabla8"/><w:widowControl/><w:jc w:val="left"/><w:rPr><w:kern w:val="0"/><w:szCs w:val="24"/><w:lang w:val="es-CO" w:eastAsia="en-US" w:bidi="ar-SA"/><w:del w:id="25100" w:author="Unknown Author" w:date="2026-10-30T04:17:53Z"></w:del></w:rPr></w:pPr><w:del w:id="25099" w:author="Unknown Author" w:date="2026-10-30T04:17:53Z"><w:r><w:rPr><w:kern w:val="0"/><w:szCs w:val="24"/><w:lang w:val="es-CO" w:eastAsia="en-US" w:bidi="ar-SA"/></w:rPr><w:delText>O02</w:delText></w:r></w:del></w:p></w:tc><w:tc><w:tcPr><w:tcW w:w="1576" w:type="dxa"/><w:tcBorders></w:tcBorders></w:tcPr><w:p><w:pPr><w:pStyle w:val="Tabla8"/><w:widowControl/><w:jc w:val="left"/><w:rPr><w:kern w:val="0"/><w:szCs w:val="24"/><w:lang w:val="es-CO" w:eastAsia="en-US" w:bidi="ar-SA"/><w:del w:id="25102" w:author="Unknown Author" w:date="2026-10-30T04:17:53Z"></w:del></w:rPr></w:pPr><w:del w:id="25101" w:author="Unknown Author" w:date="2026-10-30T04:17:53Z"><w:r><w:rPr><w:kern w:val="0"/><w:szCs w:val="24"/><w:lang w:val="es-CO" w:eastAsia="en-US" w:bidi="ar-SA"/></w:rPr><w:delText>Capacitación y eventos</w:delText></w:r></w:del></w:p></w:tc><w:tc><w:tcPr><w:tcW w:w="1577" w:type="dxa"/><w:tcBorders></w:tcBorders></w:tcPr><w:p><w:pPr><w:pStyle w:val="Tabla8"/><w:widowControl/><w:jc w:val="left"/><w:rPr><w:kern w:val="0"/><w:szCs w:val="24"/><w:lang w:val="es-CO" w:eastAsia="en-US" w:bidi="ar-SA"/><w:del w:id="25104" w:author="Unknown Author" w:date="2026-10-30T04:17:53Z"></w:del></w:rPr></w:pPr><w:del w:id="25103" w:author="Unknown Author" w:date="2026-10-30T04:17:53Z"><w:r><w:rPr><w:kern w:val="0"/><w:szCs w:val="24"/><w:lang w:val="es-CO" w:eastAsia="en-US" w:bidi="ar-SA"/></w:rPr><w:delText>Logística de ferias y laboratorios de apropiación</w:delText></w:r></w:del></w:p></w:tc><w:tc><w:tcPr><w:tcW w:w="1161" w:type="dxa"/><w:tcBorders></w:tcBorders></w:tcPr><w:p><w:pPr><w:pStyle w:val="Tabla8"/><w:widowControl/><w:jc w:val="left"/><w:rPr><w:kern w:val="0"/><w:szCs w:val="24"/><w:lang w:val="es-CO" w:eastAsia="en-US" w:bidi="ar-SA"/><w:del w:id="25106" w:author="Unknown Author" w:date="2026-10-30T04:17:53Z"></w:del></w:rPr></w:pPr><w:del w:id="25105" w:author="Unknown Author" w:date="2026-10-30T04:17:53Z"><w:r><w:rPr><w:kern w:val="0"/><w:szCs w:val="24"/><w:lang w:val="es-CO" w:eastAsia="en-US" w:bidi="ar-SA"/></w:rPr><w:delText>evento</w:delText></w:r></w:del></w:p></w:tc><w:tc><w:tcPr><w:tcW w:w="911" w:type="dxa"/><w:tcBorders></w:tcBorders></w:tcPr><w:p><w:pPr><w:pStyle w:val="Tabla8"/><w:widowControl/><w:jc w:val="left"/><w:rPr><w:kern w:val="0"/><w:szCs w:val="24"/><w:lang w:val="es-CO" w:eastAsia="en-US" w:bidi="ar-SA"/><w:del w:id="25108" w:author="Unknown Author" w:date="2026-10-30T04:17:53Z"></w:del></w:rPr></w:pPr><w:del w:id="25107" w:author="Unknown Author" w:date="2026-10-30T04:17:53Z"><w:r><w:rPr><w:kern w:val="0"/><w:szCs w:val="24"/><w:lang w:val="es-CO" w:eastAsia="en-US" w:bidi="ar-SA"/></w:rPr><w:delText>9</w:delText></w:r></w:del></w:p></w:tc><w:tc><w:tcPr><w:tcW w:w="1162" w:type="dxa"/><w:tcBorders></w:tcBorders></w:tcPr><w:p><w:pPr><w:pStyle w:val="Tabla8"/><w:widowControl/><w:jc w:val="left"/><w:rPr><w:kern w:val="0"/><w:szCs w:val="24"/><w:lang w:val="es-CO" w:eastAsia="en-US" w:bidi="ar-SA"/><w:del w:id="25110" w:author="Unknown Author" w:date="2026-10-30T04:17:53Z"></w:del></w:rPr></w:pPr><w:del w:id="25109" w:author="Unknown Author" w:date="2026-10-30T04:17:53Z"><w:r><w:rPr><w:kern w:val="0"/><w:szCs w:val="24"/><w:lang w:val="es-CO" w:eastAsia="en-US" w:bidi="ar-SA"/></w:rPr><w:delText>$ 8.000.000</w:delText></w:r></w:del></w:p></w:tc><w:tc><w:tcPr><w:tcW w:w="1659" w:type="dxa"/><w:tcBorders></w:tcBorders></w:tcPr><w:p><w:pPr><w:pStyle w:val="Tabla8"/><w:widowControl/><w:jc w:val="left"/><w:rPr><w:kern w:val="0"/><w:szCs w:val="24"/><w:lang w:val="es-CO" w:eastAsia="en-US" w:bidi="ar-SA"/><w:del w:id="25112" w:author="Unknown Author" w:date="2026-10-30T04:17:53Z"></w:del></w:rPr></w:pPr><w:del w:id="25111" w:author="Unknown Author" w:date="2026-10-30T04:17:53Z"><w:r><w:rPr><w:kern w:val="0"/><w:szCs w:val="24"/><w:lang w:val="es-CO" w:eastAsia="en-US" w:bidi="ar-SA"/></w:rPr><w:delText>$ 72.000.000</w:delText></w:r></w:del></w:p></w:tc><w:tc><w:tcPr><w:tcW w:w="1243" w:type="dxa"/><w:tcBorders></w:tcBorders></w:tcPr><w:p><w:pPr><w:pStyle w:val="Tabla8"/><w:widowControl/><w:jc w:val="left"/><w:rPr><w:kern w:val="0"/><w:szCs w:val="24"/><w:lang w:val="es-CO" w:eastAsia="en-US" w:bidi="ar-SA"/><w:del w:id="25114" w:author="Unknown Author" w:date="2026-10-30T04:17:53Z"></w:del></w:rPr></w:pPr><w:del w:id="25113" w:author="Unknown Author" w:date="2026-10-30T04:17:53Z"><w:r><w:rPr><w:kern w:val="0"/><w:szCs w:val="24"/><w:lang w:val="es-CO" w:eastAsia="en-US" w:bidi="ar-SA"/></w:rPr><w:delText>3.2, 3.3, 3.4</w:delText></w:r></w:del></w:p></w:tc></w:tr><w:tr><w:trPr><w:del w:id="25115" w:author="Unknown Author" w:date="2026-10-30T04:17:53Z"/><w:cantSplit w:val="true"/></w:trPr><w:tc><w:tcPr><w:tcW w:w="663" w:type="dxa"/><w:tcBorders></w:tcBorders><w:shd w:color="auto" w:fill="F7F7F7" w:val="clear"/></w:tcPr><w:p><w:pPr><w:pStyle w:val="Tabla8"/><w:widowControl/><w:jc w:val="left"/><w:rPr><w:kern w:val="0"/><w:szCs w:val="24"/><w:lang w:val="es-CO" w:eastAsia="en-US" w:bidi="ar-SA"/><w:del w:id="25117" w:author="Unknown Author" w:date="2026-10-30T04:17:53Z"></w:del></w:rPr></w:pPr><w:del w:id="25116" w:author="Unknown Author" w:date="2026-10-30T04:17:53Z"><w:r><w:rPr><w:kern w:val="0"/><w:szCs w:val="24"/><w:lang w:val="es-CO" w:eastAsia="en-US" w:bidi="ar-SA"/></w:rPr><w:delText>O03</w:delText></w:r></w:del></w:p></w:tc><w:tc><w:tcPr><w:tcW w:w="1576" w:type="dxa"/><w:tcBorders></w:tcBorders><w:shd w:color="auto" w:fill="F7F7F7" w:val="clear"/></w:tcPr><w:p><w:pPr><w:pStyle w:val="Tabla8"/><w:widowControl/><w:jc w:val="left"/><w:rPr><w:kern w:val="0"/><w:szCs w:val="24"/><w:lang w:val="es-CO" w:eastAsia="en-US" w:bidi="ar-SA"/><w:del w:id="25119" w:author="Unknown Author" w:date="2026-10-30T04:17:53Z"></w:del></w:rPr></w:pPr><w:del w:id="25118" w:author="Unknown Author" w:date="2026-10-30T04:17:53Z"><w:r><w:rPr><w:kern w:val="0"/><w:szCs w:val="24"/><w:lang w:val="es-CO" w:eastAsia="en-US" w:bidi="ar-SA"/></w:rPr><w:delText>Protección del conocimiento y divulgación</w:delText></w:r></w:del></w:p></w:tc><w:tc><w:tcPr><w:tcW w:w="1577" w:type="dxa"/><w:tcBorders></w:tcBorders><w:shd w:color="auto" w:fill="F7F7F7" w:val="clear"/></w:tcPr><w:p><w:pPr><w:pStyle w:val="Tabla8"/><w:widowControl/><w:jc w:val="left"/><w:rPr><w:kern w:val="0"/><w:szCs w:val="24"/><w:lang w:val="es-CO" w:eastAsia="en-US" w:bidi="ar-SA"/><w:del w:id="25121" w:author="Unknown Author" w:date="2026-10-30T04:17:53Z"></w:del></w:rPr></w:pPr><w:del w:id="25120" w:author="Unknown Author" w:date="2026-10-30T04:17:53Z"><w:r><w:rPr><w:kern w:val="0"/><w:szCs w:val="24"/><w:lang w:val="es-CO" w:eastAsia="en-US" w:bidi="ar-SA"/></w:rPr><w:delText>Registro ante la DNDA y asesoría de propiedad intelectual</w:delText></w:r></w:del></w:p></w:tc><w:tc><w:tcPr><w:tcW w:w="1161" w:type="dxa"/><w:tcBorders></w:tcBorders><w:shd w:color="auto" w:fill="F7F7F7" w:val="clear"/></w:tcPr><w:p><w:pPr><w:pStyle w:val="Tabla8"/><w:widowControl/><w:jc w:val="left"/><w:rPr><w:kern w:val="0"/><w:szCs w:val="24"/><w:lang w:val="es-CO" w:eastAsia="en-US" w:bidi="ar-SA"/><w:del w:id="25123" w:author="Unknown Author" w:date="2026-10-30T04:17:53Z"></w:del></w:rPr></w:pPr><w:del w:id="25122" w:author="Unknown Author" w:date="2026-10-30T04:17:53Z"><w:r><w:rPr><w:kern w:val="0"/><w:szCs w:val="24"/><w:lang w:val="es-CO" w:eastAsia="en-US" w:bidi="ar-SA"/></w:rPr><w:delText>paquete</w:delText></w:r></w:del></w:p></w:tc><w:tc><w:tcPr><w:tcW w:w="911" w:type="dxa"/><w:tcBorders></w:tcBorders><w:shd w:color="auto" w:fill="F7F7F7" w:val="clear"/></w:tcPr><w:p><w:pPr><w:pStyle w:val="Tabla8"/><w:widowControl/><w:jc w:val="left"/><w:rPr><w:kern w:val="0"/><w:szCs w:val="24"/><w:lang w:val="es-CO" w:eastAsia="en-US" w:bidi="ar-SA"/><w:del w:id="25125" w:author="Unknown Author" w:date="2026-10-30T04:17:53Z"></w:del></w:rPr></w:pPr><w:del w:id="25124" w:author="Unknown Author" w:date="2026-10-30T04:17:53Z"><w:r><w:rPr><w:kern w:val="0"/><w:szCs w:val="24"/><w:lang w:val="es-CO" w:eastAsia="en-US" w:bidi="ar-SA"/></w:rPr><w:delText>1</w:delText></w:r></w:del></w:p></w:tc><w:tc><w:tcPr><w:tcW w:w="1162" w:type="dxa"/><w:tcBorders></w:tcBorders><w:shd w:color="auto" w:fill="F7F7F7" w:val="clear"/></w:tcPr><w:p><w:pPr><w:pStyle w:val="Tabla8"/><w:widowControl/><w:jc w:val="left"/><w:rPr><w:kern w:val="0"/><w:szCs w:val="24"/><w:lang w:val="es-CO" w:eastAsia="en-US" w:bidi="ar-SA"/><w:del w:id="25127" w:author="Unknown Author" w:date="2026-10-30T04:17:53Z"></w:del></w:rPr></w:pPr><w:del w:id="25126" w:author="Unknown Author" w:date="2026-10-30T04:17:53Z"><w:r><w:rPr><w:kern w:val="0"/><w:szCs w:val="24"/><w:lang w:val="es-CO" w:eastAsia="en-US" w:bidi="ar-SA"/></w:rPr><w:delText>$ 15.000.000</w:delText></w:r></w:del></w:p></w:tc><w:tc><w:tcPr><w:tcW w:w="1659" w:type="dxa"/><w:tcBorders></w:tcBorders><w:shd w:color="auto" w:fill="F7F7F7" w:val="clear"/></w:tcPr><w:p><w:pPr><w:pStyle w:val="Tabla8"/><w:widowControl/><w:jc w:val="left"/><w:rPr><w:kern w:val="0"/><w:szCs w:val="24"/><w:lang w:val="es-CO" w:eastAsia="en-US" w:bidi="ar-SA"/><w:del w:id="25129" w:author="Unknown Author" w:date="2026-10-30T04:17:53Z"></w:del></w:rPr></w:pPr><w:del w:id="25128" w:author="Unknown Author" w:date="2026-10-30T04:17:53Z"><w:r><w:rPr><w:kern w:val="0"/><w:szCs w:val="24"/><w:lang w:val="es-CO" w:eastAsia="en-US" w:bidi="ar-SA"/></w:rPr><w:delText>$ 15.000.000</w:delText></w:r></w:del></w:p></w:tc><w:tc><w:tcPr><w:tcW w:w="1243" w:type="dxa"/><w:tcBorders></w:tcBorders><w:shd w:color="auto" w:fill="F7F7F7" w:val="clear"/></w:tcPr><w:p><w:pPr><w:pStyle w:val="Tabla8"/><w:widowControl/><w:jc w:val="left"/><w:rPr><w:kern w:val="0"/><w:szCs w:val="24"/><w:lang w:val="es-CO" w:eastAsia="en-US" w:bidi="ar-SA"/><w:del w:id="25131" w:author="Unknown Author" w:date="2026-10-30T04:17:53Z"></w:del></w:rPr></w:pPr><w:del w:id="25130" w:author="Unknown Author" w:date="2026-10-30T04:17:53Z"><w:r><w:rPr><w:kern w:val="0"/><w:szCs w:val="24"/><w:lang w:val="es-CO" w:eastAsia="en-US" w:bidi="ar-SA"/></w:rPr><w:delText>3.4</w:delText></w:r></w:del></w:p></w:tc></w:tr><w:tr><w:trPr><w:del w:id="25132" w:author="Unknown Author" w:date="2026-10-30T04:17:53Z"/><w:cantSplit w:val="true"/></w:trPr><w:tc><w:tcPr><w:tcW w:w="663" w:type="dxa"/><w:tcBorders></w:tcBorders></w:tcPr><w:p><w:pPr><w:pStyle w:val="Tabla8"/><w:widowControl/><w:jc w:val="left"/><w:rPr><w:kern w:val="0"/><w:szCs w:val="24"/><w:lang w:val="es-CO" w:eastAsia="en-US" w:bidi="ar-SA"/><w:del w:id="25134" w:author="Unknown Author" w:date="2026-10-30T04:17:53Z"></w:del></w:rPr></w:pPr><w:del w:id="25133" w:author="Unknown Author" w:date="2026-10-30T04:17:53Z"><w:r><w:rPr><w:kern w:val="0"/><w:szCs w:val="24"/><w:lang w:val="es-CO" w:eastAsia="en-US" w:bidi="ar-SA"/></w:rPr><w:delText>O05a</w:delText></w:r></w:del></w:p></w:tc><w:tc><w:tcPr><w:tcW w:w="1576" w:type="dxa"/><w:tcBorders></w:tcBorders></w:tcPr><w:p><w:pPr><w:pStyle w:val="Tabla8"/><w:widowControl/><w:jc w:val="left"/><w:rPr><w:kern w:val="0"/><w:szCs w:val="24"/><w:lang w:val="es-CO" w:eastAsia="en-US" w:bidi="ar-SA"/><w:del w:id="25136" w:author="Unknown Author" w:date="2026-10-30T04:17:53Z"></w:del></w:rPr></w:pPr><w:del w:id="25135" w:author="Unknown Author" w:date="2026-10-30T04:17:53Z"><w:r><w:rPr><w:kern w:val="0"/><w:szCs w:val="24"/><w:lang w:val="es-CO" w:eastAsia="en-US" w:bidi="ar-SA"/></w:rPr><w:delText>Administrativos</w:delText></w:r></w:del></w:p></w:tc><w:tc><w:tcPr><w:tcW w:w="1577" w:type="dxa"/><w:tcBorders></w:tcBorders></w:tcPr><w:p><w:pPr><w:pStyle w:val="Tabla8"/><w:widowControl/><w:jc w:val="left"/><w:rPr><w:kern w:val="0"/><w:szCs w:val="24"/><w:lang w:val="es-CO" w:eastAsia="en-US" w:bidi="ar-SA"/><w:del w:id="25138" w:author="Unknown Author" w:date="2026-10-30T04:17:53Z"></w:del></w:rPr></w:pPr><w:del w:id="25137" w:author="Unknown Author" w:date="2026-10-30T04:17:53Z"><w:r><w:rPr><w:kern w:val="0"/><w:szCs w:val="24"/><w:lang w:val="es-CO" w:eastAsia="en-US" w:bidi="ar-SA"/></w:rPr><w:delText>Administración del proyecto (gastos administrativos y revisoría)</w:delText></w:r></w:del></w:p></w:tc><w:tc><w:tcPr><w:tcW w:w="1161" w:type="dxa"/><w:tcBorders></w:tcBorders></w:tcPr><w:p><w:pPr><w:pStyle w:val="Tabla8"/><w:widowControl/><w:jc w:val="left"/><w:rPr><w:kern w:val="0"/><w:szCs w:val="24"/><w:lang w:val="es-CO" w:eastAsia="en-US" w:bidi="ar-SA"/><w:del w:id="25140" w:author="Unknown Author" w:date="2026-10-30T04:17:53Z"></w:del></w:rPr></w:pPr><w:del w:id="25139" w:author="Unknown Author" w:date="2026-10-30T04:17:53Z"><w:r><w:rPr><w:kern w:val="0"/><w:szCs w:val="24"/><w:lang w:val="es-CO" w:eastAsia="en-US" w:bidi="ar-SA"/></w:rPr><w:delText>mes</w:delText></w:r></w:del></w:p></w:tc><w:tc><w:tcPr><w:tcW w:w="911" w:type="dxa"/><w:tcBorders></w:tcBorders></w:tcPr><w:p><w:pPr><w:pStyle w:val="Tabla8"/><w:widowControl/><w:jc w:val="left"/><w:rPr><w:kern w:val="0"/><w:szCs w:val="24"/><w:lang w:val="es-CO" w:eastAsia="en-US" w:bidi="ar-SA"/><w:del w:id="25142" w:author="Unknown Author" w:date="2026-10-30T04:17:53Z"></w:del></w:rPr></w:pPr><w:del w:id="25141" w:author="Unknown Author" w:date="2026-10-30T04:17:53Z"><w:r><w:rPr><w:kern w:val="0"/><w:szCs w:val="24"/><w:lang w:val="es-CO" w:eastAsia="en-US" w:bidi="ar-SA"/></w:rPr><w:delText>24</w:delText></w:r></w:del></w:p></w:tc><w:tc><w:tcPr><w:tcW w:w="1162" w:type="dxa"/><w:tcBorders></w:tcBorders></w:tcPr><w:p><w:pPr><w:pStyle w:val="Tabla8"/><w:widowControl/><w:jc w:val="left"/><w:rPr><w:kern w:val="0"/><w:szCs w:val="24"/><w:lang w:val="es-CO" w:eastAsia="en-US" w:bidi="ar-SA"/><w:del w:id="25144" w:author="Unknown Author" w:date="2026-10-30T04:17:53Z"></w:del></w:rPr></w:pPr><w:del w:id="25143" w:author="Unknown Author" w:date="2026-10-30T04:17:53Z"><w:r><w:rPr><w:kern w:val="0"/><w:szCs w:val="24"/><w:lang w:val="es-CO" w:eastAsia="en-US" w:bidi="ar-SA"/></w:rPr><w:delText>$ 7.000.000</w:delText></w:r></w:del></w:p></w:tc><w:tc><w:tcPr><w:tcW w:w="1659" w:type="dxa"/><w:tcBorders></w:tcBorders></w:tcPr><w:p><w:pPr><w:pStyle w:val="Tabla8"/><w:widowControl/><w:jc w:val="left"/><w:rPr><w:kern w:val="0"/><w:szCs w:val="24"/><w:lang w:val="es-CO" w:eastAsia="en-US" w:bidi="ar-SA"/><w:del w:id="25146" w:author="Unknown Author" w:date="2026-10-30T04:17:53Z"></w:del></w:rPr></w:pPr><w:del w:id="25145" w:author="Unknown Author" w:date="2026-10-30T04:17:53Z"><w:r><w:rPr><w:kern w:val="0"/><w:szCs w:val="24"/><w:lang w:val="es-CO" w:eastAsia="en-US" w:bidi="ar-SA"/></w:rPr><w:delText>$ 168.000.000</w:delText></w:r></w:del></w:p></w:tc><w:tc><w:tcPr><w:tcW w:w="1243" w:type="dxa"/><w:tcBorders></w:tcBorders></w:tcPr><w:p><w:pPr><w:pStyle w:val="Tabla8"/><w:widowControl/><w:jc w:val="left"/><w:rPr><w:kern w:val="0"/><w:szCs w:val="24"/><w:lang w:val="es-CO" w:eastAsia="en-US" w:bidi="ar-SA"/><w:del w:id="25148" w:author="Unknown Author" w:date="2026-10-30T04:17:53Z"></w:del></w:rPr></w:pPr><w:del w:id="25147" w:author="Unknown Author" w:date="2026-10-30T04:17:53Z"><w:r><w:rPr><w:kern w:val="0"/><w:szCs w:val="24"/><w:lang w:val="es-CO" w:eastAsia="en-US" w:bidi="ar-SA"/></w:rPr><w:delText>1.8, 2.8, 3.6</w:delText></w:r></w:del></w:p></w:tc></w:tr><w:tr><w:trPr><w:del w:id="25149" w:author="Unknown Author" w:date="2026-10-30T04:17:53Z"/><w:cantSplit w:val="true"/></w:trPr><w:tc><w:tcPr><w:tcW w:w="663" w:type="dxa"/><w:tcBorders></w:tcBorders><w:shd w:color="auto" w:fill="F7F7F7" w:val="clear"/></w:tcPr><w:p><w:pPr><w:pStyle w:val="Tabla8"/><w:widowControl/><w:jc w:val="left"/><w:rPr><w:kern w:val="0"/><w:szCs w:val="24"/><w:lang w:val="es-CO" w:eastAsia="en-US" w:bidi="ar-SA"/><w:del w:id="25151" w:author="Unknown Author" w:date="2026-10-30T04:17:53Z"></w:del></w:rPr></w:pPr><w:del w:id="25150" w:author="Unknown Author" w:date="2026-10-30T04:17:53Z"><w:r><w:rPr><w:kern w:val="0"/><w:szCs w:val="24"/><w:lang w:val="es-CO" w:eastAsia="en-US" w:bidi="ar-SA"/></w:rPr><w:delText>O05b</w:delText></w:r></w:del></w:p></w:tc><w:tc><w:tcPr><w:tcW w:w="1576" w:type="dxa"/><w:tcBorders></w:tcBorders><w:shd w:color="auto" w:fill="F7F7F7" w:val="clear"/></w:tcPr><w:p><w:pPr><w:pStyle w:val="Tabla8"/><w:widowControl/><w:jc w:val="left"/><w:rPr><w:kern w:val="0"/><w:szCs w:val="24"/><w:lang w:val="es-CO" w:eastAsia="en-US" w:bidi="ar-SA"/><w:del w:id="25153" w:author="Unknown Author" w:date="2026-10-30T04:17:53Z"></w:del></w:rPr></w:pPr><w:del w:id="25152" w:author="Unknown Author" w:date="2026-10-30T04:17:53Z"><w:r><w:rPr><w:kern w:val="0"/><w:szCs w:val="24"/><w:lang w:val="es-CO" w:eastAsia="en-US" w:bidi="ar-SA"/></w:rPr><w:delText>Seguimiento</w:delText></w:r></w:del></w:p></w:tc><w:tc><w:tcPr><w:tcW w:w="1577" w:type="dxa"/><w:tcBorders></w:tcBorders><w:shd w:color="auto" w:fill="F7F7F7" w:val="clear"/></w:tcPr><w:p><w:pPr><w:pStyle w:val="Tabla8"/><w:widowControl/><w:jc w:val="left"/><w:rPr><w:kern w:val="0"/><w:szCs w:val="24"/><w:lang w:val="es-CO" w:eastAsia="en-US" w:bidi="ar-SA"/><w:del w:id="25155" w:author="Unknown Author" w:date="2026-10-30T04:17:53Z"></w:del></w:rPr></w:pPr><w:del w:id="25154" w:author="Unknown Author" w:date="2026-10-30T04:17:53Z"><w:r><w:rPr><w:kern w:val="0"/><w:szCs w:val="24"/><w:lang w:val="es-CO" w:eastAsia="en-US" w:bidi="ar-SA"/></w:rPr><w:delText>Apoyo a la supervisión y plataforma de seguimiento</w:delText></w:r></w:del></w:p></w:tc><w:tc><w:tcPr><w:tcW w:w="1161" w:type="dxa"/><w:tcBorders></w:tcBorders><w:shd w:color="auto" w:fill="F7F7F7" w:val="clear"/></w:tcPr><w:p><w:pPr><w:pStyle w:val="Tabla8"/><w:widowControl/><w:jc w:val="left"/><w:rPr><w:kern w:val="0"/><w:szCs w:val="24"/><w:lang w:val="es-CO" w:eastAsia="en-US" w:bidi="ar-SA"/><w:del w:id="25157" w:author="Unknown Author" w:date="2026-10-30T04:17:53Z"></w:del></w:rPr></w:pPr><w:del w:id="25156" w:author="Unknown Author" w:date="2026-10-30T04:17:53Z"><w:r><w:rPr><w:kern w:val="0"/><w:szCs w:val="24"/><w:lang w:val="es-CO" w:eastAsia="en-US" w:bidi="ar-SA"/></w:rPr><w:delText>mes</w:delText></w:r></w:del></w:p></w:tc><w:tc><w:tcPr><w:tcW w:w="911" w:type="dxa"/><w:tcBorders></w:tcBorders><w:shd w:color="auto" w:fill="F7F7F7" w:val="clear"/></w:tcPr><w:p><w:pPr><w:pStyle w:val="Tabla8"/><w:widowControl/><w:jc w:val="left"/><w:rPr><w:kern w:val="0"/><w:szCs w:val="24"/><w:lang w:val="es-CO" w:eastAsia="en-US" w:bidi="ar-SA"/><w:del w:id="25159" w:author="Unknown Author" w:date="2026-10-30T04:17:53Z"></w:del></w:rPr></w:pPr><w:del w:id="25158" w:author="Unknown Author" w:date="2026-10-30T04:17:53Z"><w:r><w:rPr><w:kern w:val="0"/><w:szCs w:val="24"/><w:lang w:val="es-CO" w:eastAsia="en-US" w:bidi="ar-SA"/></w:rPr><w:delText>24</w:delText></w:r></w:del></w:p></w:tc><w:tc><w:tcPr><w:tcW w:w="1162" w:type="dxa"/><w:tcBorders></w:tcBorders><w:shd w:color="auto" w:fill="F7F7F7" w:val="clear"/></w:tcPr><w:p><w:pPr><w:pStyle w:val="Tabla8"/><w:widowControl/><w:jc w:val="left"/><w:rPr><w:kern w:val="0"/><w:szCs w:val="24"/><w:lang w:val="es-CO" w:eastAsia="en-US" w:bidi="ar-SA"/><w:del w:id="25161" w:author="Unknown Author" w:date="2026-10-30T04:17:53Z"></w:del></w:rPr></w:pPr><w:del w:id="25160" w:author="Unknown Author" w:date="2026-10-30T04:17:53Z"><w:r><w:rPr><w:kern w:val="0"/><w:szCs w:val="24"/><w:lang w:val="es-CO" w:eastAsia="en-US" w:bidi="ar-SA"/></w:rPr><w:delText>$ 8.000.000</w:delText></w:r></w:del></w:p></w:tc><w:tc><w:tcPr><w:tcW w:w="1659" w:type="dxa"/><w:tcBorders></w:tcBorders><w:shd w:color="auto" w:fill="F7F7F7" w:val="clear"/></w:tcPr><w:p><w:pPr><w:pStyle w:val="Tabla8"/><w:widowControl/><w:jc w:val="left"/><w:rPr><w:kern w:val="0"/><w:szCs w:val="24"/><w:lang w:val="es-CO" w:eastAsia="en-US" w:bidi="ar-SA"/><w:del w:id="25163" w:author="Unknown Author" w:date="2026-10-30T04:17:53Z"></w:del></w:rPr></w:pPr><w:del w:id="25162" w:author="Unknown Author" w:date="2026-10-30T04:17:53Z"><w:r><w:rPr><w:kern w:val="0"/><w:szCs w:val="24"/><w:lang w:val="es-CO" w:eastAsia="en-US" w:bidi="ar-SA"/></w:rPr><w:delText>$ 192.000.000</w:delText></w:r></w:del></w:p></w:tc><w:tc><w:tcPr><w:tcW w:w="1243" w:type="dxa"/><w:tcBorders></w:tcBorders><w:shd w:color="auto" w:fill="F7F7F7" w:val="clear"/></w:tcPr><w:p><w:pPr><w:pStyle w:val="Tabla8"/><w:widowControl/><w:jc w:val="left"/><w:rPr><w:kern w:val="0"/><w:szCs w:val="24"/><w:lang w:val="es-CO" w:eastAsia="en-US" w:bidi="ar-SA"/><w:del w:id="25165" w:author="Unknown Author" w:date="2026-10-30T04:17:53Z"></w:del></w:rPr></w:pPr><w:del w:id="25164" w:author="Unknown Author" w:date="2026-10-30T04:17:53Z"><w:r><w:rPr><w:kern w:val="0"/><w:szCs w:val="24"/><w:lang w:val="es-CO" w:eastAsia="en-US" w:bidi="ar-SA"/></w:rPr><w:delText>1.8, 2.8, 3.6</w:delText></w:r></w:del></w:p></w:tc></w:tr><w:tr><w:trPr><w:del w:id="25166" w:author="Unknown Author" w:date="2026-10-30T04:17:53Z"/><w:cantSplit w:val="true"/></w:trPr><w:tc><w:tcPr><w:tcW w:w="663" w:type="dxa"/><w:tcBorders></w:tcBorders></w:tcPr><w:p><w:pPr><w:pStyle w:val="Tabla8"/><w:widowControl/><w:jc w:val="left"/><w:rPr><w:kern w:val="0"/><w:szCs w:val="24"/><w:lang w:val="es-CO" w:eastAsia="en-US" w:bidi="ar-SA"/><w:del w:id="25168" w:author="Unknown Author" w:date="2026-10-30T04:17:53Z"></w:del></w:rPr></w:pPr><w:del w:id="25167" w:author="Unknown Author" w:date="2026-10-30T04:17:53Z"><w:r><w:rPr><w:kern w:val="0"/><w:szCs w:val="24"/><w:lang w:val="es-CO" w:eastAsia="en-US" w:bidi="ar-SA"/></w:rPr><w:delText>O06</w:delText></w:r></w:del></w:p></w:tc><w:tc><w:tcPr><w:tcW w:w="1576" w:type="dxa"/><w:tcBorders></w:tcBorders></w:tcPr><w:p><w:pPr><w:pStyle w:val="Tabla8"/><w:widowControl/><w:jc w:val="left"/><w:rPr><w:kern w:val="0"/><w:szCs w:val="24"/><w:lang w:val="es-CO" w:eastAsia="en-US" w:bidi="ar-SA"/><w:del w:id="25170" w:author="Unknown Author" w:date="2026-10-30T04:17:53Z"></w:del></w:rPr></w:pPr><w:del w:id="25169" w:author="Unknown Author" w:date="2026-10-30T04:17:53Z"><w:r><w:rPr><w:kern w:val="0"/><w:szCs w:val="24"/><w:lang w:val="es-CO" w:eastAsia="en-US" w:bidi="ar-SA"/></w:rPr><w:delText>Protección del conocimiento y divulgación</w:delText></w:r></w:del></w:p></w:tc><w:tc><w:tcPr><w:tcW w:w="1577" w:type="dxa"/><w:tcBorders></w:tcBorders></w:tcPr><w:p><w:pPr><w:pStyle w:val="Tabla8"/><w:widowControl/><w:jc w:val="left"/><w:rPr><w:kern w:val="0"/><w:szCs w:val="24"/><w:lang w:val="es-CO" w:eastAsia="en-US" w:bidi="ar-SA"/><w:del w:id="25172" w:author="Unknown Author" w:date="2026-10-30T04:17:53Z"></w:del></w:rPr></w:pPr><w:del w:id="25171" w:author="Unknown Author" w:date="2026-10-30T04:17:53Z"><w:r><w:rPr><w:kern w:val="0"/><w:szCs w:val="24"/><w:lang w:val="es-CO" w:eastAsia="en-US" w:bidi="ar-SA"/></w:rPr><w:delText>Publicaciones de divulgación y eventos de socialización</w:delText></w:r></w:del></w:p></w:tc><w:tc><w:tcPr><w:tcW w:w="1161" w:type="dxa"/><w:tcBorders></w:tcBorders></w:tcPr><w:p><w:pPr><w:pStyle w:val="Tabla8"/><w:widowControl/><w:jc w:val="left"/><w:rPr><w:kern w:val="0"/><w:szCs w:val="24"/><w:lang w:val="es-CO" w:eastAsia="en-US" w:bidi="ar-SA"/><w:del w:id="25174" w:author="Unknown Author" w:date="2026-10-30T04:17:53Z"></w:del></w:rPr></w:pPr><w:del w:id="25173" w:author="Unknown Author" w:date="2026-10-30T04:17:53Z"><w:r><w:rPr><w:kern w:val="0"/><w:szCs w:val="24"/><w:lang w:val="es-CO" w:eastAsia="en-US" w:bidi="ar-SA"/></w:rPr><w:delText>paquete</w:delText></w:r></w:del></w:p></w:tc><w:tc><w:tcPr><w:tcW w:w="911" w:type="dxa"/><w:tcBorders></w:tcBorders></w:tcPr><w:p><w:pPr><w:pStyle w:val="Tabla8"/><w:widowControl/><w:jc w:val="left"/><w:rPr><w:kern w:val="0"/><w:szCs w:val="24"/><w:lang w:val="es-CO" w:eastAsia="en-US" w:bidi="ar-SA"/><w:del w:id="25176" w:author="Unknown Author" w:date="2026-10-30T04:17:53Z"></w:del></w:rPr></w:pPr><w:del w:id="25175" w:author="Unknown Author" w:date="2026-10-30T04:17:53Z"><w:r><w:rPr><w:kern w:val="0"/><w:szCs w:val="24"/><w:lang w:val="es-CO" w:eastAsia="en-US" w:bidi="ar-SA"/></w:rPr><w:delText>1</w:delText></w:r></w:del></w:p></w:tc><w:tc><w:tcPr><w:tcW w:w="1162" w:type="dxa"/><w:tcBorders></w:tcBorders></w:tcPr><w:p><w:pPr><w:pStyle w:val="Tabla8"/><w:widowControl/><w:jc w:val="left"/><w:rPr><w:kern w:val="0"/><w:szCs w:val="24"/><w:lang w:val="es-CO" w:eastAsia="en-US" w:bidi="ar-SA"/><w:del w:id="25178" w:author="Unknown Author" w:date="2026-10-30T04:17:53Z"></w:del></w:rPr></w:pPr><w:del w:id="25177" w:author="Unknown Author" w:date="2026-10-30T04:17:53Z"><w:r><w:rPr><w:kern w:val="0"/><w:szCs w:val="24"/><w:lang w:val="es-CO" w:eastAsia="en-US" w:bidi="ar-SA"/></w:rPr><w:delText>$ 60.000.000</w:delText></w:r></w:del></w:p></w:tc><w:tc><w:tcPr><w:tcW w:w="1659" w:type="dxa"/><w:tcBorders></w:tcBorders></w:tcPr><w:p><w:pPr><w:pStyle w:val="Tabla8"/><w:widowControl/><w:jc w:val="left"/><w:rPr><w:kern w:val="0"/><w:szCs w:val="24"/><w:lang w:val="es-CO" w:eastAsia="en-US" w:bidi="ar-SA"/><w:del w:id="25180" w:author="Unknown Author" w:date="2026-10-30T04:17:53Z"></w:del></w:rPr></w:pPr><w:del w:id="25179" w:author="Unknown Author" w:date="2026-10-30T04:17:53Z"><w:r><w:rPr><w:kern w:val="0"/><w:szCs w:val="24"/><w:lang w:val="es-CO" w:eastAsia="en-US" w:bidi="ar-SA"/></w:rPr><w:delText>$ 60.000.000</w:delText></w:r></w:del></w:p></w:tc><w:tc><w:tcPr><w:tcW w:w="1243" w:type="dxa"/><w:tcBorders></w:tcBorders></w:tcPr><w:p><w:pPr><w:pStyle w:val="Tabla8"/><w:widowControl/><w:jc w:val="left"/><w:rPr><w:kern w:val="0"/><w:szCs w:val="24"/><w:lang w:val="es-CO" w:eastAsia="en-US" w:bidi="ar-SA"/><w:del w:id="25182" w:author="Unknown Author" w:date="2026-10-30T04:17:53Z"></w:del></w:rPr></w:pPr><w:del w:id="25181" w:author="Unknown Author" w:date="2026-10-30T04:17:53Z"><w:r><w:rPr><w:kern w:val="0"/><w:szCs w:val="24"/><w:lang w:val="es-CO" w:eastAsia="en-US" w:bidi="ar-SA"/></w:rPr><w:delText>3.2, 3.4</w:delText></w:r></w:del></w:p></w:tc></w:tr><w:tr><w:trPr><w:del w:id="25183" w:author="Unknown Author" w:date="2026-10-30T04:17:53Z"/><w:cantSplit w:val="true"/></w:trPr><w:tc><w:tcPr><w:tcW w:w="663" w:type="dxa"/><w:tcBorders></w:tcBorders><w:shd w:color="auto" w:fill="F7F7F7" w:val="clear"/></w:tcPr><w:p><w:pPr><w:pStyle w:val="Tabla8"/><w:widowControl/><w:jc w:val="left"/><w:rPr><w:kern w:val="0"/><w:szCs w:val="24"/><w:lang w:val="es-CO" w:eastAsia="en-US" w:bidi="ar-SA"/><w:del w:id="25185" w:author="Unknown Author" w:date="2026-10-30T04:17:53Z"></w:del></w:rPr></w:pPr><w:del w:id="25184" w:author="Unknown Author" w:date="2026-10-30T04:17:53Z"><w:r><w:rPr><w:kern w:val="0"/><w:szCs w:val="24"/><w:lang w:val="es-CO" w:eastAsia="en-US" w:bidi="ar-SA"/></w:rPr><w:delText>P15</w:delText></w:r></w:del></w:p></w:tc><w:tc><w:tcPr><w:tcW w:w="1576" w:type="dxa"/><w:tcBorders></w:tcBorders><w:shd w:color="auto" w:fill="F7F7F7" w:val="clear"/></w:tcPr><w:p><w:pPr><w:pStyle w:val="Tabla8"/><w:widowControl/><w:jc w:val="left"/><w:rPr><w:kern w:val="0"/><w:szCs w:val="24"/><w:lang w:val="es-CO" w:eastAsia="en-US" w:bidi="ar-SA"/><w:del w:id="25187" w:author="Unknown Author" w:date="2026-10-30T04:17:53Z"></w:del></w:rPr></w:pPr><w:del w:id="25186" w:author="Unknown Author" w:date="2026-10-30T04:17:53Z"><w:r><w:rPr><w:kern w:val="0"/><w:szCs w:val="24"/><w:lang w:val="es-CO" w:eastAsia="en-US" w:bidi="ar-SA"/></w:rPr><w:delText>Talento Humano</w:delText></w:r></w:del></w:p></w:tc><w:tc><w:tcPr><w:tcW w:w="1577" w:type="dxa"/><w:tcBorders></w:tcBorders><w:shd w:color="auto" w:fill="F7F7F7" w:val="clear"/></w:tcPr><w:p><w:pPr><w:pStyle w:val="Tabla8"/><w:widowControl/><w:jc w:val="left"/><w:rPr><w:kern w:val="0"/><w:szCs w:val="24"/><w:lang w:val="es-CO" w:eastAsia="en-US" w:bidi="ar-SA"/><w:del w:id="25189" w:author="Unknown Author" w:date="2026-10-30T04:17:53Z"></w:del></w:rPr></w:pPr><w:del w:id="25188" w:author="Unknown Author" w:date="2026-10-30T04:17:53Z"><w:r><w:rPr><w:kern w:val="0"/><w:szCs w:val="24"/><w:lang w:val="es-CO" w:eastAsia="en-US" w:bidi="ar-SA"/></w:rPr><w:delText>Investigador líder en modelación atmosférica y dispersión de contaminantes (1)</w:delText></w:r></w:del></w:p></w:tc><w:tc><w:tcPr><w:tcW w:w="1161" w:type="dxa"/><w:tcBorders></w:tcBorders><w:shd w:color="auto" w:fill="F7F7F7" w:val="clear"/></w:tcPr><w:p><w:pPr><w:pStyle w:val="Tabla8"/><w:widowControl/><w:jc w:val="left"/><w:rPr><w:kern w:val="0"/><w:szCs w:val="24"/><w:lang w:val="es-CO" w:eastAsia="en-US" w:bidi="ar-SA"/><w:del w:id="25191" w:author="Unknown Author" w:date="2026-10-30T04:17:53Z"></w:del></w:rPr></w:pPr><w:del w:id="25190" w:author="Unknown Author" w:date="2026-10-30T04:17:53Z"><w:r><w:rPr><w:kern w:val="0"/><w:szCs w:val="24"/><w:lang w:val="es-CO" w:eastAsia="en-US" w:bidi="ar-SA"/></w:rPr><w:delText>persona-mes</w:delText></w:r></w:del></w:p></w:tc><w:tc><w:tcPr><w:tcW w:w="911" w:type="dxa"/><w:tcBorders></w:tcBorders><w:shd w:color="auto" w:fill="F7F7F7" w:val="clear"/></w:tcPr><w:p><w:pPr><w:pStyle w:val="Tabla8"/><w:widowControl/><w:jc w:val="left"/><w:rPr><w:kern w:val="0"/><w:szCs w:val="24"/><w:lang w:val="es-CO" w:eastAsia="en-US" w:bidi="ar-SA"/><w:del w:id="25193" w:author="Unknown Author" w:date="2026-10-30T04:17:53Z"></w:del></w:rPr></w:pPr><w:del w:id="25192" w:author="Unknown Author" w:date="2026-10-30T04:17:53Z"><w:r><w:rPr><w:kern w:val="0"/><w:szCs w:val="24"/><w:lang w:val="es-CO" w:eastAsia="en-US" w:bidi="ar-SA"/></w:rPr><w:delText>22</w:delText></w:r></w:del></w:p></w:tc><w:tc><w:tcPr><w:tcW w:w="1162" w:type="dxa"/><w:tcBorders></w:tcBorders><w:shd w:color="auto" w:fill="F7F7F7" w:val="clear"/></w:tcPr><w:p><w:pPr><w:pStyle w:val="Tabla8"/><w:widowControl/><w:jc w:val="left"/><w:rPr><w:kern w:val="0"/><w:szCs w:val="24"/><w:lang w:val="es-CO" w:eastAsia="en-US" w:bidi="ar-SA"/><w:del w:id="25195" w:author="Unknown Author" w:date="2026-10-30T04:17:53Z"></w:del></w:rPr></w:pPr><w:del w:id="25194" w:author="Unknown Author" w:date="2026-10-30T04:17:53Z"><w:r><w:rPr><w:kern w:val="0"/><w:szCs w:val="24"/><w:lang w:val="es-CO" w:eastAsia="en-US" w:bidi="ar-SA"/></w:rPr><w:delText>$ 13.000.000</w:delText></w:r></w:del></w:p></w:tc><w:tc><w:tcPr><w:tcW w:w="1659" w:type="dxa"/><w:tcBorders></w:tcBorders><w:shd w:color="auto" w:fill="F7F7F7" w:val="clear"/></w:tcPr><w:p><w:pPr><w:pStyle w:val="Tabla8"/><w:widowControl/><w:jc w:val="left"/><w:rPr><w:kern w:val="0"/><w:szCs w:val="24"/><w:lang w:val="es-CO" w:eastAsia="en-US" w:bidi="ar-SA"/><w:del w:id="25197" w:author="Unknown Author" w:date="2026-10-30T04:17:53Z"></w:del></w:rPr></w:pPr><w:del w:id="25196" w:author="Unknown Author" w:date="2026-10-30T04:17:53Z"><w:r><w:rPr><w:kern w:val="0"/><w:szCs w:val="24"/><w:lang w:val="es-CO" w:eastAsia="en-US" w:bidi="ar-SA"/></w:rPr><w:delText>$ 286.000.000</w:delText></w:r></w:del></w:p></w:tc><w:tc><w:tcPr><w:tcW w:w="1243" w:type="dxa"/><w:tcBorders></w:tcBorders><w:shd w:color="auto" w:fill="F7F7F7" w:val="clear"/></w:tcPr><w:p><w:pPr><w:pStyle w:val="Tabla8"/><w:widowControl/><w:jc w:val="left"/><w:rPr><w:kern w:val="0"/><w:szCs w:val="24"/><w:lang w:val="es-CO" w:eastAsia="en-US" w:bidi="ar-SA"/><w:del w:id="25199" w:author="Unknown Author" w:date="2026-10-30T04:17:53Z"></w:del></w:rPr></w:pPr><w:del w:id="25198" w:author="Unknown Author" w:date="2026-10-30T04:17:53Z"><w:r><w:rPr><w:kern w:val="0"/><w:szCs w:val="24"/><w:lang w:val="es-CO" w:eastAsia="en-US" w:bidi="ar-SA"/></w:rPr><w:delText>2.5, 2.6, 2.7, 1.7, 3.5</w:delText></w:r></w:del></w:p></w:tc></w:tr><w:tr><w:trPr><w:del w:id="25200" w:author="Unknown Author" w:date="2026-10-30T04:17:53Z"/><w:cantSplit w:val="true"/></w:trPr><w:tc><w:tcPr><w:tcW w:w="663" w:type="dxa"/><w:tcBorders></w:tcBorders></w:tcPr><w:p><w:pPr><w:pStyle w:val="Tabla8"/><w:widowControl/><w:jc w:val="left"/><w:rPr><w:kern w:val="0"/><w:szCs w:val="24"/><w:lang w:val="es-CO" w:eastAsia="en-US" w:bidi="ar-SA"/><w:del w:id="25202" w:author="Unknown Author" w:date="2026-10-30T04:17:53Z"></w:del></w:rPr></w:pPr><w:del w:id="25201" w:author="Unknown Author" w:date="2026-10-30T04:17:53Z"><w:r><w:rPr><w:kern w:val="0"/><w:szCs w:val="24"/><w:lang w:val="es-CO" w:eastAsia="en-US" w:bidi="ar-SA"/></w:rPr><w:delText>P16</w:delText></w:r></w:del></w:p></w:tc><w:tc><w:tcPr><w:tcW w:w="1576" w:type="dxa"/><w:tcBorders></w:tcBorders></w:tcPr><w:p><w:pPr><w:pStyle w:val="Tabla8"/><w:widowControl/><w:jc w:val="left"/><w:rPr><w:kern w:val="0"/><w:szCs w:val="24"/><w:lang w:val="es-CO" w:eastAsia="en-US" w:bidi="ar-SA"/><w:del w:id="25204" w:author="Unknown Author" w:date="2026-10-30T04:17:53Z"></w:del></w:rPr></w:pPr><w:del w:id="25203" w:author="Unknown Author" w:date="2026-10-30T04:17:53Z"><w:r><w:rPr><w:kern w:val="0"/><w:szCs w:val="24"/><w:lang w:val="es-CO" w:eastAsia="en-US" w:bidi="ar-SA"/></w:rPr><w:delText>Talento Humano</w:delText></w:r></w:del></w:p></w:tc><w:tc><w:tcPr><w:tcW w:w="1577" w:type="dxa"/><w:tcBorders></w:tcBorders></w:tcPr><w:p><w:pPr><w:pStyle w:val="Tabla8"/><w:widowControl/><w:jc w:val="left"/><w:rPr><w:kern w:val="0"/><w:szCs w:val="24"/><w:lang w:val="es-CO" w:eastAsia="en-US" w:bidi="ar-SA"/><w:del w:id="25206" w:author="Unknown Author" w:date="2026-10-30T04:17:53Z"></w:del></w:rPr></w:pPr><w:del w:id="25205" w:author="Unknown Author" w:date="2026-10-30T04:17:53Z"><w:r><w:rPr><w:kern w:val="0"/><w:szCs w:val="24"/><w:lang w:val="es-CO" w:eastAsia="en-US" w:bidi="ar-SA"/></w:rPr><w:delText>Ingeniero en dinámica de fluidos computacional y cómputo de alto rendimiento (1)</w:delText></w:r></w:del></w:p></w:tc><w:tc><w:tcPr><w:tcW w:w="1161" w:type="dxa"/><w:tcBorders></w:tcBorders></w:tcPr><w:p><w:pPr><w:pStyle w:val="Tabla8"/><w:widowControl/><w:jc w:val="left"/><w:rPr><w:kern w:val="0"/><w:szCs w:val="24"/><w:lang w:val="es-CO" w:eastAsia="en-US" w:bidi="ar-SA"/><w:del w:id="25208" w:author="Unknown Author" w:date="2026-10-30T04:17:53Z"></w:del></w:rPr></w:pPr><w:del w:id="25207" w:author="Unknown Author" w:date="2026-10-30T04:17:53Z"><w:r><w:rPr><w:kern w:val="0"/><w:szCs w:val="24"/><w:lang w:val="es-CO" w:eastAsia="en-US" w:bidi="ar-SA"/></w:rPr><w:delText>persona-mes</w:delText></w:r></w:del></w:p></w:tc><w:tc><w:tcPr><w:tcW w:w="911" w:type="dxa"/><w:tcBorders></w:tcBorders></w:tcPr><w:p><w:pPr><w:pStyle w:val="Tabla8"/><w:widowControl/><w:jc w:val="left"/><w:rPr><w:kern w:val="0"/><w:szCs w:val="24"/><w:lang w:val="es-CO" w:eastAsia="en-US" w:bidi="ar-SA"/><w:del w:id="25210" w:author="Unknown Author" w:date="2026-10-30T04:17:53Z"></w:del></w:rPr></w:pPr><w:del w:id="25209" w:author="Unknown Author" w:date="2026-10-30T04:17:53Z"><w:r><w:rPr><w:kern w:val="0"/><w:szCs w:val="24"/><w:lang w:val="es-CO" w:eastAsia="en-US" w:bidi="ar-SA"/></w:rPr><w:delText>20</w:delText></w:r></w:del></w:p></w:tc><w:tc><w:tcPr><w:tcW w:w="1162" w:type="dxa"/><w:tcBorders></w:tcBorders></w:tcPr><w:p><w:pPr><w:pStyle w:val="Tabla8"/><w:widowControl/><w:jc w:val="left"/><w:rPr><w:kern w:val="0"/><w:szCs w:val="24"/><w:lang w:val="es-CO" w:eastAsia="en-US" w:bidi="ar-SA"/><w:del w:id="25212" w:author="Unknown Author" w:date="2026-10-30T04:17:53Z"></w:del></w:rPr></w:pPr><w:del w:id="25211" w:author="Unknown Author" w:date="2026-10-30T04:17:53Z"><w:r><w:rPr><w:kern w:val="0"/><w:szCs w:val="24"/><w:lang w:val="es-CO" w:eastAsia="en-US" w:bidi="ar-SA"/></w:rPr><w:delText>$ 10.000.000</w:delText></w:r></w:del></w:p></w:tc><w:tc><w:tcPr><w:tcW w:w="1659" w:type="dxa"/><w:tcBorders></w:tcBorders></w:tcPr><w:p><w:pPr><w:pStyle w:val="Tabla8"/><w:widowControl/><w:jc w:val="left"/><w:rPr><w:kern w:val="0"/><w:szCs w:val="24"/><w:lang w:val="es-CO" w:eastAsia="en-US" w:bidi="ar-SA"/><w:del w:id="25214" w:author="Unknown Author" w:date="2026-10-30T04:17:53Z"></w:del></w:rPr></w:pPr><w:del w:id="25213" w:author="Unknown Author" w:date="2026-10-30T04:17:53Z"><w:r><w:rPr><w:kern w:val="0"/><w:szCs w:val="24"/><w:lang w:val="es-CO" w:eastAsia="en-US" w:bidi="ar-SA"/></w:rPr><w:delText>$ 200.000.000</w:delText></w:r></w:del></w:p></w:tc><w:tc><w:tcPr><w:tcW w:w="1243" w:type="dxa"/><w:tcBorders></w:tcBorders></w:tcPr><w:p><w:pPr><w:pStyle w:val="Tabla8"/><w:widowControl/><w:jc w:val="left"/><w:rPr><w:kern w:val="0"/><w:szCs w:val="24"/><w:lang w:val="es-CO" w:eastAsia="en-US" w:bidi="ar-SA"/><w:del w:id="25216" w:author="Unknown Author" w:date="2026-10-30T04:17:53Z"></w:del></w:rPr></w:pPr><w:del w:id="25215" w:author="Unknown Author" w:date="2026-10-30T04:17:53Z"><w:r><w:rPr><w:kern w:val="0"/><w:szCs w:val="24"/><w:lang w:val="es-CO" w:eastAsia="en-US" w:bidi="ar-SA"/></w:rPr><w:delText>2.6, 2.7, 1.7</w:delText></w:r></w:del></w:p></w:tc></w:tr><w:tr><w:trPr><w:del w:id="25217" w:author="Unknown Author" w:date="2026-10-30T04:17:53Z"/><w:cantSplit w:val="true"/></w:trPr><w:tc><w:tcPr><w:tcW w:w="663" w:type="dxa"/><w:tcBorders></w:tcBorders><w:shd w:color="auto" w:fill="F7F7F7" w:val="clear"/></w:tcPr><w:p><w:pPr><w:pStyle w:val="Tabla8"/><w:widowControl/><w:jc w:val="left"/><w:rPr><w:kern w:val="0"/><w:szCs w:val="24"/><w:lang w:val="es-CO" w:eastAsia="en-US" w:bidi="ar-SA"/><w:del w:id="25219" w:author="Unknown Author" w:date="2026-10-30T04:17:53Z"></w:del></w:rPr></w:pPr><w:del w:id="25218" w:author="Unknown Author" w:date="2026-10-30T04:17:53Z"><w:r><w:rPr><w:kern w:val="0"/><w:szCs w:val="24"/><w:lang w:val="es-CO" w:eastAsia="en-US" w:bidi="ar-SA"/></w:rPr><w:delText>P17</w:delText></w:r></w:del></w:p></w:tc><w:tc><w:tcPr><w:tcW w:w="1576" w:type="dxa"/><w:tcBorders></w:tcBorders><w:shd w:color="auto" w:fill="F7F7F7" w:val="clear"/></w:tcPr><w:p><w:pPr><w:pStyle w:val="Tabla8"/><w:widowControl/><w:jc w:val="left"/><w:rPr><w:kern w:val="0"/><w:szCs w:val="24"/><w:lang w:val="es-CO" w:eastAsia="en-US" w:bidi="ar-SA"/><w:del w:id="25221" w:author="Unknown Author" w:date="2026-10-30T04:17:53Z"></w:del></w:rPr></w:pPr><w:del w:id="25220" w:author="Unknown Author" w:date="2026-10-30T04:17:53Z"><w:r><w:rPr><w:kern w:val="0"/><w:szCs w:val="24"/><w:lang w:val="es-CO" w:eastAsia="en-US" w:bidi="ar-SA"/></w:rPr><w:delText>Talento Humano</w:delText></w:r></w:del></w:p></w:tc><w:tc><w:tcPr><w:tcW w:w="1577" w:type="dxa"/><w:tcBorders></w:tcBorders><w:shd w:color="auto" w:fill="F7F7F7" w:val="clear"/></w:tcPr><w:p><w:pPr><w:pStyle w:val="Tabla8"/><w:widowControl/><w:jc w:val="left"/><w:rPr><w:kern w:val="0"/><w:szCs w:val="24"/><w:lang w:val="es-CO" w:eastAsia="en-US" w:bidi="ar-SA"/><w:del w:id="25223" w:author="Unknown Author" w:date="2026-10-30T04:17:53Z"></w:del></w:rPr></w:pPr><w:del w:id="25222" w:author="Unknown Author" w:date="2026-10-30T04:17:53Z"><w:r><w:rPr><w:kern w:val="0"/><w:szCs w:val="24"/><w:lang w:val="es-CO" w:eastAsia="en-US" w:bidi="ar-SA"/></w:rPr><w:delText>Ingeniero en demolición y control de polvo en obra (1)</w:delText></w:r></w:del></w:p></w:tc><w:tc><w:tcPr><w:tcW w:w="1161" w:type="dxa"/><w:tcBorders></w:tcBorders><w:shd w:color="auto" w:fill="F7F7F7" w:val="clear"/></w:tcPr><w:p><w:pPr><w:pStyle w:val="Tabla8"/><w:widowControl/><w:jc w:val="left"/><w:rPr><w:kern w:val="0"/><w:szCs w:val="24"/><w:lang w:val="es-CO" w:eastAsia="en-US" w:bidi="ar-SA"/><w:del w:id="25225" w:author="Unknown Author" w:date="2026-10-30T04:17:53Z"></w:del></w:rPr></w:pPr><w:del w:id="25224" w:author="Unknown Author" w:date="2026-10-30T04:17:53Z"><w:r><w:rPr><w:kern w:val="0"/><w:szCs w:val="24"/><w:lang w:val="es-CO" w:eastAsia="en-US" w:bidi="ar-SA"/></w:rPr><w:delText>persona-mes</w:delText></w:r></w:del></w:p></w:tc><w:tc><w:tcPr><w:tcW w:w="911" w:type="dxa"/><w:tcBorders></w:tcBorders><w:shd w:color="auto" w:fill="F7F7F7" w:val="clear"/></w:tcPr><w:p><w:pPr><w:pStyle w:val="Tabla8"/><w:widowControl/><w:jc w:val="left"/><w:rPr><w:kern w:val="0"/><w:szCs w:val="24"/><w:lang w:val="es-CO" w:eastAsia="en-US" w:bidi="ar-SA"/><w:del w:id="25227" w:author="Unknown Author" w:date="2026-10-30T04:17:53Z"></w:del></w:rPr></w:pPr><w:del w:id="25226" w:author="Unknown Author" w:date="2026-10-30T04:17:53Z"><w:r><w:rPr><w:kern w:val="0"/><w:szCs w:val="24"/><w:lang w:val="es-CO" w:eastAsia="en-US" w:bidi="ar-SA"/></w:rPr><w:delText>14</w:delText></w:r></w:del></w:p></w:tc><w:tc><w:tcPr><w:tcW w:w="1162" w:type="dxa"/><w:tcBorders></w:tcBorders><w:shd w:color="auto" w:fill="F7F7F7" w:val="clear"/></w:tcPr><w:p><w:pPr><w:pStyle w:val="Tabla8"/><w:widowControl/><w:jc w:val="left"/><w:rPr><w:kern w:val="0"/><w:szCs w:val="24"/><w:lang w:val="es-CO" w:eastAsia="en-US" w:bidi="ar-SA"/><w:del w:id="25229" w:author="Unknown Author" w:date="2026-10-30T04:17:53Z"></w:del></w:rPr></w:pPr><w:del w:id="25228" w:author="Unknown Author" w:date="2026-10-30T04:17:53Z"><w:r><w:rPr><w:kern w:val="0"/><w:szCs w:val="24"/><w:lang w:val="es-CO" w:eastAsia="en-US" w:bidi="ar-SA"/></w:rPr><w:delText>$ 9.000.000</w:delText></w:r></w:del></w:p></w:tc><w:tc><w:tcPr><w:tcW w:w="1659" w:type="dxa"/><w:tcBorders></w:tcBorders><w:shd w:color="auto" w:fill="F7F7F7" w:val="clear"/></w:tcPr><w:p><w:pPr><w:pStyle w:val="Tabla8"/><w:widowControl/><w:jc w:val="left"/><w:rPr><w:kern w:val="0"/><w:szCs w:val="24"/><w:lang w:val="es-CO" w:eastAsia="en-US" w:bidi="ar-SA"/><w:del w:id="25231" w:author="Unknown Author" w:date="2026-10-30T04:17:53Z"></w:del></w:rPr></w:pPr><w:del w:id="25230" w:author="Unknown Author" w:date="2026-10-30T04:17:53Z"><w:r><w:rPr><w:kern w:val="0"/><w:szCs w:val="24"/><w:lang w:val="es-CO" w:eastAsia="en-US" w:bidi="ar-SA"/></w:rPr><w:delText>$ 126.000.000</w:delText></w:r></w:del></w:p></w:tc><w:tc><w:tcPr><w:tcW w:w="1243" w:type="dxa"/><w:tcBorders></w:tcBorders><w:shd w:color="auto" w:fill="F7F7F7" w:val="clear"/></w:tcPr><w:p><w:pPr><w:pStyle w:val="Tabla8"/><w:widowControl/><w:jc w:val="left"/><w:rPr><w:kern w:val="0"/><w:szCs w:val="24"/><w:lang w:val="es-CO" w:eastAsia="en-US" w:bidi="ar-SA"/><w:del w:id="25233" w:author="Unknown Author" w:date="2026-10-30T04:17:53Z"></w:del></w:rPr></w:pPr><w:del w:id="25232" w:author="Unknown Author" w:date="2026-10-30T04:17:53Z"><w:r><w:rPr><w:kern w:val="0"/><w:szCs w:val="24"/><w:lang w:val="es-CO" w:eastAsia="en-US" w:bidi="ar-SA"/></w:rPr><w:delText>2.5, 1.7, 3.5</w:delText></w:r></w:del></w:p></w:tc></w:tr><w:tr><w:trPr><w:del w:id="25234" w:author="Unknown Author" w:date="2026-10-30T04:17:53Z"/><w:cantSplit w:val="true"/></w:trPr><w:tc><w:tcPr><w:tcW w:w="663" w:type="dxa"/><w:tcBorders></w:tcBorders></w:tcPr><w:p><w:pPr><w:pStyle w:val="Tabla8"/><w:widowControl/><w:jc w:val="left"/><w:rPr><w:kern w:val="0"/><w:szCs w:val="24"/><w:lang w:val="es-CO" w:eastAsia="en-US" w:bidi="ar-SA"/><w:del w:id="25236" w:author="Unknown Author" w:date="2026-10-30T04:17:53Z"></w:del></w:rPr></w:pPr><w:del w:id="25235" w:author="Unknown Author" w:date="2026-10-30T04:17:53Z"><w:r><w:rPr><w:kern w:val="0"/><w:szCs w:val="24"/><w:lang w:val="es-CO" w:eastAsia="en-US" w:bidi="ar-SA"/></w:rPr><w:delText>E13</w:delText></w:r></w:del></w:p></w:tc><w:tc><w:tcPr><w:tcW w:w="1576" w:type="dxa"/><w:tcBorders></w:tcBorders></w:tcPr><w:p><w:pPr><w:pStyle w:val="Tabla8"/><w:widowControl/><w:jc w:val="left"/><w:rPr><w:kern w:val="0"/><w:szCs w:val="24"/><w:lang w:val="es-CO" w:eastAsia="en-US" w:bidi="ar-SA"/><w:del w:id="25238" w:author="Unknown Author" w:date="2026-10-30T04:17:53Z"></w:del></w:rPr></w:pPr><w:del w:id="25237" w:author="Unknown Author" w:date="2026-10-30T04:17:53Z"><w:r><w:rPr><w:kern w:val="0"/><w:szCs w:val="24"/><w:lang w:val="es-CO" w:eastAsia="en-US" w:bidi="ar-SA"/></w:rPr><w:delText>Equipos y software</w:delText></w:r></w:del></w:p></w:tc><w:tc><w:tcPr><w:tcW w:w="1577" w:type="dxa"/><w:tcBorders></w:tcBorders></w:tcPr><w:p><w:pPr><w:pStyle w:val="Tabla8"/><w:widowControl/><w:jc w:val="left"/><w:rPr><w:kern w:val="0"/><w:szCs w:val="24"/><w:lang w:val="es-CO" w:eastAsia="en-US" w:bidi="ar-SA"/><w:del w:id="25240" w:author="Unknown Author" w:date="2026-10-30T04:17:53Z"></w:del></w:rPr></w:pPr><w:del w:id="25239" w:author="Unknown Author" w:date="2026-10-30T04:17:53Z"><w:r><w:rPr><w:kern w:val="0"/><w:szCs w:val="24"/><w:lang w:val="es-CO" w:eastAsia="en-US" w:bidi="ar-SA"/></w:rPr><w:delText>Servidor de cálculo de alto rendimiento y almacenamiento del laboratorio de modelación</w:delText></w:r></w:del></w:p></w:tc><w:tc><w:tcPr><w:tcW w:w="1161" w:type="dxa"/><w:tcBorders></w:tcBorders></w:tcPr><w:p><w:pPr><w:pStyle w:val="Tabla8"/><w:widowControl/><w:jc w:val="left"/><w:rPr><w:kern w:val="0"/><w:szCs w:val="24"/><w:lang w:val="es-CO" w:eastAsia="en-US" w:bidi="ar-SA"/><w:del w:id="25242" w:author="Unknown Author" w:date="2026-10-30T04:17:53Z"></w:del></w:rPr></w:pPr><w:del w:id="25241" w:author="Unknown Author" w:date="2026-10-30T04:17:53Z"><w:r><w:rPr><w:kern w:val="0"/><w:szCs w:val="24"/><w:lang w:val="es-CO" w:eastAsia="en-US" w:bidi="ar-SA"/></w:rPr><w:delText>unidad</w:delText></w:r></w:del></w:p></w:tc><w:tc><w:tcPr><w:tcW w:w="911" w:type="dxa"/><w:tcBorders></w:tcBorders></w:tcPr><w:p><w:pPr><w:pStyle w:val="Tabla8"/><w:widowControl/><w:jc w:val="left"/><w:rPr><w:kern w:val="0"/><w:szCs w:val="24"/><w:lang w:val="es-CO" w:eastAsia="en-US" w:bidi="ar-SA"/><w:del w:id="25244" w:author="Unknown Author" w:date="2026-10-30T04:17:53Z"></w:del></w:rPr></w:pPr><w:del w:id="25243" w:author="Unknown Author" w:date="2026-10-30T04:17:53Z"><w:r><w:rPr><w:kern w:val="0"/><w:szCs w:val="24"/><w:lang w:val="es-CO" w:eastAsia="en-US" w:bidi="ar-SA"/></w:rPr><w:delText>1</w:delText></w:r></w:del></w:p></w:tc><w:tc><w:tcPr><w:tcW w:w="1162" w:type="dxa"/><w:tcBorders></w:tcBorders></w:tcPr><w:p><w:pPr><w:pStyle w:val="Tabla8"/><w:widowControl/><w:jc w:val="left"/><w:rPr><w:kern w:val="0"/><w:szCs w:val="24"/><w:lang w:val="es-CO" w:eastAsia="en-US" w:bidi="ar-SA"/><w:del w:id="25246" w:author="Unknown Author" w:date="2026-10-30T04:17:53Z"></w:del></w:rPr></w:pPr><w:del w:id="25245" w:author="Unknown Author" w:date="2026-10-30T04:17:53Z"><w:r><w:rPr><w:kern w:val="0"/><w:szCs w:val="24"/><w:lang w:val="es-CO" w:eastAsia="en-US" w:bidi="ar-SA"/></w:rPr><w:delText>$ 160.000.000</w:delText></w:r></w:del></w:p></w:tc><w:tc><w:tcPr><w:tcW w:w="1659" w:type="dxa"/><w:tcBorders></w:tcBorders></w:tcPr><w:p><w:pPr><w:pStyle w:val="Tabla8"/><w:widowControl/><w:jc w:val="left"/><w:rPr><w:kern w:val="0"/><w:szCs w:val="24"/><w:lang w:val="es-CO" w:eastAsia="en-US" w:bidi="ar-SA"/><w:del w:id="25248" w:author="Unknown Author" w:date="2026-10-30T04:17:53Z"></w:del></w:rPr></w:pPr><w:del w:id="25247" w:author="Unknown Author" w:date="2026-10-30T04:17:53Z"><w:r><w:rPr><w:kern w:val="0"/><w:szCs w:val="24"/><w:lang w:val="es-CO" w:eastAsia="en-US" w:bidi="ar-SA"/></w:rPr><w:delText>$ 160.000.000</w:delText></w:r></w:del></w:p></w:tc><w:tc><w:tcPr><w:tcW w:w="1243" w:type="dxa"/><w:tcBorders></w:tcBorders></w:tcPr><w:p><w:pPr><w:pStyle w:val="Tabla8"/><w:widowControl/><w:jc w:val="left"/><w:rPr><w:kern w:val="0"/><w:szCs w:val="24"/><w:lang w:val="es-CO" w:eastAsia="en-US" w:bidi="ar-SA"/><w:del w:id="25250" w:author="Unknown Author" w:date="2026-10-30T04:17:53Z"></w:del></w:rPr></w:pPr><w:del w:id="25249" w:author="Unknown Author" w:date="2026-10-30T04:17:53Z"><w:r><w:rPr><w:kern w:val="0"/><w:szCs w:val="24"/><w:lang w:val="es-CO" w:eastAsia="en-US" w:bidi="ar-SA"/></w:rPr><w:delText>2.6</w:delText></w:r></w:del></w:p></w:tc></w:tr><w:tr><w:trPr><w:del w:id="25251" w:author="Unknown Author" w:date="2026-10-30T04:17:53Z"/><w:cantSplit w:val="true"/></w:trPr><w:tc><w:tcPr><w:tcW w:w="663" w:type="dxa"/><w:tcBorders></w:tcBorders><w:shd w:color="auto" w:fill="F7F7F7" w:val="clear"/></w:tcPr><w:p><w:pPr><w:pStyle w:val="Tabla8"/><w:widowControl/><w:jc w:val="left"/><w:rPr><w:kern w:val="0"/><w:szCs w:val="24"/><w:lang w:val="es-CO" w:eastAsia="en-US" w:bidi="ar-SA"/><w:del w:id="25253" w:author="Unknown Author" w:date="2026-10-30T04:17:53Z"></w:del></w:rPr></w:pPr><w:del w:id="25252" w:author="Unknown Author" w:date="2026-10-30T04:17:53Z"><w:r><w:rPr><w:kern w:val="0"/><w:szCs w:val="24"/><w:lang w:val="es-CO" w:eastAsia="en-US" w:bidi="ar-SA"/></w:rPr><w:delText>E14</w:delText></w:r></w:del></w:p></w:tc><w:tc><w:tcPr><w:tcW w:w="1576" w:type="dxa"/><w:tcBorders></w:tcBorders><w:shd w:color="auto" w:fill="F7F7F7" w:val="clear"/></w:tcPr><w:p><w:pPr><w:pStyle w:val="Tabla8"/><w:widowControl/><w:jc w:val="left"/><w:rPr><w:kern w:val="0"/><w:szCs w:val="24"/><w:lang w:val="es-CO" w:eastAsia="en-US" w:bidi="ar-SA"/><w:del w:id="25255" w:author="Unknown Author" w:date="2026-10-30T04:17:53Z"></w:del></w:rPr></w:pPr><w:del w:id="25254" w:author="Unknown Author" w:date="2026-10-30T04:17:53Z"><w:r><w:rPr><w:kern w:val="0"/><w:szCs w:val="24"/><w:lang w:val="es-CO" w:eastAsia="en-US" w:bidi="ar-SA"/></w:rPr><w:delText>Equipos y software</w:delText></w:r></w:del></w:p></w:tc><w:tc><w:tcPr><w:tcW w:w="1577" w:type="dxa"/><w:tcBorders></w:tcBorders><w:shd w:color="auto" w:fill="F7F7F7" w:val="clear"/></w:tcPr><w:p><w:pPr><w:pStyle w:val="Tabla8"/><w:widowControl/><w:jc w:val="left"/><w:rPr><w:kern w:val="0"/><w:szCs w:val="24"/><w:lang w:val="es-CO" w:eastAsia="en-US" w:bidi="ar-SA"/><w:del w:id="25257" w:author="Unknown Author" w:date="2026-10-30T04:17:53Z"></w:del></w:rPr></w:pPr><w:del w:id="25256" w:author="Unknown Author" w:date="2026-10-30T04:17:53Z"><w:r><w:rPr><w:kern w:val="0"/><w:szCs w:val="24"/><w:lang w:val="es-CO" w:eastAsia="en-US" w:bidi="ar-SA"/></w:rPr><w:delText>Estaciones meteorológicas automáticas con anemómetro sónico, pluviómetro y radiómetro (3 departamentales y 1 móvil)</w:delText></w:r></w:del></w:p></w:tc><w:tc><w:tcPr><w:tcW w:w="1161" w:type="dxa"/><w:tcBorders></w:tcBorders><w:shd w:color="auto" w:fill="F7F7F7" w:val="clear"/></w:tcPr><w:p><w:pPr><w:pStyle w:val="Tabla8"/><w:widowControl/><w:jc w:val="left"/><w:rPr><w:kern w:val="0"/><w:szCs w:val="24"/><w:lang w:val="es-CO" w:eastAsia="en-US" w:bidi="ar-SA"/><w:del w:id="25259" w:author="Unknown Author" w:date="2026-10-30T04:17:53Z"></w:del></w:rPr></w:pPr><w:del w:id="25258" w:author="Unknown Author" w:date="2026-10-30T04:17:53Z"><w:r><w:rPr><w:kern w:val="0"/><w:szCs w:val="24"/><w:lang w:val="es-CO" w:eastAsia="en-US" w:bidi="ar-SA"/></w:rPr><w:delText>unidad</w:delText></w:r></w:del></w:p></w:tc><w:tc><w:tcPr><w:tcW w:w="911" w:type="dxa"/><w:tcBorders></w:tcBorders><w:shd w:color="auto" w:fill="F7F7F7" w:val="clear"/></w:tcPr><w:p><w:pPr><w:pStyle w:val="Tabla8"/><w:widowControl/><w:jc w:val="left"/><w:rPr><w:kern w:val="0"/><w:szCs w:val="24"/><w:lang w:val="es-CO" w:eastAsia="en-US" w:bidi="ar-SA"/><w:del w:id="25261" w:author="Unknown Author" w:date="2026-10-30T04:17:53Z"></w:del></w:rPr></w:pPr><w:del w:id="25260" w:author="Unknown Author" w:date="2026-10-30T04:17:53Z"><w:r><w:rPr><w:kern w:val="0"/><w:szCs w:val="24"/><w:lang w:val="es-CO" w:eastAsia="en-US" w:bidi="ar-SA"/></w:rPr><w:delText>4</w:delText></w:r></w:del></w:p></w:tc><w:tc><w:tcPr><w:tcW w:w="1162" w:type="dxa"/><w:tcBorders></w:tcBorders><w:shd w:color="auto" w:fill="F7F7F7" w:val="clear"/></w:tcPr><w:p><w:pPr><w:pStyle w:val="Tabla8"/><w:widowControl/><w:jc w:val="left"/><w:rPr><w:kern w:val="0"/><w:szCs w:val="24"/><w:lang w:val="es-CO" w:eastAsia="en-US" w:bidi="ar-SA"/><w:del w:id="25263" w:author="Unknown Author" w:date="2026-10-30T04:17:53Z"></w:del></w:rPr></w:pPr><w:del w:id="25262" w:author="Unknown Author" w:date="2026-10-30T04:17:53Z"><w:r><w:rPr><w:kern w:val="0"/><w:szCs w:val="24"/><w:lang w:val="es-CO" w:eastAsia="en-US" w:bidi="ar-SA"/></w:rPr><w:delText>$ 32.000.000</w:delText></w:r></w:del></w:p></w:tc><w:tc><w:tcPr><w:tcW w:w="1659" w:type="dxa"/><w:tcBorders></w:tcBorders><w:shd w:color="auto" w:fill="F7F7F7" w:val="clear"/></w:tcPr><w:p><w:pPr><w:pStyle w:val="Tabla8"/><w:widowControl/><w:jc w:val="left"/><w:rPr><w:kern w:val="0"/><w:szCs w:val="24"/><w:lang w:val="es-CO" w:eastAsia="en-US" w:bidi="ar-SA"/><w:del w:id="25265" w:author="Unknown Author" w:date="2026-10-30T04:17:53Z"></w:del></w:rPr></w:pPr><w:del w:id="25264" w:author="Unknown Author" w:date="2026-10-30T04:17:53Z"><w:r><w:rPr><w:kern w:val="0"/><w:szCs w:val="24"/><w:lang w:val="es-CO" w:eastAsia="en-US" w:bidi="ar-SA"/></w:rPr><w:delText>$ 128.000.000</w:delText></w:r></w:del></w:p></w:tc><w:tc><w:tcPr><w:tcW w:w="1243" w:type="dxa"/><w:tcBorders></w:tcBorders><w:shd w:color="auto" w:fill="F7F7F7" w:val="clear"/></w:tcPr><w:p><w:pPr><w:pStyle w:val="Tabla8"/><w:widowControl/><w:jc w:val="left"/><w:rPr><w:kern w:val="0"/><w:szCs w:val="24"/><w:lang w:val="es-CO" w:eastAsia="en-US" w:bidi="ar-SA"/><w:del w:id="25267" w:author="Unknown Author" w:date="2026-10-30T04:17:53Z"></w:del></w:rPr></w:pPr><w:del w:id="25266" w:author="Unknown Author" w:date="2026-10-30T04:17:53Z"><w:r><w:rPr><w:kern w:val="0"/><w:szCs w:val="24"/><w:lang w:val="es-CO" w:eastAsia="en-US" w:bidi="ar-SA"/></w:rPr><w:delText>2.6</w:delText></w:r></w:del></w:p></w:tc></w:tr><w:tr><w:trPr><w:del w:id="25268" w:author="Unknown Author" w:date="2026-10-30T04:17:53Z"/><w:cantSplit w:val="true"/></w:trPr><w:tc><w:tcPr><w:tcW w:w="663" w:type="dxa"/><w:tcBorders></w:tcBorders></w:tcPr><w:p><w:pPr><w:pStyle w:val="Tabla8"/><w:widowControl/><w:jc w:val="left"/><w:rPr><w:kern w:val="0"/><w:szCs w:val="24"/><w:lang w:val="es-CO" w:eastAsia="en-US" w:bidi="ar-SA"/><w:del w:id="25270" w:author="Unknown Author" w:date="2026-10-30T04:17:53Z"></w:del></w:rPr></w:pPr><w:del w:id="25269" w:author="Unknown Author" w:date="2026-10-30T04:17:53Z"><w:r><w:rPr><w:kern w:val="0"/><w:szCs w:val="24"/><w:lang w:val="es-CO" w:eastAsia="en-US" w:bidi="ar-SA"/></w:rPr><w:delText>E15</w:delText></w:r></w:del></w:p></w:tc><w:tc><w:tcPr><w:tcW w:w="1576" w:type="dxa"/><w:tcBorders></w:tcBorders></w:tcPr><w:p><w:pPr><w:pStyle w:val="Tabla8"/><w:widowControl/><w:jc w:val="left"/><w:rPr><w:kern w:val="0"/><w:szCs w:val="24"/><w:lang w:val="es-CO" w:eastAsia="en-US" w:bidi="ar-SA"/><w:del w:id="25272" w:author="Unknown Author" w:date="2026-10-30T04:17:53Z"></w:del></w:rPr></w:pPr><w:del w:id="25271" w:author="Unknown Author" w:date="2026-10-30T04:17:53Z"><w:r><w:rPr><w:kern w:val="0"/><w:szCs w:val="24"/><w:lang w:val="es-CO" w:eastAsia="en-US" w:bidi="ar-SA"/></w:rPr><w:delText>Equipos y software</w:delText></w:r></w:del></w:p></w:tc><w:tc><w:tcPr><w:tcW w:w="1577" w:type="dxa"/><w:tcBorders></w:tcBorders></w:tcPr><w:p><w:pPr><w:pStyle w:val="Tabla8"/><w:widowControl/><w:jc w:val="left"/><w:rPr><w:kern w:val="0"/><w:szCs w:val="24"/><w:lang w:val="es-CO" w:eastAsia="en-US" w:bidi="ar-SA"/><w:del w:id="25274" w:author="Unknown Author" w:date="2026-10-30T04:17:53Z"></w:del></w:rPr></w:pPr><w:del w:id="25273" w:author="Unknown Author" w:date="2026-10-30T04:17:53Z"><w:r><w:rPr><w:kern w:val="0"/><w:szCs w:val="24"/><w:lang w:val="es-CO" w:eastAsia="en-US" w:bidi="ar-SA"/></w:rPr><w:delText>Dron con sensor LiDAR y cámara fotogramétrica y receptor GNSS RTK</w:delText></w:r></w:del></w:p></w:tc><w:tc><w:tcPr><w:tcW w:w="1161" w:type="dxa"/><w:tcBorders></w:tcBorders></w:tcPr><w:p><w:pPr><w:pStyle w:val="Tabla8"/><w:widowControl/><w:jc w:val="left"/><w:rPr><w:kern w:val="0"/><w:szCs w:val="24"/><w:lang w:val="es-CO" w:eastAsia="en-US" w:bidi="ar-SA"/><w:del w:id="25276" w:author="Unknown Author" w:date="2026-10-30T04:17:53Z"></w:del></w:rPr></w:pPr><w:del w:id="25275" w:author="Unknown Author" w:date="2026-10-30T04:17:53Z"><w:r><w:rPr><w:kern w:val="0"/><w:szCs w:val="24"/><w:lang w:val="es-CO" w:eastAsia="en-US" w:bidi="ar-SA"/></w:rPr><w:delText>unidad</w:delText></w:r></w:del></w:p></w:tc><w:tc><w:tcPr><w:tcW w:w="911" w:type="dxa"/><w:tcBorders></w:tcBorders></w:tcPr><w:p><w:pPr><w:pStyle w:val="Tabla8"/><w:widowControl/><w:jc w:val="left"/><w:rPr><w:kern w:val="0"/><w:szCs w:val="24"/><w:lang w:val="es-CO" w:eastAsia="en-US" w:bidi="ar-SA"/><w:del w:id="25278" w:author="Unknown Author" w:date="2026-10-30T04:17:53Z"></w:del></w:rPr></w:pPr><w:del w:id="25277" w:author="Unknown Author" w:date="2026-10-30T04:17:53Z"><w:r><w:rPr><w:kern w:val="0"/><w:szCs w:val="24"/><w:lang w:val="es-CO" w:eastAsia="en-US" w:bidi="ar-SA"/></w:rPr><w:delText>1</w:delText></w:r></w:del></w:p></w:tc><w:tc><w:tcPr><w:tcW w:w="1162" w:type="dxa"/><w:tcBorders></w:tcBorders></w:tcPr><w:p><w:pPr><w:pStyle w:val="Tabla8"/><w:widowControl/><w:jc w:val="left"/><w:rPr><w:kern w:val="0"/><w:szCs w:val="24"/><w:lang w:val="es-CO" w:eastAsia="en-US" w:bidi="ar-SA"/><w:del w:id="25280" w:author="Unknown Author" w:date="2026-10-30T04:17:53Z"></w:del></w:rPr></w:pPr><w:del w:id="25279" w:author="Unknown Author" w:date="2026-10-30T04:17:53Z"><w:r><w:rPr><w:kern w:val="0"/><w:szCs w:val="24"/><w:lang w:val="es-CO" w:eastAsia="en-US" w:bidi="ar-SA"/></w:rPr><w:delText>$ 105.000.000</w:delText></w:r></w:del></w:p></w:tc><w:tc><w:tcPr><w:tcW w:w="1659" w:type="dxa"/><w:tcBorders></w:tcBorders></w:tcPr><w:p><w:pPr><w:pStyle w:val="Tabla8"/><w:widowControl/><w:jc w:val="left"/><w:rPr><w:kern w:val="0"/><w:szCs w:val="24"/><w:lang w:val="es-CO" w:eastAsia="en-US" w:bidi="ar-SA"/><w:del w:id="25282" w:author="Unknown Author" w:date="2026-10-30T04:17:53Z"></w:del></w:rPr></w:pPr><w:del w:id="25281" w:author="Unknown Author" w:date="2026-10-30T04:17:53Z"><w:r><w:rPr><w:kern w:val="0"/><w:szCs w:val="24"/><w:lang w:val="es-CO" w:eastAsia="en-US" w:bidi="ar-SA"/></w:rPr><w:delText>$ 105.000.000</w:delText></w:r></w:del></w:p></w:tc><w:tc><w:tcPr><w:tcW w:w="1243" w:type="dxa"/><w:tcBorders></w:tcBorders></w:tcPr><w:p><w:pPr><w:pStyle w:val="Tabla8"/><w:widowControl/><w:jc w:val="left"/><w:rPr><w:kern w:val="0"/><w:szCs w:val="24"/><w:lang w:val="es-CO" w:eastAsia="en-US" w:bidi="ar-SA"/><w:del w:id="25284" w:author="Unknown Author" w:date="2026-10-30T04:17:53Z"></w:del></w:rPr></w:pPr><w:del w:id="25283" w:author="Unknown Author" w:date="2026-10-30T04:17:53Z"><w:r><w:rPr><w:kern w:val="0"/><w:szCs w:val="24"/><w:lang w:val="es-CO" w:eastAsia="en-US" w:bidi="ar-SA"/></w:rPr><w:delText>2.6</w:delText></w:r></w:del></w:p></w:tc></w:tr><w:tr><w:trPr><w:del w:id="25285" w:author="Unknown Author" w:date="2026-10-30T04:17:53Z"/><w:cantSplit w:val="true"/></w:trPr><w:tc><w:tcPr><w:tcW w:w="663" w:type="dxa"/><w:tcBorders></w:tcBorders><w:shd w:color="auto" w:fill="F7F7F7" w:val="clear"/></w:tcPr><w:p><w:pPr><w:pStyle w:val="Tabla8"/><w:widowControl/><w:jc w:val="left"/><w:rPr><w:kern w:val="0"/><w:szCs w:val="24"/><w:lang w:val="es-CO" w:eastAsia="en-US" w:bidi="ar-SA"/><w:del w:id="25287" w:author="Unknown Author" w:date="2026-10-30T04:17:53Z"></w:del></w:rPr></w:pPr><w:del w:id="25286" w:author="Unknown Author" w:date="2026-10-30T04:17:53Z"><w:r><w:rPr><w:kern w:val="0"/><w:szCs w:val="24"/><w:lang w:val="es-CO" w:eastAsia="en-US" w:bidi="ar-SA"/></w:rPr><w:delText>E16</w:delText></w:r></w:del></w:p></w:tc><w:tc><w:tcPr><w:tcW w:w="1576" w:type="dxa"/><w:tcBorders></w:tcBorders><w:shd w:color="auto" w:fill="F7F7F7" w:val="clear"/></w:tcPr><w:p><w:pPr><w:pStyle w:val="Tabla8"/><w:widowControl/><w:jc w:val="left"/><w:rPr><w:kern w:val="0"/><w:szCs w:val="24"/><w:lang w:val="es-CO" w:eastAsia="en-US" w:bidi="ar-SA"/><w:del w:id="25289" w:author="Unknown Author" w:date="2026-10-30T04:17:53Z"></w:del></w:rPr></w:pPr><w:del w:id="25288" w:author="Unknown Author" w:date="2026-10-30T04:17:53Z"><w:r><w:rPr><w:kern w:val="0"/><w:szCs w:val="24"/><w:lang w:val="es-CO" w:eastAsia="en-US" w:bidi="ar-SA"/></w:rPr><w:delText>Equipos y software</w:delText></w:r></w:del></w:p></w:tc><w:tc><w:tcPr><w:tcW w:w="1577" w:type="dxa"/><w:tcBorders></w:tcBorders><w:shd w:color="auto" w:fill="F7F7F7" w:val="clear"/></w:tcPr><w:p><w:pPr><w:pStyle w:val="Tabla8"/><w:widowControl/><w:jc w:val="left"/><w:rPr><w:kern w:val="0"/><w:szCs w:val="24"/><w:lang w:val="es-CO" w:eastAsia="en-US" w:bidi="ar-SA"/><w:del w:id="25291" w:author="Unknown Author" w:date="2026-10-30T04:17:53Z"></w:del></w:rPr></w:pPr><w:del w:id="25290" w:author="Unknown Author" w:date="2026-10-30T04:17:53Z"><w:r><w:rPr><w:kern w:val="0"/><w:szCs w:val="24"/><w:lang w:val="es-CO" w:eastAsia="en-US" w:bidi="ar-SA"/></w:rPr><w:delText>Monitores portátiles de material particulado de referencia equivalente para campañas de demolición</w:delText></w:r></w:del></w:p></w:tc><w:tc><w:tcPr><w:tcW w:w="1161" w:type="dxa"/><w:tcBorders></w:tcBorders><w:shd w:color="auto" w:fill="F7F7F7" w:val="clear"/></w:tcPr><w:p><w:pPr><w:pStyle w:val="Tabla8"/><w:widowControl/><w:jc w:val="left"/><w:rPr><w:kern w:val="0"/><w:szCs w:val="24"/><w:lang w:val="es-CO" w:eastAsia="en-US" w:bidi="ar-SA"/><w:del w:id="25293" w:author="Unknown Author" w:date="2026-10-30T04:17:53Z"></w:del></w:rPr></w:pPr><w:del w:id="25292" w:author="Unknown Author" w:date="2026-10-30T04:17:53Z"><w:r><w:rPr><w:kern w:val="0"/><w:szCs w:val="24"/><w:lang w:val="es-CO" w:eastAsia="en-US" w:bidi="ar-SA"/></w:rPr><w:delText>unidad</w:delText></w:r></w:del></w:p></w:tc><w:tc><w:tcPr><w:tcW w:w="911" w:type="dxa"/><w:tcBorders></w:tcBorders><w:shd w:color="auto" w:fill="F7F7F7" w:val="clear"/></w:tcPr><w:p><w:pPr><w:pStyle w:val="Tabla8"/><w:widowControl/><w:jc w:val="left"/><w:rPr><w:kern w:val="0"/><w:szCs w:val="24"/><w:lang w:val="es-CO" w:eastAsia="en-US" w:bidi="ar-SA"/><w:del w:id="25295" w:author="Unknown Author" w:date="2026-10-30T04:17:53Z"></w:del></w:rPr></w:pPr><w:del w:id="25294" w:author="Unknown Author" w:date="2026-10-30T04:17:53Z"><w:r><w:rPr><w:kern w:val="0"/><w:szCs w:val="24"/><w:lang w:val="es-CO" w:eastAsia="en-US" w:bidi="ar-SA"/></w:rPr><w:delText>2</w:delText></w:r></w:del></w:p></w:tc><w:tc><w:tcPr><w:tcW w:w="1162" w:type="dxa"/><w:tcBorders></w:tcBorders><w:shd w:color="auto" w:fill="F7F7F7" w:val="clear"/></w:tcPr><w:p><w:pPr><w:pStyle w:val="Tabla8"/><w:widowControl/><w:jc w:val="left"/><w:rPr><w:kern w:val="0"/><w:szCs w:val="24"/><w:lang w:val="es-CO" w:eastAsia="en-US" w:bidi="ar-SA"/><w:del w:id="25297" w:author="Unknown Author" w:date="2026-10-30T04:17:53Z"></w:del></w:rPr></w:pPr><w:del w:id="25296" w:author="Unknown Author" w:date="2026-10-30T04:17:53Z"><w:r><w:rPr><w:kern w:val="0"/><w:szCs w:val="24"/><w:lang w:val="es-CO" w:eastAsia="en-US" w:bidi="ar-SA"/></w:rPr><w:delText>$ 72.000.000</w:delText></w:r></w:del></w:p></w:tc><w:tc><w:tcPr><w:tcW w:w="1659" w:type="dxa"/><w:tcBorders></w:tcBorders><w:shd w:color="auto" w:fill="F7F7F7" w:val="clear"/></w:tcPr><w:p><w:pPr><w:pStyle w:val="Tabla8"/><w:widowControl/><w:jc w:val="left"/><w:rPr><w:kern w:val="0"/><w:szCs w:val="24"/><w:lang w:val="es-CO" w:eastAsia="en-US" w:bidi="ar-SA"/><w:del w:id="25299" w:author="Unknown Author" w:date="2026-10-30T04:17:53Z"></w:del></w:rPr></w:pPr><w:del w:id="25298" w:author="Unknown Author" w:date="2026-10-30T04:17:53Z"><w:r><w:rPr><w:kern w:val="0"/><w:szCs w:val="24"/><w:lang w:val="es-CO" w:eastAsia="en-US" w:bidi="ar-SA"/></w:rPr><w:delText>$ 144.000.000</w:delText></w:r></w:del></w:p></w:tc><w:tc><w:tcPr><w:tcW w:w="1243" w:type="dxa"/><w:tcBorders></w:tcBorders><w:shd w:color="auto" w:fill="F7F7F7" w:val="clear"/></w:tcPr><w:p><w:pPr><w:pStyle w:val="Tabla8"/><w:widowControl/><w:jc w:val="left"/><w:rPr><w:kern w:val="0"/><w:szCs w:val="24"/><w:lang w:val="es-CO" w:eastAsia="en-US" w:bidi="ar-SA"/><w:del w:id="25301" w:author="Unknown Author" w:date="2026-10-30T04:17:53Z"></w:del></w:rPr></w:pPr><w:del w:id="25300" w:author="Unknown Author" w:date="2026-10-30T04:17:53Z"><w:r><w:rPr><w:kern w:val="0"/><w:szCs w:val="24"/><w:lang w:val="es-CO" w:eastAsia="en-US" w:bidi="ar-SA"/></w:rPr><w:delText>2.6</w:delText></w:r></w:del></w:p></w:tc></w:tr><w:tr><w:trPr><w:del w:id="25302" w:author="Unknown Author" w:date="2026-10-30T04:17:53Z"/><w:cantSplit w:val="true"/></w:trPr><w:tc><w:tcPr><w:tcW w:w="663" w:type="dxa"/><w:tcBorders></w:tcBorders></w:tcPr><w:p><w:pPr><w:pStyle w:val="Tabla8"/><w:widowControl/><w:jc w:val="left"/><w:rPr><w:kern w:val="0"/><w:szCs w:val="24"/><w:lang w:val="es-CO" w:eastAsia="en-US" w:bidi="ar-SA"/><w:del w:id="25304" w:author="Unknown Author" w:date="2026-10-30T04:17:53Z"></w:del></w:rPr></w:pPr><w:del w:id="25303" w:author="Unknown Author" w:date="2026-10-30T04:17:53Z"><w:r><w:rPr><w:kern w:val="0"/><w:szCs w:val="24"/><w:lang w:val="es-CO" w:eastAsia="en-US" w:bidi="ar-SA"/></w:rPr><w:delText>E17</w:delText></w:r></w:del></w:p></w:tc><w:tc><w:tcPr><w:tcW w:w="1576" w:type="dxa"/><w:tcBorders></w:tcBorders></w:tcPr><w:p><w:pPr><w:pStyle w:val="Tabla8"/><w:widowControl/><w:jc w:val="left"/><w:rPr><w:kern w:val="0"/><w:szCs w:val="24"/><w:lang w:val="es-CO" w:eastAsia="en-US" w:bidi="ar-SA"/><w:del w:id="25306" w:author="Unknown Author" w:date="2026-10-30T04:17:53Z"></w:del></w:rPr></w:pPr><w:del w:id="25305" w:author="Unknown Author" w:date="2026-10-30T04:17:53Z"><w:r><w:rPr><w:kern w:val="0"/><w:szCs w:val="24"/><w:lang w:val="es-CO" w:eastAsia="en-US" w:bidi="ar-SA"/></w:rPr><w:delText>Equipos y software</w:delText></w:r></w:del></w:p></w:tc><w:tc><w:tcPr><w:tcW w:w="1577" w:type="dxa"/><w:tcBorders></w:tcBorders></w:tcPr><w:p><w:pPr><w:pStyle w:val="Tabla8"/><w:widowControl/><w:jc w:val="left"/><w:rPr><w:kern w:val="0"/><w:szCs w:val="24"/><w:lang w:val="es-CO" w:eastAsia="en-US" w:bidi="ar-SA"/><w:del w:id="25308" w:author="Unknown Author" w:date="2026-10-30T04:17:53Z"></w:del></w:rPr></w:pPr><w:del w:id="25307" w:author="Unknown Author" w:date="2026-10-30T04:17:53Z"><w:r><w:rPr><w:kern w:val="0"/><w:szCs w:val="24"/><w:lang w:val="es-CO" w:eastAsia="en-US" w:bidi="ar-SA"/></w:rPr><w:delText>Licencias de software de modelación urbana, de dispersión y SIG, de pago único con soporte durante la ejecución</w:delText></w:r></w:del></w:p></w:tc><w:tc><w:tcPr><w:tcW w:w="1161" w:type="dxa"/><w:tcBorders></w:tcBorders></w:tcPr><w:p><w:pPr><w:pStyle w:val="Tabla8"/><w:widowControl/><w:jc w:val="left"/><w:rPr><w:kern w:val="0"/><w:szCs w:val="24"/><w:lang w:val="es-CO" w:eastAsia="en-US" w:bidi="ar-SA"/><w:del w:id="25310" w:author="Unknown Author" w:date="2026-10-30T04:17:53Z"></w:del></w:rPr></w:pPr><w:del w:id="25309" w:author="Unknown Author" w:date="2026-10-30T04:17:53Z"><w:r><w:rPr><w:kern w:val="0"/><w:szCs w:val="24"/><w:lang w:val="es-CO" w:eastAsia="en-US" w:bidi="ar-SA"/></w:rPr><w:delText>paquete</w:delText></w:r></w:del></w:p></w:tc><w:tc><w:tcPr><w:tcW w:w="911" w:type="dxa"/><w:tcBorders></w:tcBorders></w:tcPr><w:p><w:pPr><w:pStyle w:val="Tabla8"/><w:widowControl/><w:jc w:val="left"/><w:rPr><w:kern w:val="0"/><w:szCs w:val="24"/><w:lang w:val="es-CO" w:eastAsia="en-US" w:bidi="ar-SA"/><w:del w:id="25312" w:author="Unknown Author" w:date="2026-10-30T04:17:53Z"></w:del></w:rPr></w:pPr><w:del w:id="25311" w:author="Unknown Author" w:date="2026-10-30T04:17:53Z"><w:r><w:rPr><w:kern w:val="0"/><w:szCs w:val="24"/><w:lang w:val="es-CO" w:eastAsia="en-US" w:bidi="ar-SA"/></w:rPr><w:delText>1</w:delText></w:r></w:del></w:p></w:tc><w:tc><w:tcPr><w:tcW w:w="1162" w:type="dxa"/><w:tcBorders></w:tcBorders></w:tcPr><w:p><w:pPr><w:pStyle w:val="Tabla8"/><w:widowControl/><w:jc w:val="left"/><w:rPr><w:kern w:val="0"/><w:szCs w:val="24"/><w:lang w:val="es-CO" w:eastAsia="en-US" w:bidi="ar-SA"/><w:del w:id="25314" w:author="Unknown Author" w:date="2026-10-30T04:17:53Z"></w:del></w:rPr></w:pPr><w:del w:id="25313" w:author="Unknown Author" w:date="2026-10-30T04:17:53Z"><w:r><w:rPr><w:kern w:val="0"/><w:szCs w:val="24"/><w:lang w:val="es-CO" w:eastAsia="en-US" w:bidi="ar-SA"/></w:rPr><w:delText>$ 55.000.000</w:delText></w:r></w:del></w:p></w:tc><w:tc><w:tcPr><w:tcW w:w="1659" w:type="dxa"/><w:tcBorders></w:tcBorders></w:tcPr><w:p><w:pPr><w:pStyle w:val="Tabla8"/><w:widowControl/><w:jc w:val="left"/><w:rPr><w:kern w:val="0"/><w:szCs w:val="24"/><w:lang w:val="es-CO" w:eastAsia="en-US" w:bidi="ar-SA"/><w:del w:id="25316" w:author="Unknown Author" w:date="2026-10-30T04:17:53Z"></w:del></w:rPr></w:pPr><w:del w:id="25315" w:author="Unknown Author" w:date="2026-10-30T04:17:53Z"><w:r><w:rPr><w:kern w:val="0"/><w:szCs w:val="24"/><w:lang w:val="es-CO" w:eastAsia="en-US" w:bidi="ar-SA"/></w:rPr><w:delText>$ 55.000.000</w:delText></w:r></w:del></w:p></w:tc><w:tc><w:tcPr><w:tcW w:w="1243" w:type="dxa"/><w:tcBorders></w:tcBorders></w:tcPr><w:p><w:pPr><w:pStyle w:val="Tabla8"/><w:widowControl/><w:jc w:val="left"/><w:rPr><w:kern w:val="0"/><w:szCs w:val="24"/><w:lang w:val="es-CO" w:eastAsia="en-US" w:bidi="ar-SA"/><w:del w:id="25318" w:author="Unknown Author" w:date="2026-10-30T04:17:53Z"></w:del></w:rPr></w:pPr><w:del w:id="25317" w:author="Unknown Author" w:date="2026-10-30T04:17:53Z"><w:r><w:rPr><w:kern w:val="0"/><w:szCs w:val="24"/><w:lang w:val="es-CO" w:eastAsia="en-US" w:bidi="ar-SA"/></w:rPr><w:delText>2.6, 2.7</w:delText></w:r></w:del></w:p></w:tc></w:tr><w:tr><w:trPr><w:del w:id="25319" w:author="Unknown Author" w:date="2026-10-30T04:17:53Z"/><w:cantSplit w:val="true"/></w:trPr><w:tc><w:tcPr><w:tcW w:w="663" w:type="dxa"/><w:tcBorders></w:tcBorders><w:shd w:color="auto" w:fill="F7F7F7" w:val="clear"/></w:tcPr><w:p><w:pPr><w:pStyle w:val="Tabla8"/><w:widowControl/><w:jc w:val="left"/><w:rPr><w:kern w:val="0"/><w:szCs w:val="24"/><w:lang w:val="es-CO" w:eastAsia="en-US" w:bidi="ar-SA"/><w:del w:id="25321" w:author="Unknown Author" w:date="2026-10-30T04:17:53Z"></w:del></w:rPr></w:pPr><w:del w:id="25320" w:author="Unknown Author" w:date="2026-10-30T04:17:53Z"><w:r><w:rPr><w:kern w:val="0"/><w:szCs w:val="24"/><w:lang w:val="es-CO" w:eastAsia="en-US" w:bidi="ar-SA"/></w:rPr><w:delText>S12</w:delText></w:r></w:del></w:p></w:tc><w:tc><w:tcPr><w:tcW w:w="1576" w:type="dxa"/><w:tcBorders></w:tcBorders><w:shd w:color="auto" w:fill="F7F7F7" w:val="clear"/></w:tcPr><w:p><w:pPr><w:pStyle w:val="Tabla8"/><w:widowControl/><w:jc w:val="left"/><w:rPr><w:kern w:val="0"/><w:szCs w:val="24"/><w:lang w:val="es-CO" w:eastAsia="en-US" w:bidi="ar-SA"/><w:del w:id="25323" w:author="Unknown Author" w:date="2026-10-30T04:17:53Z"></w:del></w:rPr></w:pPr><w:del w:id="25322" w:author="Unknown Author" w:date="2026-10-30T04:17:53Z"><w:r><w:rPr><w:kern w:val="0"/><w:szCs w:val="24"/><w:lang w:val="es-CO" w:eastAsia="en-US" w:bidi="ar-SA"/></w:rPr><w:delText>Servicios tecnológicos y pruebas</w:delText></w:r></w:del></w:p></w:tc><w:tc><w:tcPr><w:tcW w:w="1577" w:type="dxa"/><w:tcBorders></w:tcBorders><w:shd w:color="auto" w:fill="F7F7F7" w:val="clear"/></w:tcPr><w:p><w:pPr><w:pStyle w:val="Tabla8"/><w:widowControl/><w:jc w:val="left"/><w:rPr><w:kern w:val="0"/><w:szCs w:val="24"/><w:lang w:val="es-CO" w:eastAsia="en-US" w:bidi="ar-SA"/><w:del w:id="25325" w:author="Unknown Author" w:date="2026-10-30T04:17:53Z"></w:del></w:rPr></w:pPr><w:del w:id="25324" w:author="Unknown Author" w:date="2026-10-30T04:17:53Z"><w:r><w:rPr><w:kern w:val="0"/><w:szCs w:val="24"/><w:lang w:val="es-CO" w:eastAsia="en-US" w:bidi="ar-SA"/></w:rPr><w:delText>Campañas de medición en demoliciones y remociones reales (logística, seguridad industrial y acceso)</w:delText></w:r></w:del></w:p></w:tc><w:tc><w:tcPr><w:tcW w:w="1161" w:type="dxa"/><w:tcBorders></w:tcBorders><w:shd w:color="auto" w:fill="F7F7F7" w:val="clear"/></w:tcPr><w:p><w:pPr><w:pStyle w:val="Tabla8"/><w:widowControl/><w:jc w:val="left"/><w:rPr><w:kern w:val="0"/><w:szCs w:val="24"/><w:lang w:val="es-CO" w:eastAsia="en-US" w:bidi="ar-SA"/><w:del w:id="25327" w:author="Unknown Author" w:date="2026-10-30T04:17:53Z"></w:del></w:rPr></w:pPr><w:del w:id="25326" w:author="Unknown Author" w:date="2026-10-30T04:17:53Z"><w:r><w:rPr><w:kern w:val="0"/><w:szCs w:val="24"/><w:lang w:val="es-CO" w:eastAsia="en-US" w:bidi="ar-SA"/></w:rPr><w:delText>campaña</w:delText></w:r></w:del></w:p></w:tc><w:tc><w:tcPr><w:tcW w:w="911" w:type="dxa"/><w:tcBorders></w:tcBorders><w:shd w:color="auto" w:fill="F7F7F7" w:val="clear"/></w:tcPr><w:p><w:pPr><w:pStyle w:val="Tabla8"/><w:widowControl/><w:jc w:val="left"/><w:rPr><w:kern w:val="0"/><w:szCs w:val="24"/><w:lang w:val="es-CO" w:eastAsia="en-US" w:bidi="ar-SA"/><w:del w:id="25329" w:author="Unknown Author" w:date="2026-10-30T04:17:53Z"></w:del></w:rPr></w:pPr><w:del w:id="25328" w:author="Unknown Author" w:date="2026-10-30T04:17:53Z"><w:r><w:rPr><w:kern w:val="0"/><w:szCs w:val="24"/><w:lang w:val="es-CO" w:eastAsia="en-US" w:bidi="ar-SA"/></w:rPr><w:delText>9</w:delText></w:r></w:del></w:p></w:tc><w:tc><w:tcPr><w:tcW w:w="1162" w:type="dxa"/><w:tcBorders></w:tcBorders><w:shd w:color="auto" w:fill="F7F7F7" w:val="clear"/></w:tcPr><w:p><w:pPr><w:pStyle w:val="Tabla8"/><w:widowControl/><w:jc w:val="left"/><w:rPr><w:kern w:val="0"/><w:szCs w:val="24"/><w:lang w:val="es-CO" w:eastAsia="en-US" w:bidi="ar-SA"/><w:del w:id="25331" w:author="Unknown Author" w:date="2026-10-30T04:17:53Z"></w:del></w:rPr></w:pPr><w:del w:id="25330" w:author="Unknown Author" w:date="2026-10-30T04:17:53Z"><w:r><w:rPr><w:kern w:val="0"/><w:szCs w:val="24"/><w:lang w:val="es-CO" w:eastAsia="en-US" w:bidi="ar-SA"/></w:rPr><w:delText>$ 16.000.000</w:delText></w:r></w:del></w:p></w:tc><w:tc><w:tcPr><w:tcW w:w="1659" w:type="dxa"/><w:tcBorders></w:tcBorders><w:shd w:color="auto" w:fill="F7F7F7" w:val="clear"/></w:tcPr><w:p><w:pPr><w:pStyle w:val="Tabla8"/><w:widowControl/><w:jc w:val="left"/><w:rPr><w:kern w:val="0"/><w:szCs w:val="24"/><w:lang w:val="es-CO" w:eastAsia="en-US" w:bidi="ar-SA"/><w:del w:id="25333" w:author="Unknown Author" w:date="2026-10-30T04:17:53Z"></w:del></w:rPr></w:pPr><w:del w:id="25332" w:author="Unknown Author" w:date="2026-10-30T04:17:53Z"><w:r><w:rPr><w:kern w:val="0"/><w:szCs w:val="24"/><w:lang w:val="es-CO" w:eastAsia="en-US" w:bidi="ar-SA"/></w:rPr><w:delText>$ 144.000.000</w:delText></w:r></w:del></w:p></w:tc><w:tc><w:tcPr><w:tcW w:w="1243" w:type="dxa"/><w:tcBorders></w:tcBorders><w:shd w:color="auto" w:fill="F7F7F7" w:val="clear"/></w:tcPr><w:p><w:pPr><w:pStyle w:val="Tabla8"/><w:widowControl/><w:jc w:val="left"/><w:rPr><w:kern w:val="0"/><w:szCs w:val="24"/><w:lang w:val="es-CO" w:eastAsia="en-US" w:bidi="ar-SA"/><w:del w:id="25335" w:author="Unknown Author" w:date="2026-10-30T04:17:53Z"></w:del></w:rPr></w:pPr><w:del w:id="25334" w:author="Unknown Author" w:date="2026-10-30T04:17:53Z"><w:r><w:rPr><w:kern w:val="0"/><w:szCs w:val="24"/><w:lang w:val="es-CO" w:eastAsia="en-US" w:bidi="ar-SA"/></w:rPr><w:delText>1.7</w:delText></w:r></w:del></w:p></w:tc></w:tr><w:tr><w:trPr><w:del w:id="25336" w:author="Unknown Author" w:date="2026-10-30T04:17:53Z"/><w:cantSplit w:val="true"/></w:trPr><w:tc><w:tcPr><w:tcW w:w="663" w:type="dxa"/><w:tcBorders></w:tcBorders></w:tcPr><w:p><w:pPr><w:pStyle w:val="Tabla8"/><w:widowControl/><w:jc w:val="left"/><w:rPr><w:kern w:val="0"/><w:szCs w:val="24"/><w:lang w:val="es-CO" w:eastAsia="en-US" w:bidi="ar-SA"/><w:del w:id="25338" w:author="Unknown Author" w:date="2026-10-30T04:17:53Z"></w:del></w:rPr></w:pPr><w:del w:id="25337" w:author="Unknown Author" w:date="2026-10-30T04:17:53Z"><w:r><w:rPr><w:kern w:val="0"/><w:szCs w:val="24"/><w:lang w:val="es-CO" w:eastAsia="en-US" w:bidi="ar-SA"/></w:rPr><w:delText>S13</w:delText></w:r></w:del></w:p></w:tc><w:tc><w:tcPr><w:tcW w:w="1576" w:type="dxa"/><w:tcBorders></w:tcBorders></w:tcPr><w:p><w:pPr><w:pStyle w:val="Tabla8"/><w:widowControl/><w:jc w:val="left"/><w:rPr><w:kern w:val="0"/><w:szCs w:val="24"/><w:lang w:val="es-CO" w:eastAsia="en-US" w:bidi="ar-SA"/><w:del w:id="25340" w:author="Unknown Author" w:date="2026-10-30T04:17:53Z"></w:del></w:rPr></w:pPr><w:del w:id="25339" w:author="Unknown Author" w:date="2026-10-30T04:17:53Z"><w:r><w:rPr><w:kern w:val="0"/><w:szCs w:val="24"/><w:lang w:val="es-CO" w:eastAsia="en-US" w:bidi="ar-SA"/></w:rPr><w:delText>Servicios tecnológicos y pruebas</w:delText></w:r></w:del></w:p></w:tc><w:tc><w:tcPr><w:tcW w:w="1577" w:type="dxa"/><w:tcBorders></w:tcBorders></w:tcPr><w:p><w:pPr><w:pStyle w:val="Tabla8"/><w:widowControl/><w:jc w:val="left"/><w:rPr><w:kern w:val="0"/><w:szCs w:val="24"/><w:lang w:val="es-CO" w:eastAsia="en-US" w:bidi="ar-SA"/><w:del w:id="25342" w:author="Unknown Author" w:date="2026-10-30T04:17:53Z"></w:del></w:rPr></w:pPr><w:del w:id="25341" w:author="Unknown Author" w:date="2026-10-30T04:17:53Z"><w:r><w:rPr><w:kern w:val="0"/><w:szCs w:val="24"/><w:lang w:val="es-CO" w:eastAsia="en-US" w:bidi="ar-SA"/></w:rPr><w:delText>Caracterización granulométrica y química del polvo de escombros en laboratorio acreditado</w:delText></w:r></w:del></w:p></w:tc><w:tc><w:tcPr><w:tcW w:w="1161" w:type="dxa"/><w:tcBorders></w:tcBorders></w:tcPr><w:p><w:pPr><w:pStyle w:val="Tabla8"/><w:widowControl/><w:jc w:val="left"/><w:rPr><w:kern w:val="0"/><w:szCs w:val="24"/><w:lang w:val="es-CO" w:eastAsia="en-US" w:bidi="ar-SA"/><w:del w:id="25344" w:author="Unknown Author" w:date="2026-10-30T04:17:53Z"></w:del></w:rPr></w:pPr><w:del w:id="25343" w:author="Unknown Author" w:date="2026-10-30T04:17:53Z"><w:r><w:rPr><w:kern w:val="0"/><w:szCs w:val="24"/><w:lang w:val="es-CO" w:eastAsia="en-US" w:bidi="ar-SA"/></w:rPr><w:delText>muestra</w:delText></w:r></w:del></w:p></w:tc><w:tc><w:tcPr><w:tcW w:w="911" w:type="dxa"/><w:tcBorders></w:tcBorders></w:tcPr><w:p><w:pPr><w:pStyle w:val="Tabla8"/><w:widowControl/><w:jc w:val="left"/><w:rPr><w:kern w:val="0"/><w:szCs w:val="24"/><w:lang w:val="es-CO" w:eastAsia="en-US" w:bidi="ar-SA"/><w:del w:id="25346" w:author="Unknown Author" w:date="2026-10-30T04:17:53Z"></w:del></w:rPr></w:pPr><w:del w:id="25345" w:author="Unknown Author" w:date="2026-10-30T04:17:53Z"><w:r><w:rPr><w:kern w:val="0"/><w:szCs w:val="24"/><w:lang w:val="es-CO" w:eastAsia="en-US" w:bidi="ar-SA"/></w:rPr><w:delText>30</w:delText></w:r></w:del></w:p></w:tc><w:tc><w:tcPr><w:tcW w:w="1162" w:type="dxa"/><w:tcBorders></w:tcBorders></w:tcPr><w:p><w:pPr><w:pStyle w:val="Tabla8"/><w:widowControl/><w:jc w:val="left"/><w:rPr><w:kern w:val="0"/><w:szCs w:val="24"/><w:lang w:val="es-CO" w:eastAsia="en-US" w:bidi="ar-SA"/><w:del w:id="25348" w:author="Unknown Author" w:date="2026-10-30T04:17:53Z"></w:del></w:rPr></w:pPr><w:del w:id="25347" w:author="Unknown Author" w:date="2026-10-30T04:17:53Z"><w:r><w:rPr><w:kern w:val="0"/><w:szCs w:val="24"/><w:lang w:val="es-CO" w:eastAsia="en-US" w:bidi="ar-SA"/></w:rPr><w:delText>$ 1.100.000</w:delText></w:r></w:del></w:p></w:tc><w:tc><w:tcPr><w:tcW w:w="1659" w:type="dxa"/><w:tcBorders></w:tcBorders></w:tcPr><w:p><w:pPr><w:pStyle w:val="Tabla8"/><w:widowControl/><w:jc w:val="left"/><w:rPr><w:kern w:val="0"/><w:szCs w:val="24"/><w:lang w:val="es-CO" w:eastAsia="en-US" w:bidi="ar-SA"/><w:del w:id="25350" w:author="Unknown Author" w:date="2026-10-30T04:17:53Z"></w:del></w:rPr></w:pPr><w:del w:id="25349" w:author="Unknown Author" w:date="2026-10-30T04:17:53Z"><w:r><w:rPr><w:kern w:val="0"/><w:szCs w:val="24"/><w:lang w:val="es-CO" w:eastAsia="en-US" w:bidi="ar-SA"/></w:rPr><w:delText>$ 33.000.000</w:delText></w:r></w:del></w:p></w:tc><w:tc><w:tcPr><w:tcW w:w="1243" w:type="dxa"/><w:tcBorders></w:tcBorders></w:tcPr><w:p><w:pPr><w:pStyle w:val="Tabla8"/><w:widowControl/><w:jc w:val="left"/><w:rPr><w:kern w:val="0"/><w:szCs w:val="24"/><w:lang w:val="es-CO" w:eastAsia="en-US" w:bidi="ar-SA"/><w:del w:id="25352" w:author="Unknown Author" w:date="2026-10-30T04:17:53Z"></w:del></w:rPr></w:pPr><w:del w:id="25351" w:author="Unknown Author" w:date="2026-10-30T04:17:53Z"><w:r><w:rPr><w:kern w:val="0"/><w:szCs w:val="24"/><w:lang w:val="es-CO" w:eastAsia="en-US" w:bidi="ar-SA"/></w:rPr><w:delText>2.5, 2.7</w:delText></w:r></w:del></w:p></w:tc></w:tr><w:tr><w:trPr><w:del w:id="25353" w:author="Unknown Author" w:date="2026-10-30T04:17:53Z"/><w:cantSplit w:val="true"/></w:trPr><w:tc><w:tcPr><w:tcW w:w="663" w:type="dxa"/><w:tcBorders></w:tcBorders><w:shd w:color="auto" w:fill="F7F7F7" w:val="clear"/></w:tcPr><w:p><w:pPr><w:pStyle w:val="Tabla8"/><w:widowControl/><w:jc w:val="left"/><w:rPr><w:kern w:val="0"/><w:szCs w:val="24"/><w:lang w:val="es-CO" w:eastAsia="en-US" w:bidi="ar-SA"/><w:del w:id="25355" w:author="Unknown Author" w:date="2026-10-30T04:17:53Z"></w:del></w:rPr></w:pPr><w:del w:id="25354" w:author="Unknown Author" w:date="2026-10-30T04:17:53Z"><w:r><w:rPr><w:kern w:val="0"/><w:szCs w:val="24"/><w:lang w:val="es-CO" w:eastAsia="en-US" w:bidi="ar-SA"/></w:rPr><w:delText>S14</w:delText></w:r></w:del></w:p></w:tc><w:tc><w:tcPr><w:tcW w:w="1576" w:type="dxa"/><w:tcBorders></w:tcBorders><w:shd w:color="auto" w:fill="F7F7F7" w:val="clear"/></w:tcPr><w:p><w:pPr><w:pStyle w:val="Tabla8"/><w:widowControl/><w:jc w:val="left"/><w:rPr><w:kern w:val="0"/><w:szCs w:val="24"/><w:lang w:val="es-CO" w:eastAsia="en-US" w:bidi="ar-SA"/><w:del w:id="25357" w:author="Unknown Author" w:date="2026-10-30T04:17:53Z"></w:del></w:rPr></w:pPr><w:del w:id="25356" w:author="Unknown Author" w:date="2026-10-30T04:17:53Z"><w:r><w:rPr><w:kern w:val="0"/><w:szCs w:val="24"/><w:lang w:val="es-CO" w:eastAsia="en-US" w:bidi="ar-SA"/></w:rPr><w:delText>Servicios tecnológicos y pruebas</w:delText></w:r></w:del></w:p></w:tc><w:tc><w:tcPr><w:tcW w:w="1577" w:type="dxa"/><w:tcBorders></w:tcBorders><w:shd w:color="auto" w:fill="F7F7F7" w:val="clear"/></w:tcPr><w:p><w:pPr><w:pStyle w:val="Tabla8"/><w:widowControl/><w:jc w:val="left"/><w:rPr><w:kern w:val="0"/><w:szCs w:val="24"/><w:lang w:val="es-CO" w:eastAsia="en-US" w:bidi="ar-SA"/><w:del w:id="25359" w:author="Unknown Author" w:date="2026-10-30T04:17:53Z"></w:del></w:rPr></w:pPr><w:del w:id="25358" w:author="Unknown Author" w:date="2026-10-30T04:17:53Z"><w:r><w:rPr><w:kern w:val="0"/><w:szCs w:val="24"/><w:lang w:val="es-CO" w:eastAsia="en-US" w:bidi="ar-SA"/></w:rPr><w:delText>Verificación y validación independiente del modelo predictivo</w:delText></w:r></w:del></w:p></w:tc><w:tc><w:tcPr><w:tcW w:w="1161" w:type="dxa"/><w:tcBorders></w:tcBorders><w:shd w:color="auto" w:fill="F7F7F7" w:val="clear"/></w:tcPr><w:p><w:pPr><w:pStyle w:val="Tabla8"/><w:widowControl/><w:jc w:val="left"/><w:rPr><w:kern w:val="0"/><w:szCs w:val="24"/><w:lang w:val="es-CO" w:eastAsia="en-US" w:bidi="ar-SA"/><w:del w:id="25361" w:author="Unknown Author" w:date="2026-10-30T04:17:53Z"></w:del></w:rPr></w:pPr><w:del w:id="25360" w:author="Unknown Author" w:date="2026-10-30T04:17:53Z"><w:r><w:rPr><w:kern w:val="0"/><w:szCs w:val="24"/><w:lang w:val="es-CO" w:eastAsia="en-US" w:bidi="ar-SA"/></w:rPr><w:delText>servicio</w:delText></w:r></w:del></w:p></w:tc><w:tc><w:tcPr><w:tcW w:w="911" w:type="dxa"/><w:tcBorders></w:tcBorders><w:shd w:color="auto" w:fill="F7F7F7" w:val="clear"/></w:tcPr><w:p><w:pPr><w:pStyle w:val="Tabla8"/><w:widowControl/><w:jc w:val="left"/><w:rPr><w:kern w:val="0"/><w:szCs w:val="24"/><w:lang w:val="es-CO" w:eastAsia="en-US" w:bidi="ar-SA"/><w:del w:id="25363" w:author="Unknown Author" w:date="2026-10-30T04:17:53Z"></w:del></w:rPr></w:pPr><w:del w:id="25362" w:author="Unknown Author" w:date="2026-10-30T04:17:53Z"><w:r><w:rPr><w:kern w:val="0"/><w:szCs w:val="24"/><w:lang w:val="es-CO" w:eastAsia="en-US" w:bidi="ar-SA"/></w:rPr><w:delText>1</w:delText></w:r></w:del></w:p></w:tc><w:tc><w:tcPr><w:tcW w:w="1162" w:type="dxa"/><w:tcBorders></w:tcBorders><w:shd w:color="auto" w:fill="F7F7F7" w:val="clear"/></w:tcPr><w:p><w:pPr><w:pStyle w:val="Tabla8"/><w:widowControl/><w:jc w:val="left"/><w:rPr><w:kern w:val="0"/><w:szCs w:val="24"/><w:lang w:val="es-CO" w:eastAsia="en-US" w:bidi="ar-SA"/><w:del w:id="25365" w:author="Unknown Author" w:date="2026-10-30T04:17:53Z"></w:del></w:rPr></w:pPr><w:del w:id="25364" w:author="Unknown Author" w:date="2026-10-30T04:17:53Z"><w:r><w:rPr><w:kern w:val="0"/><w:szCs w:val="24"/><w:lang w:val="es-CO" w:eastAsia="en-US" w:bidi="ar-SA"/></w:rPr><w:delText>$ 48.000.000</w:delText></w:r></w:del></w:p></w:tc><w:tc><w:tcPr><w:tcW w:w="1659" w:type="dxa"/><w:tcBorders></w:tcBorders><w:shd w:color="auto" w:fill="F7F7F7" w:val="clear"/></w:tcPr><w:p><w:pPr><w:pStyle w:val="Tabla8"/><w:widowControl/><w:jc w:val="left"/><w:rPr><w:kern w:val="0"/><w:szCs w:val="24"/><w:lang w:val="es-CO" w:eastAsia="en-US" w:bidi="ar-SA"/><w:del w:id="25367" w:author="Unknown Author" w:date="2026-10-30T04:17:53Z"></w:del></w:rPr></w:pPr><w:del w:id="25366" w:author="Unknown Author" w:date="2026-10-30T04:17:53Z"><w:r><w:rPr><w:kern w:val="0"/><w:szCs w:val="24"/><w:lang w:val="es-CO" w:eastAsia="en-US" w:bidi="ar-SA"/></w:rPr><w:delText>$ 48.000.000</w:delText></w:r></w:del></w:p></w:tc><w:tc><w:tcPr><w:tcW w:w="1243" w:type="dxa"/><w:tcBorders></w:tcBorders><w:shd w:color="auto" w:fill="F7F7F7" w:val="clear"/></w:tcPr><w:p><w:pPr><w:pStyle w:val="Tabla8"/><w:widowControl/><w:jc w:val="left"/><w:rPr><w:kern w:val="0"/><w:szCs w:val="24"/><w:lang w:val="es-CO" w:eastAsia="en-US" w:bidi="ar-SA"/><w:del w:id="25369" w:author="Unknown Author" w:date="2026-10-30T04:17:53Z"></w:del></w:rPr></w:pPr><w:del w:id="25368" w:author="Unknown Author" w:date="2026-10-30T04:17:53Z"><w:r><w:rPr><w:kern w:val="0"/><w:szCs w:val="24"/><w:lang w:val="es-CO" w:eastAsia="en-US" w:bidi="ar-SA"/></w:rPr><w:delText>1.7, 3.5</w:delText></w:r></w:del></w:p></w:tc></w:tr><w:tr><w:trPr><w:del w:id="25370" w:author="Unknown Author" w:date="2026-10-30T04:17:53Z"/><w:cantSplit w:val="true"/></w:trPr><w:tc><w:tcPr><w:tcW w:w="663" w:type="dxa"/><w:tcBorders></w:tcBorders></w:tcPr><w:p><w:pPr><w:pStyle w:val="Tabla8"/><w:widowControl/><w:jc w:val="left"/><w:rPr><w:kern w:val="0"/><w:szCs w:val="24"/><w:lang w:val="es-CO" w:eastAsia="en-US" w:bidi="ar-SA"/><w:del w:id="25372" w:author="Unknown Author" w:date="2026-10-30T04:17:53Z"></w:del></w:rPr></w:pPr><w:del w:id="25371" w:author="Unknown Author" w:date="2026-10-30T04:17:53Z"><w:r><w:rPr><w:kern w:val="0"/><w:szCs w:val="24"/><w:lang w:val="es-CO" w:eastAsia="en-US" w:bidi="ar-SA"/></w:rPr><w:delText>S15</w:delText></w:r></w:del></w:p></w:tc><w:tc><w:tcPr><w:tcW w:w="1576" w:type="dxa"/><w:tcBorders></w:tcBorders></w:tcPr><w:p><w:pPr><w:pStyle w:val="Tabla8"/><w:widowControl/><w:jc w:val="left"/><w:rPr><w:kern w:val="0"/><w:szCs w:val="24"/><w:lang w:val="es-CO" w:eastAsia="en-US" w:bidi="ar-SA"/><w:del w:id="25374" w:author="Unknown Author" w:date="2026-10-30T04:17:53Z"></w:del></w:rPr></w:pPr><w:del w:id="25373" w:author="Unknown Author" w:date="2026-10-30T04:17:53Z"><w:r><w:rPr><w:kern w:val="0"/><w:szCs w:val="24"/><w:lang w:val="es-CO" w:eastAsia="en-US" w:bidi="ar-SA"/></w:rPr><w:delText>Servicios tecnológicos y pruebas</w:delText></w:r></w:del></w:p></w:tc><w:tc><w:tcPr><w:tcW w:w="1577" w:type="dxa"/><w:tcBorders></w:tcBorders></w:tcPr><w:p><w:pPr><w:pStyle w:val="Tabla8"/><w:widowControl/><w:jc w:val="left"/><w:rPr><w:kern w:val="0"/><w:szCs w:val="24"/><w:lang w:val="es-CO" w:eastAsia="en-US" w:bidi="ar-SA"/><w:del w:id="25376" w:author="Unknown Author" w:date="2026-10-30T04:17:53Z"></w:del></w:rPr></w:pPr><w:del w:id="25375" w:author="Unknown Author" w:date="2026-10-30T04:17:53Z"><w:r><w:rPr><w:kern w:val="0"/><w:szCs w:val="24"/><w:lang w:val="es-CO" w:eastAsia="en-US" w:bidi="ar-SA"/></w:rPr><w:delText>Cartografía de alta resolución y modelos digitales de terreno de los sitios</w:delText></w:r></w:del></w:p></w:tc><w:tc><w:tcPr><w:tcW w:w="1161" w:type="dxa"/><w:tcBorders></w:tcBorders></w:tcPr><w:p><w:pPr><w:pStyle w:val="Tabla8"/><w:widowControl/><w:jc w:val="left"/><w:rPr><w:kern w:val="0"/><w:szCs w:val="24"/><w:lang w:val="es-CO" w:eastAsia="en-US" w:bidi="ar-SA"/><w:del w:id="25378" w:author="Unknown Author" w:date="2026-10-30T04:17:53Z"></w:del></w:rPr></w:pPr><w:del w:id="25377" w:author="Unknown Author" w:date="2026-10-30T04:17:53Z"><w:r><w:rPr><w:kern w:val="0"/><w:szCs w:val="24"/><w:lang w:val="es-CO" w:eastAsia="en-US" w:bidi="ar-SA"/></w:rPr><w:delText>paquete</w:delText></w:r></w:del></w:p></w:tc><w:tc><w:tcPr><w:tcW w:w="911" w:type="dxa"/><w:tcBorders></w:tcBorders></w:tcPr><w:p><w:pPr><w:pStyle w:val="Tabla8"/><w:widowControl/><w:jc w:val="left"/><w:rPr><w:kern w:val="0"/><w:szCs w:val="24"/><w:lang w:val="es-CO" w:eastAsia="en-US" w:bidi="ar-SA"/><w:del w:id="25380" w:author="Unknown Author" w:date="2026-10-30T04:17:53Z"></w:del></w:rPr></w:pPr><w:del w:id="25379" w:author="Unknown Author" w:date="2026-10-30T04:17:53Z"><w:r><w:rPr><w:kern w:val="0"/><w:szCs w:val="24"/><w:lang w:val="es-CO" w:eastAsia="en-US" w:bidi="ar-SA"/></w:rPr><w:delText>1</w:delText></w:r></w:del></w:p></w:tc><w:tc><w:tcPr><w:tcW w:w="1162" w:type="dxa"/><w:tcBorders></w:tcBorders></w:tcPr><w:p><w:pPr><w:pStyle w:val="Tabla8"/><w:widowControl/><w:jc w:val="left"/><w:rPr><w:kern w:val="0"/><w:szCs w:val="24"/><w:lang w:val="es-CO" w:eastAsia="en-US" w:bidi="ar-SA"/><w:del w:id="25382" w:author="Unknown Author" w:date="2026-10-30T04:17:53Z"></w:del></w:rPr></w:pPr><w:del w:id="25381" w:author="Unknown Author" w:date="2026-10-30T04:17:53Z"><w:r><w:rPr><w:kern w:val="0"/><w:szCs w:val="24"/><w:lang w:val="es-CO" w:eastAsia="en-US" w:bidi="ar-SA"/></w:rPr><w:delText>$ 20.000.000</w:delText></w:r></w:del></w:p></w:tc><w:tc><w:tcPr><w:tcW w:w="1659" w:type="dxa"/><w:tcBorders></w:tcBorders></w:tcPr><w:p><w:pPr><w:pStyle w:val="Tabla8"/><w:widowControl/><w:jc w:val="left"/><w:rPr><w:kern w:val="0"/><w:szCs w:val="24"/><w:lang w:val="es-CO" w:eastAsia="en-US" w:bidi="ar-SA"/><w:del w:id="25384" w:author="Unknown Author" w:date="2026-10-30T04:17:53Z"></w:del></w:rPr></w:pPr><w:del w:id="25383" w:author="Unknown Author" w:date="2026-10-30T04:17:53Z"><w:r><w:rPr><w:kern w:val="0"/><w:szCs w:val="24"/><w:lang w:val="es-CO" w:eastAsia="en-US" w:bidi="ar-SA"/></w:rPr><w:delText>$ 20.000.000</w:delText></w:r></w:del></w:p></w:tc><w:tc><w:tcPr><w:tcW w:w="1243" w:type="dxa"/><w:tcBorders></w:tcBorders></w:tcPr><w:p><w:pPr><w:pStyle w:val="Tabla8"/><w:widowControl/><w:jc w:val="left"/><w:rPr><w:kern w:val="0"/><w:szCs w:val="24"/><w:lang w:val="es-CO" w:eastAsia="en-US" w:bidi="ar-SA"/><w:del w:id="25386" w:author="Unknown Author" w:date="2026-10-30T04:17:53Z"></w:del></w:rPr></w:pPr><w:del w:id="25385" w:author="Unknown Author" w:date="2026-10-30T04:17:53Z"><w:r><w:rPr><w:kern w:val="0"/><w:szCs w:val="24"/><w:lang w:val="es-CO" w:eastAsia="en-US" w:bidi="ar-SA"/></w:rPr><w:delText>2.5</w:delText></w:r></w:del></w:p></w:tc></w:tr><w:tr><w:trPr><w:del w:id="25387" w:author="Unknown Author" w:date="2026-10-30T04:17:53Z"/><w:cantSplit w:val="true"/></w:trPr><w:tc><w:tcPr><w:tcW w:w="663" w:type="dxa"/><w:tcBorders></w:tcBorders><w:shd w:color="auto" w:fill="F7F7F7" w:val="clear"/></w:tcPr><w:p><w:pPr><w:pStyle w:val="Tabla8"/><w:widowControl/><w:jc w:val="left"/><w:rPr><w:kern w:val="0"/><w:szCs w:val="24"/><w:lang w:val="es-CO" w:eastAsia="en-US" w:bidi="ar-SA"/><w:del w:id="25389" w:author="Unknown Author" w:date="2026-10-30T04:17:53Z"></w:del></w:rPr></w:pPr><w:del w:id="25388" w:author="Unknown Author" w:date="2026-10-30T04:17:53Z"><w:r><w:rPr><w:kern w:val="0"/><w:szCs w:val="24"/><w:lang w:val="es-CO" w:eastAsia="en-US" w:bidi="ar-SA"/></w:rPr><w:delText>S16</w:delText></w:r></w:del></w:p></w:tc><w:tc><w:tcPr><w:tcW w:w="1576" w:type="dxa"/><w:tcBorders></w:tcBorders><w:shd w:color="auto" w:fill="F7F7F7" w:val="clear"/></w:tcPr><w:p><w:pPr><w:pStyle w:val="Tabla8"/><w:widowControl/><w:jc w:val="left"/><w:rPr><w:kern w:val="0"/><w:szCs w:val="24"/><w:lang w:val="es-CO" w:eastAsia="en-US" w:bidi="ar-SA"/><w:del w:id="25391" w:author="Unknown Author" w:date="2026-10-30T04:17:53Z"></w:del></w:rPr></w:pPr><w:del w:id="25390" w:author="Unknown Author" w:date="2026-10-30T04:17:53Z"><w:r><w:rPr><w:kern w:val="0"/><w:szCs w:val="24"/><w:lang w:val="es-CO" w:eastAsia="en-US" w:bidi="ar-SA"/></w:rPr><w:delText>Capacitación y eventos</w:delText></w:r></w:del></w:p></w:tc><w:tc><w:tcPr><w:tcW w:w="1577" w:type="dxa"/><w:tcBorders></w:tcBorders><w:shd w:color="auto" w:fill="F7F7F7" w:val="clear"/></w:tcPr><w:p><w:pPr><w:pStyle w:val="Tabla8"/><w:widowControl/><w:jc w:val="left"/><w:rPr><w:kern w:val="0"/><w:szCs w:val="24"/><w:lang w:val="es-CO" w:eastAsia="en-US" w:bidi="ar-SA"/><w:del w:id="25393" w:author="Unknown Author" w:date="2026-10-30T04:17:53Z"></w:del></w:rPr></w:pPr><w:del w:id="25392" w:author="Unknown Author" w:date="2026-10-30T04:17:53Z"><w:r><w:rPr><w:kern w:val="0"/><w:szCs w:val="24"/><w:lang w:val="es-CO" w:eastAsia="en-US" w:bidi="ar-SA"/></w:rPr><w:delText>Talleres de evaluación previa de demolición con comités y obras (6)</w:delText></w:r></w:del></w:p></w:tc><w:tc><w:tcPr><w:tcW w:w="1161" w:type="dxa"/><w:tcBorders></w:tcBorders><w:shd w:color="auto" w:fill="F7F7F7" w:val="clear"/></w:tcPr><w:p><w:pPr><w:pStyle w:val="Tabla8"/><w:widowControl/><w:jc w:val="left"/><w:rPr><w:kern w:val="0"/><w:szCs w:val="24"/><w:lang w:val="es-CO" w:eastAsia="en-US" w:bidi="ar-SA"/><w:del w:id="25395" w:author="Unknown Author" w:date="2026-10-30T04:17:53Z"></w:del></w:rPr></w:pPr><w:del w:id="25394" w:author="Unknown Author" w:date="2026-10-30T04:17:53Z"><w:r><w:rPr><w:kern w:val="0"/><w:szCs w:val="24"/><w:lang w:val="es-CO" w:eastAsia="en-US" w:bidi="ar-SA"/></w:rPr><w:delText>taller</w:delText></w:r></w:del></w:p></w:tc><w:tc><w:tcPr><w:tcW w:w="911" w:type="dxa"/><w:tcBorders></w:tcBorders><w:shd w:color="auto" w:fill="F7F7F7" w:val="clear"/></w:tcPr><w:p><w:pPr><w:pStyle w:val="Tabla8"/><w:widowControl/><w:jc w:val="left"/><w:rPr><w:kern w:val="0"/><w:szCs w:val="24"/><w:lang w:val="es-CO" w:eastAsia="en-US" w:bidi="ar-SA"/><w:del w:id="25397" w:author="Unknown Author" w:date="2026-10-30T04:17:53Z"></w:del></w:rPr></w:pPr><w:del w:id="25396" w:author="Unknown Author" w:date="2026-10-30T04:17:53Z"><w:r><w:rPr><w:kern w:val="0"/><w:szCs w:val="24"/><w:lang w:val="es-CO" w:eastAsia="en-US" w:bidi="ar-SA"/></w:rPr><w:delText>6</w:delText></w:r></w:del></w:p></w:tc><w:tc><w:tcPr><w:tcW w:w="1162" w:type="dxa"/><w:tcBorders></w:tcBorders><w:shd w:color="auto" w:fill="F7F7F7" w:val="clear"/></w:tcPr><w:p><w:pPr><w:pStyle w:val="Tabla8"/><w:widowControl/><w:jc w:val="left"/><w:rPr><w:kern w:val="0"/><w:szCs w:val="24"/><w:lang w:val="es-CO" w:eastAsia="en-US" w:bidi="ar-SA"/><w:del w:id="25399" w:author="Unknown Author" w:date="2026-10-30T04:17:53Z"></w:del></w:rPr></w:pPr><w:del w:id="25398" w:author="Unknown Author" w:date="2026-10-30T04:17:53Z"><w:r><w:rPr><w:kern w:val="0"/><w:szCs w:val="24"/><w:lang w:val="es-CO" w:eastAsia="en-US" w:bidi="ar-SA"/></w:rPr><w:delText>$ 8.000.000</w:delText></w:r></w:del></w:p></w:tc><w:tc><w:tcPr><w:tcW w:w="1659" w:type="dxa"/><w:tcBorders></w:tcBorders><w:shd w:color="auto" w:fill="F7F7F7" w:val="clear"/></w:tcPr><w:p><w:pPr><w:pStyle w:val="Tabla8"/><w:widowControl/><w:jc w:val="left"/><w:rPr><w:kern w:val="0"/><w:szCs w:val="24"/><w:lang w:val="es-CO" w:eastAsia="en-US" w:bidi="ar-SA"/><w:del w:id="25401" w:author="Unknown Author" w:date="2026-10-30T04:17:53Z"></w:del></w:rPr></w:pPr><w:del w:id="25400" w:author="Unknown Author" w:date="2026-10-30T04:17:53Z"><w:r><w:rPr><w:kern w:val="0"/><w:szCs w:val="24"/><w:lang w:val="es-CO" w:eastAsia="en-US" w:bidi="ar-SA"/></w:rPr><w:delText>$ 48.000.000</w:delText></w:r></w:del></w:p></w:tc><w:tc><w:tcPr><w:tcW w:w="1243" w:type="dxa"/><w:tcBorders></w:tcBorders><w:shd w:color="auto" w:fill="F7F7F7" w:val="clear"/></w:tcPr><w:p><w:pPr><w:pStyle w:val="Tabla8"/><w:widowControl/><w:jc w:val="left"/><w:rPr><w:kern w:val="0"/><w:szCs w:val="24"/><w:lang w:val="es-CO" w:eastAsia="en-US" w:bidi="ar-SA"/><w:del w:id="25403" w:author="Unknown Author" w:date="2026-10-30T04:17:53Z"></w:del></w:rPr></w:pPr><w:del w:id="25402" w:author="Unknown Author" w:date="2026-10-30T04:17:53Z"><w:r><w:rPr><w:kern w:val="0"/><w:szCs w:val="24"/><w:lang w:val="es-CO" w:eastAsia="en-US" w:bidi="ar-SA"/></w:rPr><w:delText>3.5</w:delText></w:r></w:del></w:p></w:tc></w:tr><w:tr><w:trPr><w:del w:id="25404" w:author="Unknown Author" w:date="2026-10-30T04:17:53Z"/><w:cantSplit w:val="true"/></w:trPr><w:tc><w:tcPr><w:tcW w:w="663" w:type="dxa"/><w:tcBorders></w:tcBorders></w:tcPr><w:p><w:pPr><w:pStyle w:val="Tabla8"/><w:widowControl/><w:jc w:val="left"/><w:rPr><w:kern w:val="0"/><w:szCs w:val="24"/><w:lang w:val="es-CO" w:eastAsia="en-US" w:bidi="ar-SA"/><w:del w:id="25406" w:author="Unknown Author" w:date="2026-10-30T04:17:53Z"></w:del></w:rPr></w:pPr><w:del w:id="25405" w:author="Unknown Author" w:date="2026-10-30T04:17:53Z"><w:r><w:rPr><w:kern w:val="0"/><w:szCs w:val="24"/><w:lang w:val="es-CO" w:eastAsia="en-US" w:bidi="ar-SA"/></w:rPr><w:delText>S17</w:delText></w:r></w:del></w:p></w:tc><w:tc><w:tcPr><w:tcW w:w="1576" w:type="dxa"/><w:tcBorders></w:tcBorders></w:tcPr><w:p><w:pPr><w:pStyle w:val="Tabla8"/><w:widowControl/><w:jc w:val="left"/><w:rPr><w:kern w:val="0"/><w:szCs w:val="24"/><w:lang w:val="es-CO" w:eastAsia="en-US" w:bidi="ar-SA"/><w:del w:id="25408" w:author="Unknown Author" w:date="2026-10-30T04:17:53Z"></w:del></w:rPr></w:pPr><w:del w:id="25407" w:author="Unknown Author" w:date="2026-10-30T04:17:53Z"><w:r><w:rPr><w:kern w:val="0"/><w:szCs w:val="24"/><w:lang w:val="es-CO" w:eastAsia="en-US" w:bidi="ar-SA"/></w:rPr><w:delText>Administrativos</w:delText></w:r></w:del></w:p></w:tc><w:tc><w:tcPr><w:tcW w:w="1577" w:type="dxa"/><w:tcBorders></w:tcBorders></w:tcPr><w:p><w:pPr><w:pStyle w:val="Tabla8"/><w:widowControl/><w:jc w:val="left"/><w:rPr><w:kern w:val="0"/><w:szCs w:val="24"/><w:lang w:val="es-CO" w:eastAsia="en-US" w:bidi="ar-SA"/><w:del w:id="25410" w:author="Unknown Author" w:date="2026-10-30T04:17:53Z"></w:del></w:rPr></w:pPr><w:del w:id="25409" w:author="Unknown Author" w:date="2026-10-30T04:17:53Z"><w:r><w:rPr><w:kern w:val="0"/><w:szCs w:val="24"/><w:lang w:val="es-CO" w:eastAsia="en-US" w:bidi="ar-SA"/></w:rPr><w:delText>Importación y nacionalización de equipos del laboratorio de modelación</w:delText></w:r></w:del></w:p></w:tc><w:tc><w:tcPr><w:tcW w:w="1161" w:type="dxa"/><w:tcBorders></w:tcBorders></w:tcPr><w:p><w:pPr><w:pStyle w:val="Tabla8"/><w:widowControl/><w:jc w:val="left"/><w:rPr><w:kern w:val="0"/><w:szCs w:val="24"/><w:lang w:val="es-CO" w:eastAsia="en-US" w:bidi="ar-SA"/><w:del w:id="25412" w:author="Unknown Author" w:date="2026-10-30T04:17:53Z"></w:del></w:rPr></w:pPr><w:del w:id="25411" w:author="Unknown Author" w:date="2026-10-30T04:17:53Z"><w:r><w:rPr><w:kern w:val="0"/><w:szCs w:val="24"/><w:lang w:val="es-CO" w:eastAsia="en-US" w:bidi="ar-SA"/></w:rPr><w:delText>servicio</w:delText></w:r></w:del></w:p></w:tc><w:tc><w:tcPr><w:tcW w:w="911" w:type="dxa"/><w:tcBorders></w:tcBorders></w:tcPr><w:p><w:pPr><w:pStyle w:val="Tabla8"/><w:widowControl/><w:jc w:val="left"/><w:rPr><w:kern w:val="0"/><w:szCs w:val="24"/><w:lang w:val="es-CO" w:eastAsia="en-US" w:bidi="ar-SA"/><w:del w:id="25414" w:author="Unknown Author" w:date="2026-10-30T04:17:53Z"></w:del></w:rPr></w:pPr><w:del w:id="25413" w:author="Unknown Author" w:date="2026-10-30T04:17:53Z"><w:r><w:rPr><w:kern w:val="0"/><w:szCs w:val="24"/><w:lang w:val="es-CO" w:eastAsia="en-US" w:bidi="ar-SA"/></w:rPr><w:delText>1</w:delText></w:r></w:del></w:p></w:tc><w:tc><w:tcPr><w:tcW w:w="1162" w:type="dxa"/><w:tcBorders></w:tcBorders></w:tcPr><w:p><w:pPr><w:pStyle w:val="Tabla8"/><w:widowControl/><w:jc w:val="left"/><w:rPr><w:kern w:val="0"/><w:szCs w:val="24"/><w:lang w:val="es-CO" w:eastAsia="en-US" w:bidi="ar-SA"/><w:del w:id="25416" w:author="Unknown Author" w:date="2026-10-30T04:17:53Z"></w:del></w:rPr></w:pPr><w:del w:id="25415" w:author="Unknown Author" w:date="2026-10-30T04:17:53Z"><w:r><w:rPr><w:kern w:val="0"/><w:szCs w:val="24"/><w:lang w:val="es-CO" w:eastAsia="en-US" w:bidi="ar-SA"/></w:rPr><w:delText>$ 25.000.000</w:delText></w:r></w:del></w:p></w:tc><w:tc><w:tcPr><w:tcW w:w="1659" w:type="dxa"/><w:tcBorders></w:tcBorders></w:tcPr><w:p><w:pPr><w:pStyle w:val="Tabla8"/><w:widowControl/><w:jc w:val="left"/><w:rPr><w:kern w:val="0"/><w:szCs w:val="24"/><w:lang w:val="es-CO" w:eastAsia="en-US" w:bidi="ar-SA"/><w:del w:id="25418" w:author="Unknown Author" w:date="2026-10-30T04:17:53Z"></w:del></w:rPr></w:pPr><w:del w:id="25417" w:author="Unknown Author" w:date="2026-10-30T04:17:53Z"><w:r><w:rPr><w:kern w:val="0"/><w:szCs w:val="24"/><w:lang w:val="es-CO" w:eastAsia="en-US" w:bidi="ar-SA"/></w:rPr><w:delText>$ 25.000.000</w:delText></w:r></w:del></w:p></w:tc><w:tc><w:tcPr><w:tcW w:w="1243" w:type="dxa"/><w:tcBorders></w:tcBorders></w:tcPr><w:p><w:pPr><w:pStyle w:val="Tabla8"/><w:widowControl/><w:jc w:val="left"/><w:rPr><w:kern w:val="0"/><w:szCs w:val="24"/><w:lang w:val="es-CO" w:eastAsia="en-US" w:bidi="ar-SA"/><w:del w:id="25420" w:author="Unknown Author" w:date="2026-10-30T04:17:53Z"></w:del></w:rPr></w:pPr><w:del w:id="25419" w:author="Unknown Author" w:date="2026-10-30T04:17:53Z"><w:r><w:rPr><w:kern w:val="0"/><w:szCs w:val="24"/><w:lang w:val="es-CO" w:eastAsia="en-US" w:bidi="ar-SA"/></w:rPr><w:delText>2.6</w:delText></w:r></w:del></w:p></w:tc></w:tr><w:tr><w:trPr><w:del w:id="25421" w:author="Unknown Author" w:date="2026-10-30T04:17:53Z"/><w:cantSplit w:val="true"/></w:trPr><w:tc><w:tcPr><w:tcW w:w="663" w:type="dxa"/><w:tcBorders></w:tcBorders><w:shd w:color="auto" w:fill="F7F7F7" w:val="clear"/></w:tcPr><w:p><w:pPr><w:pStyle w:val="Tabla8"/><w:widowControl/><w:jc w:val="left"/><w:rPr><w:kern w:val="0"/><w:szCs w:val="24"/><w:lang w:val="es-CO" w:eastAsia="en-US" w:bidi="ar-SA"/><w:del w:id="25423" w:author="Unknown Author" w:date="2026-10-30T04:17:53Z"></w:del></w:rPr></w:pPr><w:del w:id="25422" w:author="Unknown Author" w:date="2026-10-30T04:17:53Z"><w:r><w:rPr><w:kern w:val="0"/><w:szCs w:val="24"/><w:lang w:val="es-CO" w:eastAsia="en-US" w:bidi="ar-SA"/></w:rPr><w:delText>M08</w:delText></w:r></w:del></w:p></w:tc><w:tc><w:tcPr><w:tcW w:w="1576" w:type="dxa"/><w:tcBorders></w:tcBorders><w:shd w:color="auto" w:fill="F7F7F7" w:val="clear"/></w:tcPr><w:p><w:pPr><w:pStyle w:val="Tabla8"/><w:widowControl/><w:jc w:val="left"/><w:rPr><w:kern w:val="0"/><w:szCs w:val="24"/><w:lang w:val="es-CO" w:eastAsia="en-US" w:bidi="ar-SA"/><w:del w:id="25425" w:author="Unknown Author" w:date="2026-10-30T04:17:53Z"></w:del></w:rPr></w:pPr><w:del w:id="25424" w:author="Unknown Author" w:date="2026-10-30T04:17:53Z"><w:r><w:rPr><w:kern w:val="0"/><w:szCs w:val="24"/><w:lang w:val="es-CO" w:eastAsia="en-US" w:bidi="ar-SA"/></w:rPr><w:delText>Materiales, insumos y documentación</w:delText></w:r></w:del></w:p></w:tc><w:tc><w:tcPr><w:tcW w:w="1577" w:type="dxa"/><w:tcBorders></w:tcBorders><w:shd w:color="auto" w:fill="F7F7F7" w:val="clear"/></w:tcPr><w:p><w:pPr><w:pStyle w:val="Tabla8"/><w:widowControl/><w:jc w:val="left"/><w:rPr><w:kern w:val="0"/><w:szCs w:val="24"/><w:lang w:val="es-CO" w:eastAsia="en-US" w:bidi="ar-SA"/><w:del w:id="25427" w:author="Unknown Author" w:date="2026-10-30T04:17:53Z"></w:del></w:rPr></w:pPr><w:del w:id="25426" w:author="Unknown Author" w:date="2026-10-30T04:17:53Z"><w:r><w:rPr><w:kern w:val="0"/><w:szCs w:val="24"/><w:lang w:val="es-CO" w:eastAsia="en-US" w:bidi="ar-SA"/></w:rPr><w:delText>Consumibles y repuestos de las campañas de medición (filtros, baterías y verificaciones de campo)</w:delText></w:r></w:del></w:p></w:tc><w:tc><w:tcPr><w:tcW w:w="1161" w:type="dxa"/><w:tcBorders></w:tcBorders><w:shd w:color="auto" w:fill="F7F7F7" w:val="clear"/></w:tcPr><w:p><w:pPr><w:pStyle w:val="Tabla8"/><w:widowControl/><w:jc w:val="left"/><w:rPr><w:kern w:val="0"/><w:szCs w:val="24"/><w:lang w:val="es-CO" w:eastAsia="en-US" w:bidi="ar-SA"/><w:del w:id="25429" w:author="Unknown Author" w:date="2026-10-30T04:17:53Z"></w:del></w:rPr></w:pPr><w:del w:id="25428" w:author="Unknown Author" w:date="2026-10-30T04:17:53Z"><w:r><w:rPr><w:kern w:val="0"/><w:szCs w:val="24"/><w:lang w:val="es-CO" w:eastAsia="en-US" w:bidi="ar-SA"/></w:rPr><w:delText>lote</w:delText></w:r></w:del></w:p></w:tc><w:tc><w:tcPr><w:tcW w:w="911" w:type="dxa"/><w:tcBorders></w:tcBorders><w:shd w:color="auto" w:fill="F7F7F7" w:val="clear"/></w:tcPr><w:p><w:pPr><w:pStyle w:val="Tabla8"/><w:widowControl/><w:jc w:val="left"/><w:rPr><w:kern w:val="0"/><w:szCs w:val="24"/><w:lang w:val="es-CO" w:eastAsia="en-US" w:bidi="ar-SA"/><w:del w:id="25431" w:author="Unknown Author" w:date="2026-10-30T04:17:53Z"></w:del></w:rPr></w:pPr><w:del w:id="25430" w:author="Unknown Author" w:date="2026-10-30T04:17:53Z"><w:r><w:rPr><w:kern w:val="0"/><w:szCs w:val="24"/><w:lang w:val="es-CO" w:eastAsia="en-US" w:bidi="ar-SA"/></w:rPr><w:delText>1</w:delText></w:r></w:del></w:p></w:tc><w:tc><w:tcPr><w:tcW w:w="1162" w:type="dxa"/><w:tcBorders></w:tcBorders><w:shd w:color="auto" w:fill="F7F7F7" w:val="clear"/></w:tcPr><w:p><w:pPr><w:pStyle w:val="Tabla8"/><w:widowControl/><w:jc w:val="left"/><w:rPr><w:kern w:val="0"/><w:szCs w:val="24"/><w:lang w:val="es-CO" w:eastAsia="en-US" w:bidi="ar-SA"/><w:del w:id="25433" w:author="Unknown Author" w:date="2026-10-30T04:17:53Z"></w:del></w:rPr></w:pPr><w:del w:id="25432" w:author="Unknown Author" w:date="2026-10-30T04:17:53Z"><w:r><w:rPr><w:kern w:val="0"/><w:szCs w:val="24"/><w:lang w:val="es-CO" w:eastAsia="en-US" w:bidi="ar-SA"/></w:rPr><w:delText>$ 28.000.000</w:delText></w:r></w:del></w:p></w:tc><w:tc><w:tcPr><w:tcW w:w="1659" w:type="dxa"/><w:tcBorders></w:tcBorders><w:shd w:color="auto" w:fill="F7F7F7" w:val="clear"/></w:tcPr><w:p><w:pPr><w:pStyle w:val="Tabla8"/><w:widowControl/><w:jc w:val="left"/><w:rPr><w:kern w:val="0"/><w:szCs w:val="24"/><w:lang w:val="es-CO" w:eastAsia="en-US" w:bidi="ar-SA"/><w:del w:id="25435" w:author="Unknown Author" w:date="2026-10-30T04:17:53Z"></w:del></w:rPr></w:pPr><w:del w:id="25434" w:author="Unknown Author" w:date="2026-10-30T04:17:53Z"><w:r><w:rPr><w:kern w:val="0"/><w:szCs w:val="24"/><w:lang w:val="es-CO" w:eastAsia="en-US" w:bidi="ar-SA"/></w:rPr><w:delText>$ 28.000.000</w:delText></w:r></w:del></w:p></w:tc><w:tc><w:tcPr><w:tcW w:w="1243" w:type="dxa"/><w:tcBorders></w:tcBorders><w:shd w:color="auto" w:fill="F7F7F7" w:val="clear"/></w:tcPr><w:p><w:pPr><w:pStyle w:val="Tabla8"/><w:widowControl/><w:jc w:val="left"/><w:rPr><w:kern w:val="0"/><w:szCs w:val="24"/><w:lang w:val="es-CO" w:eastAsia="en-US" w:bidi="ar-SA"/><w:del w:id="25437" w:author="Unknown Author" w:date="2026-10-30T04:17:53Z"></w:del></w:rPr></w:pPr><w:del w:id="25436" w:author="Unknown Author" w:date="2026-10-30T04:17:53Z"><w:r><w:rPr><w:kern w:val="0"/><w:szCs w:val="24"/><w:lang w:val="es-CO" w:eastAsia="en-US" w:bidi="ar-SA"/></w:rPr><w:delText>1.7</w:delText></w:r></w:del></w:p></w:tc></w:tr><w:tr><w:trPr><w:del w:id="25438" w:author="Unknown Author" w:date="2026-10-30T04:17:53Z"/><w:cantSplit w:val="true"/></w:trPr><w:tc><w:tcPr><w:tcW w:w="663" w:type="dxa"/><w:tcBorders></w:tcBorders></w:tcPr><w:p><w:pPr><w:pStyle w:val="Tabla8"/><w:widowControl/><w:jc w:val="left"/><w:rPr><w:kern w:val="0"/><w:szCs w:val="24"/><w:lang w:val="es-CO" w:eastAsia="en-US" w:bidi="ar-SA"/><w:del w:id="25440" w:author="Unknown Author" w:date="2026-10-30T04:17:53Z"></w:del></w:rPr></w:pPr><w:del w:id="25439" w:author="Unknown Author" w:date="2026-10-30T04:17:53Z"><w:r><w:rPr><w:kern w:val="0"/><w:szCs w:val="24"/><w:lang w:val="es-CO" w:eastAsia="en-US" w:bidi="ar-SA"/></w:rPr><w:delText>V06</w:delText></w:r></w:del></w:p></w:tc><w:tc><w:tcPr><w:tcW w:w="1576" w:type="dxa"/><w:tcBorders></w:tcBorders></w:tcPr><w:p><w:pPr><w:pStyle w:val="Tabla8"/><w:widowControl/><w:jc w:val="left"/><w:rPr><w:kern w:val="0"/><w:szCs w:val="24"/><w:lang w:val="es-CO" w:eastAsia="en-US" w:bidi="ar-SA"/><w:del w:id="25442" w:author="Unknown Author" w:date="2026-10-30T04:17:53Z"></w:del></w:rPr></w:pPr><w:del w:id="25441" w:author="Unknown Author" w:date="2026-10-30T04:17:53Z"><w:r><w:rPr><w:kern w:val="0"/><w:szCs w:val="24"/><w:lang w:val="es-CO" w:eastAsia="en-US" w:bidi="ar-SA"/></w:rPr><w:delText>Gastos de viaje</w:delText></w:r></w:del></w:p></w:tc><w:tc><w:tcPr><w:tcW w:w="1577" w:type="dxa"/><w:tcBorders></w:tcBorders></w:tcPr><w:p><w:pPr><w:pStyle w:val="Tabla8"/><w:widowControl/><w:jc w:val="left"/><w:rPr><w:kern w:val="0"/><w:szCs w:val="24"/><w:lang w:val="es-CO" w:eastAsia="en-US" w:bidi="ar-SA"/><w:del w:id="25444" w:author="Unknown Author" w:date="2026-10-30T04:17:53Z"></w:del></w:rPr></w:pPr><w:del w:id="25443" w:author="Unknown Author" w:date="2026-10-30T04:17:53Z"><w:r><w:rPr><w:kern w:val="0"/><w:szCs w:val="24"/><w:lang w:val="es-CO" w:eastAsia="en-US" w:bidi="ar-SA"/></w:rPr><w:delText>Tiquetes aéreos nacionales de las campañas de demolición</w:delText></w:r></w:del></w:p></w:tc><w:tc><w:tcPr><w:tcW w:w="1161" w:type="dxa"/><w:tcBorders></w:tcBorders></w:tcPr><w:p><w:pPr><w:pStyle w:val="Tabla8"/><w:widowControl/><w:jc w:val="left"/><w:rPr><w:kern w:val="0"/><w:szCs w:val="24"/><w:lang w:val="es-CO" w:eastAsia="en-US" w:bidi="ar-SA"/><w:del w:id="25446" w:author="Unknown Author" w:date="2026-10-30T04:17:53Z"></w:del></w:rPr></w:pPr><w:del w:id="25445" w:author="Unknown Author" w:date="2026-10-30T04:17:53Z"><w:r><w:rPr><w:kern w:val="0"/><w:szCs w:val="24"/><w:lang w:val="es-CO" w:eastAsia="en-US" w:bidi="ar-SA"/></w:rPr><w:delText>trayecto</w:delText></w:r></w:del></w:p></w:tc><w:tc><w:tcPr><w:tcW w:w="911" w:type="dxa"/><w:tcBorders></w:tcBorders></w:tcPr><w:p><w:pPr><w:pStyle w:val="Tabla8"/><w:widowControl/><w:jc w:val="left"/><w:rPr><w:kern w:val="0"/><w:szCs w:val="24"/><w:lang w:val="es-CO" w:eastAsia="en-US" w:bidi="ar-SA"/><w:del w:id="25448" w:author="Unknown Author" w:date="2026-10-30T04:17:53Z"></w:del></w:rPr></w:pPr><w:del w:id="25447" w:author="Unknown Author" w:date="2026-10-30T04:17:53Z"><w:r><w:rPr><w:kern w:val="0"/><w:szCs w:val="24"/><w:lang w:val="es-CO" w:eastAsia="en-US" w:bidi="ar-SA"/></w:rPr><w:delText>40</w:delText></w:r></w:del></w:p></w:tc><w:tc><w:tcPr><w:tcW w:w="1162" w:type="dxa"/><w:tcBorders></w:tcBorders></w:tcPr><w:p><w:pPr><w:pStyle w:val="Tabla8"/><w:widowControl/><w:jc w:val="left"/><w:rPr><w:kern w:val="0"/><w:szCs w:val="24"/><w:lang w:val="es-CO" w:eastAsia="en-US" w:bidi="ar-SA"/><w:del w:id="25450" w:author="Unknown Author" w:date="2026-10-30T04:17:53Z"></w:del></w:rPr></w:pPr><w:del w:id="25449" w:author="Unknown Author" w:date="2026-10-30T04:17:53Z"><w:r><w:rPr><w:kern w:val="0"/><w:szCs w:val="24"/><w:lang w:val="es-CO" w:eastAsia="en-US" w:bidi="ar-SA"/></w:rPr><w:delText>$ 600.000</w:delText></w:r></w:del></w:p></w:tc><w:tc><w:tcPr><w:tcW w:w="1659" w:type="dxa"/><w:tcBorders></w:tcBorders></w:tcPr><w:p><w:pPr><w:pStyle w:val="Tabla8"/><w:widowControl/><w:jc w:val="left"/><w:rPr><w:kern w:val="0"/><w:szCs w:val="24"/><w:lang w:val="es-CO" w:eastAsia="en-US" w:bidi="ar-SA"/><w:del w:id="25452" w:author="Unknown Author" w:date="2026-10-30T04:17:53Z"></w:del></w:rPr></w:pPr><w:del w:id="25451" w:author="Unknown Author" w:date="2026-10-30T04:17:53Z"><w:r><w:rPr><w:kern w:val="0"/><w:szCs w:val="24"/><w:lang w:val="es-CO" w:eastAsia="en-US" w:bidi="ar-SA"/></w:rPr><w:delText>$ 24.000.000</w:delText></w:r></w:del></w:p></w:tc><w:tc><w:tcPr><w:tcW w:w="1243" w:type="dxa"/><w:tcBorders></w:tcBorders></w:tcPr><w:p><w:pPr><w:pStyle w:val="Tabla8"/><w:widowControl/><w:jc w:val="left"/><w:rPr><w:kern w:val="0"/><w:szCs w:val="24"/><w:lang w:val="es-CO" w:eastAsia="en-US" w:bidi="ar-SA"/><w:del w:id="25454" w:author="Unknown Author" w:date="2026-10-30T04:17:53Z"></w:del></w:rPr></w:pPr><w:del w:id="25453" w:author="Unknown Author" w:date="2026-10-30T04:17:53Z"><w:r><w:rPr><w:kern w:val="0"/><w:szCs w:val="24"/><w:lang w:val="es-CO" w:eastAsia="en-US" w:bidi="ar-SA"/></w:rPr><w:delText>1.7, 3.5</w:delText></w:r></w:del></w:p></w:tc></w:tr><w:tr><w:trPr><w:del w:id="25455" w:author="Unknown Author" w:date="2026-10-30T04:17:53Z"/><w:cantSplit w:val="true"/></w:trPr><w:tc><w:tcPr><w:tcW w:w="663" w:type="dxa"/><w:tcBorders></w:tcBorders><w:shd w:color="auto" w:fill="F7F7F7" w:val="clear"/></w:tcPr><w:p><w:pPr><w:pStyle w:val="Tabla8"/><w:widowControl/><w:jc w:val="left"/><w:rPr><w:kern w:val="0"/><w:szCs w:val="24"/><w:lang w:val="es-CO" w:eastAsia="en-US" w:bidi="ar-SA"/><w:del w:id="25457" w:author="Unknown Author" w:date="2026-10-30T04:17:53Z"></w:del></w:rPr></w:pPr><w:del w:id="25456" w:author="Unknown Author" w:date="2026-10-30T04:17:53Z"><w:r><w:rPr><w:kern w:val="0"/><w:szCs w:val="24"/><w:lang w:val="es-CO" w:eastAsia="en-US" w:bidi="ar-SA"/></w:rPr><w:delText>V07</w:delText></w:r></w:del></w:p></w:tc><w:tc><w:tcPr><w:tcW w:w="1576" w:type="dxa"/><w:tcBorders></w:tcBorders><w:shd w:color="auto" w:fill="F7F7F7" w:val="clear"/></w:tcPr><w:p><w:pPr><w:pStyle w:val="Tabla8"/><w:widowControl/><w:jc w:val="left"/><w:rPr><w:kern w:val="0"/><w:szCs w:val="24"/><w:lang w:val="es-CO" w:eastAsia="en-US" w:bidi="ar-SA"/><w:del w:id="25459" w:author="Unknown Author" w:date="2026-10-30T04:17:53Z"></w:del></w:rPr></w:pPr><w:del w:id="25458" w:author="Unknown Author" w:date="2026-10-30T04:17:53Z"><w:r><w:rPr><w:kern w:val="0"/><w:szCs w:val="24"/><w:lang w:val="es-CO" w:eastAsia="en-US" w:bidi="ar-SA"/></w:rPr><w:delText>Gastos de viaje</w:delText></w:r></w:del></w:p></w:tc><w:tc><w:tcPr><w:tcW w:w="1577" w:type="dxa"/><w:tcBorders></w:tcBorders><w:shd w:color="auto" w:fill="F7F7F7" w:val="clear"/></w:tcPr><w:p><w:pPr><w:pStyle w:val="Tabla8"/><w:widowControl/><w:jc w:val="left"/><w:rPr><w:kern w:val="0"/><w:szCs w:val="24"/><w:lang w:val="es-CO" w:eastAsia="en-US" w:bidi="ar-SA"/><w:del w:id="25461" w:author="Unknown Author" w:date="2026-10-30T04:17:53Z"></w:del></w:rPr></w:pPr><w:del w:id="25460" w:author="Unknown Author" w:date="2026-10-30T04:17:53Z"><w:r><w:rPr><w:kern w:val="0"/><w:szCs w:val="24"/><w:lang w:val="es-CO" w:eastAsia="en-US" w:bidi="ar-SA"/></w:rPr><w:delText>Viáticos de alojamiento y manutención de las campañas de demolición</w:delText></w:r></w:del></w:p></w:tc><w:tc><w:tcPr><w:tcW w:w="1161" w:type="dxa"/><w:tcBorders></w:tcBorders><w:shd w:color="auto" w:fill="F7F7F7" w:val="clear"/></w:tcPr><w:p><w:pPr><w:pStyle w:val="Tabla8"/><w:widowControl/><w:jc w:val="left"/><w:rPr><w:kern w:val="0"/><w:szCs w:val="24"/><w:lang w:val="es-CO" w:eastAsia="en-US" w:bidi="ar-SA"/><w:del w:id="25463" w:author="Unknown Author" w:date="2026-10-30T04:17:53Z"></w:del></w:rPr></w:pPr><w:del w:id="25462" w:author="Unknown Author" w:date="2026-10-30T04:17:53Z"><w:r><w:rPr><w:kern w:val="0"/><w:szCs w:val="24"/><w:lang w:val="es-CO" w:eastAsia="en-US" w:bidi="ar-SA"/></w:rPr><w:delText>día-persona</w:delText></w:r></w:del></w:p></w:tc><w:tc><w:tcPr><w:tcW w:w="911" w:type="dxa"/><w:tcBorders></w:tcBorders><w:shd w:color="auto" w:fill="F7F7F7" w:val="clear"/></w:tcPr><w:p><w:pPr><w:pStyle w:val="Tabla8"/><w:widowControl/><w:jc w:val="left"/><w:rPr><w:kern w:val="0"/><w:szCs w:val="24"/><w:lang w:val="es-CO" w:eastAsia="en-US" w:bidi="ar-SA"/><w:del w:id="25465" w:author="Unknown Author" w:date="2026-10-30T04:17:53Z"></w:del></w:rPr></w:pPr><w:del w:id="25464" w:author="Unknown Author" w:date="2026-10-30T04:17:53Z"><w:r><w:rPr><w:kern w:val="0"/><w:szCs w:val="24"/><w:lang w:val="es-CO" w:eastAsia="en-US" w:bidi="ar-SA"/></w:rPr><w:delText>160</w:delText></w:r></w:del></w:p></w:tc><w:tc><w:tcPr><w:tcW w:w="1162" w:type="dxa"/><w:tcBorders></w:tcBorders><w:shd w:color="auto" w:fill="F7F7F7" w:val="clear"/></w:tcPr><w:p><w:pPr><w:pStyle w:val="Tabla8"/><w:widowControl/><w:jc w:val="left"/><w:rPr><w:kern w:val="0"/><w:szCs w:val="24"/><w:lang w:val="es-CO" w:eastAsia="en-US" w:bidi="ar-SA"/><w:del w:id="25467" w:author="Unknown Author" w:date="2026-10-30T04:17:53Z"></w:del></w:rPr></w:pPr><w:del w:id="25466" w:author="Unknown Author" w:date="2026-10-30T04:17:53Z"><w:r><w:rPr><w:kern w:val="0"/><w:szCs w:val="24"/><w:lang w:val="es-CO" w:eastAsia="en-US" w:bidi="ar-SA"/></w:rPr><w:delText>$ 350.000</w:delText></w:r></w:del></w:p></w:tc><w:tc><w:tcPr><w:tcW w:w="1659" w:type="dxa"/><w:tcBorders></w:tcBorders><w:shd w:color="auto" w:fill="F7F7F7" w:val="clear"/></w:tcPr><w:p><w:pPr><w:pStyle w:val="Tabla8"/><w:widowControl/><w:jc w:val="left"/><w:rPr><w:kern w:val="0"/><w:szCs w:val="24"/><w:lang w:val="es-CO" w:eastAsia="en-US" w:bidi="ar-SA"/><w:del w:id="25469" w:author="Unknown Author" w:date="2026-10-30T04:17:53Z"></w:del></w:rPr></w:pPr><w:del w:id="25468" w:author="Unknown Author" w:date="2026-10-30T04:17:53Z"><w:r><w:rPr><w:kern w:val="0"/><w:szCs w:val="24"/><w:lang w:val="es-CO" w:eastAsia="en-US" w:bidi="ar-SA"/></w:rPr><w:delText>$ 56.000.000</w:delText></w:r></w:del></w:p></w:tc><w:tc><w:tcPr><w:tcW w:w="1243" w:type="dxa"/><w:tcBorders></w:tcBorders><w:shd w:color="auto" w:fill="F7F7F7" w:val="clear"/></w:tcPr><w:p><w:pPr><w:pStyle w:val="Tabla8"/><w:widowControl/><w:jc w:val="left"/><w:rPr><w:kern w:val="0"/><w:szCs w:val="24"/><w:lang w:val="es-CO" w:eastAsia="en-US" w:bidi="ar-SA"/><w:del w:id="25471" w:author="Unknown Author" w:date="2026-10-30T04:17:53Z"></w:del></w:rPr></w:pPr><w:del w:id="25470" w:author="Unknown Author" w:date="2026-10-30T04:17:53Z"><w:r><w:rPr><w:kern w:val="0"/><w:szCs w:val="24"/><w:lang w:val="es-CO" w:eastAsia="en-US" w:bidi="ar-SA"/></w:rPr><w:delText>1.7, 3.5</w:delText></w:r></w:del></w:p></w:tc></w:tr><w:tr><w:trPr><w:del w:id="25472" w:author="Unknown Author" w:date="2026-10-30T04:17:53Z"/><w:cantSplit w:val="true"/></w:trPr><w:tc><w:tcPr><w:tcW w:w="663" w:type="dxa"/><w:tcBorders></w:tcBorders></w:tcPr><w:p><w:pPr><w:pStyle w:val="Tabla8"/><w:widowControl/><w:jc w:val="left"/><w:rPr><w:kern w:val="0"/><w:szCs w:val="24"/><w:lang w:val="es-CO" w:eastAsia="en-US" w:bidi="ar-SA"/><w:del w:id="25474" w:author="Unknown Author" w:date="2026-10-30T04:17:53Z"></w:del></w:rPr></w:pPr><w:del w:id="25473" w:author="Unknown Author" w:date="2026-10-30T04:17:53Z"><w:r><w:rPr><w:kern w:val="0"/><w:szCs w:val="24"/><w:lang w:val="es-CO" w:eastAsia="en-US" w:bidi="ar-SA"/></w:rPr><w:delText>V08</w:delText></w:r></w:del></w:p></w:tc><w:tc><w:tcPr><w:tcW w:w="1576" w:type="dxa"/><w:tcBorders></w:tcBorders></w:tcPr><w:p><w:pPr><w:pStyle w:val="Tabla8"/><w:widowControl/><w:jc w:val="left"/><w:rPr><w:kern w:val="0"/><w:szCs w:val="24"/><w:lang w:val="es-CO" w:eastAsia="en-US" w:bidi="ar-SA"/><w:del w:id="25476" w:author="Unknown Author" w:date="2026-10-30T04:17:53Z"></w:del></w:rPr></w:pPr><w:del w:id="25475" w:author="Unknown Author" w:date="2026-10-30T04:17:53Z"><w:r><w:rPr><w:kern w:val="0"/><w:szCs w:val="24"/><w:lang w:val="es-CO" w:eastAsia="en-US" w:bidi="ar-SA"/></w:rPr><w:delText>Gastos de viaje</w:delText></w:r></w:del></w:p></w:tc><w:tc><w:tcPr><w:tcW w:w="1577" w:type="dxa"/><w:tcBorders></w:tcBorders></w:tcPr><w:p><w:pPr><w:pStyle w:val="Tabla8"/><w:widowControl/><w:jc w:val="left"/><w:rPr><w:kern w:val="0"/><w:szCs w:val="24"/><w:lang w:val="es-CO" w:eastAsia="en-US" w:bidi="ar-SA"/><w:del w:id="25478" w:author="Unknown Author" w:date="2026-10-30T04:17:53Z"></w:del></w:rPr></w:pPr><w:del w:id="25477" w:author="Unknown Author" w:date="2026-10-30T04:17:53Z"><w:r><w:rPr><w:kern w:val="0"/><w:szCs w:val="24"/><w:lang w:val="es-CO" w:eastAsia="en-US" w:bidi="ar-SA"/></w:rPr><w:delText>Arrendamiento de vehículos 4x4 de las campañas de demolición</w:delText></w:r></w:del></w:p></w:tc><w:tc><w:tcPr><w:tcW w:w="1161" w:type="dxa"/><w:tcBorders></w:tcBorders></w:tcPr><w:p><w:pPr><w:pStyle w:val="Tabla8"/><w:widowControl/><w:jc w:val="left"/><w:rPr><w:kern w:val="0"/><w:szCs w:val="24"/><w:lang w:val="es-CO" w:eastAsia="en-US" w:bidi="ar-SA"/><w:del w:id="25480" w:author="Unknown Author" w:date="2026-10-30T04:17:53Z"></w:del></w:rPr></w:pPr><w:del w:id="25479" w:author="Unknown Author" w:date="2026-10-30T04:17:53Z"><w:r><w:rPr><w:kern w:val="0"/><w:szCs w:val="24"/><w:lang w:val="es-CO" w:eastAsia="en-US" w:bidi="ar-SA"/></w:rPr><w:delText>día</w:delText></w:r></w:del></w:p></w:tc><w:tc><w:tcPr><w:tcW w:w="911" w:type="dxa"/><w:tcBorders></w:tcBorders></w:tcPr><w:p><w:pPr><w:pStyle w:val="Tabla8"/><w:widowControl/><w:jc w:val="left"/><w:rPr><w:kern w:val="0"/><w:szCs w:val="24"/><w:lang w:val="es-CO" w:eastAsia="en-US" w:bidi="ar-SA"/><w:del w:id="25482" w:author="Unknown Author" w:date="2026-10-30T04:17:53Z"></w:del></w:rPr></w:pPr><w:del w:id="25481" w:author="Unknown Author" w:date="2026-10-30T04:17:53Z"><w:r><w:rPr><w:kern w:val="0"/><w:szCs w:val="24"/><w:lang w:val="es-CO" w:eastAsia="en-US" w:bidi="ar-SA"/></w:rPr><w:delText>70</w:delText></w:r></w:del></w:p></w:tc><w:tc><w:tcPr><w:tcW w:w="1162" w:type="dxa"/><w:tcBorders></w:tcBorders></w:tcPr><w:p><w:pPr><w:pStyle w:val="Tabla8"/><w:widowControl/><w:jc w:val="left"/><w:rPr><w:kern w:val="0"/><w:szCs w:val="24"/><w:lang w:val="es-CO" w:eastAsia="en-US" w:bidi="ar-SA"/><w:del w:id="25484" w:author="Unknown Author" w:date="2026-10-30T04:17:53Z"></w:del></w:rPr></w:pPr><w:del w:id="25483" w:author="Unknown Author" w:date="2026-10-30T04:17:53Z"><w:r><w:rPr><w:kern w:val="0"/><w:szCs w:val="24"/><w:lang w:val="es-CO" w:eastAsia="en-US" w:bidi="ar-SA"/></w:rPr><w:delText>$ 450.000</w:delText></w:r></w:del></w:p></w:tc><w:tc><w:tcPr><w:tcW w:w="1659" w:type="dxa"/><w:tcBorders></w:tcBorders></w:tcPr><w:p><w:pPr><w:pStyle w:val="Tabla8"/><w:widowControl/><w:jc w:val="left"/><w:rPr><w:kern w:val="0"/><w:szCs w:val="24"/><w:lang w:val="es-CO" w:eastAsia="en-US" w:bidi="ar-SA"/><w:del w:id="25486" w:author="Unknown Author" w:date="2026-10-30T04:17:53Z"></w:del></w:rPr></w:pPr><w:del w:id="25485" w:author="Unknown Author" w:date="2026-10-30T04:17:53Z"><w:r><w:rPr><w:kern w:val="0"/><w:szCs w:val="24"/><w:lang w:val="es-CO" w:eastAsia="en-US" w:bidi="ar-SA"/></w:rPr><w:delText>$ 31.500.000</w:delText></w:r></w:del></w:p></w:tc><w:tc><w:tcPr><w:tcW w:w="1243" w:type="dxa"/><w:tcBorders></w:tcBorders></w:tcPr><w:p><w:pPr><w:pStyle w:val="Tabla8"/><w:widowControl/><w:jc w:val="left"/><w:rPr><w:kern w:val="0"/><w:szCs w:val="24"/><w:lang w:val="es-CO" w:eastAsia="en-US" w:bidi="ar-SA"/><w:del w:id="25488" w:author="Unknown Author" w:date="2026-10-30T04:17:53Z"></w:del></w:rPr></w:pPr><w:del w:id="25487" w:author="Unknown Author" w:date="2026-10-30T04:17:53Z"><w:r><w:rPr><w:kern w:val="0"/><w:szCs w:val="24"/><w:lang w:val="es-CO" w:eastAsia="en-US" w:bidi="ar-SA"/></w:rPr><w:delText>1.7, 3.5</w:delText></w:r></w:del></w:p></w:tc></w:tr><w:tr><w:trPr><w:del w:id="25489" w:author="Unknown Author" w:date="2026-10-30T04:17:53Z"/><w:cantSplit w:val="true"/></w:trPr><w:tc><w:tcPr><w:tcW w:w="663" w:type="dxa"/><w:tcBorders></w:tcBorders><w:shd w:color="auto" w:fill="F7F7F7" w:val="clear"/></w:tcPr><w:p><w:pPr><w:pStyle w:val="Tabla8"/><w:widowControl/><w:jc w:val="left"/><w:rPr><w:kern w:val="0"/><w:szCs w:val="24"/><w:lang w:val="es-CO" w:eastAsia="en-US" w:bidi="ar-SA"/><w:del w:id="25491" w:author="Unknown Author" w:date="2026-10-30T04:17:53Z"></w:del></w:rPr></w:pPr><w:del w:id="25490" w:author="Unknown Author" w:date="2026-10-30T04:17:53Z"><w:r><w:rPr><w:kern w:val="0"/><w:szCs w:val="24"/><w:lang w:val="es-CO" w:eastAsia="en-US" w:bidi="ar-SA"/></w:rPr><w:delText>O07</w:delText></w:r></w:del></w:p></w:tc><w:tc><w:tcPr><w:tcW w:w="1576" w:type="dxa"/><w:tcBorders></w:tcBorders><w:shd w:color="auto" w:fill="F7F7F7" w:val="clear"/></w:tcPr><w:p><w:pPr><w:pStyle w:val="Tabla8"/><w:widowControl/><w:jc w:val="left"/><w:rPr><w:kern w:val="0"/><w:szCs w:val="24"/><w:lang w:val="es-CO" w:eastAsia="en-US" w:bidi="ar-SA"/><w:del w:id="25493" w:author="Unknown Author" w:date="2026-10-30T04:17:53Z"></w:del></w:rPr></w:pPr><w:del w:id="25492" w:author="Unknown Author" w:date="2026-10-30T04:17:53Z"><w:r><w:rPr><w:kern w:val="0"/><w:szCs w:val="24"/><w:lang w:val="es-CO" w:eastAsia="en-US" w:bidi="ar-SA"/></w:rPr><w:delText>Protección del conocimiento y divulgación</w:delText></w:r></w:del></w:p></w:tc><w:tc><w:tcPr><w:tcW w:w="1577" w:type="dxa"/><w:tcBorders></w:tcBorders><w:shd w:color="auto" w:fill="F7F7F7" w:val="clear"/></w:tcPr><w:p><w:pPr><w:pStyle w:val="Tabla8"/><w:widowControl/><w:jc w:val="left"/><w:rPr><w:kern w:val="0"/><w:szCs w:val="24"/><w:lang w:val="es-CO" w:eastAsia="en-US" w:bidi="ar-SA"/><w:del w:id="25495" w:author="Unknown Author" w:date="2026-10-30T04:17:53Z"></w:del></w:rPr></w:pPr><w:del w:id="25494" w:author="Unknown Author" w:date="2026-10-30T04:17:53Z"><w:r><w:rPr><w:kern w:val="0"/><w:szCs w:val="24"/><w:lang w:val="es-CO" w:eastAsia="en-US" w:bidi="ar-SA"/></w:rPr><w:delText>Registro del software y de los datos del modelo predictivo ante la DNDA</w:delText></w:r></w:del></w:p></w:tc><w:tc><w:tcPr><w:tcW w:w="1161" w:type="dxa"/><w:tcBorders></w:tcBorders><w:shd w:color="auto" w:fill="F7F7F7" w:val="clear"/></w:tcPr><w:p><w:pPr><w:pStyle w:val="Tabla8"/><w:widowControl/><w:jc w:val="left"/><w:rPr><w:kern w:val="0"/><w:szCs w:val="24"/><w:lang w:val="es-CO" w:eastAsia="en-US" w:bidi="ar-SA"/><w:del w:id="25497" w:author="Unknown Author" w:date="2026-10-30T04:17:53Z"></w:del></w:rPr></w:pPr><w:del w:id="25496" w:author="Unknown Author" w:date="2026-10-30T04:17:53Z"><w:r><w:rPr><w:kern w:val="0"/><w:szCs w:val="24"/><w:lang w:val="es-CO" w:eastAsia="en-US" w:bidi="ar-SA"/></w:rPr><w:delText>paquete</w:delText></w:r></w:del></w:p></w:tc><w:tc><w:tcPr><w:tcW w:w="911" w:type="dxa"/><w:tcBorders></w:tcBorders><w:shd w:color="auto" w:fill="F7F7F7" w:val="clear"/></w:tcPr><w:p><w:pPr><w:pStyle w:val="Tabla8"/><w:widowControl/><w:jc w:val="left"/><w:rPr><w:kern w:val="0"/><w:szCs w:val="24"/><w:lang w:val="es-CO" w:eastAsia="en-US" w:bidi="ar-SA"/><w:del w:id="25499" w:author="Unknown Author" w:date="2026-10-30T04:17:53Z"></w:del></w:rPr></w:pPr><w:del w:id="25498" w:author="Unknown Author" w:date="2026-10-30T04:17:53Z"><w:r><w:rPr><w:kern w:val="0"/><w:szCs w:val="24"/><w:lang w:val="es-CO" w:eastAsia="en-US" w:bidi="ar-SA"/></w:rPr><w:delText>1</w:delText></w:r></w:del></w:p></w:tc><w:tc><w:tcPr><w:tcW w:w="1162" w:type="dxa"/><w:tcBorders></w:tcBorders><w:shd w:color="auto" w:fill="F7F7F7" w:val="clear"/></w:tcPr><w:p><w:pPr><w:pStyle w:val="Tabla8"/><w:widowControl/><w:jc w:val="left"/><w:rPr><w:kern w:val="0"/><w:szCs w:val="24"/><w:lang w:val="es-CO" w:eastAsia="en-US" w:bidi="ar-SA"/><w:del w:id="25501" w:author="Unknown Author" w:date="2026-10-30T04:17:53Z"></w:del></w:rPr></w:pPr><w:del w:id="25500" w:author="Unknown Author" w:date="2026-10-30T04:17:53Z"><w:r><w:rPr><w:kern w:val="0"/><w:szCs w:val="24"/><w:lang w:val="es-CO" w:eastAsia="en-US" w:bidi="ar-SA"/></w:rPr><w:delText>$ 10.000.000</w:delText></w:r></w:del></w:p></w:tc><w:tc><w:tcPr><w:tcW w:w="1659" w:type="dxa"/><w:tcBorders></w:tcBorders><w:shd w:color="auto" w:fill="F7F7F7" w:val="clear"/></w:tcPr><w:p><w:pPr><w:pStyle w:val="Tabla8"/><w:widowControl/><w:jc w:val="left"/><w:rPr><w:kern w:val="0"/><w:szCs w:val="24"/><w:lang w:val="es-CO" w:eastAsia="en-US" w:bidi="ar-SA"/><w:del w:id="25503" w:author="Unknown Author" w:date="2026-10-30T04:17:53Z"></w:del></w:rPr></w:pPr><w:del w:id="25502" w:author="Unknown Author" w:date="2026-10-30T04:17:53Z"><w:r><w:rPr><w:kern w:val="0"/><w:szCs w:val="24"/><w:lang w:val="es-CO" w:eastAsia="en-US" w:bidi="ar-SA"/></w:rPr><w:delText>$ 10.000.000</w:delText></w:r></w:del></w:p></w:tc><w:tc><w:tcPr><w:tcW w:w="1243" w:type="dxa"/><w:tcBorders></w:tcBorders><w:shd w:color="auto" w:fill="F7F7F7" w:val="clear"/></w:tcPr><w:p><w:pPr><w:pStyle w:val="Tabla8"/><w:widowControl/><w:jc w:val="left"/><w:rPr><w:kern w:val="0"/><w:szCs w:val="24"/><w:lang w:val="es-CO" w:eastAsia="en-US" w:bidi="ar-SA"/><w:del w:id="25505" w:author="Unknown Author" w:date="2026-10-30T04:17:53Z"></w:del></w:rPr></w:pPr><w:del w:id="25504" w:author="Unknown Author" w:date="2026-10-30T04:17:53Z"><w:r><w:rPr><w:kern w:val="0"/><w:szCs w:val="24"/><w:lang w:val="es-CO" w:eastAsia="en-US" w:bidi="ar-SA"/></w:rPr><w:delText>3.5</w:delText></w:r></w:del></w:p></w:tc></w:tr><w:tr><w:trPr><w:del w:id="25506" w:author="Unknown Author" w:date="2026-10-30T04:17:53Z"/><w:cantSplit w:val="true"/></w:trPr><w:tc><w:tcPr><w:tcW w:w="663" w:type="dxa"/><w:tcBorders><w:bottom w:val="single" w:sz="12" w:space="0" w:color="2A3439"/></w:tcBorders></w:tcPr><w:p><w:pPr><w:pStyle w:val="Tabla8"/><w:keepNext w:val="true"/><w:widowControl/><w:rPr><w:kern w:val="0"/><w:szCs w:val="24"/><w:lang w:val="es-CO" w:eastAsia="en-US" w:bidi="ar-SA"/><w:del w:id="25508" w:author="Unknown Author" w:date="2026-10-30T04:17:53Z"></w:del></w:rPr></w:pPr><w:del w:id="25507" w:author="Unknown Author" w:date="2026-10-30T04:17:53Z"><w:r><w:rPr><w:kern w:val="0"/><w:szCs w:val="24"/><w:lang w:val="es-CO" w:eastAsia="en-US" w:bidi="ar-SA"/></w:rPr></w:r></w:del></w:p></w:tc><w:tc><w:tcPr><w:tcW w:w="1576" w:type="dxa"/><w:tcBorders><w:bottom w:val="single" w:sz="12" w:space="0" w:color="2A3439"/></w:tcBorders></w:tcPr><w:p><w:pPr><w:pStyle w:val="Tabla8"/><w:keepNext w:val="true"/><w:widowControl/><w:jc w:val="left"/><w:rPr><w:kern w:val="0"/><w:szCs w:val="24"/><w:lang w:val="es-CO" w:eastAsia="en-US" w:bidi="ar-SA"/><w:del w:id="25510" w:author="Unknown Author" w:date="2026-10-30T04:17:53Z"></w:del></w:rPr></w:pPr><w:del w:id="25509" w:author="Unknown Author" w:date="2026-10-30T04:17:53Z"><w:r><w:rPr><w:b/><w:bCs/><w:kern w:val="0"/><w:szCs w:val="24"/><w:lang w:val="es-CO" w:eastAsia="en-US" w:bidi="ar-SA"/></w:rPr><w:delText>Total</w:delText></w:r></w:del></w:p></w:tc><w:tc><w:tcPr><w:tcW w:w="1577" w:type="dxa"/><w:tcBorders><w:bottom w:val="single" w:sz="12" w:space="0" w:color="2A3439"/></w:tcBorders></w:tcPr><w:p><w:pPr><w:pStyle w:val="Tabla8"/><w:keepNext w:val="true"/><w:widowControl/><w:rPr><w:kern w:val="0"/><w:szCs w:val="24"/><w:lang w:val="es-CO" w:eastAsia="en-US" w:bidi="ar-SA"/><w:del w:id="25512" w:author="Unknown Author" w:date="2026-10-30T04:17:53Z"></w:del></w:rPr></w:pPr><w:del w:id="25511" w:author="Unknown Author" w:date="2026-10-30T04:17:53Z"><w:r><w:rPr><w:kern w:val="0"/><w:szCs w:val="24"/><w:lang w:val="es-CO" w:eastAsia="en-US" w:bidi="ar-SA"/></w:rPr></w:r></w:del></w:p></w:tc><w:tc><w:tcPr><w:tcW w:w="1161" w:type="dxa"/><w:tcBorders><w:bottom w:val="single" w:sz="12" w:space="0" w:color="2A3439"/></w:tcBorders></w:tcPr><w:p><w:pPr><w:pStyle w:val="Tabla8"/><w:keepNext w:val="true"/><w:widowControl/><w:rPr><w:kern w:val="0"/><w:szCs w:val="24"/><w:lang w:val="es-CO" w:eastAsia="en-US" w:bidi="ar-SA"/><w:del w:id="25514" w:author="Unknown Author" w:date="2026-10-30T04:17:53Z"></w:del></w:rPr></w:pPr><w:del w:id="25513" w:author="Unknown Author" w:date="2026-10-30T04:17:53Z"><w:r><w:rPr><w:kern w:val="0"/><w:szCs w:val="24"/><w:lang w:val="es-CO" w:eastAsia="en-US" w:bidi="ar-SA"/></w:rPr></w:r></w:del></w:p></w:tc><w:tc><w:tcPr><w:tcW w:w="911" w:type="dxa"/><w:tcBorders><w:bottom w:val="single" w:sz="12" w:space="0" w:color="2A3439"/></w:tcBorders></w:tcPr><w:p><w:pPr><w:pStyle w:val="Tabla8"/><w:keepNext w:val="true"/><w:widowControl/><w:rPr><w:kern w:val="0"/><w:szCs w:val="24"/><w:lang w:val="es-CO" w:eastAsia="en-US" w:bidi="ar-SA"/><w:del w:id="25516" w:author="Unknown Author" w:date="2026-10-30T04:17:53Z"></w:del></w:rPr></w:pPr><w:del w:id="25515" w:author="Unknown Author" w:date="2026-10-30T04:17:53Z"><w:r><w:rPr><w:kern w:val="0"/><w:szCs w:val="24"/><w:lang w:val="es-CO" w:eastAsia="en-US" w:bidi="ar-SA"/></w:rPr></w:r></w:del></w:p></w:tc><w:tc><w:tcPr><w:tcW w:w="1162" w:type="dxa"/><w:tcBorders><w:bottom w:val="single" w:sz="12" w:space="0" w:color="2A3439"/></w:tcBorders></w:tcPr><w:p><w:pPr><w:pStyle w:val="Tabla8"/><w:keepNext w:val="true"/><w:widowControl/><w:rPr><w:kern w:val="0"/><w:szCs w:val="24"/><w:lang w:val="es-CO" w:eastAsia="en-US" w:bidi="ar-SA"/><w:del w:id="25518" w:author="Unknown Author" w:date="2026-10-30T04:17:53Z"></w:del></w:rPr></w:pPr><w:del w:id="25517" w:author="Unknown Author" w:date="2026-10-30T04:17:53Z"><w:r><w:rPr><w:kern w:val="0"/><w:szCs w:val="24"/><w:lang w:val="es-CO" w:eastAsia="en-US" w:bidi="ar-SA"/></w:rPr></w:r></w:del></w:p></w:tc><w:tc><w:tcPr><w:tcW w:w="1659" w:type="dxa"/><w:tcBorders><w:bottom w:val="single" w:sz="12" w:space="0" w:color="2A3439"/></w:tcBorders></w:tcPr><w:p><w:pPr><w:pStyle w:val="Tabla8"/><w:keepNext w:val="true"/><w:widowControl/><w:jc w:val="left"/><w:rPr><w:kern w:val="0"/><w:szCs w:val="24"/><w:lang w:val="es-CO" w:eastAsia="en-US" w:bidi="ar-SA"/><w:del w:id="25520" w:author="Unknown Author" w:date="2026-10-30T04:17:53Z"></w:del></w:rPr></w:pPr><w:del w:id="25519" w:author="Unknown Author" w:date="2026-10-30T04:17:53Z"><w:r><w:rPr><w:b/><w:bCs/><w:kern w:val="0"/><w:szCs w:val="24"/><w:lang w:val="es-CO" w:eastAsia="en-US" w:bidi="ar-SA"/></w:rPr><w:delText>$ 10.022.840.000</w:delText></w:r></w:del></w:p></w:tc><w:tc><w:tcPr><w:tcW w:w="1243" w:type="dxa"/><w:tcBorders><w:bottom w:val="single" w:sz="12" w:space="0" w:color="2A3439"/></w:tcBorders></w:tcPr><w:p><w:pPr><w:pStyle w:val="Tabla8"/><w:keepNext w:val="true"/><w:widowControl/><w:rPr><w:kern w:val="0"/><w:szCs w:val="24"/><w:lang w:val="es-CO" w:eastAsia="en-US" w:bidi="ar-SA"/><w:del w:id="25522" w:author="Unknown Author" w:date="2026-10-30T04:17:53Z"></w:del></w:rPr></w:pPr><w:del w:id="25521" w:author="Unknown Author" w:date="2026-10-30T04:17:53Z"><w:r><w:rPr><w:kern w:val="0"/><w:szCs w:val="24"/><w:lang w:val="es-CO" w:eastAsia="en-US" w:bidi="ar-SA"/></w:rPr></w:r></w:del></w:p></w:tc></w:tr></w:tbl><w:p><w:pPr><w:pStyle w:val="TablaNota"/><w:rPr><w:del w:id="25525" w:author="Unknown Author" w:date="2026-10-30T04:17:53Z"></w:del><w:ins w:id="25526" w:author="Unknown Author" w:date="2026-10-30T04:17:53Z"></w:ins></w:rPr></w:pPr><w:ins w:id="25523" w:author="Unknown Author" w:date="2026-10-30T04:17:53Z"><w:r><w:rPr><w:i/><w:iCs/></w:rPr><w:t>Nota.</w:t></w:r></w:ins><w:ins w:id="25524" w:author="Unknown Author" w:date="2026-10-30T04:17:53Z"><w:r><w:rPr></w:rPr><w:t xml:space="preserve"> Elaboración propia con el Anexo 3. Los códigos, las cantidades, los valores, la actividad principal y el periodo son los del Anexo 3. Cada línea se soporta con un análisis de costos y al menos dos cotizaciones, que se cargan al radicar. Los valores incluyen el IVA cuando aplica y excluyen impuestos propios y seguros.</w:t></w:r></w:ins><w:bookmarkEnd w:id="324"/><w:bookmarkEnd w:id="330"/></w:p><w:p><w:pPr><w:pStyle w:val="TablaNota"/><w:spacing w:before="60" w:after="200"/><w:rPr></w:rPr></w:pPr><w:del w:id="25527" w:author="Unknown Author" w:date="2026-10-30T04:17:53Z"><w:r><w:rPr><w:i/><w:iCs/></w:rPr><w:delText>Nota.</w:delText></w:r></w:del><w:del w:id="25528" w:author="Unknown Author" w:date="2026-10-30T04:17:53Z"><w:r><w:rPr></w:rPr><w:delText xml:space="preserve"> Elaboración propia. Cada línea se soporta con al menos dos cotizaciones vigentes en el Anexo 3. Los valores excluyen impuestos propios y seguros, que los términos de referencia no financian con recursos del SGR.</w:delText></w:r></w:del></w:p><w:sectPr><w:headerReference w:type="default" r:id="rId41"/><w:headerReference w:type="first" r:id="rId42"/><w:footerReference w:type="default" r:id="rId43"/><w:footerReference w:type="first" r:id="rId44"/><w:type w:val="nextPage"/><w:pgSz w:w="12240" w:h="15840"/><w:pgMar w:left="1133" w:right="1133" w:gutter="0" w:header="709" w:top="1417" w:footer="709" w:bottom="1417"/><w:pgNumType w:fmt="decimal"/><w:formProt w:val="false"/><w:textDirection w:val="lrTb"/><w:docGrid w:type="default" w:linePitch="100" w:charSpace="0"/></w:sectPr></w:body></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ourier New">
    <w:charset w:val="01"/>
    <w:family w:val="roman"/>
    <w:pitch w:val="variable"/>
  </w:font>
  <w:font w:name="Helvetica Neue">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0" w:leader="none"/>
        <w:tab w:val="right" w:pos="8504" w:leader="none"/>
      </w:tabs>
      <w:spacing w:lineRule="exact" w:line="520" w:before="0" w:after="0"/>
      <w:ind w:hanging="2"/>
      <w:rPr>
        <w:rFonts w:ascii="Arial" w:hAnsi="Arial" w:eastAsia="Arial" w:cs="Arial"/>
        <w:sz w:val="16"/>
        <w:szCs w:val="16"/>
      </w:rPr>
    </w:pPr>
    <w:r>
      <w:rPr>
        <w:rFonts w:eastAsia="Arial" w:cs="Arial"/>
        <w:sz w:val="16"/>
        <w:szCs w:val="16"/>
      </w:rPr>
      <w:drawing>
        <wp:anchor behindDoc="1" distT="0" distB="0" distL="114300" distR="114300" simplePos="0" locked="0" layoutInCell="0" allowOverlap="1" relativeHeight="1006">
          <wp:simplePos x="0" y="0"/>
          <wp:positionH relativeFrom="column">
            <wp:posOffset>4618990</wp:posOffset>
          </wp:positionH>
          <wp:positionV relativeFrom="paragraph">
            <wp:posOffset>307975</wp:posOffset>
          </wp:positionV>
          <wp:extent cx="1139825" cy="695325"/>
          <wp:effectExtent l="0" t="0" r="0" b="0"/>
          <wp:wrapSquare wrapText="bothSides"/>
          <wp:docPr id="27" name="image1.png" descr="Imagen que contiene Texto&#10;&#10;&#10;&#10;&#10;&#10;&#10;&#10;&#10;&#10;&#10;&#10;&#10;&#10;&#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png" descr="Imagen que contiene Texto&#10;&#10;&#10;&#10;&#10;&#10;&#10;&#10;&#10;&#10;&#10;&#10;&#10;&#10;&#10;&#10;Descripción generada automáticamente"/>
                  <pic:cNvPicPr>
                    <a:picLocks noChangeAspect="1" noChangeArrowheads="1"/>
                  </pic:cNvPicPr>
                </pic:nvPicPr>
                <pic:blipFill>
                  <a:blip r:embed="rId1"/>
                  <a:srcRect l="0" t="0" r="48351" b="0"/>
                  <a:stretch>
                    <a:fillRect/>
                  </a:stretch>
                </pic:blipFill>
                <pic:spPr bwMode="auto">
                  <a:xfrm>
                    <a:off x="0" y="0"/>
                    <a:ext cx="1139825" cy="695325"/>
                  </a:xfrm>
                  <a:prstGeom prst="rect">
                    <a:avLst/>
                  </a:prstGeom>
                </pic:spPr>
              </pic:pic>
            </a:graphicData>
          </a:graphic>
        </wp:anchor>
      </w:drawing>
      <mc:AlternateContent>
        <mc:Choice Requires="wps">
          <w:drawing>
            <wp:anchor behindDoc="1" distT="46355" distB="45085" distL="113665" distR="114300" simplePos="0" locked="0" layoutInCell="0" allowOverlap="1" relativeHeight="1549">
              <wp:simplePos x="0" y="0"/>
              <wp:positionH relativeFrom="column">
                <wp:posOffset>31115</wp:posOffset>
              </wp:positionH>
              <wp:positionV relativeFrom="paragraph">
                <wp:posOffset>1270</wp:posOffset>
              </wp:positionV>
              <wp:extent cx="6002655" cy="313690"/>
              <wp:effectExtent l="0" t="0" r="0" b="0"/>
              <wp:wrapSquare wrapText="bothSides"/>
              <wp:docPr id="28" name="Shape 2"/>
              <a:graphic xmlns:a="http://schemas.openxmlformats.org/drawingml/2006/main">
                <a:graphicData uri="http://schemas.microsoft.com/office/word/2010/wordprocessingShape">
                  <wps:wsp>
                    <wps:cNvSpPr/>
                    <wps:spPr>
                      <a:xfrm>
                        <a:off x="0" y="0"/>
                        <a:ext cx="6002640" cy="313560"/>
                      </a:xfrm>
                      <a:prstGeom prst="rect">
                        <a:avLst/>
                      </a:prstGeom>
                      <a:noFill/>
                      <a:ln w="0">
                        <a:noFill/>
                      </a:ln>
                    </wps:spPr>
                    <wps:style>
                      <a:lnRef idx="0"/>
                      <a:fillRef idx="0"/>
                      <a:effectRef idx="0"/>
                      <a:fontRef idx="minor"/>
                    </wps:style>
                    <wps:txbx>
                      <w:txbxContent>
                        <w:p>
                          <w:pPr>
                            <w:pStyle w:val="FrameContents"/>
                            <w:spacing w:lineRule="exact" w:line="240" w:before="0" w:after="0"/>
                            <w:ind w:hanging="1" w:left="0" w:right="0"/>
                            <w:jc w:val="center"/>
                            <w:rPr/>
                          </w:pPr>
                          <w:r>
                            <w:rPr>
                              <w:rFonts w:eastAsia="Arial" w:cs="Arial"/>
                              <w:b w:val="false"/>
                              <w:i w:val="false"/>
                              <w:caps w:val="false"/>
                              <w:smallCaps w:val="false"/>
                              <w:strike w:val="false"/>
                              <w:dstrike w:val="false"/>
                              <w:color w:val="000000"/>
                              <w:position w:val="0"/>
                              <w:sz w:val="14"/>
                              <w:sz w:val="14"/>
                              <w:vertAlign w:val="baseline"/>
                            </w:rPr>
                            <w:t xml:space="preserve">Av. Calle 26 # 57- 41 / 83 Torre 8 Piso 2 – PBX: </w:t>
                          </w:r>
                          <w:r>
                            <w:rPr>
                              <w:rFonts w:eastAsia="Arial" w:cs="Arial"/>
                              <w:b w:val="false"/>
                              <w:i w:val="false"/>
                              <w:caps w:val="false"/>
                              <w:smallCaps w:val="false"/>
                              <w:strike w:val="false"/>
                              <w:dstrike w:val="false"/>
                              <w:color w:val="222222"/>
                              <w:position w:val="0"/>
                              <w:sz w:val="14"/>
                              <w:sz w:val="14"/>
                              <w:highlight w:val="white"/>
                              <w:vertAlign w:val="baseline"/>
                            </w:rPr>
                            <w:t>(+57) (601)</w:t>
                          </w:r>
                          <w:r>
                            <w:rPr>
                              <w:rFonts w:eastAsia="Arial" w:cs="Arial"/>
                              <w:b w:val="false"/>
                              <w:i w:val="false"/>
                              <w:caps w:val="false"/>
                              <w:smallCaps w:val="false"/>
                              <w:strike w:val="false"/>
                              <w:dstrike w:val="false"/>
                              <w:color w:val="000000"/>
                              <w:position w:val="0"/>
                              <w:sz w:val="14"/>
                              <w:sz w:val="14"/>
                              <w:vertAlign w:val="baseline"/>
                            </w:rPr>
                            <w:t xml:space="preserve"> 6258480, Ext 2081 – Línea gratuita nacional 018000914446 – Bogotá D.C. Colombia</w:t>
                          </w:r>
                        </w:p>
                        <w:p>
                          <w:pPr>
                            <w:pStyle w:val="FrameContents"/>
                            <w:spacing w:lineRule="exact" w:line="240" w:before="0" w:after="0"/>
                            <w:ind w:hanging="2" w:left="0" w:right="0"/>
                            <w:jc w:val="center"/>
                            <w:rPr/>
                          </w:pPr>
                          <w:r>
                            <w:rPr/>
                          </w:r>
                        </w:p>
                        <w:p>
                          <w:pPr>
                            <w:pStyle w:val="FrameContents"/>
                            <w:spacing w:lineRule="exact" w:line="240" w:before="0" w:after="0"/>
                            <w:ind w:hanging="2" w:left="0" w:right="0"/>
                            <w:jc w:val="left"/>
                            <w:rPr/>
                          </w:pPr>
                          <w:r>
                            <w:rPr/>
                          </w:r>
                        </w:p>
                      </w:txbxContent>
                    </wps:txbx>
                    <wps:bodyPr anchor="t">
                      <a:noAutofit/>
                    </wps:bodyPr>
                  </wps:wsp>
                </a:graphicData>
              </a:graphic>
            </wp:anchor>
          </w:drawing>
        </mc:Choice>
        <mc:Fallback>
          <w:pict>
            <v:rect id="shape_0" ID="Shape 2" path="m0,0l-2147483645,0l-2147483645,-2147483646l0,-2147483646xe" stroked="f" o:allowincell="f" style="position:absolute;margin-left:2.45pt;margin-top:0.1pt;width:472.6pt;height:24.65pt;mso-wrap-style:square;v-text-anchor:top">
              <v:fill o:detectmouseclick="t" on="false"/>
              <v:stroke color="#3465a4" joinstyle="round" endcap="flat"/>
              <v:textbox>
                <w:txbxContent>
                  <w:p>
                    <w:pPr>
                      <w:pStyle w:val="FrameContents"/>
                      <w:spacing w:lineRule="exact" w:line="240" w:before="0" w:after="0"/>
                      <w:ind w:hanging="1" w:left="0" w:right="0"/>
                      <w:jc w:val="center"/>
                      <w:rPr/>
                    </w:pPr>
                    <w:r>
                      <w:rPr>
                        <w:rFonts w:eastAsia="Arial" w:cs="Arial"/>
                        <w:b w:val="false"/>
                        <w:i w:val="false"/>
                        <w:caps w:val="false"/>
                        <w:smallCaps w:val="false"/>
                        <w:strike w:val="false"/>
                        <w:dstrike w:val="false"/>
                        <w:color w:val="000000"/>
                        <w:position w:val="0"/>
                        <w:sz w:val="14"/>
                        <w:sz w:val="14"/>
                        <w:vertAlign w:val="baseline"/>
                      </w:rPr>
                      <w:t xml:space="preserve">Av. Calle 26 # 57- 41 / 83 Torre 8 Piso 2 – PBX: </w:t>
                    </w:r>
                    <w:r>
                      <w:rPr>
                        <w:rFonts w:eastAsia="Arial" w:cs="Arial"/>
                        <w:b w:val="false"/>
                        <w:i w:val="false"/>
                        <w:caps w:val="false"/>
                        <w:smallCaps w:val="false"/>
                        <w:strike w:val="false"/>
                        <w:dstrike w:val="false"/>
                        <w:color w:val="222222"/>
                        <w:position w:val="0"/>
                        <w:sz w:val="14"/>
                        <w:sz w:val="14"/>
                        <w:highlight w:val="white"/>
                        <w:vertAlign w:val="baseline"/>
                      </w:rPr>
                      <w:t>(+57) (601)</w:t>
                    </w:r>
                    <w:r>
                      <w:rPr>
                        <w:rFonts w:eastAsia="Arial" w:cs="Arial"/>
                        <w:b w:val="false"/>
                        <w:i w:val="false"/>
                        <w:caps w:val="false"/>
                        <w:smallCaps w:val="false"/>
                        <w:strike w:val="false"/>
                        <w:dstrike w:val="false"/>
                        <w:color w:val="000000"/>
                        <w:position w:val="0"/>
                        <w:sz w:val="14"/>
                        <w:sz w:val="14"/>
                        <w:vertAlign w:val="baseline"/>
                      </w:rPr>
                      <w:t xml:space="preserve"> 6258480, Ext 2081 – Línea gratuita nacional 018000914446 – Bogotá D.C. Colombia</w:t>
                    </w:r>
                  </w:p>
                  <w:p>
                    <w:pPr>
                      <w:pStyle w:val="FrameContents"/>
                      <w:spacing w:lineRule="exact" w:line="240" w:before="0" w:after="0"/>
                      <w:ind w:hanging="2" w:left="0" w:right="0"/>
                      <w:jc w:val="center"/>
                      <w:rPr/>
                    </w:pPr>
                    <w:r>
                      <w:rPr/>
                    </w:r>
                  </w:p>
                  <w:p>
                    <w:pPr>
                      <w:pStyle w:val="FrameContents"/>
                      <w:spacing w:lineRule="exact" w:line="240" w:before="0" w:after="0"/>
                      <w:ind w:hanging="2" w:left="0" w:right="0"/>
                      <w:jc w:val="left"/>
                      <w:rPr/>
                    </w:pPr>
                    <w:r>
                      <w:rPr/>
                    </w:r>
                  </w:p>
                </w:txbxContent>
              </v:textbox>
              <w10:wrap type="square"/>
            </v:rect>
          </w:pict>
        </mc:Fallback>
      </mc:AlternateContent>
    </w:r>
  </w:p>
  <w:p>
    <w:pPr>
      <w:pStyle w:val="Normal"/>
      <w:tabs>
        <w:tab w:val="clear" w:pos="720"/>
        <w:tab w:val="center" w:pos="0" w:leader="none"/>
        <w:tab w:val="right" w:pos="8504" w:leader="none"/>
      </w:tabs>
      <w:spacing w:lineRule="auto" w:line="240" w:before="0" w:after="0"/>
      <w:ind w:hanging="2"/>
      <w:rPr>
        <w:sz w:val="16"/>
        <w:szCs w:val="16"/>
      </w:rPr>
    </w:pPr>
    <w:r>
      <w:rPr>
        <w:sz w:val="16"/>
        <w:szCs w:val="16"/>
      </w:rPr>
      <w:t>Código: M801PR01F01</w:t>
    </w:r>
  </w:p>
  <w:p>
    <w:pPr>
      <w:pStyle w:val="Normal"/>
      <w:tabs>
        <w:tab w:val="clear" w:pos="720"/>
        <w:tab w:val="center" w:pos="0" w:leader="none"/>
        <w:tab w:val="right" w:pos="8504" w:leader="none"/>
      </w:tabs>
      <w:spacing w:lineRule="auto" w:line="240" w:before="0" w:after="0"/>
      <w:ind w:hanging="2"/>
      <w:rPr>
        <w:sz w:val="16"/>
        <w:szCs w:val="16"/>
      </w:rPr>
    </w:pPr>
    <w:r>
      <w:rPr>
        <w:sz w:val="16"/>
        <w:szCs w:val="16"/>
      </w:rPr>
      <w:t>Versión: 01</w:t>
    </w:r>
  </w:p>
  <w:p>
    <w:pPr>
      <w:pStyle w:val="Normal"/>
      <w:tabs>
        <w:tab w:val="clear" w:pos="720"/>
        <w:tab w:val="center" w:pos="0" w:leader="none"/>
        <w:tab w:val="right" w:pos="8504" w:leader="none"/>
      </w:tabs>
      <w:spacing w:lineRule="auto" w:line="240" w:before="0" w:after="0"/>
      <w:ind w:hanging="2"/>
      <w:rPr>
        <w:color w:val="808080"/>
        <w:sz w:val="16"/>
        <w:szCs w:val="16"/>
      </w:rPr>
    </w:pPr>
    <w:r>
      <w:rPr>
        <w:sz w:val="16"/>
        <w:szCs w:val="16"/>
      </w:rPr>
      <w:t>Vigente desde 2021-11-30</w:t>
    </w:r>
  </w:p>
  <w:p>
    <w:pPr>
      <w:pStyle w:val="Normal"/>
      <w:tabs>
        <w:tab w:val="clear" w:pos="720"/>
        <w:tab w:val="center" w:pos="0" w:leader="none"/>
        <w:tab w:val="right" w:pos="8504" w:leader="none"/>
      </w:tabs>
      <w:spacing w:lineRule="auto" w:line="240" w:before="0" w:after="0"/>
      <w:ind w:hanging="0" w:left="4000"/>
      <w:jc w:val="left"/>
      <w:rPr>
        <w:rFonts w:ascii="Arial" w:hAnsi="Arial" w:eastAsia="Arial" w:cs="Arial"/>
        <w:sz w:val="16"/>
        <w:szCs w:val="16"/>
      </w:rPr>
    </w:pPr>
    <w:r>
      <w:rPr>
        <w:rFonts w:eastAsia="Arial" w:cs="Arial"/>
        <w:sz w:val="16"/>
        <w:szCs w:val="16"/>
      </w:rPr>
      <w:t xml:space="preserve">Página </w:t>
    </w:r>
    <w:r>
      <w:rPr/>
      <w:fldChar w:fldCharType="begin"/>
    </w:r>
    <w:r>
      <w:rPr/>
      <w:instrText xml:space="preserve"> PAGE </w:instrText>
    </w:r>
    <w:r>
      <w:rPr/>
      <w:fldChar w:fldCharType="separate"/>
    </w:r>
    <w:r>
      <w:rPr/>
      <w:t>272</w:t>
    </w:r>
    <w:r>
      <w:rPr/>
      <w:fldChar w:fldCharType="end"/>
    </w:r>
    <w:r>
      <w:rPr>
        <w:rFonts w:eastAsia="Arial" w:cs="Arial"/>
        <w:sz w:val="16"/>
        <w:szCs w:val="16"/>
      </w:rPr>
      <w:t xml:space="preserve"> de </w:t>
    </w:r>
    <w:r>
      <w:rPr/>
      <w:fldChar w:fldCharType="begin"/>
    </w:r>
    <w:r>
      <w:rPr/>
      <w:instrText xml:space="preserve"> NUMPAGES </w:instrText>
    </w:r>
    <w:r>
      <w:rPr/>
      <w:fldChar w:fldCharType="separate"/>
    </w:r>
    <w:r>
      <w:rPr/>
      <w:t>380</w:t>
    </w:r>
    <w:r>
      <w:rPr/>
      <w:fldChar w:fldCharType="end"/>
    </w:r>
    <w:r>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0" w:leader="none"/>
        <w:tab w:val="right" w:pos="8504" w:leader="none"/>
      </w:tabs>
      <w:spacing w:lineRule="exact" w:line="520" w:before="0" w:after="0"/>
      <w:ind w:hanging="2"/>
      <w:rPr>
        <w:rFonts w:ascii="Arial" w:hAnsi="Arial" w:eastAsia="Arial" w:cs="Arial"/>
        <w:sz w:val="16"/>
        <w:szCs w:val="16"/>
      </w:rPr>
    </w:pPr>
    <w:r>
      <w:rPr>
        <w:rFonts w:eastAsia="Arial" w:cs="Arial"/>
        <w:sz w:val="16"/>
        <w:szCs w:val="16"/>
      </w:rPr>
      <w:drawing>
        <wp:anchor behindDoc="1" distT="0" distB="0" distL="114300" distR="114300" simplePos="0" locked="0" layoutInCell="0" allowOverlap="1" relativeHeight="1006">
          <wp:simplePos x="0" y="0"/>
          <wp:positionH relativeFrom="column">
            <wp:posOffset>4618990</wp:posOffset>
          </wp:positionH>
          <wp:positionV relativeFrom="paragraph">
            <wp:posOffset>307975</wp:posOffset>
          </wp:positionV>
          <wp:extent cx="1139825" cy="695325"/>
          <wp:effectExtent l="0" t="0" r="0" b="0"/>
          <wp:wrapSquare wrapText="bothSides"/>
          <wp:docPr id="29" name="image1.png" descr="Imagen que contiene Texto&#10;&#10;&#10;&#10;&#10;&#10;&#10;&#10;&#10;&#10;&#10;&#10;&#10;&#10;&#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png" descr="Imagen que contiene Texto&#10;&#10;&#10;&#10;&#10;&#10;&#10;&#10;&#10;&#10;&#10;&#10;&#10;&#10;&#10;&#10;Descripción generada automáticamente"/>
                  <pic:cNvPicPr>
                    <a:picLocks noChangeAspect="1" noChangeArrowheads="1"/>
                  </pic:cNvPicPr>
                </pic:nvPicPr>
                <pic:blipFill>
                  <a:blip r:embed="rId1"/>
                  <a:srcRect l="0" t="0" r="48351" b="0"/>
                  <a:stretch>
                    <a:fillRect/>
                  </a:stretch>
                </pic:blipFill>
                <pic:spPr bwMode="auto">
                  <a:xfrm>
                    <a:off x="0" y="0"/>
                    <a:ext cx="1139825" cy="695325"/>
                  </a:xfrm>
                  <a:prstGeom prst="rect">
                    <a:avLst/>
                  </a:prstGeom>
                </pic:spPr>
              </pic:pic>
            </a:graphicData>
          </a:graphic>
        </wp:anchor>
      </w:drawing>
      <mc:AlternateContent>
        <mc:Choice Requires="wps">
          <w:drawing>
            <wp:anchor behindDoc="1" distT="46355" distB="45085" distL="113665" distR="114300" simplePos="0" locked="0" layoutInCell="0" allowOverlap="1" relativeHeight="1549">
              <wp:simplePos x="0" y="0"/>
              <wp:positionH relativeFrom="column">
                <wp:posOffset>31115</wp:posOffset>
              </wp:positionH>
              <wp:positionV relativeFrom="paragraph">
                <wp:posOffset>1270</wp:posOffset>
              </wp:positionV>
              <wp:extent cx="6002655" cy="313690"/>
              <wp:effectExtent l="0" t="0" r="0" b="0"/>
              <wp:wrapSquare wrapText="bothSides"/>
              <wp:docPr id="30" name="Shape 2"/>
              <a:graphic xmlns:a="http://schemas.openxmlformats.org/drawingml/2006/main">
                <a:graphicData uri="http://schemas.microsoft.com/office/word/2010/wordprocessingShape">
                  <wps:wsp>
                    <wps:cNvSpPr/>
                    <wps:spPr>
                      <a:xfrm>
                        <a:off x="0" y="0"/>
                        <a:ext cx="6002640" cy="313560"/>
                      </a:xfrm>
                      <a:prstGeom prst="rect">
                        <a:avLst/>
                      </a:prstGeom>
                      <a:noFill/>
                      <a:ln w="0">
                        <a:noFill/>
                      </a:ln>
                    </wps:spPr>
                    <wps:style>
                      <a:lnRef idx="0"/>
                      <a:fillRef idx="0"/>
                      <a:effectRef idx="0"/>
                      <a:fontRef idx="minor"/>
                    </wps:style>
                    <wps:txbx>
                      <w:txbxContent>
                        <w:p>
                          <w:pPr>
                            <w:pStyle w:val="FrameContents"/>
                            <w:spacing w:lineRule="exact" w:line="240" w:before="0" w:after="0"/>
                            <w:ind w:hanging="1" w:left="0" w:right="0"/>
                            <w:jc w:val="center"/>
                            <w:rPr/>
                          </w:pPr>
                          <w:r>
                            <w:rPr>
                              <w:rFonts w:eastAsia="Arial" w:cs="Arial"/>
                              <w:b w:val="false"/>
                              <w:i w:val="false"/>
                              <w:caps w:val="false"/>
                              <w:smallCaps w:val="false"/>
                              <w:strike w:val="false"/>
                              <w:dstrike w:val="false"/>
                              <w:color w:val="000000"/>
                              <w:position w:val="0"/>
                              <w:sz w:val="14"/>
                              <w:sz w:val="14"/>
                              <w:vertAlign w:val="baseline"/>
                            </w:rPr>
                            <w:t xml:space="preserve">Av. Calle 26 # 57- 41 / 83 Torre 8 Piso 2 – PBX: </w:t>
                          </w:r>
                          <w:r>
                            <w:rPr>
                              <w:rFonts w:eastAsia="Arial" w:cs="Arial"/>
                              <w:b w:val="false"/>
                              <w:i w:val="false"/>
                              <w:caps w:val="false"/>
                              <w:smallCaps w:val="false"/>
                              <w:strike w:val="false"/>
                              <w:dstrike w:val="false"/>
                              <w:color w:val="222222"/>
                              <w:position w:val="0"/>
                              <w:sz w:val="14"/>
                              <w:sz w:val="14"/>
                              <w:highlight w:val="white"/>
                              <w:vertAlign w:val="baseline"/>
                            </w:rPr>
                            <w:t>(+57) (601)</w:t>
                          </w:r>
                          <w:r>
                            <w:rPr>
                              <w:rFonts w:eastAsia="Arial" w:cs="Arial"/>
                              <w:b w:val="false"/>
                              <w:i w:val="false"/>
                              <w:caps w:val="false"/>
                              <w:smallCaps w:val="false"/>
                              <w:strike w:val="false"/>
                              <w:dstrike w:val="false"/>
                              <w:color w:val="000000"/>
                              <w:position w:val="0"/>
                              <w:sz w:val="14"/>
                              <w:sz w:val="14"/>
                              <w:vertAlign w:val="baseline"/>
                            </w:rPr>
                            <w:t xml:space="preserve"> 6258480, Ext 2081 – Línea gratuita nacional 018000914446 – Bogotá D.C. Colombia</w:t>
                          </w:r>
                        </w:p>
                        <w:p>
                          <w:pPr>
                            <w:pStyle w:val="FrameContents"/>
                            <w:spacing w:lineRule="exact" w:line="240" w:before="0" w:after="0"/>
                            <w:ind w:hanging="2" w:left="0" w:right="0"/>
                            <w:jc w:val="center"/>
                            <w:rPr/>
                          </w:pPr>
                          <w:r>
                            <w:rPr/>
                          </w:r>
                        </w:p>
                        <w:p>
                          <w:pPr>
                            <w:pStyle w:val="FrameContents"/>
                            <w:spacing w:lineRule="exact" w:line="240" w:before="0" w:after="0"/>
                            <w:ind w:hanging="2" w:left="0" w:right="0"/>
                            <w:jc w:val="left"/>
                            <w:rPr/>
                          </w:pPr>
                          <w:r>
                            <w:rPr/>
                          </w:r>
                        </w:p>
                      </w:txbxContent>
                    </wps:txbx>
                    <wps:bodyPr anchor="t">
                      <a:noAutofit/>
                    </wps:bodyPr>
                  </wps:wsp>
                </a:graphicData>
              </a:graphic>
            </wp:anchor>
          </w:drawing>
        </mc:Choice>
        <mc:Fallback>
          <w:pict>
            <v:rect id="shape_0" ID="Shape 2" path="m0,0l-2147483645,0l-2147483645,-2147483646l0,-2147483646xe" stroked="f" o:allowincell="f" style="position:absolute;margin-left:2.45pt;margin-top:0.1pt;width:472.6pt;height:24.65pt;mso-wrap-style:square;v-text-anchor:top">
              <v:fill o:detectmouseclick="t" on="false"/>
              <v:stroke color="#3465a4" joinstyle="round" endcap="flat"/>
              <v:textbox>
                <w:txbxContent>
                  <w:p>
                    <w:pPr>
                      <w:pStyle w:val="FrameContents"/>
                      <w:spacing w:lineRule="exact" w:line="240" w:before="0" w:after="0"/>
                      <w:ind w:hanging="1" w:left="0" w:right="0"/>
                      <w:jc w:val="center"/>
                      <w:rPr/>
                    </w:pPr>
                    <w:r>
                      <w:rPr>
                        <w:rFonts w:eastAsia="Arial" w:cs="Arial"/>
                        <w:b w:val="false"/>
                        <w:i w:val="false"/>
                        <w:caps w:val="false"/>
                        <w:smallCaps w:val="false"/>
                        <w:strike w:val="false"/>
                        <w:dstrike w:val="false"/>
                        <w:color w:val="000000"/>
                        <w:position w:val="0"/>
                        <w:sz w:val="14"/>
                        <w:sz w:val="14"/>
                        <w:vertAlign w:val="baseline"/>
                      </w:rPr>
                      <w:t xml:space="preserve">Av. Calle 26 # 57- 41 / 83 Torre 8 Piso 2 – PBX: </w:t>
                    </w:r>
                    <w:r>
                      <w:rPr>
                        <w:rFonts w:eastAsia="Arial" w:cs="Arial"/>
                        <w:b w:val="false"/>
                        <w:i w:val="false"/>
                        <w:caps w:val="false"/>
                        <w:smallCaps w:val="false"/>
                        <w:strike w:val="false"/>
                        <w:dstrike w:val="false"/>
                        <w:color w:val="222222"/>
                        <w:position w:val="0"/>
                        <w:sz w:val="14"/>
                        <w:sz w:val="14"/>
                        <w:highlight w:val="white"/>
                        <w:vertAlign w:val="baseline"/>
                      </w:rPr>
                      <w:t>(+57) (601)</w:t>
                    </w:r>
                    <w:r>
                      <w:rPr>
                        <w:rFonts w:eastAsia="Arial" w:cs="Arial"/>
                        <w:b w:val="false"/>
                        <w:i w:val="false"/>
                        <w:caps w:val="false"/>
                        <w:smallCaps w:val="false"/>
                        <w:strike w:val="false"/>
                        <w:dstrike w:val="false"/>
                        <w:color w:val="000000"/>
                        <w:position w:val="0"/>
                        <w:sz w:val="14"/>
                        <w:sz w:val="14"/>
                        <w:vertAlign w:val="baseline"/>
                      </w:rPr>
                      <w:t xml:space="preserve"> 6258480, Ext 2081 – Línea gratuita nacional 018000914446 – Bogotá D.C. Colombia</w:t>
                    </w:r>
                  </w:p>
                  <w:p>
                    <w:pPr>
                      <w:pStyle w:val="FrameContents"/>
                      <w:spacing w:lineRule="exact" w:line="240" w:before="0" w:after="0"/>
                      <w:ind w:hanging="2" w:left="0" w:right="0"/>
                      <w:jc w:val="center"/>
                      <w:rPr/>
                    </w:pPr>
                    <w:r>
                      <w:rPr/>
                    </w:r>
                  </w:p>
                  <w:p>
                    <w:pPr>
                      <w:pStyle w:val="FrameContents"/>
                      <w:spacing w:lineRule="exact" w:line="240" w:before="0" w:after="0"/>
                      <w:ind w:hanging="2" w:left="0" w:right="0"/>
                      <w:jc w:val="left"/>
                      <w:rPr/>
                    </w:pPr>
                    <w:r>
                      <w:rPr/>
                    </w:r>
                  </w:p>
                </w:txbxContent>
              </v:textbox>
              <w10:wrap type="square"/>
            </v:rect>
          </w:pict>
        </mc:Fallback>
      </mc:AlternateContent>
    </w:r>
  </w:p>
  <w:p>
    <w:pPr>
      <w:pStyle w:val="Normal"/>
      <w:tabs>
        <w:tab w:val="clear" w:pos="720"/>
        <w:tab w:val="center" w:pos="0" w:leader="none"/>
        <w:tab w:val="right" w:pos="8504" w:leader="none"/>
      </w:tabs>
      <w:spacing w:lineRule="auto" w:line="240" w:before="0" w:after="0"/>
      <w:ind w:hanging="2"/>
      <w:rPr>
        <w:sz w:val="16"/>
        <w:szCs w:val="16"/>
      </w:rPr>
    </w:pPr>
    <w:r>
      <w:rPr>
        <w:sz w:val="16"/>
        <w:szCs w:val="16"/>
      </w:rPr>
      <w:t>Código: M801PR01F01</w:t>
    </w:r>
  </w:p>
  <w:p>
    <w:pPr>
      <w:pStyle w:val="Normal"/>
      <w:tabs>
        <w:tab w:val="clear" w:pos="720"/>
        <w:tab w:val="center" w:pos="0" w:leader="none"/>
        <w:tab w:val="right" w:pos="8504" w:leader="none"/>
      </w:tabs>
      <w:spacing w:lineRule="auto" w:line="240" w:before="0" w:after="0"/>
      <w:ind w:hanging="2"/>
      <w:rPr>
        <w:sz w:val="16"/>
        <w:szCs w:val="16"/>
      </w:rPr>
    </w:pPr>
    <w:r>
      <w:rPr>
        <w:sz w:val="16"/>
        <w:szCs w:val="16"/>
      </w:rPr>
      <w:t>Versión: 01</w:t>
    </w:r>
  </w:p>
  <w:p>
    <w:pPr>
      <w:pStyle w:val="Normal"/>
      <w:tabs>
        <w:tab w:val="clear" w:pos="720"/>
        <w:tab w:val="center" w:pos="0" w:leader="none"/>
        <w:tab w:val="right" w:pos="8504" w:leader="none"/>
      </w:tabs>
      <w:spacing w:lineRule="auto" w:line="240" w:before="0" w:after="0"/>
      <w:ind w:hanging="2"/>
      <w:rPr>
        <w:color w:val="808080"/>
        <w:sz w:val="16"/>
        <w:szCs w:val="16"/>
      </w:rPr>
    </w:pPr>
    <w:r>
      <w:rPr>
        <w:sz w:val="16"/>
        <w:szCs w:val="16"/>
      </w:rPr>
      <w:t>Vigente desde 2021-11-30</w:t>
    </w:r>
  </w:p>
  <w:p>
    <w:pPr>
      <w:pStyle w:val="Normal"/>
      <w:tabs>
        <w:tab w:val="clear" w:pos="720"/>
        <w:tab w:val="center" w:pos="0" w:leader="none"/>
        <w:tab w:val="right" w:pos="8504" w:leader="none"/>
      </w:tabs>
      <w:spacing w:lineRule="auto" w:line="240" w:before="0" w:after="0"/>
      <w:ind w:hanging="0" w:left="4000"/>
      <w:jc w:val="left"/>
      <w:rPr>
        <w:rFonts w:ascii="Arial" w:hAnsi="Arial" w:eastAsia="Arial" w:cs="Arial"/>
        <w:sz w:val="16"/>
        <w:szCs w:val="16"/>
      </w:rPr>
    </w:pPr>
    <w:r>
      <w:rPr>
        <w:rFonts w:eastAsia="Arial" w:cs="Arial"/>
        <w:sz w:val="16"/>
        <w:szCs w:val="16"/>
      </w:rPr>
      <w:t xml:space="preserve">Página </w:t>
    </w:r>
    <w:r>
      <w:rPr/>
      <w:fldChar w:fldCharType="begin"/>
    </w:r>
    <w:r>
      <w:rPr/>
      <w:instrText xml:space="preserve"> PAGE </w:instrText>
    </w:r>
    <w:r>
      <w:rPr/>
      <w:fldChar w:fldCharType="separate"/>
    </w:r>
    <w:r>
      <w:rPr/>
      <w:t>272</w:t>
    </w:r>
    <w:r>
      <w:rPr/>
      <w:fldChar w:fldCharType="end"/>
    </w:r>
    <w:r>
      <w:rPr>
        <w:rFonts w:eastAsia="Arial" w:cs="Arial"/>
        <w:sz w:val="16"/>
        <w:szCs w:val="16"/>
      </w:rPr>
      <w:t xml:space="preserve"> de </w:t>
    </w:r>
    <w:r>
      <w:rPr/>
      <w:fldChar w:fldCharType="begin"/>
    </w:r>
    <w:r>
      <w:rPr/>
      <w:instrText xml:space="preserve"> NUMPAGES </w:instrText>
    </w:r>
    <w:r>
      <w:rPr/>
      <w:fldChar w:fldCharType="separate"/>
    </w:r>
    <w:r>
      <w:rPr/>
      <w:t>380</w:t>
    </w:r>
    <w:r>
      <w:rPr/>
      <w:fldChar w:fldCharType="end"/>
    </w:r>
    <w:r>
      <w:rPr/>
      <w:t xml:space="preserve"> </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0" w:leader="none"/>
        <w:tab w:val="right" w:pos="8504" w:leader="none"/>
      </w:tabs>
      <w:spacing w:lineRule="exact" w:line="520" w:before="0" w:after="0"/>
      <w:ind w:hanging="2"/>
      <w:rPr>
        <w:rFonts w:ascii="Arial" w:hAnsi="Arial" w:eastAsia="Arial" w:cs="Arial"/>
        <w:sz w:val="16"/>
        <w:szCs w:val="16"/>
      </w:rPr>
    </w:pPr>
    <w:r>
      <w:rPr>
        <w:rFonts w:eastAsia="Arial" w:cs="Arial"/>
        <w:sz w:val="16"/>
        <w:szCs w:val="16"/>
      </w:rPr>
      <w:drawing>
        <wp:anchor behindDoc="1" distT="0" distB="0" distL="114300" distR="114300" simplePos="0" locked="0" layoutInCell="0" allowOverlap="1" relativeHeight="516">
          <wp:simplePos x="0" y="0"/>
          <wp:positionH relativeFrom="column">
            <wp:posOffset>4618990</wp:posOffset>
          </wp:positionH>
          <wp:positionV relativeFrom="paragraph">
            <wp:posOffset>307975</wp:posOffset>
          </wp:positionV>
          <wp:extent cx="1139825" cy="695325"/>
          <wp:effectExtent l="0" t="0" r="0" b="0"/>
          <wp:wrapSquare wrapText="bothSides"/>
          <wp:docPr id="32" name="Image26" descr="Imagen que contiene Texto&#10;&#10;&#10;&#10;&#10;&#10;&#10;&#10;&#10;&#10;&#10;&#10;&#10;&#10;&#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6" descr="Imagen que contiene Texto&#10;&#10;&#10;&#10;&#10;&#10;&#10;&#10;&#10;&#10;&#10;&#10;&#10;&#10;&#10;&#10;Descripción generada automáticamente"/>
                  <pic:cNvPicPr>
                    <a:picLocks noChangeAspect="1" noChangeArrowheads="1"/>
                  </pic:cNvPicPr>
                </pic:nvPicPr>
                <pic:blipFill>
                  <a:blip r:embed="rId1"/>
                  <a:srcRect l="0" t="0" r="48351" b="0"/>
                  <a:stretch>
                    <a:fillRect/>
                  </a:stretch>
                </pic:blipFill>
                <pic:spPr bwMode="auto">
                  <a:xfrm>
                    <a:off x="0" y="0"/>
                    <a:ext cx="1139825" cy="695325"/>
                  </a:xfrm>
                  <a:prstGeom prst="rect">
                    <a:avLst/>
                  </a:prstGeom>
                </pic:spPr>
              </pic:pic>
            </a:graphicData>
          </a:graphic>
        </wp:anchor>
      </w:drawing>
      <mc:AlternateContent>
        <mc:Choice Requires="wps">
          <w:drawing>
            <wp:anchor behindDoc="1" distT="46355" distB="45085" distL="113665" distR="114300" simplePos="0" locked="0" layoutInCell="0" allowOverlap="1" relativeHeight="733">
              <wp:simplePos x="0" y="0"/>
              <wp:positionH relativeFrom="column">
                <wp:posOffset>31115</wp:posOffset>
              </wp:positionH>
              <wp:positionV relativeFrom="paragraph">
                <wp:posOffset>1270</wp:posOffset>
              </wp:positionV>
              <wp:extent cx="6002655" cy="313690"/>
              <wp:effectExtent l="0" t="0" r="0" b="0"/>
              <wp:wrapSquare wrapText="bothSides"/>
              <wp:docPr id="33" name="Shape 2"/>
              <a:graphic xmlns:a="http://schemas.openxmlformats.org/drawingml/2006/main">
                <a:graphicData uri="http://schemas.microsoft.com/office/word/2010/wordprocessingShape">
                  <wps:wsp>
                    <wps:cNvSpPr/>
                    <wps:spPr>
                      <a:xfrm>
                        <a:off x="0" y="0"/>
                        <a:ext cx="6002640" cy="313560"/>
                      </a:xfrm>
                      <a:prstGeom prst="rect">
                        <a:avLst/>
                      </a:prstGeom>
                      <a:noFill/>
                      <a:ln w="0">
                        <a:noFill/>
                      </a:ln>
                    </wps:spPr>
                    <wps:style>
                      <a:lnRef idx="0"/>
                      <a:fillRef idx="0"/>
                      <a:effectRef idx="0"/>
                      <a:fontRef idx="minor"/>
                    </wps:style>
                    <wps:txbx>
                      <w:txbxContent>
                        <w:p>
                          <w:pPr>
                            <w:pStyle w:val="FrameContents"/>
                            <w:spacing w:lineRule="exact" w:line="240" w:before="0" w:after="0"/>
                            <w:ind w:hanging="1" w:left="0" w:right="0"/>
                            <w:jc w:val="center"/>
                            <w:rPr/>
                          </w:pPr>
                          <w:r>
                            <w:rPr>
                              <w:rFonts w:eastAsia="Arial" w:cs="Arial"/>
                              <w:b w:val="false"/>
                              <w:i w:val="false"/>
                              <w:caps w:val="false"/>
                              <w:smallCaps w:val="false"/>
                              <w:strike w:val="false"/>
                              <w:dstrike w:val="false"/>
                              <w:color w:val="000000"/>
                              <w:position w:val="0"/>
                              <w:sz w:val="14"/>
                              <w:sz w:val="14"/>
                              <w:vertAlign w:val="baseline"/>
                            </w:rPr>
                            <w:t xml:space="preserve">Av. Calle 26 # 57- 41 / 83 Torre 8 Piso 2 – PBX: </w:t>
                          </w:r>
                          <w:r>
                            <w:rPr>
                              <w:rFonts w:eastAsia="Arial" w:cs="Arial"/>
                              <w:b w:val="false"/>
                              <w:i w:val="false"/>
                              <w:caps w:val="false"/>
                              <w:smallCaps w:val="false"/>
                              <w:strike w:val="false"/>
                              <w:dstrike w:val="false"/>
                              <w:color w:val="222222"/>
                              <w:position w:val="0"/>
                              <w:sz w:val="14"/>
                              <w:sz w:val="14"/>
                              <w:highlight w:val="white"/>
                              <w:vertAlign w:val="baseline"/>
                            </w:rPr>
                            <w:t>(+57) (601)</w:t>
                          </w:r>
                          <w:r>
                            <w:rPr>
                              <w:rFonts w:eastAsia="Arial" w:cs="Arial"/>
                              <w:b w:val="false"/>
                              <w:i w:val="false"/>
                              <w:caps w:val="false"/>
                              <w:smallCaps w:val="false"/>
                              <w:strike w:val="false"/>
                              <w:dstrike w:val="false"/>
                              <w:color w:val="000000"/>
                              <w:position w:val="0"/>
                              <w:sz w:val="14"/>
                              <w:sz w:val="14"/>
                              <w:vertAlign w:val="baseline"/>
                            </w:rPr>
                            <w:t xml:space="preserve"> 6258480, Ext 2081 – Línea gratuita nacional 018000914446 – Bogotá D.C. Colombia</w:t>
                          </w:r>
                        </w:p>
                        <w:p>
                          <w:pPr>
                            <w:pStyle w:val="FrameContents"/>
                            <w:spacing w:lineRule="exact" w:line="240" w:before="0" w:after="0"/>
                            <w:ind w:hanging="2" w:left="0" w:right="0"/>
                            <w:jc w:val="center"/>
                            <w:rPr/>
                          </w:pPr>
                          <w:r>
                            <w:rPr/>
                          </w:r>
                        </w:p>
                        <w:p>
                          <w:pPr>
                            <w:pStyle w:val="FrameContents"/>
                            <w:spacing w:lineRule="exact" w:line="240" w:before="0" w:after="0"/>
                            <w:ind w:hanging="2" w:left="0" w:right="0"/>
                            <w:jc w:val="left"/>
                            <w:rPr/>
                          </w:pPr>
                          <w:r>
                            <w:rPr/>
                          </w:r>
                        </w:p>
                      </w:txbxContent>
                    </wps:txbx>
                    <wps:bodyPr anchor="t">
                      <a:noAutofit/>
                    </wps:bodyPr>
                  </wps:wsp>
                </a:graphicData>
              </a:graphic>
            </wp:anchor>
          </w:drawing>
        </mc:Choice>
        <mc:Fallback>
          <w:pict>
            <v:rect id="shape_0" ID="Shape 2" path="m0,0l-2147483645,0l-2147483645,-2147483646l0,-2147483646xe" stroked="f" o:allowincell="f" style="position:absolute;margin-left:2.45pt;margin-top:0.1pt;width:472.6pt;height:24.65pt;mso-wrap-style:square;v-text-anchor:top">
              <v:fill o:detectmouseclick="t" on="false"/>
              <v:stroke color="#3465a4" joinstyle="round" endcap="flat"/>
              <v:textbox>
                <w:txbxContent>
                  <w:p>
                    <w:pPr>
                      <w:pStyle w:val="FrameContents"/>
                      <w:spacing w:lineRule="exact" w:line="240" w:before="0" w:after="0"/>
                      <w:ind w:hanging="1" w:left="0" w:right="0"/>
                      <w:jc w:val="center"/>
                      <w:rPr/>
                    </w:pPr>
                    <w:r>
                      <w:rPr>
                        <w:rFonts w:eastAsia="Arial" w:cs="Arial"/>
                        <w:b w:val="false"/>
                        <w:i w:val="false"/>
                        <w:caps w:val="false"/>
                        <w:smallCaps w:val="false"/>
                        <w:strike w:val="false"/>
                        <w:dstrike w:val="false"/>
                        <w:color w:val="000000"/>
                        <w:position w:val="0"/>
                        <w:sz w:val="14"/>
                        <w:sz w:val="14"/>
                        <w:vertAlign w:val="baseline"/>
                      </w:rPr>
                      <w:t xml:space="preserve">Av. Calle 26 # 57- 41 / 83 Torre 8 Piso 2 – PBX: </w:t>
                    </w:r>
                    <w:r>
                      <w:rPr>
                        <w:rFonts w:eastAsia="Arial" w:cs="Arial"/>
                        <w:b w:val="false"/>
                        <w:i w:val="false"/>
                        <w:caps w:val="false"/>
                        <w:smallCaps w:val="false"/>
                        <w:strike w:val="false"/>
                        <w:dstrike w:val="false"/>
                        <w:color w:val="222222"/>
                        <w:position w:val="0"/>
                        <w:sz w:val="14"/>
                        <w:sz w:val="14"/>
                        <w:highlight w:val="white"/>
                        <w:vertAlign w:val="baseline"/>
                      </w:rPr>
                      <w:t>(+57) (601)</w:t>
                    </w:r>
                    <w:r>
                      <w:rPr>
                        <w:rFonts w:eastAsia="Arial" w:cs="Arial"/>
                        <w:b w:val="false"/>
                        <w:i w:val="false"/>
                        <w:caps w:val="false"/>
                        <w:smallCaps w:val="false"/>
                        <w:strike w:val="false"/>
                        <w:dstrike w:val="false"/>
                        <w:color w:val="000000"/>
                        <w:position w:val="0"/>
                        <w:sz w:val="14"/>
                        <w:sz w:val="14"/>
                        <w:vertAlign w:val="baseline"/>
                      </w:rPr>
                      <w:t xml:space="preserve"> 6258480, Ext 2081 – Línea gratuita nacional 018000914446 – Bogotá D.C. Colombia</w:t>
                    </w:r>
                  </w:p>
                  <w:p>
                    <w:pPr>
                      <w:pStyle w:val="FrameContents"/>
                      <w:spacing w:lineRule="exact" w:line="240" w:before="0" w:after="0"/>
                      <w:ind w:hanging="2" w:left="0" w:right="0"/>
                      <w:jc w:val="center"/>
                      <w:rPr/>
                    </w:pPr>
                    <w:r>
                      <w:rPr/>
                    </w:r>
                  </w:p>
                  <w:p>
                    <w:pPr>
                      <w:pStyle w:val="FrameContents"/>
                      <w:spacing w:lineRule="exact" w:line="240" w:before="0" w:after="0"/>
                      <w:ind w:hanging="2" w:left="0" w:right="0"/>
                      <w:jc w:val="left"/>
                      <w:rPr/>
                    </w:pPr>
                    <w:r>
                      <w:rPr/>
                    </w:r>
                  </w:p>
                </w:txbxContent>
              </v:textbox>
              <w10:wrap type="square"/>
            </v:rect>
          </w:pict>
        </mc:Fallback>
      </mc:AlternateContent>
    </w:r>
  </w:p>
  <w:p>
    <w:pPr>
      <w:pStyle w:val="Normal"/>
      <w:tabs>
        <w:tab w:val="clear" w:pos="720"/>
        <w:tab w:val="center" w:pos="0" w:leader="none"/>
        <w:tab w:val="right" w:pos="8504" w:leader="none"/>
      </w:tabs>
      <w:spacing w:lineRule="auto" w:line="240" w:before="0" w:after="0"/>
      <w:ind w:hanging="2"/>
      <w:rPr>
        <w:sz w:val="16"/>
        <w:szCs w:val="16"/>
      </w:rPr>
    </w:pPr>
    <w:r>
      <w:rPr>
        <w:sz w:val="16"/>
        <w:szCs w:val="16"/>
      </w:rPr>
      <w:t>Código: M801PR01F01</w:t>
    </w:r>
  </w:p>
  <w:p>
    <w:pPr>
      <w:pStyle w:val="Normal"/>
      <w:tabs>
        <w:tab w:val="clear" w:pos="720"/>
        <w:tab w:val="center" w:pos="0" w:leader="none"/>
        <w:tab w:val="right" w:pos="8504" w:leader="none"/>
      </w:tabs>
      <w:spacing w:lineRule="auto" w:line="240" w:before="0" w:after="0"/>
      <w:ind w:hanging="2"/>
      <w:rPr>
        <w:sz w:val="16"/>
        <w:szCs w:val="16"/>
      </w:rPr>
    </w:pPr>
    <w:r>
      <w:rPr>
        <w:sz w:val="16"/>
        <w:szCs w:val="16"/>
      </w:rPr>
      <w:t>Versión: 01</w:t>
    </w:r>
  </w:p>
  <w:p>
    <w:pPr>
      <w:pStyle w:val="Normal"/>
      <w:tabs>
        <w:tab w:val="clear" w:pos="720"/>
        <w:tab w:val="center" w:pos="0" w:leader="none"/>
        <w:tab w:val="right" w:pos="8504" w:leader="none"/>
      </w:tabs>
      <w:spacing w:lineRule="auto" w:line="240" w:before="0" w:after="0"/>
      <w:ind w:hanging="2"/>
      <w:rPr>
        <w:color w:val="808080"/>
        <w:sz w:val="16"/>
        <w:szCs w:val="16"/>
      </w:rPr>
    </w:pPr>
    <w:r>
      <w:rPr>
        <w:sz w:val="16"/>
        <w:szCs w:val="16"/>
      </w:rPr>
      <w:t>Vigente desde 2021-11-30</w:t>
    </w:r>
  </w:p>
  <w:p>
    <w:pPr>
      <w:pStyle w:val="Normal"/>
      <w:tabs>
        <w:tab w:val="clear" w:pos="720"/>
        <w:tab w:val="center" w:pos="0" w:leader="none"/>
        <w:tab w:val="right" w:pos="8504" w:leader="none"/>
      </w:tabs>
      <w:spacing w:lineRule="auto" w:line="240" w:before="0" w:after="0"/>
      <w:ind w:hanging="0" w:left="4000"/>
      <w:jc w:val="left"/>
      <w:rPr>
        <w:rFonts w:ascii="Arial" w:hAnsi="Arial" w:eastAsia="Arial" w:cs="Arial"/>
        <w:sz w:val="16"/>
        <w:szCs w:val="16"/>
      </w:rPr>
    </w:pPr>
    <w:r>
      <w:rPr>
        <w:rFonts w:eastAsia="Arial" w:cs="Arial"/>
        <w:sz w:val="16"/>
        <w:szCs w:val="16"/>
      </w:rPr>
      <w:t xml:space="preserve">Página </w:t>
    </w:r>
    <w:r>
      <w:rPr/>
      <w:fldChar w:fldCharType="begin"/>
    </w:r>
    <w:r>
      <w:rPr/>
      <w:instrText xml:space="preserve"> PAGE </w:instrText>
    </w:r>
    <w:r>
      <w:rPr/>
      <w:fldChar w:fldCharType="separate"/>
    </w:r>
    <w:r>
      <w:rPr/>
      <w:t>275</w:t>
    </w:r>
    <w:r>
      <w:rPr/>
      <w:fldChar w:fldCharType="end"/>
    </w:r>
    <w:r>
      <w:rPr>
        <w:rFonts w:eastAsia="Arial" w:cs="Arial"/>
        <w:sz w:val="16"/>
        <w:szCs w:val="16"/>
      </w:rPr>
      <w:t xml:space="preserve"> de </w:t>
    </w:r>
    <w:r>
      <w:rPr/>
      <w:fldChar w:fldCharType="begin"/>
    </w:r>
    <w:r>
      <w:rPr/>
      <w:instrText xml:space="preserve"> NUMPAGES </w:instrText>
    </w:r>
    <w:r>
      <w:rPr/>
      <w:fldChar w:fldCharType="separate"/>
    </w:r>
    <w:r>
      <w:rPr/>
      <w:t>380</w:t>
    </w:r>
    <w:r>
      <w:rPr/>
      <w:fldChar w:fldCharType="end"/>
    </w:r>
    <w:r>
      <w:rPr/>
      <w:t xml:space="preserve"> </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0" w:leader="none"/>
        <w:tab w:val="right" w:pos="8504" w:leader="none"/>
      </w:tabs>
      <w:spacing w:lineRule="exact" w:line="520" w:before="0" w:after="0"/>
      <w:ind w:hanging="2"/>
      <w:rPr>
        <w:rFonts w:ascii="Arial" w:hAnsi="Arial" w:eastAsia="Arial" w:cs="Arial"/>
        <w:sz w:val="16"/>
        <w:szCs w:val="16"/>
      </w:rPr>
    </w:pPr>
    <w:r>
      <w:rPr>
        <w:rFonts w:eastAsia="Arial" w:cs="Arial"/>
        <w:sz w:val="16"/>
        <w:szCs w:val="16"/>
      </w:rPr>
      <w:drawing>
        <wp:anchor behindDoc="1" distT="0" distB="0" distL="114300" distR="114300" simplePos="0" locked="0" layoutInCell="0" allowOverlap="1" relativeHeight="515">
          <wp:simplePos x="0" y="0"/>
          <wp:positionH relativeFrom="column">
            <wp:posOffset>4618990</wp:posOffset>
          </wp:positionH>
          <wp:positionV relativeFrom="paragraph">
            <wp:posOffset>307975</wp:posOffset>
          </wp:positionV>
          <wp:extent cx="1139825" cy="695325"/>
          <wp:effectExtent l="0" t="0" r="0" b="0"/>
          <wp:wrapSquare wrapText="bothSides"/>
          <wp:docPr id="40" name="Image33" descr="Imagen que contiene Texto&#10;&#10;&#10;&#10;&#10;&#10;&#10;&#10;&#10;&#10;&#10;&#10;&#10;&#10;&#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3" descr="Imagen que contiene Texto&#10;&#10;&#10;&#10;&#10;&#10;&#10;&#10;&#10;&#10;&#10;&#10;&#10;&#10;&#10;&#10;Descripción generada automáticamente"/>
                  <pic:cNvPicPr>
                    <a:picLocks noChangeAspect="1" noChangeArrowheads="1"/>
                  </pic:cNvPicPr>
                </pic:nvPicPr>
                <pic:blipFill>
                  <a:blip r:embed="rId1"/>
                  <a:srcRect l="0" t="0" r="48351" b="0"/>
                  <a:stretch>
                    <a:fillRect/>
                  </a:stretch>
                </pic:blipFill>
                <pic:spPr bwMode="auto">
                  <a:xfrm>
                    <a:off x="0" y="0"/>
                    <a:ext cx="1139825" cy="695325"/>
                  </a:xfrm>
                  <a:prstGeom prst="rect">
                    <a:avLst/>
                  </a:prstGeom>
                </pic:spPr>
              </pic:pic>
            </a:graphicData>
          </a:graphic>
        </wp:anchor>
      </w:drawing>
      <mc:AlternateContent>
        <mc:Choice Requires="wps">
          <w:drawing>
            <wp:anchor behindDoc="1" distT="46355" distB="45085" distL="113665" distR="114300" simplePos="0" locked="0" layoutInCell="0" allowOverlap="1" relativeHeight="727">
              <wp:simplePos x="0" y="0"/>
              <wp:positionH relativeFrom="column">
                <wp:posOffset>31115</wp:posOffset>
              </wp:positionH>
              <wp:positionV relativeFrom="paragraph">
                <wp:posOffset>1270</wp:posOffset>
              </wp:positionV>
              <wp:extent cx="6002655" cy="313690"/>
              <wp:effectExtent l="0" t="0" r="0" b="0"/>
              <wp:wrapSquare wrapText="bothSides"/>
              <wp:docPr id="41" name="Shape 2"/>
              <a:graphic xmlns:a="http://schemas.openxmlformats.org/drawingml/2006/main">
                <a:graphicData uri="http://schemas.microsoft.com/office/word/2010/wordprocessingShape">
                  <wps:wsp>
                    <wps:cNvSpPr/>
                    <wps:spPr>
                      <a:xfrm>
                        <a:off x="0" y="0"/>
                        <a:ext cx="6002640" cy="313560"/>
                      </a:xfrm>
                      <a:prstGeom prst="rect">
                        <a:avLst/>
                      </a:prstGeom>
                      <a:noFill/>
                      <a:ln w="0">
                        <a:noFill/>
                      </a:ln>
                    </wps:spPr>
                    <wps:style>
                      <a:lnRef idx="0"/>
                      <a:fillRef idx="0"/>
                      <a:effectRef idx="0"/>
                      <a:fontRef idx="minor"/>
                    </wps:style>
                    <wps:txbx>
                      <w:txbxContent>
                        <w:p>
                          <w:pPr>
                            <w:pStyle w:val="FrameContents"/>
                            <w:spacing w:lineRule="exact" w:line="240" w:before="0" w:after="0"/>
                            <w:ind w:hanging="1" w:left="0" w:right="0"/>
                            <w:jc w:val="center"/>
                            <w:rPr/>
                          </w:pPr>
                          <w:r>
                            <w:rPr>
                              <w:rFonts w:eastAsia="Arial" w:cs="Arial"/>
                              <w:b w:val="false"/>
                              <w:i w:val="false"/>
                              <w:caps w:val="false"/>
                              <w:smallCaps w:val="false"/>
                              <w:strike w:val="false"/>
                              <w:dstrike w:val="false"/>
                              <w:color w:val="000000"/>
                              <w:position w:val="0"/>
                              <w:sz w:val="14"/>
                              <w:sz w:val="14"/>
                              <w:vertAlign w:val="baseline"/>
                            </w:rPr>
                            <w:t xml:space="preserve">Av. Calle 26 # 57- 41 / 83 Torre 8 Piso 2 – PBX: </w:t>
                          </w:r>
                          <w:r>
                            <w:rPr>
                              <w:rFonts w:eastAsia="Arial" w:cs="Arial"/>
                              <w:b w:val="false"/>
                              <w:i w:val="false"/>
                              <w:caps w:val="false"/>
                              <w:smallCaps w:val="false"/>
                              <w:strike w:val="false"/>
                              <w:dstrike w:val="false"/>
                              <w:color w:val="222222"/>
                              <w:position w:val="0"/>
                              <w:sz w:val="14"/>
                              <w:sz w:val="14"/>
                              <w:highlight w:val="white"/>
                              <w:vertAlign w:val="baseline"/>
                            </w:rPr>
                            <w:t>(+57) (601)</w:t>
                          </w:r>
                          <w:r>
                            <w:rPr>
                              <w:rFonts w:eastAsia="Arial" w:cs="Arial"/>
                              <w:b w:val="false"/>
                              <w:i w:val="false"/>
                              <w:caps w:val="false"/>
                              <w:smallCaps w:val="false"/>
                              <w:strike w:val="false"/>
                              <w:dstrike w:val="false"/>
                              <w:color w:val="000000"/>
                              <w:position w:val="0"/>
                              <w:sz w:val="14"/>
                              <w:sz w:val="14"/>
                              <w:vertAlign w:val="baseline"/>
                            </w:rPr>
                            <w:t xml:space="preserve"> 6258480, Ext 2081 – Línea gratuita nacional 018000914446 – Bogotá D.C. Colombia</w:t>
                          </w:r>
                        </w:p>
                        <w:p>
                          <w:pPr>
                            <w:pStyle w:val="FrameContents"/>
                            <w:spacing w:lineRule="exact" w:line="240" w:before="0" w:after="0"/>
                            <w:ind w:hanging="2" w:left="0" w:right="0"/>
                            <w:jc w:val="center"/>
                            <w:rPr/>
                          </w:pPr>
                          <w:r>
                            <w:rPr/>
                          </w:r>
                        </w:p>
                        <w:p>
                          <w:pPr>
                            <w:pStyle w:val="FrameContents"/>
                            <w:spacing w:lineRule="exact" w:line="240" w:before="0" w:after="0"/>
                            <w:ind w:hanging="2" w:left="0" w:right="0"/>
                            <w:jc w:val="left"/>
                            <w:rPr/>
                          </w:pPr>
                          <w:r>
                            <w:rPr/>
                          </w:r>
                        </w:p>
                      </w:txbxContent>
                    </wps:txbx>
                    <wps:bodyPr anchor="t">
                      <a:noAutofit/>
                    </wps:bodyPr>
                  </wps:wsp>
                </a:graphicData>
              </a:graphic>
            </wp:anchor>
          </w:drawing>
        </mc:Choice>
        <mc:Fallback>
          <w:pict>
            <v:rect id="shape_0" ID="Shape 2" path="m0,0l-2147483645,0l-2147483645,-2147483646l0,-2147483646xe" stroked="f" o:allowincell="f" style="position:absolute;margin-left:2.45pt;margin-top:0.1pt;width:472.6pt;height:24.65pt;mso-wrap-style:square;v-text-anchor:top">
              <v:fill o:detectmouseclick="t" on="false"/>
              <v:stroke color="#3465a4" joinstyle="round" endcap="flat"/>
              <v:textbox>
                <w:txbxContent>
                  <w:p>
                    <w:pPr>
                      <w:pStyle w:val="FrameContents"/>
                      <w:spacing w:lineRule="exact" w:line="240" w:before="0" w:after="0"/>
                      <w:ind w:hanging="1" w:left="0" w:right="0"/>
                      <w:jc w:val="center"/>
                      <w:rPr/>
                    </w:pPr>
                    <w:r>
                      <w:rPr>
                        <w:rFonts w:eastAsia="Arial" w:cs="Arial"/>
                        <w:b w:val="false"/>
                        <w:i w:val="false"/>
                        <w:caps w:val="false"/>
                        <w:smallCaps w:val="false"/>
                        <w:strike w:val="false"/>
                        <w:dstrike w:val="false"/>
                        <w:color w:val="000000"/>
                        <w:position w:val="0"/>
                        <w:sz w:val="14"/>
                        <w:sz w:val="14"/>
                        <w:vertAlign w:val="baseline"/>
                      </w:rPr>
                      <w:t xml:space="preserve">Av. Calle 26 # 57- 41 / 83 Torre 8 Piso 2 – PBX: </w:t>
                    </w:r>
                    <w:r>
                      <w:rPr>
                        <w:rFonts w:eastAsia="Arial" w:cs="Arial"/>
                        <w:b w:val="false"/>
                        <w:i w:val="false"/>
                        <w:caps w:val="false"/>
                        <w:smallCaps w:val="false"/>
                        <w:strike w:val="false"/>
                        <w:dstrike w:val="false"/>
                        <w:color w:val="222222"/>
                        <w:position w:val="0"/>
                        <w:sz w:val="14"/>
                        <w:sz w:val="14"/>
                        <w:highlight w:val="white"/>
                        <w:vertAlign w:val="baseline"/>
                      </w:rPr>
                      <w:t>(+57) (601)</w:t>
                    </w:r>
                    <w:r>
                      <w:rPr>
                        <w:rFonts w:eastAsia="Arial" w:cs="Arial"/>
                        <w:b w:val="false"/>
                        <w:i w:val="false"/>
                        <w:caps w:val="false"/>
                        <w:smallCaps w:val="false"/>
                        <w:strike w:val="false"/>
                        <w:dstrike w:val="false"/>
                        <w:color w:val="000000"/>
                        <w:position w:val="0"/>
                        <w:sz w:val="14"/>
                        <w:sz w:val="14"/>
                        <w:vertAlign w:val="baseline"/>
                      </w:rPr>
                      <w:t xml:space="preserve"> 6258480, Ext 2081 – Línea gratuita nacional 018000914446 – Bogotá D.C. Colombia</w:t>
                    </w:r>
                  </w:p>
                  <w:p>
                    <w:pPr>
                      <w:pStyle w:val="FrameContents"/>
                      <w:spacing w:lineRule="exact" w:line="240" w:before="0" w:after="0"/>
                      <w:ind w:hanging="2" w:left="0" w:right="0"/>
                      <w:jc w:val="center"/>
                      <w:rPr/>
                    </w:pPr>
                    <w:r>
                      <w:rPr/>
                    </w:r>
                  </w:p>
                  <w:p>
                    <w:pPr>
                      <w:pStyle w:val="FrameContents"/>
                      <w:spacing w:lineRule="exact" w:line="240" w:before="0" w:after="0"/>
                      <w:ind w:hanging="2" w:left="0" w:right="0"/>
                      <w:jc w:val="left"/>
                      <w:rPr/>
                    </w:pPr>
                    <w:r>
                      <w:rPr/>
                    </w:r>
                  </w:p>
                </w:txbxContent>
              </v:textbox>
              <w10:wrap type="square"/>
            </v:rect>
          </w:pict>
        </mc:Fallback>
      </mc:AlternateContent>
    </w:r>
  </w:p>
  <w:p>
    <w:pPr>
      <w:pStyle w:val="Normal"/>
      <w:tabs>
        <w:tab w:val="clear" w:pos="720"/>
        <w:tab w:val="center" w:pos="0" w:leader="none"/>
        <w:tab w:val="right" w:pos="8504" w:leader="none"/>
      </w:tabs>
      <w:spacing w:lineRule="auto" w:line="240" w:before="0" w:after="0"/>
      <w:ind w:hanging="2"/>
      <w:rPr>
        <w:sz w:val="16"/>
        <w:szCs w:val="16"/>
      </w:rPr>
    </w:pPr>
    <w:r>
      <w:rPr>
        <w:sz w:val="16"/>
        <w:szCs w:val="16"/>
      </w:rPr>
      <w:t>Código: M801PR01F01</w:t>
    </w:r>
  </w:p>
  <w:p>
    <w:pPr>
      <w:pStyle w:val="Normal"/>
      <w:tabs>
        <w:tab w:val="clear" w:pos="720"/>
        <w:tab w:val="center" w:pos="0" w:leader="none"/>
        <w:tab w:val="right" w:pos="8504" w:leader="none"/>
      </w:tabs>
      <w:spacing w:lineRule="auto" w:line="240" w:before="0" w:after="0"/>
      <w:ind w:hanging="2"/>
      <w:rPr>
        <w:sz w:val="16"/>
        <w:szCs w:val="16"/>
      </w:rPr>
    </w:pPr>
    <w:r>
      <w:rPr>
        <w:sz w:val="16"/>
        <w:szCs w:val="16"/>
      </w:rPr>
      <w:t>Versión: 01</w:t>
    </w:r>
  </w:p>
  <w:p>
    <w:pPr>
      <w:pStyle w:val="Normal"/>
      <w:tabs>
        <w:tab w:val="clear" w:pos="720"/>
        <w:tab w:val="center" w:pos="0" w:leader="none"/>
        <w:tab w:val="right" w:pos="8504" w:leader="none"/>
      </w:tabs>
      <w:spacing w:lineRule="auto" w:line="240" w:before="0" w:after="0"/>
      <w:ind w:hanging="2"/>
      <w:rPr>
        <w:color w:val="808080"/>
        <w:sz w:val="16"/>
        <w:szCs w:val="16"/>
      </w:rPr>
    </w:pPr>
    <w:r>
      <w:rPr>
        <w:sz w:val="16"/>
        <w:szCs w:val="16"/>
      </w:rPr>
      <w:t>Vigente desde 2021-11-30</w:t>
    </w:r>
  </w:p>
  <w:p>
    <w:pPr>
      <w:pStyle w:val="Normal"/>
      <w:tabs>
        <w:tab w:val="clear" w:pos="720"/>
        <w:tab w:val="center" w:pos="0" w:leader="none"/>
        <w:tab w:val="right" w:pos="8504" w:leader="none"/>
      </w:tabs>
      <w:spacing w:lineRule="auto" w:line="240" w:before="0" w:after="0"/>
      <w:ind w:hanging="0" w:left="4000"/>
      <w:jc w:val="left"/>
      <w:rPr>
        <w:rFonts w:ascii="Arial" w:hAnsi="Arial" w:eastAsia="Arial" w:cs="Arial"/>
        <w:sz w:val="16"/>
        <w:szCs w:val="16"/>
      </w:rPr>
    </w:pPr>
    <w:r>
      <w:rPr>
        <w:rFonts w:eastAsia="Arial" w:cs="Arial"/>
        <w:sz w:val="16"/>
        <w:szCs w:val="16"/>
      </w:rPr>
      <w:t xml:space="preserve">Página </w:t>
    </w:r>
    <w:r>
      <w:rPr/>
      <w:fldChar w:fldCharType="begin"/>
    </w:r>
    <w:r>
      <w:rPr/>
      <w:instrText xml:space="preserve"> PAGE </w:instrText>
    </w:r>
    <w:r>
      <w:rPr/>
      <w:fldChar w:fldCharType="separate"/>
    </w:r>
    <w:r>
      <w:rPr/>
      <w:t>380</w:t>
    </w:r>
    <w:r>
      <w:rPr/>
      <w:fldChar w:fldCharType="end"/>
    </w:r>
    <w:r>
      <w:rPr>
        <w:rFonts w:eastAsia="Arial" w:cs="Arial"/>
        <w:sz w:val="16"/>
        <w:szCs w:val="16"/>
      </w:rPr>
      <w:t xml:space="preserve"> de </w:t>
    </w:r>
    <w:r>
      <w:rPr/>
      <w:fldChar w:fldCharType="begin"/>
    </w:r>
    <w:r>
      <w:rPr/>
      <w:instrText xml:space="preserve"> NUMPAGES </w:instrText>
    </w:r>
    <w:r>
      <w:rPr/>
      <w:fldChar w:fldCharType="separate"/>
    </w:r>
    <w:r>
      <w:rPr/>
      <w:t>380</w:t>
    </w:r>
    <w:r>
      <w:rPr/>
      <w:fldChar w:fldCharType="end"/>
    </w:r>
    <w:r>
      <w:rPr/>
      <w:t xml:space="preserve"> </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0"/>
      <w:jc w:val="center"/>
      <w:rPr>
        <w:rFonts w:ascii="Arial" w:hAnsi="Arial" w:eastAsia="Arial" w:cs="Arial"/>
        <w:b/>
        <w:bCs/>
        <w:color w:val="2D6437"/>
        <w:sz w:val="24"/>
        <w:szCs w:val="24"/>
      </w:rPr>
    </w:pPr>
    <w:r>
      <w:rPr>
        <w:rFonts w:eastAsia="Arial" w:cs="Arial"/>
        <w:b/>
        <w:bCs/>
        <w:color w:val="2D6437"/>
        <w:sz w:val="24"/>
        <w:szCs w:val="24"/>
      </w:rPr>
      <w:drawing>
        <wp:anchor behindDoc="1" distT="0" distB="0" distL="0" distR="0" simplePos="0" locked="0" layoutInCell="1" allowOverlap="1" relativeHeight="517">
          <wp:simplePos x="0" y="0"/>
          <wp:positionH relativeFrom="column">
            <wp:posOffset>2542540</wp:posOffset>
          </wp:positionH>
          <wp:positionV relativeFrom="paragraph">
            <wp:posOffset>-335280</wp:posOffset>
          </wp:positionV>
          <wp:extent cx="1247775" cy="1162050"/>
          <wp:effectExtent l="0" t="0" r="0" b="0"/>
          <wp:wrapNone/>
          <wp:docPr id="25" name="image2.png" descr="Logotip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png" descr="Logotipo&#10;&#10;Descripción generada automáticamente con confianza baja"/>
                  <pic:cNvPicPr>
                    <a:picLocks noChangeAspect="1" noChangeArrowheads="1"/>
                  </pic:cNvPicPr>
                </pic:nvPicPr>
                <pic:blipFill>
                  <a:blip r:embed="rId1"/>
                  <a:stretch>
                    <a:fillRect/>
                  </a:stretch>
                </pic:blipFill>
                <pic:spPr bwMode="auto">
                  <a:xfrm>
                    <a:off x="0" y="0"/>
                    <a:ext cx="1247775" cy="1162050"/>
                  </a:xfrm>
                  <a:prstGeom prst="rect">
                    <a:avLst/>
                  </a:prstGeom>
                </pic:spPr>
              </pic:pic>
            </a:graphicData>
          </a:graphic>
        </wp:anchor>
      </w:drawing>
    </w:r>
  </w:p>
  <w:p>
    <w:pPr>
      <w:pStyle w:val="Normal"/>
      <w:ind w:hanging="0"/>
      <w:jc w:val="center"/>
      <w:rPr>
        <w:rFonts w:ascii="Arial" w:hAnsi="Arial" w:eastAsia="Arial" w:cs="Arial"/>
        <w:b/>
        <w:bCs/>
        <w:color w:val="2D6437"/>
        <w:sz w:val="24"/>
        <w:szCs w:val="24"/>
      </w:rPr>
    </w:pPr>
    <w:r>
      <w:rPr>
        <w:rFonts w:eastAsia="Arial" w:cs="Arial"/>
        <w:b/>
        <w:bCs/>
        <w:color w:val="2D6437"/>
        <w:sz w:val="24"/>
        <w:szCs w:val="24"/>
      </w:rPr>
    </w:r>
  </w:p>
  <w:p>
    <w:pPr>
      <w:pStyle w:val="Normal"/>
      <w:ind w:hanging="0"/>
      <w:jc w:val="center"/>
      <w:rPr>
        <w:rFonts w:ascii="Arial" w:hAnsi="Arial" w:eastAsia="Arial" w:cs="Arial"/>
        <w:b/>
        <w:bCs/>
        <w:color w:val="2D6437"/>
        <w:sz w:val="24"/>
        <w:szCs w:val="24"/>
      </w:rPr>
    </w:pPr>
    <w:r>
      <w:rPr>
        <w:rFonts w:eastAsia="Arial" w:cs="Arial"/>
        <w:b/>
        <w:bCs/>
        <w:color w:val="2D6437"/>
        <w:sz w:val="24"/>
        <w:szCs w:val="24"/>
      </w:rPr>
    </w:r>
  </w:p>
  <w:p>
    <w:pPr>
      <w:pStyle w:val="Normal"/>
      <w:ind w:hanging="0"/>
      <w:rPr>
        <w:rFonts w:ascii="Arial" w:hAnsi="Arial" w:eastAsia="Arial" w:cs="Arial"/>
        <w:b/>
        <w:bCs/>
        <w:color w:val="2D6437"/>
        <w:sz w:val="24"/>
        <w:szCs w:val="24"/>
      </w:rPr>
    </w:pPr>
    <w:r>
      <w:rPr>
        <w:rFonts w:eastAsia="Arial" w:cs="Arial"/>
        <w:b/>
        <w:bCs/>
        <w:color w:val="2D6437"/>
        <w:sz w:val="24"/>
        <w:szCs w:val="24"/>
      </w:rPr>
    </w:r>
  </w:p>
  <w:p>
    <w:pPr>
      <w:pStyle w:val="Normal"/>
      <w:ind w:hanging="0"/>
      <w:rPr>
        <w:rFonts w:ascii="Arial" w:hAnsi="Arial" w:eastAsia="Arial" w:cs="Arial"/>
        <w:b/>
        <w:bCs/>
        <w:color w:val="2D6437"/>
        <w:sz w:val="24"/>
        <w:szCs w:val="24"/>
      </w:rPr>
    </w:pPr>
    <w:r>
      <w:rPr>
        <w:rFonts w:eastAsia="Arial" w:cs="Arial"/>
        <w:b/>
        <w:bCs/>
        <w:color w:val="2D6437"/>
        <w:sz w:val="24"/>
        <w:szCs w:val="24"/>
      </w:rPr>
    </w:r>
  </w:p>
  <w:p>
    <w:pPr>
      <w:pStyle w:val="Normal"/>
      <w:ind w:hanging="0"/>
      <w:jc w:val="center"/>
      <w:rPr>
        <w:rFonts w:ascii="Helvetica Neue" w:hAnsi="Helvetica Neue" w:eastAsia="Helvetica Neue" w:cs="Helvetica Neue"/>
        <w:b/>
        <w:bCs/>
        <w:color w:val="000000"/>
      </w:rPr>
    </w:pPr>
    <w:r>
      <w:rPr>
        <w:rFonts w:eastAsia="Arial" w:cs="Arial"/>
        <w:b/>
        <w:bCs/>
        <w:color w:val="2D6437"/>
        <w:sz w:val="24"/>
        <w:szCs w:val="24"/>
      </w:rPr>
      <w:t xml:space="preserve">                            </w:t>
    </w:r>
    <w:r>
      <w:rPr>
        <w:rFonts w:eastAsia="Arial" w:cs="Arial"/>
        <w:b/>
        <w:bCs/>
        <w:color w:val="2D6437"/>
        <w:sz w:val="24"/>
        <w:szCs w:val="24"/>
      </w:rPr>
      <w:t>ANEXO 2 DE LOS TdR CONVOCATORIA 56 DEL SGR</w:t>
    </w:r>
    <w:r>
      <w:rPr>
        <w:color w:val="000000"/>
      </w:rPr>
      <w:t xml:space="preserve">                          </w:t>
      <w:tab/>
      <w:tab/>
    </w:r>
  </w:p>
  <w:p>
    <w:pPr>
      <w:pStyle w:val="Normal"/>
      <w:ind w:hanging="2"/>
      <w:jc w:val="both"/>
      <w:rPr>
        <w:rFonts w:ascii="Helvetica Neue" w:hAnsi="Helvetica Neue" w:eastAsia="Helvetica Neue" w:cs="Helvetica Neue"/>
        <w:color w:val="000000"/>
      </w:rPr>
    </w:pPr>
    <w:r>
      <w:rPr>
        <w:rFonts w:eastAsia="Helvetica Neue" w:cs="Helvetica Neue" w:ascii="Helvetica Neue" w:hAnsi="Helvetica Neue"/>
        <w:color w:val="00000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0"/>
      <w:jc w:val="center"/>
      <w:rPr>
        <w:rFonts w:ascii="Arial" w:hAnsi="Arial" w:eastAsia="Arial" w:cs="Arial"/>
        <w:b/>
        <w:bCs/>
        <w:color w:val="2D6437"/>
        <w:sz w:val="24"/>
        <w:szCs w:val="24"/>
      </w:rPr>
    </w:pPr>
    <w:r>
      <w:rPr>
        <w:rFonts w:eastAsia="Arial" w:cs="Arial"/>
        <w:b/>
        <w:bCs/>
        <w:color w:val="2D6437"/>
        <w:sz w:val="24"/>
        <w:szCs w:val="24"/>
      </w:rPr>
      <w:drawing>
        <wp:anchor behindDoc="1" distT="0" distB="0" distL="0" distR="0" simplePos="0" locked="0" layoutInCell="1" allowOverlap="1" relativeHeight="517">
          <wp:simplePos x="0" y="0"/>
          <wp:positionH relativeFrom="column">
            <wp:posOffset>2542540</wp:posOffset>
          </wp:positionH>
          <wp:positionV relativeFrom="paragraph">
            <wp:posOffset>-335280</wp:posOffset>
          </wp:positionV>
          <wp:extent cx="1247775" cy="1162050"/>
          <wp:effectExtent l="0" t="0" r="0" b="0"/>
          <wp:wrapNone/>
          <wp:docPr id="26" name="image2.png" descr="Logotip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png" descr="Logotipo&#10;&#10;Descripción generada automáticamente con confianza baja"/>
                  <pic:cNvPicPr>
                    <a:picLocks noChangeAspect="1" noChangeArrowheads="1"/>
                  </pic:cNvPicPr>
                </pic:nvPicPr>
                <pic:blipFill>
                  <a:blip r:embed="rId1"/>
                  <a:stretch>
                    <a:fillRect/>
                  </a:stretch>
                </pic:blipFill>
                <pic:spPr bwMode="auto">
                  <a:xfrm>
                    <a:off x="0" y="0"/>
                    <a:ext cx="1247775" cy="1162050"/>
                  </a:xfrm>
                  <a:prstGeom prst="rect">
                    <a:avLst/>
                  </a:prstGeom>
                </pic:spPr>
              </pic:pic>
            </a:graphicData>
          </a:graphic>
        </wp:anchor>
      </w:drawing>
    </w:r>
  </w:p>
  <w:p>
    <w:pPr>
      <w:pStyle w:val="Normal"/>
      <w:ind w:hanging="0"/>
      <w:jc w:val="center"/>
      <w:rPr>
        <w:rFonts w:ascii="Arial" w:hAnsi="Arial" w:eastAsia="Arial" w:cs="Arial"/>
        <w:b/>
        <w:bCs/>
        <w:color w:val="2D6437"/>
        <w:sz w:val="24"/>
        <w:szCs w:val="24"/>
      </w:rPr>
    </w:pPr>
    <w:r>
      <w:rPr>
        <w:rFonts w:eastAsia="Arial" w:cs="Arial"/>
        <w:b/>
        <w:bCs/>
        <w:color w:val="2D6437"/>
        <w:sz w:val="24"/>
        <w:szCs w:val="24"/>
      </w:rPr>
    </w:r>
  </w:p>
  <w:p>
    <w:pPr>
      <w:pStyle w:val="Normal"/>
      <w:ind w:hanging="0"/>
      <w:jc w:val="center"/>
      <w:rPr>
        <w:rFonts w:ascii="Arial" w:hAnsi="Arial" w:eastAsia="Arial" w:cs="Arial"/>
        <w:b/>
        <w:bCs/>
        <w:color w:val="2D6437"/>
        <w:sz w:val="24"/>
        <w:szCs w:val="24"/>
      </w:rPr>
    </w:pPr>
    <w:r>
      <w:rPr>
        <w:rFonts w:eastAsia="Arial" w:cs="Arial"/>
        <w:b/>
        <w:bCs/>
        <w:color w:val="2D6437"/>
        <w:sz w:val="24"/>
        <w:szCs w:val="24"/>
      </w:rPr>
    </w:r>
  </w:p>
  <w:p>
    <w:pPr>
      <w:pStyle w:val="Normal"/>
      <w:ind w:hanging="0"/>
      <w:rPr>
        <w:rFonts w:ascii="Arial" w:hAnsi="Arial" w:eastAsia="Arial" w:cs="Arial"/>
        <w:b/>
        <w:bCs/>
        <w:color w:val="2D6437"/>
        <w:sz w:val="24"/>
        <w:szCs w:val="24"/>
      </w:rPr>
    </w:pPr>
    <w:r>
      <w:rPr>
        <w:rFonts w:eastAsia="Arial" w:cs="Arial"/>
        <w:b/>
        <w:bCs/>
        <w:color w:val="2D6437"/>
        <w:sz w:val="24"/>
        <w:szCs w:val="24"/>
      </w:rPr>
    </w:r>
  </w:p>
  <w:p>
    <w:pPr>
      <w:pStyle w:val="Normal"/>
      <w:ind w:hanging="0"/>
      <w:rPr>
        <w:rFonts w:ascii="Arial" w:hAnsi="Arial" w:eastAsia="Arial" w:cs="Arial"/>
        <w:b/>
        <w:bCs/>
        <w:color w:val="2D6437"/>
        <w:sz w:val="24"/>
        <w:szCs w:val="24"/>
      </w:rPr>
    </w:pPr>
    <w:r>
      <w:rPr>
        <w:rFonts w:eastAsia="Arial" w:cs="Arial"/>
        <w:b/>
        <w:bCs/>
        <w:color w:val="2D6437"/>
        <w:sz w:val="24"/>
        <w:szCs w:val="24"/>
      </w:rPr>
    </w:r>
  </w:p>
  <w:p>
    <w:pPr>
      <w:pStyle w:val="Normal"/>
      <w:ind w:hanging="0"/>
      <w:jc w:val="center"/>
      <w:rPr>
        <w:rFonts w:ascii="Helvetica Neue" w:hAnsi="Helvetica Neue" w:eastAsia="Helvetica Neue" w:cs="Helvetica Neue"/>
        <w:b/>
        <w:bCs/>
        <w:color w:val="000000"/>
      </w:rPr>
    </w:pPr>
    <w:r>
      <w:rPr>
        <w:rFonts w:eastAsia="Arial" w:cs="Arial"/>
        <w:b/>
        <w:bCs/>
        <w:color w:val="2D6437"/>
        <w:sz w:val="24"/>
        <w:szCs w:val="24"/>
      </w:rPr>
      <w:t xml:space="preserve">                            </w:t>
    </w:r>
    <w:r>
      <w:rPr>
        <w:rFonts w:eastAsia="Arial" w:cs="Arial"/>
        <w:b/>
        <w:bCs/>
        <w:color w:val="2D6437"/>
        <w:sz w:val="24"/>
        <w:szCs w:val="24"/>
      </w:rPr>
      <w:t>ANEXO 2 DE LOS TdR CONVOCATORIA 56 DEL SGR</w:t>
    </w:r>
    <w:r>
      <w:rPr>
        <w:color w:val="000000"/>
      </w:rPr>
      <w:t xml:space="preserve">                          </w:t>
      <w:tab/>
      <w:tab/>
    </w:r>
  </w:p>
  <w:p>
    <w:pPr>
      <w:pStyle w:val="Normal"/>
      <w:ind w:hanging="2"/>
      <w:jc w:val="both"/>
      <w:rPr>
        <w:rFonts w:ascii="Helvetica Neue" w:hAnsi="Helvetica Neue" w:eastAsia="Helvetica Neue" w:cs="Helvetica Neue"/>
        <w:color w:val="000000"/>
      </w:rPr>
    </w:pPr>
    <w:r>
      <w:rPr>
        <w:rFonts w:eastAsia="Helvetica Neue" w:cs="Helvetica Neue" w:ascii="Helvetica Neue" w:hAnsi="Helvetica Neue"/>
        <w:color w:val="000000"/>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0"/>
      <w:jc w:val="center"/>
      <w:rPr>
        <w:rFonts w:ascii="Arial" w:hAnsi="Arial" w:eastAsia="Arial" w:cs="Arial"/>
        <w:b/>
        <w:bCs/>
        <w:color w:val="2D6437"/>
        <w:sz w:val="24"/>
        <w:szCs w:val="24"/>
      </w:rPr>
    </w:pPr>
    <w:r>
      <w:rPr>
        <w:rFonts w:eastAsia="Arial" w:cs="Arial"/>
        <w:b/>
        <w:bCs/>
        <w:color w:val="2D6437"/>
        <w:sz w:val="24"/>
        <w:szCs w:val="24"/>
      </w:rPr>
      <w:drawing>
        <wp:anchor behindDoc="1" distT="0" distB="0" distL="0" distR="0" simplePos="0" locked="0" layoutInCell="1" allowOverlap="1" relativeHeight="132">
          <wp:simplePos x="0" y="0"/>
          <wp:positionH relativeFrom="column">
            <wp:posOffset>2542540</wp:posOffset>
          </wp:positionH>
          <wp:positionV relativeFrom="paragraph">
            <wp:posOffset>-335280</wp:posOffset>
          </wp:positionV>
          <wp:extent cx="1247775" cy="1162050"/>
          <wp:effectExtent l="0" t="0" r="0" b="0"/>
          <wp:wrapNone/>
          <wp:docPr id="31" name="Image25" descr="Logotip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5" descr="Logotipo&#10;&#10;Descripción generada automáticamente con confianza baja"/>
                  <pic:cNvPicPr>
                    <a:picLocks noChangeAspect="1" noChangeArrowheads="1"/>
                  </pic:cNvPicPr>
                </pic:nvPicPr>
                <pic:blipFill>
                  <a:blip r:embed="rId1"/>
                  <a:stretch>
                    <a:fillRect/>
                  </a:stretch>
                </pic:blipFill>
                <pic:spPr bwMode="auto">
                  <a:xfrm>
                    <a:off x="0" y="0"/>
                    <a:ext cx="1247775" cy="1162050"/>
                  </a:xfrm>
                  <a:prstGeom prst="rect">
                    <a:avLst/>
                  </a:prstGeom>
                </pic:spPr>
              </pic:pic>
            </a:graphicData>
          </a:graphic>
        </wp:anchor>
      </w:drawing>
    </w:r>
  </w:p>
  <w:p>
    <w:pPr>
      <w:pStyle w:val="Normal"/>
      <w:ind w:hanging="0"/>
      <w:jc w:val="center"/>
      <w:rPr>
        <w:rFonts w:ascii="Arial" w:hAnsi="Arial" w:eastAsia="Arial" w:cs="Arial"/>
        <w:b/>
        <w:bCs/>
        <w:color w:val="2D6437"/>
        <w:sz w:val="24"/>
        <w:szCs w:val="24"/>
      </w:rPr>
    </w:pPr>
    <w:r>
      <w:rPr>
        <w:rFonts w:eastAsia="Arial" w:cs="Arial"/>
        <w:b/>
        <w:bCs/>
        <w:color w:val="2D6437"/>
        <w:sz w:val="24"/>
        <w:szCs w:val="24"/>
      </w:rPr>
    </w:r>
  </w:p>
  <w:p>
    <w:pPr>
      <w:pStyle w:val="Normal"/>
      <w:ind w:hanging="0"/>
      <w:jc w:val="center"/>
      <w:rPr>
        <w:rFonts w:ascii="Arial" w:hAnsi="Arial" w:eastAsia="Arial" w:cs="Arial"/>
        <w:b/>
        <w:bCs/>
        <w:color w:val="2D6437"/>
        <w:sz w:val="24"/>
        <w:szCs w:val="24"/>
      </w:rPr>
    </w:pPr>
    <w:r>
      <w:rPr>
        <w:rFonts w:eastAsia="Arial" w:cs="Arial"/>
        <w:b/>
        <w:bCs/>
        <w:color w:val="2D6437"/>
        <w:sz w:val="24"/>
        <w:szCs w:val="24"/>
      </w:rPr>
    </w:r>
  </w:p>
  <w:p>
    <w:pPr>
      <w:pStyle w:val="Normal"/>
      <w:ind w:hanging="0"/>
      <w:rPr>
        <w:rFonts w:ascii="Arial" w:hAnsi="Arial" w:eastAsia="Arial" w:cs="Arial"/>
        <w:b/>
        <w:bCs/>
        <w:color w:val="2D6437"/>
        <w:sz w:val="24"/>
        <w:szCs w:val="24"/>
      </w:rPr>
    </w:pPr>
    <w:r>
      <w:rPr>
        <w:rFonts w:eastAsia="Arial" w:cs="Arial"/>
        <w:b/>
        <w:bCs/>
        <w:color w:val="2D6437"/>
        <w:sz w:val="24"/>
        <w:szCs w:val="24"/>
      </w:rPr>
    </w:r>
  </w:p>
  <w:p>
    <w:pPr>
      <w:pStyle w:val="Normal"/>
      <w:ind w:hanging="0"/>
      <w:rPr>
        <w:rFonts w:ascii="Arial" w:hAnsi="Arial" w:eastAsia="Arial" w:cs="Arial"/>
        <w:b/>
        <w:bCs/>
        <w:color w:val="2D6437"/>
        <w:sz w:val="24"/>
        <w:szCs w:val="24"/>
      </w:rPr>
    </w:pPr>
    <w:r>
      <w:rPr>
        <w:rFonts w:eastAsia="Arial" w:cs="Arial"/>
        <w:b/>
        <w:bCs/>
        <w:color w:val="2D6437"/>
        <w:sz w:val="24"/>
        <w:szCs w:val="24"/>
      </w:rPr>
    </w:r>
  </w:p>
  <w:p>
    <w:pPr>
      <w:pStyle w:val="Normal"/>
      <w:ind w:hanging="0"/>
      <w:jc w:val="center"/>
      <w:rPr>
        <w:rFonts w:ascii="Helvetica Neue" w:hAnsi="Helvetica Neue" w:eastAsia="Helvetica Neue" w:cs="Helvetica Neue"/>
        <w:b/>
        <w:bCs/>
        <w:color w:val="000000"/>
      </w:rPr>
    </w:pPr>
    <w:r>
      <w:rPr>
        <w:rFonts w:eastAsia="Arial" w:cs="Arial"/>
        <w:b/>
        <w:bCs/>
        <w:color w:val="2D6437"/>
        <w:sz w:val="24"/>
        <w:szCs w:val="24"/>
      </w:rPr>
      <w:t xml:space="preserve">                            </w:t>
    </w:r>
    <w:r>
      <w:rPr>
        <w:rFonts w:eastAsia="Arial" w:cs="Arial"/>
        <w:b/>
        <w:bCs/>
        <w:color w:val="2D6437"/>
        <w:sz w:val="24"/>
        <w:szCs w:val="24"/>
      </w:rPr>
      <w:t>ANEXO 2 DE LOS TdR CONVOCATORIA 56 DEL SGR</w:t>
    </w:r>
    <w:r>
      <w:rPr>
        <w:color w:val="000000"/>
      </w:rPr>
      <w:t xml:space="preserve">                          </w:t>
      <w:tab/>
      <w:tab/>
    </w:r>
  </w:p>
  <w:p>
    <w:pPr>
      <w:pStyle w:val="Normal"/>
      <w:ind w:hanging="2"/>
      <w:jc w:val="both"/>
      <w:rPr>
        <w:rFonts w:ascii="Helvetica Neue" w:hAnsi="Helvetica Neue" w:eastAsia="Helvetica Neue" w:cs="Helvetica Neue"/>
        <w:color w:val="000000"/>
      </w:rPr>
    </w:pPr>
    <w:r>
      <w:rPr>
        <w:rFonts w:eastAsia="Helvetica Neue" w:cs="Helvetica Neue" w:ascii="Helvetica Neue" w:hAnsi="Helvetica Neue"/>
        <w:color w:val="000000"/>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0"/>
      <w:jc w:val="center"/>
      <w:rPr>
        <w:rFonts w:ascii="Arial" w:hAnsi="Arial" w:eastAsia="Arial" w:cs="Arial"/>
        <w:b/>
        <w:bCs/>
        <w:color w:val="2D6437"/>
        <w:sz w:val="24"/>
        <w:szCs w:val="24"/>
      </w:rPr>
    </w:pPr>
    <w:r>
      <w:rPr>
        <w:rFonts w:eastAsia="Arial" w:cs="Arial"/>
        <w:b/>
        <w:bCs/>
        <w:color w:val="2D6437"/>
        <w:sz w:val="24"/>
        <w:szCs w:val="24"/>
      </w:rPr>
      <w:drawing>
        <wp:anchor behindDoc="1" distT="0" distB="0" distL="0" distR="0" simplePos="0" locked="0" layoutInCell="1" allowOverlap="1" relativeHeight="129">
          <wp:simplePos x="0" y="0"/>
          <wp:positionH relativeFrom="column">
            <wp:posOffset>2542540</wp:posOffset>
          </wp:positionH>
          <wp:positionV relativeFrom="paragraph">
            <wp:posOffset>-335280</wp:posOffset>
          </wp:positionV>
          <wp:extent cx="1247775" cy="1162050"/>
          <wp:effectExtent l="0" t="0" r="0" b="0"/>
          <wp:wrapNone/>
          <wp:docPr id="39" name="Image32" descr="Logotip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2" descr="Logotipo&#10;&#10;Descripción generada automáticamente con confianza baja"/>
                  <pic:cNvPicPr>
                    <a:picLocks noChangeAspect="1" noChangeArrowheads="1"/>
                  </pic:cNvPicPr>
                </pic:nvPicPr>
                <pic:blipFill>
                  <a:blip r:embed="rId1"/>
                  <a:stretch>
                    <a:fillRect/>
                  </a:stretch>
                </pic:blipFill>
                <pic:spPr bwMode="auto">
                  <a:xfrm>
                    <a:off x="0" y="0"/>
                    <a:ext cx="1247775" cy="1162050"/>
                  </a:xfrm>
                  <a:prstGeom prst="rect">
                    <a:avLst/>
                  </a:prstGeom>
                </pic:spPr>
              </pic:pic>
            </a:graphicData>
          </a:graphic>
        </wp:anchor>
      </w:drawing>
    </w:r>
  </w:p>
  <w:p>
    <w:pPr>
      <w:pStyle w:val="Normal"/>
      <w:ind w:hanging="0"/>
      <w:jc w:val="center"/>
      <w:rPr>
        <w:rFonts w:ascii="Arial" w:hAnsi="Arial" w:eastAsia="Arial" w:cs="Arial"/>
        <w:b/>
        <w:bCs/>
        <w:color w:val="2D6437"/>
        <w:sz w:val="24"/>
        <w:szCs w:val="24"/>
      </w:rPr>
    </w:pPr>
    <w:r>
      <w:rPr>
        <w:rFonts w:eastAsia="Arial" w:cs="Arial"/>
        <w:b/>
        <w:bCs/>
        <w:color w:val="2D6437"/>
        <w:sz w:val="24"/>
        <w:szCs w:val="24"/>
      </w:rPr>
    </w:r>
  </w:p>
  <w:p>
    <w:pPr>
      <w:pStyle w:val="Normal"/>
      <w:ind w:hanging="0"/>
      <w:jc w:val="center"/>
      <w:rPr>
        <w:rFonts w:ascii="Arial" w:hAnsi="Arial" w:eastAsia="Arial" w:cs="Arial"/>
        <w:b/>
        <w:bCs/>
        <w:color w:val="2D6437"/>
        <w:sz w:val="24"/>
        <w:szCs w:val="24"/>
      </w:rPr>
    </w:pPr>
    <w:r>
      <w:rPr>
        <w:rFonts w:eastAsia="Arial" w:cs="Arial"/>
        <w:b/>
        <w:bCs/>
        <w:color w:val="2D6437"/>
        <w:sz w:val="24"/>
        <w:szCs w:val="24"/>
      </w:rPr>
    </w:r>
  </w:p>
  <w:p>
    <w:pPr>
      <w:pStyle w:val="Normal"/>
      <w:ind w:hanging="0"/>
      <w:rPr>
        <w:rFonts w:ascii="Arial" w:hAnsi="Arial" w:eastAsia="Arial" w:cs="Arial"/>
        <w:b/>
        <w:bCs/>
        <w:color w:val="2D6437"/>
        <w:sz w:val="24"/>
        <w:szCs w:val="24"/>
      </w:rPr>
    </w:pPr>
    <w:r>
      <w:rPr>
        <w:rFonts w:eastAsia="Arial" w:cs="Arial"/>
        <w:b/>
        <w:bCs/>
        <w:color w:val="2D6437"/>
        <w:sz w:val="24"/>
        <w:szCs w:val="24"/>
      </w:rPr>
    </w:r>
  </w:p>
  <w:p>
    <w:pPr>
      <w:pStyle w:val="Normal"/>
      <w:ind w:hanging="0"/>
      <w:rPr>
        <w:rFonts w:ascii="Arial" w:hAnsi="Arial" w:eastAsia="Arial" w:cs="Arial"/>
        <w:b/>
        <w:bCs/>
        <w:color w:val="2D6437"/>
        <w:sz w:val="24"/>
        <w:szCs w:val="24"/>
      </w:rPr>
    </w:pPr>
    <w:r>
      <w:rPr>
        <w:rFonts w:eastAsia="Arial" w:cs="Arial"/>
        <w:b/>
        <w:bCs/>
        <w:color w:val="2D6437"/>
        <w:sz w:val="24"/>
        <w:szCs w:val="24"/>
      </w:rPr>
    </w:r>
  </w:p>
  <w:p>
    <w:pPr>
      <w:pStyle w:val="Normal"/>
      <w:ind w:hanging="0"/>
      <w:jc w:val="center"/>
      <w:rPr>
        <w:rFonts w:ascii="Helvetica Neue" w:hAnsi="Helvetica Neue" w:eastAsia="Helvetica Neue" w:cs="Helvetica Neue"/>
        <w:b/>
        <w:bCs/>
        <w:color w:val="000000"/>
      </w:rPr>
    </w:pPr>
    <w:r>
      <w:rPr>
        <w:rFonts w:eastAsia="Arial" w:cs="Arial"/>
        <w:b/>
        <w:bCs/>
        <w:color w:val="2D6437"/>
        <w:sz w:val="24"/>
        <w:szCs w:val="24"/>
      </w:rPr>
      <w:t xml:space="preserve">                            </w:t>
    </w:r>
    <w:r>
      <w:rPr>
        <w:rFonts w:eastAsia="Arial" w:cs="Arial"/>
        <w:b/>
        <w:bCs/>
        <w:color w:val="2D6437"/>
        <w:sz w:val="24"/>
        <w:szCs w:val="24"/>
      </w:rPr>
      <w:t>ANEXO 2 DE LOS TdR CONVOCATORIA 56 DEL SGR</w:t>
    </w:r>
    <w:r>
      <w:rPr>
        <w:color w:val="000000"/>
      </w:rPr>
      <w:t xml:space="preserve">                          </w:t>
      <w:tab/>
      <w:tab/>
    </w:r>
  </w:p>
  <w:p>
    <w:pPr>
      <w:pStyle w:val="Normal"/>
      <w:ind w:hanging="2"/>
      <w:jc w:val="both"/>
      <w:rPr>
        <w:rFonts w:ascii="Helvetica Neue" w:hAnsi="Helvetica Neue" w:eastAsia="Helvetica Neue" w:cs="Helvetica Neue"/>
        <w:color w:val="000000"/>
      </w:rPr>
    </w:pPr>
    <w:r>
      <w:rPr>
        <w:rFonts w:eastAsia="Helvetica Neue" w:cs="Helvetica Neue" w:ascii="Helvetica Neue" w:hAnsi="Helvetica Neue"/>
        <w:color w:val="000000"/>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2">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3">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4">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5">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6">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7">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8">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9">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10">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11">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12">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13">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14">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15">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16">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17">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18">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19">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20">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21">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22">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23">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24">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25">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26">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27">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28">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29">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30">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31">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32">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3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s-CO"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276" w:before="0" w:after="0"/>
      <w:jc w:val="left"/>
    </w:pPr>
    <w:rPr>
      <w:rFonts w:ascii="Arial" w:hAnsi="Arial" w:eastAsia="Arial" w:cs="Arial"/>
      <w:color w:val="000000"/>
      <w:kern w:val="0"/>
      <w:sz w:val="22"/>
      <w:szCs w:val="24"/>
      <w:lang w:val="es-CO" w:eastAsia="en-US" w:bidi="ar-SA"/>
    </w:rPr>
  </w:style>
  <w:style w:type="paragraph" w:styleId="Heading1">
    <w:name w:val="Heading 1"/>
    <w:basedOn w:val="Normal"/>
    <w:next w:val="BodyText"/>
    <w:uiPriority w:val="9"/>
    <w:qFormat/>
    <w:pPr>
      <w:keepNext w:val="true"/>
      <w:keepLines/>
      <w:pageBreakBefore w:val="false"/>
      <w:spacing w:lineRule="auto" w:line="276" w:before="280" w:after="160"/>
      <w:ind w:hanging="0"/>
      <w:jc w:val="center"/>
      <w:outlineLvl w:val="0"/>
    </w:pPr>
    <w:rPr>
      <w:rFonts w:ascii="Arial" w:hAnsi="Arial" w:eastAsia="Arial" w:cs="Arial"/>
      <w:b/>
      <w:bCs/>
      <w:i w:val="false"/>
      <w:color w:val="000000"/>
      <w:sz w:val="24"/>
      <w:szCs w:val="32"/>
    </w:rPr>
  </w:style>
  <w:style w:type="paragraph" w:styleId="Heading2">
    <w:name w:val="Heading 2"/>
    <w:basedOn w:val="Normal"/>
    <w:next w:val="BodyText"/>
    <w:uiPriority w:val="9"/>
    <w:unhideWhenUsed/>
    <w:qFormat/>
    <w:pPr>
      <w:keepNext w:val="true"/>
      <w:keepLines/>
      <w:spacing w:lineRule="auto" w:line="276" w:before="200" w:after="80"/>
      <w:ind w:hanging="0"/>
      <w:jc w:val="left"/>
      <w:outlineLvl w:val="1"/>
    </w:pPr>
    <w:rPr>
      <w:rFonts w:ascii="Arial" w:hAnsi="Arial" w:eastAsia="Arial" w:cs="Arial"/>
      <w:b/>
      <w:bCs/>
      <w:i w:val="false"/>
      <w:color w:val="000000"/>
      <w:sz w:val="22"/>
      <w:szCs w:val="28"/>
    </w:rPr>
  </w:style>
  <w:style w:type="paragraph" w:styleId="Heading3">
    <w:name w:val="Heading 3"/>
    <w:basedOn w:val="Normal"/>
    <w:next w:val="BodyText"/>
    <w:uiPriority w:val="9"/>
    <w:unhideWhenUsed/>
    <w:qFormat/>
    <w:pPr>
      <w:keepNext w:val="true"/>
      <w:keepLines/>
      <w:spacing w:lineRule="auto" w:line="276" w:before="200" w:after="80"/>
      <w:ind w:hanging="0"/>
      <w:jc w:val="left"/>
      <w:outlineLvl w:val="2"/>
    </w:pPr>
    <w:rPr>
      <w:rFonts w:ascii="Arial" w:hAnsi="Arial" w:eastAsia="Arial" w:cs="Arial"/>
      <w:b/>
      <w:bCs/>
      <w:i/>
      <w:color w:val="000000"/>
      <w:sz w:val="22"/>
      <w:szCs w:val="24"/>
    </w:rPr>
  </w:style>
  <w:style w:type="paragraph" w:styleId="Heading4">
    <w:name w:val="Heading 4"/>
    <w:basedOn w:val="Normal"/>
    <w:next w:val="BodyText"/>
    <w:uiPriority w:val="9"/>
    <w:unhideWhenUsed/>
    <w:qFormat/>
    <w:pPr>
      <w:keepNext w:val="true"/>
      <w:keepLines/>
      <w:spacing w:lineRule="auto" w:line="276" w:before="200" w:after="0"/>
      <w:ind w:hanging="0"/>
      <w:jc w:val="left"/>
      <w:outlineLvl w:val="3"/>
    </w:pPr>
    <w:rPr>
      <w:rFonts w:ascii="Arial" w:hAnsi="Arial" w:eastAsia="Arial" w:cs="Arial"/>
      <w:b/>
      <w:bCs/>
      <w:i w:val="false"/>
      <w:color w:val="000000"/>
      <w:sz w:val="22"/>
      <w:szCs w:val="24"/>
    </w:rPr>
  </w:style>
  <w:style w:type="paragraph" w:styleId="Heading5">
    <w:name w:val="Heading 5"/>
    <w:basedOn w:val="Normal"/>
    <w:next w:val="BodyText"/>
    <w:uiPriority w:val="9"/>
    <w:unhideWhenUsed/>
    <w:qFormat/>
    <w:pPr>
      <w:keepNext w:val="true"/>
      <w:keepLines/>
      <w:spacing w:lineRule="auto" w:line="276" w:before="200" w:after="0"/>
      <w:ind w:hanging="0"/>
      <w:jc w:val="left"/>
      <w:outlineLvl w:val="4"/>
    </w:pPr>
    <w:rPr>
      <w:rFonts w:ascii="Arial" w:hAnsi="Arial" w:eastAsia="Arial" w:cs="Arial"/>
      <w:b/>
      <w:i/>
      <w:iCs/>
      <w:color w:val="000000"/>
      <w:sz w:val="22"/>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spacing w:lineRule="auto" w:line="276" w:before="0" w:after="100"/>
      <w:ind w:firstLine="720"/>
      <w:jc w:val="left"/>
    </w:pPr>
    <w:rPr>
      <w:rFonts w:ascii="Arial" w:hAnsi="Arial" w:eastAsia="Arial" w:cs="Arial"/>
      <w:color w:val="000000"/>
      <w:sz w:val="22"/>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spacing w:lineRule="auto" w:line="276" w:before="0" w:after="100"/>
      <w:ind w:firstLine="720"/>
      <w:jc w:val="left"/>
    </w:pPr>
    <w:rPr>
      <w:rFonts w:ascii="Arial" w:hAnsi="Arial" w:eastAsia="Arial" w:cs="Arial"/>
      <w:color w:val="000000"/>
      <w:sz w:val="22"/>
    </w:rPr>
  </w:style>
  <w:style w:type="paragraph" w:styleId="Compact" w:customStyle="1">
    <w:name w:val="Compact"/>
    <w:basedOn w:val="BodyText"/>
    <w:qFormat/>
    <w:pPr>
      <w:spacing w:lineRule="auto" w:line="240" w:before="0" w:after="0"/>
      <w:ind w:hanging="0" w:left="0"/>
    </w:pPr>
    <w:rPr>
      <w:rFonts w:ascii="Arial" w:hAnsi="Arial" w:eastAsia="Arial" w:cs="Arial"/>
      <w:color w:val="000000"/>
      <w:sz w:val="22"/>
    </w:rPr>
  </w:style>
  <w:style w:type="paragraph" w:styleId="Title">
    <w:name w:val="Title"/>
    <w:basedOn w:val="Normal"/>
    <w:next w:val="BodyText"/>
    <w:qFormat/>
    <w:pPr>
      <w:keepNext w:val="true"/>
      <w:keepLines/>
      <w:spacing w:lineRule="auto" w:line="276" w:before="0" w:after="160"/>
      <w:jc w:val="center"/>
    </w:pPr>
    <w:rPr>
      <w:rFonts w:ascii="Arial" w:hAnsi="Arial" w:eastAsia="Arial" w:cs="Arial"/>
      <w:b/>
      <w:bCs/>
      <w:color w:val="000000"/>
      <w:sz w:val="26"/>
      <w:szCs w:val="36"/>
    </w:rPr>
  </w:style>
  <w:style w:type="paragraph" w:styleId="Subtitle">
    <w:name w:val="Subtitle"/>
    <w:basedOn w:val="Title"/>
    <w:next w:val="BodyText"/>
    <w:qFormat/>
    <w:pPr>
      <w:keepNext w:val="true"/>
      <w:keepLines/>
      <w:spacing w:lineRule="auto" w:line="276" w:before="0" w:after="200"/>
      <w:jc w:val="center"/>
    </w:pPr>
    <w:rPr>
      <w:rFonts w:ascii="Arial" w:hAnsi="Arial" w:eastAsia="Arial" w:cs="Arial"/>
      <w:b/>
      <w:color w:val="000000"/>
      <w:sz w:val="26"/>
      <w:szCs w:val="30"/>
    </w:rPr>
  </w:style>
  <w:style w:type="paragraph" w:styleId="Author" w:customStyle="1">
    <w:name w:val="Author"/>
    <w:next w:val="BodyText"/>
    <w:qFormat/>
    <w:pPr>
      <w:keepNext w:val="true"/>
      <w:keepLines/>
      <w:widowControl/>
      <w:bidi w:val="0"/>
      <w:spacing w:lineRule="auto" w:line="264" w:before="0" w:after="120"/>
      <w:jc w:val="center"/>
    </w:pPr>
    <w:rPr>
      <w:rFonts w:ascii="Arial" w:hAnsi="Arial" w:eastAsia="Arial" w:cs="Arial"/>
      <w:color w:val="000000"/>
      <w:kern w:val="0"/>
      <w:sz w:val="24"/>
      <w:szCs w:val="24"/>
      <w:lang w:val="es-CO" w:eastAsia="en-US" w:bidi="ar-SA"/>
    </w:rPr>
  </w:style>
  <w:style w:type="paragraph" w:styleId="Date">
    <w:name w:val="Date"/>
    <w:next w:val="BodyText"/>
    <w:qFormat/>
    <w:pPr>
      <w:keepNext w:val="true"/>
      <w:keepLines/>
      <w:widowControl/>
      <w:bidi w:val="0"/>
      <w:spacing w:lineRule="auto" w:line="264" w:before="0" w:after="120"/>
      <w:jc w:val="center"/>
    </w:pPr>
    <w:rPr>
      <w:rFonts w:ascii="Arial" w:hAnsi="Arial" w:eastAsia="Arial" w:cs="Arial"/>
      <w:color w:val="000000"/>
      <w:kern w:val="0"/>
      <w:sz w:val="24"/>
      <w:szCs w:val="24"/>
      <w:lang w:val="es-CO"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lineRule="auto" w:line="276" w:before="120" w:after="120"/>
      <w:ind w:hanging="0" w:left="720" w:right="480"/>
      <w:jc w:val="left"/>
    </w:pPr>
    <w:rPr>
      <w:rFonts w:ascii="Arial" w:hAnsi="Arial" w:eastAsia="Arial" w:cs="Arial"/>
      <w:color w:val="000000"/>
      <w:sz w:val="21"/>
    </w:rPr>
  </w:style>
  <w:style w:type="paragraph" w:styleId="FootnoteText">
    <w:name w:val="Footnote Text"/>
    <w:basedOn w:val="Normal"/>
    <w:uiPriority w:val="9"/>
    <w:unhideWhenUsed/>
    <w:qFormat/>
    <w:pPr/>
    <w:rPr>
      <w:rFonts w:ascii="Arial" w:hAnsi="Arial" w:eastAsia="Arial" w:cs="Arial"/>
      <w:color w:val="000000"/>
      <w:sz w:val="18"/>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spacing w:lineRule="auto" w:line="240" w:before="40" w:after="60"/>
    </w:pPr>
    <w:rPr>
      <w:rFonts w:ascii="Arial" w:hAnsi="Arial" w:eastAsia="Arial" w:cs="Arial"/>
      <w:i/>
      <w:color w:val="000000"/>
      <w:sz w:val="20"/>
    </w:rPr>
  </w:style>
  <w:style w:type="paragraph" w:styleId="ImageCaption" w:customStyle="1">
    <w:name w:val="Image Caption"/>
    <w:basedOn w:val="Caption"/>
    <w:qFormat/>
    <w:pPr>
      <w:spacing w:lineRule="auto" w:line="240" w:before="40" w:after="160"/>
      <w:jc w:val="center"/>
    </w:pPr>
    <w:rPr>
      <w:rFonts w:ascii="Arial" w:hAnsi="Arial" w:eastAsia="Arial" w:cs="Arial"/>
      <w:i/>
      <w:color w:val="000000"/>
      <w:sz w:val="20"/>
    </w:rPr>
  </w:style>
  <w:style w:type="paragraph" w:styleId="Figure" w:customStyle="1">
    <w:name w:val="Figure"/>
    <w:basedOn w:val="Normal"/>
    <w:qFormat/>
    <w:pPr>
      <w:spacing w:lineRule="auto" w:line="240" w:before="80" w:after="0"/>
      <w:jc w:val="center"/>
    </w:pPr>
    <w:rPr>
      <w:rFonts w:ascii="Arial" w:hAnsi="Arial" w:eastAsia="Arial" w:cs="Arial"/>
      <w:color w:val="000000"/>
      <w:sz w:val="20"/>
    </w:rPr>
  </w:style>
  <w:style w:type="paragraph" w:styleId="CaptionedFigure" w:customStyle="1">
    <w:name w:val="Captioned Figure"/>
    <w:basedOn w:val="Figure"/>
    <w:qFormat/>
    <w:pPr>
      <w:keepNext w:val="true"/>
      <w:spacing w:lineRule="auto" w:line="240" w:before="80" w:after="0"/>
      <w:jc w:val="center"/>
    </w:pPr>
    <w:rPr>
      <w:rFonts w:ascii="Arial" w:hAnsi="Arial" w:eastAsia="Arial" w:cs="Arial"/>
      <w:color w:val="000000"/>
      <w:sz w:val="20"/>
    </w:rPr>
  </w:style>
  <w:style w:type="paragraph" w:styleId="IndexHeading">
    <w:name w:val="Index Heading"/>
    <w:basedOn w:val="Heading"/>
    <w:pPr/>
    <w:rPr/>
  </w:style>
  <w:style w:type="paragraph" w:styleId="TOCHeading">
    <w:name w:val="TOC Heading"/>
    <w:basedOn w:val="Heading1"/>
    <w:next w:val="BodyText"/>
    <w:uiPriority w:val="39"/>
    <w:unhideWhenUsed/>
    <w:qFormat/>
    <w:pPr>
      <w:keepNext w:val="true"/>
      <w:pageBreakBefore w:val="false"/>
      <w:spacing w:lineRule="auto" w:line="240" w:before="280" w:after="240"/>
      <w:jc w:val="center"/>
      <w:outlineLvl w:val="9"/>
    </w:pPr>
    <w:rPr>
      <w:rFonts w:ascii="Arial" w:hAnsi="Arial" w:eastAsia="Arial" w:cs="Arial"/>
      <w:b/>
      <w:bCs w:val="false"/>
      <w:color w:val="000000"/>
      <w:sz w:val="24"/>
    </w:rPr>
  </w:style>
  <w:style w:type="paragraph" w:styleId="TablaRotulo" w:customStyle="1">
    <w:name w:val="TablaRotulo"/>
    <w:basedOn w:val="Normal"/>
    <w:qFormat/>
    <w:pPr>
      <w:keepNext w:val="true"/>
      <w:spacing w:lineRule="auto" w:line="240" w:before="280" w:after="0"/>
      <w:ind w:hanging="0"/>
      <w:jc w:val="left"/>
    </w:pPr>
    <w:rPr>
      <w:rFonts w:ascii="Arial" w:hAnsi="Arial" w:eastAsia="Arial" w:cs="Arial"/>
      <w:b/>
      <w:i w:val="false"/>
      <w:color w:val="000000"/>
      <w:sz w:val="22"/>
    </w:rPr>
  </w:style>
  <w:style w:type="paragraph" w:styleId="TablaTitulo" w:customStyle="1">
    <w:name w:val="TablaTitulo"/>
    <w:basedOn w:val="Normal"/>
    <w:qFormat/>
    <w:pPr>
      <w:keepNext w:val="true"/>
      <w:spacing w:lineRule="auto" w:line="240" w:before="0" w:after="80"/>
      <w:ind w:hanging="0"/>
      <w:jc w:val="left"/>
    </w:pPr>
    <w:rPr>
      <w:rFonts w:ascii="Arial" w:hAnsi="Arial" w:eastAsia="Arial" w:cs="Arial"/>
      <w:b w:val="false"/>
      <w:i/>
      <w:color w:val="000000"/>
      <w:sz w:val="22"/>
    </w:rPr>
  </w:style>
  <w:style w:type="paragraph" w:styleId="TablaNota" w:customStyle="1">
    <w:name w:val="TablaNota"/>
    <w:basedOn w:val="Normal"/>
    <w:qFormat/>
    <w:pPr>
      <w:spacing w:lineRule="auto" w:line="240" w:before="60" w:after="200"/>
      <w:ind w:hanging="0"/>
      <w:jc w:val="left"/>
    </w:pPr>
    <w:rPr>
      <w:rFonts w:ascii="Arial" w:hAnsi="Arial" w:eastAsia="Arial" w:cs="Arial"/>
      <w:b w:val="false"/>
      <w:i w:val="false"/>
      <w:color w:val="000000"/>
      <w:sz w:val="19"/>
    </w:rPr>
  </w:style>
  <w:style w:type="paragraph" w:styleId="FiguraRotulo" w:customStyle="1">
    <w:name w:val="FiguraRotulo"/>
    <w:basedOn w:val="Normal"/>
    <w:qFormat/>
    <w:pPr>
      <w:keepNext w:val="true"/>
      <w:spacing w:lineRule="auto" w:line="240" w:before="280" w:after="0"/>
      <w:ind w:hanging="0"/>
      <w:jc w:val="left"/>
    </w:pPr>
    <w:rPr>
      <w:rFonts w:ascii="Arial" w:hAnsi="Arial" w:eastAsia="Arial" w:cs="Arial"/>
      <w:b/>
      <w:i w:val="false"/>
      <w:color w:val="000000"/>
      <w:sz w:val="22"/>
    </w:rPr>
  </w:style>
  <w:style w:type="paragraph" w:styleId="FiguraTitulo" w:customStyle="1">
    <w:name w:val="FiguraTitulo"/>
    <w:basedOn w:val="Normal"/>
    <w:qFormat/>
    <w:pPr>
      <w:keepNext w:val="true"/>
      <w:spacing w:lineRule="auto" w:line="240" w:before="0" w:after="80"/>
      <w:ind w:hanging="0"/>
      <w:jc w:val="left"/>
    </w:pPr>
    <w:rPr>
      <w:rFonts w:ascii="Arial" w:hAnsi="Arial" w:eastAsia="Arial" w:cs="Arial"/>
      <w:b w:val="false"/>
      <w:i/>
      <w:color w:val="000000"/>
      <w:sz w:val="22"/>
    </w:rPr>
  </w:style>
  <w:style w:type="paragraph" w:styleId="FiguraNota" w:customStyle="1">
    <w:name w:val="FiguraNota"/>
    <w:basedOn w:val="Normal"/>
    <w:qFormat/>
    <w:pPr>
      <w:spacing w:lineRule="auto" w:line="240" w:before="40" w:after="240"/>
      <w:ind w:hanging="0"/>
      <w:jc w:val="left"/>
    </w:pPr>
    <w:rPr>
      <w:rFonts w:ascii="Arial" w:hAnsi="Arial" w:eastAsia="Arial" w:cs="Arial"/>
      <w:b w:val="false"/>
      <w:i w:val="false"/>
      <w:color w:val="000000"/>
      <w:sz w:val="19"/>
    </w:rPr>
  </w:style>
  <w:style w:type="paragraph" w:styleId="Tabla9" w:customStyle="1">
    <w:name w:val="Tabla9"/>
    <w:basedOn w:val="Compact"/>
    <w:qFormat/>
    <w:pPr>
      <w:spacing w:lineRule="auto" w:line="240" w:before="0" w:after="0"/>
      <w:ind w:hanging="0" w:left="0"/>
      <w:jc w:val="left"/>
    </w:pPr>
    <w:rPr>
      <w:rFonts w:ascii="Arial" w:hAnsi="Arial" w:eastAsia="Arial" w:cs="Arial"/>
      <w:color w:val="000000"/>
      <w:sz w:val="18"/>
    </w:rPr>
  </w:style>
  <w:style w:type="paragraph" w:styleId="Tabla8" w:customStyle="1">
    <w:name w:val="Tabla8"/>
    <w:basedOn w:val="Compact"/>
    <w:qFormat/>
    <w:pPr>
      <w:spacing w:lineRule="auto" w:line="240" w:before="0" w:after="0"/>
      <w:ind w:hanging="0" w:left="0"/>
      <w:jc w:val="left"/>
    </w:pPr>
    <w:rPr>
      <w:rFonts w:ascii="Arial" w:hAnsi="Arial" w:eastAsia="Arial" w:cs="Arial"/>
      <w:color w:val="000000"/>
      <w:sz w:val="16"/>
    </w:rPr>
  </w:style>
  <w:style w:type="paragraph" w:styleId="Tabla7" w:customStyle="1">
    <w:name w:val="Tabla7"/>
    <w:basedOn w:val="Compact"/>
    <w:qFormat/>
    <w:pPr>
      <w:spacing w:lineRule="auto" w:line="240" w:before="0" w:after="0"/>
      <w:ind w:hanging="0" w:left="0"/>
      <w:jc w:val="left"/>
    </w:pPr>
    <w:rPr>
      <w:rFonts w:ascii="Arial" w:hAnsi="Arial" w:eastAsia="Arial" w:cs="Arial"/>
      <w:color w:val="000000"/>
      <w:sz w:val="14"/>
    </w:rPr>
  </w:style>
  <w:style w:type="paragraph" w:styleId="Tabla65" w:customStyle="1">
    <w:name w:val="Tabla65"/>
    <w:basedOn w:val="Compact"/>
    <w:qFormat/>
    <w:pPr>
      <w:spacing w:lineRule="auto" w:line="240" w:before="0" w:after="0"/>
      <w:ind w:hanging="0" w:left="0"/>
      <w:jc w:val="left"/>
    </w:pPr>
    <w:rPr>
      <w:rFonts w:ascii="Arial" w:hAnsi="Arial" w:eastAsia="Arial" w:cs="Arial"/>
      <w:color w:val="000000"/>
      <w:sz w:val="12"/>
    </w:rPr>
  </w:style>
  <w:style w:type="paragraph" w:styleId="Codigo" w:customStyle="1">
    <w:name w:val="Codigo"/>
    <w:basedOn w:val="Normal"/>
    <w:qFormat/>
    <w:pPr>
      <w:spacing w:lineRule="auto" w:line="240" w:before="0" w:after="0"/>
      <w:ind w:hanging="0"/>
    </w:pPr>
    <w:rPr>
      <w:rFonts w:ascii="Courier New" w:hAnsi="Courier New" w:eastAsia="Courier New" w:cs="Courier New"/>
      <w:color w:val="000000"/>
      <w:sz w:val="13"/>
    </w:rPr>
  </w:style>
  <w:style w:type="paragraph" w:styleId="SourceCode" w:customStyle="1">
    <w:name w:val="Source Code"/>
    <w:basedOn w:val="Normal"/>
    <w:qFormat/>
    <w:pPr>
      <w:spacing w:lineRule="auto" w:line="240" w:before="0" w:after="0"/>
      <w:ind w:hanging="0" w:left="0"/>
    </w:pPr>
    <w:rPr>
      <w:rFonts w:ascii="Courier New" w:hAnsi="Courier New" w:eastAsia="Courier New" w:cs="Courier New"/>
      <w:color w:val="000000"/>
      <w:sz w:val="15"/>
    </w:rPr>
  </w:style>
  <w:style w:type="paragraph" w:styleId="TOC1" w:customStyle="1">
    <w:name w:val="TOC 1"/>
    <w:basedOn w:val="Normal"/>
    <w:pPr>
      <w:spacing w:lineRule="auto" w:line="240" w:before="120" w:after="0"/>
      <w:ind w:hanging="0" w:left="0"/>
    </w:pPr>
    <w:rPr>
      <w:rFonts w:ascii="Arial" w:hAnsi="Arial" w:eastAsia="Arial" w:cs="Arial"/>
      <w:b/>
      <w:color w:val="000000"/>
      <w:sz w:val="22"/>
    </w:rPr>
  </w:style>
  <w:style w:type="paragraph" w:styleId="TOC2" w:customStyle="1">
    <w:name w:val="TOC 2"/>
    <w:basedOn w:val="Normal"/>
    <w:pPr>
      <w:spacing w:lineRule="auto" w:line="240" w:before="0" w:after="0"/>
      <w:ind w:hanging="0" w:left="340"/>
    </w:pPr>
    <w:rPr>
      <w:rFonts w:ascii="Arial" w:hAnsi="Arial" w:eastAsia="Arial" w:cs="Arial"/>
      <w:b w:val="false"/>
      <w:color w:val="000000"/>
      <w:sz w:val="22"/>
    </w:rPr>
  </w:style>
  <w:style w:type="paragraph" w:styleId="TOC3" w:customStyle="1">
    <w:name w:val="TOC 3"/>
    <w:basedOn w:val="Normal"/>
    <w:pPr>
      <w:spacing w:lineRule="auto" w:line="240" w:before="0" w:after="0"/>
      <w:ind w:hanging="0" w:left="680"/>
    </w:pPr>
    <w:rPr>
      <w:rFonts w:ascii="Arial" w:hAnsi="Arial" w:eastAsia="Arial" w:cs="Arial"/>
      <w:b w:val="false"/>
      <w:color w:val="000000"/>
      <w:sz w:val="20"/>
    </w:rPr>
  </w:style>
  <w:style w:type="paragraph" w:styleId="Indice" w:customStyle="1">
    <w:name w:val="Indice"/>
    <w:basedOn w:val="Normal"/>
    <w:qFormat/>
    <w:pPr>
      <w:spacing w:lineRule="auto" w:line="240" w:before="0" w:after="0"/>
      <w:ind w:hanging="0" w:left="0"/>
    </w:pPr>
    <w:rPr>
      <w:rFonts w:ascii="Arial" w:hAnsi="Arial" w:eastAsia="Arial" w:cs="Arial"/>
      <w:color w:val="000000"/>
      <w:sz w:val="22"/>
    </w:rPr>
  </w:style>
  <w:style w:type="paragraph" w:styleId="Indice2" w:customStyle="1">
    <w:name w:val="Indice2"/>
    <w:basedOn w:val="Normal"/>
    <w:qFormat/>
    <w:pPr>
      <w:spacing w:lineRule="auto" w:line="240" w:before="0" w:after="0"/>
      <w:ind w:hanging="0" w:left="0"/>
    </w:pPr>
    <w:rPr>
      <w:rFonts w:ascii="Arial" w:hAnsi="Arial" w:eastAsia="Arial" w:cs="Arial"/>
      <w:color w:val="000000"/>
      <w:sz w:val="22"/>
    </w:rPr>
  </w:style>
  <w:style w:type="paragraph" w:styleId="CuerpoCompacto" w:customStyle="1">
    <w:name w:val="CuerpoCompacto"/>
    <w:basedOn w:val="BodyText"/>
    <w:qFormat/>
    <w:pPr>
      <w:spacing w:lineRule="auto" w:line="268" w:before="0" w:after="80"/>
      <w:ind w:firstLine="720"/>
      <w:jc w:val="left"/>
    </w:pPr>
    <w:rPr>
      <w:rFonts w:ascii="Arial" w:hAnsi="Arial" w:eastAsia="Arial" w:cs="Arial"/>
      <w:color w:val="000000"/>
      <w:sz w:val="22"/>
    </w:rPr>
  </w:style>
  <w:style w:type="paragraph" w:styleId="Referencia" w:customStyle="1">
    <w:name w:val="Referencia"/>
    <w:basedOn w:val="Normal"/>
    <w:qFormat/>
    <w:pPr>
      <w:spacing w:lineRule="auto" w:line="264" w:before="0" w:after="80"/>
      <w:ind w:hanging="720" w:left="720"/>
      <w:jc w:val="left"/>
    </w:pPr>
    <w:rPr>
      <w:rFonts w:ascii="Arial" w:hAnsi="Arial" w:eastAsia="Arial" w:cs="Arial"/>
      <w:color w:val="000000"/>
      <w:sz w:val="22"/>
    </w:rPr>
  </w:style>
  <w:style w:type="paragraph" w:styleId="FrontTitulo" w:customStyle="1">
    <w:name w:val="FrontTitulo"/>
    <w:basedOn w:val="Normal"/>
    <w:qFormat/>
    <w:pPr>
      <w:keepNext w:val="true"/>
      <w:pageBreakBefore/>
      <w:spacing w:lineRule="auto" w:line="276" w:before="0" w:after="200"/>
      <w:ind w:hanging="0"/>
      <w:jc w:val="center"/>
    </w:pPr>
    <w:rPr>
      <w:rFonts w:ascii="Arial" w:hAnsi="Arial" w:eastAsia="Arial" w:cs="Arial"/>
      <w:b/>
      <w:color w:val="000000"/>
      <w:sz w:val="24"/>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FrameContents">
    <w:name w:val="Frame Contents"/>
    <w:basedOn w:val="Normal"/>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header" Target="header1.xml"/><Relationship Id="rId27" Type="http://schemas.openxmlformats.org/officeDocument/2006/relationships/header" Target="header2.xml"/><Relationship Id="rId28" Type="http://schemas.openxmlformats.org/officeDocument/2006/relationships/header" Target="header3.xml"/><Relationship Id="rId29" Type="http://schemas.openxmlformats.org/officeDocument/2006/relationships/footer" Target="footer1.xml"/><Relationship Id="rId30" Type="http://schemas.openxmlformats.org/officeDocument/2006/relationships/footer" Target="footer2.xml"/><Relationship Id="rId31" Type="http://schemas.openxmlformats.org/officeDocument/2006/relationships/footer" Target="footer3.xml"/><Relationship Id="rId32" Type="http://schemas.openxmlformats.org/officeDocument/2006/relationships/header" Target="header4.xml"/><Relationship Id="rId33" Type="http://schemas.openxmlformats.org/officeDocument/2006/relationships/header" Target="header5.xml"/><Relationship Id="rId34" Type="http://schemas.openxmlformats.org/officeDocument/2006/relationships/footer" Target="footer4.xml"/><Relationship Id="rId35" Type="http://schemas.openxmlformats.org/officeDocument/2006/relationships/footer" Target="footer5.xml"/><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header" Target="header6.xml"/><Relationship Id="rId42" Type="http://schemas.openxmlformats.org/officeDocument/2006/relationships/header" Target="header7.xml"/><Relationship Id="rId43" Type="http://schemas.openxmlformats.org/officeDocument/2006/relationships/footer" Target="footer6.xml"/><Relationship Id="rId44" Type="http://schemas.openxmlformats.org/officeDocument/2006/relationships/footer" Target="footer7.xml"/><Relationship Id="rId45" Type="http://schemas.openxmlformats.org/officeDocument/2006/relationships/numbering" Target="numbering.xml"/><Relationship Id="rId46" Type="http://schemas.openxmlformats.org/officeDocument/2006/relationships/fontTable" Target="fontTable.xml"/><Relationship Id="rId47" Type="http://schemas.openxmlformats.org/officeDocument/2006/relationships/settings" Target="settings.xml"/><Relationship Id="rId48"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26.png"/>
</Relationships>
</file>

<file path=word/_rels/footer3.xml.rels><?xml version="1.0" encoding="UTF-8"?>
<Relationships xmlns="http://schemas.openxmlformats.org/package/2006/relationships"><Relationship Id="rId1" Type="http://schemas.openxmlformats.org/officeDocument/2006/relationships/image" Target="media/image26.png"/>
</Relationships>
</file>

<file path=word/_rels/footer4.xml.rels><?xml version="1.0" encoding="UTF-8"?>
<Relationships xmlns="http://schemas.openxmlformats.org/package/2006/relationships"><Relationship Id="rId1" Type="http://schemas.openxmlformats.org/officeDocument/2006/relationships/image" Target="media/image26.png"/>
</Relationships>
</file>

<file path=word/_rels/footer6.xml.rels><?xml version="1.0" encoding="UTF-8"?>
<Relationships xmlns="http://schemas.openxmlformats.org/package/2006/relationships"><Relationship Id="rId1" Type="http://schemas.openxmlformats.org/officeDocument/2006/relationships/image" Target="media/image26.png"/>
</Relationships>
</file>

<file path=word/_rels/header2.xml.rels><?xml version="1.0" encoding="UTF-8"?>
<Relationships xmlns="http://schemas.openxmlformats.org/package/2006/relationships"><Relationship Id="rId1" Type="http://schemas.openxmlformats.org/officeDocument/2006/relationships/image" Target="media/image25.png"/>
</Relationships>
</file>

<file path=word/_rels/header3.xml.rels><?xml version="1.0" encoding="UTF-8"?>
<Relationships xmlns="http://schemas.openxmlformats.org/package/2006/relationships"><Relationship Id="rId1" Type="http://schemas.openxmlformats.org/officeDocument/2006/relationships/image" Target="media/image25.png"/>
</Relationships>
</file>

<file path=word/_rels/header4.xml.rels><?xml version="1.0" encoding="UTF-8"?>
<Relationships xmlns="http://schemas.openxmlformats.org/package/2006/relationships"><Relationship Id="rId1" Type="http://schemas.openxmlformats.org/officeDocument/2006/relationships/image" Target="media/image25.png"/>
</Relationships>
</file>

<file path=word/_rels/header6.xml.rels><?xml version="1.0" encoding="UTF-8"?>
<Relationships xmlns="http://schemas.openxmlformats.org/package/2006/relationships"><Relationship Id="rId1" Type="http://schemas.openxmlformats.org/officeDocument/2006/relationships/image" Target="media/image25.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380</Pages>
  <Words>102802</Words>
  <Characters>545062</Characters>
  <CharactersWithSpaces>640554</CharactersWithSpaces>
  <Paragraphs>11954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2026-10-30T04:13:19Z</dcterms:created>
  <dc:creator/>
  <dc:description/>
  <dc:language>es-CO</dc:language>
  <cp:lastModifiedBy/>
  <dcterms:modified xsi:type="dcterms:W3CDTF">2026-10-30T04:17:57Z</dcterms:modified>
  <cp:revision>1</cp:revision>
  <dc:subject>Convocatoria 56 del SGR</dc:subject>
  <dc:title>Anexo 2. Documento técnico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ANEXO 2. DOCUMENTO TÉCNICO</vt:lpwstr>
  </property>
  <property fmtid="{D5CDD505-2E9C-101B-9397-08002B2CF9AE}" pid="3" name="toc-title">
    <vt:lpwstr>CONTENIDO</vt:lpwstr>
  </property>
</Properties>
</file>